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Muc 3. Ket qua tuyen sinh</w:t>
      </w:r>
    </w:p>
    <w:p>
      <w:ins w:id="1006" w:author="Nội dung bổ sung (Claude)" w:date="2026-09-18T20:09:04Z">
        <w:r>
          <w:t xml:space="preserve">3.1. Cong tac tu van huong nghiep duoc trien khai som.</w:t>
        </w:r>
      </w:ins>
    </w:p>
    <w:p>
      <w:r>
        <w:t xml:space="preserve">Nam 2026 Nha truong tuyen duoc </w:t>
      </w:r>
      <w:del w:id="1001" w:author="Nội dung điều chỉnh (Claude)" w:date="2026-09-18T20:09:04Z">
        <w:r>
          <w:delText xml:space="preserve">2.000 hoc sinh</w:delText>
        </w:r>
      </w:del>
      <w:ins w:id="1002" w:author="Nội dung điều chỉnh (Claude)" w:date="2026-09-18T20:09:04Z">
        <w:r>
          <w:t xml:space="preserve">2.150 hoc sinh</w:t>
        </w:r>
      </w:ins>
      <w:r>
        <w:t xml:space="preserve">, dat </w:t>
      </w:r>
      <w:del w:id="1003" w:author="Nội dung điều chỉnh (Claude)" w:date="2026-09-18T20:09:04Z">
        <w:r>
          <w:delText xml:space="preserve">80%</w:delText>
        </w:r>
      </w:del>
      <w:ins w:id="1004" w:author="Nội dung điều chỉnh (Claude)" w:date="2026-09-18T20:09:04Z">
        <w:r>
          <w:t xml:space="preserve">86%</w:t>
        </w:r>
      </w:ins>
      <w:r>
        <w:t xml:space="preserve"> chi tieu.</w:t>
      </w:r>
    </w:p>
    <w:p>
      <w:r>
        <w:t xml:space="preserve">Phong </w:t>
      </w:r>
      <w:del w:id="1005" w:author="Nội dung bỏ (Claude)" w:date="2026-09-18T20:09:04Z">
        <w:r>
          <w:delText xml:space="preserve">da tham muu cho Lanh dao Truong </w:delText>
        </w:r>
      </w:del>
      <w:r>
        <w:t xml:space="preserve">ban hanh ke hoach tuyen sinh.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O00</w:t>
            </w:r>
          </w:p>
        </w:tc>
        <w:tc>
          <w:tcPr>
            <w:tcW w:type="dxa" w:w="2880"/>
          </w:tcPr>
          <w:p>
            <w:r>
              <w:t>O01</w:t>
            </w:r>
          </w:p>
        </w:tc>
        <w:tc>
          <w:tcPr>
            <w:tcW w:type="dxa" w:w="2880"/>
          </w:tcPr>
          <w:p>
            <w:r>
              <w:t>O02</w:t>
            </w:r>
          </w:p>
        </w:tc>
      </w:tr>
      <w:tr>
        <w:trPr>
          <w:del w:id="1007" w:author="Nội dung bỏ (Claude)" w:date="2026-09-18T20:09:04Z"/>
        </w:trPr>
        <w:tc>
          <w:tcPr>
            <w:tcW w:type="dxa" w:w="2880"/>
          </w:tcPr>
          <w:p>
            <w:del w:id="1008" w:author="Nội dung bỏ (Claude)" w:date="2026-09-18T20:09:04Z">
              <w:r>
                <w:delText>O10</w:delText>
              </w:r>
            </w:del>
          </w:p>
        </w:tc>
        <w:tc>
          <w:tcPr>
            <w:tcW w:type="dxa" w:w="2880"/>
          </w:tcPr>
          <w:p>
            <w:del w:id="1009" w:author="Nội dung bỏ (Claude)" w:date="2026-09-18T20:09:04Z">
              <w:r>
                <w:delText>O11</w:delText>
              </w:r>
            </w:del>
          </w:p>
        </w:tc>
        <w:tc>
          <w:tcPr>
            <w:tcW w:type="dxa" w:w="2880"/>
          </w:tcPr>
          <w:p>
            <w:del w:id="1010" w:author="Nội dung bỏ (Claude)" w:date="2026-09-18T20:09:04Z">
              <w:r>
                <w:delText>O12</w:delText>
              </w:r>
            </w:del>
          </w:p>
        </w:tc>
      </w:tr>
      <w:tr>
        <w:tc>
          <w:tcPr>
            <w:tcW w:type="dxa" w:w="2880"/>
          </w:tcPr>
          <w:p>
            <w:r>
              <w:t>O20</w:t>
            </w:r>
          </w:p>
        </w:tc>
        <w:tc>
          <w:tcPr>
            <w:tcW w:type="dxa" w:w="2880"/>
          </w:tcPr>
          <w:p>
            <w:r>
              <w:t>O21</w:t>
            </w:r>
          </w:p>
        </w:tc>
        <w:tc>
          <w:tcPr>
            <w:tcW w:type="dxa" w:w="2880"/>
          </w:tcPr>
          <w:p>
            <w:r>
              <w:t>O22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