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del w:id="1002" w:author="Nội dung bỏ (Claude)" w:date="2026-09-19T12:14:31Z"/>
        </w:rPr>
      </w:pPr>
      <w:del w:id="1001" w:author="Nội dung bỏ (Claude)" w:date="2026-09-19T12:14:31Z">
        <w:r>
          <w:delText>Phan I</w:delText>
        </w:r>
      </w:del>
    </w:p>
    <w:p>
      <w:pPr>
        <w:rPr>
          <w:del w:id="1004" w:author="Nội dung bỏ (Claude)" w:date="2026-09-19T12:14:31Z"/>
        </w:rPr>
      </w:pPr>
      <w:del w:id="1003" w:author="Nội dung bỏ (Claude)" w:date="2026-09-19T12:14:31Z">
        <w:r>
          <w:delText>I. THUC TRANG</w:delText>
        </w:r>
      </w:del>
    </w:p>
    <w:p>
      <w:pPr>
        <w:rPr>
          <w:del w:id="1006" w:author="Nội dung bỏ (Claude)" w:date="2026-09-19T12:14:31Z"/>
        </w:rPr>
      </w:pPr>
      <w:del w:id="1005" w:author="Nội dung bỏ (Claude)" w:date="2026-09-19T12:14:31Z">
        <w:r>
          <w:delText>Noi dung 1</w:delText>
        </w:r>
      </w:del>
    </w:p>
    <w:p>
      <w:pPr>
        <w:rPr>
          <w:del w:id="1008" w:author="Nội dung bỏ (Claude)" w:date="2026-09-19T12:14:31Z"/>
        </w:rPr>
      </w:pPr>
      <w:del w:id="1007" w:author="Nội dung bỏ (Claude)" w:date="2026-09-19T12:14:31Z">
        <w:r>
          <w:delText>Noi dung 2</w:delText>
        </w:r>
      </w:del>
    </w:p>
    <w:p>
      <w:pPr>
        <w:rPr>
          <w:del w:id="1010" w:author="Nội dung bỏ (Claude)" w:date="2026-09-19T12:14:31Z"/>
        </w:rPr>
      </w:pPr>
      <w:del w:id="1009" w:author="Nội dung bỏ (Claude)" w:date="2026-09-19T12:14:31Z">
        <w:r>
          <w:delText>II. KET QUA</w:delText>
        </w:r>
      </w:del>
    </w:p>
    <w:p>
      <w:pPr>
        <w:rPr>
          <w:del w:id="1012" w:author="Nội dung bỏ (Claude)" w:date="2026-09-19T12:14:31Z"/>
        </w:rPr>
      </w:pPr>
      <w:del w:id="1011" w:author="Nội dung bỏ (Claude)" w:date="2026-09-19T12:14:31Z">
        <w:r>
          <w:delText>Noi dung 3</w:delText>
        </w:r>
      </w:del>
    </w:p>
    <w:p>
      <w:r>
        <w:t>Phan II</w:t>
      </w:r>
    </w:p>
    <w:p>
      <w:pPr>
        <w:rPr>
          <w:del w:id="1014" w:author="Nội dung bỏ (Claude)" w:date="2026-09-19T12:14:31Z"/>
        </w:rPr>
      </w:pPr>
      <w:del w:id="1013" w:author="Nội dung bỏ (Claude)" w:date="2026-09-19T12:14:31Z">
        <w:r>
          <w:delText>III. DE XUAT</w:delText>
        </w:r>
      </w:del>
    </w:p>
    <w:p>
      <w:r>
        <w:t>Giu lai dong nay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del w:id="1015" w:author="Nội dung bỏ (Claude)" w:date="2026-09-19T12:14:31Z"/>
        </w:trPr>
        <w:tc>
          <w:tcPr>
            <w:tcW w:type="dxa" w:w="4320"/>
          </w:tcPr>
          <w:p>
            <w:del w:id="1016" w:author="Nội dung bỏ (Claude)" w:date="2026-09-19T12:14:31Z">
              <w:r>
                <w:delText>B00</w:delText>
              </w:r>
            </w:del>
          </w:p>
        </w:tc>
        <w:tc>
          <w:tcPr>
            <w:tcW w:type="dxa" w:w="4320"/>
          </w:tcPr>
          <w:p>
            <w:del w:id="1017" w:author="Nội dung bỏ (Claude)" w:date="2026-09-19T12:14:31Z">
              <w:r>
                <w:delText>B01</w:delText>
              </w:r>
            </w:del>
          </w:p>
        </w:tc>
      </w:tr>
      <w:tr>
        <w:trPr>
          <w:del w:id="1018" w:author="Nội dung bỏ (Claude)" w:date="2026-09-19T12:14:31Z"/>
        </w:trPr>
        <w:tc>
          <w:tcPr>
            <w:tcW w:type="dxa" w:w="4320"/>
          </w:tcPr>
          <w:p>
            <w:del w:id="1019" w:author="Nội dung bỏ (Claude)" w:date="2026-09-19T12:14:31Z">
              <w:r>
                <w:delText>B10</w:delText>
              </w:r>
            </w:del>
          </w:p>
        </w:tc>
        <w:tc>
          <w:tcPr>
            <w:tcW w:type="dxa" w:w="4320"/>
          </w:tcPr>
          <w:p>
            <w:del w:id="1020" w:author="Nội dung bỏ (Claude)" w:date="2026-09-19T12:14:31Z">
              <w:r>
                <w:delText>B11</w:delText>
              </w:r>
            </w:del>
          </w:p>
        </w:tc>
      </w:tr>
      <w:tr>
        <w:trPr>
          <w:del w:id="1021" w:author="Nội dung bỏ (Claude)" w:date="2026-09-19T12:14:31Z"/>
        </w:trPr>
        <w:tc>
          <w:tcPr>
            <w:tcW w:type="dxa" w:w="4320"/>
          </w:tcPr>
          <w:p>
            <w:del w:id="1022" w:author="Nội dung bỏ (Claude)" w:date="2026-09-19T12:14:31Z">
              <w:r>
                <w:delText>B20</w:delText>
              </w:r>
            </w:del>
          </w:p>
        </w:tc>
        <w:tc>
          <w:tcPr>
            <w:tcW w:type="dxa" w:w="4320"/>
          </w:tcPr>
          <w:p>
            <w:del w:id="1023" w:author="Nội dung bỏ (Claude)" w:date="2026-09-19T12:14:31Z">
              <w:r>
                <w:delText>B21</w:delText>
              </w:r>
            </w:del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