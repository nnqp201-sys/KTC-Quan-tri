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Look w:val="0000" w:firstRow="0" w:lastRow="0" w:firstColumn="0" w:lastColumn="0" w:noHBand="0" w:noVBand="0"/>
      </w:tblPr>
      <w:tblGrid>
        <w:gridCol w:w="3969"/>
        <w:gridCol w:w="5245"/>
      </w:tblGrid>
      <w:tr w:rsidR="00072F5C" w:rsidRPr="004B3084" w14:paraId="2F437765" w14:textId="77777777" w:rsidTr="00E81053">
        <w:trPr>
          <w:trHeight w:val="621"/>
          <w:jc w:val="center"/>
        </w:trPr>
        <w:tc>
          <w:tcPr>
            <w:tcW w:w="3969" w:type="dxa"/>
          </w:tcPr>
          <w:p w14:paraId="28ED97AD" w14:textId="77777777" w:rsidR="00072F5C" w:rsidRPr="004B3084" w:rsidRDefault="00072F5C" w:rsidP="00E81053">
            <w:pPr>
              <w:pStyle w:val="Heading1"/>
              <w:jc w:val="center"/>
              <w:rPr>
                <w:b w:val="0"/>
                <w:color w:val="auto"/>
                <w:sz w:val="26"/>
                <w:szCs w:val="28"/>
              </w:rPr>
            </w:pPr>
            <w:r w:rsidRPr="004B3084">
              <w:rPr>
                <w:b w:val="0"/>
                <w:color w:val="auto"/>
                <w:sz w:val="26"/>
                <w:szCs w:val="28"/>
              </w:rPr>
              <w:t>UBND TỈNH QUẢNG NGÃI</w:t>
            </w:r>
          </w:p>
          <w:p w14:paraId="3DE0855D" w14:textId="77777777" w:rsidR="00072F5C" w:rsidRPr="004B3084" w:rsidRDefault="00072F5C" w:rsidP="00E81053">
            <w:pPr>
              <w:pStyle w:val="Heading1"/>
              <w:ind w:left="-57" w:right="-57"/>
              <w:jc w:val="center"/>
              <w:rPr>
                <w:b w:val="0"/>
                <w:color w:val="auto"/>
                <w:spacing w:val="-8"/>
                <w:sz w:val="26"/>
                <w:szCs w:val="28"/>
              </w:rPr>
            </w:pPr>
            <w:r w:rsidRPr="004B3084">
              <w:rPr>
                <w:noProof/>
                <w:color w:val="auto"/>
                <w:szCs w:val="28"/>
              </w:rPr>
              <mc:AlternateContent>
                <mc:Choice Requires="wps">
                  <w:drawing>
                    <wp:anchor distT="4294967295" distB="4294967295" distL="114300" distR="114300" simplePos="0" relativeHeight="251661312" behindDoc="0" locked="0" layoutInCell="1" allowOverlap="1" wp14:anchorId="355245F2" wp14:editId="30523007">
                      <wp:simplePos x="0" y="0"/>
                      <wp:positionH relativeFrom="column">
                        <wp:posOffset>842769</wp:posOffset>
                      </wp:positionH>
                      <wp:positionV relativeFrom="paragraph">
                        <wp:posOffset>206326</wp:posOffset>
                      </wp:positionV>
                      <wp:extent cx="844302" cy="0"/>
                      <wp:effectExtent l="0" t="0" r="0" b="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3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ADE3EA" id="_x0000_t32" coordsize="21600,21600" o:spt="32" o:oned="t" path="m,l21600,21600e" filled="f">
                      <v:path arrowok="t" fillok="f" o:connecttype="none"/>
                      <o:lock v:ext="edit" shapetype="t"/>
                    </v:shapetype>
                    <v:shape id="AutoShape 14" o:spid="_x0000_s1026" type="#_x0000_t32" style="position:absolute;margin-left:66.35pt;margin-top:16.25pt;width:6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"/>
                  </w:pict>
                </mc:Fallback>
              </mc:AlternateContent>
            </w:r>
            <w:r w:rsidRPr="004B3084">
              <w:rPr>
                <w:color w:val="auto"/>
                <w:spacing w:val="-8"/>
                <w:sz w:val="26"/>
                <w:szCs w:val="28"/>
              </w:rPr>
              <w:t>TRƯỜNG CAO ĐẲNG KON TUM</w:t>
            </w:r>
          </w:p>
        </w:tc>
        <w:tc>
          <w:tcPr>
            <w:tcW w:w="5245" w:type="dxa"/>
          </w:tcPr>
          <w:p w14:paraId="69691F7E" w14:textId="77777777" w:rsidR="00072F5C" w:rsidRPr="004B3084" w:rsidRDefault="00072F5C" w:rsidP="00E81053">
            <w:pPr>
              <w:pStyle w:val="Heading1"/>
              <w:ind w:left="-57" w:right="-57"/>
              <w:jc w:val="center"/>
              <w:rPr>
                <w:color w:val="auto"/>
                <w:spacing w:val="-10"/>
                <w:szCs w:val="28"/>
              </w:rPr>
            </w:pPr>
            <w:r w:rsidRPr="004B3084">
              <w:rPr>
                <w:color w:val="auto"/>
                <w:spacing w:val="-10"/>
                <w:sz w:val="26"/>
                <w:szCs w:val="28"/>
              </w:rPr>
              <w:t>CỘNG HÒA XÃ HỘI CHỦ NGHĨA VIỆT NAM</w:t>
            </w:r>
          </w:p>
          <w:p w14:paraId="00EA1565" w14:textId="77777777" w:rsidR="00072F5C" w:rsidRPr="004B3084" w:rsidRDefault="00072F5C" w:rsidP="00E81053">
            <w:pPr>
              <w:pStyle w:val="Heading1"/>
              <w:jc w:val="center"/>
              <w:rPr>
                <w:color w:val="auto"/>
                <w:szCs w:val="28"/>
              </w:rPr>
            </w:pPr>
            <w:r w:rsidRPr="004B3084">
              <w:rPr>
                <w:color w:val="auto"/>
                <w:szCs w:val="28"/>
              </w:rPr>
              <w:t>Độc lập - Tự do - Hạnh phúc</w:t>
            </w:r>
          </w:p>
        </w:tc>
      </w:tr>
      <w:tr w:rsidR="00072F5C" w:rsidRPr="004B3084" w14:paraId="3FA75429" w14:textId="77777777" w:rsidTr="00E81053">
        <w:trPr>
          <w:jc w:val="center"/>
        </w:trPr>
        <w:tc>
          <w:tcPr>
            <w:tcW w:w="3969" w:type="dxa"/>
            <w:vAlign w:val="center"/>
          </w:tcPr>
          <w:p w14:paraId="4A481DE8" w14:textId="07319A67" w:rsidR="00072F5C" w:rsidRPr="004B3084" w:rsidRDefault="00072F5C" w:rsidP="00E81053">
            <w:pPr>
              <w:tabs>
                <w:tab w:val="center" w:pos="4986"/>
                <w:tab w:val="left" w:pos="6555"/>
              </w:tabs>
              <w:spacing w:before="120" w:after="120"/>
              <w:jc w:val="center"/>
              <w:rPr>
                <w:sz w:val="28"/>
                <w:szCs w:val="28"/>
              </w:rPr>
            </w:pPr>
            <w:r w:rsidRPr="004B3084">
              <w:rPr>
                <w:sz w:val="26"/>
                <w:szCs w:val="28"/>
              </w:rPr>
              <w:t xml:space="preserve">Số:     </w:t>
            </w:r>
            <w:r w:rsidR="00C76A98">
              <w:rPr>
                <w:sz w:val="26"/>
                <w:szCs w:val="28"/>
              </w:rPr>
              <w:t xml:space="preserve"> </w:t>
            </w:r>
            <w:r w:rsidRPr="004B3084">
              <w:rPr>
                <w:sz w:val="26"/>
                <w:szCs w:val="28"/>
              </w:rPr>
              <w:t xml:space="preserve"> /TB-CĐKT</w:t>
            </w:r>
          </w:p>
        </w:tc>
        <w:tc>
          <w:tcPr>
            <w:tcW w:w="5245" w:type="dxa"/>
            <w:vAlign w:val="center"/>
          </w:tcPr>
          <w:p w14:paraId="4BB025CF" w14:textId="34B495B2" w:rsidR="00072F5C" w:rsidRPr="004B3084" w:rsidRDefault="00072F5C" w:rsidP="00E81053">
            <w:pPr>
              <w:tabs>
                <w:tab w:val="center" w:pos="4986"/>
                <w:tab w:val="left" w:pos="6555"/>
              </w:tabs>
              <w:spacing w:before="120" w:after="120"/>
              <w:jc w:val="center"/>
              <w:rPr>
                <w:b/>
                <w:bCs/>
                <w:i/>
                <w:sz w:val="28"/>
                <w:szCs w:val="28"/>
              </w:rPr>
            </w:pPr>
            <w:r w:rsidRPr="004B3084">
              <w:rPr>
                <w:noProof/>
                <w:szCs w:val="28"/>
              </w:rPr>
              <mc:AlternateContent>
                <mc:Choice Requires="wps">
                  <w:drawing>
                    <wp:anchor distT="0" distB="0" distL="114300" distR="114300" simplePos="0" relativeHeight="251659264" behindDoc="0" locked="0" layoutInCell="1" allowOverlap="1" wp14:anchorId="5C095196" wp14:editId="6C8BC78C">
                      <wp:simplePos x="0" y="0"/>
                      <wp:positionH relativeFrom="column">
                        <wp:posOffset>528320</wp:posOffset>
                      </wp:positionH>
                      <wp:positionV relativeFrom="paragraph">
                        <wp:posOffset>21590</wp:posOffset>
                      </wp:positionV>
                      <wp:extent cx="2159635" cy="635"/>
                      <wp:effectExtent l="0" t="0" r="12065" b="3746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CB2AD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5" o:spid="_x0000_s1026" type="#_x0000_t34" style="position:absolute;margin-left:41.6pt;margin-top:1.7pt;width:170.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" adj="10797"/>
                  </w:pict>
                </mc:Fallback>
              </mc:AlternateContent>
            </w:r>
            <w:r w:rsidRPr="004B3084">
              <w:rPr>
                <w:i/>
                <w:iCs/>
                <w:sz w:val="28"/>
                <w:szCs w:val="28"/>
              </w:rPr>
              <w:t xml:space="preserve">Quảng Ngãi, ngày </w:t>
            </w:r>
            <w:r w:rsidR="005864C5">
              <w:rPr>
                <w:i/>
                <w:iCs/>
                <w:sz w:val="28"/>
                <w:szCs w:val="28"/>
              </w:rPr>
              <w:t>07</w:t>
            </w:r>
            <w:r w:rsidRPr="004B3084">
              <w:rPr>
                <w:i/>
                <w:iCs/>
                <w:sz w:val="28"/>
                <w:szCs w:val="28"/>
              </w:rPr>
              <w:t xml:space="preserve"> tháng 10 năm 2026</w:t>
            </w:r>
          </w:p>
        </w:tc>
      </w:tr>
    </w:tbl>
    <w:p w14:paraId="11547A32" w14:textId="77777777" w:rsidR="00072F5C" w:rsidRPr="004B3084" w:rsidRDefault="00072F5C" w:rsidP="00C211F0">
      <w:pPr>
        <w:pStyle w:val="Heading2"/>
        <w:spacing w:before="240"/>
        <w:jc w:val="center"/>
        <w:rPr>
          <w:rFonts w:ascii="Times New Roman" w:hAnsi="Times New Roman" w:cs="Times New Roman"/>
          <w:b/>
          <w:color w:val="auto"/>
          <w:sz w:val="28"/>
          <w:szCs w:val="28"/>
        </w:rPr>
      </w:pPr>
      <w:r w:rsidRPr="004B3084">
        <w:rPr>
          <w:rFonts w:ascii="Times New Roman" w:hAnsi="Times New Roman" w:cs="Times New Roman"/>
          <w:b/>
          <w:color w:val="auto"/>
          <w:sz w:val="28"/>
          <w:szCs w:val="28"/>
        </w:rPr>
        <w:t>THÔNG BÁO</w:t>
      </w:r>
    </w:p>
    <w:p w14:paraId="709CD6F2" w14:textId="0A8FFDF6" w:rsidR="00072F5C" w:rsidRPr="004B3084" w:rsidRDefault="00072F5C" w:rsidP="00072F5C">
      <w:pPr>
        <w:jc w:val="center"/>
        <w:rPr>
          <w:b/>
          <w:sz w:val="28"/>
        </w:rPr>
      </w:pPr>
      <w:bookmarkStart w:id="0" w:name="_Hlk216708312"/>
      <w:bookmarkStart w:id="1" w:name="_Hlk214196298"/>
      <w:bookmarkStart w:id="2" w:name="_Hlk216705296"/>
      <w:r w:rsidRPr="004B3084">
        <w:rPr>
          <w:b/>
          <w:sz w:val="28"/>
        </w:rPr>
        <w:t>kết luận của Bí thư Đảng ủy – Hiệu trưởng nhà trường tại cuộc họp lãnh đạo, quản lý chủ chốt nhà trường bàn biện pháp không ngừng nâng cao hiệu quả hoạt động</w:t>
      </w:r>
      <w:r w:rsidR="00B978B0" w:rsidRPr="004B3084">
        <w:rPr>
          <w:b/>
          <w:sz w:val="28"/>
        </w:rPr>
        <w:t xml:space="preserve"> </w:t>
      </w:r>
      <w:bookmarkEnd w:id="0"/>
      <w:bookmarkEnd w:id="1"/>
      <w:bookmarkEnd w:id="2"/>
      <w:r w:rsidRPr="004B3084">
        <w:rPr>
          <w:b/>
          <w:sz w:val="28"/>
        </w:rPr>
        <w:t>của Phòng khám Đa khoa và Nhà thuốc</w:t>
      </w:r>
    </w:p>
    <w:p w14:paraId="4BEEF23B" w14:textId="77777777" w:rsidR="00072F5C" w:rsidRPr="004B3084" w:rsidRDefault="00072F5C" w:rsidP="00072F5C">
      <w:pPr>
        <w:jc w:val="center"/>
        <w:rPr>
          <w:b/>
          <w:sz w:val="28"/>
        </w:rPr>
      </w:pPr>
      <w:r w:rsidRPr="004B3084">
        <w:rPr>
          <w:i/>
          <w:noProof/>
          <w:sz w:val="28"/>
          <w:szCs w:val="28"/>
        </w:rPr>
        <mc:AlternateContent>
          <mc:Choice Requires="wps">
            <w:drawing>
              <wp:anchor distT="0" distB="0" distL="114300" distR="114300" simplePos="0" relativeHeight="251660288" behindDoc="0" locked="0" layoutInCell="1" allowOverlap="1" wp14:anchorId="497340D1" wp14:editId="658A6E9C">
                <wp:simplePos x="0" y="0"/>
                <wp:positionH relativeFrom="column">
                  <wp:posOffset>1863946</wp:posOffset>
                </wp:positionH>
                <wp:positionV relativeFrom="paragraph">
                  <wp:posOffset>55880</wp:posOffset>
                </wp:positionV>
                <wp:extent cx="210461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04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16712D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75pt,4.4pt" to="312.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CZmQ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" strokecolor="black [3200]" strokeweight=".5pt">
                <v:stroke joinstyle="miter"/>
              </v:line>
            </w:pict>
          </mc:Fallback>
        </mc:AlternateContent>
      </w:r>
    </w:p>
    <w:p w14:paraId="18C0FBEE" w14:textId="77777777" w:rsidR="0055788C" w:rsidRDefault="00072F5C" w:rsidP="004B3084">
      <w:pPr>
        <w:widowControl w:val="0"/>
        <w:spacing w:before="120" w:after="120"/>
        <w:ind w:firstLine="720"/>
        <w:jc w:val="both"/>
        <w:rPr>
          <w:sz w:val="28"/>
        </w:rPr>
      </w:pPr>
      <w:r w:rsidRPr="004B3084">
        <w:rPr>
          <w:sz w:val="28"/>
        </w:rPr>
        <w:t xml:space="preserve">Vào lúc 14 giờ 00 phút, ngày 06/10/2026, tại Hội trường 24-10, Trụ sở chính, Trường Cao đẳng Kon Tum, đồng chí Lê Trí Khải – Bí thư Đảng ủy, Hiệu trưởng nhà trường chủ trì cuộc họp lãnh đạo, quản lý chủ chốt nhà trường bàn biện pháp không ngừng nâng cao hiệu quả hoạt động của Phòng khám Đa khoa và Nhà thuốc theo Kế hoạch số 945/KH-CĐKT ngày 25/9/2026. </w:t>
      </w:r>
    </w:p>
    <w:p w14:paraId="28CFA610" w14:textId="617320DF" w:rsidR="00072F5C" w:rsidRPr="004B3084" w:rsidRDefault="00072F5C" w:rsidP="004B3084">
      <w:pPr>
        <w:widowControl w:val="0"/>
        <w:spacing w:before="120" w:after="120"/>
        <w:ind w:firstLine="720"/>
        <w:jc w:val="both"/>
        <w:rPr>
          <w:bCs/>
          <w:sz w:val="28"/>
          <w:szCs w:val="28"/>
        </w:rPr>
      </w:pPr>
      <w:r w:rsidRPr="004B3084">
        <w:rPr>
          <w:sz w:val="28"/>
        </w:rPr>
        <w:t>Tham dự cuộc họp có tập thể Lãnh đạo Trường; đại diện Ban Chấp hành Công đoàn Trường, Ban Chấp hành Đoàn Trường, Ban Chấp hành Hội Sinh viên Trường; Trưởng, Phó Trưởng các đơn vị thuộc Trường; Trưởng, Phó Trưởng các bộ môn; Lãnh đạo Phòng khám Đa khoa, Nhà thuốc Phòng khám Đa khoa; Tổ Truyền thông - Tiếp thị Phòng khám Đa khoa và Nhà thuốc và một số viên chức Phòng khám Đa khoa, Nhà thuốc Phòng khám Đa khoa.</w:t>
      </w:r>
    </w:p>
    <w:p w14:paraId="41228B7B" w14:textId="77777777" w:rsidR="00072F5C" w:rsidRPr="004B3084" w:rsidRDefault="00072F5C" w:rsidP="004B3084">
      <w:pPr>
        <w:widowControl w:val="0"/>
        <w:spacing w:before="120" w:after="120"/>
        <w:ind w:firstLine="720"/>
        <w:jc w:val="both"/>
        <w:rPr>
          <w:bCs/>
          <w:sz w:val="28"/>
          <w:szCs w:val="28"/>
        </w:rPr>
      </w:pPr>
      <w:r w:rsidRPr="004B3084">
        <w:rPr>
          <w:sz w:val="28"/>
        </w:rPr>
        <w:t>Sau khi nghe báo cáo của Phòng khám Đa khoa, Nhà thuốc Phòng khám Đa khoa, Tổ Truyền thông - Tiếp thị, phòng Tài chính - Kế toán, tổng hợp ý kiến, đề xuất của các đơn vị và ý kiến trao đổi, thảo luận của thành phần tham dự, đồng chí Bí thư Đảng ủy, Hiệu trưởng nhà trường chủ trì cuộc họp kết luận như sau:</w:t>
      </w:r>
    </w:p>
    <w:p w14:paraId="654DB517" w14:textId="77777777" w:rsidR="00072F5C" w:rsidRPr="004B3084" w:rsidRDefault="00072F5C" w:rsidP="004B3084">
      <w:pPr>
        <w:widowControl w:val="0"/>
        <w:spacing w:before="120" w:after="120"/>
        <w:ind w:firstLine="720"/>
        <w:jc w:val="both"/>
        <w:rPr>
          <w:b/>
          <w:sz w:val="28"/>
          <w:szCs w:val="28"/>
        </w:rPr>
      </w:pPr>
      <w:r w:rsidRPr="004B3084">
        <w:rPr>
          <w:b/>
          <w:sz w:val="28"/>
        </w:rPr>
        <w:t>I. ĐÁNH GIÁ CHUNG</w:t>
      </w:r>
    </w:p>
    <w:p w14:paraId="543A824F" w14:textId="6B7DA407" w:rsidR="0055788C" w:rsidRDefault="00072F5C" w:rsidP="004B3084">
      <w:pPr>
        <w:widowControl w:val="0"/>
        <w:spacing w:before="120" w:after="120"/>
        <w:ind w:firstLine="720"/>
        <w:jc w:val="both"/>
        <w:rPr>
          <w:sz w:val="28"/>
        </w:rPr>
      </w:pPr>
      <w:del w:id="1005" w:author="Nội dung điều chỉnh (Claude)" w:date="2026-10-09T15:23:35Z">
        <w:r w:rsidRPr="004B3084">
          <w:rPr>
            <w:sz w:val="28"/>
          </w:rPr>
          <w:delText xml:space="preserve">Trong bối cảnh ngành y tế </w:delText>
        </w:r>
      </w:del>
      <w:del w:id="1006" w:author="Nội dung điều chỉnh (Claude)" w:date="2026-10-09T15:23:35Z">
        <w:r w:rsidR="007F1435" w:rsidRPr="004B3084">
          <w:rPr>
            <w:sz w:val="28"/>
          </w:rPr>
          <w:delText>hiện nay đang phát triển mạnh mẽ nhưng cũng đối mặt với nhiều thách thức lớn trong giai đoạn chuyển đổi số và già hóa dân số, sự</w:delText>
        </w:r>
      </w:del>
      <w:del w:id="1007" w:author="Nội dung điều chỉnh (Claude)" w:date="2026-10-09T15:23:35Z">
        <w:r w:rsidRPr="004B3084">
          <w:rPr>
            <w:sz w:val="28"/>
          </w:rPr>
          <w:delText xml:space="preserve"> cạnh tranh gay gắt</w:delText>
        </w:r>
      </w:del>
      <w:del w:id="1008" w:author="Nội dung điều chỉnh (Claude)" w:date="2026-10-09T15:23:35Z">
        <w:r w:rsidR="007F1435" w:rsidRPr="004B3084">
          <w:rPr>
            <w:sz w:val="28"/>
          </w:rPr>
          <w:delText xml:space="preserve"> giữa các cơ sở y tế</w:delText>
        </w:r>
      </w:del>
      <w:del w:id="1009" w:author="Nội dung điều chỉnh (Claude)" w:date="2026-10-09T15:23:35Z">
        <w:r w:rsidRPr="004B3084">
          <w:rPr>
            <w:sz w:val="28"/>
          </w:rPr>
          <w:delText xml:space="preserve">, việc mở phòng khám gặp không ít khó khăn, nhà trường đã nỗ lực vượt qua khó khăn để thành lập Phòng khám Đa khoa và Nhà thuốc đạt chuẩn GPP ngay từ đầu; đây là mô hình đáng mơ ước đối với các cơ sở giáo dục nghề nghiệp. Nhà trường không đi qua giai đoạn phòng y tế, trạm y tế ban đầu mà phát triển thẳng lên Phòng khám Đa khoa, vừa phục vụ </w:delText>
        </w:r>
      </w:del>
      <w:del w:id="1010" w:author="Nội dung điều chỉnh (Claude)" w:date="2026-10-09T15:23:35Z">
        <w:r w:rsidR="00A827B7">
          <w:rPr>
            <w:sz w:val="28"/>
          </w:rPr>
          <w:delText>v</w:delText>
        </w:r>
      </w:del>
      <w:del w:id="1011" w:author="Nội dung điều chỉnh (Claude)" w:date="2026-10-09T15:23:35Z">
        <w:r w:rsidRPr="004B3084">
          <w:rPr>
            <w:sz w:val="28"/>
          </w:rPr>
          <w:delText xml:space="preserve">iên chức, người lao động và </w:delText>
        </w:r>
      </w:del>
      <w:del w:id="1012" w:author="Nội dung điều chỉnh (Claude)" w:date="2026-10-09T15:23:35Z">
        <w:r w:rsidR="009A7B36">
          <w:rPr>
            <w:sz w:val="28"/>
          </w:rPr>
          <w:delText>người học</w:delText>
        </w:r>
      </w:del>
      <w:del w:id="1013" w:author="Nội dung điều chỉnh (Claude)" w:date="2026-10-09T15:23:35Z">
        <w:r w:rsidRPr="004B3084">
          <w:rPr>
            <w:sz w:val="28"/>
          </w:rPr>
          <w:delText>, vừa là cơ sở thực hành cho sinh viên khối ngành Y - Dược.</w:delText>
        </w:r>
      </w:del>
      <w:ins w:id="1014" w:author="Nội dung điều chỉnh (Claude)" w:date="2026-10-09T15:23:35Z">
        <w:r w:rsidRPr="004B3084">
          <w:rPr>
            <w:sz w:val="28"/>
          </w:rPr>
          <w:t xml:space="preserve">Trong bối cảnh cạnh tranh giữa các cơ sở khám bệnh, chữa bệnh ngày càng gay gắt, nhà trường đã nỗ lực vượt qua nhiều khó khăn để thành lập Phòng khám Đa khoa và Nhà thuốc Phòng khám Đa khoa đáp ứng nguyên tắc, tiêu chuẩn Thực hành tốt cơ sở bán lẻ thuốc (GPP) ngay từ đầu; đây là mô hình đáng mơ ước đối với các cơ sở giáo dục nghề nghiệp. Nhà trường không đi qua giai đoạn phòng y tế, trạm y tế mà phát triển thẳng lên Phòng khám Đa khoa, vừa chăm sóc sức khỏe cho viên chức, người lao động và người học, vừa là cơ sở thực hành cho người học khối ngành sức khỏe.</w:t>
        </w:r>
      </w:ins>
    </w:p>
    <w:p w14:paraId="7129112A" w14:textId="5B9A945C" w:rsidR="00072F5C" w:rsidRPr="004B3084" w:rsidRDefault="00072F5C" w:rsidP="004B3084">
      <w:pPr>
        <w:widowControl w:val="0"/>
        <w:spacing w:before="120" w:after="120"/>
        <w:ind w:firstLine="720"/>
        <w:jc w:val="both"/>
        <w:rPr>
          <w:bCs/>
          <w:sz w:val="28"/>
          <w:szCs w:val="28"/>
        </w:rPr>
      </w:pPr>
      <w:del w:id="1015" w:author="Nội dung điều chỉnh (Claude)" w:date="2026-10-09T15:23:35Z">
        <w:r w:rsidRPr="004B3084">
          <w:rPr>
            <w:sz w:val="28"/>
          </w:rPr>
          <w:delText xml:space="preserve">Phòng khám </w:delText>
        </w:r>
      </w:del>
      <w:del w:id="1016" w:author="Nội dung điều chỉnh (Claude)" w:date="2026-10-09T15:23:35Z">
        <w:r w:rsidR="0038548C" w:rsidRPr="004B3084">
          <w:rPr>
            <w:sz w:val="28"/>
          </w:rPr>
          <w:delText xml:space="preserve">đã </w:delText>
        </w:r>
      </w:del>
      <w:del w:id="1017" w:author="Nội dung điều chỉnh (Claude)" w:date="2026-10-09T15:23:35Z">
        <w:r w:rsidRPr="004B3084">
          <w:rPr>
            <w:sz w:val="28"/>
          </w:rPr>
          <w:delText xml:space="preserve">được </w:delText>
        </w:r>
      </w:del>
      <w:del w:id="1018" w:author="Nội dung điều chỉnh (Claude)" w:date="2026-10-09T15:23:35Z">
        <w:r w:rsidR="0038548C" w:rsidRPr="004B3084">
          <w:rPr>
            <w:sz w:val="28"/>
          </w:rPr>
          <w:delText xml:space="preserve">nhà trường đầu tư hơn 2 tỷ đồng (chưa tính hạ tầng) </w:delText>
        </w:r>
      </w:del>
      <w:del w:id="1019" w:author="Nội dung điều chỉnh (Claude)" w:date="2026-10-09T15:23:35Z">
        <w:r w:rsidRPr="004B3084">
          <w:rPr>
            <w:sz w:val="28"/>
          </w:rPr>
          <w:delText xml:space="preserve">trang </w:delText>
        </w:r>
      </w:del>
      <w:del w:id="1020" w:author="Nội dung điều chỉnh (Claude)" w:date="2026-10-09T15:23:35Z">
        <w:r w:rsidR="0038548C" w:rsidRPr="004B3084">
          <w:rPr>
            <w:sz w:val="28"/>
          </w:rPr>
          <w:delText xml:space="preserve">thiết bị hiện đại và </w:delText>
        </w:r>
      </w:del>
      <w:del w:id="1021" w:author="Nội dung điều chỉnh (Claude)" w:date="2026-10-09T15:23:35Z">
        <w:r w:rsidRPr="004B3084">
          <w:rPr>
            <w:sz w:val="28"/>
          </w:rPr>
          <w:delText>đầy đủ</w:delText>
        </w:r>
      </w:del>
      <w:del w:id="1022" w:author="Nội dung điều chỉnh (Claude)" w:date="2026-10-09T15:23:35Z">
        <w:r w:rsidR="0038548C" w:rsidRPr="004B3084">
          <w:rPr>
            <w:sz w:val="28"/>
          </w:rPr>
          <w:delText xml:space="preserve"> </w:delText>
        </w:r>
      </w:del>
      <w:del w:id="1023" w:author="Nội dung điều chỉnh (Claude)" w:date="2026-10-09T15:23:35Z">
        <w:r w:rsidRPr="004B3084">
          <w:rPr>
            <w:sz w:val="28"/>
          </w:rPr>
          <w:delText>(máy siêu âm màu, hệ thống X-quang kỹ thuật số, hệ thống máy xét nghiệm sinh hóa, nước tiểu)</w:delText>
        </w:r>
      </w:del>
      <w:del w:id="1024" w:author="Nội dung điều chỉnh (Claude)" w:date="2026-10-09T15:23:35Z">
        <w:r w:rsidR="0038548C" w:rsidRPr="004B3084">
          <w:rPr>
            <w:sz w:val="28"/>
          </w:rPr>
          <w:delText xml:space="preserve"> </w:delText>
        </w:r>
      </w:del>
      <w:del w:id="1025" w:author="Nội dung điều chỉnh (Claude)" w:date="2026-10-09T15:23:35Z">
        <w:r w:rsidRPr="004B3084">
          <w:rPr>
            <w:sz w:val="28"/>
          </w:rPr>
          <w:delText xml:space="preserve">và đang chuẩn bị bổ sung nguồn lực tài chính hơn 700 triệu đồng </w:delText>
        </w:r>
      </w:del>
      <w:del w:id="1026" w:author="Nội dung điều chỉnh (Claude)" w:date="2026-10-09T15:23:35Z">
        <w:r w:rsidR="007B7CAC" w:rsidRPr="004B3084">
          <w:rPr>
            <w:sz w:val="28"/>
          </w:rPr>
          <w:delText>cho việc nâng cấp</w:delText>
        </w:r>
      </w:del>
      <w:del w:id="1027" w:author="Nội dung điều chỉnh (Claude)" w:date="2026-10-09T15:23:35Z">
        <w:r w:rsidRPr="004B3084">
          <w:rPr>
            <w:sz w:val="28"/>
          </w:rPr>
          <w:delText xml:space="preserve"> trang thiết bị. </w:delText>
        </w:r>
      </w:del>
      <w:del w:id="1028" w:author="Nội dung điều chỉnh (Claude)" w:date="2026-10-09T15:23:35Z">
        <w:r w:rsidR="00AF4B7C" w:rsidRPr="004B3084">
          <w:rPr>
            <w:sz w:val="28"/>
          </w:rPr>
          <w:delText>Đội ngũ nhân sự, bác sĩ, kỹ thuật viên rất cần mẫn, hiền lành, tư vấn tận tình và có nhiều năm kinh nghiệm khám chữa bệnh</w:delText>
        </w:r>
      </w:del>
      <w:del w:id="1029" w:author="Nội dung điều chỉnh (Claude)" w:date="2026-10-09T15:23:35Z">
        <w:r w:rsidRPr="004B3084">
          <w:rPr>
            <w:sz w:val="28"/>
          </w:rPr>
          <w:delText>; đã hoàn thành đăng ký khám bệnh, chữa bệnh BHYT ban đầu cho 100% viên chức, người lao động. Tổ Truyền thông - Tiếp thị đã làm tốt việc quảng bá hình ảnh Phòng khám và Nhà thuốc trên mạng xã hội.</w:delText>
        </w:r>
      </w:del>
      <w:ins w:id="1030" w:author="Nội dung điều chỉnh (Claude)" w:date="2026-10-09T15:23:35Z">
        <w:r w:rsidRPr="004B3084">
          <w:rPr>
            <w:sz w:val="28"/>
          </w:rPr>
          <w:t xml:space="preserve">Nhà trường đã đầu tư hơn 2 tỷ đồng (chưa tính hạ tầng) để trang bị cho Phòng khám hệ thống trang thiết bị hiện đại, đồng bộ (máy siêu âm màu, hệ thống X-quang kỹ thuật số, hệ thống máy xét nghiệm sinh hóa, nước tiểu) và đang chuẩn bị bổ sung hơn 700 triệu đồng để nâng cấp trang thiết bị. Đội ngũ bác sĩ, kỹ thuật viên có nhiều năm kinh nghiệm, làm việc chuyên nghiệp, tận tình tư vấn cho người bệnh; 100% viên chức, người lao động đã đăng ký khám bệnh, chữa bệnh bảo hiểm y tế ban đầu tại Phòng khám.</w:t>
        </w:r>
      </w:ins>
    </w:p>
    <w:p w14:paraId="1965693F" w14:textId="18525077" w:rsidR="00072F5C" w:rsidRPr="004B3084" w:rsidRDefault="00072F5C" w:rsidP="004B3084">
      <w:pPr>
        <w:widowControl w:val="0"/>
        <w:spacing w:before="120" w:after="120"/>
        <w:ind w:firstLine="720"/>
        <w:jc w:val="both"/>
        <w:rPr>
          <w:sz w:val="28"/>
        </w:rPr>
      </w:pPr>
      <w:del w:id="1031" w:author="Nội dung điều chỉnh (Claude)" w:date="2026-10-09T15:23:35Z">
        <w:r w:rsidRPr="004B3084">
          <w:rPr>
            <w:sz w:val="28"/>
          </w:rPr>
          <w:lastRenderedPageBreak/>
          <w:delText>Tuy nhiên, số lượng viên chức,</w:delText>
        </w:r>
      </w:del>
      <w:del w:id="1032" w:author="Nội dung điều chỉnh (Claude)" w:date="2026-10-09T15:23:35Z">
        <w:r w:rsidR="00AB009D">
          <w:rPr>
            <w:sz w:val="28"/>
          </w:rPr>
          <w:delText xml:space="preserve"> người lao động và</w:delText>
        </w:r>
      </w:del>
      <w:del w:id="1033" w:author="Nội dung điều chỉnh (Claude)" w:date="2026-10-09T15:23:35Z">
        <w:r w:rsidRPr="004B3084">
          <w:rPr>
            <w:sz w:val="28"/>
          </w:rPr>
          <w:delText xml:space="preserve"> </w:delText>
        </w:r>
      </w:del>
      <w:del w:id="1034" w:author="Nội dung điều chỉnh (Claude)" w:date="2026-10-09T15:23:35Z">
        <w:r w:rsidR="009A7B36">
          <w:rPr>
            <w:sz w:val="28"/>
          </w:rPr>
          <w:delText>người học</w:delText>
        </w:r>
      </w:del>
      <w:del w:id="1035" w:author="Nội dung điều chỉnh (Claude)" w:date="2026-10-09T15:23:35Z">
        <w:r w:rsidRPr="004B3084">
          <w:rPr>
            <w:sz w:val="28"/>
          </w:rPr>
          <w:delText xml:space="preserve"> đến khám bệnh, mua thuốc còn rất hạn chế, trong khi chính cán bộ, viên chức có nhu cầu chăm sóc sức khỏe vẫn đi khám ở cơ sở bên ngoài. Một số ý kiến phản ánh giá thuốc tại Nhà thuốc cao hơn thị trường; danh mục thuốc còn thiếu, khách hỏi mua một đến hai lần không có thì không quay lại. Việc phân cấp, giao quyền chủ động cho nhân viên trực tiếp bán hàng chưa được thực hiện; còn tình trạng đùn đẩy trong lập dự trù thuốc và xử lý công việc phát sinh với cơ quan Bảo hiểm xã hội, Sở Y tế; dự trù mua thuốc nhỏ lẻ, số lượng ít khiến nhà cung cấp không muốn bán; một số nhân sự chưa yên tâm công tác, làm việc cầm chừng. Có trường hợp đăng ký, ký kết hợp đồng thiếu cẩn trọng dẫn đến bị phạt, gây thiệt hại tài chính.</w:delText>
        </w:r>
      </w:del>
      <w:ins w:id="1036" w:author="Nội dung điều chỉnh (Claude)" w:date="2026-10-09T15:23:35Z">
        <w:r w:rsidRPr="004B3084">
          <w:rPr>
            <w:sz w:val="28"/>
          </w:rPr>
          <w:lastRenderedPageBreak/>
          <w:t xml:space="preserve">Tuy nhiên, số lượt viên chức, người lao động và người học đến khám bệnh, mua thuốc còn thấp; nhiều viên chức có nhu cầu chăm sóc sức khỏe vẫn lựa chọn cơ sở khám bệnh, chữa bệnh bên ngoài. Giá một số mặt hàng tại Nhà thuốc bị phản ánh cao hơn mặt bằng chung; danh mục thuốc chưa đầy đủ, khách hàng nhiều lần không mua được thuốc cần dùng nên không quay lại. Việc phân cấp, giao quyền chủ động cho dược sĩ trực tiếp bán hàng chưa được thực hiện; còn tình trạng đùn đẩy trong lập dự trù thuốc và xử lý công việc phát sinh với cơ quan Bảo hiểm xã hội, Sở Y tế; dự trù mua sắm nhỏ lẻ, số lượng ít nên khó thu hút nhà cung cấp; một bộ phận viên chức chưa yên tâm công tác, làm việc cầm chừng. Có trường hợp đăng ký, ký kết hợp đồng thiếu chặt chẽ dẫn đến bị xử phạt, gây thiệt hại về tài chính.</w:t>
        </w:r>
      </w:ins>
    </w:p>
    <w:p w14:paraId="1545262B" w14:textId="4800AFD8" w:rsidR="009F7636" w:rsidRPr="004B3084" w:rsidRDefault="009F7636" w:rsidP="004B3084">
      <w:pPr>
        <w:widowControl w:val="0"/>
        <w:spacing w:before="120" w:after="120"/>
        <w:ind w:firstLine="720"/>
        <w:jc w:val="both"/>
        <w:rPr>
          <w:b/>
          <w:bCs/>
          <w:sz w:val="28"/>
          <w:szCs w:val="28"/>
        </w:rPr>
      </w:pPr>
      <w:del w:id="1037" w:author="Nội dung điều chỉnh (Claude)" w:date="2026-10-09T15:23:35Z">
        <w:r w:rsidRPr="004B3084">
          <w:rPr>
            <w:b/>
            <w:bCs/>
            <w:sz w:val="28"/>
          </w:rPr>
          <w:delText>II. KẾT QUẢ ĐẠT ĐƯỢC</w:delText>
        </w:r>
      </w:del>
      <w:ins w:id="1038" w:author="Nội dung điều chỉnh (Claude)" w:date="2026-10-09T15:23:35Z">
        <w:r w:rsidRPr="004B3084">
          <w:rPr>
            <w:b/>
            <w:bCs/>
            <w:sz w:val="28"/>
          </w:rPr>
          <w:t xml:space="preserve">II. KẾT QUẢ ĐẠT ĐƯỢC VÀ HẠN CHẾ</w:t>
        </w:r>
      </w:ins>
    </w:p>
    <w:p w14:paraId="45ACABF0" w14:textId="2FF0E1B0" w:rsidR="00072F5C" w:rsidRPr="004B3084" w:rsidRDefault="00072F5C" w:rsidP="004B3084">
      <w:pPr>
        <w:widowControl w:val="0"/>
        <w:spacing w:before="120" w:after="120"/>
        <w:ind w:firstLine="720"/>
        <w:jc w:val="both"/>
        <w:rPr>
          <w:b/>
          <w:sz w:val="28"/>
          <w:szCs w:val="28"/>
        </w:rPr>
      </w:pPr>
      <w:r w:rsidRPr="004B3084">
        <w:rPr>
          <w:b/>
          <w:sz w:val="28"/>
        </w:rPr>
        <w:t xml:space="preserve">1. </w:t>
      </w:r>
      <w:r w:rsidR="00A25121" w:rsidRPr="004B3084">
        <w:rPr>
          <w:b/>
          <w:sz w:val="28"/>
        </w:rPr>
        <w:t xml:space="preserve">Đối với </w:t>
      </w:r>
      <w:r w:rsidRPr="004B3084">
        <w:rPr>
          <w:b/>
          <w:sz w:val="28"/>
        </w:rPr>
        <w:t>Phòng khám Đa khoa</w:t>
      </w:r>
    </w:p>
    <w:p w14:paraId="62835D24" w14:textId="7BBE813D" w:rsidR="00072F5C" w:rsidRPr="004B3084" w:rsidRDefault="00072F5C" w:rsidP="004B3084">
      <w:pPr>
        <w:widowControl w:val="0"/>
        <w:spacing w:before="120" w:after="120"/>
        <w:ind w:firstLine="720"/>
        <w:jc w:val="both"/>
        <w:rPr>
          <w:bCs/>
          <w:sz w:val="28"/>
          <w:szCs w:val="28"/>
        </w:rPr>
      </w:pPr>
      <w:del w:id="1039" w:author="Nội dung điều chỉnh (Claude)" w:date="2026-10-09T15:23:35Z">
        <w:r w:rsidRPr="004B3084">
          <w:rPr>
            <w:sz w:val="28"/>
          </w:rPr>
          <w:delText>Sau hơn 06 tháng triển khai khám bệnh, chữa bệnh bảo hiểm y tế (BHYT) (từ ngày 26/3/2026), Phòng khám Đa khoa từng bước đi vào nền nếp: Số lượt khám bệnh, chữa bệnh tăng qua các quý (từ 78 lượt quý I</w:delText>
        </w:r>
      </w:del>
      <w:del w:id="1040" w:author="Nội dung điều chỉnh (Claude)" w:date="2026-10-09T15:23:35Z">
        <w:r w:rsidR="00076AF4" w:rsidRPr="004B3084">
          <w:rPr>
            <w:sz w:val="28"/>
          </w:rPr>
          <w:delText>/2026</w:delText>
        </w:r>
      </w:del>
      <w:del w:id="1041" w:author="Nội dung điều chỉnh (Claude)" w:date="2026-10-09T15:23:35Z">
        <w:r w:rsidRPr="004B3084">
          <w:rPr>
            <w:sz w:val="28"/>
          </w:rPr>
          <w:delText xml:space="preserve"> lên 261 lượt quý III/2026; tổng cộng 521 lượt, </w:delText>
        </w:r>
      </w:del>
      <w:del w:id="1042" w:author="Nội dung điều chỉnh (Claude)" w:date="2026-10-09T15:23:35Z">
        <w:r w:rsidR="00076AF4" w:rsidRPr="004B3084">
          <w:rPr>
            <w:sz w:val="28"/>
          </w:rPr>
          <w:delText>(</w:delText>
        </w:r>
      </w:del>
      <w:del w:id="1043" w:author="Nội dung điều chỉnh (Claude)" w:date="2026-10-09T15:23:35Z">
        <w:r w:rsidRPr="004B3084">
          <w:rPr>
            <w:sz w:val="28"/>
          </w:rPr>
          <w:delText>trong đó 481 lượt BHYT</w:delText>
        </w:r>
      </w:del>
      <w:del w:id="1044" w:author="Nội dung điều chỉnh (Claude)" w:date="2026-10-09T15:23:35Z">
        <w:r w:rsidR="00076AF4" w:rsidRPr="004B3084">
          <w:rPr>
            <w:sz w:val="28"/>
          </w:rPr>
          <w:delText xml:space="preserve"> chiếm 92,3%)</w:delText>
        </w:r>
      </w:del>
      <w:del w:id="1045" w:author="Nội dung điều chỉnh (Claude)" w:date="2026-10-09T15:23:35Z">
        <w:r w:rsidRPr="004B3084">
          <w:rPr>
            <w:sz w:val="28"/>
          </w:rPr>
          <w:delText xml:space="preserve">; được phê duyệt 142 dịch vụ kỹ thuật (115 dịch vụ kỹ thuật BHYT); 272/273 hồ sơ gửi Cổng tiếp nhận dữ liệu Hệ thống thông tin giám định BHYT được chấp nhận; 582 viên chức, người lao động, </w:delText>
        </w:r>
      </w:del>
      <w:del w:id="1046" w:author="Nội dung điều chỉnh (Claude)" w:date="2026-10-09T15:23:35Z">
        <w:r w:rsidR="009A7365">
          <w:rPr>
            <w:sz w:val="28"/>
          </w:rPr>
          <w:delText>người học</w:delText>
        </w:r>
      </w:del>
      <w:del w:id="1047" w:author="Nội dung điều chỉnh (Claude)" w:date="2026-10-09T15:23:35Z">
        <w:r w:rsidRPr="004B3084">
          <w:rPr>
            <w:sz w:val="28"/>
          </w:rPr>
          <w:delText xml:space="preserve"> đăng ký nơi khám bệnh, chữa bệnh BHYT ban đầu (100% viên chức, người lao động; 15,4% </w:delText>
        </w:r>
      </w:del>
      <w:del w:id="1048" w:author="Nội dung điều chỉnh (Claude)" w:date="2026-10-09T15:23:35Z">
        <w:r w:rsidR="009A7365">
          <w:rPr>
            <w:sz w:val="28"/>
          </w:rPr>
          <w:delText>người học</w:delText>
        </w:r>
      </w:del>
      <w:del w:id="1049" w:author="Nội dung điều chỉnh (Claude)" w:date="2026-10-09T15:23:35Z">
        <w:r w:rsidRPr="004B3084">
          <w:rPr>
            <w:sz w:val="28"/>
          </w:rPr>
          <w:delText>).</w:delText>
        </w:r>
      </w:del>
      <w:ins w:id="1050" w:author="Nội dung điều chỉnh (Claude)" w:date="2026-10-09T15:23:35Z">
        <w:r w:rsidRPr="004B3084">
          <w:rPr>
            <w:sz w:val="28"/>
          </w:rPr>
          <w:t xml:space="preserve">Sau hơn 06 tháng triển khai khám bệnh, chữa bệnh bảo hiểm y tế (BHYT) (từ ngày 26/3/2026), hoạt động của Phòng khám Đa khoa từng bước đi vào nền nếp. Số lượt khám bệnh, chữa bệnh tăng qua từng quý, từ 78 lượt (quý I/2026) lên 261 lượt (quý III/2026); tổng cộng 521 lượt, trong đó 481 lượt BHYT (chiếm 92,3%). Phòng khám được phê duyệt 142 dịch vụ kỹ thuật, trong đó 115 dịch vụ kỹ thuật thực hiện khám bệnh, chữa bệnh BHYT; 272/273 hồ sơ gửi lên Cổng tiếp nhận dữ liệu Hệ thống thông tin giám định BHYT được chấp nhận; 582 viên chức, người lao động, người học đăng ký khám bệnh, chữa bệnh BHYT ban đầu (100% viên chức, người lao động; 15,4% người học).</w:t>
        </w:r>
      </w:ins>
    </w:p>
    <w:p w14:paraId="0C4CFA98" w14:textId="07A7E8F6" w:rsidR="00072F5C" w:rsidRPr="004B3084" w:rsidRDefault="00072F5C" w:rsidP="004B3084">
      <w:pPr>
        <w:widowControl w:val="0"/>
        <w:spacing w:before="120" w:after="120"/>
        <w:ind w:firstLine="720"/>
        <w:jc w:val="both"/>
        <w:rPr>
          <w:bCs/>
          <w:sz w:val="28"/>
          <w:szCs w:val="28"/>
        </w:rPr>
      </w:pPr>
      <w:del w:id="1051" w:author="Nội dung điều chỉnh (Claude)" w:date="2026-10-09T15:23:35Z">
        <w:r w:rsidRPr="004B3084">
          <w:rPr>
            <w:sz w:val="28"/>
          </w:rPr>
          <w:delText>Tuy nhiên, hiệu quả hoạt động còn thấp: Bình quân quý III/2026 chỉ khoảng 04 lượt người bệnh/ngày làm việc; khám dịch vụ giảm còn 03 lượt</w:delText>
        </w:r>
      </w:del>
      <w:del w:id="1052" w:author="Nội dung điều chỉnh (Claude)" w:date="2026-10-09T15:23:35Z">
        <w:r w:rsidR="007B0118" w:rsidRPr="004B3084">
          <w:rPr>
            <w:sz w:val="28"/>
          </w:rPr>
          <w:delText xml:space="preserve"> chiếm 1,1% trong tổng lượt khám của quý</w:delText>
        </w:r>
      </w:del>
      <w:del w:id="1053" w:author="Nội dung điều chỉnh (Claude)" w:date="2026-10-09T15:23:35Z">
        <w:r w:rsidRPr="004B3084">
          <w:rPr>
            <w:sz w:val="28"/>
          </w:rPr>
          <w:delText>; tỷ lệ chuyển tuyến tăng lên 16,9%; dịch vụ cận lâm sàng ít được chỉ định (siêu âm</w:delText>
        </w:r>
      </w:del>
      <w:del w:id="1054" w:author="Nội dung điều chỉnh (Claude)" w:date="2026-10-09T15:23:35Z">
        <w:r w:rsidR="00EC37D5" w:rsidRPr="004B3084">
          <w:rPr>
            <w:sz w:val="28"/>
          </w:rPr>
          <w:delText xml:space="preserve"> và </w:delText>
        </w:r>
      </w:del>
      <w:del w:id="1055" w:author="Nội dung điều chỉnh (Claude)" w:date="2026-10-09T15:23:35Z">
        <w:r w:rsidRPr="004B3084">
          <w:rPr>
            <w:sz w:val="28"/>
          </w:rPr>
          <w:delText xml:space="preserve">điện tim dưới 4% số lượt khám); phần mềm khám bệnh, chữa bệnh còn lỗi, số liệu tồn kho thuốc BHYT chưa khớp thực tế; chủng loại thuốc, vật tư y tế chưa đáp ứng đầy đủ; nhân lực chủ yếu kiêm nhiệm; mức độ nhận diện của Phòng khám chưa cao. Từ ngày 01/01/2026 đến ngày 22/9/2026, doanh thu cung cấp dịch vụ </w:delText>
        </w:r>
      </w:del>
      <w:del w:id="1056" w:author="Nội dung điều chỉnh (Claude)" w:date="2026-10-09T15:23:35Z">
        <w:r w:rsidR="00EC37D5" w:rsidRPr="004B3084">
          <w:rPr>
            <w:sz w:val="28"/>
          </w:rPr>
          <w:delText xml:space="preserve">chỉ </w:delText>
        </w:r>
      </w:del>
      <w:del w:id="1057" w:author="Nội dung điều chỉnh (Claude)" w:date="2026-10-09T15:23:35Z">
        <w:r w:rsidRPr="004B3084">
          <w:rPr>
            <w:sz w:val="28"/>
          </w:rPr>
          <w:delText>đạt 25</w:delText>
        </w:r>
      </w:del>
      <w:del w:id="1058" w:author="Nội dung điều chỉnh (Claude)" w:date="2026-10-09T15:23:35Z">
        <w:r w:rsidR="00EC37D5" w:rsidRPr="004B3084">
          <w:rPr>
            <w:sz w:val="28"/>
          </w:rPr>
          <w:delText xml:space="preserve">,2 triệu </w:delText>
        </w:r>
      </w:del>
      <w:del w:id="1059" w:author="Nội dung điều chỉnh (Claude)" w:date="2026-10-09T15:23:35Z">
        <w:r w:rsidRPr="004B3084">
          <w:rPr>
            <w:sz w:val="28"/>
          </w:rPr>
          <w:delText xml:space="preserve">đồng, chênh lệch thu - chi âm </w:delText>
        </w:r>
      </w:del>
      <w:del w:id="1060" w:author="Nội dung điều chỉnh (Claude)" w:date="2026-10-09T15:23:35Z">
        <w:r w:rsidR="00817AD7" w:rsidRPr="004B3084">
          <w:rPr>
            <w:sz w:val="28"/>
          </w:rPr>
          <w:delText xml:space="preserve">hơn </w:delText>
        </w:r>
      </w:del>
      <w:del w:id="1061" w:author="Nội dung điều chỉnh (Claude)" w:date="2026-10-09T15:23:35Z">
        <w:r w:rsidRPr="004B3084">
          <w:rPr>
            <w:sz w:val="28"/>
          </w:rPr>
          <w:delText>432</w:delText>
        </w:r>
      </w:del>
      <w:del w:id="1062" w:author="Nội dung điều chỉnh (Claude)" w:date="2026-10-09T15:23:35Z">
        <w:r w:rsidR="00817AD7" w:rsidRPr="004B3084">
          <w:rPr>
            <w:sz w:val="28"/>
          </w:rPr>
          <w:delText xml:space="preserve"> triệu</w:delText>
        </w:r>
      </w:del>
      <w:del w:id="1063" w:author="Nội dung điều chỉnh (Claude)" w:date="2026-10-09T15:23:35Z">
        <w:r w:rsidRPr="004B3084">
          <w:rPr>
            <w:sz w:val="28"/>
          </w:rPr>
          <w:delText xml:space="preserve"> đồng (chưa tính tiền lương, các khoản trích theo lương của viên chức).</w:delText>
        </w:r>
      </w:del>
      <w:ins w:id="1064" w:author="Nội dung điều chỉnh (Claude)" w:date="2026-10-09T15:23:35Z">
        <w:r w:rsidRPr="004B3084">
          <w:rPr>
            <w:sz w:val="28"/>
          </w:rPr>
          <w:t xml:space="preserve">Tuy nhiên, hiệu quả hoạt động còn thấp so với năng lực: Bình quân quý III/2026 chỉ khoảng 04 lượt người bệnh/ngày làm việc; khám dịch vụ giảm còn 03 lượt (chiếm 1,1% tổng số lượt khám trong quý); tỷ lệ chuyển người bệnh đến cơ sở khám bệnh, chữa bệnh khác tăng lên 16,9%; dịch vụ cận lâm sàng ít được chỉ định (siêu âm, điện tim chiếm dưới 4% số lượt khám); phần mềm quản lý khám bệnh, chữa bệnh còn lỗi, số liệu tồn kho thuốc BHYT chưa khớp với thực tế; chủng loại thuốc, vật tư y tế chưa đáp ứng đầy đủ nhu cầu; nhân lực chủ yếu kiêm nhiệm; mức độ nhận diện của Phòng khám chưa cao. Từ ngày 01/01/2026 đến ngày 22/9/2026, doanh thu cung cấp dịch vụ chỉ đạt khoảng 25,2 triệu đồng; chênh lệch thu - chi âm hơn 432 triệu đồng (chưa tính tiền lương, các khoản trích theo lương của viên chức).</w:t>
        </w:r>
      </w:ins>
    </w:p>
    <w:p w14:paraId="00365BFC" w14:textId="777E046B" w:rsidR="00072F5C" w:rsidRPr="004B3084" w:rsidRDefault="00072F5C" w:rsidP="004B3084">
      <w:pPr>
        <w:widowControl w:val="0"/>
        <w:spacing w:before="120" w:after="120"/>
        <w:ind w:firstLine="720"/>
        <w:jc w:val="both"/>
        <w:rPr>
          <w:b/>
          <w:sz w:val="28"/>
          <w:szCs w:val="28"/>
        </w:rPr>
      </w:pPr>
      <w:r w:rsidRPr="004B3084">
        <w:rPr>
          <w:b/>
          <w:sz w:val="28"/>
        </w:rPr>
        <w:t xml:space="preserve">2. </w:t>
      </w:r>
      <w:r w:rsidR="00A25121" w:rsidRPr="004B3084">
        <w:rPr>
          <w:b/>
          <w:sz w:val="28"/>
        </w:rPr>
        <w:t xml:space="preserve">Đối với </w:t>
      </w:r>
      <w:r w:rsidRPr="004B3084">
        <w:rPr>
          <w:b/>
          <w:sz w:val="28"/>
        </w:rPr>
        <w:t>Nhà thuốc Phòng khám Đa khoa</w:t>
      </w:r>
    </w:p>
    <w:p w14:paraId="40737FF4" w14:textId="229F3E01" w:rsidR="00072F5C" w:rsidRPr="004B3084" w:rsidRDefault="00072F5C" w:rsidP="004B3084">
      <w:pPr>
        <w:widowControl w:val="0"/>
        <w:spacing w:before="120" w:after="120"/>
        <w:ind w:firstLine="720"/>
        <w:jc w:val="both"/>
        <w:rPr>
          <w:bCs/>
          <w:sz w:val="28"/>
          <w:szCs w:val="28"/>
        </w:rPr>
      </w:pPr>
      <w:del w:id="1065" w:author="Nội dung điều chỉnh (Claude)" w:date="2026-10-09T15:23:35Z">
        <w:r w:rsidRPr="004B3084">
          <w:rPr>
            <w:sz w:val="28"/>
          </w:rPr>
          <w:delText xml:space="preserve">Sau hơn 10 tháng hoạt động (từ ngày 25/11/2025), </w:delText>
        </w:r>
      </w:del>
      <w:del w:id="1066" w:author="Nội dung điều chỉnh (Claude)" w:date="2026-10-09T15:23:35Z">
        <w:r w:rsidR="009F7636" w:rsidRPr="004B3084">
          <w:rPr>
            <w:sz w:val="28"/>
          </w:rPr>
          <w:delText xml:space="preserve">hiệu quả hoạt động kinh doanh của Nhà thuốc chưa đạt mục tiêu, kỳ vọng đề ra; </w:delText>
        </w:r>
      </w:del>
      <w:del w:id="1067" w:author="Nội dung điều chỉnh (Claude)" w:date="2026-10-09T15:23:35Z">
        <w:r w:rsidRPr="004B3084">
          <w:rPr>
            <w:sz w:val="28"/>
          </w:rPr>
          <w:delText xml:space="preserve">Nhà thuốc đã phục vụ </w:delText>
        </w:r>
      </w:del>
      <w:del w:id="1068" w:author="Nội dung điều chỉnh (Claude)" w:date="2026-10-09T15:23:35Z">
        <w:r w:rsidR="00F37641" w:rsidRPr="004B3084">
          <w:rPr>
            <w:b/>
            <w:bCs/>
            <w:sz w:val="28"/>
          </w:rPr>
          <w:delText>3.493</w:delText>
        </w:r>
      </w:del>
      <w:del w:id="1069" w:author="Nội dung điều chỉnh (Claude)" w:date="2026-10-09T15:23:35Z">
        <w:r w:rsidR="00F37641" w:rsidRPr="004B3084">
          <w:rPr>
            <w:sz w:val="28"/>
          </w:rPr>
          <w:delText xml:space="preserve"> đơn hàng với tổng doanh thu </w:delText>
        </w:r>
      </w:del>
      <w:del w:id="1070" w:author="Nội dung điều chỉnh (Claude)" w:date="2026-10-09T15:23:35Z">
        <w:r w:rsidR="00F37641" w:rsidRPr="004B3084">
          <w:rPr>
            <w:b/>
            <w:bCs/>
            <w:sz w:val="28"/>
          </w:rPr>
          <w:delText>237,2</w:delText>
        </w:r>
      </w:del>
      <w:del w:id="1071" w:author="Nội dung điều chỉnh (Claude)" w:date="2026-10-09T15:23:35Z">
        <w:r w:rsidR="00F37641" w:rsidRPr="004B3084">
          <w:rPr>
            <w:sz w:val="28"/>
          </w:rPr>
          <w:delText xml:space="preserve"> triệu đồng (bình quân 21,5 triệu đồng/thá</w:delText>
        </w:r>
      </w:del>
      <w:del w:id="1072" w:author="Nội dung điều chỉnh (Claude)" w:date="2026-10-09T15:23:35Z">
        <w:r w:rsidR="00F37641" w:rsidRPr="004B3084">
          <w:rPr>
            <w:sz w:val="28"/>
            <w:szCs w:val="28"/>
          </w:rPr>
          <w:delText xml:space="preserve">ng; 318 đơn/tháng; giá trị bình quân </w:delText>
        </w:r>
      </w:del>
      <w:del w:id="1073" w:author="Nội dung điều chỉnh (Claude)" w:date="2026-10-09T15:23:35Z">
        <w:r w:rsidR="00F37641" w:rsidRPr="004B3084">
          <w:rPr>
            <w:b/>
            <w:bCs/>
            <w:sz w:val="28"/>
            <w:szCs w:val="28"/>
          </w:rPr>
          <w:delText>67.919 đồng/đơn</w:delText>
        </w:r>
      </w:del>
      <w:del w:id="1074" w:author="Nội dung điều chỉnh (Claude)" w:date="2026-10-09T15:23:35Z">
        <w:r w:rsidRPr="004B3084">
          <w:rPr>
            <w:sz w:val="28"/>
          </w:rPr>
          <w:delText xml:space="preserve">); lập hồ sơ 915 khách hàng, </w:delText>
        </w:r>
      </w:del>
      <w:del w:id="1075" w:author="Nội dung điều chỉnh (Claude)" w:date="2026-10-09T15:23:35Z">
        <w:r w:rsidR="00316478" w:rsidRPr="004B3084">
          <w:rPr>
            <w:sz w:val="28"/>
          </w:rPr>
          <w:delText>có 344 khách hàng quay lại mua từ 2 lần trở lên (đạt tỷ lệ 37,6%) với 2.523 lượt mua</w:delText>
        </w:r>
      </w:del>
      <w:del w:id="1076" w:author="Nội dung điều chỉnh (Claude)" w:date="2026-10-09T15:23:35Z">
        <w:r w:rsidRPr="004B3084">
          <w:rPr>
            <w:sz w:val="28"/>
          </w:rPr>
          <w:delText>; chính sách ưu đãi khách hàng nội bộ được áp dụng rộng rãi từ tháng 3/2026 (96,6% khách hàng nội bộ đã được hưởng ưu đãi).</w:delText>
        </w:r>
      </w:del>
      <w:ins w:id="1077" w:author="Nội dung điều chỉnh (Claude)" w:date="2026-10-09T15:23:35Z">
        <w:r w:rsidRPr="004B3084">
          <w:rPr>
            <w:sz w:val="28"/>
          </w:rPr>
          <w:t xml:space="preserve">Sau hơn 10 tháng hoạt động (từ ngày 25/11/2025), hiệu quả kinh doanh của Nhà thuốc chưa đạt mục tiêu, kỳ vọng đề ra. Nhà thuốc đã phục vụ 3.493 đơn hàng, tổng doanh thu khoảng 237,2 triệu đồng (bình quân khoảng 21,6 triệu đồng/tháng, 318 đơn/tháng, 67.919 đồng/đơn); lập hồ sơ cho 915 khách hàng, trong đó 344 khách hàng quay lại mua từ 02 lần trở lên (chiếm 37,6%) với 2.523 lượt mua; chính sách ưu đãi đối với khách hàng nội bộ được áp dụng rộng rãi từ tháng 3/2026 (96,6% khách hàng nội bộ đã được hưởng ưu đãi).</w:t>
        </w:r>
      </w:ins>
    </w:p>
    <w:p w14:paraId="2A009054" w14:textId="56399957" w:rsidR="00072F5C" w:rsidRPr="004B3084" w:rsidRDefault="00072F5C" w:rsidP="004B3084">
      <w:pPr>
        <w:widowControl w:val="0"/>
        <w:spacing w:before="120" w:after="120"/>
        <w:ind w:firstLine="720"/>
        <w:jc w:val="both"/>
        <w:rPr>
          <w:bCs/>
          <w:sz w:val="28"/>
          <w:szCs w:val="28"/>
        </w:rPr>
      </w:pPr>
      <w:del w:id="1078" w:author="Nội dung điều chỉnh (Claude)" w:date="2026-10-09T15:23:35Z">
        <w:r w:rsidRPr="004B3084">
          <w:rPr>
            <w:sz w:val="28"/>
          </w:rPr>
          <w:delText xml:space="preserve">Tuy nhiên, doanh thu có xu hướng giảm: Bình quân tháng 6 - 9/2026 giảm 14,9% so với tháng 12/2025 - 3/2026, chủ yếu do giảm khách hàng bên ngoài; Nhà thuốc phụ thuộc lớn vào khách hàng nội bộ (chiếm 57,6 - 72,8% doanh thu các tháng 4 - 9/2026); mức ưu đãi giữa các đơn hàng chưa thống nhất; chưa triển </w:delText>
        </w:r>
      </w:del>
      <w:del w:id="1079" w:author="Nội dung điều chỉnh (Claude)" w:date="2026-10-09T15:23:35Z">
        <w:r w:rsidRPr="004B3084">
          <w:rPr>
            <w:sz w:val="28"/>
          </w:rPr>
          <w:lastRenderedPageBreak/>
          <w:delText>khai thường xuyên các chương trình bán hàng; dữ liệu khách hàng chưa đầy đủ, chưa chuẩn hóa. Từ ngày 01/01/2026 đến ngày 22/9/2026, lợi nhuận gộp đạt 27</w:delText>
        </w:r>
      </w:del>
      <w:del w:id="1080" w:author="Nội dung điều chỉnh (Claude)" w:date="2026-10-09T15:23:35Z">
        <w:r w:rsidR="005C1C9C" w:rsidRPr="004B3084">
          <w:rPr>
            <w:sz w:val="28"/>
          </w:rPr>
          <w:delText>,</w:delText>
        </w:r>
      </w:del>
      <w:del w:id="1081" w:author="Nội dung điều chỉnh (Claude)" w:date="2026-10-09T15:23:35Z">
        <w:r w:rsidRPr="004B3084">
          <w:rPr>
            <w:sz w:val="28"/>
          </w:rPr>
          <w:delText>6</w:delText>
        </w:r>
      </w:del>
      <w:del w:id="1082" w:author="Nội dung điều chỉnh (Claude)" w:date="2026-10-09T15:23:35Z">
        <w:r w:rsidR="005C1C9C" w:rsidRPr="004B3084">
          <w:rPr>
            <w:sz w:val="28"/>
          </w:rPr>
          <w:delText xml:space="preserve"> triệu </w:delText>
        </w:r>
      </w:del>
      <w:del w:id="1083" w:author="Nội dung điều chỉnh (Claude)" w:date="2026-10-09T15:23:35Z">
        <w:r w:rsidRPr="004B3084">
          <w:rPr>
            <w:sz w:val="28"/>
          </w:rPr>
          <w:delText>đồng; sau khi trừ thù lao dược sĩ và chi phí khác, chênh lệch thu - chi âm 1.856</w:delText>
        </w:r>
      </w:del>
      <w:del w:id="1084" w:author="Nội dung điều chỉnh (Claude)" w:date="2026-10-09T15:23:35Z">
        <w:r w:rsidR="005C1C9C" w:rsidRPr="004B3084">
          <w:rPr>
            <w:sz w:val="28"/>
          </w:rPr>
          <w:delText xml:space="preserve"> triệu</w:delText>
        </w:r>
      </w:del>
      <w:del w:id="1085" w:author="Nội dung điều chỉnh (Claude)" w:date="2026-10-09T15:23:35Z">
        <w:r w:rsidRPr="004B3084">
          <w:rPr>
            <w:sz w:val="28"/>
          </w:rPr>
          <w:delText xml:space="preserve"> đồng (chưa tính tiền lương, các khoản trích theo lương của 02 dược sĩ).</w:delText>
        </w:r>
      </w:del>
      <w:ins w:id="1086" w:author="Nội dung điều chỉnh (Claude)" w:date="2026-10-09T15:23:35Z">
        <w:r w:rsidRPr="004B3084">
          <w:rPr>
            <w:sz w:val="28"/>
          </w:rPr>
          <w:t xml:space="preserve">Tuy nhiên, doanh thu có xu hướng giảm: Bình quân tháng 6 - 9/2026 giảm 14,9% so với bình quân tháng 12/2025 - 3/2026, chủ yếu do giảm khách hàng bên ngoài; Nhà thuốc phụ thuộc lớn vào khách hàng nội bộ (chiếm 57,6 - 72,8% doanh thu các tháng 4 - 9/2026); mức ưu đãi giữa các đơn hàng chưa thống nhất; chưa thường xuyên triển khai các chương trình bán hàng; dữ liệu khách hàng chưa đầy đủ, chưa được chuẩn hóa. Từ ngày 01/01/2026 đến ngày 22/9/2026, lợi nhuận gộp đạt khoảng 27,6 triệu đồng; sau khi trừ thù lao dược sĩ và các chi phí khác, chênh lệch thu - chi âm khoảng 1,86 triệu đồng (chưa tính tiền lương, các khoản trích theo lương của 02 dược sĩ).</w:t>
        </w:r>
      </w:ins>
    </w:p>
    <w:p w14:paraId="72ADC2D3" w14:textId="0E3E45AF" w:rsidR="00072F5C" w:rsidRPr="004B3084" w:rsidRDefault="00072F5C" w:rsidP="004B3084">
      <w:pPr>
        <w:widowControl w:val="0"/>
        <w:spacing w:before="120" w:after="120"/>
        <w:ind w:firstLine="720"/>
        <w:jc w:val="both"/>
        <w:rPr>
          <w:b/>
          <w:sz w:val="28"/>
          <w:szCs w:val="28"/>
        </w:rPr>
      </w:pPr>
      <w:del w:id="1087" w:author="Nội dung điều chỉnh (Claude)" w:date="2026-10-09T15:23:35Z">
        <w:r w:rsidRPr="004B3084">
          <w:rPr>
            <w:b/>
            <w:sz w:val="28"/>
          </w:rPr>
          <w:delText xml:space="preserve">3. Công tác </w:delText>
        </w:r>
      </w:del>
      <w:del w:id="1088" w:author="Nội dung điều chỉnh (Claude)" w:date="2026-10-09T15:23:35Z">
        <w:r w:rsidR="0055788C">
          <w:rPr>
            <w:b/>
            <w:sz w:val="28"/>
          </w:rPr>
          <w:delText>T</w:delText>
        </w:r>
      </w:del>
      <w:del w:id="1089" w:author="Nội dung điều chỉnh (Claude)" w:date="2026-10-09T15:23:35Z">
        <w:r w:rsidRPr="004B3084">
          <w:rPr>
            <w:b/>
            <w:sz w:val="28"/>
          </w:rPr>
          <w:delText xml:space="preserve">ruyền thông - </w:delText>
        </w:r>
      </w:del>
      <w:del w:id="1090" w:author="Nội dung điều chỉnh (Claude)" w:date="2026-10-09T15:23:35Z">
        <w:r w:rsidR="0055788C">
          <w:rPr>
            <w:b/>
            <w:sz w:val="28"/>
          </w:rPr>
          <w:delText>T</w:delText>
        </w:r>
      </w:del>
      <w:del w:id="1091" w:author="Nội dung điều chỉnh (Claude)" w:date="2026-10-09T15:23:35Z">
        <w:r w:rsidRPr="004B3084">
          <w:rPr>
            <w:b/>
            <w:sz w:val="28"/>
          </w:rPr>
          <w:delText>iếp thị</w:delText>
        </w:r>
      </w:del>
      <w:ins w:id="1092" w:author="Nội dung điều chỉnh (Claude)" w:date="2026-10-09T15:23:35Z">
        <w:r w:rsidRPr="004B3084">
          <w:rPr>
            <w:b/>
            <w:sz w:val="28"/>
          </w:rPr>
          <w:t xml:space="preserve">3. Công tác truyền thông - tiếp thị</w:t>
        </w:r>
      </w:ins>
    </w:p>
    <w:p w14:paraId="16497399" w14:textId="77777777" w:rsidR="00275821" w:rsidRPr="004B3084" w:rsidRDefault="00796556" w:rsidP="004B3084">
      <w:pPr>
        <w:widowControl w:val="0"/>
        <w:spacing w:before="120" w:after="120"/>
        <w:ind w:firstLine="720"/>
        <w:jc w:val="both"/>
        <w:rPr>
          <w:sz w:val="28"/>
        </w:rPr>
      </w:pPr>
      <w:del w:id="1093" w:author="Nội dung điều chỉnh (Claude)" w:date="2026-10-09T15:23:35Z">
        <w:r w:rsidRPr="004B3084">
          <w:rPr>
            <w:sz w:val="28"/>
          </w:rPr>
          <w:delText xml:space="preserve">Đánh giá cao công tác Truyền thông – Tiếp thị, </w:delText>
        </w:r>
      </w:del>
      <w:del w:id="1094" w:author="Nội dung điều chỉnh (Claude)" w:date="2026-10-09T15:23:35Z">
        <w:r w:rsidRPr="004B3084">
          <w:rPr>
            <w:sz w:val="28"/>
            <w:szCs w:val="28"/>
          </w:rPr>
          <w:delText>quảng bá hình ảnh trên mạng xã hội trong thời gian qua</w:delText>
        </w:r>
      </w:del>
      <w:del w:id="1095" w:author="Nội dung điều chỉnh (Claude)" w:date="2026-10-09T15:23:35Z">
        <w:r w:rsidRPr="004B3084">
          <w:rPr>
            <w:sz w:val="28"/>
          </w:rPr>
          <w:delText xml:space="preserve">, nhấn mạnh tầm quan trọng của công tác truyền thông trong việc quảng bá và nhận diện thương hiệu của Phòng khám và Nhà thuốc. </w:delText>
        </w:r>
      </w:del>
      <w:del w:id="1096" w:author="Nội dung điều chỉnh (Claude)" w:date="2026-10-09T15:23:35Z">
        <w:r w:rsidR="00072F5C" w:rsidRPr="004B3084">
          <w:rPr>
            <w:sz w:val="28"/>
          </w:rPr>
          <w:delText>Tổ Truyền thông - Tiếp thị đã tham mưu 04 kế hoạch truyền thông - tiếp thị</w:delText>
        </w:r>
      </w:del>
      <w:r w:rsidR="00C83030" w:rsidRPr="004B3084">
        <w:rPr>
          <w:rStyle w:val="FootnoteReference"/>
          <w:sz w:val="28"/>
        </w:rPr>
        <w:footnoteReference w:id="1"/>
      </w:r>
      <w:del w:id="1097" w:author="Nội dung điều chỉnh (Claude)" w:date="2026-10-09T15:23:35Z">
        <w:r w:rsidR="00072F5C" w:rsidRPr="004B3084">
          <w:rPr>
            <w:sz w:val="28"/>
          </w:rPr>
          <w:delText xml:space="preserve">; vận hành các kênh website, fanpage, Zalo, Google Business Profile; phối hợp nâng số mã khách hàng trên phần mềm của Nhà thuốc từ </w:delText>
        </w:r>
      </w:del>
      <w:del w:id="1098" w:author="Nội dung điều chỉnh (Claude)" w:date="2026-10-09T15:23:35Z">
        <w:r w:rsidR="00072F5C" w:rsidRPr="004B3084">
          <w:rPr>
            <w:b/>
            <w:bCs/>
            <w:sz w:val="28"/>
          </w:rPr>
          <w:delText>146</w:delText>
        </w:r>
      </w:del>
      <w:del w:id="1099" w:author="Nội dung điều chỉnh (Claude)" w:date="2026-10-09T15:23:35Z">
        <w:r w:rsidR="00072F5C" w:rsidRPr="004B3084">
          <w:rPr>
            <w:sz w:val="28"/>
          </w:rPr>
          <w:delText xml:space="preserve"> (31/12/2025) lên </w:delText>
        </w:r>
      </w:del>
      <w:del w:id="1100" w:author="Nội dung điều chỉnh (Claude)" w:date="2026-10-09T15:23:35Z">
        <w:r w:rsidR="00072F5C" w:rsidRPr="004B3084">
          <w:rPr>
            <w:b/>
            <w:bCs/>
            <w:sz w:val="28"/>
          </w:rPr>
          <w:delText>1.008</w:delText>
        </w:r>
      </w:del>
      <w:del w:id="1101" w:author="Nội dung điều chỉnh (Claude)" w:date="2026-10-09T15:23:35Z">
        <w:r w:rsidR="00072F5C" w:rsidRPr="004B3084">
          <w:rPr>
            <w:sz w:val="28"/>
          </w:rPr>
          <w:delText xml:space="preserve"> (30/9/2026). </w:delText>
        </w:r>
      </w:del>
      <w:ins w:id="1102" w:author="Nội dung điều chỉnh (Claude)" w:date="2026-10-09T15:23:35Z">
        <w:r w:rsidRPr="004B3084">
          <w:rPr>
            <w:sz w:val="28"/>
          </w:rPr>
          <w:t xml:space="preserve">Hiệu trưởng ghi nhận, đánh giá cao kết quả công tác truyền thông - tiếp thị, quảng bá hình ảnh Phòng khám Đa khoa và Nhà thuốc trên mạng xã hội thời gian qua; đây là kênh quan trọng để nâng cao mức độ nhận diện thương hiệu của hai đơn vị. Tổ Truyền thông - Tiếp thị đã tham mưu 04 kế hoạch truyền thông - tiếp thị; vận hành các kênh website, fanpage, Zalo, Google Business Profile; phối hợp nâng số mã khách hàng trên phần mềm của Nhà thuốc từ 146 (ngày 31/12/2025) lên 1.008 (ngày 30/9/2026).</w:t>
        </w:r>
      </w:ins>
    </w:p>
    <w:p w14:paraId="0F181077" w14:textId="37FD94FD" w:rsidR="00072F5C" w:rsidRPr="004B3084" w:rsidRDefault="00072F5C" w:rsidP="004B3084">
      <w:pPr>
        <w:widowControl w:val="0"/>
        <w:spacing w:before="120" w:after="120"/>
        <w:ind w:firstLine="720"/>
        <w:jc w:val="both"/>
        <w:rPr>
          <w:sz w:val="28"/>
        </w:rPr>
      </w:pPr>
      <w:del w:id="1103" w:author="Nội dung điều chỉnh (Claude)" w:date="2026-10-09T15:23:35Z">
        <w:r w:rsidRPr="004B3084">
          <w:rPr>
            <w:sz w:val="28"/>
          </w:rPr>
          <w:delText>Tuy nhiên, một số chương trình khuyến mãi chưa tạo được sức hút; nội dung website cập nhật chưa thường xuyên; chưa có quy trình thống nhất về ghi nhận doanh thu nên chưa đủ cơ sở đánh giá hiệu quả từng chương trình.</w:delText>
        </w:r>
      </w:del>
      <w:ins w:id="1104" w:author="Nội dung điều chỉnh (Claude)" w:date="2026-10-09T15:23:35Z">
        <w:r w:rsidRPr="004B3084">
          <w:rPr>
            <w:sz w:val="28"/>
          </w:rPr>
          <w:t xml:space="preserve">Tuy nhiên, một số chương trình khuyến mãi chưa tạo được sức hút; nội dung website chưa được cập nhật thường xuyên; chưa có quy trình thống nhất về ghi nhận doanh thu nên chưa đủ cơ sở đánh giá hiệu quả của từng chương trình.</w:t>
        </w:r>
      </w:ins>
    </w:p>
    <w:p w14:paraId="293C69CB" w14:textId="72169259" w:rsidR="00072F5C" w:rsidRPr="004B3084" w:rsidRDefault="00072F5C" w:rsidP="004B3084">
      <w:pPr>
        <w:widowControl w:val="0"/>
        <w:spacing w:before="120" w:after="120"/>
        <w:ind w:firstLine="720"/>
        <w:jc w:val="both"/>
        <w:rPr>
          <w:b/>
          <w:sz w:val="28"/>
          <w:szCs w:val="28"/>
        </w:rPr>
      </w:pPr>
      <w:del w:id="1105" w:author="Nội dung điều chỉnh (Claude)" w:date="2026-10-09T15:23:35Z">
        <w:r w:rsidRPr="004B3084">
          <w:rPr>
            <w:b/>
            <w:sz w:val="28"/>
          </w:rPr>
          <w:delText>I</w:delText>
        </w:r>
      </w:del>
      <w:del w:id="1106" w:author="Nội dung điều chỉnh (Claude)" w:date="2026-10-09T15:23:35Z">
        <w:r w:rsidR="00331DF2" w:rsidRPr="004B3084">
          <w:rPr>
            <w:b/>
            <w:sz w:val="28"/>
          </w:rPr>
          <w:delText>I</w:delText>
        </w:r>
      </w:del>
      <w:del w:id="1107" w:author="Nội dung điều chỉnh (Claude)" w:date="2026-10-09T15:23:35Z">
        <w:r w:rsidRPr="004B3084">
          <w:rPr>
            <w:b/>
            <w:sz w:val="28"/>
          </w:rPr>
          <w:delText>I. NHIỆM VỤ, GIẢI PHÁP TRONG THỜI GIAN TỚI</w:delText>
        </w:r>
      </w:del>
      <w:ins w:id="1108" w:author="Nội dung điều chỉnh (Claude)" w:date="2026-10-09T15:23:35Z">
        <w:r w:rsidRPr="004B3084">
          <w:rPr>
            <w:b/>
            <w:sz w:val="28"/>
          </w:rPr>
          <w:t xml:space="preserve">III. NHIỆM VỤ, GIẢI PHÁP TRỌNG TÂM</w:t>
        </w:r>
      </w:ins>
    </w:p>
    <w:p w14:paraId="04F1F4A5" w14:textId="00F7FC08" w:rsidR="0055788C" w:rsidRPr="004B3084" w:rsidRDefault="0055788C" w:rsidP="004B3084">
      <w:pPr>
        <w:widowControl w:val="0"/>
        <w:spacing w:before="120" w:after="120"/>
        <w:ind w:firstLine="720"/>
        <w:jc w:val="both"/>
        <w:rPr>
          <w:bCs/>
          <w:sz w:val="28"/>
          <w:szCs w:val="28"/>
        </w:rPr>
      </w:pPr>
      <w:del w:id="1109" w:author="Nội dung điều chỉnh (Claude)" w:date="2026-10-09T15:23:35Z">
        <w:r>
          <w:rPr>
            <w:bCs/>
            <w:sz w:val="28"/>
            <w:szCs w:val="28"/>
          </w:rPr>
          <w:delText xml:space="preserve">- </w:delText>
        </w:r>
      </w:del>
      <w:del w:id="1110" w:author="Nội dung điều chỉnh (Claude)" w:date="2026-10-09T15:23:35Z">
        <w:r w:rsidRPr="0055788C">
          <w:rPr>
            <w:bCs/>
            <w:sz w:val="28"/>
            <w:szCs w:val="28"/>
          </w:rPr>
          <w:delText xml:space="preserve">Thực hiện nghiêm túc việc đánh giá viên chức theo chỉ số KPI. Viên chức không hoàn thành nhiệm vụ phải tự kiểm điểm và nỗ lực nâng cao năng lực. Đối với viên chức Phòng khám và Nhà thuốc thiếu tinh thần trách nhiệm, làm việc cầm chừng, nhà trường sẽ </w:delText>
        </w:r>
      </w:del>
      <w:del w:id="1111" w:author="Nội dung điều chỉnh (Claude)" w:date="2026-10-09T15:23:35Z">
        <w:r w:rsidRPr="0055788C">
          <w:rPr>
            <w:b/>
            <w:bCs/>
            <w:sz w:val="28"/>
            <w:szCs w:val="28"/>
          </w:rPr>
          <w:delText>không tiếp tục bố trí</w:delText>
        </w:r>
      </w:del>
      <w:del w:id="1112" w:author="Nội dung điều chỉnh (Claude)" w:date="2026-10-09T15:23:35Z">
        <w:r w:rsidRPr="0055788C">
          <w:rPr>
            <w:bCs/>
            <w:sz w:val="28"/>
            <w:szCs w:val="28"/>
          </w:rPr>
          <w:delText xml:space="preserve"> đảm nhận nhiệm vụ hiện tại</w:delText>
        </w:r>
      </w:del>
      <w:del w:id="1113" w:author="Nội dung điều chỉnh (Claude)" w:date="2026-10-09T15:23:35Z">
        <w:r w:rsidR="00D730B1">
          <w:rPr>
            <w:bCs/>
            <w:sz w:val="28"/>
            <w:szCs w:val="28"/>
          </w:rPr>
          <w:delText>.</w:delText>
        </w:r>
      </w:del>
      <w:ins w:id="1114" w:author="Nội dung điều chỉnh (Claude)" w:date="2026-10-09T15:23:35Z">
        <w:r>
          <w:rPr>
            <w:bCs/>
            <w:sz w:val="28"/>
            <w:szCs w:val="28"/>
          </w:rPr>
          <w:t xml:space="preserve">- Thực hiện nghiêm việc đánh giá, xếp loại viên chức gắn với kết quả thực hiện chỉ số KPI; viên chức không hoàn thành nhiệm vụ phải tự kiểm điểm, có giải pháp khắc phục. Viên chức Phòng khám Đa khoa, Nhà thuốc phải toàn tâm, toàn ý với nhiệm vụ; trường hợp thiếu tinh thần trách nhiệm, làm việc cầm chừng thì nhà trường xem xét, không tiếp tục bố trí đảm nhận nhiệm vụ hiện tại. Phương châm làm việc: Ngày hôm sau tốt hơn ngày hôm trước, tuần sau tốt hơn tuần trước, tháng sau tốt hơn tháng trước, năm sau tốt hơn năm trước.</w:t>
        </w:r>
      </w:ins>
    </w:p>
    <w:p w14:paraId="2CA947D4" w14:textId="3244B6D5" w:rsidR="00D815B4" w:rsidRDefault="00C377BA" w:rsidP="004B3084">
      <w:pPr>
        <w:widowControl w:val="0"/>
        <w:spacing w:before="120" w:after="120"/>
        <w:ind w:firstLine="720"/>
        <w:jc w:val="both"/>
        <w:rPr>
          <w:sz w:val="28"/>
          <w:szCs w:val="28"/>
        </w:rPr>
      </w:pPr>
      <w:del w:id="1115" w:author="Nội dung điều chỉnh (Claude)" w:date="2026-10-09T15:23:35Z">
        <w:r w:rsidRPr="004B3084">
          <w:rPr>
            <w:sz w:val="28"/>
            <w:szCs w:val="28"/>
          </w:rPr>
          <w:delText xml:space="preserve">- Phấn đấu nâng mức tiếp nhận bệnh nhân từ </w:delText>
        </w:r>
      </w:del>
      <w:del w:id="1116" w:author="Nội dung điều chỉnh (Claude)" w:date="2026-10-09T15:23:35Z">
        <w:r w:rsidR="00BA4EF5">
          <w:rPr>
            <w:sz w:val="28"/>
            <w:szCs w:val="28"/>
          </w:rPr>
          <w:delText>4</w:delText>
        </w:r>
      </w:del>
      <w:del w:id="1117" w:author="Nội dung điều chỉnh (Claude)" w:date="2026-10-09T15:23:35Z">
        <w:r w:rsidRPr="004B3084">
          <w:rPr>
            <w:sz w:val="28"/>
            <w:szCs w:val="28"/>
          </w:rPr>
          <w:delText xml:space="preserve"> lượt</w:delText>
        </w:r>
      </w:del>
      <w:del w:id="1118" w:author="Nội dung điều chỉnh (Claude)" w:date="2026-10-09T15:23:35Z">
        <w:r w:rsidR="00BA4EF5" w:rsidRPr="00BA4EF5">
          <w:rPr>
            <w:sz w:val="28"/>
            <w:szCs w:val="28"/>
          </w:rPr>
          <w:delText xml:space="preserve">/ngày </w:delText>
        </w:r>
      </w:del>
      <w:del w:id="1119" w:author="Nội dung điều chỉnh (Claude)" w:date="2026-10-09T15:23:35Z">
        <w:r w:rsidRPr="004B3084">
          <w:rPr>
            <w:sz w:val="28"/>
            <w:szCs w:val="28"/>
          </w:rPr>
          <w:delText xml:space="preserve">hiện tại lên </w:delText>
        </w:r>
      </w:del>
      <w:del w:id="1120" w:author="Nội dung điều chỉnh (Claude)" w:date="2026-10-09T15:23:35Z">
        <w:r w:rsidRPr="004B3084">
          <w:rPr>
            <w:b/>
            <w:bCs/>
            <w:sz w:val="28"/>
            <w:szCs w:val="28"/>
          </w:rPr>
          <w:delText>15 – 20 lượt/ngày</w:delText>
        </w:r>
      </w:del>
      <w:del w:id="1121" w:author="Nội dung điều chỉnh (Claude)" w:date="2026-10-09T15:23:35Z">
        <w:r w:rsidRPr="004B3084">
          <w:rPr>
            <w:sz w:val="28"/>
            <w:szCs w:val="28"/>
          </w:rPr>
          <w:delText xml:space="preserve"> trong Quý I/2027. Tăng cường năng lực chẩn đoán, điều trị ngoại trú tại chỗ, kiểm soát kỹ thuật chỉ định để giảm tỷ lệ chuyển tuyến từ </w:delText>
        </w:r>
      </w:del>
      <w:del w:id="1122" w:author="Nội dung điều chỉnh (Claude)" w:date="2026-10-09T15:23:35Z">
        <w:r w:rsidRPr="004B3084">
          <w:rPr>
            <w:b/>
            <w:bCs/>
            <w:sz w:val="28"/>
            <w:szCs w:val="28"/>
          </w:rPr>
          <w:delText>16,9% hiện tại xuống dưới 10%</w:delText>
        </w:r>
      </w:del>
      <w:del w:id="1123" w:author="Nội dung điều chỉnh (Claude)" w:date="2026-10-09T15:23:35Z">
        <w:r w:rsidRPr="004B3084">
          <w:rPr>
            <w:sz w:val="28"/>
            <w:szCs w:val="28"/>
          </w:rPr>
          <w:delText>.</w:delText>
        </w:r>
      </w:del>
      <w:ins w:id="1124" w:author="Nội dung điều chỉnh (Claude)" w:date="2026-10-09T15:23:35Z">
        <w:r w:rsidRPr="004B3084">
          <w:rPr>
            <w:sz w:val="28"/>
            <w:szCs w:val="28"/>
          </w:rPr>
          <w:t xml:space="preserve">- Lấy người bệnh làm trung tâm; đổi mới phong cách, thái độ phục vụ, hướng tới sự hài lòng của người bệnh; cải tiến quy trình tiếp đón, khám bệnh, rút ngắn thời gian chờ đợi. Phấn đấu tăng số lượt người bệnh đến khám so với mức khoảng 04 lượt/ngày hiện nay; nâng cao năng lực chẩn đoán, điều trị ngoại trú, chỉ định dịch vụ kỹ thuật đúng, đủ theo quy định để giảm tỷ lệ chuyển người bệnh đến cơ sở khám bệnh, chữa bệnh khác (hiện ở mức 16,9%). [Chỉ tiêu cụ thể do Hiệu trưởng quyết định]</w:t>
        </w:r>
      </w:ins>
    </w:p>
    <w:p w14:paraId="481C0BB1" w14:textId="2C037A6C" w:rsidR="00EB20AF" w:rsidRDefault="0031615E" w:rsidP="004B3084">
      <w:pPr>
        <w:widowControl w:val="0"/>
        <w:spacing w:before="120" w:after="120"/>
        <w:ind w:firstLine="720"/>
        <w:jc w:val="both"/>
        <w:rPr>
          <w:sz w:val="28"/>
          <w:szCs w:val="28"/>
        </w:rPr>
      </w:pPr>
      <w:del w:id="1125" w:author="Nội dung điều chỉnh (Claude)" w:date="2026-10-09T15:23:35Z">
        <w:r>
          <w:rPr>
            <w:sz w:val="28"/>
            <w:szCs w:val="28"/>
          </w:rPr>
          <w:delText xml:space="preserve">- </w:delText>
        </w:r>
      </w:del>
      <w:del w:id="1126" w:author="Nội dung điều chỉnh (Claude)" w:date="2026-10-09T15:23:35Z">
        <w:r w:rsidRPr="0031615E">
          <w:rPr>
            <w:sz w:val="28"/>
            <w:szCs w:val="28"/>
          </w:rPr>
          <w:delText xml:space="preserve">Rà soát, cân đối lịch giảng dạy và lịch trực chuyên môn của nhà giáo kiêm nhiệm thuộc </w:delText>
        </w:r>
      </w:del>
      <w:del w:id="1127" w:author="Nội dung điều chỉnh (Claude)" w:date="2026-10-09T15:23:35Z">
        <w:r w:rsidR="000023FF">
          <w:rPr>
            <w:sz w:val="28"/>
            <w:szCs w:val="28"/>
          </w:rPr>
          <w:delText>k</w:delText>
        </w:r>
      </w:del>
      <w:del w:id="1128" w:author="Nội dung điều chỉnh (Claude)" w:date="2026-10-09T15:23:35Z">
        <w:r w:rsidRPr="0031615E">
          <w:rPr>
            <w:sz w:val="28"/>
            <w:szCs w:val="28"/>
          </w:rPr>
          <w:delText>hoa Y - Dược; nghiên cứu phương án bố trí nhân sự chuyên trách tại các vị trí then chốt</w:delText>
        </w:r>
      </w:del>
      <w:del w:id="1129" w:author="Nội dung điều chỉnh (Claude)" w:date="2026-10-09T15:23:35Z">
        <w:r>
          <w:rPr>
            <w:sz w:val="28"/>
            <w:szCs w:val="28"/>
          </w:rPr>
          <w:delText>.</w:delText>
        </w:r>
      </w:del>
      <w:ins w:id="1130" w:author="Nội dung điều chỉnh (Claude)" w:date="2026-10-09T15:23:35Z">
        <w:r>
          <w:rPr>
            <w:sz w:val="28"/>
            <w:szCs w:val="28"/>
          </w:rPr>
          <w:t xml:space="preserve">- Rà soát, cân đối lịch giảng dạy và lịch làm việc chuyên môn của nhà giáo kiêm nhiệm thuộc khoa Y - Dược; nghiên cứu phương án bố trí nhân sự chuyên trách tại các vị trí then chốt; tuyển dụng nhân sự có kinh nghiệm, bổ sung bác sĩ chuyên khoa Chẩn đoán hình ảnh, bác sĩ Y học cổ truyền.</w:t>
        </w:r>
      </w:ins>
    </w:p>
    <w:p w14:paraId="004EFBCF" w14:textId="77777777" w:rsidR="00C11359" w:rsidRPr="004B3084" w:rsidRDefault="00D815B4" w:rsidP="004B3084">
      <w:pPr>
        <w:widowControl w:val="0"/>
        <w:spacing w:before="120" w:after="120"/>
        <w:ind w:firstLine="720"/>
        <w:jc w:val="both"/>
        <w:rPr>
          <w:sz w:val="28"/>
        </w:rPr>
      </w:pPr>
      <w:del w:id="1131" w:author="Nội dung điều chỉnh (Claude)" w:date="2026-10-09T15:23:35Z">
        <w:r w:rsidRPr="004B3084">
          <w:rPr>
            <w:sz w:val="28"/>
            <w:szCs w:val="28"/>
          </w:rPr>
          <w:delText xml:space="preserve">- </w:delText>
        </w:r>
      </w:del>
      <w:del w:id="1132" w:author="Nội dung điều chỉnh (Claude)" w:date="2026-10-09T15:23:35Z">
        <w:r w:rsidR="0098206F" w:rsidRPr="004B3084">
          <w:rPr>
            <w:sz w:val="28"/>
            <w:szCs w:val="28"/>
          </w:rPr>
          <w:delText>Cải tiến quy trình gộp mẫu, gom mẫu xét nghiệm sinh hóa - huyết học theo khung giờ cố định trong ngày nhằm tối thiểu hóa số lần chạy QC và tẩy rửa máy, giảm tối đa tiêu hao hóa chất lãng phí.</w:delText>
        </w:r>
      </w:del>
      <w:del w:id="1133" w:author="Nội dung điều chỉnh (Claude)" w:date="2026-10-09T15:23:35Z">
        <w:r w:rsidRPr="004B3084">
          <w:rPr>
            <w:sz w:val="28"/>
            <w:szCs w:val="28"/>
          </w:rPr>
          <w:delText xml:space="preserve"> Tiếp tục rà soát nhu cầu thực tế của người bệnh và HSSV để lập hồ sơ bổ sung các DVKT mới có nhu cầu cao trình Sở Y tế tỉnh Quảng Ngãi phê duyệt.</w:delText>
        </w:r>
      </w:del>
      <w:ins w:id="1134" w:author="Nội dung điều chỉnh (Claude)" w:date="2026-10-09T15:23:35Z">
        <w:r w:rsidRPr="004B3084">
          <w:rPr>
            <w:sz w:val="28"/>
            <w:szCs w:val="28"/>
          </w:rPr>
          <w:t xml:space="preserve">- Tổ chức thực hiện xét nghiệm sinh hóa, huyết học theo khung giờ cố định trong ngày nhằm giảm số lần chạy kiểm tra chất lượng (QC), tẩy rửa máy, hạn chế lãng phí hóa chất; rà soát nhu cầu thực tế để đề nghị Sở Y tế tỉnh Quảng Ngãi phê duyệt bổ sung dịch vụ kỹ thuật có nhu cầu cao.</w:t>
        </w:r>
      </w:ins>
    </w:p>
    <w:p w14:paraId="05BC8506" w14:textId="54FE71E3" w:rsidR="00C11359" w:rsidRDefault="00945093" w:rsidP="004B3084">
      <w:pPr>
        <w:widowControl w:val="0"/>
        <w:spacing w:before="120" w:after="120"/>
        <w:ind w:firstLine="720"/>
        <w:jc w:val="both"/>
        <w:rPr>
          <w:sz w:val="28"/>
          <w:szCs w:val="28"/>
        </w:rPr>
      </w:pPr>
      <w:del w:id="1135" w:author="Nội dung điều chỉnh (Claude)" w:date="2026-10-09T15:23:35Z">
        <w:r w:rsidRPr="004B3084">
          <w:rPr>
            <w:sz w:val="28"/>
          </w:rPr>
          <w:delText xml:space="preserve">- Phòng khám Đa khoa và Nhà thuốc từng bước tự chủ tài chính, không trông chờ nhà trường cấp bù; </w:delText>
        </w:r>
      </w:del>
      <w:del w:id="1136" w:author="Nội dung điều chỉnh (Claude)" w:date="2026-10-09T15:23:35Z">
        <w:r w:rsidR="005D70FD" w:rsidRPr="004B3084">
          <w:rPr>
            <w:sz w:val="28"/>
          </w:rPr>
          <w:delText xml:space="preserve">trường hợp </w:delText>
        </w:r>
      </w:del>
      <w:del w:id="1137" w:author="Nội dung điều chỉnh (Claude)" w:date="2026-10-09T15:23:35Z">
        <w:r w:rsidRPr="004B3084">
          <w:rPr>
            <w:sz w:val="28"/>
          </w:rPr>
          <w:delText xml:space="preserve">làm sai gây </w:delText>
        </w:r>
      </w:del>
      <w:del w:id="1138" w:author="Nội dung điều chỉnh (Claude)" w:date="2026-10-09T15:23:35Z">
        <w:r w:rsidR="005D70FD" w:rsidRPr="004B3084">
          <w:rPr>
            <w:sz w:val="28"/>
          </w:rPr>
          <w:delText>thất thoát</w:delText>
        </w:r>
      </w:del>
      <w:del w:id="1139" w:author="Nội dung điều chỉnh (Claude)" w:date="2026-10-09T15:23:35Z">
        <w:r w:rsidRPr="004B3084">
          <w:rPr>
            <w:sz w:val="28"/>
          </w:rPr>
          <w:delText xml:space="preserve"> thì phải chịu trách nhiệm bồi hoàn theo </w:delText>
        </w:r>
      </w:del>
      <w:del w:id="1140" w:author="Nội dung điều chỉnh (Claude)" w:date="2026-10-09T15:23:35Z">
        <w:r w:rsidRPr="004B3084">
          <w:rPr>
            <w:sz w:val="28"/>
            <w:szCs w:val="28"/>
          </w:rPr>
          <w:delText xml:space="preserve">quy định. </w:delText>
        </w:r>
      </w:del>
      <w:del w:id="1141" w:author="Nội dung điều chỉnh (Claude)" w:date="2026-10-09T15:23:35Z">
        <w:r w:rsidR="00403721" w:rsidRPr="00403721">
          <w:rPr>
            <w:sz w:val="28"/>
            <w:szCs w:val="28"/>
          </w:rPr>
          <w:delText xml:space="preserve">Cắt giảm các mặt hàng luân chuyển chậm; tập trung nguồn vốn nhập các sản phẩm OTC, thực phẩm chức năng, chăm sóc cá </w:delText>
        </w:r>
      </w:del>
      <w:del w:id="1142" w:author="Nội dung điều chỉnh (Claude)" w:date="2026-10-09T15:23:35Z">
        <w:r w:rsidR="00403721" w:rsidRPr="00403721">
          <w:rPr>
            <w:sz w:val="28"/>
            <w:szCs w:val="28"/>
          </w:rPr>
          <w:lastRenderedPageBreak/>
          <w:delText>nhân có nhu cầu cao và giá cạnh tranh</w:delText>
        </w:r>
      </w:del>
      <w:del w:id="1143" w:author="Nội dung điều chỉnh (Claude)" w:date="2026-10-09T15:23:35Z">
        <w:r w:rsidRPr="004B3084">
          <w:rPr>
            <w:sz w:val="28"/>
            <w:szCs w:val="28"/>
          </w:rPr>
          <w:delText>.</w:delText>
        </w:r>
      </w:del>
      <w:ins w:id="1144" w:author="Nội dung điều chỉnh (Claude)" w:date="2026-10-09T15:23:35Z">
        <w:r w:rsidRPr="004B3084">
          <w:rPr>
            <w:sz w:val="28"/>
          </w:rPr>
          <w:t xml:space="preserve">- Phòng khám Đa khoa, Nhà thuốc từng bước tự chủ tài chính, không trông chờ vào kinh phí cấp bù của nhà trường; kiểm soát chặt chẽ chi phí vận hành (điện, nước, dịch vụ thuê ngoài) để từng bước thu hẹp chênh lệch thu - chi. Cá nhân để xảy ra sai sót gây thiệt hại phải chịu trách nhiệm bồi thường theo quy định.</w:t>
        </w:r>
      </w:ins>
    </w:p>
    <w:p w14:paraId="3A86A868" w14:textId="77777777" w:rsidR="00156313" w:rsidRDefault="00156313" w:rsidP="00156313">
      <w:pPr>
        <w:widowControl w:val="0"/>
        <w:spacing w:before="120" w:after="120"/>
        <w:ind w:firstLine="720"/>
        <w:jc w:val="both"/>
        <w:rPr>
          <w:sz w:val="28"/>
          <w:szCs w:val="28"/>
        </w:rPr>
      </w:pPr>
      <w:del w:id="1145" w:author="Nội dung điều chỉnh (Claude)" w:date="2026-10-09T15:23:35Z">
        <w:r w:rsidRPr="004B3084">
          <w:rPr>
            <w:sz w:val="28"/>
            <w:szCs w:val="28"/>
          </w:rPr>
          <w:delText>- Chủ động lập hồ sơ đăng ký tham gia đợt đấu thầu tập trung thuốc và VTYT tại Sở Y tế tỉnh Quảng Ngãi để giải quyết triệt để tình trạng thiếu thuốc (đặc biệt là thuốc Y học cổ truyền) và gián đoạn VTYT. Lập kế hoạch dự trù VTYT, hóa chất định kỳ hằng quý theo nhu cầu thực tế. Rà soát định phí vận hành, kiểm soát chặt chẽ các khoản chi phí điện, nước, dịch vụ mua ngoài, phấn đấu từng bước thu hẹp khoảng cách thâm hụt thu - chi.</w:delText>
        </w:r>
      </w:del>
      <w:ins w:id="1146" w:author="Nội dung điều chỉnh (Claude)" w:date="2026-10-09T15:23:35Z">
        <w:r w:rsidRPr="004B3084">
          <w:rPr>
            <w:sz w:val="28"/>
            <w:szCs w:val="28"/>
          </w:rPr>
          <w:t xml:space="preserve">- Lập kế hoạch, dự trù nhu cầu thuốc, vật tư y tế, hóa chất cho cả năm đối với danh mục sử dụng thường xuyên, không mua sắm nhỏ lẻ; chủ động đăng ký tham gia mua sắm tập trung thuốc, vật tư y tế tại Sở Y tế tỉnh Quảng Ngãi để bổ sung chủng loại (nhất là thuốc cổ truyền, thuốc dược liệu), bảo đảm cung ứng liên tục. Nhà thuốc giảm nhập mặt hàng chậm luân chuyển, tập trung vốn cho thuốc không kê đơn, thực phẩm chức năng, sản phẩm chăm sóc cá nhân có nhu cầu cao, giá cạnh tranh.</w:t>
        </w:r>
      </w:ins>
    </w:p>
    <w:p w14:paraId="4850224B" w14:textId="77777777" w:rsidR="002D4B28" w:rsidRPr="004B3084" w:rsidRDefault="002D4B28" w:rsidP="002D4B28">
      <w:pPr>
        <w:widowControl w:val="0"/>
        <w:spacing w:before="120" w:after="120"/>
        <w:ind w:firstLine="720"/>
        <w:jc w:val="both"/>
        <w:rPr>
          <w:sz w:val="28"/>
        </w:rPr>
      </w:pPr>
      <w:del w:id="1147" w:author="Nội dung điều chỉnh (Claude)" w:date="2026-10-09T15:23:35Z">
        <w:r w:rsidRPr="004B3084">
          <w:rPr>
            <w:sz w:val="28"/>
            <w:szCs w:val="28"/>
          </w:rPr>
          <w:delText xml:space="preserve">- Duy trì tần suất đăng tải 3–4 bài/tuần trên các kênh truyền thông (Website, Fanpage, Zalo) của nhà trường. Xây dựng và đăng ký tích hợp kênh </w:delText>
        </w:r>
      </w:del>
      <w:del w:id="1148" w:author="Nội dung điều chỉnh (Claude)" w:date="2026-10-09T15:23:35Z">
        <w:r w:rsidRPr="004B3084">
          <w:rPr>
            <w:b/>
            <w:bCs/>
            <w:sz w:val="28"/>
            <w:szCs w:val="28"/>
          </w:rPr>
          <w:delText>đặt hàng trực tuyến (Online)</w:delText>
        </w:r>
      </w:del>
      <w:del w:id="1149" w:author="Nội dung điều chỉnh (Claude)" w:date="2026-10-09T15:23:35Z">
        <w:r w:rsidRPr="004B3084">
          <w:rPr>
            <w:sz w:val="28"/>
            <w:szCs w:val="28"/>
          </w:rPr>
          <w:delText xml:space="preserve"> trên trang web phongkhamcdkontum.com để mở rộng kênh bán hàng cho Nhà thuốc.</w:delText>
        </w:r>
      </w:del>
      <w:ins w:id="1150" w:author="Nội dung điều chỉnh (Claude)" w:date="2026-10-09T15:23:35Z">
        <w:r w:rsidRPr="004B3084">
          <w:rPr>
            <w:sz w:val="28"/>
            <w:szCs w:val="28"/>
          </w:rPr>
          <w:t xml:space="preserve">- Duy trì đăng tải 3 - 4 tin, bài/tuần trên các kênh truyền thông; xây dựng kênh đặt hàng trực tuyến trên trang thông tin điện tử của Phòng khám Đa khoa để mở rộng kênh bán hàng của Nhà thuốc; trích một phần lợi nhuận của Nhà thuốc để tái đầu tư cho hoạt động quảng bá.</w:t>
        </w:r>
      </w:ins>
    </w:p>
    <w:p w14:paraId="3D95897F" w14:textId="463D3654" w:rsidR="002D4B28" w:rsidRPr="004B3084" w:rsidRDefault="002D4B28" w:rsidP="002D4B28">
      <w:pPr>
        <w:widowControl w:val="0"/>
        <w:spacing w:before="120" w:after="120"/>
        <w:ind w:firstLine="720"/>
        <w:jc w:val="both"/>
        <w:rPr>
          <w:sz w:val="28"/>
        </w:rPr>
      </w:pPr>
      <w:del w:id="1151" w:author="Nội dung điều chỉnh (Claude)" w:date="2026-10-09T15:23:35Z">
        <w:r w:rsidRPr="004B3084">
          <w:rPr>
            <w:sz w:val="28"/>
            <w:szCs w:val="28"/>
          </w:rPr>
          <w:delText xml:space="preserve">- Phối hợp chặt chẽ với Công đoàn cơ sở, Đoàn Thanh niên và Hội Sinh viên triển khai các đợt truyền thông trực tiếp tại các lớp học. Phấn đấu nâng tỷ lệ </w:delText>
        </w:r>
      </w:del>
      <w:del w:id="1152" w:author="Nội dung điều chỉnh (Claude)" w:date="2026-10-09T15:23:35Z">
        <w:r w:rsidR="009A7365">
          <w:rPr>
            <w:sz w:val="28"/>
          </w:rPr>
          <w:delText>người học</w:delText>
        </w:r>
      </w:del>
      <w:del w:id="1153" w:author="Nội dung điều chỉnh (Claude)" w:date="2026-10-09T15:23:35Z">
        <w:r w:rsidR="009A7365" w:rsidRPr="004B3084">
          <w:rPr>
            <w:sz w:val="28"/>
          </w:rPr>
          <w:delText xml:space="preserve"> </w:delText>
        </w:r>
      </w:del>
      <w:del w:id="1154" w:author="Nội dung điều chỉnh (Claude)" w:date="2026-10-09T15:23:35Z">
        <w:r w:rsidRPr="004B3084">
          <w:rPr>
            <w:sz w:val="28"/>
            <w:szCs w:val="28"/>
          </w:rPr>
          <w:delText xml:space="preserve">đăng ký KCB BHYT ban đầu tại Phòng khám từ </w:delText>
        </w:r>
      </w:del>
      <w:del w:id="1155" w:author="Nội dung điều chỉnh (Claude)" w:date="2026-10-09T15:23:35Z">
        <w:r w:rsidRPr="004B3084">
          <w:rPr>
            <w:b/>
            <w:bCs/>
            <w:sz w:val="28"/>
            <w:szCs w:val="28"/>
          </w:rPr>
          <w:delText>15,4% (339 em) lên tối thiểu 50% - 60%</w:delText>
        </w:r>
      </w:del>
      <w:del w:id="1156" w:author="Nội dung điều chỉnh (Claude)" w:date="2026-10-09T15:23:35Z">
        <w:r w:rsidRPr="004B3084">
          <w:rPr>
            <w:sz w:val="28"/>
            <w:szCs w:val="28"/>
          </w:rPr>
          <w:delText xml:space="preserve"> trong năm học 2026–2027.</w:delText>
        </w:r>
      </w:del>
      <w:ins w:id="1157" w:author="Nội dung điều chỉnh (Claude)" w:date="2026-10-09T15:23:35Z">
        <w:r w:rsidRPr="004B3084">
          <w:rPr>
            <w:sz w:val="28"/>
            <w:szCs w:val="28"/>
          </w:rPr>
          <w:t xml:space="preserve">- Các đơn vị, đoàn thể đẩy mạnh tuyên truyền, vận động viên chức, người lao động, người học sử dụng dịch vụ của Phòng khám Đa khoa, Nhà thuốc; phấn đấu nâng tỷ lệ người học đăng ký khám bệnh, chữa bệnh BHYT ban đầu tại Phòng khám so với mức 15,4% (339 người học) hiện nay. [Chỉ tiêu cụ thể do Hiệu trưởng quyết định]</w:t>
        </w:r>
      </w:ins>
    </w:p>
    <w:p w14:paraId="2CC88F3A" w14:textId="77777777" w:rsidR="002D4B28" w:rsidRPr="004B3084" w:rsidRDefault="002D4B28" w:rsidP="002D4B28">
      <w:pPr>
        <w:widowControl w:val="0"/>
        <w:spacing w:before="120" w:after="120"/>
        <w:ind w:firstLine="720"/>
        <w:jc w:val="both"/>
        <w:rPr>
          <w:sz w:val="28"/>
        </w:rPr>
      </w:pPr>
      <w:del w:id="1158" w:author="Nội dung điều chỉnh (Claude)" w:date="2026-10-09T15:23:35Z">
        <w:r w:rsidRPr="004B3084">
          <w:rPr>
            <w:sz w:val="28"/>
            <w:szCs w:val="28"/>
          </w:rPr>
          <w:delText>- Làm việc trực tiếp với VNPT Quảng Ngãi trong Quý IV/2026 để xử lý dứt điểm 3 tồn tại lớn: (1) Lệch dữ liệu tồn kho thuốc BHYT; (2) Sai mẫu sổ xét nghiệm và chẩn đoán hình ảnh; (3) Tự động hóa công tác trích xuất báo cáo dược.</w:delText>
        </w:r>
      </w:del>
      <w:ins w:id="1159" w:author="Nội dung điều chỉnh (Claude)" w:date="2026-10-09T15:23:35Z">
        <w:r w:rsidRPr="004B3084">
          <w:rPr>
            <w:sz w:val="28"/>
            <w:szCs w:val="28"/>
          </w:rPr>
          <w:t xml:space="preserve">- Phối hợp với VNPT xử lý dứt điểm trong quý IV/2026 các tồn tại của phần mềm: (1) Số liệu tồn kho thuốc BHYT chưa khớp thực tế; (2) Mẫu sổ xét nghiệm, sổ chẩn đoán hình ảnh chưa đúng quy định; (3) Chưa tự động trích xuất báo cáo dược. Thực hiện kê đơn thuốc điện tử theo quy định của Bộ Y tế; triển khai hồ sơ bệnh án điện tử theo lộ trình của Bộ Y tế. Cập nhật đầy đủ, chính xác hằng ngày doanh số bán hàng, số lượt người bệnh trên bảng theo dõi trực tuyến để Lãnh đạo Trường theo dõi, chỉ đạo.</w:t>
        </w:r>
      </w:ins>
    </w:p>
    <w:p w14:paraId="5AF7693C" w14:textId="77777777" w:rsidR="00156313" w:rsidRPr="004B3084" w:rsidRDefault="00156313" w:rsidP="00156313">
      <w:pPr>
        <w:widowControl w:val="0"/>
        <w:spacing w:before="120" w:after="120"/>
        <w:ind w:firstLine="720"/>
        <w:jc w:val="both"/>
        <w:rPr>
          <w:b/>
          <w:bCs/>
          <w:sz w:val="28"/>
          <w:szCs w:val="28"/>
        </w:rPr>
      </w:pPr>
      <w:r w:rsidRPr="004B3084">
        <w:rPr>
          <w:b/>
          <w:bCs/>
          <w:sz w:val="28"/>
        </w:rPr>
        <w:t>IV. TỔ CHỨC THỰC HIỆN</w:t>
      </w:r>
    </w:p>
    <w:p w14:paraId="5AF7693C" w14:textId="77777777" w:rsidR="00156313" w:rsidRPr="004B3084" w:rsidRDefault="00156313" w:rsidP="00156313">
      <w:pPr>
        <w:widowControl w:val="0"/>
        <w:spacing w:before="120" w:after="120"/>
        <w:ind w:firstLine="720"/>
        <w:jc w:val="both"/>
        <w:rPr>
          <w:b/>
          <w:bCs/>
          <w:sz w:val="28"/>
          <w:szCs w:val="28"/>
        </w:rPr>
      </w:pPr>
      <w:ins w:id="1002" w:author="Nội dung bổ sung (Claude)" w:date="2026-10-09T15:23:35Z">
        <w:r w:rsidRPr="004B3084">
          <w:rPr>
            <w:b/>
            <w:bCs/>
            <w:sz w:val="28"/>
          </w:rPr>
          <w:t xml:space="preserve">1. Khoa Y - Dược</w:t>
        </w:r>
      </w:ins>
    </w:p>
    <w:p w14:paraId="5AF7693C" w14:textId="77777777" w:rsidR="00156313" w:rsidRPr="004B3084" w:rsidRDefault="00156313" w:rsidP="00156313">
      <w:pPr>
        <w:widowControl w:val="0"/>
        <w:spacing w:before="120" w:after="120"/>
        <w:ind w:firstLine="720"/>
        <w:jc w:val="both"/>
        <w:rPr>
          <w:sz w:val="28"/>
          <w:szCs w:val="28"/>
        </w:rPr>
      </w:pPr>
      <w:ins w:id="1001" w:author="Nội dung bổ sung (Claude)" w:date="2026-10-09T15:23:35Z">
        <w:r w:rsidRPr="004B3084">
          <w:rPr>
            <w:sz w:val="28"/>
          </w:rPr>
          <w:t xml:space="preserve">Chỉ đạo Phòng khám Đa khoa, Nhà thuốc Phòng khám Đa khoa triển khai các nhiệm vụ, giải pháp tại Mục III; cân đối lịch giảng dạy với lịch làm việc chuyên môn của nhà giáo kiêm nhiệm; định kỳ báo cáo Lãnh đạo Trường kết quả thực hiện.</w:t>
        </w:r>
      </w:ins>
    </w:p>
    <w:p w14:paraId="3275230F" w14:textId="1A77A17C" w:rsidR="00072F5C" w:rsidRPr="004B3084" w:rsidRDefault="00072F5C" w:rsidP="004B3084">
      <w:pPr>
        <w:widowControl w:val="0"/>
        <w:spacing w:before="120" w:after="120"/>
        <w:ind w:firstLine="720"/>
        <w:jc w:val="both"/>
        <w:rPr>
          <w:b/>
          <w:sz w:val="28"/>
          <w:szCs w:val="28"/>
        </w:rPr>
      </w:pPr>
      <w:del w:id="1160" w:author="Nội dung điều chỉnh (Claude)" w:date="2026-10-09T15:23:35Z">
        <w:r w:rsidRPr="004B3084">
          <w:rPr>
            <w:b/>
            <w:sz w:val="28"/>
          </w:rPr>
          <w:delText>1. Phòng khám Đa khoa</w:delText>
        </w:r>
      </w:del>
      <w:ins w:id="1161" w:author="Nội dung điều chỉnh (Claude)" w:date="2026-10-09T15:23:35Z">
        <w:r w:rsidRPr="004B3084">
          <w:rPr>
            <w:b/>
            <w:sz w:val="28"/>
          </w:rPr>
          <w:t xml:space="preserve">2. Phòng khám Đa khoa</w:t>
        </w:r>
      </w:ins>
    </w:p>
    <w:p w14:paraId="4805B80A" w14:textId="77777777" w:rsidR="00072F5C" w:rsidRPr="004B3084" w:rsidRDefault="00072F5C" w:rsidP="004B3084">
      <w:pPr>
        <w:widowControl w:val="0"/>
        <w:spacing w:before="120" w:after="120"/>
        <w:ind w:firstLine="720"/>
        <w:jc w:val="both"/>
        <w:rPr>
          <w:del w:id="1163" w:author="Nội dung bỏ (Claude)" w:date="2026-10-09T15:23:35Z"/>
          <w:bCs/>
          <w:sz w:val="28"/>
          <w:szCs w:val="28"/>
        </w:rPr>
      </w:pPr>
      <w:del w:id="1162" w:author="Nội dung bỏ (Claude)" w:date="2026-10-09T15:23:35Z">
        <w:r w:rsidRPr="004B3084">
          <w:rPr>
            <w:sz w:val="28"/>
          </w:rPr>
          <w:delText>- Liên tục phấn đấu, hoàn thiện chất lượng dịch vụ; không làm việc chập chờn hay dừng lại ở mức trung bình; nỗ lực thu hút và giữ chân khách hàng.</w:delText>
        </w:r>
      </w:del>
    </w:p>
    <w:p w14:paraId="1E722B68" w14:textId="504DA2A5" w:rsidR="00072F5C" w:rsidRPr="004B3084" w:rsidRDefault="00072F5C" w:rsidP="004B3084">
      <w:pPr>
        <w:widowControl w:val="0"/>
        <w:spacing w:before="120" w:after="120"/>
        <w:ind w:firstLine="720"/>
        <w:jc w:val="both"/>
        <w:rPr>
          <w:sz w:val="28"/>
        </w:rPr>
      </w:pPr>
      <w:del w:id="1164" w:author="Nội dung điều chỉnh (Claude)" w:date="2026-10-09T15:23:35Z">
        <w:r w:rsidRPr="004B3084">
          <w:rPr>
            <w:sz w:val="28"/>
          </w:rPr>
          <w:delText xml:space="preserve">- Chủ động lập </w:delText>
        </w:r>
      </w:del>
      <w:del w:id="1165" w:author="Nội dung điều chỉnh (Claude)" w:date="2026-10-09T15:23:35Z">
        <w:r w:rsidR="0028655A" w:rsidRPr="004B3084">
          <w:rPr>
            <w:sz w:val="28"/>
          </w:rPr>
          <w:delText xml:space="preserve">kế hoạch </w:delText>
        </w:r>
      </w:del>
      <w:del w:id="1166" w:author="Nội dung điều chỉnh (Claude)" w:date="2026-10-09T15:23:35Z">
        <w:r w:rsidRPr="004B3084">
          <w:rPr>
            <w:sz w:val="28"/>
          </w:rPr>
          <w:delText xml:space="preserve">mua thuốc, vật tư y tế cho cả năm đối với các danh mục </w:delText>
        </w:r>
      </w:del>
      <w:del w:id="1167" w:author="Nội dung điều chỉnh (Claude)" w:date="2026-10-09T15:23:35Z">
        <w:r w:rsidR="00277D94" w:rsidRPr="004B3084">
          <w:rPr>
            <w:sz w:val="28"/>
            <w:szCs w:val="28"/>
          </w:rPr>
          <w:delText>thường xuyên</w:delText>
        </w:r>
      </w:del>
      <w:del w:id="1168" w:author="Nội dung điều chỉnh (Claude)" w:date="2026-10-09T15:23:35Z">
        <w:r w:rsidR="00934641" w:rsidRPr="004B3084">
          <w:rPr>
            <w:sz w:val="28"/>
            <w:szCs w:val="28"/>
          </w:rPr>
          <w:delText xml:space="preserve"> sử dụng</w:delText>
        </w:r>
      </w:del>
      <w:del w:id="1169" w:author="Nội dung điều chỉnh (Claude)" w:date="2026-10-09T15:23:35Z">
        <w:r w:rsidR="00277D94" w:rsidRPr="004B3084">
          <w:rPr>
            <w:sz w:val="28"/>
          </w:rPr>
          <w:delText xml:space="preserve">; </w:delText>
        </w:r>
      </w:del>
      <w:del w:id="1170" w:author="Nội dung điều chỉnh (Claude)" w:date="2026-10-09T15:23:35Z">
        <w:r w:rsidRPr="004B3084">
          <w:rPr>
            <w:sz w:val="28"/>
          </w:rPr>
          <w:delText>không đùn đẩy công việc phát sinh liên quan đến Bảo hiểm xã hội và Sở Y tế.</w:delText>
        </w:r>
      </w:del>
      <w:ins w:id="1171" w:author="Nội dung điều chỉnh (Claude)" w:date="2026-10-09T15:23:35Z">
        <w:r w:rsidRPr="004B3084">
          <w:rPr>
            <w:sz w:val="28"/>
          </w:rPr>
          <w:t xml:space="preserve">- Chủ động lập kế hoạch, dự trù thuốc, vật tư y tế, hóa chất cả năm; trực tiếp xử lý, không đùn đẩy công việc phát sinh với cơ quan Bảo hiểm xã hội, Sở Y tế.</w:t>
        </w:r>
      </w:ins>
    </w:p>
    <w:p w14:paraId="1CF7EB1B" w14:textId="77777777" w:rsidR="00072F5C" w:rsidRPr="004B3084" w:rsidRDefault="00072F5C" w:rsidP="004B3084">
      <w:pPr>
        <w:widowControl w:val="0"/>
        <w:spacing w:before="120" w:after="120"/>
        <w:ind w:firstLine="720"/>
        <w:jc w:val="both"/>
        <w:rPr>
          <w:bCs/>
          <w:sz w:val="28"/>
          <w:szCs w:val="28"/>
        </w:rPr>
      </w:pPr>
      <w:del w:id="1172" w:author="Nội dung điều chỉnh (Claude)" w:date="2026-10-09T15:23:35Z">
        <w:r w:rsidRPr="004B3084">
          <w:rPr>
            <w:sz w:val="28"/>
          </w:rPr>
          <w:delText>- Tối ưu quy trình khám bệnh, rút ngắn thời gian chờ đợi của người bệnh; vận hành ổn định phần mềm quản lý khám bệnh, chữa bệnh; nghiên cứu triển khai bệnh án điện tử và đơn thuốc điện tử ngoại trú.</w:delText>
        </w:r>
      </w:del>
      <w:ins w:id="1173" w:author="Nội dung điều chỉnh (Claude)" w:date="2026-10-09T15:23:35Z">
        <w:r w:rsidRPr="004B3084">
          <w:rPr>
            <w:sz w:val="28"/>
          </w:rPr>
          <w:t xml:space="preserve">- Chủ trì triển khai các giải pháp nâng cao chất lượng khám bệnh, chữa bệnh, tăng số lượt người bệnh; cải tiến quy trình tiếp đón, rút ngắn thời gian chờ đợi; chủ trì phối hợp với VNPT khắc phục tồn tại của phần mềm; thực hiện kê đơn thuốc điện tử, chuẩn bị điều kiện triển khai hồ sơ bệnh án điện tử.</w:t>
        </w:r>
      </w:ins>
    </w:p>
    <w:p w14:paraId="6E0338BB" w14:textId="35DE8B29" w:rsidR="00072F5C" w:rsidRDefault="00072F5C" w:rsidP="004B3084">
      <w:pPr>
        <w:widowControl w:val="0"/>
        <w:spacing w:before="120" w:after="120"/>
        <w:ind w:firstLine="720"/>
        <w:jc w:val="both"/>
        <w:rPr>
          <w:sz w:val="28"/>
        </w:rPr>
      </w:pPr>
      <w:del w:id="1174" w:author="Nội dung điều chỉnh (Claude)" w:date="2026-10-09T15:23:35Z">
        <w:r w:rsidRPr="004B3084">
          <w:rPr>
            <w:sz w:val="28"/>
          </w:rPr>
          <w:delText xml:space="preserve">- Chủ động tìm kiếm, bổ sung bác sĩ Chẩn đoán hình ảnh và bác sĩ Y học cổ truyền. </w:delText>
        </w:r>
      </w:del>
      <w:ins w:id="1175" w:author="Nội dung điều chỉnh (Claude)" w:date="2026-10-09T15:23:35Z">
        <w:r w:rsidRPr="004B3084">
          <w:rPr>
            <w:sz w:val="28"/>
          </w:rPr>
          <w:t xml:space="preserve">- Chủ động tìm kiếm, đề xuất bổ sung bác sĩ chuyên khoa Chẩn đoán hình ảnh, bác sĩ Y học cổ truyền.</w:t>
        </w:r>
      </w:ins>
    </w:p>
    <w:p w14:paraId="62A95D99" w14:textId="5A3784A8" w:rsidR="00072F5C" w:rsidRPr="004B3084" w:rsidRDefault="00D34EEC" w:rsidP="004B3084">
      <w:pPr>
        <w:widowControl w:val="0"/>
        <w:spacing w:before="120" w:after="120"/>
        <w:ind w:firstLine="720"/>
        <w:jc w:val="both"/>
        <w:rPr>
          <w:b/>
          <w:sz w:val="28"/>
          <w:szCs w:val="28"/>
        </w:rPr>
      </w:pPr>
      <w:del w:id="1176" w:author="Nội dung điều chỉnh (Claude)" w:date="2026-10-09T15:23:35Z">
        <w:r>
          <w:rPr>
            <w:b/>
            <w:sz w:val="28"/>
          </w:rPr>
          <w:delText>2</w:delText>
        </w:r>
      </w:del>
      <w:del w:id="1177" w:author="Nội dung điều chỉnh (Claude)" w:date="2026-10-09T15:23:35Z">
        <w:r w:rsidR="00072F5C" w:rsidRPr="004B3084">
          <w:rPr>
            <w:b/>
            <w:sz w:val="28"/>
          </w:rPr>
          <w:delText>. Nhà thuốc Phòng khám Đa khoa</w:delText>
        </w:r>
      </w:del>
      <w:ins w:id="1178" w:author="Nội dung điều chỉnh (Claude)" w:date="2026-10-09T15:23:35Z">
        <w:r>
          <w:rPr>
            <w:b/>
            <w:sz w:val="28"/>
          </w:rPr>
          <w:t xml:space="preserve">3. Nhà thuốc Phòng khám Đa khoa</w:t>
        </w:r>
      </w:ins>
    </w:p>
    <w:p w14:paraId="0CA45A8B" w14:textId="77777777" w:rsidR="00072F5C" w:rsidRPr="004B3084" w:rsidRDefault="00072F5C" w:rsidP="004B3084">
      <w:pPr>
        <w:widowControl w:val="0"/>
        <w:spacing w:before="120" w:after="120"/>
        <w:ind w:firstLine="720"/>
        <w:jc w:val="both"/>
        <w:rPr>
          <w:del w:id="1180" w:author="Nội dung bỏ (Claude)" w:date="2026-10-09T15:23:35Z"/>
          <w:bCs/>
          <w:sz w:val="28"/>
          <w:szCs w:val="28"/>
        </w:rPr>
      </w:pPr>
      <w:del w:id="1179" w:author="Nội dung bỏ (Claude)" w:date="2026-10-09T15:23:35Z">
        <w:r w:rsidRPr="004B3084">
          <w:rPr>
            <w:sz w:val="28"/>
          </w:rPr>
          <w:delText>- Liên tục phấn đấu, hoàn thiện chất lượng dịch vụ; không làm việc chập chờn hay dừng lại ở mức trung bình.</w:delText>
        </w:r>
      </w:del>
    </w:p>
    <w:p w14:paraId="18323CAC" w14:textId="62BA3A72" w:rsidR="00072F5C" w:rsidRPr="004B3084" w:rsidRDefault="00072F5C" w:rsidP="004B3084">
      <w:pPr>
        <w:widowControl w:val="0"/>
        <w:spacing w:before="120" w:after="120"/>
        <w:ind w:firstLine="720"/>
        <w:jc w:val="both"/>
        <w:rPr>
          <w:bCs/>
          <w:sz w:val="28"/>
          <w:szCs w:val="28"/>
        </w:rPr>
      </w:pPr>
      <w:del w:id="1181" w:author="Nội dung điều chỉnh (Claude)" w:date="2026-10-09T15:23:35Z">
        <w:r w:rsidRPr="004B3084">
          <w:rPr>
            <w:sz w:val="28"/>
          </w:rPr>
          <w:delText xml:space="preserve">- </w:delText>
        </w:r>
      </w:del>
      <w:del w:id="1182" w:author="Nội dung điều chỉnh (Claude)" w:date="2026-10-09T15:23:35Z">
        <w:r w:rsidR="00023ABC" w:rsidRPr="004B3084">
          <w:rPr>
            <w:sz w:val="28"/>
          </w:rPr>
          <w:delText>Lãnh đạo</w:delText>
        </w:r>
      </w:del>
      <w:del w:id="1183" w:author="Nội dung điều chỉnh (Claude)" w:date="2026-10-09T15:23:35Z">
        <w:r w:rsidRPr="004B3084">
          <w:rPr>
            <w:sz w:val="28"/>
          </w:rPr>
          <w:delText xml:space="preserve"> Nhà thuốc </w:delText>
        </w:r>
      </w:del>
      <w:del w:id="1184" w:author="Nội dung điều chỉnh (Claude)" w:date="2026-10-09T15:23:35Z">
        <w:r w:rsidR="00934641" w:rsidRPr="004B3084">
          <w:rPr>
            <w:sz w:val="28"/>
          </w:rPr>
          <w:delText xml:space="preserve">cần </w:delText>
        </w:r>
      </w:del>
      <w:del w:id="1185" w:author="Nội dung điều chỉnh (Claude)" w:date="2026-10-09T15:23:35Z">
        <w:r w:rsidRPr="004B3084">
          <w:rPr>
            <w:sz w:val="28"/>
          </w:rPr>
          <w:delText>phân cấp, giao quyền cho nhân viên bán hàng chủ động làm việc với các công ty dược để tìm nguồn thuốc chất lượng, giá tốt, chiết khấu ưu đãi; bảo đảm giá thuốc cạnh tranh, hàng hóa sẵn có đáp ứng nhu cầu khách hàng, tránh tình trạng khách hỏi mua mà quầy không có.</w:delText>
        </w:r>
      </w:del>
      <w:ins w:id="1186" w:author="Nội dung điều chỉnh (Claude)" w:date="2026-10-09T15:23:35Z">
        <w:r w:rsidRPr="004B3084">
          <w:rPr>
            <w:sz w:val="28"/>
          </w:rPr>
          <w:t xml:space="preserve">- Trưởng Nhà thuốc phân cấp, giao quyền cho dược sĩ bán hàng chủ động làm việc với các doanh nghiệp dược để tìm nguồn hàng chất lượng, giá tốt, chiết khấu ưu đãi; rà soát, niêm yết giá thuốc bảo đảm hợp lý, cạnh tranh; bảo đảm hàng hóa sẵn có, đáp ứng nhu cầu khách hàng.</w:t>
        </w:r>
      </w:ins>
    </w:p>
    <w:p w14:paraId="5A4E5279" w14:textId="77777777" w:rsidR="00072F5C" w:rsidRPr="004B3084" w:rsidRDefault="00072F5C" w:rsidP="004B3084">
      <w:pPr>
        <w:widowControl w:val="0"/>
        <w:spacing w:before="120" w:after="120"/>
        <w:ind w:firstLine="720"/>
        <w:jc w:val="both"/>
        <w:rPr>
          <w:bCs/>
          <w:sz w:val="28"/>
          <w:szCs w:val="28"/>
        </w:rPr>
      </w:pPr>
      <w:del w:id="1187" w:author="Nội dung điều chỉnh (Claude)" w:date="2026-10-09T15:23:35Z">
        <w:r w:rsidRPr="004B3084">
          <w:rPr>
            <w:sz w:val="28"/>
          </w:rPr>
          <w:delText>- Lập dự trù mua cho cả năm đối với các danh mục thuốc tiêu thụ thường xuyên, không mua nhỏ lẻ.</w:delText>
        </w:r>
      </w:del>
      <w:ins w:id="1188" w:author="Nội dung điều chỉnh (Claude)" w:date="2026-10-09T15:23:35Z">
        <w:r w:rsidRPr="004B3084">
          <w:rPr>
            <w:sz w:val="28"/>
          </w:rPr>
          <w:t xml:space="preserve">- Lập dự trù mua cả năm đối với danh mục thuốc tiêu thụ thường xuyên; giảm nhập hàng chậm luân chuyển.</w:t>
        </w:r>
      </w:ins>
    </w:p>
    <w:p w14:paraId="09BECA72" w14:textId="77777777" w:rsidR="00072F5C" w:rsidRPr="004B3084" w:rsidRDefault="00072F5C" w:rsidP="004B3084">
      <w:pPr>
        <w:widowControl w:val="0"/>
        <w:spacing w:before="120" w:after="120"/>
        <w:ind w:firstLine="720"/>
        <w:jc w:val="both"/>
        <w:rPr>
          <w:bCs/>
          <w:sz w:val="28"/>
          <w:szCs w:val="28"/>
        </w:rPr>
      </w:pPr>
      <w:del w:id="1189" w:author="Nội dung điều chỉnh (Claude)" w:date="2026-10-09T15:23:35Z">
        <w:r w:rsidRPr="004B3084">
          <w:rPr>
            <w:sz w:val="28"/>
          </w:rPr>
          <w:lastRenderedPageBreak/>
          <w:delText>- Tổ chức bán hàng, sắp xếp quy trình phục vụ linh hoạt, thuận tiện hơn; trích lợi nhuận để tái đầu tư cho hoạt động quảng bá của Nhà thuốc.</w:delText>
        </w:r>
      </w:del>
      <w:ins w:id="1190" w:author="Nội dung điều chỉnh (Claude)" w:date="2026-10-09T15:23:35Z">
        <w:r w:rsidRPr="004B3084">
          <w:rPr>
            <w:sz w:val="28"/>
          </w:rPr>
          <w:lastRenderedPageBreak/>
          <w:t xml:space="preserve">- Tổ chức bán hàng, sắp xếp quy trình phục vụ linh hoạt, thuận tiện hơn; trích một phần lợi nhuận để tái đầu tư cho hoạt động quảng bá.</w:t>
        </w:r>
      </w:ins>
    </w:p>
    <w:p w14:paraId="2B4EE524" w14:textId="41AB04C9" w:rsidR="00072F5C" w:rsidRPr="004B3084" w:rsidRDefault="0069125B" w:rsidP="004B3084">
      <w:pPr>
        <w:widowControl w:val="0"/>
        <w:spacing w:before="120" w:after="120"/>
        <w:ind w:firstLine="720"/>
        <w:jc w:val="both"/>
        <w:rPr>
          <w:b/>
          <w:sz w:val="28"/>
          <w:szCs w:val="28"/>
        </w:rPr>
      </w:pPr>
      <w:del w:id="1191" w:author="Nội dung điều chỉnh (Claude)" w:date="2026-10-09T15:23:35Z">
        <w:r>
          <w:rPr>
            <w:b/>
            <w:sz w:val="28"/>
          </w:rPr>
          <w:delText>3</w:delText>
        </w:r>
      </w:del>
      <w:del w:id="1192" w:author="Nội dung điều chỉnh (Claude)" w:date="2026-10-09T15:23:35Z">
        <w:r w:rsidR="00072F5C" w:rsidRPr="004B3084">
          <w:rPr>
            <w:b/>
            <w:sz w:val="28"/>
          </w:rPr>
          <w:delText>. Phòng Tài chính - Kế toán</w:delText>
        </w:r>
      </w:del>
      <w:ins w:id="1193" w:author="Nội dung điều chỉnh (Claude)" w:date="2026-10-09T15:23:35Z">
        <w:r>
          <w:rPr>
            <w:b/>
            <w:sz w:val="28"/>
          </w:rPr>
          <w:t xml:space="preserve">4. Phòng Tài chính - Kế toán</w:t>
        </w:r>
      </w:ins>
    </w:p>
    <w:p w14:paraId="77692CC3" w14:textId="6791A4CE" w:rsidR="00072F5C" w:rsidRPr="004B3084" w:rsidRDefault="00D34EEC" w:rsidP="004B3084">
      <w:pPr>
        <w:widowControl w:val="0"/>
        <w:spacing w:before="120" w:after="120"/>
        <w:ind w:firstLine="720"/>
        <w:jc w:val="both"/>
        <w:rPr>
          <w:bCs/>
          <w:sz w:val="28"/>
          <w:szCs w:val="28"/>
        </w:rPr>
      </w:pPr>
      <w:del w:id="1194" w:author="Nội dung điều chỉnh (Claude)" w:date="2026-10-09T15:23:35Z">
        <w:r w:rsidRPr="00D34EEC">
          <w:rPr>
            <w:sz w:val="28"/>
          </w:rPr>
          <w:delText>Chủ trì n</w:delText>
        </w:r>
      </w:del>
      <w:del w:id="1195" w:author="Nội dung điều chỉnh (Claude)" w:date="2026-10-09T15:23:35Z">
        <w:r w:rsidR="00072F5C" w:rsidRPr="004B3084">
          <w:rPr>
            <w:sz w:val="28"/>
          </w:rPr>
          <w:delText>ghiên cứu xây dựng cơ chế khen thưởng (hoa hồng) đối với người giới thiệu khách hàng đến khám bệnh, mua thuốc, tương tự cơ chế thưởng giới thiệu hồ sơ tuyển sinh (100.000 đồng/hồ sơ</w:delText>
        </w:r>
      </w:del>
      <w:del w:id="1196" w:author="Nội dung điều chỉnh (Claude)" w:date="2026-10-09T15:23:35Z">
        <w:r w:rsidR="00A3787D" w:rsidRPr="004B3084">
          <w:rPr>
            <w:sz w:val="28"/>
          </w:rPr>
          <w:delText>).</w:delText>
        </w:r>
      </w:del>
      <w:ins w:id="1197" w:author="Nội dung điều chỉnh (Claude)" w:date="2026-10-09T15:23:35Z">
        <w:r w:rsidRPr="00D34EEC">
          <w:rPr>
            <w:sz w:val="28"/>
          </w:rPr>
          <w:t xml:space="preserve">Chủ trì nghiên cứu, tham mưu cơ chế khen thưởng đối với người giới thiệu khách hàng đến sử dụng dịch vụ của Phòng khám Đa khoa, Nhà thuốc Phòng khám Đa khoa (tham khảo cơ chế thưởng giới thiệu hồ sơ tuyển sinh: 100.000 đồng/hồ sơ), bảo đảm đúng quy định của pháp luật về khám bệnh, chữa bệnh, pháp luật về dược và Quy chế chi tiêu nội bộ; không áp dụng đối với việc kê đơn thuốc, chỉ định dịch vụ kỹ thuật.</w:t>
        </w:r>
      </w:ins>
    </w:p>
    <w:p w14:paraId="3C80F029" w14:textId="299D1108" w:rsidR="00072F5C" w:rsidRPr="004B3084" w:rsidRDefault="0069125B" w:rsidP="004B3084">
      <w:pPr>
        <w:widowControl w:val="0"/>
        <w:spacing w:before="120" w:after="120"/>
        <w:ind w:firstLine="720"/>
        <w:jc w:val="both"/>
        <w:rPr>
          <w:b/>
          <w:sz w:val="28"/>
          <w:szCs w:val="28"/>
        </w:rPr>
      </w:pPr>
      <w:del w:id="1198" w:author="Nội dung điều chỉnh (Claude)" w:date="2026-10-09T15:23:35Z">
        <w:r>
          <w:rPr>
            <w:b/>
            <w:sz w:val="28"/>
          </w:rPr>
          <w:delText>4</w:delText>
        </w:r>
      </w:del>
      <w:del w:id="1199" w:author="Nội dung điều chỉnh (Claude)" w:date="2026-10-09T15:23:35Z">
        <w:r w:rsidR="00072F5C" w:rsidRPr="004B3084">
          <w:rPr>
            <w:b/>
            <w:sz w:val="28"/>
          </w:rPr>
          <w:delText>. Phòng Tổ chức cán bộ và Công tác học sinh - sinh viên</w:delText>
        </w:r>
      </w:del>
      <w:ins w:id="1200" w:author="Nội dung điều chỉnh (Claude)" w:date="2026-10-09T15:23:35Z">
        <w:r>
          <w:rPr>
            <w:b/>
            <w:sz w:val="28"/>
          </w:rPr>
          <w:t xml:space="preserve">5. Phòng Tổ chức cán bộ và Công tác học sinh - sinh viên</w:t>
        </w:r>
      </w:ins>
    </w:p>
    <w:p w14:paraId="18E71B45" w14:textId="300D46C3" w:rsidR="00072F5C" w:rsidRPr="004B3084" w:rsidRDefault="00072F5C" w:rsidP="004B3084">
      <w:pPr>
        <w:widowControl w:val="0"/>
        <w:spacing w:before="120" w:after="120"/>
        <w:ind w:firstLine="720"/>
        <w:jc w:val="both"/>
        <w:rPr>
          <w:bCs/>
          <w:sz w:val="28"/>
          <w:szCs w:val="28"/>
        </w:rPr>
      </w:pPr>
      <w:del w:id="1201" w:author="Nội dung điều chỉnh (Claude)" w:date="2026-10-09T15:23:35Z">
        <w:r w:rsidRPr="004B3084">
          <w:rPr>
            <w:sz w:val="28"/>
          </w:rPr>
          <w:delText>Tiếp tục thông báo, tuyển dụng nhân sự có kinh nghiệm làm chuyên trách cho Phòng khám Đa khoa và Nhà thuốc.</w:delText>
        </w:r>
      </w:del>
      <w:ins w:id="1202" w:author="Nội dung điều chỉnh (Claude)" w:date="2026-10-09T15:23:35Z">
        <w:r w:rsidRPr="004B3084">
          <w:rPr>
            <w:sz w:val="28"/>
          </w:rPr>
          <w:t xml:space="preserve">Tiếp tục thông báo tuyển dụng nhân sự có kinh nghiệm làm việc chuyên trách tại Phòng khám Đa khoa, Nhà thuốc Phòng khám Đa khoa; phối hợp với khoa Y - Dược nghiên cứu phương án bố trí nhân sự chuyên trách tại các vị trí then chốt.</w:t>
        </w:r>
      </w:ins>
    </w:p>
    <w:p w14:paraId="18E71B45" w14:textId="300D46C3" w:rsidR="00072F5C" w:rsidRPr="004B3084" w:rsidRDefault="00072F5C" w:rsidP="004B3084">
      <w:pPr>
        <w:widowControl w:val="0"/>
        <w:spacing w:before="120" w:after="120"/>
        <w:ind w:firstLine="720"/>
        <w:jc w:val="both"/>
        <w:rPr>
          <w:bCs/>
          <w:sz w:val="28"/>
          <w:szCs w:val="28"/>
        </w:rPr>
      </w:pPr>
      <w:ins w:id="1004" w:author="Nội dung bổ sung (Claude)" w:date="2026-10-09T15:23:35Z">
        <w:r w:rsidRPr="004B3084">
          <w:rPr>
            <w:sz w:val="28"/>
          </w:rPr>
          <w:t xml:space="preserve">6. Phòng Tổng hợp - Hành chính và Quản trị</w:t>
        </w:r>
      </w:ins>
    </w:p>
    <w:p w14:paraId="18E71B45" w14:textId="300D46C3" w:rsidR="00072F5C" w:rsidRPr="004B3084" w:rsidRDefault="00072F5C" w:rsidP="004B3084">
      <w:pPr>
        <w:widowControl w:val="0"/>
        <w:spacing w:before="120" w:after="120"/>
        <w:ind w:firstLine="720"/>
        <w:jc w:val="both"/>
        <w:rPr>
          <w:sz w:val="28"/>
          <w:szCs w:val="28"/>
        </w:rPr>
      </w:pPr>
      <w:ins w:id="1003" w:author="Nội dung bổ sung (Claude)" w:date="2026-10-09T15:23:35Z">
        <w:r w:rsidRPr="004B3084">
          <w:rPr>
            <w:sz w:val="28"/>
          </w:rPr>
          <w:t xml:space="preserve">Phối hợp với Phòng khám Đa khoa làm việc với VNPT xử lý các tồn tại của phần mềm; tham mưu hồ sơ đăng ký mua sắm tập trung thuốc, vật tư y tế; theo dõi, đôn đốc việc thực hiện Thông báo này, tổng hợp báo cáo Lãnh đạo Trường.</w:t>
        </w:r>
      </w:ins>
    </w:p>
    <w:p w14:paraId="16F7D245" w14:textId="55640C23" w:rsidR="00072F5C" w:rsidRPr="004B3084" w:rsidRDefault="0069125B" w:rsidP="004B3084">
      <w:pPr>
        <w:widowControl w:val="0"/>
        <w:spacing w:before="120" w:after="120"/>
        <w:ind w:firstLine="720"/>
        <w:jc w:val="both"/>
        <w:rPr>
          <w:b/>
          <w:sz w:val="28"/>
          <w:szCs w:val="28"/>
        </w:rPr>
      </w:pPr>
      <w:del w:id="1203" w:author="Nội dung điều chỉnh (Claude)" w:date="2026-10-09T15:23:35Z">
        <w:r>
          <w:rPr>
            <w:b/>
            <w:sz w:val="28"/>
          </w:rPr>
          <w:delText>5</w:delText>
        </w:r>
      </w:del>
      <w:del w:id="1204" w:author="Nội dung điều chỉnh (Claude)" w:date="2026-10-09T15:23:35Z">
        <w:r w:rsidR="00072F5C" w:rsidRPr="004B3084">
          <w:rPr>
            <w:b/>
            <w:sz w:val="28"/>
          </w:rPr>
          <w:delText>. Tổ Truyền thông - Tiếp thị Phòng khám Đa khoa và Nhà thuốc</w:delText>
        </w:r>
      </w:del>
      <w:ins w:id="1205" w:author="Nội dung điều chỉnh (Claude)" w:date="2026-10-09T15:23:35Z">
        <w:r>
          <w:rPr>
            <w:b/>
            <w:sz w:val="28"/>
          </w:rPr>
          <w:t xml:space="preserve">7. Tổ Truyền thông - Tiếp thị Phòng khám Đa khoa và Nhà thuốc</w:t>
        </w:r>
      </w:ins>
    </w:p>
    <w:p w14:paraId="3C4A67F3" w14:textId="724B1095" w:rsidR="00072F5C" w:rsidRPr="004B3084" w:rsidRDefault="00D34EEC" w:rsidP="004B3084">
      <w:pPr>
        <w:widowControl w:val="0"/>
        <w:spacing w:before="120" w:after="120"/>
        <w:ind w:firstLine="720"/>
        <w:jc w:val="both"/>
        <w:rPr>
          <w:bCs/>
          <w:sz w:val="28"/>
          <w:szCs w:val="28"/>
        </w:rPr>
      </w:pPr>
      <w:del w:id="1206" w:author="Nội dung điều chỉnh (Claude)" w:date="2026-10-09T15:23:35Z">
        <w:r>
          <w:rPr>
            <w:sz w:val="28"/>
          </w:rPr>
          <w:delText>T</w:delText>
        </w:r>
      </w:del>
      <w:del w:id="1207" w:author="Nội dung điều chỉnh (Claude)" w:date="2026-10-09T15:23:35Z">
        <w:r w:rsidR="00E92A40" w:rsidRPr="004B3084">
          <w:rPr>
            <w:sz w:val="28"/>
          </w:rPr>
          <w:delText xml:space="preserve">iếp tục phát huy tinh thần sáng tạo, phối hợp cùng </w:delText>
        </w:r>
      </w:del>
      <w:del w:id="1208" w:author="Nội dung điều chỉnh (Claude)" w:date="2026-10-09T15:23:35Z">
        <w:r w:rsidR="00AA6C78" w:rsidRPr="004B3084">
          <w:rPr>
            <w:sz w:val="28"/>
          </w:rPr>
          <w:delText>P</w:delText>
        </w:r>
      </w:del>
      <w:del w:id="1209" w:author="Nội dung điều chỉnh (Claude)" w:date="2026-10-09T15:23:35Z">
        <w:r w:rsidR="00633C10" w:rsidRPr="004B3084">
          <w:rPr>
            <w:sz w:val="28"/>
          </w:rPr>
          <w:delText xml:space="preserve">hòng khám và Nhà thuốc </w:delText>
        </w:r>
      </w:del>
      <w:del w:id="1210" w:author="Nội dung điều chỉnh (Claude)" w:date="2026-10-09T15:23:35Z">
        <w:r w:rsidR="00E92A40" w:rsidRPr="004B3084">
          <w:rPr>
            <w:sz w:val="28"/>
          </w:rPr>
          <w:delText xml:space="preserve">triển khai công tác tiếp thị các sản phẩm chăm sóc sức khỏe </w:delText>
        </w:r>
      </w:del>
      <w:del w:id="1211" w:author="Nội dung điều chỉnh (Claude)" w:date="2026-10-09T15:23:35Z">
        <w:r w:rsidR="00AA6C78" w:rsidRPr="004B3084">
          <w:rPr>
            <w:sz w:val="28"/>
          </w:rPr>
          <w:delText>để</w:delText>
        </w:r>
      </w:del>
      <w:del w:id="1212" w:author="Nội dung điều chỉnh (Claude)" w:date="2026-10-09T15:23:35Z">
        <w:r w:rsidR="00E92A40" w:rsidRPr="004B3084">
          <w:rPr>
            <w:sz w:val="28"/>
          </w:rPr>
          <w:delText xml:space="preserve"> </w:delText>
        </w:r>
      </w:del>
      <w:del w:id="1213" w:author="Nội dung điều chỉnh (Claude)" w:date="2026-10-09T15:23:35Z">
        <w:r w:rsidR="00AA6C78" w:rsidRPr="004B3084">
          <w:rPr>
            <w:sz w:val="28"/>
          </w:rPr>
          <w:delText xml:space="preserve">tăng hiệu quả khám chữa bệnh </w:delText>
        </w:r>
      </w:del>
      <w:del w:id="1214" w:author="Nội dung điều chỉnh (Claude)" w:date="2026-10-09T15:23:35Z">
        <w:r w:rsidR="00616661" w:rsidRPr="004B3084">
          <w:rPr>
            <w:sz w:val="28"/>
          </w:rPr>
          <w:delText>trong thời gian tới</w:delText>
        </w:r>
      </w:del>
      <w:del w:id="1215" w:author="Nội dung điều chỉnh (Claude)" w:date="2026-10-09T15:23:35Z">
        <w:r w:rsidR="004B3084" w:rsidRPr="004B3084">
          <w:rPr>
            <w:sz w:val="28"/>
          </w:rPr>
          <w:delText>.</w:delText>
        </w:r>
      </w:del>
      <w:ins w:id="1216" w:author="Nội dung điều chỉnh (Claude)" w:date="2026-10-09T15:23:35Z">
        <w:r>
          <w:rPr>
            <w:sz w:val="28"/>
          </w:rPr>
          <w:t xml:space="preserve">Tiếp tục phát huy tinh thần sáng tạo; phối hợp với Phòng khám Đa khoa, Nhà thuốc duy trì 3 - 4 tin, bài/tuần, xây dựng kênh đặt hàng trực tuyến và triển khai các chương trình tiếp thị sản phẩm, dịch vụ chăm sóc sức khỏe.</w:t>
        </w:r>
      </w:ins>
    </w:p>
    <w:p w14:paraId="0D82A8AD" w14:textId="7CE4DACC" w:rsidR="00072F5C" w:rsidRPr="004B3084" w:rsidRDefault="0069125B" w:rsidP="004B3084">
      <w:pPr>
        <w:widowControl w:val="0"/>
        <w:spacing w:before="120" w:after="120"/>
        <w:ind w:firstLine="720"/>
        <w:jc w:val="both"/>
        <w:rPr>
          <w:b/>
          <w:sz w:val="28"/>
          <w:szCs w:val="28"/>
        </w:rPr>
      </w:pPr>
      <w:del w:id="1217" w:author="Nội dung điều chỉnh (Claude)" w:date="2026-10-09T15:23:35Z">
        <w:r>
          <w:rPr>
            <w:b/>
            <w:sz w:val="28"/>
          </w:rPr>
          <w:delText>6</w:delText>
        </w:r>
      </w:del>
      <w:del w:id="1218" w:author="Nội dung điều chỉnh (Claude)" w:date="2026-10-09T15:23:35Z">
        <w:r w:rsidR="00072F5C" w:rsidRPr="004B3084">
          <w:rPr>
            <w:b/>
            <w:sz w:val="28"/>
          </w:rPr>
          <w:delText>. Các đơn vị thuộc Trường; Công đoàn Trường, Đoàn Trường, Hội Sinh viên Trường</w:delText>
        </w:r>
      </w:del>
      <w:ins w:id="1219" w:author="Nội dung điều chỉnh (Claude)" w:date="2026-10-09T15:23:35Z">
        <w:r>
          <w:rPr>
            <w:b/>
            <w:sz w:val="28"/>
          </w:rPr>
          <w:t xml:space="preserve">8. Các đơn vị thuộc Trường; Công đoàn Trường, Đoàn Trường, Hội Sinh viên Trường</w:t>
        </w:r>
      </w:ins>
    </w:p>
    <w:p w14:paraId="750DE53A" w14:textId="3399831B" w:rsidR="00072F5C" w:rsidRPr="004B3084" w:rsidRDefault="004B3084" w:rsidP="004B3084">
      <w:pPr>
        <w:widowControl w:val="0"/>
        <w:spacing w:before="120" w:after="120"/>
        <w:ind w:firstLine="720"/>
        <w:jc w:val="both"/>
        <w:rPr>
          <w:bCs/>
          <w:sz w:val="28"/>
          <w:szCs w:val="28"/>
        </w:rPr>
      </w:pPr>
      <w:del w:id="1220" w:author="Nội dung điều chỉnh (Claude)" w:date="2026-10-09T15:23:35Z">
        <w:r w:rsidRPr="004B3084">
          <w:rPr>
            <w:sz w:val="28"/>
          </w:rPr>
          <w:delText>Tuyên truyền, vận động đoàn viên, người lao động và người học tiếp tục</w:delText>
        </w:r>
      </w:del>
      <w:del w:id="1221" w:author="Nội dung điều chỉnh (Claude)" w:date="2026-10-09T15:23:35Z">
        <w:r w:rsidR="00072F5C" w:rsidRPr="004B3084">
          <w:rPr>
            <w:sz w:val="28"/>
          </w:rPr>
          <w:delText xml:space="preserve"> ủng hộ </w:delText>
        </w:r>
      </w:del>
      <w:del w:id="1222" w:author="Nội dung điều chỉnh (Claude)" w:date="2026-10-09T15:23:35Z">
        <w:r w:rsidRPr="004B3084">
          <w:rPr>
            <w:sz w:val="28"/>
          </w:rPr>
          <w:delText xml:space="preserve">sử dụng dịch vụ tại </w:delText>
        </w:r>
      </w:del>
      <w:del w:id="1223" w:author="Nội dung điều chỉnh (Claude)" w:date="2026-10-09T15:23:35Z">
        <w:r w:rsidR="00072F5C" w:rsidRPr="004B3084">
          <w:rPr>
            <w:sz w:val="28"/>
          </w:rPr>
          <w:delText>Phòng khám Đa khoa và Nhà thuốc để giữ vững uy tín, thương hiệu của nhà trường.</w:delText>
        </w:r>
      </w:del>
      <w:ins w:id="1224" w:author="Nội dung điều chỉnh (Claude)" w:date="2026-10-09T15:23:35Z">
        <w:r w:rsidRPr="004B3084">
          <w:rPr>
            <w:sz w:val="28"/>
          </w:rPr>
          <w:t xml:space="preserve">Tuyên truyền, vận động viên chức, người lao động, người học ủng hộ, sử dụng dịch vụ của Phòng khám Đa khoa, Nhà thuốc; chung tay giữ vững uy tín, thương hiệu của nhà trường.</w:t>
        </w:r>
      </w:ins>
    </w:p>
    <w:p w14:paraId="26C9AC2E" w14:textId="01A1B6C6" w:rsidR="00072F5C" w:rsidRPr="004B3084" w:rsidRDefault="00072F5C" w:rsidP="004B3084">
      <w:pPr>
        <w:widowControl w:val="0"/>
        <w:tabs>
          <w:tab w:val="left" w:pos="1980"/>
        </w:tabs>
        <w:spacing w:before="120" w:after="120"/>
        <w:ind w:firstLine="720"/>
        <w:jc w:val="both"/>
        <w:rPr>
          <w:sz w:val="28"/>
          <w:szCs w:val="28"/>
        </w:rPr>
      </w:pPr>
      <w:r w:rsidRPr="004B3084">
        <w:rPr>
          <w:sz w:val="28"/>
        </w:rPr>
        <w:t>Trên đây là Thông báo kết luận của Bí thư Đảng ủy – Hiệu trưởng nhà trường tại cuộc họp lãnh đạo, quản lý chủ chốt nhà trường bàn biện pháp không ngừng nâng cao hiệu quả hoạt động của Phòng khám Đa khoa và Nhà thuốc; Lãnh đạo Trường yêu cầu các đơn vị, cá nhân có liên quan nghiêm túc thực hiện./.</w:t>
      </w:r>
    </w:p>
    <w:tbl>
      <w:tblPr>
        <w:tblW w:w="4731" w:type="pct"/>
        <w:tblLook w:val="0000" w:firstRow="0" w:lastRow="0" w:firstColumn="0" w:lastColumn="0" w:noHBand="0" w:noVBand="0"/>
      </w:tblPr>
      <w:tblGrid>
        <w:gridCol w:w="4292"/>
        <w:gridCol w:w="4292"/>
      </w:tblGrid>
      <w:tr w:rsidR="00072F5C" w:rsidRPr="0069094E" w14:paraId="35C01CF3" w14:textId="77777777" w:rsidTr="00E81053">
        <w:tc>
          <w:tcPr>
            <w:tcW w:w="2500" w:type="pct"/>
          </w:tcPr>
          <w:p w14:paraId="21DF16F6" w14:textId="77777777" w:rsidR="00072F5C" w:rsidRPr="004B3084" w:rsidRDefault="00072F5C" w:rsidP="00E81053">
            <w:pPr>
              <w:jc w:val="both"/>
            </w:pPr>
            <w:r w:rsidRPr="004B3084">
              <w:rPr>
                <w:b/>
                <w:bCs/>
                <w:i/>
                <w:iCs/>
              </w:rPr>
              <w:t>Nơi nhận:</w:t>
            </w:r>
          </w:p>
          <w:p w14:paraId="0680A254" w14:textId="132823A3" w:rsidR="00072F5C" w:rsidRPr="009A7365" w:rsidRDefault="00A75286" w:rsidP="00E81053">
            <w:pPr>
              <w:jc w:val="both"/>
              <w:rPr>
                <w:sz w:val="22"/>
                <w:szCs w:val="22"/>
              </w:rPr>
            </w:pPr>
            <w:r w:rsidRPr="009A7365">
              <w:rPr>
                <w:sz w:val="22"/>
                <w:szCs w:val="22"/>
              </w:rPr>
              <w:t>-</w:t>
            </w:r>
            <w:r w:rsidR="00072F5C" w:rsidRPr="009A7365">
              <w:rPr>
                <w:sz w:val="22"/>
                <w:szCs w:val="22"/>
              </w:rPr>
              <w:t xml:space="preserve"> Lãnh đạo Trường;</w:t>
            </w:r>
          </w:p>
          <w:p w14:paraId="5C1A918E" w14:textId="77777777" w:rsidR="006B2357" w:rsidRPr="009A7365" w:rsidRDefault="006B2357" w:rsidP="006B2357">
            <w:pPr>
              <w:jc w:val="both"/>
              <w:rPr>
                <w:sz w:val="22"/>
                <w:szCs w:val="22"/>
              </w:rPr>
            </w:pPr>
            <w:r w:rsidRPr="009A7365">
              <w:rPr>
                <w:sz w:val="22"/>
                <w:szCs w:val="22"/>
              </w:rPr>
              <w:t>- Đảng ủy Trường;</w:t>
            </w:r>
          </w:p>
          <w:p w14:paraId="1E739ED5" w14:textId="77777777" w:rsidR="00072F5C" w:rsidRPr="009A7365" w:rsidRDefault="00072F5C" w:rsidP="00E81053">
            <w:pPr>
              <w:rPr>
                <w:sz w:val="22"/>
                <w:szCs w:val="22"/>
              </w:rPr>
            </w:pPr>
            <w:r w:rsidRPr="009A7365">
              <w:rPr>
                <w:sz w:val="22"/>
                <w:szCs w:val="22"/>
              </w:rPr>
              <w:t>- Công đoàn Trường, Đoàn Trường, Hội Sinh viên Trường;</w:t>
            </w:r>
          </w:p>
          <w:p w14:paraId="7A96F69E" w14:textId="77777777" w:rsidR="006B2357" w:rsidRPr="009A7365" w:rsidRDefault="006B2357" w:rsidP="006B2357">
            <w:pPr>
              <w:rPr>
                <w:sz w:val="22"/>
                <w:szCs w:val="22"/>
              </w:rPr>
            </w:pPr>
            <w:r w:rsidRPr="009A7365">
              <w:rPr>
                <w:sz w:val="22"/>
                <w:szCs w:val="22"/>
              </w:rPr>
              <w:t>- Các đơn vị thuộc Trường;</w:t>
            </w:r>
          </w:p>
          <w:p w14:paraId="24E5B80B" w14:textId="77777777" w:rsidR="00072F5C" w:rsidRPr="004B3084" w:rsidRDefault="00072F5C" w:rsidP="00E81053">
            <w:pPr>
              <w:jc w:val="both"/>
              <w:rPr>
                <w:sz w:val="28"/>
                <w:szCs w:val="28"/>
              </w:rPr>
            </w:pPr>
            <w:r w:rsidRPr="009A7365">
              <w:rPr>
                <w:sz w:val="22"/>
                <w:szCs w:val="22"/>
              </w:rPr>
              <w:t>- Lưu: VT, THHCQT.</w:t>
            </w:r>
          </w:p>
        </w:tc>
        <w:tc>
          <w:tcPr>
            <w:tcW w:w="2500" w:type="pct"/>
          </w:tcPr>
          <w:p w14:paraId="1BD23A8A" w14:textId="77777777" w:rsidR="00072F5C" w:rsidRPr="004B3084" w:rsidRDefault="00072F5C" w:rsidP="00E81053">
            <w:pPr>
              <w:pStyle w:val="Heading1"/>
              <w:jc w:val="center"/>
              <w:rPr>
                <w:color w:val="auto"/>
                <w:szCs w:val="28"/>
              </w:rPr>
            </w:pPr>
            <w:r w:rsidRPr="004B3084">
              <w:rPr>
                <w:color w:val="auto"/>
                <w:szCs w:val="28"/>
              </w:rPr>
              <w:t>HIỆU TRƯỞNG</w:t>
            </w:r>
          </w:p>
          <w:p w14:paraId="6B1C90FA" w14:textId="77777777" w:rsidR="00072F5C" w:rsidRPr="004B3084" w:rsidRDefault="00072F5C" w:rsidP="00E81053">
            <w:pPr>
              <w:jc w:val="center"/>
              <w:rPr>
                <w:b/>
                <w:sz w:val="28"/>
                <w:szCs w:val="28"/>
              </w:rPr>
            </w:pPr>
          </w:p>
          <w:p w14:paraId="41F2C6A6" w14:textId="77777777" w:rsidR="00072F5C" w:rsidRPr="004B3084" w:rsidRDefault="00072F5C" w:rsidP="00E81053">
            <w:pPr>
              <w:jc w:val="center"/>
              <w:rPr>
                <w:b/>
                <w:sz w:val="28"/>
                <w:szCs w:val="28"/>
              </w:rPr>
            </w:pPr>
          </w:p>
          <w:p w14:paraId="19BBA3A7" w14:textId="77777777" w:rsidR="00072F5C" w:rsidRPr="004B3084" w:rsidRDefault="00072F5C" w:rsidP="00E81053">
            <w:pPr>
              <w:jc w:val="center"/>
              <w:rPr>
                <w:b/>
                <w:sz w:val="28"/>
                <w:szCs w:val="28"/>
              </w:rPr>
            </w:pPr>
          </w:p>
          <w:p w14:paraId="4E81ECDF" w14:textId="77777777" w:rsidR="00072F5C" w:rsidRPr="004B3084" w:rsidRDefault="00072F5C" w:rsidP="00E81053">
            <w:pPr>
              <w:jc w:val="center"/>
              <w:rPr>
                <w:b/>
                <w:sz w:val="28"/>
                <w:szCs w:val="28"/>
              </w:rPr>
            </w:pPr>
          </w:p>
          <w:p w14:paraId="6969117C" w14:textId="77777777" w:rsidR="00072F5C" w:rsidRPr="004B3084" w:rsidRDefault="00072F5C" w:rsidP="00E81053">
            <w:pPr>
              <w:jc w:val="center"/>
              <w:rPr>
                <w:b/>
                <w:sz w:val="28"/>
                <w:szCs w:val="28"/>
              </w:rPr>
            </w:pPr>
          </w:p>
          <w:p w14:paraId="7ED0A027" w14:textId="77777777" w:rsidR="00072F5C" w:rsidRPr="004B3084" w:rsidRDefault="00072F5C" w:rsidP="00E81053">
            <w:pPr>
              <w:jc w:val="center"/>
              <w:rPr>
                <w:b/>
                <w:sz w:val="28"/>
                <w:szCs w:val="28"/>
              </w:rPr>
            </w:pPr>
          </w:p>
          <w:p w14:paraId="249CFDC4" w14:textId="77777777" w:rsidR="00072F5C" w:rsidRPr="0069094E" w:rsidRDefault="00072F5C" w:rsidP="00E81053">
            <w:pPr>
              <w:jc w:val="center"/>
              <w:rPr>
                <w:b/>
                <w:bCs/>
                <w:sz w:val="28"/>
                <w:szCs w:val="28"/>
              </w:rPr>
            </w:pPr>
            <w:r w:rsidRPr="004B3084">
              <w:rPr>
                <w:b/>
                <w:bCs/>
                <w:sz w:val="28"/>
                <w:szCs w:val="28"/>
              </w:rPr>
              <w:t>Lê Trí Khải</w:t>
            </w:r>
          </w:p>
        </w:tc>
      </w:tr>
    </w:tbl>
    <w:p w14:paraId="26235A77" w14:textId="77777777" w:rsidR="00072F5C" w:rsidRPr="0069094E" w:rsidRDefault="00072F5C" w:rsidP="00072F5C">
      <w:r w:rsidRPr="0069094E">
        <w:rPr>
          <w:sz w:val="28"/>
          <w:szCs w:val="28"/>
        </w:rPr>
        <w:t xml:space="preserve"> </w:t>
      </w:r>
    </w:p>
    <w:p w14:paraId="68491D66" w14:textId="13FB40B2" w:rsidR="00F7147B" w:rsidRPr="00072F5C" w:rsidRDefault="00F7147B" w:rsidP="00072F5C"/>
    <w:sectPr w:rsidR="00F7147B" w:rsidRPr="00072F5C" w:rsidSect="00C211F0">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16EA9" w14:textId="77777777" w:rsidR="00A07BBC" w:rsidRDefault="00A07BBC" w:rsidP="00221E1B">
      <w:r>
        <w:separator/>
      </w:r>
    </w:p>
  </w:endnote>
  <w:endnote w:type="continuationSeparator" w:id="0">
    <w:p w14:paraId="2BE6669B" w14:textId="77777777" w:rsidR="00A07BBC" w:rsidRDefault="00A07BBC" w:rsidP="0022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5201C" w14:textId="77777777" w:rsidR="00A07BBC" w:rsidRDefault="00A07BBC" w:rsidP="00221E1B">
      <w:r>
        <w:separator/>
      </w:r>
    </w:p>
  </w:footnote>
  <w:footnote w:type="continuationSeparator" w:id="0">
    <w:p w14:paraId="7AC14147" w14:textId="77777777" w:rsidR="00A07BBC" w:rsidRDefault="00A07BBC" w:rsidP="00221E1B">
      <w:r>
        <w:continuationSeparator/>
      </w:r>
    </w:p>
  </w:footnote>
  <w:footnote w:id="1">
    <w:p w14:paraId="5187F1EF" w14:textId="5A86AEFF" w:rsidR="00C83030" w:rsidRDefault="00D815B4" w:rsidP="00D730B1">
      <w:pPr>
        <w:pStyle w:val="FootnoteText"/>
        <w:jc w:val="both"/>
      </w:pPr>
      <w:r>
        <w:tab/>
      </w:r>
      <w:r w:rsidR="00C83030">
        <w:rPr>
          <w:rStyle w:val="FootnoteReference"/>
        </w:rPr>
        <w:footnoteRef/>
      </w:r>
      <w:r w:rsidR="00C83030">
        <w:t xml:space="preserve"> Kế hoạch 663/KH-CĐKT ngày 17/11/2025 Truyền thông sự kiện khai trương PKĐK và Nhà thuốc, Kế hoạch 63/KH-CĐKT ngày 12/12/2025 </w:t>
      </w:r>
      <w:r w:rsidR="00D730B1">
        <w:t>triển khai</w:t>
      </w:r>
      <w:r w:rsidR="009A7365">
        <w:t xml:space="preserve"> </w:t>
      </w:r>
      <w:r w:rsidR="00C83030">
        <w:t>Chương trình khuyến mãi dịp Tết Nguyên đán, Kế hoạch 199/KH-CĐKT ngày 05/3/2026 Tổ chức trải nghiệm, quảng bá dịch vụ KCB BHYT, Kế hoạch 385/KH-CĐKT ngày 14/4/2026 Kế hoạch Truyền thông - Tiếp thị Nhà thuốc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296468"/>
      <w:docPartObj>
        <w:docPartGallery w:val="Page Numbers (Top of Page)"/>
        <w:docPartUnique/>
      </w:docPartObj>
    </w:sdtPr>
    <w:sdtEndPr>
      <w:rPr>
        <w:noProof/>
        <w:sz w:val="28"/>
        <w:szCs w:val="28"/>
      </w:rPr>
    </w:sdtEndPr>
    <w:sdtContent>
      <w:p w14:paraId="512ACBCF" w14:textId="6EB1D4B5" w:rsidR="00221E1B" w:rsidRPr="00221E1B" w:rsidRDefault="00221E1B" w:rsidP="00221E1B">
        <w:pPr>
          <w:pStyle w:val="Header"/>
          <w:jc w:val="center"/>
          <w:rPr>
            <w:sz w:val="28"/>
            <w:szCs w:val="28"/>
          </w:rPr>
        </w:pPr>
        <w:r w:rsidRPr="00221E1B">
          <w:rPr>
            <w:sz w:val="28"/>
            <w:szCs w:val="28"/>
          </w:rPr>
          <w:fldChar w:fldCharType="begin"/>
        </w:r>
        <w:r w:rsidRPr="00221E1B">
          <w:rPr>
            <w:sz w:val="28"/>
            <w:szCs w:val="28"/>
          </w:rPr>
          <w:instrText xml:space="preserve"> PAGE   \* MERGEFORMAT </w:instrText>
        </w:r>
        <w:r w:rsidRPr="00221E1B">
          <w:rPr>
            <w:sz w:val="28"/>
            <w:szCs w:val="28"/>
          </w:rPr>
          <w:fldChar w:fldCharType="separate"/>
        </w:r>
        <w:r w:rsidR="00560901">
          <w:rPr>
            <w:noProof/>
            <w:sz w:val="28"/>
            <w:szCs w:val="28"/>
          </w:rPr>
          <w:t>6</w:t>
        </w:r>
        <w:r w:rsidRPr="00221E1B">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A05"/>
    <w:multiLevelType w:val="multilevel"/>
    <w:tmpl w:val="193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585"/>
    <w:multiLevelType w:val="multilevel"/>
    <w:tmpl w:val="EEE21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902D7"/>
    <w:multiLevelType w:val="multilevel"/>
    <w:tmpl w:val="4FA28A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83327"/>
    <w:multiLevelType w:val="multilevel"/>
    <w:tmpl w:val="1CCABD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5577"/>
    <w:multiLevelType w:val="hybridMultilevel"/>
    <w:tmpl w:val="BFD86116"/>
    <w:lvl w:ilvl="0" w:tplc="A1E423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430606"/>
    <w:multiLevelType w:val="hybridMultilevel"/>
    <w:tmpl w:val="FF20FFFC"/>
    <w:lvl w:ilvl="0" w:tplc="2F16B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097715"/>
    <w:multiLevelType w:val="multilevel"/>
    <w:tmpl w:val="1AC0B64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427D08"/>
    <w:multiLevelType w:val="multilevel"/>
    <w:tmpl w:val="F19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B46C1"/>
    <w:multiLevelType w:val="hybridMultilevel"/>
    <w:tmpl w:val="ECF6386A"/>
    <w:lvl w:ilvl="0" w:tplc="C64628F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3A0AC9"/>
    <w:multiLevelType w:val="hybridMultilevel"/>
    <w:tmpl w:val="4748240E"/>
    <w:lvl w:ilvl="0" w:tplc="EC94A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3C2BBC"/>
    <w:multiLevelType w:val="multilevel"/>
    <w:tmpl w:val="1C6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630CB"/>
    <w:multiLevelType w:val="hybridMultilevel"/>
    <w:tmpl w:val="A66AA78C"/>
    <w:lvl w:ilvl="0" w:tplc="97DAF5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51930"/>
    <w:multiLevelType w:val="multilevel"/>
    <w:tmpl w:val="E5E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11022"/>
    <w:multiLevelType w:val="multilevel"/>
    <w:tmpl w:val="328A26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B793B"/>
    <w:multiLevelType w:val="multilevel"/>
    <w:tmpl w:val="326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D74E2"/>
    <w:multiLevelType w:val="multilevel"/>
    <w:tmpl w:val="CCF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97F46"/>
    <w:multiLevelType w:val="multilevel"/>
    <w:tmpl w:val="CBFAE4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EA39AD"/>
    <w:multiLevelType w:val="hybridMultilevel"/>
    <w:tmpl w:val="2048B17C"/>
    <w:lvl w:ilvl="0" w:tplc="DC065EB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022185"/>
    <w:multiLevelType w:val="multilevel"/>
    <w:tmpl w:val="3FD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06099"/>
    <w:multiLevelType w:val="multilevel"/>
    <w:tmpl w:val="2FBCA3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B2094"/>
    <w:multiLevelType w:val="multilevel"/>
    <w:tmpl w:val="04D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F4011"/>
    <w:multiLevelType w:val="hybridMultilevel"/>
    <w:tmpl w:val="D6C86800"/>
    <w:lvl w:ilvl="0" w:tplc="4052E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E906022"/>
    <w:multiLevelType w:val="multilevel"/>
    <w:tmpl w:val="AB764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791BF6"/>
    <w:multiLevelType w:val="hybridMultilevel"/>
    <w:tmpl w:val="1FFEC38C"/>
    <w:lvl w:ilvl="0" w:tplc="428EB0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7F02A6"/>
    <w:multiLevelType w:val="multilevel"/>
    <w:tmpl w:val="8F38F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44092"/>
    <w:multiLevelType w:val="hybridMultilevel"/>
    <w:tmpl w:val="4D3EDC50"/>
    <w:lvl w:ilvl="0" w:tplc="0E3678D6">
      <w:start w:val="6"/>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565E5A"/>
    <w:multiLevelType w:val="multilevel"/>
    <w:tmpl w:val="BFE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04247"/>
    <w:multiLevelType w:val="hybridMultilevel"/>
    <w:tmpl w:val="FE3CFB70"/>
    <w:lvl w:ilvl="0" w:tplc="3AECCDAC">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837195"/>
    <w:multiLevelType w:val="multilevel"/>
    <w:tmpl w:val="6F86E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BE29E1"/>
    <w:multiLevelType w:val="multilevel"/>
    <w:tmpl w:val="CA46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53FC1"/>
    <w:multiLevelType w:val="multilevel"/>
    <w:tmpl w:val="3BB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DE0C9C"/>
    <w:multiLevelType w:val="multilevel"/>
    <w:tmpl w:val="BA1C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755C25"/>
    <w:multiLevelType w:val="multilevel"/>
    <w:tmpl w:val="9F2AA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8E64D0"/>
    <w:multiLevelType w:val="multilevel"/>
    <w:tmpl w:val="861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57349"/>
    <w:multiLevelType w:val="hybridMultilevel"/>
    <w:tmpl w:val="4B3EE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264A8F"/>
    <w:multiLevelType w:val="multilevel"/>
    <w:tmpl w:val="6AF0FE84"/>
    <w:lvl w:ilvl="0">
      <w:start w:val="1"/>
      <w:numFmt w:val="decimal"/>
      <w:lvlText w:val="%1."/>
      <w:lvlJc w:val="left"/>
      <w:pPr>
        <w:ind w:left="1080" w:hanging="360"/>
      </w:pPr>
      <w:rPr>
        <w:rFonts w:hint="default"/>
        <w:b/>
        <w:color w:val="000000" w:themeColor="text1"/>
      </w:rPr>
    </w:lvl>
    <w:lvl w:ilvl="1">
      <w:start w:val="1"/>
      <w:numFmt w:val="decimal"/>
      <w:isLgl/>
      <w:lvlText w:val="%1.%2"/>
      <w:lvlJc w:val="left"/>
      <w:pPr>
        <w:ind w:left="1512" w:hanging="43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6" w15:restartNumberingAfterBreak="0">
    <w:nsid w:val="6F3A41E2"/>
    <w:multiLevelType w:val="multilevel"/>
    <w:tmpl w:val="A866E60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71731690"/>
    <w:multiLevelType w:val="hybridMultilevel"/>
    <w:tmpl w:val="A4F0F898"/>
    <w:lvl w:ilvl="0" w:tplc="2E3888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AD30CA"/>
    <w:multiLevelType w:val="multilevel"/>
    <w:tmpl w:val="C0F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153280">
    <w:abstractNumId w:val="36"/>
  </w:num>
  <w:num w:numId="2" w16cid:durableId="290406060">
    <w:abstractNumId w:val="23"/>
  </w:num>
  <w:num w:numId="3" w16cid:durableId="2144805986">
    <w:abstractNumId w:val="35"/>
  </w:num>
  <w:num w:numId="4" w16cid:durableId="171189095">
    <w:abstractNumId w:val="17"/>
  </w:num>
  <w:num w:numId="5" w16cid:durableId="1480659009">
    <w:abstractNumId w:val="5"/>
  </w:num>
  <w:num w:numId="6" w16cid:durableId="630866267">
    <w:abstractNumId w:val="21"/>
  </w:num>
  <w:num w:numId="7" w16cid:durableId="1851479357">
    <w:abstractNumId w:val="34"/>
  </w:num>
  <w:num w:numId="8" w16cid:durableId="526455148">
    <w:abstractNumId w:val="11"/>
  </w:num>
  <w:num w:numId="9" w16cid:durableId="797334057">
    <w:abstractNumId w:val="9"/>
  </w:num>
  <w:num w:numId="10" w16cid:durableId="1264605618">
    <w:abstractNumId w:val="27"/>
  </w:num>
  <w:num w:numId="11" w16cid:durableId="784692605">
    <w:abstractNumId w:val="25"/>
  </w:num>
  <w:num w:numId="12" w16cid:durableId="1515806856">
    <w:abstractNumId w:val="8"/>
  </w:num>
  <w:num w:numId="13" w16cid:durableId="1137574500">
    <w:abstractNumId w:val="31"/>
  </w:num>
  <w:num w:numId="14" w16cid:durableId="1579752538">
    <w:abstractNumId w:val="12"/>
  </w:num>
  <w:num w:numId="15" w16cid:durableId="2109109723">
    <w:abstractNumId w:val="24"/>
  </w:num>
  <w:num w:numId="16" w16cid:durableId="1000042530">
    <w:abstractNumId w:val="18"/>
  </w:num>
  <w:num w:numId="17" w16cid:durableId="609970588">
    <w:abstractNumId w:val="22"/>
  </w:num>
  <w:num w:numId="18" w16cid:durableId="509221719">
    <w:abstractNumId w:val="20"/>
  </w:num>
  <w:num w:numId="19" w16cid:durableId="1973974086">
    <w:abstractNumId w:val="13"/>
  </w:num>
  <w:num w:numId="20" w16cid:durableId="542719525">
    <w:abstractNumId w:val="10"/>
  </w:num>
  <w:num w:numId="21" w16cid:durableId="1567767467">
    <w:abstractNumId w:val="1"/>
  </w:num>
  <w:num w:numId="22" w16cid:durableId="393049205">
    <w:abstractNumId w:val="33"/>
  </w:num>
  <w:num w:numId="23" w16cid:durableId="1672221576">
    <w:abstractNumId w:val="29"/>
  </w:num>
  <w:num w:numId="24" w16cid:durableId="953102218">
    <w:abstractNumId w:val="30"/>
  </w:num>
  <w:num w:numId="25" w16cid:durableId="2132042804">
    <w:abstractNumId w:val="2"/>
  </w:num>
  <w:num w:numId="26" w16cid:durableId="650523191">
    <w:abstractNumId w:val="14"/>
  </w:num>
  <w:num w:numId="27" w16cid:durableId="683819638">
    <w:abstractNumId w:val="19"/>
  </w:num>
  <w:num w:numId="28" w16cid:durableId="640305651">
    <w:abstractNumId w:val="38"/>
  </w:num>
  <w:num w:numId="29" w16cid:durableId="42099071">
    <w:abstractNumId w:val="32"/>
  </w:num>
  <w:num w:numId="30" w16cid:durableId="285743062">
    <w:abstractNumId w:val="26"/>
  </w:num>
  <w:num w:numId="31" w16cid:durableId="34930972">
    <w:abstractNumId w:val="3"/>
  </w:num>
  <w:num w:numId="32" w16cid:durableId="239484294">
    <w:abstractNumId w:val="15"/>
  </w:num>
  <w:num w:numId="33" w16cid:durableId="1389498643">
    <w:abstractNumId w:val="28"/>
  </w:num>
  <w:num w:numId="34" w16cid:durableId="407774406">
    <w:abstractNumId w:val="7"/>
  </w:num>
  <w:num w:numId="35" w16cid:durableId="216360317">
    <w:abstractNumId w:val="16"/>
  </w:num>
  <w:num w:numId="36" w16cid:durableId="141586490">
    <w:abstractNumId w:val="0"/>
  </w:num>
  <w:num w:numId="37" w16cid:durableId="611254899">
    <w:abstractNumId w:val="4"/>
  </w:num>
  <w:num w:numId="38" w16cid:durableId="1065030740">
    <w:abstractNumId w:val="37"/>
  </w:num>
  <w:num w:numId="39" w16cid:durableId="689332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AA6"/>
    <w:rsid w:val="000005EA"/>
    <w:rsid w:val="00000B50"/>
    <w:rsid w:val="00000EA2"/>
    <w:rsid w:val="00000FDC"/>
    <w:rsid w:val="00001111"/>
    <w:rsid w:val="00001708"/>
    <w:rsid w:val="000018DE"/>
    <w:rsid w:val="000018F1"/>
    <w:rsid w:val="00001CFD"/>
    <w:rsid w:val="00002068"/>
    <w:rsid w:val="000020ED"/>
    <w:rsid w:val="0000222A"/>
    <w:rsid w:val="000023FF"/>
    <w:rsid w:val="00003CE7"/>
    <w:rsid w:val="00003F2D"/>
    <w:rsid w:val="00004146"/>
    <w:rsid w:val="0000415F"/>
    <w:rsid w:val="0000468E"/>
    <w:rsid w:val="00004ACC"/>
    <w:rsid w:val="00004B1A"/>
    <w:rsid w:val="00004E5D"/>
    <w:rsid w:val="00004F14"/>
    <w:rsid w:val="0000525B"/>
    <w:rsid w:val="00005559"/>
    <w:rsid w:val="0000565A"/>
    <w:rsid w:val="00005913"/>
    <w:rsid w:val="00005D99"/>
    <w:rsid w:val="000062F9"/>
    <w:rsid w:val="000066FB"/>
    <w:rsid w:val="00006C32"/>
    <w:rsid w:val="00006D38"/>
    <w:rsid w:val="00007561"/>
    <w:rsid w:val="00007F70"/>
    <w:rsid w:val="00010116"/>
    <w:rsid w:val="0001058F"/>
    <w:rsid w:val="000108D9"/>
    <w:rsid w:val="00010B36"/>
    <w:rsid w:val="00011305"/>
    <w:rsid w:val="000115E9"/>
    <w:rsid w:val="00011788"/>
    <w:rsid w:val="00011BEB"/>
    <w:rsid w:val="000128B7"/>
    <w:rsid w:val="0001362B"/>
    <w:rsid w:val="000137DB"/>
    <w:rsid w:val="00013CFF"/>
    <w:rsid w:val="0001459F"/>
    <w:rsid w:val="0001483D"/>
    <w:rsid w:val="0001528E"/>
    <w:rsid w:val="00016102"/>
    <w:rsid w:val="00016591"/>
    <w:rsid w:val="0001673B"/>
    <w:rsid w:val="00016936"/>
    <w:rsid w:val="00016B48"/>
    <w:rsid w:val="00016D30"/>
    <w:rsid w:val="00016D8A"/>
    <w:rsid w:val="000175A5"/>
    <w:rsid w:val="00017C52"/>
    <w:rsid w:val="00017F10"/>
    <w:rsid w:val="000206EC"/>
    <w:rsid w:val="00020DE9"/>
    <w:rsid w:val="000213FF"/>
    <w:rsid w:val="00021C9C"/>
    <w:rsid w:val="00021D78"/>
    <w:rsid w:val="00022312"/>
    <w:rsid w:val="00022A29"/>
    <w:rsid w:val="00022ED3"/>
    <w:rsid w:val="00023259"/>
    <w:rsid w:val="00023ABC"/>
    <w:rsid w:val="0002417E"/>
    <w:rsid w:val="00024BC8"/>
    <w:rsid w:val="000251E5"/>
    <w:rsid w:val="000252B3"/>
    <w:rsid w:val="000255FA"/>
    <w:rsid w:val="00025714"/>
    <w:rsid w:val="000259A6"/>
    <w:rsid w:val="00025C66"/>
    <w:rsid w:val="00025CC8"/>
    <w:rsid w:val="0002625A"/>
    <w:rsid w:val="00026978"/>
    <w:rsid w:val="00026D95"/>
    <w:rsid w:val="0002739A"/>
    <w:rsid w:val="000301CE"/>
    <w:rsid w:val="0003048F"/>
    <w:rsid w:val="0003051D"/>
    <w:rsid w:val="0003065D"/>
    <w:rsid w:val="00030E8B"/>
    <w:rsid w:val="0003142F"/>
    <w:rsid w:val="00031506"/>
    <w:rsid w:val="000318D4"/>
    <w:rsid w:val="00031918"/>
    <w:rsid w:val="00031B8F"/>
    <w:rsid w:val="00032149"/>
    <w:rsid w:val="0003249C"/>
    <w:rsid w:val="00032554"/>
    <w:rsid w:val="00032A40"/>
    <w:rsid w:val="00032C2F"/>
    <w:rsid w:val="00032E9F"/>
    <w:rsid w:val="0003329E"/>
    <w:rsid w:val="000336D3"/>
    <w:rsid w:val="000340AB"/>
    <w:rsid w:val="000342A5"/>
    <w:rsid w:val="00034801"/>
    <w:rsid w:val="00034927"/>
    <w:rsid w:val="000356FF"/>
    <w:rsid w:val="00035875"/>
    <w:rsid w:val="000363D9"/>
    <w:rsid w:val="000368CA"/>
    <w:rsid w:val="00036A9A"/>
    <w:rsid w:val="00036E3A"/>
    <w:rsid w:val="0003728B"/>
    <w:rsid w:val="00037AA6"/>
    <w:rsid w:val="00037C15"/>
    <w:rsid w:val="00037D3A"/>
    <w:rsid w:val="00037F90"/>
    <w:rsid w:val="00040C02"/>
    <w:rsid w:val="00040D9F"/>
    <w:rsid w:val="00041165"/>
    <w:rsid w:val="0004159B"/>
    <w:rsid w:val="00041811"/>
    <w:rsid w:val="00041A75"/>
    <w:rsid w:val="00041DA6"/>
    <w:rsid w:val="00041EFB"/>
    <w:rsid w:val="00042664"/>
    <w:rsid w:val="00043A1C"/>
    <w:rsid w:val="0004425A"/>
    <w:rsid w:val="000444EE"/>
    <w:rsid w:val="00044954"/>
    <w:rsid w:val="000451D8"/>
    <w:rsid w:val="00045333"/>
    <w:rsid w:val="00045D2C"/>
    <w:rsid w:val="00045D6F"/>
    <w:rsid w:val="00045DAE"/>
    <w:rsid w:val="00045DB8"/>
    <w:rsid w:val="00047A30"/>
    <w:rsid w:val="00047FA0"/>
    <w:rsid w:val="00050C7A"/>
    <w:rsid w:val="00050E95"/>
    <w:rsid w:val="000510FB"/>
    <w:rsid w:val="00051179"/>
    <w:rsid w:val="0005159C"/>
    <w:rsid w:val="00051883"/>
    <w:rsid w:val="00051BAA"/>
    <w:rsid w:val="0005239B"/>
    <w:rsid w:val="0005280F"/>
    <w:rsid w:val="00052F93"/>
    <w:rsid w:val="000532E4"/>
    <w:rsid w:val="00053630"/>
    <w:rsid w:val="00053718"/>
    <w:rsid w:val="00053771"/>
    <w:rsid w:val="000537C0"/>
    <w:rsid w:val="00053B16"/>
    <w:rsid w:val="00053C12"/>
    <w:rsid w:val="000541D1"/>
    <w:rsid w:val="000543EB"/>
    <w:rsid w:val="00054F3B"/>
    <w:rsid w:val="0005580C"/>
    <w:rsid w:val="00056065"/>
    <w:rsid w:val="00056C33"/>
    <w:rsid w:val="00056E57"/>
    <w:rsid w:val="0005708F"/>
    <w:rsid w:val="00057320"/>
    <w:rsid w:val="00057C10"/>
    <w:rsid w:val="00060122"/>
    <w:rsid w:val="000606ED"/>
    <w:rsid w:val="000607D3"/>
    <w:rsid w:val="000612F4"/>
    <w:rsid w:val="00061503"/>
    <w:rsid w:val="00062374"/>
    <w:rsid w:val="000626B7"/>
    <w:rsid w:val="00063001"/>
    <w:rsid w:val="0006311C"/>
    <w:rsid w:val="0006351A"/>
    <w:rsid w:val="00063571"/>
    <w:rsid w:val="00064064"/>
    <w:rsid w:val="00064187"/>
    <w:rsid w:val="00064D72"/>
    <w:rsid w:val="00065560"/>
    <w:rsid w:val="0006572B"/>
    <w:rsid w:val="000658C0"/>
    <w:rsid w:val="00066141"/>
    <w:rsid w:val="000664F0"/>
    <w:rsid w:val="000666C5"/>
    <w:rsid w:val="00066CD1"/>
    <w:rsid w:val="000670B3"/>
    <w:rsid w:val="000674FC"/>
    <w:rsid w:val="00067987"/>
    <w:rsid w:val="00070019"/>
    <w:rsid w:val="000704D0"/>
    <w:rsid w:val="0007059C"/>
    <w:rsid w:val="000705D3"/>
    <w:rsid w:val="00071069"/>
    <w:rsid w:val="0007106D"/>
    <w:rsid w:val="000711B7"/>
    <w:rsid w:val="000719B2"/>
    <w:rsid w:val="00071D39"/>
    <w:rsid w:val="00071FCD"/>
    <w:rsid w:val="000722A7"/>
    <w:rsid w:val="00072AE9"/>
    <w:rsid w:val="00072B87"/>
    <w:rsid w:val="00072F5C"/>
    <w:rsid w:val="000735B3"/>
    <w:rsid w:val="000739AD"/>
    <w:rsid w:val="0007437F"/>
    <w:rsid w:val="00074587"/>
    <w:rsid w:val="000746EB"/>
    <w:rsid w:val="000749A1"/>
    <w:rsid w:val="0007547F"/>
    <w:rsid w:val="00075962"/>
    <w:rsid w:val="00075FB4"/>
    <w:rsid w:val="000760CF"/>
    <w:rsid w:val="000765D0"/>
    <w:rsid w:val="0007681C"/>
    <w:rsid w:val="00076AF4"/>
    <w:rsid w:val="00076D7F"/>
    <w:rsid w:val="00076E6D"/>
    <w:rsid w:val="000776B2"/>
    <w:rsid w:val="000777D7"/>
    <w:rsid w:val="00077EF2"/>
    <w:rsid w:val="0008007F"/>
    <w:rsid w:val="00080114"/>
    <w:rsid w:val="0008064A"/>
    <w:rsid w:val="00080670"/>
    <w:rsid w:val="00080F08"/>
    <w:rsid w:val="0008125C"/>
    <w:rsid w:val="000816AE"/>
    <w:rsid w:val="00082448"/>
    <w:rsid w:val="00083276"/>
    <w:rsid w:val="000834D1"/>
    <w:rsid w:val="00083609"/>
    <w:rsid w:val="00083ADD"/>
    <w:rsid w:val="00083CA6"/>
    <w:rsid w:val="00084ECB"/>
    <w:rsid w:val="000850A4"/>
    <w:rsid w:val="00086317"/>
    <w:rsid w:val="000863C6"/>
    <w:rsid w:val="00086737"/>
    <w:rsid w:val="00086824"/>
    <w:rsid w:val="00086921"/>
    <w:rsid w:val="00086A8E"/>
    <w:rsid w:val="00086D58"/>
    <w:rsid w:val="00086FAA"/>
    <w:rsid w:val="00087699"/>
    <w:rsid w:val="00087718"/>
    <w:rsid w:val="00090016"/>
    <w:rsid w:val="00090755"/>
    <w:rsid w:val="0009077B"/>
    <w:rsid w:val="00090930"/>
    <w:rsid w:val="00090ACB"/>
    <w:rsid w:val="00090E0D"/>
    <w:rsid w:val="0009125D"/>
    <w:rsid w:val="00091E98"/>
    <w:rsid w:val="00092B27"/>
    <w:rsid w:val="000935F8"/>
    <w:rsid w:val="00093606"/>
    <w:rsid w:val="00093B56"/>
    <w:rsid w:val="00094179"/>
    <w:rsid w:val="000947B9"/>
    <w:rsid w:val="00094986"/>
    <w:rsid w:val="00094A9E"/>
    <w:rsid w:val="00094DF4"/>
    <w:rsid w:val="00094ECB"/>
    <w:rsid w:val="00095A1F"/>
    <w:rsid w:val="00096441"/>
    <w:rsid w:val="00096750"/>
    <w:rsid w:val="00096991"/>
    <w:rsid w:val="00097158"/>
    <w:rsid w:val="000A04BC"/>
    <w:rsid w:val="000A0A8A"/>
    <w:rsid w:val="000A0B8D"/>
    <w:rsid w:val="000A0BEB"/>
    <w:rsid w:val="000A0C9C"/>
    <w:rsid w:val="000A0E7F"/>
    <w:rsid w:val="000A18EB"/>
    <w:rsid w:val="000A1C31"/>
    <w:rsid w:val="000A1C54"/>
    <w:rsid w:val="000A2347"/>
    <w:rsid w:val="000A2759"/>
    <w:rsid w:val="000A2A5D"/>
    <w:rsid w:val="000A31D0"/>
    <w:rsid w:val="000A429C"/>
    <w:rsid w:val="000A43EE"/>
    <w:rsid w:val="000A48B6"/>
    <w:rsid w:val="000A48DC"/>
    <w:rsid w:val="000A4A1F"/>
    <w:rsid w:val="000A4C9D"/>
    <w:rsid w:val="000A4E67"/>
    <w:rsid w:val="000A50FB"/>
    <w:rsid w:val="000A5944"/>
    <w:rsid w:val="000A64B8"/>
    <w:rsid w:val="000A6AC9"/>
    <w:rsid w:val="000A6CE7"/>
    <w:rsid w:val="000A6D3D"/>
    <w:rsid w:val="000A6E94"/>
    <w:rsid w:val="000A7149"/>
    <w:rsid w:val="000A76D2"/>
    <w:rsid w:val="000A7989"/>
    <w:rsid w:val="000A79CE"/>
    <w:rsid w:val="000A7E08"/>
    <w:rsid w:val="000A7EDC"/>
    <w:rsid w:val="000B0225"/>
    <w:rsid w:val="000B0961"/>
    <w:rsid w:val="000B1840"/>
    <w:rsid w:val="000B1D17"/>
    <w:rsid w:val="000B2272"/>
    <w:rsid w:val="000B241A"/>
    <w:rsid w:val="000B2536"/>
    <w:rsid w:val="000B262A"/>
    <w:rsid w:val="000B2641"/>
    <w:rsid w:val="000B2B36"/>
    <w:rsid w:val="000B2F53"/>
    <w:rsid w:val="000B34BE"/>
    <w:rsid w:val="000B3A28"/>
    <w:rsid w:val="000B3B7E"/>
    <w:rsid w:val="000B3BDC"/>
    <w:rsid w:val="000B4364"/>
    <w:rsid w:val="000B44D7"/>
    <w:rsid w:val="000B49EE"/>
    <w:rsid w:val="000B4AE0"/>
    <w:rsid w:val="000B4FC9"/>
    <w:rsid w:val="000B54E2"/>
    <w:rsid w:val="000B5660"/>
    <w:rsid w:val="000B5835"/>
    <w:rsid w:val="000B5CB3"/>
    <w:rsid w:val="000B68C5"/>
    <w:rsid w:val="000B6D8A"/>
    <w:rsid w:val="000B721B"/>
    <w:rsid w:val="000B72F0"/>
    <w:rsid w:val="000B7BEB"/>
    <w:rsid w:val="000B7C56"/>
    <w:rsid w:val="000B7C66"/>
    <w:rsid w:val="000C0BF7"/>
    <w:rsid w:val="000C1499"/>
    <w:rsid w:val="000C21F0"/>
    <w:rsid w:val="000C26A9"/>
    <w:rsid w:val="000C2785"/>
    <w:rsid w:val="000C298F"/>
    <w:rsid w:val="000C2A85"/>
    <w:rsid w:val="000C31C5"/>
    <w:rsid w:val="000C330E"/>
    <w:rsid w:val="000C3A47"/>
    <w:rsid w:val="000C3D34"/>
    <w:rsid w:val="000C3D35"/>
    <w:rsid w:val="000C4890"/>
    <w:rsid w:val="000C48CC"/>
    <w:rsid w:val="000C509F"/>
    <w:rsid w:val="000C53C3"/>
    <w:rsid w:val="000C56AE"/>
    <w:rsid w:val="000C5C91"/>
    <w:rsid w:val="000C6D52"/>
    <w:rsid w:val="000C6D6C"/>
    <w:rsid w:val="000C7352"/>
    <w:rsid w:val="000C7A84"/>
    <w:rsid w:val="000D01D8"/>
    <w:rsid w:val="000D0717"/>
    <w:rsid w:val="000D0795"/>
    <w:rsid w:val="000D08DA"/>
    <w:rsid w:val="000D10B6"/>
    <w:rsid w:val="000D1A4C"/>
    <w:rsid w:val="000D2649"/>
    <w:rsid w:val="000D2BC3"/>
    <w:rsid w:val="000D3006"/>
    <w:rsid w:val="000D3141"/>
    <w:rsid w:val="000D3594"/>
    <w:rsid w:val="000D3714"/>
    <w:rsid w:val="000D3B3B"/>
    <w:rsid w:val="000D3D8B"/>
    <w:rsid w:val="000D411D"/>
    <w:rsid w:val="000D452B"/>
    <w:rsid w:val="000D5357"/>
    <w:rsid w:val="000D571B"/>
    <w:rsid w:val="000D6358"/>
    <w:rsid w:val="000D6665"/>
    <w:rsid w:val="000E0805"/>
    <w:rsid w:val="000E0C99"/>
    <w:rsid w:val="000E1DB0"/>
    <w:rsid w:val="000E21E2"/>
    <w:rsid w:val="000E2EA0"/>
    <w:rsid w:val="000E2F42"/>
    <w:rsid w:val="000E305C"/>
    <w:rsid w:val="000E33AB"/>
    <w:rsid w:val="000E39C5"/>
    <w:rsid w:val="000E3A09"/>
    <w:rsid w:val="000E4CF8"/>
    <w:rsid w:val="000E55EC"/>
    <w:rsid w:val="000E5B2E"/>
    <w:rsid w:val="000E5F49"/>
    <w:rsid w:val="000E6B3D"/>
    <w:rsid w:val="000E7147"/>
    <w:rsid w:val="000F00BD"/>
    <w:rsid w:val="000F02F0"/>
    <w:rsid w:val="000F0796"/>
    <w:rsid w:val="000F0D2B"/>
    <w:rsid w:val="000F1361"/>
    <w:rsid w:val="000F1488"/>
    <w:rsid w:val="000F1547"/>
    <w:rsid w:val="000F18EC"/>
    <w:rsid w:val="000F1A2C"/>
    <w:rsid w:val="000F1D02"/>
    <w:rsid w:val="000F2109"/>
    <w:rsid w:val="000F22B1"/>
    <w:rsid w:val="000F262D"/>
    <w:rsid w:val="000F2AD1"/>
    <w:rsid w:val="000F2EEB"/>
    <w:rsid w:val="000F2FA3"/>
    <w:rsid w:val="000F36F1"/>
    <w:rsid w:val="000F38AE"/>
    <w:rsid w:val="000F403C"/>
    <w:rsid w:val="000F4F19"/>
    <w:rsid w:val="000F520A"/>
    <w:rsid w:val="000F55FF"/>
    <w:rsid w:val="000F57CF"/>
    <w:rsid w:val="000F5F0F"/>
    <w:rsid w:val="000F683E"/>
    <w:rsid w:val="000F6B47"/>
    <w:rsid w:val="000F7728"/>
    <w:rsid w:val="000F7C94"/>
    <w:rsid w:val="000F7ED2"/>
    <w:rsid w:val="00100166"/>
    <w:rsid w:val="00101588"/>
    <w:rsid w:val="00101AEF"/>
    <w:rsid w:val="00101AF9"/>
    <w:rsid w:val="00101B32"/>
    <w:rsid w:val="00101D54"/>
    <w:rsid w:val="00102240"/>
    <w:rsid w:val="0010274F"/>
    <w:rsid w:val="00102E0B"/>
    <w:rsid w:val="001033A8"/>
    <w:rsid w:val="00103E28"/>
    <w:rsid w:val="00103E52"/>
    <w:rsid w:val="0010443A"/>
    <w:rsid w:val="001044D8"/>
    <w:rsid w:val="00104C37"/>
    <w:rsid w:val="00105065"/>
    <w:rsid w:val="001054BE"/>
    <w:rsid w:val="00106116"/>
    <w:rsid w:val="00106138"/>
    <w:rsid w:val="00106D7A"/>
    <w:rsid w:val="001072E6"/>
    <w:rsid w:val="00107BAC"/>
    <w:rsid w:val="0011029E"/>
    <w:rsid w:val="0011062C"/>
    <w:rsid w:val="001114D2"/>
    <w:rsid w:val="00111733"/>
    <w:rsid w:val="00111B3E"/>
    <w:rsid w:val="00111E16"/>
    <w:rsid w:val="00111EAB"/>
    <w:rsid w:val="00111F8C"/>
    <w:rsid w:val="001128D8"/>
    <w:rsid w:val="00112C81"/>
    <w:rsid w:val="00112F6D"/>
    <w:rsid w:val="00113019"/>
    <w:rsid w:val="00113440"/>
    <w:rsid w:val="001137E8"/>
    <w:rsid w:val="001138F3"/>
    <w:rsid w:val="00113A7D"/>
    <w:rsid w:val="00113E63"/>
    <w:rsid w:val="0011409F"/>
    <w:rsid w:val="00114A0F"/>
    <w:rsid w:val="00114E0A"/>
    <w:rsid w:val="00114F84"/>
    <w:rsid w:val="0011526E"/>
    <w:rsid w:val="00115877"/>
    <w:rsid w:val="00115BD3"/>
    <w:rsid w:val="00115DFB"/>
    <w:rsid w:val="0011602D"/>
    <w:rsid w:val="00116559"/>
    <w:rsid w:val="00116616"/>
    <w:rsid w:val="0011664E"/>
    <w:rsid w:val="00116C44"/>
    <w:rsid w:val="00116EFA"/>
    <w:rsid w:val="00117392"/>
    <w:rsid w:val="00117EB6"/>
    <w:rsid w:val="001201EC"/>
    <w:rsid w:val="00120495"/>
    <w:rsid w:val="0012088D"/>
    <w:rsid w:val="001209C3"/>
    <w:rsid w:val="00120FE4"/>
    <w:rsid w:val="00121C3E"/>
    <w:rsid w:val="00121D0F"/>
    <w:rsid w:val="00121F7E"/>
    <w:rsid w:val="00122032"/>
    <w:rsid w:val="001221F8"/>
    <w:rsid w:val="00122ADF"/>
    <w:rsid w:val="00122B11"/>
    <w:rsid w:val="001236BA"/>
    <w:rsid w:val="00123D28"/>
    <w:rsid w:val="00124913"/>
    <w:rsid w:val="0012496B"/>
    <w:rsid w:val="00124D04"/>
    <w:rsid w:val="00124D34"/>
    <w:rsid w:val="001255AA"/>
    <w:rsid w:val="00125FE8"/>
    <w:rsid w:val="00126438"/>
    <w:rsid w:val="00126C7F"/>
    <w:rsid w:val="00126F6B"/>
    <w:rsid w:val="001271DC"/>
    <w:rsid w:val="00127513"/>
    <w:rsid w:val="00127699"/>
    <w:rsid w:val="00127935"/>
    <w:rsid w:val="00127C10"/>
    <w:rsid w:val="00130127"/>
    <w:rsid w:val="00130218"/>
    <w:rsid w:val="00130248"/>
    <w:rsid w:val="001309FE"/>
    <w:rsid w:val="001320B8"/>
    <w:rsid w:val="00132791"/>
    <w:rsid w:val="001327C8"/>
    <w:rsid w:val="00133009"/>
    <w:rsid w:val="001334E7"/>
    <w:rsid w:val="00133565"/>
    <w:rsid w:val="00133BCF"/>
    <w:rsid w:val="00133D7D"/>
    <w:rsid w:val="00133DEE"/>
    <w:rsid w:val="00134C53"/>
    <w:rsid w:val="00134D32"/>
    <w:rsid w:val="001350E8"/>
    <w:rsid w:val="001351A0"/>
    <w:rsid w:val="00135485"/>
    <w:rsid w:val="00135D7C"/>
    <w:rsid w:val="00136B28"/>
    <w:rsid w:val="00136C2C"/>
    <w:rsid w:val="00137680"/>
    <w:rsid w:val="00137690"/>
    <w:rsid w:val="0013798C"/>
    <w:rsid w:val="00137C1C"/>
    <w:rsid w:val="00137EAA"/>
    <w:rsid w:val="001406C1"/>
    <w:rsid w:val="001409B1"/>
    <w:rsid w:val="00140D65"/>
    <w:rsid w:val="00140E37"/>
    <w:rsid w:val="00141380"/>
    <w:rsid w:val="001417EB"/>
    <w:rsid w:val="00143374"/>
    <w:rsid w:val="00143F2B"/>
    <w:rsid w:val="001448E6"/>
    <w:rsid w:val="00144B64"/>
    <w:rsid w:val="0014537D"/>
    <w:rsid w:val="0014684F"/>
    <w:rsid w:val="001471DC"/>
    <w:rsid w:val="00147844"/>
    <w:rsid w:val="00147B1A"/>
    <w:rsid w:val="00147B2A"/>
    <w:rsid w:val="00150271"/>
    <w:rsid w:val="00150B0F"/>
    <w:rsid w:val="0015107A"/>
    <w:rsid w:val="0015171F"/>
    <w:rsid w:val="00151E4D"/>
    <w:rsid w:val="00151E54"/>
    <w:rsid w:val="00152213"/>
    <w:rsid w:val="00152D58"/>
    <w:rsid w:val="001532F4"/>
    <w:rsid w:val="00153541"/>
    <w:rsid w:val="00153F5D"/>
    <w:rsid w:val="001542EB"/>
    <w:rsid w:val="00154745"/>
    <w:rsid w:val="00154F08"/>
    <w:rsid w:val="001550D7"/>
    <w:rsid w:val="001554B6"/>
    <w:rsid w:val="001556F5"/>
    <w:rsid w:val="00155D1A"/>
    <w:rsid w:val="00156044"/>
    <w:rsid w:val="00156128"/>
    <w:rsid w:val="00156313"/>
    <w:rsid w:val="0015654F"/>
    <w:rsid w:val="001567D7"/>
    <w:rsid w:val="00156C35"/>
    <w:rsid w:val="00157628"/>
    <w:rsid w:val="0015771D"/>
    <w:rsid w:val="00157BFC"/>
    <w:rsid w:val="00157CA5"/>
    <w:rsid w:val="00157CBD"/>
    <w:rsid w:val="00157FD6"/>
    <w:rsid w:val="00160B53"/>
    <w:rsid w:val="001614C0"/>
    <w:rsid w:val="001618F0"/>
    <w:rsid w:val="00161B02"/>
    <w:rsid w:val="00161D03"/>
    <w:rsid w:val="001622CC"/>
    <w:rsid w:val="001625CD"/>
    <w:rsid w:val="001626C2"/>
    <w:rsid w:val="0016321B"/>
    <w:rsid w:val="0016370A"/>
    <w:rsid w:val="00163E77"/>
    <w:rsid w:val="00163EE5"/>
    <w:rsid w:val="001643C5"/>
    <w:rsid w:val="00164E7A"/>
    <w:rsid w:val="001651FC"/>
    <w:rsid w:val="00165209"/>
    <w:rsid w:val="00165365"/>
    <w:rsid w:val="0016536B"/>
    <w:rsid w:val="00165748"/>
    <w:rsid w:val="001657B3"/>
    <w:rsid w:val="00165866"/>
    <w:rsid w:val="00165ED2"/>
    <w:rsid w:val="0016706E"/>
    <w:rsid w:val="00167327"/>
    <w:rsid w:val="0016769B"/>
    <w:rsid w:val="0016777E"/>
    <w:rsid w:val="00167D21"/>
    <w:rsid w:val="0017114C"/>
    <w:rsid w:val="001720F8"/>
    <w:rsid w:val="001722D3"/>
    <w:rsid w:val="00172614"/>
    <w:rsid w:val="00172CA4"/>
    <w:rsid w:val="00173569"/>
    <w:rsid w:val="00173871"/>
    <w:rsid w:val="00173E2B"/>
    <w:rsid w:val="0017475D"/>
    <w:rsid w:val="00174A3E"/>
    <w:rsid w:val="00174E30"/>
    <w:rsid w:val="00174E83"/>
    <w:rsid w:val="0017516D"/>
    <w:rsid w:val="001755D7"/>
    <w:rsid w:val="00175600"/>
    <w:rsid w:val="00175643"/>
    <w:rsid w:val="00175E4F"/>
    <w:rsid w:val="00175E55"/>
    <w:rsid w:val="00176074"/>
    <w:rsid w:val="00176412"/>
    <w:rsid w:val="0017675F"/>
    <w:rsid w:val="001768F4"/>
    <w:rsid w:val="00176D17"/>
    <w:rsid w:val="001770C4"/>
    <w:rsid w:val="0017733D"/>
    <w:rsid w:val="001776D5"/>
    <w:rsid w:val="00177AC8"/>
    <w:rsid w:val="0018008B"/>
    <w:rsid w:val="001801EC"/>
    <w:rsid w:val="001810DB"/>
    <w:rsid w:val="00181DDA"/>
    <w:rsid w:val="00181EFF"/>
    <w:rsid w:val="00182AA7"/>
    <w:rsid w:val="00183558"/>
    <w:rsid w:val="00183F64"/>
    <w:rsid w:val="001841B2"/>
    <w:rsid w:val="001847F1"/>
    <w:rsid w:val="0018489F"/>
    <w:rsid w:val="00184A55"/>
    <w:rsid w:val="00184C9F"/>
    <w:rsid w:val="00184CCF"/>
    <w:rsid w:val="00185099"/>
    <w:rsid w:val="00185B65"/>
    <w:rsid w:val="001862E8"/>
    <w:rsid w:val="001865A6"/>
    <w:rsid w:val="001870DC"/>
    <w:rsid w:val="001909F8"/>
    <w:rsid w:val="00191FBA"/>
    <w:rsid w:val="001921C4"/>
    <w:rsid w:val="00192D13"/>
    <w:rsid w:val="00193660"/>
    <w:rsid w:val="001936B0"/>
    <w:rsid w:val="001937DA"/>
    <w:rsid w:val="001937E0"/>
    <w:rsid w:val="00194008"/>
    <w:rsid w:val="0019416B"/>
    <w:rsid w:val="001945C0"/>
    <w:rsid w:val="001955A4"/>
    <w:rsid w:val="00195EDB"/>
    <w:rsid w:val="00196399"/>
    <w:rsid w:val="001972C4"/>
    <w:rsid w:val="00197842"/>
    <w:rsid w:val="001A0164"/>
    <w:rsid w:val="001A01A7"/>
    <w:rsid w:val="001A02AA"/>
    <w:rsid w:val="001A052D"/>
    <w:rsid w:val="001A09D4"/>
    <w:rsid w:val="001A176E"/>
    <w:rsid w:val="001A1B2B"/>
    <w:rsid w:val="001A2681"/>
    <w:rsid w:val="001A30EE"/>
    <w:rsid w:val="001A3508"/>
    <w:rsid w:val="001A39CC"/>
    <w:rsid w:val="001A3F93"/>
    <w:rsid w:val="001A4136"/>
    <w:rsid w:val="001A418F"/>
    <w:rsid w:val="001A4211"/>
    <w:rsid w:val="001A49A3"/>
    <w:rsid w:val="001A5378"/>
    <w:rsid w:val="001A5A6C"/>
    <w:rsid w:val="001A6699"/>
    <w:rsid w:val="001A6738"/>
    <w:rsid w:val="001A788E"/>
    <w:rsid w:val="001B017A"/>
    <w:rsid w:val="001B0762"/>
    <w:rsid w:val="001B07A7"/>
    <w:rsid w:val="001B1660"/>
    <w:rsid w:val="001B1840"/>
    <w:rsid w:val="001B1AED"/>
    <w:rsid w:val="001B232C"/>
    <w:rsid w:val="001B29F8"/>
    <w:rsid w:val="001B2AE8"/>
    <w:rsid w:val="001B2CD0"/>
    <w:rsid w:val="001B2CF3"/>
    <w:rsid w:val="001B3ADF"/>
    <w:rsid w:val="001B3B5D"/>
    <w:rsid w:val="001B3ECE"/>
    <w:rsid w:val="001B43F1"/>
    <w:rsid w:val="001B466A"/>
    <w:rsid w:val="001B4CF3"/>
    <w:rsid w:val="001B5368"/>
    <w:rsid w:val="001B5926"/>
    <w:rsid w:val="001B5F84"/>
    <w:rsid w:val="001B66C9"/>
    <w:rsid w:val="001B6C6E"/>
    <w:rsid w:val="001B6DF7"/>
    <w:rsid w:val="001B6E71"/>
    <w:rsid w:val="001C043E"/>
    <w:rsid w:val="001C0687"/>
    <w:rsid w:val="001C07F5"/>
    <w:rsid w:val="001C1C06"/>
    <w:rsid w:val="001C3D11"/>
    <w:rsid w:val="001C41D2"/>
    <w:rsid w:val="001C450D"/>
    <w:rsid w:val="001C4864"/>
    <w:rsid w:val="001C4E4C"/>
    <w:rsid w:val="001C513B"/>
    <w:rsid w:val="001C5227"/>
    <w:rsid w:val="001C57F7"/>
    <w:rsid w:val="001C585A"/>
    <w:rsid w:val="001C6606"/>
    <w:rsid w:val="001C6919"/>
    <w:rsid w:val="001C6DB6"/>
    <w:rsid w:val="001C7324"/>
    <w:rsid w:val="001C73B2"/>
    <w:rsid w:val="001C78A3"/>
    <w:rsid w:val="001D0107"/>
    <w:rsid w:val="001D0A0E"/>
    <w:rsid w:val="001D0F1D"/>
    <w:rsid w:val="001D0F88"/>
    <w:rsid w:val="001D1FA3"/>
    <w:rsid w:val="001D1FFA"/>
    <w:rsid w:val="001D25EE"/>
    <w:rsid w:val="001D3928"/>
    <w:rsid w:val="001D4E84"/>
    <w:rsid w:val="001D5471"/>
    <w:rsid w:val="001D587F"/>
    <w:rsid w:val="001D6902"/>
    <w:rsid w:val="001D6CCB"/>
    <w:rsid w:val="001D754F"/>
    <w:rsid w:val="001D784C"/>
    <w:rsid w:val="001D7A80"/>
    <w:rsid w:val="001D7DD1"/>
    <w:rsid w:val="001D7E0A"/>
    <w:rsid w:val="001E0614"/>
    <w:rsid w:val="001E1165"/>
    <w:rsid w:val="001E1563"/>
    <w:rsid w:val="001E23B8"/>
    <w:rsid w:val="001E251B"/>
    <w:rsid w:val="001E2F72"/>
    <w:rsid w:val="001E3007"/>
    <w:rsid w:val="001E3398"/>
    <w:rsid w:val="001E36F9"/>
    <w:rsid w:val="001E43E3"/>
    <w:rsid w:val="001E4BBB"/>
    <w:rsid w:val="001E4D6C"/>
    <w:rsid w:val="001E4EF5"/>
    <w:rsid w:val="001E5AD5"/>
    <w:rsid w:val="001E5C82"/>
    <w:rsid w:val="001E6A6E"/>
    <w:rsid w:val="001E7278"/>
    <w:rsid w:val="001E797C"/>
    <w:rsid w:val="001E7BD4"/>
    <w:rsid w:val="001F030E"/>
    <w:rsid w:val="001F0432"/>
    <w:rsid w:val="001F0434"/>
    <w:rsid w:val="001F05D5"/>
    <w:rsid w:val="001F098B"/>
    <w:rsid w:val="001F1255"/>
    <w:rsid w:val="001F12D8"/>
    <w:rsid w:val="001F1F7F"/>
    <w:rsid w:val="001F237C"/>
    <w:rsid w:val="001F3245"/>
    <w:rsid w:val="001F3F1F"/>
    <w:rsid w:val="001F41FB"/>
    <w:rsid w:val="001F4637"/>
    <w:rsid w:val="001F4753"/>
    <w:rsid w:val="001F53F8"/>
    <w:rsid w:val="001F5584"/>
    <w:rsid w:val="001F589E"/>
    <w:rsid w:val="001F68EA"/>
    <w:rsid w:val="001F6BD6"/>
    <w:rsid w:val="001F6EE1"/>
    <w:rsid w:val="001F6F38"/>
    <w:rsid w:val="001F7402"/>
    <w:rsid w:val="001F753E"/>
    <w:rsid w:val="001F764D"/>
    <w:rsid w:val="001F7931"/>
    <w:rsid w:val="00200010"/>
    <w:rsid w:val="002001D8"/>
    <w:rsid w:val="002005FC"/>
    <w:rsid w:val="00200D2E"/>
    <w:rsid w:val="00200F94"/>
    <w:rsid w:val="0020134F"/>
    <w:rsid w:val="00201368"/>
    <w:rsid w:val="002014EB"/>
    <w:rsid w:val="002023A6"/>
    <w:rsid w:val="002023C6"/>
    <w:rsid w:val="0020265D"/>
    <w:rsid w:val="00202670"/>
    <w:rsid w:val="00202DEB"/>
    <w:rsid w:val="002039E7"/>
    <w:rsid w:val="002040CD"/>
    <w:rsid w:val="00204C42"/>
    <w:rsid w:val="002076F9"/>
    <w:rsid w:val="00207D99"/>
    <w:rsid w:val="00210560"/>
    <w:rsid w:val="0021072B"/>
    <w:rsid w:val="00210D1A"/>
    <w:rsid w:val="00211453"/>
    <w:rsid w:val="00211DE4"/>
    <w:rsid w:val="00213609"/>
    <w:rsid w:val="00213E51"/>
    <w:rsid w:val="00213ED9"/>
    <w:rsid w:val="0021479B"/>
    <w:rsid w:val="00214D32"/>
    <w:rsid w:val="00215543"/>
    <w:rsid w:val="00215721"/>
    <w:rsid w:val="002157DF"/>
    <w:rsid w:val="00215B8E"/>
    <w:rsid w:val="002160CC"/>
    <w:rsid w:val="002169E4"/>
    <w:rsid w:val="002177FD"/>
    <w:rsid w:val="00217AFE"/>
    <w:rsid w:val="00217C14"/>
    <w:rsid w:val="00217F49"/>
    <w:rsid w:val="00220004"/>
    <w:rsid w:val="00220251"/>
    <w:rsid w:val="00220D59"/>
    <w:rsid w:val="002216E6"/>
    <w:rsid w:val="0022188B"/>
    <w:rsid w:val="002218C8"/>
    <w:rsid w:val="00221BC8"/>
    <w:rsid w:val="00221E1B"/>
    <w:rsid w:val="00222225"/>
    <w:rsid w:val="00222BDD"/>
    <w:rsid w:val="00222CDA"/>
    <w:rsid w:val="00223CBC"/>
    <w:rsid w:val="0022434D"/>
    <w:rsid w:val="00224605"/>
    <w:rsid w:val="00224702"/>
    <w:rsid w:val="0022485B"/>
    <w:rsid w:val="00224A28"/>
    <w:rsid w:val="00224B06"/>
    <w:rsid w:val="00224C62"/>
    <w:rsid w:val="002250E2"/>
    <w:rsid w:val="002254C0"/>
    <w:rsid w:val="00225F49"/>
    <w:rsid w:val="002264CB"/>
    <w:rsid w:val="00226885"/>
    <w:rsid w:val="00226D59"/>
    <w:rsid w:val="0022720C"/>
    <w:rsid w:val="002275B0"/>
    <w:rsid w:val="00227698"/>
    <w:rsid w:val="00227E15"/>
    <w:rsid w:val="00230046"/>
    <w:rsid w:val="0023084E"/>
    <w:rsid w:val="00230ADA"/>
    <w:rsid w:val="00230EBF"/>
    <w:rsid w:val="00231061"/>
    <w:rsid w:val="00231EF2"/>
    <w:rsid w:val="00232047"/>
    <w:rsid w:val="00232626"/>
    <w:rsid w:val="00232A4B"/>
    <w:rsid w:val="0023362B"/>
    <w:rsid w:val="002337C0"/>
    <w:rsid w:val="00233B5C"/>
    <w:rsid w:val="002340BF"/>
    <w:rsid w:val="0023414C"/>
    <w:rsid w:val="00234BC7"/>
    <w:rsid w:val="00234E42"/>
    <w:rsid w:val="00235023"/>
    <w:rsid w:val="00235A78"/>
    <w:rsid w:val="00235AEA"/>
    <w:rsid w:val="00235BB4"/>
    <w:rsid w:val="00235F01"/>
    <w:rsid w:val="002362BF"/>
    <w:rsid w:val="002363E2"/>
    <w:rsid w:val="00236AD9"/>
    <w:rsid w:val="00236DB4"/>
    <w:rsid w:val="0023710B"/>
    <w:rsid w:val="00237594"/>
    <w:rsid w:val="0023786D"/>
    <w:rsid w:val="0024090E"/>
    <w:rsid w:val="00240D43"/>
    <w:rsid w:val="00240DE2"/>
    <w:rsid w:val="00241794"/>
    <w:rsid w:val="00241996"/>
    <w:rsid w:val="00241A85"/>
    <w:rsid w:val="00241C19"/>
    <w:rsid w:val="00242234"/>
    <w:rsid w:val="002423BA"/>
    <w:rsid w:val="00242537"/>
    <w:rsid w:val="0024296F"/>
    <w:rsid w:val="00242B25"/>
    <w:rsid w:val="00242FAA"/>
    <w:rsid w:val="002435EB"/>
    <w:rsid w:val="00243623"/>
    <w:rsid w:val="002445B3"/>
    <w:rsid w:val="00244DCD"/>
    <w:rsid w:val="00245256"/>
    <w:rsid w:val="00245ACC"/>
    <w:rsid w:val="00245BDA"/>
    <w:rsid w:val="002463C3"/>
    <w:rsid w:val="002476FD"/>
    <w:rsid w:val="00247725"/>
    <w:rsid w:val="00247E7F"/>
    <w:rsid w:val="00250D96"/>
    <w:rsid w:val="0025124D"/>
    <w:rsid w:val="0025147D"/>
    <w:rsid w:val="0025189D"/>
    <w:rsid w:val="00251E6E"/>
    <w:rsid w:val="002523D9"/>
    <w:rsid w:val="00253762"/>
    <w:rsid w:val="00253E71"/>
    <w:rsid w:val="00254A7A"/>
    <w:rsid w:val="00254D6B"/>
    <w:rsid w:val="00254FDE"/>
    <w:rsid w:val="00255089"/>
    <w:rsid w:val="002559C1"/>
    <w:rsid w:val="00255E80"/>
    <w:rsid w:val="0025657A"/>
    <w:rsid w:val="00256720"/>
    <w:rsid w:val="00256916"/>
    <w:rsid w:val="00256A1B"/>
    <w:rsid w:val="0025730D"/>
    <w:rsid w:val="00257E4A"/>
    <w:rsid w:val="0026014E"/>
    <w:rsid w:val="00260C90"/>
    <w:rsid w:val="0026148B"/>
    <w:rsid w:val="00261A28"/>
    <w:rsid w:val="00261AE6"/>
    <w:rsid w:val="00261B89"/>
    <w:rsid w:val="00261F8C"/>
    <w:rsid w:val="00262193"/>
    <w:rsid w:val="00262400"/>
    <w:rsid w:val="00262760"/>
    <w:rsid w:val="00262C8B"/>
    <w:rsid w:val="00263178"/>
    <w:rsid w:val="0026367E"/>
    <w:rsid w:val="0026486A"/>
    <w:rsid w:val="0026495C"/>
    <w:rsid w:val="00265783"/>
    <w:rsid w:val="002657D9"/>
    <w:rsid w:val="00265F5F"/>
    <w:rsid w:val="00266572"/>
    <w:rsid w:val="002669F8"/>
    <w:rsid w:val="00266EFD"/>
    <w:rsid w:val="002671DD"/>
    <w:rsid w:val="0026777D"/>
    <w:rsid w:val="00267922"/>
    <w:rsid w:val="00270096"/>
    <w:rsid w:val="002706A9"/>
    <w:rsid w:val="002709E1"/>
    <w:rsid w:val="00270C8E"/>
    <w:rsid w:val="00270CFF"/>
    <w:rsid w:val="00270F27"/>
    <w:rsid w:val="002719FD"/>
    <w:rsid w:val="002721E9"/>
    <w:rsid w:val="00272C96"/>
    <w:rsid w:val="0027320C"/>
    <w:rsid w:val="00273415"/>
    <w:rsid w:val="002735D8"/>
    <w:rsid w:val="00273D5C"/>
    <w:rsid w:val="00274FA2"/>
    <w:rsid w:val="00275442"/>
    <w:rsid w:val="0027558C"/>
    <w:rsid w:val="00275634"/>
    <w:rsid w:val="00275821"/>
    <w:rsid w:val="002764A4"/>
    <w:rsid w:val="00276C2E"/>
    <w:rsid w:val="00276D1F"/>
    <w:rsid w:val="00276F4A"/>
    <w:rsid w:val="002773F1"/>
    <w:rsid w:val="00277D94"/>
    <w:rsid w:val="00280426"/>
    <w:rsid w:val="00280975"/>
    <w:rsid w:val="00280A6D"/>
    <w:rsid w:val="00280BB9"/>
    <w:rsid w:val="002810B0"/>
    <w:rsid w:val="00281A2D"/>
    <w:rsid w:val="00281B26"/>
    <w:rsid w:val="00281CDF"/>
    <w:rsid w:val="00281F64"/>
    <w:rsid w:val="002827C2"/>
    <w:rsid w:val="0028370D"/>
    <w:rsid w:val="00283A36"/>
    <w:rsid w:val="00284670"/>
    <w:rsid w:val="002852EF"/>
    <w:rsid w:val="0028655A"/>
    <w:rsid w:val="0028701E"/>
    <w:rsid w:val="00287903"/>
    <w:rsid w:val="00287C3C"/>
    <w:rsid w:val="0029016C"/>
    <w:rsid w:val="00290340"/>
    <w:rsid w:val="0029036A"/>
    <w:rsid w:val="00290CF0"/>
    <w:rsid w:val="00290EED"/>
    <w:rsid w:val="00290F27"/>
    <w:rsid w:val="002912F5"/>
    <w:rsid w:val="002917C6"/>
    <w:rsid w:val="00291A39"/>
    <w:rsid w:val="0029220C"/>
    <w:rsid w:val="00292705"/>
    <w:rsid w:val="00292A4D"/>
    <w:rsid w:val="00292E1D"/>
    <w:rsid w:val="002933F0"/>
    <w:rsid w:val="00293440"/>
    <w:rsid w:val="00293748"/>
    <w:rsid w:val="00294141"/>
    <w:rsid w:val="002945A5"/>
    <w:rsid w:val="00294786"/>
    <w:rsid w:val="00294AC2"/>
    <w:rsid w:val="00295E3E"/>
    <w:rsid w:val="002968F6"/>
    <w:rsid w:val="00296A01"/>
    <w:rsid w:val="00296B92"/>
    <w:rsid w:val="00296CCD"/>
    <w:rsid w:val="00296CE3"/>
    <w:rsid w:val="00296CE9"/>
    <w:rsid w:val="00297127"/>
    <w:rsid w:val="002973BD"/>
    <w:rsid w:val="00297715"/>
    <w:rsid w:val="0029798A"/>
    <w:rsid w:val="00297E12"/>
    <w:rsid w:val="002A0358"/>
    <w:rsid w:val="002A048A"/>
    <w:rsid w:val="002A0540"/>
    <w:rsid w:val="002A0625"/>
    <w:rsid w:val="002A072B"/>
    <w:rsid w:val="002A0A4D"/>
    <w:rsid w:val="002A0A73"/>
    <w:rsid w:val="002A13A6"/>
    <w:rsid w:val="002A18E0"/>
    <w:rsid w:val="002A18F7"/>
    <w:rsid w:val="002A1D92"/>
    <w:rsid w:val="002A1E53"/>
    <w:rsid w:val="002A1FDF"/>
    <w:rsid w:val="002A24DE"/>
    <w:rsid w:val="002A2D02"/>
    <w:rsid w:val="002A2F71"/>
    <w:rsid w:val="002A3636"/>
    <w:rsid w:val="002A3C23"/>
    <w:rsid w:val="002A3C55"/>
    <w:rsid w:val="002A3FB6"/>
    <w:rsid w:val="002A45D9"/>
    <w:rsid w:val="002A465C"/>
    <w:rsid w:val="002A4886"/>
    <w:rsid w:val="002A48CD"/>
    <w:rsid w:val="002A4AA4"/>
    <w:rsid w:val="002A4F05"/>
    <w:rsid w:val="002A4FB5"/>
    <w:rsid w:val="002A585D"/>
    <w:rsid w:val="002A6161"/>
    <w:rsid w:val="002A61D7"/>
    <w:rsid w:val="002A6461"/>
    <w:rsid w:val="002A69DA"/>
    <w:rsid w:val="002A6AE4"/>
    <w:rsid w:val="002A6AFE"/>
    <w:rsid w:val="002A7A22"/>
    <w:rsid w:val="002A7A77"/>
    <w:rsid w:val="002A7BA6"/>
    <w:rsid w:val="002A7EA1"/>
    <w:rsid w:val="002B01C5"/>
    <w:rsid w:val="002B09D9"/>
    <w:rsid w:val="002B0D1B"/>
    <w:rsid w:val="002B1735"/>
    <w:rsid w:val="002B1736"/>
    <w:rsid w:val="002B1976"/>
    <w:rsid w:val="002B19CF"/>
    <w:rsid w:val="002B2621"/>
    <w:rsid w:val="002B26BC"/>
    <w:rsid w:val="002B2956"/>
    <w:rsid w:val="002B2D70"/>
    <w:rsid w:val="002B2EAA"/>
    <w:rsid w:val="002B2FF8"/>
    <w:rsid w:val="002B331B"/>
    <w:rsid w:val="002B37ED"/>
    <w:rsid w:val="002B384C"/>
    <w:rsid w:val="002B3D12"/>
    <w:rsid w:val="002B4A84"/>
    <w:rsid w:val="002B4D62"/>
    <w:rsid w:val="002B629A"/>
    <w:rsid w:val="002B65C0"/>
    <w:rsid w:val="002B734C"/>
    <w:rsid w:val="002B7D75"/>
    <w:rsid w:val="002C0248"/>
    <w:rsid w:val="002C0A40"/>
    <w:rsid w:val="002C1711"/>
    <w:rsid w:val="002C2DDB"/>
    <w:rsid w:val="002C36A0"/>
    <w:rsid w:val="002C43D8"/>
    <w:rsid w:val="002C4588"/>
    <w:rsid w:val="002C4637"/>
    <w:rsid w:val="002C51D4"/>
    <w:rsid w:val="002C55C4"/>
    <w:rsid w:val="002C5E81"/>
    <w:rsid w:val="002C61D9"/>
    <w:rsid w:val="002C650F"/>
    <w:rsid w:val="002C6B3D"/>
    <w:rsid w:val="002C6BFD"/>
    <w:rsid w:val="002C7349"/>
    <w:rsid w:val="002C73DF"/>
    <w:rsid w:val="002C7D92"/>
    <w:rsid w:val="002D0031"/>
    <w:rsid w:val="002D0276"/>
    <w:rsid w:val="002D080B"/>
    <w:rsid w:val="002D1878"/>
    <w:rsid w:val="002D202E"/>
    <w:rsid w:val="002D22B1"/>
    <w:rsid w:val="002D2B20"/>
    <w:rsid w:val="002D2D80"/>
    <w:rsid w:val="002D342D"/>
    <w:rsid w:val="002D360D"/>
    <w:rsid w:val="002D42B1"/>
    <w:rsid w:val="002D4776"/>
    <w:rsid w:val="002D4B28"/>
    <w:rsid w:val="002D59CC"/>
    <w:rsid w:val="002D5A61"/>
    <w:rsid w:val="002D6453"/>
    <w:rsid w:val="002D66D5"/>
    <w:rsid w:val="002D69AE"/>
    <w:rsid w:val="002D69EF"/>
    <w:rsid w:val="002D6C27"/>
    <w:rsid w:val="002D740F"/>
    <w:rsid w:val="002D7B4E"/>
    <w:rsid w:val="002D7C7E"/>
    <w:rsid w:val="002E002A"/>
    <w:rsid w:val="002E0088"/>
    <w:rsid w:val="002E042F"/>
    <w:rsid w:val="002E1671"/>
    <w:rsid w:val="002E19F7"/>
    <w:rsid w:val="002E3059"/>
    <w:rsid w:val="002E347B"/>
    <w:rsid w:val="002E3624"/>
    <w:rsid w:val="002E37C2"/>
    <w:rsid w:val="002E3DA2"/>
    <w:rsid w:val="002E42A5"/>
    <w:rsid w:val="002E4359"/>
    <w:rsid w:val="002E4E1F"/>
    <w:rsid w:val="002E55D1"/>
    <w:rsid w:val="002E5780"/>
    <w:rsid w:val="002E57E1"/>
    <w:rsid w:val="002E5A42"/>
    <w:rsid w:val="002E789B"/>
    <w:rsid w:val="002F0153"/>
    <w:rsid w:val="002F02A2"/>
    <w:rsid w:val="002F057D"/>
    <w:rsid w:val="002F0D13"/>
    <w:rsid w:val="002F1031"/>
    <w:rsid w:val="002F1428"/>
    <w:rsid w:val="002F1514"/>
    <w:rsid w:val="002F1525"/>
    <w:rsid w:val="002F166D"/>
    <w:rsid w:val="002F1ACE"/>
    <w:rsid w:val="002F1D22"/>
    <w:rsid w:val="002F1E35"/>
    <w:rsid w:val="002F214E"/>
    <w:rsid w:val="002F24B7"/>
    <w:rsid w:val="002F254D"/>
    <w:rsid w:val="002F2654"/>
    <w:rsid w:val="002F286A"/>
    <w:rsid w:val="002F28D7"/>
    <w:rsid w:val="002F3281"/>
    <w:rsid w:val="002F3733"/>
    <w:rsid w:val="002F3A35"/>
    <w:rsid w:val="002F48DA"/>
    <w:rsid w:val="002F57E4"/>
    <w:rsid w:val="002F620F"/>
    <w:rsid w:val="002F699B"/>
    <w:rsid w:val="002F6CA8"/>
    <w:rsid w:val="002F7446"/>
    <w:rsid w:val="002F7FB6"/>
    <w:rsid w:val="00300013"/>
    <w:rsid w:val="00300454"/>
    <w:rsid w:val="003005BB"/>
    <w:rsid w:val="00300A94"/>
    <w:rsid w:val="00300C65"/>
    <w:rsid w:val="0030107F"/>
    <w:rsid w:val="00301483"/>
    <w:rsid w:val="00301BB6"/>
    <w:rsid w:val="00301D89"/>
    <w:rsid w:val="00301F35"/>
    <w:rsid w:val="00302394"/>
    <w:rsid w:val="003026A9"/>
    <w:rsid w:val="00302BEB"/>
    <w:rsid w:val="00302D0D"/>
    <w:rsid w:val="00302D7A"/>
    <w:rsid w:val="0030302A"/>
    <w:rsid w:val="00303304"/>
    <w:rsid w:val="0030370E"/>
    <w:rsid w:val="003039BA"/>
    <w:rsid w:val="00304534"/>
    <w:rsid w:val="0030464E"/>
    <w:rsid w:val="00304B43"/>
    <w:rsid w:val="003054BE"/>
    <w:rsid w:val="00305AD9"/>
    <w:rsid w:val="00305C8A"/>
    <w:rsid w:val="00305F3C"/>
    <w:rsid w:val="003064B5"/>
    <w:rsid w:val="003067AD"/>
    <w:rsid w:val="00306C84"/>
    <w:rsid w:val="003073C8"/>
    <w:rsid w:val="0030758A"/>
    <w:rsid w:val="003075B0"/>
    <w:rsid w:val="00307B10"/>
    <w:rsid w:val="00307EE6"/>
    <w:rsid w:val="00307F05"/>
    <w:rsid w:val="003105BE"/>
    <w:rsid w:val="00310DC5"/>
    <w:rsid w:val="00310E9D"/>
    <w:rsid w:val="003110F2"/>
    <w:rsid w:val="0031117F"/>
    <w:rsid w:val="0031177A"/>
    <w:rsid w:val="00311A91"/>
    <w:rsid w:val="003126BB"/>
    <w:rsid w:val="00312C6A"/>
    <w:rsid w:val="00312C86"/>
    <w:rsid w:val="0031364B"/>
    <w:rsid w:val="003138D5"/>
    <w:rsid w:val="00313A96"/>
    <w:rsid w:val="00313FF5"/>
    <w:rsid w:val="0031409C"/>
    <w:rsid w:val="00314FD5"/>
    <w:rsid w:val="00315014"/>
    <w:rsid w:val="0031503E"/>
    <w:rsid w:val="00315575"/>
    <w:rsid w:val="003159FA"/>
    <w:rsid w:val="00315A36"/>
    <w:rsid w:val="00315BF6"/>
    <w:rsid w:val="00316027"/>
    <w:rsid w:val="0031615E"/>
    <w:rsid w:val="00316478"/>
    <w:rsid w:val="003164D0"/>
    <w:rsid w:val="0031666A"/>
    <w:rsid w:val="003171CD"/>
    <w:rsid w:val="0031726C"/>
    <w:rsid w:val="0031743E"/>
    <w:rsid w:val="003175A3"/>
    <w:rsid w:val="00317737"/>
    <w:rsid w:val="00317BA0"/>
    <w:rsid w:val="00317E96"/>
    <w:rsid w:val="00317F2D"/>
    <w:rsid w:val="0032080F"/>
    <w:rsid w:val="00320986"/>
    <w:rsid w:val="00320D2B"/>
    <w:rsid w:val="00321861"/>
    <w:rsid w:val="0032192E"/>
    <w:rsid w:val="00321992"/>
    <w:rsid w:val="00321D8D"/>
    <w:rsid w:val="0032272E"/>
    <w:rsid w:val="00322E8A"/>
    <w:rsid w:val="00323294"/>
    <w:rsid w:val="00323769"/>
    <w:rsid w:val="0032447E"/>
    <w:rsid w:val="003246C2"/>
    <w:rsid w:val="003246E1"/>
    <w:rsid w:val="00324B64"/>
    <w:rsid w:val="00325094"/>
    <w:rsid w:val="003257BB"/>
    <w:rsid w:val="003258CD"/>
    <w:rsid w:val="00326098"/>
    <w:rsid w:val="0032614B"/>
    <w:rsid w:val="00326D77"/>
    <w:rsid w:val="00327D11"/>
    <w:rsid w:val="003301A0"/>
    <w:rsid w:val="00330531"/>
    <w:rsid w:val="003306F8"/>
    <w:rsid w:val="003306F9"/>
    <w:rsid w:val="003309A9"/>
    <w:rsid w:val="00330B9A"/>
    <w:rsid w:val="00331A81"/>
    <w:rsid w:val="00331D02"/>
    <w:rsid w:val="00331DF2"/>
    <w:rsid w:val="00332521"/>
    <w:rsid w:val="00333B00"/>
    <w:rsid w:val="00333F03"/>
    <w:rsid w:val="00334814"/>
    <w:rsid w:val="00334A34"/>
    <w:rsid w:val="00334A76"/>
    <w:rsid w:val="00334DE0"/>
    <w:rsid w:val="003351C7"/>
    <w:rsid w:val="00335B1A"/>
    <w:rsid w:val="0033600A"/>
    <w:rsid w:val="00336E42"/>
    <w:rsid w:val="00337406"/>
    <w:rsid w:val="00337930"/>
    <w:rsid w:val="0034013F"/>
    <w:rsid w:val="00340800"/>
    <w:rsid w:val="003408F6"/>
    <w:rsid w:val="00340B36"/>
    <w:rsid w:val="00340D1B"/>
    <w:rsid w:val="00341AA9"/>
    <w:rsid w:val="00341C82"/>
    <w:rsid w:val="00341EAE"/>
    <w:rsid w:val="003421C7"/>
    <w:rsid w:val="00342267"/>
    <w:rsid w:val="003427C8"/>
    <w:rsid w:val="00342DD0"/>
    <w:rsid w:val="0034334E"/>
    <w:rsid w:val="00343936"/>
    <w:rsid w:val="00343AAB"/>
    <w:rsid w:val="00343B94"/>
    <w:rsid w:val="003442AF"/>
    <w:rsid w:val="00344334"/>
    <w:rsid w:val="00344592"/>
    <w:rsid w:val="00344A26"/>
    <w:rsid w:val="00345154"/>
    <w:rsid w:val="003457CA"/>
    <w:rsid w:val="00345A55"/>
    <w:rsid w:val="00345A97"/>
    <w:rsid w:val="00345F21"/>
    <w:rsid w:val="00345F55"/>
    <w:rsid w:val="003465FB"/>
    <w:rsid w:val="00347C67"/>
    <w:rsid w:val="003500E9"/>
    <w:rsid w:val="003503DB"/>
    <w:rsid w:val="00350AF3"/>
    <w:rsid w:val="00350BCA"/>
    <w:rsid w:val="00351182"/>
    <w:rsid w:val="003515BE"/>
    <w:rsid w:val="00351BC5"/>
    <w:rsid w:val="00351DCD"/>
    <w:rsid w:val="00351F16"/>
    <w:rsid w:val="00352AC0"/>
    <w:rsid w:val="00352FFB"/>
    <w:rsid w:val="0035338C"/>
    <w:rsid w:val="003545D8"/>
    <w:rsid w:val="003548BC"/>
    <w:rsid w:val="0035497D"/>
    <w:rsid w:val="00354F35"/>
    <w:rsid w:val="00355192"/>
    <w:rsid w:val="00355924"/>
    <w:rsid w:val="0035592B"/>
    <w:rsid w:val="003559B3"/>
    <w:rsid w:val="00355AFA"/>
    <w:rsid w:val="00356128"/>
    <w:rsid w:val="003562CF"/>
    <w:rsid w:val="00356454"/>
    <w:rsid w:val="003566B2"/>
    <w:rsid w:val="00356722"/>
    <w:rsid w:val="00356723"/>
    <w:rsid w:val="00356CD6"/>
    <w:rsid w:val="003571D2"/>
    <w:rsid w:val="003574DD"/>
    <w:rsid w:val="00360845"/>
    <w:rsid w:val="00360B81"/>
    <w:rsid w:val="00361B17"/>
    <w:rsid w:val="00361D65"/>
    <w:rsid w:val="0036252E"/>
    <w:rsid w:val="00362CE5"/>
    <w:rsid w:val="00363E64"/>
    <w:rsid w:val="00363EF6"/>
    <w:rsid w:val="00364275"/>
    <w:rsid w:val="00364C94"/>
    <w:rsid w:val="00365B23"/>
    <w:rsid w:val="00365CAE"/>
    <w:rsid w:val="003664AA"/>
    <w:rsid w:val="00366608"/>
    <w:rsid w:val="00367192"/>
    <w:rsid w:val="003673AB"/>
    <w:rsid w:val="00367581"/>
    <w:rsid w:val="00367606"/>
    <w:rsid w:val="003677EE"/>
    <w:rsid w:val="003701ED"/>
    <w:rsid w:val="003705DA"/>
    <w:rsid w:val="00370812"/>
    <w:rsid w:val="003708DA"/>
    <w:rsid w:val="003714BC"/>
    <w:rsid w:val="00371F05"/>
    <w:rsid w:val="00372123"/>
    <w:rsid w:val="003729D3"/>
    <w:rsid w:val="00372CAA"/>
    <w:rsid w:val="00373094"/>
    <w:rsid w:val="00373A36"/>
    <w:rsid w:val="00373E30"/>
    <w:rsid w:val="003741F1"/>
    <w:rsid w:val="003742F8"/>
    <w:rsid w:val="00374AB9"/>
    <w:rsid w:val="00374BBD"/>
    <w:rsid w:val="00375210"/>
    <w:rsid w:val="00375A00"/>
    <w:rsid w:val="00375C58"/>
    <w:rsid w:val="0037605D"/>
    <w:rsid w:val="003760F4"/>
    <w:rsid w:val="00376362"/>
    <w:rsid w:val="003766A7"/>
    <w:rsid w:val="00376CA1"/>
    <w:rsid w:val="003773F8"/>
    <w:rsid w:val="0038073B"/>
    <w:rsid w:val="003808BC"/>
    <w:rsid w:val="00380BD9"/>
    <w:rsid w:val="0038139C"/>
    <w:rsid w:val="00381A7D"/>
    <w:rsid w:val="00381D32"/>
    <w:rsid w:val="003820D1"/>
    <w:rsid w:val="003821CF"/>
    <w:rsid w:val="003828A2"/>
    <w:rsid w:val="00383AA7"/>
    <w:rsid w:val="00384804"/>
    <w:rsid w:val="003850B5"/>
    <w:rsid w:val="00385357"/>
    <w:rsid w:val="0038535F"/>
    <w:rsid w:val="003853DF"/>
    <w:rsid w:val="0038548C"/>
    <w:rsid w:val="003854C8"/>
    <w:rsid w:val="003857F9"/>
    <w:rsid w:val="00385D86"/>
    <w:rsid w:val="00385EB3"/>
    <w:rsid w:val="00386476"/>
    <w:rsid w:val="0038726B"/>
    <w:rsid w:val="0038733B"/>
    <w:rsid w:val="00387E84"/>
    <w:rsid w:val="00390149"/>
    <w:rsid w:val="003902E6"/>
    <w:rsid w:val="00390322"/>
    <w:rsid w:val="00390A96"/>
    <w:rsid w:val="00390B3C"/>
    <w:rsid w:val="00390B5E"/>
    <w:rsid w:val="00391830"/>
    <w:rsid w:val="00391D0D"/>
    <w:rsid w:val="00391F45"/>
    <w:rsid w:val="003921D4"/>
    <w:rsid w:val="00392647"/>
    <w:rsid w:val="0039289D"/>
    <w:rsid w:val="00392BDB"/>
    <w:rsid w:val="00392EBA"/>
    <w:rsid w:val="00393441"/>
    <w:rsid w:val="00393773"/>
    <w:rsid w:val="0039387D"/>
    <w:rsid w:val="00394178"/>
    <w:rsid w:val="00394566"/>
    <w:rsid w:val="00394BFC"/>
    <w:rsid w:val="00395538"/>
    <w:rsid w:val="0039651B"/>
    <w:rsid w:val="003966A9"/>
    <w:rsid w:val="00396849"/>
    <w:rsid w:val="00397C8B"/>
    <w:rsid w:val="00397CE5"/>
    <w:rsid w:val="003A03B8"/>
    <w:rsid w:val="003A03FF"/>
    <w:rsid w:val="003A043B"/>
    <w:rsid w:val="003A05E3"/>
    <w:rsid w:val="003A0BA6"/>
    <w:rsid w:val="003A0F16"/>
    <w:rsid w:val="003A1147"/>
    <w:rsid w:val="003A21C4"/>
    <w:rsid w:val="003A49BA"/>
    <w:rsid w:val="003A5AF2"/>
    <w:rsid w:val="003A5F95"/>
    <w:rsid w:val="003A6745"/>
    <w:rsid w:val="003A7145"/>
    <w:rsid w:val="003A7710"/>
    <w:rsid w:val="003A79D6"/>
    <w:rsid w:val="003A7C8C"/>
    <w:rsid w:val="003B0A08"/>
    <w:rsid w:val="003B0F24"/>
    <w:rsid w:val="003B10CE"/>
    <w:rsid w:val="003B19C2"/>
    <w:rsid w:val="003B23FD"/>
    <w:rsid w:val="003B2589"/>
    <w:rsid w:val="003B258C"/>
    <w:rsid w:val="003B25E5"/>
    <w:rsid w:val="003B313C"/>
    <w:rsid w:val="003B44E4"/>
    <w:rsid w:val="003B49BA"/>
    <w:rsid w:val="003B51E4"/>
    <w:rsid w:val="003B528E"/>
    <w:rsid w:val="003B68AE"/>
    <w:rsid w:val="003B691E"/>
    <w:rsid w:val="003B76C2"/>
    <w:rsid w:val="003B795B"/>
    <w:rsid w:val="003C0887"/>
    <w:rsid w:val="003C0A6E"/>
    <w:rsid w:val="003C1198"/>
    <w:rsid w:val="003C324B"/>
    <w:rsid w:val="003C3C36"/>
    <w:rsid w:val="003C3DFA"/>
    <w:rsid w:val="003C4074"/>
    <w:rsid w:val="003C40B8"/>
    <w:rsid w:val="003C43C8"/>
    <w:rsid w:val="003C4AA7"/>
    <w:rsid w:val="003C4FC6"/>
    <w:rsid w:val="003C50F8"/>
    <w:rsid w:val="003C6295"/>
    <w:rsid w:val="003C63FC"/>
    <w:rsid w:val="003C741A"/>
    <w:rsid w:val="003C7505"/>
    <w:rsid w:val="003C7894"/>
    <w:rsid w:val="003C7CF1"/>
    <w:rsid w:val="003D0185"/>
    <w:rsid w:val="003D0400"/>
    <w:rsid w:val="003D046C"/>
    <w:rsid w:val="003D0592"/>
    <w:rsid w:val="003D0AE0"/>
    <w:rsid w:val="003D0BBD"/>
    <w:rsid w:val="003D0CCF"/>
    <w:rsid w:val="003D17E7"/>
    <w:rsid w:val="003D18D4"/>
    <w:rsid w:val="003D19CC"/>
    <w:rsid w:val="003D1C46"/>
    <w:rsid w:val="003D212F"/>
    <w:rsid w:val="003D2584"/>
    <w:rsid w:val="003D2B74"/>
    <w:rsid w:val="003D3452"/>
    <w:rsid w:val="003D3C72"/>
    <w:rsid w:val="003D3E0F"/>
    <w:rsid w:val="003D3F99"/>
    <w:rsid w:val="003D3FD6"/>
    <w:rsid w:val="003D4A7E"/>
    <w:rsid w:val="003D4DA8"/>
    <w:rsid w:val="003D4DF4"/>
    <w:rsid w:val="003D55F4"/>
    <w:rsid w:val="003D56A0"/>
    <w:rsid w:val="003D571F"/>
    <w:rsid w:val="003D5CA7"/>
    <w:rsid w:val="003D5E5F"/>
    <w:rsid w:val="003D5F79"/>
    <w:rsid w:val="003D6E8C"/>
    <w:rsid w:val="003D7146"/>
    <w:rsid w:val="003D7546"/>
    <w:rsid w:val="003D77EF"/>
    <w:rsid w:val="003D7F09"/>
    <w:rsid w:val="003E0226"/>
    <w:rsid w:val="003E03D7"/>
    <w:rsid w:val="003E08D6"/>
    <w:rsid w:val="003E0990"/>
    <w:rsid w:val="003E1666"/>
    <w:rsid w:val="003E16DF"/>
    <w:rsid w:val="003E17E3"/>
    <w:rsid w:val="003E1FEE"/>
    <w:rsid w:val="003E206A"/>
    <w:rsid w:val="003E2E17"/>
    <w:rsid w:val="003E3B71"/>
    <w:rsid w:val="003E3D66"/>
    <w:rsid w:val="003E4594"/>
    <w:rsid w:val="003E482A"/>
    <w:rsid w:val="003E488D"/>
    <w:rsid w:val="003E57B3"/>
    <w:rsid w:val="003E5803"/>
    <w:rsid w:val="003E5AC9"/>
    <w:rsid w:val="003E5CE6"/>
    <w:rsid w:val="003E64C5"/>
    <w:rsid w:val="003E6FBD"/>
    <w:rsid w:val="003E7198"/>
    <w:rsid w:val="003E7624"/>
    <w:rsid w:val="003E7C5E"/>
    <w:rsid w:val="003F04A8"/>
    <w:rsid w:val="003F061C"/>
    <w:rsid w:val="003F0AAC"/>
    <w:rsid w:val="003F0BAF"/>
    <w:rsid w:val="003F0C3B"/>
    <w:rsid w:val="003F0E66"/>
    <w:rsid w:val="003F0ED9"/>
    <w:rsid w:val="003F225E"/>
    <w:rsid w:val="003F2C06"/>
    <w:rsid w:val="003F376C"/>
    <w:rsid w:val="003F395C"/>
    <w:rsid w:val="003F3E30"/>
    <w:rsid w:val="003F4D07"/>
    <w:rsid w:val="003F4E9C"/>
    <w:rsid w:val="003F4F32"/>
    <w:rsid w:val="003F5509"/>
    <w:rsid w:val="003F5735"/>
    <w:rsid w:val="003F6A09"/>
    <w:rsid w:val="003F6C6B"/>
    <w:rsid w:val="003F78D0"/>
    <w:rsid w:val="003F7C9B"/>
    <w:rsid w:val="003F7E1B"/>
    <w:rsid w:val="0040134B"/>
    <w:rsid w:val="0040177E"/>
    <w:rsid w:val="00401B72"/>
    <w:rsid w:val="00401E66"/>
    <w:rsid w:val="004022D4"/>
    <w:rsid w:val="00402720"/>
    <w:rsid w:val="00402B05"/>
    <w:rsid w:val="00402C29"/>
    <w:rsid w:val="004031BB"/>
    <w:rsid w:val="00403721"/>
    <w:rsid w:val="00403CB1"/>
    <w:rsid w:val="004046E4"/>
    <w:rsid w:val="00404706"/>
    <w:rsid w:val="00404984"/>
    <w:rsid w:val="00405427"/>
    <w:rsid w:val="004054A2"/>
    <w:rsid w:val="00405B95"/>
    <w:rsid w:val="004067B5"/>
    <w:rsid w:val="00406BD8"/>
    <w:rsid w:val="00406D20"/>
    <w:rsid w:val="00407596"/>
    <w:rsid w:val="004113AD"/>
    <w:rsid w:val="00411600"/>
    <w:rsid w:val="00411A7C"/>
    <w:rsid w:val="00412445"/>
    <w:rsid w:val="00412BF0"/>
    <w:rsid w:val="004130F9"/>
    <w:rsid w:val="00413372"/>
    <w:rsid w:val="004137BC"/>
    <w:rsid w:val="00413F18"/>
    <w:rsid w:val="00414592"/>
    <w:rsid w:val="00414632"/>
    <w:rsid w:val="00414BA7"/>
    <w:rsid w:val="00415E73"/>
    <w:rsid w:val="00416064"/>
    <w:rsid w:val="004166CC"/>
    <w:rsid w:val="00416B03"/>
    <w:rsid w:val="00416C55"/>
    <w:rsid w:val="004177C9"/>
    <w:rsid w:val="00417D89"/>
    <w:rsid w:val="00420C9E"/>
    <w:rsid w:val="004215F9"/>
    <w:rsid w:val="004218AD"/>
    <w:rsid w:val="00421FC2"/>
    <w:rsid w:val="0042205C"/>
    <w:rsid w:val="004221D4"/>
    <w:rsid w:val="00422216"/>
    <w:rsid w:val="0042251A"/>
    <w:rsid w:val="00422959"/>
    <w:rsid w:val="00423923"/>
    <w:rsid w:val="00423A36"/>
    <w:rsid w:val="00423B2B"/>
    <w:rsid w:val="00423D16"/>
    <w:rsid w:val="00423F56"/>
    <w:rsid w:val="00424002"/>
    <w:rsid w:val="004244F5"/>
    <w:rsid w:val="004263F2"/>
    <w:rsid w:val="00426671"/>
    <w:rsid w:val="0042673D"/>
    <w:rsid w:val="004273A3"/>
    <w:rsid w:val="00427C6E"/>
    <w:rsid w:val="00430171"/>
    <w:rsid w:val="00430F34"/>
    <w:rsid w:val="00431183"/>
    <w:rsid w:val="00431759"/>
    <w:rsid w:val="00431853"/>
    <w:rsid w:val="00431F8A"/>
    <w:rsid w:val="00432422"/>
    <w:rsid w:val="00432439"/>
    <w:rsid w:val="00432B2C"/>
    <w:rsid w:val="004330C8"/>
    <w:rsid w:val="00433104"/>
    <w:rsid w:val="004331FD"/>
    <w:rsid w:val="00433541"/>
    <w:rsid w:val="0043358D"/>
    <w:rsid w:val="004338FC"/>
    <w:rsid w:val="00433B65"/>
    <w:rsid w:val="00433B85"/>
    <w:rsid w:val="00433C1B"/>
    <w:rsid w:val="00433E2E"/>
    <w:rsid w:val="00434183"/>
    <w:rsid w:val="004353DD"/>
    <w:rsid w:val="0043729E"/>
    <w:rsid w:val="004378D7"/>
    <w:rsid w:val="00440080"/>
    <w:rsid w:val="00440D5B"/>
    <w:rsid w:val="00442859"/>
    <w:rsid w:val="0044368F"/>
    <w:rsid w:val="004442E1"/>
    <w:rsid w:val="00444625"/>
    <w:rsid w:val="00444E6A"/>
    <w:rsid w:val="00445207"/>
    <w:rsid w:val="00445794"/>
    <w:rsid w:val="0044587A"/>
    <w:rsid w:val="00445CEB"/>
    <w:rsid w:val="004460B2"/>
    <w:rsid w:val="0044695C"/>
    <w:rsid w:val="004469FE"/>
    <w:rsid w:val="00446ADF"/>
    <w:rsid w:val="00447ED1"/>
    <w:rsid w:val="004509E0"/>
    <w:rsid w:val="00451338"/>
    <w:rsid w:val="00452311"/>
    <w:rsid w:val="00452B2A"/>
    <w:rsid w:val="00452E06"/>
    <w:rsid w:val="00453085"/>
    <w:rsid w:val="00454240"/>
    <w:rsid w:val="00454D4D"/>
    <w:rsid w:val="00455125"/>
    <w:rsid w:val="0045516C"/>
    <w:rsid w:val="004559FA"/>
    <w:rsid w:val="00455D16"/>
    <w:rsid w:val="004560E5"/>
    <w:rsid w:val="004562A1"/>
    <w:rsid w:val="00456808"/>
    <w:rsid w:val="00457471"/>
    <w:rsid w:val="0045794B"/>
    <w:rsid w:val="00457C58"/>
    <w:rsid w:val="00457F08"/>
    <w:rsid w:val="00461B6D"/>
    <w:rsid w:val="00461D4B"/>
    <w:rsid w:val="0046200C"/>
    <w:rsid w:val="00462095"/>
    <w:rsid w:val="00462339"/>
    <w:rsid w:val="004627A4"/>
    <w:rsid w:val="004627EF"/>
    <w:rsid w:val="00462CA8"/>
    <w:rsid w:val="004633D7"/>
    <w:rsid w:val="00463769"/>
    <w:rsid w:val="004639B0"/>
    <w:rsid w:val="00463B59"/>
    <w:rsid w:val="00465553"/>
    <w:rsid w:val="004656C1"/>
    <w:rsid w:val="00466769"/>
    <w:rsid w:val="004669D6"/>
    <w:rsid w:val="00467052"/>
    <w:rsid w:val="00467B84"/>
    <w:rsid w:val="00470250"/>
    <w:rsid w:val="004707B4"/>
    <w:rsid w:val="00470FE6"/>
    <w:rsid w:val="004712C4"/>
    <w:rsid w:val="00472B94"/>
    <w:rsid w:val="00472FB6"/>
    <w:rsid w:val="00473D48"/>
    <w:rsid w:val="00473DD9"/>
    <w:rsid w:val="00475E7E"/>
    <w:rsid w:val="004761A9"/>
    <w:rsid w:val="0047640E"/>
    <w:rsid w:val="00476613"/>
    <w:rsid w:val="00476A12"/>
    <w:rsid w:val="004774BD"/>
    <w:rsid w:val="00477C7B"/>
    <w:rsid w:val="00477E04"/>
    <w:rsid w:val="0048029A"/>
    <w:rsid w:val="0048048F"/>
    <w:rsid w:val="004804BC"/>
    <w:rsid w:val="0048073A"/>
    <w:rsid w:val="00480F69"/>
    <w:rsid w:val="00480F97"/>
    <w:rsid w:val="00481644"/>
    <w:rsid w:val="0048196D"/>
    <w:rsid w:val="00481E73"/>
    <w:rsid w:val="00481F8C"/>
    <w:rsid w:val="00483609"/>
    <w:rsid w:val="00483E22"/>
    <w:rsid w:val="00483F0D"/>
    <w:rsid w:val="00484484"/>
    <w:rsid w:val="00484BCA"/>
    <w:rsid w:val="0048592F"/>
    <w:rsid w:val="004868C6"/>
    <w:rsid w:val="00486F4F"/>
    <w:rsid w:val="00487476"/>
    <w:rsid w:val="00487AC7"/>
    <w:rsid w:val="0049040E"/>
    <w:rsid w:val="0049118E"/>
    <w:rsid w:val="00491B02"/>
    <w:rsid w:val="00491D42"/>
    <w:rsid w:val="00491DE0"/>
    <w:rsid w:val="00491E02"/>
    <w:rsid w:val="00491F37"/>
    <w:rsid w:val="004920E9"/>
    <w:rsid w:val="004924B7"/>
    <w:rsid w:val="00492F1F"/>
    <w:rsid w:val="00492F23"/>
    <w:rsid w:val="00493E21"/>
    <w:rsid w:val="004948DB"/>
    <w:rsid w:val="00494AC8"/>
    <w:rsid w:val="00494FA7"/>
    <w:rsid w:val="00495E81"/>
    <w:rsid w:val="0049660E"/>
    <w:rsid w:val="00496909"/>
    <w:rsid w:val="004969D0"/>
    <w:rsid w:val="00496AFA"/>
    <w:rsid w:val="004971D4"/>
    <w:rsid w:val="00497237"/>
    <w:rsid w:val="004978CF"/>
    <w:rsid w:val="00497D74"/>
    <w:rsid w:val="004A046E"/>
    <w:rsid w:val="004A07C0"/>
    <w:rsid w:val="004A0E03"/>
    <w:rsid w:val="004A0F13"/>
    <w:rsid w:val="004A0F25"/>
    <w:rsid w:val="004A1088"/>
    <w:rsid w:val="004A10BA"/>
    <w:rsid w:val="004A1246"/>
    <w:rsid w:val="004A138A"/>
    <w:rsid w:val="004A17F8"/>
    <w:rsid w:val="004A1A49"/>
    <w:rsid w:val="004A1D89"/>
    <w:rsid w:val="004A2398"/>
    <w:rsid w:val="004A29FA"/>
    <w:rsid w:val="004A33B0"/>
    <w:rsid w:val="004A3CF9"/>
    <w:rsid w:val="004A425B"/>
    <w:rsid w:val="004A4306"/>
    <w:rsid w:val="004A444F"/>
    <w:rsid w:val="004A55DB"/>
    <w:rsid w:val="004A5662"/>
    <w:rsid w:val="004A584B"/>
    <w:rsid w:val="004A610D"/>
    <w:rsid w:val="004A6174"/>
    <w:rsid w:val="004A68A3"/>
    <w:rsid w:val="004A6B35"/>
    <w:rsid w:val="004A6E38"/>
    <w:rsid w:val="004A6F64"/>
    <w:rsid w:val="004B013D"/>
    <w:rsid w:val="004B01DC"/>
    <w:rsid w:val="004B043C"/>
    <w:rsid w:val="004B0A55"/>
    <w:rsid w:val="004B0EF4"/>
    <w:rsid w:val="004B1D35"/>
    <w:rsid w:val="004B2235"/>
    <w:rsid w:val="004B280A"/>
    <w:rsid w:val="004B3040"/>
    <w:rsid w:val="004B3084"/>
    <w:rsid w:val="004B3A32"/>
    <w:rsid w:val="004B3B13"/>
    <w:rsid w:val="004B3F79"/>
    <w:rsid w:val="004B58F3"/>
    <w:rsid w:val="004B594E"/>
    <w:rsid w:val="004B5B02"/>
    <w:rsid w:val="004B63F4"/>
    <w:rsid w:val="004B6483"/>
    <w:rsid w:val="004B64E9"/>
    <w:rsid w:val="004B6A97"/>
    <w:rsid w:val="004B7297"/>
    <w:rsid w:val="004B7C9C"/>
    <w:rsid w:val="004C0329"/>
    <w:rsid w:val="004C0B81"/>
    <w:rsid w:val="004C102C"/>
    <w:rsid w:val="004C109D"/>
    <w:rsid w:val="004C1155"/>
    <w:rsid w:val="004C15A6"/>
    <w:rsid w:val="004C1C21"/>
    <w:rsid w:val="004C23D7"/>
    <w:rsid w:val="004C24CA"/>
    <w:rsid w:val="004C31D7"/>
    <w:rsid w:val="004C3839"/>
    <w:rsid w:val="004C3B96"/>
    <w:rsid w:val="004C44A2"/>
    <w:rsid w:val="004C48D6"/>
    <w:rsid w:val="004C4EBA"/>
    <w:rsid w:val="004C5F08"/>
    <w:rsid w:val="004C66BF"/>
    <w:rsid w:val="004C6D01"/>
    <w:rsid w:val="004C6F05"/>
    <w:rsid w:val="004C7121"/>
    <w:rsid w:val="004C71BB"/>
    <w:rsid w:val="004D05D9"/>
    <w:rsid w:val="004D0A37"/>
    <w:rsid w:val="004D0DE8"/>
    <w:rsid w:val="004D201B"/>
    <w:rsid w:val="004D22EA"/>
    <w:rsid w:val="004D2576"/>
    <w:rsid w:val="004D2EB8"/>
    <w:rsid w:val="004D33DA"/>
    <w:rsid w:val="004D350C"/>
    <w:rsid w:val="004D36A4"/>
    <w:rsid w:val="004D41BC"/>
    <w:rsid w:val="004D44D8"/>
    <w:rsid w:val="004D4C56"/>
    <w:rsid w:val="004D4DBC"/>
    <w:rsid w:val="004D592A"/>
    <w:rsid w:val="004D5A71"/>
    <w:rsid w:val="004D6665"/>
    <w:rsid w:val="004D67FD"/>
    <w:rsid w:val="004D7AD0"/>
    <w:rsid w:val="004D7E15"/>
    <w:rsid w:val="004E0470"/>
    <w:rsid w:val="004E0561"/>
    <w:rsid w:val="004E0B67"/>
    <w:rsid w:val="004E0CE7"/>
    <w:rsid w:val="004E0DD5"/>
    <w:rsid w:val="004E1118"/>
    <w:rsid w:val="004E1433"/>
    <w:rsid w:val="004E19C0"/>
    <w:rsid w:val="004E1E5C"/>
    <w:rsid w:val="004E25C8"/>
    <w:rsid w:val="004E339B"/>
    <w:rsid w:val="004E351B"/>
    <w:rsid w:val="004E3606"/>
    <w:rsid w:val="004E3DC8"/>
    <w:rsid w:val="004E41AB"/>
    <w:rsid w:val="004E4F53"/>
    <w:rsid w:val="004E5070"/>
    <w:rsid w:val="004E55E4"/>
    <w:rsid w:val="004E567A"/>
    <w:rsid w:val="004E58C0"/>
    <w:rsid w:val="004E5DA8"/>
    <w:rsid w:val="004E5EAC"/>
    <w:rsid w:val="004E68F1"/>
    <w:rsid w:val="004E763B"/>
    <w:rsid w:val="004E7A29"/>
    <w:rsid w:val="004E7E3F"/>
    <w:rsid w:val="004F01D1"/>
    <w:rsid w:val="004F02B9"/>
    <w:rsid w:val="004F0412"/>
    <w:rsid w:val="004F09B6"/>
    <w:rsid w:val="004F0DAF"/>
    <w:rsid w:val="004F10B3"/>
    <w:rsid w:val="004F110C"/>
    <w:rsid w:val="004F11EE"/>
    <w:rsid w:val="004F1E72"/>
    <w:rsid w:val="004F1EBC"/>
    <w:rsid w:val="004F208C"/>
    <w:rsid w:val="004F2299"/>
    <w:rsid w:val="004F301E"/>
    <w:rsid w:val="004F3033"/>
    <w:rsid w:val="004F333E"/>
    <w:rsid w:val="004F3B82"/>
    <w:rsid w:val="004F3CC5"/>
    <w:rsid w:val="004F431C"/>
    <w:rsid w:val="004F4492"/>
    <w:rsid w:val="004F462C"/>
    <w:rsid w:val="004F470A"/>
    <w:rsid w:val="004F5103"/>
    <w:rsid w:val="004F6003"/>
    <w:rsid w:val="004F6B45"/>
    <w:rsid w:val="004F73F9"/>
    <w:rsid w:val="004F7D74"/>
    <w:rsid w:val="004F7F1B"/>
    <w:rsid w:val="005000BD"/>
    <w:rsid w:val="00501072"/>
    <w:rsid w:val="00501250"/>
    <w:rsid w:val="0050179E"/>
    <w:rsid w:val="00501E68"/>
    <w:rsid w:val="005020FD"/>
    <w:rsid w:val="00502256"/>
    <w:rsid w:val="005027FC"/>
    <w:rsid w:val="005030A4"/>
    <w:rsid w:val="00503E0B"/>
    <w:rsid w:val="00503E63"/>
    <w:rsid w:val="00503F31"/>
    <w:rsid w:val="005044A3"/>
    <w:rsid w:val="0050466D"/>
    <w:rsid w:val="00504E74"/>
    <w:rsid w:val="00504F93"/>
    <w:rsid w:val="005052BD"/>
    <w:rsid w:val="00505447"/>
    <w:rsid w:val="00505628"/>
    <w:rsid w:val="00505952"/>
    <w:rsid w:val="0050621E"/>
    <w:rsid w:val="00506884"/>
    <w:rsid w:val="00506D0D"/>
    <w:rsid w:val="00507320"/>
    <w:rsid w:val="005077C8"/>
    <w:rsid w:val="0051093A"/>
    <w:rsid w:val="00510D6F"/>
    <w:rsid w:val="005113AA"/>
    <w:rsid w:val="00511924"/>
    <w:rsid w:val="00512649"/>
    <w:rsid w:val="00512B97"/>
    <w:rsid w:val="00513597"/>
    <w:rsid w:val="00513735"/>
    <w:rsid w:val="00513E14"/>
    <w:rsid w:val="00514172"/>
    <w:rsid w:val="00514176"/>
    <w:rsid w:val="005141AA"/>
    <w:rsid w:val="00514B6C"/>
    <w:rsid w:val="00515523"/>
    <w:rsid w:val="00515FF1"/>
    <w:rsid w:val="005161F4"/>
    <w:rsid w:val="00516B11"/>
    <w:rsid w:val="00516CB8"/>
    <w:rsid w:val="005170A5"/>
    <w:rsid w:val="0051753D"/>
    <w:rsid w:val="005175A0"/>
    <w:rsid w:val="00517693"/>
    <w:rsid w:val="005177D5"/>
    <w:rsid w:val="0051796E"/>
    <w:rsid w:val="00517CB2"/>
    <w:rsid w:val="00520617"/>
    <w:rsid w:val="0052089E"/>
    <w:rsid w:val="005211B5"/>
    <w:rsid w:val="0052132D"/>
    <w:rsid w:val="00521537"/>
    <w:rsid w:val="00521542"/>
    <w:rsid w:val="00521B84"/>
    <w:rsid w:val="0052247E"/>
    <w:rsid w:val="005227E5"/>
    <w:rsid w:val="005228F7"/>
    <w:rsid w:val="00522AA0"/>
    <w:rsid w:val="00522F38"/>
    <w:rsid w:val="00523044"/>
    <w:rsid w:val="005231E2"/>
    <w:rsid w:val="0052376F"/>
    <w:rsid w:val="005239B4"/>
    <w:rsid w:val="005243F5"/>
    <w:rsid w:val="0052480E"/>
    <w:rsid w:val="00525A44"/>
    <w:rsid w:val="00525A79"/>
    <w:rsid w:val="00525B61"/>
    <w:rsid w:val="00525DF0"/>
    <w:rsid w:val="0052669B"/>
    <w:rsid w:val="005266F3"/>
    <w:rsid w:val="0052694F"/>
    <w:rsid w:val="00526E98"/>
    <w:rsid w:val="00527337"/>
    <w:rsid w:val="0052795F"/>
    <w:rsid w:val="00527B60"/>
    <w:rsid w:val="00527DE0"/>
    <w:rsid w:val="00527F60"/>
    <w:rsid w:val="00530191"/>
    <w:rsid w:val="00530413"/>
    <w:rsid w:val="00530763"/>
    <w:rsid w:val="00530946"/>
    <w:rsid w:val="00530FE0"/>
    <w:rsid w:val="00531F64"/>
    <w:rsid w:val="0053213E"/>
    <w:rsid w:val="00532177"/>
    <w:rsid w:val="00532546"/>
    <w:rsid w:val="00532564"/>
    <w:rsid w:val="00532722"/>
    <w:rsid w:val="00532B07"/>
    <w:rsid w:val="00532CC1"/>
    <w:rsid w:val="005333CE"/>
    <w:rsid w:val="0053342A"/>
    <w:rsid w:val="00535527"/>
    <w:rsid w:val="00535839"/>
    <w:rsid w:val="00536327"/>
    <w:rsid w:val="0053642B"/>
    <w:rsid w:val="00536588"/>
    <w:rsid w:val="00536B5A"/>
    <w:rsid w:val="00536BA7"/>
    <w:rsid w:val="0053752F"/>
    <w:rsid w:val="0053794B"/>
    <w:rsid w:val="00537D68"/>
    <w:rsid w:val="00540855"/>
    <w:rsid w:val="00540A31"/>
    <w:rsid w:val="00540AA3"/>
    <w:rsid w:val="00540D4C"/>
    <w:rsid w:val="00541A58"/>
    <w:rsid w:val="00542314"/>
    <w:rsid w:val="00542478"/>
    <w:rsid w:val="00542A08"/>
    <w:rsid w:val="00543040"/>
    <w:rsid w:val="005438D6"/>
    <w:rsid w:val="00543C3A"/>
    <w:rsid w:val="0054400C"/>
    <w:rsid w:val="00544E50"/>
    <w:rsid w:val="005453DE"/>
    <w:rsid w:val="00545819"/>
    <w:rsid w:val="0054599F"/>
    <w:rsid w:val="00546877"/>
    <w:rsid w:val="00546C8D"/>
    <w:rsid w:val="0054728B"/>
    <w:rsid w:val="0054729A"/>
    <w:rsid w:val="005473C3"/>
    <w:rsid w:val="005474DA"/>
    <w:rsid w:val="00547B64"/>
    <w:rsid w:val="00547D4B"/>
    <w:rsid w:val="0055034E"/>
    <w:rsid w:val="005504EA"/>
    <w:rsid w:val="005510A1"/>
    <w:rsid w:val="005514CA"/>
    <w:rsid w:val="0055153E"/>
    <w:rsid w:val="005519BB"/>
    <w:rsid w:val="00551A52"/>
    <w:rsid w:val="00551F03"/>
    <w:rsid w:val="00551FDC"/>
    <w:rsid w:val="00552937"/>
    <w:rsid w:val="0055299F"/>
    <w:rsid w:val="0055387A"/>
    <w:rsid w:val="00553A59"/>
    <w:rsid w:val="00553B50"/>
    <w:rsid w:val="00553B87"/>
    <w:rsid w:val="00553CE8"/>
    <w:rsid w:val="00553D58"/>
    <w:rsid w:val="0055422A"/>
    <w:rsid w:val="0055465A"/>
    <w:rsid w:val="00554E5D"/>
    <w:rsid w:val="00555C04"/>
    <w:rsid w:val="00555CD8"/>
    <w:rsid w:val="00555DB2"/>
    <w:rsid w:val="00556223"/>
    <w:rsid w:val="005563B6"/>
    <w:rsid w:val="00556682"/>
    <w:rsid w:val="005573F9"/>
    <w:rsid w:val="0055750C"/>
    <w:rsid w:val="005576AD"/>
    <w:rsid w:val="0055788C"/>
    <w:rsid w:val="005578DB"/>
    <w:rsid w:val="005600DA"/>
    <w:rsid w:val="005606A6"/>
    <w:rsid w:val="00560901"/>
    <w:rsid w:val="0056133D"/>
    <w:rsid w:val="0056189B"/>
    <w:rsid w:val="00561B3A"/>
    <w:rsid w:val="00561C42"/>
    <w:rsid w:val="00561E29"/>
    <w:rsid w:val="0056246D"/>
    <w:rsid w:val="00562B42"/>
    <w:rsid w:val="00562E02"/>
    <w:rsid w:val="00563D18"/>
    <w:rsid w:val="00564561"/>
    <w:rsid w:val="00564D3C"/>
    <w:rsid w:val="00565961"/>
    <w:rsid w:val="00565D97"/>
    <w:rsid w:val="00566A1B"/>
    <w:rsid w:val="00566E9C"/>
    <w:rsid w:val="0057085B"/>
    <w:rsid w:val="00570CDE"/>
    <w:rsid w:val="005710D7"/>
    <w:rsid w:val="005711FA"/>
    <w:rsid w:val="005719BE"/>
    <w:rsid w:val="00572927"/>
    <w:rsid w:val="00572A9B"/>
    <w:rsid w:val="00572CCD"/>
    <w:rsid w:val="00573B7D"/>
    <w:rsid w:val="00573BA6"/>
    <w:rsid w:val="00573C78"/>
    <w:rsid w:val="0057463C"/>
    <w:rsid w:val="0057484A"/>
    <w:rsid w:val="00575834"/>
    <w:rsid w:val="00575944"/>
    <w:rsid w:val="00575AEC"/>
    <w:rsid w:val="00575BF6"/>
    <w:rsid w:val="00576686"/>
    <w:rsid w:val="005766B2"/>
    <w:rsid w:val="00576787"/>
    <w:rsid w:val="00576A96"/>
    <w:rsid w:val="00576E36"/>
    <w:rsid w:val="00576FE5"/>
    <w:rsid w:val="0057738D"/>
    <w:rsid w:val="005774AE"/>
    <w:rsid w:val="005802B1"/>
    <w:rsid w:val="0058033A"/>
    <w:rsid w:val="005805B2"/>
    <w:rsid w:val="0058078D"/>
    <w:rsid w:val="00580ABC"/>
    <w:rsid w:val="00580F1D"/>
    <w:rsid w:val="00581367"/>
    <w:rsid w:val="0058160A"/>
    <w:rsid w:val="005818CF"/>
    <w:rsid w:val="00581DDA"/>
    <w:rsid w:val="00581E39"/>
    <w:rsid w:val="0058200B"/>
    <w:rsid w:val="00582583"/>
    <w:rsid w:val="00582AE4"/>
    <w:rsid w:val="00582B37"/>
    <w:rsid w:val="00583096"/>
    <w:rsid w:val="0058395D"/>
    <w:rsid w:val="00584436"/>
    <w:rsid w:val="00584680"/>
    <w:rsid w:val="00584F75"/>
    <w:rsid w:val="00585330"/>
    <w:rsid w:val="0058594B"/>
    <w:rsid w:val="00585A08"/>
    <w:rsid w:val="00586055"/>
    <w:rsid w:val="005864C5"/>
    <w:rsid w:val="00586D18"/>
    <w:rsid w:val="00590556"/>
    <w:rsid w:val="00590A20"/>
    <w:rsid w:val="00590AAC"/>
    <w:rsid w:val="00590B55"/>
    <w:rsid w:val="0059185B"/>
    <w:rsid w:val="00591ACA"/>
    <w:rsid w:val="00592DAC"/>
    <w:rsid w:val="005933C1"/>
    <w:rsid w:val="00593F6F"/>
    <w:rsid w:val="00594238"/>
    <w:rsid w:val="0059517D"/>
    <w:rsid w:val="005954AA"/>
    <w:rsid w:val="0059695F"/>
    <w:rsid w:val="00596CAB"/>
    <w:rsid w:val="00596DA4"/>
    <w:rsid w:val="005970B2"/>
    <w:rsid w:val="005972FD"/>
    <w:rsid w:val="005977A3"/>
    <w:rsid w:val="005A0699"/>
    <w:rsid w:val="005A21F0"/>
    <w:rsid w:val="005A23CD"/>
    <w:rsid w:val="005A3733"/>
    <w:rsid w:val="005A3AE0"/>
    <w:rsid w:val="005A3BA1"/>
    <w:rsid w:val="005A3C50"/>
    <w:rsid w:val="005A435C"/>
    <w:rsid w:val="005A51CB"/>
    <w:rsid w:val="005A5248"/>
    <w:rsid w:val="005A53BB"/>
    <w:rsid w:val="005A53BC"/>
    <w:rsid w:val="005A58FE"/>
    <w:rsid w:val="005A59CA"/>
    <w:rsid w:val="005A6029"/>
    <w:rsid w:val="005A6E02"/>
    <w:rsid w:val="005A73E0"/>
    <w:rsid w:val="005A7591"/>
    <w:rsid w:val="005A770C"/>
    <w:rsid w:val="005A7CF7"/>
    <w:rsid w:val="005B006D"/>
    <w:rsid w:val="005B08D5"/>
    <w:rsid w:val="005B08EC"/>
    <w:rsid w:val="005B0F5D"/>
    <w:rsid w:val="005B107E"/>
    <w:rsid w:val="005B11E9"/>
    <w:rsid w:val="005B16D3"/>
    <w:rsid w:val="005B21EF"/>
    <w:rsid w:val="005B2429"/>
    <w:rsid w:val="005B27FE"/>
    <w:rsid w:val="005B3916"/>
    <w:rsid w:val="005B3AF1"/>
    <w:rsid w:val="005B4F67"/>
    <w:rsid w:val="005B4FD4"/>
    <w:rsid w:val="005B5136"/>
    <w:rsid w:val="005B55E7"/>
    <w:rsid w:val="005B601A"/>
    <w:rsid w:val="005B6328"/>
    <w:rsid w:val="005B635B"/>
    <w:rsid w:val="005B680B"/>
    <w:rsid w:val="005B6A47"/>
    <w:rsid w:val="005B6D9F"/>
    <w:rsid w:val="005C01C5"/>
    <w:rsid w:val="005C0F0B"/>
    <w:rsid w:val="005C102B"/>
    <w:rsid w:val="005C1189"/>
    <w:rsid w:val="005C1433"/>
    <w:rsid w:val="005C1C9C"/>
    <w:rsid w:val="005C1F42"/>
    <w:rsid w:val="005C2F83"/>
    <w:rsid w:val="005C3565"/>
    <w:rsid w:val="005C38DF"/>
    <w:rsid w:val="005C3D60"/>
    <w:rsid w:val="005C3F44"/>
    <w:rsid w:val="005C4D17"/>
    <w:rsid w:val="005C5405"/>
    <w:rsid w:val="005C56F0"/>
    <w:rsid w:val="005C5A82"/>
    <w:rsid w:val="005C5F55"/>
    <w:rsid w:val="005C620E"/>
    <w:rsid w:val="005C6542"/>
    <w:rsid w:val="005C656B"/>
    <w:rsid w:val="005C6694"/>
    <w:rsid w:val="005C68C5"/>
    <w:rsid w:val="005C7730"/>
    <w:rsid w:val="005D019D"/>
    <w:rsid w:val="005D12C0"/>
    <w:rsid w:val="005D2478"/>
    <w:rsid w:val="005D262F"/>
    <w:rsid w:val="005D2CCB"/>
    <w:rsid w:val="005D30F2"/>
    <w:rsid w:val="005D4819"/>
    <w:rsid w:val="005D4D88"/>
    <w:rsid w:val="005D4E14"/>
    <w:rsid w:val="005D5034"/>
    <w:rsid w:val="005D53BD"/>
    <w:rsid w:val="005D5551"/>
    <w:rsid w:val="005D5811"/>
    <w:rsid w:val="005D70FD"/>
    <w:rsid w:val="005D71F6"/>
    <w:rsid w:val="005E00C1"/>
    <w:rsid w:val="005E0498"/>
    <w:rsid w:val="005E0733"/>
    <w:rsid w:val="005E07E3"/>
    <w:rsid w:val="005E0984"/>
    <w:rsid w:val="005E09E2"/>
    <w:rsid w:val="005E0BAF"/>
    <w:rsid w:val="005E12C2"/>
    <w:rsid w:val="005E1366"/>
    <w:rsid w:val="005E1595"/>
    <w:rsid w:val="005E16CF"/>
    <w:rsid w:val="005E19C4"/>
    <w:rsid w:val="005E1A0E"/>
    <w:rsid w:val="005E1D2D"/>
    <w:rsid w:val="005E1FC8"/>
    <w:rsid w:val="005E2376"/>
    <w:rsid w:val="005E294F"/>
    <w:rsid w:val="005E2A65"/>
    <w:rsid w:val="005E2DD8"/>
    <w:rsid w:val="005E2E4E"/>
    <w:rsid w:val="005E33DF"/>
    <w:rsid w:val="005E3FFC"/>
    <w:rsid w:val="005E43F0"/>
    <w:rsid w:val="005E4D1E"/>
    <w:rsid w:val="005E5CDE"/>
    <w:rsid w:val="005E5E8B"/>
    <w:rsid w:val="005E6287"/>
    <w:rsid w:val="005E6367"/>
    <w:rsid w:val="005F04BF"/>
    <w:rsid w:val="005F0541"/>
    <w:rsid w:val="005F086D"/>
    <w:rsid w:val="005F08ED"/>
    <w:rsid w:val="005F0920"/>
    <w:rsid w:val="005F1627"/>
    <w:rsid w:val="005F2106"/>
    <w:rsid w:val="005F223C"/>
    <w:rsid w:val="005F28E5"/>
    <w:rsid w:val="005F3550"/>
    <w:rsid w:val="005F4219"/>
    <w:rsid w:val="005F46A9"/>
    <w:rsid w:val="005F6099"/>
    <w:rsid w:val="005F657C"/>
    <w:rsid w:val="005F66D5"/>
    <w:rsid w:val="005F6C89"/>
    <w:rsid w:val="005F71D7"/>
    <w:rsid w:val="005F741D"/>
    <w:rsid w:val="005F7B24"/>
    <w:rsid w:val="005F7C67"/>
    <w:rsid w:val="006008C2"/>
    <w:rsid w:val="006010C4"/>
    <w:rsid w:val="00601742"/>
    <w:rsid w:val="00601BCB"/>
    <w:rsid w:val="00601D3A"/>
    <w:rsid w:val="00601D84"/>
    <w:rsid w:val="006029B4"/>
    <w:rsid w:val="006032C6"/>
    <w:rsid w:val="00603E5B"/>
    <w:rsid w:val="006040E2"/>
    <w:rsid w:val="006049C6"/>
    <w:rsid w:val="00604B7A"/>
    <w:rsid w:val="00604B7B"/>
    <w:rsid w:val="00606BB8"/>
    <w:rsid w:val="006075AD"/>
    <w:rsid w:val="0060782A"/>
    <w:rsid w:val="00607DD4"/>
    <w:rsid w:val="00607E1F"/>
    <w:rsid w:val="0061056D"/>
    <w:rsid w:val="0061076E"/>
    <w:rsid w:val="00610933"/>
    <w:rsid w:val="006109D5"/>
    <w:rsid w:val="00610E7A"/>
    <w:rsid w:val="00611616"/>
    <w:rsid w:val="0061212F"/>
    <w:rsid w:val="00613C3A"/>
    <w:rsid w:val="00613CA6"/>
    <w:rsid w:val="00613F2C"/>
    <w:rsid w:val="006140AB"/>
    <w:rsid w:val="006140EF"/>
    <w:rsid w:val="006148BE"/>
    <w:rsid w:val="00614957"/>
    <w:rsid w:val="006149A3"/>
    <w:rsid w:val="00614A71"/>
    <w:rsid w:val="00614B83"/>
    <w:rsid w:val="00614D32"/>
    <w:rsid w:val="006152A4"/>
    <w:rsid w:val="006158FA"/>
    <w:rsid w:val="00615E3F"/>
    <w:rsid w:val="00615F3C"/>
    <w:rsid w:val="00616456"/>
    <w:rsid w:val="00616661"/>
    <w:rsid w:val="00616A78"/>
    <w:rsid w:val="00616AB1"/>
    <w:rsid w:val="00616F69"/>
    <w:rsid w:val="00617004"/>
    <w:rsid w:val="00620738"/>
    <w:rsid w:val="00620BB0"/>
    <w:rsid w:val="00621046"/>
    <w:rsid w:val="006224AC"/>
    <w:rsid w:val="00623DFF"/>
    <w:rsid w:val="006244A1"/>
    <w:rsid w:val="00624519"/>
    <w:rsid w:val="006249FF"/>
    <w:rsid w:val="00624A8C"/>
    <w:rsid w:val="00624C1F"/>
    <w:rsid w:val="0062505E"/>
    <w:rsid w:val="006252F4"/>
    <w:rsid w:val="006258BC"/>
    <w:rsid w:val="006259EC"/>
    <w:rsid w:val="00626058"/>
    <w:rsid w:val="006261D6"/>
    <w:rsid w:val="006264F8"/>
    <w:rsid w:val="00626869"/>
    <w:rsid w:val="00627AA5"/>
    <w:rsid w:val="00627ACE"/>
    <w:rsid w:val="00627B5F"/>
    <w:rsid w:val="006305D3"/>
    <w:rsid w:val="00630D51"/>
    <w:rsid w:val="00631013"/>
    <w:rsid w:val="00631CD1"/>
    <w:rsid w:val="00631DFB"/>
    <w:rsid w:val="00632147"/>
    <w:rsid w:val="00633305"/>
    <w:rsid w:val="00633C10"/>
    <w:rsid w:val="0063454B"/>
    <w:rsid w:val="0063489E"/>
    <w:rsid w:val="00634988"/>
    <w:rsid w:val="00634DB4"/>
    <w:rsid w:val="006360D2"/>
    <w:rsid w:val="006363B2"/>
    <w:rsid w:val="00636E4E"/>
    <w:rsid w:val="006372F5"/>
    <w:rsid w:val="0063750A"/>
    <w:rsid w:val="00637B4A"/>
    <w:rsid w:val="0064005F"/>
    <w:rsid w:val="006409CC"/>
    <w:rsid w:val="00640BB3"/>
    <w:rsid w:val="0064127B"/>
    <w:rsid w:val="006412E2"/>
    <w:rsid w:val="0064164A"/>
    <w:rsid w:val="00641AEF"/>
    <w:rsid w:val="00641B90"/>
    <w:rsid w:val="00642387"/>
    <w:rsid w:val="006423DF"/>
    <w:rsid w:val="006423E8"/>
    <w:rsid w:val="00642B04"/>
    <w:rsid w:val="006434AD"/>
    <w:rsid w:val="006436C6"/>
    <w:rsid w:val="00643C32"/>
    <w:rsid w:val="006445C8"/>
    <w:rsid w:val="006459FD"/>
    <w:rsid w:val="0064677D"/>
    <w:rsid w:val="00646BF7"/>
    <w:rsid w:val="00646EA3"/>
    <w:rsid w:val="006476FE"/>
    <w:rsid w:val="0065006E"/>
    <w:rsid w:val="00650174"/>
    <w:rsid w:val="00650625"/>
    <w:rsid w:val="00650B91"/>
    <w:rsid w:val="00650DEE"/>
    <w:rsid w:val="006511DB"/>
    <w:rsid w:val="00651452"/>
    <w:rsid w:val="00651A5E"/>
    <w:rsid w:val="00651DDA"/>
    <w:rsid w:val="006524D6"/>
    <w:rsid w:val="0065254F"/>
    <w:rsid w:val="00652C2A"/>
    <w:rsid w:val="00653CCC"/>
    <w:rsid w:val="00653E61"/>
    <w:rsid w:val="0065430E"/>
    <w:rsid w:val="00654408"/>
    <w:rsid w:val="006557E1"/>
    <w:rsid w:val="006557FE"/>
    <w:rsid w:val="00655E94"/>
    <w:rsid w:val="00655EF8"/>
    <w:rsid w:val="00656944"/>
    <w:rsid w:val="006569A6"/>
    <w:rsid w:val="00656F39"/>
    <w:rsid w:val="00657293"/>
    <w:rsid w:val="006579F6"/>
    <w:rsid w:val="006602D1"/>
    <w:rsid w:val="006619AC"/>
    <w:rsid w:val="00661C91"/>
    <w:rsid w:val="00662337"/>
    <w:rsid w:val="00662FF1"/>
    <w:rsid w:val="006632EB"/>
    <w:rsid w:val="00663616"/>
    <w:rsid w:val="006638D8"/>
    <w:rsid w:val="00663C11"/>
    <w:rsid w:val="0066438D"/>
    <w:rsid w:val="00665143"/>
    <w:rsid w:val="006653E2"/>
    <w:rsid w:val="0066572A"/>
    <w:rsid w:val="00665E04"/>
    <w:rsid w:val="00666199"/>
    <w:rsid w:val="006671B2"/>
    <w:rsid w:val="006678D7"/>
    <w:rsid w:val="00667CFE"/>
    <w:rsid w:val="00667D0D"/>
    <w:rsid w:val="00670BD0"/>
    <w:rsid w:val="00671665"/>
    <w:rsid w:val="0067170D"/>
    <w:rsid w:val="00671F12"/>
    <w:rsid w:val="00671F41"/>
    <w:rsid w:val="00672140"/>
    <w:rsid w:val="006722A2"/>
    <w:rsid w:val="0067273E"/>
    <w:rsid w:val="00672A5C"/>
    <w:rsid w:val="00672C04"/>
    <w:rsid w:val="00672ED9"/>
    <w:rsid w:val="00673D25"/>
    <w:rsid w:val="00674787"/>
    <w:rsid w:val="00674DEC"/>
    <w:rsid w:val="00675B8D"/>
    <w:rsid w:val="006765B6"/>
    <w:rsid w:val="00677287"/>
    <w:rsid w:val="00677843"/>
    <w:rsid w:val="006801FC"/>
    <w:rsid w:val="00680246"/>
    <w:rsid w:val="00680798"/>
    <w:rsid w:val="0068106E"/>
    <w:rsid w:val="006818E6"/>
    <w:rsid w:val="00682215"/>
    <w:rsid w:val="0068228A"/>
    <w:rsid w:val="00682D0C"/>
    <w:rsid w:val="00682FA2"/>
    <w:rsid w:val="006834AD"/>
    <w:rsid w:val="00683C4E"/>
    <w:rsid w:val="00684224"/>
    <w:rsid w:val="0068454C"/>
    <w:rsid w:val="00684555"/>
    <w:rsid w:val="0068460A"/>
    <w:rsid w:val="00684804"/>
    <w:rsid w:val="00684910"/>
    <w:rsid w:val="00685271"/>
    <w:rsid w:val="0068583A"/>
    <w:rsid w:val="00685B22"/>
    <w:rsid w:val="00686335"/>
    <w:rsid w:val="00686387"/>
    <w:rsid w:val="006868CA"/>
    <w:rsid w:val="00686B60"/>
    <w:rsid w:val="00686EB9"/>
    <w:rsid w:val="006870D3"/>
    <w:rsid w:val="006871FC"/>
    <w:rsid w:val="006875B7"/>
    <w:rsid w:val="00687A5F"/>
    <w:rsid w:val="00687C7F"/>
    <w:rsid w:val="00687CBF"/>
    <w:rsid w:val="00687DDB"/>
    <w:rsid w:val="00687FD4"/>
    <w:rsid w:val="00690117"/>
    <w:rsid w:val="006905C6"/>
    <w:rsid w:val="0069069E"/>
    <w:rsid w:val="0069094E"/>
    <w:rsid w:val="00690D5F"/>
    <w:rsid w:val="00690D9A"/>
    <w:rsid w:val="0069125B"/>
    <w:rsid w:val="00691550"/>
    <w:rsid w:val="00692104"/>
    <w:rsid w:val="006923DD"/>
    <w:rsid w:val="0069297F"/>
    <w:rsid w:val="00692DE9"/>
    <w:rsid w:val="00692FBE"/>
    <w:rsid w:val="0069334F"/>
    <w:rsid w:val="0069352B"/>
    <w:rsid w:val="006938E2"/>
    <w:rsid w:val="006938EC"/>
    <w:rsid w:val="006942DA"/>
    <w:rsid w:val="0069442F"/>
    <w:rsid w:val="006959E6"/>
    <w:rsid w:val="0069614B"/>
    <w:rsid w:val="006963A6"/>
    <w:rsid w:val="00696487"/>
    <w:rsid w:val="0069675E"/>
    <w:rsid w:val="00696AFD"/>
    <w:rsid w:val="00696EA9"/>
    <w:rsid w:val="00696EEA"/>
    <w:rsid w:val="006970BA"/>
    <w:rsid w:val="006A0A01"/>
    <w:rsid w:val="006A1AA6"/>
    <w:rsid w:val="006A1B10"/>
    <w:rsid w:val="006A1B57"/>
    <w:rsid w:val="006A1D01"/>
    <w:rsid w:val="006A1FEE"/>
    <w:rsid w:val="006A28BD"/>
    <w:rsid w:val="006A295F"/>
    <w:rsid w:val="006A296C"/>
    <w:rsid w:val="006A47E9"/>
    <w:rsid w:val="006A59C3"/>
    <w:rsid w:val="006A656E"/>
    <w:rsid w:val="006A6621"/>
    <w:rsid w:val="006A67B7"/>
    <w:rsid w:val="006A6BF8"/>
    <w:rsid w:val="006A6C4A"/>
    <w:rsid w:val="006A6CFB"/>
    <w:rsid w:val="006A776E"/>
    <w:rsid w:val="006A7E10"/>
    <w:rsid w:val="006B0BD8"/>
    <w:rsid w:val="006B16E9"/>
    <w:rsid w:val="006B1B1F"/>
    <w:rsid w:val="006B1B3A"/>
    <w:rsid w:val="006B21D9"/>
    <w:rsid w:val="006B2357"/>
    <w:rsid w:val="006B2851"/>
    <w:rsid w:val="006B33CE"/>
    <w:rsid w:val="006B3413"/>
    <w:rsid w:val="006B34D8"/>
    <w:rsid w:val="006B36BA"/>
    <w:rsid w:val="006B3B0A"/>
    <w:rsid w:val="006B3CBC"/>
    <w:rsid w:val="006B3FF4"/>
    <w:rsid w:val="006B4BB0"/>
    <w:rsid w:val="006B4EB7"/>
    <w:rsid w:val="006B579F"/>
    <w:rsid w:val="006B5C59"/>
    <w:rsid w:val="006B5F5C"/>
    <w:rsid w:val="006B638E"/>
    <w:rsid w:val="006B6698"/>
    <w:rsid w:val="006B72B8"/>
    <w:rsid w:val="006B7ACE"/>
    <w:rsid w:val="006C032C"/>
    <w:rsid w:val="006C0888"/>
    <w:rsid w:val="006C1859"/>
    <w:rsid w:val="006C1C88"/>
    <w:rsid w:val="006C228E"/>
    <w:rsid w:val="006C2859"/>
    <w:rsid w:val="006C332E"/>
    <w:rsid w:val="006C37B9"/>
    <w:rsid w:val="006C3BF4"/>
    <w:rsid w:val="006C4022"/>
    <w:rsid w:val="006C4624"/>
    <w:rsid w:val="006C464B"/>
    <w:rsid w:val="006C4A3A"/>
    <w:rsid w:val="006C5109"/>
    <w:rsid w:val="006C55F1"/>
    <w:rsid w:val="006C593B"/>
    <w:rsid w:val="006C6E54"/>
    <w:rsid w:val="006C748F"/>
    <w:rsid w:val="006C7805"/>
    <w:rsid w:val="006D0345"/>
    <w:rsid w:val="006D06BA"/>
    <w:rsid w:val="006D0CC3"/>
    <w:rsid w:val="006D14AD"/>
    <w:rsid w:val="006D1BA3"/>
    <w:rsid w:val="006D1C9A"/>
    <w:rsid w:val="006D1EE5"/>
    <w:rsid w:val="006D33BA"/>
    <w:rsid w:val="006D3D5F"/>
    <w:rsid w:val="006D3DF9"/>
    <w:rsid w:val="006D3EA8"/>
    <w:rsid w:val="006D4034"/>
    <w:rsid w:val="006D4958"/>
    <w:rsid w:val="006D4F43"/>
    <w:rsid w:val="006D5077"/>
    <w:rsid w:val="006D5A89"/>
    <w:rsid w:val="006D5AA8"/>
    <w:rsid w:val="006D5DE3"/>
    <w:rsid w:val="006D6B0A"/>
    <w:rsid w:val="006D6C3D"/>
    <w:rsid w:val="006D6CE8"/>
    <w:rsid w:val="006D6D36"/>
    <w:rsid w:val="006D72FB"/>
    <w:rsid w:val="006D7F28"/>
    <w:rsid w:val="006E0255"/>
    <w:rsid w:val="006E02D8"/>
    <w:rsid w:val="006E0D94"/>
    <w:rsid w:val="006E1370"/>
    <w:rsid w:val="006E163F"/>
    <w:rsid w:val="006E1EEE"/>
    <w:rsid w:val="006E1FAF"/>
    <w:rsid w:val="006E23D4"/>
    <w:rsid w:val="006E242A"/>
    <w:rsid w:val="006E4894"/>
    <w:rsid w:val="006E49F4"/>
    <w:rsid w:val="006E4A45"/>
    <w:rsid w:val="006E4C59"/>
    <w:rsid w:val="006E4C86"/>
    <w:rsid w:val="006E5526"/>
    <w:rsid w:val="006E5A1E"/>
    <w:rsid w:val="006E5BD6"/>
    <w:rsid w:val="006E5DA5"/>
    <w:rsid w:val="006E5E8B"/>
    <w:rsid w:val="006E62D0"/>
    <w:rsid w:val="006E6652"/>
    <w:rsid w:val="006E6A3D"/>
    <w:rsid w:val="006E6D64"/>
    <w:rsid w:val="006E6E23"/>
    <w:rsid w:val="006E7369"/>
    <w:rsid w:val="006E74A9"/>
    <w:rsid w:val="006E7739"/>
    <w:rsid w:val="006E7D05"/>
    <w:rsid w:val="006E7E9E"/>
    <w:rsid w:val="006E7ECC"/>
    <w:rsid w:val="006F01A1"/>
    <w:rsid w:val="006F01ED"/>
    <w:rsid w:val="006F0D3D"/>
    <w:rsid w:val="006F134E"/>
    <w:rsid w:val="006F1E0F"/>
    <w:rsid w:val="006F2674"/>
    <w:rsid w:val="006F2A63"/>
    <w:rsid w:val="006F2AF0"/>
    <w:rsid w:val="006F2F52"/>
    <w:rsid w:val="006F3477"/>
    <w:rsid w:val="006F4116"/>
    <w:rsid w:val="006F4474"/>
    <w:rsid w:val="006F4ED3"/>
    <w:rsid w:val="006F4F8C"/>
    <w:rsid w:val="006F54FC"/>
    <w:rsid w:val="006F566B"/>
    <w:rsid w:val="006F569A"/>
    <w:rsid w:val="006F5EE5"/>
    <w:rsid w:val="006F6B5E"/>
    <w:rsid w:val="006F7788"/>
    <w:rsid w:val="006F77A9"/>
    <w:rsid w:val="006F7B31"/>
    <w:rsid w:val="0070045E"/>
    <w:rsid w:val="007005F2"/>
    <w:rsid w:val="00701817"/>
    <w:rsid w:val="007019C0"/>
    <w:rsid w:val="00701B1C"/>
    <w:rsid w:val="00701BC0"/>
    <w:rsid w:val="0070203A"/>
    <w:rsid w:val="00702682"/>
    <w:rsid w:val="00702875"/>
    <w:rsid w:val="007037B0"/>
    <w:rsid w:val="00703A71"/>
    <w:rsid w:val="00704513"/>
    <w:rsid w:val="007052B8"/>
    <w:rsid w:val="007058FD"/>
    <w:rsid w:val="00706668"/>
    <w:rsid w:val="007067FC"/>
    <w:rsid w:val="007070E7"/>
    <w:rsid w:val="007077A8"/>
    <w:rsid w:val="007101C4"/>
    <w:rsid w:val="00710263"/>
    <w:rsid w:val="00711502"/>
    <w:rsid w:val="0071202F"/>
    <w:rsid w:val="007121BB"/>
    <w:rsid w:val="007126D6"/>
    <w:rsid w:val="00712D58"/>
    <w:rsid w:val="00713B3B"/>
    <w:rsid w:val="007140FB"/>
    <w:rsid w:val="00714FDD"/>
    <w:rsid w:val="007153BE"/>
    <w:rsid w:val="0071669F"/>
    <w:rsid w:val="007166BE"/>
    <w:rsid w:val="0071682F"/>
    <w:rsid w:val="0071684E"/>
    <w:rsid w:val="00716F29"/>
    <w:rsid w:val="00717175"/>
    <w:rsid w:val="007177C3"/>
    <w:rsid w:val="00717975"/>
    <w:rsid w:val="007210A2"/>
    <w:rsid w:val="007212F8"/>
    <w:rsid w:val="007214B6"/>
    <w:rsid w:val="00721A98"/>
    <w:rsid w:val="00721DD2"/>
    <w:rsid w:val="00721F3C"/>
    <w:rsid w:val="0072271D"/>
    <w:rsid w:val="0072395E"/>
    <w:rsid w:val="00724259"/>
    <w:rsid w:val="00724278"/>
    <w:rsid w:val="00724EC4"/>
    <w:rsid w:val="00725877"/>
    <w:rsid w:val="00726139"/>
    <w:rsid w:val="007265DA"/>
    <w:rsid w:val="007273A9"/>
    <w:rsid w:val="00727414"/>
    <w:rsid w:val="0073094E"/>
    <w:rsid w:val="00730BBB"/>
    <w:rsid w:val="00731648"/>
    <w:rsid w:val="00731A23"/>
    <w:rsid w:val="00731DE8"/>
    <w:rsid w:val="00731EBE"/>
    <w:rsid w:val="00732322"/>
    <w:rsid w:val="007323E8"/>
    <w:rsid w:val="00733784"/>
    <w:rsid w:val="00733B34"/>
    <w:rsid w:val="00733B6A"/>
    <w:rsid w:val="00733CC8"/>
    <w:rsid w:val="00733D34"/>
    <w:rsid w:val="007342C4"/>
    <w:rsid w:val="00734A00"/>
    <w:rsid w:val="00734EBD"/>
    <w:rsid w:val="0073527D"/>
    <w:rsid w:val="00735298"/>
    <w:rsid w:val="007354D4"/>
    <w:rsid w:val="00735518"/>
    <w:rsid w:val="00735B71"/>
    <w:rsid w:val="00735D23"/>
    <w:rsid w:val="007367DA"/>
    <w:rsid w:val="00736C65"/>
    <w:rsid w:val="00737BE6"/>
    <w:rsid w:val="007400A3"/>
    <w:rsid w:val="007404EB"/>
    <w:rsid w:val="00740542"/>
    <w:rsid w:val="007417CB"/>
    <w:rsid w:val="007418CE"/>
    <w:rsid w:val="00742153"/>
    <w:rsid w:val="007424E3"/>
    <w:rsid w:val="007431AA"/>
    <w:rsid w:val="00743880"/>
    <w:rsid w:val="00744D82"/>
    <w:rsid w:val="0074503E"/>
    <w:rsid w:val="00745130"/>
    <w:rsid w:val="007477CD"/>
    <w:rsid w:val="00747999"/>
    <w:rsid w:val="00747D1E"/>
    <w:rsid w:val="00747D9F"/>
    <w:rsid w:val="00750225"/>
    <w:rsid w:val="007505B7"/>
    <w:rsid w:val="007505DF"/>
    <w:rsid w:val="00750987"/>
    <w:rsid w:val="00750C76"/>
    <w:rsid w:val="007527D4"/>
    <w:rsid w:val="00752E8E"/>
    <w:rsid w:val="007535EC"/>
    <w:rsid w:val="0075373B"/>
    <w:rsid w:val="00753979"/>
    <w:rsid w:val="00753C46"/>
    <w:rsid w:val="00753E55"/>
    <w:rsid w:val="007547E6"/>
    <w:rsid w:val="007549F1"/>
    <w:rsid w:val="00754B21"/>
    <w:rsid w:val="00754E20"/>
    <w:rsid w:val="0075515A"/>
    <w:rsid w:val="007553B7"/>
    <w:rsid w:val="0075630F"/>
    <w:rsid w:val="00756568"/>
    <w:rsid w:val="00756582"/>
    <w:rsid w:val="0075743D"/>
    <w:rsid w:val="0075748A"/>
    <w:rsid w:val="00757F9B"/>
    <w:rsid w:val="007601F0"/>
    <w:rsid w:val="00760278"/>
    <w:rsid w:val="00760453"/>
    <w:rsid w:val="00760D00"/>
    <w:rsid w:val="0076103C"/>
    <w:rsid w:val="00761419"/>
    <w:rsid w:val="00761CEF"/>
    <w:rsid w:val="00762015"/>
    <w:rsid w:val="00763744"/>
    <w:rsid w:val="00763D0D"/>
    <w:rsid w:val="00764343"/>
    <w:rsid w:val="0076435B"/>
    <w:rsid w:val="007643E8"/>
    <w:rsid w:val="0076526A"/>
    <w:rsid w:val="00766008"/>
    <w:rsid w:val="0076624B"/>
    <w:rsid w:val="00766EEC"/>
    <w:rsid w:val="00767CA3"/>
    <w:rsid w:val="00770153"/>
    <w:rsid w:val="00770742"/>
    <w:rsid w:val="007709E4"/>
    <w:rsid w:val="00770C7F"/>
    <w:rsid w:val="00771126"/>
    <w:rsid w:val="00771167"/>
    <w:rsid w:val="007711D8"/>
    <w:rsid w:val="00772F88"/>
    <w:rsid w:val="0077346F"/>
    <w:rsid w:val="00773D67"/>
    <w:rsid w:val="00774238"/>
    <w:rsid w:val="0077464D"/>
    <w:rsid w:val="00775300"/>
    <w:rsid w:val="007755B2"/>
    <w:rsid w:val="00775AA3"/>
    <w:rsid w:val="00775C73"/>
    <w:rsid w:val="007760E9"/>
    <w:rsid w:val="00776521"/>
    <w:rsid w:val="0077731C"/>
    <w:rsid w:val="00777470"/>
    <w:rsid w:val="0077748F"/>
    <w:rsid w:val="00777940"/>
    <w:rsid w:val="00777BDA"/>
    <w:rsid w:val="00780248"/>
    <w:rsid w:val="007811F8"/>
    <w:rsid w:val="00781228"/>
    <w:rsid w:val="0078135D"/>
    <w:rsid w:val="007817DF"/>
    <w:rsid w:val="00781F39"/>
    <w:rsid w:val="00782518"/>
    <w:rsid w:val="00783314"/>
    <w:rsid w:val="0078337D"/>
    <w:rsid w:val="00783C1D"/>
    <w:rsid w:val="00783D0D"/>
    <w:rsid w:val="007841AD"/>
    <w:rsid w:val="00784A74"/>
    <w:rsid w:val="00784C15"/>
    <w:rsid w:val="00784D32"/>
    <w:rsid w:val="00785818"/>
    <w:rsid w:val="00786B23"/>
    <w:rsid w:val="00786E9E"/>
    <w:rsid w:val="007871B5"/>
    <w:rsid w:val="00787A3C"/>
    <w:rsid w:val="00787E35"/>
    <w:rsid w:val="0079029D"/>
    <w:rsid w:val="00790548"/>
    <w:rsid w:val="00790D70"/>
    <w:rsid w:val="00790E6E"/>
    <w:rsid w:val="007911C7"/>
    <w:rsid w:val="007911F8"/>
    <w:rsid w:val="00792AB3"/>
    <w:rsid w:val="00792B30"/>
    <w:rsid w:val="00792BBF"/>
    <w:rsid w:val="007933F6"/>
    <w:rsid w:val="0079375F"/>
    <w:rsid w:val="00793D39"/>
    <w:rsid w:val="00794027"/>
    <w:rsid w:val="00794259"/>
    <w:rsid w:val="0079453F"/>
    <w:rsid w:val="00794707"/>
    <w:rsid w:val="00794CC1"/>
    <w:rsid w:val="007950DE"/>
    <w:rsid w:val="007951FE"/>
    <w:rsid w:val="007959EC"/>
    <w:rsid w:val="00796380"/>
    <w:rsid w:val="00796556"/>
    <w:rsid w:val="007966F5"/>
    <w:rsid w:val="007968A4"/>
    <w:rsid w:val="00797B3C"/>
    <w:rsid w:val="00797C15"/>
    <w:rsid w:val="007A07F9"/>
    <w:rsid w:val="007A082C"/>
    <w:rsid w:val="007A0898"/>
    <w:rsid w:val="007A0E40"/>
    <w:rsid w:val="007A103C"/>
    <w:rsid w:val="007A205C"/>
    <w:rsid w:val="007A2558"/>
    <w:rsid w:val="007A3129"/>
    <w:rsid w:val="007A3175"/>
    <w:rsid w:val="007A3243"/>
    <w:rsid w:val="007A346A"/>
    <w:rsid w:val="007A378C"/>
    <w:rsid w:val="007A3B8F"/>
    <w:rsid w:val="007A3CAC"/>
    <w:rsid w:val="007A4137"/>
    <w:rsid w:val="007A420D"/>
    <w:rsid w:val="007A43DE"/>
    <w:rsid w:val="007A4640"/>
    <w:rsid w:val="007A4724"/>
    <w:rsid w:val="007A48D0"/>
    <w:rsid w:val="007A49CE"/>
    <w:rsid w:val="007A5913"/>
    <w:rsid w:val="007A5AEB"/>
    <w:rsid w:val="007A5CFF"/>
    <w:rsid w:val="007A6044"/>
    <w:rsid w:val="007A62CC"/>
    <w:rsid w:val="007A6ABB"/>
    <w:rsid w:val="007A6B10"/>
    <w:rsid w:val="007A6CA8"/>
    <w:rsid w:val="007A6EFE"/>
    <w:rsid w:val="007A7A73"/>
    <w:rsid w:val="007A7B5B"/>
    <w:rsid w:val="007A7B72"/>
    <w:rsid w:val="007A7D2E"/>
    <w:rsid w:val="007B0118"/>
    <w:rsid w:val="007B025E"/>
    <w:rsid w:val="007B0400"/>
    <w:rsid w:val="007B047B"/>
    <w:rsid w:val="007B0C95"/>
    <w:rsid w:val="007B0C9F"/>
    <w:rsid w:val="007B0F8A"/>
    <w:rsid w:val="007B120F"/>
    <w:rsid w:val="007B147B"/>
    <w:rsid w:val="007B1EB8"/>
    <w:rsid w:val="007B2EBB"/>
    <w:rsid w:val="007B31CC"/>
    <w:rsid w:val="007B3803"/>
    <w:rsid w:val="007B47AD"/>
    <w:rsid w:val="007B5345"/>
    <w:rsid w:val="007B545A"/>
    <w:rsid w:val="007B597F"/>
    <w:rsid w:val="007B5C27"/>
    <w:rsid w:val="007B6015"/>
    <w:rsid w:val="007B604D"/>
    <w:rsid w:val="007B637B"/>
    <w:rsid w:val="007B7228"/>
    <w:rsid w:val="007B7CAC"/>
    <w:rsid w:val="007B7CEA"/>
    <w:rsid w:val="007C040C"/>
    <w:rsid w:val="007C07D0"/>
    <w:rsid w:val="007C17E7"/>
    <w:rsid w:val="007C1810"/>
    <w:rsid w:val="007C1CC2"/>
    <w:rsid w:val="007C25FA"/>
    <w:rsid w:val="007C297F"/>
    <w:rsid w:val="007C3369"/>
    <w:rsid w:val="007C3669"/>
    <w:rsid w:val="007C37C4"/>
    <w:rsid w:val="007C3903"/>
    <w:rsid w:val="007C3E13"/>
    <w:rsid w:val="007C4112"/>
    <w:rsid w:val="007C4222"/>
    <w:rsid w:val="007C457C"/>
    <w:rsid w:val="007C4623"/>
    <w:rsid w:val="007C58CA"/>
    <w:rsid w:val="007C5E9C"/>
    <w:rsid w:val="007C60D6"/>
    <w:rsid w:val="007C65D4"/>
    <w:rsid w:val="007C669A"/>
    <w:rsid w:val="007C6A63"/>
    <w:rsid w:val="007C6EF8"/>
    <w:rsid w:val="007C7996"/>
    <w:rsid w:val="007C7CCB"/>
    <w:rsid w:val="007C7F42"/>
    <w:rsid w:val="007D072C"/>
    <w:rsid w:val="007D10B7"/>
    <w:rsid w:val="007D1452"/>
    <w:rsid w:val="007D16CB"/>
    <w:rsid w:val="007D1D89"/>
    <w:rsid w:val="007D1FC4"/>
    <w:rsid w:val="007D2125"/>
    <w:rsid w:val="007D3A96"/>
    <w:rsid w:val="007D3B46"/>
    <w:rsid w:val="007D3E97"/>
    <w:rsid w:val="007D4548"/>
    <w:rsid w:val="007D4FA2"/>
    <w:rsid w:val="007D533B"/>
    <w:rsid w:val="007D5540"/>
    <w:rsid w:val="007D577C"/>
    <w:rsid w:val="007D59C8"/>
    <w:rsid w:val="007D5A09"/>
    <w:rsid w:val="007D5E10"/>
    <w:rsid w:val="007D6ECF"/>
    <w:rsid w:val="007D6F69"/>
    <w:rsid w:val="007D72CF"/>
    <w:rsid w:val="007D7353"/>
    <w:rsid w:val="007E1287"/>
    <w:rsid w:val="007E1435"/>
    <w:rsid w:val="007E145F"/>
    <w:rsid w:val="007E14F5"/>
    <w:rsid w:val="007E1561"/>
    <w:rsid w:val="007E1594"/>
    <w:rsid w:val="007E19D3"/>
    <w:rsid w:val="007E1ECE"/>
    <w:rsid w:val="007E2844"/>
    <w:rsid w:val="007E2B42"/>
    <w:rsid w:val="007E2ED9"/>
    <w:rsid w:val="007E309D"/>
    <w:rsid w:val="007E3AAF"/>
    <w:rsid w:val="007E3FCA"/>
    <w:rsid w:val="007E4014"/>
    <w:rsid w:val="007E4F00"/>
    <w:rsid w:val="007E50BB"/>
    <w:rsid w:val="007E5280"/>
    <w:rsid w:val="007E5F4A"/>
    <w:rsid w:val="007E6772"/>
    <w:rsid w:val="007E6996"/>
    <w:rsid w:val="007E7258"/>
    <w:rsid w:val="007E7429"/>
    <w:rsid w:val="007E75F6"/>
    <w:rsid w:val="007E7D95"/>
    <w:rsid w:val="007F01FC"/>
    <w:rsid w:val="007F05C1"/>
    <w:rsid w:val="007F0AEF"/>
    <w:rsid w:val="007F0E3F"/>
    <w:rsid w:val="007F1435"/>
    <w:rsid w:val="007F143A"/>
    <w:rsid w:val="007F172C"/>
    <w:rsid w:val="007F183E"/>
    <w:rsid w:val="007F1BAD"/>
    <w:rsid w:val="007F211D"/>
    <w:rsid w:val="007F23E1"/>
    <w:rsid w:val="007F2C71"/>
    <w:rsid w:val="007F324D"/>
    <w:rsid w:val="007F370B"/>
    <w:rsid w:val="007F3969"/>
    <w:rsid w:val="007F4755"/>
    <w:rsid w:val="007F4C05"/>
    <w:rsid w:val="007F5305"/>
    <w:rsid w:val="007F547A"/>
    <w:rsid w:val="007F5587"/>
    <w:rsid w:val="007F5AFE"/>
    <w:rsid w:val="007F5B1B"/>
    <w:rsid w:val="007F68C3"/>
    <w:rsid w:val="007F6C13"/>
    <w:rsid w:val="007F7152"/>
    <w:rsid w:val="007F7919"/>
    <w:rsid w:val="007F7A43"/>
    <w:rsid w:val="008001CD"/>
    <w:rsid w:val="00800FB7"/>
    <w:rsid w:val="008017A2"/>
    <w:rsid w:val="008017EA"/>
    <w:rsid w:val="00801BBA"/>
    <w:rsid w:val="00801BD1"/>
    <w:rsid w:val="00801E64"/>
    <w:rsid w:val="008028D9"/>
    <w:rsid w:val="008031EF"/>
    <w:rsid w:val="0080377C"/>
    <w:rsid w:val="00803BEB"/>
    <w:rsid w:val="00803C03"/>
    <w:rsid w:val="00804A4C"/>
    <w:rsid w:val="00804DB7"/>
    <w:rsid w:val="00805511"/>
    <w:rsid w:val="0080553D"/>
    <w:rsid w:val="0080684F"/>
    <w:rsid w:val="008071F8"/>
    <w:rsid w:val="008073B8"/>
    <w:rsid w:val="00807B2A"/>
    <w:rsid w:val="00810A28"/>
    <w:rsid w:val="00810B07"/>
    <w:rsid w:val="0081137C"/>
    <w:rsid w:val="00812B20"/>
    <w:rsid w:val="008137B8"/>
    <w:rsid w:val="00813C69"/>
    <w:rsid w:val="00814154"/>
    <w:rsid w:val="00814228"/>
    <w:rsid w:val="008144C8"/>
    <w:rsid w:val="008145DE"/>
    <w:rsid w:val="0081469F"/>
    <w:rsid w:val="00814882"/>
    <w:rsid w:val="008149F0"/>
    <w:rsid w:val="00814A7E"/>
    <w:rsid w:val="00814A97"/>
    <w:rsid w:val="00814CE3"/>
    <w:rsid w:val="00814D54"/>
    <w:rsid w:val="00814FBD"/>
    <w:rsid w:val="0081515B"/>
    <w:rsid w:val="008151E8"/>
    <w:rsid w:val="008154F4"/>
    <w:rsid w:val="0081561B"/>
    <w:rsid w:val="00815F7E"/>
    <w:rsid w:val="00816648"/>
    <w:rsid w:val="00816B05"/>
    <w:rsid w:val="00816CC1"/>
    <w:rsid w:val="00817327"/>
    <w:rsid w:val="0081769C"/>
    <w:rsid w:val="00817AD7"/>
    <w:rsid w:val="00817DF4"/>
    <w:rsid w:val="00817E4B"/>
    <w:rsid w:val="00820E1D"/>
    <w:rsid w:val="0082137F"/>
    <w:rsid w:val="008214C9"/>
    <w:rsid w:val="008217E2"/>
    <w:rsid w:val="00821A02"/>
    <w:rsid w:val="008221D5"/>
    <w:rsid w:val="0082247B"/>
    <w:rsid w:val="00822668"/>
    <w:rsid w:val="00822855"/>
    <w:rsid w:val="00822A8B"/>
    <w:rsid w:val="00823361"/>
    <w:rsid w:val="00823504"/>
    <w:rsid w:val="00823738"/>
    <w:rsid w:val="00823EAB"/>
    <w:rsid w:val="00824293"/>
    <w:rsid w:val="00825A66"/>
    <w:rsid w:val="00826064"/>
    <w:rsid w:val="00826129"/>
    <w:rsid w:val="0082674A"/>
    <w:rsid w:val="00826817"/>
    <w:rsid w:val="008269EF"/>
    <w:rsid w:val="00826F68"/>
    <w:rsid w:val="0082701D"/>
    <w:rsid w:val="0082717C"/>
    <w:rsid w:val="00827620"/>
    <w:rsid w:val="008308B1"/>
    <w:rsid w:val="0083129C"/>
    <w:rsid w:val="00831CD1"/>
    <w:rsid w:val="00831F63"/>
    <w:rsid w:val="00832357"/>
    <w:rsid w:val="00832EDB"/>
    <w:rsid w:val="0083389B"/>
    <w:rsid w:val="0083422F"/>
    <w:rsid w:val="008343C6"/>
    <w:rsid w:val="00834572"/>
    <w:rsid w:val="00834F70"/>
    <w:rsid w:val="00835667"/>
    <w:rsid w:val="00835B69"/>
    <w:rsid w:val="00835BDC"/>
    <w:rsid w:val="008362A8"/>
    <w:rsid w:val="008364A3"/>
    <w:rsid w:val="008375A0"/>
    <w:rsid w:val="00837D6D"/>
    <w:rsid w:val="00840A14"/>
    <w:rsid w:val="00841045"/>
    <w:rsid w:val="008421F1"/>
    <w:rsid w:val="008424F0"/>
    <w:rsid w:val="0084290A"/>
    <w:rsid w:val="00843064"/>
    <w:rsid w:val="008436A2"/>
    <w:rsid w:val="00843DCC"/>
    <w:rsid w:val="00843EEE"/>
    <w:rsid w:val="00843F3A"/>
    <w:rsid w:val="0084410B"/>
    <w:rsid w:val="00844E42"/>
    <w:rsid w:val="008450C7"/>
    <w:rsid w:val="00845806"/>
    <w:rsid w:val="00845D3A"/>
    <w:rsid w:val="00847288"/>
    <w:rsid w:val="00847782"/>
    <w:rsid w:val="008477C7"/>
    <w:rsid w:val="00847B0F"/>
    <w:rsid w:val="00850762"/>
    <w:rsid w:val="00850952"/>
    <w:rsid w:val="00850EFF"/>
    <w:rsid w:val="00851268"/>
    <w:rsid w:val="008519AB"/>
    <w:rsid w:val="00851B2A"/>
    <w:rsid w:val="0085296B"/>
    <w:rsid w:val="00852CBE"/>
    <w:rsid w:val="00853316"/>
    <w:rsid w:val="00853733"/>
    <w:rsid w:val="0085405E"/>
    <w:rsid w:val="008542AB"/>
    <w:rsid w:val="0085519E"/>
    <w:rsid w:val="008554E5"/>
    <w:rsid w:val="00855FFB"/>
    <w:rsid w:val="008561CB"/>
    <w:rsid w:val="00856445"/>
    <w:rsid w:val="008564E3"/>
    <w:rsid w:val="0085678E"/>
    <w:rsid w:val="00856958"/>
    <w:rsid w:val="00856DFA"/>
    <w:rsid w:val="008571ED"/>
    <w:rsid w:val="008601DB"/>
    <w:rsid w:val="008607DA"/>
    <w:rsid w:val="00861209"/>
    <w:rsid w:val="0086152E"/>
    <w:rsid w:val="0086164F"/>
    <w:rsid w:val="00861AA2"/>
    <w:rsid w:val="00861F5D"/>
    <w:rsid w:val="008624DB"/>
    <w:rsid w:val="00862E34"/>
    <w:rsid w:val="0086436F"/>
    <w:rsid w:val="00864579"/>
    <w:rsid w:val="00864F3D"/>
    <w:rsid w:val="008651E5"/>
    <w:rsid w:val="00865391"/>
    <w:rsid w:val="008653BC"/>
    <w:rsid w:val="008661D4"/>
    <w:rsid w:val="00867003"/>
    <w:rsid w:val="008703AF"/>
    <w:rsid w:val="008713B1"/>
    <w:rsid w:val="00871CD7"/>
    <w:rsid w:val="00871F49"/>
    <w:rsid w:val="00872CCB"/>
    <w:rsid w:val="00872F0A"/>
    <w:rsid w:val="00873605"/>
    <w:rsid w:val="00874E24"/>
    <w:rsid w:val="008750E6"/>
    <w:rsid w:val="00875D55"/>
    <w:rsid w:val="00875E37"/>
    <w:rsid w:val="0087635B"/>
    <w:rsid w:val="0087643D"/>
    <w:rsid w:val="00876975"/>
    <w:rsid w:val="00876FFC"/>
    <w:rsid w:val="0087758C"/>
    <w:rsid w:val="0087760C"/>
    <w:rsid w:val="008776F4"/>
    <w:rsid w:val="00877A65"/>
    <w:rsid w:val="00877B8D"/>
    <w:rsid w:val="00877D14"/>
    <w:rsid w:val="008800E2"/>
    <w:rsid w:val="00880AAB"/>
    <w:rsid w:val="00880AAE"/>
    <w:rsid w:val="00880BB3"/>
    <w:rsid w:val="00880CCE"/>
    <w:rsid w:val="0088129B"/>
    <w:rsid w:val="0088170C"/>
    <w:rsid w:val="00881A02"/>
    <w:rsid w:val="00881DA6"/>
    <w:rsid w:val="00881E66"/>
    <w:rsid w:val="0088207F"/>
    <w:rsid w:val="00882369"/>
    <w:rsid w:val="0088246E"/>
    <w:rsid w:val="00883224"/>
    <w:rsid w:val="00883F7D"/>
    <w:rsid w:val="00884243"/>
    <w:rsid w:val="0088433E"/>
    <w:rsid w:val="008847E4"/>
    <w:rsid w:val="008853FD"/>
    <w:rsid w:val="0088564E"/>
    <w:rsid w:val="008858BD"/>
    <w:rsid w:val="008858F5"/>
    <w:rsid w:val="00885F96"/>
    <w:rsid w:val="0088618B"/>
    <w:rsid w:val="00886266"/>
    <w:rsid w:val="00886453"/>
    <w:rsid w:val="00886496"/>
    <w:rsid w:val="008864CD"/>
    <w:rsid w:val="00886757"/>
    <w:rsid w:val="00886A5C"/>
    <w:rsid w:val="00886C65"/>
    <w:rsid w:val="008878AD"/>
    <w:rsid w:val="00887C6A"/>
    <w:rsid w:val="008905C2"/>
    <w:rsid w:val="008905C7"/>
    <w:rsid w:val="00890BA6"/>
    <w:rsid w:val="00890BB5"/>
    <w:rsid w:val="00890BE1"/>
    <w:rsid w:val="00890E45"/>
    <w:rsid w:val="0089112C"/>
    <w:rsid w:val="00891D9A"/>
    <w:rsid w:val="00892444"/>
    <w:rsid w:val="00892BB8"/>
    <w:rsid w:val="00893295"/>
    <w:rsid w:val="008935E9"/>
    <w:rsid w:val="008940A5"/>
    <w:rsid w:val="0089447E"/>
    <w:rsid w:val="008955CF"/>
    <w:rsid w:val="00895A1C"/>
    <w:rsid w:val="00895C14"/>
    <w:rsid w:val="00895F60"/>
    <w:rsid w:val="00895FBA"/>
    <w:rsid w:val="0089635B"/>
    <w:rsid w:val="008963E2"/>
    <w:rsid w:val="008969ED"/>
    <w:rsid w:val="00896FC3"/>
    <w:rsid w:val="0089768A"/>
    <w:rsid w:val="00897DEC"/>
    <w:rsid w:val="00897ED3"/>
    <w:rsid w:val="008A0812"/>
    <w:rsid w:val="008A0D24"/>
    <w:rsid w:val="008A0E71"/>
    <w:rsid w:val="008A20A9"/>
    <w:rsid w:val="008A290A"/>
    <w:rsid w:val="008A2987"/>
    <w:rsid w:val="008A3903"/>
    <w:rsid w:val="008A47B9"/>
    <w:rsid w:val="008A4886"/>
    <w:rsid w:val="008A4CD4"/>
    <w:rsid w:val="008A52CA"/>
    <w:rsid w:val="008A56CF"/>
    <w:rsid w:val="008A5E7E"/>
    <w:rsid w:val="008A6045"/>
    <w:rsid w:val="008A6788"/>
    <w:rsid w:val="008A6BA0"/>
    <w:rsid w:val="008A70A3"/>
    <w:rsid w:val="008A71F9"/>
    <w:rsid w:val="008A72AD"/>
    <w:rsid w:val="008A73B8"/>
    <w:rsid w:val="008A73C4"/>
    <w:rsid w:val="008A7742"/>
    <w:rsid w:val="008A7954"/>
    <w:rsid w:val="008A7C65"/>
    <w:rsid w:val="008A7F12"/>
    <w:rsid w:val="008B01AF"/>
    <w:rsid w:val="008B06CE"/>
    <w:rsid w:val="008B06D7"/>
    <w:rsid w:val="008B0A54"/>
    <w:rsid w:val="008B0FF7"/>
    <w:rsid w:val="008B18B5"/>
    <w:rsid w:val="008B25FB"/>
    <w:rsid w:val="008B2E1B"/>
    <w:rsid w:val="008B3ED2"/>
    <w:rsid w:val="008B4872"/>
    <w:rsid w:val="008B51E7"/>
    <w:rsid w:val="008B55FE"/>
    <w:rsid w:val="008B565C"/>
    <w:rsid w:val="008B5C37"/>
    <w:rsid w:val="008B5D34"/>
    <w:rsid w:val="008B6811"/>
    <w:rsid w:val="008B6C0F"/>
    <w:rsid w:val="008B7354"/>
    <w:rsid w:val="008B739F"/>
    <w:rsid w:val="008B7CEC"/>
    <w:rsid w:val="008B7E71"/>
    <w:rsid w:val="008C03F7"/>
    <w:rsid w:val="008C087D"/>
    <w:rsid w:val="008C0C02"/>
    <w:rsid w:val="008C1ECC"/>
    <w:rsid w:val="008C24D0"/>
    <w:rsid w:val="008C3260"/>
    <w:rsid w:val="008C3B82"/>
    <w:rsid w:val="008C3C10"/>
    <w:rsid w:val="008C4EFE"/>
    <w:rsid w:val="008C50DD"/>
    <w:rsid w:val="008C528F"/>
    <w:rsid w:val="008C5312"/>
    <w:rsid w:val="008C555B"/>
    <w:rsid w:val="008C71D8"/>
    <w:rsid w:val="008C72C3"/>
    <w:rsid w:val="008C7398"/>
    <w:rsid w:val="008C79F0"/>
    <w:rsid w:val="008D0557"/>
    <w:rsid w:val="008D05AC"/>
    <w:rsid w:val="008D084B"/>
    <w:rsid w:val="008D0983"/>
    <w:rsid w:val="008D0A61"/>
    <w:rsid w:val="008D0D16"/>
    <w:rsid w:val="008D1160"/>
    <w:rsid w:val="008D15B6"/>
    <w:rsid w:val="008D177D"/>
    <w:rsid w:val="008D2123"/>
    <w:rsid w:val="008D2147"/>
    <w:rsid w:val="008D24D4"/>
    <w:rsid w:val="008D29F3"/>
    <w:rsid w:val="008D2D3F"/>
    <w:rsid w:val="008D2D80"/>
    <w:rsid w:val="008D2F5D"/>
    <w:rsid w:val="008D3490"/>
    <w:rsid w:val="008D41C1"/>
    <w:rsid w:val="008D450B"/>
    <w:rsid w:val="008D4691"/>
    <w:rsid w:val="008D53FF"/>
    <w:rsid w:val="008D5A13"/>
    <w:rsid w:val="008D5AB1"/>
    <w:rsid w:val="008D5E41"/>
    <w:rsid w:val="008D64B7"/>
    <w:rsid w:val="008D6B36"/>
    <w:rsid w:val="008D6B66"/>
    <w:rsid w:val="008D6D41"/>
    <w:rsid w:val="008D77F3"/>
    <w:rsid w:val="008D78CC"/>
    <w:rsid w:val="008D7B4E"/>
    <w:rsid w:val="008E0499"/>
    <w:rsid w:val="008E0822"/>
    <w:rsid w:val="008E083B"/>
    <w:rsid w:val="008E0F48"/>
    <w:rsid w:val="008E103B"/>
    <w:rsid w:val="008E10D1"/>
    <w:rsid w:val="008E1508"/>
    <w:rsid w:val="008E152C"/>
    <w:rsid w:val="008E15A4"/>
    <w:rsid w:val="008E2758"/>
    <w:rsid w:val="008E2AD1"/>
    <w:rsid w:val="008E3409"/>
    <w:rsid w:val="008E406D"/>
    <w:rsid w:val="008E4362"/>
    <w:rsid w:val="008E4693"/>
    <w:rsid w:val="008E4F22"/>
    <w:rsid w:val="008E6535"/>
    <w:rsid w:val="008E71A1"/>
    <w:rsid w:val="008E75FE"/>
    <w:rsid w:val="008E7B3A"/>
    <w:rsid w:val="008F0C0D"/>
    <w:rsid w:val="008F0C34"/>
    <w:rsid w:val="008F0C79"/>
    <w:rsid w:val="008F0D5A"/>
    <w:rsid w:val="008F16D4"/>
    <w:rsid w:val="008F22C8"/>
    <w:rsid w:val="008F251C"/>
    <w:rsid w:val="008F2602"/>
    <w:rsid w:val="008F265A"/>
    <w:rsid w:val="008F2895"/>
    <w:rsid w:val="008F2CDB"/>
    <w:rsid w:val="008F2DFB"/>
    <w:rsid w:val="008F2F00"/>
    <w:rsid w:val="008F2F2E"/>
    <w:rsid w:val="008F3ACB"/>
    <w:rsid w:val="008F3BB1"/>
    <w:rsid w:val="008F5516"/>
    <w:rsid w:val="008F6675"/>
    <w:rsid w:val="008F72B6"/>
    <w:rsid w:val="008F7883"/>
    <w:rsid w:val="008F7C3F"/>
    <w:rsid w:val="009008D9"/>
    <w:rsid w:val="00900C88"/>
    <w:rsid w:val="00900F56"/>
    <w:rsid w:val="0090104C"/>
    <w:rsid w:val="009013D7"/>
    <w:rsid w:val="00901692"/>
    <w:rsid w:val="00901800"/>
    <w:rsid w:val="009018D1"/>
    <w:rsid w:val="0090227F"/>
    <w:rsid w:val="0090251F"/>
    <w:rsid w:val="00902553"/>
    <w:rsid w:val="00902869"/>
    <w:rsid w:val="00902C6E"/>
    <w:rsid w:val="00902D0A"/>
    <w:rsid w:val="00902D24"/>
    <w:rsid w:val="00902F18"/>
    <w:rsid w:val="0090313C"/>
    <w:rsid w:val="009032E5"/>
    <w:rsid w:val="00903EE3"/>
    <w:rsid w:val="0090406B"/>
    <w:rsid w:val="00904096"/>
    <w:rsid w:val="009040BA"/>
    <w:rsid w:val="0090432E"/>
    <w:rsid w:val="009046A0"/>
    <w:rsid w:val="0090529B"/>
    <w:rsid w:val="00905D07"/>
    <w:rsid w:val="00906264"/>
    <w:rsid w:val="009062D0"/>
    <w:rsid w:val="0090734B"/>
    <w:rsid w:val="009076FA"/>
    <w:rsid w:val="009078A2"/>
    <w:rsid w:val="00907B71"/>
    <w:rsid w:val="00907C54"/>
    <w:rsid w:val="00907CAC"/>
    <w:rsid w:val="009100D2"/>
    <w:rsid w:val="0091057C"/>
    <w:rsid w:val="0091086C"/>
    <w:rsid w:val="00911828"/>
    <w:rsid w:val="00911D03"/>
    <w:rsid w:val="00911D47"/>
    <w:rsid w:val="009123C1"/>
    <w:rsid w:val="0091283D"/>
    <w:rsid w:val="00912B81"/>
    <w:rsid w:val="00912CA7"/>
    <w:rsid w:val="009134BA"/>
    <w:rsid w:val="009136A3"/>
    <w:rsid w:val="00913EC7"/>
    <w:rsid w:val="00913F01"/>
    <w:rsid w:val="0091401D"/>
    <w:rsid w:val="0091405C"/>
    <w:rsid w:val="00914385"/>
    <w:rsid w:val="009146D3"/>
    <w:rsid w:val="009147B5"/>
    <w:rsid w:val="009151B7"/>
    <w:rsid w:val="00915540"/>
    <w:rsid w:val="00915C1E"/>
    <w:rsid w:val="00917A2F"/>
    <w:rsid w:val="00917CA6"/>
    <w:rsid w:val="0092000C"/>
    <w:rsid w:val="00920075"/>
    <w:rsid w:val="0092030D"/>
    <w:rsid w:val="009207FE"/>
    <w:rsid w:val="00920E78"/>
    <w:rsid w:val="00920FB3"/>
    <w:rsid w:val="0092108F"/>
    <w:rsid w:val="00921E37"/>
    <w:rsid w:val="00922514"/>
    <w:rsid w:val="00923020"/>
    <w:rsid w:val="00923080"/>
    <w:rsid w:val="0092330A"/>
    <w:rsid w:val="00924237"/>
    <w:rsid w:val="00924696"/>
    <w:rsid w:val="00924929"/>
    <w:rsid w:val="00924F6D"/>
    <w:rsid w:val="0092586D"/>
    <w:rsid w:val="00925A76"/>
    <w:rsid w:val="00925F10"/>
    <w:rsid w:val="009261EC"/>
    <w:rsid w:val="00926221"/>
    <w:rsid w:val="009267D1"/>
    <w:rsid w:val="00926B8D"/>
    <w:rsid w:val="00927554"/>
    <w:rsid w:val="009275D0"/>
    <w:rsid w:val="00927BD0"/>
    <w:rsid w:val="00927C96"/>
    <w:rsid w:val="009302A7"/>
    <w:rsid w:val="0093042E"/>
    <w:rsid w:val="00930962"/>
    <w:rsid w:val="00930BC0"/>
    <w:rsid w:val="00930EE1"/>
    <w:rsid w:val="009313FF"/>
    <w:rsid w:val="00931AC2"/>
    <w:rsid w:val="00931BEC"/>
    <w:rsid w:val="0093283B"/>
    <w:rsid w:val="00932AEE"/>
    <w:rsid w:val="00932CA6"/>
    <w:rsid w:val="00933645"/>
    <w:rsid w:val="009341D0"/>
    <w:rsid w:val="0093421C"/>
    <w:rsid w:val="00934641"/>
    <w:rsid w:val="00934F2C"/>
    <w:rsid w:val="00935089"/>
    <w:rsid w:val="009358AD"/>
    <w:rsid w:val="009358C6"/>
    <w:rsid w:val="009359FE"/>
    <w:rsid w:val="00936F0C"/>
    <w:rsid w:val="00937252"/>
    <w:rsid w:val="00940870"/>
    <w:rsid w:val="00940B8B"/>
    <w:rsid w:val="00940C93"/>
    <w:rsid w:val="00940DCE"/>
    <w:rsid w:val="00941F3D"/>
    <w:rsid w:val="00942227"/>
    <w:rsid w:val="009437FB"/>
    <w:rsid w:val="00943C15"/>
    <w:rsid w:val="00943E2E"/>
    <w:rsid w:val="00944608"/>
    <w:rsid w:val="00944684"/>
    <w:rsid w:val="00944B44"/>
    <w:rsid w:val="00945093"/>
    <w:rsid w:val="00945988"/>
    <w:rsid w:val="00945B45"/>
    <w:rsid w:val="00945DB1"/>
    <w:rsid w:val="0094605F"/>
    <w:rsid w:val="009464A6"/>
    <w:rsid w:val="009479AA"/>
    <w:rsid w:val="00950021"/>
    <w:rsid w:val="00950161"/>
    <w:rsid w:val="00950339"/>
    <w:rsid w:val="009506E8"/>
    <w:rsid w:val="00950EAD"/>
    <w:rsid w:val="00950EF3"/>
    <w:rsid w:val="00951102"/>
    <w:rsid w:val="00951413"/>
    <w:rsid w:val="00951434"/>
    <w:rsid w:val="009518EE"/>
    <w:rsid w:val="009520CD"/>
    <w:rsid w:val="00952733"/>
    <w:rsid w:val="0095326F"/>
    <w:rsid w:val="00953A32"/>
    <w:rsid w:val="00953EDD"/>
    <w:rsid w:val="009543F3"/>
    <w:rsid w:val="0095443C"/>
    <w:rsid w:val="00954527"/>
    <w:rsid w:val="00954A85"/>
    <w:rsid w:val="0095508C"/>
    <w:rsid w:val="00956028"/>
    <w:rsid w:val="00956274"/>
    <w:rsid w:val="009562BD"/>
    <w:rsid w:val="009566EC"/>
    <w:rsid w:val="00956782"/>
    <w:rsid w:val="00956A9C"/>
    <w:rsid w:val="00956BBD"/>
    <w:rsid w:val="00956C77"/>
    <w:rsid w:val="009571FB"/>
    <w:rsid w:val="00957562"/>
    <w:rsid w:val="009578AF"/>
    <w:rsid w:val="00957C30"/>
    <w:rsid w:val="0096015B"/>
    <w:rsid w:val="00960A66"/>
    <w:rsid w:val="00960B90"/>
    <w:rsid w:val="0096122D"/>
    <w:rsid w:val="0096144E"/>
    <w:rsid w:val="0096169B"/>
    <w:rsid w:val="0096189A"/>
    <w:rsid w:val="0096189F"/>
    <w:rsid w:val="009619B0"/>
    <w:rsid w:val="00961EA1"/>
    <w:rsid w:val="00962070"/>
    <w:rsid w:val="0096226F"/>
    <w:rsid w:val="0096232A"/>
    <w:rsid w:val="00962B53"/>
    <w:rsid w:val="009633D1"/>
    <w:rsid w:val="00964781"/>
    <w:rsid w:val="00964FEB"/>
    <w:rsid w:val="00965152"/>
    <w:rsid w:val="00965498"/>
    <w:rsid w:val="00965B5F"/>
    <w:rsid w:val="00965B6A"/>
    <w:rsid w:val="0096626C"/>
    <w:rsid w:val="0096699E"/>
    <w:rsid w:val="00966E66"/>
    <w:rsid w:val="00967597"/>
    <w:rsid w:val="00970ABB"/>
    <w:rsid w:val="00970DC1"/>
    <w:rsid w:val="00970F11"/>
    <w:rsid w:val="0097102C"/>
    <w:rsid w:val="0097162B"/>
    <w:rsid w:val="00972787"/>
    <w:rsid w:val="00972CC3"/>
    <w:rsid w:val="00973514"/>
    <w:rsid w:val="0097361B"/>
    <w:rsid w:val="0097390C"/>
    <w:rsid w:val="00973FF1"/>
    <w:rsid w:val="0097429B"/>
    <w:rsid w:val="00974C5E"/>
    <w:rsid w:val="00975071"/>
    <w:rsid w:val="0097525B"/>
    <w:rsid w:val="00975AB1"/>
    <w:rsid w:val="00975E07"/>
    <w:rsid w:val="00976949"/>
    <w:rsid w:val="00976B4F"/>
    <w:rsid w:val="00976C12"/>
    <w:rsid w:val="0097753A"/>
    <w:rsid w:val="00977650"/>
    <w:rsid w:val="00977A1C"/>
    <w:rsid w:val="009807C9"/>
    <w:rsid w:val="0098206F"/>
    <w:rsid w:val="009820AD"/>
    <w:rsid w:val="009826EE"/>
    <w:rsid w:val="009827A0"/>
    <w:rsid w:val="00982A28"/>
    <w:rsid w:val="00982E03"/>
    <w:rsid w:val="00982FD0"/>
    <w:rsid w:val="00983062"/>
    <w:rsid w:val="00983115"/>
    <w:rsid w:val="0098341D"/>
    <w:rsid w:val="0098373E"/>
    <w:rsid w:val="009837AB"/>
    <w:rsid w:val="0098391C"/>
    <w:rsid w:val="00983BCC"/>
    <w:rsid w:val="00983D3F"/>
    <w:rsid w:val="00984115"/>
    <w:rsid w:val="00984B79"/>
    <w:rsid w:val="00984C05"/>
    <w:rsid w:val="009852A8"/>
    <w:rsid w:val="00985985"/>
    <w:rsid w:val="00985A95"/>
    <w:rsid w:val="00985F3C"/>
    <w:rsid w:val="00985FF4"/>
    <w:rsid w:val="0098641F"/>
    <w:rsid w:val="00986817"/>
    <w:rsid w:val="00986904"/>
    <w:rsid w:val="00986AF8"/>
    <w:rsid w:val="00986BF5"/>
    <w:rsid w:val="00986C9A"/>
    <w:rsid w:val="00986CAE"/>
    <w:rsid w:val="009877D4"/>
    <w:rsid w:val="00990E5C"/>
    <w:rsid w:val="0099102C"/>
    <w:rsid w:val="00991999"/>
    <w:rsid w:val="00991CB3"/>
    <w:rsid w:val="00991D68"/>
    <w:rsid w:val="00991D8E"/>
    <w:rsid w:val="009923F9"/>
    <w:rsid w:val="00992413"/>
    <w:rsid w:val="0099345C"/>
    <w:rsid w:val="009938CB"/>
    <w:rsid w:val="00993BD8"/>
    <w:rsid w:val="0099424C"/>
    <w:rsid w:val="00994803"/>
    <w:rsid w:val="009948BC"/>
    <w:rsid w:val="00994C94"/>
    <w:rsid w:val="0099504B"/>
    <w:rsid w:val="0099585B"/>
    <w:rsid w:val="00996417"/>
    <w:rsid w:val="009967F4"/>
    <w:rsid w:val="0099730B"/>
    <w:rsid w:val="0099768A"/>
    <w:rsid w:val="00997B9B"/>
    <w:rsid w:val="00997FC5"/>
    <w:rsid w:val="009A0C6A"/>
    <w:rsid w:val="009A0D6E"/>
    <w:rsid w:val="009A1306"/>
    <w:rsid w:val="009A1A70"/>
    <w:rsid w:val="009A1DA3"/>
    <w:rsid w:val="009A2398"/>
    <w:rsid w:val="009A2777"/>
    <w:rsid w:val="009A2C6D"/>
    <w:rsid w:val="009A31DA"/>
    <w:rsid w:val="009A33E4"/>
    <w:rsid w:val="009A3AAC"/>
    <w:rsid w:val="009A3DF4"/>
    <w:rsid w:val="009A3F60"/>
    <w:rsid w:val="009A40D8"/>
    <w:rsid w:val="009A40F4"/>
    <w:rsid w:val="009A4E73"/>
    <w:rsid w:val="009A5DF9"/>
    <w:rsid w:val="009A606E"/>
    <w:rsid w:val="009A634C"/>
    <w:rsid w:val="009A66A0"/>
    <w:rsid w:val="009A6C76"/>
    <w:rsid w:val="009A7305"/>
    <w:rsid w:val="009A7365"/>
    <w:rsid w:val="009A7706"/>
    <w:rsid w:val="009A7B36"/>
    <w:rsid w:val="009A7ED4"/>
    <w:rsid w:val="009B02DB"/>
    <w:rsid w:val="009B094D"/>
    <w:rsid w:val="009B0A60"/>
    <w:rsid w:val="009B0A91"/>
    <w:rsid w:val="009B0B81"/>
    <w:rsid w:val="009B1723"/>
    <w:rsid w:val="009B1D6D"/>
    <w:rsid w:val="009B1DD7"/>
    <w:rsid w:val="009B21DB"/>
    <w:rsid w:val="009B2EC6"/>
    <w:rsid w:val="009B33CD"/>
    <w:rsid w:val="009B4385"/>
    <w:rsid w:val="009B480C"/>
    <w:rsid w:val="009B514D"/>
    <w:rsid w:val="009B5160"/>
    <w:rsid w:val="009B56F8"/>
    <w:rsid w:val="009B6020"/>
    <w:rsid w:val="009B6A27"/>
    <w:rsid w:val="009B7188"/>
    <w:rsid w:val="009B77C4"/>
    <w:rsid w:val="009B78FF"/>
    <w:rsid w:val="009C0553"/>
    <w:rsid w:val="009C070D"/>
    <w:rsid w:val="009C0A2F"/>
    <w:rsid w:val="009C0AB8"/>
    <w:rsid w:val="009C0DB2"/>
    <w:rsid w:val="009C1684"/>
    <w:rsid w:val="009C1692"/>
    <w:rsid w:val="009C17B1"/>
    <w:rsid w:val="009C1A5A"/>
    <w:rsid w:val="009C229D"/>
    <w:rsid w:val="009C22B9"/>
    <w:rsid w:val="009C290D"/>
    <w:rsid w:val="009C29B9"/>
    <w:rsid w:val="009C32FD"/>
    <w:rsid w:val="009C3994"/>
    <w:rsid w:val="009C4F14"/>
    <w:rsid w:val="009C528C"/>
    <w:rsid w:val="009C57C1"/>
    <w:rsid w:val="009C5E4B"/>
    <w:rsid w:val="009C609C"/>
    <w:rsid w:val="009C6106"/>
    <w:rsid w:val="009C75BC"/>
    <w:rsid w:val="009C7DD7"/>
    <w:rsid w:val="009C7FA3"/>
    <w:rsid w:val="009D09C6"/>
    <w:rsid w:val="009D10B4"/>
    <w:rsid w:val="009D128A"/>
    <w:rsid w:val="009D18F9"/>
    <w:rsid w:val="009D1CA8"/>
    <w:rsid w:val="009D3228"/>
    <w:rsid w:val="009D35C1"/>
    <w:rsid w:val="009D3854"/>
    <w:rsid w:val="009D3D4C"/>
    <w:rsid w:val="009D3EDA"/>
    <w:rsid w:val="009D4465"/>
    <w:rsid w:val="009D447E"/>
    <w:rsid w:val="009D466C"/>
    <w:rsid w:val="009D4D64"/>
    <w:rsid w:val="009D4DF9"/>
    <w:rsid w:val="009D594D"/>
    <w:rsid w:val="009D6192"/>
    <w:rsid w:val="009D6324"/>
    <w:rsid w:val="009D6379"/>
    <w:rsid w:val="009D697B"/>
    <w:rsid w:val="009D713C"/>
    <w:rsid w:val="009D7D24"/>
    <w:rsid w:val="009D7D31"/>
    <w:rsid w:val="009E01D0"/>
    <w:rsid w:val="009E0305"/>
    <w:rsid w:val="009E06AE"/>
    <w:rsid w:val="009E0E19"/>
    <w:rsid w:val="009E1853"/>
    <w:rsid w:val="009E2718"/>
    <w:rsid w:val="009E2A6C"/>
    <w:rsid w:val="009E2ADE"/>
    <w:rsid w:val="009E2DA4"/>
    <w:rsid w:val="009E3291"/>
    <w:rsid w:val="009E32E3"/>
    <w:rsid w:val="009E37F1"/>
    <w:rsid w:val="009E3A99"/>
    <w:rsid w:val="009E4D5D"/>
    <w:rsid w:val="009E524A"/>
    <w:rsid w:val="009E58F4"/>
    <w:rsid w:val="009E6180"/>
    <w:rsid w:val="009E6AE8"/>
    <w:rsid w:val="009E6CBF"/>
    <w:rsid w:val="009E6D0B"/>
    <w:rsid w:val="009E6FEA"/>
    <w:rsid w:val="009E7883"/>
    <w:rsid w:val="009E7912"/>
    <w:rsid w:val="009E7C65"/>
    <w:rsid w:val="009F037F"/>
    <w:rsid w:val="009F0735"/>
    <w:rsid w:val="009F085A"/>
    <w:rsid w:val="009F0CB4"/>
    <w:rsid w:val="009F0D53"/>
    <w:rsid w:val="009F13D3"/>
    <w:rsid w:val="009F16B8"/>
    <w:rsid w:val="009F2772"/>
    <w:rsid w:val="009F31BD"/>
    <w:rsid w:val="009F3226"/>
    <w:rsid w:val="009F4213"/>
    <w:rsid w:val="009F4961"/>
    <w:rsid w:val="009F4A32"/>
    <w:rsid w:val="009F4BF1"/>
    <w:rsid w:val="009F4D0F"/>
    <w:rsid w:val="009F540E"/>
    <w:rsid w:val="009F574B"/>
    <w:rsid w:val="009F5977"/>
    <w:rsid w:val="009F626B"/>
    <w:rsid w:val="009F6369"/>
    <w:rsid w:val="009F6864"/>
    <w:rsid w:val="009F6B54"/>
    <w:rsid w:val="009F6E45"/>
    <w:rsid w:val="009F7636"/>
    <w:rsid w:val="009F76B4"/>
    <w:rsid w:val="009F78BE"/>
    <w:rsid w:val="009F7935"/>
    <w:rsid w:val="009F7979"/>
    <w:rsid w:val="009F7F95"/>
    <w:rsid w:val="00A003D6"/>
    <w:rsid w:val="00A003FC"/>
    <w:rsid w:val="00A00459"/>
    <w:rsid w:val="00A006AA"/>
    <w:rsid w:val="00A00B3E"/>
    <w:rsid w:val="00A0136F"/>
    <w:rsid w:val="00A01D72"/>
    <w:rsid w:val="00A02037"/>
    <w:rsid w:val="00A024FE"/>
    <w:rsid w:val="00A02A52"/>
    <w:rsid w:val="00A02E56"/>
    <w:rsid w:val="00A03034"/>
    <w:rsid w:val="00A0341B"/>
    <w:rsid w:val="00A039D4"/>
    <w:rsid w:val="00A03A89"/>
    <w:rsid w:val="00A03B6A"/>
    <w:rsid w:val="00A043B7"/>
    <w:rsid w:val="00A046AD"/>
    <w:rsid w:val="00A04927"/>
    <w:rsid w:val="00A04D52"/>
    <w:rsid w:val="00A057F3"/>
    <w:rsid w:val="00A059FE"/>
    <w:rsid w:val="00A05F62"/>
    <w:rsid w:val="00A06264"/>
    <w:rsid w:val="00A074F5"/>
    <w:rsid w:val="00A077DD"/>
    <w:rsid w:val="00A079B6"/>
    <w:rsid w:val="00A07BBC"/>
    <w:rsid w:val="00A1021C"/>
    <w:rsid w:val="00A10270"/>
    <w:rsid w:val="00A1060E"/>
    <w:rsid w:val="00A10802"/>
    <w:rsid w:val="00A1086A"/>
    <w:rsid w:val="00A1090B"/>
    <w:rsid w:val="00A10CDE"/>
    <w:rsid w:val="00A10FE4"/>
    <w:rsid w:val="00A11447"/>
    <w:rsid w:val="00A11530"/>
    <w:rsid w:val="00A11543"/>
    <w:rsid w:val="00A1214E"/>
    <w:rsid w:val="00A124D7"/>
    <w:rsid w:val="00A1289E"/>
    <w:rsid w:val="00A12B03"/>
    <w:rsid w:val="00A12EC5"/>
    <w:rsid w:val="00A143CB"/>
    <w:rsid w:val="00A14A99"/>
    <w:rsid w:val="00A14EE3"/>
    <w:rsid w:val="00A1526C"/>
    <w:rsid w:val="00A15308"/>
    <w:rsid w:val="00A153D3"/>
    <w:rsid w:val="00A156B3"/>
    <w:rsid w:val="00A15791"/>
    <w:rsid w:val="00A15DF5"/>
    <w:rsid w:val="00A160D2"/>
    <w:rsid w:val="00A162B0"/>
    <w:rsid w:val="00A1645D"/>
    <w:rsid w:val="00A16721"/>
    <w:rsid w:val="00A16725"/>
    <w:rsid w:val="00A1679B"/>
    <w:rsid w:val="00A17346"/>
    <w:rsid w:val="00A17E2A"/>
    <w:rsid w:val="00A203E2"/>
    <w:rsid w:val="00A20576"/>
    <w:rsid w:val="00A207DB"/>
    <w:rsid w:val="00A2155C"/>
    <w:rsid w:val="00A215F3"/>
    <w:rsid w:val="00A230B3"/>
    <w:rsid w:val="00A232D9"/>
    <w:rsid w:val="00A236E4"/>
    <w:rsid w:val="00A239CB"/>
    <w:rsid w:val="00A23B6A"/>
    <w:rsid w:val="00A23F2F"/>
    <w:rsid w:val="00A23F57"/>
    <w:rsid w:val="00A23FC2"/>
    <w:rsid w:val="00A246D1"/>
    <w:rsid w:val="00A2480D"/>
    <w:rsid w:val="00A24E19"/>
    <w:rsid w:val="00A24F0D"/>
    <w:rsid w:val="00A25044"/>
    <w:rsid w:val="00A25121"/>
    <w:rsid w:val="00A25470"/>
    <w:rsid w:val="00A25D46"/>
    <w:rsid w:val="00A26CA0"/>
    <w:rsid w:val="00A26DC4"/>
    <w:rsid w:val="00A26E76"/>
    <w:rsid w:val="00A2703D"/>
    <w:rsid w:val="00A2713A"/>
    <w:rsid w:val="00A27309"/>
    <w:rsid w:val="00A27851"/>
    <w:rsid w:val="00A27B8F"/>
    <w:rsid w:val="00A30B34"/>
    <w:rsid w:val="00A30E16"/>
    <w:rsid w:val="00A314C9"/>
    <w:rsid w:val="00A315DE"/>
    <w:rsid w:val="00A3167F"/>
    <w:rsid w:val="00A31FA9"/>
    <w:rsid w:val="00A31FEF"/>
    <w:rsid w:val="00A322F4"/>
    <w:rsid w:val="00A324D7"/>
    <w:rsid w:val="00A32856"/>
    <w:rsid w:val="00A32A8F"/>
    <w:rsid w:val="00A32E44"/>
    <w:rsid w:val="00A330A8"/>
    <w:rsid w:val="00A33377"/>
    <w:rsid w:val="00A335FB"/>
    <w:rsid w:val="00A34759"/>
    <w:rsid w:val="00A34854"/>
    <w:rsid w:val="00A34AE4"/>
    <w:rsid w:val="00A3568D"/>
    <w:rsid w:val="00A35BBC"/>
    <w:rsid w:val="00A35E75"/>
    <w:rsid w:val="00A35F12"/>
    <w:rsid w:val="00A363F6"/>
    <w:rsid w:val="00A3659E"/>
    <w:rsid w:val="00A365A7"/>
    <w:rsid w:val="00A377CE"/>
    <w:rsid w:val="00A3787D"/>
    <w:rsid w:val="00A37CC9"/>
    <w:rsid w:val="00A40290"/>
    <w:rsid w:val="00A40644"/>
    <w:rsid w:val="00A41D4D"/>
    <w:rsid w:val="00A42197"/>
    <w:rsid w:val="00A4225E"/>
    <w:rsid w:val="00A42E47"/>
    <w:rsid w:val="00A437C0"/>
    <w:rsid w:val="00A43839"/>
    <w:rsid w:val="00A43B34"/>
    <w:rsid w:val="00A44025"/>
    <w:rsid w:val="00A44184"/>
    <w:rsid w:val="00A44340"/>
    <w:rsid w:val="00A4456A"/>
    <w:rsid w:val="00A44ECB"/>
    <w:rsid w:val="00A4504F"/>
    <w:rsid w:val="00A455AF"/>
    <w:rsid w:val="00A45DA8"/>
    <w:rsid w:val="00A45DCB"/>
    <w:rsid w:val="00A45E83"/>
    <w:rsid w:val="00A4603A"/>
    <w:rsid w:val="00A46343"/>
    <w:rsid w:val="00A463F1"/>
    <w:rsid w:val="00A46679"/>
    <w:rsid w:val="00A4680C"/>
    <w:rsid w:val="00A46A00"/>
    <w:rsid w:val="00A46F10"/>
    <w:rsid w:val="00A4719A"/>
    <w:rsid w:val="00A47DBE"/>
    <w:rsid w:val="00A504DB"/>
    <w:rsid w:val="00A50C68"/>
    <w:rsid w:val="00A50C7F"/>
    <w:rsid w:val="00A516BF"/>
    <w:rsid w:val="00A5172C"/>
    <w:rsid w:val="00A51AE7"/>
    <w:rsid w:val="00A520FD"/>
    <w:rsid w:val="00A5287F"/>
    <w:rsid w:val="00A53323"/>
    <w:rsid w:val="00A53480"/>
    <w:rsid w:val="00A538DC"/>
    <w:rsid w:val="00A539C3"/>
    <w:rsid w:val="00A53AB6"/>
    <w:rsid w:val="00A53EAD"/>
    <w:rsid w:val="00A53F60"/>
    <w:rsid w:val="00A54575"/>
    <w:rsid w:val="00A54AF4"/>
    <w:rsid w:val="00A54E08"/>
    <w:rsid w:val="00A55066"/>
    <w:rsid w:val="00A5543C"/>
    <w:rsid w:val="00A55584"/>
    <w:rsid w:val="00A55C04"/>
    <w:rsid w:val="00A5644B"/>
    <w:rsid w:val="00A566D7"/>
    <w:rsid w:val="00A56C67"/>
    <w:rsid w:val="00A56E69"/>
    <w:rsid w:val="00A57542"/>
    <w:rsid w:val="00A57F05"/>
    <w:rsid w:val="00A60CB0"/>
    <w:rsid w:val="00A60E95"/>
    <w:rsid w:val="00A60ECB"/>
    <w:rsid w:val="00A61147"/>
    <w:rsid w:val="00A61398"/>
    <w:rsid w:val="00A6143E"/>
    <w:rsid w:val="00A61DBD"/>
    <w:rsid w:val="00A62106"/>
    <w:rsid w:val="00A62791"/>
    <w:rsid w:val="00A62FAC"/>
    <w:rsid w:val="00A6332F"/>
    <w:rsid w:val="00A6393D"/>
    <w:rsid w:val="00A639EC"/>
    <w:rsid w:val="00A63D89"/>
    <w:rsid w:val="00A64076"/>
    <w:rsid w:val="00A64E36"/>
    <w:rsid w:val="00A64F54"/>
    <w:rsid w:val="00A662C2"/>
    <w:rsid w:val="00A669F8"/>
    <w:rsid w:val="00A66C79"/>
    <w:rsid w:val="00A66CB4"/>
    <w:rsid w:val="00A6709A"/>
    <w:rsid w:val="00A670F9"/>
    <w:rsid w:val="00A672E5"/>
    <w:rsid w:val="00A67522"/>
    <w:rsid w:val="00A70BEA"/>
    <w:rsid w:val="00A70EEA"/>
    <w:rsid w:val="00A7100D"/>
    <w:rsid w:val="00A71A6E"/>
    <w:rsid w:val="00A728B9"/>
    <w:rsid w:val="00A72943"/>
    <w:rsid w:val="00A72BBE"/>
    <w:rsid w:val="00A7371A"/>
    <w:rsid w:val="00A73B57"/>
    <w:rsid w:val="00A74801"/>
    <w:rsid w:val="00A74C19"/>
    <w:rsid w:val="00A75286"/>
    <w:rsid w:val="00A75EC4"/>
    <w:rsid w:val="00A76C18"/>
    <w:rsid w:val="00A76CAC"/>
    <w:rsid w:val="00A77BE6"/>
    <w:rsid w:val="00A77C38"/>
    <w:rsid w:val="00A77E5E"/>
    <w:rsid w:val="00A811CA"/>
    <w:rsid w:val="00A815E3"/>
    <w:rsid w:val="00A816ED"/>
    <w:rsid w:val="00A81965"/>
    <w:rsid w:val="00A81D4F"/>
    <w:rsid w:val="00A81DF0"/>
    <w:rsid w:val="00A81E1C"/>
    <w:rsid w:val="00A82252"/>
    <w:rsid w:val="00A82508"/>
    <w:rsid w:val="00A827B7"/>
    <w:rsid w:val="00A82EAC"/>
    <w:rsid w:val="00A833A0"/>
    <w:rsid w:val="00A8389D"/>
    <w:rsid w:val="00A8426D"/>
    <w:rsid w:val="00A84510"/>
    <w:rsid w:val="00A8458E"/>
    <w:rsid w:val="00A84A87"/>
    <w:rsid w:val="00A84AFB"/>
    <w:rsid w:val="00A85442"/>
    <w:rsid w:val="00A86249"/>
    <w:rsid w:val="00A866CC"/>
    <w:rsid w:val="00A86911"/>
    <w:rsid w:val="00A86D38"/>
    <w:rsid w:val="00A86EC6"/>
    <w:rsid w:val="00A86EEC"/>
    <w:rsid w:val="00A87389"/>
    <w:rsid w:val="00A87D1E"/>
    <w:rsid w:val="00A87EB8"/>
    <w:rsid w:val="00A87FAE"/>
    <w:rsid w:val="00A90C5A"/>
    <w:rsid w:val="00A90E1B"/>
    <w:rsid w:val="00A90E39"/>
    <w:rsid w:val="00A91662"/>
    <w:rsid w:val="00A91AC8"/>
    <w:rsid w:val="00A9272E"/>
    <w:rsid w:val="00A92B31"/>
    <w:rsid w:val="00A95C4C"/>
    <w:rsid w:val="00A965D0"/>
    <w:rsid w:val="00A96997"/>
    <w:rsid w:val="00A9720D"/>
    <w:rsid w:val="00A9723E"/>
    <w:rsid w:val="00A97348"/>
    <w:rsid w:val="00A9788B"/>
    <w:rsid w:val="00A9788F"/>
    <w:rsid w:val="00A97B21"/>
    <w:rsid w:val="00A97BD5"/>
    <w:rsid w:val="00A97C29"/>
    <w:rsid w:val="00A97CB4"/>
    <w:rsid w:val="00A97F84"/>
    <w:rsid w:val="00AA0639"/>
    <w:rsid w:val="00AA0AE9"/>
    <w:rsid w:val="00AA0C33"/>
    <w:rsid w:val="00AA118B"/>
    <w:rsid w:val="00AA11F2"/>
    <w:rsid w:val="00AA1EB0"/>
    <w:rsid w:val="00AA2355"/>
    <w:rsid w:val="00AA28E0"/>
    <w:rsid w:val="00AA2A30"/>
    <w:rsid w:val="00AA3117"/>
    <w:rsid w:val="00AA32D7"/>
    <w:rsid w:val="00AA3B5A"/>
    <w:rsid w:val="00AA4F5F"/>
    <w:rsid w:val="00AA516A"/>
    <w:rsid w:val="00AA5212"/>
    <w:rsid w:val="00AA5218"/>
    <w:rsid w:val="00AA5D45"/>
    <w:rsid w:val="00AA61B0"/>
    <w:rsid w:val="00AA643B"/>
    <w:rsid w:val="00AA6650"/>
    <w:rsid w:val="00AA6C78"/>
    <w:rsid w:val="00AA6D95"/>
    <w:rsid w:val="00AA6EB6"/>
    <w:rsid w:val="00AA7610"/>
    <w:rsid w:val="00AB009D"/>
    <w:rsid w:val="00AB05FE"/>
    <w:rsid w:val="00AB18F2"/>
    <w:rsid w:val="00AB1F31"/>
    <w:rsid w:val="00AB28D2"/>
    <w:rsid w:val="00AB2CF3"/>
    <w:rsid w:val="00AB3337"/>
    <w:rsid w:val="00AB34B1"/>
    <w:rsid w:val="00AB3E59"/>
    <w:rsid w:val="00AB46EE"/>
    <w:rsid w:val="00AB4FDE"/>
    <w:rsid w:val="00AB50FE"/>
    <w:rsid w:val="00AB57A4"/>
    <w:rsid w:val="00AB57D7"/>
    <w:rsid w:val="00AB5882"/>
    <w:rsid w:val="00AB5AE0"/>
    <w:rsid w:val="00AB6FEE"/>
    <w:rsid w:val="00AB7049"/>
    <w:rsid w:val="00AB75C4"/>
    <w:rsid w:val="00AC03B1"/>
    <w:rsid w:val="00AC0A3D"/>
    <w:rsid w:val="00AC0BC6"/>
    <w:rsid w:val="00AC0C8C"/>
    <w:rsid w:val="00AC0DE9"/>
    <w:rsid w:val="00AC12F4"/>
    <w:rsid w:val="00AC147A"/>
    <w:rsid w:val="00AC2086"/>
    <w:rsid w:val="00AC345A"/>
    <w:rsid w:val="00AC3732"/>
    <w:rsid w:val="00AC3A5D"/>
    <w:rsid w:val="00AC3D27"/>
    <w:rsid w:val="00AC3E40"/>
    <w:rsid w:val="00AC438C"/>
    <w:rsid w:val="00AC4BBE"/>
    <w:rsid w:val="00AC4EE2"/>
    <w:rsid w:val="00AC5344"/>
    <w:rsid w:val="00AC5A6A"/>
    <w:rsid w:val="00AC5C86"/>
    <w:rsid w:val="00AC629D"/>
    <w:rsid w:val="00AC6C0B"/>
    <w:rsid w:val="00AC7477"/>
    <w:rsid w:val="00AC78E0"/>
    <w:rsid w:val="00AC7A45"/>
    <w:rsid w:val="00AC7E9A"/>
    <w:rsid w:val="00AD04B2"/>
    <w:rsid w:val="00AD0683"/>
    <w:rsid w:val="00AD0715"/>
    <w:rsid w:val="00AD0A52"/>
    <w:rsid w:val="00AD0AD1"/>
    <w:rsid w:val="00AD0AF2"/>
    <w:rsid w:val="00AD10CB"/>
    <w:rsid w:val="00AD119A"/>
    <w:rsid w:val="00AD12FD"/>
    <w:rsid w:val="00AD341A"/>
    <w:rsid w:val="00AD3446"/>
    <w:rsid w:val="00AD35C1"/>
    <w:rsid w:val="00AD3964"/>
    <w:rsid w:val="00AD3AEE"/>
    <w:rsid w:val="00AD3E4D"/>
    <w:rsid w:val="00AD47D9"/>
    <w:rsid w:val="00AD4FC6"/>
    <w:rsid w:val="00AD54B1"/>
    <w:rsid w:val="00AD5FAD"/>
    <w:rsid w:val="00AD6544"/>
    <w:rsid w:val="00AD6CA9"/>
    <w:rsid w:val="00AD6F9D"/>
    <w:rsid w:val="00AD761C"/>
    <w:rsid w:val="00AD76C5"/>
    <w:rsid w:val="00AE0023"/>
    <w:rsid w:val="00AE0343"/>
    <w:rsid w:val="00AE11CB"/>
    <w:rsid w:val="00AE178D"/>
    <w:rsid w:val="00AE194D"/>
    <w:rsid w:val="00AE1DE5"/>
    <w:rsid w:val="00AE2A8C"/>
    <w:rsid w:val="00AE2E9F"/>
    <w:rsid w:val="00AE3253"/>
    <w:rsid w:val="00AE3598"/>
    <w:rsid w:val="00AE36BB"/>
    <w:rsid w:val="00AE3A87"/>
    <w:rsid w:val="00AE3E8D"/>
    <w:rsid w:val="00AE3EEB"/>
    <w:rsid w:val="00AE4525"/>
    <w:rsid w:val="00AE4934"/>
    <w:rsid w:val="00AE4BE0"/>
    <w:rsid w:val="00AE56E1"/>
    <w:rsid w:val="00AE57B6"/>
    <w:rsid w:val="00AE5C3D"/>
    <w:rsid w:val="00AE663C"/>
    <w:rsid w:val="00AE66FE"/>
    <w:rsid w:val="00AE6AFF"/>
    <w:rsid w:val="00AE6DF0"/>
    <w:rsid w:val="00AE70EE"/>
    <w:rsid w:val="00AE74A8"/>
    <w:rsid w:val="00AF0561"/>
    <w:rsid w:val="00AF0A8B"/>
    <w:rsid w:val="00AF0D4A"/>
    <w:rsid w:val="00AF17B2"/>
    <w:rsid w:val="00AF17BC"/>
    <w:rsid w:val="00AF24DD"/>
    <w:rsid w:val="00AF2B91"/>
    <w:rsid w:val="00AF2F44"/>
    <w:rsid w:val="00AF3115"/>
    <w:rsid w:val="00AF34A5"/>
    <w:rsid w:val="00AF3796"/>
    <w:rsid w:val="00AF3BA5"/>
    <w:rsid w:val="00AF4A02"/>
    <w:rsid w:val="00AF4AFB"/>
    <w:rsid w:val="00AF4B7C"/>
    <w:rsid w:val="00AF5491"/>
    <w:rsid w:val="00AF5631"/>
    <w:rsid w:val="00AF5A70"/>
    <w:rsid w:val="00AF5BA4"/>
    <w:rsid w:val="00AF5D32"/>
    <w:rsid w:val="00AF5E28"/>
    <w:rsid w:val="00AF6510"/>
    <w:rsid w:val="00AF6B1F"/>
    <w:rsid w:val="00AF6CB6"/>
    <w:rsid w:val="00AF7A22"/>
    <w:rsid w:val="00AF7F44"/>
    <w:rsid w:val="00B0064C"/>
    <w:rsid w:val="00B00E6D"/>
    <w:rsid w:val="00B01479"/>
    <w:rsid w:val="00B01C41"/>
    <w:rsid w:val="00B01EBE"/>
    <w:rsid w:val="00B0279D"/>
    <w:rsid w:val="00B028C3"/>
    <w:rsid w:val="00B02C52"/>
    <w:rsid w:val="00B030D0"/>
    <w:rsid w:val="00B035B7"/>
    <w:rsid w:val="00B038E4"/>
    <w:rsid w:val="00B03924"/>
    <w:rsid w:val="00B0408B"/>
    <w:rsid w:val="00B04482"/>
    <w:rsid w:val="00B05824"/>
    <w:rsid w:val="00B05BE3"/>
    <w:rsid w:val="00B06601"/>
    <w:rsid w:val="00B0687C"/>
    <w:rsid w:val="00B077AB"/>
    <w:rsid w:val="00B0782E"/>
    <w:rsid w:val="00B0784F"/>
    <w:rsid w:val="00B07990"/>
    <w:rsid w:val="00B1032F"/>
    <w:rsid w:val="00B11129"/>
    <w:rsid w:val="00B111D7"/>
    <w:rsid w:val="00B112BE"/>
    <w:rsid w:val="00B11592"/>
    <w:rsid w:val="00B116DD"/>
    <w:rsid w:val="00B1187D"/>
    <w:rsid w:val="00B11939"/>
    <w:rsid w:val="00B11C22"/>
    <w:rsid w:val="00B11E67"/>
    <w:rsid w:val="00B12431"/>
    <w:rsid w:val="00B12B4B"/>
    <w:rsid w:val="00B13530"/>
    <w:rsid w:val="00B1387D"/>
    <w:rsid w:val="00B139F8"/>
    <w:rsid w:val="00B13AA2"/>
    <w:rsid w:val="00B13D3B"/>
    <w:rsid w:val="00B14AE6"/>
    <w:rsid w:val="00B15575"/>
    <w:rsid w:val="00B15869"/>
    <w:rsid w:val="00B15991"/>
    <w:rsid w:val="00B16180"/>
    <w:rsid w:val="00B16309"/>
    <w:rsid w:val="00B167AB"/>
    <w:rsid w:val="00B1706B"/>
    <w:rsid w:val="00B172DD"/>
    <w:rsid w:val="00B1737A"/>
    <w:rsid w:val="00B179B3"/>
    <w:rsid w:val="00B17F76"/>
    <w:rsid w:val="00B20056"/>
    <w:rsid w:val="00B20538"/>
    <w:rsid w:val="00B20EEC"/>
    <w:rsid w:val="00B20F97"/>
    <w:rsid w:val="00B2152B"/>
    <w:rsid w:val="00B21D1C"/>
    <w:rsid w:val="00B21DBF"/>
    <w:rsid w:val="00B223F5"/>
    <w:rsid w:val="00B227F7"/>
    <w:rsid w:val="00B22BB8"/>
    <w:rsid w:val="00B22F04"/>
    <w:rsid w:val="00B2343B"/>
    <w:rsid w:val="00B2346A"/>
    <w:rsid w:val="00B24E84"/>
    <w:rsid w:val="00B24F09"/>
    <w:rsid w:val="00B25139"/>
    <w:rsid w:val="00B25729"/>
    <w:rsid w:val="00B25F60"/>
    <w:rsid w:val="00B25F78"/>
    <w:rsid w:val="00B25FE9"/>
    <w:rsid w:val="00B26155"/>
    <w:rsid w:val="00B26BAB"/>
    <w:rsid w:val="00B26D2C"/>
    <w:rsid w:val="00B27278"/>
    <w:rsid w:val="00B27439"/>
    <w:rsid w:val="00B27A2E"/>
    <w:rsid w:val="00B27BAD"/>
    <w:rsid w:val="00B3187A"/>
    <w:rsid w:val="00B32073"/>
    <w:rsid w:val="00B32543"/>
    <w:rsid w:val="00B32F19"/>
    <w:rsid w:val="00B335F0"/>
    <w:rsid w:val="00B33982"/>
    <w:rsid w:val="00B35137"/>
    <w:rsid w:val="00B3560B"/>
    <w:rsid w:val="00B3566C"/>
    <w:rsid w:val="00B356C2"/>
    <w:rsid w:val="00B35AAD"/>
    <w:rsid w:val="00B35D33"/>
    <w:rsid w:val="00B35E0B"/>
    <w:rsid w:val="00B35E20"/>
    <w:rsid w:val="00B35FB0"/>
    <w:rsid w:val="00B36A69"/>
    <w:rsid w:val="00B37121"/>
    <w:rsid w:val="00B37707"/>
    <w:rsid w:val="00B377E3"/>
    <w:rsid w:val="00B3791D"/>
    <w:rsid w:val="00B37BA4"/>
    <w:rsid w:val="00B4013B"/>
    <w:rsid w:val="00B41235"/>
    <w:rsid w:val="00B419FD"/>
    <w:rsid w:val="00B41DC1"/>
    <w:rsid w:val="00B41F28"/>
    <w:rsid w:val="00B41F72"/>
    <w:rsid w:val="00B428F8"/>
    <w:rsid w:val="00B42C13"/>
    <w:rsid w:val="00B43501"/>
    <w:rsid w:val="00B43825"/>
    <w:rsid w:val="00B43F04"/>
    <w:rsid w:val="00B44599"/>
    <w:rsid w:val="00B4460E"/>
    <w:rsid w:val="00B44971"/>
    <w:rsid w:val="00B44A28"/>
    <w:rsid w:val="00B44E39"/>
    <w:rsid w:val="00B451DC"/>
    <w:rsid w:val="00B452E6"/>
    <w:rsid w:val="00B45487"/>
    <w:rsid w:val="00B45616"/>
    <w:rsid w:val="00B45F53"/>
    <w:rsid w:val="00B46E6D"/>
    <w:rsid w:val="00B47184"/>
    <w:rsid w:val="00B479BA"/>
    <w:rsid w:val="00B47AE7"/>
    <w:rsid w:val="00B50236"/>
    <w:rsid w:val="00B505E6"/>
    <w:rsid w:val="00B506A1"/>
    <w:rsid w:val="00B50D92"/>
    <w:rsid w:val="00B50E28"/>
    <w:rsid w:val="00B51A4D"/>
    <w:rsid w:val="00B51B73"/>
    <w:rsid w:val="00B51FF9"/>
    <w:rsid w:val="00B52445"/>
    <w:rsid w:val="00B52937"/>
    <w:rsid w:val="00B52D3F"/>
    <w:rsid w:val="00B52F48"/>
    <w:rsid w:val="00B52FCB"/>
    <w:rsid w:val="00B5307F"/>
    <w:rsid w:val="00B541E2"/>
    <w:rsid w:val="00B54D9C"/>
    <w:rsid w:val="00B54E05"/>
    <w:rsid w:val="00B55084"/>
    <w:rsid w:val="00B55188"/>
    <w:rsid w:val="00B55A3B"/>
    <w:rsid w:val="00B55DE2"/>
    <w:rsid w:val="00B56378"/>
    <w:rsid w:val="00B56DCE"/>
    <w:rsid w:val="00B56F18"/>
    <w:rsid w:val="00B57594"/>
    <w:rsid w:val="00B57726"/>
    <w:rsid w:val="00B57970"/>
    <w:rsid w:val="00B57F05"/>
    <w:rsid w:val="00B6062C"/>
    <w:rsid w:val="00B611C1"/>
    <w:rsid w:val="00B621CD"/>
    <w:rsid w:val="00B62B8E"/>
    <w:rsid w:val="00B62D5B"/>
    <w:rsid w:val="00B62D95"/>
    <w:rsid w:val="00B63307"/>
    <w:rsid w:val="00B65000"/>
    <w:rsid w:val="00B65A24"/>
    <w:rsid w:val="00B65E88"/>
    <w:rsid w:val="00B65ECA"/>
    <w:rsid w:val="00B65F31"/>
    <w:rsid w:val="00B6604E"/>
    <w:rsid w:val="00B66718"/>
    <w:rsid w:val="00B66C26"/>
    <w:rsid w:val="00B672C7"/>
    <w:rsid w:val="00B674F3"/>
    <w:rsid w:val="00B706E0"/>
    <w:rsid w:val="00B70BD4"/>
    <w:rsid w:val="00B70F5F"/>
    <w:rsid w:val="00B71206"/>
    <w:rsid w:val="00B7359F"/>
    <w:rsid w:val="00B766AF"/>
    <w:rsid w:val="00B76736"/>
    <w:rsid w:val="00B769AC"/>
    <w:rsid w:val="00B76D53"/>
    <w:rsid w:val="00B76F38"/>
    <w:rsid w:val="00B77188"/>
    <w:rsid w:val="00B774B5"/>
    <w:rsid w:val="00B776D6"/>
    <w:rsid w:val="00B778D6"/>
    <w:rsid w:val="00B77BD5"/>
    <w:rsid w:val="00B77D95"/>
    <w:rsid w:val="00B800D8"/>
    <w:rsid w:val="00B801C2"/>
    <w:rsid w:val="00B8038C"/>
    <w:rsid w:val="00B8083F"/>
    <w:rsid w:val="00B80FB5"/>
    <w:rsid w:val="00B81AED"/>
    <w:rsid w:val="00B81D40"/>
    <w:rsid w:val="00B81EF9"/>
    <w:rsid w:val="00B82258"/>
    <w:rsid w:val="00B82308"/>
    <w:rsid w:val="00B825B9"/>
    <w:rsid w:val="00B82DB6"/>
    <w:rsid w:val="00B8317A"/>
    <w:rsid w:val="00B8371C"/>
    <w:rsid w:val="00B84B7D"/>
    <w:rsid w:val="00B84DF6"/>
    <w:rsid w:val="00B850EE"/>
    <w:rsid w:val="00B8542A"/>
    <w:rsid w:val="00B85ED5"/>
    <w:rsid w:val="00B86015"/>
    <w:rsid w:val="00B8627A"/>
    <w:rsid w:val="00B86951"/>
    <w:rsid w:val="00B86B39"/>
    <w:rsid w:val="00B8733A"/>
    <w:rsid w:val="00B873F4"/>
    <w:rsid w:val="00B876EC"/>
    <w:rsid w:val="00B87C22"/>
    <w:rsid w:val="00B87FB7"/>
    <w:rsid w:val="00B90E9D"/>
    <w:rsid w:val="00B91A02"/>
    <w:rsid w:val="00B91ADF"/>
    <w:rsid w:val="00B91E0A"/>
    <w:rsid w:val="00B92142"/>
    <w:rsid w:val="00B92508"/>
    <w:rsid w:val="00B925C3"/>
    <w:rsid w:val="00B9260D"/>
    <w:rsid w:val="00B92700"/>
    <w:rsid w:val="00B92889"/>
    <w:rsid w:val="00B92B74"/>
    <w:rsid w:val="00B92DBC"/>
    <w:rsid w:val="00B92FB8"/>
    <w:rsid w:val="00B9324F"/>
    <w:rsid w:val="00B9350C"/>
    <w:rsid w:val="00B93542"/>
    <w:rsid w:val="00B93912"/>
    <w:rsid w:val="00B94415"/>
    <w:rsid w:val="00B944FC"/>
    <w:rsid w:val="00B945E4"/>
    <w:rsid w:val="00B9483C"/>
    <w:rsid w:val="00B9554D"/>
    <w:rsid w:val="00B95985"/>
    <w:rsid w:val="00B96A57"/>
    <w:rsid w:val="00B96D78"/>
    <w:rsid w:val="00B978B0"/>
    <w:rsid w:val="00B9795D"/>
    <w:rsid w:val="00B97BC2"/>
    <w:rsid w:val="00B97E33"/>
    <w:rsid w:val="00B97E79"/>
    <w:rsid w:val="00BA05C7"/>
    <w:rsid w:val="00BA068E"/>
    <w:rsid w:val="00BA09F2"/>
    <w:rsid w:val="00BA0D94"/>
    <w:rsid w:val="00BA0DFC"/>
    <w:rsid w:val="00BA115A"/>
    <w:rsid w:val="00BA15A0"/>
    <w:rsid w:val="00BA25E8"/>
    <w:rsid w:val="00BA2FBD"/>
    <w:rsid w:val="00BA32CE"/>
    <w:rsid w:val="00BA3809"/>
    <w:rsid w:val="00BA389F"/>
    <w:rsid w:val="00BA3E1C"/>
    <w:rsid w:val="00BA4255"/>
    <w:rsid w:val="00BA4BA2"/>
    <w:rsid w:val="00BA4E90"/>
    <w:rsid w:val="00BA4EF5"/>
    <w:rsid w:val="00BA4F67"/>
    <w:rsid w:val="00BA55F8"/>
    <w:rsid w:val="00BA5A56"/>
    <w:rsid w:val="00BA5F3E"/>
    <w:rsid w:val="00BA5FCB"/>
    <w:rsid w:val="00BA6747"/>
    <w:rsid w:val="00BA6B95"/>
    <w:rsid w:val="00BA72C8"/>
    <w:rsid w:val="00BA76B4"/>
    <w:rsid w:val="00BA7A4F"/>
    <w:rsid w:val="00BB0058"/>
    <w:rsid w:val="00BB0107"/>
    <w:rsid w:val="00BB05A4"/>
    <w:rsid w:val="00BB0C7C"/>
    <w:rsid w:val="00BB25C9"/>
    <w:rsid w:val="00BB2945"/>
    <w:rsid w:val="00BB295D"/>
    <w:rsid w:val="00BB35D5"/>
    <w:rsid w:val="00BB37CB"/>
    <w:rsid w:val="00BB3F85"/>
    <w:rsid w:val="00BB44C5"/>
    <w:rsid w:val="00BB50DB"/>
    <w:rsid w:val="00BB5471"/>
    <w:rsid w:val="00BB5AA0"/>
    <w:rsid w:val="00BB6B6F"/>
    <w:rsid w:val="00BB6D1E"/>
    <w:rsid w:val="00BB7958"/>
    <w:rsid w:val="00BB7F67"/>
    <w:rsid w:val="00BB7FCE"/>
    <w:rsid w:val="00BC02BF"/>
    <w:rsid w:val="00BC062F"/>
    <w:rsid w:val="00BC090E"/>
    <w:rsid w:val="00BC09C5"/>
    <w:rsid w:val="00BC0AAF"/>
    <w:rsid w:val="00BC0F89"/>
    <w:rsid w:val="00BC1463"/>
    <w:rsid w:val="00BC17AA"/>
    <w:rsid w:val="00BC1F36"/>
    <w:rsid w:val="00BC26C5"/>
    <w:rsid w:val="00BC29BD"/>
    <w:rsid w:val="00BC29EB"/>
    <w:rsid w:val="00BC2C97"/>
    <w:rsid w:val="00BC3253"/>
    <w:rsid w:val="00BC336B"/>
    <w:rsid w:val="00BC3B77"/>
    <w:rsid w:val="00BC4FBC"/>
    <w:rsid w:val="00BC56C6"/>
    <w:rsid w:val="00BC5FD1"/>
    <w:rsid w:val="00BC5FE4"/>
    <w:rsid w:val="00BC6AB7"/>
    <w:rsid w:val="00BC6F57"/>
    <w:rsid w:val="00BC70A8"/>
    <w:rsid w:val="00BD02B0"/>
    <w:rsid w:val="00BD0738"/>
    <w:rsid w:val="00BD09DF"/>
    <w:rsid w:val="00BD0F61"/>
    <w:rsid w:val="00BD153E"/>
    <w:rsid w:val="00BD1B8F"/>
    <w:rsid w:val="00BD1DC3"/>
    <w:rsid w:val="00BD26FA"/>
    <w:rsid w:val="00BD2F33"/>
    <w:rsid w:val="00BD2F9B"/>
    <w:rsid w:val="00BD3091"/>
    <w:rsid w:val="00BD36E6"/>
    <w:rsid w:val="00BD3E2B"/>
    <w:rsid w:val="00BD4899"/>
    <w:rsid w:val="00BD4DCE"/>
    <w:rsid w:val="00BD52A2"/>
    <w:rsid w:val="00BD5DBE"/>
    <w:rsid w:val="00BD68BB"/>
    <w:rsid w:val="00BD7B24"/>
    <w:rsid w:val="00BD7EFF"/>
    <w:rsid w:val="00BE0DFD"/>
    <w:rsid w:val="00BE13B1"/>
    <w:rsid w:val="00BE1581"/>
    <w:rsid w:val="00BE1A02"/>
    <w:rsid w:val="00BE1DF0"/>
    <w:rsid w:val="00BE20B9"/>
    <w:rsid w:val="00BE2494"/>
    <w:rsid w:val="00BE2B56"/>
    <w:rsid w:val="00BE3333"/>
    <w:rsid w:val="00BE4081"/>
    <w:rsid w:val="00BE415A"/>
    <w:rsid w:val="00BE43B5"/>
    <w:rsid w:val="00BE4480"/>
    <w:rsid w:val="00BE4973"/>
    <w:rsid w:val="00BE53BB"/>
    <w:rsid w:val="00BE5840"/>
    <w:rsid w:val="00BE5C1E"/>
    <w:rsid w:val="00BE5DFF"/>
    <w:rsid w:val="00BE60BA"/>
    <w:rsid w:val="00BE61A9"/>
    <w:rsid w:val="00BE6897"/>
    <w:rsid w:val="00BE729D"/>
    <w:rsid w:val="00BF0FA2"/>
    <w:rsid w:val="00BF1FD2"/>
    <w:rsid w:val="00BF231F"/>
    <w:rsid w:val="00BF27E3"/>
    <w:rsid w:val="00BF29BF"/>
    <w:rsid w:val="00BF2A05"/>
    <w:rsid w:val="00BF30F3"/>
    <w:rsid w:val="00BF35DE"/>
    <w:rsid w:val="00BF377C"/>
    <w:rsid w:val="00BF3AC0"/>
    <w:rsid w:val="00BF3F7A"/>
    <w:rsid w:val="00BF49A8"/>
    <w:rsid w:val="00BF4A16"/>
    <w:rsid w:val="00BF55CD"/>
    <w:rsid w:val="00BF583A"/>
    <w:rsid w:val="00BF6618"/>
    <w:rsid w:val="00BF6754"/>
    <w:rsid w:val="00BF75B6"/>
    <w:rsid w:val="00BF7935"/>
    <w:rsid w:val="00C00056"/>
    <w:rsid w:val="00C00F5E"/>
    <w:rsid w:val="00C01100"/>
    <w:rsid w:val="00C015E0"/>
    <w:rsid w:val="00C01794"/>
    <w:rsid w:val="00C0182A"/>
    <w:rsid w:val="00C0196F"/>
    <w:rsid w:val="00C01CA7"/>
    <w:rsid w:val="00C01E19"/>
    <w:rsid w:val="00C01E9A"/>
    <w:rsid w:val="00C02BD4"/>
    <w:rsid w:val="00C03C1B"/>
    <w:rsid w:val="00C04104"/>
    <w:rsid w:val="00C04489"/>
    <w:rsid w:val="00C0468A"/>
    <w:rsid w:val="00C050DA"/>
    <w:rsid w:val="00C05494"/>
    <w:rsid w:val="00C05687"/>
    <w:rsid w:val="00C05EA5"/>
    <w:rsid w:val="00C065CE"/>
    <w:rsid w:val="00C065F1"/>
    <w:rsid w:val="00C06893"/>
    <w:rsid w:val="00C06A11"/>
    <w:rsid w:val="00C06AE6"/>
    <w:rsid w:val="00C0753F"/>
    <w:rsid w:val="00C076CB"/>
    <w:rsid w:val="00C07738"/>
    <w:rsid w:val="00C079AF"/>
    <w:rsid w:val="00C07E0F"/>
    <w:rsid w:val="00C10307"/>
    <w:rsid w:val="00C1041E"/>
    <w:rsid w:val="00C10532"/>
    <w:rsid w:val="00C10963"/>
    <w:rsid w:val="00C10E33"/>
    <w:rsid w:val="00C11359"/>
    <w:rsid w:val="00C11FD2"/>
    <w:rsid w:val="00C121CB"/>
    <w:rsid w:val="00C12261"/>
    <w:rsid w:val="00C122D7"/>
    <w:rsid w:val="00C12503"/>
    <w:rsid w:val="00C130AB"/>
    <w:rsid w:val="00C13F27"/>
    <w:rsid w:val="00C14481"/>
    <w:rsid w:val="00C144F9"/>
    <w:rsid w:val="00C148DB"/>
    <w:rsid w:val="00C158BB"/>
    <w:rsid w:val="00C15A23"/>
    <w:rsid w:val="00C15B9B"/>
    <w:rsid w:val="00C1620E"/>
    <w:rsid w:val="00C1675A"/>
    <w:rsid w:val="00C16A47"/>
    <w:rsid w:val="00C16AFC"/>
    <w:rsid w:val="00C17276"/>
    <w:rsid w:val="00C17E9E"/>
    <w:rsid w:val="00C17F5E"/>
    <w:rsid w:val="00C203E8"/>
    <w:rsid w:val="00C204D3"/>
    <w:rsid w:val="00C205A8"/>
    <w:rsid w:val="00C207A9"/>
    <w:rsid w:val="00C207DA"/>
    <w:rsid w:val="00C20CE6"/>
    <w:rsid w:val="00C20D1C"/>
    <w:rsid w:val="00C211F0"/>
    <w:rsid w:val="00C21627"/>
    <w:rsid w:val="00C21D53"/>
    <w:rsid w:val="00C21D61"/>
    <w:rsid w:val="00C21FFF"/>
    <w:rsid w:val="00C224D1"/>
    <w:rsid w:val="00C22836"/>
    <w:rsid w:val="00C22DDE"/>
    <w:rsid w:val="00C23CA6"/>
    <w:rsid w:val="00C23F03"/>
    <w:rsid w:val="00C241C6"/>
    <w:rsid w:val="00C24A85"/>
    <w:rsid w:val="00C24A9A"/>
    <w:rsid w:val="00C25BE2"/>
    <w:rsid w:val="00C262E0"/>
    <w:rsid w:val="00C26F9B"/>
    <w:rsid w:val="00C27256"/>
    <w:rsid w:val="00C27837"/>
    <w:rsid w:val="00C301B6"/>
    <w:rsid w:val="00C30210"/>
    <w:rsid w:val="00C3031A"/>
    <w:rsid w:val="00C30DF0"/>
    <w:rsid w:val="00C30EF7"/>
    <w:rsid w:val="00C30F2A"/>
    <w:rsid w:val="00C314BA"/>
    <w:rsid w:val="00C31BE1"/>
    <w:rsid w:val="00C32613"/>
    <w:rsid w:val="00C326BF"/>
    <w:rsid w:val="00C32DBB"/>
    <w:rsid w:val="00C32EAA"/>
    <w:rsid w:val="00C32F93"/>
    <w:rsid w:val="00C33C15"/>
    <w:rsid w:val="00C33DDE"/>
    <w:rsid w:val="00C341D0"/>
    <w:rsid w:val="00C341F9"/>
    <w:rsid w:val="00C34271"/>
    <w:rsid w:val="00C34FED"/>
    <w:rsid w:val="00C355F0"/>
    <w:rsid w:val="00C357A4"/>
    <w:rsid w:val="00C358D6"/>
    <w:rsid w:val="00C359CD"/>
    <w:rsid w:val="00C36737"/>
    <w:rsid w:val="00C369EC"/>
    <w:rsid w:val="00C37479"/>
    <w:rsid w:val="00C374CE"/>
    <w:rsid w:val="00C37714"/>
    <w:rsid w:val="00C377BA"/>
    <w:rsid w:val="00C41002"/>
    <w:rsid w:val="00C4112C"/>
    <w:rsid w:val="00C4141C"/>
    <w:rsid w:val="00C41A43"/>
    <w:rsid w:val="00C41E39"/>
    <w:rsid w:val="00C41F30"/>
    <w:rsid w:val="00C42587"/>
    <w:rsid w:val="00C43B68"/>
    <w:rsid w:val="00C43FCA"/>
    <w:rsid w:val="00C4529F"/>
    <w:rsid w:val="00C457D7"/>
    <w:rsid w:val="00C46932"/>
    <w:rsid w:val="00C473C1"/>
    <w:rsid w:val="00C47651"/>
    <w:rsid w:val="00C47A9A"/>
    <w:rsid w:val="00C50A7B"/>
    <w:rsid w:val="00C50D36"/>
    <w:rsid w:val="00C51EC2"/>
    <w:rsid w:val="00C52921"/>
    <w:rsid w:val="00C52B56"/>
    <w:rsid w:val="00C52DF4"/>
    <w:rsid w:val="00C52F5E"/>
    <w:rsid w:val="00C5359F"/>
    <w:rsid w:val="00C54D43"/>
    <w:rsid w:val="00C54F2C"/>
    <w:rsid w:val="00C552E2"/>
    <w:rsid w:val="00C56E41"/>
    <w:rsid w:val="00C57301"/>
    <w:rsid w:val="00C573E2"/>
    <w:rsid w:val="00C574B0"/>
    <w:rsid w:val="00C57A27"/>
    <w:rsid w:val="00C57B70"/>
    <w:rsid w:val="00C57FC1"/>
    <w:rsid w:val="00C60331"/>
    <w:rsid w:val="00C60E4C"/>
    <w:rsid w:val="00C615B9"/>
    <w:rsid w:val="00C61A98"/>
    <w:rsid w:val="00C61EF2"/>
    <w:rsid w:val="00C64108"/>
    <w:rsid w:val="00C64BD7"/>
    <w:rsid w:val="00C64EBC"/>
    <w:rsid w:val="00C6530D"/>
    <w:rsid w:val="00C65C67"/>
    <w:rsid w:val="00C663FF"/>
    <w:rsid w:val="00C6650E"/>
    <w:rsid w:val="00C66CB4"/>
    <w:rsid w:val="00C66EF2"/>
    <w:rsid w:val="00C67080"/>
    <w:rsid w:val="00C67176"/>
    <w:rsid w:val="00C6740D"/>
    <w:rsid w:val="00C67520"/>
    <w:rsid w:val="00C675CD"/>
    <w:rsid w:val="00C7057F"/>
    <w:rsid w:val="00C7147A"/>
    <w:rsid w:val="00C71AA5"/>
    <w:rsid w:val="00C722AB"/>
    <w:rsid w:val="00C72544"/>
    <w:rsid w:val="00C72AEF"/>
    <w:rsid w:val="00C72B7F"/>
    <w:rsid w:val="00C72F8D"/>
    <w:rsid w:val="00C732BA"/>
    <w:rsid w:val="00C733B8"/>
    <w:rsid w:val="00C73FCE"/>
    <w:rsid w:val="00C74293"/>
    <w:rsid w:val="00C74464"/>
    <w:rsid w:val="00C74648"/>
    <w:rsid w:val="00C7472E"/>
    <w:rsid w:val="00C74C13"/>
    <w:rsid w:val="00C74E18"/>
    <w:rsid w:val="00C75274"/>
    <w:rsid w:val="00C75435"/>
    <w:rsid w:val="00C75B8B"/>
    <w:rsid w:val="00C75F77"/>
    <w:rsid w:val="00C76639"/>
    <w:rsid w:val="00C76A98"/>
    <w:rsid w:val="00C77011"/>
    <w:rsid w:val="00C77012"/>
    <w:rsid w:val="00C7731A"/>
    <w:rsid w:val="00C773BF"/>
    <w:rsid w:val="00C77F69"/>
    <w:rsid w:val="00C77FFD"/>
    <w:rsid w:val="00C804BE"/>
    <w:rsid w:val="00C80622"/>
    <w:rsid w:val="00C80F5E"/>
    <w:rsid w:val="00C81AB6"/>
    <w:rsid w:val="00C81F00"/>
    <w:rsid w:val="00C81F65"/>
    <w:rsid w:val="00C82194"/>
    <w:rsid w:val="00C822B4"/>
    <w:rsid w:val="00C82914"/>
    <w:rsid w:val="00C82BB3"/>
    <w:rsid w:val="00C83030"/>
    <w:rsid w:val="00C83326"/>
    <w:rsid w:val="00C8360D"/>
    <w:rsid w:val="00C83664"/>
    <w:rsid w:val="00C837E3"/>
    <w:rsid w:val="00C83FDA"/>
    <w:rsid w:val="00C84102"/>
    <w:rsid w:val="00C84605"/>
    <w:rsid w:val="00C84B47"/>
    <w:rsid w:val="00C8515E"/>
    <w:rsid w:val="00C85314"/>
    <w:rsid w:val="00C854A8"/>
    <w:rsid w:val="00C85700"/>
    <w:rsid w:val="00C8641A"/>
    <w:rsid w:val="00C86C96"/>
    <w:rsid w:val="00C871A2"/>
    <w:rsid w:val="00C87B7E"/>
    <w:rsid w:val="00C87BF2"/>
    <w:rsid w:val="00C87D31"/>
    <w:rsid w:val="00C90086"/>
    <w:rsid w:val="00C906DF"/>
    <w:rsid w:val="00C90B77"/>
    <w:rsid w:val="00C90C47"/>
    <w:rsid w:val="00C91033"/>
    <w:rsid w:val="00C91873"/>
    <w:rsid w:val="00C918A6"/>
    <w:rsid w:val="00C922C0"/>
    <w:rsid w:val="00C926AA"/>
    <w:rsid w:val="00C92C29"/>
    <w:rsid w:val="00C92C7A"/>
    <w:rsid w:val="00C934F9"/>
    <w:rsid w:val="00C937B8"/>
    <w:rsid w:val="00C93AEE"/>
    <w:rsid w:val="00C93DDD"/>
    <w:rsid w:val="00C93DE5"/>
    <w:rsid w:val="00C947C3"/>
    <w:rsid w:val="00C94873"/>
    <w:rsid w:val="00C969A9"/>
    <w:rsid w:val="00C96CAE"/>
    <w:rsid w:val="00C978F7"/>
    <w:rsid w:val="00C97D60"/>
    <w:rsid w:val="00CA0281"/>
    <w:rsid w:val="00CA0C2B"/>
    <w:rsid w:val="00CA0DF2"/>
    <w:rsid w:val="00CA0E30"/>
    <w:rsid w:val="00CA0EAD"/>
    <w:rsid w:val="00CA128E"/>
    <w:rsid w:val="00CA13A1"/>
    <w:rsid w:val="00CA148E"/>
    <w:rsid w:val="00CA1717"/>
    <w:rsid w:val="00CA2C78"/>
    <w:rsid w:val="00CA33B3"/>
    <w:rsid w:val="00CA395D"/>
    <w:rsid w:val="00CA39A5"/>
    <w:rsid w:val="00CA4272"/>
    <w:rsid w:val="00CA4437"/>
    <w:rsid w:val="00CA44CD"/>
    <w:rsid w:val="00CA49AF"/>
    <w:rsid w:val="00CA4B66"/>
    <w:rsid w:val="00CA5014"/>
    <w:rsid w:val="00CA5F3E"/>
    <w:rsid w:val="00CA630E"/>
    <w:rsid w:val="00CA6B24"/>
    <w:rsid w:val="00CA6BCC"/>
    <w:rsid w:val="00CA783E"/>
    <w:rsid w:val="00CA7CE9"/>
    <w:rsid w:val="00CB071F"/>
    <w:rsid w:val="00CB15E0"/>
    <w:rsid w:val="00CB16FA"/>
    <w:rsid w:val="00CB1752"/>
    <w:rsid w:val="00CB1BFB"/>
    <w:rsid w:val="00CB2180"/>
    <w:rsid w:val="00CB2F3B"/>
    <w:rsid w:val="00CB3A15"/>
    <w:rsid w:val="00CB3D3A"/>
    <w:rsid w:val="00CB4005"/>
    <w:rsid w:val="00CB582C"/>
    <w:rsid w:val="00CB5C64"/>
    <w:rsid w:val="00CB63F5"/>
    <w:rsid w:val="00CB6943"/>
    <w:rsid w:val="00CB78AE"/>
    <w:rsid w:val="00CB7BAA"/>
    <w:rsid w:val="00CC00D1"/>
    <w:rsid w:val="00CC0E2F"/>
    <w:rsid w:val="00CC102D"/>
    <w:rsid w:val="00CC13D7"/>
    <w:rsid w:val="00CC1DC2"/>
    <w:rsid w:val="00CC2405"/>
    <w:rsid w:val="00CC2A89"/>
    <w:rsid w:val="00CC33C5"/>
    <w:rsid w:val="00CC3687"/>
    <w:rsid w:val="00CC3E77"/>
    <w:rsid w:val="00CC4298"/>
    <w:rsid w:val="00CC4538"/>
    <w:rsid w:val="00CC4896"/>
    <w:rsid w:val="00CC4D0E"/>
    <w:rsid w:val="00CC502D"/>
    <w:rsid w:val="00CC5C39"/>
    <w:rsid w:val="00CC5F08"/>
    <w:rsid w:val="00CC5F97"/>
    <w:rsid w:val="00CC61EB"/>
    <w:rsid w:val="00CC7598"/>
    <w:rsid w:val="00CC7742"/>
    <w:rsid w:val="00CC7BFD"/>
    <w:rsid w:val="00CD0157"/>
    <w:rsid w:val="00CD0320"/>
    <w:rsid w:val="00CD078B"/>
    <w:rsid w:val="00CD1862"/>
    <w:rsid w:val="00CD1E40"/>
    <w:rsid w:val="00CD24AA"/>
    <w:rsid w:val="00CD27A1"/>
    <w:rsid w:val="00CD286E"/>
    <w:rsid w:val="00CD28EF"/>
    <w:rsid w:val="00CD2919"/>
    <w:rsid w:val="00CD2ADF"/>
    <w:rsid w:val="00CD2DAE"/>
    <w:rsid w:val="00CD3828"/>
    <w:rsid w:val="00CD3E49"/>
    <w:rsid w:val="00CD46AF"/>
    <w:rsid w:val="00CD52E3"/>
    <w:rsid w:val="00CD550D"/>
    <w:rsid w:val="00CD55CB"/>
    <w:rsid w:val="00CD57DD"/>
    <w:rsid w:val="00CD58E6"/>
    <w:rsid w:val="00CD646B"/>
    <w:rsid w:val="00CD6E83"/>
    <w:rsid w:val="00CD77EF"/>
    <w:rsid w:val="00CD7B70"/>
    <w:rsid w:val="00CD7BD7"/>
    <w:rsid w:val="00CD7C51"/>
    <w:rsid w:val="00CE01AD"/>
    <w:rsid w:val="00CE066E"/>
    <w:rsid w:val="00CE1241"/>
    <w:rsid w:val="00CE127C"/>
    <w:rsid w:val="00CE12A5"/>
    <w:rsid w:val="00CE152F"/>
    <w:rsid w:val="00CE15CE"/>
    <w:rsid w:val="00CE17EE"/>
    <w:rsid w:val="00CE2CCD"/>
    <w:rsid w:val="00CE356A"/>
    <w:rsid w:val="00CE3685"/>
    <w:rsid w:val="00CE372B"/>
    <w:rsid w:val="00CE3D03"/>
    <w:rsid w:val="00CE3DC0"/>
    <w:rsid w:val="00CE4275"/>
    <w:rsid w:val="00CE49B2"/>
    <w:rsid w:val="00CE4CBA"/>
    <w:rsid w:val="00CE523F"/>
    <w:rsid w:val="00CE5D66"/>
    <w:rsid w:val="00CE5E34"/>
    <w:rsid w:val="00CE613A"/>
    <w:rsid w:val="00CE6151"/>
    <w:rsid w:val="00CE65D5"/>
    <w:rsid w:val="00CE674D"/>
    <w:rsid w:val="00CE69C5"/>
    <w:rsid w:val="00CE6C4B"/>
    <w:rsid w:val="00CE778B"/>
    <w:rsid w:val="00CE7859"/>
    <w:rsid w:val="00CE7AD5"/>
    <w:rsid w:val="00CF03D4"/>
    <w:rsid w:val="00CF0588"/>
    <w:rsid w:val="00CF08CF"/>
    <w:rsid w:val="00CF0BCB"/>
    <w:rsid w:val="00CF0BFF"/>
    <w:rsid w:val="00CF0E95"/>
    <w:rsid w:val="00CF1D14"/>
    <w:rsid w:val="00CF22AC"/>
    <w:rsid w:val="00CF26AD"/>
    <w:rsid w:val="00CF4D9B"/>
    <w:rsid w:val="00CF53CC"/>
    <w:rsid w:val="00CF560E"/>
    <w:rsid w:val="00CF5C93"/>
    <w:rsid w:val="00CF5DC9"/>
    <w:rsid w:val="00CF5EA3"/>
    <w:rsid w:val="00CF6E8F"/>
    <w:rsid w:val="00D00278"/>
    <w:rsid w:val="00D00486"/>
    <w:rsid w:val="00D0060C"/>
    <w:rsid w:val="00D00965"/>
    <w:rsid w:val="00D00DB3"/>
    <w:rsid w:val="00D01B74"/>
    <w:rsid w:val="00D01D4F"/>
    <w:rsid w:val="00D021C3"/>
    <w:rsid w:val="00D022FE"/>
    <w:rsid w:val="00D0380A"/>
    <w:rsid w:val="00D03E1E"/>
    <w:rsid w:val="00D0441B"/>
    <w:rsid w:val="00D04C63"/>
    <w:rsid w:val="00D04E93"/>
    <w:rsid w:val="00D051BC"/>
    <w:rsid w:val="00D05696"/>
    <w:rsid w:val="00D05B94"/>
    <w:rsid w:val="00D0798F"/>
    <w:rsid w:val="00D07AEF"/>
    <w:rsid w:val="00D10594"/>
    <w:rsid w:val="00D107F2"/>
    <w:rsid w:val="00D10CC0"/>
    <w:rsid w:val="00D112B1"/>
    <w:rsid w:val="00D117E2"/>
    <w:rsid w:val="00D1204F"/>
    <w:rsid w:val="00D13266"/>
    <w:rsid w:val="00D134E5"/>
    <w:rsid w:val="00D13553"/>
    <w:rsid w:val="00D1388E"/>
    <w:rsid w:val="00D141E7"/>
    <w:rsid w:val="00D14634"/>
    <w:rsid w:val="00D14BB2"/>
    <w:rsid w:val="00D15923"/>
    <w:rsid w:val="00D15969"/>
    <w:rsid w:val="00D164F3"/>
    <w:rsid w:val="00D167AC"/>
    <w:rsid w:val="00D17337"/>
    <w:rsid w:val="00D17832"/>
    <w:rsid w:val="00D178FC"/>
    <w:rsid w:val="00D17BFA"/>
    <w:rsid w:val="00D17FE1"/>
    <w:rsid w:val="00D200CF"/>
    <w:rsid w:val="00D20382"/>
    <w:rsid w:val="00D20674"/>
    <w:rsid w:val="00D2079D"/>
    <w:rsid w:val="00D2083F"/>
    <w:rsid w:val="00D208AE"/>
    <w:rsid w:val="00D20C90"/>
    <w:rsid w:val="00D21128"/>
    <w:rsid w:val="00D213FE"/>
    <w:rsid w:val="00D22210"/>
    <w:rsid w:val="00D224D5"/>
    <w:rsid w:val="00D225F4"/>
    <w:rsid w:val="00D226CC"/>
    <w:rsid w:val="00D22951"/>
    <w:rsid w:val="00D22ACA"/>
    <w:rsid w:val="00D23418"/>
    <w:rsid w:val="00D23513"/>
    <w:rsid w:val="00D23BE4"/>
    <w:rsid w:val="00D23F7C"/>
    <w:rsid w:val="00D254D4"/>
    <w:rsid w:val="00D25D4B"/>
    <w:rsid w:val="00D25EDF"/>
    <w:rsid w:val="00D27285"/>
    <w:rsid w:val="00D274B7"/>
    <w:rsid w:val="00D301A4"/>
    <w:rsid w:val="00D31114"/>
    <w:rsid w:val="00D32209"/>
    <w:rsid w:val="00D323A7"/>
    <w:rsid w:val="00D32F10"/>
    <w:rsid w:val="00D3314C"/>
    <w:rsid w:val="00D33866"/>
    <w:rsid w:val="00D34221"/>
    <w:rsid w:val="00D344F5"/>
    <w:rsid w:val="00D3469A"/>
    <w:rsid w:val="00D34780"/>
    <w:rsid w:val="00D34EEC"/>
    <w:rsid w:val="00D35791"/>
    <w:rsid w:val="00D35E80"/>
    <w:rsid w:val="00D361CB"/>
    <w:rsid w:val="00D3654E"/>
    <w:rsid w:val="00D36ECA"/>
    <w:rsid w:val="00D36F45"/>
    <w:rsid w:val="00D37B36"/>
    <w:rsid w:val="00D37DA4"/>
    <w:rsid w:val="00D37DD6"/>
    <w:rsid w:val="00D4020D"/>
    <w:rsid w:val="00D4059A"/>
    <w:rsid w:val="00D40866"/>
    <w:rsid w:val="00D408C2"/>
    <w:rsid w:val="00D41272"/>
    <w:rsid w:val="00D41291"/>
    <w:rsid w:val="00D4209D"/>
    <w:rsid w:val="00D42735"/>
    <w:rsid w:val="00D43062"/>
    <w:rsid w:val="00D43DF7"/>
    <w:rsid w:val="00D43E96"/>
    <w:rsid w:val="00D43F61"/>
    <w:rsid w:val="00D44107"/>
    <w:rsid w:val="00D447B6"/>
    <w:rsid w:val="00D44AF5"/>
    <w:rsid w:val="00D44BCA"/>
    <w:rsid w:val="00D44EF3"/>
    <w:rsid w:val="00D4522E"/>
    <w:rsid w:val="00D45D8D"/>
    <w:rsid w:val="00D45E83"/>
    <w:rsid w:val="00D46DE8"/>
    <w:rsid w:val="00D473B1"/>
    <w:rsid w:val="00D47834"/>
    <w:rsid w:val="00D47971"/>
    <w:rsid w:val="00D50A8A"/>
    <w:rsid w:val="00D51845"/>
    <w:rsid w:val="00D51B55"/>
    <w:rsid w:val="00D51CC6"/>
    <w:rsid w:val="00D51EEB"/>
    <w:rsid w:val="00D52EE6"/>
    <w:rsid w:val="00D53990"/>
    <w:rsid w:val="00D53DDC"/>
    <w:rsid w:val="00D53E77"/>
    <w:rsid w:val="00D54108"/>
    <w:rsid w:val="00D547DD"/>
    <w:rsid w:val="00D552C2"/>
    <w:rsid w:val="00D55386"/>
    <w:rsid w:val="00D55F69"/>
    <w:rsid w:val="00D5625F"/>
    <w:rsid w:val="00D5674F"/>
    <w:rsid w:val="00D56A6C"/>
    <w:rsid w:val="00D56CBE"/>
    <w:rsid w:val="00D60170"/>
    <w:rsid w:val="00D60388"/>
    <w:rsid w:val="00D605E0"/>
    <w:rsid w:val="00D6094C"/>
    <w:rsid w:val="00D616CB"/>
    <w:rsid w:val="00D61893"/>
    <w:rsid w:val="00D6195A"/>
    <w:rsid w:val="00D619B6"/>
    <w:rsid w:val="00D61A1B"/>
    <w:rsid w:val="00D61B77"/>
    <w:rsid w:val="00D61B96"/>
    <w:rsid w:val="00D61BA8"/>
    <w:rsid w:val="00D61CD6"/>
    <w:rsid w:val="00D61F97"/>
    <w:rsid w:val="00D62F1F"/>
    <w:rsid w:val="00D63198"/>
    <w:rsid w:val="00D636D1"/>
    <w:rsid w:val="00D63C6F"/>
    <w:rsid w:val="00D64939"/>
    <w:rsid w:val="00D64A4D"/>
    <w:rsid w:val="00D6575B"/>
    <w:rsid w:val="00D65D07"/>
    <w:rsid w:val="00D65E2B"/>
    <w:rsid w:val="00D65E68"/>
    <w:rsid w:val="00D65F2B"/>
    <w:rsid w:val="00D66022"/>
    <w:rsid w:val="00D6696E"/>
    <w:rsid w:val="00D66D84"/>
    <w:rsid w:val="00D66F8D"/>
    <w:rsid w:val="00D67E99"/>
    <w:rsid w:val="00D70749"/>
    <w:rsid w:val="00D70B1E"/>
    <w:rsid w:val="00D70D56"/>
    <w:rsid w:val="00D71068"/>
    <w:rsid w:val="00D7168B"/>
    <w:rsid w:val="00D719C2"/>
    <w:rsid w:val="00D71DAD"/>
    <w:rsid w:val="00D72650"/>
    <w:rsid w:val="00D730B1"/>
    <w:rsid w:val="00D740DD"/>
    <w:rsid w:val="00D740EB"/>
    <w:rsid w:val="00D74102"/>
    <w:rsid w:val="00D744BB"/>
    <w:rsid w:val="00D74892"/>
    <w:rsid w:val="00D74C3C"/>
    <w:rsid w:val="00D75316"/>
    <w:rsid w:val="00D75736"/>
    <w:rsid w:val="00D75D85"/>
    <w:rsid w:val="00D7729B"/>
    <w:rsid w:val="00D77E74"/>
    <w:rsid w:val="00D803BF"/>
    <w:rsid w:val="00D80A3D"/>
    <w:rsid w:val="00D80C8C"/>
    <w:rsid w:val="00D80D77"/>
    <w:rsid w:val="00D80E33"/>
    <w:rsid w:val="00D815B4"/>
    <w:rsid w:val="00D81AE9"/>
    <w:rsid w:val="00D81D16"/>
    <w:rsid w:val="00D82949"/>
    <w:rsid w:val="00D835EC"/>
    <w:rsid w:val="00D8361B"/>
    <w:rsid w:val="00D83D03"/>
    <w:rsid w:val="00D847A3"/>
    <w:rsid w:val="00D84C29"/>
    <w:rsid w:val="00D84FE7"/>
    <w:rsid w:val="00D857AA"/>
    <w:rsid w:val="00D85A04"/>
    <w:rsid w:val="00D85F5E"/>
    <w:rsid w:val="00D85FC6"/>
    <w:rsid w:val="00D865A0"/>
    <w:rsid w:val="00D86BB1"/>
    <w:rsid w:val="00D86C3A"/>
    <w:rsid w:val="00D87168"/>
    <w:rsid w:val="00D87534"/>
    <w:rsid w:val="00D87BD8"/>
    <w:rsid w:val="00D904B1"/>
    <w:rsid w:val="00D915CD"/>
    <w:rsid w:val="00D9161F"/>
    <w:rsid w:val="00D9188B"/>
    <w:rsid w:val="00D919B0"/>
    <w:rsid w:val="00D91A78"/>
    <w:rsid w:val="00D91CDE"/>
    <w:rsid w:val="00D91EE5"/>
    <w:rsid w:val="00D91F5C"/>
    <w:rsid w:val="00D924D3"/>
    <w:rsid w:val="00D92E52"/>
    <w:rsid w:val="00D92E7D"/>
    <w:rsid w:val="00D93188"/>
    <w:rsid w:val="00D9350C"/>
    <w:rsid w:val="00D93824"/>
    <w:rsid w:val="00D93DE6"/>
    <w:rsid w:val="00D945B4"/>
    <w:rsid w:val="00D953A3"/>
    <w:rsid w:val="00D95E4B"/>
    <w:rsid w:val="00D96040"/>
    <w:rsid w:val="00D9646A"/>
    <w:rsid w:val="00D9691A"/>
    <w:rsid w:val="00D9701A"/>
    <w:rsid w:val="00D978B6"/>
    <w:rsid w:val="00DA02D7"/>
    <w:rsid w:val="00DA0316"/>
    <w:rsid w:val="00DA0FE7"/>
    <w:rsid w:val="00DA0FFD"/>
    <w:rsid w:val="00DA170F"/>
    <w:rsid w:val="00DA1871"/>
    <w:rsid w:val="00DA1981"/>
    <w:rsid w:val="00DA1A00"/>
    <w:rsid w:val="00DA23BC"/>
    <w:rsid w:val="00DA24F5"/>
    <w:rsid w:val="00DA2524"/>
    <w:rsid w:val="00DA266C"/>
    <w:rsid w:val="00DA28B3"/>
    <w:rsid w:val="00DA2F32"/>
    <w:rsid w:val="00DA2F46"/>
    <w:rsid w:val="00DA320B"/>
    <w:rsid w:val="00DA350F"/>
    <w:rsid w:val="00DA394A"/>
    <w:rsid w:val="00DA39A8"/>
    <w:rsid w:val="00DA3E72"/>
    <w:rsid w:val="00DA41CF"/>
    <w:rsid w:val="00DA494D"/>
    <w:rsid w:val="00DA4CBA"/>
    <w:rsid w:val="00DA4EEA"/>
    <w:rsid w:val="00DA5A42"/>
    <w:rsid w:val="00DA5E7F"/>
    <w:rsid w:val="00DA5E94"/>
    <w:rsid w:val="00DA5FC2"/>
    <w:rsid w:val="00DA6C61"/>
    <w:rsid w:val="00DA78A9"/>
    <w:rsid w:val="00DA7AA6"/>
    <w:rsid w:val="00DB016A"/>
    <w:rsid w:val="00DB0667"/>
    <w:rsid w:val="00DB0BD4"/>
    <w:rsid w:val="00DB0E02"/>
    <w:rsid w:val="00DB0E1E"/>
    <w:rsid w:val="00DB25C3"/>
    <w:rsid w:val="00DB30FB"/>
    <w:rsid w:val="00DB365C"/>
    <w:rsid w:val="00DB39A7"/>
    <w:rsid w:val="00DB4991"/>
    <w:rsid w:val="00DB4C02"/>
    <w:rsid w:val="00DB4CF0"/>
    <w:rsid w:val="00DB4D7A"/>
    <w:rsid w:val="00DB5016"/>
    <w:rsid w:val="00DB5791"/>
    <w:rsid w:val="00DB59F1"/>
    <w:rsid w:val="00DB66FD"/>
    <w:rsid w:val="00DB741C"/>
    <w:rsid w:val="00DB7C48"/>
    <w:rsid w:val="00DB7D97"/>
    <w:rsid w:val="00DB7F1B"/>
    <w:rsid w:val="00DC01B1"/>
    <w:rsid w:val="00DC0B77"/>
    <w:rsid w:val="00DC0E4F"/>
    <w:rsid w:val="00DC0F2E"/>
    <w:rsid w:val="00DC0FE3"/>
    <w:rsid w:val="00DC12BB"/>
    <w:rsid w:val="00DC1872"/>
    <w:rsid w:val="00DC20F7"/>
    <w:rsid w:val="00DC21FB"/>
    <w:rsid w:val="00DC232B"/>
    <w:rsid w:val="00DC2E0F"/>
    <w:rsid w:val="00DC2E9F"/>
    <w:rsid w:val="00DC3306"/>
    <w:rsid w:val="00DC3382"/>
    <w:rsid w:val="00DC3860"/>
    <w:rsid w:val="00DC4618"/>
    <w:rsid w:val="00DC48C8"/>
    <w:rsid w:val="00DC59C9"/>
    <w:rsid w:val="00DC6B44"/>
    <w:rsid w:val="00DC77E1"/>
    <w:rsid w:val="00DC78EC"/>
    <w:rsid w:val="00DC7925"/>
    <w:rsid w:val="00DD02E5"/>
    <w:rsid w:val="00DD0479"/>
    <w:rsid w:val="00DD1257"/>
    <w:rsid w:val="00DD15D6"/>
    <w:rsid w:val="00DD186C"/>
    <w:rsid w:val="00DD1A07"/>
    <w:rsid w:val="00DD23E0"/>
    <w:rsid w:val="00DD331C"/>
    <w:rsid w:val="00DD33CA"/>
    <w:rsid w:val="00DD3A59"/>
    <w:rsid w:val="00DD3AB6"/>
    <w:rsid w:val="00DD3D80"/>
    <w:rsid w:val="00DD4199"/>
    <w:rsid w:val="00DD4B34"/>
    <w:rsid w:val="00DD4D1B"/>
    <w:rsid w:val="00DD560A"/>
    <w:rsid w:val="00DD5C89"/>
    <w:rsid w:val="00DD5CFE"/>
    <w:rsid w:val="00DD6472"/>
    <w:rsid w:val="00DD655C"/>
    <w:rsid w:val="00DD6D15"/>
    <w:rsid w:val="00DD7167"/>
    <w:rsid w:val="00DD76A0"/>
    <w:rsid w:val="00DD76A7"/>
    <w:rsid w:val="00DD79AD"/>
    <w:rsid w:val="00DD7A90"/>
    <w:rsid w:val="00DD7CDD"/>
    <w:rsid w:val="00DD7D8E"/>
    <w:rsid w:val="00DD7F3D"/>
    <w:rsid w:val="00DE01F9"/>
    <w:rsid w:val="00DE0802"/>
    <w:rsid w:val="00DE0AB1"/>
    <w:rsid w:val="00DE1222"/>
    <w:rsid w:val="00DE1446"/>
    <w:rsid w:val="00DE1448"/>
    <w:rsid w:val="00DE179B"/>
    <w:rsid w:val="00DE1E82"/>
    <w:rsid w:val="00DE3306"/>
    <w:rsid w:val="00DE3388"/>
    <w:rsid w:val="00DE36FA"/>
    <w:rsid w:val="00DE47C9"/>
    <w:rsid w:val="00DE4B75"/>
    <w:rsid w:val="00DE4C3A"/>
    <w:rsid w:val="00DE5039"/>
    <w:rsid w:val="00DE5802"/>
    <w:rsid w:val="00DE5B0D"/>
    <w:rsid w:val="00DE5D44"/>
    <w:rsid w:val="00DE62D2"/>
    <w:rsid w:val="00DE7006"/>
    <w:rsid w:val="00DE7228"/>
    <w:rsid w:val="00DE752E"/>
    <w:rsid w:val="00DE7CED"/>
    <w:rsid w:val="00DE7D5E"/>
    <w:rsid w:val="00DF0016"/>
    <w:rsid w:val="00DF002C"/>
    <w:rsid w:val="00DF0102"/>
    <w:rsid w:val="00DF056A"/>
    <w:rsid w:val="00DF0D11"/>
    <w:rsid w:val="00DF0E09"/>
    <w:rsid w:val="00DF0EC0"/>
    <w:rsid w:val="00DF0F10"/>
    <w:rsid w:val="00DF106B"/>
    <w:rsid w:val="00DF1932"/>
    <w:rsid w:val="00DF1A39"/>
    <w:rsid w:val="00DF2A31"/>
    <w:rsid w:val="00DF2DA1"/>
    <w:rsid w:val="00DF3722"/>
    <w:rsid w:val="00DF374D"/>
    <w:rsid w:val="00DF3A56"/>
    <w:rsid w:val="00DF41DC"/>
    <w:rsid w:val="00DF431B"/>
    <w:rsid w:val="00DF49A7"/>
    <w:rsid w:val="00DF4DA6"/>
    <w:rsid w:val="00DF5064"/>
    <w:rsid w:val="00DF517F"/>
    <w:rsid w:val="00DF5443"/>
    <w:rsid w:val="00DF5A27"/>
    <w:rsid w:val="00DF5C85"/>
    <w:rsid w:val="00DF6490"/>
    <w:rsid w:val="00DF64B2"/>
    <w:rsid w:val="00DF674B"/>
    <w:rsid w:val="00DF6CDD"/>
    <w:rsid w:val="00DF717A"/>
    <w:rsid w:val="00DF7511"/>
    <w:rsid w:val="00DF7690"/>
    <w:rsid w:val="00DF7AA7"/>
    <w:rsid w:val="00DF7C9B"/>
    <w:rsid w:val="00DF7DC9"/>
    <w:rsid w:val="00E000CF"/>
    <w:rsid w:val="00E0097F"/>
    <w:rsid w:val="00E00D1E"/>
    <w:rsid w:val="00E01264"/>
    <w:rsid w:val="00E012AE"/>
    <w:rsid w:val="00E0169D"/>
    <w:rsid w:val="00E01A52"/>
    <w:rsid w:val="00E01EF4"/>
    <w:rsid w:val="00E0227E"/>
    <w:rsid w:val="00E02308"/>
    <w:rsid w:val="00E02679"/>
    <w:rsid w:val="00E02865"/>
    <w:rsid w:val="00E031FA"/>
    <w:rsid w:val="00E03349"/>
    <w:rsid w:val="00E03512"/>
    <w:rsid w:val="00E03B4A"/>
    <w:rsid w:val="00E03B5C"/>
    <w:rsid w:val="00E03B93"/>
    <w:rsid w:val="00E047B7"/>
    <w:rsid w:val="00E04AA0"/>
    <w:rsid w:val="00E04AB0"/>
    <w:rsid w:val="00E06D25"/>
    <w:rsid w:val="00E07A96"/>
    <w:rsid w:val="00E07E23"/>
    <w:rsid w:val="00E102CA"/>
    <w:rsid w:val="00E10A84"/>
    <w:rsid w:val="00E11871"/>
    <w:rsid w:val="00E124DE"/>
    <w:rsid w:val="00E12765"/>
    <w:rsid w:val="00E127CE"/>
    <w:rsid w:val="00E12FE9"/>
    <w:rsid w:val="00E131CA"/>
    <w:rsid w:val="00E131DB"/>
    <w:rsid w:val="00E1362D"/>
    <w:rsid w:val="00E1365B"/>
    <w:rsid w:val="00E13780"/>
    <w:rsid w:val="00E13A97"/>
    <w:rsid w:val="00E13AD0"/>
    <w:rsid w:val="00E13EBC"/>
    <w:rsid w:val="00E14589"/>
    <w:rsid w:val="00E14885"/>
    <w:rsid w:val="00E14E45"/>
    <w:rsid w:val="00E15145"/>
    <w:rsid w:val="00E1579A"/>
    <w:rsid w:val="00E158F6"/>
    <w:rsid w:val="00E159BB"/>
    <w:rsid w:val="00E15C88"/>
    <w:rsid w:val="00E1631E"/>
    <w:rsid w:val="00E17189"/>
    <w:rsid w:val="00E177E7"/>
    <w:rsid w:val="00E17DE3"/>
    <w:rsid w:val="00E20340"/>
    <w:rsid w:val="00E20611"/>
    <w:rsid w:val="00E20CED"/>
    <w:rsid w:val="00E20E70"/>
    <w:rsid w:val="00E20F92"/>
    <w:rsid w:val="00E212E3"/>
    <w:rsid w:val="00E22539"/>
    <w:rsid w:val="00E226B8"/>
    <w:rsid w:val="00E229D6"/>
    <w:rsid w:val="00E230C3"/>
    <w:rsid w:val="00E2317E"/>
    <w:rsid w:val="00E23B62"/>
    <w:rsid w:val="00E23F0A"/>
    <w:rsid w:val="00E240B6"/>
    <w:rsid w:val="00E2496D"/>
    <w:rsid w:val="00E24A00"/>
    <w:rsid w:val="00E25A1F"/>
    <w:rsid w:val="00E25B37"/>
    <w:rsid w:val="00E262DB"/>
    <w:rsid w:val="00E26420"/>
    <w:rsid w:val="00E26792"/>
    <w:rsid w:val="00E26F89"/>
    <w:rsid w:val="00E2791B"/>
    <w:rsid w:val="00E27AD1"/>
    <w:rsid w:val="00E304CD"/>
    <w:rsid w:val="00E30A5C"/>
    <w:rsid w:val="00E30DFF"/>
    <w:rsid w:val="00E31235"/>
    <w:rsid w:val="00E31583"/>
    <w:rsid w:val="00E3158C"/>
    <w:rsid w:val="00E31E4D"/>
    <w:rsid w:val="00E32C06"/>
    <w:rsid w:val="00E32C20"/>
    <w:rsid w:val="00E32DA8"/>
    <w:rsid w:val="00E32DB9"/>
    <w:rsid w:val="00E335FA"/>
    <w:rsid w:val="00E33A68"/>
    <w:rsid w:val="00E33F5F"/>
    <w:rsid w:val="00E34553"/>
    <w:rsid w:val="00E349AD"/>
    <w:rsid w:val="00E35315"/>
    <w:rsid w:val="00E3557F"/>
    <w:rsid w:val="00E35620"/>
    <w:rsid w:val="00E35865"/>
    <w:rsid w:val="00E35956"/>
    <w:rsid w:val="00E35963"/>
    <w:rsid w:val="00E36645"/>
    <w:rsid w:val="00E366AD"/>
    <w:rsid w:val="00E369E0"/>
    <w:rsid w:val="00E36D33"/>
    <w:rsid w:val="00E36DF9"/>
    <w:rsid w:val="00E37180"/>
    <w:rsid w:val="00E3733B"/>
    <w:rsid w:val="00E3740A"/>
    <w:rsid w:val="00E37676"/>
    <w:rsid w:val="00E3773B"/>
    <w:rsid w:val="00E37FD8"/>
    <w:rsid w:val="00E4096E"/>
    <w:rsid w:val="00E40B8F"/>
    <w:rsid w:val="00E40D2A"/>
    <w:rsid w:val="00E41156"/>
    <w:rsid w:val="00E41502"/>
    <w:rsid w:val="00E41AE6"/>
    <w:rsid w:val="00E42123"/>
    <w:rsid w:val="00E4244E"/>
    <w:rsid w:val="00E426B1"/>
    <w:rsid w:val="00E42CAE"/>
    <w:rsid w:val="00E42F3E"/>
    <w:rsid w:val="00E43909"/>
    <w:rsid w:val="00E44439"/>
    <w:rsid w:val="00E4484D"/>
    <w:rsid w:val="00E44937"/>
    <w:rsid w:val="00E44BFD"/>
    <w:rsid w:val="00E451D6"/>
    <w:rsid w:val="00E45FD9"/>
    <w:rsid w:val="00E461C4"/>
    <w:rsid w:val="00E46D0D"/>
    <w:rsid w:val="00E4720D"/>
    <w:rsid w:val="00E472C4"/>
    <w:rsid w:val="00E472D1"/>
    <w:rsid w:val="00E47846"/>
    <w:rsid w:val="00E47C58"/>
    <w:rsid w:val="00E50609"/>
    <w:rsid w:val="00E507F8"/>
    <w:rsid w:val="00E50926"/>
    <w:rsid w:val="00E50F2E"/>
    <w:rsid w:val="00E513A7"/>
    <w:rsid w:val="00E516E4"/>
    <w:rsid w:val="00E51718"/>
    <w:rsid w:val="00E5176D"/>
    <w:rsid w:val="00E52042"/>
    <w:rsid w:val="00E52633"/>
    <w:rsid w:val="00E527F4"/>
    <w:rsid w:val="00E52FD1"/>
    <w:rsid w:val="00E53393"/>
    <w:rsid w:val="00E53A1E"/>
    <w:rsid w:val="00E54799"/>
    <w:rsid w:val="00E5511D"/>
    <w:rsid w:val="00E555F2"/>
    <w:rsid w:val="00E559C8"/>
    <w:rsid w:val="00E55A1F"/>
    <w:rsid w:val="00E55C57"/>
    <w:rsid w:val="00E55D59"/>
    <w:rsid w:val="00E56141"/>
    <w:rsid w:val="00E56590"/>
    <w:rsid w:val="00E57056"/>
    <w:rsid w:val="00E57200"/>
    <w:rsid w:val="00E578DC"/>
    <w:rsid w:val="00E57F00"/>
    <w:rsid w:val="00E6025D"/>
    <w:rsid w:val="00E60EFC"/>
    <w:rsid w:val="00E61856"/>
    <w:rsid w:val="00E61AE6"/>
    <w:rsid w:val="00E6202A"/>
    <w:rsid w:val="00E6244B"/>
    <w:rsid w:val="00E624D3"/>
    <w:rsid w:val="00E62677"/>
    <w:rsid w:val="00E6288D"/>
    <w:rsid w:val="00E629A4"/>
    <w:rsid w:val="00E62E6A"/>
    <w:rsid w:val="00E62F88"/>
    <w:rsid w:val="00E6373F"/>
    <w:rsid w:val="00E63B75"/>
    <w:rsid w:val="00E63BA4"/>
    <w:rsid w:val="00E6410C"/>
    <w:rsid w:val="00E64309"/>
    <w:rsid w:val="00E64B44"/>
    <w:rsid w:val="00E64D84"/>
    <w:rsid w:val="00E6541B"/>
    <w:rsid w:val="00E65704"/>
    <w:rsid w:val="00E65A71"/>
    <w:rsid w:val="00E66395"/>
    <w:rsid w:val="00E6639E"/>
    <w:rsid w:val="00E663B9"/>
    <w:rsid w:val="00E66BCC"/>
    <w:rsid w:val="00E67317"/>
    <w:rsid w:val="00E67750"/>
    <w:rsid w:val="00E67C22"/>
    <w:rsid w:val="00E67DEB"/>
    <w:rsid w:val="00E701B6"/>
    <w:rsid w:val="00E701C8"/>
    <w:rsid w:val="00E707E9"/>
    <w:rsid w:val="00E70E3D"/>
    <w:rsid w:val="00E721AC"/>
    <w:rsid w:val="00E72CDE"/>
    <w:rsid w:val="00E73028"/>
    <w:rsid w:val="00E73F5E"/>
    <w:rsid w:val="00E73F9F"/>
    <w:rsid w:val="00E73FA1"/>
    <w:rsid w:val="00E7452C"/>
    <w:rsid w:val="00E74A4E"/>
    <w:rsid w:val="00E74A72"/>
    <w:rsid w:val="00E74ABF"/>
    <w:rsid w:val="00E7556D"/>
    <w:rsid w:val="00E759AB"/>
    <w:rsid w:val="00E75FFA"/>
    <w:rsid w:val="00E76C7B"/>
    <w:rsid w:val="00E76C8C"/>
    <w:rsid w:val="00E76E08"/>
    <w:rsid w:val="00E77357"/>
    <w:rsid w:val="00E77CB0"/>
    <w:rsid w:val="00E77CC9"/>
    <w:rsid w:val="00E800FE"/>
    <w:rsid w:val="00E807A2"/>
    <w:rsid w:val="00E80D9C"/>
    <w:rsid w:val="00E81682"/>
    <w:rsid w:val="00E8169A"/>
    <w:rsid w:val="00E81A53"/>
    <w:rsid w:val="00E81E20"/>
    <w:rsid w:val="00E8225B"/>
    <w:rsid w:val="00E825BC"/>
    <w:rsid w:val="00E8265C"/>
    <w:rsid w:val="00E8369C"/>
    <w:rsid w:val="00E8373F"/>
    <w:rsid w:val="00E840BA"/>
    <w:rsid w:val="00E851BC"/>
    <w:rsid w:val="00E855C1"/>
    <w:rsid w:val="00E85707"/>
    <w:rsid w:val="00E857FE"/>
    <w:rsid w:val="00E85800"/>
    <w:rsid w:val="00E85C33"/>
    <w:rsid w:val="00E8613F"/>
    <w:rsid w:val="00E86459"/>
    <w:rsid w:val="00E86633"/>
    <w:rsid w:val="00E86F79"/>
    <w:rsid w:val="00E87A55"/>
    <w:rsid w:val="00E915C9"/>
    <w:rsid w:val="00E91AA9"/>
    <w:rsid w:val="00E91AF4"/>
    <w:rsid w:val="00E91E5C"/>
    <w:rsid w:val="00E9210B"/>
    <w:rsid w:val="00E926FE"/>
    <w:rsid w:val="00E92A40"/>
    <w:rsid w:val="00E92B24"/>
    <w:rsid w:val="00E9323F"/>
    <w:rsid w:val="00E93F39"/>
    <w:rsid w:val="00E9426C"/>
    <w:rsid w:val="00E94CB9"/>
    <w:rsid w:val="00E94F1E"/>
    <w:rsid w:val="00E95179"/>
    <w:rsid w:val="00E95259"/>
    <w:rsid w:val="00E9545D"/>
    <w:rsid w:val="00E95858"/>
    <w:rsid w:val="00E95977"/>
    <w:rsid w:val="00E95D40"/>
    <w:rsid w:val="00E95FBE"/>
    <w:rsid w:val="00E9676F"/>
    <w:rsid w:val="00E96A9D"/>
    <w:rsid w:val="00E975CB"/>
    <w:rsid w:val="00EA01C2"/>
    <w:rsid w:val="00EA024B"/>
    <w:rsid w:val="00EA1337"/>
    <w:rsid w:val="00EA14DA"/>
    <w:rsid w:val="00EA157E"/>
    <w:rsid w:val="00EA1601"/>
    <w:rsid w:val="00EA19D4"/>
    <w:rsid w:val="00EA1A59"/>
    <w:rsid w:val="00EA2081"/>
    <w:rsid w:val="00EA245F"/>
    <w:rsid w:val="00EA2C06"/>
    <w:rsid w:val="00EA3119"/>
    <w:rsid w:val="00EA329E"/>
    <w:rsid w:val="00EA360B"/>
    <w:rsid w:val="00EA36E7"/>
    <w:rsid w:val="00EA36F4"/>
    <w:rsid w:val="00EA3A5F"/>
    <w:rsid w:val="00EA3D1F"/>
    <w:rsid w:val="00EA4514"/>
    <w:rsid w:val="00EA4BEE"/>
    <w:rsid w:val="00EA516C"/>
    <w:rsid w:val="00EA552D"/>
    <w:rsid w:val="00EA5531"/>
    <w:rsid w:val="00EA5680"/>
    <w:rsid w:val="00EA5A52"/>
    <w:rsid w:val="00EA5F4A"/>
    <w:rsid w:val="00EA65EF"/>
    <w:rsid w:val="00EA6C65"/>
    <w:rsid w:val="00EA717F"/>
    <w:rsid w:val="00EB009A"/>
    <w:rsid w:val="00EB112F"/>
    <w:rsid w:val="00EB1132"/>
    <w:rsid w:val="00EB1718"/>
    <w:rsid w:val="00EB189F"/>
    <w:rsid w:val="00EB1902"/>
    <w:rsid w:val="00EB1F96"/>
    <w:rsid w:val="00EB20AF"/>
    <w:rsid w:val="00EB259D"/>
    <w:rsid w:val="00EB2646"/>
    <w:rsid w:val="00EB26D7"/>
    <w:rsid w:val="00EB2F40"/>
    <w:rsid w:val="00EB2FAA"/>
    <w:rsid w:val="00EB37C8"/>
    <w:rsid w:val="00EB45B4"/>
    <w:rsid w:val="00EB4901"/>
    <w:rsid w:val="00EB498C"/>
    <w:rsid w:val="00EB4E79"/>
    <w:rsid w:val="00EB53A8"/>
    <w:rsid w:val="00EB56C7"/>
    <w:rsid w:val="00EB5D3B"/>
    <w:rsid w:val="00EB60D0"/>
    <w:rsid w:val="00EB647E"/>
    <w:rsid w:val="00EB6A58"/>
    <w:rsid w:val="00EB6AE6"/>
    <w:rsid w:val="00EB7FC4"/>
    <w:rsid w:val="00EC05B0"/>
    <w:rsid w:val="00EC060D"/>
    <w:rsid w:val="00EC07AF"/>
    <w:rsid w:val="00EC0CB8"/>
    <w:rsid w:val="00EC1506"/>
    <w:rsid w:val="00EC1593"/>
    <w:rsid w:val="00EC18E4"/>
    <w:rsid w:val="00EC1A02"/>
    <w:rsid w:val="00EC3156"/>
    <w:rsid w:val="00EC33BF"/>
    <w:rsid w:val="00EC37D5"/>
    <w:rsid w:val="00EC3D3C"/>
    <w:rsid w:val="00EC426A"/>
    <w:rsid w:val="00EC4B71"/>
    <w:rsid w:val="00EC4C18"/>
    <w:rsid w:val="00EC4C5A"/>
    <w:rsid w:val="00EC537A"/>
    <w:rsid w:val="00EC5CA3"/>
    <w:rsid w:val="00EC63FF"/>
    <w:rsid w:val="00EC65D6"/>
    <w:rsid w:val="00EC677B"/>
    <w:rsid w:val="00EC692A"/>
    <w:rsid w:val="00EC6A1C"/>
    <w:rsid w:val="00EC75D6"/>
    <w:rsid w:val="00EC7C3D"/>
    <w:rsid w:val="00EC7C7C"/>
    <w:rsid w:val="00ED01C5"/>
    <w:rsid w:val="00ED141E"/>
    <w:rsid w:val="00ED1926"/>
    <w:rsid w:val="00ED1D43"/>
    <w:rsid w:val="00ED1EB8"/>
    <w:rsid w:val="00ED2415"/>
    <w:rsid w:val="00ED2580"/>
    <w:rsid w:val="00ED27C7"/>
    <w:rsid w:val="00ED340E"/>
    <w:rsid w:val="00ED3562"/>
    <w:rsid w:val="00ED37AD"/>
    <w:rsid w:val="00ED389C"/>
    <w:rsid w:val="00ED42A3"/>
    <w:rsid w:val="00ED45DE"/>
    <w:rsid w:val="00ED46F1"/>
    <w:rsid w:val="00ED4F2C"/>
    <w:rsid w:val="00ED5018"/>
    <w:rsid w:val="00ED5922"/>
    <w:rsid w:val="00ED65D2"/>
    <w:rsid w:val="00ED6E60"/>
    <w:rsid w:val="00ED78E0"/>
    <w:rsid w:val="00ED7C18"/>
    <w:rsid w:val="00EE02B1"/>
    <w:rsid w:val="00EE077F"/>
    <w:rsid w:val="00EE0B43"/>
    <w:rsid w:val="00EE103D"/>
    <w:rsid w:val="00EE196C"/>
    <w:rsid w:val="00EE19CE"/>
    <w:rsid w:val="00EE1CEB"/>
    <w:rsid w:val="00EE1CFD"/>
    <w:rsid w:val="00EE2934"/>
    <w:rsid w:val="00EE2A97"/>
    <w:rsid w:val="00EE3025"/>
    <w:rsid w:val="00EE30FA"/>
    <w:rsid w:val="00EE366F"/>
    <w:rsid w:val="00EE3FB4"/>
    <w:rsid w:val="00EE46FD"/>
    <w:rsid w:val="00EE4A95"/>
    <w:rsid w:val="00EE4CD5"/>
    <w:rsid w:val="00EE4D98"/>
    <w:rsid w:val="00EE4EE6"/>
    <w:rsid w:val="00EE53EF"/>
    <w:rsid w:val="00EE54DB"/>
    <w:rsid w:val="00EE55EF"/>
    <w:rsid w:val="00EE5B23"/>
    <w:rsid w:val="00EE5E8A"/>
    <w:rsid w:val="00EE68F7"/>
    <w:rsid w:val="00EE6BCF"/>
    <w:rsid w:val="00EE73C4"/>
    <w:rsid w:val="00EE758E"/>
    <w:rsid w:val="00EE7873"/>
    <w:rsid w:val="00EE7888"/>
    <w:rsid w:val="00EE79E4"/>
    <w:rsid w:val="00EF00C1"/>
    <w:rsid w:val="00EF0C09"/>
    <w:rsid w:val="00EF1944"/>
    <w:rsid w:val="00EF1F6B"/>
    <w:rsid w:val="00EF2727"/>
    <w:rsid w:val="00EF2DBF"/>
    <w:rsid w:val="00EF2EC4"/>
    <w:rsid w:val="00EF3188"/>
    <w:rsid w:val="00EF3897"/>
    <w:rsid w:val="00EF3971"/>
    <w:rsid w:val="00EF3CE0"/>
    <w:rsid w:val="00EF4407"/>
    <w:rsid w:val="00EF46DE"/>
    <w:rsid w:val="00EF4841"/>
    <w:rsid w:val="00EF4CD7"/>
    <w:rsid w:val="00EF5018"/>
    <w:rsid w:val="00EF5590"/>
    <w:rsid w:val="00EF597B"/>
    <w:rsid w:val="00EF5ACC"/>
    <w:rsid w:val="00EF5B6D"/>
    <w:rsid w:val="00EF5C74"/>
    <w:rsid w:val="00EF5EBB"/>
    <w:rsid w:val="00EF6259"/>
    <w:rsid w:val="00EF62DB"/>
    <w:rsid w:val="00EF691A"/>
    <w:rsid w:val="00EF6A3B"/>
    <w:rsid w:val="00EF6EC4"/>
    <w:rsid w:val="00EF7127"/>
    <w:rsid w:val="00EF7B96"/>
    <w:rsid w:val="00EF7BDC"/>
    <w:rsid w:val="00EF7D51"/>
    <w:rsid w:val="00EF7E96"/>
    <w:rsid w:val="00F001E3"/>
    <w:rsid w:val="00F001F1"/>
    <w:rsid w:val="00F00478"/>
    <w:rsid w:val="00F0057E"/>
    <w:rsid w:val="00F00592"/>
    <w:rsid w:val="00F00737"/>
    <w:rsid w:val="00F00AA8"/>
    <w:rsid w:val="00F00C42"/>
    <w:rsid w:val="00F00CAB"/>
    <w:rsid w:val="00F00F35"/>
    <w:rsid w:val="00F0119C"/>
    <w:rsid w:val="00F01C2C"/>
    <w:rsid w:val="00F031C3"/>
    <w:rsid w:val="00F0321B"/>
    <w:rsid w:val="00F0343A"/>
    <w:rsid w:val="00F034D3"/>
    <w:rsid w:val="00F03AF2"/>
    <w:rsid w:val="00F03EAA"/>
    <w:rsid w:val="00F043E0"/>
    <w:rsid w:val="00F0470D"/>
    <w:rsid w:val="00F04B56"/>
    <w:rsid w:val="00F04C36"/>
    <w:rsid w:val="00F04ED1"/>
    <w:rsid w:val="00F05754"/>
    <w:rsid w:val="00F0591E"/>
    <w:rsid w:val="00F06852"/>
    <w:rsid w:val="00F07E14"/>
    <w:rsid w:val="00F07FCA"/>
    <w:rsid w:val="00F1098E"/>
    <w:rsid w:val="00F10CD3"/>
    <w:rsid w:val="00F10E26"/>
    <w:rsid w:val="00F10F0E"/>
    <w:rsid w:val="00F10F6E"/>
    <w:rsid w:val="00F1296A"/>
    <w:rsid w:val="00F12B90"/>
    <w:rsid w:val="00F12F79"/>
    <w:rsid w:val="00F132AC"/>
    <w:rsid w:val="00F137FF"/>
    <w:rsid w:val="00F13BBE"/>
    <w:rsid w:val="00F140A0"/>
    <w:rsid w:val="00F14101"/>
    <w:rsid w:val="00F1474F"/>
    <w:rsid w:val="00F150F6"/>
    <w:rsid w:val="00F159DF"/>
    <w:rsid w:val="00F16AB5"/>
    <w:rsid w:val="00F17D98"/>
    <w:rsid w:val="00F17F94"/>
    <w:rsid w:val="00F17FDA"/>
    <w:rsid w:val="00F20C2E"/>
    <w:rsid w:val="00F20ECA"/>
    <w:rsid w:val="00F210DA"/>
    <w:rsid w:val="00F21BCD"/>
    <w:rsid w:val="00F22268"/>
    <w:rsid w:val="00F222D2"/>
    <w:rsid w:val="00F229BB"/>
    <w:rsid w:val="00F22C23"/>
    <w:rsid w:val="00F230D6"/>
    <w:rsid w:val="00F23105"/>
    <w:rsid w:val="00F23EDC"/>
    <w:rsid w:val="00F240DA"/>
    <w:rsid w:val="00F24A26"/>
    <w:rsid w:val="00F24E5F"/>
    <w:rsid w:val="00F25013"/>
    <w:rsid w:val="00F251D8"/>
    <w:rsid w:val="00F258E0"/>
    <w:rsid w:val="00F26990"/>
    <w:rsid w:val="00F26D30"/>
    <w:rsid w:val="00F275EB"/>
    <w:rsid w:val="00F30277"/>
    <w:rsid w:val="00F304B9"/>
    <w:rsid w:val="00F30558"/>
    <w:rsid w:val="00F31DD3"/>
    <w:rsid w:val="00F320AD"/>
    <w:rsid w:val="00F33B90"/>
    <w:rsid w:val="00F34AFF"/>
    <w:rsid w:val="00F34CFC"/>
    <w:rsid w:val="00F350EE"/>
    <w:rsid w:val="00F35794"/>
    <w:rsid w:val="00F35C00"/>
    <w:rsid w:val="00F368B3"/>
    <w:rsid w:val="00F374A7"/>
    <w:rsid w:val="00F37641"/>
    <w:rsid w:val="00F3766F"/>
    <w:rsid w:val="00F37EE8"/>
    <w:rsid w:val="00F409EC"/>
    <w:rsid w:val="00F422B0"/>
    <w:rsid w:val="00F4301D"/>
    <w:rsid w:val="00F43322"/>
    <w:rsid w:val="00F433BB"/>
    <w:rsid w:val="00F43AE7"/>
    <w:rsid w:val="00F4442F"/>
    <w:rsid w:val="00F448E1"/>
    <w:rsid w:val="00F44AB8"/>
    <w:rsid w:val="00F4538B"/>
    <w:rsid w:val="00F456B9"/>
    <w:rsid w:val="00F45CF4"/>
    <w:rsid w:val="00F45F83"/>
    <w:rsid w:val="00F4659F"/>
    <w:rsid w:val="00F47372"/>
    <w:rsid w:val="00F4758E"/>
    <w:rsid w:val="00F47C1D"/>
    <w:rsid w:val="00F47C22"/>
    <w:rsid w:val="00F47E7D"/>
    <w:rsid w:val="00F50394"/>
    <w:rsid w:val="00F51096"/>
    <w:rsid w:val="00F521E0"/>
    <w:rsid w:val="00F52A40"/>
    <w:rsid w:val="00F538CB"/>
    <w:rsid w:val="00F538F0"/>
    <w:rsid w:val="00F539F9"/>
    <w:rsid w:val="00F53B6B"/>
    <w:rsid w:val="00F53D82"/>
    <w:rsid w:val="00F5437C"/>
    <w:rsid w:val="00F54BAA"/>
    <w:rsid w:val="00F55BD1"/>
    <w:rsid w:val="00F55C93"/>
    <w:rsid w:val="00F56390"/>
    <w:rsid w:val="00F56722"/>
    <w:rsid w:val="00F56B26"/>
    <w:rsid w:val="00F56EA1"/>
    <w:rsid w:val="00F56F80"/>
    <w:rsid w:val="00F57217"/>
    <w:rsid w:val="00F60213"/>
    <w:rsid w:val="00F6037F"/>
    <w:rsid w:val="00F6044B"/>
    <w:rsid w:val="00F6123E"/>
    <w:rsid w:val="00F61508"/>
    <w:rsid w:val="00F6154B"/>
    <w:rsid w:val="00F63FFF"/>
    <w:rsid w:val="00F64F0F"/>
    <w:rsid w:val="00F652CB"/>
    <w:rsid w:val="00F658E2"/>
    <w:rsid w:val="00F65933"/>
    <w:rsid w:val="00F65CC9"/>
    <w:rsid w:val="00F663B4"/>
    <w:rsid w:val="00F66950"/>
    <w:rsid w:val="00F66A37"/>
    <w:rsid w:val="00F672D6"/>
    <w:rsid w:val="00F6770E"/>
    <w:rsid w:val="00F702AC"/>
    <w:rsid w:val="00F7037A"/>
    <w:rsid w:val="00F7043B"/>
    <w:rsid w:val="00F70677"/>
    <w:rsid w:val="00F708BF"/>
    <w:rsid w:val="00F708E9"/>
    <w:rsid w:val="00F71040"/>
    <w:rsid w:val="00F7147B"/>
    <w:rsid w:val="00F727B0"/>
    <w:rsid w:val="00F7366F"/>
    <w:rsid w:val="00F73D0F"/>
    <w:rsid w:val="00F73DE7"/>
    <w:rsid w:val="00F73E3B"/>
    <w:rsid w:val="00F74293"/>
    <w:rsid w:val="00F74788"/>
    <w:rsid w:val="00F75A0A"/>
    <w:rsid w:val="00F7625C"/>
    <w:rsid w:val="00F76A39"/>
    <w:rsid w:val="00F76A84"/>
    <w:rsid w:val="00F76C93"/>
    <w:rsid w:val="00F76EBA"/>
    <w:rsid w:val="00F8043D"/>
    <w:rsid w:val="00F80890"/>
    <w:rsid w:val="00F80895"/>
    <w:rsid w:val="00F809DD"/>
    <w:rsid w:val="00F814E5"/>
    <w:rsid w:val="00F81BEA"/>
    <w:rsid w:val="00F82A86"/>
    <w:rsid w:val="00F82F34"/>
    <w:rsid w:val="00F832B9"/>
    <w:rsid w:val="00F833D4"/>
    <w:rsid w:val="00F844F3"/>
    <w:rsid w:val="00F84566"/>
    <w:rsid w:val="00F84D96"/>
    <w:rsid w:val="00F8657F"/>
    <w:rsid w:val="00F86655"/>
    <w:rsid w:val="00F869CE"/>
    <w:rsid w:val="00F86B6E"/>
    <w:rsid w:val="00F87401"/>
    <w:rsid w:val="00F87ABB"/>
    <w:rsid w:val="00F87BF4"/>
    <w:rsid w:val="00F87E7D"/>
    <w:rsid w:val="00F91876"/>
    <w:rsid w:val="00F91E71"/>
    <w:rsid w:val="00F923D2"/>
    <w:rsid w:val="00F92D80"/>
    <w:rsid w:val="00F932F3"/>
    <w:rsid w:val="00F93560"/>
    <w:rsid w:val="00F93565"/>
    <w:rsid w:val="00F938E6"/>
    <w:rsid w:val="00F938F7"/>
    <w:rsid w:val="00F944D6"/>
    <w:rsid w:val="00F94850"/>
    <w:rsid w:val="00F9561E"/>
    <w:rsid w:val="00F95A4E"/>
    <w:rsid w:val="00F95F33"/>
    <w:rsid w:val="00F96AC5"/>
    <w:rsid w:val="00F96AC6"/>
    <w:rsid w:val="00F97712"/>
    <w:rsid w:val="00F97FAF"/>
    <w:rsid w:val="00FA0392"/>
    <w:rsid w:val="00FA065D"/>
    <w:rsid w:val="00FA0695"/>
    <w:rsid w:val="00FA0AA5"/>
    <w:rsid w:val="00FA1340"/>
    <w:rsid w:val="00FA198C"/>
    <w:rsid w:val="00FA1C7A"/>
    <w:rsid w:val="00FA262A"/>
    <w:rsid w:val="00FA2F0C"/>
    <w:rsid w:val="00FA3354"/>
    <w:rsid w:val="00FA33DA"/>
    <w:rsid w:val="00FA3CA8"/>
    <w:rsid w:val="00FA3F1F"/>
    <w:rsid w:val="00FA4071"/>
    <w:rsid w:val="00FA4320"/>
    <w:rsid w:val="00FA4705"/>
    <w:rsid w:val="00FA4AF9"/>
    <w:rsid w:val="00FA50D6"/>
    <w:rsid w:val="00FA5EC4"/>
    <w:rsid w:val="00FA61DC"/>
    <w:rsid w:val="00FA66F6"/>
    <w:rsid w:val="00FA6705"/>
    <w:rsid w:val="00FA6761"/>
    <w:rsid w:val="00FA6A72"/>
    <w:rsid w:val="00FA6CFF"/>
    <w:rsid w:val="00FA6E5D"/>
    <w:rsid w:val="00FA6E73"/>
    <w:rsid w:val="00FA79C6"/>
    <w:rsid w:val="00FB0363"/>
    <w:rsid w:val="00FB09BE"/>
    <w:rsid w:val="00FB0BBD"/>
    <w:rsid w:val="00FB119F"/>
    <w:rsid w:val="00FB1362"/>
    <w:rsid w:val="00FB16DD"/>
    <w:rsid w:val="00FB1AF2"/>
    <w:rsid w:val="00FB1BC2"/>
    <w:rsid w:val="00FB200F"/>
    <w:rsid w:val="00FB256B"/>
    <w:rsid w:val="00FB3162"/>
    <w:rsid w:val="00FB3174"/>
    <w:rsid w:val="00FB36AF"/>
    <w:rsid w:val="00FB381A"/>
    <w:rsid w:val="00FB38A0"/>
    <w:rsid w:val="00FB403F"/>
    <w:rsid w:val="00FB4170"/>
    <w:rsid w:val="00FB4F23"/>
    <w:rsid w:val="00FB5522"/>
    <w:rsid w:val="00FB5CF4"/>
    <w:rsid w:val="00FB5FE3"/>
    <w:rsid w:val="00FB6172"/>
    <w:rsid w:val="00FB63DA"/>
    <w:rsid w:val="00FB6E88"/>
    <w:rsid w:val="00FB7000"/>
    <w:rsid w:val="00FB731A"/>
    <w:rsid w:val="00FB7626"/>
    <w:rsid w:val="00FB7713"/>
    <w:rsid w:val="00FC00DE"/>
    <w:rsid w:val="00FC0511"/>
    <w:rsid w:val="00FC0AA1"/>
    <w:rsid w:val="00FC1B68"/>
    <w:rsid w:val="00FC1B7B"/>
    <w:rsid w:val="00FC2227"/>
    <w:rsid w:val="00FC2938"/>
    <w:rsid w:val="00FC3264"/>
    <w:rsid w:val="00FC371B"/>
    <w:rsid w:val="00FC3AE7"/>
    <w:rsid w:val="00FC3DB7"/>
    <w:rsid w:val="00FC3EEE"/>
    <w:rsid w:val="00FC4429"/>
    <w:rsid w:val="00FC5076"/>
    <w:rsid w:val="00FC512F"/>
    <w:rsid w:val="00FC5956"/>
    <w:rsid w:val="00FC5B62"/>
    <w:rsid w:val="00FC61BB"/>
    <w:rsid w:val="00FC6298"/>
    <w:rsid w:val="00FC63EF"/>
    <w:rsid w:val="00FC64FA"/>
    <w:rsid w:val="00FC65D9"/>
    <w:rsid w:val="00FC71D5"/>
    <w:rsid w:val="00FC7733"/>
    <w:rsid w:val="00FC780A"/>
    <w:rsid w:val="00FC7D95"/>
    <w:rsid w:val="00FC7EC2"/>
    <w:rsid w:val="00FD0C85"/>
    <w:rsid w:val="00FD0D98"/>
    <w:rsid w:val="00FD2DF2"/>
    <w:rsid w:val="00FD3601"/>
    <w:rsid w:val="00FD3FCE"/>
    <w:rsid w:val="00FD478A"/>
    <w:rsid w:val="00FD4AF2"/>
    <w:rsid w:val="00FD4B07"/>
    <w:rsid w:val="00FD4B8B"/>
    <w:rsid w:val="00FD4E92"/>
    <w:rsid w:val="00FD5085"/>
    <w:rsid w:val="00FD5234"/>
    <w:rsid w:val="00FD62C8"/>
    <w:rsid w:val="00FD64DF"/>
    <w:rsid w:val="00FD675B"/>
    <w:rsid w:val="00FD6C6D"/>
    <w:rsid w:val="00FD70E2"/>
    <w:rsid w:val="00FD7EDC"/>
    <w:rsid w:val="00FE0B17"/>
    <w:rsid w:val="00FE0D80"/>
    <w:rsid w:val="00FE0E2E"/>
    <w:rsid w:val="00FE0F8C"/>
    <w:rsid w:val="00FE1260"/>
    <w:rsid w:val="00FE13ED"/>
    <w:rsid w:val="00FE1BE0"/>
    <w:rsid w:val="00FE1E00"/>
    <w:rsid w:val="00FE229E"/>
    <w:rsid w:val="00FE2841"/>
    <w:rsid w:val="00FE4459"/>
    <w:rsid w:val="00FE4B51"/>
    <w:rsid w:val="00FE4D89"/>
    <w:rsid w:val="00FE4DBA"/>
    <w:rsid w:val="00FE5264"/>
    <w:rsid w:val="00FE5A77"/>
    <w:rsid w:val="00FE5DC1"/>
    <w:rsid w:val="00FE5E45"/>
    <w:rsid w:val="00FE5F93"/>
    <w:rsid w:val="00FE6299"/>
    <w:rsid w:val="00FE62B6"/>
    <w:rsid w:val="00FE6AEA"/>
    <w:rsid w:val="00FE6B26"/>
    <w:rsid w:val="00FE6F00"/>
    <w:rsid w:val="00FE6F2D"/>
    <w:rsid w:val="00FE707C"/>
    <w:rsid w:val="00FE7769"/>
    <w:rsid w:val="00FE7B59"/>
    <w:rsid w:val="00FF0983"/>
    <w:rsid w:val="00FF0A63"/>
    <w:rsid w:val="00FF0D7B"/>
    <w:rsid w:val="00FF1524"/>
    <w:rsid w:val="00FF189C"/>
    <w:rsid w:val="00FF2227"/>
    <w:rsid w:val="00FF2B28"/>
    <w:rsid w:val="00FF2DC7"/>
    <w:rsid w:val="00FF3320"/>
    <w:rsid w:val="00FF3409"/>
    <w:rsid w:val="00FF37D5"/>
    <w:rsid w:val="00FF3C87"/>
    <w:rsid w:val="00FF45DC"/>
    <w:rsid w:val="00FF465B"/>
    <w:rsid w:val="00FF4AD8"/>
    <w:rsid w:val="00FF6163"/>
    <w:rsid w:val="00FF62B1"/>
    <w:rsid w:val="00FF67A6"/>
    <w:rsid w:val="00FF6B38"/>
    <w:rsid w:val="00FF6BAB"/>
    <w:rsid w:val="00FF6C20"/>
    <w:rsid w:val="00FF6CFC"/>
    <w:rsid w:val="00FF780F"/>
    <w:rsid w:val="00FF7BC3"/>
    <w:rsid w:val="00FF7BF5"/>
    <w:rsid w:val="00FF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40C4"/>
  <w15:docId w15:val="{0B94A0FE-6988-4A65-9470-3E3C7E53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AA6"/>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DA7AA6"/>
    <w:pPr>
      <w:keepNext/>
      <w:jc w:val="both"/>
      <w:outlineLvl w:val="0"/>
    </w:pPr>
    <w:rPr>
      <w:b/>
      <w:bCs/>
      <w:color w:val="000000"/>
      <w:sz w:val="28"/>
      <w:szCs w:val="30"/>
    </w:rPr>
  </w:style>
  <w:style w:type="paragraph" w:styleId="Heading2">
    <w:name w:val="heading 2"/>
    <w:basedOn w:val="Normal"/>
    <w:next w:val="Normal"/>
    <w:link w:val="Heading2Char"/>
    <w:uiPriority w:val="9"/>
    <w:semiHidden/>
    <w:unhideWhenUsed/>
    <w:qFormat/>
    <w:rsid w:val="00DA7AA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AA6"/>
    <w:rPr>
      <w:rFonts w:eastAsia="Times New Roman" w:cs="Times New Roman"/>
      <w:b/>
      <w:bCs/>
      <w:color w:val="000000"/>
      <w:szCs w:val="30"/>
    </w:rPr>
  </w:style>
  <w:style w:type="character" w:customStyle="1" w:styleId="Heading2Char">
    <w:name w:val="Heading 2 Char"/>
    <w:basedOn w:val="DefaultParagraphFont"/>
    <w:link w:val="Heading2"/>
    <w:uiPriority w:val="9"/>
    <w:semiHidden/>
    <w:rsid w:val="00DA7AA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6495C"/>
    <w:pPr>
      <w:ind w:left="720"/>
      <w:contextualSpacing/>
    </w:pPr>
  </w:style>
  <w:style w:type="paragraph" w:styleId="Header">
    <w:name w:val="header"/>
    <w:basedOn w:val="Normal"/>
    <w:link w:val="HeaderChar"/>
    <w:uiPriority w:val="99"/>
    <w:unhideWhenUsed/>
    <w:rsid w:val="00221E1B"/>
    <w:pPr>
      <w:tabs>
        <w:tab w:val="center" w:pos="4680"/>
        <w:tab w:val="right" w:pos="9360"/>
      </w:tabs>
    </w:pPr>
  </w:style>
  <w:style w:type="character" w:customStyle="1" w:styleId="HeaderChar">
    <w:name w:val="Header Char"/>
    <w:basedOn w:val="DefaultParagraphFont"/>
    <w:link w:val="Header"/>
    <w:uiPriority w:val="99"/>
    <w:rsid w:val="00221E1B"/>
    <w:rPr>
      <w:rFonts w:eastAsia="Times New Roman" w:cs="Times New Roman"/>
      <w:sz w:val="24"/>
      <w:szCs w:val="24"/>
    </w:rPr>
  </w:style>
  <w:style w:type="paragraph" w:styleId="Footer">
    <w:name w:val="footer"/>
    <w:basedOn w:val="Normal"/>
    <w:link w:val="FooterChar"/>
    <w:uiPriority w:val="99"/>
    <w:unhideWhenUsed/>
    <w:rsid w:val="00221E1B"/>
    <w:pPr>
      <w:tabs>
        <w:tab w:val="center" w:pos="4680"/>
        <w:tab w:val="right" w:pos="9360"/>
      </w:tabs>
    </w:pPr>
  </w:style>
  <w:style w:type="character" w:customStyle="1" w:styleId="FooterChar">
    <w:name w:val="Footer Char"/>
    <w:basedOn w:val="DefaultParagraphFont"/>
    <w:link w:val="Footer"/>
    <w:uiPriority w:val="99"/>
    <w:rsid w:val="00221E1B"/>
    <w:rPr>
      <w:rFonts w:eastAsia="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Tegn Char,Footnote Text Char Char Char Char Char Char Ch"/>
    <w:basedOn w:val="Normal"/>
    <w:link w:val="FootnoteTextChar"/>
    <w:uiPriority w:val="99"/>
    <w:unhideWhenUsed/>
    <w:rsid w:val="008B01AF"/>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Tegn Char Char"/>
    <w:basedOn w:val="DefaultParagraphFont"/>
    <w:link w:val="FootnoteText"/>
    <w:uiPriority w:val="99"/>
    <w:rsid w:val="008B01AF"/>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BVI f"/>
    <w:basedOn w:val="DefaultParagraphFont"/>
    <w:link w:val="ftrefCharCharChar1Char"/>
    <w:uiPriority w:val="99"/>
    <w:unhideWhenUsed/>
    <w:qFormat/>
    <w:rsid w:val="008B01AF"/>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88246E"/>
    <w:pPr>
      <w:spacing w:after="160" w:line="240" w:lineRule="exact"/>
    </w:pPr>
    <w:rPr>
      <w:rFonts w:eastAsiaTheme="minorHAnsi" w:cstheme="minorBidi"/>
      <w:sz w:val="28"/>
      <w:szCs w:val="22"/>
      <w:vertAlign w:val="superscript"/>
    </w:rPr>
  </w:style>
  <w:style w:type="character" w:customStyle="1" w:styleId="fontstyle31">
    <w:name w:val="fontstyle31"/>
    <w:basedOn w:val="DefaultParagraphFont"/>
    <w:rsid w:val="005B680B"/>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FA61DC"/>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2023C6"/>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959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59E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C4864"/>
    <w:rPr>
      <w:sz w:val="16"/>
      <w:szCs w:val="16"/>
    </w:rPr>
  </w:style>
  <w:style w:type="paragraph" w:styleId="CommentText">
    <w:name w:val="annotation text"/>
    <w:basedOn w:val="Normal"/>
    <w:link w:val="CommentTextChar"/>
    <w:uiPriority w:val="99"/>
    <w:semiHidden/>
    <w:unhideWhenUsed/>
    <w:rsid w:val="001C4864"/>
    <w:rPr>
      <w:sz w:val="20"/>
      <w:szCs w:val="20"/>
    </w:rPr>
  </w:style>
  <w:style w:type="character" w:customStyle="1" w:styleId="CommentTextChar">
    <w:name w:val="Comment Text Char"/>
    <w:basedOn w:val="DefaultParagraphFont"/>
    <w:link w:val="CommentText"/>
    <w:uiPriority w:val="99"/>
    <w:semiHidden/>
    <w:rsid w:val="001C4864"/>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C4864"/>
    <w:rPr>
      <w:b/>
      <w:bCs/>
    </w:rPr>
  </w:style>
  <w:style w:type="character" w:customStyle="1" w:styleId="CommentSubjectChar">
    <w:name w:val="Comment Subject Char"/>
    <w:basedOn w:val="CommentTextChar"/>
    <w:link w:val="CommentSubject"/>
    <w:uiPriority w:val="99"/>
    <w:semiHidden/>
    <w:rsid w:val="001C4864"/>
    <w:rPr>
      <w:rFonts w:eastAsia="Times New Roman" w:cs="Times New Roman"/>
      <w:b/>
      <w:bCs/>
      <w:sz w:val="20"/>
      <w:szCs w:val="20"/>
    </w:rPr>
  </w:style>
  <w:style w:type="paragraph" w:styleId="NormalWeb">
    <w:name w:val="Normal (Web)"/>
    <w:basedOn w:val="Normal"/>
    <w:uiPriority w:val="99"/>
    <w:semiHidden/>
    <w:unhideWhenUsed/>
    <w:rsid w:val="00565961"/>
    <w:pPr>
      <w:spacing w:before="100" w:beforeAutospacing="1" w:after="100" w:afterAutospacing="1"/>
    </w:pPr>
  </w:style>
  <w:style w:type="character" w:styleId="Hyperlink">
    <w:name w:val="Hyperlink"/>
    <w:basedOn w:val="DefaultParagraphFont"/>
    <w:uiPriority w:val="99"/>
    <w:unhideWhenUsed/>
    <w:rsid w:val="00CE127C"/>
    <w:rPr>
      <w:color w:val="0563C1" w:themeColor="hyperlink"/>
      <w:u w:val="single"/>
    </w:rPr>
  </w:style>
  <w:style w:type="character" w:styleId="UnresolvedMention">
    <w:name w:val="Unresolved Mention"/>
    <w:basedOn w:val="DefaultParagraphFont"/>
    <w:uiPriority w:val="99"/>
    <w:semiHidden/>
    <w:unhideWhenUsed/>
    <w:rsid w:val="00CE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234659">
      <w:bodyDiv w:val="1"/>
      <w:marLeft w:val="0"/>
      <w:marRight w:val="0"/>
      <w:marTop w:val="0"/>
      <w:marBottom w:val="0"/>
      <w:divBdr>
        <w:top w:val="none" w:sz="0" w:space="0" w:color="auto"/>
        <w:left w:val="none" w:sz="0" w:space="0" w:color="auto"/>
        <w:bottom w:val="none" w:sz="0" w:space="0" w:color="auto"/>
        <w:right w:val="none" w:sz="0" w:space="0" w:color="auto"/>
      </w:divBdr>
    </w:div>
    <w:div w:id="1379082970">
      <w:bodyDiv w:val="1"/>
      <w:marLeft w:val="0"/>
      <w:marRight w:val="0"/>
      <w:marTop w:val="0"/>
      <w:marBottom w:val="0"/>
      <w:divBdr>
        <w:top w:val="none" w:sz="0" w:space="0" w:color="auto"/>
        <w:left w:val="none" w:sz="0" w:space="0" w:color="auto"/>
        <w:bottom w:val="none" w:sz="0" w:space="0" w:color="auto"/>
        <w:right w:val="none" w:sz="0" w:space="0" w:color="auto"/>
      </w:divBdr>
    </w:div>
    <w:div w:id="194264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88FF4-180B-44BF-B3CF-88137ADBC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5</Pages>
  <Words>1800</Words>
  <Characters>10261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Cẩm Thoa</dc:creator>
  <cp:keywords/>
  <dc:description/>
  <cp:lastModifiedBy>phuc Nguyen</cp:lastModifiedBy>
  <cp:revision>202</cp:revision>
  <dcterms:created xsi:type="dcterms:W3CDTF">2026-01-26T08:40:00Z</dcterms:created>
  <dcterms:modified xsi:type="dcterms:W3CDTF">2026-10-07T09:27:00Z</dcterms:modified>
</cp:coreProperties>
</file>