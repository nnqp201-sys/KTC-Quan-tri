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25" w:type="dxa"/>
        <w:jc w:val="center"/>
        <w:tblLook w:val="0000" w:firstRow="0" w:lastRow="0" w:firstColumn="0" w:lastColumn="0" w:noHBand="0" w:noVBand="0"/>
      </w:tblPr>
      <w:tblGrid>
        <w:gridCol w:w="4096"/>
        <w:gridCol w:w="5529"/>
      </w:tblGrid>
      <w:tr w:rsidR="000D6CD3" w:rsidRPr="008B4015" w14:paraId="1FD38086" w14:textId="77777777" w:rsidTr="007B721D">
        <w:trPr>
          <w:trHeight w:val="850"/>
          <w:jc w:val="center"/>
        </w:trPr>
        <w:tc>
          <w:tcPr>
            <w:tcW w:w="4096" w:type="dxa"/>
          </w:tcPr>
          <w:p w14:paraId="3F053FCE" w14:textId="0B4E78D4" w:rsidR="000D6CD3" w:rsidRPr="00284DD3" w:rsidRDefault="000D6CD3" w:rsidP="00144B80">
            <w:pPr>
              <w:jc w:val="center"/>
              <w:rPr>
                <w:sz w:val="26"/>
                <w:lang w:val="nl-NL"/>
              </w:rPr>
            </w:pPr>
            <w:r w:rsidRPr="00284DD3">
              <w:rPr>
                <w:sz w:val="26"/>
                <w:lang w:val="nl-NL"/>
              </w:rPr>
              <w:t xml:space="preserve">UBND TỈNH </w:t>
            </w:r>
            <w:r w:rsidR="003D48A2">
              <w:rPr>
                <w:sz w:val="26"/>
                <w:lang w:val="nl-NL"/>
              </w:rPr>
              <w:t>QUẢNG NGÃI</w:t>
            </w:r>
          </w:p>
          <w:p w14:paraId="3F760167" w14:textId="400EFB59" w:rsidR="000D6CD3" w:rsidRPr="00284DD3" w:rsidRDefault="000D6CD3" w:rsidP="00601260">
            <w:pPr>
              <w:ind w:left="-125" w:right="-89"/>
              <w:jc w:val="center"/>
              <w:rPr>
                <w:b/>
                <w:sz w:val="26"/>
                <w:lang w:val="nl-NL"/>
              </w:rPr>
            </w:pPr>
            <w:r w:rsidRPr="00284DD3">
              <w:rPr>
                <w:b/>
                <w:sz w:val="26"/>
                <w:lang w:val="nl-NL"/>
              </w:rPr>
              <w:t>TRƯỜNG CAO ĐẲNG</w:t>
            </w:r>
            <w:r w:rsidR="00601260" w:rsidRPr="00284DD3">
              <w:rPr>
                <w:b/>
                <w:sz w:val="26"/>
                <w:lang w:val="nl-NL"/>
              </w:rPr>
              <w:t xml:space="preserve"> </w:t>
            </w:r>
            <w:r w:rsidRPr="00284DD3">
              <w:rPr>
                <w:b/>
                <w:sz w:val="26"/>
                <w:lang w:val="nl-NL"/>
              </w:rPr>
              <w:t>KON TUM</w:t>
            </w:r>
          </w:p>
          <w:p w14:paraId="672A6659" w14:textId="19CD61F2" w:rsidR="000D6CD3" w:rsidRPr="00284DD3" w:rsidRDefault="00601260" w:rsidP="00144B80">
            <w:pPr>
              <w:jc w:val="center"/>
              <w:rPr>
                <w:b/>
                <w:sz w:val="8"/>
                <w:szCs w:val="16"/>
                <w:lang w:val="nl-NL"/>
              </w:rPr>
            </w:pPr>
            <w:r w:rsidRPr="00642FAC">
              <w:rPr>
                <w:noProof/>
                <w:lang w:eastAsia="ja-JP"/>
              </w:rPr>
              <mc:AlternateContent>
                <mc:Choice Requires="wps">
                  <w:drawing>
                    <wp:anchor distT="0" distB="0" distL="114300" distR="114300" simplePos="0" relativeHeight="251664384" behindDoc="0" locked="0" layoutInCell="1" allowOverlap="1" wp14:anchorId="788F782C" wp14:editId="0CA58B0B">
                      <wp:simplePos x="0" y="0"/>
                      <wp:positionH relativeFrom="column">
                        <wp:posOffset>797006</wp:posOffset>
                      </wp:positionH>
                      <wp:positionV relativeFrom="paragraph">
                        <wp:posOffset>22618</wp:posOffset>
                      </wp:positionV>
                      <wp:extent cx="8382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0CF15"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5pt,1.8pt" to="128.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"/>
                  </w:pict>
                </mc:Fallback>
              </mc:AlternateContent>
            </w:r>
          </w:p>
        </w:tc>
        <w:tc>
          <w:tcPr>
            <w:tcW w:w="5529" w:type="dxa"/>
          </w:tcPr>
          <w:p w14:paraId="47A13B5D" w14:textId="77777777" w:rsidR="000D6CD3" w:rsidRPr="00642FAC" w:rsidRDefault="000D6CD3" w:rsidP="00601260">
            <w:pPr>
              <w:ind w:left="-109" w:right="-108"/>
              <w:jc w:val="center"/>
              <w:rPr>
                <w:b/>
                <w:iCs/>
                <w:sz w:val="26"/>
                <w:lang w:val="nl-NL"/>
              </w:rPr>
            </w:pPr>
            <w:r w:rsidRPr="00642FAC">
              <w:rPr>
                <w:b/>
                <w:iCs/>
                <w:sz w:val="26"/>
                <w:lang w:val="nl-NL"/>
              </w:rPr>
              <w:t>CỘNG HÒA XÃ HỘI CHỦ NGHĨA VIỆT NAM</w:t>
            </w:r>
          </w:p>
          <w:p w14:paraId="061C30F7" w14:textId="77777777" w:rsidR="000D6CD3" w:rsidRPr="00284DD3" w:rsidRDefault="000D6CD3" w:rsidP="00144B80">
            <w:pPr>
              <w:jc w:val="center"/>
              <w:rPr>
                <w:b/>
                <w:iCs/>
                <w:sz w:val="28"/>
              </w:rPr>
            </w:pPr>
            <w:r w:rsidRPr="00284DD3">
              <w:rPr>
                <w:b/>
                <w:iCs/>
                <w:sz w:val="28"/>
              </w:rPr>
              <w:t>Độc lập - Tự do - Hạnh phúc</w:t>
            </w:r>
          </w:p>
          <w:p w14:paraId="72784AC2" w14:textId="77777777" w:rsidR="000D6CD3" w:rsidRPr="00284DD3" w:rsidRDefault="000D6CD3" w:rsidP="00144B80">
            <w:pPr>
              <w:jc w:val="center"/>
              <w:rPr>
                <w:i/>
                <w:iCs/>
                <w:sz w:val="26"/>
              </w:rPr>
            </w:pPr>
            <w:r w:rsidRPr="00642FAC">
              <w:rPr>
                <w:i/>
                <w:iCs/>
                <w:noProof/>
                <w:sz w:val="26"/>
                <w:lang w:eastAsia="ja-JP"/>
              </w:rPr>
              <mc:AlternateContent>
                <mc:Choice Requires="wps">
                  <w:drawing>
                    <wp:anchor distT="0" distB="0" distL="114300" distR="114300" simplePos="0" relativeHeight="251663360" behindDoc="0" locked="0" layoutInCell="1" allowOverlap="1" wp14:anchorId="72B25934" wp14:editId="087DDC08">
                      <wp:simplePos x="0" y="0"/>
                      <wp:positionH relativeFrom="column">
                        <wp:posOffset>608157</wp:posOffset>
                      </wp:positionH>
                      <wp:positionV relativeFrom="paragraph">
                        <wp:posOffset>15875</wp:posOffset>
                      </wp:positionV>
                      <wp:extent cx="2184400" cy="0"/>
                      <wp:effectExtent l="0" t="0" r="2540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DB2005"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9pt,1.25pt" to="219.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"/>
                  </w:pict>
                </mc:Fallback>
              </mc:AlternateContent>
            </w:r>
          </w:p>
        </w:tc>
      </w:tr>
      <w:tr w:rsidR="000D6CD3" w:rsidRPr="00427EB9" w14:paraId="6BBB56F4" w14:textId="77777777" w:rsidTr="007B721D">
        <w:trPr>
          <w:trHeight w:val="270"/>
          <w:jc w:val="center"/>
        </w:trPr>
        <w:tc>
          <w:tcPr>
            <w:tcW w:w="4096" w:type="dxa"/>
          </w:tcPr>
          <w:p w14:paraId="1F7101DB" w14:textId="03617E06" w:rsidR="000D6CD3" w:rsidRPr="00642FAC" w:rsidRDefault="000D6CD3" w:rsidP="00D95677">
            <w:pPr>
              <w:jc w:val="center"/>
              <w:rPr>
                <w:sz w:val="26"/>
                <w:szCs w:val="26"/>
              </w:rPr>
            </w:pPr>
            <w:r w:rsidRPr="00642FAC">
              <w:rPr>
                <w:sz w:val="26"/>
                <w:szCs w:val="26"/>
              </w:rPr>
              <w:t>Số:</w:t>
            </w:r>
            <w:r w:rsidR="00604160">
              <w:rPr>
                <w:sz w:val="26"/>
                <w:szCs w:val="26"/>
              </w:rPr>
              <w:t xml:space="preserve">   </w:t>
            </w:r>
            <w:r w:rsidR="003D48A2">
              <w:rPr>
                <w:sz w:val="26"/>
                <w:szCs w:val="26"/>
              </w:rPr>
              <w:t xml:space="preserve">    </w:t>
            </w:r>
            <w:r w:rsidR="00604160">
              <w:rPr>
                <w:sz w:val="26"/>
                <w:szCs w:val="26"/>
              </w:rPr>
              <w:t xml:space="preserve">  </w:t>
            </w:r>
            <w:r w:rsidRPr="00642FAC">
              <w:rPr>
                <w:sz w:val="26"/>
                <w:szCs w:val="26"/>
              </w:rPr>
              <w:t>/TB-CĐ</w:t>
            </w:r>
            <w:r w:rsidR="00601260">
              <w:rPr>
                <w:sz w:val="26"/>
                <w:szCs w:val="26"/>
              </w:rPr>
              <w:t>KT</w:t>
            </w:r>
          </w:p>
        </w:tc>
        <w:tc>
          <w:tcPr>
            <w:tcW w:w="5529" w:type="dxa"/>
          </w:tcPr>
          <w:p w14:paraId="5F4C5D00" w14:textId="17996F00" w:rsidR="000D6CD3" w:rsidRPr="009F0A24" w:rsidRDefault="003D48A2" w:rsidP="00D95677">
            <w:pPr>
              <w:jc w:val="center"/>
              <w:rPr>
                <w:i/>
                <w:iCs/>
                <w:sz w:val="26"/>
              </w:rPr>
            </w:pPr>
            <w:r w:rsidRPr="009F0A24">
              <w:rPr>
                <w:i/>
                <w:iCs/>
                <w:sz w:val="28"/>
              </w:rPr>
              <w:t>Quảng Ngãi</w:t>
            </w:r>
            <w:r w:rsidR="00604160" w:rsidRPr="009F0A24">
              <w:rPr>
                <w:i/>
                <w:iCs/>
                <w:sz w:val="28"/>
              </w:rPr>
              <w:t>, ngày</w:t>
            </w:r>
            <w:r w:rsidR="005C215D">
              <w:rPr>
                <w:i/>
                <w:iCs/>
                <w:sz w:val="28"/>
              </w:rPr>
              <w:t xml:space="preserve">      </w:t>
            </w:r>
            <w:r w:rsidR="000D6CD3" w:rsidRPr="009F0A24">
              <w:rPr>
                <w:i/>
                <w:iCs/>
                <w:sz w:val="28"/>
              </w:rPr>
              <w:t xml:space="preserve">tháng </w:t>
            </w:r>
            <w:r w:rsidR="006030FE">
              <w:rPr>
                <w:i/>
                <w:iCs/>
                <w:sz w:val="28"/>
              </w:rPr>
              <w:t>10</w:t>
            </w:r>
            <w:r w:rsidR="000D6CD3" w:rsidRPr="009F0A24">
              <w:rPr>
                <w:i/>
                <w:iCs/>
                <w:sz w:val="28"/>
              </w:rPr>
              <w:t xml:space="preserve"> năm 202</w:t>
            </w:r>
            <w:r w:rsidR="00611880">
              <w:rPr>
                <w:i/>
                <w:iCs/>
                <w:sz w:val="28"/>
              </w:rPr>
              <w:t>6</w:t>
            </w:r>
          </w:p>
        </w:tc>
      </w:tr>
    </w:tbl>
    <w:p w14:paraId="7750A25F" w14:textId="77777777" w:rsidR="00E81523" w:rsidRPr="009F0A24" w:rsidRDefault="00E81523" w:rsidP="005C7C43">
      <w:pPr>
        <w:spacing w:before="360"/>
        <w:jc w:val="center"/>
        <w:rPr>
          <w:b/>
          <w:sz w:val="28"/>
          <w:szCs w:val="28"/>
        </w:rPr>
      </w:pPr>
      <w:r w:rsidRPr="009F0A24">
        <w:rPr>
          <w:b/>
          <w:sz w:val="28"/>
          <w:szCs w:val="28"/>
        </w:rPr>
        <w:t>THÔNG BÁO</w:t>
      </w:r>
    </w:p>
    <w:p w14:paraId="4B7EB7E5" w14:textId="77777777" w:rsidR="00BB71CF" w:rsidRPr="009F0A24" w:rsidRDefault="00BB71CF" w:rsidP="00BB71CF">
      <w:pPr>
        <w:tabs>
          <w:tab w:val="left" w:leader="dot" w:pos="9180"/>
        </w:tabs>
        <w:jc w:val="center"/>
        <w:rPr>
          <w:b/>
          <w:sz w:val="28"/>
          <w:szCs w:val="28"/>
        </w:rPr>
      </w:pPr>
      <w:r w:rsidRPr="009F0A24">
        <w:rPr>
          <w:b/>
          <w:sz w:val="28"/>
          <w:szCs w:val="28"/>
        </w:rPr>
        <w:t xml:space="preserve">hướng dẫn triển khai xây dựng Báo cáo </w:t>
      </w:r>
      <w:r>
        <w:rPr>
          <w:b/>
          <w:sz w:val="28"/>
          <w:szCs w:val="28"/>
        </w:rPr>
        <w:t>tổng kết chương trình công tác</w:t>
      </w:r>
      <w:r w:rsidRPr="009F0A24">
        <w:rPr>
          <w:b/>
          <w:sz w:val="28"/>
          <w:szCs w:val="28"/>
        </w:rPr>
        <w:t xml:space="preserve"> năm 202</w:t>
      </w:r>
      <w:r>
        <w:rPr>
          <w:b/>
          <w:sz w:val="28"/>
          <w:szCs w:val="28"/>
        </w:rPr>
        <w:t>6</w:t>
      </w:r>
      <w:r w:rsidRPr="009F0A24">
        <w:rPr>
          <w:b/>
          <w:sz w:val="28"/>
          <w:szCs w:val="28"/>
        </w:rPr>
        <w:t>, phương hướng nhiệm vụ năm 202</w:t>
      </w:r>
      <w:r>
        <w:rPr>
          <w:b/>
          <w:sz w:val="28"/>
          <w:szCs w:val="28"/>
        </w:rPr>
        <w:t>7</w:t>
      </w:r>
      <w:r w:rsidRPr="009F0A24">
        <w:rPr>
          <w:b/>
          <w:sz w:val="28"/>
          <w:szCs w:val="28"/>
        </w:rPr>
        <w:t xml:space="preserve"> và xây dựng</w:t>
      </w:r>
    </w:p>
    <w:p w14:paraId="01264D28" w14:textId="3356F008" w:rsidR="008C0EA4" w:rsidRPr="009F0A24" w:rsidRDefault="00BB71CF" w:rsidP="008C0EA4">
      <w:pPr>
        <w:tabs>
          <w:tab w:val="left" w:leader="dot" w:pos="9180"/>
        </w:tabs>
        <w:jc w:val="center"/>
        <w:rPr>
          <w:b/>
          <w:sz w:val="28"/>
          <w:szCs w:val="28"/>
        </w:rPr>
      </w:pPr>
      <w:r>
        <w:rPr>
          <w:b/>
          <w:sz w:val="28"/>
          <w:szCs w:val="28"/>
        </w:rPr>
        <w:t>Kế hoạch</w:t>
      </w:r>
      <w:r w:rsidRPr="009F0A24">
        <w:rPr>
          <w:b/>
          <w:sz w:val="28"/>
          <w:szCs w:val="28"/>
        </w:rPr>
        <w:t xml:space="preserve"> công tác năm 202</w:t>
      </w:r>
      <w:r>
        <w:rPr>
          <w:b/>
          <w:sz w:val="28"/>
          <w:szCs w:val="28"/>
        </w:rPr>
        <w:t>7</w:t>
      </w:r>
    </w:p>
    <w:p w14:paraId="65CEE97C" w14:textId="77777777" w:rsidR="00E7286D" w:rsidRPr="009F0A24" w:rsidRDefault="002E7DCC" w:rsidP="007A769C">
      <w:pPr>
        <w:rPr>
          <w:sz w:val="28"/>
          <w:szCs w:val="28"/>
        </w:rPr>
      </w:pPr>
      <w:r w:rsidRPr="00642FAC">
        <w:rPr>
          <w:noProof/>
          <w:sz w:val="28"/>
          <w:szCs w:val="28"/>
          <w:lang w:eastAsia="ja-JP"/>
        </w:rPr>
        <mc:AlternateContent>
          <mc:Choice Requires="wps">
            <w:drawing>
              <wp:anchor distT="0" distB="0" distL="114300" distR="114300" simplePos="0" relativeHeight="251661312" behindDoc="0" locked="0" layoutInCell="1" allowOverlap="1" wp14:anchorId="0E4A9895" wp14:editId="5ECC36C3">
                <wp:simplePos x="0" y="0"/>
                <wp:positionH relativeFrom="column">
                  <wp:posOffset>2059305</wp:posOffset>
                </wp:positionH>
                <wp:positionV relativeFrom="paragraph">
                  <wp:posOffset>62865</wp:posOffset>
                </wp:positionV>
                <wp:extent cx="1674495"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1674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a14="http://schemas.microsoft.com/office/drawing/2010/main" xmlns:wp14="http://schemas.microsoft.com/office/word/2010/wordml">
            <w:pict w14:anchorId="36EA9B61">
              <v:line id="Straight Connector 1"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040]" from="162.15pt,4.95pt" to="294pt,4.95pt" w14:anchorId="2EAA9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"/>
            </w:pict>
          </mc:Fallback>
        </mc:AlternateContent>
      </w:r>
    </w:p>
    <w:p w14:paraId="03D172D8" w14:textId="77777777" w:rsidR="00303001" w:rsidRDefault="00303001" w:rsidP="00303001">
      <w:pPr>
        <w:widowControl w:val="0"/>
        <w:spacing w:before="120" w:after="120" w:line="276" w:lineRule="auto"/>
        <w:ind w:firstLine="720"/>
        <w:jc w:val="both"/>
        <w:rPr>
          <w:i/>
          <w:sz w:val="28"/>
          <w:szCs w:val="28"/>
        </w:rPr>
      </w:pPr>
      <w:r w:rsidRPr="009F0A24">
        <w:rPr>
          <w:i/>
          <w:sz w:val="28"/>
          <w:szCs w:val="28"/>
        </w:rPr>
        <w:t xml:space="preserve">Căn cứ Quyết định số </w:t>
      </w:r>
      <w:r w:rsidRPr="00611880">
        <w:rPr>
          <w:i/>
          <w:sz w:val="28"/>
          <w:szCs w:val="28"/>
        </w:rPr>
        <w:t xml:space="preserve">2073/QĐ-CĐKT </w:t>
      </w:r>
      <w:r w:rsidRPr="009F0A24">
        <w:rPr>
          <w:i/>
          <w:sz w:val="28"/>
          <w:szCs w:val="28"/>
        </w:rPr>
        <w:t xml:space="preserve">ngày </w:t>
      </w:r>
      <w:r w:rsidRPr="00611880">
        <w:rPr>
          <w:i/>
          <w:sz w:val="28"/>
          <w:szCs w:val="28"/>
        </w:rPr>
        <w:t xml:space="preserve">23/9/2026 </w:t>
      </w:r>
      <w:r w:rsidRPr="009F0A24">
        <w:rPr>
          <w:i/>
          <w:sz w:val="28"/>
          <w:szCs w:val="28"/>
        </w:rPr>
        <w:t xml:space="preserve">của Hiệu trưởng Trường Cao đẳng Kon Tum ban hành Quy chế làm việc của Trường Cao đẳng </w:t>
      </w:r>
      <w:r w:rsidRPr="006473C5">
        <w:rPr>
          <w:i/>
          <w:sz w:val="28"/>
          <w:szCs w:val="28"/>
        </w:rPr>
        <w:t>Kon Tum;</w:t>
      </w:r>
    </w:p>
    <w:p w14:paraId="152F7A39" w14:textId="77777777" w:rsidR="00303001" w:rsidRPr="006473C5" w:rsidRDefault="00303001" w:rsidP="00303001">
      <w:pPr>
        <w:widowControl w:val="0"/>
        <w:spacing w:before="120" w:after="120" w:line="276" w:lineRule="auto"/>
        <w:ind w:firstLine="720"/>
        <w:jc w:val="both"/>
        <w:rPr>
          <w:i/>
          <w:sz w:val="28"/>
          <w:szCs w:val="28"/>
        </w:rPr>
      </w:pPr>
      <w:r>
        <w:rPr>
          <w:i/>
          <w:sz w:val="28"/>
          <w:szCs w:val="28"/>
        </w:rPr>
        <w:t xml:space="preserve">Căn cứ Quyết định số </w:t>
      </w:r>
      <w:r w:rsidRPr="000916A4">
        <w:rPr>
          <w:i/>
          <w:sz w:val="28"/>
          <w:szCs w:val="28"/>
        </w:rPr>
        <w:t>311/QĐ-CĐKT</w:t>
      </w:r>
      <w:r>
        <w:rPr>
          <w:i/>
          <w:sz w:val="28"/>
          <w:szCs w:val="28"/>
        </w:rPr>
        <w:t xml:space="preserve"> ngày </w:t>
      </w:r>
      <w:r w:rsidRPr="000916A4">
        <w:rPr>
          <w:i/>
          <w:sz w:val="28"/>
          <w:szCs w:val="28"/>
        </w:rPr>
        <w:t>04/02/2026</w:t>
      </w:r>
      <w:r>
        <w:rPr>
          <w:i/>
          <w:sz w:val="28"/>
          <w:szCs w:val="28"/>
        </w:rPr>
        <w:t xml:space="preserve"> </w:t>
      </w:r>
      <w:del w:id="1001" w:author="Nội dung điều chỉnh (Claude)" w:date="2026-10-09T09:06:43Z">
        <w:r w:rsidRPr="006473C5">
          <w:rPr>
            <w:i/>
            <w:sz w:val="28"/>
            <w:szCs w:val="28"/>
          </w:rPr>
          <w:delText xml:space="preserve">của Trường Cao đẳng Kon Tum </w:delText>
        </w:r>
      </w:del>
      <w:del w:id="1002" w:author="Nội dung điều chỉnh (Claude)" w:date="2026-10-09T09:06:43Z">
        <w:r w:rsidRPr="000916A4">
          <w:rPr>
            <w:i/>
            <w:sz w:val="28"/>
            <w:szCs w:val="28"/>
          </w:rPr>
          <w:delText xml:space="preserve">ban hành Chương</w:delText>
        </w:r>
      </w:del>
      <w:ins w:id="1003" w:author="Nội dung điều chỉnh (Claude)" w:date="2026-10-09T09:06:43Z">
        <w:r w:rsidRPr="006473C5">
          <w:rPr>
            <w:i/>
            <w:sz w:val="28"/>
            <w:szCs w:val="28"/>
          </w:rPr>
          <w:t xml:space="preserve">của Hiệu trưởng Trường Cao đẳng Kon Tum ban hành Chương</w:t>
        </w:r>
      </w:ins>
      <w:r w:rsidRPr="000916A4">
        <w:rPr>
          <w:i/>
          <w:sz w:val="28"/>
          <w:szCs w:val="28"/>
        </w:rPr>
        <w:t xml:space="preserve"> trình công tác trọng tâm năm 2026</w:t>
      </w:r>
      <w:r>
        <w:rPr>
          <w:i/>
          <w:sz w:val="28"/>
          <w:szCs w:val="28"/>
        </w:rPr>
        <w:t>;</w:t>
      </w:r>
    </w:p>
    <w:p w14:paraId="5970A78F" w14:textId="77777777" w:rsidR="00303001" w:rsidRPr="006473C5" w:rsidRDefault="00303001" w:rsidP="00303001">
      <w:pPr>
        <w:widowControl w:val="0"/>
        <w:spacing w:before="120" w:after="120" w:line="276" w:lineRule="auto"/>
        <w:ind w:firstLine="720"/>
        <w:jc w:val="both"/>
        <w:rPr>
          <w:i/>
          <w:sz w:val="28"/>
          <w:szCs w:val="28"/>
        </w:rPr>
      </w:pPr>
      <w:r w:rsidRPr="006473C5">
        <w:rPr>
          <w:i/>
          <w:sz w:val="28"/>
          <w:szCs w:val="28"/>
        </w:rPr>
        <w:t>Căn cứ Thông báo số 736/TB-CĐKT ngày 25/6/2026 của Trường Cao đẳng Kon Tum hướng dẫn xây dựng kế hoạch và báo cáo kết quả công tác định kỳ;</w:t>
      </w:r>
    </w:p>
    <w:p w14:paraId="51D90465" w14:textId="77777777" w:rsidR="00303001" w:rsidRPr="006473C5" w:rsidRDefault="00303001" w:rsidP="00303001">
      <w:pPr>
        <w:widowControl w:val="0"/>
        <w:spacing w:before="120" w:after="120" w:line="276" w:lineRule="auto"/>
        <w:ind w:firstLine="720"/>
        <w:jc w:val="both"/>
        <w:rPr>
          <w:i/>
          <w:sz w:val="28"/>
          <w:szCs w:val="28"/>
        </w:rPr>
      </w:pPr>
      <w:r w:rsidRPr="006473C5">
        <w:rPr>
          <w:i/>
          <w:sz w:val="28"/>
          <w:szCs w:val="28"/>
        </w:rPr>
        <w:t xml:space="preserve">Căn cứ Thông báo số 817/TB-CĐKT ngày 14/7/2026 của Trường Cao đẳng Kon Tum thông báo nội hàm 6 Trục kết quả </w:t>
      </w:r>
      <w:del w:id="1004" w:author="Nội dung điều chỉnh (Claude)" w:date="2026-10-09T09:06:43Z">
        <w:r w:rsidRPr="006473C5">
          <w:rPr>
            <w:i/>
            <w:sz w:val="28"/>
            <w:szCs w:val="28"/>
          </w:rPr>
          <w:delText xml:space="preserve">trọng tâm của Trường.</w:delText>
        </w:r>
      </w:del>
      <w:ins w:id="1005" w:author="Nội dung điều chỉnh (Claude)" w:date="2026-10-09T09:06:43Z">
        <w:r w:rsidRPr="006473C5">
          <w:rPr>
            <w:i/>
            <w:sz w:val="28"/>
            <w:szCs w:val="28"/>
          </w:rPr>
          <w:t xml:space="preserve">trọng tâm theo Hướng dẫn số 02-HD/BTCTW ngày 22/5/2026 của Ban Tổ chức Trung ương.</w:t>
        </w:r>
      </w:ins>
    </w:p>
    <w:p w14:paraId="03258315" w14:textId="77777777" w:rsidR="00D51B9F" w:rsidRPr="009F0A24" w:rsidRDefault="00D51B9F" w:rsidP="00D51B9F">
      <w:pPr>
        <w:widowControl w:val="0"/>
        <w:spacing w:before="120" w:after="120" w:line="276" w:lineRule="auto"/>
        <w:ind w:firstLine="720"/>
        <w:jc w:val="both"/>
        <w:rPr>
          <w:bCs/>
          <w:sz w:val="28"/>
          <w:szCs w:val="28"/>
        </w:rPr>
      </w:pPr>
      <w:commentRangeStart w:id="0"/>
      <w:r w:rsidRPr="006473C5">
        <w:rPr>
          <w:bCs/>
          <w:sz w:val="28"/>
          <w:szCs w:val="28"/>
        </w:rPr>
        <w:t>Trường Cao đẳng Kon Tum</w:t>
      </w:r>
      <w:commentRangeEnd w:id="0"/>
      <w:r>
        <w:rPr>
          <w:rStyle w:val="CommentReference"/>
        </w:rPr>
        <w:commentReference w:id="0"/>
      </w:r>
      <w:r w:rsidRPr="006473C5">
        <w:rPr>
          <w:sz w:val="28"/>
          <w:szCs w:val="28"/>
        </w:rPr>
        <w:t xml:space="preserve"> T</w:t>
      </w:r>
      <w:r w:rsidRPr="006473C5">
        <w:rPr>
          <w:bCs/>
          <w:sz w:val="28"/>
          <w:szCs w:val="28"/>
        </w:rPr>
        <w:t>hông báo hướng dẫn triển khai xây dựng Báo</w:t>
      </w:r>
      <w:r w:rsidRPr="009F0A24">
        <w:rPr>
          <w:bCs/>
          <w:sz w:val="28"/>
          <w:szCs w:val="28"/>
        </w:rPr>
        <w:t xml:space="preserve"> cáo </w:t>
      </w:r>
      <w:r w:rsidRPr="00B75C3A">
        <w:rPr>
          <w:bCs/>
          <w:sz w:val="28"/>
          <w:szCs w:val="28"/>
        </w:rPr>
        <w:t xml:space="preserve">tổng kết chương trình công tác </w:t>
      </w:r>
      <w:r w:rsidRPr="009F0A24">
        <w:rPr>
          <w:bCs/>
          <w:sz w:val="28"/>
          <w:szCs w:val="28"/>
        </w:rPr>
        <w:t>năm 202</w:t>
      </w:r>
      <w:r>
        <w:rPr>
          <w:bCs/>
          <w:sz w:val="28"/>
          <w:szCs w:val="28"/>
        </w:rPr>
        <w:t>6</w:t>
      </w:r>
      <w:r w:rsidRPr="009F0A24">
        <w:rPr>
          <w:bCs/>
          <w:sz w:val="28"/>
          <w:szCs w:val="28"/>
        </w:rPr>
        <w:t>, phương hướng nhiệm vụ năm 202</w:t>
      </w:r>
      <w:r>
        <w:rPr>
          <w:bCs/>
          <w:sz w:val="28"/>
          <w:szCs w:val="28"/>
        </w:rPr>
        <w:t>7</w:t>
      </w:r>
      <w:r w:rsidRPr="009F0A24">
        <w:rPr>
          <w:bCs/>
          <w:sz w:val="28"/>
          <w:szCs w:val="28"/>
        </w:rPr>
        <w:t xml:space="preserve"> và xây dựng </w:t>
      </w:r>
      <w:r>
        <w:rPr>
          <w:bCs/>
          <w:sz w:val="28"/>
          <w:szCs w:val="28"/>
        </w:rPr>
        <w:t xml:space="preserve">Kế hoạch </w:t>
      </w:r>
      <w:r w:rsidRPr="009F0A24">
        <w:rPr>
          <w:bCs/>
          <w:sz w:val="28"/>
          <w:szCs w:val="28"/>
        </w:rPr>
        <w:t>công tác năm 202</w:t>
      </w:r>
      <w:r>
        <w:rPr>
          <w:bCs/>
          <w:sz w:val="28"/>
          <w:szCs w:val="28"/>
        </w:rPr>
        <w:t>7</w:t>
      </w:r>
      <w:r w:rsidRPr="009F0A24">
        <w:rPr>
          <w:sz w:val="28"/>
          <w:szCs w:val="28"/>
        </w:rPr>
        <w:t>, cụ thể</w:t>
      </w:r>
      <w:r w:rsidRPr="009F0A24">
        <w:rPr>
          <w:bCs/>
          <w:sz w:val="28"/>
          <w:szCs w:val="28"/>
        </w:rPr>
        <w:t xml:space="preserve"> như sau:</w:t>
      </w:r>
    </w:p>
    <w:p w14:paraId="00635EF8" w14:textId="75E765DE" w:rsidR="00D95677" w:rsidRPr="009F0A24" w:rsidRDefault="00D95677" w:rsidP="00B35040">
      <w:pPr>
        <w:widowControl w:val="0"/>
        <w:spacing w:before="120" w:after="120" w:line="276" w:lineRule="auto"/>
        <w:ind w:firstLine="720"/>
        <w:jc w:val="both"/>
        <w:rPr>
          <w:b/>
          <w:bCs/>
          <w:sz w:val="28"/>
          <w:szCs w:val="28"/>
        </w:rPr>
      </w:pPr>
      <w:r w:rsidRPr="009F0A24">
        <w:rPr>
          <w:b/>
          <w:bCs/>
          <w:sz w:val="28"/>
          <w:szCs w:val="28"/>
        </w:rPr>
        <w:t xml:space="preserve">I. </w:t>
      </w:r>
      <w:r w:rsidR="00D308F1" w:rsidRPr="009F0A24">
        <w:rPr>
          <w:b/>
          <w:bCs/>
          <w:sz w:val="28"/>
          <w:szCs w:val="28"/>
        </w:rPr>
        <w:t xml:space="preserve">VỀ </w:t>
      </w:r>
      <w:r w:rsidRPr="009F0A24">
        <w:rPr>
          <w:b/>
          <w:bCs/>
          <w:sz w:val="28"/>
          <w:szCs w:val="28"/>
        </w:rPr>
        <w:t xml:space="preserve">BÁO CÁO TỔNG KẾT </w:t>
      </w:r>
      <w:r w:rsidR="00575C98" w:rsidRPr="009F0A24">
        <w:rPr>
          <w:b/>
          <w:bCs/>
          <w:sz w:val="28"/>
          <w:szCs w:val="28"/>
        </w:rPr>
        <w:t xml:space="preserve">CHƯƠNG TRÌNH CÔNG TÁC </w:t>
      </w:r>
      <w:r w:rsidRPr="009F0A24">
        <w:rPr>
          <w:b/>
          <w:bCs/>
          <w:sz w:val="28"/>
          <w:szCs w:val="28"/>
        </w:rPr>
        <w:t>NĂM 202</w:t>
      </w:r>
      <w:r w:rsidR="00611880">
        <w:rPr>
          <w:b/>
          <w:bCs/>
          <w:sz w:val="28"/>
          <w:szCs w:val="28"/>
        </w:rPr>
        <w:t>6</w:t>
      </w:r>
      <w:r w:rsidR="007B721D" w:rsidRPr="009F0A24">
        <w:rPr>
          <w:b/>
          <w:bCs/>
          <w:sz w:val="28"/>
          <w:szCs w:val="28"/>
        </w:rPr>
        <w:t xml:space="preserve"> </w:t>
      </w:r>
      <w:r w:rsidRPr="009F0A24">
        <w:rPr>
          <w:b/>
          <w:bCs/>
          <w:sz w:val="28"/>
          <w:szCs w:val="28"/>
        </w:rPr>
        <w:t xml:space="preserve">VÀ </w:t>
      </w:r>
      <w:r w:rsidR="00761C9C">
        <w:rPr>
          <w:b/>
          <w:bCs/>
          <w:sz w:val="28"/>
          <w:szCs w:val="28"/>
        </w:rPr>
        <w:t>PHƯƠNG HƯỚNG NHIỆM VỤ</w:t>
      </w:r>
      <w:r w:rsidRPr="009F0A24">
        <w:rPr>
          <w:b/>
          <w:bCs/>
          <w:sz w:val="28"/>
          <w:szCs w:val="28"/>
        </w:rPr>
        <w:t xml:space="preserve"> NĂM 202</w:t>
      </w:r>
      <w:r w:rsidR="004B6C5D">
        <w:rPr>
          <w:b/>
          <w:bCs/>
          <w:sz w:val="28"/>
          <w:szCs w:val="28"/>
        </w:rPr>
        <w:t>7</w:t>
      </w:r>
    </w:p>
    <w:p w14:paraId="60F09FEC" w14:textId="0A96FFAE" w:rsidR="00D95677" w:rsidRPr="009F0A24" w:rsidRDefault="00FB6FFF" w:rsidP="00B35040">
      <w:pPr>
        <w:widowControl w:val="0"/>
        <w:spacing w:before="120" w:after="120" w:line="276" w:lineRule="auto"/>
        <w:ind w:firstLine="720"/>
        <w:jc w:val="both"/>
        <w:rPr>
          <w:b/>
          <w:bCs/>
          <w:sz w:val="28"/>
          <w:szCs w:val="28"/>
        </w:rPr>
      </w:pPr>
      <w:r w:rsidRPr="009F0A24">
        <w:rPr>
          <w:b/>
          <w:bCs/>
          <w:sz w:val="28"/>
          <w:szCs w:val="28"/>
        </w:rPr>
        <w:t>1. Những yêu cầu chung</w:t>
      </w:r>
    </w:p>
    <w:p w14:paraId="0D5BE4FF" w14:textId="2459976B" w:rsidR="00FB6FFF" w:rsidRPr="009F0A24" w:rsidRDefault="00FB6FFF" w:rsidP="00B35040">
      <w:pPr>
        <w:widowControl w:val="0"/>
        <w:spacing w:before="120" w:after="120" w:line="276" w:lineRule="auto"/>
        <w:ind w:firstLine="720"/>
        <w:jc w:val="both"/>
        <w:rPr>
          <w:bCs/>
          <w:sz w:val="28"/>
          <w:szCs w:val="28"/>
        </w:rPr>
      </w:pPr>
      <w:r w:rsidRPr="009F0A24">
        <w:rPr>
          <w:bCs/>
          <w:sz w:val="28"/>
          <w:szCs w:val="28"/>
        </w:rPr>
        <w:t xml:space="preserve">- Các đơn vị </w:t>
      </w:r>
      <w:r w:rsidR="007F3265" w:rsidRPr="009F0A24">
        <w:rPr>
          <w:bCs/>
          <w:sz w:val="28"/>
          <w:szCs w:val="28"/>
        </w:rPr>
        <w:t xml:space="preserve">tập trung </w:t>
      </w:r>
      <w:r w:rsidRPr="009F0A24">
        <w:rPr>
          <w:bCs/>
          <w:sz w:val="28"/>
          <w:szCs w:val="28"/>
        </w:rPr>
        <w:t xml:space="preserve">báo cáo đánh giá tình hình </w:t>
      </w:r>
      <w:r w:rsidR="00510A23" w:rsidRPr="009F0A24">
        <w:rPr>
          <w:bCs/>
          <w:sz w:val="28"/>
          <w:szCs w:val="28"/>
        </w:rPr>
        <w:t xml:space="preserve">và kết quả </w:t>
      </w:r>
      <w:r w:rsidRPr="009F0A24">
        <w:rPr>
          <w:bCs/>
          <w:sz w:val="28"/>
          <w:szCs w:val="28"/>
        </w:rPr>
        <w:t xml:space="preserve">thực hiện </w:t>
      </w:r>
      <w:r w:rsidR="00510A23" w:rsidRPr="009F0A24">
        <w:rPr>
          <w:bCs/>
          <w:sz w:val="28"/>
          <w:szCs w:val="28"/>
        </w:rPr>
        <w:t xml:space="preserve">chỉ tiêu, nhiệm vụ trọng tâm đã được </w:t>
      </w:r>
      <w:r w:rsidR="007F3265" w:rsidRPr="009F0A24">
        <w:rPr>
          <w:bCs/>
          <w:sz w:val="28"/>
          <w:szCs w:val="28"/>
        </w:rPr>
        <w:t xml:space="preserve">UBND tỉnh giao và </w:t>
      </w:r>
      <w:r w:rsidR="00510A23" w:rsidRPr="009F0A24">
        <w:rPr>
          <w:bCs/>
          <w:sz w:val="28"/>
          <w:szCs w:val="28"/>
        </w:rPr>
        <w:t>nhà trường xác định</w:t>
      </w:r>
      <w:r w:rsidR="007351DA" w:rsidRPr="009F0A24">
        <w:rPr>
          <w:bCs/>
          <w:sz w:val="28"/>
          <w:szCs w:val="28"/>
        </w:rPr>
        <w:t xml:space="preserve"> năm 202</w:t>
      </w:r>
      <w:r w:rsidR="007E41C6">
        <w:rPr>
          <w:bCs/>
          <w:sz w:val="28"/>
          <w:szCs w:val="28"/>
        </w:rPr>
        <w:t>6</w:t>
      </w:r>
      <w:r w:rsidR="00510A23" w:rsidRPr="009F0A24">
        <w:rPr>
          <w:bCs/>
          <w:sz w:val="28"/>
          <w:szCs w:val="28"/>
        </w:rPr>
        <w:t>.</w:t>
      </w:r>
    </w:p>
    <w:p w14:paraId="0F627000" w14:textId="7EF3E260" w:rsidR="007F3265" w:rsidRPr="009F0A24" w:rsidRDefault="007F3265" w:rsidP="00B35040">
      <w:pPr>
        <w:widowControl w:val="0"/>
        <w:spacing w:before="120" w:after="120" w:line="276" w:lineRule="auto"/>
        <w:ind w:firstLine="720"/>
        <w:jc w:val="both"/>
        <w:rPr>
          <w:bCs/>
          <w:sz w:val="28"/>
          <w:szCs w:val="28"/>
        </w:rPr>
      </w:pPr>
      <w:r w:rsidRPr="009F0A24">
        <w:rPr>
          <w:bCs/>
          <w:sz w:val="28"/>
          <w:szCs w:val="28"/>
        </w:rPr>
        <w:t xml:space="preserve">- </w:t>
      </w:r>
      <w:r w:rsidR="00F127DE" w:rsidRPr="009F0A24">
        <w:rPr>
          <w:bCs/>
          <w:sz w:val="28"/>
          <w:szCs w:val="28"/>
        </w:rPr>
        <w:t>Báo cáo đánh giá</w:t>
      </w:r>
      <w:r w:rsidR="007351DA" w:rsidRPr="009F0A24">
        <w:rPr>
          <w:bCs/>
          <w:sz w:val="28"/>
          <w:szCs w:val="28"/>
        </w:rPr>
        <w:t xml:space="preserve"> tổng quan</w:t>
      </w:r>
      <w:r w:rsidR="00F127DE" w:rsidRPr="009F0A24">
        <w:rPr>
          <w:bCs/>
          <w:sz w:val="28"/>
          <w:szCs w:val="28"/>
        </w:rPr>
        <w:t xml:space="preserve"> tình hình thực hiện </w:t>
      </w:r>
      <w:r w:rsidR="007351DA" w:rsidRPr="009F0A24">
        <w:rPr>
          <w:bCs/>
          <w:sz w:val="28"/>
          <w:szCs w:val="28"/>
        </w:rPr>
        <w:t>các nhiệm vụ theo chức năng, nhiệm vụ của đơn vị</w:t>
      </w:r>
      <w:r w:rsidR="00B53CE1" w:rsidRPr="009F0A24">
        <w:rPr>
          <w:bCs/>
          <w:sz w:val="28"/>
          <w:szCs w:val="28"/>
        </w:rPr>
        <w:t>; nêu những kết quả, số liệu nổi bật,</w:t>
      </w:r>
      <w:r w:rsidR="007351DA" w:rsidRPr="009F0A24">
        <w:rPr>
          <w:bCs/>
          <w:sz w:val="28"/>
          <w:szCs w:val="28"/>
        </w:rPr>
        <w:t xml:space="preserve"> không kể chi tiết những công việc man</w:t>
      </w:r>
      <w:r w:rsidR="00B53CE1" w:rsidRPr="009F0A24">
        <w:rPr>
          <w:bCs/>
          <w:sz w:val="28"/>
          <w:szCs w:val="28"/>
        </w:rPr>
        <w:t>g</w:t>
      </w:r>
      <w:r w:rsidR="007351DA" w:rsidRPr="009F0A24">
        <w:rPr>
          <w:bCs/>
          <w:sz w:val="28"/>
          <w:szCs w:val="28"/>
        </w:rPr>
        <w:t xml:space="preserve"> tính thường xuyên; thể hiện </w:t>
      </w:r>
      <w:r w:rsidR="00B53CE1" w:rsidRPr="009F0A24">
        <w:rPr>
          <w:bCs/>
          <w:sz w:val="28"/>
          <w:szCs w:val="28"/>
        </w:rPr>
        <w:t xml:space="preserve">đầy </w:t>
      </w:r>
      <w:r w:rsidR="007351DA" w:rsidRPr="009F0A24">
        <w:rPr>
          <w:bCs/>
          <w:sz w:val="28"/>
          <w:szCs w:val="28"/>
        </w:rPr>
        <w:t>đủ số liệu, thông tin cần thiết trong năm 202</w:t>
      </w:r>
      <w:r w:rsidR="00763257">
        <w:rPr>
          <w:bCs/>
          <w:sz w:val="28"/>
          <w:szCs w:val="28"/>
        </w:rPr>
        <w:t>6</w:t>
      </w:r>
      <w:r w:rsidR="007351DA" w:rsidRPr="009F0A24">
        <w:rPr>
          <w:bCs/>
          <w:sz w:val="28"/>
          <w:szCs w:val="28"/>
        </w:rPr>
        <w:t>.</w:t>
      </w:r>
    </w:p>
    <w:p w14:paraId="590E98CD" w14:textId="59379967" w:rsidR="0073435E" w:rsidRPr="009F0A24" w:rsidRDefault="0073435E" w:rsidP="00B35040">
      <w:pPr>
        <w:widowControl w:val="0"/>
        <w:spacing w:before="120" w:after="120" w:line="276" w:lineRule="auto"/>
        <w:ind w:firstLine="720"/>
        <w:jc w:val="both"/>
        <w:rPr>
          <w:bCs/>
          <w:sz w:val="28"/>
          <w:szCs w:val="28"/>
        </w:rPr>
      </w:pPr>
      <w:r w:rsidRPr="009F0A24">
        <w:rPr>
          <w:bCs/>
          <w:sz w:val="28"/>
          <w:szCs w:val="28"/>
        </w:rPr>
        <w:t>- Nội dung báo cáo của các đơn vị cần bổ sung những nội dung, yêu cầu theo các tiêu chí, tiêu chuẩn đánh giá chất lượng cơ sở GDNN, chương trình đào tạo (nếu có).</w:t>
      </w:r>
    </w:p>
    <w:p w14:paraId="5AA02845" w14:textId="066CA12E" w:rsidR="007351DA" w:rsidRPr="004B6C5D" w:rsidRDefault="007351DA" w:rsidP="00B35040">
      <w:pPr>
        <w:widowControl w:val="0"/>
        <w:spacing w:before="120" w:after="120" w:line="276" w:lineRule="auto"/>
        <w:ind w:firstLine="720"/>
        <w:jc w:val="both"/>
        <w:rPr>
          <w:bCs/>
          <w:sz w:val="28"/>
          <w:szCs w:val="28"/>
        </w:rPr>
      </w:pPr>
      <w:r w:rsidRPr="004B6C5D">
        <w:rPr>
          <w:bCs/>
          <w:sz w:val="28"/>
          <w:szCs w:val="28"/>
        </w:rPr>
        <w:t>- Kết cấu báo cáo đề nghị các đơn vị thực hiện</w:t>
      </w:r>
      <w:r w:rsidR="00C44BF5" w:rsidRPr="004B6C5D">
        <w:rPr>
          <w:bCs/>
          <w:sz w:val="28"/>
          <w:szCs w:val="28"/>
        </w:rPr>
        <w:t xml:space="preserve"> cụ thể</w:t>
      </w:r>
      <w:r w:rsidRPr="004B6C5D">
        <w:rPr>
          <w:bCs/>
          <w:sz w:val="28"/>
          <w:szCs w:val="28"/>
        </w:rPr>
        <w:t xml:space="preserve"> như </w:t>
      </w:r>
      <w:r w:rsidR="00C44BF5" w:rsidRPr="004B6C5D">
        <w:rPr>
          <w:bCs/>
          <w:sz w:val="28"/>
          <w:szCs w:val="28"/>
        </w:rPr>
        <w:t>sau:</w:t>
      </w:r>
    </w:p>
    <w:p w14:paraId="427C6B40" w14:textId="7592348F" w:rsidR="004C4D66" w:rsidRDefault="00C44BF5" w:rsidP="00B35040">
      <w:pPr>
        <w:widowControl w:val="0"/>
        <w:spacing w:before="120" w:after="120" w:line="276" w:lineRule="auto"/>
        <w:ind w:firstLine="720"/>
        <w:jc w:val="both"/>
        <w:rPr>
          <w:bCs/>
          <w:sz w:val="28"/>
          <w:szCs w:val="28"/>
        </w:rPr>
      </w:pPr>
      <w:commentRangeStart w:id="1"/>
      <w:r w:rsidRPr="004B6C5D">
        <w:rPr>
          <w:bCs/>
          <w:sz w:val="28"/>
          <w:szCs w:val="28"/>
        </w:rPr>
        <w:lastRenderedPageBreak/>
        <w:t>a) Phần thông tin</w:t>
      </w:r>
      <w:commentRangeEnd w:id="1"/>
      <w:r>
        <w:rPr>
          <w:rStyle w:val="CommentReference"/>
        </w:rPr>
        <w:commentReference w:id="1"/>
      </w:r>
      <w:r w:rsidR="004C4D66" w:rsidRPr="004B6C5D">
        <w:rPr>
          <w:bCs/>
          <w:sz w:val="28"/>
          <w:szCs w:val="28"/>
        </w:rPr>
        <w:t xml:space="preserve">: Thực hiện theo mẫu tại </w:t>
      </w:r>
      <w:r w:rsidR="004C4D66" w:rsidRPr="00F049AB">
        <w:rPr>
          <w:b/>
          <w:sz w:val="28"/>
          <w:szCs w:val="28"/>
        </w:rPr>
        <w:t>Phụ lục I</w:t>
      </w:r>
      <w:r w:rsidR="00F049AB" w:rsidRPr="00F049AB">
        <w:rPr>
          <w:b/>
          <w:sz w:val="28"/>
          <w:szCs w:val="28"/>
        </w:rPr>
        <w:t>a</w:t>
      </w:r>
      <w:r w:rsidR="00305CE7">
        <w:rPr>
          <w:bCs/>
          <w:sz w:val="28"/>
          <w:szCs w:val="28"/>
        </w:rPr>
        <w:t xml:space="preserve"> </w:t>
      </w:r>
      <w:del w:id="1006" w:author="Nội dung điều chỉnh (Claude)" w:date="2026-10-09T09:06:43Z">
        <w:r w:rsidR="0009085D">
          <w:rPr>
            <w:bCs/>
            <w:sz w:val="28"/>
            <w:szCs w:val="28"/>
          </w:rPr>
          <w:delText>kèm theo</w:delText>
        </w:r>
      </w:del>
      <w:del w:id="1007" w:author="Nội dung điều chỉnh (Claude)" w:date="2026-10-09T09:06:43Z">
        <w:r w:rsidR="00062A72">
          <w:rPr>
            <w:bCs/>
            <w:sz w:val="28"/>
            <w:szCs w:val="28"/>
          </w:rPr>
          <w:delText>.</w:delText>
        </w:r>
      </w:del>
      <w:ins w:id="1008" w:author="Nội dung điều chỉnh (Claude)" w:date="2026-10-09T09:06:43Z">
        <w:r w:rsidR="0009085D">
          <w:rPr>
            <w:bCs/>
            <w:sz w:val="28"/>
            <w:szCs w:val="28"/>
          </w:rPr>
          <w:t xml:space="preserve">kèm theo Thông báo này.</w:t>
        </w:r>
      </w:ins>
    </w:p>
    <w:p w14:paraId="3AFAF0BD" w14:textId="60382B57" w:rsidR="00806DB4" w:rsidRDefault="00C44BF5" w:rsidP="00B35040">
      <w:pPr>
        <w:widowControl w:val="0"/>
        <w:spacing w:before="120" w:after="120" w:line="276" w:lineRule="auto"/>
        <w:ind w:firstLine="720"/>
        <w:jc w:val="both"/>
        <w:rPr>
          <w:bCs/>
          <w:sz w:val="28"/>
          <w:szCs w:val="28"/>
        </w:rPr>
      </w:pPr>
      <w:r w:rsidRPr="00C44BF5">
        <w:rPr>
          <w:bCs/>
          <w:sz w:val="28"/>
          <w:szCs w:val="28"/>
        </w:rPr>
        <w:t>b) Báo cáo chi tiết danh mục công việc, nhiệm vụ</w:t>
      </w:r>
      <w:r>
        <w:rPr>
          <w:bCs/>
          <w:sz w:val="28"/>
          <w:szCs w:val="28"/>
        </w:rPr>
        <w:t xml:space="preserve">: </w:t>
      </w:r>
      <w:r w:rsidRPr="004C4D66">
        <w:rPr>
          <w:bCs/>
          <w:sz w:val="28"/>
          <w:szCs w:val="28"/>
        </w:rPr>
        <w:t xml:space="preserve">Thực hiện theo mẫu tại </w:t>
      </w:r>
      <w:r w:rsidRPr="00F049AB">
        <w:rPr>
          <w:b/>
          <w:sz w:val="28"/>
          <w:szCs w:val="28"/>
        </w:rPr>
        <w:t xml:space="preserve">Phụ lục </w:t>
      </w:r>
      <w:r w:rsidR="00F049AB" w:rsidRPr="00F049AB">
        <w:rPr>
          <w:b/>
          <w:sz w:val="28"/>
          <w:szCs w:val="28"/>
        </w:rPr>
        <w:t>Ib</w:t>
      </w:r>
      <w:r w:rsidR="00F049AB">
        <w:rPr>
          <w:bCs/>
          <w:sz w:val="28"/>
          <w:szCs w:val="28"/>
        </w:rPr>
        <w:t xml:space="preserve"> </w:t>
      </w:r>
      <w:del w:id="1009" w:author="Nội dung điều chỉnh (Claude)" w:date="2026-10-09T09:06:43Z">
        <w:r w:rsidR="00F049AB">
          <w:rPr>
            <w:bCs/>
            <w:sz w:val="28"/>
            <w:szCs w:val="28"/>
          </w:rPr>
          <w:delText xml:space="preserve">kèm theo.</w:delText>
        </w:r>
      </w:del>
      <w:ins w:id="1010" w:author="Nội dung điều chỉnh (Claude)" w:date="2026-10-09T09:06:43Z">
        <w:r w:rsidR="00F049AB">
          <w:rPr>
            <w:bCs/>
            <w:sz w:val="28"/>
            <w:szCs w:val="28"/>
          </w:rPr>
          <w:t xml:space="preserve">kèm theo Thông báo này.</w:t>
        </w:r>
      </w:ins>
    </w:p>
    <w:p w14:paraId="23E6D9B1" w14:textId="5F1F2D98" w:rsidR="00D95677" w:rsidRPr="009F0A24" w:rsidRDefault="007F3265" w:rsidP="00B35040">
      <w:pPr>
        <w:widowControl w:val="0"/>
        <w:spacing w:before="120" w:after="120" w:line="276" w:lineRule="auto"/>
        <w:ind w:firstLine="720"/>
        <w:jc w:val="both"/>
        <w:rPr>
          <w:b/>
          <w:bCs/>
          <w:sz w:val="28"/>
          <w:szCs w:val="28"/>
        </w:rPr>
      </w:pPr>
      <w:r w:rsidRPr="009F0A24">
        <w:rPr>
          <w:b/>
          <w:bCs/>
          <w:sz w:val="28"/>
          <w:szCs w:val="28"/>
        </w:rPr>
        <w:t xml:space="preserve">2. Gợi ý </w:t>
      </w:r>
      <w:r w:rsidR="00B836D4" w:rsidRPr="009F0A24">
        <w:rPr>
          <w:b/>
          <w:bCs/>
          <w:sz w:val="28"/>
          <w:szCs w:val="28"/>
        </w:rPr>
        <w:t xml:space="preserve">báo cáo </w:t>
      </w:r>
      <w:r w:rsidRPr="009F0A24">
        <w:rPr>
          <w:b/>
          <w:bCs/>
          <w:sz w:val="28"/>
          <w:szCs w:val="28"/>
        </w:rPr>
        <w:t>một số chỉ tiêu, nhiệm vụ quan trọng</w:t>
      </w:r>
      <w:r w:rsidR="00576D9B" w:rsidRPr="009F0A24">
        <w:rPr>
          <w:b/>
          <w:bCs/>
          <w:sz w:val="28"/>
          <w:szCs w:val="28"/>
        </w:rPr>
        <w:t xml:space="preserve"> năm 202</w:t>
      </w:r>
      <w:r w:rsidR="00763257">
        <w:rPr>
          <w:b/>
          <w:bCs/>
          <w:sz w:val="28"/>
          <w:szCs w:val="28"/>
        </w:rPr>
        <w:t>6</w:t>
      </w:r>
    </w:p>
    <w:p w14:paraId="2983EDEE" w14:textId="64AB529D" w:rsidR="007351DA" w:rsidRPr="009F0A24" w:rsidRDefault="00B53CE1" w:rsidP="00B35040">
      <w:pPr>
        <w:widowControl w:val="0"/>
        <w:spacing w:before="120" w:after="120" w:line="276" w:lineRule="auto"/>
        <w:ind w:firstLine="720"/>
        <w:jc w:val="both"/>
        <w:rPr>
          <w:bCs/>
          <w:i/>
          <w:iCs/>
          <w:sz w:val="28"/>
          <w:szCs w:val="28"/>
        </w:rPr>
      </w:pPr>
      <w:r w:rsidRPr="009F0A24">
        <w:rPr>
          <w:b/>
          <w:bCs/>
          <w:i/>
          <w:iCs/>
          <w:sz w:val="28"/>
          <w:szCs w:val="28"/>
        </w:rPr>
        <w:t xml:space="preserve">2.1. </w:t>
      </w:r>
      <w:r w:rsidR="007351DA" w:rsidRPr="009F0A24">
        <w:rPr>
          <w:b/>
          <w:bCs/>
          <w:i/>
          <w:iCs/>
          <w:sz w:val="28"/>
          <w:szCs w:val="28"/>
        </w:rPr>
        <w:t xml:space="preserve">Công tác </w:t>
      </w:r>
      <w:r w:rsidR="00AF48A9">
        <w:rPr>
          <w:b/>
          <w:bCs/>
          <w:i/>
          <w:iCs/>
          <w:sz w:val="28"/>
          <w:szCs w:val="28"/>
        </w:rPr>
        <w:t>T</w:t>
      </w:r>
      <w:r w:rsidR="007351DA" w:rsidRPr="009F0A24">
        <w:rPr>
          <w:b/>
          <w:bCs/>
          <w:i/>
          <w:iCs/>
          <w:sz w:val="28"/>
          <w:szCs w:val="28"/>
        </w:rPr>
        <w:t>uyển sinh</w:t>
      </w:r>
      <w:r w:rsidR="007B721D" w:rsidRPr="009F0A24">
        <w:rPr>
          <w:b/>
          <w:bCs/>
          <w:i/>
          <w:iCs/>
          <w:sz w:val="28"/>
          <w:szCs w:val="28"/>
        </w:rPr>
        <w:t xml:space="preserve">, đào tạo, </w:t>
      </w:r>
      <w:r w:rsidR="00CE0012" w:rsidRPr="00CE0012">
        <w:rPr>
          <w:b/>
          <w:bCs/>
          <w:i/>
          <w:iCs/>
          <w:sz w:val="28"/>
          <w:szCs w:val="28"/>
        </w:rPr>
        <w:t>phát triển chương trình, giáo trình</w:t>
      </w:r>
      <w:r w:rsidR="0089678E">
        <w:rPr>
          <w:b/>
          <w:bCs/>
          <w:i/>
          <w:iCs/>
          <w:sz w:val="28"/>
          <w:szCs w:val="28"/>
        </w:rPr>
        <w:t xml:space="preserve">, </w:t>
      </w:r>
      <w:r w:rsidR="0089678E" w:rsidRPr="0089678E">
        <w:rPr>
          <w:b/>
          <w:bCs/>
          <w:i/>
          <w:iCs/>
          <w:sz w:val="28"/>
          <w:szCs w:val="28"/>
        </w:rPr>
        <w:t>khảo thí</w:t>
      </w:r>
      <w:r w:rsidR="0089678E">
        <w:rPr>
          <w:b/>
          <w:bCs/>
          <w:i/>
          <w:iCs/>
          <w:sz w:val="28"/>
          <w:szCs w:val="28"/>
        </w:rPr>
        <w:t xml:space="preserve"> và </w:t>
      </w:r>
      <w:r w:rsidR="0089678E" w:rsidRPr="0089678E">
        <w:rPr>
          <w:b/>
          <w:bCs/>
          <w:i/>
          <w:iCs/>
          <w:sz w:val="28"/>
          <w:szCs w:val="28"/>
        </w:rPr>
        <w:t>bảo đảm chất lượng</w:t>
      </w:r>
      <w:r w:rsidR="007B721D" w:rsidRPr="009F0A24">
        <w:rPr>
          <w:b/>
          <w:bCs/>
          <w:i/>
          <w:iCs/>
          <w:sz w:val="28"/>
          <w:szCs w:val="28"/>
        </w:rPr>
        <w:t xml:space="preserve"> </w:t>
      </w:r>
      <w:r w:rsidR="004A18E0" w:rsidRPr="009F0A24">
        <w:rPr>
          <w:bCs/>
          <w:i/>
          <w:iCs/>
          <w:sz w:val="28"/>
          <w:szCs w:val="28"/>
        </w:rPr>
        <w:t xml:space="preserve">(Đơn vị thực hiện: </w:t>
      </w:r>
      <w:r w:rsidR="00763257" w:rsidRPr="00763257">
        <w:rPr>
          <w:bCs/>
          <w:i/>
          <w:iCs/>
          <w:sz w:val="28"/>
          <w:szCs w:val="28"/>
        </w:rPr>
        <w:t>Phòng Quản lý Đào tạo và Bảo đảm chất lượng</w:t>
      </w:r>
      <w:r w:rsidR="004A18E0" w:rsidRPr="009F0A24">
        <w:rPr>
          <w:bCs/>
          <w:i/>
          <w:iCs/>
          <w:sz w:val="28"/>
          <w:szCs w:val="28"/>
        </w:rPr>
        <w:t>)</w:t>
      </w:r>
    </w:p>
    <w:p w14:paraId="55FC8AF5" w14:textId="3173C21F" w:rsidR="007351DA" w:rsidRPr="009F0A24" w:rsidRDefault="00130F60" w:rsidP="00B35040">
      <w:pPr>
        <w:widowControl w:val="0"/>
        <w:spacing w:before="120" w:after="120" w:line="276" w:lineRule="auto"/>
        <w:ind w:firstLine="720"/>
        <w:jc w:val="both"/>
        <w:rPr>
          <w:bCs/>
          <w:sz w:val="28"/>
          <w:szCs w:val="28"/>
        </w:rPr>
      </w:pPr>
      <w:r w:rsidRPr="009F0A24">
        <w:rPr>
          <w:bCs/>
          <w:sz w:val="28"/>
          <w:szCs w:val="28"/>
        </w:rPr>
        <w:t>-</w:t>
      </w:r>
      <w:r w:rsidR="007351DA" w:rsidRPr="009F0A24">
        <w:rPr>
          <w:bCs/>
          <w:sz w:val="28"/>
          <w:szCs w:val="28"/>
        </w:rPr>
        <w:t xml:space="preserve"> Về tuyển sinh: Chỉ tiêu tuyển sinh được</w:t>
      </w:r>
      <w:r w:rsidR="00604160" w:rsidRPr="009F0A24">
        <w:rPr>
          <w:bCs/>
          <w:sz w:val="28"/>
          <w:szCs w:val="28"/>
        </w:rPr>
        <w:t xml:space="preserve"> giao; kết quả tuyển sinh </w:t>
      </w:r>
      <w:r w:rsidR="00D308F1" w:rsidRPr="009F0A24">
        <w:rPr>
          <w:bCs/>
          <w:sz w:val="28"/>
          <w:szCs w:val="28"/>
        </w:rPr>
        <w:t xml:space="preserve">tại thời điểm báo cáo và </w:t>
      </w:r>
      <w:r w:rsidR="00F16A00" w:rsidRPr="009F0A24">
        <w:rPr>
          <w:bCs/>
          <w:sz w:val="28"/>
          <w:szCs w:val="28"/>
        </w:rPr>
        <w:t xml:space="preserve">ước </w:t>
      </w:r>
      <w:r w:rsidR="00D308F1" w:rsidRPr="009F0A24">
        <w:rPr>
          <w:bCs/>
          <w:sz w:val="28"/>
          <w:szCs w:val="28"/>
        </w:rPr>
        <w:t xml:space="preserve">thực hiện </w:t>
      </w:r>
      <w:r w:rsidR="00604160" w:rsidRPr="009F0A24">
        <w:rPr>
          <w:bCs/>
          <w:sz w:val="28"/>
          <w:szCs w:val="28"/>
        </w:rPr>
        <w:t xml:space="preserve">đến </w:t>
      </w:r>
      <w:r w:rsidR="008B03DD" w:rsidRPr="009F0A24">
        <w:rPr>
          <w:bCs/>
          <w:sz w:val="28"/>
          <w:szCs w:val="28"/>
        </w:rPr>
        <w:t xml:space="preserve">ngày </w:t>
      </w:r>
      <w:r w:rsidR="00604160" w:rsidRPr="009F0A24">
        <w:rPr>
          <w:bCs/>
          <w:sz w:val="28"/>
          <w:szCs w:val="28"/>
        </w:rPr>
        <w:t>31</w:t>
      </w:r>
      <w:r w:rsidR="007351DA" w:rsidRPr="009F0A24">
        <w:rPr>
          <w:bCs/>
          <w:sz w:val="28"/>
          <w:szCs w:val="28"/>
        </w:rPr>
        <w:t>/12/202</w:t>
      </w:r>
      <w:r w:rsidR="007050E6">
        <w:rPr>
          <w:bCs/>
          <w:sz w:val="28"/>
          <w:szCs w:val="28"/>
        </w:rPr>
        <w:t>6</w:t>
      </w:r>
      <w:r w:rsidR="007351DA" w:rsidRPr="009F0A24">
        <w:rPr>
          <w:bCs/>
          <w:sz w:val="28"/>
          <w:szCs w:val="28"/>
        </w:rPr>
        <w:t xml:space="preserve"> (kèm phụ lục số liệu chi tiết).</w:t>
      </w:r>
    </w:p>
    <w:p w14:paraId="6A7E161C" w14:textId="0E99E1F8" w:rsidR="007351DA" w:rsidRPr="009F0A24" w:rsidRDefault="00130F60" w:rsidP="00B35040">
      <w:pPr>
        <w:widowControl w:val="0"/>
        <w:spacing w:before="120" w:after="120" w:line="276" w:lineRule="auto"/>
        <w:ind w:firstLine="720"/>
        <w:jc w:val="both"/>
        <w:rPr>
          <w:bCs/>
          <w:sz w:val="28"/>
          <w:szCs w:val="28"/>
        </w:rPr>
      </w:pPr>
      <w:r w:rsidRPr="009F0A24">
        <w:rPr>
          <w:bCs/>
          <w:sz w:val="28"/>
          <w:szCs w:val="28"/>
        </w:rPr>
        <w:t xml:space="preserve">- </w:t>
      </w:r>
      <w:r w:rsidR="007351DA" w:rsidRPr="009F0A24">
        <w:rPr>
          <w:bCs/>
          <w:sz w:val="28"/>
          <w:szCs w:val="28"/>
        </w:rPr>
        <w:t>Về kết quả đào tạo: Tổng chỉ tiêu đào tạo được giao; quy m</w:t>
      </w:r>
      <w:r w:rsidR="00DD5EF5" w:rsidRPr="009F0A24">
        <w:rPr>
          <w:bCs/>
          <w:sz w:val="28"/>
          <w:szCs w:val="28"/>
        </w:rPr>
        <w:t>ô đào tạo theo từng trình độ, hình thức</w:t>
      </w:r>
      <w:r w:rsidR="007351DA" w:rsidRPr="009F0A24">
        <w:rPr>
          <w:bCs/>
          <w:sz w:val="28"/>
          <w:szCs w:val="28"/>
        </w:rPr>
        <w:t xml:space="preserve"> đào tạo (kèm phụ lục số liệu chi tiết).</w:t>
      </w:r>
    </w:p>
    <w:p w14:paraId="05AA3D95" w14:textId="53A6B1B4" w:rsidR="007F3265" w:rsidRDefault="00130F60" w:rsidP="00B35040">
      <w:pPr>
        <w:widowControl w:val="0"/>
        <w:spacing w:before="120" w:after="120" w:line="276" w:lineRule="auto"/>
        <w:ind w:firstLine="720"/>
        <w:jc w:val="both"/>
        <w:rPr>
          <w:bCs/>
          <w:sz w:val="28"/>
          <w:szCs w:val="28"/>
        </w:rPr>
      </w:pPr>
      <w:r w:rsidRPr="009F0A24">
        <w:rPr>
          <w:bCs/>
          <w:sz w:val="28"/>
          <w:szCs w:val="28"/>
        </w:rPr>
        <w:t xml:space="preserve">- </w:t>
      </w:r>
      <w:r w:rsidR="006A78C0" w:rsidRPr="009F0A24">
        <w:rPr>
          <w:bCs/>
          <w:sz w:val="28"/>
          <w:szCs w:val="28"/>
        </w:rPr>
        <w:t>Kết quả công tác xây dựng chương trình, biên soạn giáo trình</w:t>
      </w:r>
      <w:r w:rsidR="00D308F1" w:rsidRPr="009F0A24">
        <w:rPr>
          <w:bCs/>
          <w:sz w:val="28"/>
          <w:szCs w:val="28"/>
        </w:rPr>
        <w:t>.</w:t>
      </w:r>
    </w:p>
    <w:p w14:paraId="47947D45" w14:textId="77777777" w:rsidR="00B561C1" w:rsidRPr="009F0A24" w:rsidRDefault="00DC4F36" w:rsidP="00B35040">
      <w:pPr>
        <w:widowControl w:val="0"/>
        <w:spacing w:before="120" w:after="120" w:line="276" w:lineRule="auto"/>
        <w:ind w:firstLine="720"/>
        <w:jc w:val="both"/>
        <w:rPr>
          <w:bCs/>
          <w:sz w:val="28"/>
          <w:szCs w:val="28"/>
        </w:rPr>
      </w:pPr>
      <w:r>
        <w:rPr>
          <w:bCs/>
          <w:sz w:val="28"/>
          <w:szCs w:val="28"/>
        </w:rPr>
        <w:t xml:space="preserve">- Kết quả công tác </w:t>
      </w:r>
      <w:r w:rsidRPr="00DC4F36">
        <w:rPr>
          <w:bCs/>
          <w:sz w:val="28"/>
          <w:szCs w:val="28"/>
        </w:rPr>
        <w:t>khảo thí và bảo đảm chất lượng</w:t>
      </w:r>
      <w:r w:rsidR="00B561C1">
        <w:rPr>
          <w:bCs/>
          <w:sz w:val="28"/>
          <w:szCs w:val="28"/>
        </w:rPr>
        <w:t xml:space="preserve">: </w:t>
      </w:r>
      <w:r w:rsidR="00B561C1" w:rsidRPr="009F0A24">
        <w:rPr>
          <w:bCs/>
          <w:sz w:val="28"/>
          <w:szCs w:val="28"/>
        </w:rPr>
        <w:t>Quản lý khảo thí; bảo đảm chất lượng; tự kiểm tra nội bộ.</w:t>
      </w:r>
    </w:p>
    <w:p w14:paraId="15EEDE34" w14:textId="555CCD36" w:rsidR="006A78C0" w:rsidRPr="009F0A24" w:rsidRDefault="00130F60" w:rsidP="00B35040">
      <w:pPr>
        <w:widowControl w:val="0"/>
        <w:spacing w:before="120" w:after="120" w:line="276" w:lineRule="auto"/>
        <w:ind w:firstLine="720"/>
        <w:jc w:val="both"/>
        <w:rPr>
          <w:bCs/>
          <w:sz w:val="28"/>
          <w:szCs w:val="28"/>
        </w:rPr>
      </w:pPr>
      <w:r w:rsidRPr="009F0A24">
        <w:rPr>
          <w:bCs/>
          <w:sz w:val="28"/>
          <w:szCs w:val="28"/>
        </w:rPr>
        <w:t>-</w:t>
      </w:r>
      <w:r w:rsidR="006A78C0" w:rsidRPr="009F0A24">
        <w:rPr>
          <w:bCs/>
          <w:sz w:val="28"/>
          <w:szCs w:val="28"/>
        </w:rPr>
        <w:t xml:space="preserve"> </w:t>
      </w:r>
      <w:r w:rsidR="00D308F1" w:rsidRPr="009F0A24">
        <w:rPr>
          <w:bCs/>
          <w:sz w:val="28"/>
          <w:szCs w:val="28"/>
        </w:rPr>
        <w:t>Kết quả c</w:t>
      </w:r>
      <w:r w:rsidR="006A78C0" w:rsidRPr="009F0A24">
        <w:rPr>
          <w:bCs/>
          <w:sz w:val="28"/>
          <w:szCs w:val="28"/>
        </w:rPr>
        <w:t>ông tác đăng ký hoạt động giáo dục nghề nghiệp.</w:t>
      </w:r>
    </w:p>
    <w:p w14:paraId="0637168E" w14:textId="68A97031" w:rsidR="006A78C0" w:rsidRPr="009F0A24" w:rsidRDefault="00130F60" w:rsidP="00B35040">
      <w:pPr>
        <w:widowControl w:val="0"/>
        <w:spacing w:before="120" w:after="120" w:line="276" w:lineRule="auto"/>
        <w:ind w:firstLine="720"/>
        <w:jc w:val="both"/>
        <w:rPr>
          <w:bCs/>
          <w:sz w:val="28"/>
          <w:szCs w:val="28"/>
        </w:rPr>
      </w:pPr>
      <w:r w:rsidRPr="009F0A24">
        <w:rPr>
          <w:bCs/>
          <w:sz w:val="28"/>
          <w:szCs w:val="28"/>
        </w:rPr>
        <w:t>-</w:t>
      </w:r>
      <w:r w:rsidR="00B53CE1" w:rsidRPr="009F0A24">
        <w:rPr>
          <w:bCs/>
          <w:sz w:val="28"/>
          <w:szCs w:val="28"/>
        </w:rPr>
        <w:t xml:space="preserve"> </w:t>
      </w:r>
      <w:r w:rsidR="00205FD9" w:rsidRPr="009F0A24">
        <w:rPr>
          <w:bCs/>
          <w:sz w:val="28"/>
          <w:szCs w:val="28"/>
        </w:rPr>
        <w:t>Kết quả tổ chức Hội giảng</w:t>
      </w:r>
      <w:r w:rsidR="006A78C0" w:rsidRPr="009F0A24">
        <w:rPr>
          <w:bCs/>
          <w:sz w:val="28"/>
          <w:szCs w:val="28"/>
        </w:rPr>
        <w:t xml:space="preserve"> các cấp</w:t>
      </w:r>
      <w:r w:rsidR="00276F9F" w:rsidRPr="009F0A24">
        <w:rPr>
          <w:bCs/>
          <w:sz w:val="28"/>
          <w:szCs w:val="28"/>
        </w:rPr>
        <w:t>.</w:t>
      </w:r>
    </w:p>
    <w:p w14:paraId="4D33EDF0" w14:textId="4EDEED99" w:rsidR="00470D1F" w:rsidRDefault="00130F60" w:rsidP="00B35040">
      <w:pPr>
        <w:widowControl w:val="0"/>
        <w:spacing w:before="120" w:after="120" w:line="276" w:lineRule="auto"/>
        <w:ind w:firstLine="720"/>
        <w:jc w:val="both"/>
        <w:rPr>
          <w:bCs/>
          <w:i/>
          <w:iCs/>
          <w:sz w:val="28"/>
          <w:szCs w:val="28"/>
        </w:rPr>
      </w:pPr>
      <w:r w:rsidRPr="009F0A24">
        <w:rPr>
          <w:b/>
          <w:bCs/>
          <w:i/>
          <w:iCs/>
          <w:sz w:val="28"/>
          <w:szCs w:val="28"/>
        </w:rPr>
        <w:t xml:space="preserve">2.2. Công tác </w:t>
      </w:r>
      <w:r w:rsidR="00225DB3" w:rsidRPr="00225DB3">
        <w:rPr>
          <w:b/>
          <w:bCs/>
          <w:i/>
          <w:iCs/>
          <w:sz w:val="28"/>
          <w:szCs w:val="28"/>
        </w:rPr>
        <w:t xml:space="preserve">Khoa học, công nghệ </w:t>
      </w:r>
      <w:r w:rsidR="00AE00FF">
        <w:rPr>
          <w:b/>
          <w:bCs/>
          <w:i/>
          <w:iCs/>
          <w:sz w:val="28"/>
          <w:szCs w:val="28"/>
        </w:rPr>
        <w:t xml:space="preserve">- </w:t>
      </w:r>
      <w:r w:rsidR="00225DB3" w:rsidRPr="00225DB3">
        <w:rPr>
          <w:b/>
          <w:bCs/>
          <w:i/>
          <w:iCs/>
          <w:sz w:val="28"/>
          <w:szCs w:val="28"/>
        </w:rPr>
        <w:t xml:space="preserve">Chuyển đổi số </w:t>
      </w:r>
      <w:r w:rsidR="00AE00FF">
        <w:rPr>
          <w:b/>
          <w:bCs/>
          <w:i/>
          <w:iCs/>
          <w:sz w:val="28"/>
          <w:szCs w:val="28"/>
        </w:rPr>
        <w:t xml:space="preserve">và </w:t>
      </w:r>
      <w:r w:rsidR="00AE00FF" w:rsidRPr="00AE00FF">
        <w:rPr>
          <w:b/>
          <w:bCs/>
          <w:i/>
          <w:iCs/>
          <w:sz w:val="28"/>
          <w:szCs w:val="28"/>
        </w:rPr>
        <w:t xml:space="preserve">lĩnh vực hợp tác phát triển, huy động nguồn lực </w:t>
      </w:r>
      <w:r w:rsidRPr="009F0A24">
        <w:rPr>
          <w:bCs/>
          <w:i/>
          <w:iCs/>
          <w:sz w:val="28"/>
          <w:szCs w:val="28"/>
        </w:rPr>
        <w:t>(</w:t>
      </w:r>
      <w:r w:rsidRPr="009F0A24">
        <w:rPr>
          <w:i/>
          <w:iCs/>
          <w:sz w:val="28"/>
          <w:szCs w:val="28"/>
        </w:rPr>
        <w:t>Đơn vị thực hiện: Phòng QLKHCN&amp;HTPT)</w:t>
      </w:r>
    </w:p>
    <w:p w14:paraId="2D12C67F" w14:textId="77777777" w:rsidR="00470D1F" w:rsidRDefault="00130F60" w:rsidP="00B35040">
      <w:pPr>
        <w:widowControl w:val="0"/>
        <w:spacing w:before="120" w:after="120" w:line="276" w:lineRule="auto"/>
        <w:ind w:firstLine="720"/>
        <w:jc w:val="both"/>
        <w:rPr>
          <w:bCs/>
          <w:i/>
          <w:iCs/>
          <w:sz w:val="28"/>
          <w:szCs w:val="28"/>
        </w:rPr>
      </w:pPr>
      <w:r w:rsidRPr="009F0A24">
        <w:rPr>
          <w:bCs/>
          <w:sz w:val="28"/>
          <w:szCs w:val="28"/>
        </w:rPr>
        <w:t xml:space="preserve">- Về </w:t>
      </w:r>
      <w:r w:rsidR="006D489F">
        <w:rPr>
          <w:bCs/>
          <w:sz w:val="28"/>
          <w:szCs w:val="28"/>
        </w:rPr>
        <w:t>c</w:t>
      </w:r>
      <w:r w:rsidR="006D489F" w:rsidRPr="006D489F">
        <w:rPr>
          <w:bCs/>
          <w:sz w:val="28"/>
          <w:szCs w:val="28"/>
        </w:rPr>
        <w:t>ông tác Khoa học, công nghệ - Chuyển đổi số</w:t>
      </w:r>
      <w:r w:rsidRPr="009F0A24">
        <w:rPr>
          <w:bCs/>
          <w:sz w:val="28"/>
          <w:szCs w:val="28"/>
        </w:rPr>
        <w:t xml:space="preserve">: Công tác đào tạo, bồi dưỡng; số lượng nhiệm vụ khoa học các cấp; số bài báo, công trình; số hoạt động KH&amp;CN cấp Trường, cấp </w:t>
      </w:r>
      <w:r w:rsidR="00F61403">
        <w:rPr>
          <w:bCs/>
          <w:sz w:val="28"/>
          <w:szCs w:val="28"/>
        </w:rPr>
        <w:t>tỉnh</w:t>
      </w:r>
      <w:r w:rsidRPr="009F0A24">
        <w:rPr>
          <w:bCs/>
          <w:sz w:val="28"/>
          <w:szCs w:val="28"/>
        </w:rPr>
        <w:t>; số dự án khởi nghiệp, đổi mới sáng tạo</w:t>
      </w:r>
      <w:r w:rsidR="0096373C" w:rsidRPr="009F0A24">
        <w:rPr>
          <w:bCs/>
          <w:sz w:val="28"/>
          <w:szCs w:val="28"/>
        </w:rPr>
        <w:t>;</w:t>
      </w:r>
      <w:r w:rsidR="009A4F51">
        <w:rPr>
          <w:bCs/>
          <w:sz w:val="28"/>
          <w:szCs w:val="28"/>
        </w:rPr>
        <w:t>…</w:t>
      </w:r>
      <w:r w:rsidR="009A4F51" w:rsidRPr="009F0A24">
        <w:rPr>
          <w:sz w:val="28"/>
          <w:szCs w:val="28"/>
        </w:rPr>
        <w:t>Ứng dụng công nghệ thông tin, chuyển đổi số</w:t>
      </w:r>
      <w:r w:rsidR="009A4F51">
        <w:rPr>
          <w:sz w:val="28"/>
          <w:szCs w:val="28"/>
        </w:rPr>
        <w:t>, bảo đảm an ninh mạng</w:t>
      </w:r>
      <w:r w:rsidR="00D7018F">
        <w:rPr>
          <w:sz w:val="28"/>
          <w:szCs w:val="28"/>
        </w:rPr>
        <w:t>;</w:t>
      </w:r>
      <w:r w:rsidR="009A4F51">
        <w:rPr>
          <w:sz w:val="28"/>
          <w:szCs w:val="28"/>
        </w:rPr>
        <w:t>…</w:t>
      </w:r>
    </w:p>
    <w:p w14:paraId="6EDD636A" w14:textId="055C92C3" w:rsidR="00130F60" w:rsidRDefault="00604160" w:rsidP="00B35040">
      <w:pPr>
        <w:widowControl w:val="0"/>
        <w:spacing w:before="120" w:after="120" w:line="276" w:lineRule="auto"/>
        <w:ind w:firstLine="720"/>
        <w:jc w:val="both"/>
        <w:rPr>
          <w:bCs/>
          <w:sz w:val="28"/>
          <w:szCs w:val="28"/>
        </w:rPr>
      </w:pPr>
      <w:r w:rsidRPr="009F0A24">
        <w:rPr>
          <w:bCs/>
          <w:sz w:val="28"/>
          <w:szCs w:val="28"/>
        </w:rPr>
        <w:t xml:space="preserve">- Về </w:t>
      </w:r>
      <w:r w:rsidR="00EE3310">
        <w:rPr>
          <w:bCs/>
          <w:sz w:val="28"/>
          <w:szCs w:val="28"/>
        </w:rPr>
        <w:t>c</w:t>
      </w:r>
      <w:r w:rsidR="00EE3310" w:rsidRPr="006D489F">
        <w:rPr>
          <w:bCs/>
          <w:sz w:val="28"/>
          <w:szCs w:val="28"/>
        </w:rPr>
        <w:t xml:space="preserve">ông tác </w:t>
      </w:r>
      <w:r w:rsidR="0011059F" w:rsidRPr="0011059F">
        <w:rPr>
          <w:bCs/>
          <w:sz w:val="28"/>
          <w:szCs w:val="28"/>
        </w:rPr>
        <w:t>hợp tác phát triển, huy động nguồn lực</w:t>
      </w:r>
      <w:r w:rsidR="00130F60" w:rsidRPr="009F0A24">
        <w:rPr>
          <w:bCs/>
          <w:sz w:val="28"/>
          <w:szCs w:val="28"/>
        </w:rPr>
        <w:t xml:space="preserve">: </w:t>
      </w:r>
      <w:r w:rsidR="00AD0DFD" w:rsidRPr="009F0A24">
        <w:rPr>
          <w:bCs/>
          <w:sz w:val="28"/>
          <w:szCs w:val="28"/>
        </w:rPr>
        <w:t xml:space="preserve">Tình hình ký kết, triển khai các ghi nhớ hợp tác với doanh nghiệp; số HSSV, </w:t>
      </w:r>
      <w:r w:rsidR="00AD0DFD">
        <w:rPr>
          <w:bCs/>
          <w:sz w:val="28"/>
          <w:szCs w:val="28"/>
        </w:rPr>
        <w:t>nhà giáo</w:t>
      </w:r>
      <w:r w:rsidR="00AD0DFD" w:rsidRPr="009F0A24">
        <w:rPr>
          <w:bCs/>
          <w:sz w:val="28"/>
          <w:szCs w:val="28"/>
        </w:rPr>
        <w:t xml:space="preserve"> được cử đi đến doanh nghiệp; số doanh nghiệp có hoạt động hỗ trợ nhà trường; ...</w:t>
      </w:r>
      <w:r w:rsidR="00C34DCD">
        <w:rPr>
          <w:bCs/>
          <w:sz w:val="28"/>
          <w:szCs w:val="28"/>
        </w:rPr>
        <w:t xml:space="preserve"> </w:t>
      </w:r>
      <w:r w:rsidR="00C34DCD" w:rsidRPr="009F0A24">
        <w:rPr>
          <w:bCs/>
          <w:sz w:val="28"/>
          <w:szCs w:val="28"/>
        </w:rPr>
        <w:t xml:space="preserve">Các hoạt động </w:t>
      </w:r>
      <w:r w:rsidR="00C34DCD">
        <w:rPr>
          <w:bCs/>
          <w:sz w:val="28"/>
          <w:szCs w:val="28"/>
        </w:rPr>
        <w:t xml:space="preserve">tư </w:t>
      </w:r>
      <w:r w:rsidR="00C34DCD" w:rsidRPr="009F0A24">
        <w:rPr>
          <w:bCs/>
          <w:sz w:val="28"/>
          <w:szCs w:val="28"/>
        </w:rPr>
        <w:t>vấn tuyển sinh, tư vấn giới thiệu cơ hội việc làm cho HSSV</w:t>
      </w:r>
      <w:r w:rsidR="00C34DCD">
        <w:rPr>
          <w:bCs/>
          <w:sz w:val="28"/>
          <w:szCs w:val="28"/>
        </w:rPr>
        <w:t xml:space="preserve"> </w:t>
      </w:r>
      <w:r w:rsidR="00130F60" w:rsidRPr="009F0A24">
        <w:rPr>
          <w:bCs/>
          <w:sz w:val="28"/>
          <w:szCs w:val="28"/>
        </w:rPr>
        <w:t xml:space="preserve">và kết quả </w:t>
      </w:r>
      <w:r w:rsidR="002D2CC1">
        <w:rPr>
          <w:bCs/>
          <w:sz w:val="28"/>
          <w:szCs w:val="28"/>
        </w:rPr>
        <w:t>h</w:t>
      </w:r>
      <w:r w:rsidR="002D2CC1" w:rsidRPr="009F0A24">
        <w:rPr>
          <w:bCs/>
          <w:sz w:val="28"/>
          <w:szCs w:val="28"/>
        </w:rPr>
        <w:t>oạt động khởi nghiệp</w:t>
      </w:r>
      <w:r w:rsidR="002D2CC1">
        <w:rPr>
          <w:bCs/>
          <w:sz w:val="28"/>
          <w:szCs w:val="28"/>
        </w:rPr>
        <w:t>,</w:t>
      </w:r>
      <w:r w:rsidR="002D2CC1" w:rsidRPr="009F0A24">
        <w:rPr>
          <w:bCs/>
          <w:sz w:val="28"/>
          <w:szCs w:val="28"/>
        </w:rPr>
        <w:t xml:space="preserve"> </w:t>
      </w:r>
      <w:r w:rsidR="00130F60" w:rsidRPr="009F0A24">
        <w:rPr>
          <w:bCs/>
          <w:sz w:val="28"/>
          <w:szCs w:val="28"/>
        </w:rPr>
        <w:t>hợp tác chính trong năm</w:t>
      </w:r>
      <w:r w:rsidR="00EA5C93" w:rsidRPr="009F0A24">
        <w:rPr>
          <w:bCs/>
          <w:sz w:val="28"/>
          <w:szCs w:val="28"/>
        </w:rPr>
        <w:t>.</w:t>
      </w:r>
    </w:p>
    <w:p w14:paraId="7DF4883F" w14:textId="5CE11BFA" w:rsidR="00B53CE1" w:rsidRPr="009F0A24" w:rsidRDefault="00B53CE1" w:rsidP="00B35040">
      <w:pPr>
        <w:widowControl w:val="0"/>
        <w:spacing w:before="120" w:after="120" w:line="276" w:lineRule="auto"/>
        <w:ind w:firstLine="720"/>
        <w:jc w:val="both"/>
        <w:rPr>
          <w:bCs/>
          <w:i/>
          <w:iCs/>
          <w:sz w:val="28"/>
          <w:szCs w:val="28"/>
        </w:rPr>
      </w:pPr>
      <w:r w:rsidRPr="009F0A24">
        <w:rPr>
          <w:b/>
          <w:bCs/>
          <w:i/>
          <w:iCs/>
          <w:sz w:val="28"/>
          <w:szCs w:val="28"/>
        </w:rPr>
        <w:t>2.</w:t>
      </w:r>
      <w:r w:rsidR="00B561C1">
        <w:rPr>
          <w:b/>
          <w:bCs/>
          <w:i/>
          <w:iCs/>
          <w:sz w:val="28"/>
          <w:szCs w:val="28"/>
        </w:rPr>
        <w:t>3</w:t>
      </w:r>
      <w:r w:rsidRPr="009F0A24">
        <w:rPr>
          <w:b/>
          <w:bCs/>
          <w:i/>
          <w:iCs/>
          <w:sz w:val="28"/>
          <w:szCs w:val="28"/>
        </w:rPr>
        <w:t xml:space="preserve">. Công tác </w:t>
      </w:r>
      <w:r w:rsidR="009A678B">
        <w:rPr>
          <w:b/>
          <w:bCs/>
          <w:i/>
          <w:iCs/>
          <w:sz w:val="28"/>
          <w:szCs w:val="28"/>
        </w:rPr>
        <w:t>T</w:t>
      </w:r>
      <w:r w:rsidRPr="009F0A24">
        <w:rPr>
          <w:b/>
          <w:bCs/>
          <w:i/>
          <w:iCs/>
          <w:sz w:val="28"/>
          <w:szCs w:val="28"/>
        </w:rPr>
        <w:t>ổ chức, cán bộ</w:t>
      </w:r>
      <w:r w:rsidR="004D5369" w:rsidRPr="009F0A24">
        <w:rPr>
          <w:bCs/>
          <w:i/>
          <w:iCs/>
          <w:sz w:val="28"/>
          <w:szCs w:val="28"/>
        </w:rPr>
        <w:t xml:space="preserve"> (</w:t>
      </w:r>
      <w:r w:rsidR="004D5369" w:rsidRPr="009F0A24">
        <w:rPr>
          <w:i/>
          <w:iCs/>
          <w:sz w:val="28"/>
          <w:szCs w:val="28"/>
        </w:rPr>
        <w:t xml:space="preserve">Đơn vị thực hiện: Phòng Tổ chức cán bộ và Công tác học sinh </w:t>
      </w:r>
      <w:r w:rsidR="009F0A24">
        <w:rPr>
          <w:i/>
          <w:iCs/>
          <w:sz w:val="28"/>
          <w:szCs w:val="28"/>
        </w:rPr>
        <w:t xml:space="preserve">- </w:t>
      </w:r>
      <w:r w:rsidR="004D5369" w:rsidRPr="009F0A24">
        <w:rPr>
          <w:i/>
          <w:iCs/>
          <w:sz w:val="28"/>
          <w:szCs w:val="28"/>
        </w:rPr>
        <w:t>sinh viên)</w:t>
      </w:r>
    </w:p>
    <w:p w14:paraId="2545C979" w14:textId="55BE8806" w:rsidR="00B836D4" w:rsidRPr="009F0A24" w:rsidRDefault="00B836D4" w:rsidP="00B35040">
      <w:pPr>
        <w:widowControl w:val="0"/>
        <w:spacing w:before="120" w:after="120" w:line="276" w:lineRule="auto"/>
        <w:ind w:firstLine="720"/>
        <w:jc w:val="both"/>
        <w:rPr>
          <w:bCs/>
          <w:sz w:val="28"/>
          <w:szCs w:val="28"/>
        </w:rPr>
      </w:pPr>
      <w:r w:rsidRPr="009F0A24">
        <w:rPr>
          <w:bCs/>
          <w:sz w:val="28"/>
          <w:szCs w:val="28"/>
        </w:rPr>
        <w:t>- Ban hành cơ chế chính sách về tổ chức, cán bộ.</w:t>
      </w:r>
    </w:p>
    <w:p w14:paraId="540A78FE" w14:textId="08E7222B" w:rsidR="00B53CE1" w:rsidRPr="009F0A24" w:rsidRDefault="00B53CE1" w:rsidP="00B35040">
      <w:pPr>
        <w:widowControl w:val="0"/>
        <w:spacing w:before="120" w:after="120" w:line="276" w:lineRule="auto"/>
        <w:ind w:firstLine="720"/>
        <w:jc w:val="both"/>
        <w:rPr>
          <w:bCs/>
          <w:sz w:val="28"/>
          <w:szCs w:val="28"/>
        </w:rPr>
      </w:pPr>
      <w:r w:rsidRPr="009F0A24">
        <w:rPr>
          <w:bCs/>
          <w:sz w:val="28"/>
          <w:szCs w:val="28"/>
        </w:rPr>
        <w:t xml:space="preserve">- </w:t>
      </w:r>
      <w:r w:rsidR="00B836D4" w:rsidRPr="009F0A24">
        <w:rPr>
          <w:bCs/>
          <w:sz w:val="28"/>
          <w:szCs w:val="28"/>
        </w:rPr>
        <w:t>Xây dựng, trình các Đề án tổ chức lại Trường và các đơn vị; điều động, bổ nhiệm, luân chuyển.</w:t>
      </w:r>
    </w:p>
    <w:p w14:paraId="26167941" w14:textId="568D0C91" w:rsidR="00B836D4" w:rsidRPr="009F0A24" w:rsidRDefault="00B836D4" w:rsidP="00B35040">
      <w:pPr>
        <w:widowControl w:val="0"/>
        <w:spacing w:before="120" w:after="120" w:line="276" w:lineRule="auto"/>
        <w:ind w:firstLine="720"/>
        <w:jc w:val="both"/>
        <w:rPr>
          <w:bCs/>
          <w:sz w:val="28"/>
          <w:szCs w:val="28"/>
        </w:rPr>
      </w:pPr>
      <w:r w:rsidRPr="009F0A24">
        <w:rPr>
          <w:bCs/>
          <w:sz w:val="28"/>
          <w:szCs w:val="28"/>
        </w:rPr>
        <w:t>- Kết quả tuyển dụng, hợp đồng năm 202</w:t>
      </w:r>
      <w:r w:rsidR="00B561C1">
        <w:rPr>
          <w:bCs/>
          <w:sz w:val="28"/>
          <w:szCs w:val="28"/>
        </w:rPr>
        <w:t>6</w:t>
      </w:r>
      <w:r w:rsidR="0096373C" w:rsidRPr="009F0A24">
        <w:rPr>
          <w:bCs/>
          <w:sz w:val="28"/>
          <w:szCs w:val="28"/>
        </w:rPr>
        <w:t xml:space="preserve"> (phụ lục số liệu kèm theo)</w:t>
      </w:r>
      <w:r w:rsidRPr="009F0A24">
        <w:rPr>
          <w:bCs/>
          <w:sz w:val="28"/>
          <w:szCs w:val="28"/>
        </w:rPr>
        <w:t>.</w:t>
      </w:r>
    </w:p>
    <w:p w14:paraId="098A89EA" w14:textId="2684641F" w:rsidR="0096373C" w:rsidRPr="009F0A24" w:rsidRDefault="00B836D4" w:rsidP="00B35040">
      <w:pPr>
        <w:widowControl w:val="0"/>
        <w:spacing w:before="120" w:after="120" w:line="276" w:lineRule="auto"/>
        <w:ind w:firstLine="720"/>
        <w:jc w:val="both"/>
        <w:rPr>
          <w:bCs/>
          <w:sz w:val="28"/>
          <w:szCs w:val="28"/>
        </w:rPr>
      </w:pPr>
      <w:r w:rsidRPr="009F0A24">
        <w:rPr>
          <w:bCs/>
          <w:sz w:val="28"/>
          <w:szCs w:val="28"/>
        </w:rPr>
        <w:lastRenderedPageBreak/>
        <w:t>- Số liệu VC, NLĐ đến cuối năm 202</w:t>
      </w:r>
      <w:r w:rsidR="00B561C1">
        <w:rPr>
          <w:bCs/>
          <w:sz w:val="28"/>
          <w:szCs w:val="28"/>
        </w:rPr>
        <w:t>6</w:t>
      </w:r>
      <w:r w:rsidR="0096373C" w:rsidRPr="009F0A24">
        <w:rPr>
          <w:bCs/>
          <w:sz w:val="28"/>
          <w:szCs w:val="28"/>
        </w:rPr>
        <w:t xml:space="preserve"> (phụ lục số liệu kèm theo).</w:t>
      </w:r>
    </w:p>
    <w:p w14:paraId="3CACD7AA" w14:textId="201AE8FC" w:rsidR="0096373C" w:rsidRPr="009F0A24" w:rsidRDefault="00B836D4" w:rsidP="00B35040">
      <w:pPr>
        <w:widowControl w:val="0"/>
        <w:spacing w:before="120" w:after="120" w:line="276" w:lineRule="auto"/>
        <w:ind w:firstLine="720"/>
        <w:jc w:val="both"/>
        <w:rPr>
          <w:bCs/>
          <w:sz w:val="28"/>
          <w:szCs w:val="28"/>
        </w:rPr>
      </w:pPr>
      <w:r w:rsidRPr="009F0A24">
        <w:rPr>
          <w:bCs/>
          <w:sz w:val="28"/>
          <w:szCs w:val="28"/>
        </w:rPr>
        <w:t>- Số liệu nhà giáo đến cuối năm 202</w:t>
      </w:r>
      <w:r w:rsidR="00B561C1">
        <w:rPr>
          <w:bCs/>
          <w:sz w:val="28"/>
          <w:szCs w:val="28"/>
        </w:rPr>
        <w:t>6</w:t>
      </w:r>
      <w:r w:rsidR="0096373C" w:rsidRPr="009F0A24">
        <w:rPr>
          <w:bCs/>
          <w:sz w:val="28"/>
          <w:szCs w:val="28"/>
        </w:rPr>
        <w:t xml:space="preserve"> (phụ lục số liệu kèm theo).</w:t>
      </w:r>
    </w:p>
    <w:p w14:paraId="48F51515" w14:textId="24865A14" w:rsidR="00B836D4" w:rsidRPr="009F0A24" w:rsidRDefault="00B836D4" w:rsidP="00B35040">
      <w:pPr>
        <w:widowControl w:val="0"/>
        <w:spacing w:before="120" w:after="120" w:line="276" w:lineRule="auto"/>
        <w:ind w:firstLine="720"/>
        <w:jc w:val="both"/>
        <w:rPr>
          <w:bCs/>
          <w:sz w:val="28"/>
          <w:szCs w:val="28"/>
        </w:rPr>
      </w:pPr>
      <w:r w:rsidRPr="009F0A24">
        <w:rPr>
          <w:bCs/>
          <w:sz w:val="28"/>
          <w:szCs w:val="28"/>
        </w:rPr>
        <w:t>- Số liệu đào tạo, bồi dưỡng nhà giáo, viên chức, người lao động</w:t>
      </w:r>
      <w:r w:rsidR="003A0838" w:rsidRPr="009F0A24">
        <w:rPr>
          <w:bCs/>
          <w:sz w:val="28"/>
          <w:szCs w:val="28"/>
        </w:rPr>
        <w:t xml:space="preserve"> trong năm 202</w:t>
      </w:r>
      <w:r w:rsidR="00B561C1">
        <w:rPr>
          <w:bCs/>
          <w:sz w:val="28"/>
          <w:szCs w:val="28"/>
        </w:rPr>
        <w:t>6</w:t>
      </w:r>
      <w:r w:rsidR="00130F60" w:rsidRPr="009F0A24">
        <w:rPr>
          <w:bCs/>
          <w:sz w:val="28"/>
          <w:szCs w:val="28"/>
        </w:rPr>
        <w:t>.</w:t>
      </w:r>
    </w:p>
    <w:p w14:paraId="1BC410DF" w14:textId="4A3187EF" w:rsidR="00130F60" w:rsidRPr="009F0A24" w:rsidRDefault="00130F60" w:rsidP="00B35040">
      <w:pPr>
        <w:widowControl w:val="0"/>
        <w:spacing w:before="120" w:after="120" w:line="276" w:lineRule="auto"/>
        <w:ind w:firstLine="720"/>
        <w:jc w:val="both"/>
        <w:rPr>
          <w:bCs/>
          <w:sz w:val="28"/>
          <w:szCs w:val="28"/>
        </w:rPr>
      </w:pPr>
      <w:r w:rsidRPr="009F0A24">
        <w:rPr>
          <w:bCs/>
          <w:sz w:val="28"/>
          <w:szCs w:val="28"/>
        </w:rPr>
        <w:t>- Kết quả xếp loại, thành tích thi đ</w:t>
      </w:r>
      <w:r w:rsidR="003A0838" w:rsidRPr="009F0A24">
        <w:rPr>
          <w:bCs/>
          <w:sz w:val="28"/>
          <w:szCs w:val="28"/>
        </w:rPr>
        <w:t>ua và khen thưởng trong năm 202</w:t>
      </w:r>
      <w:r w:rsidR="00B561C1">
        <w:rPr>
          <w:bCs/>
          <w:sz w:val="28"/>
          <w:szCs w:val="28"/>
        </w:rPr>
        <w:t>6</w:t>
      </w:r>
      <w:r w:rsidRPr="009F0A24">
        <w:rPr>
          <w:bCs/>
          <w:sz w:val="28"/>
          <w:szCs w:val="28"/>
        </w:rPr>
        <w:t>.</w:t>
      </w:r>
    </w:p>
    <w:p w14:paraId="79F4100C" w14:textId="2634EC0D" w:rsidR="004D5369" w:rsidRPr="009F0A24" w:rsidRDefault="00B836D4" w:rsidP="00B35040">
      <w:pPr>
        <w:widowControl w:val="0"/>
        <w:spacing w:before="120" w:after="120" w:line="276" w:lineRule="auto"/>
        <w:ind w:firstLine="720"/>
        <w:jc w:val="both"/>
        <w:rPr>
          <w:bCs/>
          <w:sz w:val="28"/>
          <w:szCs w:val="28"/>
        </w:rPr>
      </w:pPr>
      <w:r w:rsidRPr="009F0A24">
        <w:rPr>
          <w:b/>
          <w:bCs/>
          <w:i/>
          <w:iCs/>
          <w:sz w:val="28"/>
          <w:szCs w:val="28"/>
        </w:rPr>
        <w:t>2.</w:t>
      </w:r>
      <w:r w:rsidR="00AD0DFD">
        <w:rPr>
          <w:b/>
          <w:bCs/>
          <w:i/>
          <w:iCs/>
          <w:sz w:val="28"/>
          <w:szCs w:val="28"/>
        </w:rPr>
        <w:t>4</w:t>
      </w:r>
      <w:r w:rsidRPr="009F0A24">
        <w:rPr>
          <w:b/>
          <w:bCs/>
          <w:i/>
          <w:iCs/>
          <w:sz w:val="28"/>
          <w:szCs w:val="28"/>
        </w:rPr>
        <w:t xml:space="preserve">. Công tác </w:t>
      </w:r>
      <w:r w:rsidR="00325349">
        <w:rPr>
          <w:b/>
          <w:bCs/>
          <w:i/>
          <w:iCs/>
          <w:sz w:val="28"/>
          <w:szCs w:val="28"/>
        </w:rPr>
        <w:t>Tổ</w:t>
      </w:r>
      <w:r w:rsidRPr="009F0A24">
        <w:rPr>
          <w:b/>
          <w:bCs/>
          <w:i/>
          <w:iCs/>
          <w:sz w:val="28"/>
          <w:szCs w:val="28"/>
        </w:rPr>
        <w:t>ng hợp, hành chính, quản trị nhà trường</w:t>
      </w:r>
      <w:r w:rsidR="004D5369" w:rsidRPr="009F0A24">
        <w:rPr>
          <w:b/>
          <w:bCs/>
          <w:i/>
          <w:iCs/>
          <w:sz w:val="28"/>
          <w:szCs w:val="28"/>
        </w:rPr>
        <w:t xml:space="preserve"> </w:t>
      </w:r>
      <w:r w:rsidR="004D5369" w:rsidRPr="009F0A24">
        <w:rPr>
          <w:bCs/>
          <w:i/>
          <w:iCs/>
          <w:sz w:val="28"/>
          <w:szCs w:val="28"/>
        </w:rPr>
        <w:t>(</w:t>
      </w:r>
      <w:r w:rsidR="004D5369" w:rsidRPr="009F0A24">
        <w:rPr>
          <w:i/>
          <w:iCs/>
          <w:sz w:val="28"/>
          <w:szCs w:val="28"/>
        </w:rPr>
        <w:t xml:space="preserve">Đơn vị thực hiện: Phòng </w:t>
      </w:r>
      <w:r w:rsidR="00130F60" w:rsidRPr="009F0A24">
        <w:rPr>
          <w:i/>
          <w:iCs/>
          <w:sz w:val="28"/>
          <w:szCs w:val="28"/>
        </w:rPr>
        <w:t>TH-HC&amp;QT</w:t>
      </w:r>
      <w:r w:rsidR="004D5369" w:rsidRPr="009F0A24">
        <w:rPr>
          <w:i/>
          <w:sz w:val="28"/>
          <w:szCs w:val="28"/>
        </w:rPr>
        <w:t>)</w:t>
      </w:r>
    </w:p>
    <w:p w14:paraId="5DF245CA" w14:textId="0FE5CAED" w:rsidR="00B836D4" w:rsidRPr="009F0A24" w:rsidRDefault="00B836D4" w:rsidP="00B35040">
      <w:pPr>
        <w:widowControl w:val="0"/>
        <w:spacing w:before="120" w:after="120" w:line="276" w:lineRule="auto"/>
        <w:ind w:firstLine="720"/>
        <w:jc w:val="both"/>
        <w:rPr>
          <w:bCs/>
          <w:sz w:val="28"/>
          <w:szCs w:val="28"/>
        </w:rPr>
      </w:pPr>
      <w:r w:rsidRPr="009F0A24">
        <w:rPr>
          <w:bCs/>
          <w:sz w:val="28"/>
          <w:szCs w:val="28"/>
        </w:rPr>
        <w:t>- Công tác tổng hợp, kế hoạch, quy hoạch: Xây dựng kế hoạch, đề xuất và thực hiện các chương trình, dự án đầu tư từ ngân sách nhà nước; chiến lược phát triển nhà trường.</w:t>
      </w:r>
    </w:p>
    <w:p w14:paraId="1EACFCFB" w14:textId="39F1DDC6" w:rsidR="00B836D4" w:rsidRPr="009F0A24" w:rsidRDefault="00B836D4" w:rsidP="00B35040">
      <w:pPr>
        <w:widowControl w:val="0"/>
        <w:spacing w:before="120" w:after="120" w:line="276" w:lineRule="auto"/>
        <w:ind w:firstLine="720"/>
        <w:jc w:val="both"/>
        <w:rPr>
          <w:bCs/>
          <w:sz w:val="28"/>
          <w:szCs w:val="28"/>
        </w:rPr>
      </w:pPr>
      <w:r w:rsidRPr="009F0A24">
        <w:rPr>
          <w:bCs/>
          <w:sz w:val="28"/>
          <w:szCs w:val="28"/>
        </w:rPr>
        <w:t xml:space="preserve">- Công tác hành chính: </w:t>
      </w:r>
      <w:r w:rsidR="00130F60" w:rsidRPr="009F0A24">
        <w:rPr>
          <w:bCs/>
          <w:sz w:val="28"/>
          <w:szCs w:val="28"/>
        </w:rPr>
        <w:t>Việc thực hiện Quy chế làm việc của nhà trường;</w:t>
      </w:r>
      <w:r w:rsidR="00427EB9" w:rsidRPr="009F0A24">
        <w:rPr>
          <w:bCs/>
          <w:sz w:val="28"/>
          <w:szCs w:val="28"/>
        </w:rPr>
        <w:t xml:space="preserve"> </w:t>
      </w:r>
      <w:r w:rsidRPr="009F0A24">
        <w:rPr>
          <w:bCs/>
          <w:sz w:val="28"/>
          <w:szCs w:val="28"/>
        </w:rPr>
        <w:t>văn thư, lưu trữ; số hóa</w:t>
      </w:r>
      <w:r w:rsidR="00E61670" w:rsidRPr="009F0A24">
        <w:rPr>
          <w:bCs/>
          <w:sz w:val="28"/>
          <w:szCs w:val="28"/>
        </w:rPr>
        <w:t>, chỉnh lý tài liệu</w:t>
      </w:r>
      <w:r w:rsidRPr="009F0A24">
        <w:rPr>
          <w:bCs/>
          <w:sz w:val="28"/>
          <w:szCs w:val="28"/>
        </w:rPr>
        <w:t>.</w:t>
      </w:r>
    </w:p>
    <w:p w14:paraId="1233DF15" w14:textId="277D85A8" w:rsidR="00B836D4" w:rsidRPr="009F0A24" w:rsidRDefault="00B836D4" w:rsidP="00B35040">
      <w:pPr>
        <w:widowControl w:val="0"/>
        <w:spacing w:before="120" w:after="120" w:line="276" w:lineRule="auto"/>
        <w:ind w:firstLine="720"/>
        <w:jc w:val="both"/>
        <w:rPr>
          <w:bCs/>
          <w:sz w:val="28"/>
          <w:szCs w:val="28"/>
        </w:rPr>
      </w:pPr>
      <w:r w:rsidRPr="009F0A24">
        <w:rPr>
          <w:bCs/>
          <w:sz w:val="28"/>
          <w:szCs w:val="28"/>
        </w:rPr>
        <w:t>- Công tác quản trị: Cơ sở vật chất, thiết bị, vệ sinh trường học</w:t>
      </w:r>
      <w:r w:rsidR="00130F60" w:rsidRPr="009F0A24">
        <w:rPr>
          <w:bCs/>
          <w:sz w:val="28"/>
          <w:szCs w:val="28"/>
        </w:rPr>
        <w:t xml:space="preserve">; </w:t>
      </w:r>
      <w:r w:rsidRPr="009F0A24">
        <w:rPr>
          <w:bCs/>
          <w:sz w:val="28"/>
          <w:szCs w:val="28"/>
        </w:rPr>
        <w:t>y tế trường học</w:t>
      </w:r>
      <w:r w:rsidR="00130F60" w:rsidRPr="009F0A24">
        <w:rPr>
          <w:bCs/>
          <w:sz w:val="28"/>
          <w:szCs w:val="28"/>
        </w:rPr>
        <w:t xml:space="preserve">; </w:t>
      </w:r>
      <w:r w:rsidRPr="009F0A24">
        <w:rPr>
          <w:bCs/>
          <w:sz w:val="28"/>
          <w:szCs w:val="28"/>
        </w:rPr>
        <w:t>an ninh, phòng cháy chữa cháy</w:t>
      </w:r>
      <w:r w:rsidR="00130F60" w:rsidRPr="009F0A24">
        <w:rPr>
          <w:bCs/>
          <w:sz w:val="28"/>
          <w:szCs w:val="28"/>
        </w:rPr>
        <w:t>; quản lý</w:t>
      </w:r>
      <w:r w:rsidRPr="009F0A24">
        <w:rPr>
          <w:bCs/>
          <w:sz w:val="28"/>
          <w:szCs w:val="28"/>
        </w:rPr>
        <w:t xml:space="preserve"> ký túc xá</w:t>
      </w:r>
      <w:r w:rsidR="00130F60" w:rsidRPr="009F0A24">
        <w:rPr>
          <w:bCs/>
          <w:sz w:val="28"/>
          <w:szCs w:val="28"/>
        </w:rPr>
        <w:t>.</w:t>
      </w:r>
    </w:p>
    <w:p w14:paraId="2FA0508C" w14:textId="7422834B" w:rsidR="004D5369" w:rsidRPr="009F0A24" w:rsidRDefault="00576D9B" w:rsidP="00B35040">
      <w:pPr>
        <w:widowControl w:val="0"/>
        <w:spacing w:before="120" w:after="120" w:line="276" w:lineRule="auto"/>
        <w:ind w:firstLine="720"/>
        <w:jc w:val="both"/>
        <w:rPr>
          <w:bCs/>
          <w:i/>
          <w:iCs/>
          <w:sz w:val="28"/>
          <w:szCs w:val="28"/>
        </w:rPr>
      </w:pPr>
      <w:r w:rsidRPr="009F0A24">
        <w:rPr>
          <w:b/>
          <w:bCs/>
          <w:i/>
          <w:iCs/>
          <w:sz w:val="28"/>
          <w:szCs w:val="28"/>
        </w:rPr>
        <w:t>2.</w:t>
      </w:r>
      <w:r w:rsidR="00AD0DFD">
        <w:rPr>
          <w:b/>
          <w:bCs/>
          <w:i/>
          <w:iCs/>
          <w:sz w:val="28"/>
          <w:szCs w:val="28"/>
        </w:rPr>
        <w:t>5</w:t>
      </w:r>
      <w:r w:rsidRPr="009F0A24">
        <w:rPr>
          <w:b/>
          <w:bCs/>
          <w:i/>
          <w:iCs/>
          <w:sz w:val="28"/>
          <w:szCs w:val="28"/>
        </w:rPr>
        <w:t xml:space="preserve">. Công tác </w:t>
      </w:r>
      <w:r w:rsidR="00273119">
        <w:rPr>
          <w:b/>
          <w:bCs/>
          <w:i/>
          <w:iCs/>
          <w:sz w:val="28"/>
          <w:szCs w:val="28"/>
        </w:rPr>
        <w:t>T</w:t>
      </w:r>
      <w:r w:rsidRPr="009F0A24">
        <w:rPr>
          <w:b/>
          <w:bCs/>
          <w:i/>
          <w:iCs/>
          <w:sz w:val="28"/>
          <w:szCs w:val="28"/>
        </w:rPr>
        <w:t>ài chính</w:t>
      </w:r>
      <w:r w:rsidR="00130F60" w:rsidRPr="009F0A24">
        <w:rPr>
          <w:b/>
          <w:bCs/>
          <w:i/>
          <w:iCs/>
          <w:sz w:val="28"/>
          <w:szCs w:val="28"/>
        </w:rPr>
        <w:t xml:space="preserve"> – </w:t>
      </w:r>
      <w:r w:rsidR="00273119">
        <w:rPr>
          <w:b/>
          <w:bCs/>
          <w:i/>
          <w:iCs/>
          <w:sz w:val="28"/>
          <w:szCs w:val="28"/>
        </w:rPr>
        <w:t>K</w:t>
      </w:r>
      <w:r w:rsidR="00130F60" w:rsidRPr="009F0A24">
        <w:rPr>
          <w:b/>
          <w:bCs/>
          <w:i/>
          <w:iCs/>
          <w:sz w:val="28"/>
          <w:szCs w:val="28"/>
        </w:rPr>
        <w:t>ế toán</w:t>
      </w:r>
      <w:r w:rsidR="004D5369" w:rsidRPr="009F0A24">
        <w:rPr>
          <w:b/>
          <w:bCs/>
          <w:i/>
          <w:iCs/>
          <w:sz w:val="28"/>
          <w:szCs w:val="28"/>
        </w:rPr>
        <w:t xml:space="preserve"> </w:t>
      </w:r>
      <w:r w:rsidR="004D5369" w:rsidRPr="009F0A24">
        <w:rPr>
          <w:bCs/>
          <w:i/>
          <w:iCs/>
          <w:sz w:val="28"/>
          <w:szCs w:val="28"/>
        </w:rPr>
        <w:t>(</w:t>
      </w:r>
      <w:r w:rsidR="004D5369" w:rsidRPr="009F0A24">
        <w:rPr>
          <w:i/>
          <w:iCs/>
          <w:sz w:val="28"/>
          <w:szCs w:val="28"/>
        </w:rPr>
        <w:t xml:space="preserve">Đơn vị thực hiện: Phòng </w:t>
      </w:r>
      <w:r w:rsidR="00130F60" w:rsidRPr="009F0A24">
        <w:rPr>
          <w:i/>
          <w:iCs/>
          <w:sz w:val="28"/>
          <w:szCs w:val="28"/>
        </w:rPr>
        <w:t>TC-KT</w:t>
      </w:r>
      <w:r w:rsidR="004D5369" w:rsidRPr="009F0A24">
        <w:rPr>
          <w:i/>
          <w:iCs/>
          <w:sz w:val="28"/>
          <w:szCs w:val="28"/>
        </w:rPr>
        <w:t>)</w:t>
      </w:r>
    </w:p>
    <w:p w14:paraId="3300E151" w14:textId="4D96909C" w:rsidR="00576D9B" w:rsidRPr="009F0A24" w:rsidRDefault="00576D9B" w:rsidP="00B35040">
      <w:pPr>
        <w:widowControl w:val="0"/>
        <w:spacing w:before="120" w:after="120" w:line="276" w:lineRule="auto"/>
        <w:ind w:firstLine="720"/>
        <w:jc w:val="both"/>
        <w:rPr>
          <w:bCs/>
          <w:sz w:val="28"/>
          <w:szCs w:val="28"/>
        </w:rPr>
      </w:pPr>
      <w:r w:rsidRPr="009F0A24">
        <w:rPr>
          <w:bCs/>
          <w:sz w:val="28"/>
          <w:szCs w:val="28"/>
        </w:rPr>
        <w:t>- Công tác xây dựng văn bản nâng cao chất lượng, hiệu quả quản lý, sử dụng tài chính</w:t>
      </w:r>
      <w:r w:rsidR="00D308F1" w:rsidRPr="009F0A24">
        <w:rPr>
          <w:bCs/>
          <w:sz w:val="28"/>
          <w:szCs w:val="28"/>
        </w:rPr>
        <w:t>, tài sản công</w:t>
      </w:r>
      <w:r w:rsidRPr="009F0A24">
        <w:rPr>
          <w:bCs/>
          <w:sz w:val="28"/>
          <w:szCs w:val="28"/>
        </w:rPr>
        <w:t>.</w:t>
      </w:r>
    </w:p>
    <w:p w14:paraId="58BC9EF7" w14:textId="6E93AFE0" w:rsidR="00130F60" w:rsidRPr="009F0A24" w:rsidRDefault="00130F60" w:rsidP="00B35040">
      <w:pPr>
        <w:widowControl w:val="0"/>
        <w:spacing w:before="120" w:after="120" w:line="276" w:lineRule="auto"/>
        <w:ind w:firstLine="720"/>
        <w:jc w:val="both"/>
        <w:rPr>
          <w:bCs/>
          <w:sz w:val="28"/>
          <w:szCs w:val="28"/>
        </w:rPr>
      </w:pPr>
      <w:r w:rsidRPr="009F0A24">
        <w:rPr>
          <w:bCs/>
          <w:sz w:val="28"/>
          <w:szCs w:val="28"/>
        </w:rPr>
        <w:t>- Kết quả công tác thu – chi, quản lý tài chính.</w:t>
      </w:r>
    </w:p>
    <w:p w14:paraId="6C6E18C9" w14:textId="440B624C" w:rsidR="00130F60" w:rsidRPr="009F0A24" w:rsidRDefault="00576D9B" w:rsidP="00B35040">
      <w:pPr>
        <w:widowControl w:val="0"/>
        <w:spacing w:before="120" w:after="120" w:line="276" w:lineRule="auto"/>
        <w:ind w:firstLine="720"/>
        <w:jc w:val="both"/>
        <w:rPr>
          <w:i/>
          <w:iCs/>
          <w:sz w:val="28"/>
          <w:szCs w:val="28"/>
        </w:rPr>
      </w:pPr>
      <w:r w:rsidRPr="009F0A24">
        <w:rPr>
          <w:b/>
          <w:bCs/>
          <w:i/>
          <w:iCs/>
          <w:sz w:val="28"/>
          <w:szCs w:val="28"/>
        </w:rPr>
        <w:t>2.</w:t>
      </w:r>
      <w:r w:rsidR="00AD0DFD">
        <w:rPr>
          <w:b/>
          <w:bCs/>
          <w:i/>
          <w:iCs/>
          <w:sz w:val="28"/>
          <w:szCs w:val="28"/>
        </w:rPr>
        <w:t>6</w:t>
      </w:r>
      <w:r w:rsidRPr="009F0A24">
        <w:rPr>
          <w:b/>
          <w:bCs/>
          <w:i/>
          <w:iCs/>
          <w:sz w:val="28"/>
          <w:szCs w:val="28"/>
        </w:rPr>
        <w:t xml:space="preserve">. </w:t>
      </w:r>
      <w:r w:rsidR="00273119" w:rsidRPr="009F0A24">
        <w:rPr>
          <w:b/>
          <w:bCs/>
          <w:i/>
          <w:iCs/>
          <w:sz w:val="28"/>
          <w:szCs w:val="28"/>
        </w:rPr>
        <w:t xml:space="preserve">Công tác </w:t>
      </w:r>
      <w:r w:rsidR="00273119">
        <w:rPr>
          <w:b/>
          <w:bCs/>
          <w:i/>
          <w:iCs/>
          <w:sz w:val="28"/>
          <w:szCs w:val="28"/>
        </w:rPr>
        <w:t>T</w:t>
      </w:r>
      <w:r w:rsidR="00130F60" w:rsidRPr="009F0A24">
        <w:rPr>
          <w:b/>
          <w:bCs/>
          <w:i/>
          <w:iCs/>
          <w:sz w:val="28"/>
          <w:szCs w:val="28"/>
        </w:rPr>
        <w:t>ruyền thông</w:t>
      </w:r>
      <w:r w:rsidR="00130F60" w:rsidRPr="009F0A24">
        <w:rPr>
          <w:sz w:val="28"/>
          <w:szCs w:val="28"/>
        </w:rPr>
        <w:t xml:space="preserve"> </w:t>
      </w:r>
      <w:r w:rsidR="00130F60" w:rsidRPr="009F0A24">
        <w:rPr>
          <w:i/>
          <w:iCs/>
          <w:sz w:val="28"/>
          <w:szCs w:val="28"/>
        </w:rPr>
        <w:t xml:space="preserve">(Đơn vị thực hiện: </w:t>
      </w:r>
      <w:del w:id="1024" w:author="Nội dung điều chỉnh (Claude)" w:date="2026-10-09T09:06:43Z">
        <w:r w:rsidR="00130F60" w:rsidRPr="009F0A24">
          <w:rPr>
            <w:i/>
            <w:iCs/>
            <w:sz w:val="28"/>
            <w:szCs w:val="28"/>
          </w:rPr>
          <w:delText xml:space="preserve">Ban Truyền thông).</w:delText>
        </w:r>
      </w:del>
      <w:ins w:id="1025" w:author="Nội dung điều chỉnh (Claude)" w:date="2026-10-09T09:06:43Z">
        <w:r w:rsidR="00130F60" w:rsidRPr="009F0A24">
          <w:rPr>
            <w:i/>
            <w:iCs/>
            <w:sz w:val="28"/>
            <w:szCs w:val="28"/>
          </w:rPr>
          <w:t xml:space="preserve">Ban Truyền thông)</w:t>
        </w:r>
      </w:ins>
    </w:p>
    <w:p w14:paraId="5854A522" w14:textId="0A288FBD" w:rsidR="00576D9B" w:rsidRPr="009F0A24" w:rsidRDefault="00576D9B" w:rsidP="00B35040">
      <w:pPr>
        <w:widowControl w:val="0"/>
        <w:spacing w:before="120" w:after="120" w:line="276" w:lineRule="auto"/>
        <w:ind w:firstLine="720"/>
        <w:jc w:val="both"/>
        <w:rPr>
          <w:bCs/>
          <w:sz w:val="28"/>
          <w:szCs w:val="28"/>
        </w:rPr>
      </w:pPr>
      <w:r w:rsidRPr="009F0A24">
        <w:rPr>
          <w:bCs/>
          <w:sz w:val="28"/>
          <w:szCs w:val="28"/>
        </w:rPr>
        <w:t>- Kết quả công tác truyền thông: số lượng sản phẩm truyền thông (tin, bài, video, phóng sự, ấn phẩm); hiệu quả các kênh truyền thông của Trường (Fanpage, Website, Youtube); phối hợp với các cơ quan báo chí.</w:t>
      </w:r>
    </w:p>
    <w:p w14:paraId="071024F8" w14:textId="77777777" w:rsidR="00576D9B" w:rsidRPr="009F0A24" w:rsidRDefault="00576D9B" w:rsidP="00B35040">
      <w:pPr>
        <w:widowControl w:val="0"/>
        <w:spacing w:before="120" w:after="120" w:line="276" w:lineRule="auto"/>
        <w:ind w:firstLine="720"/>
        <w:jc w:val="both"/>
        <w:rPr>
          <w:bCs/>
          <w:sz w:val="28"/>
          <w:szCs w:val="28"/>
        </w:rPr>
      </w:pPr>
      <w:r w:rsidRPr="009F0A24">
        <w:rPr>
          <w:bCs/>
          <w:sz w:val="28"/>
          <w:szCs w:val="28"/>
        </w:rPr>
        <w:t>- Kết quả tuyên truyền các sự kiện, hoạt động lớn của Trường trong năm 2026; xử lý thông tin, bảo đảm an toàn thông tin truyền thông.</w:t>
      </w:r>
    </w:p>
    <w:p w14:paraId="44536D4D" w14:textId="308ED3AC" w:rsidR="004D5369" w:rsidRPr="009F0A24" w:rsidRDefault="00576D9B" w:rsidP="00B35040">
      <w:pPr>
        <w:widowControl w:val="0"/>
        <w:spacing w:before="120" w:after="120" w:line="276" w:lineRule="auto"/>
        <w:ind w:firstLine="720"/>
        <w:jc w:val="both"/>
        <w:rPr>
          <w:bCs/>
          <w:i/>
          <w:iCs/>
          <w:sz w:val="28"/>
          <w:szCs w:val="28"/>
        </w:rPr>
      </w:pPr>
      <w:r w:rsidRPr="009F0A24">
        <w:rPr>
          <w:b/>
          <w:bCs/>
          <w:i/>
          <w:iCs/>
          <w:sz w:val="28"/>
          <w:szCs w:val="28"/>
        </w:rPr>
        <w:t>2.</w:t>
      </w:r>
      <w:r w:rsidR="002D2CC1">
        <w:rPr>
          <w:b/>
          <w:bCs/>
          <w:i/>
          <w:iCs/>
          <w:sz w:val="28"/>
          <w:szCs w:val="28"/>
        </w:rPr>
        <w:t>7</w:t>
      </w:r>
      <w:r w:rsidRPr="009F0A24">
        <w:rPr>
          <w:b/>
          <w:bCs/>
          <w:i/>
          <w:iCs/>
          <w:sz w:val="28"/>
          <w:szCs w:val="28"/>
        </w:rPr>
        <w:t>. Công tác quản lý học sinh, sinh viên</w:t>
      </w:r>
      <w:r w:rsidR="004D5369" w:rsidRPr="009F0A24">
        <w:rPr>
          <w:bCs/>
          <w:i/>
          <w:iCs/>
          <w:sz w:val="28"/>
          <w:szCs w:val="28"/>
        </w:rPr>
        <w:t xml:space="preserve"> (</w:t>
      </w:r>
      <w:r w:rsidR="004D5369" w:rsidRPr="009F0A24">
        <w:rPr>
          <w:i/>
          <w:iCs/>
          <w:sz w:val="28"/>
          <w:szCs w:val="28"/>
        </w:rPr>
        <w:t xml:space="preserve">Đơn vị thực hiện: Phòng Tổ chức cán bộ và Công tác học sinh </w:t>
      </w:r>
      <w:r w:rsidR="00427EB9" w:rsidRPr="009F0A24">
        <w:rPr>
          <w:i/>
          <w:iCs/>
          <w:sz w:val="28"/>
          <w:szCs w:val="28"/>
        </w:rPr>
        <w:t xml:space="preserve">- </w:t>
      </w:r>
      <w:r w:rsidR="004D5369" w:rsidRPr="009F0A24">
        <w:rPr>
          <w:i/>
          <w:iCs/>
          <w:sz w:val="28"/>
          <w:szCs w:val="28"/>
        </w:rPr>
        <w:t>sinh viên)</w:t>
      </w:r>
    </w:p>
    <w:p w14:paraId="1166F911" w14:textId="77777777" w:rsidR="00576D9B" w:rsidRPr="009F0A24" w:rsidRDefault="00576D9B" w:rsidP="00B35040">
      <w:pPr>
        <w:widowControl w:val="0"/>
        <w:spacing w:before="120" w:after="120" w:line="276" w:lineRule="auto"/>
        <w:ind w:firstLine="720"/>
        <w:jc w:val="both"/>
        <w:rPr>
          <w:bCs/>
          <w:sz w:val="28"/>
          <w:szCs w:val="28"/>
        </w:rPr>
      </w:pPr>
      <w:r w:rsidRPr="009F0A24">
        <w:rPr>
          <w:bCs/>
          <w:sz w:val="28"/>
          <w:szCs w:val="28"/>
        </w:rPr>
        <w:t>- Tình hình về thực hiện các hoạt động giáo dục HSSV;</w:t>
      </w:r>
    </w:p>
    <w:p w14:paraId="511EF8FC" w14:textId="3620C410" w:rsidR="00576D9B" w:rsidRPr="009F0A24" w:rsidRDefault="00576D9B" w:rsidP="00B35040">
      <w:pPr>
        <w:widowControl w:val="0"/>
        <w:spacing w:before="120" w:after="120" w:line="276" w:lineRule="auto"/>
        <w:ind w:firstLine="720"/>
        <w:jc w:val="both"/>
        <w:rPr>
          <w:bCs/>
          <w:sz w:val="28"/>
          <w:szCs w:val="28"/>
        </w:rPr>
      </w:pPr>
      <w:r w:rsidRPr="009F0A24">
        <w:rPr>
          <w:bCs/>
          <w:sz w:val="28"/>
          <w:szCs w:val="28"/>
        </w:rPr>
        <w:t>- Kết quả thực hiện chính sách HSSV;</w:t>
      </w:r>
    </w:p>
    <w:p w14:paraId="220E6F75" w14:textId="420111A8" w:rsidR="00576D9B" w:rsidRPr="009F0A24" w:rsidRDefault="00576D9B" w:rsidP="00B35040">
      <w:pPr>
        <w:widowControl w:val="0"/>
        <w:spacing w:before="120" w:after="120" w:line="276" w:lineRule="auto"/>
        <w:ind w:firstLine="720"/>
        <w:jc w:val="both"/>
        <w:rPr>
          <w:bCs/>
          <w:sz w:val="28"/>
          <w:szCs w:val="28"/>
        </w:rPr>
      </w:pPr>
      <w:r w:rsidRPr="009F0A24">
        <w:rPr>
          <w:bCs/>
          <w:sz w:val="28"/>
          <w:szCs w:val="28"/>
        </w:rPr>
        <w:t>- Công tác quản lý, đánh giá, báo cáo về HSSV.</w:t>
      </w:r>
    </w:p>
    <w:p w14:paraId="29705F93" w14:textId="7EEA1811" w:rsidR="004D5369" w:rsidRPr="009F0A24" w:rsidRDefault="00576D9B" w:rsidP="00B35040">
      <w:pPr>
        <w:widowControl w:val="0"/>
        <w:spacing w:before="120" w:after="120" w:line="276" w:lineRule="auto"/>
        <w:ind w:firstLine="720"/>
        <w:jc w:val="both"/>
        <w:rPr>
          <w:bCs/>
          <w:i/>
          <w:iCs/>
          <w:sz w:val="28"/>
          <w:szCs w:val="28"/>
        </w:rPr>
      </w:pPr>
      <w:r w:rsidRPr="009F0A24">
        <w:rPr>
          <w:b/>
          <w:bCs/>
          <w:i/>
          <w:iCs/>
          <w:sz w:val="28"/>
          <w:szCs w:val="28"/>
        </w:rPr>
        <w:t>2.8. Công tác đào tạo, quản lý người học và hoạt động chuyên môn tại các Khoa (Đơn vị thực hiện: các Khoa</w:t>
      </w:r>
      <w:r w:rsidR="006E13FF">
        <w:rPr>
          <w:b/>
          <w:bCs/>
          <w:i/>
          <w:iCs/>
          <w:sz w:val="28"/>
          <w:szCs w:val="28"/>
        </w:rPr>
        <w:t xml:space="preserve"> thuộc Trường</w:t>
      </w:r>
      <w:r w:rsidRPr="009F0A24">
        <w:rPr>
          <w:b/>
          <w:bCs/>
          <w:i/>
          <w:iCs/>
          <w:sz w:val="28"/>
          <w:szCs w:val="28"/>
        </w:rPr>
        <w:t>)</w:t>
      </w:r>
    </w:p>
    <w:p w14:paraId="570F57BA" w14:textId="77777777" w:rsidR="00576D9B" w:rsidRPr="009F0A24" w:rsidRDefault="00576D9B" w:rsidP="00B35040">
      <w:pPr>
        <w:widowControl w:val="0"/>
        <w:spacing w:before="120" w:after="120" w:line="276" w:lineRule="auto"/>
        <w:ind w:firstLine="720"/>
        <w:jc w:val="both"/>
        <w:rPr>
          <w:bCs/>
          <w:sz w:val="28"/>
          <w:szCs w:val="28"/>
        </w:rPr>
      </w:pPr>
      <w:r w:rsidRPr="009F0A24">
        <w:rPr>
          <w:bCs/>
          <w:sz w:val="28"/>
          <w:szCs w:val="28"/>
        </w:rPr>
        <w:t>- Kết quả tuyển sinh, quy mô đào tạo, duy trì sĩ số, kết quả học tập và tốt nghiệp của người học thuộc Khoa;</w:t>
      </w:r>
    </w:p>
    <w:p w14:paraId="02A565CC" w14:textId="77777777" w:rsidR="00576D9B" w:rsidRPr="009F0A24" w:rsidRDefault="00576D9B" w:rsidP="00B35040">
      <w:pPr>
        <w:widowControl w:val="0"/>
        <w:spacing w:before="120" w:after="120" w:line="276" w:lineRule="auto"/>
        <w:ind w:firstLine="720"/>
        <w:jc w:val="both"/>
        <w:rPr>
          <w:bCs/>
          <w:sz w:val="28"/>
          <w:szCs w:val="28"/>
        </w:rPr>
      </w:pPr>
      <w:r w:rsidRPr="009F0A24">
        <w:rPr>
          <w:bCs/>
          <w:sz w:val="28"/>
          <w:szCs w:val="28"/>
        </w:rPr>
        <w:lastRenderedPageBreak/>
        <w:t>- Kết quả xây dựng, cập nhật chương trình, biên soạn giáo trình; tổ chức Hội giảng, Hội thi cấp Khoa;</w:t>
      </w:r>
    </w:p>
    <w:p w14:paraId="1E3EF3D1" w14:textId="77777777" w:rsidR="00576D9B" w:rsidRPr="009F0A24" w:rsidRDefault="00576D9B" w:rsidP="00B35040">
      <w:pPr>
        <w:widowControl w:val="0"/>
        <w:spacing w:before="120" w:after="120" w:line="276" w:lineRule="auto"/>
        <w:ind w:firstLine="720"/>
        <w:jc w:val="both"/>
        <w:rPr>
          <w:bCs/>
          <w:sz w:val="28"/>
          <w:szCs w:val="28"/>
        </w:rPr>
      </w:pPr>
      <w:r w:rsidRPr="009F0A24">
        <w:rPr>
          <w:bCs/>
          <w:sz w:val="28"/>
          <w:szCs w:val="28"/>
        </w:rPr>
        <w:t>- Kết quả hoạt động khoa học công nghệ, sáng kiến; hợp tác doanh nghiệp, thực hành, thực tập; tình hình việc làm của người học tốt nghiệp;</w:t>
      </w:r>
    </w:p>
    <w:p w14:paraId="701C4EF3" w14:textId="77777777" w:rsidR="00576D9B" w:rsidRPr="009F0A24" w:rsidRDefault="00576D9B" w:rsidP="00B35040">
      <w:pPr>
        <w:widowControl w:val="0"/>
        <w:spacing w:before="120" w:after="120" w:line="276" w:lineRule="auto"/>
        <w:ind w:firstLine="720"/>
        <w:jc w:val="both"/>
        <w:rPr>
          <w:bCs/>
          <w:sz w:val="28"/>
          <w:szCs w:val="28"/>
        </w:rPr>
      </w:pPr>
      <w:r w:rsidRPr="009F0A24">
        <w:rPr>
          <w:bCs/>
          <w:sz w:val="28"/>
          <w:szCs w:val="28"/>
        </w:rPr>
        <w:t>- Tình hình đội ngũ nhà giáo, bồi dưỡng nhà giáo; quản lý cơ sở vật chất, thiết bị đào tạo được giao.</w:t>
      </w:r>
    </w:p>
    <w:p w14:paraId="38F2F9B8" w14:textId="32227475" w:rsidR="004A18E0" w:rsidRPr="009F0A24" w:rsidRDefault="004A18E0" w:rsidP="00B35040">
      <w:pPr>
        <w:widowControl w:val="0"/>
        <w:spacing w:before="120" w:after="120" w:line="276" w:lineRule="auto"/>
        <w:ind w:firstLine="720"/>
        <w:jc w:val="both"/>
        <w:rPr>
          <w:b/>
          <w:bCs/>
          <w:sz w:val="28"/>
          <w:szCs w:val="28"/>
        </w:rPr>
      </w:pPr>
      <w:r w:rsidRPr="009F0A24">
        <w:rPr>
          <w:b/>
          <w:bCs/>
          <w:sz w:val="28"/>
          <w:szCs w:val="28"/>
        </w:rPr>
        <w:t xml:space="preserve">3. Về </w:t>
      </w:r>
      <w:r w:rsidR="00005560" w:rsidRPr="009F0A24">
        <w:rPr>
          <w:b/>
          <w:bCs/>
          <w:sz w:val="28"/>
          <w:szCs w:val="28"/>
        </w:rPr>
        <w:t>phương hướng nhiệm vụ</w:t>
      </w:r>
      <w:r w:rsidRPr="009F0A24">
        <w:rPr>
          <w:b/>
          <w:bCs/>
          <w:sz w:val="28"/>
          <w:szCs w:val="28"/>
        </w:rPr>
        <w:t xml:space="preserve"> năm 202</w:t>
      </w:r>
      <w:r w:rsidR="002D2CC1">
        <w:rPr>
          <w:b/>
          <w:bCs/>
          <w:sz w:val="28"/>
          <w:szCs w:val="28"/>
        </w:rPr>
        <w:t>7</w:t>
      </w:r>
    </w:p>
    <w:p w14:paraId="7918AF48" w14:textId="0AE10509" w:rsidR="004A18E0" w:rsidRPr="009F0A24" w:rsidRDefault="004A18E0" w:rsidP="00B35040">
      <w:pPr>
        <w:widowControl w:val="0"/>
        <w:spacing w:before="120" w:after="120" w:line="276" w:lineRule="auto"/>
        <w:ind w:firstLine="720"/>
        <w:jc w:val="both"/>
        <w:rPr>
          <w:bCs/>
          <w:sz w:val="28"/>
          <w:szCs w:val="28"/>
        </w:rPr>
      </w:pPr>
      <w:r w:rsidRPr="009F0A24">
        <w:rPr>
          <w:bCs/>
          <w:sz w:val="28"/>
          <w:szCs w:val="28"/>
        </w:rPr>
        <w:t>Trên cơ sở các chỉ tiêu, nhiệm vụ được UBND tỉnh giao cho nhà trường</w:t>
      </w:r>
      <w:r w:rsidR="002752F9">
        <w:rPr>
          <w:bCs/>
          <w:sz w:val="28"/>
          <w:szCs w:val="28"/>
        </w:rPr>
        <w:t xml:space="preserve"> </w:t>
      </w:r>
      <w:r w:rsidR="002752F9" w:rsidRPr="002752F9">
        <w:rPr>
          <w:bCs/>
          <w:i/>
          <w:iCs/>
          <w:sz w:val="28"/>
          <w:szCs w:val="28"/>
        </w:rPr>
        <w:t>(Trường đã đăng ký)</w:t>
      </w:r>
      <w:r w:rsidRPr="002752F9">
        <w:rPr>
          <w:bCs/>
          <w:i/>
          <w:iCs/>
          <w:sz w:val="28"/>
          <w:szCs w:val="28"/>
        </w:rPr>
        <w:t>;</w:t>
      </w:r>
      <w:r w:rsidRPr="009F0A24">
        <w:rPr>
          <w:bCs/>
          <w:sz w:val="28"/>
          <w:szCs w:val="28"/>
        </w:rPr>
        <w:t xml:space="preserve"> đánh giá kết quả thực hiện năm 202</w:t>
      </w:r>
      <w:r w:rsidR="002D2CC1">
        <w:rPr>
          <w:bCs/>
          <w:sz w:val="28"/>
          <w:szCs w:val="28"/>
        </w:rPr>
        <w:t>6</w:t>
      </w:r>
      <w:r w:rsidR="00832A05" w:rsidRPr="009F0A24">
        <w:rPr>
          <w:bCs/>
          <w:sz w:val="28"/>
          <w:szCs w:val="28"/>
        </w:rPr>
        <w:t xml:space="preserve"> </w:t>
      </w:r>
      <w:r w:rsidRPr="009F0A24">
        <w:rPr>
          <w:bCs/>
          <w:sz w:val="28"/>
          <w:szCs w:val="28"/>
        </w:rPr>
        <w:t>và tham khảo Chiến lược phát triển đến năm 2030, tầm nhìn đến năm 2045, các đơn vị xác định các hoạt động, mục tiêu và nhiệm vụ trọng tâm năm 202</w:t>
      </w:r>
      <w:r w:rsidR="002D2CC1">
        <w:rPr>
          <w:bCs/>
          <w:sz w:val="28"/>
          <w:szCs w:val="28"/>
        </w:rPr>
        <w:t>7</w:t>
      </w:r>
      <w:r w:rsidRPr="009F0A24">
        <w:rPr>
          <w:bCs/>
          <w:sz w:val="28"/>
          <w:szCs w:val="28"/>
        </w:rPr>
        <w:t xml:space="preserve">. Các nội dung này được </w:t>
      </w:r>
      <w:r w:rsidR="00005560" w:rsidRPr="009F0A24">
        <w:rPr>
          <w:bCs/>
          <w:sz w:val="28"/>
          <w:szCs w:val="28"/>
        </w:rPr>
        <w:t xml:space="preserve">cụ thể hóa </w:t>
      </w:r>
      <w:r w:rsidRPr="009F0A24">
        <w:rPr>
          <w:bCs/>
          <w:sz w:val="28"/>
          <w:szCs w:val="28"/>
        </w:rPr>
        <w:t xml:space="preserve">trong </w:t>
      </w:r>
      <w:r w:rsidR="008F7036">
        <w:rPr>
          <w:bCs/>
          <w:sz w:val="28"/>
          <w:szCs w:val="28"/>
        </w:rPr>
        <w:t>Kế hoạch</w:t>
      </w:r>
      <w:r w:rsidRPr="009F0A24">
        <w:rPr>
          <w:bCs/>
          <w:sz w:val="28"/>
          <w:szCs w:val="28"/>
        </w:rPr>
        <w:t xml:space="preserve"> công tác năm 202</w:t>
      </w:r>
      <w:r w:rsidR="002D2CC1">
        <w:rPr>
          <w:bCs/>
          <w:sz w:val="28"/>
          <w:szCs w:val="28"/>
        </w:rPr>
        <w:t>7</w:t>
      </w:r>
      <w:r w:rsidRPr="009F0A24">
        <w:rPr>
          <w:bCs/>
          <w:sz w:val="28"/>
          <w:szCs w:val="28"/>
        </w:rPr>
        <w:t xml:space="preserve"> của Trường (</w:t>
      </w:r>
      <w:r w:rsidRPr="009771F9">
        <w:rPr>
          <w:bCs/>
          <w:i/>
          <w:iCs/>
          <w:sz w:val="28"/>
          <w:szCs w:val="28"/>
        </w:rPr>
        <w:t>tại Mục II Thông báo này</w:t>
      </w:r>
      <w:r w:rsidRPr="009F0A24">
        <w:rPr>
          <w:bCs/>
          <w:sz w:val="28"/>
          <w:szCs w:val="28"/>
        </w:rPr>
        <w:t>).</w:t>
      </w:r>
      <w:r w:rsidR="00832A05" w:rsidRPr="009F0A24">
        <w:rPr>
          <w:bCs/>
          <w:sz w:val="28"/>
          <w:szCs w:val="28"/>
        </w:rPr>
        <w:t xml:space="preserve"> </w:t>
      </w:r>
    </w:p>
    <w:p w14:paraId="1E6D8690" w14:textId="5887EA6B" w:rsidR="004D5369" w:rsidRPr="006B26A7" w:rsidRDefault="004D5369" w:rsidP="00B35040">
      <w:pPr>
        <w:widowControl w:val="0"/>
        <w:tabs>
          <w:tab w:val="left" w:pos="709"/>
        </w:tabs>
        <w:spacing w:before="120" w:after="120" w:line="276" w:lineRule="auto"/>
        <w:ind w:firstLine="720"/>
        <w:jc w:val="both"/>
        <w:rPr>
          <w:b/>
          <w:bCs/>
          <w:sz w:val="28"/>
          <w:szCs w:val="28"/>
          <w:lang w:val="da-DK"/>
        </w:rPr>
      </w:pPr>
      <w:r w:rsidRPr="006B26A7">
        <w:rPr>
          <w:b/>
          <w:bCs/>
          <w:sz w:val="28"/>
          <w:szCs w:val="28"/>
          <w:lang w:val="da-DK"/>
        </w:rPr>
        <w:t>4. Tài liệu tham khảo</w:t>
      </w:r>
    </w:p>
    <w:p w14:paraId="13CDEAEA" w14:textId="4712CDD0" w:rsidR="00906EAC" w:rsidRPr="006B26A7" w:rsidRDefault="00EC3D9B" w:rsidP="00B35040">
      <w:pPr>
        <w:widowControl w:val="0"/>
        <w:spacing w:before="120" w:after="120" w:line="276" w:lineRule="auto"/>
        <w:ind w:firstLine="720"/>
        <w:jc w:val="both"/>
        <w:rPr>
          <w:bCs/>
          <w:sz w:val="28"/>
          <w:szCs w:val="28"/>
          <w:lang w:val="da-DK"/>
        </w:rPr>
      </w:pPr>
      <w:commentRangeStart w:id="2"/>
      <w:r w:rsidRPr="006B26A7">
        <w:rPr>
          <w:bCs/>
          <w:sz w:val="28"/>
          <w:szCs w:val="28"/>
          <w:lang w:val="da-DK"/>
        </w:rPr>
        <w:t xml:space="preserve">- </w:t>
      </w:r>
      <w:commentRangeEnd w:id="2"/>
      <w:r>
        <w:rPr>
          <w:rStyle w:val="CommentReference"/>
        </w:rPr>
        <w:commentReference w:id="2"/>
      </w:r>
      <w:r w:rsidR="00144B80" w:rsidRPr="006B26A7">
        <w:rPr>
          <w:bCs/>
          <w:sz w:val="28"/>
          <w:szCs w:val="28"/>
          <w:lang w:val="da-DK"/>
        </w:rPr>
        <w:t xml:space="preserve">Văn bản của </w:t>
      </w:r>
      <w:r w:rsidR="005C7C43" w:rsidRPr="006B26A7">
        <w:rPr>
          <w:bCs/>
          <w:sz w:val="28"/>
          <w:szCs w:val="28"/>
          <w:lang w:val="da-DK"/>
        </w:rPr>
        <w:t>t</w:t>
      </w:r>
      <w:r w:rsidR="00144B80" w:rsidRPr="006B26A7">
        <w:rPr>
          <w:bCs/>
          <w:sz w:val="28"/>
          <w:szCs w:val="28"/>
          <w:lang w:val="da-DK"/>
        </w:rPr>
        <w:t xml:space="preserve">ỉnh </w:t>
      </w:r>
      <w:r w:rsidR="00832A05" w:rsidRPr="006B26A7">
        <w:rPr>
          <w:bCs/>
          <w:sz w:val="28"/>
          <w:szCs w:val="28"/>
          <w:lang w:val="da-DK"/>
        </w:rPr>
        <w:t>Quảng Ngãi</w:t>
      </w:r>
      <w:r w:rsidR="005C7C43" w:rsidRPr="006B26A7">
        <w:rPr>
          <w:bCs/>
          <w:sz w:val="28"/>
          <w:szCs w:val="28"/>
          <w:lang w:val="da-DK"/>
        </w:rPr>
        <w:t xml:space="preserve">: </w:t>
      </w:r>
      <w:r w:rsidR="00FB2B06" w:rsidRPr="006B26A7">
        <w:rPr>
          <w:bCs/>
          <w:sz w:val="28"/>
          <w:szCs w:val="28"/>
          <w:lang w:val="da-DK"/>
        </w:rPr>
        <w:t xml:space="preserve">Quyết định số </w:t>
      </w:r>
      <w:r w:rsidR="008E7BA7" w:rsidRPr="006B26A7">
        <w:rPr>
          <w:bCs/>
          <w:sz w:val="28"/>
          <w:szCs w:val="28"/>
          <w:lang w:val="da-DK"/>
        </w:rPr>
        <w:t xml:space="preserve">289/QĐ-UBND </w:t>
      </w:r>
      <w:r w:rsidR="00FB2B06" w:rsidRPr="006B26A7">
        <w:rPr>
          <w:bCs/>
          <w:sz w:val="28"/>
          <w:szCs w:val="28"/>
          <w:lang w:val="da-DK"/>
        </w:rPr>
        <w:t xml:space="preserve">ngày </w:t>
      </w:r>
      <w:r w:rsidR="008E7BA7" w:rsidRPr="006B26A7">
        <w:rPr>
          <w:bCs/>
          <w:sz w:val="28"/>
          <w:szCs w:val="28"/>
          <w:lang w:val="da-DK"/>
        </w:rPr>
        <w:t>18/12/2025</w:t>
      </w:r>
      <w:r w:rsidR="00EC0103" w:rsidRPr="006B26A7">
        <w:rPr>
          <w:bCs/>
          <w:sz w:val="28"/>
          <w:szCs w:val="28"/>
          <w:lang w:val="da-DK"/>
        </w:rPr>
        <w:t xml:space="preserve"> của UBND tỉnh </w:t>
      </w:r>
      <w:r w:rsidR="008E7BA7" w:rsidRPr="006B26A7">
        <w:rPr>
          <w:bCs/>
          <w:sz w:val="28"/>
          <w:szCs w:val="28"/>
          <w:lang w:val="da-DK"/>
        </w:rPr>
        <w:t xml:space="preserve">Quảng Ngãi </w:t>
      </w:r>
      <w:r w:rsidR="008E7BA7" w:rsidRPr="006B26A7">
        <w:rPr>
          <w:bCs/>
          <w:sz w:val="28"/>
          <w:szCs w:val="28"/>
        </w:rPr>
        <w:t>giao chỉ tiêu Kế hoạch phát triển kinh tế - xã hội năm 2026</w:t>
      </w:r>
      <w:r w:rsidR="00D749DE" w:rsidRPr="006B26A7">
        <w:rPr>
          <w:bCs/>
          <w:sz w:val="28"/>
          <w:szCs w:val="28"/>
          <w:lang w:val="da-DK"/>
        </w:rPr>
        <w:t xml:space="preserve">; Quyết định số </w:t>
      </w:r>
      <w:r w:rsidR="00B82E08" w:rsidRPr="006B26A7">
        <w:rPr>
          <w:bCs/>
          <w:sz w:val="28"/>
          <w:szCs w:val="28"/>
          <w:lang w:val="da-DK"/>
        </w:rPr>
        <w:t xml:space="preserve">258/QĐ-UBND </w:t>
      </w:r>
      <w:r w:rsidR="00D749DE" w:rsidRPr="006B26A7">
        <w:rPr>
          <w:bCs/>
          <w:sz w:val="28"/>
          <w:szCs w:val="28"/>
          <w:lang w:val="da-DK"/>
        </w:rPr>
        <w:t xml:space="preserve">ngày </w:t>
      </w:r>
      <w:r w:rsidR="00BD1E8A" w:rsidRPr="006B26A7">
        <w:rPr>
          <w:bCs/>
          <w:sz w:val="28"/>
          <w:szCs w:val="28"/>
          <w:lang w:val="da-DK"/>
        </w:rPr>
        <w:t xml:space="preserve">10/12/2025 </w:t>
      </w:r>
      <w:r w:rsidR="00D749DE" w:rsidRPr="006B26A7">
        <w:rPr>
          <w:bCs/>
          <w:sz w:val="28"/>
          <w:szCs w:val="28"/>
          <w:lang w:val="da-DK"/>
        </w:rPr>
        <w:t xml:space="preserve">của UBND tỉnh Quảng Ngãi </w:t>
      </w:r>
      <w:r w:rsidR="00BD1E8A" w:rsidRPr="006B26A7">
        <w:rPr>
          <w:bCs/>
          <w:sz w:val="28"/>
          <w:szCs w:val="28"/>
          <w:lang w:val="da-DK"/>
        </w:rPr>
        <w:t>giao dự toán thu ngân sách nhà nước và chi ngân sách địa phương năm 2026 trên địa bàn tỉnh Quảng Ngãi</w:t>
      </w:r>
      <w:r w:rsidR="006B26A7" w:rsidRPr="006B26A7">
        <w:rPr>
          <w:bCs/>
          <w:sz w:val="28"/>
          <w:szCs w:val="28"/>
          <w:lang w:val="da-DK"/>
        </w:rPr>
        <w:t>.</w:t>
      </w:r>
    </w:p>
    <w:p w14:paraId="1DA5250E" w14:textId="42E2680E" w:rsidR="00EC0103" w:rsidRPr="00CB4740" w:rsidRDefault="005C7C43" w:rsidP="00B35040">
      <w:pPr>
        <w:widowControl w:val="0"/>
        <w:spacing w:before="120" w:after="120" w:line="276" w:lineRule="auto"/>
        <w:ind w:firstLine="720"/>
        <w:jc w:val="both"/>
        <w:rPr>
          <w:bCs/>
          <w:sz w:val="28"/>
          <w:szCs w:val="28"/>
          <w:lang w:val="da-DK"/>
        </w:rPr>
      </w:pPr>
      <w:commentRangeStart w:id="3"/>
      <w:r w:rsidRPr="006B26A7">
        <w:rPr>
          <w:bCs/>
          <w:sz w:val="28"/>
          <w:szCs w:val="28"/>
          <w:lang w:val="da-DK"/>
        </w:rPr>
        <w:t xml:space="preserve">- Các văn bản của Trường: </w:t>
      </w:r>
      <w:commentRangeEnd w:id="3"/>
      <w:r>
        <w:rPr>
          <w:rStyle w:val="CommentReference"/>
        </w:rPr>
        <w:commentReference w:id="3"/>
      </w:r>
      <w:r w:rsidR="0073435E" w:rsidRPr="006B26A7">
        <w:rPr>
          <w:bCs/>
          <w:sz w:val="28"/>
          <w:szCs w:val="28"/>
          <w:lang w:val="da-DK"/>
        </w:rPr>
        <w:t xml:space="preserve">Quyết định số 120/QĐ-CĐCĐ ngày 27/02/2023 của Hiệu trưởng nhà trường </w:t>
      </w:r>
      <w:r w:rsidR="009F0A24" w:rsidRPr="006B26A7">
        <w:rPr>
          <w:bCs/>
          <w:sz w:val="28"/>
          <w:szCs w:val="28"/>
          <w:lang w:val="da-DK"/>
        </w:rPr>
        <w:t>b</w:t>
      </w:r>
      <w:r w:rsidR="0073435E" w:rsidRPr="006B26A7">
        <w:rPr>
          <w:bCs/>
          <w:sz w:val="28"/>
          <w:szCs w:val="28"/>
          <w:lang w:val="da-DK"/>
        </w:rPr>
        <w:t xml:space="preserve">an hành Chiến lược phát triển Trường đến năm 2030 và tầm nhìn đến năm 2045; </w:t>
      </w:r>
      <w:r w:rsidR="006E13FF">
        <w:rPr>
          <w:bCs/>
          <w:sz w:val="28"/>
          <w:szCs w:val="28"/>
          <w:lang w:val="da-DK"/>
        </w:rPr>
        <w:t xml:space="preserve">Báo cáo số </w:t>
      </w:r>
      <w:r w:rsidR="006E13FF" w:rsidRPr="006E13FF">
        <w:rPr>
          <w:bCs/>
          <w:sz w:val="28"/>
          <w:szCs w:val="28"/>
          <w:lang w:val="da-DK"/>
        </w:rPr>
        <w:t>153/BC-CĐKT</w:t>
      </w:r>
      <w:r w:rsidR="006E13FF">
        <w:rPr>
          <w:bCs/>
          <w:sz w:val="28"/>
          <w:szCs w:val="28"/>
          <w:lang w:val="da-DK"/>
        </w:rPr>
        <w:t xml:space="preserve"> ngày </w:t>
      </w:r>
      <w:r w:rsidR="006E13FF" w:rsidRPr="006E13FF">
        <w:rPr>
          <w:bCs/>
          <w:sz w:val="28"/>
          <w:szCs w:val="28"/>
          <w:lang w:val="da-DK"/>
        </w:rPr>
        <w:t>31/3/2026</w:t>
      </w:r>
      <w:r w:rsidR="006E13FF">
        <w:rPr>
          <w:bCs/>
          <w:sz w:val="28"/>
          <w:szCs w:val="28"/>
          <w:lang w:val="da-DK"/>
        </w:rPr>
        <w:t xml:space="preserve"> </w:t>
      </w:r>
      <w:r w:rsidR="006E13FF" w:rsidRPr="00CB4740">
        <w:rPr>
          <w:bCs/>
          <w:sz w:val="28"/>
          <w:szCs w:val="28"/>
          <w:lang w:val="da-DK"/>
        </w:rPr>
        <w:t xml:space="preserve">của nhà trường </w:t>
      </w:r>
      <w:r w:rsidR="006E13FF" w:rsidRPr="006E13FF">
        <w:rPr>
          <w:bCs/>
          <w:sz w:val="28"/>
          <w:szCs w:val="28"/>
          <w:lang w:val="da-DK"/>
        </w:rPr>
        <w:t>Báo cáo tổng kết công tác năm 2025; phương hướng, nhiệm vụ năm 2026</w:t>
      </w:r>
      <w:r w:rsidR="006E13FF">
        <w:rPr>
          <w:bCs/>
          <w:sz w:val="28"/>
          <w:szCs w:val="28"/>
          <w:lang w:val="da-DK"/>
        </w:rPr>
        <w:t xml:space="preserve">; </w:t>
      </w:r>
      <w:r w:rsidRPr="006B26A7">
        <w:rPr>
          <w:bCs/>
          <w:sz w:val="28"/>
          <w:szCs w:val="28"/>
          <w:lang w:val="da-DK"/>
        </w:rPr>
        <w:t xml:space="preserve">Báo cáo số </w:t>
      </w:r>
      <w:r w:rsidR="00E41C3F" w:rsidRPr="006B26A7">
        <w:rPr>
          <w:bCs/>
          <w:sz w:val="28"/>
          <w:szCs w:val="28"/>
          <w:lang w:val="da-DK"/>
        </w:rPr>
        <w:t xml:space="preserve">332/BC-CĐKT </w:t>
      </w:r>
      <w:r w:rsidRPr="006B26A7">
        <w:rPr>
          <w:bCs/>
          <w:sz w:val="28"/>
          <w:szCs w:val="28"/>
          <w:lang w:val="da-DK"/>
        </w:rPr>
        <w:t xml:space="preserve">ngày </w:t>
      </w:r>
      <w:r w:rsidR="00E41C3F" w:rsidRPr="006B26A7">
        <w:rPr>
          <w:bCs/>
          <w:sz w:val="28"/>
          <w:szCs w:val="28"/>
          <w:lang w:val="da-DK"/>
        </w:rPr>
        <w:t>15/7</w:t>
      </w:r>
      <w:r w:rsidR="00E41C3F" w:rsidRPr="00CB4740">
        <w:rPr>
          <w:bCs/>
          <w:sz w:val="28"/>
          <w:szCs w:val="28"/>
          <w:lang w:val="da-DK"/>
        </w:rPr>
        <w:t xml:space="preserve">/2026 </w:t>
      </w:r>
      <w:r w:rsidR="0073435E" w:rsidRPr="00CB4740">
        <w:rPr>
          <w:bCs/>
          <w:sz w:val="28"/>
          <w:szCs w:val="28"/>
          <w:lang w:val="da-DK"/>
        </w:rPr>
        <w:t xml:space="preserve">của nhà trường </w:t>
      </w:r>
      <w:r w:rsidR="00E41C3F" w:rsidRPr="00CB4740">
        <w:rPr>
          <w:bCs/>
          <w:sz w:val="28"/>
          <w:szCs w:val="28"/>
          <w:lang w:val="da-DK"/>
        </w:rPr>
        <w:t>Báo cáo đánh giá kết quả thực hiện nhiệm vụ giáo dục nghề nghiệp năm học 2025-2026; phương hướng, nhiệm vụ, giải pháp trọng tâm năm học 2026-2027</w:t>
      </w:r>
      <w:r w:rsidR="0073435E" w:rsidRPr="00CB4740">
        <w:rPr>
          <w:bCs/>
          <w:sz w:val="28"/>
          <w:szCs w:val="28"/>
          <w:lang w:val="da-DK"/>
        </w:rPr>
        <w:t>;</w:t>
      </w:r>
      <w:r w:rsidR="00E97698" w:rsidRPr="00CB4740">
        <w:rPr>
          <w:bCs/>
          <w:sz w:val="28"/>
          <w:szCs w:val="28"/>
          <w:lang w:val="da-DK"/>
        </w:rPr>
        <w:t xml:space="preserve"> Báo cáo số </w:t>
      </w:r>
      <w:r w:rsidR="00E41C3F" w:rsidRPr="00CB4740">
        <w:rPr>
          <w:bCs/>
          <w:sz w:val="28"/>
          <w:szCs w:val="28"/>
          <w:lang w:val="da-DK"/>
        </w:rPr>
        <w:t xml:space="preserve">402/BC-CĐKT </w:t>
      </w:r>
      <w:r w:rsidR="00E97698" w:rsidRPr="00CB4740">
        <w:rPr>
          <w:bCs/>
          <w:sz w:val="28"/>
          <w:szCs w:val="28"/>
          <w:lang w:val="da-DK"/>
        </w:rPr>
        <w:t xml:space="preserve">ngày </w:t>
      </w:r>
      <w:r w:rsidR="00E41C3F" w:rsidRPr="00CB4740">
        <w:rPr>
          <w:bCs/>
          <w:sz w:val="28"/>
          <w:szCs w:val="28"/>
          <w:lang w:val="da-DK"/>
        </w:rPr>
        <w:t xml:space="preserve">11/9/2026 </w:t>
      </w:r>
      <w:r w:rsidR="00E97698" w:rsidRPr="00CB4740">
        <w:rPr>
          <w:bCs/>
          <w:sz w:val="28"/>
          <w:szCs w:val="28"/>
          <w:lang w:val="da-DK"/>
        </w:rPr>
        <w:t xml:space="preserve">của nhà trường </w:t>
      </w:r>
      <w:r w:rsidR="00E41C3F" w:rsidRPr="00CB4740">
        <w:rPr>
          <w:bCs/>
          <w:sz w:val="28"/>
          <w:szCs w:val="28"/>
          <w:lang w:val="da-DK"/>
        </w:rPr>
        <w:t>báo cáo kết quả công tác 9 tháng đầu năm; kế hoạch công tác 3 tháng cuối năm 2026</w:t>
      </w:r>
      <w:r w:rsidR="00E97698" w:rsidRPr="00CB4740">
        <w:rPr>
          <w:bCs/>
          <w:sz w:val="28"/>
          <w:szCs w:val="28"/>
          <w:lang w:val="da-DK"/>
        </w:rPr>
        <w:t>.</w:t>
      </w:r>
    </w:p>
    <w:p w14:paraId="335CADE8" w14:textId="4B0DD9B0" w:rsidR="0073435E" w:rsidRPr="009F0A24" w:rsidRDefault="0073435E" w:rsidP="00B35040">
      <w:pPr>
        <w:widowControl w:val="0"/>
        <w:spacing w:before="120" w:after="120" w:line="276" w:lineRule="auto"/>
        <w:ind w:firstLine="720"/>
        <w:jc w:val="both"/>
        <w:rPr>
          <w:bCs/>
          <w:sz w:val="28"/>
          <w:szCs w:val="28"/>
        </w:rPr>
      </w:pPr>
      <w:r w:rsidRPr="00CB4740">
        <w:rPr>
          <w:bCs/>
          <w:sz w:val="28"/>
          <w:szCs w:val="28"/>
        </w:rPr>
        <w:t xml:space="preserve">- Các báo cáo tổng kết từng hoạt động chuyên môn của nhà trường </w:t>
      </w:r>
      <w:r w:rsidRPr="00CB4740">
        <w:rPr>
          <w:bCs/>
          <w:i/>
          <w:iCs/>
          <w:sz w:val="28"/>
          <w:szCs w:val="28"/>
        </w:rPr>
        <w:t>(do các đơn vị thuộc Trường tham mưu Lãnh đạo Trường ký ban hành).</w:t>
      </w:r>
    </w:p>
    <w:p w14:paraId="18B0BBCD" w14:textId="7495DC21" w:rsidR="0073435E" w:rsidRDefault="005C7C43" w:rsidP="00B35040">
      <w:pPr>
        <w:widowControl w:val="0"/>
        <w:tabs>
          <w:tab w:val="left" w:pos="1134"/>
        </w:tabs>
        <w:spacing w:before="120" w:after="120" w:line="276" w:lineRule="auto"/>
        <w:ind w:firstLine="720"/>
        <w:jc w:val="both"/>
        <w:rPr>
          <w:b/>
          <w:bCs/>
          <w:sz w:val="28"/>
          <w:szCs w:val="28"/>
          <w:lang w:val="da-DK"/>
        </w:rPr>
      </w:pPr>
      <w:r w:rsidRPr="00642FAC">
        <w:rPr>
          <w:b/>
          <w:bCs/>
          <w:sz w:val="28"/>
          <w:szCs w:val="28"/>
          <w:lang w:val="da-DK"/>
        </w:rPr>
        <w:t>5. Tiến độ thực hiện</w:t>
      </w:r>
    </w:p>
    <w:p w14:paraId="1BA4E000" w14:textId="2250B9A7" w:rsidR="005C7C43" w:rsidRDefault="0073435E" w:rsidP="00B35040">
      <w:pPr>
        <w:widowControl w:val="0"/>
        <w:tabs>
          <w:tab w:val="left" w:pos="1134"/>
        </w:tabs>
        <w:spacing w:before="120" w:after="120" w:line="276" w:lineRule="auto"/>
        <w:ind w:firstLine="720"/>
        <w:jc w:val="both"/>
        <w:rPr>
          <w:spacing w:val="-2"/>
          <w:sz w:val="28"/>
          <w:szCs w:val="28"/>
          <w:lang w:val="x-none"/>
        </w:rPr>
      </w:pPr>
      <w:r>
        <w:rPr>
          <w:b/>
          <w:bCs/>
          <w:sz w:val="28"/>
          <w:szCs w:val="28"/>
          <w:lang w:val="da-DK"/>
        </w:rPr>
        <w:t xml:space="preserve">- </w:t>
      </w:r>
      <w:r w:rsidR="00252C0B" w:rsidRPr="00642FAC">
        <w:rPr>
          <w:spacing w:val="-2"/>
          <w:sz w:val="28"/>
          <w:szCs w:val="28"/>
          <w:lang w:val="da-DK"/>
        </w:rPr>
        <w:t>C</w:t>
      </w:r>
      <w:r w:rsidR="005C7C43" w:rsidRPr="00642FAC">
        <w:rPr>
          <w:sz w:val="28"/>
          <w:szCs w:val="28"/>
          <w:lang w:val="vi-VN"/>
        </w:rPr>
        <w:t xml:space="preserve">ác </w:t>
      </w:r>
      <w:r w:rsidR="005C7C43" w:rsidRPr="009F0A24">
        <w:rPr>
          <w:sz w:val="28"/>
          <w:szCs w:val="28"/>
        </w:rPr>
        <w:t xml:space="preserve">đơn vị báo cáo các nội dung nêu trên và gửi về phòng </w:t>
      </w:r>
      <w:r w:rsidRPr="009F0A24">
        <w:rPr>
          <w:sz w:val="28"/>
          <w:szCs w:val="28"/>
        </w:rPr>
        <w:t xml:space="preserve">Tổng hợp - </w:t>
      </w:r>
      <w:r w:rsidR="005C7C43" w:rsidRPr="009F0A24">
        <w:rPr>
          <w:sz w:val="28"/>
          <w:szCs w:val="28"/>
        </w:rPr>
        <w:t xml:space="preserve">Hành chính </w:t>
      </w:r>
      <w:r w:rsidRPr="009F0A24">
        <w:rPr>
          <w:sz w:val="28"/>
          <w:szCs w:val="28"/>
        </w:rPr>
        <w:t>và</w:t>
      </w:r>
      <w:r w:rsidR="005C7C43" w:rsidRPr="009F0A24">
        <w:rPr>
          <w:sz w:val="28"/>
          <w:szCs w:val="28"/>
        </w:rPr>
        <w:t xml:space="preserve"> Quản trị</w:t>
      </w:r>
      <w:r w:rsidR="005C7C43" w:rsidRPr="00642FAC">
        <w:rPr>
          <w:spacing w:val="-2"/>
          <w:sz w:val="28"/>
          <w:szCs w:val="28"/>
          <w:lang w:val="sv-SE"/>
        </w:rPr>
        <w:t xml:space="preserve"> </w:t>
      </w:r>
      <w:r>
        <w:rPr>
          <w:spacing w:val="-2"/>
          <w:sz w:val="28"/>
          <w:szCs w:val="28"/>
          <w:lang w:val="sv-SE"/>
        </w:rPr>
        <w:t xml:space="preserve">(qua </w:t>
      </w:r>
      <w:r w:rsidR="00E46AE8">
        <w:rPr>
          <w:spacing w:val="-2"/>
          <w:sz w:val="28"/>
          <w:szCs w:val="28"/>
          <w:lang w:val="sv-SE"/>
        </w:rPr>
        <w:t xml:space="preserve">chuyên </w:t>
      </w:r>
      <w:r>
        <w:rPr>
          <w:spacing w:val="-2"/>
          <w:sz w:val="28"/>
          <w:szCs w:val="28"/>
          <w:lang w:val="sv-SE"/>
        </w:rPr>
        <w:t xml:space="preserve">viên </w:t>
      </w:r>
      <w:r w:rsidR="00E46AE8">
        <w:rPr>
          <w:spacing w:val="-2"/>
          <w:sz w:val="28"/>
          <w:szCs w:val="28"/>
          <w:lang w:val="sv-SE"/>
        </w:rPr>
        <w:t>Đỗ Thành Công</w:t>
      </w:r>
      <w:r w:rsidR="009040DE">
        <w:rPr>
          <w:spacing w:val="-2"/>
          <w:sz w:val="28"/>
          <w:szCs w:val="28"/>
          <w:lang w:val="sv-SE"/>
        </w:rPr>
        <w:t>) bằng văn bản điện tử trên hệ thống quản lý, điều hành văn bản của Trường,</w:t>
      </w:r>
      <w:r>
        <w:rPr>
          <w:spacing w:val="-2"/>
          <w:sz w:val="28"/>
          <w:szCs w:val="28"/>
          <w:lang w:val="sv-SE"/>
        </w:rPr>
        <w:t xml:space="preserve"> </w:t>
      </w:r>
      <w:r w:rsidR="005B14FE">
        <w:rPr>
          <w:b/>
          <w:spacing w:val="-2"/>
          <w:sz w:val="28"/>
          <w:szCs w:val="28"/>
          <w:lang w:val="sv-SE"/>
        </w:rPr>
        <w:t xml:space="preserve">chậm nhất </w:t>
      </w:r>
      <w:r w:rsidR="005C7C43" w:rsidRPr="00642FAC">
        <w:rPr>
          <w:b/>
          <w:spacing w:val="-2"/>
          <w:sz w:val="28"/>
          <w:szCs w:val="28"/>
          <w:lang w:val="sv-SE"/>
        </w:rPr>
        <w:t xml:space="preserve">ngày </w:t>
      </w:r>
      <w:r w:rsidR="00D308F1">
        <w:rPr>
          <w:b/>
          <w:spacing w:val="-2"/>
          <w:sz w:val="28"/>
          <w:szCs w:val="28"/>
          <w:lang w:val="sv-SE"/>
        </w:rPr>
        <w:t>30</w:t>
      </w:r>
      <w:r w:rsidR="00F21779">
        <w:rPr>
          <w:b/>
          <w:spacing w:val="-2"/>
          <w:sz w:val="28"/>
          <w:szCs w:val="28"/>
          <w:lang w:val="sv-SE"/>
        </w:rPr>
        <w:t>/</w:t>
      </w:r>
      <w:r w:rsidR="005B14FE">
        <w:rPr>
          <w:b/>
          <w:spacing w:val="-2"/>
          <w:sz w:val="28"/>
          <w:szCs w:val="28"/>
          <w:lang w:val="sv-SE"/>
        </w:rPr>
        <w:t>10</w:t>
      </w:r>
      <w:r w:rsidR="00F21779">
        <w:rPr>
          <w:b/>
          <w:spacing w:val="-2"/>
          <w:sz w:val="28"/>
          <w:szCs w:val="28"/>
          <w:lang w:val="sv-SE"/>
        </w:rPr>
        <w:t>/202</w:t>
      </w:r>
      <w:r w:rsidR="00E46AE8">
        <w:rPr>
          <w:b/>
          <w:spacing w:val="-2"/>
          <w:sz w:val="28"/>
          <w:szCs w:val="28"/>
          <w:lang w:val="sv-SE"/>
        </w:rPr>
        <w:t>6</w:t>
      </w:r>
      <w:r w:rsidR="005C7C43" w:rsidRPr="00642FAC">
        <w:rPr>
          <w:spacing w:val="-2"/>
          <w:sz w:val="28"/>
          <w:szCs w:val="28"/>
          <w:lang w:val="sv-SE"/>
        </w:rPr>
        <w:t xml:space="preserve"> để tổng hợp</w:t>
      </w:r>
      <w:r w:rsidR="005C7C43" w:rsidRPr="00642FAC">
        <w:rPr>
          <w:spacing w:val="-2"/>
          <w:sz w:val="28"/>
          <w:szCs w:val="28"/>
          <w:lang w:val="x-none"/>
        </w:rPr>
        <w:t>.</w:t>
      </w:r>
    </w:p>
    <w:p w14:paraId="033C2DCC" w14:textId="4D21E337" w:rsidR="0073435E" w:rsidRPr="009040DE" w:rsidRDefault="0073435E" w:rsidP="00B35040">
      <w:pPr>
        <w:widowControl w:val="0"/>
        <w:tabs>
          <w:tab w:val="left" w:pos="1134"/>
        </w:tabs>
        <w:spacing w:before="120" w:after="120" w:line="276" w:lineRule="auto"/>
        <w:ind w:firstLine="720"/>
        <w:jc w:val="both"/>
        <w:rPr>
          <w:spacing w:val="-2"/>
          <w:sz w:val="28"/>
          <w:szCs w:val="28"/>
          <w:lang w:val="nl-NL"/>
        </w:rPr>
      </w:pPr>
      <w:r w:rsidRPr="009040DE">
        <w:rPr>
          <w:spacing w:val="-2"/>
          <w:sz w:val="28"/>
          <w:szCs w:val="28"/>
          <w:lang w:val="nl-NL"/>
        </w:rPr>
        <w:lastRenderedPageBreak/>
        <w:t>- Phòng TH-HC&amp;QT tổng hợp, hoàn thiện và trình Lãnh đạ</w:t>
      </w:r>
      <w:r w:rsidR="00F21779" w:rsidRPr="009040DE">
        <w:rPr>
          <w:spacing w:val="-2"/>
          <w:sz w:val="28"/>
          <w:szCs w:val="28"/>
          <w:lang w:val="nl-NL"/>
        </w:rPr>
        <w:t xml:space="preserve">o Trường phê duyệt </w:t>
      </w:r>
      <w:r w:rsidR="005B14FE">
        <w:rPr>
          <w:b/>
          <w:spacing w:val="-2"/>
          <w:sz w:val="28"/>
          <w:szCs w:val="28"/>
          <w:lang w:val="nl-NL"/>
        </w:rPr>
        <w:t>chậm nhất</w:t>
      </w:r>
      <w:r w:rsidR="00F21779" w:rsidRPr="009040DE">
        <w:rPr>
          <w:b/>
          <w:spacing w:val="-2"/>
          <w:sz w:val="28"/>
          <w:szCs w:val="28"/>
          <w:lang w:val="nl-NL"/>
        </w:rPr>
        <w:t xml:space="preserve"> ngày </w:t>
      </w:r>
      <w:r w:rsidR="00573430">
        <w:rPr>
          <w:b/>
          <w:spacing w:val="-2"/>
          <w:sz w:val="28"/>
          <w:szCs w:val="28"/>
          <w:lang w:val="nl-NL"/>
        </w:rPr>
        <w:t>10</w:t>
      </w:r>
      <w:r w:rsidR="00B67428" w:rsidRPr="009040DE">
        <w:rPr>
          <w:b/>
          <w:spacing w:val="-2"/>
          <w:sz w:val="28"/>
          <w:szCs w:val="28"/>
          <w:lang w:val="nl-NL"/>
        </w:rPr>
        <w:t>/</w:t>
      </w:r>
      <w:r w:rsidR="005B14FE">
        <w:rPr>
          <w:b/>
          <w:spacing w:val="-2"/>
          <w:sz w:val="28"/>
          <w:szCs w:val="28"/>
          <w:lang w:val="nl-NL"/>
        </w:rPr>
        <w:t>1</w:t>
      </w:r>
      <w:r w:rsidR="00360025">
        <w:rPr>
          <w:b/>
          <w:spacing w:val="-2"/>
          <w:sz w:val="28"/>
          <w:szCs w:val="28"/>
          <w:lang w:val="nl-NL"/>
        </w:rPr>
        <w:t>1</w:t>
      </w:r>
      <w:r w:rsidR="00B67428" w:rsidRPr="009040DE">
        <w:rPr>
          <w:b/>
          <w:spacing w:val="-2"/>
          <w:sz w:val="28"/>
          <w:szCs w:val="28"/>
          <w:lang w:val="nl-NL"/>
        </w:rPr>
        <w:t>/202</w:t>
      </w:r>
      <w:r w:rsidR="00E46AE8">
        <w:rPr>
          <w:b/>
          <w:spacing w:val="-2"/>
          <w:sz w:val="28"/>
          <w:szCs w:val="28"/>
          <w:lang w:val="nl-NL"/>
        </w:rPr>
        <w:t>6</w:t>
      </w:r>
      <w:r w:rsidRPr="009040DE">
        <w:rPr>
          <w:spacing w:val="-2"/>
          <w:sz w:val="28"/>
          <w:szCs w:val="28"/>
          <w:lang w:val="nl-NL"/>
        </w:rPr>
        <w:t>.</w:t>
      </w:r>
    </w:p>
    <w:p w14:paraId="50CE7488" w14:textId="10D7F7EF" w:rsidR="00D95677" w:rsidRPr="00C87854" w:rsidRDefault="00D95677" w:rsidP="00B35040">
      <w:pPr>
        <w:widowControl w:val="0"/>
        <w:spacing w:before="120" w:after="120" w:line="276" w:lineRule="auto"/>
        <w:ind w:firstLine="720"/>
        <w:jc w:val="both"/>
        <w:rPr>
          <w:b/>
          <w:bCs/>
          <w:sz w:val="28"/>
          <w:szCs w:val="28"/>
          <w:lang w:val="nl-NL"/>
        </w:rPr>
      </w:pPr>
      <w:r w:rsidRPr="009040DE">
        <w:rPr>
          <w:b/>
          <w:bCs/>
          <w:sz w:val="28"/>
          <w:szCs w:val="28"/>
          <w:lang w:val="nl-NL"/>
        </w:rPr>
        <w:t xml:space="preserve">II. </w:t>
      </w:r>
      <w:r w:rsidR="00A91EB1">
        <w:rPr>
          <w:b/>
          <w:bCs/>
          <w:sz w:val="28"/>
          <w:szCs w:val="28"/>
          <w:lang w:val="nl-NL"/>
        </w:rPr>
        <w:t>KẾ HOẠCH</w:t>
      </w:r>
      <w:r w:rsidRPr="009040DE">
        <w:rPr>
          <w:b/>
          <w:bCs/>
          <w:sz w:val="28"/>
          <w:szCs w:val="28"/>
          <w:lang w:val="nl-NL"/>
        </w:rPr>
        <w:t xml:space="preserve"> CÔNG TÁC NĂM </w:t>
      </w:r>
      <w:r w:rsidRPr="00C87854">
        <w:rPr>
          <w:b/>
          <w:bCs/>
          <w:sz w:val="28"/>
          <w:szCs w:val="28"/>
          <w:lang w:val="nl-NL"/>
        </w:rPr>
        <w:t>202</w:t>
      </w:r>
      <w:r w:rsidR="00E46AE8">
        <w:rPr>
          <w:b/>
          <w:bCs/>
          <w:sz w:val="28"/>
          <w:szCs w:val="28"/>
          <w:lang w:val="nl-NL"/>
        </w:rPr>
        <w:t>7</w:t>
      </w:r>
    </w:p>
    <w:p w14:paraId="29D73EA4" w14:textId="7B7C6040" w:rsidR="00D95677" w:rsidRPr="00642FAC" w:rsidRDefault="00D95677" w:rsidP="00B35040">
      <w:pPr>
        <w:widowControl w:val="0"/>
        <w:spacing w:before="120" w:after="120" w:line="276" w:lineRule="auto"/>
        <w:ind w:firstLine="720"/>
        <w:jc w:val="both"/>
        <w:rPr>
          <w:b/>
          <w:bCs/>
          <w:sz w:val="28"/>
          <w:szCs w:val="28"/>
          <w:lang w:val="da-DK"/>
        </w:rPr>
      </w:pPr>
      <w:r w:rsidRPr="00642FAC">
        <w:rPr>
          <w:b/>
          <w:bCs/>
          <w:sz w:val="28"/>
          <w:szCs w:val="28"/>
          <w:lang w:val="da-DK"/>
        </w:rPr>
        <w:t>1. Những yêu cầu</w:t>
      </w:r>
      <w:r w:rsidR="00EA4E63" w:rsidRPr="00642FAC">
        <w:rPr>
          <w:b/>
          <w:bCs/>
          <w:sz w:val="28"/>
          <w:szCs w:val="28"/>
          <w:lang w:val="da-DK"/>
        </w:rPr>
        <w:t xml:space="preserve"> chung</w:t>
      </w:r>
    </w:p>
    <w:p w14:paraId="418AF5BD" w14:textId="7017E7BC" w:rsidR="00D95677" w:rsidRPr="0048241B" w:rsidRDefault="00D95677" w:rsidP="00B35040">
      <w:pPr>
        <w:widowControl w:val="0"/>
        <w:tabs>
          <w:tab w:val="left" w:pos="709"/>
        </w:tabs>
        <w:spacing w:before="120" w:after="120" w:line="276" w:lineRule="auto"/>
        <w:ind w:firstLine="720"/>
        <w:jc w:val="both"/>
        <w:rPr>
          <w:bCs/>
          <w:spacing w:val="-4"/>
          <w:sz w:val="28"/>
          <w:szCs w:val="28"/>
          <w:lang w:val="da-DK"/>
        </w:rPr>
      </w:pPr>
      <w:r w:rsidRPr="0048241B">
        <w:rPr>
          <w:bCs/>
          <w:spacing w:val="-4"/>
          <w:sz w:val="28"/>
          <w:szCs w:val="28"/>
          <w:lang w:val="da-DK"/>
        </w:rPr>
        <w:t>- Bám sát vào các định hướng, nhiệm vụ</w:t>
      </w:r>
      <w:r w:rsidR="00B31178" w:rsidRPr="0048241B">
        <w:rPr>
          <w:bCs/>
          <w:spacing w:val="-4"/>
          <w:sz w:val="28"/>
          <w:szCs w:val="28"/>
          <w:lang w:val="da-DK"/>
        </w:rPr>
        <w:t>, chiến lược phát triển Trường đến năm 2030 và tầm nhìn đến năm 2045</w:t>
      </w:r>
      <w:r w:rsidRPr="0048241B">
        <w:rPr>
          <w:bCs/>
          <w:spacing w:val="-4"/>
          <w:sz w:val="28"/>
          <w:szCs w:val="28"/>
          <w:lang w:val="da-DK"/>
        </w:rPr>
        <w:t>. Từ đó đề xuất các nội dung, đề án, dự án</w:t>
      </w:r>
      <w:r w:rsidRPr="0048241B">
        <w:rPr>
          <w:sz w:val="28"/>
          <w:szCs w:val="28"/>
          <w:lang w:val="da-DK"/>
        </w:rPr>
        <w:t xml:space="preserve">, kế </w:t>
      </w:r>
      <w:r w:rsidRPr="0048241B">
        <w:rPr>
          <w:bCs/>
          <w:spacing w:val="-4"/>
          <w:sz w:val="28"/>
          <w:szCs w:val="28"/>
          <w:lang w:val="da-DK"/>
        </w:rPr>
        <w:t xml:space="preserve">hoạch lớn, mang tính tổng thể, bao quát của đơn vị cần được </w:t>
      </w:r>
      <w:r w:rsidR="00284DD3" w:rsidRPr="0048241B">
        <w:rPr>
          <w:bCs/>
          <w:spacing w:val="-4"/>
          <w:sz w:val="28"/>
          <w:szCs w:val="28"/>
          <w:lang w:val="da-DK"/>
        </w:rPr>
        <w:t>n</w:t>
      </w:r>
      <w:r w:rsidRPr="0048241B">
        <w:rPr>
          <w:bCs/>
          <w:spacing w:val="-4"/>
          <w:sz w:val="28"/>
          <w:szCs w:val="28"/>
          <w:lang w:val="da-DK"/>
        </w:rPr>
        <w:t>hà trường ban hành mới trong năm 2027 và những nội dung cần được đánh giá, sơ kết, tổng kết, thanh – kiểm tra, Hội nghị, hội thảo,...</w:t>
      </w:r>
    </w:p>
    <w:p w14:paraId="0B023D8A" w14:textId="24E25C7F" w:rsidR="00D95677" w:rsidRPr="0048241B" w:rsidRDefault="00D95677" w:rsidP="00B35040">
      <w:pPr>
        <w:widowControl w:val="0"/>
        <w:tabs>
          <w:tab w:val="left" w:pos="709"/>
        </w:tabs>
        <w:spacing w:before="120" w:after="120" w:line="276" w:lineRule="auto"/>
        <w:ind w:firstLine="720"/>
        <w:jc w:val="both"/>
        <w:rPr>
          <w:bCs/>
          <w:spacing w:val="-4"/>
          <w:sz w:val="28"/>
          <w:szCs w:val="28"/>
          <w:lang w:val="da-DK"/>
        </w:rPr>
      </w:pPr>
      <w:r w:rsidRPr="0048241B">
        <w:rPr>
          <w:bCs/>
          <w:spacing w:val="-4"/>
          <w:sz w:val="28"/>
          <w:szCs w:val="28"/>
          <w:lang w:val="da-DK"/>
        </w:rPr>
        <w:t>- Các nhiệm vụ, hoạt động phải gắn với những nhiệm vụ, hoạt động lớn, trọng tâm của Trường, gắn với chức năng, nhiệm vụ của đơn vị; không đăng ký những nhiệm vụ, hoạt động mang tính thường xuyên hoặc mang tính phối hợp với các đơn vị khác thuộc Trường để thực hiện.</w:t>
      </w:r>
    </w:p>
    <w:p w14:paraId="6FFF7D7E" w14:textId="513556A7" w:rsidR="00D95677" w:rsidRPr="0055768A" w:rsidRDefault="00D95677" w:rsidP="00B35040">
      <w:pPr>
        <w:widowControl w:val="0"/>
        <w:tabs>
          <w:tab w:val="left" w:pos="709"/>
        </w:tabs>
        <w:spacing w:before="120" w:after="120" w:line="276" w:lineRule="auto"/>
        <w:ind w:firstLine="720"/>
        <w:jc w:val="both"/>
        <w:rPr>
          <w:bCs/>
          <w:spacing w:val="-4"/>
          <w:sz w:val="28"/>
          <w:szCs w:val="28"/>
          <w:lang w:val="da-DK"/>
        </w:rPr>
      </w:pPr>
      <w:commentRangeStart w:id="4"/>
      <w:r w:rsidRPr="0048241B">
        <w:rPr>
          <w:bCs/>
          <w:spacing w:val="-4"/>
          <w:sz w:val="28"/>
          <w:szCs w:val="28"/>
          <w:lang w:val="da-DK"/>
        </w:rPr>
        <w:t>- Nội dung đăng ký được thể hiện dưới dạng bảng biểu theo mẫu tại</w:t>
      </w:r>
      <w:commentRangeEnd w:id="4"/>
      <w:r>
        <w:rPr>
          <w:rStyle w:val="CommentReference"/>
        </w:rPr>
        <w:commentReference w:id="4"/>
      </w:r>
      <w:r w:rsidR="003578FC" w:rsidRPr="0048241B">
        <w:rPr>
          <w:bCs/>
          <w:spacing w:val="-4"/>
          <w:sz w:val="28"/>
          <w:szCs w:val="28"/>
          <w:lang w:val="da-DK"/>
        </w:rPr>
        <w:t xml:space="preserve"> </w:t>
      </w:r>
      <w:del w:id="1011" w:author="Nội dung điều chỉnh (Claude)" w:date="2026-10-09T09:06:43Z">
        <w:r w:rsidR="003578FC" w:rsidRPr="0048241B">
          <w:rPr>
            <w:bCs/>
            <w:spacing w:val="-4"/>
            <w:sz w:val="28"/>
            <w:szCs w:val="28"/>
            <w:lang w:val="da-DK"/>
          </w:rPr>
          <w:delText xml:space="preserve">Phụ lục 2</w:delText>
        </w:r>
      </w:del>
      <w:ins w:id="1012" w:author="Nội dung điều chỉnh (Claude)" w:date="2026-10-09T09:06:43Z">
        <w:r w:rsidR="003578FC" w:rsidRPr="0048241B">
          <w:rPr>
            <w:bCs/>
            <w:spacing w:val="-4"/>
            <w:sz w:val="28"/>
            <w:szCs w:val="28"/>
            <w:lang w:val="da-DK"/>
          </w:rPr>
          <w:t xml:space="preserve">Phụ lục II</w:t>
        </w:r>
      </w:ins>
      <w:r w:rsidR="003578FC" w:rsidRPr="0048241B">
        <w:rPr>
          <w:bCs/>
          <w:spacing w:val="-4"/>
          <w:sz w:val="28"/>
          <w:szCs w:val="28"/>
          <w:lang w:val="da-DK"/>
        </w:rPr>
        <w:t xml:space="preserve"> kèm theo Thông báo này</w:t>
      </w:r>
      <w:r w:rsidRPr="0048241B">
        <w:rPr>
          <w:bCs/>
          <w:spacing w:val="-4"/>
          <w:sz w:val="28"/>
          <w:szCs w:val="28"/>
          <w:lang w:val="da-DK"/>
        </w:rPr>
        <w:t xml:space="preserve">, gồm những nội dung chính: </w:t>
      </w:r>
      <w:r w:rsidR="00930AEA" w:rsidRPr="0048241B">
        <w:rPr>
          <w:bCs/>
          <w:spacing w:val="-4"/>
          <w:sz w:val="28"/>
          <w:szCs w:val="28"/>
          <w:lang w:val="da-DK"/>
        </w:rPr>
        <w:t>Nội dung công việc</w:t>
      </w:r>
      <w:r w:rsidRPr="0048241B">
        <w:rPr>
          <w:bCs/>
          <w:spacing w:val="-4"/>
          <w:sz w:val="28"/>
          <w:szCs w:val="28"/>
          <w:lang w:val="da-DK"/>
        </w:rPr>
        <w:t xml:space="preserve">; </w:t>
      </w:r>
      <w:r w:rsidR="00930AEA" w:rsidRPr="0048241B">
        <w:rPr>
          <w:bCs/>
          <w:spacing w:val="-4"/>
          <w:sz w:val="28"/>
          <w:szCs w:val="28"/>
          <w:lang w:val="da-DK"/>
        </w:rPr>
        <w:t xml:space="preserve">người trực tiếp </w:t>
      </w:r>
      <w:r w:rsidRPr="0048241B">
        <w:rPr>
          <w:bCs/>
          <w:spacing w:val="-4"/>
          <w:sz w:val="28"/>
          <w:szCs w:val="28"/>
          <w:lang w:val="da-DK"/>
        </w:rPr>
        <w:t xml:space="preserve">chỉ đạo; đơn vị chủ trì, đơn vị phối hợp, người phụ trách; </w:t>
      </w:r>
      <w:r w:rsidR="00930AEA" w:rsidRPr="0048241B">
        <w:rPr>
          <w:bCs/>
          <w:spacing w:val="-4"/>
          <w:sz w:val="28"/>
          <w:szCs w:val="28"/>
          <w:lang w:val="da-DK"/>
        </w:rPr>
        <w:t xml:space="preserve">sản </w:t>
      </w:r>
      <w:r w:rsidR="00930AEA" w:rsidRPr="0055768A">
        <w:rPr>
          <w:bCs/>
          <w:spacing w:val="-4"/>
          <w:sz w:val="28"/>
          <w:szCs w:val="28"/>
          <w:lang w:val="da-DK"/>
        </w:rPr>
        <w:t>phẩm/công việc, số lượng, độ phức tạp,</w:t>
      </w:r>
      <w:r w:rsidRPr="0055768A">
        <w:rPr>
          <w:bCs/>
          <w:spacing w:val="-4"/>
          <w:sz w:val="28"/>
          <w:szCs w:val="28"/>
          <w:lang w:val="da-DK"/>
        </w:rPr>
        <w:t xml:space="preserve"> thời gian hoàn thành, cấp trình và thời hạn trình từng cấp; </w:t>
      </w:r>
      <w:r w:rsidR="007D6518" w:rsidRPr="0055768A">
        <w:rPr>
          <w:bCs/>
          <w:spacing w:val="-4"/>
          <w:sz w:val="28"/>
          <w:szCs w:val="28"/>
          <w:lang w:val="da-DK"/>
        </w:rPr>
        <w:t>lý do, cơ sở pháp lý</w:t>
      </w:r>
      <w:r w:rsidR="00930AEA" w:rsidRPr="0055768A">
        <w:rPr>
          <w:bCs/>
          <w:spacing w:val="-4"/>
          <w:sz w:val="28"/>
          <w:szCs w:val="28"/>
          <w:lang w:val="da-DK"/>
        </w:rPr>
        <w:t>,</w:t>
      </w:r>
      <w:r w:rsidR="007D6518" w:rsidRPr="0055768A">
        <w:rPr>
          <w:bCs/>
          <w:spacing w:val="-4"/>
          <w:sz w:val="28"/>
          <w:szCs w:val="28"/>
          <w:lang w:val="da-DK"/>
        </w:rPr>
        <w:t xml:space="preserve"> </w:t>
      </w:r>
      <w:del w:id="1013" w:author="Nội dung điều chỉnh (Claude)" w:date="2026-10-09T09:06:43Z">
        <w:r w:rsidR="007D6518" w:rsidRPr="0055768A">
          <w:rPr>
            <w:bCs/>
            <w:spacing w:val="-4"/>
            <w:sz w:val="28"/>
            <w:szCs w:val="28"/>
            <w:lang w:val="da-DK"/>
          </w:rPr>
          <w:delText xml:space="preserve">đề xuất nội dung</w:delText>
        </w:r>
      </w:del>
      <w:del w:id="1014" w:author="Nội dung điều chỉnh (Claude)" w:date="2026-10-09T09:06:43Z">
        <w:r w:rsidR="00930AEA" w:rsidRPr="0055768A">
          <w:rPr>
            <w:bCs/>
            <w:spacing w:val="-4"/>
            <w:sz w:val="28"/>
            <w:szCs w:val="28"/>
            <w:lang w:val="da-DK"/>
          </w:rPr>
          <w:delText xml:space="preserve"> vào kế hoạch của Trường vào</w:delText>
        </w:r>
      </w:del>
      <w:del w:id="1015" w:author="Nội dung điều chỉnh (Claude)" w:date="2026-10-09T09:06:43Z">
        <w:r w:rsidR="007D6518" w:rsidRPr="0055768A">
          <w:rPr>
            <w:bCs/>
            <w:spacing w:val="-4"/>
            <w:sz w:val="28"/>
            <w:szCs w:val="28"/>
            <w:lang w:val="da-DK"/>
          </w:rPr>
          <w:delText xml:space="preserve"> </w:delText>
        </w:r>
      </w:del>
      <w:del w:id="1016" w:author="Nội dung điều chỉnh (Claude)" w:date="2026-10-09T09:06:43Z">
        <w:r w:rsidR="0073435E" w:rsidRPr="0055768A">
          <w:rPr>
            <w:bCs/>
            <w:spacing w:val="-4"/>
            <w:sz w:val="28"/>
            <w:szCs w:val="28"/>
            <w:lang w:val="da-DK"/>
          </w:rPr>
          <w:delText xml:space="preserve">cột </w:delText>
        </w:r>
      </w:del>
      <w:del w:id="1017" w:author="Nội dung điều chỉnh (Claude)" w:date="2026-10-09T09:06:43Z">
        <w:r w:rsidRPr="0055768A">
          <w:rPr>
            <w:bCs/>
            <w:spacing w:val="-4"/>
            <w:sz w:val="28"/>
            <w:szCs w:val="28"/>
            <w:lang w:val="da-DK"/>
          </w:rPr>
          <w:delText>ghi chú.</w:delText>
        </w:r>
      </w:del>
      <w:ins w:id="1018" w:author="Nội dung điều chỉnh (Claude)" w:date="2026-10-09T09:06:43Z">
        <w:r w:rsidR="007D6518" w:rsidRPr="0055768A">
          <w:rPr>
            <w:bCs/>
            <w:spacing w:val="-4"/>
            <w:sz w:val="28"/>
            <w:szCs w:val="28"/>
            <w:lang w:val="da-DK"/>
          </w:rPr>
          <w:t xml:space="preserve">đề xuất đưa nội dung vào kế hoạch của Trường, Tỉnh ủy, UBND tỉnh (ghi vào cột Ghi chú).</w:t>
        </w:r>
      </w:ins>
    </w:p>
    <w:p w14:paraId="3FC79B51" w14:textId="6A394195" w:rsidR="0096373C" w:rsidRPr="00140088" w:rsidRDefault="0096373C" w:rsidP="00B35040">
      <w:pPr>
        <w:widowControl w:val="0"/>
        <w:tabs>
          <w:tab w:val="left" w:pos="709"/>
        </w:tabs>
        <w:spacing w:before="120" w:after="120" w:line="276" w:lineRule="auto"/>
        <w:ind w:firstLine="720"/>
        <w:jc w:val="both"/>
        <w:rPr>
          <w:bCs/>
          <w:spacing w:val="-4"/>
          <w:sz w:val="28"/>
          <w:szCs w:val="28"/>
          <w:lang w:val="da-DK"/>
        </w:rPr>
      </w:pPr>
      <w:r w:rsidRPr="00140088">
        <w:rPr>
          <w:bCs/>
          <w:spacing w:val="-4"/>
          <w:sz w:val="28"/>
          <w:szCs w:val="28"/>
          <w:lang w:val="da-DK"/>
        </w:rPr>
        <w:t xml:space="preserve">- Những hoạt động diễn ra thời gian dài (trên 1 tháng) thì chỉ cần trình bày </w:t>
      </w:r>
      <w:r w:rsidR="0055768A" w:rsidRPr="00140088">
        <w:rPr>
          <w:bCs/>
          <w:spacing w:val="-4"/>
          <w:sz w:val="28"/>
          <w:szCs w:val="28"/>
          <w:lang w:val="da-DK"/>
        </w:rPr>
        <w:t>đúng nội dung các Trục nhiệm vụ và mốc thời gian hoàn thành</w:t>
      </w:r>
      <w:r w:rsidRPr="00140088">
        <w:rPr>
          <w:bCs/>
          <w:spacing w:val="-4"/>
          <w:sz w:val="28"/>
          <w:szCs w:val="28"/>
          <w:lang w:val="da-DK"/>
        </w:rPr>
        <w:t>.</w:t>
      </w:r>
    </w:p>
    <w:p w14:paraId="377E4AFA" w14:textId="7487B1B9" w:rsidR="00D95677" w:rsidRPr="00140088" w:rsidRDefault="008C27F3" w:rsidP="00B35040">
      <w:pPr>
        <w:widowControl w:val="0"/>
        <w:tabs>
          <w:tab w:val="left" w:pos="709"/>
        </w:tabs>
        <w:spacing w:before="120" w:after="120" w:line="276" w:lineRule="auto"/>
        <w:ind w:firstLine="720"/>
        <w:jc w:val="both"/>
        <w:rPr>
          <w:b/>
          <w:sz w:val="28"/>
          <w:szCs w:val="28"/>
          <w:lang w:val="da-DK"/>
        </w:rPr>
      </w:pPr>
      <w:r w:rsidRPr="00140088">
        <w:rPr>
          <w:b/>
          <w:spacing w:val="-4"/>
          <w:sz w:val="28"/>
          <w:szCs w:val="28"/>
          <w:lang w:val="da-DK"/>
        </w:rPr>
        <w:t>2. Gợi ý những nhiệm vụ trọ</w:t>
      </w:r>
      <w:r w:rsidR="00D95677" w:rsidRPr="00140088">
        <w:rPr>
          <w:b/>
          <w:spacing w:val="-4"/>
          <w:sz w:val="28"/>
          <w:szCs w:val="28"/>
          <w:lang w:val="da-DK"/>
        </w:rPr>
        <w:t>ng tâm trong năm 20</w:t>
      </w:r>
      <w:r w:rsidRPr="00140088">
        <w:rPr>
          <w:b/>
          <w:spacing w:val="-4"/>
          <w:sz w:val="28"/>
          <w:szCs w:val="28"/>
          <w:lang w:val="da-DK"/>
        </w:rPr>
        <w:t>2</w:t>
      </w:r>
      <w:r w:rsidR="009C3CD7" w:rsidRPr="00140088">
        <w:rPr>
          <w:b/>
          <w:spacing w:val="-4"/>
          <w:sz w:val="28"/>
          <w:szCs w:val="28"/>
          <w:lang w:val="da-DK"/>
        </w:rPr>
        <w:t>7</w:t>
      </w:r>
    </w:p>
    <w:p w14:paraId="17D58526" w14:textId="42532E45" w:rsidR="0073435E" w:rsidRPr="00140088" w:rsidRDefault="0073435E" w:rsidP="00B35040">
      <w:pPr>
        <w:widowControl w:val="0"/>
        <w:spacing w:before="120" w:after="120" w:line="276" w:lineRule="auto"/>
        <w:ind w:firstLine="720"/>
        <w:jc w:val="both"/>
        <w:rPr>
          <w:sz w:val="28"/>
          <w:szCs w:val="28"/>
          <w:lang w:val="da-DK"/>
        </w:rPr>
      </w:pPr>
      <w:r w:rsidRPr="00140088">
        <w:rPr>
          <w:sz w:val="28"/>
          <w:szCs w:val="28"/>
          <w:lang w:val="da-DK"/>
        </w:rPr>
        <w:t xml:space="preserve">- </w:t>
      </w:r>
      <w:r w:rsidR="00AF48A9" w:rsidRPr="009F0A24">
        <w:rPr>
          <w:b/>
          <w:bCs/>
          <w:i/>
          <w:iCs/>
          <w:sz w:val="28"/>
          <w:szCs w:val="28"/>
        </w:rPr>
        <w:t xml:space="preserve">Công tác </w:t>
      </w:r>
      <w:r w:rsidR="00AF48A9">
        <w:rPr>
          <w:b/>
          <w:bCs/>
          <w:i/>
          <w:iCs/>
          <w:sz w:val="28"/>
          <w:szCs w:val="28"/>
        </w:rPr>
        <w:t>T</w:t>
      </w:r>
      <w:r w:rsidR="00AF48A9" w:rsidRPr="009F0A24">
        <w:rPr>
          <w:b/>
          <w:bCs/>
          <w:i/>
          <w:iCs/>
          <w:sz w:val="28"/>
          <w:szCs w:val="28"/>
        </w:rPr>
        <w:t xml:space="preserve">uyển sinh, đào tạo, </w:t>
      </w:r>
      <w:r w:rsidR="00AF48A9" w:rsidRPr="00CE0012">
        <w:rPr>
          <w:b/>
          <w:bCs/>
          <w:i/>
          <w:iCs/>
          <w:sz w:val="28"/>
          <w:szCs w:val="28"/>
        </w:rPr>
        <w:t>phát triển chương trình, giáo trình</w:t>
      </w:r>
      <w:r w:rsidR="00AF48A9">
        <w:rPr>
          <w:b/>
          <w:bCs/>
          <w:i/>
          <w:iCs/>
          <w:sz w:val="28"/>
          <w:szCs w:val="28"/>
        </w:rPr>
        <w:t xml:space="preserve">, </w:t>
      </w:r>
      <w:r w:rsidR="00AF48A9" w:rsidRPr="0089678E">
        <w:rPr>
          <w:b/>
          <w:bCs/>
          <w:i/>
          <w:iCs/>
          <w:sz w:val="28"/>
          <w:szCs w:val="28"/>
        </w:rPr>
        <w:t>khảo thí</w:t>
      </w:r>
      <w:r w:rsidR="00AF48A9">
        <w:rPr>
          <w:b/>
          <w:bCs/>
          <w:i/>
          <w:iCs/>
          <w:sz w:val="28"/>
          <w:szCs w:val="28"/>
        </w:rPr>
        <w:t xml:space="preserve"> và </w:t>
      </w:r>
      <w:r w:rsidR="00AF48A9" w:rsidRPr="0089678E">
        <w:rPr>
          <w:b/>
          <w:bCs/>
          <w:i/>
          <w:iCs/>
          <w:sz w:val="28"/>
          <w:szCs w:val="28"/>
        </w:rPr>
        <w:t>bảo đảm chất lượng</w:t>
      </w:r>
      <w:r w:rsidRPr="00140088">
        <w:rPr>
          <w:sz w:val="28"/>
          <w:szCs w:val="28"/>
          <w:lang w:val="da-DK"/>
        </w:rPr>
        <w:t xml:space="preserve">: </w:t>
      </w:r>
      <w:r w:rsidR="007172BF" w:rsidRPr="00140088">
        <w:rPr>
          <w:sz w:val="28"/>
          <w:szCs w:val="28"/>
          <w:lang w:val="da-DK"/>
        </w:rPr>
        <w:t xml:space="preserve">Hoạt động tuyển sinh; đào tạo chương trình chất lượng cao; </w:t>
      </w:r>
      <w:r w:rsidR="00B83DA0">
        <w:rPr>
          <w:sz w:val="28"/>
          <w:szCs w:val="28"/>
          <w:lang w:val="da-DK"/>
        </w:rPr>
        <w:t>trung h</w:t>
      </w:r>
      <w:r w:rsidR="0075525A">
        <w:rPr>
          <w:sz w:val="28"/>
          <w:szCs w:val="28"/>
          <w:lang w:val="da-DK"/>
        </w:rPr>
        <w:t xml:space="preserve">ọc nghề; </w:t>
      </w:r>
      <w:r w:rsidR="007172BF" w:rsidRPr="00140088">
        <w:rPr>
          <w:sz w:val="28"/>
          <w:szCs w:val="28"/>
          <w:lang w:val="da-DK"/>
        </w:rPr>
        <w:t>đ</w:t>
      </w:r>
      <w:r w:rsidRPr="00140088">
        <w:rPr>
          <w:sz w:val="28"/>
          <w:szCs w:val="28"/>
          <w:lang w:val="da-DK"/>
        </w:rPr>
        <w:t xml:space="preserve">ăng ký bổ sung hoạt động GDNN; hồ sơ </w:t>
      </w:r>
      <w:r w:rsidR="007172BF" w:rsidRPr="00140088">
        <w:rPr>
          <w:sz w:val="28"/>
          <w:szCs w:val="28"/>
          <w:lang w:val="da-DK"/>
        </w:rPr>
        <w:t xml:space="preserve">điều kiện để </w:t>
      </w:r>
      <w:r w:rsidRPr="00140088">
        <w:rPr>
          <w:sz w:val="28"/>
          <w:szCs w:val="28"/>
          <w:lang w:val="da-DK"/>
        </w:rPr>
        <w:t xml:space="preserve">mở các lớp đào tạo, bồi dưỡng </w:t>
      </w:r>
      <w:r w:rsidR="007172BF" w:rsidRPr="00140088">
        <w:rPr>
          <w:sz w:val="28"/>
          <w:szCs w:val="28"/>
          <w:lang w:val="da-DK"/>
        </w:rPr>
        <w:t>của Trường;</w:t>
      </w:r>
      <w:r w:rsidR="008E16E0" w:rsidRPr="00140088">
        <w:rPr>
          <w:sz w:val="28"/>
          <w:szCs w:val="28"/>
          <w:lang w:val="da-DK"/>
        </w:rPr>
        <w:t xml:space="preserve"> Hội giảng</w:t>
      </w:r>
      <w:r w:rsidR="00D308F1" w:rsidRPr="00140088">
        <w:rPr>
          <w:sz w:val="28"/>
          <w:szCs w:val="28"/>
          <w:lang w:val="da-DK"/>
        </w:rPr>
        <w:t>, Hội thi</w:t>
      </w:r>
      <w:r w:rsidR="008E16E0" w:rsidRPr="00140088">
        <w:rPr>
          <w:sz w:val="28"/>
          <w:szCs w:val="28"/>
          <w:lang w:val="da-DK"/>
        </w:rPr>
        <w:t xml:space="preserve"> năm 202</w:t>
      </w:r>
      <w:r w:rsidR="009C3CD7" w:rsidRPr="00140088">
        <w:rPr>
          <w:sz w:val="28"/>
          <w:szCs w:val="28"/>
          <w:lang w:val="da-DK"/>
        </w:rPr>
        <w:t>7</w:t>
      </w:r>
      <w:r w:rsidR="00D308F1" w:rsidRPr="00140088">
        <w:rPr>
          <w:sz w:val="28"/>
          <w:szCs w:val="28"/>
          <w:lang w:val="da-DK"/>
        </w:rPr>
        <w:t xml:space="preserve"> cấp Trường, cấp tỉnh và Trung ương.</w:t>
      </w:r>
      <w:r w:rsidR="00D0633A">
        <w:rPr>
          <w:sz w:val="28"/>
          <w:szCs w:val="28"/>
          <w:lang w:val="da-DK"/>
        </w:rPr>
        <w:t xml:space="preserve"> </w:t>
      </w:r>
      <w:r w:rsidR="00D0633A" w:rsidRPr="00140088">
        <w:rPr>
          <w:bCs/>
          <w:sz w:val="28"/>
          <w:szCs w:val="28"/>
          <w:lang w:val="da-DK"/>
        </w:rPr>
        <w:t>Hoạt động tự đánh giá chất lượng GDNN của nhà trường; tự đánh giá chất lượng CTĐT; tự kiểm tra;...</w:t>
      </w:r>
    </w:p>
    <w:p w14:paraId="4AB8555E" w14:textId="451CCB1A" w:rsidR="007172BF" w:rsidRPr="00140088" w:rsidRDefault="007172BF" w:rsidP="00B35040">
      <w:pPr>
        <w:widowControl w:val="0"/>
        <w:spacing w:before="120" w:after="120" w:line="276" w:lineRule="auto"/>
        <w:ind w:firstLine="720"/>
        <w:jc w:val="both"/>
        <w:rPr>
          <w:sz w:val="28"/>
          <w:szCs w:val="28"/>
          <w:lang w:val="da-DK"/>
        </w:rPr>
      </w:pPr>
      <w:r w:rsidRPr="00140088">
        <w:rPr>
          <w:sz w:val="28"/>
          <w:szCs w:val="28"/>
          <w:lang w:val="da-DK"/>
        </w:rPr>
        <w:t xml:space="preserve">- </w:t>
      </w:r>
      <w:r w:rsidR="005B230F" w:rsidRPr="009F0A24">
        <w:rPr>
          <w:b/>
          <w:bCs/>
          <w:i/>
          <w:iCs/>
          <w:sz w:val="28"/>
          <w:szCs w:val="28"/>
        </w:rPr>
        <w:t xml:space="preserve">Công tác </w:t>
      </w:r>
      <w:r w:rsidR="005B230F" w:rsidRPr="00225DB3">
        <w:rPr>
          <w:b/>
          <w:bCs/>
          <w:i/>
          <w:iCs/>
          <w:sz w:val="28"/>
          <w:szCs w:val="28"/>
        </w:rPr>
        <w:t xml:space="preserve">Khoa học, công nghệ </w:t>
      </w:r>
      <w:r w:rsidR="005B230F">
        <w:rPr>
          <w:b/>
          <w:bCs/>
          <w:i/>
          <w:iCs/>
          <w:sz w:val="28"/>
          <w:szCs w:val="28"/>
        </w:rPr>
        <w:t xml:space="preserve">- </w:t>
      </w:r>
      <w:r w:rsidR="005B230F" w:rsidRPr="00225DB3">
        <w:rPr>
          <w:b/>
          <w:bCs/>
          <w:i/>
          <w:iCs/>
          <w:sz w:val="28"/>
          <w:szCs w:val="28"/>
        </w:rPr>
        <w:t xml:space="preserve">Chuyển đổi số </w:t>
      </w:r>
      <w:r w:rsidR="005B230F">
        <w:rPr>
          <w:b/>
          <w:bCs/>
          <w:i/>
          <w:iCs/>
          <w:sz w:val="28"/>
          <w:szCs w:val="28"/>
        </w:rPr>
        <w:t xml:space="preserve">và </w:t>
      </w:r>
      <w:r w:rsidR="005B230F" w:rsidRPr="00AE00FF">
        <w:rPr>
          <w:b/>
          <w:bCs/>
          <w:i/>
          <w:iCs/>
          <w:sz w:val="28"/>
          <w:szCs w:val="28"/>
        </w:rPr>
        <w:t>lĩnh vực hợp tác phát triển, huy động nguồn lực</w:t>
      </w:r>
      <w:r w:rsidRPr="00140088">
        <w:rPr>
          <w:sz w:val="28"/>
          <w:szCs w:val="28"/>
          <w:lang w:val="da-DK"/>
        </w:rPr>
        <w:t xml:space="preserve">: Hoạt động hợp tác </w:t>
      </w:r>
      <w:r w:rsidR="00284DD3" w:rsidRPr="00140088">
        <w:rPr>
          <w:sz w:val="28"/>
          <w:szCs w:val="28"/>
          <w:lang w:val="da-DK"/>
        </w:rPr>
        <w:t>v</w:t>
      </w:r>
      <w:r w:rsidRPr="00140088">
        <w:rPr>
          <w:sz w:val="28"/>
          <w:szCs w:val="28"/>
          <w:lang w:val="da-DK"/>
        </w:rPr>
        <w:t>ới các nước Nam Là</w:t>
      </w:r>
      <w:r w:rsidR="00284DD3" w:rsidRPr="00140088">
        <w:rPr>
          <w:sz w:val="28"/>
          <w:szCs w:val="28"/>
          <w:lang w:val="da-DK"/>
        </w:rPr>
        <w:t>o</w:t>
      </w:r>
      <w:r w:rsidRPr="00140088">
        <w:rPr>
          <w:sz w:val="28"/>
          <w:szCs w:val="28"/>
          <w:lang w:val="da-DK"/>
        </w:rPr>
        <w:t xml:space="preserve">, Đông </w:t>
      </w:r>
      <w:r w:rsidR="00284DD3" w:rsidRPr="00140088">
        <w:rPr>
          <w:sz w:val="28"/>
          <w:szCs w:val="28"/>
          <w:lang w:val="da-DK"/>
        </w:rPr>
        <w:t>B</w:t>
      </w:r>
      <w:r w:rsidRPr="00140088">
        <w:rPr>
          <w:sz w:val="28"/>
          <w:szCs w:val="28"/>
          <w:lang w:val="da-DK"/>
        </w:rPr>
        <w:t>ắc Campuchia; các hoạt động Hội thảo, Hội nghị</w:t>
      </w:r>
      <w:r w:rsidR="0096373C" w:rsidRPr="00140088">
        <w:rPr>
          <w:sz w:val="28"/>
          <w:szCs w:val="28"/>
          <w:lang w:val="da-DK"/>
        </w:rPr>
        <w:t xml:space="preserve">, đoàn ra, đoàn vào </w:t>
      </w:r>
      <w:r w:rsidRPr="00140088">
        <w:rPr>
          <w:sz w:val="28"/>
          <w:szCs w:val="28"/>
          <w:lang w:val="da-DK"/>
        </w:rPr>
        <w:t>lớn trong năm.</w:t>
      </w:r>
      <w:r w:rsidR="00846C84">
        <w:rPr>
          <w:sz w:val="28"/>
          <w:szCs w:val="28"/>
          <w:lang w:val="da-DK"/>
        </w:rPr>
        <w:t xml:space="preserve"> T</w:t>
      </w:r>
      <w:r w:rsidR="00846C84" w:rsidRPr="00140088">
        <w:rPr>
          <w:sz w:val="28"/>
          <w:szCs w:val="28"/>
          <w:lang w:val="da-DK"/>
        </w:rPr>
        <w:t>ư vấn nghề nghiệp, việc làm, khởi nghiệp và hỗ trợ doanh nghiệp</w:t>
      </w:r>
      <w:r w:rsidR="00846C84">
        <w:rPr>
          <w:sz w:val="28"/>
          <w:szCs w:val="28"/>
          <w:lang w:val="da-DK"/>
        </w:rPr>
        <w:t>, chuyển đổi số...</w:t>
      </w:r>
    </w:p>
    <w:p w14:paraId="142BB172" w14:textId="773C0E61" w:rsidR="007172BF" w:rsidRPr="00140088" w:rsidRDefault="007172BF" w:rsidP="00B35040">
      <w:pPr>
        <w:widowControl w:val="0"/>
        <w:spacing w:before="120" w:after="120" w:line="276" w:lineRule="auto"/>
        <w:ind w:firstLine="720"/>
        <w:jc w:val="both"/>
        <w:rPr>
          <w:sz w:val="28"/>
          <w:szCs w:val="28"/>
          <w:lang w:val="da-DK"/>
        </w:rPr>
      </w:pPr>
      <w:r w:rsidRPr="00140088">
        <w:rPr>
          <w:sz w:val="28"/>
          <w:szCs w:val="28"/>
          <w:lang w:val="da-DK"/>
        </w:rPr>
        <w:t xml:space="preserve">- </w:t>
      </w:r>
      <w:r w:rsidR="009A678B" w:rsidRPr="009F0A24">
        <w:rPr>
          <w:b/>
          <w:bCs/>
          <w:i/>
          <w:iCs/>
          <w:sz w:val="28"/>
          <w:szCs w:val="28"/>
        </w:rPr>
        <w:t xml:space="preserve">Công tác </w:t>
      </w:r>
      <w:r w:rsidR="009A678B">
        <w:rPr>
          <w:b/>
          <w:bCs/>
          <w:i/>
          <w:iCs/>
          <w:sz w:val="28"/>
          <w:szCs w:val="28"/>
        </w:rPr>
        <w:t>T</w:t>
      </w:r>
      <w:r w:rsidR="009A678B" w:rsidRPr="009F0A24">
        <w:rPr>
          <w:b/>
          <w:bCs/>
          <w:i/>
          <w:iCs/>
          <w:sz w:val="28"/>
          <w:szCs w:val="28"/>
        </w:rPr>
        <w:t>ổ chức, cán bộ</w:t>
      </w:r>
      <w:r w:rsidRPr="00140088">
        <w:rPr>
          <w:sz w:val="28"/>
          <w:szCs w:val="28"/>
          <w:lang w:val="da-DK"/>
        </w:rPr>
        <w:t xml:space="preserve">: Công tác </w:t>
      </w:r>
      <w:r w:rsidR="00D308F1" w:rsidRPr="00140088">
        <w:rPr>
          <w:sz w:val="28"/>
          <w:szCs w:val="28"/>
          <w:lang w:val="da-DK"/>
        </w:rPr>
        <w:t xml:space="preserve">sắp xếp, tinh gọn bộ máy bên trong; </w:t>
      </w:r>
      <w:r w:rsidRPr="00140088">
        <w:rPr>
          <w:sz w:val="28"/>
          <w:szCs w:val="28"/>
          <w:lang w:val="da-DK"/>
        </w:rPr>
        <w:t>quy hoạch; đánh giá; tuyển dụng;...</w:t>
      </w:r>
    </w:p>
    <w:p w14:paraId="68223E73" w14:textId="33029D7E" w:rsidR="007172BF" w:rsidRPr="00140088" w:rsidRDefault="007172BF" w:rsidP="00B35040">
      <w:pPr>
        <w:widowControl w:val="0"/>
        <w:spacing w:before="120" w:after="120" w:line="276" w:lineRule="auto"/>
        <w:ind w:firstLine="720"/>
        <w:jc w:val="both"/>
        <w:rPr>
          <w:sz w:val="28"/>
          <w:szCs w:val="28"/>
          <w:lang w:val="da-DK"/>
        </w:rPr>
      </w:pPr>
      <w:r w:rsidRPr="00140088">
        <w:rPr>
          <w:sz w:val="28"/>
          <w:szCs w:val="28"/>
          <w:lang w:val="da-DK"/>
        </w:rPr>
        <w:t xml:space="preserve">- </w:t>
      </w:r>
      <w:r w:rsidR="00325349" w:rsidRPr="009F0A24">
        <w:rPr>
          <w:b/>
          <w:bCs/>
          <w:i/>
          <w:iCs/>
          <w:sz w:val="28"/>
          <w:szCs w:val="28"/>
        </w:rPr>
        <w:t xml:space="preserve">Công tác </w:t>
      </w:r>
      <w:r w:rsidR="00325349">
        <w:rPr>
          <w:b/>
          <w:bCs/>
          <w:i/>
          <w:iCs/>
          <w:sz w:val="28"/>
          <w:szCs w:val="28"/>
        </w:rPr>
        <w:t>Tổ</w:t>
      </w:r>
      <w:r w:rsidR="00325349" w:rsidRPr="009F0A24">
        <w:rPr>
          <w:b/>
          <w:bCs/>
          <w:i/>
          <w:iCs/>
          <w:sz w:val="28"/>
          <w:szCs w:val="28"/>
        </w:rPr>
        <w:t>ng hợp, hành chính, quản trị nhà trường</w:t>
      </w:r>
      <w:r w:rsidRPr="00140088">
        <w:rPr>
          <w:sz w:val="28"/>
          <w:szCs w:val="28"/>
          <w:lang w:val="da-DK"/>
        </w:rPr>
        <w:t xml:space="preserve">: Kế hoạch thực </w:t>
      </w:r>
      <w:r w:rsidRPr="00140088">
        <w:rPr>
          <w:sz w:val="28"/>
          <w:szCs w:val="28"/>
          <w:lang w:val="da-DK"/>
        </w:rPr>
        <w:lastRenderedPageBreak/>
        <w:t>hiện các chương trình, đề án, dự án; chương trình mục tiêu quốc gia;</w:t>
      </w:r>
      <w:r w:rsidR="008B4015" w:rsidRPr="00140088">
        <w:rPr>
          <w:sz w:val="28"/>
          <w:szCs w:val="28"/>
          <w:lang w:val="da-DK"/>
        </w:rPr>
        <w:t xml:space="preserve"> tham mưu cấp có thẩm quyền giao nhiệm vụ, kinh phí thực hiện </w:t>
      </w:r>
      <w:r w:rsidR="00D417F2" w:rsidRPr="00140088">
        <w:rPr>
          <w:sz w:val="28"/>
          <w:szCs w:val="28"/>
          <w:lang w:val="da-DK"/>
        </w:rPr>
        <w:t>Chương trình mục tiêu quốc gia Giảm nghèo bền vững, Chương trình mục tiêu quốc gia Phát triển kinh tế - xã hội vùng đồng bào dân tộc thiểu số và miền núi và Chương trình mục tiêu quốc gia hiện đại hoá, nâng cao chất lượng giáo dục và đào tạo giai đoạn 2026-2030</w:t>
      </w:r>
      <w:r w:rsidR="008B4015" w:rsidRPr="00140088">
        <w:rPr>
          <w:sz w:val="28"/>
          <w:szCs w:val="28"/>
          <w:lang w:val="da-DK"/>
        </w:rPr>
        <w:t>;</w:t>
      </w:r>
      <w:r w:rsidRPr="00140088">
        <w:rPr>
          <w:sz w:val="28"/>
          <w:szCs w:val="28"/>
          <w:lang w:val="da-DK"/>
        </w:rPr>
        <w:t>...</w:t>
      </w:r>
    </w:p>
    <w:p w14:paraId="7F2735D2" w14:textId="1BFA0580" w:rsidR="007172BF" w:rsidRPr="00140088" w:rsidRDefault="007172BF" w:rsidP="00B35040">
      <w:pPr>
        <w:widowControl w:val="0"/>
        <w:spacing w:before="120" w:after="120" w:line="276" w:lineRule="auto"/>
        <w:ind w:firstLine="720"/>
        <w:jc w:val="both"/>
        <w:rPr>
          <w:sz w:val="28"/>
          <w:szCs w:val="28"/>
          <w:lang w:val="da-DK"/>
        </w:rPr>
      </w:pPr>
      <w:r w:rsidRPr="00140088">
        <w:rPr>
          <w:sz w:val="28"/>
          <w:szCs w:val="28"/>
          <w:lang w:val="da-DK"/>
        </w:rPr>
        <w:t xml:space="preserve">- </w:t>
      </w:r>
      <w:r w:rsidR="00273119" w:rsidRPr="009F0A24">
        <w:rPr>
          <w:b/>
          <w:bCs/>
          <w:i/>
          <w:iCs/>
          <w:sz w:val="28"/>
          <w:szCs w:val="28"/>
        </w:rPr>
        <w:t xml:space="preserve">Công tác </w:t>
      </w:r>
      <w:r w:rsidR="00273119">
        <w:rPr>
          <w:b/>
          <w:bCs/>
          <w:i/>
          <w:iCs/>
          <w:sz w:val="28"/>
          <w:szCs w:val="28"/>
        </w:rPr>
        <w:t>T</w:t>
      </w:r>
      <w:r w:rsidR="00273119" w:rsidRPr="009F0A24">
        <w:rPr>
          <w:b/>
          <w:bCs/>
          <w:i/>
          <w:iCs/>
          <w:sz w:val="28"/>
          <w:szCs w:val="28"/>
        </w:rPr>
        <w:t xml:space="preserve">ài chính – </w:t>
      </w:r>
      <w:r w:rsidR="00273119">
        <w:rPr>
          <w:b/>
          <w:bCs/>
          <w:i/>
          <w:iCs/>
          <w:sz w:val="28"/>
          <w:szCs w:val="28"/>
        </w:rPr>
        <w:t>K</w:t>
      </w:r>
      <w:r w:rsidR="00273119" w:rsidRPr="009F0A24">
        <w:rPr>
          <w:b/>
          <w:bCs/>
          <w:i/>
          <w:iCs/>
          <w:sz w:val="28"/>
          <w:szCs w:val="28"/>
        </w:rPr>
        <w:t>ế toán</w:t>
      </w:r>
      <w:r w:rsidRPr="00140088">
        <w:rPr>
          <w:sz w:val="28"/>
          <w:szCs w:val="28"/>
          <w:lang w:val="da-DK"/>
        </w:rPr>
        <w:t xml:space="preserve">: </w:t>
      </w:r>
      <w:r w:rsidR="00360025" w:rsidRPr="00140088">
        <w:rPr>
          <w:sz w:val="28"/>
          <w:szCs w:val="28"/>
          <w:lang w:val="da-DK"/>
        </w:rPr>
        <w:t>Phương án tự chủ tài chính, quản lý tài chính</w:t>
      </w:r>
      <w:r w:rsidRPr="00140088">
        <w:rPr>
          <w:sz w:val="28"/>
          <w:szCs w:val="28"/>
          <w:lang w:val="da-DK"/>
        </w:rPr>
        <w:t>;...</w:t>
      </w:r>
    </w:p>
    <w:p w14:paraId="6279EE32" w14:textId="0AD2AD59" w:rsidR="007172BF" w:rsidRPr="00140088" w:rsidRDefault="007172BF" w:rsidP="00B35040">
      <w:pPr>
        <w:widowControl w:val="0"/>
        <w:spacing w:before="120" w:after="120" w:line="276" w:lineRule="auto"/>
        <w:ind w:firstLine="720"/>
        <w:jc w:val="both"/>
        <w:rPr>
          <w:sz w:val="28"/>
          <w:szCs w:val="28"/>
          <w:lang w:val="da-DK"/>
        </w:rPr>
      </w:pPr>
      <w:r w:rsidRPr="00140088">
        <w:rPr>
          <w:sz w:val="28"/>
          <w:szCs w:val="28"/>
          <w:lang w:val="da-DK"/>
        </w:rPr>
        <w:t xml:space="preserve">- </w:t>
      </w:r>
      <w:r w:rsidR="00273119" w:rsidRPr="009F0A24">
        <w:rPr>
          <w:b/>
          <w:bCs/>
          <w:i/>
          <w:iCs/>
          <w:sz w:val="28"/>
          <w:szCs w:val="28"/>
        </w:rPr>
        <w:t xml:space="preserve">Công tác </w:t>
      </w:r>
      <w:r w:rsidR="00273119">
        <w:rPr>
          <w:b/>
          <w:bCs/>
          <w:i/>
          <w:iCs/>
          <w:sz w:val="28"/>
          <w:szCs w:val="28"/>
        </w:rPr>
        <w:t>T</w:t>
      </w:r>
      <w:r w:rsidR="00273119" w:rsidRPr="009F0A24">
        <w:rPr>
          <w:b/>
          <w:bCs/>
          <w:i/>
          <w:iCs/>
          <w:sz w:val="28"/>
          <w:szCs w:val="28"/>
        </w:rPr>
        <w:t>ruyền thông</w:t>
      </w:r>
      <w:r w:rsidRPr="00140088">
        <w:rPr>
          <w:sz w:val="28"/>
          <w:szCs w:val="28"/>
          <w:lang w:val="da-DK"/>
        </w:rPr>
        <w:t>: Truyền thông các sự kiện GDNN quan trọng của nhà trường.</w:t>
      </w:r>
    </w:p>
    <w:p w14:paraId="438EC928" w14:textId="7A5F1253" w:rsidR="00D95677" w:rsidRPr="00140088" w:rsidRDefault="00D95677" w:rsidP="00B35040">
      <w:pPr>
        <w:widowControl w:val="0"/>
        <w:spacing w:before="120" w:after="120" w:line="276" w:lineRule="auto"/>
        <w:ind w:firstLine="720"/>
        <w:jc w:val="both"/>
        <w:rPr>
          <w:bCs/>
          <w:sz w:val="28"/>
          <w:szCs w:val="28"/>
          <w:lang w:val="da-DK"/>
        </w:rPr>
      </w:pPr>
      <w:r w:rsidRPr="00140088">
        <w:rPr>
          <w:bCs/>
          <w:sz w:val="28"/>
          <w:szCs w:val="28"/>
          <w:lang w:val="da-DK"/>
        </w:rPr>
        <w:t>- Những nội dung, nhiệm vụ, hoạt động khác (nếu có).</w:t>
      </w:r>
      <w:r w:rsidR="00117642">
        <w:rPr>
          <w:bCs/>
          <w:sz w:val="28"/>
          <w:szCs w:val="28"/>
          <w:lang w:val="da-DK"/>
        </w:rPr>
        <w:t xml:space="preserve"> </w:t>
      </w:r>
      <w:r w:rsidR="00117642" w:rsidRPr="00A94347">
        <w:rPr>
          <w:bCs/>
          <w:i/>
          <w:iCs/>
          <w:sz w:val="28"/>
          <w:szCs w:val="28"/>
          <w:lang w:val="da-DK"/>
        </w:rPr>
        <w:t>C</w:t>
      </w:r>
      <w:r w:rsidR="00FB6FFF" w:rsidRPr="00140088">
        <w:rPr>
          <w:i/>
          <w:sz w:val="28"/>
          <w:szCs w:val="28"/>
          <w:lang w:val="da-DK"/>
        </w:rPr>
        <w:t>ác đơn vị thuộc Trường đề xuất.</w:t>
      </w:r>
    </w:p>
    <w:p w14:paraId="76CE6A3B" w14:textId="30F9899F" w:rsidR="007172BF" w:rsidRPr="00140088" w:rsidRDefault="00360025" w:rsidP="00B35040">
      <w:pPr>
        <w:widowControl w:val="0"/>
        <w:tabs>
          <w:tab w:val="left" w:pos="1134"/>
        </w:tabs>
        <w:spacing w:before="120" w:after="120" w:line="276" w:lineRule="auto"/>
        <w:ind w:firstLine="720"/>
        <w:jc w:val="both"/>
        <w:rPr>
          <w:b/>
          <w:bCs/>
          <w:sz w:val="28"/>
          <w:szCs w:val="28"/>
          <w:lang w:val="da-DK"/>
        </w:rPr>
      </w:pPr>
      <w:r w:rsidRPr="00140088">
        <w:rPr>
          <w:b/>
          <w:bCs/>
          <w:sz w:val="28"/>
          <w:szCs w:val="28"/>
          <w:lang w:val="da-DK"/>
        </w:rPr>
        <w:t>3</w:t>
      </w:r>
      <w:r w:rsidR="00D95677" w:rsidRPr="00140088">
        <w:rPr>
          <w:b/>
          <w:bCs/>
          <w:sz w:val="28"/>
          <w:szCs w:val="28"/>
          <w:lang w:val="da-DK"/>
        </w:rPr>
        <w:t>. Tiến độ thực hiện</w:t>
      </w:r>
    </w:p>
    <w:p w14:paraId="7F2BCD10" w14:textId="6510EC6E" w:rsidR="00D95677" w:rsidRPr="00140088" w:rsidRDefault="007172BF" w:rsidP="00B35040">
      <w:pPr>
        <w:widowControl w:val="0"/>
        <w:tabs>
          <w:tab w:val="left" w:pos="1134"/>
        </w:tabs>
        <w:spacing w:before="120" w:after="120" w:line="276" w:lineRule="auto"/>
        <w:ind w:firstLine="720"/>
        <w:jc w:val="both"/>
        <w:rPr>
          <w:spacing w:val="-2"/>
          <w:sz w:val="28"/>
          <w:szCs w:val="28"/>
          <w:lang w:val="x-none"/>
        </w:rPr>
      </w:pPr>
      <w:r w:rsidRPr="00140088">
        <w:rPr>
          <w:b/>
          <w:bCs/>
          <w:sz w:val="28"/>
          <w:szCs w:val="28"/>
          <w:lang w:val="da-DK"/>
        </w:rPr>
        <w:t xml:space="preserve">- </w:t>
      </w:r>
      <w:r w:rsidR="00252C0B" w:rsidRPr="00140088">
        <w:rPr>
          <w:bCs/>
          <w:sz w:val="28"/>
          <w:szCs w:val="28"/>
          <w:lang w:val="da-DK"/>
        </w:rPr>
        <w:t>C</w:t>
      </w:r>
      <w:r w:rsidR="00D95677" w:rsidRPr="00140088">
        <w:rPr>
          <w:sz w:val="28"/>
          <w:szCs w:val="28"/>
          <w:lang w:val="vi-VN"/>
        </w:rPr>
        <w:t xml:space="preserve">ác </w:t>
      </w:r>
      <w:r w:rsidR="00D95677" w:rsidRPr="00140088">
        <w:rPr>
          <w:sz w:val="28"/>
          <w:szCs w:val="28"/>
          <w:lang w:val="da-DK"/>
        </w:rPr>
        <w:t xml:space="preserve">đơn vị hoàn thiện nội dung và gửi về phòng </w:t>
      </w:r>
      <w:r w:rsidRPr="00140088">
        <w:rPr>
          <w:sz w:val="28"/>
          <w:szCs w:val="28"/>
          <w:lang w:val="da-DK"/>
        </w:rPr>
        <w:t xml:space="preserve">Tổng hợp - </w:t>
      </w:r>
      <w:r w:rsidR="00D95677" w:rsidRPr="00140088">
        <w:rPr>
          <w:sz w:val="28"/>
          <w:szCs w:val="28"/>
          <w:lang w:val="da-DK"/>
        </w:rPr>
        <w:t xml:space="preserve">Hành chính </w:t>
      </w:r>
      <w:r w:rsidRPr="00140088">
        <w:rPr>
          <w:sz w:val="28"/>
          <w:szCs w:val="28"/>
          <w:lang w:val="da-DK"/>
        </w:rPr>
        <w:t>và</w:t>
      </w:r>
      <w:r w:rsidR="00D95677" w:rsidRPr="00140088">
        <w:rPr>
          <w:sz w:val="28"/>
          <w:szCs w:val="28"/>
          <w:lang w:val="da-DK"/>
        </w:rPr>
        <w:t xml:space="preserve"> Quản trị</w:t>
      </w:r>
      <w:r w:rsidR="00D95677" w:rsidRPr="00140088">
        <w:rPr>
          <w:spacing w:val="-2"/>
          <w:sz w:val="28"/>
          <w:szCs w:val="28"/>
          <w:lang w:val="sv-SE"/>
        </w:rPr>
        <w:t xml:space="preserve"> </w:t>
      </w:r>
      <w:r w:rsidRPr="00140088">
        <w:rPr>
          <w:spacing w:val="-2"/>
          <w:sz w:val="28"/>
          <w:szCs w:val="28"/>
          <w:lang w:val="sv-SE"/>
        </w:rPr>
        <w:t xml:space="preserve">(qua </w:t>
      </w:r>
      <w:r w:rsidR="00140088" w:rsidRPr="00140088">
        <w:rPr>
          <w:spacing w:val="-2"/>
          <w:sz w:val="28"/>
          <w:szCs w:val="28"/>
          <w:lang w:val="sv-SE"/>
        </w:rPr>
        <w:t>chuyên viên Đỗ Thành Công) bằng văn bản điện tử trên hệ thống quản lý, điều hành văn bản của Trường,</w:t>
      </w:r>
      <w:r w:rsidRPr="00140088">
        <w:rPr>
          <w:spacing w:val="-2"/>
          <w:sz w:val="28"/>
          <w:szCs w:val="28"/>
          <w:lang w:val="sv-SE"/>
        </w:rPr>
        <w:t xml:space="preserve"> </w:t>
      </w:r>
      <w:r w:rsidR="00BE44D0" w:rsidRPr="00140088">
        <w:rPr>
          <w:b/>
          <w:spacing w:val="-2"/>
          <w:sz w:val="28"/>
          <w:szCs w:val="28"/>
          <w:lang w:val="sv-SE"/>
        </w:rPr>
        <w:t xml:space="preserve">chậm nhất ngày </w:t>
      </w:r>
      <w:r w:rsidR="00360025" w:rsidRPr="00140088">
        <w:rPr>
          <w:b/>
          <w:spacing w:val="-2"/>
          <w:sz w:val="28"/>
          <w:szCs w:val="28"/>
          <w:lang w:val="sv-SE"/>
        </w:rPr>
        <w:t>30</w:t>
      </w:r>
      <w:r w:rsidR="00BE44D0" w:rsidRPr="00140088">
        <w:rPr>
          <w:b/>
          <w:spacing w:val="-2"/>
          <w:sz w:val="28"/>
          <w:szCs w:val="28"/>
          <w:lang w:val="sv-SE"/>
        </w:rPr>
        <w:t>/10/202</w:t>
      </w:r>
      <w:r w:rsidR="00140088" w:rsidRPr="00140088">
        <w:rPr>
          <w:b/>
          <w:spacing w:val="-2"/>
          <w:sz w:val="28"/>
          <w:szCs w:val="28"/>
          <w:lang w:val="sv-SE"/>
        </w:rPr>
        <w:t>6</w:t>
      </w:r>
      <w:r w:rsidR="00D95677" w:rsidRPr="00140088">
        <w:rPr>
          <w:spacing w:val="-2"/>
          <w:sz w:val="28"/>
          <w:szCs w:val="28"/>
          <w:lang w:val="sv-SE"/>
        </w:rPr>
        <w:t xml:space="preserve"> để tổng hợp</w:t>
      </w:r>
      <w:r w:rsidR="00D95677" w:rsidRPr="00140088">
        <w:rPr>
          <w:spacing w:val="-2"/>
          <w:sz w:val="28"/>
          <w:szCs w:val="28"/>
          <w:lang w:val="x-none"/>
        </w:rPr>
        <w:t>.</w:t>
      </w:r>
    </w:p>
    <w:p w14:paraId="36A36C87" w14:textId="308963C1" w:rsidR="007172BF" w:rsidRPr="00140088" w:rsidRDefault="007172BF" w:rsidP="00B35040">
      <w:pPr>
        <w:widowControl w:val="0"/>
        <w:tabs>
          <w:tab w:val="left" w:pos="1134"/>
        </w:tabs>
        <w:spacing w:before="120" w:after="120" w:line="276" w:lineRule="auto"/>
        <w:ind w:firstLine="720"/>
        <w:jc w:val="both"/>
        <w:rPr>
          <w:spacing w:val="-2"/>
          <w:sz w:val="28"/>
          <w:szCs w:val="28"/>
        </w:rPr>
      </w:pPr>
      <w:r w:rsidRPr="00140088">
        <w:rPr>
          <w:spacing w:val="-2"/>
          <w:sz w:val="28"/>
          <w:szCs w:val="28"/>
        </w:rPr>
        <w:t xml:space="preserve">- Phòng TH-HC&amp;QT tổng hợp, hoàn thiện và trình Lãnh đạo Trường phê duyệt </w:t>
      </w:r>
      <w:r w:rsidR="00BE44D0" w:rsidRPr="00140088">
        <w:rPr>
          <w:b/>
          <w:spacing w:val="-2"/>
          <w:sz w:val="28"/>
          <w:szCs w:val="28"/>
          <w:lang w:val="nl-NL"/>
        </w:rPr>
        <w:t xml:space="preserve">chậm nhất ngày </w:t>
      </w:r>
      <w:del w:id="1019" w:author="Nội dung điều chỉnh (Claude)" w:date="2026-10-09T09:06:43Z">
        <w:r w:rsidR="00C50BCD">
          <w:rPr>
            <w:b/>
            <w:spacing w:val="-2"/>
            <w:sz w:val="28"/>
            <w:szCs w:val="28"/>
            <w:lang w:val="nl-NL"/>
          </w:rPr>
          <w:delText>05</w:delText>
        </w:r>
      </w:del>
      <w:del w:id="1020" w:author="Nội dung điều chỉnh (Claude)" w:date="2026-10-09T09:06:43Z">
        <w:r w:rsidR="00360025" w:rsidRPr="00140088">
          <w:rPr>
            <w:b/>
            <w:spacing w:val="-2"/>
            <w:sz w:val="28"/>
            <w:szCs w:val="28"/>
            <w:lang w:val="nl-NL"/>
          </w:rPr>
          <w:delText>/11/2026</w:delText>
        </w:r>
      </w:del>
      <w:ins w:id="1021" w:author="Nội dung điều chỉnh (Claude)" w:date="2026-10-09T09:06:43Z">
        <w:r w:rsidR="00C50BCD">
          <w:rPr>
            <w:b/>
            <w:spacing w:val="-2"/>
            <w:sz w:val="28"/>
            <w:szCs w:val="28"/>
            <w:lang w:val="nl-NL"/>
          </w:rPr>
          <w:t xml:space="preserve">10/11/2026</w:t>
        </w:r>
      </w:ins>
      <w:r w:rsidRPr="00140088">
        <w:rPr>
          <w:b/>
          <w:bCs/>
          <w:spacing w:val="-2"/>
          <w:sz w:val="28"/>
          <w:szCs w:val="28"/>
        </w:rPr>
        <w:t>.</w:t>
      </w:r>
    </w:p>
    <w:p w14:paraId="36A36C87" w14:textId="308963C1" w:rsidR="007172BF" w:rsidRPr="00140088" w:rsidRDefault="007172BF" w:rsidP="00B35040">
      <w:pPr>
        <w:widowControl w:val="0"/>
        <w:tabs>
          <w:tab w:val="left" w:pos="1134"/>
        </w:tabs>
        <w:spacing w:before="120" w:after="120" w:line="276" w:lineRule="auto"/>
        <w:ind w:firstLine="720"/>
        <w:jc w:val="both"/>
        <w:rPr>
          <w:ins w:id="1022" w:author="Nội dung bổ sung (Claude)" w:date="2026-10-09T09:06:43Z"/>
          <w:spacing w:val="-2"/>
          <w:sz w:val="28"/>
          <w:szCs w:val="28"/>
        </w:rPr>
      </w:pPr>
      <w:ins w:id="1023" w:author="Nội dung bổ sung (Claude)" w:date="2026-10-09T09:06:43Z">
        <w:r w:rsidRPr="00140088">
          <w:rPr>
            <w:spacing w:val="-2"/>
            <w:sz w:val="28"/>
            <w:szCs w:val="28"/>
          </w:rPr>
          <w:t xml:space="preserve">- Phòng TH-HC&amp;QT hoàn thành Kế hoạch công tác năm 2027 của Trường, trình tập thể Lãnh đạo Trường xem xét, quyết định chậm nhất ngày 30/12/2026 và tham mưu ban hành chậm nhất ngày 10/01/2027.</w:t>
        </w:r>
      </w:ins>
    </w:p>
    <w:p w14:paraId="5DAB6C7B" w14:textId="0A804894" w:rsidR="00616133" w:rsidRPr="00284DD3" w:rsidRDefault="00E7286D" w:rsidP="00B35040">
      <w:pPr>
        <w:keepNext/>
        <w:widowControl w:val="0"/>
        <w:spacing w:before="120" w:after="120" w:line="276" w:lineRule="auto"/>
        <w:ind w:firstLine="720"/>
        <w:jc w:val="both"/>
        <w:rPr>
          <w:bCs/>
          <w:sz w:val="28"/>
          <w:szCs w:val="28"/>
        </w:rPr>
      </w:pPr>
      <w:r w:rsidRPr="00140088">
        <w:rPr>
          <w:bCs/>
          <w:sz w:val="28"/>
          <w:szCs w:val="28"/>
        </w:rPr>
        <w:t>Nhận được T</w:t>
      </w:r>
      <w:r w:rsidR="00616133" w:rsidRPr="00140088">
        <w:rPr>
          <w:bCs/>
          <w:sz w:val="28"/>
          <w:szCs w:val="28"/>
        </w:rPr>
        <w:t>hông báo này, đ</w:t>
      </w:r>
      <w:r w:rsidR="0099397D" w:rsidRPr="00140088">
        <w:rPr>
          <w:bCs/>
          <w:sz w:val="28"/>
          <w:szCs w:val="28"/>
        </w:rPr>
        <w:t>ề nghị</w:t>
      </w:r>
      <w:r w:rsidR="0099397D" w:rsidRPr="00284DD3">
        <w:rPr>
          <w:bCs/>
          <w:sz w:val="28"/>
          <w:szCs w:val="28"/>
        </w:rPr>
        <w:t xml:space="preserve"> Trưởng các đơn vị </w:t>
      </w:r>
      <w:r w:rsidR="005C7C43" w:rsidRPr="00284DD3">
        <w:rPr>
          <w:bCs/>
          <w:sz w:val="28"/>
          <w:szCs w:val="28"/>
        </w:rPr>
        <w:t xml:space="preserve">có liên quan </w:t>
      </w:r>
      <w:r w:rsidR="0099397D" w:rsidRPr="00284DD3">
        <w:rPr>
          <w:bCs/>
          <w:sz w:val="28"/>
          <w:szCs w:val="28"/>
        </w:rPr>
        <w:t xml:space="preserve">thuộc Trường </w:t>
      </w:r>
      <w:r w:rsidR="007A769C" w:rsidRPr="00284DD3">
        <w:rPr>
          <w:bCs/>
          <w:sz w:val="28"/>
          <w:szCs w:val="28"/>
        </w:rPr>
        <w:t xml:space="preserve">nghiêm túc </w:t>
      </w:r>
      <w:r w:rsidR="00E81523" w:rsidRPr="00284DD3">
        <w:rPr>
          <w:bCs/>
          <w:sz w:val="28"/>
          <w:szCs w:val="28"/>
        </w:rPr>
        <w:t>thực hiện./.</w:t>
      </w:r>
    </w:p>
    <w:tbl>
      <w:tblPr>
        <w:tblW w:w="0" w:type="auto"/>
        <w:jc w:val="center"/>
        <w:tblLook w:val="01E0" w:firstRow="1" w:lastRow="1" w:firstColumn="1" w:lastColumn="1" w:noHBand="0" w:noVBand="0"/>
      </w:tblPr>
      <w:tblGrid>
        <w:gridCol w:w="3544"/>
        <w:gridCol w:w="5528"/>
      </w:tblGrid>
      <w:tr w:rsidR="00642FAC" w:rsidRPr="00642FAC" w14:paraId="52F7B3D0" w14:textId="77777777" w:rsidTr="0024799F">
        <w:trPr>
          <w:cantSplit/>
          <w:jc w:val="center"/>
        </w:trPr>
        <w:tc>
          <w:tcPr>
            <w:tcW w:w="3544" w:type="dxa"/>
            <w:hideMark/>
          </w:tcPr>
          <w:p w14:paraId="4F64335C" w14:textId="77777777" w:rsidR="00E81523" w:rsidRPr="00284DD3" w:rsidRDefault="00E81523" w:rsidP="005C7C43">
            <w:pPr>
              <w:ind w:left="-108"/>
              <w:jc w:val="both"/>
              <w:rPr>
                <w:b/>
                <w:i/>
              </w:rPr>
            </w:pPr>
            <w:r w:rsidRPr="00284DD3">
              <w:rPr>
                <w:b/>
                <w:i/>
              </w:rPr>
              <w:t>Nơi nhận:</w:t>
            </w:r>
          </w:p>
          <w:p w14:paraId="705C530A" w14:textId="5A254E11" w:rsidR="009D6220" w:rsidRPr="00284DD3" w:rsidRDefault="0099397D" w:rsidP="005C7C43">
            <w:pPr>
              <w:ind w:left="-108"/>
              <w:jc w:val="both"/>
              <w:rPr>
                <w:sz w:val="22"/>
                <w:szCs w:val="22"/>
              </w:rPr>
            </w:pPr>
            <w:r w:rsidRPr="00284DD3">
              <w:rPr>
                <w:sz w:val="22"/>
                <w:szCs w:val="22"/>
              </w:rPr>
              <w:t xml:space="preserve">- </w:t>
            </w:r>
            <w:r w:rsidR="007172BF" w:rsidRPr="00284DD3">
              <w:rPr>
                <w:sz w:val="22"/>
                <w:szCs w:val="22"/>
              </w:rPr>
              <w:t>Lãnh đạo Trường</w:t>
            </w:r>
            <w:r w:rsidR="009D6220" w:rsidRPr="00284DD3">
              <w:rPr>
                <w:sz w:val="22"/>
                <w:szCs w:val="22"/>
              </w:rPr>
              <w:t>;</w:t>
            </w:r>
          </w:p>
          <w:p w14:paraId="3A748097" w14:textId="77777777" w:rsidR="00381457" w:rsidRDefault="0099397D" w:rsidP="005C7C43">
            <w:pPr>
              <w:ind w:left="-108"/>
              <w:jc w:val="both"/>
              <w:rPr>
                <w:sz w:val="22"/>
                <w:szCs w:val="22"/>
              </w:rPr>
            </w:pPr>
            <w:r w:rsidRPr="00284DD3">
              <w:rPr>
                <w:sz w:val="22"/>
                <w:szCs w:val="22"/>
              </w:rPr>
              <w:t>- Đảng ủy Trường;</w:t>
            </w:r>
          </w:p>
          <w:p w14:paraId="3F07D4D7" w14:textId="77777777" w:rsidR="00381457" w:rsidRDefault="00381457" w:rsidP="005C7C43">
            <w:pPr>
              <w:ind w:left="-108"/>
              <w:jc w:val="both"/>
              <w:rPr>
                <w:sz w:val="22"/>
                <w:szCs w:val="22"/>
              </w:rPr>
            </w:pPr>
            <w:r>
              <w:rPr>
                <w:sz w:val="22"/>
                <w:szCs w:val="22"/>
              </w:rPr>
              <w:t xml:space="preserve">- </w:t>
            </w:r>
            <w:r w:rsidR="0099397D" w:rsidRPr="00284DD3">
              <w:rPr>
                <w:sz w:val="22"/>
                <w:szCs w:val="22"/>
              </w:rPr>
              <w:t>Công đoàn Trường;</w:t>
            </w:r>
          </w:p>
          <w:p w14:paraId="5C6411E6" w14:textId="077AAA36" w:rsidR="00381457" w:rsidRDefault="00381457" w:rsidP="005C7C43">
            <w:pPr>
              <w:ind w:left="-108"/>
              <w:jc w:val="both"/>
              <w:rPr>
                <w:sz w:val="22"/>
                <w:szCs w:val="22"/>
              </w:rPr>
            </w:pPr>
            <w:r>
              <w:rPr>
                <w:sz w:val="22"/>
                <w:szCs w:val="22"/>
              </w:rPr>
              <w:t xml:space="preserve">- </w:t>
            </w:r>
            <w:r w:rsidR="0099397D" w:rsidRPr="00284DD3">
              <w:rPr>
                <w:sz w:val="22"/>
                <w:szCs w:val="22"/>
              </w:rPr>
              <w:t>Đoàn Trường</w:t>
            </w:r>
            <w:r>
              <w:rPr>
                <w:sz w:val="22"/>
                <w:szCs w:val="22"/>
              </w:rPr>
              <w:t>;</w:t>
            </w:r>
          </w:p>
          <w:p w14:paraId="5B4C84F8" w14:textId="7431A814" w:rsidR="009D6220" w:rsidRPr="00284DD3" w:rsidRDefault="00381457" w:rsidP="005C7C43">
            <w:pPr>
              <w:ind w:left="-108"/>
              <w:jc w:val="both"/>
              <w:rPr>
                <w:sz w:val="22"/>
                <w:szCs w:val="22"/>
              </w:rPr>
            </w:pPr>
            <w:r>
              <w:rPr>
                <w:sz w:val="22"/>
                <w:szCs w:val="22"/>
              </w:rPr>
              <w:t xml:space="preserve">- </w:t>
            </w:r>
            <w:r w:rsidR="0099397D" w:rsidRPr="00284DD3">
              <w:rPr>
                <w:sz w:val="22"/>
                <w:szCs w:val="22"/>
              </w:rPr>
              <w:t>Hội Sinh viên Trường;</w:t>
            </w:r>
          </w:p>
          <w:p w14:paraId="221AAD7E" w14:textId="77777777" w:rsidR="00E81523" w:rsidRPr="00284DD3" w:rsidRDefault="00E81523" w:rsidP="005C7C43">
            <w:pPr>
              <w:ind w:left="-108"/>
              <w:jc w:val="both"/>
              <w:rPr>
                <w:b/>
                <w:i/>
                <w:sz w:val="22"/>
                <w:szCs w:val="22"/>
              </w:rPr>
            </w:pPr>
            <w:r w:rsidRPr="00284DD3">
              <w:rPr>
                <w:sz w:val="22"/>
                <w:szCs w:val="22"/>
              </w:rPr>
              <w:t xml:space="preserve">- </w:t>
            </w:r>
            <w:r w:rsidR="0079048D" w:rsidRPr="00284DD3">
              <w:rPr>
                <w:sz w:val="22"/>
                <w:szCs w:val="22"/>
              </w:rPr>
              <w:t>C</w:t>
            </w:r>
            <w:r w:rsidRPr="00284DD3">
              <w:rPr>
                <w:sz w:val="22"/>
                <w:szCs w:val="22"/>
              </w:rPr>
              <w:t>ác đơn vị thuộc Trường;</w:t>
            </w:r>
          </w:p>
          <w:p w14:paraId="232509A4" w14:textId="66F463B2" w:rsidR="00E81523" w:rsidRPr="00642FAC" w:rsidRDefault="00E81523" w:rsidP="005C7C43">
            <w:pPr>
              <w:ind w:left="-108"/>
              <w:jc w:val="both"/>
              <w:rPr>
                <w:b/>
                <w:i/>
                <w:sz w:val="22"/>
                <w:szCs w:val="22"/>
                <w:lang w:val="pt-BR"/>
              </w:rPr>
            </w:pPr>
            <w:r w:rsidRPr="00642FAC">
              <w:rPr>
                <w:sz w:val="22"/>
                <w:szCs w:val="22"/>
              </w:rPr>
              <w:t xml:space="preserve">- Lưu: VT, </w:t>
            </w:r>
            <w:r w:rsidR="007172BF">
              <w:rPr>
                <w:sz w:val="22"/>
                <w:szCs w:val="22"/>
              </w:rPr>
              <w:t>THHCQT</w:t>
            </w:r>
            <w:r w:rsidRPr="00642FAC">
              <w:rPr>
                <w:sz w:val="22"/>
                <w:szCs w:val="22"/>
              </w:rPr>
              <w:t>.</w:t>
            </w:r>
          </w:p>
          <w:p w14:paraId="02EB378F" w14:textId="77777777" w:rsidR="00E81523" w:rsidRPr="00642FAC" w:rsidRDefault="00E81523" w:rsidP="005C7C43"/>
          <w:p w14:paraId="6A05A809" w14:textId="77777777" w:rsidR="00E81523" w:rsidRPr="00642FAC" w:rsidRDefault="00E81523" w:rsidP="005C7C43">
            <w:pPr>
              <w:tabs>
                <w:tab w:val="left" w:pos="1320"/>
              </w:tabs>
            </w:pPr>
            <w:r w:rsidRPr="00642FAC">
              <w:tab/>
            </w:r>
          </w:p>
        </w:tc>
        <w:tc>
          <w:tcPr>
            <w:tcW w:w="5528" w:type="dxa"/>
            <w:hideMark/>
          </w:tcPr>
          <w:p w14:paraId="19806CE3" w14:textId="77777777" w:rsidR="00E81523" w:rsidRPr="00642FAC" w:rsidRDefault="00E81523" w:rsidP="005C7C43">
            <w:pPr>
              <w:jc w:val="center"/>
              <w:rPr>
                <w:b/>
                <w:noProof/>
                <w:sz w:val="28"/>
                <w:szCs w:val="28"/>
              </w:rPr>
            </w:pPr>
            <w:r w:rsidRPr="00642FAC">
              <w:rPr>
                <w:b/>
                <w:noProof/>
                <w:sz w:val="28"/>
                <w:szCs w:val="28"/>
              </w:rPr>
              <w:t>HIỆU TRƯỞNG</w:t>
            </w:r>
          </w:p>
          <w:p w14:paraId="5A39BBE3" w14:textId="77777777" w:rsidR="00324F61" w:rsidRPr="00642FAC" w:rsidRDefault="00324F61" w:rsidP="005C7C43">
            <w:pPr>
              <w:jc w:val="center"/>
              <w:rPr>
                <w:b/>
                <w:noProof/>
                <w:sz w:val="28"/>
                <w:szCs w:val="28"/>
              </w:rPr>
            </w:pPr>
          </w:p>
          <w:p w14:paraId="41C8F396" w14:textId="77777777" w:rsidR="00324F61" w:rsidRPr="00642FAC" w:rsidRDefault="00324F61" w:rsidP="005C7C43">
            <w:pPr>
              <w:jc w:val="center"/>
              <w:rPr>
                <w:b/>
                <w:noProof/>
                <w:sz w:val="28"/>
                <w:szCs w:val="28"/>
              </w:rPr>
            </w:pPr>
          </w:p>
          <w:p w14:paraId="72A3D3EC" w14:textId="43F392C8" w:rsidR="00FD5AC9" w:rsidRPr="00642FAC" w:rsidRDefault="00FD5AC9" w:rsidP="005C7C43">
            <w:pPr>
              <w:jc w:val="center"/>
              <w:rPr>
                <w:b/>
                <w:noProof/>
                <w:sz w:val="28"/>
                <w:szCs w:val="28"/>
              </w:rPr>
            </w:pPr>
          </w:p>
          <w:p w14:paraId="7252EC27" w14:textId="77777777" w:rsidR="007B4415" w:rsidRPr="00642FAC" w:rsidRDefault="007B4415" w:rsidP="005C7C43">
            <w:pPr>
              <w:jc w:val="center"/>
              <w:rPr>
                <w:b/>
                <w:noProof/>
                <w:sz w:val="28"/>
                <w:szCs w:val="28"/>
              </w:rPr>
            </w:pPr>
          </w:p>
          <w:p w14:paraId="0D0B940D" w14:textId="77777777" w:rsidR="00E7286D" w:rsidRPr="00642FAC" w:rsidRDefault="00E7286D" w:rsidP="005C7C43">
            <w:pPr>
              <w:jc w:val="center"/>
              <w:rPr>
                <w:b/>
                <w:noProof/>
                <w:sz w:val="28"/>
                <w:szCs w:val="28"/>
              </w:rPr>
            </w:pPr>
          </w:p>
          <w:p w14:paraId="60061E4C" w14:textId="77777777" w:rsidR="00E7286D" w:rsidRPr="00642FAC" w:rsidRDefault="00E7286D" w:rsidP="005C7C43">
            <w:pPr>
              <w:jc w:val="center"/>
              <w:rPr>
                <w:b/>
                <w:noProof/>
                <w:sz w:val="28"/>
                <w:szCs w:val="28"/>
              </w:rPr>
            </w:pPr>
          </w:p>
          <w:p w14:paraId="2E840159" w14:textId="77777777" w:rsidR="00E81523" w:rsidRPr="00642FAC" w:rsidRDefault="00E81523" w:rsidP="005C7C43">
            <w:pPr>
              <w:jc w:val="center"/>
              <w:rPr>
                <w:b/>
                <w:sz w:val="28"/>
                <w:szCs w:val="28"/>
              </w:rPr>
            </w:pPr>
            <w:r w:rsidRPr="00642FAC">
              <w:rPr>
                <w:b/>
                <w:noProof/>
                <w:sz w:val="28"/>
                <w:szCs w:val="28"/>
              </w:rPr>
              <w:t xml:space="preserve"> Lê Trí Khải</w:t>
            </w:r>
          </w:p>
        </w:tc>
      </w:tr>
    </w:tbl>
    <w:p w14:paraId="44EAFD9C" w14:textId="77777777" w:rsidR="00EF19CA" w:rsidRPr="00642FAC" w:rsidRDefault="00EF19CA" w:rsidP="00E7286D"/>
    <w:sectPr w:rsidR="00EF19CA" w:rsidRPr="00642FAC" w:rsidSect="00427EB9">
      <w:headerReference w:type="default" r:id="rId7"/>
      <w:pgSz w:w="11907" w:h="16840" w:code="9"/>
      <w:pgMar w:top="1134" w:right="1134" w:bottom="1134" w:left="1701" w:header="720" w:footer="720" w:gutter="0"/>
      <w:cols w:space="720"/>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m (Claude) – rà soát chính thức" w:initials="C" w:date="2026-10-09T09:06:43Z">
    <w:p>
      <w:pPr>
        <w:pStyle w:val="CommentText"/>
      </w:pPr>
      <w:r>
        <w:rPr>
          <w:rStyle w:val="CommentReference"/>
        </w:rPr>
        <w:annotationRef/>
      </w:r>
      <w:r>
        <w:t>[Mức 2 – Thời hạn] Điều 10.1.a QĐ 2073/QĐ-CĐKT: chậm nhất 01/10 hằng năm phòng TH-HC&amp;QT phải tham mưu văn bản hướng dẫn. Nay đã quá hạn; đề nghị ban hành ngay, giữ mốc 30/10 (Điều 10.1.b) và báo cáo Lãnh đạo Trường lý do chậm.</w:t>
      </w:r>
    </w:p>
  </w:comment>
  <w:comment w:id="1" w:author="Em (Claude) – rà soát chính thức" w:initials="C" w:date="2026-10-09T09:06:43Z">
    <w:p>
      <w:pPr>
        <w:pStyle w:val="CommentText"/>
      </w:pPr>
      <w:r>
        <w:rPr>
          <w:rStyle w:val="CommentReference"/>
        </w:rPr>
        <w:annotationRef/>
      </w:r>
      <w:r>
        <w:t>[Mức 2 – Ký hiệu phụ lục] Phụ lục Ia, Ib của dự thảo trùng ký hiệu với Phụ lục Ia, Ib của TB 736/TB-CĐKT (còn hiệu lực, nội dung khác) → đơn vị dễ nhầm. Em thêm 'kèm theo Thông báo này'. Phương án tốt hơn (Anh quyết): đổi sang Phụ lục I, II, III cho toàn bộ ba phụ lục. Em cũng sửa 'Phụ lục 2' thành 'Phụ lục II' cho khớp tiêu đề trong tệp (lỗi do bản trước dùng tên tệp).</w:t>
      </w:r>
    </w:p>
  </w:comment>
  <w:comment w:id="2" w:author="Em (Claude) – rà soát chính thức" w:initials="C" w:date="2026-10-09T09:06:43Z">
    <w:p>
      <w:pPr>
        <w:pStyle w:val="CommentText"/>
      </w:pPr>
      <w:r>
        <w:rPr>
          <w:rStyle w:val="CommentReference"/>
        </w:rPr>
        <w:annotationRef/>
      </w:r>
      <w:r>
        <w:t>[Mức 3 – Chưa xác minh] Không tìm thấy QĐ 289/QĐ-UBND và QĐ 258/QĐ-UBND trong KTC-Database; tra web cũng chưa thấy văn bản trùng số/ngày/trích yếu. Chưa kết luận sai, nhưng cần đối chiếu bản gốc trước khi ký. Lưu ý BC 153/BC-CĐKT dẫn QĐ 30/QĐ-UBND ngày 19/01/2026 về nhiệm vụ, giải pháp thực hiện kế hoạch KT-XH 2026 – nên kiểm tra có phải văn bản cần viện dẫn.</w:t>
      </w:r>
    </w:p>
  </w:comment>
  <w:comment w:id="3" w:author="Em (Claude) – rà soát chính thức" w:initials="C" w:date="2026-10-09T09:06:43Z">
    <w:p>
      <w:pPr>
        <w:pStyle w:val="CommentText"/>
      </w:pPr>
      <w:r>
        <w:rPr>
          <w:rStyle w:val="CommentReference"/>
        </w:rPr>
        <w:annotationRef/>
      </w:r>
      <w:r>
        <w:t>[Mức 3] Đã đối chiếu đạt: BC 153/BC-CĐKT (31/3/2026), BC 402/BC-CĐKT (11/9/2026), QĐ 120/QĐ-CĐCĐ (viết 'CĐCĐ' là tên cũ khi ban hành – không phải lỗi). Chưa tìm thấy BC 332/BC-CĐKT (15/7/2026) trong kho – cần xác minh số hiệu, ngày.</w:t>
      </w:r>
    </w:p>
  </w:comment>
  <w:comment w:id="4" w:author="Em (Claude) – rà soát chính thức" w:initials="C" w:date="2026-10-09T09:06:43Z">
    <w:p>
      <w:pPr>
        <w:pStyle w:val="CommentText"/>
      </w:pPr>
      <w:r>
        <w:rPr>
          <w:rStyle w:val="CommentReference"/>
        </w:rPr>
        <w:annotationRef/>
      </w:r>
      <w:r>
        <w:t>[Mức 2] Mục này nêu các yếu tố theo Điều 9.1.a (đơn vị phối hợp, người phụ trách, cấp trình, thời hạn trình từng cấp) nhưng Phụ lục II hiện không có các cột này. Cần bổ sung 3 cột vào Phụ lục II (hoặc quy định ghi vào cột Ghi chú). Em đã bổ sung đề xuất đưa vào kế hoạch của Tỉnh ủy, UBND tỉnh (Điều 10.1.a) – Anh xác nhận.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33BF0" w14:textId="77777777" w:rsidR="003E4461" w:rsidRDefault="003E4461" w:rsidP="00272BD1">
      <w:r>
        <w:separator/>
      </w:r>
    </w:p>
  </w:endnote>
  <w:endnote w:type="continuationSeparator" w:id="0">
    <w:p w14:paraId="3EF3573B" w14:textId="77777777" w:rsidR="003E4461" w:rsidRDefault="003E4461" w:rsidP="00272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452BE" w14:textId="77777777" w:rsidR="003E4461" w:rsidRDefault="003E4461" w:rsidP="00272BD1">
      <w:r>
        <w:separator/>
      </w:r>
    </w:p>
  </w:footnote>
  <w:footnote w:type="continuationSeparator" w:id="0">
    <w:p w14:paraId="68C9FC17" w14:textId="77777777" w:rsidR="003E4461" w:rsidRDefault="003E4461" w:rsidP="00272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4749741"/>
      <w:docPartObj>
        <w:docPartGallery w:val="Page Numbers (Top of Page)"/>
        <w:docPartUnique/>
      </w:docPartObj>
    </w:sdtPr>
    <w:sdtEndPr>
      <w:rPr>
        <w:noProof/>
        <w:sz w:val="28"/>
        <w:szCs w:val="28"/>
      </w:rPr>
    </w:sdtEndPr>
    <w:sdtContent>
      <w:p w14:paraId="6F7C744D" w14:textId="12E78DC1" w:rsidR="00144B80" w:rsidRPr="009663BD" w:rsidRDefault="00144B80" w:rsidP="009663BD">
        <w:pPr>
          <w:pStyle w:val="Header"/>
          <w:jc w:val="center"/>
          <w:rPr>
            <w:sz w:val="28"/>
            <w:szCs w:val="28"/>
          </w:rPr>
        </w:pPr>
        <w:r w:rsidRPr="009663BD">
          <w:rPr>
            <w:sz w:val="28"/>
            <w:szCs w:val="28"/>
          </w:rPr>
          <w:fldChar w:fldCharType="begin"/>
        </w:r>
        <w:r w:rsidRPr="009663BD">
          <w:rPr>
            <w:sz w:val="28"/>
            <w:szCs w:val="28"/>
          </w:rPr>
          <w:instrText xml:space="preserve"> PAGE   \* MERGEFORMAT </w:instrText>
        </w:r>
        <w:r w:rsidRPr="009663BD">
          <w:rPr>
            <w:sz w:val="28"/>
            <w:szCs w:val="28"/>
          </w:rPr>
          <w:fldChar w:fldCharType="separate"/>
        </w:r>
        <w:r w:rsidR="00E97698">
          <w:rPr>
            <w:noProof/>
            <w:sz w:val="28"/>
            <w:szCs w:val="28"/>
          </w:rPr>
          <w:t>5</w:t>
        </w:r>
        <w:r w:rsidRPr="009663BD">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6E7"/>
    <w:rsid w:val="00005560"/>
    <w:rsid w:val="00010DCF"/>
    <w:rsid w:val="00024D64"/>
    <w:rsid w:val="00062A72"/>
    <w:rsid w:val="00073E40"/>
    <w:rsid w:val="000858B8"/>
    <w:rsid w:val="0009085D"/>
    <w:rsid w:val="000951A2"/>
    <w:rsid w:val="000C30E9"/>
    <w:rsid w:val="000D6CD3"/>
    <w:rsid w:val="000E0890"/>
    <w:rsid w:val="0011059F"/>
    <w:rsid w:val="001122E8"/>
    <w:rsid w:val="00117642"/>
    <w:rsid w:val="00123C09"/>
    <w:rsid w:val="00130F60"/>
    <w:rsid w:val="00134A22"/>
    <w:rsid w:val="00140088"/>
    <w:rsid w:val="001405A8"/>
    <w:rsid w:val="00140F34"/>
    <w:rsid w:val="00144B80"/>
    <w:rsid w:val="00160D21"/>
    <w:rsid w:val="001645E8"/>
    <w:rsid w:val="00172981"/>
    <w:rsid w:val="00172B94"/>
    <w:rsid w:val="0017306B"/>
    <w:rsid w:val="00191A15"/>
    <w:rsid w:val="001A5DBD"/>
    <w:rsid w:val="001B4A7D"/>
    <w:rsid w:val="001C04AF"/>
    <w:rsid w:val="001D6454"/>
    <w:rsid w:val="001D6B2F"/>
    <w:rsid w:val="001E07D5"/>
    <w:rsid w:val="001F23FD"/>
    <w:rsid w:val="0020342A"/>
    <w:rsid w:val="00205FD9"/>
    <w:rsid w:val="0022213A"/>
    <w:rsid w:val="00225DB3"/>
    <w:rsid w:val="00241682"/>
    <w:rsid w:val="0024799F"/>
    <w:rsid w:val="00252C0B"/>
    <w:rsid w:val="00257206"/>
    <w:rsid w:val="00266628"/>
    <w:rsid w:val="002710F5"/>
    <w:rsid w:val="00272BD1"/>
    <w:rsid w:val="0027307D"/>
    <w:rsid w:val="00273119"/>
    <w:rsid w:val="002752F9"/>
    <w:rsid w:val="00276F9F"/>
    <w:rsid w:val="00284DD3"/>
    <w:rsid w:val="002B0C93"/>
    <w:rsid w:val="002B4D73"/>
    <w:rsid w:val="002D2CC1"/>
    <w:rsid w:val="002D71F3"/>
    <w:rsid w:val="002E5A58"/>
    <w:rsid w:val="002E7DCC"/>
    <w:rsid w:val="00300AF8"/>
    <w:rsid w:val="00301BD1"/>
    <w:rsid w:val="00303001"/>
    <w:rsid w:val="00303631"/>
    <w:rsid w:val="00305CE7"/>
    <w:rsid w:val="00324F61"/>
    <w:rsid w:val="00325349"/>
    <w:rsid w:val="0034514E"/>
    <w:rsid w:val="0035258E"/>
    <w:rsid w:val="003573E6"/>
    <w:rsid w:val="003578FC"/>
    <w:rsid w:val="00360025"/>
    <w:rsid w:val="00374602"/>
    <w:rsid w:val="003770B7"/>
    <w:rsid w:val="00381457"/>
    <w:rsid w:val="003A0838"/>
    <w:rsid w:val="003A2CE4"/>
    <w:rsid w:val="003A6106"/>
    <w:rsid w:val="003B073B"/>
    <w:rsid w:val="003C7330"/>
    <w:rsid w:val="003D19D8"/>
    <w:rsid w:val="003D48A2"/>
    <w:rsid w:val="003D4920"/>
    <w:rsid w:val="003E4461"/>
    <w:rsid w:val="003F0DEC"/>
    <w:rsid w:val="003F40E4"/>
    <w:rsid w:val="00402A20"/>
    <w:rsid w:val="00407976"/>
    <w:rsid w:val="00412475"/>
    <w:rsid w:val="00423AD0"/>
    <w:rsid w:val="00427EB9"/>
    <w:rsid w:val="0043155F"/>
    <w:rsid w:val="00437E97"/>
    <w:rsid w:val="00453369"/>
    <w:rsid w:val="00470D1F"/>
    <w:rsid w:val="00473190"/>
    <w:rsid w:val="004809BE"/>
    <w:rsid w:val="0048241B"/>
    <w:rsid w:val="0048312D"/>
    <w:rsid w:val="004A18E0"/>
    <w:rsid w:val="004B6C5D"/>
    <w:rsid w:val="004C4D66"/>
    <w:rsid w:val="004D5369"/>
    <w:rsid w:val="004E2F5F"/>
    <w:rsid w:val="004F522E"/>
    <w:rsid w:val="004F5510"/>
    <w:rsid w:val="00501461"/>
    <w:rsid w:val="0050175A"/>
    <w:rsid w:val="00510A23"/>
    <w:rsid w:val="0051370C"/>
    <w:rsid w:val="00513F16"/>
    <w:rsid w:val="00530792"/>
    <w:rsid w:val="005325D7"/>
    <w:rsid w:val="005406CA"/>
    <w:rsid w:val="00546A65"/>
    <w:rsid w:val="0054709E"/>
    <w:rsid w:val="00556720"/>
    <w:rsid w:val="0055768A"/>
    <w:rsid w:val="00573430"/>
    <w:rsid w:val="00575C98"/>
    <w:rsid w:val="00576D9B"/>
    <w:rsid w:val="0058239E"/>
    <w:rsid w:val="005B14FE"/>
    <w:rsid w:val="005B230F"/>
    <w:rsid w:val="005C215D"/>
    <w:rsid w:val="005C7C43"/>
    <w:rsid w:val="00601260"/>
    <w:rsid w:val="006030FE"/>
    <w:rsid w:val="0060359D"/>
    <w:rsid w:val="00604160"/>
    <w:rsid w:val="00604A77"/>
    <w:rsid w:val="00611880"/>
    <w:rsid w:val="00616133"/>
    <w:rsid w:val="0062256A"/>
    <w:rsid w:val="00631DE1"/>
    <w:rsid w:val="00642FAC"/>
    <w:rsid w:val="006473C5"/>
    <w:rsid w:val="006A78C0"/>
    <w:rsid w:val="006B26A7"/>
    <w:rsid w:val="006D1DBD"/>
    <w:rsid w:val="006D489F"/>
    <w:rsid w:val="006D7828"/>
    <w:rsid w:val="006E13FF"/>
    <w:rsid w:val="007027DA"/>
    <w:rsid w:val="007050E6"/>
    <w:rsid w:val="007172BF"/>
    <w:rsid w:val="0073435E"/>
    <w:rsid w:val="00734FD1"/>
    <w:rsid w:val="007351DA"/>
    <w:rsid w:val="00741A61"/>
    <w:rsid w:val="00751009"/>
    <w:rsid w:val="0075525A"/>
    <w:rsid w:val="00761C9C"/>
    <w:rsid w:val="00763257"/>
    <w:rsid w:val="00767E88"/>
    <w:rsid w:val="00781DB4"/>
    <w:rsid w:val="0079048D"/>
    <w:rsid w:val="007A252A"/>
    <w:rsid w:val="007A6908"/>
    <w:rsid w:val="007A769C"/>
    <w:rsid w:val="007B17C4"/>
    <w:rsid w:val="007B4415"/>
    <w:rsid w:val="007B641D"/>
    <w:rsid w:val="007B721D"/>
    <w:rsid w:val="007C7C25"/>
    <w:rsid w:val="007D6518"/>
    <w:rsid w:val="007E0EB2"/>
    <w:rsid w:val="007E1F66"/>
    <w:rsid w:val="007E41C6"/>
    <w:rsid w:val="007F3265"/>
    <w:rsid w:val="00806DB4"/>
    <w:rsid w:val="00814DAA"/>
    <w:rsid w:val="00820D65"/>
    <w:rsid w:val="00832A05"/>
    <w:rsid w:val="0083317E"/>
    <w:rsid w:val="00846C84"/>
    <w:rsid w:val="00867321"/>
    <w:rsid w:val="0089678E"/>
    <w:rsid w:val="008A2BAD"/>
    <w:rsid w:val="008B0055"/>
    <w:rsid w:val="008B03DD"/>
    <w:rsid w:val="008B4015"/>
    <w:rsid w:val="008B4C86"/>
    <w:rsid w:val="008B6278"/>
    <w:rsid w:val="008C0EA4"/>
    <w:rsid w:val="008C27F3"/>
    <w:rsid w:val="008C2A4D"/>
    <w:rsid w:val="008C580E"/>
    <w:rsid w:val="008E16E0"/>
    <w:rsid w:val="008E7BA7"/>
    <w:rsid w:val="008F46E7"/>
    <w:rsid w:val="008F7036"/>
    <w:rsid w:val="0090266E"/>
    <w:rsid w:val="009040DE"/>
    <w:rsid w:val="00906EAC"/>
    <w:rsid w:val="0090788D"/>
    <w:rsid w:val="00925DA7"/>
    <w:rsid w:val="00926546"/>
    <w:rsid w:val="00930AEA"/>
    <w:rsid w:val="00933B17"/>
    <w:rsid w:val="009535D9"/>
    <w:rsid w:val="0096373C"/>
    <w:rsid w:val="009663BD"/>
    <w:rsid w:val="00974E95"/>
    <w:rsid w:val="009771F9"/>
    <w:rsid w:val="0099397D"/>
    <w:rsid w:val="009A4F51"/>
    <w:rsid w:val="009A678B"/>
    <w:rsid w:val="009B1503"/>
    <w:rsid w:val="009B38AF"/>
    <w:rsid w:val="009C3CD7"/>
    <w:rsid w:val="009D4EAA"/>
    <w:rsid w:val="009D6220"/>
    <w:rsid w:val="009F0A24"/>
    <w:rsid w:val="00A30298"/>
    <w:rsid w:val="00A31CC8"/>
    <w:rsid w:val="00A40B3B"/>
    <w:rsid w:val="00A50BA9"/>
    <w:rsid w:val="00A6607C"/>
    <w:rsid w:val="00A67E64"/>
    <w:rsid w:val="00A701A0"/>
    <w:rsid w:val="00A769AE"/>
    <w:rsid w:val="00A81840"/>
    <w:rsid w:val="00A84529"/>
    <w:rsid w:val="00A91EB1"/>
    <w:rsid w:val="00A94347"/>
    <w:rsid w:val="00AA305E"/>
    <w:rsid w:val="00AB18C1"/>
    <w:rsid w:val="00AB5D57"/>
    <w:rsid w:val="00AB7452"/>
    <w:rsid w:val="00AC31B4"/>
    <w:rsid w:val="00AD0DFD"/>
    <w:rsid w:val="00AD2375"/>
    <w:rsid w:val="00AE00FF"/>
    <w:rsid w:val="00AF48A9"/>
    <w:rsid w:val="00AF740C"/>
    <w:rsid w:val="00B03A5E"/>
    <w:rsid w:val="00B31178"/>
    <w:rsid w:val="00B35040"/>
    <w:rsid w:val="00B464F5"/>
    <w:rsid w:val="00B5046C"/>
    <w:rsid w:val="00B52ED4"/>
    <w:rsid w:val="00B53CE1"/>
    <w:rsid w:val="00B561C1"/>
    <w:rsid w:val="00B57F37"/>
    <w:rsid w:val="00B67428"/>
    <w:rsid w:val="00B75C3A"/>
    <w:rsid w:val="00B82E08"/>
    <w:rsid w:val="00B836D4"/>
    <w:rsid w:val="00B83DA0"/>
    <w:rsid w:val="00B9139F"/>
    <w:rsid w:val="00BB3D0A"/>
    <w:rsid w:val="00BB71CF"/>
    <w:rsid w:val="00BC1AAB"/>
    <w:rsid w:val="00BD1E8A"/>
    <w:rsid w:val="00BE23B9"/>
    <w:rsid w:val="00BE381D"/>
    <w:rsid w:val="00BE44D0"/>
    <w:rsid w:val="00BF4790"/>
    <w:rsid w:val="00C025A0"/>
    <w:rsid w:val="00C27FBF"/>
    <w:rsid w:val="00C34DCD"/>
    <w:rsid w:val="00C44BF5"/>
    <w:rsid w:val="00C50BCD"/>
    <w:rsid w:val="00C8119F"/>
    <w:rsid w:val="00C82A02"/>
    <w:rsid w:val="00C83F82"/>
    <w:rsid w:val="00C843E3"/>
    <w:rsid w:val="00C866FB"/>
    <w:rsid w:val="00C87406"/>
    <w:rsid w:val="00C87854"/>
    <w:rsid w:val="00C93AAD"/>
    <w:rsid w:val="00CA393D"/>
    <w:rsid w:val="00CA5E89"/>
    <w:rsid w:val="00CB4740"/>
    <w:rsid w:val="00CB6F57"/>
    <w:rsid w:val="00CC00D6"/>
    <w:rsid w:val="00CC7DB4"/>
    <w:rsid w:val="00CE0012"/>
    <w:rsid w:val="00CE3C77"/>
    <w:rsid w:val="00CF4669"/>
    <w:rsid w:val="00D0633A"/>
    <w:rsid w:val="00D308F1"/>
    <w:rsid w:val="00D30A3A"/>
    <w:rsid w:val="00D3171C"/>
    <w:rsid w:val="00D417F2"/>
    <w:rsid w:val="00D51B9F"/>
    <w:rsid w:val="00D60565"/>
    <w:rsid w:val="00D60D91"/>
    <w:rsid w:val="00D66218"/>
    <w:rsid w:val="00D7018F"/>
    <w:rsid w:val="00D749DE"/>
    <w:rsid w:val="00D84762"/>
    <w:rsid w:val="00D95677"/>
    <w:rsid w:val="00D963CC"/>
    <w:rsid w:val="00D97643"/>
    <w:rsid w:val="00DC4F36"/>
    <w:rsid w:val="00DD0E31"/>
    <w:rsid w:val="00DD5EF5"/>
    <w:rsid w:val="00DE0CD5"/>
    <w:rsid w:val="00DE27A9"/>
    <w:rsid w:val="00DF1171"/>
    <w:rsid w:val="00E04719"/>
    <w:rsid w:val="00E10F6E"/>
    <w:rsid w:val="00E22E19"/>
    <w:rsid w:val="00E23A30"/>
    <w:rsid w:val="00E35D2B"/>
    <w:rsid w:val="00E41C3F"/>
    <w:rsid w:val="00E46AE8"/>
    <w:rsid w:val="00E54EB2"/>
    <w:rsid w:val="00E61670"/>
    <w:rsid w:val="00E7286D"/>
    <w:rsid w:val="00E81523"/>
    <w:rsid w:val="00E8383F"/>
    <w:rsid w:val="00E97698"/>
    <w:rsid w:val="00EA4E63"/>
    <w:rsid w:val="00EA5C93"/>
    <w:rsid w:val="00EC0103"/>
    <w:rsid w:val="00EC3D9B"/>
    <w:rsid w:val="00ED05C8"/>
    <w:rsid w:val="00ED6634"/>
    <w:rsid w:val="00EE3310"/>
    <w:rsid w:val="00EE3BB8"/>
    <w:rsid w:val="00EF19CA"/>
    <w:rsid w:val="00F02F68"/>
    <w:rsid w:val="00F049AB"/>
    <w:rsid w:val="00F059D1"/>
    <w:rsid w:val="00F11D2B"/>
    <w:rsid w:val="00F127DE"/>
    <w:rsid w:val="00F14B45"/>
    <w:rsid w:val="00F16A00"/>
    <w:rsid w:val="00F21779"/>
    <w:rsid w:val="00F32DBF"/>
    <w:rsid w:val="00F43F3E"/>
    <w:rsid w:val="00F4735C"/>
    <w:rsid w:val="00F4736F"/>
    <w:rsid w:val="00F476F9"/>
    <w:rsid w:val="00F61403"/>
    <w:rsid w:val="00F62DFF"/>
    <w:rsid w:val="00F706B0"/>
    <w:rsid w:val="00F82D76"/>
    <w:rsid w:val="00FA06F2"/>
    <w:rsid w:val="00FA088C"/>
    <w:rsid w:val="00FA4D5E"/>
    <w:rsid w:val="00FA6247"/>
    <w:rsid w:val="00FB2B06"/>
    <w:rsid w:val="00FB6FFF"/>
    <w:rsid w:val="00FC52C5"/>
    <w:rsid w:val="00FD0B53"/>
    <w:rsid w:val="00FD5AC9"/>
    <w:rsid w:val="6AB66803"/>
    <w:rsid w:val="7D191A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1A29"/>
  <w15:docId w15:val="{97381E12-9CF8-46A9-A959-EE1685302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523"/>
    <w:pPr>
      <w:spacing w:after="0" w:line="240" w:lineRule="auto"/>
    </w:pPr>
    <w:rPr>
      <w:rFonts w:eastAsia="Times New Roman" w:cs="Times New Roman"/>
      <w:sz w:val="24"/>
      <w:szCs w:val="24"/>
    </w:rPr>
  </w:style>
  <w:style w:type="paragraph" w:styleId="Heading5">
    <w:name w:val="heading 5"/>
    <w:basedOn w:val="Normal"/>
    <w:next w:val="Normal"/>
    <w:link w:val="Heading5Char"/>
    <w:uiPriority w:val="9"/>
    <w:semiHidden/>
    <w:unhideWhenUsed/>
    <w:qFormat/>
    <w:rsid w:val="00E81523"/>
    <w:pPr>
      <w:keepNext/>
      <w:keepLines/>
      <w:spacing w:before="200"/>
      <w:outlineLvl w:val="4"/>
    </w:pPr>
    <w:rPr>
      <w:rFonts w:asciiTheme="majorHAnsi" w:eastAsiaTheme="majorEastAsia" w:hAnsiTheme="majorHAnsi" w:cstheme="majorBidi"/>
      <w:color w:val="243F60" w:themeColor="accent1" w:themeShade="7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E81523"/>
    <w:rPr>
      <w:rFonts w:asciiTheme="majorHAnsi" w:eastAsiaTheme="majorEastAsia" w:hAnsiTheme="majorHAnsi" w:cstheme="majorBidi"/>
      <w:color w:val="243F60" w:themeColor="accent1" w:themeShade="7F"/>
      <w:sz w:val="24"/>
      <w:szCs w:val="20"/>
    </w:rPr>
  </w:style>
  <w:style w:type="paragraph" w:styleId="BalloonText">
    <w:name w:val="Balloon Text"/>
    <w:basedOn w:val="Normal"/>
    <w:link w:val="BalloonTextChar"/>
    <w:uiPriority w:val="99"/>
    <w:semiHidden/>
    <w:unhideWhenUsed/>
    <w:rsid w:val="009078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788D"/>
    <w:rPr>
      <w:rFonts w:ascii="Segoe UI" w:eastAsia="Times New Roman" w:hAnsi="Segoe UI" w:cs="Segoe UI"/>
      <w:sz w:val="18"/>
      <w:szCs w:val="18"/>
    </w:rPr>
  </w:style>
  <w:style w:type="character" w:styleId="Emphasis">
    <w:name w:val="Emphasis"/>
    <w:basedOn w:val="DefaultParagraphFont"/>
    <w:uiPriority w:val="20"/>
    <w:qFormat/>
    <w:rsid w:val="009D4EAA"/>
    <w:rPr>
      <w:i/>
      <w:iCs/>
    </w:rPr>
  </w:style>
  <w:style w:type="paragraph" w:styleId="FootnoteText">
    <w:name w:val="footnote text"/>
    <w:basedOn w:val="Normal"/>
    <w:link w:val="FootnoteTextChar"/>
    <w:uiPriority w:val="99"/>
    <w:semiHidden/>
    <w:unhideWhenUsed/>
    <w:rsid w:val="00272BD1"/>
    <w:rPr>
      <w:sz w:val="20"/>
      <w:szCs w:val="20"/>
    </w:rPr>
  </w:style>
  <w:style w:type="character" w:customStyle="1" w:styleId="FootnoteTextChar">
    <w:name w:val="Footnote Text Char"/>
    <w:basedOn w:val="DefaultParagraphFont"/>
    <w:link w:val="FootnoteText"/>
    <w:uiPriority w:val="99"/>
    <w:semiHidden/>
    <w:rsid w:val="00272BD1"/>
    <w:rPr>
      <w:rFonts w:eastAsia="Times New Roman" w:cs="Times New Roman"/>
      <w:sz w:val="20"/>
      <w:szCs w:val="20"/>
    </w:rPr>
  </w:style>
  <w:style w:type="character" w:styleId="FootnoteReference">
    <w:name w:val="footnote reference"/>
    <w:basedOn w:val="DefaultParagraphFont"/>
    <w:uiPriority w:val="99"/>
    <w:semiHidden/>
    <w:unhideWhenUsed/>
    <w:rsid w:val="00272BD1"/>
    <w:rPr>
      <w:vertAlign w:val="superscript"/>
    </w:rPr>
  </w:style>
  <w:style w:type="paragraph" w:styleId="Header">
    <w:name w:val="header"/>
    <w:basedOn w:val="Normal"/>
    <w:link w:val="HeaderChar"/>
    <w:uiPriority w:val="99"/>
    <w:unhideWhenUsed/>
    <w:rsid w:val="007B4415"/>
    <w:pPr>
      <w:tabs>
        <w:tab w:val="center" w:pos="4680"/>
        <w:tab w:val="right" w:pos="9360"/>
      </w:tabs>
    </w:pPr>
  </w:style>
  <w:style w:type="character" w:customStyle="1" w:styleId="HeaderChar">
    <w:name w:val="Header Char"/>
    <w:basedOn w:val="DefaultParagraphFont"/>
    <w:link w:val="Header"/>
    <w:uiPriority w:val="99"/>
    <w:rsid w:val="007B4415"/>
    <w:rPr>
      <w:rFonts w:eastAsia="Times New Roman" w:cs="Times New Roman"/>
      <w:sz w:val="24"/>
      <w:szCs w:val="24"/>
    </w:rPr>
  </w:style>
  <w:style w:type="paragraph" w:styleId="Footer">
    <w:name w:val="footer"/>
    <w:basedOn w:val="Normal"/>
    <w:link w:val="FooterChar"/>
    <w:uiPriority w:val="99"/>
    <w:unhideWhenUsed/>
    <w:rsid w:val="007B4415"/>
    <w:pPr>
      <w:tabs>
        <w:tab w:val="center" w:pos="4680"/>
        <w:tab w:val="right" w:pos="9360"/>
      </w:tabs>
    </w:pPr>
  </w:style>
  <w:style w:type="character" w:customStyle="1" w:styleId="FooterChar">
    <w:name w:val="Footer Char"/>
    <w:basedOn w:val="DefaultParagraphFont"/>
    <w:link w:val="Footer"/>
    <w:uiPriority w:val="99"/>
    <w:rsid w:val="007B4415"/>
    <w:rPr>
      <w:rFonts w:eastAsia="Times New Roman" w:cs="Times New Roman"/>
      <w:sz w:val="24"/>
      <w:szCs w:val="24"/>
    </w:rPr>
  </w:style>
  <w:style w:type="paragraph" w:styleId="ListParagraph">
    <w:name w:val="List Paragraph"/>
    <w:basedOn w:val="Normal"/>
    <w:uiPriority w:val="34"/>
    <w:qFormat/>
    <w:rsid w:val="00D95677"/>
    <w:pPr>
      <w:ind w:left="720"/>
      <w:contextualSpacing/>
    </w:pPr>
  </w:style>
  <w:style w:type="paragraph" w:styleId="Revision">
    <w:name w:val="Revision"/>
    <w:hidden/>
    <w:uiPriority w:val="99"/>
    <w:semiHidden/>
    <w:rsid w:val="0096373C"/>
    <w:pPr>
      <w:spacing w:after="0" w:line="240" w:lineRule="auto"/>
    </w:pPr>
    <w:rPr>
      <w:rFonts w:eastAsia="Times New Roman" w:cs="Times New Roman"/>
      <w:sz w:val="24"/>
      <w:szCs w:val="24"/>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82A02"/>
    <w:rPr>
      <w:b/>
      <w:bCs/>
    </w:rPr>
  </w:style>
  <w:style w:type="character" w:customStyle="1" w:styleId="CommentSubjectChar">
    <w:name w:val="Comment Subject Char"/>
    <w:basedOn w:val="CommentTextChar"/>
    <w:link w:val="CommentSubject"/>
    <w:uiPriority w:val="99"/>
    <w:semiHidden/>
    <w:rsid w:val="00C82A02"/>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093ED-D33E-468B-969A-E6929DCE0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614</TotalTime>
  <Pages>6</Pages>
  <Words>1712</Words>
  <Characters>9763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11453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andongnhi</dc:creator>
  <cp:keywords/>
  <dc:description/>
  <cp:lastModifiedBy>phuc Nguyen</cp:lastModifiedBy>
  <cp:revision>31</cp:revision>
  <cp:lastPrinted>2020-09-30T03:39:00Z</cp:lastPrinted>
  <dcterms:created xsi:type="dcterms:W3CDTF">2026-10-08T02:52:00Z</dcterms:created>
  <dcterms:modified xsi:type="dcterms:W3CDTF">2026-10-08T16:00:00Z</dcterms:modified>
</cp:coreProperties>
</file>