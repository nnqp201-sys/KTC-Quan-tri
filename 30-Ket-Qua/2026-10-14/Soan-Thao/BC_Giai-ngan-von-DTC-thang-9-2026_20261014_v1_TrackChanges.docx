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74" w:type="dxa"/>
        <w:jc w:val="center"/>
        <w:tblLook w:val="01E0" w:firstRow="1" w:lastRow="1" w:firstColumn="1" w:lastColumn="1" w:noHBand="0" w:noVBand="0"/>
      </w:tblPr>
      <w:tblGrid>
        <w:gridCol w:w="4280"/>
        <w:gridCol w:w="5794"/>
      </w:tblGrid>
      <w:tr w:rsidR="00315CB2" w:rsidRPr="00FE79C5" w14:paraId="2B14D8FC" w14:textId="77777777" w:rsidTr="0091227B">
        <w:trPr>
          <w:jc w:val="center"/>
        </w:trPr>
        <w:tc>
          <w:tcPr>
            <w:tcW w:w="4280" w:type="dxa"/>
          </w:tcPr>
          <w:p w14:paraId="47D014CD" w14:textId="7F058174" w:rsidR="00315CB2" w:rsidRPr="00FE79C5" w:rsidRDefault="0072301A" w:rsidP="00253A7D">
            <w:pPr>
              <w:jc w:val="center"/>
              <w:rPr>
                <w:color w:val="000000" w:themeColor="text1"/>
                <w:sz w:val="26"/>
                <w:szCs w:val="26"/>
                <w:lang w:val="nl-BE"/>
              </w:rPr>
            </w:pPr>
            <w:r>
              <w:rPr>
                <w:color w:val="000000" w:themeColor="text1"/>
                <w:sz w:val="26"/>
                <w:szCs w:val="26"/>
                <w:lang w:val="nl-BE"/>
              </w:rPr>
              <w:t xml:space="preserve"> </w:t>
            </w:r>
            <w:r w:rsidR="00315CB2" w:rsidRPr="00FE79C5">
              <w:rPr>
                <w:color w:val="000000" w:themeColor="text1"/>
                <w:sz w:val="26"/>
                <w:szCs w:val="26"/>
                <w:lang w:val="nl-BE"/>
              </w:rPr>
              <w:t xml:space="preserve">UBND TỈNH </w:t>
            </w:r>
            <w:r w:rsidR="004601C4">
              <w:rPr>
                <w:color w:val="000000" w:themeColor="text1"/>
                <w:sz w:val="26"/>
                <w:szCs w:val="26"/>
                <w:lang w:val="nl-BE"/>
              </w:rPr>
              <w:t>QUẢNG NGÃI</w:t>
            </w:r>
          </w:p>
          <w:p w14:paraId="14BAE97F" w14:textId="01D01735" w:rsidR="00315CB2" w:rsidRPr="00FE79C5" w:rsidRDefault="00FE291D" w:rsidP="00253A7D">
            <w:pPr>
              <w:jc w:val="center"/>
              <w:rPr>
                <w:b/>
                <w:color w:val="000000" w:themeColor="text1"/>
                <w:sz w:val="26"/>
                <w:szCs w:val="26"/>
                <w:lang w:val="nl-BE"/>
              </w:rPr>
            </w:pPr>
            <w:r w:rsidRPr="00FE79C5">
              <w:rPr>
                <w:b/>
                <w:color w:val="000000" w:themeColor="text1"/>
                <w:sz w:val="26"/>
                <w:szCs w:val="26"/>
                <w:lang w:val="nl-BE"/>
              </w:rPr>
              <w:t xml:space="preserve">TRƯỜNG CAO ĐẲNG </w:t>
            </w:r>
            <w:r w:rsidR="0091227B" w:rsidRPr="00FE79C5">
              <w:rPr>
                <w:b/>
                <w:color w:val="000000" w:themeColor="text1"/>
                <w:sz w:val="26"/>
                <w:szCs w:val="26"/>
                <w:lang w:val="nl-BE"/>
              </w:rPr>
              <w:t>KON TUM</w:t>
            </w:r>
          </w:p>
          <w:p w14:paraId="619C6BA0" w14:textId="77777777" w:rsidR="00FE291D" w:rsidRPr="00FE79C5" w:rsidRDefault="00D2195D" w:rsidP="00253A7D">
            <w:pPr>
              <w:jc w:val="center"/>
              <w:rPr>
                <w:color w:val="000000" w:themeColor="text1"/>
                <w:sz w:val="26"/>
                <w:szCs w:val="26"/>
                <w:lang w:val="nl-BE"/>
              </w:rPr>
            </w:pPr>
            <w:r>
              <w:rPr>
                <w:b/>
                <w:noProof/>
                <w:color w:val="000000" w:themeColor="text1"/>
                <w:sz w:val="26"/>
                <w:szCs w:val="26"/>
              </w:rPr>
              <w:pict w14:anchorId="498A9AAC">
                <v:line id="Line 32" o:spid="_x0000_s1026" style="position:absolute;left:0;text-align:left;z-index:251657728;visibility:visible" from="59.1pt,1.15pt" to="143.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dZ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"/>
              </w:pict>
            </w:r>
          </w:p>
          <w:p w14:paraId="48D9C5B2" w14:textId="54848470" w:rsidR="00315CB2" w:rsidRPr="00FE79C5" w:rsidRDefault="00315CB2" w:rsidP="00721B63">
            <w:pPr>
              <w:jc w:val="center"/>
              <w:rPr>
                <w:color w:val="000000" w:themeColor="text1"/>
                <w:sz w:val="26"/>
                <w:szCs w:val="26"/>
                <w:lang w:val="nl-BE"/>
              </w:rPr>
            </w:pPr>
            <w:r w:rsidRPr="00FE79C5">
              <w:rPr>
                <w:color w:val="000000" w:themeColor="text1"/>
                <w:sz w:val="26"/>
                <w:szCs w:val="26"/>
                <w:lang w:val="nl-BE"/>
              </w:rPr>
              <w:t>Số:</w:t>
            </w:r>
            <w:r w:rsidR="00721B63">
              <w:rPr>
                <w:color w:val="000000" w:themeColor="text1"/>
                <w:sz w:val="26"/>
                <w:szCs w:val="26"/>
                <w:lang w:val="nl-BE"/>
              </w:rPr>
              <w:t xml:space="preserve"> </w:t>
            </w:r>
            <w:r w:rsidR="007D5A54">
              <w:rPr>
                <w:color w:val="000000" w:themeColor="text1"/>
                <w:sz w:val="26"/>
                <w:szCs w:val="26"/>
                <w:lang w:val="nl-BE"/>
              </w:rPr>
              <w:t xml:space="preserve">        </w:t>
            </w:r>
            <w:r w:rsidRPr="00FE79C5">
              <w:rPr>
                <w:color w:val="000000" w:themeColor="text1"/>
                <w:sz w:val="26"/>
                <w:szCs w:val="26"/>
                <w:lang w:val="nl-BE"/>
              </w:rPr>
              <w:t>/BC-</w:t>
            </w:r>
            <w:r w:rsidR="00FE291D" w:rsidRPr="00FE79C5">
              <w:rPr>
                <w:color w:val="000000" w:themeColor="text1"/>
                <w:sz w:val="26"/>
                <w:szCs w:val="26"/>
                <w:lang w:val="nl-BE"/>
              </w:rPr>
              <w:t>CĐ</w:t>
            </w:r>
            <w:r w:rsidR="00163484">
              <w:rPr>
                <w:color w:val="000000" w:themeColor="text1"/>
                <w:sz w:val="26"/>
                <w:szCs w:val="26"/>
                <w:lang w:val="nl-BE"/>
              </w:rPr>
              <w:t>KT</w:t>
            </w:r>
          </w:p>
        </w:tc>
        <w:tc>
          <w:tcPr>
            <w:tcW w:w="5794" w:type="dxa"/>
          </w:tcPr>
          <w:p w14:paraId="65821F12" w14:textId="77777777" w:rsidR="00315CB2" w:rsidRPr="00FE79C5" w:rsidRDefault="00315CB2" w:rsidP="00253A7D">
            <w:pPr>
              <w:jc w:val="center"/>
              <w:rPr>
                <w:b/>
                <w:color w:val="000000" w:themeColor="text1"/>
                <w:sz w:val="26"/>
                <w:szCs w:val="26"/>
                <w:lang w:val="nl-BE"/>
              </w:rPr>
            </w:pPr>
            <w:r w:rsidRPr="00FE79C5">
              <w:rPr>
                <w:b/>
                <w:color w:val="000000" w:themeColor="text1"/>
                <w:sz w:val="26"/>
                <w:szCs w:val="26"/>
                <w:lang w:val="nl-BE"/>
              </w:rPr>
              <w:t>CỘNG HOÀ XÃ HỘI CHỦ NGHĨA VIỆT NAM</w:t>
            </w:r>
          </w:p>
          <w:p w14:paraId="4BEED479" w14:textId="77777777" w:rsidR="00315CB2" w:rsidRPr="00FE79C5" w:rsidRDefault="00EE2815" w:rsidP="00253A7D">
            <w:pPr>
              <w:jc w:val="center"/>
              <w:rPr>
                <w:b/>
                <w:color w:val="000000" w:themeColor="text1"/>
                <w:sz w:val="28"/>
                <w:szCs w:val="26"/>
              </w:rPr>
            </w:pPr>
            <w:r w:rsidRPr="00FE79C5">
              <w:rPr>
                <w:b/>
                <w:color w:val="000000" w:themeColor="text1"/>
                <w:sz w:val="28"/>
                <w:szCs w:val="26"/>
              </w:rPr>
              <w:t>Độc lập – Tự</w:t>
            </w:r>
            <w:r w:rsidR="00315CB2" w:rsidRPr="00FE79C5">
              <w:rPr>
                <w:b/>
                <w:color w:val="000000" w:themeColor="text1"/>
                <w:sz w:val="28"/>
                <w:szCs w:val="26"/>
              </w:rPr>
              <w:t xml:space="preserve"> do </w:t>
            </w:r>
            <w:r w:rsidRPr="00FE79C5">
              <w:rPr>
                <w:b/>
                <w:color w:val="000000" w:themeColor="text1"/>
                <w:sz w:val="28"/>
                <w:szCs w:val="26"/>
              </w:rPr>
              <w:t>–</w:t>
            </w:r>
            <w:r w:rsidR="00315CB2" w:rsidRPr="00FE79C5">
              <w:rPr>
                <w:b/>
                <w:color w:val="000000" w:themeColor="text1"/>
                <w:sz w:val="28"/>
                <w:szCs w:val="26"/>
              </w:rPr>
              <w:t xml:space="preserve"> Hạnh phúc</w:t>
            </w:r>
          </w:p>
          <w:p w14:paraId="2C831D9A" w14:textId="2EE62043" w:rsidR="00315CB2" w:rsidRPr="00FE79C5" w:rsidRDefault="00D2195D" w:rsidP="00253A7D">
            <w:pPr>
              <w:ind w:firstLine="540"/>
              <w:jc w:val="center"/>
              <w:rPr>
                <w:i/>
                <w:color w:val="000000" w:themeColor="text1"/>
                <w:szCs w:val="26"/>
              </w:rPr>
            </w:pPr>
            <w:r>
              <w:rPr>
                <w:b/>
                <w:noProof/>
                <w:color w:val="000000" w:themeColor="text1"/>
                <w:sz w:val="26"/>
                <w:szCs w:val="26"/>
              </w:rPr>
              <w:pict w14:anchorId="655CA641">
                <v:line id="Line 31" o:spid="_x0000_s1027" style="position:absolute;left:0;text-align:left;z-index:251656704;visibility:visible" from="56.35pt,1.85pt" to="226.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wVEwIAACkEAAAOAAAAZHJzL2Uyb0RvYy54bWysU8uu2yAQ3VfqPyD2iR/XSR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"/>
              </w:pict>
            </w:r>
          </w:p>
          <w:p w14:paraId="3D135E49" w14:textId="347D1ACD" w:rsidR="00315CB2" w:rsidRPr="00FE79C5" w:rsidRDefault="004601C4" w:rsidP="005E6C51">
            <w:pPr>
              <w:jc w:val="center"/>
              <w:rPr>
                <w:i/>
                <w:color w:val="000000" w:themeColor="text1"/>
                <w:sz w:val="26"/>
                <w:szCs w:val="26"/>
                <w:lang w:val="nl-BE"/>
              </w:rPr>
            </w:pPr>
            <w:r>
              <w:rPr>
                <w:i/>
                <w:color w:val="000000" w:themeColor="text1"/>
                <w:sz w:val="28"/>
                <w:szCs w:val="26"/>
                <w:lang w:val="nl-BE"/>
              </w:rPr>
              <w:t>Quảng Ngãi</w:t>
            </w:r>
            <w:r w:rsidR="00315CB2" w:rsidRPr="00FE79C5">
              <w:rPr>
                <w:i/>
                <w:color w:val="000000" w:themeColor="text1"/>
                <w:sz w:val="28"/>
                <w:szCs w:val="26"/>
                <w:lang w:val="nl-BE"/>
              </w:rPr>
              <w:t>, ngày</w:t>
            </w:r>
            <w:r w:rsidR="004215AB">
              <w:rPr>
                <w:i/>
                <w:color w:val="000000" w:themeColor="text1"/>
                <w:sz w:val="28"/>
                <w:szCs w:val="26"/>
                <w:lang w:val="nl-BE"/>
              </w:rPr>
              <w:t xml:space="preserve"> </w:t>
            </w:r>
            <w:r w:rsidR="0072067E">
              <w:rPr>
                <w:i/>
                <w:color w:val="000000" w:themeColor="text1"/>
                <w:sz w:val="28"/>
                <w:szCs w:val="26"/>
                <w:lang w:val="nl-BE"/>
              </w:rPr>
              <w:t>15</w:t>
            </w:r>
            <w:r w:rsidR="00490880">
              <w:rPr>
                <w:i/>
                <w:color w:val="000000" w:themeColor="text1"/>
                <w:sz w:val="28"/>
                <w:szCs w:val="26"/>
                <w:lang w:val="nl-BE"/>
              </w:rPr>
              <w:t xml:space="preserve"> </w:t>
            </w:r>
            <w:r w:rsidR="00315CB2" w:rsidRPr="00FE79C5">
              <w:rPr>
                <w:i/>
                <w:color w:val="000000" w:themeColor="text1"/>
                <w:sz w:val="28"/>
                <w:szCs w:val="26"/>
                <w:lang w:val="nl-BE"/>
              </w:rPr>
              <w:t>tháng</w:t>
            </w:r>
            <w:r w:rsidR="006B7158">
              <w:rPr>
                <w:i/>
                <w:color w:val="000000" w:themeColor="text1"/>
                <w:sz w:val="28"/>
                <w:szCs w:val="26"/>
                <w:lang w:val="nl-BE"/>
              </w:rPr>
              <w:t xml:space="preserve"> </w:t>
            </w:r>
            <w:r>
              <w:rPr>
                <w:i/>
                <w:color w:val="000000" w:themeColor="text1"/>
                <w:sz w:val="28"/>
                <w:szCs w:val="26"/>
                <w:lang w:val="nl-BE"/>
              </w:rPr>
              <w:t xml:space="preserve">10 </w:t>
            </w:r>
            <w:r w:rsidR="00315CB2" w:rsidRPr="00FE79C5">
              <w:rPr>
                <w:i/>
                <w:color w:val="000000" w:themeColor="text1"/>
                <w:sz w:val="28"/>
                <w:szCs w:val="26"/>
                <w:lang w:val="nl-BE"/>
              </w:rPr>
              <w:t>năm 20</w:t>
            </w:r>
            <w:r w:rsidR="00FE291D" w:rsidRPr="00FE79C5">
              <w:rPr>
                <w:i/>
                <w:color w:val="000000" w:themeColor="text1"/>
                <w:sz w:val="28"/>
                <w:szCs w:val="26"/>
                <w:lang w:val="nl-BE"/>
              </w:rPr>
              <w:t>2</w:t>
            </w:r>
            <w:r w:rsidR="0072067E">
              <w:rPr>
                <w:i/>
                <w:color w:val="000000" w:themeColor="text1"/>
                <w:sz w:val="28"/>
                <w:szCs w:val="26"/>
                <w:lang w:val="nl-BE"/>
              </w:rPr>
              <w:t>6</w:t>
            </w:r>
          </w:p>
        </w:tc>
      </w:tr>
    </w:tbl>
    <w:p w14:paraId="59D4F371" w14:textId="77777777" w:rsidR="00620105" w:rsidRDefault="00620105" w:rsidP="005842B9">
      <w:pPr>
        <w:pStyle w:val="Heading2"/>
        <w:spacing w:before="120"/>
        <w:rPr>
          <w:color w:val="000000" w:themeColor="text1"/>
          <w:szCs w:val="28"/>
          <w:lang w:val="nl-BE"/>
        </w:rPr>
      </w:pPr>
    </w:p>
    <w:p w14:paraId="598C2338" w14:textId="77777777" w:rsidR="002056E1" w:rsidRDefault="002056E1" w:rsidP="005842B9">
      <w:pPr>
        <w:pStyle w:val="Heading2"/>
        <w:spacing w:before="120"/>
        <w:rPr>
          <w:color w:val="000000" w:themeColor="text1"/>
          <w:szCs w:val="28"/>
          <w:lang w:val="nl-BE"/>
        </w:rPr>
      </w:pPr>
      <w:r w:rsidRPr="00FE79C5">
        <w:rPr>
          <w:color w:val="000000" w:themeColor="text1"/>
          <w:szCs w:val="28"/>
          <w:lang w:val="nl-BE"/>
        </w:rPr>
        <w:t>BÁO CÁO</w:t>
      </w:r>
    </w:p>
    <w:p w14:paraId="7E9B12AD" w14:textId="016F6AEA" w:rsidR="006003B7" w:rsidRDefault="004601C4" w:rsidP="00DA3548">
      <w:pPr>
        <w:jc w:val="center"/>
        <w:rPr>
          <w:b/>
          <w:sz w:val="28"/>
          <w:szCs w:val="28"/>
          <w:lang w:val="nl-NL"/>
        </w:rPr>
      </w:pPr>
      <w:r>
        <w:rPr>
          <w:b/>
          <w:sz w:val="28"/>
          <w:szCs w:val="28"/>
          <w:lang w:val="nl-NL"/>
        </w:rPr>
        <w:t xml:space="preserve">tình hình </w:t>
      </w:r>
      <w:r w:rsidR="0072067E">
        <w:rPr>
          <w:b/>
          <w:sz w:val="28"/>
          <w:szCs w:val="28"/>
          <w:lang w:val="nl-NL"/>
        </w:rPr>
        <w:t>thực hiện và giải ngân vốn đầu tư công kế hoạch năm 2026</w:t>
      </w:r>
    </w:p>
    <w:p w14:paraId="2A654E5A" w14:textId="5735CF08" w:rsidR="0072067E" w:rsidRPr="00DA3548" w:rsidRDefault="0072067E" w:rsidP="00DA3548">
      <w:pPr>
        <w:jc w:val="center"/>
        <w:rPr>
          <w:b/>
          <w:sz w:val="28"/>
        </w:rPr>
      </w:pPr>
      <w:r>
        <w:rPr>
          <w:b/>
          <w:sz w:val="28"/>
        </w:rPr>
        <w:t>Kỳ báo cáo: Tháng 9</w:t>
      </w:r>
    </w:p>
    <w:p w14:paraId="1E287F72" w14:textId="77777777" w:rsidR="00292DC1" w:rsidRDefault="00D2195D" w:rsidP="00077B28">
      <w:pPr>
        <w:spacing w:line="360" w:lineRule="auto"/>
        <w:jc w:val="both"/>
        <w:rPr>
          <w:color w:val="000000" w:themeColor="text1"/>
          <w:sz w:val="28"/>
          <w:szCs w:val="28"/>
          <w:lang w:val="nl-BE"/>
        </w:rPr>
      </w:pPr>
      <w:r>
        <w:rPr>
          <w:noProof/>
          <w:color w:val="000000" w:themeColor="text1"/>
          <w:sz w:val="28"/>
          <w:szCs w:val="28"/>
          <w:lang w:val="nl-BE"/>
        </w:rPr>
        <w:pict w14:anchorId="2E62E96D">
          <v:shapetype id="_x0000_t32" coordsize="21600,21600" o:spt="32" o:oned="t" path="m,l21600,21600e" filled="f">
            <v:path arrowok="t" fillok="f" o:connecttype="none"/>
            <o:lock v:ext="edit" shapetype="t"/>
          </v:shapetype>
          <v:shape id="_x0000_s1028" type="#_x0000_t32" style="position:absolute;left:0;text-align:left;margin-left:197.6pt;margin-top:3.1pt;width:56.3pt;height:0;z-index:251658752" o:connectortype="straight"/>
        </w:pict>
      </w:r>
    </w:p>
    <w:p w14:paraId="12ADF0FD" w14:textId="552F44B9" w:rsidR="008270FF" w:rsidRDefault="00245FEF" w:rsidP="00185804">
      <w:pPr>
        <w:spacing w:line="360" w:lineRule="auto"/>
        <w:jc w:val="center"/>
        <w:rPr>
          <w:color w:val="000000" w:themeColor="text1"/>
          <w:sz w:val="28"/>
          <w:szCs w:val="28"/>
          <w:lang w:val="nl-BE"/>
        </w:rPr>
      </w:pPr>
      <w:r w:rsidRPr="00FE79C5">
        <w:rPr>
          <w:color w:val="000000" w:themeColor="text1"/>
          <w:sz w:val="28"/>
          <w:szCs w:val="28"/>
          <w:lang w:val="nl-BE"/>
        </w:rPr>
        <w:t>Kính gửi:</w:t>
      </w:r>
      <w:r w:rsidR="008270FF">
        <w:rPr>
          <w:color w:val="000000" w:themeColor="text1"/>
          <w:sz w:val="28"/>
          <w:szCs w:val="28"/>
          <w:lang w:val="nl-BE"/>
        </w:rPr>
        <w:t xml:space="preserve"> </w:t>
      </w:r>
      <w:r w:rsidR="00726FF6">
        <w:rPr>
          <w:color w:val="000000" w:themeColor="text1"/>
          <w:sz w:val="28"/>
          <w:szCs w:val="28"/>
          <w:lang w:val="nl-BE"/>
        </w:rPr>
        <w:t xml:space="preserve">Sở </w:t>
      </w:r>
      <w:r w:rsidR="0092710F">
        <w:rPr>
          <w:color w:val="000000" w:themeColor="text1"/>
          <w:sz w:val="28"/>
          <w:szCs w:val="28"/>
          <w:lang w:val="nl-BE"/>
        </w:rPr>
        <w:t>Tài chính</w:t>
      </w:r>
      <w:r w:rsidR="00726FF6">
        <w:rPr>
          <w:color w:val="000000" w:themeColor="text1"/>
          <w:sz w:val="28"/>
          <w:szCs w:val="28"/>
          <w:lang w:val="nl-BE"/>
        </w:rPr>
        <w:t xml:space="preserve"> </w:t>
      </w:r>
      <w:r w:rsidR="008270FF">
        <w:rPr>
          <w:color w:val="000000" w:themeColor="text1"/>
          <w:sz w:val="28"/>
          <w:szCs w:val="28"/>
          <w:lang w:val="nl-BE"/>
        </w:rPr>
        <w:t xml:space="preserve">tỉnh </w:t>
      </w:r>
      <w:r w:rsidR="004601C4">
        <w:rPr>
          <w:color w:val="000000" w:themeColor="text1"/>
          <w:sz w:val="28"/>
          <w:szCs w:val="28"/>
          <w:lang w:val="nl-BE"/>
        </w:rPr>
        <w:t>Quảng Ngãi</w:t>
      </w:r>
      <w:r w:rsidR="00726FF6">
        <w:rPr>
          <w:color w:val="000000" w:themeColor="text1"/>
          <w:sz w:val="28"/>
          <w:szCs w:val="28"/>
          <w:lang w:val="nl-BE"/>
        </w:rPr>
        <w:t>.</w:t>
      </w:r>
    </w:p>
    <w:p w14:paraId="3602D2B5" w14:textId="77777777" w:rsidR="00FE3DBA" w:rsidRDefault="00FE3DBA" w:rsidP="008270FF"/>
    <w:p w14:paraId="3A71CA65" w14:textId="36CE7D59" w:rsidR="0072067E" w:rsidRPr="0072067E" w:rsidRDefault="0072067E" w:rsidP="00566F3A">
      <w:pPr>
        <w:pStyle w:val="BodyText"/>
        <w:tabs>
          <w:tab w:val="left" w:leader="dot" w:pos="2754"/>
        </w:tabs>
        <w:spacing w:before="60" w:after="60"/>
        <w:ind w:firstLine="720"/>
        <w:jc w:val="both"/>
        <w:rPr>
          <w:rStyle w:val="BodyTextChar1"/>
          <w:i/>
          <w:color w:val="000000"/>
          <w:lang w:eastAsia="vi-VN"/>
        </w:rPr>
      </w:pPr>
      <w:r w:rsidRPr="0072067E">
        <w:rPr>
          <w:rStyle w:val="BodyTextChar1"/>
          <w:color w:val="000000"/>
          <w:lang w:eastAsia="vi-VN"/>
        </w:rPr>
        <w:t xml:space="preserve">Thực hiện Quyết định số </w:t>
      </w:r>
      <w:r w:rsidRPr="0072067E">
        <w:rPr>
          <w:rStyle w:val="BodyTextChar1"/>
          <w:color w:val="000000"/>
          <w:lang w:eastAsia="vi-VN"/>
        </w:rPr>
        <w:t>64</w:t>
      </w:r>
      <w:r w:rsidRPr="0072067E">
        <w:rPr>
          <w:rStyle w:val="BodyTextChar1"/>
          <w:color w:val="000000"/>
          <w:lang w:eastAsia="vi-VN"/>
        </w:rPr>
        <w:t xml:space="preserve">/2026/QĐ-UBND ngày </w:t>
      </w:r>
      <w:del w:id="1001" w:author="Nội dung điều chỉnh (Claude)" w:date="2026-10-14T15:31:44Z">
        <w:r w:rsidRPr="0072067E">
          <w:rPr>
            <w:rStyle w:val="BodyTextChar1"/>
            <w:color w:val="000000"/>
            <w:lang w:eastAsia="vi-VN"/>
          </w:rPr>
          <w:delText>25</w:delText>
        </w:r>
      </w:del>
      <w:del w:id="1002" w:author="Nội dung điều chỉnh (Claude)" w:date="2026-10-14T15:31:44Z">
        <w:r w:rsidRPr="0072067E">
          <w:rPr>
            <w:rStyle w:val="BodyTextChar1"/>
            <w:color w:val="000000"/>
            <w:lang w:eastAsia="vi-VN"/>
          </w:rPr>
          <w:delText>/</w:delText>
        </w:r>
      </w:del>
      <w:del w:id="1003" w:author="Nội dung điều chỉnh (Claude)" w:date="2026-10-14T15:31:44Z">
        <w:r w:rsidRPr="0072067E">
          <w:rPr>
            <w:rStyle w:val="BodyTextChar1"/>
            <w:color w:val="000000"/>
            <w:lang w:eastAsia="vi-VN"/>
          </w:rPr>
          <w:delText>05</w:delText>
        </w:r>
      </w:del>
      <w:del w:id="1004" w:author="Nội dung điều chỉnh (Claude)" w:date="2026-10-14T15:31:44Z">
        <w:r w:rsidRPr="0072067E">
          <w:rPr>
            <w:rStyle w:val="BodyTextChar1"/>
            <w:color w:val="000000"/>
            <w:lang w:eastAsia="vi-VN"/>
          </w:rPr>
          <w:delText>/202</w:delText>
        </w:r>
      </w:del>
      <w:del w:id="1005" w:author="Nội dung điều chỉnh (Claude)" w:date="2026-10-14T15:31:44Z">
        <w:r w:rsidRPr="0072067E">
          <w:rPr>
            <w:rStyle w:val="BodyTextChar1"/>
            <w:color w:val="000000"/>
            <w:lang w:eastAsia="vi-VN"/>
          </w:rPr>
          <w:delText>6</w:delText>
        </w:r>
      </w:del>
      <w:ins w:id="1006" w:author="Nội dung điều chỉnh (Claude)" w:date="2026-10-14T15:31:44Z">
        <w:r w:rsidRPr="0072067E">
          <w:rPr>
            <w:rStyle w:val="BodyTextChar1"/>
            <w:color w:val="000000"/>
            <w:lang w:eastAsia="vi-VN"/>
          </w:rPr>
          <w:t xml:space="preserve">25/5/2026</w:t>
        </w:r>
      </w:ins>
      <w:r w:rsidRPr="0072067E">
        <w:rPr>
          <w:rStyle w:val="BodyTextChar1"/>
          <w:color w:val="000000"/>
          <w:lang w:eastAsia="vi-VN"/>
        </w:rPr>
        <w:t xml:space="preserve"> của </w:t>
      </w:r>
      <w:r w:rsidRPr="0072067E">
        <w:rPr>
          <w:color w:val="000000"/>
          <w:sz w:val="28"/>
          <w:szCs w:val="28"/>
        </w:rPr>
        <w:t xml:space="preserve">Ủy ban nhân dân </w:t>
      </w:r>
      <w:r w:rsidRPr="0072067E">
        <w:rPr>
          <w:rStyle w:val="BodyTextChar1"/>
          <w:color w:val="000000"/>
          <w:lang w:eastAsia="vi-VN"/>
        </w:rPr>
        <w:t xml:space="preserve">tỉnh Quy định về chế độ và biểu mẫu báo cáo tình hình thực hiện, giải ngân vốn đầu tư công trên địa bàn tỉnh </w:t>
      </w:r>
      <w:del w:id="1007" w:author="Nội dung điều chỉnh (Claude)" w:date="2026-10-14T15:31:44Z">
        <w:r w:rsidRPr="0072067E">
          <w:rPr>
            <w:rStyle w:val="BodyTextChar1"/>
            <w:color w:val="000000"/>
            <w:lang w:eastAsia="vi-VN"/>
          </w:rPr>
          <w:delText xml:space="preserve">Quảng Ngãi</w:delText>
        </w:r>
      </w:del>
      <w:del w:id="1008" w:author="Nội dung điều chỉnh (Claude)" w:date="2026-10-14T15:31:44Z">
        <w:r w:rsidRPr="0072067E">
          <w:rPr>
            <w:rStyle w:val="BodyTextChar1"/>
            <w:color w:val="000000"/>
            <w:lang w:eastAsia="vi-VN"/>
          </w:rPr>
          <w:delText>.</w:delText>
        </w:r>
      </w:del>
      <w:del w:id="1009" w:author="Nội dung điều chỉnh (Claude)" w:date="2026-10-14T15:31:44Z">
        <w:r w:rsidRPr="0072067E">
          <w:rPr>
            <w:rStyle w:val="BodyTextChar1"/>
            <w:color w:val="000000"/>
            <w:lang w:eastAsia="vi-VN"/>
          </w:rPr>
          <w:delText xml:space="preserve"> </w:delText>
        </w:r>
      </w:del>
      <w:ins w:id="1010" w:author="Nội dung điều chỉnh (Claude)" w:date="2026-10-14T15:31:44Z">
        <w:r w:rsidRPr="0072067E">
          <w:rPr>
            <w:rStyle w:val="BodyTextChar1"/>
            <w:color w:val="000000"/>
            <w:lang w:eastAsia="vi-VN"/>
          </w:rPr>
          <w:t xml:space="preserve">Quảng Ngãi, Trường Cao đẳng Kon Tum báo cáo tình hình thực hiện và giải ngân vốn đầu tư công tháng 9 năm 2026 như sau:</w:t>
        </w:r>
      </w:ins>
    </w:p>
    <w:p w14:paraId="7F47CE05" w14:textId="72F1F48B" w:rsidR="0072067E" w:rsidRPr="0046776A" w:rsidRDefault="0072067E" w:rsidP="00566F3A">
      <w:pPr>
        <w:pStyle w:val="BodyText"/>
        <w:tabs>
          <w:tab w:val="left" w:leader="dot" w:pos="2754"/>
        </w:tabs>
        <w:spacing w:before="60" w:after="60"/>
        <w:ind w:firstLine="720"/>
        <w:jc w:val="both"/>
        <w:rPr>
          <w:del w:id="1018" w:author="Nội dung bỏ (Claude)" w:date="2026-10-14T15:31:44Z"/>
          <w:b/>
          <w:sz w:val="28"/>
          <w:szCs w:val="28"/>
        </w:rPr>
      </w:pPr>
      <w:del w:id="1011" w:author="Nội dung bỏ (Claude)" w:date="2026-10-14T15:31:44Z">
        <w:r w:rsidRPr="0046776A">
          <w:rPr>
            <w:rStyle w:val="BodyTextChar1"/>
            <w:color w:val="000000"/>
            <w:lang w:eastAsia="vi-VN"/>
          </w:rPr>
          <w:delText xml:space="preserve"> </w:delText>
        </w:r>
      </w:del>
      <w:del w:id="1012" w:author="Nội dung bỏ (Claude)" w:date="2026-10-14T15:31:44Z">
        <w:r>
          <w:rPr>
            <w:rStyle w:val="BodyTextChar1"/>
            <w:color w:val="000000"/>
            <w:lang w:eastAsia="vi-VN"/>
          </w:rPr>
          <w:delText>Trường Cao đẳng Kon Tum</w:delText>
        </w:r>
      </w:del>
      <w:del w:id="1013" w:author="Nội dung bỏ (Claude)" w:date="2026-10-14T15:31:44Z">
        <w:r w:rsidRPr="0046776A">
          <w:rPr>
            <w:rStyle w:val="BodyTextChar1"/>
            <w:color w:val="000000"/>
            <w:lang w:eastAsia="vi-VN"/>
          </w:rPr>
          <w:delText xml:space="preserve"> báo cáo tình hình thực hiện và giải ngân vốn đầu tư công tháng</w:delText>
        </w:r>
      </w:del>
      <w:del w:id="1014" w:author="Nội dung bỏ (Claude)" w:date="2026-10-14T15:31:44Z">
        <w:r>
          <w:rPr>
            <w:rStyle w:val="BodyTextChar1"/>
            <w:color w:val="000000"/>
            <w:lang w:eastAsia="vi-VN"/>
          </w:rPr>
          <w:delText xml:space="preserve"> 9</w:delText>
        </w:r>
      </w:del>
      <w:del w:id="1015" w:author="Nội dung bỏ (Claude)" w:date="2026-10-14T15:31:44Z">
        <w:r w:rsidRPr="0046776A">
          <w:rPr>
            <w:rStyle w:val="BodyTextChar1"/>
            <w:color w:val="000000"/>
            <w:lang w:eastAsia="vi-VN"/>
          </w:rPr>
          <w:delText xml:space="preserve"> năm 20</w:delText>
        </w:r>
      </w:del>
      <w:del w:id="1016" w:author="Nội dung bỏ (Claude)" w:date="2026-10-14T15:31:44Z">
        <w:r>
          <w:rPr>
            <w:rStyle w:val="BodyTextChar1"/>
            <w:color w:val="000000"/>
            <w:lang w:eastAsia="vi-VN"/>
          </w:rPr>
          <w:delText>26</w:delText>
        </w:r>
      </w:del>
      <w:del w:id="1017" w:author="Nội dung bỏ (Claude)" w:date="2026-10-14T15:31:44Z">
        <w:r w:rsidRPr="0046776A">
          <w:rPr>
            <w:rStyle w:val="BodyTextChar1"/>
            <w:color w:val="000000"/>
            <w:lang w:eastAsia="vi-VN"/>
          </w:rPr>
          <w:delText xml:space="preserve"> như sau:</w:delText>
        </w:r>
      </w:del>
    </w:p>
    <w:p w14:paraId="00B7896F" w14:textId="4C8FD73C" w:rsidR="0072067E" w:rsidRPr="0072067E" w:rsidRDefault="000737AE" w:rsidP="00566F3A">
      <w:pPr>
        <w:pStyle w:val="BodyText"/>
        <w:tabs>
          <w:tab w:val="left" w:pos="1026"/>
        </w:tabs>
        <w:spacing w:before="60" w:after="60"/>
        <w:ind w:firstLine="720"/>
        <w:jc w:val="both"/>
        <w:rPr>
          <w:b/>
          <w:sz w:val="28"/>
          <w:szCs w:val="28"/>
        </w:rPr>
      </w:pPr>
      <w:del w:id="1019" w:author="Nội dung điều chỉnh (Claude)" w:date="2026-10-14T15:31:44Z">
        <w:r>
          <w:rPr>
            <w:rStyle w:val="BodyTextChar1"/>
            <w:b/>
            <w:bCs/>
            <w:color w:val="000000"/>
            <w:lang w:eastAsia="vi-VN"/>
          </w:rPr>
          <w:delText>1</w:delText>
        </w:r>
      </w:del>
      <w:del w:id="1020" w:author="Nội dung điều chỉnh (Claude)" w:date="2026-10-14T15:31:44Z">
        <w:r w:rsidR="0072067E" w:rsidRPr="0072067E">
          <w:rPr>
            <w:rStyle w:val="BodyTextChar1"/>
            <w:b/>
            <w:bCs/>
            <w:color w:val="000000"/>
            <w:lang w:eastAsia="vi-VN"/>
          </w:rPr>
          <w:delText xml:space="preserve">. </w:delText>
        </w:r>
      </w:del>
      <w:del w:id="1021" w:author="Nội dung điều chỉnh (Claude)" w:date="2026-10-14T15:31:44Z">
        <w:r w:rsidR="007A7272" w:rsidRPr="007A7272">
          <w:rPr>
            <w:b/>
            <w:bCs/>
            <w:color w:val="000000"/>
            <w:sz w:val="28"/>
            <w:szCs w:val="28"/>
            <w:lang w:val="vi-VN"/>
          </w:rPr>
          <w:delText xml:space="preserve">Báo cáo định kỳ</w:delText>
        </w:r>
      </w:del>
      <w:ins w:id="1022" w:author="Nội dung điều chỉnh (Claude)" w:date="2026-10-14T15:31:44Z">
        <w:r>
          <w:rPr>
            <w:rStyle w:val="BodyTextChar1"/>
            <w:b/>
            <w:bCs/>
            <w:color w:val="000000"/>
            <w:lang w:eastAsia="vi-VN"/>
          </w:rPr>
          <w:t xml:space="preserve">I. Báo cáo định kỳ</w:t>
        </w:r>
      </w:ins>
      <w:r w:rsidR="007A7272" w:rsidRPr="007A7272">
        <w:rPr>
          <w:b/>
          <w:bCs/>
          <w:color w:val="000000"/>
          <w:sz w:val="28"/>
          <w:szCs w:val="28"/>
          <w:lang w:val="vi-VN"/>
        </w:rPr>
        <w:t xml:space="preserve"> tình hình thực hiện và giải ngân vốn đầu tư công</w:t>
      </w:r>
      <w:r w:rsidR="007A7272" w:rsidRPr="007A7272">
        <w:rPr>
          <w:b/>
          <w:bCs/>
          <w:color w:val="000000"/>
          <w:sz w:val="28"/>
          <w:szCs w:val="28"/>
        </w:rPr>
        <w:t xml:space="preserve"> Chương trình mục tiêu quốc gia</w:t>
      </w:r>
      <w:r w:rsidR="00DE55FC" w:rsidRPr="00DE55FC">
        <w:rPr>
          <w:b/>
          <w:bCs/>
          <w:color w:val="000000"/>
          <w:sz w:val="28"/>
          <w:szCs w:val="28"/>
        </w:rPr>
        <w:t xml:space="preserve"> xây dựng nông thôn mới, giảm nghèo bền vững và phát triển kinh tế - xã hội vùng đồng bào dân tộc thiểu số và miền núi giai đoạn 2026 - 2035, </w:t>
      </w:r>
      <w:del w:id="1023" w:author="Nội dung điều chỉnh (Claude)" w:date="2026-10-14T15:31:44Z">
        <w:r w:rsidR="00DE55FC" w:rsidRPr="00DE55FC">
          <w:rPr>
            <w:b/>
            <w:bCs/>
            <w:color w:val="000000"/>
            <w:sz w:val="28"/>
            <w:szCs w:val="28"/>
          </w:rPr>
          <w:delText xml:space="preserve">giai đoạn I: từ năm 2026</w:delText>
        </w:r>
      </w:del>
      <w:ins w:id="1024" w:author="Nội dung điều chỉnh (Claude)" w:date="2026-10-14T15:31:44Z">
        <w:r w:rsidR="00DE55FC" w:rsidRPr="00DE55FC">
          <w:rPr>
            <w:b/>
            <w:bCs/>
            <w:color w:val="000000"/>
            <w:sz w:val="28"/>
            <w:szCs w:val="28"/>
          </w:rPr>
          <w:t xml:space="preserve">giai đoạn I: Từ năm 2026</w:t>
        </w:r>
      </w:ins>
      <w:r w:rsidR="00DE55FC" w:rsidRPr="00DE55FC">
        <w:rPr>
          <w:b/>
          <w:bCs/>
          <w:color w:val="000000"/>
          <w:sz w:val="28"/>
          <w:szCs w:val="28"/>
        </w:rPr>
        <w:t xml:space="preserve"> đến năm 2030 trên địa bàn tỉnh Quảng Ngãi</w:t>
      </w:r>
      <w:r w:rsidR="00DE55FC">
        <w:rPr>
          <w:b/>
          <w:bCs/>
          <w:color w:val="000000"/>
          <w:sz w:val="28"/>
          <w:szCs w:val="28"/>
        </w:rPr>
        <w:t xml:space="preserve"> </w:t>
      </w:r>
    </w:p>
    <w:p w14:paraId="6B9D4A14" w14:textId="2C76D74F" w:rsidR="00A83D77" w:rsidRDefault="00A83D77" w:rsidP="00566F3A">
      <w:pPr>
        <w:shd w:val="clear" w:color="auto" w:fill="FFFFFF"/>
        <w:spacing w:before="60" w:after="60"/>
        <w:ind w:firstLine="720"/>
        <w:jc w:val="both"/>
        <w:rPr>
          <w:color w:val="000000"/>
          <w:sz w:val="28"/>
          <w:szCs w:val="28"/>
        </w:rPr>
      </w:pPr>
      <w:del w:id="1025" w:author="Nội dung điều chỉnh (Claude)" w:date="2026-10-14T15:31:44Z">
        <w:r>
          <w:rPr>
            <w:color w:val="000000"/>
            <w:sz w:val="28"/>
            <w:szCs w:val="28"/>
          </w:rPr>
          <w:delText xml:space="preserve">1.1. Thông tin dự án</w:delText>
        </w:r>
      </w:del>
      <w:ins w:id="1026" w:author="Nội dung điều chỉnh (Claude)" w:date="2026-10-14T15:31:44Z">
        <w:r>
          <w:rPr>
            <w:color w:val="000000"/>
            <w:sz w:val="28"/>
            <w:szCs w:val="28"/>
          </w:rPr>
          <w:t xml:space="preserve">1. Thông tin dự án</w:t>
        </w:r>
      </w:ins>
      <w:r>
        <w:rPr>
          <w:color w:val="000000"/>
          <w:sz w:val="28"/>
          <w:szCs w:val="28"/>
        </w:rPr>
        <w:t xml:space="preserve">:</w:t>
      </w:r>
    </w:p>
    <w:p w14:paraId="5903860A" w14:textId="2F1BF595"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Tên dự án:</w:t>
      </w:r>
      <w:r w:rsidR="00896D25" w:rsidRPr="00896D25">
        <w:rPr>
          <w:color w:val="000000"/>
          <w:sz w:val="28"/>
          <w:szCs w:val="28"/>
        </w:rPr>
        <w:t xml:space="preserve"> “Đầu tư, cải tạo các công trình phục vụ người học, nhà giáo</w:t>
      </w:r>
      <w:r>
        <w:rPr>
          <w:color w:val="000000"/>
          <w:sz w:val="28"/>
          <w:szCs w:val="28"/>
        </w:rPr>
        <w:t xml:space="preserve"> </w:t>
      </w:r>
      <w:r w:rsidR="00896D25" w:rsidRPr="00896D25">
        <w:rPr>
          <w:color w:val="000000"/>
          <w:sz w:val="28"/>
          <w:szCs w:val="28"/>
        </w:rPr>
        <w:t>và mua sắm bổ sung thiết bị đáp ứng mục tiêu xây dựng Trường Cao đẳng Kon</w:t>
      </w:r>
      <w:r>
        <w:rPr>
          <w:color w:val="000000"/>
          <w:sz w:val="28"/>
          <w:szCs w:val="28"/>
        </w:rPr>
        <w:t xml:space="preserve"> </w:t>
      </w:r>
      <w:r w:rsidR="00896D25" w:rsidRPr="00896D25">
        <w:rPr>
          <w:color w:val="000000"/>
          <w:sz w:val="28"/>
          <w:szCs w:val="28"/>
        </w:rPr>
        <w:t>Tum trở thành trường cao đẳng chất lượng cao giai đoạn 2026 - 2030”.</w:t>
      </w:r>
    </w:p>
    <w:p w14:paraId="773A0020" w14:textId="3046F549"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Cơ quan tổ chức chuẩn bị dự án:</w:t>
      </w:r>
      <w:r w:rsidR="00896D25" w:rsidRPr="00896D25">
        <w:rPr>
          <w:color w:val="000000"/>
          <w:sz w:val="28"/>
          <w:szCs w:val="28"/>
        </w:rPr>
        <w:t xml:space="preserve"> Trường Cao đẳng Kon Tum.</w:t>
      </w:r>
    </w:p>
    <w:p w14:paraId="11AA3518" w14:textId="768637E6"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Địa điểm thực hiện:</w:t>
      </w:r>
      <w:r w:rsidR="00896D25" w:rsidRPr="00896D25">
        <w:rPr>
          <w:color w:val="000000"/>
          <w:sz w:val="28"/>
          <w:szCs w:val="28"/>
        </w:rPr>
        <w:t xml:space="preserve"> Trong khuôn viên các cơ sở thuộc Trường Cao</w:t>
      </w:r>
      <w:r>
        <w:rPr>
          <w:color w:val="000000"/>
          <w:sz w:val="28"/>
          <w:szCs w:val="28"/>
        </w:rPr>
        <w:t xml:space="preserve"> </w:t>
      </w:r>
      <w:r w:rsidR="00896D25" w:rsidRPr="00896D25">
        <w:rPr>
          <w:color w:val="000000"/>
          <w:sz w:val="28"/>
          <w:szCs w:val="28"/>
        </w:rPr>
        <w:t>đẳng Kon Tum; phạm vi cụ thể được xác định trên cơ sở kết quả khảo sát và hồ</w:t>
      </w:r>
      <w:r>
        <w:rPr>
          <w:color w:val="000000"/>
          <w:sz w:val="28"/>
          <w:szCs w:val="28"/>
        </w:rPr>
        <w:t xml:space="preserve"> </w:t>
      </w:r>
      <w:r w:rsidR="00896D25" w:rsidRPr="00896D25">
        <w:rPr>
          <w:color w:val="000000"/>
          <w:sz w:val="28"/>
          <w:szCs w:val="28"/>
        </w:rPr>
        <w:t>sơ dự án được cấp có thẩm quyền phê duyệt.</w:t>
      </w:r>
    </w:p>
    <w:p w14:paraId="4D21A63B" w14:textId="48C60B55"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Mục tiêu đầu tư:</w:t>
      </w:r>
      <w:r w:rsidR="00896D25" w:rsidRPr="00896D25">
        <w:rPr>
          <w:color w:val="000000"/>
          <w:sz w:val="28"/>
          <w:szCs w:val="28"/>
        </w:rPr>
        <w:t xml:space="preserve"> Sửa chữa một số hạng mục công trình phục vụ nhu</w:t>
      </w:r>
      <w:r>
        <w:rPr>
          <w:color w:val="000000"/>
          <w:sz w:val="28"/>
          <w:szCs w:val="28"/>
        </w:rPr>
        <w:t xml:space="preserve"> </w:t>
      </w:r>
      <w:r w:rsidR="00896D25" w:rsidRPr="00896D25">
        <w:rPr>
          <w:color w:val="000000"/>
          <w:sz w:val="28"/>
          <w:szCs w:val="28"/>
        </w:rPr>
        <w:t>cầu ăn ở, sinh hoạt của người học; mua sắm bổ sung một số thiết bị đào tạo theo</w:t>
      </w:r>
      <w:r>
        <w:rPr>
          <w:color w:val="000000"/>
          <w:sz w:val="28"/>
          <w:szCs w:val="28"/>
        </w:rPr>
        <w:t xml:space="preserve"> </w:t>
      </w:r>
      <w:r w:rsidR="00896D25" w:rsidRPr="00896D25">
        <w:rPr>
          <w:color w:val="000000"/>
          <w:sz w:val="28"/>
          <w:szCs w:val="28"/>
        </w:rPr>
        <w:t>tiêu chuẩn, định mức nhằm khắc phục khó khăn, nâng cao chất lượng hoạt động</w:t>
      </w:r>
      <w:r>
        <w:rPr>
          <w:color w:val="000000"/>
          <w:sz w:val="28"/>
          <w:szCs w:val="28"/>
        </w:rPr>
        <w:t xml:space="preserve"> </w:t>
      </w:r>
      <w:r w:rsidR="00896D25" w:rsidRPr="00896D25">
        <w:rPr>
          <w:color w:val="000000"/>
          <w:sz w:val="28"/>
          <w:szCs w:val="28"/>
        </w:rPr>
        <w:t>giáo dục nghề nghiệp của Trường, góp phần đáp ứng mục tiêu xây dựng Trường</w:t>
      </w:r>
      <w:r>
        <w:rPr>
          <w:color w:val="000000"/>
          <w:sz w:val="28"/>
          <w:szCs w:val="28"/>
        </w:rPr>
        <w:t xml:space="preserve"> </w:t>
      </w:r>
      <w:r w:rsidR="00896D25" w:rsidRPr="00896D25">
        <w:rPr>
          <w:color w:val="000000"/>
          <w:sz w:val="28"/>
          <w:szCs w:val="28"/>
        </w:rPr>
        <w:t>Cao đẳng Kon Tum trở thành trường cao đẳng chất lượng cao giai đoạn 2026-2030.</w:t>
      </w:r>
    </w:p>
    <w:p w14:paraId="3B4E391D" w14:textId="4C9EC218"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Quy mô dự kiến:</w:t>
      </w:r>
      <w:r w:rsidR="00896D25" w:rsidRPr="00896D25">
        <w:rPr>
          <w:color w:val="000000"/>
          <w:sz w:val="28"/>
          <w:szCs w:val="28"/>
        </w:rPr>
        <w:t xml:space="preserve"> Sửa chữa, cải tạo 03 khu ký túc xá phục vụ người học</w:t>
      </w:r>
      <w:r>
        <w:rPr>
          <w:color w:val="000000"/>
          <w:sz w:val="28"/>
          <w:szCs w:val="28"/>
        </w:rPr>
        <w:t xml:space="preserve"> </w:t>
      </w:r>
      <w:r w:rsidR="00896D25" w:rsidRPr="00896D25">
        <w:rPr>
          <w:color w:val="000000"/>
          <w:sz w:val="28"/>
          <w:szCs w:val="28"/>
        </w:rPr>
        <w:t>(ký túc xá G và ký túc xá H, mỗi khu khoảng 2.640 m2 tại Trụ sở chính; ký túc</w:t>
      </w:r>
      <w:r>
        <w:rPr>
          <w:color w:val="000000"/>
          <w:sz w:val="28"/>
          <w:szCs w:val="28"/>
        </w:rPr>
        <w:t xml:space="preserve"> </w:t>
      </w:r>
      <w:r w:rsidR="00896D25" w:rsidRPr="00896D25">
        <w:rPr>
          <w:color w:val="000000"/>
          <w:sz w:val="28"/>
          <w:szCs w:val="28"/>
        </w:rPr>
        <w:t>xá khoảng 2.400 m2 tại cơ sở Khoa Kỹ thuật - Công nghệ và Đào tạo - Sát hạch</w:t>
      </w:r>
      <w:r>
        <w:rPr>
          <w:color w:val="000000"/>
          <w:sz w:val="28"/>
          <w:szCs w:val="28"/>
        </w:rPr>
        <w:t xml:space="preserve"> </w:t>
      </w:r>
      <w:r w:rsidR="00896D25" w:rsidRPr="00896D25">
        <w:rPr>
          <w:color w:val="000000"/>
          <w:sz w:val="28"/>
          <w:szCs w:val="28"/>
        </w:rPr>
        <w:t>lái xe); mua sắm bổ sung 02 mô hình (thiết bị) xe ô tô con số tự động phục vụ đào</w:t>
      </w:r>
      <w:r>
        <w:rPr>
          <w:color w:val="000000"/>
          <w:sz w:val="28"/>
          <w:szCs w:val="28"/>
        </w:rPr>
        <w:t xml:space="preserve"> </w:t>
      </w:r>
      <w:r w:rsidR="00896D25" w:rsidRPr="00896D25">
        <w:rPr>
          <w:color w:val="000000"/>
          <w:sz w:val="28"/>
          <w:szCs w:val="28"/>
        </w:rPr>
        <w:t>tạo thực hành ngành, nghề Công nghệ ô tô trình độ cao đẳng, trung cấp. Danh</w:t>
      </w:r>
      <w:r>
        <w:rPr>
          <w:color w:val="000000"/>
          <w:sz w:val="28"/>
          <w:szCs w:val="28"/>
        </w:rPr>
        <w:t xml:space="preserve"> </w:t>
      </w:r>
      <w:r w:rsidR="00896D25" w:rsidRPr="00896D25">
        <w:rPr>
          <w:color w:val="000000"/>
          <w:sz w:val="28"/>
          <w:szCs w:val="28"/>
        </w:rPr>
        <w:t>mục, khối lượng, tiêu chuẩn kỹ thuật và cơ cấu chi phí được xác định trong hồ sơ</w:t>
      </w:r>
      <w:r>
        <w:rPr>
          <w:color w:val="000000"/>
          <w:sz w:val="28"/>
          <w:szCs w:val="28"/>
        </w:rPr>
        <w:t xml:space="preserve"> </w:t>
      </w:r>
      <w:r w:rsidR="00896D25" w:rsidRPr="00896D25">
        <w:rPr>
          <w:color w:val="000000"/>
          <w:sz w:val="28"/>
          <w:szCs w:val="28"/>
        </w:rPr>
        <w:t>Báo cáo kinh tế - kỹ thuật và dự toán được thẩm định.</w:t>
      </w:r>
    </w:p>
    <w:p w14:paraId="6C9A9E3E" w14:textId="4EBBDF10"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lastRenderedPageBreak/>
        <w:t>-</w:t>
      </w:r>
      <w:r w:rsidR="00896D25" w:rsidRPr="002B1B59">
        <w:rPr>
          <w:b/>
          <w:color w:val="000000"/>
          <w:sz w:val="28"/>
          <w:szCs w:val="28"/>
        </w:rPr>
        <w:t xml:space="preserve"> Sơ bộ tổng mức đầu tư dự kiến của dự án:</w:t>
      </w:r>
      <w:r w:rsidR="00896D25" w:rsidRPr="00896D25">
        <w:rPr>
          <w:color w:val="000000"/>
          <w:sz w:val="28"/>
          <w:szCs w:val="28"/>
        </w:rPr>
        <w:t xml:space="preserve"> 24.894</w:t>
      </w:r>
      <w:r>
        <w:rPr>
          <w:color w:val="000000"/>
          <w:sz w:val="28"/>
          <w:szCs w:val="28"/>
        </w:rPr>
        <w:t xml:space="preserve"> triệu</w:t>
      </w:r>
      <w:r w:rsidR="00896D25" w:rsidRPr="00896D25">
        <w:rPr>
          <w:color w:val="000000"/>
          <w:sz w:val="28"/>
          <w:szCs w:val="28"/>
        </w:rPr>
        <w:t xml:space="preserve"> đồng (bằng</w:t>
      </w:r>
      <w:r>
        <w:rPr>
          <w:color w:val="000000"/>
          <w:sz w:val="28"/>
          <w:szCs w:val="28"/>
        </w:rPr>
        <w:t xml:space="preserve"> </w:t>
      </w:r>
      <w:r w:rsidR="00896D25" w:rsidRPr="00896D25">
        <w:rPr>
          <w:color w:val="000000"/>
          <w:sz w:val="28"/>
          <w:szCs w:val="28"/>
        </w:rPr>
        <w:t>chữ: Hai mươi bốn tỷ tám trăm chín mươi bốn triệu đồng). Dự án thuộc nhóm C</w:t>
      </w:r>
      <w:r>
        <w:rPr>
          <w:color w:val="000000"/>
          <w:sz w:val="28"/>
          <w:szCs w:val="28"/>
        </w:rPr>
        <w:t xml:space="preserve"> </w:t>
      </w:r>
      <w:r w:rsidR="00896D25" w:rsidRPr="00896D25">
        <w:rPr>
          <w:color w:val="000000"/>
          <w:sz w:val="28"/>
          <w:szCs w:val="28"/>
        </w:rPr>
        <w:t>theo quy định tại khoản 4 Điều 11 của Luật Đầu tư công.</w:t>
      </w:r>
    </w:p>
    <w:p w14:paraId="1787571A" w14:textId="7D877D84"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Nguồn vốn dự kiến của dự án:</w:t>
      </w:r>
      <w:r w:rsidR="00896D25" w:rsidRPr="00896D25">
        <w:rPr>
          <w:color w:val="000000"/>
          <w:sz w:val="28"/>
          <w:szCs w:val="28"/>
        </w:rPr>
        <w:t xml:space="preserve"> Vốn đầu tư thuộc Chương trình; cơ cấu</w:t>
      </w:r>
      <w:r w:rsidR="0046533A">
        <w:rPr>
          <w:color w:val="000000"/>
          <w:sz w:val="28"/>
          <w:szCs w:val="28"/>
        </w:rPr>
        <w:t xml:space="preserve"> </w:t>
      </w:r>
      <w:r w:rsidR="00896D25" w:rsidRPr="00896D25">
        <w:rPr>
          <w:color w:val="000000"/>
          <w:sz w:val="28"/>
          <w:szCs w:val="28"/>
        </w:rPr>
        <w:t>ngân sách trung ương và ngân</w:t>
      </w:r>
      <w:bookmarkStart w:id="0" w:name="_GoBack"/>
      <w:bookmarkEnd w:id="0"/>
      <w:r w:rsidR="00896D25" w:rsidRPr="00896D25">
        <w:rPr>
          <w:color w:val="000000"/>
          <w:sz w:val="28"/>
          <w:szCs w:val="28"/>
        </w:rPr>
        <w:t xml:space="preserve"> sách địa phương được xác định theo kế hoạch vốn</w:t>
      </w:r>
      <w:r w:rsidR="0046533A">
        <w:rPr>
          <w:color w:val="000000"/>
          <w:sz w:val="28"/>
          <w:szCs w:val="28"/>
        </w:rPr>
        <w:t xml:space="preserve"> </w:t>
      </w:r>
      <w:r w:rsidR="00896D25" w:rsidRPr="00896D25">
        <w:rPr>
          <w:color w:val="000000"/>
          <w:sz w:val="28"/>
          <w:szCs w:val="28"/>
        </w:rPr>
        <w:t>do cấp có thẩm quyền giao (Chương trình mục tiêu quốc gia xây dựng nông thôn</w:t>
      </w:r>
      <w:r w:rsidR="0046533A">
        <w:rPr>
          <w:color w:val="000000"/>
          <w:sz w:val="28"/>
          <w:szCs w:val="28"/>
        </w:rPr>
        <w:t xml:space="preserve"> </w:t>
      </w:r>
      <w:r w:rsidR="00896D25" w:rsidRPr="00896D25">
        <w:rPr>
          <w:color w:val="000000"/>
          <w:sz w:val="28"/>
          <w:szCs w:val="28"/>
        </w:rPr>
        <w:t>mới, giảm nghèo bền vững và phát triển kinh tế - xã hội vùng đồng bào dân tộc</w:t>
      </w:r>
      <w:r w:rsidR="0046533A">
        <w:rPr>
          <w:color w:val="000000"/>
          <w:sz w:val="28"/>
          <w:szCs w:val="28"/>
        </w:rPr>
        <w:t xml:space="preserve"> </w:t>
      </w:r>
      <w:r w:rsidR="00896D25" w:rsidRPr="00896D25">
        <w:rPr>
          <w:color w:val="000000"/>
          <w:sz w:val="28"/>
          <w:szCs w:val="28"/>
        </w:rPr>
        <w:t>thiểu số và miền núi giai đoạn 2026 - 2035, giai đoạn I: Từ năm 2026 đến năm</w:t>
      </w:r>
      <w:r w:rsidR="0046533A">
        <w:rPr>
          <w:color w:val="000000"/>
          <w:sz w:val="28"/>
          <w:szCs w:val="28"/>
        </w:rPr>
        <w:t xml:space="preserve"> </w:t>
      </w:r>
      <w:r w:rsidR="00896D25" w:rsidRPr="00896D25">
        <w:rPr>
          <w:color w:val="000000"/>
          <w:sz w:val="28"/>
          <w:szCs w:val="28"/>
        </w:rPr>
        <w:t xml:space="preserve">2030). </w:t>
      </w:r>
      <w:del w:id="1030" w:author="Nội dung điều chỉnh (Claude)" w:date="2026-10-14T15:31:44Z">
        <w:r w:rsidR="00896D25" w:rsidRPr="00896D25">
          <w:rPr>
            <w:color w:val="000000"/>
            <w:sz w:val="28"/>
            <w:szCs w:val="28"/>
          </w:rPr>
          <w:delText xml:space="preserve">Việc sử dụng vốn chỉ được thực hiện sau khi có quyết định giao kế hoạch</w:delText>
        </w:r>
      </w:del>
      <w:del w:id="1031" w:author="Nội dung điều chỉnh (Claude)" w:date="2026-10-14T15:31:44Z">
        <w:r w:rsidR="0046533A">
          <w:rPr>
            <w:color w:val="000000"/>
            <w:sz w:val="28"/>
            <w:szCs w:val="28"/>
          </w:rPr>
          <w:delText xml:space="preserve"> </w:delText>
        </w:r>
      </w:del>
      <w:del w:id="1032" w:author="Nội dung điều chỉnh (Claude)" w:date="2026-10-14T15:31:44Z">
        <w:r w:rsidR="00896D25" w:rsidRPr="00896D25">
          <w:rPr>
            <w:color w:val="000000"/>
            <w:sz w:val="28"/>
            <w:szCs w:val="28"/>
          </w:rPr>
          <w:delText>vốn của cấp có thẩm quyền.</w:delText>
        </w:r>
      </w:del>
      <w:ins w:id="1033" w:author="Nội dung điều chỉnh (Claude)" w:date="2026-10-14T15:31:44Z">
        <w:r w:rsidR="00896D25" w:rsidRPr="00896D25">
          <w:rPr>
            <w:color w:val="000000"/>
            <w:sz w:val="28"/>
            <w:szCs w:val="28"/>
          </w:rPr>
          <w:t xml:space="preserve">Kế hoạch vốn năm 2026 do Ủy ban nhân dân tỉnh giao tại Quyết định số 805/QĐ-UBND ngày 11/9/2026 và được Trường phân bổ chi tiết tại Quyết định số 2161/QĐ-CĐKT ngày 29/9/2026.</w:t>
        </w:r>
      </w:ins>
    </w:p>
    <w:p w14:paraId="106C766A" w14:textId="29D1E5D5" w:rsidR="00A83D77" w:rsidRDefault="0046533A" w:rsidP="00896D25">
      <w:pPr>
        <w:shd w:val="clear" w:color="auto" w:fill="FFFFFF"/>
        <w:spacing w:before="60" w:after="60"/>
        <w:ind w:firstLine="720"/>
        <w:jc w:val="both"/>
        <w:rPr>
          <w:color w:val="000000"/>
          <w:sz w:val="28"/>
          <w:szCs w:val="28"/>
        </w:rPr>
      </w:pPr>
      <w:r w:rsidRPr="0046533A">
        <w:rPr>
          <w:b/>
          <w:color w:val="000000"/>
          <w:sz w:val="28"/>
          <w:szCs w:val="28"/>
        </w:rPr>
        <w:t>-</w:t>
      </w:r>
      <w:r w:rsidR="00896D25" w:rsidRPr="0046533A">
        <w:rPr>
          <w:b/>
          <w:color w:val="000000"/>
          <w:sz w:val="28"/>
          <w:szCs w:val="28"/>
        </w:rPr>
        <w:t xml:space="preserve"> Thời gian thực hiện dự án dự kiến:</w:t>
      </w:r>
      <w:r w:rsidR="00896D25" w:rsidRPr="00896D25">
        <w:rPr>
          <w:color w:val="000000"/>
          <w:sz w:val="28"/>
          <w:szCs w:val="28"/>
        </w:rPr>
        <w:t xml:space="preserve"> Giai đoạn 2026-2030.</w:t>
      </w:r>
    </w:p>
    <w:p w14:paraId="106C766A" w14:textId="29D1E5D5" w:rsidR="00A83D77" w:rsidRDefault="0046533A" w:rsidP="00896D25">
      <w:pPr>
        <w:shd w:val="clear" w:color="auto" w:fill="FFFFFF"/>
        <w:spacing w:before="60" w:after="60"/>
        <w:ind w:firstLine="720"/>
        <w:jc w:val="both"/>
        <w:rPr>
          <w:color w:val="000000"/>
          <w:sz w:val="28"/>
          <w:szCs w:val="28"/>
        </w:rPr>
      </w:pPr>
      <w:ins w:id="1034" w:author="Nội dung bổ sung (Claude)" w:date="2026-10-14T15:31:44Z">
        <w:r w:rsidRPr="0046533A">
          <w:rPr>
            <w:b/>
            <w:color w:val="000000"/>
            <w:sz w:val="28"/>
            <w:szCs w:val="28"/>
          </w:rPr>
          <w:t xml:space="preserve">- Tình trạng dự án:</w:t>
        </w:r>
        <w:r w:rsidRPr="0046533A">
          <w:rPr>
            <w:color w:val="000000"/>
            <w:sz w:val="28"/>
            <w:szCs w:val="28"/>
          </w:rPr>
          <w:t xml:space="preserve"> Dự án đang trong giai đoạn chuẩn bị đầu tư, chưa được cấp có thẩm quyền phê duyệt dự án.</w:t>
        </w:r>
      </w:ins>
    </w:p>
    <w:p w14:paraId="37F5F9D2" w14:textId="2391D3CB" w:rsidR="00A83D77" w:rsidRDefault="00A83D77" w:rsidP="00566F3A">
      <w:pPr>
        <w:shd w:val="clear" w:color="auto" w:fill="FFFFFF"/>
        <w:spacing w:before="60" w:after="60"/>
        <w:ind w:firstLine="720"/>
        <w:jc w:val="both"/>
        <w:rPr>
          <w:color w:val="000000"/>
          <w:sz w:val="28"/>
          <w:szCs w:val="28"/>
        </w:rPr>
      </w:pPr>
      <w:del w:id="1027" w:author="Nội dung điều chỉnh (Claude)" w:date="2026-10-14T15:31:44Z">
        <w:r>
          <w:rPr>
            <w:color w:val="000000"/>
            <w:sz w:val="28"/>
            <w:szCs w:val="28"/>
          </w:rPr>
          <w:delText xml:space="preserve">1.2. </w:delText>
        </w:r>
      </w:del>
      <w:del w:id="1028" w:author="Nội dung điều chỉnh (Claude)" w:date="2026-10-14T15:31:44Z">
        <w:r w:rsidRPr="0046776A">
          <w:rPr>
            <w:color w:val="000000"/>
            <w:sz w:val="28"/>
            <w:szCs w:val="28"/>
          </w:rPr>
          <w:delText>Giải ngân vốn đầu tư công kế hoạch năm:</w:delText>
        </w:r>
      </w:del>
      <w:ins w:id="1029" w:author="Nội dung điều chỉnh (Claude)" w:date="2026-10-14T15:31:44Z">
        <w:r>
          <w:rPr>
            <w:color w:val="000000"/>
            <w:sz w:val="28"/>
            <w:szCs w:val="28"/>
          </w:rPr>
          <w:t xml:space="preserve">2. Giải ngân vốn đầu tư công kế hoạch năm 2026:</w:t>
        </w:r>
      </w:ins>
    </w:p>
    <w:p w14:paraId="1A178AC3" w14:textId="38D201D6" w:rsidR="00C30AF2" w:rsidRDefault="0072067E" w:rsidP="00566F3A">
      <w:pPr>
        <w:shd w:val="clear" w:color="auto" w:fill="FFFFFF"/>
        <w:spacing w:before="60" w:after="60"/>
        <w:ind w:firstLine="720"/>
        <w:jc w:val="both"/>
        <w:rPr>
          <w:iCs/>
          <w:color w:val="000000"/>
          <w:sz w:val="28"/>
          <w:szCs w:val="28"/>
        </w:rPr>
      </w:pPr>
      <w:r w:rsidRPr="0046776A">
        <w:rPr>
          <w:color w:val="000000"/>
          <w:sz w:val="28"/>
          <w:szCs w:val="28"/>
        </w:rPr>
        <w:t xml:space="preserve">- </w:t>
      </w:r>
      <w:del w:id="1035" w:author="Nội dung điều chỉnh (Claude)" w:date="2026-10-14T15:31:44Z">
        <w:r w:rsidRPr="0046776A">
          <w:rPr>
            <w:color w:val="000000"/>
            <w:sz w:val="28"/>
            <w:szCs w:val="28"/>
          </w:rPr>
          <w:delText xml:space="preserve">Tổng số vốn được giao trong năm </w:delText>
        </w:r>
      </w:del>
      <w:del w:id="1036" w:author="Nội dung điều chỉnh (Claude)" w:date="2026-10-14T15:31:44Z">
        <w:r w:rsidR="00C30AF2">
          <w:rPr>
            <w:color w:val="000000"/>
            <w:sz w:val="28"/>
            <w:szCs w:val="28"/>
          </w:rPr>
          <w:delText>2026</w:delText>
        </w:r>
      </w:del>
      <w:del w:id="1037" w:author="Nội dung điều chỉnh (Claude)" w:date="2026-10-14T15:31:44Z">
        <w:r w:rsidRPr="0046776A">
          <w:rPr>
            <w:color w:val="000000"/>
            <w:sz w:val="28"/>
            <w:szCs w:val="28"/>
          </w:rPr>
          <w:delText>:</w:delText>
        </w:r>
      </w:del>
      <w:del w:id="1038" w:author="Nội dung điều chỉnh (Claude)" w:date="2026-10-14T15:31:44Z">
        <w:r>
          <w:rPr>
            <w:color w:val="000000"/>
            <w:sz w:val="28"/>
            <w:szCs w:val="28"/>
          </w:rPr>
          <w:delText xml:space="preserve"> </w:delText>
        </w:r>
      </w:del>
      <w:ins w:id="1039" w:author="Nội dung điều chỉnh (Claude)" w:date="2026-10-14T15:31:44Z">
        <w:r w:rsidRPr="0046776A">
          <w:rPr>
            <w:color w:val="000000"/>
            <w:sz w:val="28"/>
            <w:szCs w:val="28"/>
          </w:rPr>
          <w:t xml:space="preserve">Tổng số vốn được giao trong năm 2026: 260 triệu đồng, trong đó vốn kế hoạch năm trước được phép kéo dài thời hạn giải ngân: Không có; vốn kế hoạch năm: 260 triệu đồng, cụ thể: </w:t>
        </w:r>
      </w:ins>
      <w:r w:rsidR="00C30AF2">
        <w:rPr>
          <w:color w:val="000000"/>
          <w:sz w:val="28"/>
          <w:szCs w:val="28"/>
        </w:rPr>
        <w:t>S</w:t>
      </w:r>
      <w:r w:rsidR="00C30AF2" w:rsidRPr="0046776A">
        <w:rPr>
          <w:iCs/>
          <w:color w:val="000000"/>
          <w:sz w:val="28"/>
          <w:szCs w:val="28"/>
        </w:rPr>
        <w:t xml:space="preserve">ố vốn kế hoạch </w:t>
      </w:r>
      <w:r w:rsidR="00C30AF2" w:rsidRPr="0046776A">
        <w:rPr>
          <w:color w:val="000000"/>
          <w:sz w:val="28"/>
          <w:szCs w:val="28"/>
        </w:rPr>
        <w:t xml:space="preserve">Ủy ban nhân dân </w:t>
      </w:r>
      <w:r w:rsidR="00C30AF2" w:rsidRPr="0046776A">
        <w:rPr>
          <w:rStyle w:val="BodyTextChar1"/>
          <w:color w:val="000000"/>
          <w:lang w:eastAsia="vi-VN"/>
        </w:rPr>
        <w:t>tỉnh</w:t>
      </w:r>
      <w:r w:rsidR="00C30AF2" w:rsidRPr="0046776A">
        <w:rPr>
          <w:iCs/>
          <w:color w:val="000000"/>
          <w:sz w:val="28"/>
          <w:szCs w:val="28"/>
        </w:rPr>
        <w:t xml:space="preserve"> giao là</w:t>
      </w:r>
      <w:r w:rsidR="00C30AF2" w:rsidRPr="00C30AF2">
        <w:rPr>
          <w:b/>
          <w:color w:val="000000"/>
          <w:sz w:val="28"/>
          <w:szCs w:val="28"/>
        </w:rPr>
        <w:t xml:space="preserve"> </w:t>
      </w:r>
      <w:r w:rsidRPr="00C30AF2">
        <w:rPr>
          <w:b/>
          <w:color w:val="000000"/>
          <w:sz w:val="28"/>
          <w:szCs w:val="28"/>
        </w:rPr>
        <w:t>260 triệu đồng</w:t>
      </w:r>
      <w:r w:rsidRPr="0046776A">
        <w:rPr>
          <w:iCs/>
          <w:color w:val="000000"/>
          <w:sz w:val="28"/>
          <w:szCs w:val="28"/>
        </w:rPr>
        <w:t xml:space="preserve"> (ngân sách trung ương</w:t>
      </w:r>
      <w:r w:rsidR="00C30AF2">
        <w:rPr>
          <w:iCs/>
          <w:color w:val="000000"/>
          <w:sz w:val="28"/>
          <w:szCs w:val="28"/>
        </w:rPr>
        <w:t xml:space="preserve"> 200 triệu đồng</w:t>
      </w:r>
      <w:r w:rsidRPr="0046776A">
        <w:rPr>
          <w:iCs/>
          <w:color w:val="000000"/>
          <w:sz w:val="28"/>
          <w:szCs w:val="28"/>
        </w:rPr>
        <w:t>, ngân sách địa phương</w:t>
      </w:r>
      <w:r w:rsidR="00C30AF2">
        <w:rPr>
          <w:iCs/>
          <w:color w:val="000000"/>
          <w:sz w:val="28"/>
          <w:szCs w:val="28"/>
        </w:rPr>
        <w:t xml:space="preserve"> 60 triệu đồng</w:t>
      </w:r>
      <w:r w:rsidRPr="0046776A">
        <w:rPr>
          <w:iCs/>
          <w:color w:val="000000"/>
          <w:sz w:val="28"/>
          <w:szCs w:val="28"/>
        </w:rPr>
        <w:t>); số vốn kế hoạch đơn vị triển khai là</w:t>
      </w:r>
      <w:r w:rsidR="00C30AF2">
        <w:rPr>
          <w:iCs/>
          <w:color w:val="000000"/>
          <w:sz w:val="28"/>
          <w:szCs w:val="28"/>
        </w:rPr>
        <w:t xml:space="preserve"> </w:t>
      </w:r>
      <w:r w:rsidR="00C30AF2" w:rsidRPr="00C30AF2">
        <w:rPr>
          <w:b/>
          <w:color w:val="000000"/>
          <w:sz w:val="28"/>
          <w:szCs w:val="28"/>
        </w:rPr>
        <w:t>260 triệu đồng</w:t>
      </w:r>
      <w:r w:rsidR="00C30AF2" w:rsidRPr="0046776A">
        <w:rPr>
          <w:iCs/>
          <w:color w:val="000000"/>
          <w:sz w:val="28"/>
          <w:szCs w:val="28"/>
        </w:rPr>
        <w:t xml:space="preserve"> (ngân sách trung ương</w:t>
      </w:r>
      <w:r w:rsidR="00C30AF2">
        <w:rPr>
          <w:iCs/>
          <w:color w:val="000000"/>
          <w:sz w:val="28"/>
          <w:szCs w:val="28"/>
        </w:rPr>
        <w:t xml:space="preserve"> 200 triệu đồng</w:t>
      </w:r>
      <w:r w:rsidR="00C30AF2" w:rsidRPr="0046776A">
        <w:rPr>
          <w:iCs/>
          <w:color w:val="000000"/>
          <w:sz w:val="28"/>
          <w:szCs w:val="28"/>
        </w:rPr>
        <w:t>, ngân sách địa phương</w:t>
      </w:r>
      <w:r w:rsidR="00C30AF2">
        <w:rPr>
          <w:iCs/>
          <w:color w:val="000000"/>
          <w:sz w:val="28"/>
          <w:szCs w:val="28"/>
        </w:rPr>
        <w:t xml:space="preserve"> 60 triệu đồng</w:t>
      </w:r>
      <w:r w:rsidR="00C30AF2" w:rsidRPr="0046776A">
        <w:rPr>
          <w:iCs/>
          <w:color w:val="000000"/>
          <w:sz w:val="28"/>
          <w:szCs w:val="28"/>
        </w:rPr>
        <w:t>)</w:t>
      </w:r>
      <w:r w:rsidR="00C30AF2">
        <w:rPr>
          <w:iCs/>
          <w:color w:val="000000"/>
          <w:sz w:val="28"/>
          <w:szCs w:val="28"/>
        </w:rPr>
        <w:t>.</w:t>
      </w:r>
    </w:p>
    <w:p w14:paraId="38A0F0FA" w14:textId="2022CAD6" w:rsidR="0072067E" w:rsidRPr="0046776A" w:rsidRDefault="0072067E" w:rsidP="00566F3A">
      <w:pPr>
        <w:shd w:val="clear" w:color="auto" w:fill="FFFFFF"/>
        <w:spacing w:before="60" w:after="60"/>
        <w:ind w:firstLine="720"/>
        <w:jc w:val="both"/>
        <w:rPr>
          <w:color w:val="000000"/>
          <w:sz w:val="28"/>
          <w:szCs w:val="28"/>
        </w:rPr>
      </w:pPr>
      <w:r w:rsidRPr="0046776A">
        <w:rPr>
          <w:color w:val="000000"/>
          <w:sz w:val="28"/>
          <w:szCs w:val="28"/>
        </w:rPr>
        <w:t xml:space="preserve">- Lũy kế giải ngân vốn từ đầu năm </w:t>
      </w:r>
      <w:del w:id="1040" w:author="Nội dung điều chỉnh (Claude)" w:date="2026-10-14T15:31:44Z">
        <w:r w:rsidRPr="0046776A">
          <w:rPr>
            <w:color w:val="000000"/>
            <w:sz w:val="28"/>
            <w:szCs w:val="28"/>
          </w:rPr>
          <w:delText xml:space="preserve">đến hết tháng </w:delText>
        </w:r>
      </w:del>
      <w:del w:id="1041" w:author="Nội dung điều chỉnh (Claude)" w:date="2026-10-14T15:31:44Z">
        <w:r w:rsidR="007B2447">
          <w:rPr>
            <w:color w:val="000000"/>
            <w:sz w:val="28"/>
            <w:szCs w:val="28"/>
          </w:rPr>
          <w:delText>9</w:delText>
        </w:r>
      </w:del>
      <w:del w:id="1042" w:author="Nội dung điều chỉnh (Claude)" w:date="2026-10-14T15:31:44Z">
        <w:r w:rsidRPr="0046776A">
          <w:rPr>
            <w:color w:val="000000"/>
            <w:sz w:val="28"/>
            <w:szCs w:val="28"/>
          </w:rPr>
          <w:delText>:</w:delText>
        </w:r>
      </w:del>
      <w:del w:id="1043" w:author="Nội dung điều chỉnh (Claude)" w:date="2026-10-14T15:31:44Z">
        <w:r w:rsidR="007B2447">
          <w:rPr>
            <w:color w:val="000000"/>
            <w:sz w:val="28"/>
            <w:szCs w:val="28"/>
          </w:rPr>
          <w:delText xml:space="preserve"> </w:delText>
        </w:r>
      </w:del>
      <w:del w:id="1044" w:author="Nội dung điều chỉnh (Claude)" w:date="2026-10-14T15:31:44Z">
        <w:r w:rsidR="007B2447" w:rsidRPr="007A7272">
          <w:rPr>
            <w:b/>
            <w:color w:val="000000"/>
            <w:sz w:val="28"/>
            <w:szCs w:val="28"/>
          </w:rPr>
          <w:delText xml:space="preserve">0 </w:delText>
        </w:r>
      </w:del>
      <w:del w:id="1045" w:author="Nội dung điều chỉnh (Claude)" w:date="2026-10-14T15:31:44Z">
        <w:r w:rsidR="007A7272" w:rsidRPr="007A7272">
          <w:rPr>
            <w:b/>
            <w:color w:val="000000"/>
            <w:sz w:val="28"/>
            <w:szCs w:val="28"/>
          </w:rPr>
          <w:delText>đồng</w:delText>
        </w:r>
      </w:del>
      <w:ins w:id="1046" w:author="Nội dung điều chỉnh (Claude)" w:date="2026-10-14T15:31:44Z">
        <w:r w:rsidRPr="0046776A">
          <w:rPr>
            <w:color w:val="000000"/>
            <w:sz w:val="28"/>
            <w:szCs w:val="28"/>
          </w:rPr>
          <w:t xml:space="preserve">đến hết tháng 8: 0 triệu đồng</w:t>
        </w:r>
      </w:ins>
      <w:r w:rsidRPr="0046776A">
        <w:rPr>
          <w:color w:val="000000"/>
          <w:sz w:val="28"/>
          <w:szCs w:val="28"/>
        </w:rPr>
        <w:t>, đạt</w:t>
      </w:r>
      <w:r w:rsidR="007A7272">
        <w:rPr>
          <w:color w:val="000000"/>
          <w:sz w:val="28"/>
          <w:szCs w:val="28"/>
        </w:rPr>
        <w:t xml:space="preserve"> 0</w:t>
      </w:r>
      <w:r w:rsidRPr="0046776A">
        <w:rPr>
          <w:color w:val="000000"/>
          <w:sz w:val="28"/>
          <w:szCs w:val="28"/>
        </w:rPr>
        <w:t xml:space="preserve">% so với kế hoạch Ủy ban nhân dân </w:t>
      </w:r>
      <w:r w:rsidRPr="0046776A">
        <w:rPr>
          <w:rStyle w:val="BodyTextChar1"/>
          <w:color w:val="000000"/>
          <w:lang w:eastAsia="vi-VN"/>
        </w:rPr>
        <w:t>tỉnh</w:t>
      </w:r>
      <w:r w:rsidRPr="0046776A">
        <w:rPr>
          <w:color w:val="000000"/>
          <w:sz w:val="28"/>
          <w:szCs w:val="28"/>
        </w:rPr>
        <w:t xml:space="preserve"> giao, trong đó:</w:t>
      </w:r>
    </w:p>
    <w:p w14:paraId="38A0F0FA" w14:textId="2022CAD6" w:rsidR="0072067E" w:rsidRPr="0046776A" w:rsidRDefault="0072067E" w:rsidP="00566F3A">
      <w:pPr>
        <w:shd w:val="clear" w:color="auto" w:fill="FFFFFF"/>
        <w:spacing w:before="60" w:after="60"/>
        <w:ind w:firstLine="720"/>
        <w:jc w:val="both"/>
        <w:rPr>
          <w:color w:val="000000"/>
          <w:sz w:val="28"/>
          <w:szCs w:val="28"/>
        </w:rPr>
      </w:pPr>
      <w:ins w:id="1048" w:author="Nội dung bổ sung (Claude)" w:date="2026-10-14T15:31:44Z">
        <w:r w:rsidRPr="0046776A">
          <w:rPr>
            <w:color w:val="000000"/>
            <w:sz w:val="28"/>
            <w:szCs w:val="28"/>
          </w:rPr>
          <w:t xml:space="preserve">+ Giải ngân vốn kế hoạch năm trước được phép kéo dài: Không có.</w:t>
        </w:r>
      </w:ins>
    </w:p>
    <w:p w14:paraId="38A0F0FA" w14:textId="2022CAD6" w:rsidR="0072067E" w:rsidRPr="0046776A" w:rsidRDefault="0072067E" w:rsidP="00566F3A">
      <w:pPr>
        <w:shd w:val="clear" w:color="auto" w:fill="FFFFFF"/>
        <w:spacing w:before="60" w:after="60"/>
        <w:ind w:firstLine="720"/>
        <w:jc w:val="both"/>
        <w:rPr>
          <w:color w:val="000000"/>
          <w:sz w:val="28"/>
          <w:szCs w:val="28"/>
        </w:rPr>
      </w:pPr>
      <w:ins w:id="1047" w:author="Nội dung bổ sung (Claude)" w:date="2026-10-14T15:31:44Z">
        <w:r w:rsidRPr="0046776A">
          <w:rPr>
            <w:color w:val="000000"/>
            <w:sz w:val="28"/>
            <w:szCs w:val="28"/>
          </w:rPr>
          <w:t xml:space="preserve">+ Giải ngân vốn kế hoạch năm: 0 triệu đồng, đạt 0% kế hoạch giao (bao gồm: (i) nguồn vốn được kiểm soát, giải ngân qua Kho bạc Nhà nước: 0 triệu đồng; (ii) nguồn vốn do các đơn vị khác được giao kiểm soát, giải ngân: Không có).</w:t>
        </w:r>
      </w:ins>
    </w:p>
    <w:p w14:paraId="5B458F49" w14:textId="71CC353A" w:rsidR="0072067E" w:rsidRPr="0046776A" w:rsidRDefault="0072067E" w:rsidP="007A7272">
      <w:pPr>
        <w:shd w:val="clear" w:color="auto" w:fill="FFFFFF"/>
        <w:spacing w:before="60" w:after="60"/>
        <w:ind w:firstLine="720"/>
        <w:jc w:val="both"/>
        <w:rPr>
          <w:color w:val="000000"/>
          <w:sz w:val="28"/>
          <w:szCs w:val="28"/>
        </w:rPr>
      </w:pPr>
      <w:r w:rsidRPr="0046776A">
        <w:rPr>
          <w:color w:val="000000"/>
          <w:sz w:val="28"/>
          <w:szCs w:val="28"/>
        </w:rPr>
        <w:t xml:space="preserve">- Ước lũy kế giải ngân vốn từ đầu năm </w:t>
      </w:r>
      <w:del w:id="1049" w:author="Nội dung điều chỉnh (Claude)" w:date="2026-10-14T15:31:44Z">
        <w:r w:rsidRPr="0046776A">
          <w:rPr>
            <w:color w:val="000000"/>
            <w:sz w:val="28"/>
            <w:szCs w:val="28"/>
          </w:rPr>
          <w:delText xml:space="preserve">đến hết tháng báo cáo:</w:delText>
        </w:r>
      </w:del>
      <w:del w:id="1050" w:author="Nội dung điều chỉnh (Claude)" w:date="2026-10-14T15:31:44Z">
        <w:r w:rsidR="007A7272">
          <w:rPr>
            <w:color w:val="000000"/>
            <w:sz w:val="28"/>
            <w:szCs w:val="28"/>
          </w:rPr>
          <w:delText xml:space="preserve"> </w:delText>
        </w:r>
      </w:del>
      <w:del w:id="1051" w:author="Nội dung điều chỉnh (Claude)" w:date="2026-10-14T15:31:44Z">
        <w:r w:rsidR="007A7272" w:rsidRPr="007A7272">
          <w:rPr>
            <w:b/>
            <w:color w:val="000000"/>
            <w:sz w:val="28"/>
            <w:szCs w:val="28"/>
          </w:rPr>
          <w:delText>0 đồng</w:delText>
        </w:r>
      </w:del>
      <w:ins w:id="1052" w:author="Nội dung điều chỉnh (Claude)" w:date="2026-10-14T15:31:44Z">
        <w:r w:rsidRPr="0046776A">
          <w:rPr>
            <w:color w:val="000000"/>
            <w:sz w:val="28"/>
            <w:szCs w:val="28"/>
          </w:rPr>
          <w:t xml:space="preserve">đến hết tháng 9 (tháng báo cáo): 0 triệu đồng</w:t>
        </w:r>
      </w:ins>
      <w:r w:rsidR="007A7272" w:rsidRPr="0046776A">
        <w:rPr>
          <w:color w:val="000000"/>
          <w:sz w:val="28"/>
          <w:szCs w:val="28"/>
        </w:rPr>
        <w:t>, đạt</w:t>
      </w:r>
      <w:r w:rsidR="007A7272">
        <w:rPr>
          <w:color w:val="000000"/>
          <w:sz w:val="28"/>
          <w:szCs w:val="28"/>
        </w:rPr>
        <w:t xml:space="preserve"> 0</w:t>
      </w:r>
      <w:r w:rsidR="007A7272" w:rsidRPr="0046776A">
        <w:rPr>
          <w:color w:val="000000"/>
          <w:sz w:val="28"/>
          <w:szCs w:val="28"/>
        </w:rPr>
        <w:t>%</w:t>
      </w:r>
      <w:r w:rsidRPr="0046776A">
        <w:rPr>
          <w:color w:val="000000"/>
          <w:sz w:val="28"/>
          <w:szCs w:val="28"/>
        </w:rPr>
        <w:t xml:space="preserve"> so với kế hoạch Ủy ban nhân dân </w:t>
      </w:r>
      <w:del w:id="1053" w:author="Nội dung điều chỉnh (Claude)" w:date="2026-10-14T15:31:44Z">
        <w:r w:rsidRPr="0046776A">
          <w:rPr>
            <w:rStyle w:val="BodyTextChar1"/>
            <w:color w:val="000000"/>
            <w:lang w:eastAsia="vi-VN"/>
          </w:rPr>
          <w:delText>tỉnh</w:delText>
        </w:r>
      </w:del>
      <w:del w:id="1054" w:author="Nội dung điều chỉnh (Claude)" w:date="2026-10-14T15:31:44Z">
        <w:r w:rsidRPr="0046776A">
          <w:rPr>
            <w:color w:val="000000"/>
            <w:sz w:val="28"/>
            <w:szCs w:val="28"/>
          </w:rPr>
          <w:delText xml:space="preserve"> giao</w:delText>
        </w:r>
      </w:del>
      <w:del w:id="1055" w:author="Nội dung điều chỉnh (Claude)" w:date="2026-10-14T15:31:44Z">
        <w:r w:rsidR="007A7272">
          <w:rPr>
            <w:color w:val="000000"/>
            <w:sz w:val="28"/>
            <w:szCs w:val="28"/>
          </w:rPr>
          <w:delText>.</w:delText>
        </w:r>
      </w:del>
      <w:ins w:id="1056" w:author="Nội dung điều chỉnh (Claude)" w:date="2026-10-14T15:31:44Z">
        <w:r w:rsidRPr="0046776A">
          <w:rPr>
            <w:rStyle w:val="BodyTextChar1"/>
            <w:color w:val="000000"/>
            <w:lang w:eastAsia="vi-VN"/>
          </w:rPr>
          <w:t xml:space="preserve">tỉnh giao, trong đó:</w:t>
        </w:r>
      </w:ins>
    </w:p>
    <w:p w14:paraId="5B458F49" w14:textId="71CC353A" w:rsidR="0072067E" w:rsidRPr="0046776A" w:rsidRDefault="0072067E" w:rsidP="007A7272">
      <w:pPr>
        <w:shd w:val="clear" w:color="auto" w:fill="FFFFFF"/>
        <w:spacing w:before="60" w:after="60"/>
        <w:ind w:firstLine="720"/>
        <w:jc w:val="both"/>
        <w:rPr>
          <w:color w:val="000000"/>
          <w:sz w:val="28"/>
          <w:szCs w:val="28"/>
        </w:rPr>
      </w:pPr>
      <w:ins w:id="1058" w:author="Nội dung bổ sung (Claude)" w:date="2026-10-14T15:31:44Z">
        <w:r w:rsidRPr="0046776A">
          <w:rPr>
            <w:color w:val="000000"/>
            <w:sz w:val="28"/>
            <w:szCs w:val="28"/>
          </w:rPr>
          <w:t xml:space="preserve">+ Giải ngân vốn kế hoạch năm trước được phép kéo dài: Không có.</w:t>
        </w:r>
      </w:ins>
    </w:p>
    <w:p w14:paraId="5B458F49" w14:textId="71CC353A" w:rsidR="0072067E" w:rsidRPr="0046776A" w:rsidRDefault="0072067E" w:rsidP="007A7272">
      <w:pPr>
        <w:shd w:val="clear" w:color="auto" w:fill="FFFFFF"/>
        <w:spacing w:before="60" w:after="60"/>
        <w:ind w:firstLine="720"/>
        <w:jc w:val="both"/>
        <w:rPr>
          <w:color w:val="000000"/>
          <w:sz w:val="28"/>
          <w:szCs w:val="28"/>
        </w:rPr>
      </w:pPr>
      <w:ins w:id="1057" w:author="Nội dung bổ sung (Claude)" w:date="2026-10-14T15:31:44Z">
        <w:r w:rsidRPr="0046776A">
          <w:rPr>
            <w:color w:val="000000"/>
            <w:sz w:val="28"/>
            <w:szCs w:val="28"/>
          </w:rPr>
          <w:t xml:space="preserve">+ Giải ngân vốn kế hoạch năm: 0 triệu đồng, đạt 0% kế hoạch giao (bao gồm: (i) nguồn vốn được kiểm soát, giải ngân qua Kho bạc Nhà nước: 0 triệu đồng; (ii) nguồn vốn do các đơn vị khác được giao kiểm soát, giải ngân: Không có).</w:t>
        </w:r>
      </w:ins>
    </w:p>
    <w:p w14:paraId="1696C5D4" w14:textId="25C9C715" w:rsidR="0072067E" w:rsidRPr="0046776A" w:rsidRDefault="0072067E" w:rsidP="007A7272">
      <w:pPr>
        <w:shd w:val="clear" w:color="auto" w:fill="FFFFFF"/>
        <w:spacing w:before="60" w:after="60"/>
        <w:jc w:val="center"/>
        <w:rPr>
          <w:i/>
          <w:color w:val="000000"/>
          <w:sz w:val="28"/>
          <w:szCs w:val="28"/>
        </w:rPr>
      </w:pPr>
      <w:r w:rsidRPr="0046776A">
        <w:rPr>
          <w:i/>
          <w:iCs/>
          <w:color w:val="000000"/>
          <w:sz w:val="28"/>
          <w:szCs w:val="28"/>
        </w:rPr>
        <w:t>(</w:t>
      </w:r>
      <w:r w:rsidRPr="0046776A">
        <w:rPr>
          <w:bCs/>
          <w:i/>
          <w:iCs/>
          <w:color w:val="000000"/>
          <w:sz w:val="28"/>
          <w:szCs w:val="28"/>
        </w:rPr>
        <w:t>Báo cáo kèm theo Biểu tổng hợp số 04a/CTMTQG-ĐT</w:t>
      </w:r>
      <w:r w:rsidRPr="0046776A">
        <w:rPr>
          <w:i/>
          <w:iCs/>
          <w:color w:val="000000"/>
          <w:sz w:val="28"/>
          <w:szCs w:val="28"/>
        </w:rPr>
        <w:t>)</w:t>
      </w:r>
    </w:p>
    <w:p w14:paraId="44A86E6A" w14:textId="78AEF24D" w:rsidR="0072067E" w:rsidRPr="00D12DC0" w:rsidRDefault="000737AE" w:rsidP="00566F3A">
      <w:pPr>
        <w:pStyle w:val="BodyText"/>
        <w:spacing w:before="60" w:after="60"/>
        <w:ind w:firstLine="720"/>
        <w:jc w:val="both"/>
        <w:rPr>
          <w:b/>
          <w:sz w:val="28"/>
          <w:szCs w:val="28"/>
        </w:rPr>
      </w:pPr>
      <w:del w:id="1071" w:author="Nội dung điều chỉnh (Claude)" w:date="2026-10-14T15:31:44Z">
        <w:r w:rsidRPr="00D12DC0">
          <w:rPr>
            <w:rStyle w:val="BodyTextChar1"/>
            <w:b/>
            <w:bCs/>
            <w:color w:val="000000"/>
            <w:lang w:eastAsia="vi-VN"/>
          </w:rPr>
          <w:delText>2</w:delText>
        </w:r>
      </w:del>
      <w:del w:id="1072" w:author="Nội dung điều chỉnh (Claude)" w:date="2026-10-14T15:31:44Z">
        <w:r w:rsidR="0072067E" w:rsidRPr="00D12DC0">
          <w:rPr>
            <w:rStyle w:val="BodyTextChar1"/>
            <w:b/>
            <w:bCs/>
            <w:color w:val="000000"/>
            <w:lang w:eastAsia="vi-VN"/>
          </w:rPr>
          <w:delText xml:space="preserve">. Nhận xét, đánh giá</w:delText>
        </w:r>
      </w:del>
      <w:ins w:id="1073" w:author="Nội dung điều chỉnh (Claude)" w:date="2026-10-14T15:31:44Z">
        <w:r w:rsidRPr="00D12DC0">
          <w:rPr>
            <w:rStyle w:val="BodyTextChar1"/>
            <w:b/>
            <w:bCs/>
            <w:color w:val="000000"/>
            <w:lang w:eastAsia="vi-VN"/>
          </w:rPr>
          <w:t xml:space="preserve">II. Nhận xét, đánh giá</w:t>
        </w:r>
      </w:ins>
      <w:r w:rsidR="0072067E" w:rsidRPr="00D12DC0">
        <w:rPr>
          <w:rStyle w:val="BodyTextChar1"/>
          <w:b/>
          <w:bCs/>
          <w:color w:val="000000"/>
          <w:lang w:eastAsia="vi-VN"/>
        </w:rPr>
        <w:t xml:space="preserve">:</w:t>
      </w:r>
    </w:p>
    <w:p w14:paraId="44A86E6A" w14:textId="78AEF24D" w:rsidR="0072067E" w:rsidRPr="00D12DC0" w:rsidRDefault="000737AE" w:rsidP="00566F3A">
      <w:pPr>
        <w:pStyle w:val="BodyText"/>
        <w:spacing w:before="60" w:after="60"/>
        <w:ind w:firstLine="720"/>
        <w:jc w:val="both"/>
        <w:rPr>
          <w:b/>
          <w:sz w:val="28"/>
          <w:szCs w:val="28"/>
        </w:rPr>
      </w:pPr>
      <w:ins w:id="1060" w:author="Nội dung bổ sung (Claude)" w:date="2026-10-14T15:31:44Z">
        <w:r w:rsidRPr="00D12DC0">
          <w:rPr>
            <w:rStyle w:val="BodyTextChar1"/>
            <w:color w:val="000000"/>
            <w:lang w:eastAsia="vi-VN"/>
          </w:rPr>
          <w:t xml:space="preserve">- Số vốn chưa phân bổ; các quyết định điều chỉnh kế hoạch vốn: Không có. Toàn bộ 260 triệu đồng kế hoạch vốn năm 2026 đã được Trường phân bổ chi tiết tại Quyết định số 2161/QĐ-CĐKT ngày 29/9/2026.</w:t>
        </w:r>
      </w:ins>
    </w:p>
    <w:p w14:paraId="44A86E6A" w14:textId="78AEF24D" w:rsidR="0072067E" w:rsidRPr="00D12DC0" w:rsidRDefault="000737AE" w:rsidP="00566F3A">
      <w:pPr>
        <w:pStyle w:val="BodyText"/>
        <w:spacing w:before="60" w:after="60"/>
        <w:ind w:firstLine="720"/>
        <w:jc w:val="both"/>
        <w:rPr>
          <w:b/>
          <w:sz w:val="28"/>
          <w:szCs w:val="28"/>
        </w:rPr>
      </w:pPr>
      <w:ins w:id="1059" w:author="Nội dung bổ sung (Claude)" w:date="2026-10-14T15:31:44Z">
        <w:r w:rsidRPr="00D12DC0">
          <w:rPr>
            <w:rStyle w:val="BodyTextChar1"/>
            <w:color w:val="000000"/>
            <w:lang w:eastAsia="vi-VN"/>
          </w:rPr>
          <w:t xml:space="preserve">- Đánh giá tình hình thực hiện, giải ngân vốn đầu tư công: Kế hoạch vốn năm 2026 của Dự án được Ủy ban nhân dân tỉnh giao tại Quyết định số 805/QĐ-UBND ngày 11/9/2026; đến hết tháng 9 chưa phát sinh giải ngân (đạt 0% kế hoạch). Dự án mới được giao vốn năm 2026 nên không có số liệu so sánh cùng kỳ năm trước. Dự án thuộc nhóm C; không thuộc dự án quan trọng quốc gia, dự án trọng điểm, liên vùng, dự án khoa học, công nghệ, đổi mới sáng tạo và chuyển đổi số quốc gia.</w:t>
        </w:r>
      </w:ins>
    </w:p>
    <w:p w14:paraId="146C0524"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xml:space="preserve">- </w:t>
      </w:r>
      <w:del w:id="1061" w:author="Nội dung điều chỉnh (Claude)" w:date="2026-10-14T15:31:44Z">
        <w:r w:rsidRPr="00D12DC0">
          <w:rPr>
            <w:color w:val="000000"/>
            <w:sz w:val="28"/>
            <w:szCs w:val="28"/>
          </w:rPr>
          <w:delText xml:space="preserve">Đánh giá tình hình thực hiện các Chương trình mục tiêu quốc gia.</w:delText>
        </w:r>
      </w:del>
      <w:ins w:id="1062" w:author="Nội dung điều chỉnh (Claude)" w:date="2026-10-14T15:31:44Z">
        <w:r w:rsidRPr="00D12DC0">
          <w:rPr>
            <w:color w:val="000000"/>
            <w:sz w:val="28"/>
            <w:szCs w:val="28"/>
          </w:rPr>
          <w:t xml:space="preserve">Đánh giá tình hình thực hiện các Chương trình mục tiêu quốc gia: Dự án đang trong giai đoạn chuẩn bị đầu tư. Trường đã phê duyệt nhiệm vụ và dự toán kinh phí chuẩn bị đầu tư (Quyết định số 2158/QĐ-CĐKT ngày 29/9/2026), phê duyệt kế hoạch lựa chọn nhà thầu giai đoạn chuẩn bị đầu tư (Quyết định số 2236/QĐ-CĐKT ngày 07/10/2026) và đã đăng tải kế hoạch trên Hệ thống mạng đấu thầu quốc gia; tiếp theo thực hiện chỉ định thầu rút gọn hai gói thầu tư vấn (khảo sát xây dựng, lập Báo cáo kinh tế - kỹ thuật; quản lý dự án).</w:t>
        </w:r>
      </w:ins>
    </w:p>
    <w:p w14:paraId="0F0DF09A"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Những hạn chế, khó khăn, vướng mắc, nguyên nhân chậm thực hiện và giải ngân vốn kế hoạch năm (trong đó báo cáo rõ đối với các dự án trọng điểm, liên vùng, dự án khoa học, công nghệ, đổi mới sáng tạo và chuyển đổi số quốc gia, các chương trình mục tiêu quốc gia):</w:t>
      </w:r>
    </w:p>
    <w:p w14:paraId="0F0DF09A" w14:textId="77777777" w:rsidR="0072067E" w:rsidRPr="00D12DC0" w:rsidRDefault="0072067E" w:rsidP="00566F3A">
      <w:pPr>
        <w:shd w:val="clear" w:color="auto" w:fill="FFFFFF"/>
        <w:spacing w:before="60" w:after="60"/>
        <w:ind w:firstLine="720"/>
        <w:jc w:val="both"/>
        <w:rPr>
          <w:color w:val="000000"/>
          <w:sz w:val="28"/>
          <w:szCs w:val="28"/>
        </w:rPr>
      </w:pPr>
      <w:ins w:id="1063" w:author="Nội dung bổ sung (Claude)" w:date="2026-10-14T15:31:44Z">
        <w:r w:rsidRPr="00D12DC0">
          <w:rPr>
            <w:color w:val="000000"/>
            <w:sz w:val="28"/>
            <w:szCs w:val="28"/>
          </w:rPr>
          <w:t xml:space="preserve">+ Nguyên nhân về cơ chế chính sách: Không.</w:t>
        </w:r>
      </w:ins>
    </w:p>
    <w:p w14:paraId="71FBA516"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xml:space="preserve">+ Nguyên nhân về tổ chức thực hiện</w:t>
      </w:r>
      <w:del w:id="1064" w:author="Nội dung điều chỉnh (Claude)" w:date="2026-10-14T15:31:44Z">
        <w:r w:rsidRPr="00D12DC0">
          <w:rPr>
            <w:color w:val="000000"/>
            <w:sz w:val="28"/>
            <w:szCs w:val="28"/>
          </w:rPr>
          <w:delText xml:space="preserve"> (triển khai phân bổ kế hoạch vốn, tổ chức bồi thường hỗ trợ tái định cư, tổ chức đấu thầu lựa chọn nhà thầu thi công, chậm thực hiện thủ tục giải ngân qua Kho bạc Nhà nước...).</w:delText>
        </w:r>
      </w:del>
      <w:ins w:id="1065" w:author="Nội dung điều chỉnh (Claude)" w:date="2026-10-14T15:31:44Z">
        <w:r w:rsidRPr="00D12DC0">
          <w:rPr>
            <w:color w:val="000000"/>
            <w:sz w:val="28"/>
            <w:szCs w:val="28"/>
          </w:rPr>
          <w:t xml:space="preserve">: Kế hoạch vốn năm 2026 được Hội đồng nhân dân tỉnh phân bổ tại Nghị quyết số 56/NQ-HĐND ngày 28/8/2026 và Ủy ban nhân dân tỉnh giao tại Quyết định số 805/QĐ-UBND ngày 11/9/2026, trong khi Dự án đang ở giai đoạn chuẩn bị đầu tư; kế hoạch lựa chọn nhà thầu tư vấn mới được phê duyệt ngày 07/10/2026 nên chưa ký kết hợp đồng, chưa phát sinh khối lượng nghiệm thu, thanh toán qua Kho bạc Nhà nước.</w:t>
        </w:r>
      </w:ins>
    </w:p>
    <w:p w14:paraId="5DF92E6F" w14:textId="77777777" w:rsidR="0072067E" w:rsidRPr="00D12DC0" w:rsidRDefault="0072067E" w:rsidP="00566F3A">
      <w:pPr>
        <w:shd w:val="clear" w:color="auto" w:fill="FFFFFF"/>
        <w:spacing w:before="60" w:after="60"/>
        <w:ind w:firstLine="720"/>
        <w:jc w:val="both"/>
        <w:rPr>
          <w:color w:val="000000"/>
          <w:sz w:val="28"/>
          <w:szCs w:val="28"/>
        </w:rPr>
      </w:pPr>
      <w:del w:id="1066" w:author="Nội dung điều chỉnh (Claude)" w:date="2026-10-14T15:31:44Z">
        <w:r w:rsidRPr="00D12DC0">
          <w:rPr>
            <w:color w:val="000000"/>
            <w:sz w:val="28"/>
            <w:szCs w:val="28"/>
          </w:rPr>
          <w:delText>+ Nguyên nhân khác.</w:delText>
        </w:r>
      </w:del>
      <w:ins w:id="1067" w:author="Nội dung điều chỉnh (Claude)" w:date="2026-10-14T15:31:44Z">
        <w:r w:rsidRPr="00D12DC0">
          <w:rPr>
            <w:color w:val="000000"/>
            <w:sz w:val="28"/>
            <w:szCs w:val="28"/>
          </w:rPr>
          <w:t xml:space="preserve">+ Nguyên nhân khác: Không.</w:t>
        </w:r>
      </w:ins>
    </w:p>
    <w:p w14:paraId="3B773277" w14:textId="0B8901D3" w:rsidR="0072067E" w:rsidRPr="00D12DC0" w:rsidRDefault="000737AE" w:rsidP="00566F3A">
      <w:pPr>
        <w:shd w:val="clear" w:color="auto" w:fill="FFFFFF"/>
        <w:spacing w:before="60" w:after="60"/>
        <w:ind w:firstLine="720"/>
        <w:jc w:val="both"/>
        <w:rPr>
          <w:color w:val="000000"/>
          <w:sz w:val="28"/>
          <w:szCs w:val="28"/>
        </w:rPr>
      </w:pPr>
      <w:del w:id="1068" w:author="Nội dung điều chỉnh (Claude)" w:date="2026-10-14T15:31:44Z">
        <w:r w:rsidRPr="00D12DC0">
          <w:rPr>
            <w:b/>
            <w:bCs/>
            <w:color w:val="000000"/>
            <w:sz w:val="28"/>
            <w:szCs w:val="28"/>
          </w:rPr>
          <w:delText>3</w:delText>
        </w:r>
      </w:del>
      <w:del w:id="1069" w:author="Nội dung điều chỉnh (Claude)" w:date="2026-10-14T15:31:44Z">
        <w:r w:rsidR="0072067E" w:rsidRPr="00D12DC0">
          <w:rPr>
            <w:b/>
            <w:bCs/>
            <w:color w:val="000000"/>
            <w:sz w:val="28"/>
            <w:szCs w:val="28"/>
          </w:rPr>
          <w:delText>. Giải pháp và kiến nghị</w:delText>
        </w:r>
      </w:del>
      <w:ins w:id="1070" w:author="Nội dung điều chỉnh (Claude)" w:date="2026-10-14T15:31:44Z">
        <w:r w:rsidRPr="00D12DC0">
          <w:rPr>
            <w:b/>
            <w:bCs/>
            <w:color w:val="000000"/>
            <w:sz w:val="28"/>
            <w:szCs w:val="28"/>
          </w:rPr>
          <w:t xml:space="preserve">III. Giải pháp và kiến nghị</w:t>
        </w:r>
      </w:ins>
    </w:p>
    <w:p w14:paraId="66D7C669"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xml:space="preserve">- Giải pháp của đơn vị để </w:t>
      </w:r>
      <w:del w:id="1074" w:author="Nội dung điều chỉnh (Claude)" w:date="2026-10-14T15:31:44Z">
        <w:r w:rsidRPr="00D12DC0">
          <w:rPr>
            <w:color w:val="000000"/>
            <w:sz w:val="28"/>
            <w:szCs w:val="28"/>
          </w:rPr>
          <w:delText xml:space="preserve">đẩy nhanh giải ngân vốn đầu tư công;</w:delText>
        </w:r>
      </w:del>
      <w:ins w:id="1075" w:author="Nội dung điều chỉnh (Claude)" w:date="2026-10-14T15:31:44Z">
        <w:r w:rsidRPr="00D12DC0">
          <w:rPr>
            <w:color w:val="000000"/>
            <w:sz w:val="28"/>
            <w:szCs w:val="28"/>
          </w:rPr>
          <w:t xml:space="preserve">đẩy nhanh giải ngân vốn đầu tư công:</w:t>
        </w:r>
      </w:ins>
    </w:p>
    <w:p w14:paraId="66D7C669" w14:textId="77777777" w:rsidR="0072067E" w:rsidRPr="00D12DC0" w:rsidRDefault="0072067E" w:rsidP="00566F3A">
      <w:pPr>
        <w:shd w:val="clear" w:color="auto" w:fill="FFFFFF"/>
        <w:spacing w:before="60" w:after="60"/>
        <w:ind w:firstLine="720"/>
        <w:jc w:val="both"/>
        <w:rPr>
          <w:color w:val="000000"/>
          <w:sz w:val="28"/>
          <w:szCs w:val="28"/>
        </w:rPr>
      </w:pPr>
      <w:ins w:id="1077" w:author="Nội dung bổ sung (Claude)" w:date="2026-10-14T15:31:44Z">
        <w:r w:rsidRPr="00D12DC0">
          <w:rPr>
            <w:color w:val="000000"/>
            <w:sz w:val="28"/>
            <w:szCs w:val="28"/>
          </w:rPr>
          <w:t xml:space="preserve">+ Tổ chức chỉ định thầu rút gọn, hoàn thiện và ký kết hợp đồng hai gói thầu tư vấn ngay sau khi thương thảo xong; theo dõi, đôn đốc nhà thầu hoàn thành khảo sát xây dựng và lập Báo cáo kinh tế - kỹ thuật đúng tiến độ.</w:t>
        </w:r>
      </w:ins>
    </w:p>
    <w:p w14:paraId="66D7C669" w14:textId="77777777" w:rsidR="0072067E" w:rsidRPr="00D12DC0" w:rsidRDefault="0072067E" w:rsidP="00566F3A">
      <w:pPr>
        <w:shd w:val="clear" w:color="auto" w:fill="FFFFFF"/>
        <w:spacing w:before="60" w:after="60"/>
        <w:ind w:firstLine="720"/>
        <w:jc w:val="both"/>
        <w:rPr>
          <w:color w:val="000000"/>
          <w:sz w:val="28"/>
          <w:szCs w:val="28"/>
        </w:rPr>
      </w:pPr>
      <w:ins w:id="1076" w:author="Nội dung bổ sung (Claude)" w:date="2026-10-14T15:31:44Z">
        <w:r w:rsidRPr="00D12DC0">
          <w:rPr>
            <w:color w:val="000000"/>
            <w:sz w:val="28"/>
            <w:szCs w:val="28"/>
          </w:rPr>
          <w:t xml:space="preserve">+ Hoàn thiện hồ sơ nghiệm thu, thanh toán ngay khi có khối lượng hoàn thành; Phòng Tài chính - Kế toán phối hợp Phòng TH-HC&amp;QT đối chiếu số liệu giải ngân với Kho bạc Nhà nước Khu vực XV hằng tháng.</w:t>
        </w:r>
      </w:ins>
    </w:p>
    <w:p w14:paraId="7EE39969" w14:textId="77777777" w:rsidR="0072067E" w:rsidRPr="00D12DC0" w:rsidRDefault="0072067E" w:rsidP="00566F3A">
      <w:pPr>
        <w:keepNext/>
        <w:shd w:val="clear" w:color="auto" w:fill="FFFFFF"/>
        <w:spacing w:before="60" w:after="60"/>
        <w:ind w:firstLine="720"/>
        <w:jc w:val="both"/>
        <w:rPr>
          <w:color w:val="000000"/>
          <w:sz w:val="28"/>
          <w:szCs w:val="28"/>
        </w:rPr>
      </w:pPr>
      <w:r w:rsidRPr="00D12DC0">
        <w:rPr>
          <w:color w:val="000000"/>
          <w:sz w:val="28"/>
          <w:szCs w:val="28"/>
        </w:rPr>
        <w:t>- Đề xuất, kiến nghị (trong đó báo cáo rõ đối với các dự án quan trọng quốc gia, dự án trọng điểm, liên vùng, dự án khoa học, công nghệ, đổi mới sáng tạo và chuyển đổi số quốc gia, các chương trình mục tiêu quốc gia):</w:t>
      </w:r>
    </w:p>
    <w:p w14:paraId="7C81473A" w14:textId="77777777" w:rsidR="0072067E" w:rsidRPr="00D12DC0" w:rsidRDefault="0072067E" w:rsidP="00566F3A">
      <w:pPr>
        <w:shd w:val="clear" w:color="auto" w:fill="FFFFFF"/>
        <w:spacing w:before="60" w:after="60"/>
        <w:ind w:firstLine="720"/>
        <w:jc w:val="both"/>
        <w:rPr>
          <w:color w:val="000000"/>
          <w:sz w:val="28"/>
          <w:szCs w:val="28"/>
        </w:rPr>
      </w:pPr>
      <w:del w:id="1078" w:author="Nội dung điều chỉnh (Claude)" w:date="2026-10-14T15:31:44Z">
        <w:r w:rsidRPr="00D12DC0">
          <w:rPr>
            <w:color w:val="000000"/>
            <w:sz w:val="28"/>
            <w:szCs w:val="28"/>
          </w:rPr>
          <w:delText>+ Kiến nghị về cơ chế chính sách.</w:delText>
        </w:r>
      </w:del>
      <w:ins w:id="1079" w:author="Nội dung điều chỉnh (Claude)" w:date="2026-10-14T15:31:44Z">
        <w:r w:rsidRPr="00D12DC0">
          <w:rPr>
            <w:color w:val="000000"/>
            <w:sz w:val="28"/>
            <w:szCs w:val="28"/>
          </w:rPr>
          <w:t xml:space="preserve">+ Kiến nghị về cơ chế chính sách: Không.</w:t>
        </w:r>
      </w:ins>
    </w:p>
    <w:p w14:paraId="06968677" w14:textId="77777777" w:rsidR="0072067E" w:rsidRPr="0046776A" w:rsidRDefault="0072067E" w:rsidP="0072067E">
      <w:pPr>
        <w:keepNext/>
        <w:shd w:val="clear" w:color="auto" w:fill="FFFFFF"/>
        <w:spacing w:before="60" w:after="240"/>
        <w:ind w:firstLine="720"/>
        <w:jc w:val="both"/>
        <w:rPr>
          <w:color w:val="000000"/>
          <w:sz w:val="28"/>
          <w:szCs w:val="28"/>
        </w:rPr>
      </w:pPr>
      <w:r w:rsidRPr="00D12DC0">
        <w:rPr>
          <w:color w:val="000000"/>
          <w:sz w:val="28"/>
          <w:szCs w:val="28"/>
        </w:rPr>
        <w:t xml:space="preserve">+ Kiến nghị về tổ chức thực hiện</w:t>
      </w:r>
      <w:del w:id="1080" w:author="Nội dung điều chỉnh (Claude)" w:date="2026-10-14T15:31:44Z">
        <w:r w:rsidRPr="00D12DC0">
          <w:rPr>
            <w:color w:val="000000"/>
            <w:sz w:val="28"/>
            <w:szCs w:val="28"/>
          </w:rPr>
          <w:delText xml:space="preserve"> (kiến nghị đối với cơ quan quản lý nhà nước, chủ đầu tư…)./.</w:delText>
        </w:r>
      </w:del>
      <w:ins w:id="1081" w:author="Nội dung điều chỉnh (Claude)" w:date="2026-10-14T15:31:44Z">
        <w:r w:rsidRPr="00D12DC0">
          <w:rPr>
            <w:color w:val="000000"/>
            <w:sz w:val="28"/>
            <w:szCs w:val="28"/>
          </w:rPr>
          <w:t xml:space="preserve">: Đề nghị Sở Tài chính, Sở Nông nghiệp và Môi trường quan tâm hướng dẫn, hỗ trợ Trường về trình tự, thủ tục thẩm định, phê duyệt dự án khi Trường hoàn thành Báo cáo kinh tế - kỹ thuật, bảo đảm giải ngân hết kế hoạch vốn năm 2026 theo quy định./.</w:t>
        </w:r>
      </w:ins>
    </w:p>
    <w:tbl>
      <w:tblPr>
        <w:tblW w:w="9180" w:type="dxa"/>
        <w:jc w:val="center"/>
        <w:tblLook w:val="0000" w:firstRow="0" w:lastRow="0" w:firstColumn="0" w:lastColumn="0" w:noHBand="0" w:noVBand="0"/>
      </w:tblPr>
      <w:tblGrid>
        <w:gridCol w:w="3708"/>
        <w:gridCol w:w="5472"/>
      </w:tblGrid>
      <w:tr w:rsidR="006E5FD4" w:rsidRPr="00247235" w14:paraId="1C3438DE" w14:textId="77777777" w:rsidTr="00F90482">
        <w:trPr>
          <w:cantSplit/>
          <w:jc w:val="center"/>
        </w:trPr>
        <w:tc>
          <w:tcPr>
            <w:tcW w:w="3708" w:type="dxa"/>
          </w:tcPr>
          <w:p w14:paraId="6C35C874" w14:textId="77777777" w:rsidR="006E5FD4" w:rsidRPr="00FE79C5" w:rsidRDefault="004E0E45" w:rsidP="0031100E">
            <w:pPr>
              <w:jc w:val="both"/>
              <w:rPr>
                <w:b/>
                <w:bCs/>
                <w:i/>
                <w:iCs/>
                <w:color w:val="000000" w:themeColor="text1"/>
                <w:szCs w:val="28"/>
                <w:lang w:val="vi-VN"/>
              </w:rPr>
            </w:pPr>
            <w:r w:rsidRPr="00FE79C5">
              <w:rPr>
                <w:b/>
                <w:bCs/>
                <w:i/>
                <w:iCs/>
                <w:color w:val="000000" w:themeColor="text1"/>
                <w:szCs w:val="28"/>
                <w:lang w:val="vi-VN"/>
              </w:rPr>
              <w:t>Nơi nhận:</w:t>
            </w:r>
          </w:p>
          <w:p w14:paraId="66580505" w14:textId="77777777" w:rsidR="00CF2A9A" w:rsidRPr="00FE79C5" w:rsidRDefault="00CF2A9A" w:rsidP="0031100E">
            <w:pPr>
              <w:jc w:val="both"/>
              <w:rPr>
                <w:color w:val="000000" w:themeColor="text1"/>
                <w:sz w:val="22"/>
                <w:szCs w:val="22"/>
                <w:lang w:val="vi-VN"/>
              </w:rPr>
            </w:pPr>
            <w:r w:rsidRPr="00FE79C5">
              <w:rPr>
                <w:color w:val="000000" w:themeColor="text1"/>
                <w:sz w:val="22"/>
                <w:szCs w:val="22"/>
                <w:lang w:val="vi-VN"/>
              </w:rPr>
              <w:t xml:space="preserve">- </w:t>
            </w:r>
            <w:r w:rsidR="00245FEF" w:rsidRPr="00FE79C5">
              <w:rPr>
                <w:color w:val="000000" w:themeColor="text1"/>
                <w:sz w:val="22"/>
                <w:szCs w:val="22"/>
                <w:lang w:val="vi-VN"/>
              </w:rPr>
              <w:t>Như trên</w:t>
            </w:r>
            <w:r w:rsidRPr="00FE79C5">
              <w:rPr>
                <w:color w:val="000000" w:themeColor="text1"/>
                <w:sz w:val="22"/>
                <w:szCs w:val="22"/>
                <w:lang w:val="vi-VN"/>
              </w:rPr>
              <w:t>;</w:t>
            </w:r>
          </w:p>
          <w:p w14:paraId="59C58CD2" w14:textId="57B14996" w:rsidR="00245FEF" w:rsidRDefault="00245FEF" w:rsidP="0031100E">
            <w:pPr>
              <w:jc w:val="both"/>
              <w:rPr>
                <w:color w:val="000000" w:themeColor="text1"/>
                <w:sz w:val="22"/>
                <w:szCs w:val="22"/>
                <w:lang w:val="vi-VN"/>
              </w:rPr>
            </w:pPr>
            <w:r w:rsidRPr="00FE79C5">
              <w:rPr>
                <w:color w:val="000000" w:themeColor="text1"/>
                <w:sz w:val="22"/>
                <w:szCs w:val="22"/>
                <w:lang w:val="vi-VN"/>
              </w:rPr>
              <w:lastRenderedPageBreak/>
              <w:t xml:space="preserve">- </w:t>
            </w:r>
            <w:r w:rsidR="002B5305">
              <w:rPr>
                <w:color w:val="000000" w:themeColor="text1"/>
                <w:sz w:val="22"/>
                <w:szCs w:val="22"/>
              </w:rPr>
              <w:t>Lãnh đạo Trường</w:t>
            </w:r>
            <w:r w:rsidRPr="00FE79C5">
              <w:rPr>
                <w:color w:val="000000" w:themeColor="text1"/>
                <w:sz w:val="22"/>
                <w:szCs w:val="22"/>
                <w:lang w:val="vi-VN"/>
              </w:rPr>
              <w:t>;</w:t>
            </w:r>
          </w:p>
          <w:p w14:paraId="4760EED6" w14:textId="68DC953A" w:rsidR="0072067E" w:rsidRPr="0072067E" w:rsidRDefault="0072067E" w:rsidP="0031100E">
            <w:pPr>
              <w:jc w:val="both"/>
              <w:rPr>
                <w:color w:val="000000" w:themeColor="text1"/>
                <w:sz w:val="22"/>
                <w:szCs w:val="22"/>
              </w:rPr>
            </w:pPr>
            <w:r>
              <w:rPr>
                <w:color w:val="000000" w:themeColor="text1"/>
                <w:sz w:val="22"/>
                <w:szCs w:val="22"/>
              </w:rPr>
              <w:t>- Phòng TH-HC&amp;QT;</w:t>
            </w:r>
          </w:p>
          <w:p w14:paraId="0AB845BC" w14:textId="3C6A1742" w:rsidR="004E0E45" w:rsidRPr="00FE79C5" w:rsidRDefault="004C3E4A" w:rsidP="0031100E">
            <w:pPr>
              <w:jc w:val="both"/>
              <w:rPr>
                <w:bCs/>
                <w:iCs/>
                <w:color w:val="000000" w:themeColor="text1"/>
                <w:sz w:val="28"/>
                <w:szCs w:val="28"/>
                <w:lang w:val="vi-VN"/>
              </w:rPr>
            </w:pPr>
            <w:r w:rsidRPr="00FE79C5">
              <w:rPr>
                <w:color w:val="000000" w:themeColor="text1"/>
                <w:sz w:val="22"/>
                <w:szCs w:val="22"/>
                <w:lang w:val="vi-VN"/>
              </w:rPr>
              <w:t>- Lưu</w:t>
            </w:r>
            <w:r w:rsidR="00B72837" w:rsidRPr="00FE79C5">
              <w:rPr>
                <w:color w:val="000000" w:themeColor="text1"/>
                <w:sz w:val="22"/>
                <w:szCs w:val="22"/>
                <w:lang w:val="vi-VN"/>
              </w:rPr>
              <w:t>:</w:t>
            </w:r>
            <w:r w:rsidR="00185804">
              <w:rPr>
                <w:color w:val="000000" w:themeColor="text1"/>
                <w:sz w:val="22"/>
                <w:szCs w:val="22"/>
              </w:rPr>
              <w:t xml:space="preserve"> </w:t>
            </w:r>
            <w:r w:rsidRPr="00FE79C5">
              <w:rPr>
                <w:color w:val="000000" w:themeColor="text1"/>
                <w:sz w:val="22"/>
                <w:szCs w:val="22"/>
                <w:lang w:val="vi-VN"/>
              </w:rPr>
              <w:t>VT</w:t>
            </w:r>
            <w:r w:rsidR="00B72837" w:rsidRPr="00FE79C5">
              <w:rPr>
                <w:color w:val="000000" w:themeColor="text1"/>
                <w:sz w:val="22"/>
                <w:szCs w:val="22"/>
                <w:lang w:val="vi-VN"/>
              </w:rPr>
              <w:t xml:space="preserve">, </w:t>
            </w:r>
            <w:r w:rsidR="002B5305">
              <w:rPr>
                <w:color w:val="000000" w:themeColor="text1"/>
                <w:sz w:val="22"/>
                <w:szCs w:val="22"/>
              </w:rPr>
              <w:t>TCKT</w:t>
            </w:r>
            <w:r w:rsidRPr="00FE79C5">
              <w:rPr>
                <w:color w:val="000000" w:themeColor="text1"/>
                <w:sz w:val="22"/>
                <w:szCs w:val="22"/>
                <w:lang w:val="vi-VN"/>
              </w:rPr>
              <w:t>.</w:t>
            </w:r>
          </w:p>
        </w:tc>
        <w:tc>
          <w:tcPr>
            <w:tcW w:w="5472" w:type="dxa"/>
          </w:tcPr>
          <w:p w14:paraId="5A57F0EC" w14:textId="77777777" w:rsidR="001B2527" w:rsidRPr="00F01A5C" w:rsidRDefault="001B2527" w:rsidP="004215AB">
            <w:pPr>
              <w:pStyle w:val="Heading1"/>
              <w:jc w:val="center"/>
              <w:rPr>
                <w:color w:val="000000" w:themeColor="text1"/>
                <w:szCs w:val="28"/>
                <w:lang w:val="vi-VN"/>
              </w:rPr>
            </w:pPr>
            <w:r w:rsidRPr="00F01A5C">
              <w:rPr>
                <w:color w:val="000000" w:themeColor="text1"/>
                <w:szCs w:val="28"/>
                <w:lang w:val="vi-VN"/>
              </w:rPr>
              <w:lastRenderedPageBreak/>
              <w:t>HIỆU TRƯỞNG</w:t>
            </w:r>
          </w:p>
          <w:p w14:paraId="7AC26D57" w14:textId="77777777" w:rsidR="00906C23" w:rsidRDefault="00906C23" w:rsidP="004215AB">
            <w:pPr>
              <w:jc w:val="center"/>
              <w:rPr>
                <w:b/>
                <w:color w:val="000000" w:themeColor="text1"/>
                <w:sz w:val="28"/>
                <w:szCs w:val="28"/>
              </w:rPr>
            </w:pPr>
          </w:p>
          <w:p w14:paraId="0FE99A1F" w14:textId="77777777" w:rsidR="00350546" w:rsidRDefault="00350546" w:rsidP="004215AB">
            <w:pPr>
              <w:spacing w:before="120" w:after="120"/>
              <w:jc w:val="center"/>
              <w:rPr>
                <w:b/>
                <w:color w:val="000000" w:themeColor="text1"/>
                <w:sz w:val="28"/>
                <w:szCs w:val="28"/>
              </w:rPr>
            </w:pPr>
          </w:p>
          <w:p w14:paraId="0FCA3FF3" w14:textId="77777777" w:rsidR="00176AD2" w:rsidRDefault="00176AD2" w:rsidP="004215AB">
            <w:pPr>
              <w:spacing w:before="120" w:after="120"/>
              <w:jc w:val="center"/>
              <w:rPr>
                <w:b/>
                <w:color w:val="000000" w:themeColor="text1"/>
                <w:sz w:val="28"/>
                <w:szCs w:val="28"/>
              </w:rPr>
            </w:pPr>
          </w:p>
          <w:p w14:paraId="5D0418F4" w14:textId="77777777" w:rsidR="00D12B32" w:rsidRDefault="00D12B32" w:rsidP="004215AB">
            <w:pPr>
              <w:spacing w:before="120" w:after="120"/>
              <w:jc w:val="center"/>
              <w:rPr>
                <w:b/>
                <w:color w:val="000000" w:themeColor="text1"/>
                <w:sz w:val="28"/>
                <w:szCs w:val="28"/>
              </w:rPr>
            </w:pPr>
          </w:p>
          <w:p w14:paraId="013E3404" w14:textId="267CC760" w:rsidR="005842B9" w:rsidRDefault="005842B9" w:rsidP="004215AB">
            <w:pPr>
              <w:jc w:val="center"/>
              <w:rPr>
                <w:b/>
                <w:color w:val="000000" w:themeColor="text1"/>
                <w:sz w:val="28"/>
                <w:szCs w:val="28"/>
                <w:lang w:val="vi-VN"/>
              </w:rPr>
            </w:pPr>
          </w:p>
          <w:p w14:paraId="1BF984F2" w14:textId="77777777" w:rsidR="00302DBF" w:rsidRPr="00F01A5C" w:rsidRDefault="00302DBF" w:rsidP="004215AB">
            <w:pPr>
              <w:jc w:val="center"/>
              <w:rPr>
                <w:b/>
                <w:color w:val="000000" w:themeColor="text1"/>
                <w:sz w:val="28"/>
                <w:szCs w:val="28"/>
                <w:lang w:val="vi-VN"/>
              </w:rPr>
            </w:pPr>
          </w:p>
          <w:p w14:paraId="4A5E3C18" w14:textId="77777777" w:rsidR="00245FEF" w:rsidRPr="00F01A5C" w:rsidRDefault="001B2527" w:rsidP="004215AB">
            <w:pPr>
              <w:jc w:val="center"/>
              <w:rPr>
                <w:b/>
                <w:color w:val="000000" w:themeColor="text1"/>
                <w:lang w:val="vi-VN"/>
              </w:rPr>
            </w:pPr>
            <w:r w:rsidRPr="00F01A5C">
              <w:rPr>
                <w:b/>
                <w:color w:val="000000" w:themeColor="text1"/>
                <w:sz w:val="28"/>
                <w:szCs w:val="28"/>
                <w:lang w:val="vi-VN"/>
              </w:rPr>
              <w:t>Lê Trí Khải</w:t>
            </w:r>
          </w:p>
        </w:tc>
      </w:tr>
    </w:tbl>
    <w:p w14:paraId="1A765AEB" w14:textId="77777777" w:rsidR="002502BA" w:rsidRDefault="002502BA" w:rsidP="00077B28">
      <w:pPr>
        <w:spacing w:before="120" w:after="120"/>
        <w:rPr>
          <w:color w:val="000000" w:themeColor="text1"/>
        </w:rPr>
      </w:pPr>
    </w:p>
    <w:sectPr w:rsidR="002502BA" w:rsidSect="00AA54B7">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F5F23" w14:textId="77777777" w:rsidR="00D2195D" w:rsidRDefault="00D2195D">
      <w:r>
        <w:separator/>
      </w:r>
    </w:p>
  </w:endnote>
  <w:endnote w:type="continuationSeparator" w:id="0">
    <w:p w14:paraId="545C3979" w14:textId="77777777" w:rsidR="00D2195D" w:rsidRDefault="00D2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3B1D7" w14:textId="77777777" w:rsidR="00BF0731" w:rsidRDefault="00D113E2" w:rsidP="0006685A">
    <w:pPr>
      <w:pStyle w:val="Footer"/>
      <w:framePr w:wrap="around" w:vAnchor="text" w:hAnchor="margin" w:xAlign="center" w:y="1"/>
      <w:rPr>
        <w:rStyle w:val="PageNumber"/>
      </w:rPr>
    </w:pPr>
    <w:r>
      <w:rPr>
        <w:rStyle w:val="PageNumber"/>
      </w:rPr>
      <w:fldChar w:fldCharType="begin"/>
    </w:r>
    <w:r w:rsidR="00BF0731">
      <w:rPr>
        <w:rStyle w:val="PageNumber"/>
      </w:rPr>
      <w:instrText xml:space="preserve">PAGE  </w:instrText>
    </w:r>
    <w:r>
      <w:rPr>
        <w:rStyle w:val="PageNumber"/>
      </w:rPr>
      <w:fldChar w:fldCharType="end"/>
    </w:r>
  </w:p>
  <w:p w14:paraId="08AA4C84" w14:textId="77777777" w:rsidR="00BF0731" w:rsidRDefault="00BF0731" w:rsidP="00212B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601C8" w14:textId="77777777" w:rsidR="00BF0731" w:rsidRPr="00376BE2" w:rsidRDefault="00BF0731" w:rsidP="00212B47">
    <w:pPr>
      <w:pStyle w:val="Footer"/>
      <w:ind w:right="360"/>
      <w:rPr>
        <w:sz w:val="20"/>
        <w:szCs w:val="20"/>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DA93A" w14:textId="77777777" w:rsidR="00D2195D" w:rsidRDefault="00D2195D">
      <w:r>
        <w:separator/>
      </w:r>
    </w:p>
  </w:footnote>
  <w:footnote w:type="continuationSeparator" w:id="0">
    <w:p w14:paraId="6170C635" w14:textId="77777777" w:rsidR="00D2195D" w:rsidRDefault="00D21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EE3B7" w14:textId="77777777" w:rsidR="00BF0731" w:rsidRPr="00F90482" w:rsidRDefault="00D113E2" w:rsidP="00F90482">
    <w:pPr>
      <w:pStyle w:val="Header"/>
      <w:jc w:val="center"/>
      <w:rPr>
        <w:sz w:val="28"/>
        <w:szCs w:val="28"/>
      </w:rPr>
    </w:pPr>
    <w:r w:rsidRPr="00F90482">
      <w:rPr>
        <w:sz w:val="28"/>
        <w:szCs w:val="28"/>
      </w:rPr>
      <w:fldChar w:fldCharType="begin"/>
    </w:r>
    <w:r w:rsidR="00BF0731" w:rsidRPr="00F90482">
      <w:rPr>
        <w:sz w:val="28"/>
        <w:szCs w:val="28"/>
      </w:rPr>
      <w:instrText xml:space="preserve"> PAGE   \* MERGEFORMAT </w:instrText>
    </w:r>
    <w:r w:rsidRPr="00F90482">
      <w:rPr>
        <w:sz w:val="28"/>
        <w:szCs w:val="28"/>
      </w:rPr>
      <w:fldChar w:fldCharType="separate"/>
    </w:r>
    <w:r w:rsidR="00721B63">
      <w:rPr>
        <w:noProof/>
        <w:sz w:val="28"/>
        <w:szCs w:val="28"/>
      </w:rPr>
      <w:t>2</w:t>
    </w:r>
    <w:r w:rsidRPr="00F9048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A78B5"/>
    <w:multiLevelType w:val="hybridMultilevel"/>
    <w:tmpl w:val="BBE283D6"/>
    <w:lvl w:ilvl="0" w:tplc="A2F8721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D5E09F7"/>
    <w:multiLevelType w:val="hybridMultilevel"/>
    <w:tmpl w:val="784A2A34"/>
    <w:lvl w:ilvl="0" w:tplc="47C6D12E">
      <w:start w:val="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19076324"/>
    <w:multiLevelType w:val="hybridMultilevel"/>
    <w:tmpl w:val="60E22406"/>
    <w:lvl w:ilvl="0" w:tplc="7BBAF10E">
      <w:start w:val="4"/>
      <w:numFmt w:val="bullet"/>
      <w:lvlText w:val="-"/>
      <w:lvlJc w:val="left"/>
      <w:pPr>
        <w:tabs>
          <w:tab w:val="num" w:pos="900"/>
        </w:tabs>
        <w:ind w:left="900" w:hanging="360"/>
      </w:pPr>
      <w:rPr>
        <w:rFonts w:ascii="Times New Roman" w:eastAsia="Times New Roman" w:hAnsi="Times New Roman" w:cs="Times New Roman" w:hint="default"/>
        <w:b/>
        <w:i/>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19580434"/>
    <w:multiLevelType w:val="hybridMultilevel"/>
    <w:tmpl w:val="DCD44798"/>
    <w:lvl w:ilvl="0" w:tplc="0A6AD80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95468D"/>
    <w:multiLevelType w:val="hybridMultilevel"/>
    <w:tmpl w:val="E2847582"/>
    <w:lvl w:ilvl="0" w:tplc="C0FADC5A">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0">
    <w:nsid w:val="280A36F6"/>
    <w:multiLevelType w:val="hybridMultilevel"/>
    <w:tmpl w:val="2D800E12"/>
    <w:lvl w:ilvl="0" w:tplc="0D76B78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D4A395D"/>
    <w:multiLevelType w:val="hybridMultilevel"/>
    <w:tmpl w:val="5F5019A2"/>
    <w:lvl w:ilvl="0" w:tplc="990E31C2">
      <w:start w:val="6"/>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3E823860"/>
    <w:multiLevelType w:val="hybridMultilevel"/>
    <w:tmpl w:val="8CA89030"/>
    <w:lvl w:ilvl="0" w:tplc="F604A8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686EF2"/>
    <w:multiLevelType w:val="hybridMultilevel"/>
    <w:tmpl w:val="D98A2976"/>
    <w:lvl w:ilvl="0" w:tplc="DD78C0B0">
      <w:start w:val="3"/>
      <w:numFmt w:val="bullet"/>
      <w:lvlText w:val="-"/>
      <w:lvlJc w:val="left"/>
      <w:pPr>
        <w:tabs>
          <w:tab w:val="num" w:pos="927"/>
        </w:tabs>
        <w:ind w:left="927" w:hanging="360"/>
      </w:pPr>
      <w:rPr>
        <w:rFonts w:ascii="Times New Roman" w:eastAsia="Times New Roman" w:hAnsi="Times New Roman" w:cs="Times New Roman" w:hint="default"/>
      </w:rPr>
    </w:lvl>
    <w:lvl w:ilvl="1" w:tplc="042A0003" w:tentative="1">
      <w:start w:val="1"/>
      <w:numFmt w:val="bullet"/>
      <w:lvlText w:val="o"/>
      <w:lvlJc w:val="left"/>
      <w:pPr>
        <w:tabs>
          <w:tab w:val="num" w:pos="1647"/>
        </w:tabs>
        <w:ind w:left="1647" w:hanging="360"/>
      </w:pPr>
      <w:rPr>
        <w:rFonts w:ascii="Courier New" w:hAnsi="Courier New" w:cs="Courier New" w:hint="default"/>
      </w:rPr>
    </w:lvl>
    <w:lvl w:ilvl="2" w:tplc="042A0005" w:tentative="1">
      <w:start w:val="1"/>
      <w:numFmt w:val="bullet"/>
      <w:lvlText w:val=""/>
      <w:lvlJc w:val="left"/>
      <w:pPr>
        <w:tabs>
          <w:tab w:val="num" w:pos="2367"/>
        </w:tabs>
        <w:ind w:left="2367" w:hanging="360"/>
      </w:pPr>
      <w:rPr>
        <w:rFonts w:ascii="Wingdings" w:hAnsi="Wingdings" w:hint="default"/>
      </w:rPr>
    </w:lvl>
    <w:lvl w:ilvl="3" w:tplc="042A0001" w:tentative="1">
      <w:start w:val="1"/>
      <w:numFmt w:val="bullet"/>
      <w:lvlText w:val=""/>
      <w:lvlJc w:val="left"/>
      <w:pPr>
        <w:tabs>
          <w:tab w:val="num" w:pos="3087"/>
        </w:tabs>
        <w:ind w:left="3087" w:hanging="360"/>
      </w:pPr>
      <w:rPr>
        <w:rFonts w:ascii="Symbol" w:hAnsi="Symbol" w:hint="default"/>
      </w:rPr>
    </w:lvl>
    <w:lvl w:ilvl="4" w:tplc="042A0003" w:tentative="1">
      <w:start w:val="1"/>
      <w:numFmt w:val="bullet"/>
      <w:lvlText w:val="o"/>
      <w:lvlJc w:val="left"/>
      <w:pPr>
        <w:tabs>
          <w:tab w:val="num" w:pos="3807"/>
        </w:tabs>
        <w:ind w:left="3807" w:hanging="360"/>
      </w:pPr>
      <w:rPr>
        <w:rFonts w:ascii="Courier New" w:hAnsi="Courier New" w:cs="Courier New" w:hint="default"/>
      </w:rPr>
    </w:lvl>
    <w:lvl w:ilvl="5" w:tplc="042A0005" w:tentative="1">
      <w:start w:val="1"/>
      <w:numFmt w:val="bullet"/>
      <w:lvlText w:val=""/>
      <w:lvlJc w:val="left"/>
      <w:pPr>
        <w:tabs>
          <w:tab w:val="num" w:pos="4527"/>
        </w:tabs>
        <w:ind w:left="4527" w:hanging="360"/>
      </w:pPr>
      <w:rPr>
        <w:rFonts w:ascii="Wingdings" w:hAnsi="Wingdings" w:hint="default"/>
      </w:rPr>
    </w:lvl>
    <w:lvl w:ilvl="6" w:tplc="042A0001" w:tentative="1">
      <w:start w:val="1"/>
      <w:numFmt w:val="bullet"/>
      <w:lvlText w:val=""/>
      <w:lvlJc w:val="left"/>
      <w:pPr>
        <w:tabs>
          <w:tab w:val="num" w:pos="5247"/>
        </w:tabs>
        <w:ind w:left="5247" w:hanging="360"/>
      </w:pPr>
      <w:rPr>
        <w:rFonts w:ascii="Symbol" w:hAnsi="Symbol" w:hint="default"/>
      </w:rPr>
    </w:lvl>
    <w:lvl w:ilvl="7" w:tplc="042A0003" w:tentative="1">
      <w:start w:val="1"/>
      <w:numFmt w:val="bullet"/>
      <w:lvlText w:val="o"/>
      <w:lvlJc w:val="left"/>
      <w:pPr>
        <w:tabs>
          <w:tab w:val="num" w:pos="5967"/>
        </w:tabs>
        <w:ind w:left="5967" w:hanging="360"/>
      </w:pPr>
      <w:rPr>
        <w:rFonts w:ascii="Courier New" w:hAnsi="Courier New" w:cs="Courier New" w:hint="default"/>
      </w:rPr>
    </w:lvl>
    <w:lvl w:ilvl="8" w:tplc="042A0005" w:tentative="1">
      <w:start w:val="1"/>
      <w:numFmt w:val="bullet"/>
      <w:lvlText w:val=""/>
      <w:lvlJc w:val="left"/>
      <w:pPr>
        <w:tabs>
          <w:tab w:val="num" w:pos="6687"/>
        </w:tabs>
        <w:ind w:left="6687" w:hanging="360"/>
      </w:pPr>
      <w:rPr>
        <w:rFonts w:ascii="Wingdings" w:hAnsi="Wingdings" w:hint="default"/>
      </w:rPr>
    </w:lvl>
  </w:abstractNum>
  <w:abstractNum w:abstractNumId="9" w15:restartNumberingAfterBreak="0">
    <w:nsid w:val="43A1437D"/>
    <w:multiLevelType w:val="hybridMultilevel"/>
    <w:tmpl w:val="3C5E4554"/>
    <w:lvl w:ilvl="0" w:tplc="0ED0840C">
      <w:start w:val="2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873AD7"/>
    <w:multiLevelType w:val="hybridMultilevel"/>
    <w:tmpl w:val="320410DA"/>
    <w:lvl w:ilvl="0" w:tplc="82AA1A60">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11" w15:restartNumberingAfterBreak="0">
    <w:nsid w:val="56B22757"/>
    <w:multiLevelType w:val="hybridMultilevel"/>
    <w:tmpl w:val="F962E18C"/>
    <w:lvl w:ilvl="0" w:tplc="3B48C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F6F4F16"/>
    <w:multiLevelType w:val="hybridMultilevel"/>
    <w:tmpl w:val="93107840"/>
    <w:lvl w:ilvl="0" w:tplc="44B2C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72A5E3A"/>
    <w:multiLevelType w:val="hybridMultilevel"/>
    <w:tmpl w:val="5DCCE14C"/>
    <w:lvl w:ilvl="0" w:tplc="E7BA77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0"/>
  </w:num>
  <w:num w:numId="4">
    <w:abstractNumId w:val="8"/>
  </w:num>
  <w:num w:numId="5">
    <w:abstractNumId w:val="2"/>
  </w:num>
  <w:num w:numId="6">
    <w:abstractNumId w:val="13"/>
  </w:num>
  <w:num w:numId="7">
    <w:abstractNumId w:val="6"/>
  </w:num>
  <w:num w:numId="8">
    <w:abstractNumId w:val="5"/>
  </w:num>
  <w:num w:numId="9">
    <w:abstractNumId w:val="11"/>
  </w:num>
  <w:num w:numId="10">
    <w:abstractNumId w:val="0"/>
  </w:num>
  <w:num w:numId="11">
    <w:abstractNumId w:val="1"/>
  </w:num>
  <w:num w:numId="12">
    <w:abstractNumId w:val="9"/>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4AA8"/>
    <w:rsid w:val="000021D1"/>
    <w:rsid w:val="000023DC"/>
    <w:rsid w:val="00003AA2"/>
    <w:rsid w:val="00011828"/>
    <w:rsid w:val="00013886"/>
    <w:rsid w:val="0001394D"/>
    <w:rsid w:val="00014062"/>
    <w:rsid w:val="000159CC"/>
    <w:rsid w:val="00015F4D"/>
    <w:rsid w:val="0001669B"/>
    <w:rsid w:val="000173A0"/>
    <w:rsid w:val="0002108F"/>
    <w:rsid w:val="00021D62"/>
    <w:rsid w:val="0002233B"/>
    <w:rsid w:val="00022460"/>
    <w:rsid w:val="00022534"/>
    <w:rsid w:val="00022871"/>
    <w:rsid w:val="000249D7"/>
    <w:rsid w:val="00024A7D"/>
    <w:rsid w:val="00025D69"/>
    <w:rsid w:val="0002754A"/>
    <w:rsid w:val="00031BF2"/>
    <w:rsid w:val="0003367E"/>
    <w:rsid w:val="00033B8A"/>
    <w:rsid w:val="0003493F"/>
    <w:rsid w:val="00035BF0"/>
    <w:rsid w:val="00035DD2"/>
    <w:rsid w:val="0003717B"/>
    <w:rsid w:val="000404E0"/>
    <w:rsid w:val="00040710"/>
    <w:rsid w:val="000445C4"/>
    <w:rsid w:val="000453EC"/>
    <w:rsid w:val="00050D91"/>
    <w:rsid w:val="00050E61"/>
    <w:rsid w:val="00050E86"/>
    <w:rsid w:val="00051B82"/>
    <w:rsid w:val="00051F3B"/>
    <w:rsid w:val="00052308"/>
    <w:rsid w:val="000523D7"/>
    <w:rsid w:val="00054B06"/>
    <w:rsid w:val="00054D6A"/>
    <w:rsid w:val="00056E56"/>
    <w:rsid w:val="000606E0"/>
    <w:rsid w:val="000643A8"/>
    <w:rsid w:val="000643E2"/>
    <w:rsid w:val="00065902"/>
    <w:rsid w:val="0006655E"/>
    <w:rsid w:val="0006685A"/>
    <w:rsid w:val="00066ABE"/>
    <w:rsid w:val="00067B64"/>
    <w:rsid w:val="00070C5E"/>
    <w:rsid w:val="00070E3A"/>
    <w:rsid w:val="00071FFE"/>
    <w:rsid w:val="000730DF"/>
    <w:rsid w:val="000737AE"/>
    <w:rsid w:val="00074AEB"/>
    <w:rsid w:val="0007505C"/>
    <w:rsid w:val="00076521"/>
    <w:rsid w:val="0007720B"/>
    <w:rsid w:val="00077B28"/>
    <w:rsid w:val="000805AA"/>
    <w:rsid w:val="0008102B"/>
    <w:rsid w:val="0008174C"/>
    <w:rsid w:val="000825E5"/>
    <w:rsid w:val="00082A3C"/>
    <w:rsid w:val="00082B17"/>
    <w:rsid w:val="00084F4C"/>
    <w:rsid w:val="00085212"/>
    <w:rsid w:val="0008599C"/>
    <w:rsid w:val="00090282"/>
    <w:rsid w:val="00090448"/>
    <w:rsid w:val="00094B0C"/>
    <w:rsid w:val="000968D3"/>
    <w:rsid w:val="000972AD"/>
    <w:rsid w:val="000972EE"/>
    <w:rsid w:val="000A0BF4"/>
    <w:rsid w:val="000A2A0E"/>
    <w:rsid w:val="000A37C1"/>
    <w:rsid w:val="000A4303"/>
    <w:rsid w:val="000A5755"/>
    <w:rsid w:val="000A61B0"/>
    <w:rsid w:val="000B09C0"/>
    <w:rsid w:val="000B230C"/>
    <w:rsid w:val="000B2F80"/>
    <w:rsid w:val="000B5448"/>
    <w:rsid w:val="000B5B75"/>
    <w:rsid w:val="000C3CA5"/>
    <w:rsid w:val="000C3F25"/>
    <w:rsid w:val="000C3F67"/>
    <w:rsid w:val="000C409C"/>
    <w:rsid w:val="000C5A0E"/>
    <w:rsid w:val="000C605C"/>
    <w:rsid w:val="000D1F5B"/>
    <w:rsid w:val="000D1FBA"/>
    <w:rsid w:val="000D2A8A"/>
    <w:rsid w:val="000D3AE5"/>
    <w:rsid w:val="000D49E2"/>
    <w:rsid w:val="000D5EB3"/>
    <w:rsid w:val="000D6FD4"/>
    <w:rsid w:val="000E0C9E"/>
    <w:rsid w:val="000E696B"/>
    <w:rsid w:val="000E7636"/>
    <w:rsid w:val="000E7C7C"/>
    <w:rsid w:val="000F0442"/>
    <w:rsid w:val="000F1D47"/>
    <w:rsid w:val="000F2E60"/>
    <w:rsid w:val="000F3A1B"/>
    <w:rsid w:val="000F4EF7"/>
    <w:rsid w:val="000F5500"/>
    <w:rsid w:val="000F5712"/>
    <w:rsid w:val="000F5B3F"/>
    <w:rsid w:val="000F7509"/>
    <w:rsid w:val="000F753F"/>
    <w:rsid w:val="000F793B"/>
    <w:rsid w:val="000F7B12"/>
    <w:rsid w:val="000F7D4D"/>
    <w:rsid w:val="001017C9"/>
    <w:rsid w:val="00101F56"/>
    <w:rsid w:val="001057B2"/>
    <w:rsid w:val="00106299"/>
    <w:rsid w:val="00107C9D"/>
    <w:rsid w:val="00107FF4"/>
    <w:rsid w:val="00110B3F"/>
    <w:rsid w:val="00111261"/>
    <w:rsid w:val="00112981"/>
    <w:rsid w:val="00113883"/>
    <w:rsid w:val="00114A44"/>
    <w:rsid w:val="00115C9E"/>
    <w:rsid w:val="001204A5"/>
    <w:rsid w:val="00120F42"/>
    <w:rsid w:val="001220DC"/>
    <w:rsid w:val="001223F9"/>
    <w:rsid w:val="00123434"/>
    <w:rsid w:val="0012398A"/>
    <w:rsid w:val="0012535A"/>
    <w:rsid w:val="001311BB"/>
    <w:rsid w:val="00131650"/>
    <w:rsid w:val="00131CC2"/>
    <w:rsid w:val="00131F3E"/>
    <w:rsid w:val="001322BE"/>
    <w:rsid w:val="001333CF"/>
    <w:rsid w:val="001347D8"/>
    <w:rsid w:val="00135825"/>
    <w:rsid w:val="00135BD9"/>
    <w:rsid w:val="001366ED"/>
    <w:rsid w:val="0013673F"/>
    <w:rsid w:val="00136C8A"/>
    <w:rsid w:val="00136EEA"/>
    <w:rsid w:val="001408EB"/>
    <w:rsid w:val="00141B9D"/>
    <w:rsid w:val="00142E99"/>
    <w:rsid w:val="00142F6A"/>
    <w:rsid w:val="00145941"/>
    <w:rsid w:val="00145EC0"/>
    <w:rsid w:val="00146615"/>
    <w:rsid w:val="00146F6E"/>
    <w:rsid w:val="00150658"/>
    <w:rsid w:val="00156499"/>
    <w:rsid w:val="00156E91"/>
    <w:rsid w:val="00161E13"/>
    <w:rsid w:val="0016205A"/>
    <w:rsid w:val="001624D5"/>
    <w:rsid w:val="00163484"/>
    <w:rsid w:val="00163F34"/>
    <w:rsid w:val="00164512"/>
    <w:rsid w:val="001656C7"/>
    <w:rsid w:val="00167375"/>
    <w:rsid w:val="001674C5"/>
    <w:rsid w:val="00170808"/>
    <w:rsid w:val="001709E8"/>
    <w:rsid w:val="00170D92"/>
    <w:rsid w:val="00170FEB"/>
    <w:rsid w:val="00176AD2"/>
    <w:rsid w:val="0018023C"/>
    <w:rsid w:val="00180366"/>
    <w:rsid w:val="001812E8"/>
    <w:rsid w:val="00185478"/>
    <w:rsid w:val="00185804"/>
    <w:rsid w:val="00185D79"/>
    <w:rsid w:val="00186FD7"/>
    <w:rsid w:val="00187CCE"/>
    <w:rsid w:val="00190663"/>
    <w:rsid w:val="00192039"/>
    <w:rsid w:val="00193A25"/>
    <w:rsid w:val="00193C88"/>
    <w:rsid w:val="00194EB0"/>
    <w:rsid w:val="0019581C"/>
    <w:rsid w:val="00196BEA"/>
    <w:rsid w:val="001A16F7"/>
    <w:rsid w:val="001A3906"/>
    <w:rsid w:val="001A429C"/>
    <w:rsid w:val="001A4B64"/>
    <w:rsid w:val="001B0983"/>
    <w:rsid w:val="001B0A30"/>
    <w:rsid w:val="001B11FF"/>
    <w:rsid w:val="001B2527"/>
    <w:rsid w:val="001B3DD4"/>
    <w:rsid w:val="001B56B4"/>
    <w:rsid w:val="001B58CE"/>
    <w:rsid w:val="001B5F41"/>
    <w:rsid w:val="001B7B35"/>
    <w:rsid w:val="001C2204"/>
    <w:rsid w:val="001C2257"/>
    <w:rsid w:val="001C336C"/>
    <w:rsid w:val="001C34A9"/>
    <w:rsid w:val="001C3A52"/>
    <w:rsid w:val="001C49D9"/>
    <w:rsid w:val="001C6970"/>
    <w:rsid w:val="001C752D"/>
    <w:rsid w:val="001D0286"/>
    <w:rsid w:val="001D04D8"/>
    <w:rsid w:val="001D1089"/>
    <w:rsid w:val="001D10B5"/>
    <w:rsid w:val="001D2D63"/>
    <w:rsid w:val="001D30E0"/>
    <w:rsid w:val="001D7193"/>
    <w:rsid w:val="001E00AF"/>
    <w:rsid w:val="001E2D45"/>
    <w:rsid w:val="001E4BC9"/>
    <w:rsid w:val="001E5C4A"/>
    <w:rsid w:val="001E711A"/>
    <w:rsid w:val="001E7467"/>
    <w:rsid w:val="001F13B2"/>
    <w:rsid w:val="001F46A3"/>
    <w:rsid w:val="001F66D9"/>
    <w:rsid w:val="001F6F59"/>
    <w:rsid w:val="001F7CCE"/>
    <w:rsid w:val="002005B4"/>
    <w:rsid w:val="002020CD"/>
    <w:rsid w:val="002024CF"/>
    <w:rsid w:val="002039C6"/>
    <w:rsid w:val="002056E1"/>
    <w:rsid w:val="00207098"/>
    <w:rsid w:val="002100DA"/>
    <w:rsid w:val="00210BB5"/>
    <w:rsid w:val="002123FF"/>
    <w:rsid w:val="00212B47"/>
    <w:rsid w:val="00213393"/>
    <w:rsid w:val="00214153"/>
    <w:rsid w:val="00214EE6"/>
    <w:rsid w:val="0021513F"/>
    <w:rsid w:val="00216F46"/>
    <w:rsid w:val="002209CA"/>
    <w:rsid w:val="00220A28"/>
    <w:rsid w:val="00220D7B"/>
    <w:rsid w:val="0022111F"/>
    <w:rsid w:val="00221614"/>
    <w:rsid w:val="002233E9"/>
    <w:rsid w:val="00225011"/>
    <w:rsid w:val="00227D1C"/>
    <w:rsid w:val="00227F23"/>
    <w:rsid w:val="002300EB"/>
    <w:rsid w:val="00230D7B"/>
    <w:rsid w:val="0023371C"/>
    <w:rsid w:val="00233B18"/>
    <w:rsid w:val="00236080"/>
    <w:rsid w:val="00240242"/>
    <w:rsid w:val="00240685"/>
    <w:rsid w:val="0024074A"/>
    <w:rsid w:val="00242000"/>
    <w:rsid w:val="0024206E"/>
    <w:rsid w:val="00242257"/>
    <w:rsid w:val="00242C79"/>
    <w:rsid w:val="00243408"/>
    <w:rsid w:val="00243D6F"/>
    <w:rsid w:val="00245FEF"/>
    <w:rsid w:val="00246294"/>
    <w:rsid w:val="00247235"/>
    <w:rsid w:val="00250164"/>
    <w:rsid w:val="00250209"/>
    <w:rsid w:val="002502BA"/>
    <w:rsid w:val="00250437"/>
    <w:rsid w:val="002516DF"/>
    <w:rsid w:val="0025170E"/>
    <w:rsid w:val="00253A7D"/>
    <w:rsid w:val="00253B4F"/>
    <w:rsid w:val="00254EA7"/>
    <w:rsid w:val="002550CE"/>
    <w:rsid w:val="00256B6D"/>
    <w:rsid w:val="002617A3"/>
    <w:rsid w:val="002622BA"/>
    <w:rsid w:val="0026344C"/>
    <w:rsid w:val="0026383D"/>
    <w:rsid w:val="00265EDA"/>
    <w:rsid w:val="002671C2"/>
    <w:rsid w:val="002672B1"/>
    <w:rsid w:val="00267E79"/>
    <w:rsid w:val="00271482"/>
    <w:rsid w:val="002715BB"/>
    <w:rsid w:val="00271D4D"/>
    <w:rsid w:val="00272C07"/>
    <w:rsid w:val="00273148"/>
    <w:rsid w:val="00275451"/>
    <w:rsid w:val="00280978"/>
    <w:rsid w:val="00284E25"/>
    <w:rsid w:val="00285EA7"/>
    <w:rsid w:val="002860E0"/>
    <w:rsid w:val="00290403"/>
    <w:rsid w:val="00290BF5"/>
    <w:rsid w:val="00291B25"/>
    <w:rsid w:val="00291F31"/>
    <w:rsid w:val="0029207F"/>
    <w:rsid w:val="00292DC1"/>
    <w:rsid w:val="002938CC"/>
    <w:rsid w:val="00295984"/>
    <w:rsid w:val="00295FFC"/>
    <w:rsid w:val="0029729F"/>
    <w:rsid w:val="0029783E"/>
    <w:rsid w:val="00297B0F"/>
    <w:rsid w:val="00297E93"/>
    <w:rsid w:val="002A091B"/>
    <w:rsid w:val="002A0A1C"/>
    <w:rsid w:val="002A28C6"/>
    <w:rsid w:val="002A38A3"/>
    <w:rsid w:val="002A3D3C"/>
    <w:rsid w:val="002A53A4"/>
    <w:rsid w:val="002A612C"/>
    <w:rsid w:val="002A6D5D"/>
    <w:rsid w:val="002B1B59"/>
    <w:rsid w:val="002B528B"/>
    <w:rsid w:val="002B5305"/>
    <w:rsid w:val="002B5438"/>
    <w:rsid w:val="002B5B84"/>
    <w:rsid w:val="002B63FE"/>
    <w:rsid w:val="002B72D7"/>
    <w:rsid w:val="002C2446"/>
    <w:rsid w:val="002C2581"/>
    <w:rsid w:val="002C51BB"/>
    <w:rsid w:val="002C74EB"/>
    <w:rsid w:val="002C7BEA"/>
    <w:rsid w:val="002C7D99"/>
    <w:rsid w:val="002D1395"/>
    <w:rsid w:val="002D19E6"/>
    <w:rsid w:val="002D22EB"/>
    <w:rsid w:val="002D243B"/>
    <w:rsid w:val="002D4609"/>
    <w:rsid w:val="002E0BC2"/>
    <w:rsid w:val="002E0DDE"/>
    <w:rsid w:val="002E1F12"/>
    <w:rsid w:val="002E210E"/>
    <w:rsid w:val="002E3392"/>
    <w:rsid w:val="002E563E"/>
    <w:rsid w:val="002E5C96"/>
    <w:rsid w:val="002F05A1"/>
    <w:rsid w:val="002F099B"/>
    <w:rsid w:val="002F23D1"/>
    <w:rsid w:val="002F42BD"/>
    <w:rsid w:val="002F43AE"/>
    <w:rsid w:val="002F5889"/>
    <w:rsid w:val="002F63AF"/>
    <w:rsid w:val="002F788F"/>
    <w:rsid w:val="003014BC"/>
    <w:rsid w:val="00302DBF"/>
    <w:rsid w:val="003035CC"/>
    <w:rsid w:val="00303EBE"/>
    <w:rsid w:val="00304A38"/>
    <w:rsid w:val="00304F8C"/>
    <w:rsid w:val="00306B97"/>
    <w:rsid w:val="0030767B"/>
    <w:rsid w:val="003101EA"/>
    <w:rsid w:val="0031100E"/>
    <w:rsid w:val="0031188A"/>
    <w:rsid w:val="00312233"/>
    <w:rsid w:val="003123D4"/>
    <w:rsid w:val="00312983"/>
    <w:rsid w:val="00312D94"/>
    <w:rsid w:val="00312FF0"/>
    <w:rsid w:val="00313775"/>
    <w:rsid w:val="00313829"/>
    <w:rsid w:val="00313BD5"/>
    <w:rsid w:val="00315CB2"/>
    <w:rsid w:val="00315F70"/>
    <w:rsid w:val="003178AE"/>
    <w:rsid w:val="00320C58"/>
    <w:rsid w:val="0032282D"/>
    <w:rsid w:val="00323101"/>
    <w:rsid w:val="00323337"/>
    <w:rsid w:val="00323BCA"/>
    <w:rsid w:val="00324328"/>
    <w:rsid w:val="003248F8"/>
    <w:rsid w:val="003251C9"/>
    <w:rsid w:val="0032638F"/>
    <w:rsid w:val="00333D0A"/>
    <w:rsid w:val="00334093"/>
    <w:rsid w:val="00334563"/>
    <w:rsid w:val="00334A6A"/>
    <w:rsid w:val="00335D90"/>
    <w:rsid w:val="00340B5D"/>
    <w:rsid w:val="0034280C"/>
    <w:rsid w:val="00344032"/>
    <w:rsid w:val="00347067"/>
    <w:rsid w:val="00350546"/>
    <w:rsid w:val="00350706"/>
    <w:rsid w:val="00350B54"/>
    <w:rsid w:val="00351EC3"/>
    <w:rsid w:val="00353D87"/>
    <w:rsid w:val="00355B2B"/>
    <w:rsid w:val="00355C3F"/>
    <w:rsid w:val="00356E3A"/>
    <w:rsid w:val="00357B8D"/>
    <w:rsid w:val="00360A42"/>
    <w:rsid w:val="003610F4"/>
    <w:rsid w:val="003619D5"/>
    <w:rsid w:val="003621D8"/>
    <w:rsid w:val="003622E6"/>
    <w:rsid w:val="00362EE0"/>
    <w:rsid w:val="00363A71"/>
    <w:rsid w:val="00363F7C"/>
    <w:rsid w:val="00364890"/>
    <w:rsid w:val="00364A03"/>
    <w:rsid w:val="00365D16"/>
    <w:rsid w:val="00367697"/>
    <w:rsid w:val="00370344"/>
    <w:rsid w:val="00370E5B"/>
    <w:rsid w:val="00372488"/>
    <w:rsid w:val="0037377C"/>
    <w:rsid w:val="003743F8"/>
    <w:rsid w:val="003747F0"/>
    <w:rsid w:val="00376A8E"/>
    <w:rsid w:val="00376BE2"/>
    <w:rsid w:val="00381004"/>
    <w:rsid w:val="0038177D"/>
    <w:rsid w:val="003837D2"/>
    <w:rsid w:val="0038466F"/>
    <w:rsid w:val="00385469"/>
    <w:rsid w:val="003858AB"/>
    <w:rsid w:val="00385F75"/>
    <w:rsid w:val="003878F6"/>
    <w:rsid w:val="00390453"/>
    <w:rsid w:val="00390BC8"/>
    <w:rsid w:val="003911CE"/>
    <w:rsid w:val="00393E44"/>
    <w:rsid w:val="00394775"/>
    <w:rsid w:val="00394880"/>
    <w:rsid w:val="00394D28"/>
    <w:rsid w:val="00395078"/>
    <w:rsid w:val="0039660F"/>
    <w:rsid w:val="00396705"/>
    <w:rsid w:val="003978E5"/>
    <w:rsid w:val="003A491D"/>
    <w:rsid w:val="003A4BD2"/>
    <w:rsid w:val="003A4CB4"/>
    <w:rsid w:val="003A7555"/>
    <w:rsid w:val="003A7A21"/>
    <w:rsid w:val="003B0CA8"/>
    <w:rsid w:val="003B1066"/>
    <w:rsid w:val="003B24C2"/>
    <w:rsid w:val="003B272C"/>
    <w:rsid w:val="003B367C"/>
    <w:rsid w:val="003B3A18"/>
    <w:rsid w:val="003B3F83"/>
    <w:rsid w:val="003B46D1"/>
    <w:rsid w:val="003B637E"/>
    <w:rsid w:val="003B7B10"/>
    <w:rsid w:val="003B7DF9"/>
    <w:rsid w:val="003C19FE"/>
    <w:rsid w:val="003C274B"/>
    <w:rsid w:val="003C446D"/>
    <w:rsid w:val="003C4BA9"/>
    <w:rsid w:val="003C4C18"/>
    <w:rsid w:val="003C7D15"/>
    <w:rsid w:val="003D1EC3"/>
    <w:rsid w:val="003E00AC"/>
    <w:rsid w:val="003E1084"/>
    <w:rsid w:val="003E1306"/>
    <w:rsid w:val="003E1881"/>
    <w:rsid w:val="003E1D2B"/>
    <w:rsid w:val="003E3717"/>
    <w:rsid w:val="003E3C2A"/>
    <w:rsid w:val="003E4432"/>
    <w:rsid w:val="003E468C"/>
    <w:rsid w:val="003E5101"/>
    <w:rsid w:val="003E5538"/>
    <w:rsid w:val="003E74F9"/>
    <w:rsid w:val="003F10C0"/>
    <w:rsid w:val="003F1ECB"/>
    <w:rsid w:val="003F23FC"/>
    <w:rsid w:val="003F51E2"/>
    <w:rsid w:val="003F757C"/>
    <w:rsid w:val="00400095"/>
    <w:rsid w:val="00400EB5"/>
    <w:rsid w:val="00401B87"/>
    <w:rsid w:val="00402172"/>
    <w:rsid w:val="00402179"/>
    <w:rsid w:val="00403019"/>
    <w:rsid w:val="0040796F"/>
    <w:rsid w:val="00410CC1"/>
    <w:rsid w:val="00411573"/>
    <w:rsid w:val="00413602"/>
    <w:rsid w:val="004158FE"/>
    <w:rsid w:val="00416987"/>
    <w:rsid w:val="0041793E"/>
    <w:rsid w:val="00417A9B"/>
    <w:rsid w:val="00417DE8"/>
    <w:rsid w:val="004215AB"/>
    <w:rsid w:val="00421D71"/>
    <w:rsid w:val="00421F4A"/>
    <w:rsid w:val="0042201A"/>
    <w:rsid w:val="00422123"/>
    <w:rsid w:val="0042275F"/>
    <w:rsid w:val="0042345B"/>
    <w:rsid w:val="00423B3B"/>
    <w:rsid w:val="0042404D"/>
    <w:rsid w:val="00424944"/>
    <w:rsid w:val="00430FFC"/>
    <w:rsid w:val="004321ED"/>
    <w:rsid w:val="00432570"/>
    <w:rsid w:val="00434390"/>
    <w:rsid w:val="004344A9"/>
    <w:rsid w:val="00434AFE"/>
    <w:rsid w:val="0043686D"/>
    <w:rsid w:val="00437B7D"/>
    <w:rsid w:val="00440D1B"/>
    <w:rsid w:val="00440ECF"/>
    <w:rsid w:val="00441B4A"/>
    <w:rsid w:val="00442E2D"/>
    <w:rsid w:val="00442F2E"/>
    <w:rsid w:val="00443182"/>
    <w:rsid w:val="00451722"/>
    <w:rsid w:val="00451BC9"/>
    <w:rsid w:val="00451CE7"/>
    <w:rsid w:val="0045327B"/>
    <w:rsid w:val="004556B4"/>
    <w:rsid w:val="004556BE"/>
    <w:rsid w:val="00456FC8"/>
    <w:rsid w:val="004601C4"/>
    <w:rsid w:val="0046117B"/>
    <w:rsid w:val="004619EF"/>
    <w:rsid w:val="00462F44"/>
    <w:rsid w:val="00464EA6"/>
    <w:rsid w:val="0046533A"/>
    <w:rsid w:val="0046544F"/>
    <w:rsid w:val="00467D59"/>
    <w:rsid w:val="0047254C"/>
    <w:rsid w:val="004736AE"/>
    <w:rsid w:val="00473D0E"/>
    <w:rsid w:val="004751BB"/>
    <w:rsid w:val="00476BA4"/>
    <w:rsid w:val="00477686"/>
    <w:rsid w:val="00477AC6"/>
    <w:rsid w:val="00480145"/>
    <w:rsid w:val="00480531"/>
    <w:rsid w:val="004806B9"/>
    <w:rsid w:val="0048230A"/>
    <w:rsid w:val="00483625"/>
    <w:rsid w:val="00484426"/>
    <w:rsid w:val="004847D4"/>
    <w:rsid w:val="00484B79"/>
    <w:rsid w:val="0048603A"/>
    <w:rsid w:val="00487A93"/>
    <w:rsid w:val="00490880"/>
    <w:rsid w:val="004924B1"/>
    <w:rsid w:val="00494B84"/>
    <w:rsid w:val="0049590D"/>
    <w:rsid w:val="004963FC"/>
    <w:rsid w:val="00496B9E"/>
    <w:rsid w:val="00497624"/>
    <w:rsid w:val="004A1EB2"/>
    <w:rsid w:val="004A381F"/>
    <w:rsid w:val="004A4BE1"/>
    <w:rsid w:val="004A6A5F"/>
    <w:rsid w:val="004B01FC"/>
    <w:rsid w:val="004B060C"/>
    <w:rsid w:val="004B0704"/>
    <w:rsid w:val="004B117B"/>
    <w:rsid w:val="004B2E56"/>
    <w:rsid w:val="004B30DD"/>
    <w:rsid w:val="004B3326"/>
    <w:rsid w:val="004B6AFA"/>
    <w:rsid w:val="004B6B25"/>
    <w:rsid w:val="004B7F56"/>
    <w:rsid w:val="004C15BD"/>
    <w:rsid w:val="004C3E4A"/>
    <w:rsid w:val="004C4055"/>
    <w:rsid w:val="004C5046"/>
    <w:rsid w:val="004C5EC1"/>
    <w:rsid w:val="004C667B"/>
    <w:rsid w:val="004C6B17"/>
    <w:rsid w:val="004C6E59"/>
    <w:rsid w:val="004D04E4"/>
    <w:rsid w:val="004D0B08"/>
    <w:rsid w:val="004D0CE2"/>
    <w:rsid w:val="004D29C3"/>
    <w:rsid w:val="004D31C0"/>
    <w:rsid w:val="004D432D"/>
    <w:rsid w:val="004D4458"/>
    <w:rsid w:val="004D4C15"/>
    <w:rsid w:val="004D7B91"/>
    <w:rsid w:val="004D7BCC"/>
    <w:rsid w:val="004E0E45"/>
    <w:rsid w:val="004E0E4F"/>
    <w:rsid w:val="004E1CFD"/>
    <w:rsid w:val="004E29F8"/>
    <w:rsid w:val="004E2DE1"/>
    <w:rsid w:val="004E3AE4"/>
    <w:rsid w:val="004E4BF0"/>
    <w:rsid w:val="004E7BBE"/>
    <w:rsid w:val="004F139D"/>
    <w:rsid w:val="004F2667"/>
    <w:rsid w:val="004F2DA0"/>
    <w:rsid w:val="004F3A6E"/>
    <w:rsid w:val="004F3DAE"/>
    <w:rsid w:val="004F5992"/>
    <w:rsid w:val="004F5D15"/>
    <w:rsid w:val="004F5D5F"/>
    <w:rsid w:val="00500530"/>
    <w:rsid w:val="00502C37"/>
    <w:rsid w:val="0050464E"/>
    <w:rsid w:val="0050480D"/>
    <w:rsid w:val="00505D8B"/>
    <w:rsid w:val="00505EA4"/>
    <w:rsid w:val="0050747A"/>
    <w:rsid w:val="0051007D"/>
    <w:rsid w:val="00510A75"/>
    <w:rsid w:val="00511238"/>
    <w:rsid w:val="00511E7D"/>
    <w:rsid w:val="00515B1B"/>
    <w:rsid w:val="005165F8"/>
    <w:rsid w:val="00516DB1"/>
    <w:rsid w:val="005177EE"/>
    <w:rsid w:val="00521B33"/>
    <w:rsid w:val="005224CF"/>
    <w:rsid w:val="0052360D"/>
    <w:rsid w:val="00523B1C"/>
    <w:rsid w:val="00526084"/>
    <w:rsid w:val="005264F4"/>
    <w:rsid w:val="00526A77"/>
    <w:rsid w:val="00527B1B"/>
    <w:rsid w:val="00527EBD"/>
    <w:rsid w:val="00531009"/>
    <w:rsid w:val="00531518"/>
    <w:rsid w:val="00531A7E"/>
    <w:rsid w:val="00532E7D"/>
    <w:rsid w:val="005351A2"/>
    <w:rsid w:val="005363B4"/>
    <w:rsid w:val="005370CF"/>
    <w:rsid w:val="00543ED2"/>
    <w:rsid w:val="00544D3D"/>
    <w:rsid w:val="00544F6C"/>
    <w:rsid w:val="005460E5"/>
    <w:rsid w:val="00546837"/>
    <w:rsid w:val="00547A85"/>
    <w:rsid w:val="00550C19"/>
    <w:rsid w:val="00551A3C"/>
    <w:rsid w:val="0055236F"/>
    <w:rsid w:val="005547A6"/>
    <w:rsid w:val="00556707"/>
    <w:rsid w:val="00556BA2"/>
    <w:rsid w:val="0055727C"/>
    <w:rsid w:val="00557F9E"/>
    <w:rsid w:val="0056143C"/>
    <w:rsid w:val="00562B2E"/>
    <w:rsid w:val="005677A1"/>
    <w:rsid w:val="00567B4D"/>
    <w:rsid w:val="005724B1"/>
    <w:rsid w:val="00572E69"/>
    <w:rsid w:val="00572FE9"/>
    <w:rsid w:val="00573B85"/>
    <w:rsid w:val="00574C87"/>
    <w:rsid w:val="00574D57"/>
    <w:rsid w:val="00575653"/>
    <w:rsid w:val="005776E2"/>
    <w:rsid w:val="00577C3F"/>
    <w:rsid w:val="00577F3F"/>
    <w:rsid w:val="005810DD"/>
    <w:rsid w:val="005840A4"/>
    <w:rsid w:val="005842B9"/>
    <w:rsid w:val="00590196"/>
    <w:rsid w:val="0059197D"/>
    <w:rsid w:val="005927F3"/>
    <w:rsid w:val="00593E24"/>
    <w:rsid w:val="00594E9D"/>
    <w:rsid w:val="00597644"/>
    <w:rsid w:val="005A1624"/>
    <w:rsid w:val="005A4CC0"/>
    <w:rsid w:val="005A5577"/>
    <w:rsid w:val="005A6AE1"/>
    <w:rsid w:val="005A757A"/>
    <w:rsid w:val="005B0A10"/>
    <w:rsid w:val="005B0FBE"/>
    <w:rsid w:val="005B19A8"/>
    <w:rsid w:val="005B3832"/>
    <w:rsid w:val="005B4249"/>
    <w:rsid w:val="005B5F63"/>
    <w:rsid w:val="005C093E"/>
    <w:rsid w:val="005C1EE3"/>
    <w:rsid w:val="005C2085"/>
    <w:rsid w:val="005C3232"/>
    <w:rsid w:val="005C5A11"/>
    <w:rsid w:val="005C6978"/>
    <w:rsid w:val="005D00A8"/>
    <w:rsid w:val="005D0A55"/>
    <w:rsid w:val="005D0B05"/>
    <w:rsid w:val="005D18D6"/>
    <w:rsid w:val="005D3688"/>
    <w:rsid w:val="005D3B9A"/>
    <w:rsid w:val="005D4506"/>
    <w:rsid w:val="005D6B78"/>
    <w:rsid w:val="005D6C66"/>
    <w:rsid w:val="005D6F58"/>
    <w:rsid w:val="005D749D"/>
    <w:rsid w:val="005D7D80"/>
    <w:rsid w:val="005E3F98"/>
    <w:rsid w:val="005E4889"/>
    <w:rsid w:val="005E629C"/>
    <w:rsid w:val="005E629F"/>
    <w:rsid w:val="005E6C51"/>
    <w:rsid w:val="005E74C3"/>
    <w:rsid w:val="005E7CF1"/>
    <w:rsid w:val="005F0B6A"/>
    <w:rsid w:val="005F44EC"/>
    <w:rsid w:val="005F48D2"/>
    <w:rsid w:val="005F5A1F"/>
    <w:rsid w:val="005F5FDA"/>
    <w:rsid w:val="005F6CC3"/>
    <w:rsid w:val="006003B7"/>
    <w:rsid w:val="00600BDA"/>
    <w:rsid w:val="0060144F"/>
    <w:rsid w:val="00602C94"/>
    <w:rsid w:val="00605732"/>
    <w:rsid w:val="006107B1"/>
    <w:rsid w:val="00610B08"/>
    <w:rsid w:val="00611070"/>
    <w:rsid w:val="0061111E"/>
    <w:rsid w:val="00611516"/>
    <w:rsid w:val="00611B8E"/>
    <w:rsid w:val="0061204E"/>
    <w:rsid w:val="006122B7"/>
    <w:rsid w:val="00612332"/>
    <w:rsid w:val="0061613A"/>
    <w:rsid w:val="00617D47"/>
    <w:rsid w:val="00620105"/>
    <w:rsid w:val="00620430"/>
    <w:rsid w:val="00625CAF"/>
    <w:rsid w:val="006278CD"/>
    <w:rsid w:val="00630A2E"/>
    <w:rsid w:val="00633536"/>
    <w:rsid w:val="00636CD0"/>
    <w:rsid w:val="006400F8"/>
    <w:rsid w:val="006408C2"/>
    <w:rsid w:val="00640F85"/>
    <w:rsid w:val="00641DD5"/>
    <w:rsid w:val="006428E1"/>
    <w:rsid w:val="00643DD9"/>
    <w:rsid w:val="00645025"/>
    <w:rsid w:val="00646310"/>
    <w:rsid w:val="006505AD"/>
    <w:rsid w:val="006505B6"/>
    <w:rsid w:val="00653409"/>
    <w:rsid w:val="006546ED"/>
    <w:rsid w:val="00654852"/>
    <w:rsid w:val="00654CEB"/>
    <w:rsid w:val="00655D17"/>
    <w:rsid w:val="0065691E"/>
    <w:rsid w:val="00656BE7"/>
    <w:rsid w:val="006572E0"/>
    <w:rsid w:val="00657BBA"/>
    <w:rsid w:val="00660CFF"/>
    <w:rsid w:val="0066227A"/>
    <w:rsid w:val="00662FE7"/>
    <w:rsid w:val="006635E1"/>
    <w:rsid w:val="00666759"/>
    <w:rsid w:val="00672893"/>
    <w:rsid w:val="00674ABA"/>
    <w:rsid w:val="006756A3"/>
    <w:rsid w:val="006763AD"/>
    <w:rsid w:val="00676C64"/>
    <w:rsid w:val="00680B26"/>
    <w:rsid w:val="0068147D"/>
    <w:rsid w:val="006837F0"/>
    <w:rsid w:val="00684BD8"/>
    <w:rsid w:val="00684E28"/>
    <w:rsid w:val="00684E99"/>
    <w:rsid w:val="00685F76"/>
    <w:rsid w:val="00686B0A"/>
    <w:rsid w:val="0068724F"/>
    <w:rsid w:val="006872D0"/>
    <w:rsid w:val="006917C9"/>
    <w:rsid w:val="00691AA5"/>
    <w:rsid w:val="006941B1"/>
    <w:rsid w:val="00694B4B"/>
    <w:rsid w:val="00694E66"/>
    <w:rsid w:val="006952F5"/>
    <w:rsid w:val="006964BD"/>
    <w:rsid w:val="006A0E76"/>
    <w:rsid w:val="006A0FEE"/>
    <w:rsid w:val="006A190F"/>
    <w:rsid w:val="006A7BE8"/>
    <w:rsid w:val="006B0BEB"/>
    <w:rsid w:val="006B1CC3"/>
    <w:rsid w:val="006B2149"/>
    <w:rsid w:val="006B33D9"/>
    <w:rsid w:val="006B4052"/>
    <w:rsid w:val="006B41A1"/>
    <w:rsid w:val="006B53B1"/>
    <w:rsid w:val="006B7158"/>
    <w:rsid w:val="006C23E5"/>
    <w:rsid w:val="006C2EC2"/>
    <w:rsid w:val="006C3EC1"/>
    <w:rsid w:val="006C6262"/>
    <w:rsid w:val="006D13E3"/>
    <w:rsid w:val="006D1DDE"/>
    <w:rsid w:val="006D5C41"/>
    <w:rsid w:val="006D696A"/>
    <w:rsid w:val="006E0193"/>
    <w:rsid w:val="006E1D61"/>
    <w:rsid w:val="006E2486"/>
    <w:rsid w:val="006E2813"/>
    <w:rsid w:val="006E4227"/>
    <w:rsid w:val="006E4815"/>
    <w:rsid w:val="006E5EFF"/>
    <w:rsid w:val="006E5FD4"/>
    <w:rsid w:val="006E769C"/>
    <w:rsid w:val="006E7919"/>
    <w:rsid w:val="006F0C46"/>
    <w:rsid w:val="006F11C2"/>
    <w:rsid w:val="006F316F"/>
    <w:rsid w:val="006F73C8"/>
    <w:rsid w:val="00701252"/>
    <w:rsid w:val="007017EB"/>
    <w:rsid w:val="0070284B"/>
    <w:rsid w:val="00702857"/>
    <w:rsid w:val="00703CCC"/>
    <w:rsid w:val="00706793"/>
    <w:rsid w:val="007068A0"/>
    <w:rsid w:val="00706F98"/>
    <w:rsid w:val="00707F82"/>
    <w:rsid w:val="007101A4"/>
    <w:rsid w:val="007107D5"/>
    <w:rsid w:val="00712147"/>
    <w:rsid w:val="00712856"/>
    <w:rsid w:val="00712DE9"/>
    <w:rsid w:val="00713BC6"/>
    <w:rsid w:val="007141D6"/>
    <w:rsid w:val="0071517F"/>
    <w:rsid w:val="00715728"/>
    <w:rsid w:val="00716BB4"/>
    <w:rsid w:val="007204E5"/>
    <w:rsid w:val="0072067E"/>
    <w:rsid w:val="0072103A"/>
    <w:rsid w:val="007210D6"/>
    <w:rsid w:val="00721B63"/>
    <w:rsid w:val="0072301A"/>
    <w:rsid w:val="00723A45"/>
    <w:rsid w:val="00726C0C"/>
    <w:rsid w:val="00726FF6"/>
    <w:rsid w:val="00727181"/>
    <w:rsid w:val="00730659"/>
    <w:rsid w:val="00730D2C"/>
    <w:rsid w:val="00732108"/>
    <w:rsid w:val="00733AC4"/>
    <w:rsid w:val="00734F98"/>
    <w:rsid w:val="007405D2"/>
    <w:rsid w:val="00740DF3"/>
    <w:rsid w:val="0074235E"/>
    <w:rsid w:val="00742ABC"/>
    <w:rsid w:val="00745B77"/>
    <w:rsid w:val="00747046"/>
    <w:rsid w:val="00751C4F"/>
    <w:rsid w:val="0075233E"/>
    <w:rsid w:val="00753266"/>
    <w:rsid w:val="0075488F"/>
    <w:rsid w:val="0075583F"/>
    <w:rsid w:val="00760059"/>
    <w:rsid w:val="00760F52"/>
    <w:rsid w:val="00761631"/>
    <w:rsid w:val="007617D6"/>
    <w:rsid w:val="0076292D"/>
    <w:rsid w:val="00762BEC"/>
    <w:rsid w:val="00762C8C"/>
    <w:rsid w:val="007640C7"/>
    <w:rsid w:val="007641DA"/>
    <w:rsid w:val="00766CEE"/>
    <w:rsid w:val="00770B1E"/>
    <w:rsid w:val="00771CDB"/>
    <w:rsid w:val="007728AB"/>
    <w:rsid w:val="00772A7A"/>
    <w:rsid w:val="00773B1A"/>
    <w:rsid w:val="00774A28"/>
    <w:rsid w:val="00774AA8"/>
    <w:rsid w:val="00775A98"/>
    <w:rsid w:val="00776436"/>
    <w:rsid w:val="0078027D"/>
    <w:rsid w:val="00780904"/>
    <w:rsid w:val="00781DA2"/>
    <w:rsid w:val="00787D2E"/>
    <w:rsid w:val="00787E72"/>
    <w:rsid w:val="00791D4C"/>
    <w:rsid w:val="007920AD"/>
    <w:rsid w:val="00792854"/>
    <w:rsid w:val="0079301E"/>
    <w:rsid w:val="0079381C"/>
    <w:rsid w:val="00796CDD"/>
    <w:rsid w:val="007A014C"/>
    <w:rsid w:val="007A0991"/>
    <w:rsid w:val="007A3277"/>
    <w:rsid w:val="007A4334"/>
    <w:rsid w:val="007A4744"/>
    <w:rsid w:val="007A52BA"/>
    <w:rsid w:val="007A6C4E"/>
    <w:rsid w:val="007A7272"/>
    <w:rsid w:val="007B0621"/>
    <w:rsid w:val="007B1434"/>
    <w:rsid w:val="007B15B8"/>
    <w:rsid w:val="007B1FD8"/>
    <w:rsid w:val="007B2447"/>
    <w:rsid w:val="007B29C8"/>
    <w:rsid w:val="007B2E37"/>
    <w:rsid w:val="007B3511"/>
    <w:rsid w:val="007B4301"/>
    <w:rsid w:val="007B45B6"/>
    <w:rsid w:val="007B6636"/>
    <w:rsid w:val="007B76A5"/>
    <w:rsid w:val="007C7FDC"/>
    <w:rsid w:val="007D1317"/>
    <w:rsid w:val="007D13BF"/>
    <w:rsid w:val="007D2FC7"/>
    <w:rsid w:val="007D4DCC"/>
    <w:rsid w:val="007D4E01"/>
    <w:rsid w:val="007D5865"/>
    <w:rsid w:val="007D5A54"/>
    <w:rsid w:val="007D5B8E"/>
    <w:rsid w:val="007D73EC"/>
    <w:rsid w:val="007D7971"/>
    <w:rsid w:val="007E1E0C"/>
    <w:rsid w:val="007E2DDF"/>
    <w:rsid w:val="007E42F8"/>
    <w:rsid w:val="007E5288"/>
    <w:rsid w:val="007E7FCE"/>
    <w:rsid w:val="007F0AF4"/>
    <w:rsid w:val="007F2D0E"/>
    <w:rsid w:val="007F3505"/>
    <w:rsid w:val="007F4145"/>
    <w:rsid w:val="007F460E"/>
    <w:rsid w:val="007F5C65"/>
    <w:rsid w:val="007F6A71"/>
    <w:rsid w:val="00801FCA"/>
    <w:rsid w:val="00803D6B"/>
    <w:rsid w:val="00804F89"/>
    <w:rsid w:val="0080572C"/>
    <w:rsid w:val="008062C5"/>
    <w:rsid w:val="00813F4A"/>
    <w:rsid w:val="00813FB4"/>
    <w:rsid w:val="00814144"/>
    <w:rsid w:val="008163D7"/>
    <w:rsid w:val="00816D46"/>
    <w:rsid w:val="00817E7A"/>
    <w:rsid w:val="0082222E"/>
    <w:rsid w:val="0082271F"/>
    <w:rsid w:val="00822C3B"/>
    <w:rsid w:val="00822D09"/>
    <w:rsid w:val="0082330C"/>
    <w:rsid w:val="00825950"/>
    <w:rsid w:val="00826195"/>
    <w:rsid w:val="0082651F"/>
    <w:rsid w:val="008270FF"/>
    <w:rsid w:val="00830341"/>
    <w:rsid w:val="00830520"/>
    <w:rsid w:val="008311E1"/>
    <w:rsid w:val="00832102"/>
    <w:rsid w:val="00832F5E"/>
    <w:rsid w:val="00834E16"/>
    <w:rsid w:val="008356D1"/>
    <w:rsid w:val="008365FC"/>
    <w:rsid w:val="00836657"/>
    <w:rsid w:val="0083741B"/>
    <w:rsid w:val="00837509"/>
    <w:rsid w:val="0083790C"/>
    <w:rsid w:val="00840303"/>
    <w:rsid w:val="00840460"/>
    <w:rsid w:val="00840EF8"/>
    <w:rsid w:val="00842FA1"/>
    <w:rsid w:val="008458F9"/>
    <w:rsid w:val="008463BE"/>
    <w:rsid w:val="00846972"/>
    <w:rsid w:val="00847399"/>
    <w:rsid w:val="00847BA5"/>
    <w:rsid w:val="00847C39"/>
    <w:rsid w:val="00847C6F"/>
    <w:rsid w:val="00850446"/>
    <w:rsid w:val="008505F6"/>
    <w:rsid w:val="008508D1"/>
    <w:rsid w:val="00852278"/>
    <w:rsid w:val="00852953"/>
    <w:rsid w:val="008532FC"/>
    <w:rsid w:val="00853BB6"/>
    <w:rsid w:val="00853CD9"/>
    <w:rsid w:val="00853E47"/>
    <w:rsid w:val="00863BC9"/>
    <w:rsid w:val="00863E4D"/>
    <w:rsid w:val="0086594A"/>
    <w:rsid w:val="00865ADF"/>
    <w:rsid w:val="00866024"/>
    <w:rsid w:val="00867FBE"/>
    <w:rsid w:val="00870D68"/>
    <w:rsid w:val="0087214A"/>
    <w:rsid w:val="00872D4A"/>
    <w:rsid w:val="008733C3"/>
    <w:rsid w:val="0087379F"/>
    <w:rsid w:val="00875395"/>
    <w:rsid w:val="0088156E"/>
    <w:rsid w:val="00881CDD"/>
    <w:rsid w:val="00883200"/>
    <w:rsid w:val="008833CD"/>
    <w:rsid w:val="00884416"/>
    <w:rsid w:val="00884D4B"/>
    <w:rsid w:val="008869E5"/>
    <w:rsid w:val="008877F2"/>
    <w:rsid w:val="008934A6"/>
    <w:rsid w:val="0089351A"/>
    <w:rsid w:val="008943AB"/>
    <w:rsid w:val="00896401"/>
    <w:rsid w:val="00896D25"/>
    <w:rsid w:val="008972DB"/>
    <w:rsid w:val="00897913"/>
    <w:rsid w:val="008A08A7"/>
    <w:rsid w:val="008A3730"/>
    <w:rsid w:val="008A4387"/>
    <w:rsid w:val="008A591F"/>
    <w:rsid w:val="008A626B"/>
    <w:rsid w:val="008A7415"/>
    <w:rsid w:val="008B18DB"/>
    <w:rsid w:val="008B22B6"/>
    <w:rsid w:val="008B449E"/>
    <w:rsid w:val="008B49AC"/>
    <w:rsid w:val="008B57AD"/>
    <w:rsid w:val="008B5AF2"/>
    <w:rsid w:val="008C02A7"/>
    <w:rsid w:val="008C67FE"/>
    <w:rsid w:val="008C6C55"/>
    <w:rsid w:val="008C6DC9"/>
    <w:rsid w:val="008D0082"/>
    <w:rsid w:val="008D07F6"/>
    <w:rsid w:val="008D18E8"/>
    <w:rsid w:val="008D33A8"/>
    <w:rsid w:val="008D6CC5"/>
    <w:rsid w:val="008E1102"/>
    <w:rsid w:val="008E19F1"/>
    <w:rsid w:val="008E480B"/>
    <w:rsid w:val="008E4D7F"/>
    <w:rsid w:val="008E51E1"/>
    <w:rsid w:val="008E5C3D"/>
    <w:rsid w:val="008F2537"/>
    <w:rsid w:val="008F4C8F"/>
    <w:rsid w:val="008F5955"/>
    <w:rsid w:val="008F5C27"/>
    <w:rsid w:val="009038A5"/>
    <w:rsid w:val="0090433F"/>
    <w:rsid w:val="00906C23"/>
    <w:rsid w:val="00907CE6"/>
    <w:rsid w:val="00910845"/>
    <w:rsid w:val="009118D4"/>
    <w:rsid w:val="0091227B"/>
    <w:rsid w:val="00912ACB"/>
    <w:rsid w:val="00912CA7"/>
    <w:rsid w:val="00912CC0"/>
    <w:rsid w:val="00912D7E"/>
    <w:rsid w:val="00915305"/>
    <w:rsid w:val="00915E0E"/>
    <w:rsid w:val="00915F33"/>
    <w:rsid w:val="00917549"/>
    <w:rsid w:val="00917B2E"/>
    <w:rsid w:val="009208D0"/>
    <w:rsid w:val="00920D4F"/>
    <w:rsid w:val="0092138C"/>
    <w:rsid w:val="009226F3"/>
    <w:rsid w:val="00922919"/>
    <w:rsid w:val="00923313"/>
    <w:rsid w:val="00924780"/>
    <w:rsid w:val="0092488D"/>
    <w:rsid w:val="00925436"/>
    <w:rsid w:val="00925EAC"/>
    <w:rsid w:val="0092699C"/>
    <w:rsid w:val="00926E86"/>
    <w:rsid w:val="0092710F"/>
    <w:rsid w:val="00927DF2"/>
    <w:rsid w:val="00930FAD"/>
    <w:rsid w:val="0093105F"/>
    <w:rsid w:val="00931E40"/>
    <w:rsid w:val="009321D0"/>
    <w:rsid w:val="00934438"/>
    <w:rsid w:val="0093457F"/>
    <w:rsid w:val="00934644"/>
    <w:rsid w:val="00934832"/>
    <w:rsid w:val="0093491B"/>
    <w:rsid w:val="00935658"/>
    <w:rsid w:val="00935E15"/>
    <w:rsid w:val="00936255"/>
    <w:rsid w:val="00936D6F"/>
    <w:rsid w:val="009373E6"/>
    <w:rsid w:val="00940675"/>
    <w:rsid w:val="00943219"/>
    <w:rsid w:val="00945550"/>
    <w:rsid w:val="00945643"/>
    <w:rsid w:val="00945EC9"/>
    <w:rsid w:val="009464B2"/>
    <w:rsid w:val="009464CC"/>
    <w:rsid w:val="009501C4"/>
    <w:rsid w:val="009536D5"/>
    <w:rsid w:val="00954528"/>
    <w:rsid w:val="00955CC7"/>
    <w:rsid w:val="0095788C"/>
    <w:rsid w:val="00960F54"/>
    <w:rsid w:val="0096136F"/>
    <w:rsid w:val="00963604"/>
    <w:rsid w:val="00965BE8"/>
    <w:rsid w:val="009667F7"/>
    <w:rsid w:val="00973FB7"/>
    <w:rsid w:val="009759C4"/>
    <w:rsid w:val="00975C71"/>
    <w:rsid w:val="00975F8F"/>
    <w:rsid w:val="00976C24"/>
    <w:rsid w:val="009829E1"/>
    <w:rsid w:val="009866C2"/>
    <w:rsid w:val="00991DE6"/>
    <w:rsid w:val="0099512E"/>
    <w:rsid w:val="00997460"/>
    <w:rsid w:val="009A08AE"/>
    <w:rsid w:val="009A146C"/>
    <w:rsid w:val="009A1535"/>
    <w:rsid w:val="009A15D0"/>
    <w:rsid w:val="009A48CE"/>
    <w:rsid w:val="009A5A7C"/>
    <w:rsid w:val="009B149C"/>
    <w:rsid w:val="009B1554"/>
    <w:rsid w:val="009B1684"/>
    <w:rsid w:val="009B2E9D"/>
    <w:rsid w:val="009B2F56"/>
    <w:rsid w:val="009B4879"/>
    <w:rsid w:val="009B5EA8"/>
    <w:rsid w:val="009B69A0"/>
    <w:rsid w:val="009C083C"/>
    <w:rsid w:val="009C0A89"/>
    <w:rsid w:val="009C3D11"/>
    <w:rsid w:val="009C4163"/>
    <w:rsid w:val="009C5785"/>
    <w:rsid w:val="009C6A77"/>
    <w:rsid w:val="009C6E75"/>
    <w:rsid w:val="009C7863"/>
    <w:rsid w:val="009C7FBF"/>
    <w:rsid w:val="009D002B"/>
    <w:rsid w:val="009D25A1"/>
    <w:rsid w:val="009D43AB"/>
    <w:rsid w:val="009D441F"/>
    <w:rsid w:val="009D5406"/>
    <w:rsid w:val="009E006E"/>
    <w:rsid w:val="009E0812"/>
    <w:rsid w:val="009E0B00"/>
    <w:rsid w:val="009E1DDD"/>
    <w:rsid w:val="009E285A"/>
    <w:rsid w:val="009E2F9F"/>
    <w:rsid w:val="009E36E3"/>
    <w:rsid w:val="009E41A2"/>
    <w:rsid w:val="009E41C3"/>
    <w:rsid w:val="009E5BD4"/>
    <w:rsid w:val="009E66E1"/>
    <w:rsid w:val="009E6F92"/>
    <w:rsid w:val="009E7653"/>
    <w:rsid w:val="009F0586"/>
    <w:rsid w:val="009F122D"/>
    <w:rsid w:val="009F15B4"/>
    <w:rsid w:val="009F1E60"/>
    <w:rsid w:val="009F2003"/>
    <w:rsid w:val="009F2ED4"/>
    <w:rsid w:val="009F2EDC"/>
    <w:rsid w:val="009F701C"/>
    <w:rsid w:val="00A005C2"/>
    <w:rsid w:val="00A00F5A"/>
    <w:rsid w:val="00A05CD0"/>
    <w:rsid w:val="00A060D8"/>
    <w:rsid w:val="00A10872"/>
    <w:rsid w:val="00A10E0D"/>
    <w:rsid w:val="00A12BDB"/>
    <w:rsid w:val="00A12F20"/>
    <w:rsid w:val="00A15DAB"/>
    <w:rsid w:val="00A17586"/>
    <w:rsid w:val="00A17910"/>
    <w:rsid w:val="00A2229D"/>
    <w:rsid w:val="00A27C45"/>
    <w:rsid w:val="00A304B2"/>
    <w:rsid w:val="00A3243C"/>
    <w:rsid w:val="00A32548"/>
    <w:rsid w:val="00A33E51"/>
    <w:rsid w:val="00A35515"/>
    <w:rsid w:val="00A35851"/>
    <w:rsid w:val="00A35F1A"/>
    <w:rsid w:val="00A425A7"/>
    <w:rsid w:val="00A457AF"/>
    <w:rsid w:val="00A46667"/>
    <w:rsid w:val="00A46888"/>
    <w:rsid w:val="00A51E68"/>
    <w:rsid w:val="00A57DBA"/>
    <w:rsid w:val="00A62033"/>
    <w:rsid w:val="00A6222C"/>
    <w:rsid w:val="00A62DE9"/>
    <w:rsid w:val="00A63328"/>
    <w:rsid w:val="00A633F8"/>
    <w:rsid w:val="00A64539"/>
    <w:rsid w:val="00A710AA"/>
    <w:rsid w:val="00A717B6"/>
    <w:rsid w:val="00A72660"/>
    <w:rsid w:val="00A72931"/>
    <w:rsid w:val="00A751B2"/>
    <w:rsid w:val="00A75AE8"/>
    <w:rsid w:val="00A77363"/>
    <w:rsid w:val="00A77549"/>
    <w:rsid w:val="00A80069"/>
    <w:rsid w:val="00A803C6"/>
    <w:rsid w:val="00A80A01"/>
    <w:rsid w:val="00A812A8"/>
    <w:rsid w:val="00A816C2"/>
    <w:rsid w:val="00A81E2C"/>
    <w:rsid w:val="00A82E34"/>
    <w:rsid w:val="00A83546"/>
    <w:rsid w:val="00A8381F"/>
    <w:rsid w:val="00A83D77"/>
    <w:rsid w:val="00A8771E"/>
    <w:rsid w:val="00A90F8A"/>
    <w:rsid w:val="00A91D0A"/>
    <w:rsid w:val="00A92D88"/>
    <w:rsid w:val="00A932BF"/>
    <w:rsid w:val="00A934B0"/>
    <w:rsid w:val="00A949CE"/>
    <w:rsid w:val="00A94C19"/>
    <w:rsid w:val="00A95259"/>
    <w:rsid w:val="00A95578"/>
    <w:rsid w:val="00A96148"/>
    <w:rsid w:val="00AA09EC"/>
    <w:rsid w:val="00AA46C3"/>
    <w:rsid w:val="00AA48FB"/>
    <w:rsid w:val="00AA490E"/>
    <w:rsid w:val="00AA54B7"/>
    <w:rsid w:val="00AA6105"/>
    <w:rsid w:val="00AA70E0"/>
    <w:rsid w:val="00AA7BA2"/>
    <w:rsid w:val="00AB497A"/>
    <w:rsid w:val="00AB4A73"/>
    <w:rsid w:val="00AB5880"/>
    <w:rsid w:val="00AB7EF8"/>
    <w:rsid w:val="00AC0771"/>
    <w:rsid w:val="00AC078D"/>
    <w:rsid w:val="00AC131F"/>
    <w:rsid w:val="00AC1984"/>
    <w:rsid w:val="00AC5AF3"/>
    <w:rsid w:val="00AC6433"/>
    <w:rsid w:val="00AC6BDD"/>
    <w:rsid w:val="00AC6E56"/>
    <w:rsid w:val="00AC6FD3"/>
    <w:rsid w:val="00AD3678"/>
    <w:rsid w:val="00AD3E6E"/>
    <w:rsid w:val="00AD49D3"/>
    <w:rsid w:val="00AD5466"/>
    <w:rsid w:val="00AD568E"/>
    <w:rsid w:val="00AD77EA"/>
    <w:rsid w:val="00AE0056"/>
    <w:rsid w:val="00AE0207"/>
    <w:rsid w:val="00AE0802"/>
    <w:rsid w:val="00AE1DEB"/>
    <w:rsid w:val="00AE25A6"/>
    <w:rsid w:val="00AE4409"/>
    <w:rsid w:val="00AE5351"/>
    <w:rsid w:val="00AE560F"/>
    <w:rsid w:val="00AE7951"/>
    <w:rsid w:val="00AF1D21"/>
    <w:rsid w:val="00AF2C0E"/>
    <w:rsid w:val="00AF545E"/>
    <w:rsid w:val="00AF577A"/>
    <w:rsid w:val="00AF675D"/>
    <w:rsid w:val="00B0040B"/>
    <w:rsid w:val="00B0133C"/>
    <w:rsid w:val="00B04524"/>
    <w:rsid w:val="00B06B50"/>
    <w:rsid w:val="00B0729F"/>
    <w:rsid w:val="00B07E3F"/>
    <w:rsid w:val="00B10A3C"/>
    <w:rsid w:val="00B11F2B"/>
    <w:rsid w:val="00B13A51"/>
    <w:rsid w:val="00B1448E"/>
    <w:rsid w:val="00B14513"/>
    <w:rsid w:val="00B15F9F"/>
    <w:rsid w:val="00B177EC"/>
    <w:rsid w:val="00B22028"/>
    <w:rsid w:val="00B2422C"/>
    <w:rsid w:val="00B2667A"/>
    <w:rsid w:val="00B269CD"/>
    <w:rsid w:val="00B27896"/>
    <w:rsid w:val="00B3010A"/>
    <w:rsid w:val="00B33014"/>
    <w:rsid w:val="00B353D0"/>
    <w:rsid w:val="00B37D19"/>
    <w:rsid w:val="00B401EA"/>
    <w:rsid w:val="00B4153B"/>
    <w:rsid w:val="00B415D2"/>
    <w:rsid w:val="00B42E80"/>
    <w:rsid w:val="00B4324E"/>
    <w:rsid w:val="00B43294"/>
    <w:rsid w:val="00B43AE7"/>
    <w:rsid w:val="00B43E4C"/>
    <w:rsid w:val="00B44E00"/>
    <w:rsid w:val="00B46C43"/>
    <w:rsid w:val="00B473D0"/>
    <w:rsid w:val="00B51DE9"/>
    <w:rsid w:val="00B551CA"/>
    <w:rsid w:val="00B554CA"/>
    <w:rsid w:val="00B55CF1"/>
    <w:rsid w:val="00B56064"/>
    <w:rsid w:val="00B60E30"/>
    <w:rsid w:val="00B61111"/>
    <w:rsid w:val="00B6234F"/>
    <w:rsid w:val="00B631C3"/>
    <w:rsid w:val="00B6408A"/>
    <w:rsid w:val="00B6425D"/>
    <w:rsid w:val="00B65AF7"/>
    <w:rsid w:val="00B65E90"/>
    <w:rsid w:val="00B66EF3"/>
    <w:rsid w:val="00B67821"/>
    <w:rsid w:val="00B705C9"/>
    <w:rsid w:val="00B70A49"/>
    <w:rsid w:val="00B721CA"/>
    <w:rsid w:val="00B72837"/>
    <w:rsid w:val="00B72901"/>
    <w:rsid w:val="00B80D05"/>
    <w:rsid w:val="00B817CA"/>
    <w:rsid w:val="00B823AC"/>
    <w:rsid w:val="00B837F6"/>
    <w:rsid w:val="00B84DC5"/>
    <w:rsid w:val="00B87300"/>
    <w:rsid w:val="00B90CBC"/>
    <w:rsid w:val="00B9280D"/>
    <w:rsid w:val="00B92B89"/>
    <w:rsid w:val="00B92C1A"/>
    <w:rsid w:val="00B93362"/>
    <w:rsid w:val="00B9343F"/>
    <w:rsid w:val="00B94DE3"/>
    <w:rsid w:val="00B9511E"/>
    <w:rsid w:val="00B9698F"/>
    <w:rsid w:val="00B97C19"/>
    <w:rsid w:val="00BA029A"/>
    <w:rsid w:val="00BA2F28"/>
    <w:rsid w:val="00BB0B8E"/>
    <w:rsid w:val="00BB21AE"/>
    <w:rsid w:val="00BB27B2"/>
    <w:rsid w:val="00BB3D21"/>
    <w:rsid w:val="00BB3F8D"/>
    <w:rsid w:val="00BB7170"/>
    <w:rsid w:val="00BC10D9"/>
    <w:rsid w:val="00BC1FF4"/>
    <w:rsid w:val="00BC2C12"/>
    <w:rsid w:val="00BC2EC9"/>
    <w:rsid w:val="00BC3CE9"/>
    <w:rsid w:val="00BC3E93"/>
    <w:rsid w:val="00BC523E"/>
    <w:rsid w:val="00BD09D9"/>
    <w:rsid w:val="00BD0EE8"/>
    <w:rsid w:val="00BD1116"/>
    <w:rsid w:val="00BD45F9"/>
    <w:rsid w:val="00BD4D47"/>
    <w:rsid w:val="00BD5102"/>
    <w:rsid w:val="00BD59E9"/>
    <w:rsid w:val="00BD5CC5"/>
    <w:rsid w:val="00BD6293"/>
    <w:rsid w:val="00BD6C46"/>
    <w:rsid w:val="00BD7029"/>
    <w:rsid w:val="00BE320D"/>
    <w:rsid w:val="00BE3D0E"/>
    <w:rsid w:val="00BE5BD4"/>
    <w:rsid w:val="00BE74FC"/>
    <w:rsid w:val="00BE7B93"/>
    <w:rsid w:val="00BF0731"/>
    <w:rsid w:val="00BF4AAC"/>
    <w:rsid w:val="00BF5178"/>
    <w:rsid w:val="00BF5523"/>
    <w:rsid w:val="00BF5958"/>
    <w:rsid w:val="00BF6D07"/>
    <w:rsid w:val="00BF73A6"/>
    <w:rsid w:val="00C00535"/>
    <w:rsid w:val="00C01905"/>
    <w:rsid w:val="00C0258D"/>
    <w:rsid w:val="00C02AE3"/>
    <w:rsid w:val="00C0375D"/>
    <w:rsid w:val="00C039D6"/>
    <w:rsid w:val="00C105D4"/>
    <w:rsid w:val="00C10723"/>
    <w:rsid w:val="00C11683"/>
    <w:rsid w:val="00C138DA"/>
    <w:rsid w:val="00C14C3C"/>
    <w:rsid w:val="00C15AD2"/>
    <w:rsid w:val="00C15FAD"/>
    <w:rsid w:val="00C16C7B"/>
    <w:rsid w:val="00C22830"/>
    <w:rsid w:val="00C23738"/>
    <w:rsid w:val="00C2451B"/>
    <w:rsid w:val="00C30AF2"/>
    <w:rsid w:val="00C317E2"/>
    <w:rsid w:val="00C31CB3"/>
    <w:rsid w:val="00C3330B"/>
    <w:rsid w:val="00C33B46"/>
    <w:rsid w:val="00C3509D"/>
    <w:rsid w:val="00C352A0"/>
    <w:rsid w:val="00C3610E"/>
    <w:rsid w:val="00C363AE"/>
    <w:rsid w:val="00C37314"/>
    <w:rsid w:val="00C4233B"/>
    <w:rsid w:val="00C4378F"/>
    <w:rsid w:val="00C45673"/>
    <w:rsid w:val="00C46884"/>
    <w:rsid w:val="00C47114"/>
    <w:rsid w:val="00C51D0E"/>
    <w:rsid w:val="00C525F5"/>
    <w:rsid w:val="00C52F9A"/>
    <w:rsid w:val="00C54B66"/>
    <w:rsid w:val="00C55B10"/>
    <w:rsid w:val="00C55C4D"/>
    <w:rsid w:val="00C6300F"/>
    <w:rsid w:val="00C653DA"/>
    <w:rsid w:val="00C65B8C"/>
    <w:rsid w:val="00C67279"/>
    <w:rsid w:val="00C673C0"/>
    <w:rsid w:val="00C6787F"/>
    <w:rsid w:val="00C67D7D"/>
    <w:rsid w:val="00C703E7"/>
    <w:rsid w:val="00C70A30"/>
    <w:rsid w:val="00C70B64"/>
    <w:rsid w:val="00C729DB"/>
    <w:rsid w:val="00C739A9"/>
    <w:rsid w:val="00C7479D"/>
    <w:rsid w:val="00C76D72"/>
    <w:rsid w:val="00C77C32"/>
    <w:rsid w:val="00C77C3C"/>
    <w:rsid w:val="00C81074"/>
    <w:rsid w:val="00C83D23"/>
    <w:rsid w:val="00C85F34"/>
    <w:rsid w:val="00C86511"/>
    <w:rsid w:val="00C93946"/>
    <w:rsid w:val="00C975DE"/>
    <w:rsid w:val="00CA1CBD"/>
    <w:rsid w:val="00CA4015"/>
    <w:rsid w:val="00CA4764"/>
    <w:rsid w:val="00CA69E8"/>
    <w:rsid w:val="00CB0444"/>
    <w:rsid w:val="00CB0C27"/>
    <w:rsid w:val="00CB2062"/>
    <w:rsid w:val="00CB3CF2"/>
    <w:rsid w:val="00CB42D0"/>
    <w:rsid w:val="00CB49CC"/>
    <w:rsid w:val="00CC1A4F"/>
    <w:rsid w:val="00CC2434"/>
    <w:rsid w:val="00CC28B6"/>
    <w:rsid w:val="00CC34B1"/>
    <w:rsid w:val="00CC48FB"/>
    <w:rsid w:val="00CC5646"/>
    <w:rsid w:val="00CC5B7F"/>
    <w:rsid w:val="00CC66C7"/>
    <w:rsid w:val="00CD163C"/>
    <w:rsid w:val="00CD2104"/>
    <w:rsid w:val="00CD2684"/>
    <w:rsid w:val="00CD42B6"/>
    <w:rsid w:val="00CD4313"/>
    <w:rsid w:val="00CD48F1"/>
    <w:rsid w:val="00CD5825"/>
    <w:rsid w:val="00CD5E2C"/>
    <w:rsid w:val="00CD6653"/>
    <w:rsid w:val="00CD6BE8"/>
    <w:rsid w:val="00CD72C8"/>
    <w:rsid w:val="00CE2932"/>
    <w:rsid w:val="00CE4B73"/>
    <w:rsid w:val="00CE4EE9"/>
    <w:rsid w:val="00CE57CE"/>
    <w:rsid w:val="00CE5AC0"/>
    <w:rsid w:val="00CE6943"/>
    <w:rsid w:val="00CE7BFA"/>
    <w:rsid w:val="00CE7D00"/>
    <w:rsid w:val="00CF02FF"/>
    <w:rsid w:val="00CF1A8D"/>
    <w:rsid w:val="00CF20C7"/>
    <w:rsid w:val="00CF2A9A"/>
    <w:rsid w:val="00CF3F54"/>
    <w:rsid w:val="00CF5D7E"/>
    <w:rsid w:val="00CF6B19"/>
    <w:rsid w:val="00D00457"/>
    <w:rsid w:val="00D00F10"/>
    <w:rsid w:val="00D01917"/>
    <w:rsid w:val="00D02054"/>
    <w:rsid w:val="00D02D69"/>
    <w:rsid w:val="00D04FEE"/>
    <w:rsid w:val="00D05371"/>
    <w:rsid w:val="00D0603B"/>
    <w:rsid w:val="00D075D8"/>
    <w:rsid w:val="00D113E2"/>
    <w:rsid w:val="00D12B32"/>
    <w:rsid w:val="00D12DC0"/>
    <w:rsid w:val="00D13D33"/>
    <w:rsid w:val="00D13E80"/>
    <w:rsid w:val="00D1521B"/>
    <w:rsid w:val="00D20F91"/>
    <w:rsid w:val="00D21574"/>
    <w:rsid w:val="00D218C5"/>
    <w:rsid w:val="00D2195D"/>
    <w:rsid w:val="00D22538"/>
    <w:rsid w:val="00D23561"/>
    <w:rsid w:val="00D2378F"/>
    <w:rsid w:val="00D2511B"/>
    <w:rsid w:val="00D30943"/>
    <w:rsid w:val="00D313D1"/>
    <w:rsid w:val="00D314EC"/>
    <w:rsid w:val="00D33497"/>
    <w:rsid w:val="00D339F9"/>
    <w:rsid w:val="00D34935"/>
    <w:rsid w:val="00D34DEB"/>
    <w:rsid w:val="00D34ECA"/>
    <w:rsid w:val="00D379C7"/>
    <w:rsid w:val="00D37BBF"/>
    <w:rsid w:val="00D37E46"/>
    <w:rsid w:val="00D402AE"/>
    <w:rsid w:val="00D418EE"/>
    <w:rsid w:val="00D43A8D"/>
    <w:rsid w:val="00D4518C"/>
    <w:rsid w:val="00D45699"/>
    <w:rsid w:val="00D469F1"/>
    <w:rsid w:val="00D47531"/>
    <w:rsid w:val="00D477F7"/>
    <w:rsid w:val="00D500DF"/>
    <w:rsid w:val="00D511E1"/>
    <w:rsid w:val="00D51302"/>
    <w:rsid w:val="00D530C4"/>
    <w:rsid w:val="00D544FB"/>
    <w:rsid w:val="00D55432"/>
    <w:rsid w:val="00D56775"/>
    <w:rsid w:val="00D5751F"/>
    <w:rsid w:val="00D628FB"/>
    <w:rsid w:val="00D634F4"/>
    <w:rsid w:val="00D63E6B"/>
    <w:rsid w:val="00D64118"/>
    <w:rsid w:val="00D64DFF"/>
    <w:rsid w:val="00D64E14"/>
    <w:rsid w:val="00D64EC1"/>
    <w:rsid w:val="00D64EC8"/>
    <w:rsid w:val="00D66D7E"/>
    <w:rsid w:val="00D6798B"/>
    <w:rsid w:val="00D70107"/>
    <w:rsid w:val="00D70B3D"/>
    <w:rsid w:val="00D71C4D"/>
    <w:rsid w:val="00D75602"/>
    <w:rsid w:val="00D808E1"/>
    <w:rsid w:val="00D81600"/>
    <w:rsid w:val="00D82AD5"/>
    <w:rsid w:val="00D82C7B"/>
    <w:rsid w:val="00D83C2F"/>
    <w:rsid w:val="00D8473F"/>
    <w:rsid w:val="00D8588F"/>
    <w:rsid w:val="00D86929"/>
    <w:rsid w:val="00D86EDB"/>
    <w:rsid w:val="00D875EB"/>
    <w:rsid w:val="00D90073"/>
    <w:rsid w:val="00D904E8"/>
    <w:rsid w:val="00D90B58"/>
    <w:rsid w:val="00D90DD2"/>
    <w:rsid w:val="00D96F2D"/>
    <w:rsid w:val="00D97743"/>
    <w:rsid w:val="00DA02ED"/>
    <w:rsid w:val="00DA1309"/>
    <w:rsid w:val="00DA13C9"/>
    <w:rsid w:val="00DA1977"/>
    <w:rsid w:val="00DA1983"/>
    <w:rsid w:val="00DA2566"/>
    <w:rsid w:val="00DA3548"/>
    <w:rsid w:val="00DA46EF"/>
    <w:rsid w:val="00DA4A9C"/>
    <w:rsid w:val="00DA5F3B"/>
    <w:rsid w:val="00DA680C"/>
    <w:rsid w:val="00DA6F0C"/>
    <w:rsid w:val="00DB01FB"/>
    <w:rsid w:val="00DB0B7D"/>
    <w:rsid w:val="00DB2F0B"/>
    <w:rsid w:val="00DB4752"/>
    <w:rsid w:val="00DB58FC"/>
    <w:rsid w:val="00DB6A66"/>
    <w:rsid w:val="00DC0245"/>
    <w:rsid w:val="00DC2DB3"/>
    <w:rsid w:val="00DC2EF0"/>
    <w:rsid w:val="00DC308F"/>
    <w:rsid w:val="00DC3CD7"/>
    <w:rsid w:val="00DC60EE"/>
    <w:rsid w:val="00DC6C8B"/>
    <w:rsid w:val="00DD1383"/>
    <w:rsid w:val="00DD1E2D"/>
    <w:rsid w:val="00DD2531"/>
    <w:rsid w:val="00DD364B"/>
    <w:rsid w:val="00DD4056"/>
    <w:rsid w:val="00DD47BC"/>
    <w:rsid w:val="00DD5242"/>
    <w:rsid w:val="00DD6BD1"/>
    <w:rsid w:val="00DD7650"/>
    <w:rsid w:val="00DE0005"/>
    <w:rsid w:val="00DE01E3"/>
    <w:rsid w:val="00DE0300"/>
    <w:rsid w:val="00DE25BB"/>
    <w:rsid w:val="00DE3259"/>
    <w:rsid w:val="00DE3809"/>
    <w:rsid w:val="00DE464F"/>
    <w:rsid w:val="00DE55FC"/>
    <w:rsid w:val="00DE594F"/>
    <w:rsid w:val="00DE59C0"/>
    <w:rsid w:val="00DE76C0"/>
    <w:rsid w:val="00DE7D4A"/>
    <w:rsid w:val="00DF0DD1"/>
    <w:rsid w:val="00DF25C8"/>
    <w:rsid w:val="00DF37CB"/>
    <w:rsid w:val="00E0253E"/>
    <w:rsid w:val="00E033C3"/>
    <w:rsid w:val="00E0556D"/>
    <w:rsid w:val="00E05A68"/>
    <w:rsid w:val="00E05AD7"/>
    <w:rsid w:val="00E05BFF"/>
    <w:rsid w:val="00E06193"/>
    <w:rsid w:val="00E0700A"/>
    <w:rsid w:val="00E07A14"/>
    <w:rsid w:val="00E10E55"/>
    <w:rsid w:val="00E11AD8"/>
    <w:rsid w:val="00E1409B"/>
    <w:rsid w:val="00E15764"/>
    <w:rsid w:val="00E20567"/>
    <w:rsid w:val="00E2082B"/>
    <w:rsid w:val="00E22EC6"/>
    <w:rsid w:val="00E2469F"/>
    <w:rsid w:val="00E249F4"/>
    <w:rsid w:val="00E25F91"/>
    <w:rsid w:val="00E270FE"/>
    <w:rsid w:val="00E2780B"/>
    <w:rsid w:val="00E300AB"/>
    <w:rsid w:val="00E313F4"/>
    <w:rsid w:val="00E3413A"/>
    <w:rsid w:val="00E34880"/>
    <w:rsid w:val="00E34AFA"/>
    <w:rsid w:val="00E37522"/>
    <w:rsid w:val="00E4003F"/>
    <w:rsid w:val="00E40A77"/>
    <w:rsid w:val="00E40F7F"/>
    <w:rsid w:val="00E4164B"/>
    <w:rsid w:val="00E41BBD"/>
    <w:rsid w:val="00E41ED2"/>
    <w:rsid w:val="00E44B7B"/>
    <w:rsid w:val="00E44FD8"/>
    <w:rsid w:val="00E47AE5"/>
    <w:rsid w:val="00E50652"/>
    <w:rsid w:val="00E50AAE"/>
    <w:rsid w:val="00E517E1"/>
    <w:rsid w:val="00E51FC1"/>
    <w:rsid w:val="00E52F2A"/>
    <w:rsid w:val="00E52F51"/>
    <w:rsid w:val="00E53F51"/>
    <w:rsid w:val="00E542C6"/>
    <w:rsid w:val="00E54C6A"/>
    <w:rsid w:val="00E550B1"/>
    <w:rsid w:val="00E55DA5"/>
    <w:rsid w:val="00E57E62"/>
    <w:rsid w:val="00E60322"/>
    <w:rsid w:val="00E60579"/>
    <w:rsid w:val="00E62241"/>
    <w:rsid w:val="00E630D3"/>
    <w:rsid w:val="00E63EEA"/>
    <w:rsid w:val="00E6417A"/>
    <w:rsid w:val="00E6419B"/>
    <w:rsid w:val="00E64E89"/>
    <w:rsid w:val="00E65D15"/>
    <w:rsid w:val="00E65D2E"/>
    <w:rsid w:val="00E66878"/>
    <w:rsid w:val="00E707A1"/>
    <w:rsid w:val="00E708E1"/>
    <w:rsid w:val="00E716F1"/>
    <w:rsid w:val="00E71C67"/>
    <w:rsid w:val="00E71F39"/>
    <w:rsid w:val="00E725DA"/>
    <w:rsid w:val="00E72C59"/>
    <w:rsid w:val="00E7627A"/>
    <w:rsid w:val="00E76FE3"/>
    <w:rsid w:val="00E77683"/>
    <w:rsid w:val="00E77C40"/>
    <w:rsid w:val="00E81735"/>
    <w:rsid w:val="00E82090"/>
    <w:rsid w:val="00E834B3"/>
    <w:rsid w:val="00E84428"/>
    <w:rsid w:val="00E8467F"/>
    <w:rsid w:val="00E859E6"/>
    <w:rsid w:val="00E86A9D"/>
    <w:rsid w:val="00E86FEB"/>
    <w:rsid w:val="00E9004C"/>
    <w:rsid w:val="00E9144D"/>
    <w:rsid w:val="00E939D2"/>
    <w:rsid w:val="00E93B9F"/>
    <w:rsid w:val="00E93D54"/>
    <w:rsid w:val="00E944D9"/>
    <w:rsid w:val="00E953B2"/>
    <w:rsid w:val="00E95969"/>
    <w:rsid w:val="00EA23F7"/>
    <w:rsid w:val="00EA43DF"/>
    <w:rsid w:val="00EA56CC"/>
    <w:rsid w:val="00EA5FA5"/>
    <w:rsid w:val="00EA6423"/>
    <w:rsid w:val="00EB1295"/>
    <w:rsid w:val="00EB35A8"/>
    <w:rsid w:val="00EB4468"/>
    <w:rsid w:val="00EB5061"/>
    <w:rsid w:val="00EB69F4"/>
    <w:rsid w:val="00EB6DCE"/>
    <w:rsid w:val="00EB6E88"/>
    <w:rsid w:val="00EB7779"/>
    <w:rsid w:val="00EC4A7F"/>
    <w:rsid w:val="00EC4AE2"/>
    <w:rsid w:val="00EC6991"/>
    <w:rsid w:val="00ED0790"/>
    <w:rsid w:val="00ED4BCB"/>
    <w:rsid w:val="00ED4C79"/>
    <w:rsid w:val="00ED51B0"/>
    <w:rsid w:val="00ED6B8C"/>
    <w:rsid w:val="00ED6D61"/>
    <w:rsid w:val="00EE0B74"/>
    <w:rsid w:val="00EE1221"/>
    <w:rsid w:val="00EE14DE"/>
    <w:rsid w:val="00EE2815"/>
    <w:rsid w:val="00EE3351"/>
    <w:rsid w:val="00EE48EA"/>
    <w:rsid w:val="00EE51D2"/>
    <w:rsid w:val="00EE6A4C"/>
    <w:rsid w:val="00EF02F0"/>
    <w:rsid w:val="00EF1594"/>
    <w:rsid w:val="00EF334A"/>
    <w:rsid w:val="00EF578C"/>
    <w:rsid w:val="00EF66B2"/>
    <w:rsid w:val="00EF6FBC"/>
    <w:rsid w:val="00F01906"/>
    <w:rsid w:val="00F01A5C"/>
    <w:rsid w:val="00F01AFB"/>
    <w:rsid w:val="00F039D2"/>
    <w:rsid w:val="00F04B74"/>
    <w:rsid w:val="00F05D4D"/>
    <w:rsid w:val="00F06DAF"/>
    <w:rsid w:val="00F07AA1"/>
    <w:rsid w:val="00F12456"/>
    <w:rsid w:val="00F12E77"/>
    <w:rsid w:val="00F13610"/>
    <w:rsid w:val="00F1597E"/>
    <w:rsid w:val="00F16765"/>
    <w:rsid w:val="00F16EEB"/>
    <w:rsid w:val="00F17A1B"/>
    <w:rsid w:val="00F17C41"/>
    <w:rsid w:val="00F219EA"/>
    <w:rsid w:val="00F22F7B"/>
    <w:rsid w:val="00F2384C"/>
    <w:rsid w:val="00F23CCA"/>
    <w:rsid w:val="00F251BD"/>
    <w:rsid w:val="00F3053E"/>
    <w:rsid w:val="00F35DDF"/>
    <w:rsid w:val="00F3666B"/>
    <w:rsid w:val="00F41DBE"/>
    <w:rsid w:val="00F4387B"/>
    <w:rsid w:val="00F448D2"/>
    <w:rsid w:val="00F46483"/>
    <w:rsid w:val="00F5021F"/>
    <w:rsid w:val="00F51C2F"/>
    <w:rsid w:val="00F54CAF"/>
    <w:rsid w:val="00F577DC"/>
    <w:rsid w:val="00F57D2A"/>
    <w:rsid w:val="00F60340"/>
    <w:rsid w:val="00F6053C"/>
    <w:rsid w:val="00F637A7"/>
    <w:rsid w:val="00F645A0"/>
    <w:rsid w:val="00F6571A"/>
    <w:rsid w:val="00F658AC"/>
    <w:rsid w:val="00F67B0B"/>
    <w:rsid w:val="00F70306"/>
    <w:rsid w:val="00F7292D"/>
    <w:rsid w:val="00F77CE5"/>
    <w:rsid w:val="00F806CB"/>
    <w:rsid w:val="00F82267"/>
    <w:rsid w:val="00F827EF"/>
    <w:rsid w:val="00F85AC4"/>
    <w:rsid w:val="00F86171"/>
    <w:rsid w:val="00F86406"/>
    <w:rsid w:val="00F86DE8"/>
    <w:rsid w:val="00F875B1"/>
    <w:rsid w:val="00F90482"/>
    <w:rsid w:val="00F91BE0"/>
    <w:rsid w:val="00F92ABA"/>
    <w:rsid w:val="00F93EEC"/>
    <w:rsid w:val="00F95536"/>
    <w:rsid w:val="00F95CB6"/>
    <w:rsid w:val="00F97F0A"/>
    <w:rsid w:val="00FA23F7"/>
    <w:rsid w:val="00FA339D"/>
    <w:rsid w:val="00FA5311"/>
    <w:rsid w:val="00FA6F71"/>
    <w:rsid w:val="00FB1897"/>
    <w:rsid w:val="00FB19C0"/>
    <w:rsid w:val="00FB2F15"/>
    <w:rsid w:val="00FB30AA"/>
    <w:rsid w:val="00FB30E9"/>
    <w:rsid w:val="00FB4DE7"/>
    <w:rsid w:val="00FB6A90"/>
    <w:rsid w:val="00FB7AD1"/>
    <w:rsid w:val="00FC0221"/>
    <w:rsid w:val="00FC295E"/>
    <w:rsid w:val="00FC4316"/>
    <w:rsid w:val="00FC6DA3"/>
    <w:rsid w:val="00FD2BAF"/>
    <w:rsid w:val="00FD397F"/>
    <w:rsid w:val="00FD4B82"/>
    <w:rsid w:val="00FD5FB7"/>
    <w:rsid w:val="00FE022D"/>
    <w:rsid w:val="00FE2087"/>
    <w:rsid w:val="00FE25D7"/>
    <w:rsid w:val="00FE291D"/>
    <w:rsid w:val="00FE2C3D"/>
    <w:rsid w:val="00FE3DBA"/>
    <w:rsid w:val="00FE3E9B"/>
    <w:rsid w:val="00FE43F8"/>
    <w:rsid w:val="00FE76B0"/>
    <w:rsid w:val="00FE79C5"/>
    <w:rsid w:val="00FF0730"/>
    <w:rsid w:val="00FF1330"/>
    <w:rsid w:val="00FF5887"/>
    <w:rsid w:val="00FF65EB"/>
    <w:rsid w:val="00FF7A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8"/>
      </o:rules>
    </o:shapelayout>
  </w:shapeDefaults>
  <w:decimalSymbol w:val=","/>
  <w:listSeparator w:val=","/>
  <w14:docId w14:val="576447E1"/>
  <w15:docId w15:val="{3F3B6717-1E55-4F5E-AD25-953ABAA4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D5406"/>
    <w:rPr>
      <w:sz w:val="24"/>
      <w:szCs w:val="24"/>
    </w:rPr>
  </w:style>
  <w:style w:type="paragraph" w:styleId="Heading1">
    <w:name w:val="heading 1"/>
    <w:basedOn w:val="Normal"/>
    <w:next w:val="Normal"/>
    <w:qFormat/>
    <w:rsid w:val="006E5FD4"/>
    <w:pPr>
      <w:keepNext/>
      <w:jc w:val="both"/>
      <w:outlineLvl w:val="0"/>
    </w:pPr>
    <w:rPr>
      <w:b/>
      <w:bCs/>
      <w:color w:val="000000"/>
      <w:sz w:val="28"/>
      <w:szCs w:val="30"/>
    </w:rPr>
  </w:style>
  <w:style w:type="paragraph" w:styleId="Heading2">
    <w:name w:val="heading 2"/>
    <w:basedOn w:val="Normal"/>
    <w:next w:val="Normal"/>
    <w:qFormat/>
    <w:rsid w:val="002056E1"/>
    <w:pPr>
      <w:keepNext/>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105D4"/>
    <w:pPr>
      <w:spacing w:before="100" w:beforeAutospacing="1" w:after="100" w:afterAutospacing="1"/>
    </w:pPr>
  </w:style>
  <w:style w:type="table" w:styleId="TableGrid">
    <w:name w:val="Table Grid"/>
    <w:basedOn w:val="TableNormal"/>
    <w:rsid w:val="002D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550C19"/>
    <w:pPr>
      <w:jc w:val="both"/>
    </w:pPr>
    <w:rPr>
      <w:rFonts w:ascii="Arial" w:hAnsi="Arial"/>
      <w:b/>
      <w:color w:val="0000FF"/>
    </w:rPr>
  </w:style>
  <w:style w:type="paragraph" w:styleId="BodyTextIndent">
    <w:name w:val="Body Text Indent"/>
    <w:basedOn w:val="Normal"/>
    <w:link w:val="BodyTextIndentChar"/>
    <w:rsid w:val="003E4432"/>
    <w:pPr>
      <w:spacing w:after="120"/>
      <w:ind w:left="360"/>
    </w:pPr>
  </w:style>
  <w:style w:type="paragraph" w:styleId="Footer">
    <w:name w:val="footer"/>
    <w:basedOn w:val="Normal"/>
    <w:rsid w:val="00212B47"/>
    <w:pPr>
      <w:tabs>
        <w:tab w:val="center" w:pos="4320"/>
        <w:tab w:val="right" w:pos="8640"/>
      </w:tabs>
    </w:pPr>
  </w:style>
  <w:style w:type="character" w:styleId="PageNumber">
    <w:name w:val="page number"/>
    <w:basedOn w:val="DefaultParagraphFont"/>
    <w:rsid w:val="00212B47"/>
  </w:style>
  <w:style w:type="paragraph" w:styleId="BodyTextIndent3">
    <w:name w:val="Body Text Indent 3"/>
    <w:basedOn w:val="Normal"/>
    <w:rsid w:val="001674C5"/>
    <w:pPr>
      <w:ind w:firstLine="720"/>
      <w:jc w:val="both"/>
    </w:pPr>
    <w:rPr>
      <w:sz w:val="28"/>
      <w:szCs w:val="28"/>
    </w:rPr>
  </w:style>
  <w:style w:type="paragraph" w:customStyle="1" w:styleId="Char">
    <w:name w:val="Char"/>
    <w:basedOn w:val="Normal"/>
    <w:rsid w:val="007D5865"/>
    <w:pPr>
      <w:spacing w:after="160" w:line="240" w:lineRule="exact"/>
    </w:pPr>
    <w:rPr>
      <w:rFonts w:ascii="Verdana" w:hAnsi="Verdana"/>
      <w:sz w:val="20"/>
      <w:szCs w:val="20"/>
    </w:rPr>
  </w:style>
  <w:style w:type="paragraph" w:customStyle="1" w:styleId="Char0">
    <w:name w:val="Char"/>
    <w:basedOn w:val="Normal"/>
    <w:rsid w:val="00EE3351"/>
    <w:pPr>
      <w:spacing w:after="160" w:line="240" w:lineRule="exact"/>
    </w:pPr>
    <w:rPr>
      <w:rFonts w:ascii="Verdana" w:hAnsi="Verdana"/>
      <w:sz w:val="20"/>
      <w:szCs w:val="20"/>
    </w:rPr>
  </w:style>
  <w:style w:type="character" w:customStyle="1" w:styleId="apple-converted-space">
    <w:name w:val="apple-converted-space"/>
    <w:basedOn w:val="DefaultParagraphFont"/>
    <w:rsid w:val="00760059"/>
  </w:style>
  <w:style w:type="paragraph" w:customStyle="1" w:styleId="CharCharCharCharCharCharCharCharChar1Char">
    <w:name w:val="Char Char Char Char Char Char Char Char Char1 Char"/>
    <w:basedOn w:val="Normal"/>
    <w:next w:val="Normal"/>
    <w:autoRedefine/>
    <w:semiHidden/>
    <w:rsid w:val="007F460E"/>
    <w:pPr>
      <w:spacing w:before="120" w:after="120" w:line="312" w:lineRule="auto"/>
    </w:pPr>
    <w:rPr>
      <w:sz w:val="28"/>
      <w:szCs w:val="22"/>
    </w:rPr>
  </w:style>
  <w:style w:type="paragraph" w:customStyle="1" w:styleId="DefaultParagraphFontParaCharCharCharCharChar">
    <w:name w:val="Default Paragraph Font Para Char Char Char Char Char"/>
    <w:autoRedefine/>
    <w:rsid w:val="00B401EA"/>
    <w:pPr>
      <w:tabs>
        <w:tab w:val="left" w:pos="1152"/>
      </w:tabs>
      <w:spacing w:before="120" w:after="120" w:line="312" w:lineRule="auto"/>
    </w:pPr>
    <w:rPr>
      <w:rFonts w:ascii="Arial" w:hAnsi="Arial" w:cs="Arial"/>
      <w:sz w:val="26"/>
      <w:szCs w:val="26"/>
    </w:rPr>
  </w:style>
  <w:style w:type="paragraph" w:styleId="BodyText">
    <w:name w:val="Body Text"/>
    <w:basedOn w:val="Normal"/>
    <w:rsid w:val="00AC1984"/>
    <w:pPr>
      <w:spacing w:after="120"/>
    </w:pPr>
  </w:style>
  <w:style w:type="paragraph" w:styleId="Caption">
    <w:name w:val="caption"/>
    <w:basedOn w:val="Normal"/>
    <w:next w:val="Normal"/>
    <w:qFormat/>
    <w:rsid w:val="00AC1984"/>
    <w:pPr>
      <w:jc w:val="right"/>
    </w:pPr>
    <w:rPr>
      <w:i/>
      <w:iCs/>
      <w:sz w:val="28"/>
    </w:rPr>
  </w:style>
  <w:style w:type="character" w:styleId="Strong">
    <w:name w:val="Strong"/>
    <w:qFormat/>
    <w:rsid w:val="00AC1984"/>
    <w:rPr>
      <w:b/>
      <w:bCs/>
    </w:rPr>
  </w:style>
  <w:style w:type="character" w:customStyle="1" w:styleId="BodyTextIndentChar">
    <w:name w:val="Body Text Indent Char"/>
    <w:link w:val="BodyTextIndent"/>
    <w:locked/>
    <w:rsid w:val="00AC1984"/>
    <w:rPr>
      <w:sz w:val="24"/>
      <w:szCs w:val="24"/>
      <w:lang w:val="en-US" w:eastAsia="en-US" w:bidi="ar-SA"/>
    </w:rPr>
  </w:style>
  <w:style w:type="paragraph" w:customStyle="1" w:styleId="CharChar2">
    <w:name w:val="Char Char2"/>
    <w:basedOn w:val="Normal"/>
    <w:rsid w:val="00E249F4"/>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F5712"/>
    <w:rPr>
      <w:rFonts w:ascii=".VnTime" w:hAnsi=".VnTime"/>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qFormat/>
    <w:rsid w:val="000F5712"/>
    <w:rPr>
      <w:vertAlign w:val="superscript"/>
    </w:rPr>
  </w:style>
  <w:style w:type="paragraph" w:customStyle="1" w:styleId="CharCharCharCharCharCharChar">
    <w:name w:val="Char Char Char Char Char Char Char"/>
    <w:basedOn w:val="Normal"/>
    <w:autoRedefine/>
    <w:rsid w:val="000F571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376BE2"/>
    <w:pPr>
      <w:tabs>
        <w:tab w:val="center" w:pos="4680"/>
        <w:tab w:val="right" w:pos="9360"/>
      </w:tabs>
    </w:pPr>
  </w:style>
  <w:style w:type="character" w:customStyle="1" w:styleId="HeaderChar">
    <w:name w:val="Header Char"/>
    <w:link w:val="Header"/>
    <w:uiPriority w:val="99"/>
    <w:rsid w:val="00376BE2"/>
    <w:rPr>
      <w:sz w:val="24"/>
      <w:szCs w:val="24"/>
    </w:rPr>
  </w:style>
  <w:style w:type="paragraph" w:styleId="EndnoteText">
    <w:name w:val="endnote text"/>
    <w:basedOn w:val="Normal"/>
    <w:link w:val="EndnoteTextChar"/>
    <w:rsid w:val="009536D5"/>
    <w:rPr>
      <w:sz w:val="20"/>
      <w:szCs w:val="20"/>
    </w:rPr>
  </w:style>
  <w:style w:type="character" w:customStyle="1" w:styleId="EndnoteTextChar">
    <w:name w:val="Endnote Text Char"/>
    <w:basedOn w:val="DefaultParagraphFont"/>
    <w:link w:val="EndnoteText"/>
    <w:rsid w:val="009536D5"/>
  </w:style>
  <w:style w:type="character" w:styleId="EndnoteReference">
    <w:name w:val="endnote reference"/>
    <w:rsid w:val="009536D5"/>
    <w:rPr>
      <w:vertAlign w:val="superscript"/>
    </w:rPr>
  </w:style>
  <w:style w:type="paragraph" w:customStyle="1" w:styleId="Normal1">
    <w:name w:val="Normal1"/>
    <w:rsid w:val="00934438"/>
    <w:rPr>
      <w:sz w:val="26"/>
      <w:szCs w:val="26"/>
      <w:lang w:val="it-IT"/>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rsid w:val="009E1DDD"/>
    <w:rPr>
      <w:rFonts w:ascii=".VnTime" w:hAnsi=".VnTime"/>
    </w:rPr>
  </w:style>
  <w:style w:type="character" w:styleId="Hyperlink">
    <w:name w:val="Hyperlink"/>
    <w:uiPriority w:val="99"/>
    <w:unhideWhenUsed/>
    <w:rsid w:val="001E7467"/>
    <w:rPr>
      <w:color w:val="0000FF"/>
      <w:u w:val="single"/>
    </w:rPr>
  </w:style>
  <w:style w:type="character" w:styleId="FollowedHyperlink">
    <w:name w:val="FollowedHyperlink"/>
    <w:uiPriority w:val="99"/>
    <w:unhideWhenUsed/>
    <w:rsid w:val="001E7467"/>
    <w:rPr>
      <w:color w:val="800080"/>
      <w:u w:val="single"/>
    </w:rPr>
  </w:style>
  <w:style w:type="paragraph" w:customStyle="1" w:styleId="xl63">
    <w:name w:val="xl6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4">
    <w:name w:val="xl6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5">
    <w:name w:val="xl65"/>
    <w:basedOn w:val="Normal"/>
    <w:rsid w:val="001E7467"/>
    <w:pPr>
      <w:pBdr>
        <w:bottom w:val="single" w:sz="4" w:space="0" w:color="auto"/>
      </w:pBdr>
      <w:spacing w:before="100" w:beforeAutospacing="1" w:after="100" w:afterAutospacing="1"/>
      <w:jc w:val="center"/>
    </w:pPr>
    <w:rPr>
      <w:b/>
      <w:bCs/>
    </w:rPr>
  </w:style>
  <w:style w:type="paragraph" w:customStyle="1" w:styleId="xl66">
    <w:name w:val="xl6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7">
    <w:name w:val="xl6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1E746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9">
    <w:name w:val="xl6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70">
    <w:name w:val="xl70"/>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71">
    <w:name w:val="xl7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2">
    <w:name w:val="xl72"/>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3">
    <w:name w:val="xl7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5">
    <w:name w:val="xl75"/>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6">
    <w:name w:val="xl7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7">
    <w:name w:val="xl7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8">
    <w:name w:val="xl7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0">
    <w:name w:val="xl80"/>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1">
    <w:name w:val="xl8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4">
    <w:name w:val="xl84"/>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5">
    <w:name w:val="xl85"/>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7">
    <w:name w:val="xl87"/>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8">
    <w:name w:val="xl88"/>
    <w:basedOn w:val="Normal"/>
    <w:rsid w:val="001E7467"/>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9">
    <w:name w:val="xl89"/>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90">
    <w:name w:val="xl90"/>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1">
    <w:name w:val="xl9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92">
    <w:name w:val="xl9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93">
    <w:name w:val="xl9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4">
    <w:name w:val="xl94"/>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6">
    <w:name w:val="xl96"/>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7">
    <w:name w:val="xl97"/>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8">
    <w:name w:val="xl98"/>
    <w:basedOn w:val="Normal"/>
    <w:rsid w:val="001E7467"/>
    <w:pPr>
      <w:spacing w:before="100" w:beforeAutospacing="1" w:after="100" w:afterAutospacing="1"/>
      <w:jc w:val="center"/>
    </w:pPr>
    <w:rPr>
      <w:b/>
      <w:bCs/>
    </w:rPr>
  </w:style>
  <w:style w:type="paragraph" w:customStyle="1" w:styleId="xl99">
    <w:name w:val="xl9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1E7467"/>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3">
    <w:name w:val="xl103"/>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4">
    <w:name w:val="xl10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5">
    <w:name w:val="xl105"/>
    <w:basedOn w:val="Normal"/>
    <w:rsid w:val="001E7467"/>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6">
    <w:name w:val="xl106"/>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07">
    <w:name w:val="xl10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08">
    <w:name w:val="xl108"/>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109">
    <w:name w:val="xl109"/>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110">
    <w:name w:val="xl110"/>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111">
    <w:name w:val="xl111"/>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12">
    <w:name w:val="xl112"/>
    <w:basedOn w:val="Normal"/>
    <w:rsid w:val="001E7467"/>
    <w:pPr>
      <w:pBdr>
        <w:top w:val="single" w:sz="4" w:space="0" w:color="auto"/>
        <w:bottom w:val="single" w:sz="4" w:space="0" w:color="auto"/>
      </w:pBdr>
      <w:spacing w:before="100" w:beforeAutospacing="1" w:after="100" w:afterAutospacing="1"/>
    </w:pPr>
    <w:rPr>
      <w:b/>
      <w:bCs/>
    </w:rPr>
  </w:style>
  <w:style w:type="paragraph" w:customStyle="1" w:styleId="xl113">
    <w:name w:val="xl113"/>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14">
    <w:name w:val="xl11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15">
    <w:name w:val="xl11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6">
    <w:name w:val="xl116"/>
    <w:basedOn w:val="Normal"/>
    <w:rsid w:val="001E7467"/>
    <w:pPr>
      <w:pBdr>
        <w:top w:val="single" w:sz="4" w:space="0" w:color="auto"/>
        <w:left w:val="single" w:sz="4" w:space="0" w:color="auto"/>
        <w:bottom w:val="single" w:sz="4" w:space="0" w:color="auto"/>
      </w:pBdr>
      <w:shd w:val="clear" w:color="000000" w:fill="FFFF00"/>
      <w:spacing w:before="100" w:beforeAutospacing="1" w:after="100" w:afterAutospacing="1"/>
    </w:pPr>
  </w:style>
  <w:style w:type="paragraph" w:customStyle="1" w:styleId="xl117">
    <w:name w:val="xl117"/>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8">
    <w:name w:val="xl11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20">
    <w:name w:val="xl120"/>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21">
    <w:name w:val="xl12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122">
    <w:name w:val="xl12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123">
    <w:name w:val="xl123"/>
    <w:basedOn w:val="Normal"/>
    <w:rsid w:val="001E7467"/>
    <w:pPr>
      <w:pBdr>
        <w:top w:val="single" w:sz="4" w:space="0" w:color="auto"/>
        <w:bottom w:val="single" w:sz="4" w:space="0" w:color="auto"/>
      </w:pBdr>
      <w:spacing w:before="100" w:beforeAutospacing="1" w:after="100" w:afterAutospacing="1"/>
    </w:pPr>
  </w:style>
  <w:style w:type="paragraph" w:customStyle="1" w:styleId="xl124">
    <w:name w:val="xl12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5">
    <w:name w:val="xl12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7">
    <w:name w:val="xl127"/>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8">
    <w:name w:val="xl128"/>
    <w:basedOn w:val="Normal"/>
    <w:rsid w:val="001E7467"/>
    <w:pPr>
      <w:pBdr>
        <w:top w:val="single" w:sz="4" w:space="0" w:color="auto"/>
        <w:bottom w:val="single" w:sz="4" w:space="0" w:color="auto"/>
      </w:pBdr>
      <w:spacing w:before="100" w:beforeAutospacing="1" w:after="100" w:afterAutospacing="1"/>
    </w:pPr>
    <w:rPr>
      <w:b/>
      <w:bCs/>
    </w:rPr>
  </w:style>
  <w:style w:type="paragraph" w:styleId="ListParagraph">
    <w:name w:val="List Paragraph"/>
    <w:basedOn w:val="Normal"/>
    <w:uiPriority w:val="34"/>
    <w:qFormat/>
    <w:rsid w:val="0034280C"/>
    <w:pPr>
      <w:ind w:left="720"/>
      <w:contextualSpacing/>
    </w:pPr>
  </w:style>
  <w:style w:type="character" w:customStyle="1" w:styleId="fontstyle01">
    <w:name w:val="fontstyle01"/>
    <w:basedOn w:val="DefaultParagraphFont"/>
    <w:rsid w:val="00E65D2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65D2E"/>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rsid w:val="00E517E1"/>
    <w:rPr>
      <w:rFonts w:ascii="Segoe UI" w:hAnsi="Segoe UI" w:cs="Segoe UI"/>
      <w:sz w:val="18"/>
      <w:szCs w:val="18"/>
    </w:rPr>
  </w:style>
  <w:style w:type="character" w:customStyle="1" w:styleId="BalloonTextChar">
    <w:name w:val="Balloon Text Char"/>
    <w:basedOn w:val="DefaultParagraphFont"/>
    <w:link w:val="BalloonText"/>
    <w:rsid w:val="00E517E1"/>
    <w:rPr>
      <w:rFonts w:ascii="Segoe UI" w:hAnsi="Segoe UI" w:cs="Segoe UI"/>
      <w:sz w:val="18"/>
      <w:szCs w:val="18"/>
    </w:rPr>
  </w:style>
  <w:style w:type="paragraph" w:customStyle="1" w:styleId="t-j">
    <w:name w:val="t-j"/>
    <w:basedOn w:val="Normal"/>
    <w:rsid w:val="00707F82"/>
    <w:pPr>
      <w:spacing w:before="100" w:beforeAutospacing="1" w:after="100" w:afterAutospacing="1"/>
    </w:pPr>
  </w:style>
  <w:style w:type="character" w:customStyle="1" w:styleId="BodyTextChar1">
    <w:name w:val="Body Text Char1"/>
    <w:uiPriority w:val="99"/>
    <w:rsid w:val="0072067E"/>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8245">
      <w:bodyDiv w:val="1"/>
      <w:marLeft w:val="0"/>
      <w:marRight w:val="0"/>
      <w:marTop w:val="0"/>
      <w:marBottom w:val="0"/>
      <w:divBdr>
        <w:top w:val="none" w:sz="0" w:space="0" w:color="auto"/>
        <w:left w:val="none" w:sz="0" w:space="0" w:color="auto"/>
        <w:bottom w:val="none" w:sz="0" w:space="0" w:color="auto"/>
        <w:right w:val="none" w:sz="0" w:space="0" w:color="auto"/>
      </w:divBdr>
    </w:div>
    <w:div w:id="20664480">
      <w:bodyDiv w:val="1"/>
      <w:marLeft w:val="0"/>
      <w:marRight w:val="0"/>
      <w:marTop w:val="0"/>
      <w:marBottom w:val="0"/>
      <w:divBdr>
        <w:top w:val="none" w:sz="0" w:space="0" w:color="auto"/>
        <w:left w:val="none" w:sz="0" w:space="0" w:color="auto"/>
        <w:bottom w:val="none" w:sz="0" w:space="0" w:color="auto"/>
        <w:right w:val="none" w:sz="0" w:space="0" w:color="auto"/>
      </w:divBdr>
    </w:div>
    <w:div w:id="27535320">
      <w:bodyDiv w:val="1"/>
      <w:marLeft w:val="0"/>
      <w:marRight w:val="0"/>
      <w:marTop w:val="0"/>
      <w:marBottom w:val="0"/>
      <w:divBdr>
        <w:top w:val="none" w:sz="0" w:space="0" w:color="auto"/>
        <w:left w:val="none" w:sz="0" w:space="0" w:color="auto"/>
        <w:bottom w:val="none" w:sz="0" w:space="0" w:color="auto"/>
        <w:right w:val="none" w:sz="0" w:space="0" w:color="auto"/>
      </w:divBdr>
    </w:div>
    <w:div w:id="166555831">
      <w:bodyDiv w:val="1"/>
      <w:marLeft w:val="0"/>
      <w:marRight w:val="0"/>
      <w:marTop w:val="0"/>
      <w:marBottom w:val="0"/>
      <w:divBdr>
        <w:top w:val="none" w:sz="0" w:space="0" w:color="auto"/>
        <w:left w:val="none" w:sz="0" w:space="0" w:color="auto"/>
        <w:bottom w:val="none" w:sz="0" w:space="0" w:color="auto"/>
        <w:right w:val="none" w:sz="0" w:space="0" w:color="auto"/>
      </w:divBdr>
    </w:div>
    <w:div w:id="220823333">
      <w:bodyDiv w:val="1"/>
      <w:marLeft w:val="0"/>
      <w:marRight w:val="0"/>
      <w:marTop w:val="0"/>
      <w:marBottom w:val="0"/>
      <w:divBdr>
        <w:top w:val="none" w:sz="0" w:space="0" w:color="auto"/>
        <w:left w:val="none" w:sz="0" w:space="0" w:color="auto"/>
        <w:bottom w:val="none" w:sz="0" w:space="0" w:color="auto"/>
        <w:right w:val="none" w:sz="0" w:space="0" w:color="auto"/>
      </w:divBdr>
      <w:divsChild>
        <w:div w:id="502548227">
          <w:marLeft w:val="0"/>
          <w:marRight w:val="0"/>
          <w:marTop w:val="15"/>
          <w:marBottom w:val="0"/>
          <w:divBdr>
            <w:top w:val="single" w:sz="48" w:space="0" w:color="auto"/>
            <w:left w:val="single" w:sz="48" w:space="0" w:color="auto"/>
            <w:bottom w:val="single" w:sz="48" w:space="0" w:color="auto"/>
            <w:right w:val="single" w:sz="48" w:space="0" w:color="auto"/>
          </w:divBdr>
          <w:divsChild>
            <w:div w:id="522865833">
              <w:marLeft w:val="0"/>
              <w:marRight w:val="0"/>
              <w:marTop w:val="0"/>
              <w:marBottom w:val="0"/>
              <w:divBdr>
                <w:top w:val="none" w:sz="0" w:space="0" w:color="auto"/>
                <w:left w:val="none" w:sz="0" w:space="0" w:color="auto"/>
                <w:bottom w:val="none" w:sz="0" w:space="0" w:color="auto"/>
                <w:right w:val="none" w:sz="0" w:space="0" w:color="auto"/>
              </w:divBdr>
            </w:div>
          </w:divsChild>
        </w:div>
        <w:div w:id="523373325">
          <w:marLeft w:val="0"/>
          <w:marRight w:val="0"/>
          <w:marTop w:val="15"/>
          <w:marBottom w:val="0"/>
          <w:divBdr>
            <w:top w:val="single" w:sz="48" w:space="0" w:color="auto"/>
            <w:left w:val="single" w:sz="48" w:space="0" w:color="auto"/>
            <w:bottom w:val="single" w:sz="48" w:space="0" w:color="auto"/>
            <w:right w:val="single" w:sz="48" w:space="0" w:color="auto"/>
          </w:divBdr>
          <w:divsChild>
            <w:div w:id="1362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80695">
      <w:bodyDiv w:val="1"/>
      <w:marLeft w:val="0"/>
      <w:marRight w:val="0"/>
      <w:marTop w:val="0"/>
      <w:marBottom w:val="0"/>
      <w:divBdr>
        <w:top w:val="none" w:sz="0" w:space="0" w:color="auto"/>
        <w:left w:val="none" w:sz="0" w:space="0" w:color="auto"/>
        <w:bottom w:val="none" w:sz="0" w:space="0" w:color="auto"/>
        <w:right w:val="none" w:sz="0" w:space="0" w:color="auto"/>
      </w:divBdr>
    </w:div>
    <w:div w:id="370417548">
      <w:bodyDiv w:val="1"/>
      <w:marLeft w:val="0"/>
      <w:marRight w:val="0"/>
      <w:marTop w:val="0"/>
      <w:marBottom w:val="0"/>
      <w:divBdr>
        <w:top w:val="none" w:sz="0" w:space="0" w:color="auto"/>
        <w:left w:val="none" w:sz="0" w:space="0" w:color="auto"/>
        <w:bottom w:val="none" w:sz="0" w:space="0" w:color="auto"/>
        <w:right w:val="none" w:sz="0" w:space="0" w:color="auto"/>
      </w:divBdr>
    </w:div>
    <w:div w:id="409237547">
      <w:bodyDiv w:val="1"/>
      <w:marLeft w:val="0"/>
      <w:marRight w:val="0"/>
      <w:marTop w:val="0"/>
      <w:marBottom w:val="0"/>
      <w:divBdr>
        <w:top w:val="none" w:sz="0" w:space="0" w:color="auto"/>
        <w:left w:val="none" w:sz="0" w:space="0" w:color="auto"/>
        <w:bottom w:val="none" w:sz="0" w:space="0" w:color="auto"/>
        <w:right w:val="none" w:sz="0" w:space="0" w:color="auto"/>
      </w:divBdr>
    </w:div>
    <w:div w:id="464080701">
      <w:bodyDiv w:val="1"/>
      <w:marLeft w:val="0"/>
      <w:marRight w:val="0"/>
      <w:marTop w:val="0"/>
      <w:marBottom w:val="0"/>
      <w:divBdr>
        <w:top w:val="none" w:sz="0" w:space="0" w:color="auto"/>
        <w:left w:val="none" w:sz="0" w:space="0" w:color="auto"/>
        <w:bottom w:val="none" w:sz="0" w:space="0" w:color="auto"/>
        <w:right w:val="none" w:sz="0" w:space="0" w:color="auto"/>
      </w:divBdr>
    </w:div>
    <w:div w:id="465050193">
      <w:bodyDiv w:val="1"/>
      <w:marLeft w:val="0"/>
      <w:marRight w:val="0"/>
      <w:marTop w:val="0"/>
      <w:marBottom w:val="0"/>
      <w:divBdr>
        <w:top w:val="none" w:sz="0" w:space="0" w:color="auto"/>
        <w:left w:val="none" w:sz="0" w:space="0" w:color="auto"/>
        <w:bottom w:val="none" w:sz="0" w:space="0" w:color="auto"/>
        <w:right w:val="none" w:sz="0" w:space="0" w:color="auto"/>
      </w:divBdr>
    </w:div>
    <w:div w:id="484735893">
      <w:bodyDiv w:val="1"/>
      <w:marLeft w:val="0"/>
      <w:marRight w:val="0"/>
      <w:marTop w:val="0"/>
      <w:marBottom w:val="0"/>
      <w:divBdr>
        <w:top w:val="none" w:sz="0" w:space="0" w:color="auto"/>
        <w:left w:val="none" w:sz="0" w:space="0" w:color="auto"/>
        <w:bottom w:val="none" w:sz="0" w:space="0" w:color="auto"/>
        <w:right w:val="none" w:sz="0" w:space="0" w:color="auto"/>
      </w:divBdr>
    </w:div>
    <w:div w:id="509373487">
      <w:bodyDiv w:val="1"/>
      <w:marLeft w:val="0"/>
      <w:marRight w:val="0"/>
      <w:marTop w:val="0"/>
      <w:marBottom w:val="0"/>
      <w:divBdr>
        <w:top w:val="none" w:sz="0" w:space="0" w:color="auto"/>
        <w:left w:val="none" w:sz="0" w:space="0" w:color="auto"/>
        <w:bottom w:val="none" w:sz="0" w:space="0" w:color="auto"/>
        <w:right w:val="none" w:sz="0" w:space="0" w:color="auto"/>
      </w:divBdr>
    </w:div>
    <w:div w:id="556816855">
      <w:bodyDiv w:val="1"/>
      <w:marLeft w:val="0"/>
      <w:marRight w:val="0"/>
      <w:marTop w:val="0"/>
      <w:marBottom w:val="0"/>
      <w:divBdr>
        <w:top w:val="none" w:sz="0" w:space="0" w:color="auto"/>
        <w:left w:val="none" w:sz="0" w:space="0" w:color="auto"/>
        <w:bottom w:val="none" w:sz="0" w:space="0" w:color="auto"/>
        <w:right w:val="none" w:sz="0" w:space="0" w:color="auto"/>
      </w:divBdr>
    </w:div>
    <w:div w:id="682707835">
      <w:bodyDiv w:val="1"/>
      <w:marLeft w:val="0"/>
      <w:marRight w:val="0"/>
      <w:marTop w:val="0"/>
      <w:marBottom w:val="0"/>
      <w:divBdr>
        <w:top w:val="none" w:sz="0" w:space="0" w:color="auto"/>
        <w:left w:val="none" w:sz="0" w:space="0" w:color="auto"/>
        <w:bottom w:val="none" w:sz="0" w:space="0" w:color="auto"/>
        <w:right w:val="none" w:sz="0" w:space="0" w:color="auto"/>
      </w:divBdr>
    </w:div>
    <w:div w:id="775563120">
      <w:bodyDiv w:val="1"/>
      <w:marLeft w:val="0"/>
      <w:marRight w:val="0"/>
      <w:marTop w:val="0"/>
      <w:marBottom w:val="0"/>
      <w:divBdr>
        <w:top w:val="none" w:sz="0" w:space="0" w:color="auto"/>
        <w:left w:val="none" w:sz="0" w:space="0" w:color="auto"/>
        <w:bottom w:val="none" w:sz="0" w:space="0" w:color="auto"/>
        <w:right w:val="none" w:sz="0" w:space="0" w:color="auto"/>
      </w:divBdr>
    </w:div>
    <w:div w:id="831339775">
      <w:bodyDiv w:val="1"/>
      <w:marLeft w:val="0"/>
      <w:marRight w:val="0"/>
      <w:marTop w:val="0"/>
      <w:marBottom w:val="0"/>
      <w:divBdr>
        <w:top w:val="none" w:sz="0" w:space="0" w:color="auto"/>
        <w:left w:val="none" w:sz="0" w:space="0" w:color="auto"/>
        <w:bottom w:val="none" w:sz="0" w:space="0" w:color="auto"/>
        <w:right w:val="none" w:sz="0" w:space="0" w:color="auto"/>
      </w:divBdr>
      <w:divsChild>
        <w:div w:id="1531914330">
          <w:marLeft w:val="0"/>
          <w:marRight w:val="0"/>
          <w:marTop w:val="15"/>
          <w:marBottom w:val="0"/>
          <w:divBdr>
            <w:top w:val="none" w:sz="0" w:space="0" w:color="auto"/>
            <w:left w:val="none" w:sz="0" w:space="0" w:color="auto"/>
            <w:bottom w:val="none" w:sz="0" w:space="0" w:color="auto"/>
            <w:right w:val="none" w:sz="0" w:space="0" w:color="auto"/>
          </w:divBdr>
          <w:divsChild>
            <w:div w:id="2057584733">
              <w:marLeft w:val="0"/>
              <w:marRight w:val="0"/>
              <w:marTop w:val="0"/>
              <w:marBottom w:val="0"/>
              <w:divBdr>
                <w:top w:val="none" w:sz="0" w:space="0" w:color="auto"/>
                <w:left w:val="none" w:sz="0" w:space="0" w:color="auto"/>
                <w:bottom w:val="none" w:sz="0" w:space="0" w:color="auto"/>
                <w:right w:val="none" w:sz="0" w:space="0" w:color="auto"/>
              </w:divBdr>
            </w:div>
          </w:divsChild>
        </w:div>
        <w:div w:id="992172840">
          <w:marLeft w:val="0"/>
          <w:marRight w:val="0"/>
          <w:marTop w:val="15"/>
          <w:marBottom w:val="0"/>
          <w:divBdr>
            <w:top w:val="none" w:sz="0" w:space="0" w:color="auto"/>
            <w:left w:val="none" w:sz="0" w:space="0" w:color="auto"/>
            <w:bottom w:val="none" w:sz="0" w:space="0" w:color="auto"/>
            <w:right w:val="none" w:sz="0" w:space="0" w:color="auto"/>
          </w:divBdr>
          <w:divsChild>
            <w:div w:id="7313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2515">
      <w:bodyDiv w:val="1"/>
      <w:marLeft w:val="0"/>
      <w:marRight w:val="0"/>
      <w:marTop w:val="0"/>
      <w:marBottom w:val="0"/>
      <w:divBdr>
        <w:top w:val="none" w:sz="0" w:space="0" w:color="auto"/>
        <w:left w:val="none" w:sz="0" w:space="0" w:color="auto"/>
        <w:bottom w:val="none" w:sz="0" w:space="0" w:color="auto"/>
        <w:right w:val="none" w:sz="0" w:space="0" w:color="auto"/>
      </w:divBdr>
    </w:div>
    <w:div w:id="858353457">
      <w:bodyDiv w:val="1"/>
      <w:marLeft w:val="0"/>
      <w:marRight w:val="0"/>
      <w:marTop w:val="0"/>
      <w:marBottom w:val="0"/>
      <w:divBdr>
        <w:top w:val="none" w:sz="0" w:space="0" w:color="auto"/>
        <w:left w:val="none" w:sz="0" w:space="0" w:color="auto"/>
        <w:bottom w:val="none" w:sz="0" w:space="0" w:color="auto"/>
        <w:right w:val="none" w:sz="0" w:space="0" w:color="auto"/>
      </w:divBdr>
    </w:div>
    <w:div w:id="866257320">
      <w:bodyDiv w:val="1"/>
      <w:marLeft w:val="0"/>
      <w:marRight w:val="0"/>
      <w:marTop w:val="0"/>
      <w:marBottom w:val="0"/>
      <w:divBdr>
        <w:top w:val="none" w:sz="0" w:space="0" w:color="auto"/>
        <w:left w:val="none" w:sz="0" w:space="0" w:color="auto"/>
        <w:bottom w:val="none" w:sz="0" w:space="0" w:color="auto"/>
        <w:right w:val="none" w:sz="0" w:space="0" w:color="auto"/>
      </w:divBdr>
    </w:div>
    <w:div w:id="916749015">
      <w:bodyDiv w:val="1"/>
      <w:marLeft w:val="0"/>
      <w:marRight w:val="0"/>
      <w:marTop w:val="0"/>
      <w:marBottom w:val="0"/>
      <w:divBdr>
        <w:top w:val="none" w:sz="0" w:space="0" w:color="auto"/>
        <w:left w:val="none" w:sz="0" w:space="0" w:color="auto"/>
        <w:bottom w:val="none" w:sz="0" w:space="0" w:color="auto"/>
        <w:right w:val="none" w:sz="0" w:space="0" w:color="auto"/>
      </w:divBdr>
    </w:div>
    <w:div w:id="1088622274">
      <w:bodyDiv w:val="1"/>
      <w:marLeft w:val="0"/>
      <w:marRight w:val="0"/>
      <w:marTop w:val="0"/>
      <w:marBottom w:val="0"/>
      <w:divBdr>
        <w:top w:val="none" w:sz="0" w:space="0" w:color="auto"/>
        <w:left w:val="none" w:sz="0" w:space="0" w:color="auto"/>
        <w:bottom w:val="none" w:sz="0" w:space="0" w:color="auto"/>
        <w:right w:val="none" w:sz="0" w:space="0" w:color="auto"/>
      </w:divBdr>
    </w:div>
    <w:div w:id="1140659286">
      <w:bodyDiv w:val="1"/>
      <w:marLeft w:val="0"/>
      <w:marRight w:val="0"/>
      <w:marTop w:val="0"/>
      <w:marBottom w:val="0"/>
      <w:divBdr>
        <w:top w:val="none" w:sz="0" w:space="0" w:color="auto"/>
        <w:left w:val="none" w:sz="0" w:space="0" w:color="auto"/>
        <w:bottom w:val="none" w:sz="0" w:space="0" w:color="auto"/>
        <w:right w:val="none" w:sz="0" w:space="0" w:color="auto"/>
      </w:divBdr>
    </w:div>
    <w:div w:id="1168981617">
      <w:bodyDiv w:val="1"/>
      <w:marLeft w:val="0"/>
      <w:marRight w:val="0"/>
      <w:marTop w:val="0"/>
      <w:marBottom w:val="0"/>
      <w:divBdr>
        <w:top w:val="none" w:sz="0" w:space="0" w:color="auto"/>
        <w:left w:val="none" w:sz="0" w:space="0" w:color="auto"/>
        <w:bottom w:val="none" w:sz="0" w:space="0" w:color="auto"/>
        <w:right w:val="none" w:sz="0" w:space="0" w:color="auto"/>
      </w:divBdr>
    </w:div>
    <w:div w:id="1227456380">
      <w:bodyDiv w:val="1"/>
      <w:marLeft w:val="0"/>
      <w:marRight w:val="0"/>
      <w:marTop w:val="0"/>
      <w:marBottom w:val="0"/>
      <w:divBdr>
        <w:top w:val="none" w:sz="0" w:space="0" w:color="auto"/>
        <w:left w:val="none" w:sz="0" w:space="0" w:color="auto"/>
        <w:bottom w:val="none" w:sz="0" w:space="0" w:color="auto"/>
        <w:right w:val="none" w:sz="0" w:space="0" w:color="auto"/>
      </w:divBdr>
    </w:div>
    <w:div w:id="1274246249">
      <w:bodyDiv w:val="1"/>
      <w:marLeft w:val="0"/>
      <w:marRight w:val="0"/>
      <w:marTop w:val="0"/>
      <w:marBottom w:val="0"/>
      <w:divBdr>
        <w:top w:val="none" w:sz="0" w:space="0" w:color="auto"/>
        <w:left w:val="none" w:sz="0" w:space="0" w:color="auto"/>
        <w:bottom w:val="none" w:sz="0" w:space="0" w:color="auto"/>
        <w:right w:val="none" w:sz="0" w:space="0" w:color="auto"/>
      </w:divBdr>
    </w:div>
    <w:div w:id="1338842963">
      <w:bodyDiv w:val="1"/>
      <w:marLeft w:val="0"/>
      <w:marRight w:val="0"/>
      <w:marTop w:val="0"/>
      <w:marBottom w:val="0"/>
      <w:divBdr>
        <w:top w:val="none" w:sz="0" w:space="0" w:color="auto"/>
        <w:left w:val="none" w:sz="0" w:space="0" w:color="auto"/>
        <w:bottom w:val="none" w:sz="0" w:space="0" w:color="auto"/>
        <w:right w:val="none" w:sz="0" w:space="0" w:color="auto"/>
      </w:divBdr>
    </w:div>
    <w:div w:id="1340885707">
      <w:bodyDiv w:val="1"/>
      <w:marLeft w:val="0"/>
      <w:marRight w:val="0"/>
      <w:marTop w:val="0"/>
      <w:marBottom w:val="0"/>
      <w:divBdr>
        <w:top w:val="none" w:sz="0" w:space="0" w:color="auto"/>
        <w:left w:val="none" w:sz="0" w:space="0" w:color="auto"/>
        <w:bottom w:val="none" w:sz="0" w:space="0" w:color="auto"/>
        <w:right w:val="none" w:sz="0" w:space="0" w:color="auto"/>
      </w:divBdr>
    </w:div>
    <w:div w:id="1373648472">
      <w:bodyDiv w:val="1"/>
      <w:marLeft w:val="0"/>
      <w:marRight w:val="0"/>
      <w:marTop w:val="0"/>
      <w:marBottom w:val="0"/>
      <w:divBdr>
        <w:top w:val="none" w:sz="0" w:space="0" w:color="auto"/>
        <w:left w:val="none" w:sz="0" w:space="0" w:color="auto"/>
        <w:bottom w:val="none" w:sz="0" w:space="0" w:color="auto"/>
        <w:right w:val="none" w:sz="0" w:space="0" w:color="auto"/>
      </w:divBdr>
    </w:div>
    <w:div w:id="1410156749">
      <w:bodyDiv w:val="1"/>
      <w:marLeft w:val="0"/>
      <w:marRight w:val="0"/>
      <w:marTop w:val="0"/>
      <w:marBottom w:val="0"/>
      <w:divBdr>
        <w:top w:val="none" w:sz="0" w:space="0" w:color="auto"/>
        <w:left w:val="none" w:sz="0" w:space="0" w:color="auto"/>
        <w:bottom w:val="none" w:sz="0" w:space="0" w:color="auto"/>
        <w:right w:val="none" w:sz="0" w:space="0" w:color="auto"/>
      </w:divBdr>
    </w:div>
    <w:div w:id="1455515119">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557736181">
      <w:bodyDiv w:val="1"/>
      <w:marLeft w:val="0"/>
      <w:marRight w:val="0"/>
      <w:marTop w:val="0"/>
      <w:marBottom w:val="0"/>
      <w:divBdr>
        <w:top w:val="none" w:sz="0" w:space="0" w:color="auto"/>
        <w:left w:val="none" w:sz="0" w:space="0" w:color="auto"/>
        <w:bottom w:val="none" w:sz="0" w:space="0" w:color="auto"/>
        <w:right w:val="none" w:sz="0" w:space="0" w:color="auto"/>
      </w:divBdr>
    </w:div>
    <w:div w:id="1560244342">
      <w:bodyDiv w:val="1"/>
      <w:marLeft w:val="0"/>
      <w:marRight w:val="0"/>
      <w:marTop w:val="0"/>
      <w:marBottom w:val="0"/>
      <w:divBdr>
        <w:top w:val="none" w:sz="0" w:space="0" w:color="auto"/>
        <w:left w:val="none" w:sz="0" w:space="0" w:color="auto"/>
        <w:bottom w:val="none" w:sz="0" w:space="0" w:color="auto"/>
        <w:right w:val="none" w:sz="0" w:space="0" w:color="auto"/>
      </w:divBdr>
    </w:div>
    <w:div w:id="1571967638">
      <w:bodyDiv w:val="1"/>
      <w:marLeft w:val="0"/>
      <w:marRight w:val="0"/>
      <w:marTop w:val="0"/>
      <w:marBottom w:val="0"/>
      <w:divBdr>
        <w:top w:val="none" w:sz="0" w:space="0" w:color="auto"/>
        <w:left w:val="none" w:sz="0" w:space="0" w:color="auto"/>
        <w:bottom w:val="none" w:sz="0" w:space="0" w:color="auto"/>
        <w:right w:val="none" w:sz="0" w:space="0" w:color="auto"/>
      </w:divBdr>
    </w:div>
    <w:div w:id="1598295242">
      <w:bodyDiv w:val="1"/>
      <w:marLeft w:val="0"/>
      <w:marRight w:val="0"/>
      <w:marTop w:val="0"/>
      <w:marBottom w:val="0"/>
      <w:divBdr>
        <w:top w:val="none" w:sz="0" w:space="0" w:color="auto"/>
        <w:left w:val="none" w:sz="0" w:space="0" w:color="auto"/>
        <w:bottom w:val="none" w:sz="0" w:space="0" w:color="auto"/>
        <w:right w:val="none" w:sz="0" w:space="0" w:color="auto"/>
      </w:divBdr>
    </w:div>
    <w:div w:id="1637373550">
      <w:bodyDiv w:val="1"/>
      <w:marLeft w:val="0"/>
      <w:marRight w:val="0"/>
      <w:marTop w:val="0"/>
      <w:marBottom w:val="0"/>
      <w:divBdr>
        <w:top w:val="none" w:sz="0" w:space="0" w:color="auto"/>
        <w:left w:val="none" w:sz="0" w:space="0" w:color="auto"/>
        <w:bottom w:val="none" w:sz="0" w:space="0" w:color="auto"/>
        <w:right w:val="none" w:sz="0" w:space="0" w:color="auto"/>
      </w:divBdr>
    </w:div>
    <w:div w:id="1682276103">
      <w:bodyDiv w:val="1"/>
      <w:marLeft w:val="0"/>
      <w:marRight w:val="0"/>
      <w:marTop w:val="0"/>
      <w:marBottom w:val="0"/>
      <w:divBdr>
        <w:top w:val="none" w:sz="0" w:space="0" w:color="auto"/>
        <w:left w:val="none" w:sz="0" w:space="0" w:color="auto"/>
        <w:bottom w:val="none" w:sz="0" w:space="0" w:color="auto"/>
        <w:right w:val="none" w:sz="0" w:space="0" w:color="auto"/>
      </w:divBdr>
    </w:div>
    <w:div w:id="1696032774">
      <w:bodyDiv w:val="1"/>
      <w:marLeft w:val="0"/>
      <w:marRight w:val="0"/>
      <w:marTop w:val="0"/>
      <w:marBottom w:val="0"/>
      <w:divBdr>
        <w:top w:val="none" w:sz="0" w:space="0" w:color="auto"/>
        <w:left w:val="none" w:sz="0" w:space="0" w:color="auto"/>
        <w:bottom w:val="none" w:sz="0" w:space="0" w:color="auto"/>
        <w:right w:val="none" w:sz="0" w:space="0" w:color="auto"/>
      </w:divBdr>
    </w:div>
    <w:div w:id="1708796703">
      <w:bodyDiv w:val="1"/>
      <w:marLeft w:val="0"/>
      <w:marRight w:val="0"/>
      <w:marTop w:val="0"/>
      <w:marBottom w:val="0"/>
      <w:divBdr>
        <w:top w:val="none" w:sz="0" w:space="0" w:color="auto"/>
        <w:left w:val="none" w:sz="0" w:space="0" w:color="auto"/>
        <w:bottom w:val="none" w:sz="0" w:space="0" w:color="auto"/>
        <w:right w:val="none" w:sz="0" w:space="0" w:color="auto"/>
      </w:divBdr>
    </w:div>
    <w:div w:id="1716390296">
      <w:bodyDiv w:val="1"/>
      <w:marLeft w:val="0"/>
      <w:marRight w:val="0"/>
      <w:marTop w:val="0"/>
      <w:marBottom w:val="0"/>
      <w:divBdr>
        <w:top w:val="none" w:sz="0" w:space="0" w:color="auto"/>
        <w:left w:val="none" w:sz="0" w:space="0" w:color="auto"/>
        <w:bottom w:val="none" w:sz="0" w:space="0" w:color="auto"/>
        <w:right w:val="none" w:sz="0" w:space="0" w:color="auto"/>
      </w:divBdr>
    </w:div>
    <w:div w:id="1746876302">
      <w:bodyDiv w:val="1"/>
      <w:marLeft w:val="0"/>
      <w:marRight w:val="0"/>
      <w:marTop w:val="0"/>
      <w:marBottom w:val="0"/>
      <w:divBdr>
        <w:top w:val="none" w:sz="0" w:space="0" w:color="auto"/>
        <w:left w:val="none" w:sz="0" w:space="0" w:color="auto"/>
        <w:bottom w:val="none" w:sz="0" w:space="0" w:color="auto"/>
        <w:right w:val="none" w:sz="0" w:space="0" w:color="auto"/>
      </w:divBdr>
    </w:div>
    <w:div w:id="1748650601">
      <w:bodyDiv w:val="1"/>
      <w:marLeft w:val="0"/>
      <w:marRight w:val="0"/>
      <w:marTop w:val="0"/>
      <w:marBottom w:val="0"/>
      <w:divBdr>
        <w:top w:val="none" w:sz="0" w:space="0" w:color="auto"/>
        <w:left w:val="none" w:sz="0" w:space="0" w:color="auto"/>
        <w:bottom w:val="none" w:sz="0" w:space="0" w:color="auto"/>
        <w:right w:val="none" w:sz="0" w:space="0" w:color="auto"/>
      </w:divBdr>
    </w:div>
    <w:div w:id="1789740178">
      <w:bodyDiv w:val="1"/>
      <w:marLeft w:val="0"/>
      <w:marRight w:val="0"/>
      <w:marTop w:val="0"/>
      <w:marBottom w:val="0"/>
      <w:divBdr>
        <w:top w:val="none" w:sz="0" w:space="0" w:color="auto"/>
        <w:left w:val="none" w:sz="0" w:space="0" w:color="auto"/>
        <w:bottom w:val="none" w:sz="0" w:space="0" w:color="auto"/>
        <w:right w:val="none" w:sz="0" w:space="0" w:color="auto"/>
      </w:divBdr>
    </w:div>
    <w:div w:id="1963802800">
      <w:bodyDiv w:val="1"/>
      <w:marLeft w:val="0"/>
      <w:marRight w:val="0"/>
      <w:marTop w:val="0"/>
      <w:marBottom w:val="0"/>
      <w:divBdr>
        <w:top w:val="none" w:sz="0" w:space="0" w:color="auto"/>
        <w:left w:val="none" w:sz="0" w:space="0" w:color="auto"/>
        <w:bottom w:val="none" w:sz="0" w:space="0" w:color="auto"/>
        <w:right w:val="none" w:sz="0" w:space="0" w:color="auto"/>
      </w:divBdr>
    </w:div>
    <w:div w:id="1971662863">
      <w:bodyDiv w:val="1"/>
      <w:marLeft w:val="0"/>
      <w:marRight w:val="0"/>
      <w:marTop w:val="0"/>
      <w:marBottom w:val="0"/>
      <w:divBdr>
        <w:top w:val="none" w:sz="0" w:space="0" w:color="auto"/>
        <w:left w:val="none" w:sz="0" w:space="0" w:color="auto"/>
        <w:bottom w:val="none" w:sz="0" w:space="0" w:color="auto"/>
        <w:right w:val="none" w:sz="0" w:space="0" w:color="auto"/>
      </w:divBdr>
    </w:div>
    <w:div w:id="1974938948">
      <w:bodyDiv w:val="1"/>
      <w:marLeft w:val="0"/>
      <w:marRight w:val="0"/>
      <w:marTop w:val="0"/>
      <w:marBottom w:val="0"/>
      <w:divBdr>
        <w:top w:val="none" w:sz="0" w:space="0" w:color="auto"/>
        <w:left w:val="none" w:sz="0" w:space="0" w:color="auto"/>
        <w:bottom w:val="none" w:sz="0" w:space="0" w:color="auto"/>
        <w:right w:val="none" w:sz="0" w:space="0" w:color="auto"/>
      </w:divBdr>
    </w:div>
    <w:div w:id="202096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D7ED7-C962-401B-847B-782EB96C8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3</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SỞ LAO ĐỘNG – TB&amp;XH              CỘNG HOÀ XÃ HỘI CHỦ NGHĨA VIỆT NAM</vt:lpstr>
    </vt:vector>
  </TitlesOfParts>
  <Company>TCN</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LAO ĐỘNG – TB&amp;XH              CỘNG HOÀ XÃ HỘI CHỦ NGHĨA VIỆT NAM</dc:title>
  <dc:creator>VTC</dc:creator>
  <cp:lastModifiedBy>Phạm Thị Thoa</cp:lastModifiedBy>
  <cp:revision>257</cp:revision>
  <cp:lastPrinted>2024-03-12T03:16:00Z</cp:lastPrinted>
  <dcterms:created xsi:type="dcterms:W3CDTF">2020-11-25T03:31:00Z</dcterms:created>
  <dcterms:modified xsi:type="dcterms:W3CDTF">2026-10-14T03:16:00Z</dcterms:modified>
</cp:coreProperties>
</file>