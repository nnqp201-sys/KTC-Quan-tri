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773" w:type="dxa"/>
        <w:jc w:val="center"/>
        <w:tblLook w:val="0000" w:firstRow="0" w:lastRow="0" w:firstColumn="0" w:lastColumn="0" w:noHBand="0" w:noVBand="0"/>
      </w:tblPr>
      <w:tblGrid>
        <w:gridCol w:w="5949"/>
        <w:gridCol w:w="4824"/>
      </w:tblGrid>
      <w:tr w:rsidR="001952C8" w:rsidRPr="00DF171B" w14:paraId="0210115A" w14:textId="77777777" w:rsidTr="008300BB">
        <w:trPr>
          <w:trHeight w:val="639"/>
          <w:jc w:val="center"/>
        </w:trPr>
        <w:tc>
          <w:tcPr>
            <w:tcW w:w="5949" w:type="dxa"/>
          </w:tcPr>
          <w:p w14:paraId="02091B7C" w14:textId="77777777" w:rsidR="001952C8" w:rsidRPr="001952C8" w:rsidRDefault="001952C8" w:rsidP="00B27655">
            <w:pPr>
              <w:widowControl w:val="0"/>
              <w:spacing w:after="0" w:line="240" w:lineRule="auto"/>
              <w:jc w:val="center"/>
              <w:rPr>
                <w:rFonts w:ascii="Times New Roman" w:hAnsi="Times New Roman" w:cs="Times New Roman"/>
                <w:bCs/>
                <w:sz w:val="28"/>
                <w:szCs w:val="28"/>
                <w:highlight w:val="white"/>
                <w:lang w:val="nl-NL"/>
              </w:rPr>
            </w:pPr>
            <w:r>
              <w:rPr>
                <w:rFonts w:ascii="Times New Roman" w:hAnsi="Times New Roman" w:cs="Times New Roman"/>
                <w:bCs/>
                <w:sz w:val="28"/>
                <w:szCs w:val="28"/>
                <w:highlight w:val="white"/>
                <w:lang w:val="nl-NL"/>
              </w:rPr>
              <w:t>ĐẢNG BỘ UBND TỈNH QUẢNG NGÃI</w:t>
            </w:r>
          </w:p>
          <w:p w14:paraId="327002C5" w14:textId="77777777" w:rsidR="001952C8" w:rsidRPr="001952C8" w:rsidRDefault="001952C8" w:rsidP="00B27655">
            <w:pPr>
              <w:widowControl w:val="0"/>
              <w:spacing w:after="0" w:line="240" w:lineRule="auto"/>
              <w:jc w:val="center"/>
              <w:rPr>
                <w:rFonts w:ascii="Times New Roman" w:hAnsi="Times New Roman" w:cs="Times New Roman"/>
                <w:bCs/>
                <w:highlight w:val="white"/>
                <w:lang w:val="nl-NL"/>
              </w:rPr>
            </w:pPr>
            <w:r>
              <w:rPr>
                <w:rFonts w:ascii="Times New Roman" w:hAnsi="Times New Roman" w:cs="Times New Roman"/>
                <w:b/>
                <w:sz w:val="28"/>
                <w:szCs w:val="28"/>
                <w:highlight w:val="white"/>
                <w:lang w:val="nl-NL"/>
              </w:rPr>
              <w:t>ĐẢNG ỦY TRƯỜNG CAO ĐẲNG KON TUM</w:t>
            </w:r>
          </w:p>
        </w:tc>
        <w:tc>
          <w:tcPr>
            <w:tcW w:w="4824" w:type="dxa"/>
          </w:tcPr>
          <w:p w14:paraId="0E27052E" w14:textId="77777777" w:rsidR="001952C8" w:rsidRPr="001952C8" w:rsidRDefault="001952C8" w:rsidP="001952C8">
            <w:pPr>
              <w:spacing w:after="0" w:line="240" w:lineRule="auto"/>
              <w:ind w:left="-106" w:right="-1"/>
              <w:jc w:val="center"/>
              <w:rPr>
                <w:rFonts w:ascii="Times New Roman" w:hAnsi="Times New Roman" w:cs="Times New Roman"/>
                <w:b/>
                <w:sz w:val="30"/>
                <w:szCs w:val="30"/>
                <w:highlight w:val="white"/>
                <w:lang w:val="nl-NL"/>
              </w:rPr>
            </w:pPr>
            <w:r>
              <w:rPr>
                <w:rFonts w:ascii="Times New Roman" w:hAnsi="Times New Roman" w:cs="Times New Roman"/>
                <w:b/>
                <w:sz w:val="30"/>
                <w:szCs w:val="30"/>
                <w:highlight w:val="white"/>
                <w:lang w:val="nl-NL"/>
              </w:rPr>
              <w:t>ĐẢNG CỘNG SẢN VIỆT NAM</w:t>
            </w:r>
          </w:p>
          <w:p w14:paraId="09FE7661" w14:textId="77777777" w:rsidR="001952C8" w:rsidRPr="001952C8" w:rsidRDefault="001952C8" w:rsidP="001952C8">
            <w:pPr>
              <w:spacing w:after="0" w:line="240" w:lineRule="auto"/>
              <w:ind w:left="-106" w:right="-1"/>
              <w:jc w:val="center"/>
              <w:rPr>
                <w:rFonts w:ascii="Times New Roman" w:hAnsi="Times New Roman" w:cs="Times New Roman"/>
                <w:bCs/>
                <w:sz w:val="28"/>
                <w:szCs w:val="28"/>
                <w:highlight w:val="white"/>
                <w:lang w:val="nl-NL"/>
              </w:rPr>
            </w:pPr>
            <w:r>
              <w:rPr>
                <w:rFonts w:ascii="Times New Roman" w:hAnsi="Times New Roman" w:cs="Times New Roman"/>
                <w:noProof/>
                <w:sz w:val="28"/>
                <w:szCs w:val="28"/>
              </w:rPr>
              <mc:AlternateContent>
                <mc:Choice Requires="wps">
                  <w:drawing>
                    <wp:anchor distT="0" distB="0" distL="114300" distR="114300" simplePos="0" relativeHeight="251659264" behindDoc="0" locked="0" layoutInCell="1" allowOverlap="1" wp14:anchorId="7860352C" wp14:editId="5A09FA17">
                      <wp:simplePos x="0" y="0"/>
                      <wp:positionH relativeFrom="column">
                        <wp:posOffset>120015</wp:posOffset>
                      </wp:positionH>
                      <wp:positionV relativeFrom="paragraph">
                        <wp:posOffset>5080</wp:posOffset>
                      </wp:positionV>
                      <wp:extent cx="2587625" cy="0"/>
                      <wp:effectExtent l="0" t="0" r="0" b="0"/>
                      <wp:wrapNone/>
                      <wp:docPr id="40267517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587625" cy="0"/>
                              </a:xfrm>
                              <a:prstGeom prst="line">
                                <a:avLst/>
                              </a:prstGeom>
                              <a:noFill/>
                              <a:ln w="6350" algn="ctr">
                                <a:solidFill>
                                  <a:srgbClr val="000000"/>
                                </a:solidFill>
                                <a:miter lim="800000"/>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6F132221"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45pt,.4pt" to="213.2pt,.4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FBIsjvgEAAGADAAAOAAAAZHJzL2Uyb0RvYy54bWysU8GOGyEMvVfqPyDuzSSpkkYokz1ku71s 20i7/QAHmBlUwAizmeTvC2wyXbW3qnOwMLYfz8+e7d3ZWXbSkQz6li9mc860l6iM71v+4/nhw4Yz SuAVWPS65RdN/G73/t12DEIvcUCrdGQZxJMYQ8uHlIJoGpKDdkAzDNrnYIfRQcpu7BsVYczozjbL +XzdjBhViCg1Ub69fw3yXcXvOi3T964jnZhteeaWqo3VHottdlsQfYQwGHmlAf/AwoHx+dEJ6h4S sJdo/oJyRkYk7NJMomuw64zUtYfczWL+RzdPAwRde8niUJhkov8HK7+d9v4QC3V59k/hEeVPYh73 A/heVwLPl5AHtyhSNWMgMZUUh8IhsuP4FVXOgZeEVYVzF12BzP2xcxX7Momtz4nJfLlcbT6tlyvO 5C3WgLgVhkjpi0bHyqHl1viiAwg4PVIqREDcUsq1xwdjbZ2l9Wxs+frjKk8bbJ+XUqZYawmtUSWv VFDsj3sb2QnKYtSvNpgjb9OcSXk9rXEt30xJIAYN6rNX9cEExr6eMynrryIVXcoSkjiiuhziTbw8 xsr+unJlT976tfr3j7H7BQAA//8DAFBLAwQUAAYACAAAACEAa37+D9gAAAAEAQAADwAAAGRycy9k b3ducmV2LnhtbEyOwU7DMBBE70j8g7VI3KhDVbVpGqdCSByQkIDAgaMbb+NAvA62m4S/Z3uC42hG b165n10vRgyx86TgdpGBQGq86ahV8P72cJODiEmT0b0nVPCDEfbV5UWpC+MnesWxTq1gCMVCK7Ap DYWUsbHodFz4AYm7ow9OJ46hlSboieGul8ssW0unO+IHqwe8t9h81SfHFNp8H+c+fLw8P9m8nj7x cdygUtdX890ORMI5/Y3hrM/qULHTwZ/IRNFzzre8VMD+3K6W6xWIwznKqpT/5atfAAAA//8DAFBL AQItABQABgAIAAAAIQC2gziS/gAAAOEBAAATAAAAAAAAAAAAAAAAAAAAAABbQ29udGVudF9UeXBl c10ueG1sUEsBAi0AFAAGAAgAAAAhADj9If/WAAAAlAEAAAsAAAAAAAAAAAAAAAAALwEAAF9yZWxz Ly5yZWxzUEsBAi0AFAAGAAgAAAAhAAUEiyO+AQAAYAMAAA4AAAAAAAAAAAAAAAAALgIAAGRycy9l Mm9Eb2MueG1sUEsBAi0AFAAGAAgAAAAhAGt+/g/YAAAABAEAAA8AAAAAAAAAAAAAAAAAGAQAAGRy cy9kb3ducmV2LnhtbFBLBQYAAAAABAAEAPMAAAAdBQAAAAA= " strokeweight=".5pt">
                      <v:stroke joinstyle="miter"/>
                    </v:line>
                  </w:pict>
                </mc:Fallback>
              </mc:AlternateContent>
            </w:r>
            <w:r>
              <w:rPr>
                <w:rFonts w:ascii="Times New Roman" w:hAnsi="Times New Roman" w:cs="Times New Roman"/>
                <w:i/>
                <w:sz w:val="28"/>
                <w:szCs w:val="28"/>
                <w:highlight w:val="white"/>
                <w:lang w:val="nl-NL"/>
              </w:rPr>
              <w:t>Quảng Ngãi, ngày    tháng 10 năm 2026</w:t>
            </w:r>
          </w:p>
        </w:tc>
      </w:tr>
      <w:tr w:rsidR="001952C8" w:rsidRPr="001952C8" w14:paraId="6B830E46" w14:textId="77777777" w:rsidTr="008300BB">
        <w:trPr>
          <w:trHeight w:val="502"/>
          <w:jc w:val="center"/>
        </w:trPr>
        <w:tc>
          <w:tcPr>
            <w:tcW w:w="5949" w:type="dxa"/>
          </w:tcPr>
          <w:p w14:paraId="3D766052" w14:textId="77777777" w:rsidR="001952C8" w:rsidRPr="001952C8" w:rsidRDefault="001952C8" w:rsidP="008300BB">
            <w:pPr>
              <w:ind w:right="-111"/>
              <w:jc w:val="center"/>
              <w:rPr>
                <w:rFonts w:ascii="Times New Roman" w:hAnsi="Times New Roman" w:cs="Times New Roman"/>
                <w:b/>
                <w:sz w:val="26"/>
                <w:szCs w:val="26"/>
                <w:highlight w:val="white"/>
                <w:lang w:val="nl-NL"/>
              </w:rPr>
            </w:pPr>
            <w:r>
              <w:rPr>
                <w:rFonts w:ascii="Times New Roman" w:hAnsi="Times New Roman" w:cs="Times New Roman"/>
                <w:b/>
                <w:sz w:val="26"/>
                <w:szCs w:val="26"/>
                <w:highlight w:val="white"/>
                <w:lang w:val="nl-NL"/>
              </w:rPr>
              <w:t>*</w:t>
            </w:r>
          </w:p>
          <w:p w14:paraId="0159ED3B" w14:textId="77777777" w:rsidR="001952C8" w:rsidRPr="001952C8" w:rsidRDefault="001952C8" w:rsidP="008300BB">
            <w:pPr>
              <w:ind w:right="-111"/>
              <w:jc w:val="center"/>
              <w:rPr>
                <w:rFonts w:ascii="Times New Roman" w:hAnsi="Times New Roman" w:cs="Times New Roman"/>
                <w:bCs/>
                <w:sz w:val="28"/>
                <w:szCs w:val="28"/>
                <w:highlight w:val="white"/>
                <w:lang w:val="nl-NL"/>
              </w:rPr>
            </w:pPr>
            <w:r>
              <w:rPr>
                <w:rFonts w:ascii="Times New Roman" w:hAnsi="Times New Roman" w:cs="Times New Roman"/>
                <w:sz w:val="28"/>
                <w:szCs w:val="28"/>
                <w:highlight w:val="white"/>
                <w:lang w:val="nl-NL"/>
              </w:rPr>
              <w:t>S</w:t>
            </w:r>
            <w:r>
              <w:rPr>
                <w:rFonts w:ascii="Times New Roman" w:hAnsi="Times New Roman" w:cs="Times New Roman"/>
                <w:bCs/>
                <w:sz w:val="28"/>
                <w:szCs w:val="28"/>
                <w:highlight w:val="white"/>
                <w:lang w:val="nl-NL"/>
              </w:rPr>
              <w:t>ố          -BC/ĐU</w:t>
            </w:r>
          </w:p>
        </w:tc>
        <w:tc>
          <w:tcPr>
            <w:tcW w:w="4824" w:type="dxa"/>
          </w:tcPr>
          <w:p w14:paraId="71EEA6D4" w14:textId="77777777" w:rsidR="001952C8" w:rsidRPr="001952C8" w:rsidRDefault="001952C8" w:rsidP="008300BB">
            <w:pPr>
              <w:ind w:right="-1"/>
              <w:jc w:val="right"/>
              <w:rPr>
                <w:rFonts w:ascii="Times New Roman" w:hAnsi="Times New Roman" w:cs="Times New Roman"/>
                <w:bCs/>
                <w:sz w:val="26"/>
                <w:szCs w:val="26"/>
                <w:highlight w:val="white"/>
                <w:lang w:val="nl-NL"/>
              </w:rPr>
            </w:pPr>
          </w:p>
        </w:tc>
      </w:tr>
    </w:tbl>
    <w:p w14:paraId="1DC7712B" w14:textId="77777777" w:rsidR="001952C8" w:rsidRPr="00DF171B" w:rsidRDefault="001952C8" w:rsidP="001952C8">
      <w:pPr>
        <w:spacing w:after="0" w:line="240" w:lineRule="auto"/>
        <w:jc w:val="center"/>
        <w:rPr>
          <w:rFonts w:ascii="Times New Roman" w:hAnsi="Times New Roman" w:cs="Times New Roman"/>
          <w:b/>
          <w:sz w:val="32"/>
          <w:szCs w:val="32"/>
          <w:lang w:val="nl-NL"/>
        </w:rPr>
      </w:pPr>
      <w:r w:rsidRPr="00DF171B">
        <w:rPr>
          <w:rFonts w:ascii="Times New Roman" w:hAnsi="Times New Roman" w:cs="Times New Roman"/>
          <w:b/>
          <w:sz w:val="32"/>
          <w:szCs w:val="32"/>
          <w:lang w:val="nl-NL"/>
        </w:rPr>
        <w:t>BÁO CÁO</w:t>
      </w:r>
    </w:p>
    <w:p w14:paraId="2A51498D" w14:textId="77777777" w:rsidR="00DF171B" w:rsidRDefault="00695FC7" w:rsidP="001952C8">
      <w:pPr>
        <w:tabs>
          <w:tab w:val="left" w:pos="1830"/>
        </w:tabs>
        <w:spacing w:after="0" w:line="240" w:lineRule="auto"/>
        <w:jc w:val="center"/>
        <w:rPr>
          <w:rFonts w:ascii="Times New Roman" w:hAnsi="Times New Roman" w:cs="Times New Roman"/>
          <w:b/>
          <w:bCs/>
          <w:sz w:val="28"/>
          <w:szCs w:val="28"/>
          <w:lang w:val="nl-NL"/>
        </w:rPr>
      </w:pPr>
      <w:del w:id="1001" w:author="Nguyễn Ngọc Quang Phục" w:date="2026-10-14T15:51:11Z">
        <w:r>
          <w:rPr>
            <w:rFonts w:ascii="Times New Roman" w:hAnsi="Times New Roman" w:cs="Times New Roman"/>
            <w:b/>
            <w:bCs/>
            <w:sz w:val="28"/>
            <w:szCs w:val="28"/>
            <w:lang w:val="nl-NL"/>
          </w:rPr>
          <w:delText xml:space="preserve">ứng dụng Trí tuệ nhân tạo (AI) trong quản lý và đào tạo </w:delText>
        </w:r>
      </w:del>
      <w:ins w:id="1002" w:author="Nguyễn Ngọc Quang Phục" w:date="2026-10-14T15:51:11Z">
        <w:r>
          <w:rPr>
            <w:rFonts w:ascii="Times New Roman" w:hAnsi="Times New Roman" w:cs="Times New Roman"/>
            <w:b/>
            <w:bCs/>
            <w:sz w:val="28"/>
            <w:szCs w:val="28"/>
            <w:lang w:val="nl-NL"/>
          </w:rPr>
          <w:t xml:space="preserve">ứng dụng trí tuệ nhân tạo (AI) trong quản lý và đào tạo</w:t>
        </w:r>
      </w:ins>
    </w:p>
    <w:p w14:paraId="074D3B18" w14:textId="1909DC33" w:rsidR="001952C8" w:rsidRPr="00695FC7" w:rsidRDefault="00695FC7" w:rsidP="001952C8">
      <w:pPr>
        <w:tabs>
          <w:tab w:val="left" w:pos="1830"/>
        </w:tabs>
        <w:spacing w:after="0" w:line="240" w:lineRule="auto"/>
        <w:jc w:val="center"/>
        <w:rPr>
          <w:rFonts w:ascii="Times New Roman" w:hAnsi="Times New Roman" w:cs="Times New Roman"/>
          <w:b/>
          <w:bCs/>
          <w:sz w:val="28"/>
          <w:szCs w:val="28"/>
          <w:lang w:val="nl-NL"/>
        </w:rPr>
      </w:pPr>
      <w:r>
        <w:rPr>
          <w:rFonts w:ascii="Times New Roman" w:hAnsi="Times New Roman" w:cs="Times New Roman"/>
          <w:b/>
          <w:bCs/>
          <w:sz w:val="28"/>
          <w:szCs w:val="28"/>
          <w:lang w:val="nl-NL"/>
        </w:rPr>
        <w:t>tại Trường Cao đẳng Kon Tum</w:t>
      </w:r>
    </w:p>
    <w:p w14:paraId="38E0AB3C" w14:textId="77777777" w:rsidR="001952C8" w:rsidRPr="00695FC7" w:rsidRDefault="001952C8" w:rsidP="001952C8">
      <w:pPr>
        <w:tabs>
          <w:tab w:val="left" w:pos="1830"/>
        </w:tabs>
        <w:spacing w:after="0" w:line="240" w:lineRule="auto"/>
        <w:jc w:val="center"/>
        <w:rPr>
          <w:rFonts w:ascii="Times New Roman" w:hAnsi="Times New Roman" w:cs="Times New Roman"/>
          <w:bCs/>
          <w:lang w:val="nl-NL"/>
        </w:rPr>
      </w:pPr>
      <w:r>
        <w:rPr>
          <w:rFonts w:ascii="Times New Roman" w:hAnsi="Times New Roman" w:cs="Times New Roman"/>
          <w:bCs/>
          <w:lang w:val="nl-NL"/>
        </w:rPr>
        <w:t>-----</w:t>
      </w:r>
    </w:p>
    <w:p w14:paraId="1E15FA62" w14:textId="77777777" w:rsidR="001952C8" w:rsidRPr="004516C1" w:rsidRDefault="00695FC7" w:rsidP="004516C1">
      <w:pPr>
        <w:spacing w:before="120" w:after="120" w:line="312" w:lineRule="auto"/>
        <w:ind w:firstLine="720"/>
        <w:jc w:val="both"/>
        <w:rPr>
          <w:rFonts w:ascii="Times New Roman" w:hAnsi="Times New Roman" w:cs="Times New Roman"/>
          <w:color w:val="000000" w:themeColor="text1"/>
          <w:sz w:val="28"/>
          <w:szCs w:val="28"/>
          <w:lang w:val="nl-NL"/>
        </w:rPr>
      </w:pPr>
      <w:r w:rsidRPr="004516C1">
        <w:rPr>
          <w:rFonts w:ascii="Times New Roman" w:hAnsi="Times New Roman" w:cs="Times New Roman"/>
          <w:sz w:val="28"/>
          <w:szCs w:val="28"/>
          <w:lang w:val="nl-NL"/>
        </w:rPr>
        <w:t xml:space="preserve">Thực hiện Công văn số 2868-CV/ĐU ngày 09 tháng 10 năm 2026 của Đảng ủy Ủy ban nhân dân tỉnh </w:t>
      </w:r>
      <w:del w:id="1003" w:author="Nguyễn Ngọc Quang Phục" w:date="2026-10-14T15:51:11Z">
        <w:r w:rsidRPr="004516C1">
          <w:rPr>
            <w:rFonts w:ascii="Times New Roman" w:hAnsi="Times New Roman" w:cs="Times New Roman"/>
            <w:sz w:val="28"/>
            <w:szCs w:val="28"/>
            <w:lang w:val="nl-NL"/>
          </w:rPr>
          <w:delText xml:space="preserve">Quảng Ngãi phối hợp, tổ chức trao đổi học tập kinh nghiệm</w:delText>
        </w:r>
      </w:del>
      <w:ins w:id="1004" w:author="Nguyễn Ngọc Quang Phục" w:date="2026-10-14T15:51:11Z">
        <w:r w:rsidRPr="004516C1">
          <w:rPr>
            <w:rFonts w:ascii="Times New Roman" w:hAnsi="Times New Roman" w:cs="Times New Roman"/>
            <w:sz w:val="28"/>
            <w:szCs w:val="28"/>
            <w:lang w:val="nl-NL"/>
          </w:rPr>
          <w:t xml:space="preserve">Quảng Ngãi về việc phối hợp tổ chức trao đổi, học tập kinh nghiệm</w:t>
        </w:r>
      </w:ins>
      <w:r w:rsidRPr="004516C1">
        <w:rPr>
          <w:rFonts w:ascii="Times New Roman" w:hAnsi="Times New Roman" w:cs="Times New Roman"/>
          <w:sz w:val="28"/>
          <w:szCs w:val="28"/>
          <w:lang w:val="nl-NL"/>
        </w:rPr>
        <w:t xml:space="preserve"> ứng dụng trí tuệ nhân tạo trong xử lý công việc. </w:t>
      </w:r>
      <w:del w:id="1005" w:author="Nguyễn Ngọc Quang Phục" w:date="2026-10-14T15:51:11Z">
        <w:r w:rsidRPr="004516C1">
          <w:rPr>
            <w:rFonts w:ascii="Times New Roman" w:eastAsia="Calibri" w:hAnsi="Times New Roman" w:cs="Times New Roman"/>
            <w:sz w:val="28"/>
            <w:szCs w:val="28"/>
            <w:lang w:val="nl-NL"/>
          </w:rPr>
          <w:delText xml:space="preserve">Đảng ủy Trường Cao đẳng Kon Tum báo cáo </w:delText>
        </w:r>
      </w:del>
      <w:del w:id="1006" w:author="Nguyễn Ngọc Quang Phục" w:date="2026-10-14T15:51:11Z">
        <w:r w:rsidRPr="004516C1">
          <w:rPr>
            <w:rFonts w:ascii="Times New Roman" w:hAnsi="Times New Roman" w:cs="Times New Roman"/>
            <w:sz w:val="28"/>
            <w:szCs w:val="28"/>
            <w:lang w:val="nl-NL"/>
          </w:rPr>
          <w:delText>ứng dụng Trí tuệ nhân tạo (AI) trong quản lý và đào tạo tại Trường Cao đẳng Kon Tum</w:delText>
        </w:r>
      </w:del>
      <w:del w:id="1007" w:author="Nguyễn Ngọc Quang Phục" w:date="2026-10-14T15:51:11Z">
        <w:r w:rsidRPr="004516C1">
          <w:rPr>
            <w:rFonts w:ascii="Times New Roman" w:hAnsi="Times New Roman" w:cs="Times New Roman"/>
            <w:color w:val="000000" w:themeColor="text1"/>
            <w:sz w:val="28"/>
            <w:szCs w:val="28"/>
            <w:lang w:val="nl-NL"/>
          </w:rPr>
          <w:delText xml:space="preserve"> </w:delText>
        </w:r>
      </w:del>
      <w:del w:id="1008" w:author="Nguyễn Ngọc Quang Phục" w:date="2026-10-14T15:51:11Z">
        <w:r w:rsidRPr="004516C1">
          <w:rPr>
            <w:rFonts w:ascii="Times New Roman" w:eastAsia="Calibri" w:hAnsi="Times New Roman" w:cs="Times New Roman"/>
            <w:sz w:val="28"/>
            <w:szCs w:val="28"/>
            <w:lang w:val="nl-NL"/>
          </w:rPr>
          <w:delText xml:space="preserve">như sau</w:delText>
        </w:r>
      </w:del>
      <w:ins w:id="1009" w:author="Nguyễn Ngọc Quang Phục" w:date="2026-10-14T15:51:11Z">
        <w:r w:rsidRPr="004516C1">
          <w:rPr>
            <w:rFonts w:ascii="Times New Roman" w:eastAsia="Calibri" w:hAnsi="Times New Roman" w:cs="Times New Roman"/>
            <w:sz w:val="28"/>
            <w:szCs w:val="28"/>
            <w:lang w:val="nl-NL"/>
          </w:rPr>
          <w:t xml:space="preserve">Đảng ủy Trường Cao đẳng Kon Tum báo cáo tình hình ứng dụng trí tuệ nhân tạo (AI) trong quản lý và đào tạo tại Trường như sau</w:t>
        </w:r>
      </w:ins>
      <w:r w:rsidRPr="004516C1">
        <w:rPr>
          <w:rFonts w:ascii="Times New Roman" w:eastAsia="Calibri" w:hAnsi="Times New Roman" w:cs="Times New Roman"/>
          <w:sz w:val="28"/>
          <w:szCs w:val="28"/>
          <w:lang w:val="nl-NL"/>
        </w:rPr>
        <w:t xml:space="preserve">:</w:t>
      </w:r>
    </w:p>
    <w:p w14:paraId="4C33566C" w14:textId="77777777" w:rsidR="00FE04FE" w:rsidRPr="004516C1" w:rsidRDefault="00FE04FE" w:rsidP="004516C1">
      <w:pPr>
        <w:spacing w:before="120" w:after="120" w:line="312" w:lineRule="auto"/>
        <w:ind w:firstLine="720"/>
        <w:jc w:val="both"/>
        <w:rPr>
          <w:rFonts w:ascii="Times New Roman" w:eastAsia="Times New Roman" w:hAnsi="Times New Roman" w:cs="Times New Roman"/>
          <w:kern w:val="0"/>
          <w:sz w:val="28"/>
          <w:szCs w:val="28"/>
          <w:lang w:val="nl-NL" w:eastAsia="ko-KR"/>
          <w14:ligatures w14:val="none"/>
        </w:rPr>
      </w:pPr>
      <w:r w:rsidRPr="004516C1">
        <w:rPr>
          <w:rFonts w:ascii="Times New Roman" w:eastAsia="Times New Roman" w:hAnsi="Times New Roman" w:cs="Times New Roman"/>
          <w:b/>
          <w:bCs/>
          <w:kern w:val="0"/>
          <w:sz w:val="28"/>
          <w:szCs w:val="28"/>
          <w:lang w:val="nl-NL" w:eastAsia="ko-KR"/>
          <w14:ligatures w14:val="none"/>
        </w:rPr>
        <w:t>I. KHÁI QUÁT TÌNH HÌNH ỨNG DỤNG AI TẠI TRƯỜNG</w:t>
      </w:r>
    </w:p>
    <w:p w14:paraId="68873863" w14:textId="6ABACE17" w:rsidR="00EE2E56" w:rsidRPr="004516C1" w:rsidRDefault="00FE04FE" w:rsidP="004516C1">
      <w:pPr>
        <w:spacing w:before="120" w:after="120" w:line="312" w:lineRule="auto"/>
        <w:ind w:firstLine="720"/>
        <w:jc w:val="both"/>
        <w:rPr>
          <w:rFonts w:ascii="Times New Roman" w:eastAsia="Times New Roman" w:hAnsi="Times New Roman" w:cs="Times New Roman"/>
          <w:kern w:val="0"/>
          <w:sz w:val="28"/>
          <w:szCs w:val="28"/>
          <w:lang w:val="nl-NL" w:eastAsia="ko-KR"/>
          <w14:ligatures w14:val="none"/>
        </w:rPr>
      </w:pPr>
      <w:r w:rsidRPr="004516C1">
        <w:rPr>
          <w:rFonts w:ascii="Times New Roman" w:eastAsia="Times New Roman" w:hAnsi="Times New Roman" w:cs="Times New Roman"/>
          <w:kern w:val="0"/>
          <w:sz w:val="28"/>
          <w:szCs w:val="28"/>
          <w:lang w:val="nl-NL" w:eastAsia="ko-KR"/>
          <w14:ligatures w14:val="none"/>
        </w:rPr>
        <w:t xml:space="preserve">Thực hiện chủ trương của Đảng, Nhà nước về đột phá phát triển khoa học, công nghệ, đổi mới sáng tạo và chuyển đổi số quốc gia (Nghị quyết số 57-NQ/TW ngày 22/12/2024 của Bộ Chính trị; Nghị quyết số 03/NQ-CP ngày 09/01/2025 của Chính phủ; Quyết định số 1671/QĐ-TTg </w:t>
      </w:r>
      <w:del w:id="1010" w:author="Nguyễn Ngọc Quang Phục" w:date="2026-10-14T15:51:11Z">
        <w:r w:rsidRPr="004516C1">
          <w:rPr>
            <w:rFonts w:ascii="Times New Roman" w:eastAsia="Times New Roman" w:hAnsi="Times New Roman" w:cs="Times New Roman"/>
            <w:kern w:val="0"/>
            <w:sz w:val="28"/>
            <w:szCs w:val="28"/>
            <w:lang w:val="nl-NL" w:eastAsia="ko-KR"/>
            <w14:ligatures w14:val="none"/>
          </w:rPr>
          <w:delText xml:space="preserve">ngày 28/8/2026 phê duyệt</w:delText>
        </w:r>
      </w:del>
      <w:ins w:id="1011" w:author="Nguyễn Ngọc Quang Phục" w:date="2026-10-14T15:51:11Z">
        <w:r w:rsidRPr="004516C1">
          <w:rPr>
            <w:rFonts w:ascii="Times New Roman" w:eastAsia="Times New Roman" w:hAnsi="Times New Roman" w:cs="Times New Roman"/>
            <w:kern w:val="0"/>
            <w:sz w:val="28"/>
            <w:szCs w:val="28"/>
            <w:lang w:val="nl-NL" w:eastAsia="ko-KR"/>
            <w14:ligatures w14:val="none"/>
          </w:rPr>
          <w:t xml:space="preserve">ngày 28/8/2026 của Thủ tướng Chính phủ phê duyệt</w:t>
        </w:r>
      </w:ins>
      <w:r w:rsidRPr="004516C1">
        <w:rPr>
          <w:rFonts w:ascii="Times New Roman" w:eastAsia="Times New Roman" w:hAnsi="Times New Roman" w:cs="Times New Roman"/>
          <w:kern w:val="0"/>
          <w:sz w:val="28"/>
          <w:szCs w:val="28"/>
          <w:lang w:val="nl-NL" w:eastAsia="ko-KR"/>
          <w14:ligatures w14:val="none"/>
        </w:rPr>
        <w:t xml:space="preserve"> Chiến lược quốc gia về trí tuệ nhân tạo đến năm 2030, </w:t>
      </w:r>
      <w:del w:id="1012" w:author="Nguyễn Ngọc Quang Phục" w:date="2026-10-14T15:51:11Z">
        <w:r w:rsidRPr="004516C1">
          <w:rPr>
            <w:rFonts w:ascii="Times New Roman" w:eastAsia="Times New Roman" w:hAnsi="Times New Roman" w:cs="Times New Roman"/>
            <w:kern w:val="0"/>
            <w:sz w:val="28"/>
            <w:szCs w:val="28"/>
            <w:lang w:val="nl-NL" w:eastAsia="ko-KR"/>
            <w14:ligatures w14:val="none"/>
          </w:rPr>
          <w:delText xml:space="preserve">tầm nhìn 2045)</w:delText>
        </w:r>
      </w:del>
      <w:ins w:id="1013" w:author="Nguyễn Ngọc Quang Phục" w:date="2026-10-14T15:51:11Z">
        <w:r w:rsidRPr="004516C1">
          <w:rPr>
            <w:rFonts w:ascii="Times New Roman" w:eastAsia="Times New Roman" w:hAnsi="Times New Roman" w:cs="Times New Roman"/>
            <w:kern w:val="0"/>
            <w:sz w:val="28"/>
            <w:szCs w:val="28"/>
            <w:lang w:val="nl-NL" w:eastAsia="ko-KR"/>
            <w14:ligatures w14:val="none"/>
          </w:rPr>
          <w:t xml:space="preserve">tầm nhìn đến năm 2045)</w:t>
        </w:r>
      </w:ins>
      <w:r w:rsidRPr="004516C1">
        <w:rPr>
          <w:rFonts w:ascii="Times New Roman" w:eastAsia="Times New Roman" w:hAnsi="Times New Roman" w:cs="Times New Roman"/>
          <w:kern w:val="0"/>
          <w:sz w:val="28"/>
          <w:szCs w:val="28"/>
          <w:lang w:val="nl-NL" w:eastAsia="ko-KR"/>
          <w14:ligatures w14:val="none"/>
        </w:rPr>
        <w:t xml:space="preserve">, từ năm 2025 đến nay, Đảng ủy Trường Cao đẳng Kon Tum đã quán triệt, lãnh đạo, chỉ đạo chính quyền nhà trường áp dụng nguyên tắc </w:t>
      </w:r>
      <w:r w:rsidR="00DF171B" w:rsidRPr="004516C1">
        <w:rPr>
          <w:rFonts w:ascii="Times New Roman" w:eastAsia="Times New Roman" w:hAnsi="Times New Roman" w:cs="Times New Roman"/>
          <w:kern w:val="0"/>
          <w:sz w:val="28"/>
          <w:szCs w:val="28"/>
          <w:lang w:val="nl-NL" w:eastAsia="ko-KR"/>
          <w14:ligatures w14:val="none"/>
        </w:rPr>
        <w:t>“</w:t>
      </w:r>
      <w:r w:rsidRPr="004516C1">
        <w:rPr>
          <w:rFonts w:ascii="Times New Roman" w:eastAsia="Times New Roman" w:hAnsi="Times New Roman" w:cs="Times New Roman"/>
          <w:kern w:val="0"/>
          <w:sz w:val="28"/>
          <w:szCs w:val="28"/>
          <w:lang w:val="nl-NL" w:eastAsia="ko-KR"/>
          <w14:ligatures w14:val="none"/>
        </w:rPr>
        <w:t>AI First</w:t>
      </w:r>
      <w:r w:rsidR="00DF171B" w:rsidRPr="004516C1">
        <w:rPr>
          <w:rFonts w:ascii="Times New Roman" w:eastAsia="Times New Roman" w:hAnsi="Times New Roman" w:cs="Times New Roman"/>
          <w:kern w:val="0"/>
          <w:sz w:val="28"/>
          <w:szCs w:val="28"/>
          <w:lang w:val="nl-NL" w:eastAsia="ko-KR"/>
          <w14:ligatures w14:val="none"/>
        </w:rPr>
        <w:t>”</w:t>
      </w:r>
      <w:r w:rsidRPr="004516C1">
        <w:rPr>
          <w:rFonts w:ascii="Times New Roman" w:eastAsia="Times New Roman" w:hAnsi="Times New Roman" w:cs="Times New Roman"/>
          <w:kern w:val="0"/>
          <w:sz w:val="28"/>
          <w:szCs w:val="28"/>
          <w:lang w:val="nl-NL" w:eastAsia="ko-KR"/>
          <w14:ligatures w14:val="none"/>
        </w:rPr>
        <w:t>, xác định trí tuệ nhân tạo là công cụ hỗ trợ đắc lực cho mọi hoạt động của nhà trường.</w:t>
      </w:r>
    </w:p>
    <w:p w14:paraId="268B0EED" w14:textId="3BFEF9D5" w:rsidR="00FE04FE" w:rsidRPr="004516C1" w:rsidRDefault="00FE04FE" w:rsidP="004516C1">
      <w:pPr>
        <w:spacing w:before="120" w:after="120" w:line="312" w:lineRule="auto"/>
        <w:ind w:firstLine="720"/>
        <w:jc w:val="both"/>
        <w:rPr>
          <w:rFonts w:ascii="Times New Roman" w:eastAsia="Times New Roman" w:hAnsi="Times New Roman" w:cs="Times New Roman"/>
          <w:kern w:val="0"/>
          <w:sz w:val="28"/>
          <w:szCs w:val="28"/>
          <w:lang w:val="nl-NL" w:eastAsia="ko-KR"/>
          <w14:ligatures w14:val="none"/>
        </w:rPr>
      </w:pPr>
      <w:r w:rsidRPr="004516C1">
        <w:rPr>
          <w:rFonts w:ascii="Times New Roman" w:eastAsia="Times New Roman" w:hAnsi="Times New Roman" w:cs="Times New Roman"/>
          <w:kern w:val="0"/>
          <w:sz w:val="28"/>
          <w:szCs w:val="28"/>
          <w:lang w:val="nl-NL" w:eastAsia="ko-KR"/>
          <w14:ligatures w14:val="none"/>
        </w:rPr>
        <w:t xml:space="preserve">Trên cơ sở đó, ngày 06/11/2025, </w:t>
      </w:r>
      <w:del w:id="1014" w:author="Nguyễn Ngọc Quang Phục" w:date="2026-10-14T15:51:11Z">
        <w:r w:rsidRPr="004516C1">
          <w:rPr>
            <w:rFonts w:ascii="Times New Roman" w:eastAsia="Times New Roman" w:hAnsi="Times New Roman" w:cs="Times New Roman"/>
            <w:kern w:val="0"/>
            <w:sz w:val="28"/>
            <w:szCs w:val="28"/>
            <w:lang w:val="nl-NL" w:eastAsia="ko-KR"/>
            <w14:ligatures w14:val="none"/>
          </w:rPr>
          <w:delText xml:space="preserve">Hiệu trưởng Nhà trường đã ban hành</w:delText>
        </w:r>
      </w:del>
      <w:ins w:id="1015" w:author="Nguyễn Ngọc Quang Phục" w:date="2026-10-14T15:51:11Z">
        <w:r w:rsidRPr="004516C1">
          <w:rPr>
            <w:rFonts w:ascii="Times New Roman" w:eastAsia="Times New Roman" w:hAnsi="Times New Roman" w:cs="Times New Roman"/>
            <w:kern w:val="0"/>
            <w:sz w:val="28"/>
            <w:szCs w:val="28"/>
            <w:lang w:val="nl-NL" w:eastAsia="ko-KR"/>
            <w14:ligatures w14:val="none"/>
          </w:rPr>
          <w:t xml:space="preserve">Hiệu trưởng đã ban hành</w:t>
        </w:r>
      </w:ins>
      <w:r w:rsidRPr="004516C1">
        <w:rPr>
          <w:rFonts w:ascii="Times New Roman" w:eastAsia="Times New Roman" w:hAnsi="Times New Roman" w:cs="Times New Roman"/>
          <w:kern w:val="0"/>
          <w:sz w:val="28"/>
          <w:szCs w:val="28"/>
          <w:lang w:val="nl-NL" w:eastAsia="ko-KR"/>
          <w14:ligatures w14:val="none"/>
        </w:rPr>
        <w:t xml:space="preserve"> Bộ tiêu chí đánh giá việc ứng dụng AI trong thực hiện nhiệm vụ đối với viên chức, người lao động (thang điểm tối đa </w:t>
      </w:r>
      <w:del w:id="1016" w:author="Nguyễn Ngọc Quang Phục" w:date="2026-10-14T15:51:11Z">
        <w:r w:rsidRPr="004516C1">
          <w:rPr>
            <w:rFonts w:ascii="Times New Roman" w:eastAsia="Times New Roman" w:hAnsi="Times New Roman" w:cs="Times New Roman"/>
            <w:kern w:val="0"/>
            <w:sz w:val="28"/>
            <w:szCs w:val="28"/>
            <w:lang w:val="nl-NL" w:eastAsia="ko-KR"/>
            <w14:ligatures w14:val="none"/>
          </w:rPr>
          <w:delText xml:space="preserve">100 điểm, 5 mức xếp loại</w:delText>
        </w:r>
      </w:del>
      <w:ins w:id="1017" w:author="Nguyễn Ngọc Quang Phục" w:date="2026-10-14T15:51:11Z">
        <w:r w:rsidRPr="004516C1">
          <w:rPr>
            <w:rFonts w:ascii="Times New Roman" w:eastAsia="Times New Roman" w:hAnsi="Times New Roman" w:cs="Times New Roman"/>
            <w:kern w:val="0"/>
            <w:sz w:val="28"/>
            <w:szCs w:val="28"/>
            <w:lang w:val="nl-NL" w:eastAsia="ko-KR"/>
            <w14:ligatures w14:val="none"/>
          </w:rPr>
          <w:t xml:space="preserve">100 điểm, 05 mức xếp loại</w:t>
        </w:r>
      </w:ins>
      <w:r w:rsidRPr="004516C1">
        <w:rPr>
          <w:rFonts w:ascii="Times New Roman" w:eastAsia="Times New Roman" w:hAnsi="Times New Roman" w:cs="Times New Roman"/>
          <w:kern w:val="0"/>
          <w:sz w:val="28"/>
          <w:szCs w:val="28"/>
          <w:lang w:val="nl-NL" w:eastAsia="ko-KR"/>
          <w14:ligatures w14:val="none"/>
        </w:rPr>
        <w:t xml:space="preserve">: Xuất sắc, Tốt, Khá, Đạt yêu cầu, Chưa đạt yêu cầu), </w:t>
      </w:r>
      <w:del w:id="1018" w:author="Nguyễn Ngọc Quang Phục" w:date="2026-10-14T15:51:11Z">
        <w:r w:rsidRPr="004516C1">
          <w:rPr>
            <w:rFonts w:ascii="Times New Roman" w:eastAsia="Times New Roman" w:hAnsi="Times New Roman" w:cs="Times New Roman"/>
            <w:kern w:val="0"/>
            <w:sz w:val="28"/>
            <w:szCs w:val="28"/>
            <w:lang w:val="nl-NL" w:eastAsia="ko-KR"/>
            <w14:ligatures w14:val="none"/>
          </w:rPr>
          <w:delText xml:space="preserve">áp dụng cho 3 nhóm</w:delText>
        </w:r>
      </w:del>
      <w:ins w:id="1019" w:author="Nguyễn Ngọc Quang Phục" w:date="2026-10-14T15:51:11Z">
        <w:r w:rsidRPr="004516C1">
          <w:rPr>
            <w:rFonts w:ascii="Times New Roman" w:eastAsia="Times New Roman" w:hAnsi="Times New Roman" w:cs="Times New Roman"/>
            <w:kern w:val="0"/>
            <w:sz w:val="28"/>
            <w:szCs w:val="28"/>
            <w:lang w:val="nl-NL" w:eastAsia="ko-KR"/>
            <w14:ligatures w14:val="none"/>
          </w:rPr>
          <w:t xml:space="preserve">áp dụng cho 03 nhóm</w:t>
        </w:r>
      </w:ins>
      <w:r w:rsidRPr="004516C1">
        <w:rPr>
          <w:rFonts w:ascii="Times New Roman" w:eastAsia="Times New Roman" w:hAnsi="Times New Roman" w:cs="Times New Roman"/>
          <w:kern w:val="0"/>
          <w:sz w:val="28"/>
          <w:szCs w:val="28"/>
          <w:lang w:val="nl-NL" w:eastAsia="ko-KR"/>
          <w14:ligatures w14:val="none"/>
        </w:rPr>
        <w:t xml:space="preserve"> đối tượng là viên chức quản lý, nhà giáo và viên chức hành chính, làm một trong các căn cứ đánh giá, xếp loại chất lượng viên chức, xét thi đua khen thưởng và xây dựng kế hoạch bồi dưỡng hằng năm.</w:t>
      </w:r>
    </w:p>
    <w:p w14:paraId="3FC84F39" w14:textId="763DEE48" w:rsidR="00FE04FE" w:rsidRPr="004516C1" w:rsidRDefault="001E1FB4" w:rsidP="004516C1">
      <w:pPr>
        <w:spacing w:before="120" w:after="120" w:line="312" w:lineRule="auto"/>
        <w:ind w:firstLine="720"/>
        <w:jc w:val="both"/>
        <w:rPr>
          <w:rFonts w:ascii="Times New Roman" w:eastAsia="Times New Roman" w:hAnsi="Times New Roman" w:cs="Times New Roman"/>
          <w:kern w:val="0"/>
          <w:sz w:val="28"/>
          <w:szCs w:val="28"/>
          <w:lang w:val="nl-NL" w:eastAsia="ko-KR"/>
          <w14:ligatures w14:val="none"/>
        </w:rPr>
      </w:pPr>
      <w:r w:rsidRPr="004516C1">
        <w:rPr>
          <w:rFonts w:ascii="Times New Roman" w:eastAsia="Times New Roman" w:hAnsi="Times New Roman" w:cs="Times New Roman"/>
          <w:kern w:val="0"/>
          <w:sz w:val="28"/>
          <w:szCs w:val="28"/>
          <w:lang w:val="nl-NL" w:eastAsia="ko-KR"/>
          <w14:ligatures w14:val="none"/>
        </w:rPr>
        <w:t xml:space="preserve">Từ giữa năm 2026 đến nay, với xu hướng sử dụng AI chuyển sang xây dựng hệ thống làm việc thông qua AI Agent, Skill, workflow và các công cụ tự động hóa, nhà trường ban hành Kế hoạch số 848/KH-CĐKT ngày 03/9/2026 triển khai xây dựng, đóng gói đồng bộ 30 công cụ/bộ công cụ AI (Skills, Prompt chuẩn, quy trình, thông báo hướng dẫn), giao các phòng, khoa chủ trì theo lĩnh vực phụ trách; đồng thời đầu tư hạ tầng tài khoản Claude AI Team phục vụ các đơn vị thuộc Trường. </w:t>
      </w:r>
      <w:del w:id="1020" w:author="Nguyễn Ngọc Quang Phục" w:date="2026-10-14T15:51:11Z">
        <w:r w:rsidRPr="004516C1">
          <w:rPr>
            <w:rFonts w:ascii="Times New Roman" w:eastAsia="Times New Roman" w:hAnsi="Times New Roman" w:cs="Times New Roman"/>
            <w:kern w:val="0"/>
            <w:sz w:val="28"/>
            <w:szCs w:val="28"/>
            <w:lang w:val="nl-NL" w:eastAsia="ko-KR"/>
            <w14:ligatures w14:val="none"/>
          </w:rPr>
          <w:lastRenderedPageBreak/>
          <w:delText xml:space="preserve">Việc ứng dụng AI tham gia sâu hơn</w:delText>
        </w:r>
      </w:del>
      <w:ins w:id="1021" w:author="Nguyễn Ngọc Quang Phục" w:date="2026-10-14T15:51:11Z">
        <w:r w:rsidRPr="004516C1">
          <w:rPr>
            <w:rFonts w:ascii="Times New Roman" w:eastAsia="Times New Roman" w:hAnsi="Times New Roman" w:cs="Times New Roman"/>
            <w:kern w:val="0"/>
            <w:sz w:val="28"/>
            <w:szCs w:val="28"/>
            <w:lang w:val="nl-NL" w:eastAsia="ko-KR"/>
            <w14:ligatures w14:val="none"/>
          </w:rPr>
          <w:lastRenderedPageBreak/>
          <w:t xml:space="preserve">AI tham gia sâu hơn</w:t>
        </w:r>
      </w:ins>
      <w:r w:rsidRPr="004516C1">
        <w:rPr>
          <w:rFonts w:ascii="Times New Roman" w:eastAsia="Times New Roman" w:hAnsi="Times New Roman" w:cs="Times New Roman"/>
          <w:kern w:val="0"/>
          <w:sz w:val="28"/>
          <w:szCs w:val="28"/>
          <w:lang w:val="nl-NL" w:eastAsia="ko-KR"/>
          <w14:ligatures w14:val="none"/>
        </w:rPr>
        <w:lastRenderedPageBreak/>
        <w:t xml:space="preserve"> vào từng nhiệm vụ và quy trình công việc, bước đầu tạo chuyển biến tích cực về năng suất, chất lượng công tác tham mưu, tổng hợp, soạn thảo văn bản và tổ chức đào tạo </w:t>
      </w:r>
      <w:del w:id="1022" w:author="Nguyễn Ngọc Quang Phục" w:date="2026-10-14T15:51:11Z">
        <w:r w:rsidRPr="004516C1">
          <w:rPr>
            <w:rFonts w:ascii="Times New Roman" w:eastAsia="Times New Roman" w:hAnsi="Times New Roman" w:cs="Times New Roman"/>
            <w:kern w:val="0"/>
            <w:sz w:val="28"/>
            <w:szCs w:val="28"/>
            <w:lang w:val="nl-NL" w:eastAsia="ko-KR"/>
            <w14:ligatures w14:val="none"/>
          </w:rPr>
          <w:lastRenderedPageBreak/>
          <w:delText xml:space="preserve">của </w:delText>
        </w:r>
      </w:del>
      <w:del w:id="1023" w:author="Nguyễn Ngọc Quang Phục" w:date="2026-10-14T15:51:11Z">
        <w:r w:rsidR="00DF171B" w:rsidRPr="004516C1">
          <w:rPr>
            <w:rFonts w:ascii="Times New Roman" w:eastAsia="Times New Roman" w:hAnsi="Times New Roman" w:cs="Times New Roman"/>
            <w:kern w:val="0"/>
            <w:sz w:val="28"/>
            <w:szCs w:val="28"/>
            <w:lang w:val="nl-NL" w:eastAsia="ko-KR"/>
            <w14:ligatures w14:val="none"/>
          </w:rPr>
          <w:delText>n</w:delText>
        </w:r>
      </w:del>
      <w:del w:id="1024" w:author="Nguyễn Ngọc Quang Phục" w:date="2026-10-14T15:51:11Z">
        <w:r w:rsidRPr="004516C1">
          <w:rPr>
            <w:rFonts w:ascii="Times New Roman" w:eastAsia="Times New Roman" w:hAnsi="Times New Roman" w:cs="Times New Roman"/>
            <w:kern w:val="0"/>
            <w:sz w:val="28"/>
            <w:szCs w:val="28"/>
            <w:lang w:val="nl-NL" w:eastAsia="ko-KR"/>
            <w14:ligatures w14:val="none"/>
          </w:rPr>
          <w:delText xml:space="preserve">hà trường. </w:delText>
        </w:r>
      </w:del>
      <w:ins w:id="1025" w:author="Nguyễn Ngọc Quang Phục" w:date="2026-10-14T15:51:11Z">
        <w:r w:rsidRPr="004516C1">
          <w:rPr>
            <w:rFonts w:ascii="Times New Roman" w:eastAsia="Times New Roman" w:hAnsi="Times New Roman" w:cs="Times New Roman"/>
            <w:kern w:val="0"/>
            <w:sz w:val="28"/>
            <w:szCs w:val="28"/>
            <w:lang w:val="nl-NL" w:eastAsia="ko-KR"/>
            <w14:ligatures w14:val="none"/>
          </w:rPr>
          <w:lastRenderedPageBreak/>
          <w:t xml:space="preserve">của nhà trường.</w:t>
        </w:r>
      </w:ins>
    </w:p>
    <w:p w14:paraId="02940F3C" w14:textId="77777777" w:rsidR="00FE04FE" w:rsidRPr="004516C1" w:rsidRDefault="00FE04FE" w:rsidP="004516C1">
      <w:pPr>
        <w:spacing w:before="120" w:after="120" w:line="312" w:lineRule="auto"/>
        <w:ind w:firstLine="720"/>
        <w:jc w:val="both"/>
        <w:rPr>
          <w:rFonts w:ascii="Times New Roman" w:eastAsia="Times New Roman" w:hAnsi="Times New Roman" w:cs="Times New Roman"/>
          <w:kern w:val="0"/>
          <w:sz w:val="28"/>
          <w:szCs w:val="28"/>
          <w:lang w:val="nl-NL" w:eastAsia="ko-KR"/>
          <w14:ligatures w14:val="none"/>
        </w:rPr>
      </w:pPr>
      <w:r w:rsidRPr="004516C1">
        <w:rPr>
          <w:rFonts w:ascii="Times New Roman" w:eastAsia="Times New Roman" w:hAnsi="Times New Roman" w:cs="Times New Roman"/>
          <w:b/>
          <w:bCs/>
          <w:kern w:val="0"/>
          <w:sz w:val="28"/>
          <w:szCs w:val="28"/>
          <w:lang w:val="nl-NL" w:eastAsia="ko-KR"/>
          <w14:ligatures w14:val="none"/>
        </w:rPr>
        <w:t>II. CÁC CÔNG CỤ AI ĐANG TRIỂN KHAI THỰC TẾ</w:t>
      </w:r>
    </w:p>
    <w:p w14:paraId="051915E4" w14:textId="3CFCA647" w:rsidR="00FE04FE" w:rsidRPr="004516C1" w:rsidRDefault="00FE04FE" w:rsidP="004516C1">
      <w:pPr>
        <w:spacing w:before="120" w:after="120" w:line="312" w:lineRule="auto"/>
        <w:ind w:firstLine="720"/>
        <w:jc w:val="both"/>
        <w:rPr>
          <w:rFonts w:ascii="Times New Roman" w:eastAsia="Times New Roman" w:hAnsi="Times New Roman" w:cs="Times New Roman"/>
          <w:kern w:val="0"/>
          <w:sz w:val="28"/>
          <w:szCs w:val="28"/>
          <w:lang w:val="nl-NL" w:eastAsia="ko-KR"/>
          <w14:ligatures w14:val="none"/>
        </w:rPr>
      </w:pPr>
      <w:r w:rsidRPr="004516C1">
        <w:rPr>
          <w:rFonts w:ascii="Times New Roman" w:eastAsia="Times New Roman" w:hAnsi="Times New Roman" w:cs="Times New Roman"/>
          <w:b/>
          <w:bCs/>
          <w:kern w:val="0"/>
          <w:sz w:val="28"/>
          <w:szCs w:val="28"/>
          <w:lang w:val="nl-NL" w:eastAsia="ko-KR"/>
          <w14:ligatures w14:val="none"/>
        </w:rPr>
        <w:t>1. Claude AI Team</w:t>
      </w:r>
    </w:p>
    <w:p w14:paraId="2E697BF0" w14:textId="7B28505B" w:rsidR="00FE04FE" w:rsidRPr="004516C1" w:rsidRDefault="00DD092A" w:rsidP="004516C1">
      <w:pPr>
        <w:spacing w:before="120" w:after="120" w:line="312" w:lineRule="auto"/>
        <w:ind w:firstLine="720"/>
        <w:jc w:val="both"/>
        <w:rPr>
          <w:rFonts w:ascii="Times New Roman" w:eastAsia="Times New Roman" w:hAnsi="Times New Roman" w:cs="Times New Roman"/>
          <w:kern w:val="0"/>
          <w:sz w:val="28"/>
          <w:szCs w:val="28"/>
          <w:lang w:val="nl-NL" w:eastAsia="ko-KR"/>
          <w14:ligatures w14:val="none"/>
        </w:rPr>
      </w:pPr>
      <w:r w:rsidRPr="004516C1">
        <w:rPr>
          <w:rFonts w:ascii="Times New Roman" w:eastAsia="Times New Roman" w:hAnsi="Times New Roman" w:cs="Times New Roman"/>
          <w:kern w:val="0"/>
          <w:sz w:val="28"/>
          <w:szCs w:val="28"/>
          <w:lang w:val="nl-NL" w:eastAsia="ko-KR"/>
          <w14:ligatures w14:val="none"/>
        </w:rPr>
        <w:t xml:space="preserve">1.1. Phạm vi: Nhà trường đã đầu tư gói tài khoản Claude AI Team (Standard seat) của hãng Anthropic, </w:t>
      </w:r>
      <w:del w:id="1026" w:author="Nguyễn Ngọc Quang Phục" w:date="2026-10-14T15:51:11Z">
        <w:r w:rsidRPr="004516C1">
          <w:rPr>
            <w:rFonts w:ascii="Times New Roman" w:eastAsia="Times New Roman" w:hAnsi="Times New Roman" w:cs="Times New Roman"/>
            <w:kern w:val="0"/>
            <w:sz w:val="28"/>
            <w:szCs w:val="28"/>
            <w:lang w:val="nl-NL" w:eastAsia="ko-KR"/>
            <w14:ligatures w14:val="none"/>
          </w:rPr>
          <w:delText xml:space="preserve">quy mô lên 28 tài khoản</w:delText>
        </w:r>
      </w:del>
      <w:ins w:id="1027" w:author="Nguyễn Ngọc Quang Phục" w:date="2026-10-14T15:51:11Z">
        <w:r w:rsidRPr="004516C1">
          <w:rPr>
            <w:rFonts w:ascii="Times New Roman" w:eastAsia="Times New Roman" w:hAnsi="Times New Roman" w:cs="Times New Roman"/>
            <w:kern w:val="0"/>
            <w:sz w:val="28"/>
            <w:szCs w:val="28"/>
            <w:lang w:val="nl-NL" w:eastAsia="ko-KR"/>
            <w14:ligatures w14:val="none"/>
          </w:rPr>
          <w:t xml:space="preserve">quy mô 28 tài khoản</w:t>
        </w:r>
      </w:ins>
      <w:r w:rsidRPr="004516C1">
        <w:rPr>
          <w:rFonts w:ascii="Times New Roman" w:eastAsia="Times New Roman" w:hAnsi="Times New Roman" w:cs="Times New Roman"/>
          <w:kern w:val="0"/>
          <w:sz w:val="28"/>
          <w:szCs w:val="28"/>
          <w:lang w:val="nl-NL" w:eastAsia="ko-KR"/>
          <w14:ligatures w14:val="none"/>
        </w:rPr>
        <w:t xml:space="preserve"> (seat) cấp cho các đơn vị thuộc Trường, đưa vào khai thác thường xuyên phục vụ quản lý, công tác hành chính và công tác đào tạo.</w:t>
      </w:r>
    </w:p>
    <w:p w14:paraId="1FC461D3" w14:textId="32DFCF3F" w:rsidR="00793F91" w:rsidRPr="004516C1" w:rsidRDefault="00793F91" w:rsidP="004516C1">
      <w:pPr>
        <w:spacing w:before="120" w:after="120" w:line="312" w:lineRule="auto"/>
        <w:ind w:firstLine="720"/>
        <w:jc w:val="both"/>
        <w:rPr>
          <w:rFonts w:ascii="Times New Roman" w:eastAsia="Times New Roman" w:hAnsi="Times New Roman" w:cs="Times New Roman"/>
          <w:kern w:val="0"/>
          <w:sz w:val="28"/>
          <w:szCs w:val="28"/>
          <w:lang w:val="nl-NL" w:eastAsia="ko-KR"/>
          <w14:ligatures w14:val="none"/>
        </w:rPr>
      </w:pPr>
      <w:r w:rsidRPr="004516C1">
        <w:rPr>
          <w:rFonts w:ascii="Times New Roman" w:eastAsia="Times New Roman" w:hAnsi="Times New Roman" w:cs="Times New Roman"/>
          <w:kern w:val="0"/>
          <w:sz w:val="28"/>
          <w:szCs w:val="28"/>
          <w:lang w:val="nl-NL" w:eastAsia="ko-KR"/>
          <w14:ligatures w14:val="none"/>
        </w:rPr>
        <w:t>1.2. Mục đích sử dụng</w:t>
      </w:r>
    </w:p>
    <w:p w14:paraId="4BE9965C" w14:textId="40EB4408" w:rsidR="00793F91" w:rsidRPr="004516C1" w:rsidRDefault="00793F91" w:rsidP="004516C1">
      <w:pPr>
        <w:spacing w:before="120" w:after="120" w:line="312" w:lineRule="auto"/>
        <w:ind w:firstLine="720"/>
        <w:jc w:val="both"/>
        <w:rPr>
          <w:rFonts w:ascii="Times New Roman" w:eastAsia="Times New Roman" w:hAnsi="Times New Roman" w:cs="Times New Roman"/>
          <w:kern w:val="0"/>
          <w:sz w:val="28"/>
          <w:szCs w:val="28"/>
          <w:lang w:val="nl-NL" w:eastAsia="ko-KR"/>
          <w14:ligatures w14:val="none"/>
        </w:rPr>
      </w:pPr>
      <w:r w:rsidRPr="004516C1">
        <w:rPr>
          <w:rFonts w:ascii="Times New Roman" w:eastAsia="Times New Roman" w:hAnsi="Times New Roman" w:cs="Times New Roman"/>
          <w:kern w:val="0"/>
          <w:sz w:val="28"/>
          <w:szCs w:val="28"/>
          <w:lang w:val="nl-NL" w:eastAsia="ko-KR"/>
          <w14:ligatures w14:val="none"/>
        </w:rPr>
        <w:t xml:space="preserve">Claude có khả năng suy luận chặt chẽ, viết ngôn ngữ tự nhiên và xử lý văn bản dài (cửa sổ ngữ cảnh lớn), </w:t>
      </w:r>
      <w:del w:id="1028" w:author="Nguyễn Ngọc Quang Phục" w:date="2026-10-14T15:51:11Z">
        <w:r w:rsidRPr="004516C1">
          <w:rPr>
            <w:rFonts w:ascii="Times New Roman" w:eastAsia="Times New Roman" w:hAnsi="Times New Roman" w:cs="Times New Roman"/>
            <w:kern w:val="0"/>
            <w:sz w:val="28"/>
            <w:szCs w:val="28"/>
            <w:lang w:val="nl-NL" w:eastAsia="ko-KR"/>
            <w14:ligatures w14:val="none"/>
          </w:rPr>
          <w:delText xml:space="preserve">phù hợp để đọc và phân tích tài liệu dài mà không bị mất ngữ cảnh, phù hợp với công tác hành chính của nhà trường.</w:delText>
        </w:r>
      </w:del>
      <w:ins w:id="1029" w:author="Nguyễn Ngọc Quang Phục" w:date="2026-10-14T15:51:11Z">
        <w:r w:rsidRPr="004516C1">
          <w:rPr>
            <w:rFonts w:ascii="Times New Roman" w:eastAsia="Times New Roman" w:hAnsi="Times New Roman" w:cs="Times New Roman"/>
            <w:kern w:val="0"/>
            <w:sz w:val="28"/>
            <w:szCs w:val="28"/>
            <w:lang w:val="nl-NL" w:eastAsia="ko-KR"/>
            <w14:ligatures w14:val="none"/>
          </w:rPr>
          <w:t xml:space="preserve">có thể đọc và phân tích tài liệu dài mà không bị mất ngữ cảnh, đáp ứng yêu cầu công tác hành chính của nhà trường.</w:t>
        </w:r>
      </w:ins>
    </w:p>
    <w:p w14:paraId="5B3A1A2E" w14:textId="77777777" w:rsidR="00793F91" w:rsidRPr="004516C1" w:rsidRDefault="00793F91" w:rsidP="004516C1">
      <w:pPr>
        <w:spacing w:before="120" w:after="120" w:line="312" w:lineRule="auto"/>
        <w:ind w:firstLine="720"/>
        <w:jc w:val="both"/>
        <w:rPr>
          <w:rFonts w:ascii="Times New Roman" w:eastAsia="Times New Roman" w:hAnsi="Times New Roman" w:cs="Times New Roman"/>
          <w:kern w:val="0"/>
          <w:sz w:val="28"/>
          <w:szCs w:val="28"/>
          <w:lang w:val="nl-NL" w:eastAsia="ko-KR"/>
          <w14:ligatures w14:val="none"/>
        </w:rPr>
      </w:pPr>
      <w:del w:id="1030" w:author="Nguyễn Ngọc Quang Phục" w:date="2026-10-14T15:51:11Z">
        <w:r w:rsidRPr="004516C1">
          <w:rPr>
            <w:rFonts w:ascii="Times New Roman" w:eastAsia="Times New Roman" w:hAnsi="Times New Roman" w:cs="Times New Roman"/>
            <w:kern w:val="0"/>
            <w:sz w:val="28"/>
            <w:szCs w:val="28"/>
            <w:lang w:val="nl-NL" w:eastAsia="ko-KR"/>
            <w14:ligatures w14:val="none"/>
          </w:rPr>
          <w:delText xml:space="preserve">Team có không gian làm việc chung</w:delText>
        </w:r>
      </w:del>
      <w:ins w:id="1031" w:author="Nguyễn Ngọc Quang Phục" w:date="2026-10-14T15:51:11Z">
        <w:r w:rsidRPr="004516C1">
          <w:rPr>
            <w:rFonts w:ascii="Times New Roman" w:eastAsia="Times New Roman" w:hAnsi="Times New Roman" w:cs="Times New Roman"/>
            <w:kern w:val="0"/>
            <w:sz w:val="28"/>
            <w:szCs w:val="28"/>
            <w:lang w:val="nl-NL" w:eastAsia="ko-KR"/>
            <w14:ligatures w14:val="none"/>
          </w:rPr>
          <w:t xml:space="preserve">Gói Team có không gian làm việc chung</w:t>
        </w:r>
      </w:ins>
      <w:r w:rsidRPr="004516C1">
        <w:rPr>
          <w:rFonts w:ascii="Times New Roman" w:eastAsia="Times New Roman" w:hAnsi="Times New Roman" w:cs="Times New Roman"/>
          <w:kern w:val="0"/>
          <w:sz w:val="28"/>
          <w:szCs w:val="28"/>
          <w:lang w:val="nl-NL" w:eastAsia="ko-KR"/>
          <w14:ligatures w14:val="none"/>
        </w:rPr>
        <w:t xml:space="preserve"> (workspace) để cả nhóm chia sẻ Projects, có công cụ quản trị trung tâm để quản lý thành viên và quyền truy cập nên được lựa chọn làm nền tảng phát triển các công cụ AI chuyên biệt của nhà trường, </w:t>
      </w:r>
      <w:del w:id="1032" w:author="Nguyễn Ngọc Quang Phục" w:date="2026-10-14T15:51:11Z">
        <w:r w:rsidRPr="004516C1">
          <w:rPr>
            <w:rFonts w:ascii="Times New Roman" w:eastAsia="Times New Roman" w:hAnsi="Times New Roman" w:cs="Times New Roman"/>
            <w:kern w:val="0"/>
            <w:sz w:val="28"/>
            <w:szCs w:val="28"/>
            <w:lang w:val="nl-NL" w:eastAsia="ko-KR"/>
            <w14:ligatures w14:val="none"/>
          </w:rPr>
          <w:delText xml:space="preserve">chia sẻ và  tạo lập</w:delText>
        </w:r>
      </w:del>
      <w:ins w:id="1033" w:author="Nguyễn Ngọc Quang Phục" w:date="2026-10-14T15:51:11Z">
        <w:r w:rsidRPr="004516C1">
          <w:rPr>
            <w:rFonts w:ascii="Times New Roman" w:eastAsia="Times New Roman" w:hAnsi="Times New Roman" w:cs="Times New Roman"/>
            <w:kern w:val="0"/>
            <w:sz w:val="28"/>
            <w:szCs w:val="28"/>
            <w:lang w:val="nl-NL" w:eastAsia="ko-KR"/>
            <w14:ligatures w14:val="none"/>
          </w:rPr>
          <w:t xml:space="preserve">chia sẻ và tạo lập</w:t>
        </w:r>
      </w:ins>
      <w:r w:rsidRPr="004516C1">
        <w:rPr>
          <w:rFonts w:ascii="Times New Roman" w:eastAsia="Times New Roman" w:hAnsi="Times New Roman" w:cs="Times New Roman"/>
          <w:kern w:val="0"/>
          <w:sz w:val="28"/>
          <w:szCs w:val="28"/>
          <w:lang w:val="nl-NL" w:eastAsia="ko-KR"/>
          <w14:ligatures w14:val="none"/>
        </w:rPr>
        <w:t xml:space="preserve"> kết nối dữ liệu dùng chung.</w:t>
      </w:r>
    </w:p>
    <w:p w14:paraId="5F0B3545" w14:textId="63519392" w:rsidR="00793F91" w:rsidRPr="004516C1" w:rsidRDefault="00793F91" w:rsidP="004516C1">
      <w:pPr>
        <w:spacing w:before="120" w:after="120" w:line="312" w:lineRule="auto"/>
        <w:ind w:firstLine="720"/>
        <w:jc w:val="both"/>
        <w:rPr>
          <w:rFonts w:ascii="Times New Roman" w:eastAsia="Times New Roman" w:hAnsi="Times New Roman" w:cs="Times New Roman"/>
          <w:kern w:val="0"/>
          <w:sz w:val="28"/>
          <w:szCs w:val="28"/>
          <w:lang w:val="nl-NL" w:eastAsia="ko-KR"/>
          <w14:ligatures w14:val="none"/>
        </w:rPr>
      </w:pPr>
      <w:r w:rsidRPr="004516C1">
        <w:rPr>
          <w:rFonts w:ascii="Times New Roman" w:eastAsia="Times New Roman" w:hAnsi="Times New Roman" w:cs="Times New Roman"/>
          <w:kern w:val="0"/>
          <w:sz w:val="28"/>
          <w:szCs w:val="28"/>
          <w:lang w:val="nl-NL" w:eastAsia="ko-KR"/>
          <w14:ligatures w14:val="none"/>
        </w:rPr>
        <w:t>Ngoài Claude AI Team, nhà trường khuyến khích sử dụng song song một số công cụ AI khác nhằm vận dụng thế mạnh của từng ứng dụng như ChatGPT, Gemini, Copilot, Grok, NotebookLM, Veo 3, Sora, Vbee; việc sử dụng các công cụ này chỉ áp dụng đối với dữ liệu được phép theo quy định của Trường.</w:t>
      </w:r>
    </w:p>
    <w:p w14:paraId="4C077ABF" w14:textId="77777777" w:rsidR="00FE04FE" w:rsidRPr="004516C1" w:rsidRDefault="00FE04FE" w:rsidP="004516C1">
      <w:pPr>
        <w:spacing w:before="120" w:after="120" w:line="312" w:lineRule="auto"/>
        <w:ind w:firstLine="720"/>
        <w:jc w:val="both"/>
        <w:rPr>
          <w:rFonts w:ascii="Times New Roman" w:eastAsia="Times New Roman" w:hAnsi="Times New Roman" w:cs="Times New Roman"/>
          <w:kern w:val="0"/>
          <w:sz w:val="28"/>
          <w:szCs w:val="28"/>
          <w:lang w:val="nl-NL" w:eastAsia="ko-KR"/>
          <w14:ligatures w14:val="none"/>
        </w:rPr>
      </w:pPr>
      <w:del w:id="1034" w:author="Nguyễn Ngọc Quang Phục" w:date="2026-10-14T15:51:11Z">
        <w:r w:rsidRPr="004516C1">
          <w:rPr>
            <w:rFonts w:ascii="Times New Roman" w:eastAsia="Times New Roman" w:hAnsi="Times New Roman" w:cs="Times New Roman"/>
            <w:b/>
            <w:bCs/>
            <w:kern w:val="0"/>
            <w:sz w:val="28"/>
            <w:szCs w:val="28"/>
            <w:lang w:val="nl-NL" w:eastAsia="ko-KR"/>
            <w14:ligatures w14:val="none"/>
          </w:rPr>
          <w:delText>2. Công cụ AI phát triển đang được Trường triển khai</w:delText>
        </w:r>
      </w:del>
      <w:ins w:id="1035" w:author="Nguyễn Ngọc Quang Phục" w:date="2026-10-14T15:51:11Z">
        <w:r w:rsidRPr="004516C1">
          <w:rPr>
            <w:rFonts w:ascii="Times New Roman" w:eastAsia="Times New Roman" w:hAnsi="Times New Roman" w:cs="Times New Roman"/>
            <w:b/>
            <w:bCs/>
            <w:kern w:val="0"/>
            <w:sz w:val="28"/>
            <w:szCs w:val="28"/>
            <w:lang w:val="nl-NL" w:eastAsia="ko-KR"/>
            <w14:ligatures w14:val="none"/>
          </w:rPr>
          <w:t xml:space="preserve">2. Các công cụ AI do Trường xây dựng, đang triển khai</w:t>
        </w:r>
      </w:ins>
    </w:p>
    <w:p w14:paraId="55FCD3B1" w14:textId="4B972BFE" w:rsidR="00FE04FE" w:rsidRPr="004516C1" w:rsidRDefault="00FE04FE" w:rsidP="004516C1">
      <w:pPr>
        <w:spacing w:before="120" w:after="120" w:line="312" w:lineRule="auto"/>
        <w:ind w:firstLine="720"/>
        <w:jc w:val="both"/>
        <w:rPr>
          <w:rFonts w:ascii="Times New Roman" w:eastAsia="Times New Roman" w:hAnsi="Times New Roman" w:cs="Times New Roman"/>
          <w:kern w:val="0"/>
          <w:sz w:val="28"/>
          <w:szCs w:val="28"/>
          <w:lang w:val="nl-NL" w:eastAsia="ko-KR"/>
          <w14:ligatures w14:val="none"/>
        </w:rPr>
      </w:pPr>
      <w:r w:rsidRPr="004516C1">
        <w:rPr>
          <w:rFonts w:ascii="Times New Roman" w:eastAsia="Times New Roman" w:hAnsi="Times New Roman" w:cs="Times New Roman"/>
          <w:kern w:val="0"/>
          <w:sz w:val="28"/>
          <w:szCs w:val="28"/>
          <w:lang w:val="nl-NL" w:eastAsia="ko-KR"/>
          <w14:ligatures w14:val="none"/>
        </w:rPr>
        <w:t xml:space="preserve">Để chuẩn hóa quy trình chuyên môn, nhà trường đã ban hành và đưa vào vận hành </w:t>
      </w:r>
      <w:del w:id="1036" w:author="Nguyễn Ngọc Quang Phục" w:date="2026-10-14T15:51:11Z">
        <w:r w:rsidRPr="004516C1">
          <w:rPr>
            <w:rFonts w:ascii="Times New Roman" w:eastAsia="Times New Roman" w:hAnsi="Times New Roman" w:cs="Times New Roman"/>
            <w:kern w:val="0"/>
            <w:sz w:val="28"/>
            <w:szCs w:val="28"/>
            <w:lang w:val="nl-NL" w:eastAsia="ko-KR"/>
            <w14:ligatures w14:val="none"/>
          </w:rPr>
          <w:delText xml:space="preserve">nhóm công cụ Project/Skill/Plugin vận hành trên</w:delText>
        </w:r>
      </w:del>
      <w:ins w:id="1037" w:author="Nguyễn Ngọc Quang Phục" w:date="2026-10-14T15:51:11Z">
        <w:r w:rsidRPr="004516C1">
          <w:rPr>
            <w:rFonts w:ascii="Times New Roman" w:eastAsia="Times New Roman" w:hAnsi="Times New Roman" w:cs="Times New Roman"/>
            <w:kern w:val="0"/>
            <w:sz w:val="28"/>
            <w:szCs w:val="28"/>
            <w:lang w:val="nl-NL" w:eastAsia="ko-KR"/>
            <w14:ligatures w14:val="none"/>
          </w:rPr>
          <w:t xml:space="preserve">nhóm công cụ Project, Skill, Plugin vận hành trên</w:t>
        </w:r>
      </w:ins>
      <w:r w:rsidRPr="004516C1">
        <w:rPr>
          <w:rFonts w:ascii="Times New Roman" w:eastAsia="Times New Roman" w:hAnsi="Times New Roman" w:cs="Times New Roman"/>
          <w:kern w:val="0"/>
          <w:sz w:val="28"/>
          <w:szCs w:val="28"/>
          <w:lang w:val="nl-NL" w:eastAsia="ko-KR"/>
          <w14:ligatures w14:val="none"/>
        </w:rPr>
        <w:t xml:space="preserve"> nền tảng Claude AI Team và kho dữ liệu dùng chung </w:t>
      </w:r>
      <w:del w:id="1038" w:author="Nguyễn Ngọc Quang Phục" w:date="2026-10-14T15:51:11Z">
        <w:r w:rsidRPr="004516C1">
          <w:rPr>
            <w:rFonts w:ascii="Times New Roman" w:eastAsia="Times New Roman" w:hAnsi="Times New Roman" w:cs="Times New Roman"/>
            <w:kern w:val="0"/>
            <w:sz w:val="28"/>
            <w:szCs w:val="28"/>
            <w:lang w:val="nl-NL" w:eastAsia="ko-KR"/>
            <w14:ligatures w14:val="none"/>
          </w:rPr>
          <w:delText xml:space="preserve">Google Drive, cụ thể nhà trường đã đưa vào vận hành 12 công cụ</w:delText>
        </w:r>
      </w:del>
      <w:del w:id="1039" w:author="Nguyễn Ngọc Quang Phục" w:date="2026-10-14T15:51:11Z">
        <w:r w:rsidR="00512C49" w:rsidRPr="004516C1">
          <w:rPr>
            <w:rFonts w:ascii="Times New Roman" w:eastAsia="Times New Roman" w:hAnsi="Times New Roman" w:cs="Times New Roman"/>
            <w:kern w:val="0"/>
            <w:sz w:val="28"/>
            <w:szCs w:val="28"/>
            <w:lang w:val="nl-NL" w:eastAsia="ko-KR"/>
            <w14:ligatures w14:val="none"/>
          </w:rPr>
          <w:delText>:</w:delText>
        </w:r>
      </w:del>
      <w:ins w:id="1040" w:author="Nguyễn Ngọc Quang Phục" w:date="2026-10-14T15:51:11Z">
        <w:r w:rsidRPr="004516C1">
          <w:rPr>
            <w:rFonts w:ascii="Times New Roman" w:eastAsia="Times New Roman" w:hAnsi="Times New Roman" w:cs="Times New Roman"/>
            <w:kern w:val="0"/>
            <w:sz w:val="28"/>
            <w:szCs w:val="28"/>
            <w:lang w:val="nl-NL" w:eastAsia="ko-KR"/>
            <w14:ligatures w14:val="none"/>
          </w:rPr>
          <w:t xml:space="preserve">Google Drive; đến nay đã đưa vào vận hành 12 công cụ, cụ thể như sau:</w:t>
        </w:r>
      </w:ins>
    </w:p>
    <w:p w14:paraId="5F521320" w14:textId="77777777" w:rsidR="008D3ABD" w:rsidRPr="004516C1" w:rsidRDefault="008D3ABD" w:rsidP="004516C1">
      <w:pPr>
        <w:spacing w:before="120" w:after="120" w:line="312" w:lineRule="auto"/>
        <w:ind w:firstLine="720"/>
        <w:jc w:val="both"/>
        <w:rPr>
          <w:rFonts w:ascii="Times New Roman" w:eastAsia="Times New Roman" w:hAnsi="Times New Roman" w:cs="Times New Roman"/>
          <w:i/>
          <w:iCs/>
          <w:kern w:val="0"/>
          <w:sz w:val="28"/>
          <w:szCs w:val="28"/>
          <w:lang w:val="nl-NL" w:eastAsia="ko-KR"/>
          <w14:ligatures w14:val="none"/>
        </w:rPr>
      </w:pPr>
      <w:r w:rsidRPr="004516C1">
        <w:rPr>
          <w:rFonts w:ascii="Times New Roman" w:eastAsia="Times New Roman" w:hAnsi="Times New Roman" w:cs="Times New Roman"/>
          <w:i/>
          <w:iCs/>
          <w:kern w:val="0"/>
          <w:sz w:val="28"/>
          <w:szCs w:val="28"/>
          <w:lang w:val="nl-NL" w:eastAsia="ko-KR"/>
          <w14:ligatures w14:val="none"/>
        </w:rPr>
        <w:t>2.1. Skill tao-skill-va-prompt-chuan</w:t>
      </w:r>
    </w:p>
    <w:p w14:paraId="6AB4AD0E" w14:textId="77777777" w:rsidR="008D3ABD" w:rsidRPr="004516C1" w:rsidRDefault="008D3ABD" w:rsidP="004516C1">
      <w:pPr>
        <w:spacing w:before="120" w:after="120" w:line="312" w:lineRule="auto"/>
        <w:ind w:firstLine="720"/>
        <w:jc w:val="both"/>
        <w:rPr>
          <w:rFonts w:ascii="Times New Roman" w:eastAsia="Times New Roman" w:hAnsi="Times New Roman" w:cs="Times New Roman"/>
          <w:kern w:val="0"/>
          <w:sz w:val="28"/>
          <w:szCs w:val="28"/>
          <w:lang w:val="nl-NL" w:eastAsia="ko-KR"/>
          <w14:ligatures w14:val="none"/>
        </w:rPr>
      </w:pPr>
      <w:r w:rsidRPr="004516C1">
        <w:rPr>
          <w:rFonts w:ascii="Times New Roman" w:eastAsia="Times New Roman" w:hAnsi="Times New Roman" w:cs="Times New Roman"/>
          <w:kern w:val="0"/>
          <w:sz w:val="28"/>
          <w:szCs w:val="28"/>
          <w:lang w:val="nl-NL" w:eastAsia="ko-KR"/>
          <w14:ligatures w14:val="none"/>
        </w:rPr>
        <w:t>Dùng khi cần xây một Skill mới, viết Prompt chuẩn, hoặc rà soát một Skill/Prompt đã có.</w:t>
      </w:r>
    </w:p>
    <w:p w14:paraId="305FEAA6" w14:textId="77777777" w:rsidR="008D3ABD" w:rsidRPr="004516C1" w:rsidRDefault="008D3ABD" w:rsidP="004516C1">
      <w:pPr>
        <w:spacing w:before="120" w:after="120" w:line="312" w:lineRule="auto"/>
        <w:ind w:firstLine="720"/>
        <w:rPr>
          <w:rFonts w:ascii="Times New Roman" w:eastAsia="Times New Roman" w:hAnsi="Times New Roman" w:cs="Times New Roman"/>
          <w:i/>
          <w:iCs/>
          <w:kern w:val="0"/>
          <w:sz w:val="28"/>
          <w:szCs w:val="28"/>
          <w:lang w:val="nl-NL" w:eastAsia="ko-KR"/>
          <w14:ligatures w14:val="none"/>
        </w:rPr>
      </w:pPr>
      <w:r w:rsidRPr="004516C1">
        <w:rPr>
          <w:rFonts w:ascii="Times New Roman" w:eastAsia="Times New Roman" w:hAnsi="Times New Roman" w:cs="Times New Roman"/>
          <w:i/>
          <w:iCs/>
          <w:kern w:val="0"/>
          <w:sz w:val="28"/>
          <w:szCs w:val="28"/>
          <w:lang w:val="nl-NL" w:eastAsia="ko-KR"/>
          <w14:ligatures w14:val="none"/>
        </w:rPr>
        <w:t>2.2. Skill ktc-ktrs-ctdt-gtdt</w:t>
      </w:r>
    </w:p>
    <w:p w14:paraId="6AB99FBE" w14:textId="34F277C3" w:rsidR="008D3ABD" w:rsidRPr="004516C1" w:rsidRDefault="008D3ABD" w:rsidP="004516C1">
      <w:pPr>
        <w:spacing w:before="120" w:after="120" w:line="312" w:lineRule="auto"/>
        <w:ind w:firstLine="720"/>
        <w:jc w:val="both"/>
        <w:rPr>
          <w:rFonts w:ascii="Times New Roman" w:eastAsia="Times New Roman" w:hAnsi="Times New Roman" w:cs="Times New Roman"/>
          <w:kern w:val="0"/>
          <w:sz w:val="28"/>
          <w:szCs w:val="28"/>
          <w:lang w:val="nl-NL" w:eastAsia="ko-KR"/>
          <w14:ligatures w14:val="none"/>
        </w:rPr>
      </w:pPr>
      <w:r w:rsidRPr="004516C1">
        <w:rPr>
          <w:rFonts w:ascii="Times New Roman" w:eastAsia="Times New Roman" w:hAnsi="Times New Roman" w:cs="Times New Roman"/>
          <w:kern w:val="0"/>
          <w:sz w:val="28"/>
          <w:szCs w:val="28"/>
          <w:lang w:val="nl-NL" w:eastAsia="ko-KR"/>
          <w14:ligatures w14:val="none"/>
        </w:rPr>
        <w:lastRenderedPageBreak/>
        <w:t>Kiểm tra, rà soát dự thảo Chương trình đào tạo (CTĐT) và Giáo trình đào tạo (GTĐT) của Trường Cao đẳng Kon Tum</w:t>
      </w:r>
      <w:r w:rsidR="00DF171B" w:rsidRPr="004516C1">
        <w:rPr>
          <w:rFonts w:ascii="Times New Roman" w:eastAsia="Times New Roman" w:hAnsi="Times New Roman" w:cs="Times New Roman"/>
          <w:kern w:val="0"/>
          <w:sz w:val="28"/>
          <w:szCs w:val="28"/>
          <w:lang w:val="nl-NL" w:eastAsia="ko-KR"/>
          <w14:ligatures w14:val="none"/>
        </w:rPr>
        <w:t>.</w:t>
      </w:r>
    </w:p>
    <w:p w14:paraId="6E323A20" w14:textId="77777777" w:rsidR="008D3ABD" w:rsidRPr="004516C1" w:rsidRDefault="008D3ABD" w:rsidP="004516C1">
      <w:pPr>
        <w:spacing w:before="120" w:after="120" w:line="312" w:lineRule="auto"/>
        <w:ind w:firstLine="720"/>
        <w:rPr>
          <w:rFonts w:ascii="Times New Roman" w:eastAsia="Times New Roman" w:hAnsi="Times New Roman" w:cs="Times New Roman"/>
          <w:i/>
          <w:iCs/>
          <w:kern w:val="0"/>
          <w:sz w:val="28"/>
          <w:szCs w:val="28"/>
          <w:lang w:val="nl-NL" w:eastAsia="ko-KR"/>
          <w14:ligatures w14:val="none"/>
        </w:rPr>
      </w:pPr>
      <w:r w:rsidRPr="004516C1">
        <w:rPr>
          <w:rFonts w:ascii="Times New Roman" w:eastAsia="Times New Roman" w:hAnsi="Times New Roman" w:cs="Times New Roman"/>
          <w:i/>
          <w:iCs/>
          <w:kern w:val="0"/>
          <w:sz w:val="28"/>
          <w:szCs w:val="28"/>
          <w:lang w:val="nl-NL" w:eastAsia="ko-KR"/>
          <w14:ligatures w14:val="none"/>
        </w:rPr>
        <w:t>2.3. Skill ktc-khbg</w:t>
      </w:r>
    </w:p>
    <w:p w14:paraId="17ECD25E" w14:textId="017F94F5" w:rsidR="008D3ABD" w:rsidRPr="004516C1" w:rsidRDefault="008D3ABD" w:rsidP="004516C1">
      <w:pPr>
        <w:spacing w:before="120" w:after="120" w:line="312" w:lineRule="auto"/>
        <w:ind w:firstLine="720"/>
        <w:jc w:val="both"/>
        <w:rPr>
          <w:rFonts w:ascii="Times New Roman" w:eastAsia="Times New Roman" w:hAnsi="Times New Roman" w:cs="Times New Roman"/>
          <w:kern w:val="0"/>
          <w:sz w:val="28"/>
          <w:szCs w:val="28"/>
          <w:lang w:val="nl-NL" w:eastAsia="ko-KR"/>
          <w14:ligatures w14:val="none"/>
        </w:rPr>
      </w:pPr>
      <w:r w:rsidRPr="004516C1">
        <w:rPr>
          <w:rFonts w:ascii="Times New Roman" w:eastAsia="Times New Roman" w:hAnsi="Times New Roman" w:cs="Times New Roman"/>
          <w:kern w:val="0"/>
          <w:sz w:val="28"/>
          <w:szCs w:val="28"/>
          <w:lang w:val="nl-NL" w:eastAsia="ko-KR"/>
          <w14:ligatures w14:val="none"/>
        </w:rPr>
        <w:t>Soạn, rà soát, nghiệm thu Kế hoạch bài giảng (KHBG) lý thuyết/thực hành/tích hợp đúng quy định của Trường Cao đẳng Kon Tum.</w:t>
      </w:r>
    </w:p>
    <w:p w14:paraId="734F139F" w14:textId="77777777" w:rsidR="008D3ABD" w:rsidRPr="004516C1" w:rsidRDefault="008D3ABD" w:rsidP="004516C1">
      <w:pPr>
        <w:spacing w:before="120" w:after="120" w:line="312" w:lineRule="auto"/>
        <w:ind w:firstLine="720"/>
        <w:jc w:val="both"/>
        <w:rPr>
          <w:rFonts w:ascii="Times New Roman" w:eastAsia="Times New Roman" w:hAnsi="Times New Roman" w:cs="Times New Roman"/>
          <w:i/>
          <w:iCs/>
          <w:kern w:val="0"/>
          <w:sz w:val="28"/>
          <w:szCs w:val="28"/>
          <w:lang w:val="nl-NL" w:eastAsia="ko-KR"/>
          <w14:ligatures w14:val="none"/>
        </w:rPr>
      </w:pPr>
      <w:r w:rsidRPr="004516C1">
        <w:rPr>
          <w:rFonts w:ascii="Times New Roman" w:eastAsia="Times New Roman" w:hAnsi="Times New Roman" w:cs="Times New Roman"/>
          <w:i/>
          <w:iCs/>
          <w:kern w:val="0"/>
          <w:sz w:val="28"/>
          <w:szCs w:val="28"/>
          <w:lang w:val="nl-NL" w:eastAsia="ko-KR"/>
          <w14:ligatures w14:val="none"/>
        </w:rPr>
        <w:t>2.4. Skill ktc-xay-dung-nhch</w:t>
      </w:r>
    </w:p>
    <w:p w14:paraId="3BB0B2CC" w14:textId="5CB62482" w:rsidR="008D3ABD" w:rsidRPr="004516C1" w:rsidRDefault="008D3ABD" w:rsidP="004516C1">
      <w:pPr>
        <w:spacing w:before="120" w:after="120" w:line="312" w:lineRule="auto"/>
        <w:ind w:firstLine="720"/>
        <w:jc w:val="both"/>
        <w:rPr>
          <w:rFonts w:ascii="Times New Roman" w:eastAsia="Times New Roman" w:hAnsi="Times New Roman" w:cs="Times New Roman"/>
          <w:kern w:val="0"/>
          <w:sz w:val="28"/>
          <w:szCs w:val="28"/>
          <w:lang w:val="nl-NL" w:eastAsia="ko-KR"/>
          <w14:ligatures w14:val="none"/>
        </w:rPr>
      </w:pPr>
      <w:r w:rsidRPr="004516C1">
        <w:rPr>
          <w:rFonts w:ascii="Times New Roman" w:eastAsia="Times New Roman" w:hAnsi="Times New Roman" w:cs="Times New Roman"/>
          <w:kern w:val="0"/>
          <w:sz w:val="28"/>
          <w:szCs w:val="28"/>
          <w:lang w:val="nl-NL" w:eastAsia="ko-KR"/>
          <w14:ligatures w14:val="none"/>
        </w:rPr>
        <w:t xml:space="preserve">Xây dựng </w:t>
      </w:r>
      <w:r w:rsidR="00DF171B" w:rsidRPr="004516C1">
        <w:rPr>
          <w:rFonts w:ascii="Times New Roman" w:eastAsia="Times New Roman" w:hAnsi="Times New Roman" w:cs="Times New Roman"/>
          <w:kern w:val="0"/>
          <w:sz w:val="28"/>
          <w:szCs w:val="28"/>
          <w:lang w:val="nl-NL" w:eastAsia="ko-KR"/>
          <w14:ligatures w14:val="none"/>
        </w:rPr>
        <w:t>ngân hàng câu hỏi</w:t>
      </w:r>
      <w:r w:rsidRPr="004516C1">
        <w:rPr>
          <w:rFonts w:ascii="Times New Roman" w:eastAsia="Times New Roman" w:hAnsi="Times New Roman" w:cs="Times New Roman"/>
          <w:kern w:val="0"/>
          <w:sz w:val="28"/>
          <w:szCs w:val="28"/>
          <w:lang w:val="nl-NL" w:eastAsia="ko-KR"/>
          <w14:ligatures w14:val="none"/>
        </w:rPr>
        <w:t xml:space="preserve"> (ma trận + bộ câu hỏi nhập Unisoft) thi kết thúc học phần/môn học/mô đun </w:t>
      </w:r>
      <w:r w:rsidR="00DF171B" w:rsidRPr="004516C1">
        <w:rPr>
          <w:rFonts w:ascii="Times New Roman" w:eastAsia="Times New Roman" w:hAnsi="Times New Roman" w:cs="Times New Roman"/>
          <w:kern w:val="0"/>
          <w:sz w:val="28"/>
          <w:szCs w:val="28"/>
          <w:lang w:val="nl-NL" w:eastAsia="ko-KR"/>
          <w14:ligatures w14:val="none"/>
        </w:rPr>
        <w:t xml:space="preserve">tại </w:t>
      </w:r>
      <w:r w:rsidR="00DF171B" w:rsidRPr="004516C1">
        <w:rPr>
          <w:rFonts w:ascii="Times New Roman" w:eastAsia="Times New Roman" w:hAnsi="Times New Roman" w:cs="Times New Roman"/>
          <w:kern w:val="0"/>
          <w:sz w:val="28"/>
          <w:szCs w:val="28"/>
          <w:lang w:val="nl-NL" w:eastAsia="ko-KR"/>
          <w14:ligatures w14:val="none"/>
        </w:rPr>
        <w:t>Trường Cao đẳng Kon Tum</w:t>
      </w:r>
      <w:r w:rsidR="00DF171B" w:rsidRPr="004516C1">
        <w:rPr>
          <w:rFonts w:ascii="Times New Roman" w:eastAsia="Times New Roman" w:hAnsi="Times New Roman" w:cs="Times New Roman"/>
          <w:kern w:val="0"/>
          <w:sz w:val="28"/>
          <w:szCs w:val="28"/>
          <w:lang w:val="nl-NL" w:eastAsia="ko-KR"/>
          <w14:ligatures w14:val="none"/>
        </w:rPr>
        <w:t>.</w:t>
      </w:r>
    </w:p>
    <w:p w14:paraId="04C815A7" w14:textId="77777777" w:rsidR="008D3ABD" w:rsidRPr="004516C1" w:rsidRDefault="008D3ABD" w:rsidP="004516C1">
      <w:pPr>
        <w:spacing w:before="120" w:after="120" w:line="312" w:lineRule="auto"/>
        <w:ind w:firstLine="720"/>
        <w:rPr>
          <w:rFonts w:ascii="Times New Roman" w:eastAsia="Times New Roman" w:hAnsi="Times New Roman" w:cs="Times New Roman"/>
          <w:i/>
          <w:iCs/>
          <w:kern w:val="0"/>
          <w:sz w:val="28"/>
          <w:szCs w:val="28"/>
          <w:lang w:val="nl-NL" w:eastAsia="ko-KR"/>
          <w14:ligatures w14:val="none"/>
        </w:rPr>
      </w:pPr>
      <w:r w:rsidRPr="004516C1">
        <w:rPr>
          <w:rFonts w:ascii="Times New Roman" w:eastAsia="Times New Roman" w:hAnsi="Times New Roman" w:cs="Times New Roman"/>
          <w:i/>
          <w:iCs/>
          <w:kern w:val="0"/>
          <w:sz w:val="28"/>
          <w:szCs w:val="28"/>
          <w:lang w:val="nl-NL" w:eastAsia="ko-KR"/>
          <w14:ligatures w14:val="none"/>
        </w:rPr>
        <w:t>2.5. Skill xddm-ktkt-gia-hp-gdnn</w:t>
      </w:r>
    </w:p>
    <w:p w14:paraId="0AF35D78" w14:textId="19955D42" w:rsidR="008D3ABD" w:rsidRPr="004516C1" w:rsidRDefault="008D3ABD" w:rsidP="004516C1">
      <w:pPr>
        <w:spacing w:before="120" w:after="120" w:line="312" w:lineRule="auto"/>
        <w:ind w:firstLine="720"/>
        <w:jc w:val="both"/>
        <w:rPr>
          <w:rFonts w:ascii="Times New Roman" w:eastAsia="Times New Roman" w:hAnsi="Times New Roman" w:cs="Times New Roman"/>
          <w:kern w:val="0"/>
          <w:sz w:val="28"/>
          <w:szCs w:val="28"/>
          <w:lang w:val="nl-NL" w:eastAsia="ko-KR"/>
          <w14:ligatures w14:val="none"/>
        </w:rPr>
      </w:pPr>
      <w:r w:rsidRPr="004516C1">
        <w:rPr>
          <w:rFonts w:ascii="Times New Roman" w:eastAsia="Times New Roman" w:hAnsi="Times New Roman" w:cs="Times New Roman"/>
          <w:kern w:val="0"/>
          <w:sz w:val="28"/>
          <w:szCs w:val="28"/>
          <w:lang w:val="nl-NL" w:eastAsia="ko-KR"/>
          <w14:ligatures w14:val="none"/>
        </w:rPr>
        <w:t xml:space="preserve">Xây dựng/rà soát Bộ định mức </w:t>
      </w:r>
      <w:r w:rsidR="00DF171B" w:rsidRPr="004516C1">
        <w:rPr>
          <w:rFonts w:ascii="Times New Roman" w:eastAsia="Times New Roman" w:hAnsi="Times New Roman" w:cs="Times New Roman"/>
          <w:kern w:val="0"/>
          <w:sz w:val="28"/>
          <w:szCs w:val="28"/>
          <w:lang w:val="nl-NL" w:eastAsia="ko-KR"/>
          <w14:ligatures w14:val="none"/>
        </w:rPr>
        <w:t>kinh tế-kỹ thuật</w:t>
      </w:r>
      <w:r w:rsidRPr="004516C1">
        <w:rPr>
          <w:rFonts w:ascii="Times New Roman" w:eastAsia="Times New Roman" w:hAnsi="Times New Roman" w:cs="Times New Roman"/>
          <w:kern w:val="0"/>
          <w:sz w:val="28"/>
          <w:szCs w:val="28"/>
          <w:lang w:val="nl-NL" w:eastAsia="ko-KR"/>
          <w14:ligatures w14:val="none"/>
        </w:rPr>
        <w:t xml:space="preserve">, định mức chi phí/giá dịch vụ đào tạo và mức thu học phí các ngành, nghề </w:t>
      </w:r>
      <w:r w:rsidR="00DF171B" w:rsidRPr="004516C1">
        <w:rPr>
          <w:rFonts w:ascii="Times New Roman" w:eastAsia="Times New Roman" w:hAnsi="Times New Roman" w:cs="Times New Roman"/>
          <w:kern w:val="0"/>
          <w:sz w:val="28"/>
          <w:szCs w:val="28"/>
          <w:lang w:val="nl-NL" w:eastAsia="ko-KR"/>
          <w14:ligatures w14:val="none"/>
        </w:rPr>
        <w:t>giáo dục nghề nghiệp</w:t>
      </w:r>
      <w:r w:rsidRPr="004516C1">
        <w:rPr>
          <w:rFonts w:ascii="Times New Roman" w:eastAsia="Times New Roman" w:hAnsi="Times New Roman" w:cs="Times New Roman"/>
          <w:kern w:val="0"/>
          <w:sz w:val="28"/>
          <w:szCs w:val="28"/>
          <w:lang w:val="nl-NL" w:eastAsia="ko-KR"/>
          <w14:ligatures w14:val="none"/>
        </w:rPr>
        <w:t xml:space="preserve"> (trình độ </w:t>
      </w:r>
      <w:r w:rsidR="00DF171B" w:rsidRPr="004516C1">
        <w:rPr>
          <w:rFonts w:ascii="Times New Roman" w:eastAsia="Times New Roman" w:hAnsi="Times New Roman" w:cs="Times New Roman"/>
          <w:kern w:val="0"/>
          <w:sz w:val="28"/>
          <w:szCs w:val="28"/>
          <w:lang w:val="nl-NL" w:eastAsia="ko-KR"/>
          <w14:ligatures w14:val="none"/>
        </w:rPr>
        <w:t>cao đẳng, trung cấp</w:t>
      </w:r>
      <w:r w:rsidRPr="004516C1">
        <w:rPr>
          <w:rFonts w:ascii="Times New Roman" w:eastAsia="Times New Roman" w:hAnsi="Times New Roman" w:cs="Times New Roman"/>
          <w:kern w:val="0"/>
          <w:sz w:val="28"/>
          <w:szCs w:val="28"/>
          <w:lang w:val="nl-NL" w:eastAsia="ko-KR"/>
          <w14:ligatures w14:val="none"/>
        </w:rPr>
        <w:t xml:space="preserve">, sơ cấp, giáo dục trung học nghề, chương trình đào tạo nghề khác) của </w:t>
      </w:r>
      <w:r w:rsidR="00DF171B" w:rsidRPr="004516C1">
        <w:rPr>
          <w:rFonts w:ascii="Times New Roman" w:eastAsia="Times New Roman" w:hAnsi="Times New Roman" w:cs="Times New Roman"/>
          <w:kern w:val="0"/>
          <w:sz w:val="28"/>
          <w:szCs w:val="28"/>
          <w:lang w:val="nl-NL" w:eastAsia="ko-KR"/>
          <w14:ligatures w14:val="none"/>
        </w:rPr>
        <w:t>Trường Cao đẳng Kon Tum</w:t>
      </w:r>
      <w:r w:rsidRPr="004516C1">
        <w:rPr>
          <w:rFonts w:ascii="Times New Roman" w:eastAsia="Times New Roman" w:hAnsi="Times New Roman" w:cs="Times New Roman"/>
          <w:kern w:val="0"/>
          <w:sz w:val="28"/>
          <w:szCs w:val="28"/>
          <w:lang w:val="nl-NL" w:eastAsia="ko-KR"/>
          <w14:ligatures w14:val="none"/>
        </w:rPr>
        <w:t>.</w:t>
      </w:r>
    </w:p>
    <w:p w14:paraId="3555881B" w14:textId="77777777" w:rsidR="008D3ABD" w:rsidRPr="004516C1" w:rsidRDefault="008D3ABD" w:rsidP="004516C1">
      <w:pPr>
        <w:spacing w:before="120" w:after="120" w:line="312" w:lineRule="auto"/>
        <w:ind w:firstLine="720"/>
        <w:rPr>
          <w:rFonts w:ascii="Times New Roman" w:eastAsia="Times New Roman" w:hAnsi="Times New Roman" w:cs="Times New Roman"/>
          <w:i/>
          <w:iCs/>
          <w:kern w:val="0"/>
          <w:sz w:val="28"/>
          <w:szCs w:val="28"/>
          <w:lang w:val="nl-NL" w:eastAsia="ko-KR"/>
          <w14:ligatures w14:val="none"/>
        </w:rPr>
      </w:pPr>
      <w:r w:rsidRPr="004516C1">
        <w:rPr>
          <w:rFonts w:ascii="Times New Roman" w:eastAsia="Times New Roman" w:hAnsi="Times New Roman" w:cs="Times New Roman"/>
          <w:i/>
          <w:iCs/>
          <w:kern w:val="0"/>
          <w:sz w:val="28"/>
          <w:szCs w:val="28"/>
          <w:lang w:val="nl-NL" w:eastAsia="ko-KR"/>
          <w14:ligatures w14:val="none"/>
        </w:rPr>
        <w:t>2.6. Skill ktc-ra-soat-897</w:t>
      </w:r>
    </w:p>
    <w:p w14:paraId="2D534089" w14:textId="7CF97ADD" w:rsidR="008D3ABD" w:rsidRPr="004516C1" w:rsidRDefault="008D3ABD" w:rsidP="004516C1">
      <w:pPr>
        <w:spacing w:before="120" w:after="120" w:line="312" w:lineRule="auto"/>
        <w:ind w:firstLine="720"/>
        <w:jc w:val="both"/>
        <w:rPr>
          <w:rFonts w:ascii="Times New Roman" w:eastAsia="Times New Roman" w:hAnsi="Times New Roman" w:cs="Times New Roman"/>
          <w:kern w:val="0"/>
          <w:sz w:val="28"/>
          <w:szCs w:val="28"/>
          <w:lang w:val="nl-NL" w:eastAsia="ko-KR"/>
          <w14:ligatures w14:val="none"/>
        </w:rPr>
      </w:pPr>
      <w:r w:rsidRPr="004516C1">
        <w:rPr>
          <w:rFonts w:ascii="Times New Roman" w:eastAsia="Times New Roman" w:hAnsi="Times New Roman" w:cs="Times New Roman"/>
          <w:kern w:val="0"/>
          <w:sz w:val="28"/>
          <w:szCs w:val="28"/>
          <w:lang w:val="nl-NL" w:eastAsia="ko-KR"/>
          <w14:ligatures w14:val="none"/>
        </w:rPr>
        <w:t xml:space="preserve">Rà soát, so sánh và chuẩn hóa dự thảo văn bản </w:t>
      </w:r>
      <w:del w:id="1041" w:author="Nguyễn Ngọc Quang Phục" w:date="2026-10-14T15:51:11Z">
        <w:r w:rsidRPr="004516C1">
          <w:rPr>
            <w:rFonts w:ascii="Times New Roman" w:eastAsia="Times New Roman" w:hAnsi="Times New Roman" w:cs="Times New Roman"/>
            <w:kern w:val="0"/>
            <w:sz w:val="28"/>
            <w:szCs w:val="28"/>
            <w:lang w:val="nl-NL" w:eastAsia="ko-KR"/>
            <w14:ligatures w14:val="none"/>
          </w:rPr>
          <w:delText xml:space="preserve">Trường Cao đẳng Kon Tum hỗ trợ hệ hành chính, Đảng, </w:delText>
        </w:r>
      </w:del>
      <w:del w:id="1042" w:author="Nguyễn Ngọc Quang Phục" w:date="2026-10-14T15:51:11Z">
        <w:r w:rsidR="00DF171B" w:rsidRPr="004516C1">
          <w:rPr>
            <w:rFonts w:ascii="Times New Roman" w:eastAsia="Times New Roman" w:hAnsi="Times New Roman" w:cs="Times New Roman"/>
            <w:kern w:val="0"/>
            <w:sz w:val="28"/>
            <w:szCs w:val="28"/>
            <w:lang w:val="nl-NL" w:eastAsia="ko-KR"/>
            <w14:ligatures w14:val="none"/>
          </w:rPr>
          <w:delText>văn bản quy phạm pháp luật</w:delText>
        </w:r>
      </w:del>
      <w:del w:id="1043" w:author="Nguyễn Ngọc Quang Phục" w:date="2026-10-14T15:51:11Z">
        <w:r w:rsidRPr="004516C1">
          <w:rPr>
            <w:rFonts w:ascii="Times New Roman" w:eastAsia="Times New Roman" w:hAnsi="Times New Roman" w:cs="Times New Roman"/>
            <w:kern w:val="0"/>
            <w:sz w:val="28"/>
            <w:szCs w:val="28"/>
            <w:lang w:val="nl-NL" w:eastAsia="ko-KR"/>
            <w14:ligatures w14:val="none"/>
          </w:rPr>
          <w:delText xml:space="preserve"> và đoàn thể.</w:delText>
        </w:r>
      </w:del>
      <w:ins w:id="1044" w:author="Nguyễn Ngọc Quang Phục" w:date="2026-10-14T15:51:11Z">
        <w:r w:rsidRPr="004516C1">
          <w:rPr>
            <w:rFonts w:ascii="Times New Roman" w:eastAsia="Times New Roman" w:hAnsi="Times New Roman" w:cs="Times New Roman"/>
            <w:kern w:val="0"/>
            <w:sz w:val="28"/>
            <w:szCs w:val="28"/>
            <w:lang w:val="nl-NL" w:eastAsia="ko-KR"/>
            <w14:ligatures w14:val="none"/>
          </w:rPr>
          <w:t xml:space="preserve">của Trường Cao đẳng Kon Tum theo 04 hệ: Văn bản hành chính, văn bản Đảng, văn bản quy phạm pháp luật và văn bản đoàn thể.</w:t>
        </w:r>
      </w:ins>
    </w:p>
    <w:p w14:paraId="6DDFA19B" w14:textId="77777777" w:rsidR="008D3ABD" w:rsidRPr="004516C1" w:rsidRDefault="008D3ABD" w:rsidP="004516C1">
      <w:pPr>
        <w:spacing w:before="120" w:after="120" w:line="312" w:lineRule="auto"/>
        <w:ind w:firstLine="720"/>
        <w:rPr>
          <w:rFonts w:ascii="Times New Roman" w:eastAsia="Times New Roman" w:hAnsi="Times New Roman" w:cs="Times New Roman"/>
          <w:i/>
          <w:iCs/>
          <w:kern w:val="0"/>
          <w:sz w:val="28"/>
          <w:szCs w:val="28"/>
          <w:lang w:val="nl-NL" w:eastAsia="ko-KR"/>
          <w14:ligatures w14:val="none"/>
        </w:rPr>
      </w:pPr>
      <w:r w:rsidRPr="004516C1">
        <w:rPr>
          <w:rFonts w:ascii="Times New Roman" w:eastAsia="Times New Roman" w:hAnsi="Times New Roman" w:cs="Times New Roman"/>
          <w:i/>
          <w:iCs/>
          <w:kern w:val="0"/>
          <w:sz w:val="28"/>
          <w:szCs w:val="28"/>
          <w:lang w:val="nl-NL" w:eastAsia="ko-KR"/>
          <w14:ligatures w14:val="none"/>
        </w:rPr>
        <w:t>2.7. Skill chuyen-pdf</w:t>
      </w:r>
    </w:p>
    <w:p w14:paraId="3747AF58" w14:textId="77777777" w:rsidR="008D3ABD" w:rsidRPr="004516C1" w:rsidRDefault="008D3ABD" w:rsidP="004516C1">
      <w:pPr>
        <w:spacing w:before="120" w:after="120" w:line="312" w:lineRule="auto"/>
        <w:ind w:firstLine="720"/>
        <w:jc w:val="both"/>
        <w:rPr>
          <w:rFonts w:ascii="Times New Roman" w:eastAsia="Times New Roman" w:hAnsi="Times New Roman" w:cs="Times New Roman"/>
          <w:kern w:val="0"/>
          <w:sz w:val="28"/>
          <w:szCs w:val="28"/>
          <w:lang w:val="nl-NL" w:eastAsia="ko-KR"/>
          <w14:ligatures w14:val="none"/>
        </w:rPr>
      </w:pPr>
      <w:r w:rsidRPr="004516C1">
        <w:rPr>
          <w:rFonts w:ascii="Times New Roman" w:eastAsia="Times New Roman" w:hAnsi="Times New Roman" w:cs="Times New Roman"/>
          <w:kern w:val="0"/>
          <w:sz w:val="28"/>
          <w:szCs w:val="28"/>
          <w:lang w:val="nl-NL" w:eastAsia="ko-KR"/>
          <w14:ligatures w14:val="none"/>
        </w:rPr>
        <w:t xml:space="preserve">Chuyển đổi hình ảnh (jpg, png, heic, tiff, bmp...), tài liệu scan hoặc PDF thành file Excel (.xlsx), Word (.docx) hoặc Markdown (.md) bằng OCR, tự động sửa lỗi chính tả/OCR và đánh dấu rõ mọi thay đổi. Hỗ trợ ảnh đầy đủ như PDF, kể cả ảnh không xem trực tiếp được (HEIC/TIFF/BMP) và nhiều ảnh rời cho nhiều trang của cùng 1 tài liệu. </w:t>
      </w:r>
    </w:p>
    <w:p w14:paraId="541E9C82" w14:textId="77777777" w:rsidR="008D3ABD" w:rsidRPr="004516C1" w:rsidRDefault="008D3ABD" w:rsidP="004516C1">
      <w:pPr>
        <w:spacing w:before="120" w:after="120" w:line="312" w:lineRule="auto"/>
        <w:ind w:firstLine="720"/>
        <w:jc w:val="both"/>
        <w:rPr>
          <w:rFonts w:ascii="Times New Roman" w:eastAsia="Times New Roman" w:hAnsi="Times New Roman" w:cs="Times New Roman"/>
          <w:i/>
          <w:iCs/>
          <w:kern w:val="0"/>
          <w:sz w:val="28"/>
          <w:szCs w:val="28"/>
          <w:lang w:val="nl-NL" w:eastAsia="ko-KR"/>
          <w14:ligatures w14:val="none"/>
        </w:rPr>
      </w:pPr>
      <w:del w:id="1045" w:author="Nguyễn Ngọc Quang Phục" w:date="2026-10-14T15:51:11Z">
        <w:r w:rsidRPr="004516C1">
          <w:rPr>
            <w:rFonts w:ascii="Times New Roman" w:eastAsia="Times New Roman" w:hAnsi="Times New Roman" w:cs="Times New Roman"/>
            <w:i/>
            <w:iCs/>
            <w:kern w:val="0"/>
            <w:sz w:val="28"/>
            <w:szCs w:val="28"/>
            <w:lang w:val="nl-NL" w:eastAsia="ko-KR"/>
            <w14:ligatures w14:val="none"/>
          </w:rPr>
          <w:delText>2.8. Bộ công cụ plugin KTC-quan-tri</w:delText>
        </w:r>
      </w:del>
      <w:ins w:id="1046" w:author="Nguyễn Ngọc Quang Phục" w:date="2026-10-14T15:51:11Z">
        <w:r w:rsidRPr="004516C1">
          <w:rPr>
            <w:rFonts w:ascii="Times New Roman" w:eastAsia="Times New Roman" w:hAnsi="Times New Roman" w:cs="Times New Roman"/>
            <w:i/>
            <w:iCs/>
            <w:kern w:val="0"/>
            <w:sz w:val="28"/>
            <w:szCs w:val="28"/>
            <w:lang w:val="nl-NL" w:eastAsia="ko-KR"/>
            <w14:ligatures w14:val="none"/>
          </w:rPr>
          <w:t xml:space="preserve">2.8. Bộ công cụ (plugin) KTC-Quan-tri</w:t>
        </w:r>
      </w:ins>
    </w:p>
    <w:p w14:paraId="35670364" w14:textId="2589DCB7" w:rsidR="008D3ABD" w:rsidRPr="004516C1" w:rsidRDefault="008D3ABD" w:rsidP="004516C1">
      <w:pPr>
        <w:spacing w:before="120" w:after="120" w:line="312" w:lineRule="auto"/>
        <w:ind w:firstLine="720"/>
        <w:jc w:val="both"/>
        <w:rPr>
          <w:rFonts w:ascii="Times New Roman" w:eastAsia="Times New Roman" w:hAnsi="Times New Roman" w:cs="Times New Roman"/>
          <w:kern w:val="0"/>
          <w:sz w:val="28"/>
          <w:szCs w:val="28"/>
          <w:lang w:val="nl-NL" w:eastAsia="ko-KR"/>
          <w14:ligatures w14:val="none"/>
        </w:rPr>
      </w:pPr>
      <w:r w:rsidRPr="004516C1">
        <w:rPr>
          <w:rFonts w:ascii="Times New Roman" w:eastAsia="Times New Roman" w:hAnsi="Times New Roman" w:cs="Times New Roman"/>
          <w:kern w:val="0"/>
          <w:sz w:val="28"/>
          <w:szCs w:val="28"/>
          <w:lang w:val="nl-NL" w:eastAsia="ko-KR"/>
          <w14:ligatures w14:val="none"/>
        </w:rPr>
        <w:t xml:space="preserve">Xây dựng kế hoạch công tác năm, quý, tháng; tổng hợp báo cáo công tác; theo dõi nhiệm vụ; hỗ trợ viên chức, người lao động lập kế hoạch và tự đánh giá KPI cá nhân; áp dụng cho phòng TH-HC&amp;QT và các đơn vị thuộc Trường, viên chức, người lao động Trường </w:t>
      </w:r>
      <w:r w:rsidR="00DF171B" w:rsidRPr="004516C1">
        <w:rPr>
          <w:rFonts w:ascii="Times New Roman" w:eastAsia="Times New Roman" w:hAnsi="Times New Roman" w:cs="Times New Roman"/>
          <w:kern w:val="0"/>
          <w:sz w:val="28"/>
          <w:szCs w:val="28"/>
          <w:lang w:val="nl-NL" w:eastAsia="ko-KR"/>
          <w14:ligatures w14:val="none"/>
        </w:rPr>
        <w:t>C</w:t>
      </w:r>
      <w:r w:rsidRPr="004516C1">
        <w:rPr>
          <w:rFonts w:ascii="Times New Roman" w:eastAsia="Times New Roman" w:hAnsi="Times New Roman" w:cs="Times New Roman"/>
          <w:kern w:val="0"/>
          <w:sz w:val="28"/>
          <w:szCs w:val="28"/>
          <w:lang w:val="nl-NL" w:eastAsia="ko-KR"/>
          <w14:ligatures w14:val="none"/>
        </w:rPr>
        <w:t>ao đẳng Kon Tum.</w:t>
      </w:r>
    </w:p>
    <w:p w14:paraId="4BF9D6D7" w14:textId="77777777" w:rsidR="008D3ABD" w:rsidRPr="004516C1" w:rsidRDefault="008D3ABD" w:rsidP="004516C1">
      <w:pPr>
        <w:spacing w:before="120" w:after="120" w:line="312" w:lineRule="auto"/>
        <w:ind w:firstLine="720"/>
        <w:jc w:val="both"/>
        <w:rPr>
          <w:rFonts w:ascii="Times New Roman" w:eastAsia="Times New Roman" w:hAnsi="Times New Roman" w:cs="Times New Roman"/>
          <w:i/>
          <w:iCs/>
          <w:kern w:val="0"/>
          <w:sz w:val="28"/>
          <w:szCs w:val="28"/>
          <w:lang w:val="nl-NL" w:eastAsia="ko-KR"/>
          <w14:ligatures w14:val="none"/>
        </w:rPr>
      </w:pPr>
      <w:r w:rsidRPr="004516C1">
        <w:rPr>
          <w:rFonts w:ascii="Times New Roman" w:eastAsia="Times New Roman" w:hAnsi="Times New Roman" w:cs="Times New Roman"/>
          <w:i/>
          <w:iCs/>
          <w:kern w:val="0"/>
          <w:sz w:val="28"/>
          <w:szCs w:val="28"/>
          <w:lang w:val="nl-NL" w:eastAsia="ko-KR"/>
          <w14:ligatures w14:val="none"/>
        </w:rPr>
        <w:t>2.9. Skill ktc-ra-soat-sang-kien</w:t>
      </w:r>
    </w:p>
    <w:p w14:paraId="4AB3C2D5" w14:textId="54390E75" w:rsidR="008D3ABD" w:rsidRPr="004516C1" w:rsidRDefault="008D3ABD" w:rsidP="004516C1">
      <w:pPr>
        <w:spacing w:before="120" w:after="120" w:line="312" w:lineRule="auto"/>
        <w:ind w:firstLine="720"/>
        <w:jc w:val="both"/>
        <w:rPr>
          <w:rFonts w:ascii="Times New Roman" w:eastAsia="Times New Roman" w:hAnsi="Times New Roman" w:cs="Times New Roman"/>
          <w:kern w:val="0"/>
          <w:sz w:val="28"/>
          <w:szCs w:val="28"/>
          <w:lang w:val="nl-NL" w:eastAsia="ko-KR"/>
          <w14:ligatures w14:val="none"/>
        </w:rPr>
      </w:pPr>
      <w:r w:rsidRPr="004516C1">
        <w:rPr>
          <w:rFonts w:ascii="Times New Roman" w:eastAsia="Times New Roman" w:hAnsi="Times New Roman" w:cs="Times New Roman"/>
          <w:kern w:val="0"/>
          <w:sz w:val="28"/>
          <w:szCs w:val="28"/>
          <w:lang w:val="nl-NL" w:eastAsia="ko-KR"/>
          <w14:ligatures w14:val="none"/>
        </w:rPr>
        <w:t xml:space="preserve">Rà soát hồ sơ sáng kiến đề nghị công nhận cấp cơ sở và yêu cầu xét công nhận sáng kiến cấp tỉnh của </w:t>
      </w:r>
      <w:r w:rsidR="00DF171B" w:rsidRPr="004516C1">
        <w:rPr>
          <w:rFonts w:ascii="Times New Roman" w:eastAsia="Times New Roman" w:hAnsi="Times New Roman" w:cs="Times New Roman"/>
          <w:kern w:val="0"/>
          <w:sz w:val="28"/>
          <w:szCs w:val="28"/>
          <w:lang w:val="nl-NL" w:eastAsia="ko-KR"/>
          <w14:ligatures w14:val="none"/>
        </w:rPr>
        <w:t>T</w:t>
      </w:r>
      <w:r w:rsidRPr="004516C1">
        <w:rPr>
          <w:rFonts w:ascii="Times New Roman" w:eastAsia="Times New Roman" w:hAnsi="Times New Roman" w:cs="Times New Roman"/>
          <w:kern w:val="0"/>
          <w:sz w:val="28"/>
          <w:szCs w:val="28"/>
          <w:lang w:val="nl-NL" w:eastAsia="ko-KR"/>
          <w14:ligatures w14:val="none"/>
        </w:rPr>
        <w:t>rường Cao đẳng Kon Tum dành cho tác giả, viên chức phòng QLKHCN&amp;HTPT, Hội đồng xét, công nhận sáng kiến cấp cơ sở.</w:t>
      </w:r>
    </w:p>
    <w:p w14:paraId="6D463F37" w14:textId="77777777" w:rsidR="008D3ABD" w:rsidRPr="004516C1" w:rsidRDefault="008D3ABD" w:rsidP="004516C1">
      <w:pPr>
        <w:spacing w:before="120" w:after="120" w:line="312" w:lineRule="auto"/>
        <w:ind w:firstLine="720"/>
        <w:jc w:val="both"/>
        <w:rPr>
          <w:rFonts w:ascii="Times New Roman" w:eastAsia="Times New Roman" w:hAnsi="Times New Roman" w:cs="Times New Roman"/>
          <w:i/>
          <w:iCs/>
          <w:kern w:val="0"/>
          <w:sz w:val="28"/>
          <w:szCs w:val="28"/>
          <w:lang w:val="nl-NL" w:eastAsia="ko-KR"/>
          <w14:ligatures w14:val="none"/>
        </w:rPr>
      </w:pPr>
      <w:r w:rsidRPr="004516C1">
        <w:rPr>
          <w:rFonts w:ascii="Times New Roman" w:eastAsia="Times New Roman" w:hAnsi="Times New Roman" w:cs="Times New Roman"/>
          <w:i/>
          <w:iCs/>
          <w:kern w:val="0"/>
          <w:sz w:val="28"/>
          <w:szCs w:val="28"/>
          <w:lang w:val="nl-NL" w:eastAsia="ko-KR"/>
          <w14:ligatures w14:val="none"/>
        </w:rPr>
        <w:lastRenderedPageBreak/>
        <w:t>2.10. Skill ktc-ra-soat-de-tai-khcn</w:t>
      </w:r>
    </w:p>
    <w:p w14:paraId="3AF41904" w14:textId="446475F9" w:rsidR="008D3ABD" w:rsidRPr="004516C1" w:rsidRDefault="008D3ABD" w:rsidP="004516C1">
      <w:pPr>
        <w:spacing w:before="120" w:after="120" w:line="312" w:lineRule="auto"/>
        <w:ind w:firstLine="720"/>
        <w:jc w:val="both"/>
        <w:rPr>
          <w:rFonts w:ascii="Times New Roman" w:eastAsia="Times New Roman" w:hAnsi="Times New Roman" w:cs="Times New Roman"/>
          <w:kern w:val="0"/>
          <w:sz w:val="28"/>
          <w:szCs w:val="28"/>
          <w:lang w:val="nl-NL" w:eastAsia="ko-KR"/>
          <w14:ligatures w14:val="none"/>
        </w:rPr>
      </w:pPr>
      <w:r w:rsidRPr="004516C1">
        <w:rPr>
          <w:rFonts w:ascii="Times New Roman" w:eastAsia="Times New Roman" w:hAnsi="Times New Roman" w:cs="Times New Roman"/>
          <w:kern w:val="0"/>
          <w:sz w:val="28"/>
          <w:szCs w:val="28"/>
          <w:lang w:val="nl-NL" w:eastAsia="ko-KR"/>
          <w14:ligatures w14:val="none"/>
        </w:rPr>
        <w:t xml:space="preserve">Rà soát hồ sơ </w:t>
      </w:r>
      <w:r w:rsidR="00DF171B" w:rsidRPr="004516C1">
        <w:rPr>
          <w:rFonts w:ascii="Times New Roman" w:eastAsia="Times New Roman" w:hAnsi="Times New Roman" w:cs="Times New Roman"/>
          <w:kern w:val="0"/>
          <w:sz w:val="28"/>
          <w:szCs w:val="28"/>
          <w:lang w:val="nl-NL" w:eastAsia="ko-KR"/>
          <w14:ligatures w14:val="none"/>
        </w:rPr>
        <w:t>đ</w:t>
      </w:r>
      <w:r w:rsidRPr="004516C1">
        <w:rPr>
          <w:rFonts w:ascii="Times New Roman" w:eastAsia="Times New Roman" w:hAnsi="Times New Roman" w:cs="Times New Roman"/>
          <w:kern w:val="0"/>
          <w:sz w:val="28"/>
          <w:szCs w:val="28"/>
          <w:lang w:val="nl-NL" w:eastAsia="ko-KR"/>
          <w14:ligatures w14:val="none"/>
        </w:rPr>
        <w:t xml:space="preserve">ề tài KH&amp;CN </w:t>
      </w:r>
      <w:r w:rsidR="00DF171B" w:rsidRPr="004516C1">
        <w:rPr>
          <w:rFonts w:ascii="Times New Roman" w:eastAsia="Times New Roman" w:hAnsi="Times New Roman" w:cs="Times New Roman"/>
          <w:kern w:val="0"/>
          <w:sz w:val="28"/>
          <w:szCs w:val="28"/>
          <w:lang w:val="nl-NL" w:eastAsia="ko-KR"/>
          <w14:ligatures w14:val="none"/>
        </w:rPr>
        <w:t>T</w:t>
      </w:r>
      <w:r w:rsidRPr="004516C1">
        <w:rPr>
          <w:rFonts w:ascii="Times New Roman" w:eastAsia="Times New Roman" w:hAnsi="Times New Roman" w:cs="Times New Roman"/>
          <w:kern w:val="0"/>
          <w:sz w:val="28"/>
          <w:szCs w:val="28"/>
          <w:lang w:val="nl-NL" w:eastAsia="ko-KR"/>
          <w14:ligatures w14:val="none"/>
        </w:rPr>
        <w:t>rường Cao đẳng Kon Tum cho người lập hồ sơ, viên chức phòng QLKHCN&amp;HTPT (cấp cơ sở/tỉnh) và Hội đồng cấp cơ sở</w:t>
      </w:r>
      <w:r w:rsidR="00DF171B" w:rsidRPr="004516C1">
        <w:rPr>
          <w:rFonts w:ascii="Times New Roman" w:eastAsia="Times New Roman" w:hAnsi="Times New Roman" w:cs="Times New Roman"/>
          <w:kern w:val="0"/>
          <w:sz w:val="28"/>
          <w:szCs w:val="28"/>
          <w:lang w:val="nl-NL" w:eastAsia="ko-KR"/>
          <w14:ligatures w14:val="none"/>
        </w:rPr>
        <w:t>.</w:t>
      </w:r>
      <w:r w:rsidRPr="004516C1">
        <w:rPr>
          <w:rFonts w:ascii="Times New Roman" w:eastAsia="Times New Roman" w:hAnsi="Times New Roman" w:cs="Times New Roman"/>
          <w:kern w:val="0"/>
          <w:sz w:val="28"/>
          <w:szCs w:val="28"/>
          <w:lang w:val="nl-NL" w:eastAsia="ko-KR"/>
          <w14:ligatures w14:val="none"/>
        </w:rPr>
        <w:t xml:space="preserve"> </w:t>
      </w:r>
    </w:p>
    <w:p w14:paraId="417087FE" w14:textId="77777777" w:rsidR="008D3ABD" w:rsidRPr="004516C1" w:rsidRDefault="008D3ABD" w:rsidP="004516C1">
      <w:pPr>
        <w:spacing w:before="120" w:after="120" w:line="312" w:lineRule="auto"/>
        <w:ind w:firstLine="720"/>
        <w:jc w:val="both"/>
        <w:rPr>
          <w:rFonts w:ascii="Times New Roman" w:eastAsia="Times New Roman" w:hAnsi="Times New Roman" w:cs="Times New Roman"/>
          <w:i/>
          <w:iCs/>
          <w:kern w:val="0"/>
          <w:sz w:val="28"/>
          <w:szCs w:val="28"/>
          <w:lang w:val="nl-NL" w:eastAsia="ko-KR"/>
          <w14:ligatures w14:val="none"/>
        </w:rPr>
      </w:pPr>
      <w:r w:rsidRPr="004516C1">
        <w:rPr>
          <w:rFonts w:ascii="Times New Roman" w:eastAsia="Times New Roman" w:hAnsi="Times New Roman" w:cs="Times New Roman"/>
          <w:i/>
          <w:iCs/>
          <w:kern w:val="0"/>
          <w:sz w:val="28"/>
          <w:szCs w:val="28"/>
          <w:lang w:val="nl-NL" w:eastAsia="ko-KR"/>
          <w14:ligatures w14:val="none"/>
        </w:rPr>
        <w:t>2.11. Skill ktc-ke-hoach-khao-thi</w:t>
      </w:r>
    </w:p>
    <w:p w14:paraId="151DF770" w14:textId="5D0EB436" w:rsidR="008D3ABD" w:rsidRPr="004516C1" w:rsidRDefault="008D3ABD" w:rsidP="004516C1">
      <w:pPr>
        <w:spacing w:before="120" w:after="120" w:line="312" w:lineRule="auto"/>
        <w:ind w:firstLine="720"/>
        <w:jc w:val="both"/>
        <w:rPr>
          <w:rFonts w:ascii="Times New Roman" w:eastAsia="Times New Roman" w:hAnsi="Times New Roman" w:cs="Times New Roman"/>
          <w:kern w:val="0"/>
          <w:sz w:val="28"/>
          <w:szCs w:val="28"/>
          <w:lang w:val="nl-NL" w:eastAsia="ko-KR"/>
          <w14:ligatures w14:val="none"/>
        </w:rPr>
      </w:pPr>
      <w:r w:rsidRPr="004516C1">
        <w:rPr>
          <w:rFonts w:ascii="Times New Roman" w:eastAsia="Times New Roman" w:hAnsi="Times New Roman" w:cs="Times New Roman"/>
          <w:kern w:val="0"/>
          <w:sz w:val="28"/>
          <w:szCs w:val="28"/>
          <w:lang w:val="nl-NL" w:eastAsia="ko-KR"/>
          <w14:ligatures w14:val="none"/>
        </w:rPr>
        <w:t>Lập kế hoạch và quản lý công tác khảo thí của Trường Cao đẳng Kon Tum</w:t>
      </w:r>
      <w:r w:rsidR="00DF171B" w:rsidRPr="004516C1">
        <w:rPr>
          <w:rFonts w:ascii="Times New Roman" w:eastAsia="Times New Roman" w:hAnsi="Times New Roman" w:cs="Times New Roman"/>
          <w:kern w:val="0"/>
          <w:sz w:val="28"/>
          <w:szCs w:val="28"/>
          <w:lang w:val="nl-NL" w:eastAsia="ko-KR"/>
          <w14:ligatures w14:val="none"/>
        </w:rPr>
        <w:t>.</w:t>
      </w:r>
    </w:p>
    <w:p w14:paraId="39AA4733" w14:textId="77777777" w:rsidR="008D3ABD" w:rsidRPr="004516C1" w:rsidRDefault="008D3ABD" w:rsidP="004516C1">
      <w:pPr>
        <w:spacing w:before="120" w:after="120" w:line="312" w:lineRule="auto"/>
        <w:ind w:firstLine="720"/>
        <w:jc w:val="both"/>
        <w:rPr>
          <w:rFonts w:ascii="Times New Roman" w:eastAsia="Times New Roman" w:hAnsi="Times New Roman" w:cs="Times New Roman"/>
          <w:i/>
          <w:iCs/>
          <w:kern w:val="0"/>
          <w:sz w:val="28"/>
          <w:szCs w:val="28"/>
          <w:lang w:val="nl-NL" w:eastAsia="ko-KR"/>
          <w14:ligatures w14:val="none"/>
        </w:rPr>
      </w:pPr>
      <w:del w:id="1047" w:author="Nguyễn Ngọc Quang Phục" w:date="2026-10-14T15:51:11Z">
        <w:r w:rsidRPr="004516C1">
          <w:rPr>
            <w:rFonts w:ascii="Times New Roman" w:eastAsia="Times New Roman" w:hAnsi="Times New Roman" w:cs="Times New Roman"/>
            <w:i/>
            <w:iCs/>
            <w:kern w:val="0"/>
            <w:sz w:val="28"/>
            <w:szCs w:val="28"/>
            <w:lang w:val="nl-NL" w:eastAsia="ko-KR"/>
            <w14:ligatures w14:val="none"/>
          </w:rPr>
          <w:delText xml:space="preserve"> 2.12. Skill</w:delText>
        </w:r>
      </w:del>
      <w:ins w:id="1048" w:author="Nguyễn Ngọc Quang Phục" w:date="2026-10-14T15:51:11Z">
        <w:r w:rsidRPr="004516C1">
          <w:rPr>
            <w:rFonts w:ascii="Times New Roman" w:eastAsia="Times New Roman" w:hAnsi="Times New Roman" w:cs="Times New Roman"/>
            <w:i/>
            <w:iCs/>
            <w:kern w:val="0"/>
            <w:sz w:val="28"/>
            <w:szCs w:val="28"/>
            <w:lang w:val="nl-NL" w:eastAsia="ko-KR"/>
            <w14:ligatures w14:val="none"/>
          </w:rPr>
          <w:t xml:space="preserve">2.12. Skill</w:t>
        </w:r>
      </w:ins>
      <w:r w:rsidRPr="004516C1">
        <w:rPr>
          <w:rFonts w:ascii="Times New Roman" w:eastAsia="Times New Roman" w:hAnsi="Times New Roman" w:cs="Times New Roman"/>
          <w:i/>
          <w:iCs/>
          <w:kern w:val="0"/>
          <w:sz w:val="28"/>
          <w:szCs w:val="28"/>
          <w:lang w:val="nl-NL" w:eastAsia="ko-KR"/>
          <w14:ligatures w14:val="none"/>
        </w:rPr>
        <w:t xml:space="preserve"> ktc-tao-hoc-lieu-de-kiem-tra-lms</w:t>
      </w:r>
    </w:p>
    <w:p w14:paraId="547A3C41" w14:textId="77777777" w:rsidR="008D3ABD" w:rsidRPr="004516C1" w:rsidRDefault="008D3ABD" w:rsidP="004516C1">
      <w:pPr>
        <w:spacing w:before="120" w:after="120" w:line="312" w:lineRule="auto"/>
        <w:ind w:firstLine="720"/>
        <w:jc w:val="both"/>
        <w:rPr>
          <w:rFonts w:ascii="Times New Roman" w:eastAsia="Times New Roman" w:hAnsi="Times New Roman" w:cs="Times New Roman"/>
          <w:kern w:val="0"/>
          <w:sz w:val="28"/>
          <w:szCs w:val="28"/>
          <w:lang w:val="nl-NL" w:eastAsia="ko-KR"/>
          <w14:ligatures w14:val="none"/>
        </w:rPr>
      </w:pPr>
      <w:r w:rsidRPr="004516C1">
        <w:rPr>
          <w:rFonts w:ascii="Times New Roman" w:eastAsia="Times New Roman" w:hAnsi="Times New Roman" w:cs="Times New Roman"/>
          <w:kern w:val="0"/>
          <w:sz w:val="28"/>
          <w:szCs w:val="28"/>
          <w:lang w:val="nl-NL" w:eastAsia="ko-KR"/>
          <w14:ligatures w14:val="none"/>
        </w:rPr>
        <w:t>Chuyển đổi đề thi, đề kiểm tra, ngân hàng câu hỏi do nhà giáo tự biên soạn kèm đáp án thành file nhập ngân hàng câu hỏi trên hệ thống LMS Moodle của Trường.</w:t>
      </w:r>
    </w:p>
    <w:p w14:paraId="70666373" w14:textId="77777777" w:rsidR="008D3ABD" w:rsidRPr="004516C1" w:rsidRDefault="008D3ABD" w:rsidP="004516C1">
      <w:pPr>
        <w:spacing w:before="120" w:after="120" w:line="312" w:lineRule="auto"/>
        <w:ind w:firstLine="720"/>
        <w:jc w:val="both"/>
        <w:rPr>
          <w:rFonts w:ascii="Times New Roman" w:eastAsia="Times New Roman" w:hAnsi="Times New Roman" w:cs="Times New Roman"/>
          <w:kern w:val="0"/>
          <w:sz w:val="28"/>
          <w:szCs w:val="28"/>
          <w:lang w:val="nl-NL" w:eastAsia="ko-KR"/>
          <w14:ligatures w14:val="none"/>
        </w:rPr>
      </w:pPr>
      <w:r w:rsidRPr="004516C1">
        <w:rPr>
          <w:rFonts w:ascii="Times New Roman" w:eastAsia="Times New Roman" w:hAnsi="Times New Roman" w:cs="Times New Roman"/>
          <w:kern w:val="0"/>
          <w:sz w:val="28"/>
          <w:szCs w:val="28"/>
          <w:lang w:val="nl-NL" w:eastAsia="ko-KR"/>
          <w14:ligatures w14:val="none"/>
        </w:rPr>
        <w:t>Nhà trường đang tiếp tục phát triển thêm các công cụ khác.</w:t>
      </w:r>
    </w:p>
    <w:p w14:paraId="23022AD1" w14:textId="77777777" w:rsidR="00FE04FE" w:rsidRPr="004516C1" w:rsidRDefault="00FE04FE" w:rsidP="004516C1">
      <w:pPr>
        <w:spacing w:before="120" w:after="120" w:line="312" w:lineRule="auto"/>
        <w:ind w:firstLine="720"/>
        <w:jc w:val="both"/>
        <w:rPr>
          <w:rFonts w:ascii="Times New Roman" w:eastAsia="Times New Roman" w:hAnsi="Times New Roman" w:cs="Times New Roman"/>
          <w:kern w:val="0"/>
          <w:sz w:val="28"/>
          <w:szCs w:val="28"/>
          <w:lang w:val="nl-NL" w:eastAsia="ko-KR"/>
          <w14:ligatures w14:val="none"/>
        </w:rPr>
      </w:pPr>
      <w:r w:rsidRPr="004516C1">
        <w:rPr>
          <w:rFonts w:ascii="Times New Roman" w:eastAsia="Times New Roman" w:hAnsi="Times New Roman" w:cs="Times New Roman"/>
          <w:b/>
          <w:bCs/>
          <w:kern w:val="0"/>
          <w:sz w:val="28"/>
          <w:szCs w:val="28"/>
          <w:lang w:val="nl-NL" w:eastAsia="ko-KR"/>
          <w14:ligatures w14:val="none"/>
        </w:rPr>
        <w:t>III. KINH PHÍ, NHÂN LỰC VÀ HẠ TẦNG KỸ THUẬT</w:t>
      </w:r>
    </w:p>
    <w:p w14:paraId="2531471B" w14:textId="77777777" w:rsidR="00FE04FE" w:rsidRPr="004516C1" w:rsidRDefault="00FE04FE" w:rsidP="004516C1">
      <w:pPr>
        <w:spacing w:before="120" w:after="120" w:line="312" w:lineRule="auto"/>
        <w:ind w:firstLine="720"/>
        <w:jc w:val="both"/>
        <w:rPr>
          <w:rFonts w:ascii="Times New Roman" w:eastAsia="Times New Roman" w:hAnsi="Times New Roman" w:cs="Times New Roman"/>
          <w:kern w:val="0"/>
          <w:sz w:val="28"/>
          <w:szCs w:val="28"/>
          <w:lang w:val="nl-NL" w:eastAsia="ko-KR"/>
          <w14:ligatures w14:val="none"/>
        </w:rPr>
      </w:pPr>
      <w:r w:rsidRPr="004516C1">
        <w:rPr>
          <w:rFonts w:ascii="Times New Roman" w:eastAsia="Times New Roman" w:hAnsi="Times New Roman" w:cs="Times New Roman"/>
          <w:b/>
          <w:bCs/>
          <w:kern w:val="0"/>
          <w:sz w:val="28"/>
          <w:szCs w:val="28"/>
          <w:lang w:val="nl-NL" w:eastAsia="ko-KR"/>
          <w14:ligatures w14:val="none"/>
        </w:rPr>
        <w:t>1. Kinh phí</w:t>
      </w:r>
    </w:p>
    <w:p w14:paraId="6E818C9B" w14:textId="16821AC7" w:rsidR="00FE04FE" w:rsidRPr="004516C1" w:rsidRDefault="000923AF" w:rsidP="004516C1">
      <w:pPr>
        <w:spacing w:before="120" w:after="120" w:line="312" w:lineRule="auto"/>
        <w:ind w:firstLine="720"/>
        <w:jc w:val="both"/>
        <w:rPr>
          <w:rFonts w:ascii="Times New Roman" w:eastAsia="Times New Roman" w:hAnsi="Times New Roman" w:cs="Times New Roman"/>
          <w:kern w:val="0"/>
          <w:sz w:val="28"/>
          <w:szCs w:val="28"/>
          <w:lang w:val="nl-NL" w:eastAsia="ko-KR"/>
          <w14:ligatures w14:val="none"/>
        </w:rPr>
      </w:pPr>
      <w:r w:rsidRPr="004516C1">
        <w:rPr>
          <w:rFonts w:ascii="Times New Roman" w:eastAsia="Times New Roman" w:hAnsi="Times New Roman" w:cs="Times New Roman"/>
          <w:kern w:val="0"/>
          <w:sz w:val="28"/>
          <w:szCs w:val="28"/>
          <w:lang w:val="nl-NL" w:eastAsia="ko-KR"/>
          <w14:ligatures w14:val="none"/>
        </w:rPr>
        <w:t>Tổng kinh phí thuê bao gói Claude AI Team quy mô 28 tài khoản của Trường khoảng 190.000.000 đồng/năm</w:t>
      </w:r>
      <w:r w:rsidR="00512C49" w:rsidRPr="004516C1">
        <w:rPr>
          <w:rFonts w:ascii="Times New Roman" w:eastAsia="Times New Roman" w:hAnsi="Times New Roman" w:cs="Times New Roman"/>
          <w:kern w:val="0"/>
          <w:sz w:val="28"/>
          <w:szCs w:val="28"/>
          <w:lang w:val="nl-NL" w:eastAsia="ko-KR"/>
          <w14:ligatures w14:val="none"/>
        </w:rPr>
        <w:t>.</w:t>
      </w:r>
    </w:p>
    <w:p w14:paraId="7AFC002E" w14:textId="77777777" w:rsidR="00FE04FE" w:rsidRPr="004516C1" w:rsidRDefault="00FE04FE" w:rsidP="004516C1">
      <w:pPr>
        <w:spacing w:before="120" w:after="120" w:line="312" w:lineRule="auto"/>
        <w:ind w:firstLine="720"/>
        <w:jc w:val="both"/>
        <w:rPr>
          <w:rFonts w:ascii="Times New Roman" w:eastAsia="Times New Roman" w:hAnsi="Times New Roman" w:cs="Times New Roman"/>
          <w:kern w:val="0"/>
          <w:sz w:val="28"/>
          <w:szCs w:val="28"/>
          <w:lang w:eastAsia="ko-KR"/>
          <w14:ligatures w14:val="none"/>
        </w:rPr>
      </w:pPr>
      <w:r w:rsidRPr="004516C1">
        <w:rPr>
          <w:rFonts w:ascii="Times New Roman" w:eastAsia="Times New Roman" w:hAnsi="Times New Roman" w:cs="Times New Roman"/>
          <w:b/>
          <w:bCs/>
          <w:kern w:val="0"/>
          <w:sz w:val="28"/>
          <w:szCs w:val="28"/>
          <w:lang w:eastAsia="ko-KR"/>
          <w14:ligatures w14:val="none"/>
        </w:rPr>
        <w:t>2. Nhân lực</w:t>
      </w:r>
    </w:p>
    <w:p w14:paraId="309FD7E1" w14:textId="1849F85F" w:rsidR="00FE04FE" w:rsidRPr="004516C1" w:rsidRDefault="00FE04FE" w:rsidP="004516C1">
      <w:pPr>
        <w:spacing w:before="120" w:after="120" w:line="312" w:lineRule="auto"/>
        <w:ind w:firstLine="720"/>
        <w:jc w:val="both"/>
        <w:rPr>
          <w:rFonts w:ascii="Times New Roman" w:eastAsia="Times New Roman" w:hAnsi="Times New Roman" w:cs="Times New Roman"/>
          <w:kern w:val="0"/>
          <w:sz w:val="28"/>
          <w:szCs w:val="28"/>
          <w:lang w:eastAsia="ko-KR"/>
          <w14:ligatures w14:val="none"/>
        </w:rPr>
      </w:pPr>
      <w:r w:rsidRPr="004516C1">
        <w:rPr>
          <w:rFonts w:ascii="Times New Roman" w:eastAsia="Times New Roman" w:hAnsi="Times New Roman" w:cs="Times New Roman"/>
          <w:kern w:val="0"/>
          <w:sz w:val="28"/>
          <w:szCs w:val="28"/>
          <w:lang w:eastAsia="ko-KR"/>
          <w14:ligatures w14:val="none"/>
        </w:rPr>
        <w:t xml:space="preserve">- Quản trị hệ thống: </w:t>
      </w:r>
      <w:del w:id="1049" w:author="Nguyễn Ngọc Quang Phục" w:date="2026-10-14T15:51:11Z">
        <w:r w:rsidRPr="004516C1">
          <w:rPr>
            <w:rFonts w:ascii="Times New Roman" w:eastAsia="Times New Roman" w:hAnsi="Times New Roman" w:cs="Times New Roman"/>
            <w:kern w:val="0"/>
            <w:sz w:val="28"/>
            <w:szCs w:val="28"/>
            <w:lang w:eastAsia="ko-KR"/>
            <w14:ligatures w14:val="none"/>
          </w:rPr>
          <w:delText xml:space="preserve">Claude AI Team cho phép quản trị 4 mức:  Primary Owner /Owner/Admin/User. Để dễ quản lý, chia sẻ tài nguyên dùng chung nhà trường</w:delText>
        </w:r>
      </w:del>
      <w:ins w:id="1050" w:author="Nguyễn Ngọc Quang Phục" w:date="2026-10-14T15:51:11Z">
        <w:r w:rsidRPr="004516C1">
          <w:rPr>
            <w:rFonts w:ascii="Times New Roman" w:eastAsia="Times New Roman" w:hAnsi="Times New Roman" w:cs="Times New Roman"/>
            <w:kern w:val="0"/>
            <w:sz w:val="28"/>
            <w:szCs w:val="28"/>
            <w:lang w:eastAsia="ko-KR"/>
            <w14:ligatures w14:val="none"/>
          </w:rPr>
          <w:t xml:space="preserve">Claude AI Team cho phép quản trị 04 mức: Primary Owner, Owner, Admin, User. Để dễ quản lý, chia sẻ tài nguyên dùng chung, nhà trường</w:t>
        </w:r>
      </w:ins>
      <w:r w:rsidRPr="004516C1">
        <w:rPr>
          <w:rFonts w:ascii="Times New Roman" w:eastAsia="Times New Roman" w:hAnsi="Times New Roman" w:cs="Times New Roman"/>
          <w:kern w:val="0"/>
          <w:sz w:val="28"/>
          <w:szCs w:val="28"/>
          <w:lang w:eastAsia="ko-KR"/>
          <w14:ligatures w14:val="none"/>
        </w:rPr>
        <w:t xml:space="preserve"> thực hiện quản trị tập trung </w:t>
      </w:r>
      <w:del w:id="1051" w:author="Nguyễn Ngọc Quang Phục" w:date="2026-10-14T15:51:11Z">
        <w:r w:rsidRPr="004516C1">
          <w:rPr>
            <w:rFonts w:ascii="Times New Roman" w:eastAsia="Times New Roman" w:hAnsi="Times New Roman" w:cs="Times New Roman"/>
            <w:kern w:val="0"/>
            <w:sz w:val="28"/>
            <w:szCs w:val="28"/>
            <w:lang w:eastAsia="ko-KR"/>
            <w14:ligatures w14:val="none"/>
          </w:rPr>
          <w:delText xml:space="preserve">theo 2 mức Owner/User, 01 chủ tài khoản, phân quyền User cho các phòng, khoa, mỗi User được cấp phân công người quản lý khai thác.</w:delText>
        </w:r>
      </w:del>
      <w:ins w:id="1052" w:author="Nguyễn Ngọc Quang Phục" w:date="2026-10-14T15:51:11Z">
        <w:r w:rsidRPr="004516C1">
          <w:rPr>
            <w:rFonts w:ascii="Times New Roman" w:eastAsia="Times New Roman" w:hAnsi="Times New Roman" w:cs="Times New Roman"/>
            <w:kern w:val="0"/>
            <w:sz w:val="28"/>
            <w:szCs w:val="28"/>
            <w:lang w:eastAsia="ko-KR"/>
            <w14:ligatures w14:val="none"/>
          </w:rPr>
          <w:t xml:space="preserve">theo 02 mức Owner, User: 01 chủ tài khoản; phân quyền User cho các phòng, khoa, mỗi tài khoản User được phân công người quản lý, khai thác.</w:t>
        </w:r>
      </w:ins>
      <w:r w:rsidRPr="004516C1">
        <w:rPr>
          <w:rFonts w:ascii="Times New Roman" w:eastAsia="Times New Roman" w:hAnsi="Times New Roman" w:cs="Times New Roman"/>
          <w:kern w:val="0"/>
          <w:sz w:val="28"/>
          <w:szCs w:val="28"/>
          <w:lang w:eastAsia="ko-KR"/>
          <w14:ligatures w14:val="none"/>
        </w:rPr>
        <w:t xml:space="preserve"> Việc giao, sử dụng tài khoản thực hiện theo Quy chế bảo đảm an ninh mạng trong hoạt động ứng dụng công nghệ thông tin ban hành kèm theo Quyết định số 2264/QĐ-CĐKT ngày 12/10/2026 của Hiệu trưởng (mỗi tài khoản giao cho người sử dụng xác định).</w:t>
      </w:r>
    </w:p>
    <w:p w14:paraId="7F298D41" w14:textId="77728E97" w:rsidR="00FE04FE" w:rsidRPr="004516C1" w:rsidRDefault="00FE04FE" w:rsidP="004516C1">
      <w:pPr>
        <w:spacing w:before="120" w:after="120" w:line="312" w:lineRule="auto"/>
        <w:ind w:firstLine="720"/>
        <w:jc w:val="both"/>
        <w:rPr>
          <w:rFonts w:ascii="Times New Roman" w:eastAsia="Times New Roman" w:hAnsi="Times New Roman" w:cs="Times New Roman"/>
          <w:kern w:val="0"/>
          <w:sz w:val="28"/>
          <w:szCs w:val="28"/>
          <w:lang w:eastAsia="ko-KR"/>
          <w14:ligatures w14:val="none"/>
        </w:rPr>
      </w:pPr>
      <w:r w:rsidRPr="004516C1">
        <w:rPr>
          <w:rFonts w:ascii="Times New Roman" w:eastAsia="Times New Roman" w:hAnsi="Times New Roman" w:cs="Times New Roman"/>
          <w:kern w:val="0"/>
          <w:sz w:val="28"/>
          <w:szCs w:val="28"/>
          <w:lang w:eastAsia="ko-KR"/>
          <w14:ligatures w14:val="none"/>
        </w:rPr>
        <w:t xml:space="preserve">- Đội ngũ đã qua bồi dưỡng, tập huấn: 171 viên chức, nhà giáo hoàn thành khóa bồi dưỡng </w:t>
      </w:r>
      <w:r w:rsidR="00A72F27" w:rsidRPr="004516C1">
        <w:rPr>
          <w:rFonts w:ascii="Times New Roman" w:eastAsia="Times New Roman" w:hAnsi="Times New Roman" w:cs="Times New Roman"/>
          <w:kern w:val="0"/>
          <w:sz w:val="28"/>
          <w:szCs w:val="28"/>
          <w:lang w:eastAsia="ko-KR"/>
          <w14:ligatures w14:val="none"/>
        </w:rPr>
        <w:t>“</w:t>
      </w:r>
      <w:r w:rsidRPr="004516C1">
        <w:rPr>
          <w:rFonts w:ascii="Times New Roman" w:eastAsia="Times New Roman" w:hAnsi="Times New Roman" w:cs="Times New Roman"/>
          <w:kern w:val="0"/>
          <w:sz w:val="28"/>
          <w:szCs w:val="28"/>
          <w:lang w:eastAsia="ko-KR"/>
          <w14:ligatures w14:val="none"/>
        </w:rPr>
        <w:t>Ứng dụng AI trong dạy học</w:t>
      </w:r>
      <w:r w:rsidR="00A72F27" w:rsidRPr="004516C1">
        <w:rPr>
          <w:rFonts w:ascii="Times New Roman" w:eastAsia="Times New Roman" w:hAnsi="Times New Roman" w:cs="Times New Roman"/>
          <w:kern w:val="0"/>
          <w:sz w:val="28"/>
          <w:szCs w:val="28"/>
          <w:lang w:eastAsia="ko-KR"/>
          <w14:ligatures w14:val="none"/>
        </w:rPr>
        <w:t>”</w:t>
      </w:r>
      <w:r w:rsidRPr="004516C1">
        <w:rPr>
          <w:rFonts w:ascii="Times New Roman" w:eastAsia="Times New Roman" w:hAnsi="Times New Roman" w:cs="Times New Roman"/>
          <w:kern w:val="0"/>
          <w:sz w:val="28"/>
          <w:szCs w:val="28"/>
          <w:lang w:eastAsia="ko-KR"/>
          <w14:ligatures w14:val="none"/>
        </w:rPr>
        <w:t xml:space="preserve"> năm 2025; 169 viên chức, nhà giáo hoàn thành khóa bồi dưỡng “Ứng dụng AI trong công tác hành chính” năm 2026; 40 lãnh đạo, trưởng phòng/khoa, trưởng bộ môn hoàn thành tập huấn “cầm tay chỉ việc” triển khai công cụ AI nội bộ; </w:t>
      </w:r>
      <w:del w:id="1053" w:author="Nguyễn Ngọc Quang Phục" w:date="2026-10-14T15:51:11Z">
        <w:r w:rsidRPr="004516C1">
          <w:rPr>
            <w:rFonts w:ascii="Times New Roman" w:eastAsia="Times New Roman" w:hAnsi="Times New Roman" w:cs="Times New Roman"/>
            <w:kern w:val="0"/>
            <w:sz w:val="28"/>
            <w:szCs w:val="28"/>
            <w:lang w:eastAsia="ko-KR"/>
            <w14:ligatures w14:val="none"/>
          </w:rPr>
          <w:delText xml:space="preserve">cử 5 lượt viên chức</w:delText>
        </w:r>
      </w:del>
      <w:ins w:id="1054" w:author="Nguyễn Ngọc Quang Phục" w:date="2026-10-14T15:51:11Z">
        <w:r w:rsidRPr="004516C1">
          <w:rPr>
            <w:rFonts w:ascii="Times New Roman" w:eastAsia="Times New Roman" w:hAnsi="Times New Roman" w:cs="Times New Roman"/>
            <w:kern w:val="0"/>
            <w:sz w:val="28"/>
            <w:szCs w:val="28"/>
            <w:lang w:eastAsia="ko-KR"/>
            <w14:ligatures w14:val="none"/>
          </w:rPr>
          <w:t xml:space="preserve">cử 05 lượt viên chức</w:t>
        </w:r>
      </w:ins>
      <w:r w:rsidRPr="004516C1">
        <w:rPr>
          <w:rFonts w:ascii="Times New Roman" w:eastAsia="Times New Roman" w:hAnsi="Times New Roman" w:cs="Times New Roman"/>
          <w:kern w:val="0"/>
          <w:sz w:val="28"/>
          <w:szCs w:val="28"/>
          <w:lang w:eastAsia="ko-KR"/>
          <w14:ligatures w14:val="none"/>
        </w:rPr>
        <w:t xml:space="preserve"> tham dự tập huấn chuyên sâu ngoài Trường (tại Hà Nội, Gia Lai và Sở Giáo dục và Đào tạo).</w:t>
      </w:r>
    </w:p>
    <w:p w14:paraId="781CF17E" w14:textId="77777777" w:rsidR="00FE04FE" w:rsidRPr="004516C1" w:rsidRDefault="00FE04FE" w:rsidP="004516C1">
      <w:pPr>
        <w:spacing w:before="120" w:after="120" w:line="312" w:lineRule="auto"/>
        <w:ind w:firstLine="720"/>
        <w:jc w:val="both"/>
        <w:rPr>
          <w:rFonts w:ascii="Times New Roman" w:eastAsia="Times New Roman" w:hAnsi="Times New Roman" w:cs="Times New Roman"/>
          <w:kern w:val="0"/>
          <w:sz w:val="28"/>
          <w:szCs w:val="28"/>
          <w:lang w:eastAsia="ko-KR"/>
          <w14:ligatures w14:val="none"/>
        </w:rPr>
      </w:pPr>
      <w:r w:rsidRPr="004516C1">
        <w:rPr>
          <w:rFonts w:ascii="Times New Roman" w:eastAsia="Times New Roman" w:hAnsi="Times New Roman" w:cs="Times New Roman"/>
          <w:b/>
          <w:bCs/>
          <w:kern w:val="0"/>
          <w:sz w:val="28"/>
          <w:szCs w:val="28"/>
          <w:lang w:eastAsia="ko-KR"/>
          <w14:ligatures w14:val="none"/>
        </w:rPr>
        <w:t>3. Hạ tầng kỹ thuật</w:t>
      </w:r>
    </w:p>
    <w:p w14:paraId="09696AC9" w14:textId="77777777" w:rsidR="00FE04FE" w:rsidRPr="004516C1" w:rsidRDefault="00FE04FE" w:rsidP="004516C1">
      <w:pPr>
        <w:spacing w:before="120" w:after="120" w:line="312" w:lineRule="auto"/>
        <w:ind w:firstLine="720"/>
        <w:jc w:val="both"/>
        <w:rPr>
          <w:rFonts w:ascii="Times New Roman" w:eastAsia="Times New Roman" w:hAnsi="Times New Roman" w:cs="Times New Roman"/>
          <w:kern w:val="0"/>
          <w:sz w:val="28"/>
          <w:szCs w:val="28"/>
          <w:lang w:eastAsia="ko-KR"/>
          <w14:ligatures w14:val="none"/>
        </w:rPr>
      </w:pPr>
      <w:r w:rsidRPr="004516C1">
        <w:rPr>
          <w:rFonts w:ascii="Times New Roman" w:eastAsia="Times New Roman" w:hAnsi="Times New Roman" w:cs="Times New Roman"/>
          <w:kern w:val="0"/>
          <w:sz w:val="28"/>
          <w:szCs w:val="28"/>
          <w:lang w:eastAsia="ko-KR"/>
          <w14:ligatures w14:val="none"/>
        </w:rPr>
        <w:lastRenderedPageBreak/>
        <w:t>- Nền tảng AI: Claude AI Team (Anthropic), gói Standard seat, quy mô 28 tài khoản, phân quyền Owner/User.</w:t>
      </w:r>
    </w:p>
    <w:p w14:paraId="2C3245D0" w14:textId="77777777" w:rsidR="00FE04FE" w:rsidRPr="004516C1" w:rsidRDefault="00FE04FE" w:rsidP="004516C1">
      <w:pPr>
        <w:spacing w:before="120" w:after="120" w:line="312" w:lineRule="auto"/>
        <w:ind w:firstLine="720"/>
        <w:jc w:val="both"/>
        <w:rPr>
          <w:rFonts w:ascii="Times New Roman" w:eastAsia="Times New Roman" w:hAnsi="Times New Roman" w:cs="Times New Roman"/>
          <w:kern w:val="0"/>
          <w:sz w:val="28"/>
          <w:szCs w:val="28"/>
          <w:lang w:eastAsia="ko-KR"/>
          <w14:ligatures w14:val="none"/>
        </w:rPr>
      </w:pPr>
      <w:r w:rsidRPr="004516C1">
        <w:rPr>
          <w:rFonts w:ascii="Times New Roman" w:eastAsia="Times New Roman" w:hAnsi="Times New Roman" w:cs="Times New Roman"/>
          <w:kern w:val="0"/>
          <w:sz w:val="28"/>
          <w:szCs w:val="28"/>
          <w:lang w:eastAsia="ko-KR"/>
          <w14:ligatures w14:val="none"/>
        </w:rPr>
        <w:t>- Kho dữ liệu dùng chung: Google Drive nội bộ lưu trữ văn bản pháp lý, quy định, biểu mẫu chuẩn và tài liệu mẫu chất lượng tốt làm dữ liệu tham chiếu cho AI.</w:t>
      </w:r>
    </w:p>
    <w:p w14:paraId="1FACF729" w14:textId="77777777" w:rsidR="00FE04FE" w:rsidRPr="004516C1" w:rsidRDefault="00FE04FE" w:rsidP="004516C1">
      <w:pPr>
        <w:spacing w:before="120" w:after="120" w:line="312" w:lineRule="auto"/>
        <w:ind w:firstLine="720"/>
        <w:jc w:val="both"/>
        <w:rPr>
          <w:rFonts w:ascii="Times New Roman" w:eastAsia="Times New Roman" w:hAnsi="Times New Roman" w:cs="Times New Roman"/>
          <w:kern w:val="0"/>
          <w:sz w:val="28"/>
          <w:szCs w:val="28"/>
          <w:lang w:eastAsia="ko-KR"/>
          <w14:ligatures w14:val="none"/>
        </w:rPr>
      </w:pPr>
      <w:r w:rsidRPr="004516C1">
        <w:rPr>
          <w:rFonts w:ascii="Times New Roman" w:eastAsia="Times New Roman" w:hAnsi="Times New Roman" w:cs="Times New Roman"/>
          <w:b/>
          <w:bCs/>
          <w:kern w:val="0"/>
          <w:sz w:val="28"/>
          <w:szCs w:val="28"/>
          <w:lang w:eastAsia="ko-KR"/>
          <w14:ligatures w14:val="none"/>
        </w:rPr>
        <w:t>IV. HIỆU QUẢ ĐẠT ĐƯỢC</w:t>
      </w:r>
    </w:p>
    <w:p w14:paraId="49929505" w14:textId="2CBC12D3" w:rsidR="00FE04FE" w:rsidRPr="004516C1" w:rsidRDefault="00FE04FE" w:rsidP="004516C1">
      <w:pPr>
        <w:spacing w:before="120" w:after="120" w:line="312" w:lineRule="auto"/>
        <w:ind w:firstLine="720"/>
        <w:jc w:val="both"/>
        <w:rPr>
          <w:rFonts w:ascii="Times New Roman" w:eastAsia="Times New Roman" w:hAnsi="Times New Roman" w:cs="Times New Roman"/>
          <w:kern w:val="0"/>
          <w:sz w:val="28"/>
          <w:szCs w:val="28"/>
          <w:lang w:eastAsia="ko-KR"/>
          <w14:ligatures w14:val="none"/>
        </w:rPr>
      </w:pPr>
      <w:r w:rsidRPr="004516C1">
        <w:rPr>
          <w:rFonts w:ascii="Times New Roman" w:eastAsia="Times New Roman" w:hAnsi="Times New Roman" w:cs="Times New Roman"/>
          <w:kern w:val="0"/>
          <w:sz w:val="28"/>
          <w:szCs w:val="28"/>
          <w:lang w:eastAsia="ko-KR"/>
          <w14:ligatures w14:val="none"/>
        </w:rPr>
        <w:t>Qua tổng hợp, đánh giá bước đầu của các đơn vị, việc khai thác tài khoản Claude AI Team đã góp phần nâng cao hiệu quả công việc trên các mặt sau:</w:t>
      </w:r>
    </w:p>
    <w:p w14:paraId="176BB257" w14:textId="79D21B8A" w:rsidR="00FE04FE" w:rsidRPr="004516C1" w:rsidRDefault="00FE04FE" w:rsidP="004516C1">
      <w:pPr>
        <w:spacing w:before="120" w:after="120" w:line="312" w:lineRule="auto"/>
        <w:ind w:firstLine="720"/>
        <w:jc w:val="both"/>
        <w:rPr>
          <w:rFonts w:ascii="Times New Roman" w:eastAsia="Times New Roman" w:hAnsi="Times New Roman" w:cs="Times New Roman"/>
          <w:kern w:val="0"/>
          <w:sz w:val="28"/>
          <w:szCs w:val="28"/>
          <w:lang w:eastAsia="ko-KR"/>
          <w14:ligatures w14:val="none"/>
        </w:rPr>
      </w:pPr>
      <w:r w:rsidRPr="004516C1">
        <w:rPr>
          <w:rFonts w:ascii="Times New Roman" w:eastAsia="Times New Roman" w:hAnsi="Times New Roman" w:cs="Times New Roman"/>
          <w:kern w:val="0"/>
          <w:sz w:val="28"/>
          <w:szCs w:val="28"/>
          <w:lang w:eastAsia="ko-KR"/>
          <w14:ligatures w14:val="none"/>
        </w:rPr>
        <w:t>1) Tiết kiệm thời gian xử lý công việc: Ước tính rút ngắn từ 30% đến 80% thời gian tùy nhóm nhiệm vụ, cụ thể: Chuyển đổi câu hỏi thi sang định dạng Moodle (tiết kiệm 80%); rà soát chương trình đào tạo (75% - 80%); xây dựng ngân hàng câu hỏi thi (65% - 75%); soạn kế hoạch bài giảng (60% - 70%); chuẩn hóa KPI, soạn thảo văn bản hành chính (50% - 70%); đội ngũ quản lý ước tính tiết kiệm trung bình 1,5 - 2 giờ làm việc/ngày.</w:t>
      </w:r>
    </w:p>
    <w:p w14:paraId="19A57F10" w14:textId="01070E0F" w:rsidR="00FE04FE" w:rsidRPr="004516C1" w:rsidRDefault="00FE04FE" w:rsidP="004516C1">
      <w:pPr>
        <w:spacing w:before="120" w:after="120" w:line="312" w:lineRule="auto"/>
        <w:ind w:firstLine="720"/>
        <w:jc w:val="both"/>
        <w:rPr>
          <w:rFonts w:ascii="Times New Roman" w:eastAsia="Times New Roman" w:hAnsi="Times New Roman" w:cs="Times New Roman"/>
          <w:kern w:val="0"/>
          <w:sz w:val="28"/>
          <w:szCs w:val="28"/>
          <w:lang w:eastAsia="ko-KR"/>
          <w14:ligatures w14:val="none"/>
        </w:rPr>
      </w:pPr>
      <w:r w:rsidRPr="004516C1">
        <w:rPr>
          <w:rFonts w:ascii="Times New Roman" w:eastAsia="Times New Roman" w:hAnsi="Times New Roman" w:cs="Times New Roman"/>
          <w:kern w:val="0"/>
          <w:sz w:val="28"/>
          <w:szCs w:val="28"/>
          <w:lang w:eastAsia="ko-KR"/>
          <w14:ligatures w14:val="none"/>
        </w:rPr>
        <w:t xml:space="preserve">2) Giảm thiểu sai sót chuyên môn: Phòng Tổng hợp </w:t>
      </w:r>
      <w:r w:rsidR="00A72F27" w:rsidRPr="004516C1">
        <w:rPr>
          <w:rFonts w:ascii="Times New Roman" w:eastAsia="Times New Roman" w:hAnsi="Times New Roman" w:cs="Times New Roman"/>
          <w:kern w:val="0"/>
          <w:sz w:val="28"/>
          <w:szCs w:val="28"/>
          <w:lang w:eastAsia="ko-KR"/>
          <w14:ligatures w14:val="none"/>
        </w:rPr>
        <w:t>–</w:t>
      </w:r>
      <w:r w:rsidRPr="004516C1">
        <w:rPr>
          <w:rFonts w:ascii="Times New Roman" w:eastAsia="Times New Roman" w:hAnsi="Times New Roman" w:cs="Times New Roman"/>
          <w:kern w:val="0"/>
          <w:sz w:val="28"/>
          <w:szCs w:val="28"/>
          <w:lang w:eastAsia="ko-KR"/>
          <w14:ligatures w14:val="none"/>
        </w:rPr>
        <w:t xml:space="preserve"> Hành chính và Quản trị (TH-HC&amp;QT) giảm lỗi thể thức văn bản hành chính (Báo cáo 9 tháng) từ 54 lỗi xuống còn 22 lỗi qua 03 đợt rà soát bằng AI; giảm lỗi rà soát chương trình đào tạo ngành Công tác xã hội từ 16 lỗi </w:t>
      </w:r>
      <w:del w:id="1055" w:author="Nguyễn Ngọc Quang Phục" w:date="2026-10-14T15:51:11Z">
        <w:r w:rsidRPr="004516C1">
          <w:rPr>
            <w:rFonts w:ascii="Times New Roman" w:eastAsia="Times New Roman" w:hAnsi="Times New Roman" w:cs="Times New Roman"/>
            <w:kern w:val="0"/>
            <w:sz w:val="28"/>
            <w:szCs w:val="28"/>
            <w:lang w:eastAsia="ko-KR"/>
            <w14:ligatures w14:val="none"/>
          </w:rPr>
          <w:delText xml:space="preserve">xuống còn 10 lỗi qua 4 vòng kiểm tra</w:delText>
        </w:r>
      </w:del>
      <w:ins w:id="1056" w:author="Nguyễn Ngọc Quang Phục" w:date="2026-10-14T15:51:11Z">
        <w:r w:rsidRPr="004516C1">
          <w:rPr>
            <w:rFonts w:ascii="Times New Roman" w:eastAsia="Times New Roman" w:hAnsi="Times New Roman" w:cs="Times New Roman"/>
            <w:kern w:val="0"/>
            <w:sz w:val="28"/>
            <w:szCs w:val="28"/>
            <w:lang w:eastAsia="ko-KR"/>
            <w14:ligatures w14:val="none"/>
          </w:rPr>
          <w:t xml:space="preserve">xuống còn 10 lỗi qua 04 vòng kiểm tra</w:t>
        </w:r>
      </w:ins>
      <w:r w:rsidRPr="004516C1">
        <w:rPr>
          <w:rFonts w:ascii="Times New Roman" w:eastAsia="Times New Roman" w:hAnsi="Times New Roman" w:cs="Times New Roman"/>
          <w:kern w:val="0"/>
          <w:sz w:val="28"/>
          <w:szCs w:val="28"/>
          <w:lang w:eastAsia="ko-KR"/>
          <w14:ligatures w14:val="none"/>
        </w:rPr>
        <w:t xml:space="preserve">; khoa Đào tạo và Sát hạch lái xe sử dụng AI hỗ trợ rà soát 675 công thức định mức kinh tế - kỹ thuật phức tạp, phát hiện các sai lệch trong bộ đề thi sát hạch.</w:t>
      </w:r>
    </w:p>
    <w:p w14:paraId="7D0838EA" w14:textId="451B4EDA" w:rsidR="005B3320" w:rsidRPr="004516C1" w:rsidRDefault="00FE04FE" w:rsidP="004516C1">
      <w:pPr>
        <w:spacing w:before="120" w:after="120" w:line="312" w:lineRule="auto"/>
        <w:ind w:firstLine="720"/>
        <w:jc w:val="both"/>
        <w:rPr>
          <w:rFonts w:ascii="Times New Roman" w:eastAsia="Times New Roman" w:hAnsi="Times New Roman" w:cs="Times New Roman"/>
          <w:kern w:val="0"/>
          <w:sz w:val="28"/>
          <w:szCs w:val="28"/>
          <w:lang w:eastAsia="ko-KR"/>
          <w14:ligatures w14:val="none"/>
        </w:rPr>
      </w:pPr>
      <w:r w:rsidRPr="004516C1">
        <w:rPr>
          <w:rFonts w:ascii="Times New Roman" w:eastAsia="Times New Roman" w:hAnsi="Times New Roman" w:cs="Times New Roman"/>
          <w:kern w:val="0"/>
          <w:sz w:val="28"/>
          <w:szCs w:val="28"/>
          <w:lang w:eastAsia="ko-KR"/>
          <w14:ligatures w14:val="none"/>
        </w:rPr>
        <w:t>3) Kết quả đào tạo, bồi dưỡng nhân lực: 80% viên chức, người lao động được học tập, bồi dưỡng kỹ năng ứng dụng AI trong công tác, trong đó có 70% viên chức sử dụng AI thường xuyên vào công việc, khoảng 30% viên chức sử dụng thuần thục và đủ khả năng phát triển các công cụ AI hỗ trợ thực hiện nhiệm vụ trọng tâm của nhà trường.</w:t>
      </w:r>
    </w:p>
    <w:p w14:paraId="3F7C5A60" w14:textId="5DE02A70" w:rsidR="00FE04FE" w:rsidRPr="004516C1" w:rsidRDefault="00FE04FE" w:rsidP="004516C1">
      <w:pPr>
        <w:spacing w:before="120" w:after="120" w:line="312" w:lineRule="auto"/>
        <w:ind w:firstLine="720"/>
        <w:jc w:val="both"/>
        <w:rPr>
          <w:rFonts w:ascii="Times New Roman" w:eastAsia="Times New Roman" w:hAnsi="Times New Roman" w:cs="Times New Roman"/>
          <w:kern w:val="0"/>
          <w:sz w:val="28"/>
          <w:szCs w:val="28"/>
          <w:lang w:eastAsia="ko-KR"/>
          <w14:ligatures w14:val="none"/>
        </w:rPr>
      </w:pPr>
      <w:r w:rsidRPr="004516C1">
        <w:rPr>
          <w:rFonts w:ascii="Times New Roman" w:eastAsia="Times New Roman" w:hAnsi="Times New Roman" w:cs="Times New Roman"/>
          <w:kern w:val="0"/>
          <w:sz w:val="28"/>
          <w:szCs w:val="28"/>
          <w:lang w:eastAsia="ko-KR"/>
          <w14:ligatures w14:val="none"/>
        </w:rPr>
        <w:t xml:space="preserve">4) Hình thành hệ sinh thái tài nguyên số dùng chung: </w:t>
      </w:r>
      <w:r w:rsidR="00A72F27" w:rsidRPr="004516C1">
        <w:rPr>
          <w:rFonts w:ascii="Times New Roman" w:eastAsia="Times New Roman" w:hAnsi="Times New Roman" w:cs="Times New Roman"/>
          <w:kern w:val="0"/>
          <w:sz w:val="28"/>
          <w:szCs w:val="28"/>
          <w:lang w:eastAsia="ko-KR"/>
          <w14:ligatures w14:val="none"/>
        </w:rPr>
        <w:t>H</w:t>
      </w:r>
      <w:r w:rsidRPr="004516C1">
        <w:rPr>
          <w:rFonts w:ascii="Times New Roman" w:eastAsia="Times New Roman" w:hAnsi="Times New Roman" w:cs="Times New Roman"/>
          <w:kern w:val="0"/>
          <w:sz w:val="28"/>
          <w:szCs w:val="28"/>
          <w:lang w:eastAsia="ko-KR"/>
          <w14:ligatures w14:val="none"/>
        </w:rPr>
        <w:t xml:space="preserve">ình thành các không gian làm việc (Project) quản lý hồ sơ chuyên môn theo nhóm nhiệm vụ, như quản lý bài báo khoa học theo chuẩn Vancouver tại khoa Sư phạm, khoa Kỹ thuật và Công nghệ; xây dựng tình huống lâm sàng tại khoa Y </w:t>
      </w:r>
      <w:r w:rsidR="00A72F27" w:rsidRPr="004516C1">
        <w:rPr>
          <w:rFonts w:ascii="Times New Roman" w:eastAsia="Times New Roman" w:hAnsi="Times New Roman" w:cs="Times New Roman"/>
          <w:kern w:val="0"/>
          <w:sz w:val="28"/>
          <w:szCs w:val="28"/>
          <w:lang w:eastAsia="ko-KR"/>
          <w14:ligatures w14:val="none"/>
        </w:rPr>
        <w:t>–</w:t>
      </w:r>
      <w:r w:rsidRPr="004516C1">
        <w:rPr>
          <w:rFonts w:ascii="Times New Roman" w:eastAsia="Times New Roman" w:hAnsi="Times New Roman" w:cs="Times New Roman"/>
          <w:kern w:val="0"/>
          <w:sz w:val="28"/>
          <w:szCs w:val="28"/>
          <w:lang w:eastAsia="ko-KR"/>
          <w14:ligatures w14:val="none"/>
        </w:rPr>
        <w:t xml:space="preserve"> Dược; quản lý hồ sơ giảng viên tại khoa Kinh tế và Nông </w:t>
      </w:r>
      <w:r w:rsidR="00A72F27" w:rsidRPr="004516C1">
        <w:rPr>
          <w:rFonts w:ascii="Times New Roman" w:eastAsia="Times New Roman" w:hAnsi="Times New Roman" w:cs="Times New Roman"/>
          <w:kern w:val="0"/>
          <w:sz w:val="28"/>
          <w:szCs w:val="28"/>
          <w:lang w:eastAsia="ko-KR"/>
          <w14:ligatures w14:val="none"/>
        </w:rPr>
        <w:t>L</w:t>
      </w:r>
      <w:r w:rsidRPr="004516C1">
        <w:rPr>
          <w:rFonts w:ascii="Times New Roman" w:eastAsia="Times New Roman" w:hAnsi="Times New Roman" w:cs="Times New Roman"/>
          <w:kern w:val="0"/>
          <w:sz w:val="28"/>
          <w:szCs w:val="28"/>
          <w:lang w:eastAsia="ko-KR"/>
          <w14:ligatures w14:val="none"/>
        </w:rPr>
        <w:t>âm, từng bước chuẩn hóa thói quen làm việc với AI trong toàn Trường.</w:t>
      </w:r>
    </w:p>
    <w:p w14:paraId="20A3E7F9" w14:textId="77777777" w:rsidR="00FE04FE" w:rsidRPr="004516C1" w:rsidRDefault="00FE04FE" w:rsidP="004516C1">
      <w:pPr>
        <w:spacing w:before="120" w:after="120" w:line="312" w:lineRule="auto"/>
        <w:ind w:firstLine="720"/>
        <w:jc w:val="both"/>
        <w:rPr>
          <w:rFonts w:ascii="Times New Roman" w:eastAsia="Times New Roman" w:hAnsi="Times New Roman" w:cs="Times New Roman"/>
          <w:kern w:val="0"/>
          <w:sz w:val="28"/>
          <w:szCs w:val="28"/>
          <w:lang w:eastAsia="ko-KR"/>
          <w14:ligatures w14:val="none"/>
        </w:rPr>
      </w:pPr>
      <w:r w:rsidRPr="004516C1">
        <w:rPr>
          <w:rFonts w:ascii="Times New Roman" w:eastAsia="Times New Roman" w:hAnsi="Times New Roman" w:cs="Times New Roman"/>
          <w:b/>
          <w:bCs/>
          <w:kern w:val="0"/>
          <w:sz w:val="28"/>
          <w:szCs w:val="28"/>
          <w:lang w:eastAsia="ko-KR"/>
          <w14:ligatures w14:val="none"/>
        </w:rPr>
        <w:t>V. HẠN CHẾ, KHÓ KHĂN</w:t>
      </w:r>
    </w:p>
    <w:p w14:paraId="4B06FFCB" w14:textId="77777777" w:rsidR="00FE04FE" w:rsidRPr="004516C1" w:rsidRDefault="00FE04FE" w:rsidP="004516C1">
      <w:pPr>
        <w:spacing w:before="120" w:after="120" w:line="312" w:lineRule="auto"/>
        <w:ind w:firstLine="720"/>
        <w:jc w:val="both"/>
        <w:rPr>
          <w:rFonts w:ascii="Times New Roman" w:eastAsia="Times New Roman" w:hAnsi="Times New Roman" w:cs="Times New Roman"/>
          <w:kern w:val="0"/>
          <w:sz w:val="28"/>
          <w:szCs w:val="28"/>
          <w:lang w:eastAsia="ko-KR"/>
          <w14:ligatures w14:val="none"/>
        </w:rPr>
      </w:pPr>
      <w:r w:rsidRPr="004516C1">
        <w:rPr>
          <w:rFonts w:ascii="Times New Roman" w:eastAsia="Times New Roman" w:hAnsi="Times New Roman" w:cs="Times New Roman"/>
          <w:b/>
          <w:bCs/>
          <w:kern w:val="0"/>
          <w:sz w:val="28"/>
          <w:szCs w:val="28"/>
          <w:lang w:eastAsia="ko-KR"/>
          <w14:ligatures w14:val="none"/>
        </w:rPr>
        <w:t xml:space="preserve">1. Hạn chế, khó khăn </w:t>
      </w:r>
    </w:p>
    <w:p w14:paraId="668FDB65" w14:textId="1B2D47F4" w:rsidR="00FE04FE" w:rsidRPr="004516C1" w:rsidRDefault="00FE04FE" w:rsidP="004516C1">
      <w:pPr>
        <w:spacing w:before="120" w:after="120" w:line="312" w:lineRule="auto"/>
        <w:ind w:firstLine="720"/>
        <w:jc w:val="both"/>
        <w:rPr>
          <w:rFonts w:ascii="Times New Roman" w:eastAsia="Times New Roman" w:hAnsi="Times New Roman" w:cs="Times New Roman"/>
          <w:kern w:val="0"/>
          <w:sz w:val="28"/>
          <w:szCs w:val="28"/>
          <w:lang w:eastAsia="ko-KR"/>
          <w14:ligatures w14:val="none"/>
        </w:rPr>
      </w:pPr>
      <w:r w:rsidRPr="004516C1">
        <w:rPr>
          <w:rFonts w:ascii="Times New Roman" w:eastAsia="Times New Roman" w:hAnsi="Times New Roman" w:cs="Times New Roman"/>
          <w:kern w:val="0"/>
          <w:sz w:val="28"/>
          <w:szCs w:val="28"/>
          <w:lang w:eastAsia="ko-KR"/>
          <w14:ligatures w14:val="none"/>
        </w:rPr>
        <w:lastRenderedPageBreak/>
        <w:t xml:space="preserve">- Chất lượng đầu ra của AI chưa ổn định: Còn hiện tượng trích dẫn sai số hiệu văn bản pháp luật, </w:t>
      </w:r>
      <w:r w:rsidR="00A72F27" w:rsidRPr="004516C1">
        <w:rPr>
          <w:rFonts w:ascii="Times New Roman" w:eastAsia="Times New Roman" w:hAnsi="Times New Roman" w:cs="Times New Roman"/>
          <w:kern w:val="0"/>
          <w:sz w:val="28"/>
          <w:szCs w:val="28"/>
          <w:lang w:eastAsia="ko-KR"/>
          <w14:ligatures w14:val="none"/>
        </w:rPr>
        <w:t>“</w:t>
      </w:r>
      <w:r w:rsidRPr="004516C1">
        <w:rPr>
          <w:rFonts w:ascii="Times New Roman" w:eastAsia="Times New Roman" w:hAnsi="Times New Roman" w:cs="Times New Roman"/>
          <w:kern w:val="0"/>
          <w:sz w:val="28"/>
          <w:szCs w:val="28"/>
          <w:lang w:eastAsia="ko-KR"/>
          <w14:ligatures w14:val="none"/>
        </w:rPr>
        <w:t>ảo giác AI</w:t>
      </w:r>
      <w:r w:rsidR="00A72F27" w:rsidRPr="004516C1">
        <w:rPr>
          <w:rFonts w:ascii="Times New Roman" w:eastAsia="Times New Roman" w:hAnsi="Times New Roman" w:cs="Times New Roman"/>
          <w:kern w:val="0"/>
          <w:sz w:val="28"/>
          <w:szCs w:val="28"/>
          <w:lang w:eastAsia="ko-KR"/>
          <w14:ligatures w14:val="none"/>
        </w:rPr>
        <w:t>”</w:t>
      </w:r>
      <w:r w:rsidRPr="004516C1">
        <w:rPr>
          <w:rFonts w:ascii="Times New Roman" w:eastAsia="Times New Roman" w:hAnsi="Times New Roman" w:cs="Times New Roman"/>
          <w:kern w:val="0"/>
          <w:sz w:val="28"/>
          <w:szCs w:val="28"/>
          <w:lang w:eastAsia="ko-KR"/>
          <w14:ligatures w14:val="none"/>
        </w:rPr>
        <w:t xml:space="preserve"> (tự suy diễn số liệu, căn cứ) </w:t>
      </w:r>
      <w:del w:id="1057" w:author="Nguyễn Ngọc Quang Phục" w:date="2026-10-14T15:51:11Z">
        <w:r w:rsidRPr="004516C1">
          <w:rPr>
            <w:rFonts w:ascii="Times New Roman" w:eastAsia="Times New Roman" w:hAnsi="Times New Roman" w:cs="Times New Roman"/>
            <w:kern w:val="0"/>
            <w:sz w:val="28"/>
            <w:szCs w:val="28"/>
            <w:lang w:eastAsia="ko-KR"/>
            <w14:ligatures w14:val="none"/>
          </w:rPr>
          <w:delText xml:space="preserve">khi thiếu dữ liệu gốc đính kèm; hoặc còn điểm mù trong các phiên làm việc khác nhau.</w:delText>
        </w:r>
      </w:del>
      <w:ins w:id="1058" w:author="Nguyễn Ngọc Quang Phục" w:date="2026-10-14T15:51:11Z">
        <w:r w:rsidRPr="004516C1">
          <w:rPr>
            <w:rFonts w:ascii="Times New Roman" w:eastAsia="Times New Roman" w:hAnsi="Times New Roman" w:cs="Times New Roman"/>
            <w:kern w:val="0"/>
            <w:sz w:val="28"/>
            <w:szCs w:val="28"/>
            <w:lang w:eastAsia="ko-KR"/>
            <w14:ligatures w14:val="none"/>
          </w:rPr>
          <w:t xml:space="preserve">khi thiếu dữ liệu gốc đính kèm; kết quả giữa các phiên làm việc khác nhau chưa thật sự nhất quán.</w:t>
        </w:r>
      </w:ins>
    </w:p>
    <w:p w14:paraId="37E0AAED" w14:textId="77777777" w:rsidR="00FE04FE" w:rsidRPr="004516C1" w:rsidRDefault="00FE04FE" w:rsidP="004516C1">
      <w:pPr>
        <w:spacing w:before="120" w:after="120" w:line="312" w:lineRule="auto"/>
        <w:ind w:firstLine="720"/>
        <w:jc w:val="both"/>
        <w:rPr>
          <w:rFonts w:ascii="Times New Roman" w:eastAsia="Times New Roman" w:hAnsi="Times New Roman" w:cs="Times New Roman"/>
          <w:kern w:val="0"/>
          <w:sz w:val="28"/>
          <w:szCs w:val="28"/>
          <w:lang w:eastAsia="ko-KR"/>
          <w14:ligatures w14:val="none"/>
        </w:rPr>
      </w:pPr>
      <w:r w:rsidRPr="004516C1">
        <w:rPr>
          <w:rFonts w:ascii="Times New Roman" w:eastAsia="Times New Roman" w:hAnsi="Times New Roman" w:cs="Times New Roman"/>
          <w:kern w:val="0"/>
          <w:sz w:val="28"/>
          <w:szCs w:val="28"/>
          <w:lang w:eastAsia="ko-KR"/>
          <w14:ligatures w14:val="none"/>
        </w:rPr>
        <w:t>- Kỹ năng sử dụng chưa đồng đều: Trình độ viết yêu cầu (Prompt), thiết lập không gian làm việc (Project) và xây dựng công cụ (Skill) giữa viên chức các đơn vị còn chưa đồng đều.</w:t>
      </w:r>
    </w:p>
    <w:p w14:paraId="410A1BE4" w14:textId="77777777" w:rsidR="00FE04FE" w:rsidRPr="004516C1" w:rsidRDefault="00FE04FE" w:rsidP="004516C1">
      <w:pPr>
        <w:spacing w:before="120" w:after="120" w:line="312" w:lineRule="auto"/>
        <w:ind w:firstLine="720"/>
        <w:jc w:val="both"/>
        <w:rPr>
          <w:rFonts w:ascii="Times New Roman" w:eastAsia="Times New Roman" w:hAnsi="Times New Roman" w:cs="Times New Roman"/>
          <w:kern w:val="0"/>
          <w:sz w:val="28"/>
          <w:szCs w:val="28"/>
          <w:lang w:eastAsia="ko-KR"/>
          <w14:ligatures w14:val="none"/>
        </w:rPr>
      </w:pPr>
      <w:r w:rsidRPr="004516C1">
        <w:rPr>
          <w:rFonts w:ascii="Times New Roman" w:eastAsia="Times New Roman" w:hAnsi="Times New Roman" w:cs="Times New Roman"/>
          <w:kern w:val="0"/>
          <w:sz w:val="28"/>
          <w:szCs w:val="28"/>
          <w:lang w:eastAsia="ko-KR"/>
          <w14:ligatures w14:val="none"/>
        </w:rPr>
        <w:t xml:space="preserve">- Hạn chế kỹ thuật của gói Standard: </w:t>
      </w:r>
      <w:del w:id="1059" w:author="Nguyễn Ngọc Quang Phục" w:date="2026-10-14T15:51:11Z">
        <w:r w:rsidRPr="004516C1">
          <w:rPr>
            <w:rFonts w:ascii="Times New Roman" w:eastAsia="Times New Roman" w:hAnsi="Times New Roman" w:cs="Times New Roman"/>
            <w:kern w:val="0"/>
            <w:sz w:val="28"/>
            <w:szCs w:val="28"/>
            <w:lang w:eastAsia="ko-KR"/>
            <w14:ligatures w14:val="none"/>
          </w:rPr>
          <w:delText xml:space="preserve">Những thời điểm xử lý khối lượng công việc nhiều bị giới hạn hạn mức</w:delText>
        </w:r>
      </w:del>
      <w:ins w:id="1060" w:author="Nguyễn Ngọc Quang Phục" w:date="2026-10-14T15:51:11Z">
        <w:r w:rsidRPr="004516C1">
          <w:rPr>
            <w:rFonts w:ascii="Times New Roman" w:eastAsia="Times New Roman" w:hAnsi="Times New Roman" w:cs="Times New Roman"/>
            <w:kern w:val="0"/>
            <w:sz w:val="28"/>
            <w:szCs w:val="28"/>
            <w:lang w:eastAsia="ko-KR"/>
            <w14:ligatures w14:val="none"/>
          </w:rPr>
          <w:t xml:space="preserve">Khi xử lý khối lượng công việc lớn thường bị giới hạn hạn mức</w:t>
        </w:r>
      </w:ins>
      <w:r w:rsidRPr="004516C1">
        <w:rPr>
          <w:rFonts w:ascii="Times New Roman" w:eastAsia="Times New Roman" w:hAnsi="Times New Roman" w:cs="Times New Roman"/>
          <w:kern w:val="0"/>
          <w:sz w:val="28"/>
          <w:szCs w:val="28"/>
          <w:lang w:eastAsia="ko-KR"/>
          <w14:ligatures w14:val="none"/>
        </w:rPr>
        <w:t xml:space="preserve"> sử dụng (token), giới hạn dung lượng tệp, hình ảnh khi xử lý các dữ liệu dung lượng lớn.</w:t>
      </w:r>
    </w:p>
    <w:p w14:paraId="650A7056" w14:textId="77777777" w:rsidR="00FE04FE" w:rsidRPr="004516C1" w:rsidRDefault="00FE04FE" w:rsidP="004516C1">
      <w:pPr>
        <w:spacing w:before="120" w:after="120" w:line="312" w:lineRule="auto"/>
        <w:ind w:firstLine="720"/>
        <w:jc w:val="both"/>
        <w:rPr>
          <w:rFonts w:ascii="Times New Roman" w:eastAsia="Times New Roman" w:hAnsi="Times New Roman" w:cs="Times New Roman"/>
          <w:kern w:val="0"/>
          <w:sz w:val="28"/>
          <w:szCs w:val="28"/>
          <w:lang w:eastAsia="ko-KR"/>
          <w14:ligatures w14:val="none"/>
        </w:rPr>
      </w:pPr>
      <w:r w:rsidRPr="004516C1">
        <w:rPr>
          <w:rFonts w:ascii="Times New Roman" w:eastAsia="Times New Roman" w:hAnsi="Times New Roman" w:cs="Times New Roman"/>
          <w:b/>
          <w:bCs/>
          <w:kern w:val="0"/>
          <w:sz w:val="28"/>
          <w:szCs w:val="28"/>
          <w:lang w:eastAsia="ko-KR"/>
          <w14:ligatures w14:val="none"/>
        </w:rPr>
        <w:t>2. Yêu cầu bảo mật, an toàn thông tin</w:t>
      </w:r>
    </w:p>
    <w:p w14:paraId="5C8483B5" w14:textId="43ACD5B7" w:rsidR="00FE04FE" w:rsidRPr="004516C1" w:rsidRDefault="008A7804" w:rsidP="004516C1">
      <w:pPr>
        <w:spacing w:before="120" w:after="120" w:line="312" w:lineRule="auto"/>
        <w:ind w:firstLine="720"/>
        <w:jc w:val="both"/>
        <w:rPr>
          <w:rFonts w:ascii="Times New Roman" w:eastAsia="Times New Roman" w:hAnsi="Times New Roman" w:cs="Times New Roman"/>
          <w:kern w:val="0"/>
          <w:sz w:val="28"/>
          <w:szCs w:val="28"/>
          <w:lang w:eastAsia="ko-KR"/>
          <w14:ligatures w14:val="none"/>
        </w:rPr>
      </w:pPr>
      <w:r w:rsidRPr="004516C1">
        <w:rPr>
          <w:rFonts w:ascii="Times New Roman" w:eastAsia="Times New Roman" w:hAnsi="Times New Roman" w:cs="Times New Roman"/>
          <w:kern w:val="0"/>
          <w:sz w:val="28"/>
          <w:szCs w:val="28"/>
          <w:lang w:eastAsia="ko-KR"/>
          <w14:ligatures w14:val="none"/>
        </w:rPr>
        <w:t>Ngày 12/10/2026, Hiệu trưởng đã ban hành Quy chế bảo đảm an ninh mạng trong hoạt động ứng dụng công nghệ thông tin (kèm theo Quyết định số 2264/QĐ-CĐKT), trong đó nghiêm cấm đưa tài liệu bí mật nhà nước, dữ liệu cá nhân, đề thi, ngân hàng câu hỏi, dữ liệu kết quả học tập lên các dịch vụ trí tuệ nhân tạo chưa được Trường cho phép sử dụng; quy định mỗi tài khoản chỉ giao cho một người sử dụng và người đó chịu trách nhiệm về mọi hoạt động trên tài khoản. Tuy nhiên, danh mục chi tiết tài liệu được phép và không được phép đưa lên các hệ thống AI công cộng đang được hoàn thiện để ban hành (dự kiến trước ngày 16/10/2026); quy trình kiểm soát dữ liệu đầu vào, ẩn danh dữ liệu và ghi nhận trách nhiệm kiểm chứng sản phẩm do AI hỗ trợ chưa được quy định cụ thể, do đó vẫn tiềm ẩn nguy cơ mất an toàn thông tin nếu viên chức, người lao động không tuân thủ nghiêm quy định.</w:t>
      </w:r>
    </w:p>
    <w:p w14:paraId="62BDA93E" w14:textId="588FA31F" w:rsidR="004324BE" w:rsidRPr="004516C1" w:rsidRDefault="004324BE" w:rsidP="004516C1">
      <w:pPr>
        <w:spacing w:before="120" w:after="120" w:line="312" w:lineRule="auto"/>
        <w:ind w:firstLine="720"/>
        <w:jc w:val="both"/>
        <w:rPr>
          <w:rFonts w:ascii="Times New Roman" w:eastAsia="Times New Roman" w:hAnsi="Times New Roman" w:cs="Times New Roman"/>
          <w:b/>
          <w:bCs/>
          <w:kern w:val="0"/>
          <w:sz w:val="28"/>
          <w:szCs w:val="28"/>
          <w:lang w:eastAsia="ko-KR"/>
          <w14:ligatures w14:val="none"/>
        </w:rPr>
      </w:pPr>
      <w:r w:rsidRPr="004516C1">
        <w:rPr>
          <w:rFonts w:ascii="Times New Roman" w:eastAsia="Times New Roman" w:hAnsi="Times New Roman" w:cs="Times New Roman"/>
          <w:b/>
          <w:bCs/>
          <w:kern w:val="0"/>
          <w:sz w:val="28"/>
          <w:szCs w:val="28"/>
          <w:lang w:eastAsia="ko-KR"/>
          <w14:ligatures w14:val="none"/>
        </w:rPr>
        <w:t>VI. BÀI HỌC KINH NGHIỆM</w:t>
      </w:r>
    </w:p>
    <w:p w14:paraId="21129E58" w14:textId="1971CDB5" w:rsidR="00035A18" w:rsidRPr="004516C1" w:rsidRDefault="00000000" w:rsidP="004516C1">
      <w:pPr>
        <w:spacing w:before="120" w:after="120" w:line="312" w:lineRule="auto"/>
        <w:ind w:firstLine="720"/>
        <w:jc w:val="both"/>
        <w:rPr>
          <w:rFonts w:ascii="Times New Roman" w:eastAsia="Times New Roman" w:hAnsi="Times New Roman" w:cs="Times New Roman"/>
          <w:kern w:val="0"/>
          <w:sz w:val="28"/>
          <w:szCs w:val="28"/>
          <w:lang w:eastAsia="ko-KR"/>
          <w14:ligatures w14:val="none"/>
        </w:rPr>
      </w:pPr>
      <w:r w:rsidRPr="004516C1">
        <w:rPr>
          <w:rFonts w:ascii="Times New Roman" w:eastAsia="Times New Roman" w:hAnsi="Times New Roman" w:cs="Times New Roman"/>
          <w:kern w:val="0"/>
          <w:sz w:val="28"/>
          <w:szCs w:val="28"/>
          <w:lang w:eastAsia="ko-KR"/>
          <w14:ligatures w14:val="none"/>
        </w:rPr>
        <w:t>Đảng ủy Trường Cao đẳng Kon Tum rút ra một số bài học kinh nghiệm trong ứng dụng AI tại Trường:</w:t>
      </w:r>
    </w:p>
    <w:p w14:paraId="6251623E" w14:textId="1035444D" w:rsidR="00035A18" w:rsidRPr="004516C1" w:rsidRDefault="00000000" w:rsidP="004516C1">
      <w:pPr>
        <w:spacing w:before="120" w:after="120" w:line="312" w:lineRule="auto"/>
        <w:ind w:firstLine="720"/>
        <w:jc w:val="both"/>
        <w:rPr>
          <w:rFonts w:ascii="Times New Roman" w:eastAsia="Times New Roman" w:hAnsi="Times New Roman" w:cs="Times New Roman"/>
          <w:kern w:val="0"/>
          <w:sz w:val="28"/>
          <w:szCs w:val="28"/>
          <w:lang w:eastAsia="ko-KR"/>
          <w14:ligatures w14:val="none"/>
        </w:rPr>
      </w:pPr>
      <w:r w:rsidRPr="004516C1">
        <w:rPr>
          <w:rFonts w:ascii="Times New Roman" w:eastAsia="Times New Roman" w:hAnsi="Times New Roman" w:cs="Times New Roman"/>
          <w:kern w:val="0"/>
          <w:sz w:val="28"/>
          <w:szCs w:val="28"/>
          <w:lang w:eastAsia="ko-KR"/>
          <w14:ligatures w14:val="none"/>
        </w:rPr>
        <w:t xml:space="preserve">- Sự cam kết, chỉ đạo nhất quán của cấp ủy, lãnh đạo (nguyên tắc </w:t>
      </w:r>
      <w:r w:rsidR="00A72F27" w:rsidRPr="004516C1">
        <w:rPr>
          <w:rFonts w:ascii="Times New Roman" w:eastAsia="Times New Roman" w:hAnsi="Times New Roman" w:cs="Times New Roman"/>
          <w:kern w:val="0"/>
          <w:sz w:val="28"/>
          <w:szCs w:val="28"/>
          <w:lang w:eastAsia="ko-KR"/>
          <w14:ligatures w14:val="none"/>
        </w:rPr>
        <w:t>“</w:t>
      </w:r>
      <w:r w:rsidRPr="004516C1">
        <w:rPr>
          <w:rFonts w:ascii="Times New Roman" w:eastAsia="Times New Roman" w:hAnsi="Times New Roman" w:cs="Times New Roman"/>
          <w:kern w:val="0"/>
          <w:sz w:val="28"/>
          <w:szCs w:val="28"/>
          <w:lang w:eastAsia="ko-KR"/>
          <w14:ligatures w14:val="none"/>
        </w:rPr>
        <w:t>AI First</w:t>
      </w:r>
      <w:r w:rsidR="00A72F27" w:rsidRPr="004516C1">
        <w:rPr>
          <w:rFonts w:ascii="Times New Roman" w:eastAsia="Times New Roman" w:hAnsi="Times New Roman" w:cs="Times New Roman"/>
          <w:kern w:val="0"/>
          <w:sz w:val="28"/>
          <w:szCs w:val="28"/>
          <w:lang w:eastAsia="ko-KR"/>
          <w14:ligatures w14:val="none"/>
        </w:rPr>
        <w:t>”</w:t>
      </w:r>
      <w:r w:rsidRPr="004516C1">
        <w:rPr>
          <w:rFonts w:ascii="Times New Roman" w:eastAsia="Times New Roman" w:hAnsi="Times New Roman" w:cs="Times New Roman"/>
          <w:kern w:val="0"/>
          <w:sz w:val="28"/>
          <w:szCs w:val="28"/>
          <w:lang w:eastAsia="ko-KR"/>
          <w14:ligatures w14:val="none"/>
        </w:rPr>
        <w:t>, Bộ tiêu chí đánh giá ứng dụng AI ban hành ngày 06/11/2025) là điều kiện tiên quyết để việc ứng dụng AI đi vào thực chất, không dừng ở phong trào.</w:t>
      </w:r>
    </w:p>
    <w:p w14:paraId="6732E147" w14:textId="77777777" w:rsidR="00035A18" w:rsidRPr="004516C1" w:rsidRDefault="00000000" w:rsidP="004516C1">
      <w:pPr>
        <w:spacing w:before="120" w:after="120" w:line="312" w:lineRule="auto"/>
        <w:ind w:firstLine="720"/>
        <w:jc w:val="both"/>
        <w:rPr>
          <w:rFonts w:ascii="Times New Roman" w:eastAsia="Times New Roman" w:hAnsi="Times New Roman" w:cs="Times New Roman"/>
          <w:kern w:val="0"/>
          <w:sz w:val="28"/>
          <w:szCs w:val="28"/>
          <w:lang w:eastAsia="ko-KR"/>
          <w14:ligatures w14:val="none"/>
        </w:rPr>
      </w:pPr>
      <w:r w:rsidRPr="004516C1">
        <w:rPr>
          <w:rFonts w:ascii="Times New Roman" w:eastAsia="Times New Roman" w:hAnsi="Times New Roman" w:cs="Times New Roman"/>
          <w:kern w:val="0"/>
          <w:sz w:val="28"/>
          <w:szCs w:val="28"/>
          <w:lang w:eastAsia="ko-KR"/>
          <w14:ligatures w14:val="none"/>
        </w:rPr>
        <w:t xml:space="preserve">- Chuẩn hóa quy trình, mẫu Prompt thành các Skill đóng gói giúp kết quả AI ổn định, dễ kiểm soát hơn so với sử dụng tự do nhưng đòi hỏi </w:t>
      </w:r>
      <w:del w:id="1061" w:author="Nguyễn Ngọc Quang Phục" w:date="2026-10-14T15:51:11Z">
        <w:r w:rsidRPr="004516C1">
          <w:rPr>
            <w:rFonts w:ascii="Times New Roman" w:eastAsia="Times New Roman" w:hAnsi="Times New Roman" w:cs="Times New Roman"/>
            <w:kern w:val="0"/>
            <w:sz w:val="28"/>
            <w:szCs w:val="28"/>
            <w:lang w:eastAsia="ko-KR"/>
            <w14:ligatures w14:val="none"/>
          </w:rPr>
          <w:delText xml:space="preserve">đầu tư thời gian công sức trí tuệ</w:delText>
        </w:r>
      </w:del>
      <w:ins w:id="1062" w:author="Nguyễn Ngọc Quang Phục" w:date="2026-10-14T15:51:11Z">
        <w:r w:rsidRPr="004516C1">
          <w:rPr>
            <w:rFonts w:ascii="Times New Roman" w:eastAsia="Times New Roman" w:hAnsi="Times New Roman" w:cs="Times New Roman"/>
            <w:kern w:val="0"/>
            <w:sz w:val="28"/>
            <w:szCs w:val="28"/>
            <w:lang w:eastAsia="ko-KR"/>
            <w14:ligatures w14:val="none"/>
          </w:rPr>
          <w:t xml:space="preserve">đầu tư thời gian, công sức, trí tuệ</w:t>
        </w:r>
      </w:ins>
      <w:r w:rsidRPr="004516C1">
        <w:rPr>
          <w:rFonts w:ascii="Times New Roman" w:eastAsia="Times New Roman" w:hAnsi="Times New Roman" w:cs="Times New Roman"/>
          <w:kern w:val="0"/>
          <w:sz w:val="28"/>
          <w:szCs w:val="28"/>
          <w:lang w:eastAsia="ko-KR"/>
          <w14:ligatures w14:val="none"/>
        </w:rPr>
        <w:t xml:space="preserve"> để xây dựng, thẩm định, kiểm thử chặt chẽ trước khi đưa vào sử dụng chính thức.</w:t>
      </w:r>
    </w:p>
    <w:p w14:paraId="6732E147" w14:textId="77777777" w:rsidR="00035A18" w:rsidRPr="004516C1" w:rsidRDefault="00000000" w:rsidP="004516C1">
      <w:pPr>
        <w:spacing w:before="120" w:after="120" w:line="312" w:lineRule="auto"/>
        <w:ind w:firstLine="720"/>
        <w:jc w:val="both"/>
        <w:rPr>
          <w:rFonts w:ascii="Times New Roman" w:eastAsia="Times New Roman" w:hAnsi="Times New Roman" w:cs="Times New Roman"/>
          <w:kern w:val="0"/>
          <w:sz w:val="28"/>
          <w:szCs w:val="28"/>
          <w:lang w:eastAsia="ko-KR"/>
          <w14:ligatures w14:val="none"/>
        </w:rPr>
      </w:pPr>
      <w:ins w:id="1099" w:author="Nguyễn Ngọc Quang Phục" w:date="2026-10-14T15:51:11Z">
        <w:r w:rsidRPr="004516C1">
          <w:rPr>
            <w:rFonts w:ascii="Times New Roman" w:eastAsia="Times New Roman" w:hAnsi="Times New Roman" w:cs="Times New Roman"/>
            <w:kern w:val="0"/>
            <w:sz w:val="28"/>
            <w:szCs w:val="28"/>
            <w:lang w:eastAsia="ko-KR"/>
            <w14:ligatures w14:val="none"/>
          </w:rPr>
          <w:t xml:space="preserve">- Xây dựng kho dữ liệu nền (văn bản pháp lý, quy định, văn bản mẫu tốt) trước khi xây dựng công cụ; chất lượng sản phẩm của AI phụ thuộc trực tiếp vào dữ liệu đầu vào được cung cấp, thiếu hồ sơ gốc thì AI dễ suy diễn, nêu thừa hoặc sai nội dung.</w:t>
        </w:r>
      </w:ins>
    </w:p>
    <w:p w14:paraId="25F94B31" w14:textId="3DED4C61" w:rsidR="00035A18" w:rsidRPr="004516C1" w:rsidRDefault="00000000" w:rsidP="004516C1">
      <w:pPr>
        <w:spacing w:before="120" w:after="120" w:line="312" w:lineRule="auto"/>
        <w:ind w:firstLine="720"/>
        <w:jc w:val="both"/>
        <w:rPr>
          <w:rFonts w:ascii="Times New Roman" w:eastAsia="Times New Roman" w:hAnsi="Times New Roman" w:cs="Times New Roman"/>
          <w:kern w:val="0"/>
          <w:sz w:val="28"/>
          <w:szCs w:val="28"/>
          <w:lang w:eastAsia="ko-KR"/>
          <w14:ligatures w14:val="none"/>
        </w:rPr>
      </w:pPr>
      <w:r w:rsidRPr="004516C1">
        <w:rPr>
          <w:rFonts w:ascii="Times New Roman" w:eastAsia="Times New Roman" w:hAnsi="Times New Roman" w:cs="Times New Roman"/>
          <w:kern w:val="0"/>
          <w:sz w:val="28"/>
          <w:szCs w:val="28"/>
          <w:lang w:eastAsia="ko-KR"/>
          <w14:ligatures w14:val="none"/>
        </w:rPr>
        <w:lastRenderedPageBreak/>
        <w:t>- Con người luôn phải là khâu kiểm chứng cuối cùng, cần xác định rõ người chịu trách nhiệm kiểm chứng đối với từng sản phẩm do AI hỗ trợ; quy định rõ danh mục dữ liệu cấm đưa vào AI công cộng giúp phòng ngừa rủi ro bảo mật, đặc biệt quan trọng đối với cơ quan tham mưu, giúp việc cấp ủy thường xuyên xử lý văn bản chỉ đạo.</w:t>
      </w:r>
    </w:p>
    <w:p w14:paraId="67C66DF1" w14:textId="27294250" w:rsidR="00035A18" w:rsidRPr="004516C1" w:rsidRDefault="00000000" w:rsidP="004516C1">
      <w:pPr>
        <w:spacing w:before="120" w:after="120" w:line="312" w:lineRule="auto"/>
        <w:ind w:firstLine="720"/>
        <w:jc w:val="both"/>
        <w:rPr>
          <w:rFonts w:ascii="Times New Roman" w:eastAsia="Times New Roman" w:hAnsi="Times New Roman" w:cs="Times New Roman"/>
          <w:kern w:val="0"/>
          <w:sz w:val="28"/>
          <w:szCs w:val="28"/>
          <w:lang w:eastAsia="ko-KR"/>
          <w14:ligatures w14:val="none"/>
        </w:rPr>
      </w:pPr>
      <w:r w:rsidRPr="004516C1">
        <w:rPr>
          <w:rFonts w:ascii="Times New Roman" w:eastAsia="Times New Roman" w:hAnsi="Times New Roman" w:cs="Times New Roman"/>
          <w:kern w:val="0"/>
          <w:sz w:val="28"/>
          <w:szCs w:val="28"/>
          <w:lang w:eastAsia="ko-KR"/>
          <w14:ligatures w14:val="none"/>
        </w:rPr>
        <w:t xml:space="preserve">- Đào tạo, tập huấn theo </w:t>
      </w:r>
      <w:del w:id="1063" w:author="Nguyễn Ngọc Quang Phục" w:date="2026-10-14T15:51:11Z">
        <w:r w:rsidRPr="004516C1">
          <w:rPr>
            <w:rFonts w:ascii="Times New Roman" w:eastAsia="Times New Roman" w:hAnsi="Times New Roman" w:cs="Times New Roman"/>
            <w:kern w:val="0"/>
            <w:sz w:val="28"/>
            <w:szCs w:val="28"/>
            <w:lang w:eastAsia="ko-KR"/>
            <w14:ligatures w14:val="none"/>
          </w:rPr>
          <w:delText xml:space="preserve">nhiều cấp độ  như bồi dưỡng</w:delText>
        </w:r>
      </w:del>
      <w:ins w:id="1064" w:author="Nguyễn Ngọc Quang Phục" w:date="2026-10-14T15:51:11Z">
        <w:r w:rsidRPr="004516C1">
          <w:rPr>
            <w:rFonts w:ascii="Times New Roman" w:eastAsia="Times New Roman" w:hAnsi="Times New Roman" w:cs="Times New Roman"/>
            <w:kern w:val="0"/>
            <w:sz w:val="28"/>
            <w:szCs w:val="28"/>
            <w:lang w:eastAsia="ko-KR"/>
            <w14:ligatures w14:val="none"/>
          </w:rPr>
          <w:t xml:space="preserve">nhiều cấp độ như bồi dưỡng</w:t>
        </w:r>
      </w:ins>
      <w:r w:rsidRPr="004516C1">
        <w:rPr>
          <w:rFonts w:ascii="Times New Roman" w:eastAsia="Times New Roman" w:hAnsi="Times New Roman" w:cs="Times New Roman"/>
          <w:kern w:val="0"/>
          <w:sz w:val="28"/>
          <w:szCs w:val="28"/>
          <w:lang w:eastAsia="ko-KR"/>
          <w14:ligatures w14:val="none"/>
        </w:rPr>
        <w:t xml:space="preserve"> đại trà, tập huấn chuyên sâu, tập huấn </w:t>
      </w:r>
      <w:r w:rsidR="00A72F27" w:rsidRPr="004516C1">
        <w:rPr>
          <w:rFonts w:ascii="Times New Roman" w:eastAsia="Times New Roman" w:hAnsi="Times New Roman" w:cs="Times New Roman"/>
          <w:kern w:val="0"/>
          <w:sz w:val="28"/>
          <w:szCs w:val="28"/>
          <w:lang w:eastAsia="ko-KR"/>
          <w14:ligatures w14:val="none"/>
        </w:rPr>
        <w:t>“</w:t>
      </w:r>
      <w:r w:rsidRPr="004516C1">
        <w:rPr>
          <w:rFonts w:ascii="Times New Roman" w:eastAsia="Times New Roman" w:hAnsi="Times New Roman" w:cs="Times New Roman"/>
          <w:kern w:val="0"/>
          <w:sz w:val="28"/>
          <w:szCs w:val="28"/>
          <w:lang w:eastAsia="ko-KR"/>
          <w14:ligatures w14:val="none"/>
        </w:rPr>
        <w:t>cầm tay chỉ việc</w:t>
      </w:r>
      <w:r w:rsidR="00A72F27" w:rsidRPr="004516C1">
        <w:rPr>
          <w:rFonts w:ascii="Times New Roman" w:eastAsia="Times New Roman" w:hAnsi="Times New Roman" w:cs="Times New Roman"/>
          <w:kern w:val="0"/>
          <w:sz w:val="28"/>
          <w:szCs w:val="28"/>
          <w:lang w:eastAsia="ko-KR"/>
          <w14:ligatures w14:val="none"/>
        </w:rPr>
        <w:t>”</w:t>
      </w:r>
      <w:r w:rsidRPr="004516C1">
        <w:rPr>
          <w:rFonts w:ascii="Times New Roman" w:eastAsia="Times New Roman" w:hAnsi="Times New Roman" w:cs="Times New Roman"/>
          <w:kern w:val="0"/>
          <w:sz w:val="28"/>
          <w:szCs w:val="28"/>
          <w:lang w:eastAsia="ko-KR"/>
          <w14:ligatures w14:val="none"/>
        </w:rPr>
        <w:t xml:space="preserve"> quyết định tốc độ lan tỏa và chất lượng sử dụng AI trong toàn Trường.</w:t>
      </w:r>
    </w:p>
    <w:p w14:paraId="427499E8" w14:textId="6CCD8C90" w:rsidR="004324BE" w:rsidRPr="004516C1" w:rsidRDefault="004324BE" w:rsidP="004516C1">
      <w:pPr>
        <w:spacing w:before="120" w:after="120" w:line="312" w:lineRule="auto"/>
        <w:ind w:firstLine="720"/>
        <w:jc w:val="both"/>
        <w:rPr>
          <w:rFonts w:ascii="Times New Roman" w:eastAsia="Times New Roman" w:hAnsi="Times New Roman" w:cs="Times New Roman"/>
          <w:b/>
          <w:bCs/>
          <w:kern w:val="0"/>
          <w:sz w:val="28"/>
          <w:szCs w:val="28"/>
          <w:lang w:eastAsia="ko-KR"/>
          <w14:ligatures w14:val="none"/>
        </w:rPr>
      </w:pPr>
      <w:r w:rsidRPr="004516C1">
        <w:rPr>
          <w:rFonts w:ascii="Times New Roman" w:eastAsia="Times New Roman" w:hAnsi="Times New Roman" w:cs="Times New Roman"/>
          <w:b/>
          <w:bCs/>
          <w:kern w:val="0"/>
          <w:sz w:val="28"/>
          <w:szCs w:val="28"/>
          <w:lang w:eastAsia="ko-KR"/>
          <w14:ligatures w14:val="none"/>
        </w:rPr>
        <w:t xml:space="preserve">VII. TƯ VẤN LỰA CHỌN GIẢI PHÁP, PHƯƠNG ÁN THÍ ĐIỂM TẠI ĐẢNG ỦY </w:t>
      </w:r>
      <w:r w:rsidR="00A72F27" w:rsidRPr="004516C1">
        <w:rPr>
          <w:rFonts w:ascii="Times New Roman" w:eastAsia="Times New Roman" w:hAnsi="Times New Roman" w:cs="Times New Roman"/>
          <w:b/>
          <w:bCs/>
          <w:kern w:val="0"/>
          <w:sz w:val="28"/>
          <w:szCs w:val="28"/>
          <w:lang w:eastAsia="ko-KR"/>
          <w14:ligatures w14:val="none"/>
        </w:rPr>
        <w:t>ỦY BAN NHÂN DÂN</w:t>
      </w:r>
      <w:r w:rsidRPr="004516C1">
        <w:rPr>
          <w:rFonts w:ascii="Times New Roman" w:eastAsia="Times New Roman" w:hAnsi="Times New Roman" w:cs="Times New Roman"/>
          <w:b/>
          <w:bCs/>
          <w:kern w:val="0"/>
          <w:sz w:val="28"/>
          <w:szCs w:val="28"/>
          <w:lang w:eastAsia="ko-KR"/>
          <w14:ligatures w14:val="none"/>
        </w:rPr>
        <w:t xml:space="preserve"> TỈNH</w:t>
      </w:r>
    </w:p>
    <w:p w14:paraId="0E412D94" w14:textId="77777777" w:rsidR="004324BE" w:rsidRPr="004516C1" w:rsidRDefault="004324BE" w:rsidP="004516C1">
      <w:pPr>
        <w:spacing w:before="120" w:after="120" w:line="312" w:lineRule="auto"/>
        <w:ind w:firstLine="720"/>
        <w:jc w:val="both"/>
        <w:rPr>
          <w:rFonts w:ascii="Times New Roman" w:eastAsia="Times New Roman" w:hAnsi="Times New Roman" w:cs="Times New Roman"/>
          <w:b/>
          <w:bCs/>
          <w:kern w:val="0"/>
          <w:sz w:val="28"/>
          <w:szCs w:val="28"/>
          <w:lang w:eastAsia="ko-KR"/>
          <w14:ligatures w14:val="none"/>
        </w:rPr>
      </w:pPr>
      <w:r w:rsidRPr="004516C1">
        <w:rPr>
          <w:rFonts w:ascii="Times New Roman" w:eastAsia="Times New Roman" w:hAnsi="Times New Roman" w:cs="Times New Roman"/>
          <w:b/>
          <w:bCs/>
          <w:kern w:val="0"/>
          <w:sz w:val="28"/>
          <w:szCs w:val="28"/>
          <w:lang w:eastAsia="ko-KR"/>
          <w14:ligatures w14:val="none"/>
        </w:rPr>
        <w:t>1. Đề xuất phạm vi thí điểm</w:t>
      </w:r>
    </w:p>
    <w:p w14:paraId="757E4780" w14:textId="539804D9" w:rsidR="004324BE" w:rsidRPr="004516C1" w:rsidRDefault="004324BE" w:rsidP="004516C1">
      <w:pPr>
        <w:spacing w:before="120" w:after="120" w:line="312" w:lineRule="auto"/>
        <w:ind w:firstLine="720"/>
        <w:jc w:val="both"/>
        <w:rPr>
          <w:rFonts w:ascii="Times New Roman" w:eastAsia="Times New Roman" w:hAnsi="Times New Roman" w:cs="Times New Roman"/>
          <w:i/>
          <w:iCs/>
          <w:kern w:val="0"/>
          <w:sz w:val="28"/>
          <w:szCs w:val="28"/>
          <w:lang w:eastAsia="ko-KR"/>
          <w14:ligatures w14:val="none"/>
        </w:rPr>
      </w:pPr>
      <w:del w:id="1065" w:author="Nguyễn Ngọc Quang Phục" w:date="2026-10-14T15:51:11Z">
        <w:r w:rsidRPr="004516C1">
          <w:rPr>
            <w:rFonts w:ascii="Times New Roman" w:eastAsia="Times New Roman" w:hAnsi="Times New Roman" w:cs="Times New Roman"/>
            <w:kern w:val="0"/>
            <w:sz w:val="28"/>
            <w:szCs w:val="28"/>
            <w:lang w:eastAsia="ko-KR"/>
            <w14:ligatures w14:val="none"/>
          </w:rPr>
          <w:delText xml:space="preserve">Thống nhất với đề nghị tại Công văn số 2868-CV/ĐU, trước hết lựa chọn thí điểm đối với việc theo dõi nhiệm vụ do Tỉnh ủy giao và tổng hợp báo cáo, đây là nhu cầu cấp thiết, phạm vi dữ liệu gọn, dễ kiểm chứng kết quả. Nhà trường sẵn sàng chia sẻ, chuyển giao trực tiếp kinh nghiệm, quy trình đã kiểm chứng đối với nhóm nội dung hỗ trợ soạn thảo, rà soát văn bản theo thể thức văn bản Đảng (Hướng dẫn số 05-HD/VPTW ngày 27/5/2026 của Văn phòng Trung ương Đảng), vì đây là lĩnh vực Trường đã có sản phẩm triển khai thực tế </w:delText>
        </w:r>
      </w:del>
      <w:del w:id="1066" w:author="Nguyễn Ngọc Quang Phục" w:date="2026-10-14T15:51:11Z">
        <w:r w:rsidRPr="004516C1">
          <w:rPr>
            <w:rFonts w:ascii="Times New Roman" w:eastAsia="Times New Roman" w:hAnsi="Times New Roman" w:cs="Times New Roman"/>
            <w:i/>
            <w:iCs/>
            <w:kern w:val="0"/>
            <w:sz w:val="28"/>
            <w:szCs w:val="28"/>
            <w:lang w:eastAsia="ko-KR"/>
            <w14:ligatures w14:val="none"/>
          </w:rPr>
          <w:delText>(</w:delText>
        </w:r>
      </w:del>
      <w:del w:id="1067" w:author="Nguyễn Ngọc Quang Phục" w:date="2026-10-14T15:51:11Z">
        <w:r w:rsidRPr="004516C1">
          <w:rPr>
            <w:rFonts w:ascii="Times New Roman" w:eastAsia="Times New Roman" w:hAnsi="Times New Roman" w:cs="Times New Roman"/>
            <w:i/>
            <w:iCs/>
            <w:kern w:val="0"/>
            <w:sz w:val="28"/>
            <w:szCs w:val="28"/>
            <w:lang w:val="nl-NL" w:eastAsia="ko-KR"/>
            <w14:ligatures w14:val="none"/>
          </w:rPr>
          <w:delText>Skill ktc-ra-soat-897</w:delText>
        </w:r>
      </w:del>
      <w:del w:id="1068" w:author="Nguyễn Ngọc Quang Phục" w:date="2026-10-14T15:51:11Z">
        <w:r w:rsidRPr="004516C1">
          <w:rPr>
            <w:rFonts w:ascii="Times New Roman" w:eastAsia="Times New Roman" w:hAnsi="Times New Roman" w:cs="Times New Roman"/>
            <w:i/>
            <w:iCs/>
            <w:kern w:val="0"/>
            <w:sz w:val="28"/>
            <w:szCs w:val="28"/>
            <w:lang w:eastAsia="ko-KR"/>
            <w14:ligatures w14:val="none"/>
          </w:rPr>
          <w:delText xml:space="preserve">, </w:delText>
        </w:r>
      </w:del>
      <w:del w:id="1069" w:author="Nguyễn Ngọc Quang Phục" w:date="2026-10-14T15:51:11Z">
        <w:r w:rsidRPr="004516C1">
          <w:rPr>
            <w:rFonts w:ascii="Times New Roman" w:eastAsia="Times New Roman" w:hAnsi="Times New Roman" w:cs="Times New Roman"/>
            <w:i/>
            <w:iCs/>
            <w:kern w:val="0"/>
            <w:sz w:val="28"/>
            <w:szCs w:val="28"/>
            <w:lang w:val="nl-NL" w:eastAsia="ko-KR"/>
            <w14:ligatures w14:val="none"/>
          </w:rPr>
          <w:delText>KTC-quan-tri</w:delText>
        </w:r>
      </w:del>
      <w:del w:id="1070" w:author="Nguyễn Ngọc Quang Phục" w:date="2026-10-14T15:51:11Z">
        <w:r w:rsidRPr="004516C1">
          <w:rPr>
            <w:rFonts w:ascii="Times New Roman" w:eastAsia="Times New Roman" w:hAnsi="Times New Roman" w:cs="Times New Roman"/>
            <w:i/>
            <w:iCs/>
            <w:kern w:val="0"/>
            <w:sz w:val="28"/>
            <w:szCs w:val="28"/>
            <w:lang w:eastAsia="ko-KR"/>
            <w14:ligatures w14:val="none"/>
          </w:rPr>
          <w:delText>).</w:delText>
        </w:r>
      </w:del>
      <w:ins w:id="1071" w:author="Nguyễn Ngọc Quang Phục" w:date="2026-10-14T15:51:11Z">
        <w:r w:rsidRPr="004516C1">
          <w:rPr>
            <w:rFonts w:ascii="Times New Roman" w:eastAsia="Times New Roman" w:hAnsi="Times New Roman" w:cs="Times New Roman"/>
            <w:kern w:val="0"/>
            <w:sz w:val="28"/>
            <w:szCs w:val="28"/>
            <w:lang w:eastAsia="ko-KR"/>
            <w14:ligatures w14:val="none"/>
          </w:rPr>
          <w:t xml:space="preserve">Thống nhất với đề nghị tại Công văn số 2868-CV/ĐU, Đảng ủy Trường đề xuất xem xét lựa chọn thí điểm trước đối với việc theo dõi nhiệm vụ do Tỉnh ủy giao và tổng hợp báo cáo, đây là nhu cầu cấp thiết, phạm vi dữ liệu gọn, dễ kiểm chứng kết quả. Do chức năng, nhiệm vụ và đặc thù công việc của Đảng ủy UBND tỉnh khác với Trường, các công cụ của Trường không thể áp dụng ngay, mà cần khảo sát, xác định yêu cầu cụ thể (nhiệm vụ, quy trình, biểu mẫu, dữ liệu, yêu cầu bảo mật) làm cơ sở xây dựng, điều chỉnh công cụ cho phù hợp.</w:t>
        </w:r>
      </w:ins>
    </w:p>
    <w:p w14:paraId="0889F74F" w14:textId="07A4FB85" w:rsidR="004324BE" w:rsidRPr="004516C1" w:rsidRDefault="004324BE" w:rsidP="004516C1">
      <w:pPr>
        <w:spacing w:before="120" w:after="120" w:line="312" w:lineRule="auto"/>
        <w:ind w:firstLine="720"/>
        <w:jc w:val="both"/>
        <w:rPr>
          <w:rFonts w:ascii="Times New Roman" w:eastAsia="Times New Roman" w:hAnsi="Times New Roman" w:cs="Times New Roman"/>
          <w:kern w:val="0"/>
          <w:sz w:val="28"/>
          <w:szCs w:val="28"/>
          <w:lang w:eastAsia="ko-KR"/>
          <w14:ligatures w14:val="none"/>
        </w:rPr>
      </w:pPr>
      <w:del w:id="1072" w:author="Nguyễn Ngọc Quang Phục" w:date="2026-10-14T15:51:11Z">
        <w:r w:rsidRPr="004516C1">
          <w:rPr>
            <w:rFonts w:ascii="Times New Roman" w:eastAsia="Times New Roman" w:hAnsi="Times New Roman" w:cs="Times New Roman"/>
            <w:kern w:val="0"/>
            <w:sz w:val="28"/>
            <w:szCs w:val="28"/>
            <w:lang w:eastAsia="ko-KR"/>
            <w14:ligatures w14:val="none"/>
          </w:rPr>
          <w:delText xml:space="preserve">Riêng đối với nhóm nội dung trích xuất nhiệm vụ, lập danh mục theo dõi, cảnh báo đến hạn/quá hạn, tổng hợp, đối chiếu số liệu nhiều nguồn và tổng hợp tình hình cơ sở, tuyên truyền, đây là đề xuất hướng phát triển, nhà trường kiến nghị phối hợp cùng Đảng ủy UBND tỉnh xây dựng mới trên cùng nguyên tắc đóng gói Skill/Prompt chuẩn (Skill tao-skill-va-prompt-chuan) đã áp dụng tại Trường (quy trình 6 bước, kiểm soát 3 lớp, nguyên tắc </w:delText>
        </w:r>
      </w:del>
      <w:del w:id="1073" w:author="Nguyễn Ngọc Quang Phục" w:date="2026-10-14T15:51:11Z">
        <w:r w:rsidR="00A72F27" w:rsidRPr="004516C1">
          <w:rPr>
            <w:rFonts w:ascii="Times New Roman" w:eastAsia="Times New Roman" w:hAnsi="Times New Roman" w:cs="Times New Roman"/>
            <w:kern w:val="0"/>
            <w:sz w:val="28"/>
            <w:szCs w:val="28"/>
            <w:lang w:eastAsia="ko-KR"/>
            <w14:ligatures w14:val="none"/>
          </w:rPr>
          <w:delText>“</w:delText>
        </w:r>
      </w:del>
      <w:del w:id="1074" w:author="Nguyễn Ngọc Quang Phục" w:date="2026-10-14T15:51:11Z">
        <w:r w:rsidRPr="004516C1">
          <w:rPr>
            <w:rFonts w:ascii="Times New Roman" w:eastAsia="Times New Roman" w:hAnsi="Times New Roman" w:cs="Times New Roman"/>
            <w:kern w:val="0"/>
            <w:sz w:val="28"/>
            <w:szCs w:val="28"/>
            <w:lang w:eastAsia="ko-KR"/>
            <w14:ligatures w14:val="none"/>
          </w:rPr>
          <w:delText>3 KHÔNG - 2 PHẢI</w:delText>
        </w:r>
      </w:del>
      <w:del w:id="1075" w:author="Nguyễn Ngọc Quang Phục" w:date="2026-10-14T15:51:11Z">
        <w:r w:rsidR="00A72F27" w:rsidRPr="004516C1">
          <w:rPr>
            <w:rFonts w:ascii="Times New Roman" w:eastAsia="Times New Roman" w:hAnsi="Times New Roman" w:cs="Times New Roman"/>
            <w:kern w:val="0"/>
            <w:sz w:val="28"/>
            <w:szCs w:val="28"/>
            <w:lang w:eastAsia="ko-KR"/>
            <w14:ligatures w14:val="none"/>
          </w:rPr>
          <w:delText>”</w:delText>
        </w:r>
      </w:del>
      <w:del w:id="1076" w:author="Nguyễn Ngọc Quang Phục" w:date="2026-10-14T15:51:11Z">
        <w:r w:rsidRPr="004516C1">
          <w:rPr>
            <w:rFonts w:ascii="Times New Roman" w:eastAsia="Times New Roman" w:hAnsi="Times New Roman" w:cs="Times New Roman"/>
            <w:kern w:val="0"/>
            <w:sz w:val="28"/>
            <w:szCs w:val="28"/>
            <w:lang w:eastAsia="ko-KR"/>
            <w14:ligatures w14:val="none"/>
          </w:rPr>
          <w:delText xml:space="preserve">), có sự tham gia</w:delText>
        </w:r>
      </w:del>
      <w:ins w:id="1077" w:author="Nguyễn Ngọc Quang Phục" w:date="2026-10-14T15:51:11Z">
        <w:r w:rsidRPr="004516C1">
          <w:rPr>
            <w:rFonts w:ascii="Times New Roman" w:eastAsia="Times New Roman" w:hAnsi="Times New Roman" w:cs="Times New Roman"/>
            <w:kern w:val="0"/>
            <w:sz w:val="28"/>
            <w:szCs w:val="28"/>
            <w:lang w:eastAsia="ko-KR"/>
            <w14:ligatures w14:val="none"/>
          </w:rPr>
          <w:t xml:space="preserve">Nhà trường sẵn sàng chia sẻ kinh nghiệm, quy trình, phương pháp đã kiểm chứng tại Trường: Đóng gói Skill/Prompt chuẩn (Skill tao-skill-va-prompt-chuan, quy trình 06 bước, kiểm soát 03 lớp, nguyên tắc “3 KHÔNG - 2 PHẢI”); soạn thảo, rà soát văn bản theo thể thức văn bản Đảng (Hướng dẫn số 05-HD/VPTW ngày 27/5/2026 của Văn phòng Trung ương Đảng) bằng Skill ktc-ra-soat-897; theo dõi nhiệm vụ, tổng hợp báo cáo bằng Bộ công cụ KTC-Quan-tri. Việc xây dựng công cụ cho Đảng ủy UBND tỉnh cần có sự tham gia</w:t>
        </w:r>
      </w:ins>
      <w:r w:rsidRPr="004516C1">
        <w:rPr>
          <w:rFonts w:ascii="Times New Roman" w:eastAsia="Times New Roman" w:hAnsi="Times New Roman" w:cs="Times New Roman"/>
          <w:kern w:val="0"/>
          <w:sz w:val="28"/>
          <w:szCs w:val="28"/>
          <w:lang w:eastAsia="ko-KR"/>
          <w14:ligatures w14:val="none"/>
        </w:rPr>
        <w:t xml:space="preserve"> trực tiếp của Văn phòng Đảng ủy UBND tỉnh để bảo đảm phù hợp đặc thù nhiệm vụ, văn phong và yêu cầu bảo mật của cơ quan tham mưu cấp ủy.</w:t>
      </w:r>
    </w:p>
    <w:p w14:paraId="2FE14447" w14:textId="0E977129" w:rsidR="004324BE" w:rsidRPr="004516C1" w:rsidRDefault="004324BE" w:rsidP="004516C1">
      <w:pPr>
        <w:spacing w:before="120" w:after="120" w:line="312" w:lineRule="auto"/>
        <w:ind w:firstLine="720"/>
        <w:jc w:val="both"/>
        <w:rPr>
          <w:rFonts w:ascii="Times New Roman" w:eastAsia="Times New Roman" w:hAnsi="Times New Roman" w:cs="Times New Roman"/>
          <w:b/>
          <w:bCs/>
          <w:kern w:val="0"/>
          <w:sz w:val="28"/>
          <w:szCs w:val="28"/>
          <w:lang w:eastAsia="ko-KR"/>
          <w14:ligatures w14:val="none"/>
        </w:rPr>
      </w:pPr>
      <w:r w:rsidRPr="004516C1">
        <w:rPr>
          <w:rFonts w:ascii="Times New Roman" w:eastAsia="Times New Roman" w:hAnsi="Times New Roman" w:cs="Times New Roman"/>
          <w:b/>
          <w:bCs/>
          <w:kern w:val="0"/>
          <w:sz w:val="28"/>
          <w:szCs w:val="28"/>
          <w:lang w:eastAsia="ko-KR"/>
          <w14:ligatures w14:val="none"/>
        </w:rPr>
        <w:t>2. Điều kiện cần có để triển khai thí điểm (tài khoản, hạ tầng, nhân sự phụ trách, bảo mật, an toàn thông tin)</w:t>
      </w:r>
    </w:p>
    <w:p w14:paraId="70052292" w14:textId="51ED6170" w:rsidR="004324BE" w:rsidRPr="004516C1" w:rsidRDefault="004324BE" w:rsidP="004516C1">
      <w:pPr>
        <w:spacing w:before="120" w:after="120" w:line="312" w:lineRule="auto"/>
        <w:ind w:firstLine="720"/>
        <w:jc w:val="both"/>
        <w:rPr>
          <w:rFonts w:ascii="Times New Roman" w:eastAsia="Times New Roman" w:hAnsi="Times New Roman" w:cs="Times New Roman"/>
          <w:kern w:val="0"/>
          <w:sz w:val="28"/>
          <w:szCs w:val="28"/>
          <w:lang w:eastAsia="ko-KR"/>
          <w14:ligatures w14:val="none"/>
        </w:rPr>
      </w:pPr>
      <w:r w:rsidRPr="004516C1">
        <w:rPr>
          <w:rFonts w:ascii="Times New Roman" w:eastAsia="Times New Roman" w:hAnsi="Times New Roman" w:cs="Times New Roman"/>
          <w:kern w:val="0"/>
          <w:sz w:val="28"/>
          <w:szCs w:val="28"/>
          <w:lang w:eastAsia="ko-KR"/>
          <w14:ligatures w14:val="none"/>
        </w:rPr>
        <w:t xml:space="preserve">- Tài khoản, nền tảng: </w:t>
      </w:r>
      <w:del w:id="1078" w:author="Nguyễn Ngọc Quang Phục" w:date="2026-10-14T15:51:11Z">
        <w:r w:rsidRPr="004516C1">
          <w:rPr>
            <w:rFonts w:ascii="Times New Roman" w:eastAsia="Times New Roman" w:hAnsi="Times New Roman" w:cs="Times New Roman"/>
            <w:kern w:val="0"/>
            <w:sz w:val="28"/>
            <w:szCs w:val="28"/>
            <w:lang w:eastAsia="ko-KR"/>
            <w14:ligatures w14:val="none"/>
          </w:rPr>
          <w:delText xml:space="preserve">Tối thiểu 3 - 5 tài khoản</w:delText>
        </w:r>
      </w:del>
      <w:ins w:id="1079" w:author="Nguyễn Ngọc Quang Phục" w:date="2026-10-14T15:51:11Z">
        <w:r w:rsidRPr="004516C1">
          <w:rPr>
            <w:rFonts w:ascii="Times New Roman" w:eastAsia="Times New Roman" w:hAnsi="Times New Roman" w:cs="Times New Roman"/>
            <w:kern w:val="0"/>
            <w:sz w:val="28"/>
            <w:szCs w:val="28"/>
            <w:lang w:eastAsia="ko-KR"/>
            <w14:ligatures w14:val="none"/>
          </w:rPr>
          <w:t xml:space="preserve">Tối thiểu 03 - 05 tài khoản</w:t>
        </w:r>
      </w:ins>
      <w:r w:rsidRPr="004516C1">
        <w:rPr>
          <w:rFonts w:ascii="Times New Roman" w:eastAsia="Times New Roman" w:hAnsi="Times New Roman" w:cs="Times New Roman"/>
          <w:kern w:val="0"/>
          <w:sz w:val="28"/>
          <w:szCs w:val="28"/>
          <w:lang w:eastAsia="ko-KR"/>
          <w14:ligatures w14:val="none"/>
        </w:rPr>
        <w:t xml:space="preserve"> Claude AI Team (hoặc nền tảng AI tương đương đã được cấp phép sử dụng) cho nhóm cán bộ tham mưu trực tiếp phụ trách thí điểm trong giai đoạn đầu, mỗi tài khoản </w:t>
      </w:r>
      <w:del w:id="1080" w:author="Nguyễn Ngọc Quang Phục" w:date="2026-10-14T15:51:11Z">
        <w:r w:rsidRPr="004516C1">
          <w:rPr>
            <w:rFonts w:ascii="Times New Roman" w:eastAsia="Times New Roman" w:hAnsi="Times New Roman" w:cs="Times New Roman"/>
            <w:kern w:val="0"/>
            <w:sz w:val="28"/>
            <w:szCs w:val="28"/>
            <w:lang w:eastAsia="ko-KR"/>
            <w14:ligatures w14:val="none"/>
          </w:rPr>
          <w:delText xml:space="preserve">giao đích danh 1 cán bộ</w:delText>
        </w:r>
      </w:del>
      <w:ins w:id="1081" w:author="Nguyễn Ngọc Quang Phục" w:date="2026-10-14T15:51:11Z">
        <w:r w:rsidRPr="004516C1">
          <w:rPr>
            <w:rFonts w:ascii="Times New Roman" w:eastAsia="Times New Roman" w:hAnsi="Times New Roman" w:cs="Times New Roman"/>
            <w:kern w:val="0"/>
            <w:sz w:val="28"/>
            <w:szCs w:val="28"/>
            <w:lang w:eastAsia="ko-KR"/>
            <w14:ligatures w14:val="none"/>
          </w:rPr>
          <w:t xml:space="preserve">giao đích danh 01 cán bộ</w:t>
        </w:r>
      </w:ins>
      <w:r w:rsidRPr="004516C1">
        <w:rPr>
          <w:rFonts w:ascii="Times New Roman" w:eastAsia="Times New Roman" w:hAnsi="Times New Roman" w:cs="Times New Roman"/>
          <w:kern w:val="0"/>
          <w:sz w:val="28"/>
          <w:szCs w:val="28"/>
          <w:lang w:eastAsia="ko-KR"/>
          <w14:ligatures w14:val="none"/>
        </w:rPr>
        <w:t xml:space="preserve"> sử dụng.</w:t>
      </w:r>
    </w:p>
    <w:p w14:paraId="100C1F85" w14:textId="77777777" w:rsidR="004324BE" w:rsidRPr="004516C1" w:rsidRDefault="004324BE" w:rsidP="004516C1">
      <w:pPr>
        <w:spacing w:before="120" w:after="120" w:line="312" w:lineRule="auto"/>
        <w:ind w:firstLine="720"/>
        <w:jc w:val="both"/>
        <w:rPr>
          <w:rFonts w:ascii="Times New Roman" w:eastAsia="Times New Roman" w:hAnsi="Times New Roman" w:cs="Times New Roman"/>
          <w:kern w:val="0"/>
          <w:sz w:val="28"/>
          <w:szCs w:val="28"/>
          <w:lang w:eastAsia="ko-KR"/>
          <w14:ligatures w14:val="none"/>
        </w:rPr>
      </w:pPr>
      <w:r w:rsidRPr="004516C1">
        <w:rPr>
          <w:rFonts w:ascii="Times New Roman" w:eastAsia="Times New Roman" w:hAnsi="Times New Roman" w:cs="Times New Roman"/>
          <w:kern w:val="0"/>
          <w:sz w:val="28"/>
          <w:szCs w:val="28"/>
          <w:lang w:eastAsia="ko-KR"/>
          <w14:ligatures w14:val="none"/>
        </w:rPr>
        <w:lastRenderedPageBreak/>
        <w:t>- Hạ tầng dữ liệu: Kho dữ liệu dùng chung (tương tự mô hình KTC-Database của Trường) lưu trữ văn bản chỉ đạo, mẫu báo cáo, mẫu Prompt chuẩn, phân quyền truy cập rõ ràng.</w:t>
      </w:r>
    </w:p>
    <w:p w14:paraId="3C21FB1F" w14:textId="1ABFEA52" w:rsidR="004324BE" w:rsidRPr="004516C1" w:rsidRDefault="004324BE" w:rsidP="004516C1">
      <w:pPr>
        <w:spacing w:before="120" w:after="120" w:line="312" w:lineRule="auto"/>
        <w:ind w:firstLine="720"/>
        <w:jc w:val="both"/>
        <w:rPr>
          <w:rFonts w:ascii="Times New Roman" w:eastAsia="Times New Roman" w:hAnsi="Times New Roman" w:cs="Times New Roman"/>
          <w:kern w:val="0"/>
          <w:sz w:val="28"/>
          <w:szCs w:val="28"/>
          <w:lang w:eastAsia="ko-KR"/>
          <w14:ligatures w14:val="none"/>
        </w:rPr>
      </w:pPr>
      <w:r w:rsidRPr="004516C1">
        <w:rPr>
          <w:rFonts w:ascii="Times New Roman" w:eastAsia="Times New Roman" w:hAnsi="Times New Roman" w:cs="Times New Roman"/>
          <w:kern w:val="0"/>
          <w:sz w:val="28"/>
          <w:szCs w:val="28"/>
          <w:lang w:eastAsia="ko-KR"/>
          <w14:ligatures w14:val="none"/>
        </w:rPr>
        <w:t>- Nhân sự phụ trách: Xác định đầu mối quản trị tài khoản (Owner) và đầu mối chuyên trách theo dõi, cập nhật nội dung thí điểm; có thể kiêm nhiệm trong giai đoạn đầu, nhà trường phối hợp tổ chức các lớp bồi dưỡng cơ bản/chuyên sâu/cầm tay chỉ việc theo nhu cầu của Đảng ủy UBND tỉnh.</w:t>
      </w:r>
    </w:p>
    <w:p w14:paraId="7EABAAE0" w14:textId="4F8CFD17" w:rsidR="004324BE" w:rsidRPr="004516C1" w:rsidRDefault="004324BE" w:rsidP="004516C1">
      <w:pPr>
        <w:spacing w:before="120" w:after="120" w:line="312" w:lineRule="auto"/>
        <w:ind w:firstLine="720"/>
        <w:jc w:val="both"/>
        <w:rPr>
          <w:rFonts w:ascii="Times New Roman" w:eastAsia="Times New Roman" w:hAnsi="Times New Roman" w:cs="Times New Roman"/>
          <w:kern w:val="0"/>
          <w:sz w:val="28"/>
          <w:szCs w:val="28"/>
          <w:lang w:eastAsia="ko-KR"/>
          <w14:ligatures w14:val="none"/>
        </w:rPr>
      </w:pPr>
      <w:r w:rsidRPr="004516C1">
        <w:rPr>
          <w:rFonts w:ascii="Times New Roman" w:eastAsia="Times New Roman" w:hAnsi="Times New Roman" w:cs="Times New Roman"/>
          <w:kern w:val="0"/>
          <w:sz w:val="28"/>
          <w:szCs w:val="28"/>
          <w:lang w:eastAsia="ko-KR"/>
          <w14:ligatures w14:val="none"/>
        </w:rPr>
        <w:t>- Bảo mật, an toàn thông tin: Ban hành quy định danh mục dữ liệu được phép và không được phép đưa lên nền tảng AI công cộng, đặc biệt không đưa nội dung thuộc bí mật nhà nước, bí mật công tác lên hệ thống AI công cộng, phù hợp lưu ý tại Công văn số 2868-CV/ĐU; dữ liệu sử dụng trong buổi trao đổi, trình diễn và giai đoạn đầu thí điểm là dữ liệu đã công khai hoặc dữ liệu giả định, không thuộc bí mật nhà nước. Nhà trường sẵn sàng chia sẻ kinh nghiệm xây dựng Quy chế bảo đảm an ninh mạng và danh mục dữ liệu được phép, không được phép đưa lên nền tảng AI.</w:t>
      </w:r>
    </w:p>
    <w:p w14:paraId="1AC752AE" w14:textId="6ED6491F" w:rsidR="004324BE" w:rsidRPr="004516C1" w:rsidRDefault="004324BE" w:rsidP="004516C1">
      <w:pPr>
        <w:spacing w:before="120" w:after="120" w:line="312" w:lineRule="auto"/>
        <w:ind w:firstLine="720"/>
        <w:jc w:val="both"/>
        <w:rPr>
          <w:rFonts w:ascii="Times New Roman" w:eastAsia="Times New Roman" w:hAnsi="Times New Roman" w:cs="Times New Roman"/>
          <w:b/>
          <w:bCs/>
          <w:kern w:val="0"/>
          <w:sz w:val="28"/>
          <w:szCs w:val="28"/>
          <w:lang w:eastAsia="ko-KR"/>
          <w14:ligatures w14:val="none"/>
        </w:rPr>
      </w:pPr>
      <w:r w:rsidRPr="004516C1">
        <w:rPr>
          <w:rFonts w:ascii="Times New Roman" w:eastAsia="Times New Roman" w:hAnsi="Times New Roman" w:cs="Times New Roman"/>
          <w:b/>
          <w:bCs/>
          <w:kern w:val="0"/>
          <w:sz w:val="28"/>
          <w:szCs w:val="28"/>
          <w:lang w:eastAsia="ko-KR"/>
          <w14:ligatures w14:val="none"/>
        </w:rPr>
        <w:t>3. Đề xuất cơ chế phối hợp giữa Trường và Đảng ủy UBND tỉnh</w:t>
      </w:r>
    </w:p>
    <w:p w14:paraId="6BBBA810" w14:textId="77777777" w:rsidR="00035A18" w:rsidRPr="004516C1" w:rsidRDefault="00000000" w:rsidP="004516C1">
      <w:pPr>
        <w:spacing w:before="120" w:after="120" w:line="312" w:lineRule="auto"/>
        <w:ind w:firstLine="720"/>
        <w:jc w:val="both"/>
        <w:rPr>
          <w:rFonts w:ascii="Times New Roman" w:eastAsia="Times New Roman" w:hAnsi="Times New Roman" w:cs="Times New Roman"/>
          <w:kern w:val="0"/>
          <w:sz w:val="28"/>
          <w:szCs w:val="28"/>
          <w:lang w:eastAsia="ko-KR"/>
          <w14:ligatures w14:val="none"/>
        </w:rPr>
      </w:pPr>
      <w:r w:rsidRPr="004516C1">
        <w:rPr>
          <w:rFonts w:ascii="Times New Roman" w:eastAsia="Times New Roman" w:hAnsi="Times New Roman" w:cs="Times New Roman"/>
          <w:kern w:val="0"/>
          <w:sz w:val="28"/>
          <w:szCs w:val="28"/>
          <w:lang w:eastAsia="ko-KR"/>
          <w14:ligatures w14:val="none"/>
        </w:rPr>
        <w:t>Trong giai đoạn thí điểm, Đảng ủy Trường Cao đẳng Kon Tum đề xuất cơ chế phối hợp như sau:</w:t>
      </w:r>
    </w:p>
    <w:p w14:paraId="192B5943" w14:textId="77777777" w:rsidR="00035A18" w:rsidRPr="004516C1" w:rsidRDefault="00000000" w:rsidP="004516C1">
      <w:pPr>
        <w:spacing w:before="120" w:after="120" w:line="312" w:lineRule="auto"/>
        <w:ind w:firstLine="720"/>
        <w:jc w:val="both"/>
        <w:rPr>
          <w:rFonts w:ascii="Times New Roman" w:eastAsia="Times New Roman" w:hAnsi="Times New Roman" w:cs="Times New Roman"/>
          <w:kern w:val="0"/>
          <w:sz w:val="28"/>
          <w:szCs w:val="28"/>
          <w:lang w:eastAsia="ko-KR"/>
          <w14:ligatures w14:val="none"/>
        </w:rPr>
      </w:pPr>
      <w:r w:rsidRPr="004516C1">
        <w:rPr>
          <w:rFonts w:ascii="Times New Roman" w:eastAsia="Times New Roman" w:hAnsi="Times New Roman" w:cs="Times New Roman"/>
          <w:kern w:val="0"/>
          <w:sz w:val="28"/>
          <w:szCs w:val="28"/>
          <w:lang w:eastAsia="ko-KR"/>
          <w14:ligatures w14:val="none"/>
        </w:rPr>
        <w:t xml:space="preserve">- </w:t>
      </w:r>
      <w:del w:id="1082" w:author="Nguyễn Ngọc Quang Phục" w:date="2026-10-14T15:51:11Z">
        <w:r w:rsidRPr="004516C1">
          <w:rPr>
            <w:rFonts w:ascii="Times New Roman" w:eastAsia="Times New Roman" w:hAnsi="Times New Roman" w:cs="Times New Roman"/>
            <w:kern w:val="0"/>
            <w:sz w:val="28"/>
            <w:szCs w:val="28"/>
            <w:lang w:eastAsia="ko-KR"/>
            <w14:ligatures w14:val="none"/>
          </w:rPr>
          <w:delText xml:space="preserve">Mỗi bên cử 1 đầu mối</w:delText>
        </w:r>
      </w:del>
      <w:ins w:id="1083" w:author="Nguyễn Ngọc Quang Phục" w:date="2026-10-14T15:51:11Z">
        <w:r w:rsidRPr="004516C1">
          <w:rPr>
            <w:rFonts w:ascii="Times New Roman" w:eastAsia="Times New Roman" w:hAnsi="Times New Roman" w:cs="Times New Roman"/>
            <w:kern w:val="0"/>
            <w:sz w:val="28"/>
            <w:szCs w:val="28"/>
            <w:lang w:eastAsia="ko-KR"/>
            <w14:ligatures w14:val="none"/>
          </w:rPr>
          <w:t xml:space="preserve">Mỗi bên cử 01 đầu mối</w:t>
        </w:r>
      </w:ins>
      <w:r w:rsidRPr="004516C1">
        <w:rPr>
          <w:rFonts w:ascii="Times New Roman" w:eastAsia="Times New Roman" w:hAnsi="Times New Roman" w:cs="Times New Roman"/>
          <w:kern w:val="0"/>
          <w:sz w:val="28"/>
          <w:szCs w:val="28"/>
          <w:lang w:eastAsia="ko-KR"/>
          <w14:ligatures w14:val="none"/>
        </w:rPr>
        <w:t xml:space="preserve"> liên hệ trực tiếp.</w:t>
      </w:r>
    </w:p>
    <w:p w14:paraId="2F0C2519" w14:textId="2DC02E70" w:rsidR="00035A18" w:rsidRPr="004516C1" w:rsidRDefault="00000000" w:rsidP="004516C1">
      <w:pPr>
        <w:spacing w:before="120" w:after="120" w:line="312" w:lineRule="auto"/>
        <w:ind w:firstLine="720"/>
        <w:jc w:val="both"/>
        <w:rPr>
          <w:rFonts w:ascii="Times New Roman" w:eastAsia="Times New Roman" w:hAnsi="Times New Roman" w:cs="Times New Roman"/>
          <w:kern w:val="0"/>
          <w:sz w:val="28"/>
          <w:szCs w:val="28"/>
          <w:lang w:eastAsia="ko-KR"/>
          <w14:ligatures w14:val="none"/>
        </w:rPr>
      </w:pPr>
      <w:r w:rsidRPr="004516C1">
        <w:rPr>
          <w:rFonts w:ascii="Times New Roman" w:eastAsia="Times New Roman" w:hAnsi="Times New Roman" w:cs="Times New Roman"/>
          <w:kern w:val="0"/>
          <w:sz w:val="28"/>
          <w:szCs w:val="28"/>
          <w:lang w:eastAsia="ko-KR"/>
          <w14:ligatures w14:val="none"/>
        </w:rPr>
        <w:t>- Lập nhóm liên lạc nhanh (Zalo) giữa hai đầu mối để trao đổi kỹ thuật, hỗ trợ xử lý sự cố, chia sẻ quy trình trong quá trình thí điểm; không trao đổi, chia sẻ tài liệu có nội dung bí mật, thông tin nội bộ qua nhóm liên lạc này.</w:t>
      </w:r>
    </w:p>
    <w:p w14:paraId="7FF80E0A" w14:textId="77777777" w:rsidR="00035A18" w:rsidRPr="004516C1" w:rsidRDefault="00000000" w:rsidP="004516C1">
      <w:pPr>
        <w:spacing w:before="120" w:after="120" w:line="312" w:lineRule="auto"/>
        <w:ind w:firstLine="720"/>
        <w:jc w:val="both"/>
        <w:rPr>
          <w:rFonts w:ascii="Times New Roman" w:eastAsia="Times New Roman" w:hAnsi="Times New Roman" w:cs="Times New Roman"/>
          <w:kern w:val="0"/>
          <w:sz w:val="28"/>
          <w:szCs w:val="28"/>
          <w:lang w:eastAsia="ko-KR"/>
          <w14:ligatures w14:val="none"/>
        </w:rPr>
      </w:pPr>
      <w:r w:rsidRPr="004516C1">
        <w:rPr>
          <w:rFonts w:ascii="Times New Roman" w:eastAsia="Times New Roman" w:hAnsi="Times New Roman" w:cs="Times New Roman"/>
          <w:kern w:val="0"/>
          <w:sz w:val="28"/>
          <w:szCs w:val="28"/>
          <w:lang w:eastAsia="ko-KR"/>
          <w14:ligatures w14:val="none"/>
        </w:rPr>
        <w:t>- Định kỳ trao đổi có thể trực tuyến hoặc qua nhóm liên lạc để đánh giá tiến độ, tháo gỡ vướng mắc phát sinh trong quá trình thí điểm.</w:t>
      </w:r>
    </w:p>
    <w:p w14:paraId="6A3F8D4B" w14:textId="77777777" w:rsidR="00035A18" w:rsidRPr="004516C1" w:rsidRDefault="00000000" w:rsidP="004516C1">
      <w:pPr>
        <w:spacing w:before="120" w:after="120" w:line="312" w:lineRule="auto"/>
        <w:ind w:firstLine="720"/>
        <w:jc w:val="both"/>
        <w:rPr>
          <w:rFonts w:ascii="Times New Roman" w:eastAsia="Times New Roman" w:hAnsi="Times New Roman" w:cs="Times New Roman"/>
          <w:kern w:val="0"/>
          <w:sz w:val="28"/>
          <w:szCs w:val="28"/>
          <w:lang w:eastAsia="ko-KR"/>
          <w14:ligatures w14:val="none"/>
        </w:rPr>
      </w:pPr>
      <w:r w:rsidRPr="004516C1">
        <w:rPr>
          <w:rFonts w:ascii="Times New Roman" w:eastAsia="Times New Roman" w:hAnsi="Times New Roman" w:cs="Times New Roman"/>
          <w:kern w:val="0"/>
          <w:sz w:val="28"/>
          <w:szCs w:val="28"/>
          <w:lang w:eastAsia="ko-KR"/>
          <w14:ligatures w14:val="none"/>
        </w:rPr>
        <w:t>- Khi cần, Trường sẵn sàng cử viên chức hỗ trợ trực tiếp hoặc trực tuyến trong những buổi đầu đưa công cụ vào sử dụng tại Đảng ủy UBND tỉnh.</w:t>
      </w:r>
    </w:p>
    <w:p w14:paraId="231C533C" w14:textId="77777777" w:rsidR="004324BE" w:rsidRPr="004516C1" w:rsidRDefault="004324BE" w:rsidP="004516C1">
      <w:pPr>
        <w:spacing w:before="120" w:after="120" w:line="312" w:lineRule="auto"/>
        <w:ind w:firstLine="720"/>
        <w:jc w:val="both"/>
        <w:rPr>
          <w:rFonts w:ascii="Times New Roman" w:eastAsia="Times New Roman" w:hAnsi="Times New Roman" w:cs="Times New Roman"/>
          <w:b/>
          <w:bCs/>
          <w:kern w:val="0"/>
          <w:sz w:val="28"/>
          <w:szCs w:val="28"/>
          <w:lang w:eastAsia="ko-KR"/>
          <w14:ligatures w14:val="none"/>
        </w:rPr>
      </w:pPr>
      <w:r w:rsidRPr="004516C1">
        <w:rPr>
          <w:rFonts w:ascii="Times New Roman" w:eastAsia="Times New Roman" w:hAnsi="Times New Roman" w:cs="Times New Roman"/>
          <w:b/>
          <w:bCs/>
          <w:kern w:val="0"/>
          <w:sz w:val="28"/>
          <w:szCs w:val="28"/>
          <w:lang w:eastAsia="ko-KR"/>
          <w14:ligatures w14:val="none"/>
        </w:rPr>
        <w:t>4. Đề xuất lộ trình, thời gian thí điểm</w:t>
      </w:r>
    </w:p>
    <w:p w14:paraId="10B1E83C" w14:textId="40C2420C" w:rsidR="00FE04FE" w:rsidRPr="004516C1" w:rsidRDefault="00FE04FE" w:rsidP="004516C1">
      <w:pPr>
        <w:spacing w:before="120" w:after="120" w:line="312" w:lineRule="auto"/>
        <w:ind w:firstLine="720"/>
        <w:jc w:val="both"/>
        <w:rPr>
          <w:rFonts w:ascii="Times New Roman" w:eastAsia="Times New Roman" w:hAnsi="Times New Roman" w:cs="Times New Roman"/>
          <w:kern w:val="0"/>
          <w:sz w:val="28"/>
          <w:szCs w:val="28"/>
          <w:lang w:eastAsia="ko-KR"/>
          <w14:ligatures w14:val="none"/>
        </w:rPr>
      </w:pPr>
      <w:del w:id="1084" w:author="Nguyễn Ngọc Quang Phục" w:date="2026-10-14T15:51:11Z">
        <w:r w:rsidRPr="004516C1">
          <w:rPr>
            <w:rFonts w:ascii="Times New Roman" w:eastAsia="Times New Roman" w:hAnsi="Times New Roman" w:cs="Times New Roman"/>
            <w:kern w:val="0"/>
            <w:sz w:val="28"/>
            <w:szCs w:val="28"/>
            <w:lang w:eastAsia="ko-KR"/>
            <w14:ligatures w14:val="none"/>
          </w:rPr>
          <w:delText xml:space="preserve">Trên cơ sở mô hình 2 giai đoạn (thí điểm - mở rộng) nhà trường đã áp dụng,</w:delText>
        </w:r>
      </w:del>
      <w:ins w:id="1085" w:author="Nguyễn Ngọc Quang Phục" w:date="2026-10-14T15:51:11Z">
        <w:r w:rsidRPr="004516C1">
          <w:rPr>
            <w:rFonts w:ascii="Times New Roman" w:eastAsia="Times New Roman" w:hAnsi="Times New Roman" w:cs="Times New Roman"/>
            <w:kern w:val="0"/>
            <w:sz w:val="28"/>
            <w:szCs w:val="28"/>
            <w:lang w:eastAsia="ko-KR"/>
            <w14:ligatures w14:val="none"/>
          </w:rPr>
          <w:t xml:space="preserve">Trên cơ sở mô hình 02 giai đoạn (thí điểm - mở rộng) nhà trường đã áp dụng,</w:t>
        </w:r>
      </w:ins>
      <w:r w:rsidRPr="004516C1">
        <w:rPr>
          <w:rFonts w:ascii="Times New Roman" w:eastAsia="Times New Roman" w:hAnsi="Times New Roman" w:cs="Times New Roman"/>
          <w:kern w:val="0"/>
          <w:sz w:val="28"/>
          <w:szCs w:val="28"/>
          <w:lang w:eastAsia="ko-KR"/>
          <w14:ligatures w14:val="none"/>
        </w:rPr>
        <w:t xml:space="preserve"> Đảng ủy Trường Cao đẳng Kon Tum đề xuất lộ trình sơ bộ để tham khảo như sau (phạm vi, thời gian cụ thể do Đảng ủy UBND tỉnh xem xét, quyết định):</w:t>
      </w:r>
    </w:p>
    <w:p w14:paraId="14270B8F" w14:textId="0F75BA39" w:rsidR="004D4F7A" w:rsidRPr="004516C1" w:rsidRDefault="00FE04FE" w:rsidP="004516C1">
      <w:pPr>
        <w:spacing w:before="120" w:after="120" w:line="312" w:lineRule="auto"/>
        <w:ind w:firstLine="720"/>
        <w:jc w:val="both"/>
        <w:rPr>
          <w:rFonts w:ascii="Times New Roman" w:eastAsia="Times New Roman" w:hAnsi="Times New Roman" w:cs="Times New Roman"/>
          <w:kern w:val="0"/>
          <w:sz w:val="28"/>
          <w:szCs w:val="28"/>
          <w:lang w:eastAsia="ko-KR"/>
          <w14:ligatures w14:val="none"/>
        </w:rPr>
      </w:pPr>
      <w:r w:rsidRPr="004516C1">
        <w:rPr>
          <w:rFonts w:ascii="Times New Roman" w:eastAsia="Times New Roman" w:hAnsi="Times New Roman" w:cs="Times New Roman"/>
          <w:kern w:val="0"/>
          <w:sz w:val="28"/>
          <w:szCs w:val="28"/>
          <w:lang w:eastAsia="ko-KR"/>
          <w14:ligatures w14:val="none"/>
        </w:rPr>
        <w:t xml:space="preserve">- </w:t>
      </w:r>
      <w:del w:id="1086" w:author="Nguyễn Ngọc Quang Phục" w:date="2026-10-14T15:51:11Z">
        <w:r w:rsidRPr="004516C1">
          <w:rPr>
            <w:rFonts w:ascii="Times New Roman" w:eastAsia="Times New Roman" w:hAnsi="Times New Roman" w:cs="Times New Roman"/>
            <w:kern w:val="0"/>
            <w:sz w:val="28"/>
            <w:szCs w:val="28"/>
            <w:lang w:eastAsia="ko-KR"/>
            <w14:ligatures w14:val="none"/>
          </w:rPr>
          <w:delText xml:space="preserve">Giai đoạn 1 </w:delText>
        </w:r>
      </w:del>
      <w:del w:id="1087" w:author="Nguyễn Ngọc Quang Phục" w:date="2026-10-14T15:51:11Z">
        <w:r w:rsidR="00A72F27" w:rsidRPr="004516C1">
          <w:rPr>
            <w:rFonts w:ascii="Times New Roman" w:eastAsia="Times New Roman" w:hAnsi="Times New Roman" w:cs="Times New Roman"/>
            <w:kern w:val="0"/>
            <w:sz w:val="28"/>
            <w:szCs w:val="28"/>
            <w:lang w:eastAsia="ko-KR"/>
            <w14:ligatures w14:val="none"/>
          </w:rPr>
          <w:delText>–</w:delText>
        </w:r>
      </w:del>
      <w:del w:id="1088" w:author="Nguyễn Ngọc Quang Phục" w:date="2026-10-14T15:51:11Z">
        <w:r w:rsidRPr="004516C1">
          <w:rPr>
            <w:rFonts w:ascii="Times New Roman" w:eastAsia="Times New Roman" w:hAnsi="Times New Roman" w:cs="Times New Roman"/>
            <w:kern w:val="0"/>
            <w:sz w:val="28"/>
            <w:szCs w:val="28"/>
            <w:lang w:eastAsia="ko-KR"/>
            <w14:ligatures w14:val="none"/>
          </w:rPr>
          <w:delText xml:space="preserve"> Chuẩn bị các điều kiện (khoảng 4  tuần): Lựa chọn nhóm nhiệm vụ cụ thể để thí điểm; ban hành quy định về an toàn thông tin, quy định bảo </w:delText>
        </w:r>
      </w:del>
      <w:del w:id="1089" w:author="Nguyễn Ngọc Quang Phục" w:date="2026-10-14T15:51:11Z">
        <w:r w:rsidRPr="004516C1">
          <w:rPr>
            <w:rFonts w:ascii="Times New Roman" w:eastAsia="Times New Roman" w:hAnsi="Times New Roman" w:cs="Times New Roman"/>
            <w:kern w:val="0"/>
            <w:sz w:val="28"/>
            <w:szCs w:val="28"/>
            <w:lang w:eastAsia="ko-KR"/>
            <w14:ligatures w14:val="none"/>
          </w:rPr>
          <w:lastRenderedPageBreak/>
          <w:delText>mật; tổ chức tập huấn mở rộng cho cán bộ tham mưu, giúp việc; hoàn thiện, chia sẻ quy trình phù hợp điều kiện thực tế với Đảng ủy UBND tỉnh.</w:delText>
        </w:r>
      </w:del>
      <w:ins w:id="1090" w:author="Nguyễn Ngọc Quang Phục" w:date="2026-10-14T15:51:11Z">
        <w:r w:rsidRPr="004516C1">
          <w:rPr>
            <w:rFonts w:ascii="Times New Roman" w:eastAsia="Times New Roman" w:hAnsi="Times New Roman" w:cs="Times New Roman"/>
            <w:kern w:val="0"/>
            <w:sz w:val="28"/>
            <w:szCs w:val="28"/>
            <w:lang w:eastAsia="ko-KR"/>
            <w14:ligatures w14:val="none"/>
          </w:rPr>
          <w:t xml:space="preserve">Giai đoạn 1 – Khảo sát, xác định yêu cầu và chuẩn bị các điều kiện (khoảng 04 tuần): Khảo sát nhiệm vụ, quy trình, biểu mẫu, dữ liệu của cơ quan; xác định yêu cầu, lựa chọn nhóm nhiệm vụ cụ thể để thí điểm; ban hành quy định về an toàn thông tin, bảo mật; tổ chức tập huấn cho cán bộ tham mưu, giúp việc.</w:t>
        </w:r>
      </w:ins>
    </w:p>
    <w:p w14:paraId="38F3248C" w14:textId="77777777" w:rsidR="00FE04FE" w:rsidRPr="004516C1" w:rsidRDefault="00FE04FE" w:rsidP="004516C1">
      <w:pPr>
        <w:spacing w:before="120" w:after="120" w:line="312" w:lineRule="auto"/>
        <w:ind w:firstLine="720"/>
        <w:jc w:val="both"/>
        <w:rPr>
          <w:rFonts w:ascii="Times New Roman" w:eastAsia="Times New Roman" w:hAnsi="Times New Roman" w:cs="Times New Roman"/>
          <w:kern w:val="0"/>
          <w:sz w:val="28"/>
          <w:szCs w:val="28"/>
          <w:lang w:eastAsia="ko-KR"/>
          <w14:ligatures w14:val="none"/>
        </w:rPr>
      </w:pPr>
      <w:r w:rsidRPr="004516C1">
        <w:rPr>
          <w:rFonts w:ascii="Times New Roman" w:eastAsia="Times New Roman" w:hAnsi="Times New Roman" w:cs="Times New Roman"/>
          <w:kern w:val="0"/>
          <w:sz w:val="28"/>
          <w:szCs w:val="28"/>
          <w:lang w:eastAsia="ko-KR"/>
          <w14:ligatures w14:val="none"/>
        </w:rPr>
        <w:t xml:space="preserve">- </w:t>
      </w:r>
      <w:del w:id="1091" w:author="Nguyễn Ngọc Quang Phục" w:date="2026-10-14T15:51:11Z">
        <w:r w:rsidRPr="004516C1">
          <w:rPr>
            <w:rFonts w:ascii="Times New Roman" w:eastAsia="Times New Roman" w:hAnsi="Times New Roman" w:cs="Times New Roman"/>
            <w:kern w:val="0"/>
            <w:sz w:val="28"/>
            <w:szCs w:val="28"/>
            <w:lang w:eastAsia="ko-KR"/>
            <w14:ligatures w14:val="none"/>
          </w:rPr>
          <w:delText xml:space="preserve">Giai đoạn 2 – Vận hành, đánh giá, điều chỉnh và chuyển giao chính thức (khoảng 4 tuần tiếp theo).</w:delText>
        </w:r>
      </w:del>
      <w:ins w:id="1092" w:author="Nguyễn Ngọc Quang Phục" w:date="2026-10-14T15:51:11Z">
        <w:r w:rsidRPr="004516C1">
          <w:rPr>
            <w:rFonts w:ascii="Times New Roman" w:eastAsia="Times New Roman" w:hAnsi="Times New Roman" w:cs="Times New Roman"/>
            <w:kern w:val="0"/>
            <w:sz w:val="28"/>
            <w:szCs w:val="28"/>
            <w:lang w:eastAsia="ko-KR"/>
            <w14:ligatures w14:val="none"/>
          </w:rPr>
          <w:t xml:space="preserve">Giai đoạn 2 – Xây dựng, điều chỉnh công cụ theo yêu cầu đã xác định; vận hành thử, đánh giá (khoảng 04 tuần tiếp theo).</w:t>
        </w:r>
      </w:ins>
    </w:p>
    <w:p w14:paraId="62CDE028" w14:textId="1EFCA2AC" w:rsidR="00FE04FE" w:rsidRPr="004516C1" w:rsidRDefault="00FE04FE" w:rsidP="004516C1">
      <w:pPr>
        <w:spacing w:before="120" w:after="120" w:line="312" w:lineRule="auto"/>
        <w:ind w:firstLine="720"/>
        <w:jc w:val="both"/>
        <w:rPr>
          <w:rFonts w:ascii="Times New Roman" w:eastAsia="Times New Roman" w:hAnsi="Times New Roman" w:cs="Times New Roman"/>
          <w:kern w:val="0"/>
          <w:sz w:val="28"/>
          <w:szCs w:val="28"/>
          <w:lang w:eastAsia="ko-KR"/>
          <w14:ligatures w14:val="none"/>
        </w:rPr>
      </w:pPr>
      <w:r w:rsidRPr="004516C1">
        <w:rPr>
          <w:rFonts w:ascii="Times New Roman" w:eastAsia="Times New Roman" w:hAnsi="Times New Roman" w:cs="Times New Roman"/>
          <w:kern w:val="0"/>
          <w:sz w:val="28"/>
          <w:szCs w:val="28"/>
          <w:lang w:eastAsia="ko-KR"/>
          <w14:ligatures w14:val="none"/>
        </w:rPr>
        <w:t xml:space="preserve">- </w:t>
      </w:r>
      <w:del w:id="1093" w:author="Nguyễn Ngọc Quang Phục" w:date="2026-10-14T15:51:11Z">
        <w:r w:rsidRPr="004516C1">
          <w:rPr>
            <w:rFonts w:ascii="Times New Roman" w:eastAsia="Times New Roman" w:hAnsi="Times New Roman" w:cs="Times New Roman"/>
            <w:kern w:val="0"/>
            <w:sz w:val="28"/>
            <w:szCs w:val="28"/>
            <w:lang w:eastAsia="ko-KR"/>
            <w14:ligatures w14:val="none"/>
          </w:rPr>
          <w:delText xml:space="preserve">Giai đoạn 3 – Phối hợp xây dựng mới trên cùng nguyên tắc đóng gói Skill/Prompt chuẩn (</w:delText>
        </w:r>
      </w:del>
      <w:del w:id="1094" w:author="Nguyễn Ngọc Quang Phục" w:date="2026-10-14T15:51:11Z">
        <w:r w:rsidRPr="004516C1">
          <w:rPr>
            <w:rFonts w:ascii="Times New Roman" w:eastAsia="Times New Roman" w:hAnsi="Times New Roman" w:cs="Times New Roman"/>
            <w:i/>
            <w:iCs/>
            <w:kern w:val="0"/>
            <w:sz w:val="28"/>
            <w:szCs w:val="28"/>
            <w:lang w:val="nl-NL" w:eastAsia="ko-KR"/>
            <w14:ligatures w14:val="none"/>
          </w:rPr>
          <w:delText>Skill tao-skill-va-prompt-chuan</w:delText>
        </w:r>
      </w:del>
      <w:del w:id="1095" w:author="Nguyễn Ngọc Quang Phục" w:date="2026-10-14T15:51:11Z">
        <w:r w:rsidRPr="004516C1">
          <w:rPr>
            <w:rFonts w:ascii="Times New Roman" w:eastAsia="Times New Roman" w:hAnsi="Times New Roman" w:cs="Times New Roman"/>
            <w:kern w:val="0"/>
            <w:sz w:val="28"/>
            <w:szCs w:val="28"/>
            <w:lang w:eastAsia="ko-KR"/>
            <w14:ligatures w14:val="none"/>
          </w:rPr>
          <w:delText>) đối với nhóm nội dung trích xuất nhiệm vụ, lập danh mục theo dõi, cảnh báo đến hạn/quá hạn, tổng hợp, đối chiếu số liệu nhiều nguồn và tổng hợp tình hình cơ sở, tuyên truyền (khoảng 4 tuần).</w:delText>
        </w:r>
      </w:del>
      <w:ins w:id="1096" w:author="Nguyễn Ngọc Quang Phục" w:date="2026-10-14T15:51:11Z">
        <w:r w:rsidRPr="004516C1">
          <w:rPr>
            <w:rFonts w:ascii="Times New Roman" w:eastAsia="Times New Roman" w:hAnsi="Times New Roman" w:cs="Times New Roman"/>
            <w:kern w:val="0"/>
            <w:sz w:val="28"/>
            <w:szCs w:val="28"/>
            <w:lang w:eastAsia="ko-KR"/>
            <w14:ligatures w14:val="none"/>
          </w:rPr>
          <w:t xml:space="preserve">Giai đoạn 3 – Hoàn thiện, chuyển giao chính thức; đánh giá kết quả, đề xuất mở rộng sang nhóm nội dung khác (trích xuất nhiệm vụ, cảnh báo đến hạn/quá hạn, đối chiếu số liệu nhiều nguồn, tổng hợp tình hình cơ sở, tuyên truyền) (khoảng 04 tuần).</w:t>
        </w:r>
      </w:ins>
    </w:p>
    <w:p w14:paraId="0F1D3B72" w14:textId="5CF9717B" w:rsidR="001952C8" w:rsidRPr="004516C1" w:rsidRDefault="001952C8" w:rsidP="004516C1">
      <w:pPr>
        <w:spacing w:before="120" w:after="120" w:line="312" w:lineRule="auto"/>
        <w:ind w:firstLine="720"/>
        <w:jc w:val="both"/>
        <w:rPr>
          <w:rFonts w:ascii="Times New Roman" w:eastAsia="Times New Roman" w:hAnsi="Times New Roman" w:cs="Times New Roman"/>
          <w:kern w:val="0"/>
          <w:sz w:val="28"/>
          <w:szCs w:val="28"/>
          <w:lang w:eastAsia="ko-KR"/>
          <w14:ligatures w14:val="none"/>
        </w:rPr>
      </w:pPr>
      <w:del w:id="1097" w:author="Nguyễn Ngọc Quang Phục" w:date="2026-10-14T15:51:11Z">
        <w:r w:rsidRPr="004516C1">
          <w:rPr>
            <w:rFonts w:ascii="Times New Roman" w:eastAsia="Times New Roman" w:hAnsi="Times New Roman" w:cs="Times New Roman"/>
            <w:kern w:val="0"/>
            <w:sz w:val="28"/>
            <w:szCs w:val="28"/>
            <w:lang w:eastAsia="ko-KR"/>
            <w14:ligatures w14:val="none"/>
          </w:rPr>
          <w:delText xml:space="preserve">Trên đây là Báo cáo ứng dụng Trí tuệ nhân tạo (AI) trong quản lý và đào tạo. Đảng ủy Trường Cao đẳng Kon Tum kính báo cáo</w:delText>
        </w:r>
      </w:del>
      <w:ins w:id="1098" w:author="Nguyễn Ngọc Quang Phục" w:date="2026-10-14T15:51:11Z">
        <w:r w:rsidRPr="004516C1">
          <w:rPr>
            <w:rFonts w:ascii="Times New Roman" w:eastAsia="Times New Roman" w:hAnsi="Times New Roman" w:cs="Times New Roman"/>
            <w:kern w:val="0"/>
            <w:sz w:val="28"/>
            <w:szCs w:val="28"/>
            <w:lang w:eastAsia="ko-KR"/>
            <w14:ligatures w14:val="none"/>
          </w:rPr>
          <w:t xml:space="preserve">Trên đây là báo cáo tình hình ứng dụng trí tuệ nhân tạo (AI) trong quản lý và đào tạo của Đảng ủy Trường Cao đẳng Kon Tum, kính báo cáo</w:t>
        </w:r>
      </w:ins>
      <w:r w:rsidRPr="004516C1">
        <w:rPr>
          <w:rFonts w:ascii="Times New Roman" w:eastAsia="Times New Roman" w:hAnsi="Times New Roman" w:cs="Times New Roman"/>
          <w:kern w:val="0"/>
          <w:sz w:val="28"/>
          <w:szCs w:val="28"/>
          <w:lang w:eastAsia="ko-KR"/>
          <w14:ligatures w14:val="none"/>
        </w:rPr>
        <w:t xml:space="preserve"> Đảng ủy UBND tỉnh và Đoàn công tác.</w:t>
      </w:r>
    </w:p>
    <w:tbl>
      <w:tblPr>
        <w:tblW w:w="9356" w:type="dxa"/>
        <w:jc w:val="center"/>
        <w:tblLook w:val="0000" w:firstRow="0" w:lastRow="0" w:firstColumn="0" w:lastColumn="0" w:noHBand="0" w:noVBand="0"/>
      </w:tblPr>
      <w:tblGrid>
        <w:gridCol w:w="3969"/>
        <w:gridCol w:w="5387"/>
      </w:tblGrid>
      <w:tr w:rsidR="004516C1" w:rsidRPr="00695FC7" w14:paraId="0FC01EFA" w14:textId="77777777" w:rsidTr="004516C1">
        <w:trPr>
          <w:jc w:val="center"/>
        </w:trPr>
        <w:tc>
          <w:tcPr>
            <w:tcW w:w="3969" w:type="dxa"/>
          </w:tcPr>
          <w:p w14:paraId="6F7E40E1" w14:textId="77777777" w:rsidR="004516C1" w:rsidRPr="00BF3605" w:rsidRDefault="004516C1" w:rsidP="001952C8">
            <w:pPr>
              <w:spacing w:after="0" w:line="240" w:lineRule="auto"/>
              <w:jc w:val="both"/>
              <w:rPr>
                <w:rFonts w:ascii="Times New Roman" w:hAnsi="Times New Roman" w:cs="Times New Roman"/>
                <w:sz w:val="28"/>
                <w:szCs w:val="28"/>
                <w:u w:val="single"/>
                <w:lang w:val="it-IT"/>
              </w:rPr>
            </w:pPr>
            <w:r>
              <w:rPr>
                <w:rFonts w:ascii="Times New Roman" w:hAnsi="Times New Roman" w:cs="Times New Roman"/>
                <w:sz w:val="28"/>
                <w:szCs w:val="28"/>
                <w:u w:val="single"/>
                <w:lang w:val="it-IT"/>
              </w:rPr>
              <w:t>Nơi nhận</w:t>
            </w:r>
            <w:r w:rsidRPr="00A72F27">
              <w:rPr>
                <w:rFonts w:ascii="Times New Roman" w:hAnsi="Times New Roman" w:cs="Times New Roman"/>
                <w:sz w:val="28"/>
                <w:szCs w:val="28"/>
                <w:lang w:val="it-IT"/>
              </w:rPr>
              <w:t>:</w:t>
            </w:r>
          </w:p>
          <w:p w14:paraId="598BE7FB" w14:textId="77777777" w:rsidR="004516C1" w:rsidRPr="001952C8" w:rsidRDefault="004516C1" w:rsidP="001952C8">
            <w:pPr>
              <w:spacing w:after="0" w:line="240" w:lineRule="auto"/>
              <w:jc w:val="both"/>
              <w:rPr>
                <w:rFonts w:ascii="Times New Roman" w:hAnsi="Times New Roman" w:cs="Times New Roman"/>
                <w:lang w:val="it-IT"/>
              </w:rPr>
            </w:pPr>
            <w:r>
              <w:rPr>
                <w:rFonts w:ascii="Times New Roman" w:hAnsi="Times New Roman" w:cs="Times New Roman"/>
                <w:lang w:val="it-IT"/>
              </w:rPr>
              <w:t>- Đảng ủy UBND tỉnh (</w:t>
            </w:r>
            <w:r>
              <w:rPr>
                <w:rFonts w:ascii="Times New Roman" w:hAnsi="Times New Roman" w:cs="Times New Roman"/>
                <w:u w:color="FF0000"/>
                <w:lang w:val="it-IT"/>
              </w:rPr>
              <w:t>đ</w:t>
            </w:r>
            <w:r>
              <w:rPr>
                <w:rFonts w:ascii="Times New Roman" w:hAnsi="Times New Roman" w:cs="Times New Roman"/>
                <w:lang w:val="it-IT"/>
              </w:rPr>
              <w:t>ể b/c);</w:t>
            </w:r>
          </w:p>
          <w:p w14:paraId="674F65EB" w14:textId="77777777" w:rsidR="004516C1" w:rsidRPr="001952C8" w:rsidRDefault="004516C1" w:rsidP="001952C8">
            <w:pPr>
              <w:spacing w:after="0" w:line="240" w:lineRule="auto"/>
              <w:jc w:val="both"/>
              <w:rPr>
                <w:rFonts w:ascii="Times New Roman" w:hAnsi="Times New Roman" w:cs="Times New Roman"/>
                <w:u w:color="FF0000"/>
                <w:lang w:val="pt-BR"/>
              </w:rPr>
            </w:pPr>
            <w:r>
              <w:rPr>
                <w:rFonts w:ascii="Times New Roman" w:hAnsi="Times New Roman" w:cs="Times New Roman"/>
                <w:u w:color="FF0000"/>
                <w:lang w:val="pt-BR"/>
              </w:rPr>
              <w:t>- BTV Đảng ủy Trường;</w:t>
            </w:r>
          </w:p>
          <w:p w14:paraId="6C05CB20" w14:textId="342E5647" w:rsidR="004516C1" w:rsidRPr="001952C8" w:rsidRDefault="004516C1" w:rsidP="001952C8">
            <w:pPr>
              <w:spacing w:after="0" w:line="240" w:lineRule="auto"/>
              <w:rPr>
                <w:rFonts w:ascii="Times New Roman" w:hAnsi="Times New Roman" w:cs="Times New Roman"/>
                <w:u w:color="FF0000"/>
                <w:lang w:val="pt-BR"/>
              </w:rPr>
            </w:pPr>
            <w:r>
              <w:rPr>
                <w:rFonts w:ascii="Times New Roman" w:hAnsi="Times New Roman" w:cs="Times New Roman"/>
                <w:u w:color="FF0000"/>
                <w:lang w:val="pt-BR"/>
              </w:rPr>
              <w:t>- Các chi bộ trực thuộc Đảng ủy;</w:t>
            </w:r>
          </w:p>
          <w:p w14:paraId="354E73E6" w14:textId="77777777" w:rsidR="004516C1" w:rsidRPr="001952C8" w:rsidRDefault="004516C1" w:rsidP="001952C8">
            <w:pPr>
              <w:tabs>
                <w:tab w:val="left" w:pos="5955"/>
              </w:tabs>
              <w:spacing w:after="0" w:line="240" w:lineRule="auto"/>
              <w:jc w:val="both"/>
              <w:rPr>
                <w:rFonts w:ascii="Times New Roman" w:hAnsi="Times New Roman" w:cs="Times New Roman"/>
                <w:u w:color="FF0000"/>
                <w:lang w:val="pt-BR"/>
              </w:rPr>
            </w:pPr>
            <w:r>
              <w:rPr>
                <w:rFonts w:ascii="Times New Roman" w:hAnsi="Times New Roman" w:cs="Times New Roman"/>
                <w:u w:color="FF0000"/>
                <w:lang w:val="pt-BR"/>
              </w:rPr>
              <w:t>- Các đơn vị thuộc Trường;</w:t>
            </w:r>
          </w:p>
          <w:p w14:paraId="1DC12057" w14:textId="45650691" w:rsidR="004516C1" w:rsidRPr="001952C8" w:rsidRDefault="004516C1" w:rsidP="001952C8">
            <w:pPr>
              <w:spacing w:after="0" w:line="240" w:lineRule="auto"/>
              <w:jc w:val="both"/>
              <w:rPr>
                <w:rFonts w:ascii="Times New Roman" w:hAnsi="Times New Roman" w:cs="Times New Roman"/>
              </w:rPr>
            </w:pPr>
            <w:r>
              <w:rPr>
                <w:rFonts w:ascii="Times New Roman" w:hAnsi="Times New Roman" w:cs="Times New Roman"/>
              </w:rPr>
              <w:t>- Lưu: BPVPĐU.</w:t>
            </w:r>
          </w:p>
          <w:p w14:paraId="15025EA8" w14:textId="77777777" w:rsidR="004516C1" w:rsidRPr="001952C8" w:rsidRDefault="004516C1" w:rsidP="001952C8">
            <w:pPr>
              <w:spacing w:after="0" w:line="240" w:lineRule="auto"/>
              <w:ind w:firstLine="567"/>
              <w:jc w:val="both"/>
              <w:rPr>
                <w:rFonts w:ascii="Times New Roman" w:hAnsi="Times New Roman" w:cs="Times New Roman"/>
                <w:highlight w:val="white"/>
              </w:rPr>
            </w:pPr>
          </w:p>
        </w:tc>
        <w:tc>
          <w:tcPr>
            <w:tcW w:w="5387" w:type="dxa"/>
          </w:tcPr>
          <w:p w14:paraId="7AD9D310" w14:textId="77777777" w:rsidR="004516C1" w:rsidRPr="00B40C6A" w:rsidRDefault="004516C1" w:rsidP="001952C8">
            <w:pPr>
              <w:spacing w:after="0" w:line="240" w:lineRule="auto"/>
              <w:ind w:firstLine="567"/>
              <w:jc w:val="center"/>
              <w:rPr>
                <w:rFonts w:ascii="Times New Roman" w:hAnsi="Times New Roman" w:cs="Times New Roman"/>
                <w:sz w:val="28"/>
                <w:szCs w:val="28"/>
                <w:highlight w:val="white"/>
                <w:lang w:val="nl-NL"/>
              </w:rPr>
            </w:pPr>
            <w:r>
              <w:rPr>
                <w:rFonts w:ascii="Times New Roman" w:hAnsi="Times New Roman" w:cs="Times New Roman"/>
                <w:b/>
                <w:sz w:val="28"/>
                <w:szCs w:val="28"/>
                <w:highlight w:val="white"/>
                <w:lang w:val="nl-NL"/>
              </w:rPr>
              <w:t>T/M ĐẢNG ỦY</w:t>
            </w:r>
          </w:p>
          <w:p w14:paraId="11830946" w14:textId="77777777" w:rsidR="004516C1" w:rsidRPr="00B40C6A" w:rsidRDefault="004516C1" w:rsidP="001952C8">
            <w:pPr>
              <w:spacing w:after="0" w:line="240" w:lineRule="auto"/>
              <w:ind w:firstLine="567"/>
              <w:jc w:val="center"/>
              <w:rPr>
                <w:rFonts w:ascii="Times New Roman" w:hAnsi="Times New Roman" w:cs="Times New Roman"/>
                <w:sz w:val="28"/>
                <w:szCs w:val="28"/>
                <w:highlight w:val="white"/>
                <w:lang w:val="nl-NL"/>
              </w:rPr>
            </w:pPr>
            <w:r>
              <w:rPr>
                <w:rFonts w:ascii="Times New Roman" w:hAnsi="Times New Roman" w:cs="Times New Roman"/>
                <w:sz w:val="28"/>
                <w:szCs w:val="28"/>
                <w:highlight w:val="white"/>
                <w:lang w:val="nl-NL"/>
              </w:rPr>
              <w:t>BÍ THƯ</w:t>
            </w:r>
          </w:p>
          <w:p w14:paraId="6B076AAA" w14:textId="77777777" w:rsidR="004516C1" w:rsidRPr="001952C8" w:rsidRDefault="004516C1" w:rsidP="001952C8">
            <w:pPr>
              <w:spacing w:after="0" w:line="240" w:lineRule="auto"/>
              <w:ind w:firstLine="567"/>
              <w:jc w:val="center"/>
              <w:rPr>
                <w:rFonts w:ascii="Times New Roman" w:hAnsi="Times New Roman" w:cs="Times New Roman"/>
                <w:highlight w:val="white"/>
                <w:lang w:val="nl-NL"/>
              </w:rPr>
            </w:pPr>
          </w:p>
          <w:p w14:paraId="1693EA5B" w14:textId="77777777" w:rsidR="004516C1" w:rsidRPr="001952C8" w:rsidRDefault="004516C1" w:rsidP="001952C8">
            <w:pPr>
              <w:spacing w:after="0" w:line="240" w:lineRule="auto"/>
              <w:ind w:firstLine="567"/>
              <w:jc w:val="center"/>
              <w:rPr>
                <w:rFonts w:ascii="Times New Roman" w:hAnsi="Times New Roman" w:cs="Times New Roman"/>
                <w:highlight w:val="white"/>
                <w:lang w:val="nl-NL"/>
              </w:rPr>
            </w:pPr>
          </w:p>
          <w:p w14:paraId="43925C6E" w14:textId="77777777" w:rsidR="004516C1" w:rsidRDefault="004516C1" w:rsidP="001952C8">
            <w:pPr>
              <w:spacing w:after="0" w:line="240" w:lineRule="auto"/>
              <w:ind w:firstLine="567"/>
              <w:jc w:val="center"/>
              <w:rPr>
                <w:rFonts w:ascii="Times New Roman" w:hAnsi="Times New Roman" w:cs="Times New Roman"/>
                <w:highlight w:val="white"/>
                <w:lang w:val="nl-NL"/>
              </w:rPr>
            </w:pPr>
          </w:p>
          <w:p w14:paraId="60F0CAB7" w14:textId="77777777" w:rsidR="004516C1" w:rsidRDefault="004516C1" w:rsidP="001952C8">
            <w:pPr>
              <w:spacing w:after="0" w:line="240" w:lineRule="auto"/>
              <w:ind w:firstLine="567"/>
              <w:jc w:val="center"/>
              <w:rPr>
                <w:rFonts w:ascii="Times New Roman" w:hAnsi="Times New Roman" w:cs="Times New Roman"/>
                <w:highlight w:val="white"/>
                <w:lang w:val="nl-NL"/>
              </w:rPr>
            </w:pPr>
          </w:p>
          <w:p w14:paraId="109DB7C2" w14:textId="77777777" w:rsidR="004516C1" w:rsidRDefault="004516C1" w:rsidP="001952C8">
            <w:pPr>
              <w:spacing w:after="0" w:line="240" w:lineRule="auto"/>
              <w:ind w:firstLine="567"/>
              <w:jc w:val="center"/>
              <w:rPr>
                <w:rFonts w:ascii="Times New Roman" w:hAnsi="Times New Roman" w:cs="Times New Roman"/>
                <w:highlight w:val="white"/>
                <w:lang w:val="nl-NL"/>
              </w:rPr>
            </w:pPr>
          </w:p>
          <w:p w14:paraId="0D9F48D3" w14:textId="77777777" w:rsidR="004516C1" w:rsidRPr="001952C8" w:rsidRDefault="004516C1" w:rsidP="00C87DDC">
            <w:pPr>
              <w:spacing w:after="0" w:line="240" w:lineRule="auto"/>
              <w:rPr>
                <w:rFonts w:ascii="Times New Roman" w:hAnsi="Times New Roman" w:cs="Times New Roman"/>
                <w:highlight w:val="white"/>
                <w:lang w:val="nl-NL"/>
              </w:rPr>
            </w:pPr>
          </w:p>
          <w:p w14:paraId="32B974BC" w14:textId="77777777" w:rsidR="004516C1" w:rsidRPr="00B40C6A" w:rsidRDefault="004516C1" w:rsidP="001952C8">
            <w:pPr>
              <w:spacing w:after="0" w:line="240" w:lineRule="auto"/>
              <w:ind w:firstLine="567"/>
              <w:jc w:val="center"/>
              <w:rPr>
                <w:rFonts w:ascii="Times New Roman" w:hAnsi="Times New Roman" w:cs="Times New Roman"/>
                <w:b/>
                <w:bCs/>
                <w:sz w:val="28"/>
                <w:szCs w:val="28"/>
                <w:highlight w:val="white"/>
                <w:lang w:val="nl-NL"/>
              </w:rPr>
            </w:pPr>
            <w:r>
              <w:rPr>
                <w:rFonts w:ascii="Times New Roman" w:hAnsi="Times New Roman" w:cs="Times New Roman"/>
                <w:b/>
                <w:bCs/>
                <w:sz w:val="28"/>
                <w:szCs w:val="28"/>
                <w:highlight w:val="white"/>
                <w:lang w:val="nl-NL"/>
              </w:rPr>
              <w:t>Lê Trí Khải</w:t>
            </w:r>
          </w:p>
        </w:tc>
      </w:tr>
    </w:tbl>
    <w:p w14:paraId="587105A8" w14:textId="77777777" w:rsidR="00B95D49" w:rsidRPr="00695FC7" w:rsidRDefault="00B95D49" w:rsidP="006B78DA">
      <w:pPr>
        <w:rPr>
          <w:rFonts w:ascii="Times New Roman" w:hAnsi="Times New Roman" w:cs="Times New Roman"/>
          <w:lang w:val="nl-NL"/>
        </w:rPr>
      </w:pPr>
    </w:p>
    <w:sectPr w:rsidR="00B95D49" w:rsidRPr="00695FC7" w:rsidSect="00DF171B">
      <w:headerReference w:type="default" r:id="rId8"/>
      <w:footerReference w:type="even" r:id="rId9"/>
      <w:pgSz w:w="11906" w:h="16838" w:code="9"/>
      <w:pgMar w:top="1134" w:right="851" w:bottom="1134" w:left="1701" w:header="567" w:footer="567"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27D016" w14:textId="77777777" w:rsidR="00054AAC" w:rsidRDefault="00054AAC" w:rsidP="007620B1">
      <w:pPr>
        <w:spacing w:after="0" w:line="240" w:lineRule="auto"/>
      </w:pPr>
      <w:r>
        <w:separator/>
      </w:r>
    </w:p>
  </w:endnote>
  <w:endnote w:type="continuationSeparator" w:id="0">
    <w:p w14:paraId="5A1555A5" w14:textId="77777777" w:rsidR="00054AAC" w:rsidRDefault="00054AAC" w:rsidP="007620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9DE295" w14:textId="77777777" w:rsidR="001952C8" w:rsidRDefault="001952C8">
    <w:pPr>
      <w:pStyle w:val="Footer"/>
      <w:framePr w:wrap="around" w:vAnchor="text" w:hAnchor="margin" w:xAlign="right" w:y="1"/>
      <w:rPr>
        <w:rStyle w:val="PageNumber"/>
      </w:rPr>
    </w:pPr>
    <w:r>
      <w:fldChar w:fldCharType="begin"/>
    </w:r>
    <w:r>
      <w:rPr>
        <w:rStyle w:val="PageNumber"/>
      </w:rPr>
      <w:instrText xml:space="preserve">PAGE  </w:instrText>
    </w:r>
    <w:r>
      <w:fldChar w:fldCharType="end"/>
    </w:r>
  </w:p>
  <w:p w14:paraId="0C0A5A07" w14:textId="77777777" w:rsidR="001952C8" w:rsidRDefault="001952C8">
    <w:pPr>
      <w:pStyle w:val="Footer"/>
      <w:ind w:right="360"/>
    </w:pPr>
  </w:p>
  <w:p w14:paraId="042C879A" w14:textId="77777777" w:rsidR="001952C8" w:rsidRDefault="001952C8"/>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13B597" w14:textId="77777777" w:rsidR="00054AAC" w:rsidRDefault="00054AAC" w:rsidP="007620B1">
      <w:pPr>
        <w:spacing w:after="0" w:line="240" w:lineRule="auto"/>
      </w:pPr>
      <w:r>
        <w:separator/>
      </w:r>
    </w:p>
  </w:footnote>
  <w:footnote w:type="continuationSeparator" w:id="0">
    <w:p w14:paraId="565A1E22" w14:textId="77777777" w:rsidR="00054AAC" w:rsidRDefault="00054AAC" w:rsidP="007620B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634083" w14:textId="713C64C3" w:rsidR="001952C8" w:rsidRPr="00DF171B" w:rsidRDefault="001952C8" w:rsidP="00DF171B">
    <w:pPr>
      <w:pStyle w:val="Header"/>
      <w:tabs>
        <w:tab w:val="center" w:pos="4535"/>
      </w:tabs>
      <w:jc w:val="center"/>
      <w:rPr>
        <w:rFonts w:ascii="Times New Roman" w:hAnsi="Times New Roman" w:cs="Times New Roman"/>
        <w:sz w:val="28"/>
        <w:lang w:val="en-US"/>
      </w:rPr>
    </w:pPr>
    <w:r w:rsidRPr="00DF171B">
      <w:rPr>
        <w:rFonts w:ascii="Times New Roman" w:hAnsi="Times New Roman" w:cs="Times New Roman"/>
        <w:sz w:val="28"/>
      </w:rPr>
      <w:fldChar w:fldCharType="begin"/>
    </w:r>
    <w:r w:rsidRPr="00DF171B">
      <w:rPr>
        <w:rFonts w:ascii="Times New Roman" w:hAnsi="Times New Roman" w:cs="Times New Roman"/>
        <w:sz w:val="28"/>
      </w:rPr>
      <w:instrText xml:space="preserve"> PAGE   \* MERGEFORMAT </w:instrText>
    </w:r>
    <w:r w:rsidRPr="00DF171B">
      <w:rPr>
        <w:rFonts w:ascii="Times New Roman" w:hAnsi="Times New Roman" w:cs="Times New Roman"/>
        <w:sz w:val="28"/>
      </w:rPr>
      <w:fldChar w:fldCharType="separate"/>
    </w:r>
    <w:r w:rsidRPr="00DF171B">
      <w:rPr>
        <w:rFonts w:ascii="Times New Roman" w:hAnsi="Times New Roman" w:cs="Times New Roman"/>
        <w:noProof/>
        <w:sz w:val="28"/>
        <w:lang w:val="en-US" w:eastAsia="en-US"/>
      </w:rPr>
      <w:t>2</w:t>
    </w:r>
    <w:r w:rsidRPr="00DF171B">
      <w:rPr>
        <w:rFonts w:ascii="Times New Roman" w:hAnsi="Times New Roman" w:cs="Times New Roman"/>
        <w:sz w:val="2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6D5B89"/>
    <w:multiLevelType w:val="hybridMultilevel"/>
    <w:tmpl w:val="CB786E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3B193B"/>
    <w:multiLevelType w:val="hybridMultilevel"/>
    <w:tmpl w:val="250238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5C854B3"/>
    <w:multiLevelType w:val="hybridMultilevel"/>
    <w:tmpl w:val="E5184B0A"/>
    <w:lvl w:ilvl="0" w:tplc="E86AD090">
      <w:numFmt w:val="bullet"/>
      <w:lvlText w:val="-"/>
      <w:lvlJc w:val="left"/>
      <w:pPr>
        <w:ind w:left="927" w:hanging="360"/>
      </w:pPr>
      <w:rPr>
        <w:rFonts w:ascii="Times New Roman" w:eastAsiaTheme="minorHAnsi"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num w:numId="1" w16cid:durableId="492335764">
    <w:abstractNumId w:val="2"/>
  </w:num>
  <w:num w:numId="2" w16cid:durableId="1916816742">
    <w:abstractNumId w:val="1"/>
  </w:num>
  <w:num w:numId="3" w16cid:durableId="19204791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47E6"/>
    <w:rsid w:val="00022587"/>
    <w:rsid w:val="0003060B"/>
    <w:rsid w:val="00035A18"/>
    <w:rsid w:val="00054AAC"/>
    <w:rsid w:val="000923AF"/>
    <w:rsid w:val="000B1759"/>
    <w:rsid w:val="000E504C"/>
    <w:rsid w:val="000F104B"/>
    <w:rsid w:val="000F1C3D"/>
    <w:rsid w:val="000F3F7E"/>
    <w:rsid w:val="0012050D"/>
    <w:rsid w:val="00127B04"/>
    <w:rsid w:val="00164F8A"/>
    <w:rsid w:val="00173C6D"/>
    <w:rsid w:val="001802F3"/>
    <w:rsid w:val="00181C69"/>
    <w:rsid w:val="001952C8"/>
    <w:rsid w:val="001B47AF"/>
    <w:rsid w:val="001C6623"/>
    <w:rsid w:val="001C7730"/>
    <w:rsid w:val="001D4548"/>
    <w:rsid w:val="001E1FB4"/>
    <w:rsid w:val="001E4B36"/>
    <w:rsid w:val="001F09C3"/>
    <w:rsid w:val="0020709B"/>
    <w:rsid w:val="00242896"/>
    <w:rsid w:val="002645C9"/>
    <w:rsid w:val="002B041B"/>
    <w:rsid w:val="002B162C"/>
    <w:rsid w:val="002E7090"/>
    <w:rsid w:val="002F7B25"/>
    <w:rsid w:val="00315079"/>
    <w:rsid w:val="00320DC6"/>
    <w:rsid w:val="00343553"/>
    <w:rsid w:val="003455FD"/>
    <w:rsid w:val="00384EB0"/>
    <w:rsid w:val="00397162"/>
    <w:rsid w:val="003B4306"/>
    <w:rsid w:val="003B7891"/>
    <w:rsid w:val="003E6B2A"/>
    <w:rsid w:val="00411AAB"/>
    <w:rsid w:val="00425F85"/>
    <w:rsid w:val="004324BE"/>
    <w:rsid w:val="00433300"/>
    <w:rsid w:val="00444CAE"/>
    <w:rsid w:val="004516C1"/>
    <w:rsid w:val="00467313"/>
    <w:rsid w:val="004C394B"/>
    <w:rsid w:val="004D4F7A"/>
    <w:rsid w:val="004E390B"/>
    <w:rsid w:val="004E57DA"/>
    <w:rsid w:val="00502B00"/>
    <w:rsid w:val="00510A83"/>
    <w:rsid w:val="00512C49"/>
    <w:rsid w:val="00531E83"/>
    <w:rsid w:val="00556DCA"/>
    <w:rsid w:val="005662E5"/>
    <w:rsid w:val="005A6E69"/>
    <w:rsid w:val="005B3320"/>
    <w:rsid w:val="005B4DE1"/>
    <w:rsid w:val="005F1369"/>
    <w:rsid w:val="006006F8"/>
    <w:rsid w:val="00610AEF"/>
    <w:rsid w:val="00617E58"/>
    <w:rsid w:val="006261A7"/>
    <w:rsid w:val="006268E7"/>
    <w:rsid w:val="00632C8F"/>
    <w:rsid w:val="00652BEC"/>
    <w:rsid w:val="00665635"/>
    <w:rsid w:val="00683EE9"/>
    <w:rsid w:val="00695FC7"/>
    <w:rsid w:val="006A437D"/>
    <w:rsid w:val="006B78DA"/>
    <w:rsid w:val="006F3B85"/>
    <w:rsid w:val="006F47E6"/>
    <w:rsid w:val="0072384E"/>
    <w:rsid w:val="00725DED"/>
    <w:rsid w:val="0073457B"/>
    <w:rsid w:val="00752E2A"/>
    <w:rsid w:val="007620B1"/>
    <w:rsid w:val="00781149"/>
    <w:rsid w:val="00793F91"/>
    <w:rsid w:val="007E0C2E"/>
    <w:rsid w:val="00800C23"/>
    <w:rsid w:val="00807C34"/>
    <w:rsid w:val="008148B6"/>
    <w:rsid w:val="00851D36"/>
    <w:rsid w:val="00857AEB"/>
    <w:rsid w:val="00875C01"/>
    <w:rsid w:val="008A43C3"/>
    <w:rsid w:val="008A7804"/>
    <w:rsid w:val="008C5705"/>
    <w:rsid w:val="008C6053"/>
    <w:rsid w:val="008D3582"/>
    <w:rsid w:val="008D3ABD"/>
    <w:rsid w:val="008D4F64"/>
    <w:rsid w:val="008E2225"/>
    <w:rsid w:val="0091140E"/>
    <w:rsid w:val="00941A37"/>
    <w:rsid w:val="009605AF"/>
    <w:rsid w:val="009B7ADC"/>
    <w:rsid w:val="009D5EB0"/>
    <w:rsid w:val="00A40107"/>
    <w:rsid w:val="00A66917"/>
    <w:rsid w:val="00A72F27"/>
    <w:rsid w:val="00AA6001"/>
    <w:rsid w:val="00AF04DA"/>
    <w:rsid w:val="00AF5400"/>
    <w:rsid w:val="00B21897"/>
    <w:rsid w:val="00B22B34"/>
    <w:rsid w:val="00B27655"/>
    <w:rsid w:val="00B365BB"/>
    <w:rsid w:val="00B40C6A"/>
    <w:rsid w:val="00B53C65"/>
    <w:rsid w:val="00B61671"/>
    <w:rsid w:val="00B72332"/>
    <w:rsid w:val="00B95D49"/>
    <w:rsid w:val="00BB08AA"/>
    <w:rsid w:val="00BB508E"/>
    <w:rsid w:val="00BC43CA"/>
    <w:rsid w:val="00BD3DE1"/>
    <w:rsid w:val="00BF03EE"/>
    <w:rsid w:val="00BF3605"/>
    <w:rsid w:val="00C1157E"/>
    <w:rsid w:val="00C25D94"/>
    <w:rsid w:val="00C35A33"/>
    <w:rsid w:val="00C4526B"/>
    <w:rsid w:val="00C51CDE"/>
    <w:rsid w:val="00C74DF5"/>
    <w:rsid w:val="00C8125E"/>
    <w:rsid w:val="00C87DDC"/>
    <w:rsid w:val="00CC4B21"/>
    <w:rsid w:val="00CD2604"/>
    <w:rsid w:val="00CD71E6"/>
    <w:rsid w:val="00D727D8"/>
    <w:rsid w:val="00DD092A"/>
    <w:rsid w:val="00DD40AE"/>
    <w:rsid w:val="00DD4645"/>
    <w:rsid w:val="00DF171B"/>
    <w:rsid w:val="00DF2623"/>
    <w:rsid w:val="00E06636"/>
    <w:rsid w:val="00E0676A"/>
    <w:rsid w:val="00E67352"/>
    <w:rsid w:val="00ED1224"/>
    <w:rsid w:val="00EE2E56"/>
    <w:rsid w:val="00EF400F"/>
    <w:rsid w:val="00EF6B71"/>
    <w:rsid w:val="00F01E4B"/>
    <w:rsid w:val="00F100C5"/>
    <w:rsid w:val="00F17C6A"/>
    <w:rsid w:val="00F473F2"/>
    <w:rsid w:val="00F6776B"/>
    <w:rsid w:val="00F700FE"/>
    <w:rsid w:val="00FB212A"/>
    <w:rsid w:val="00FB50FB"/>
    <w:rsid w:val="00FB577B"/>
    <w:rsid w:val="00FD4C39"/>
    <w:rsid w:val="00FE04F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BF6737"/>
  <w15:chartTrackingRefBased/>
  <w15:docId w15:val="{01BCC224-0203-4B26-84F2-A44B5FE7A8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F47E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F47E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F47E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F47E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F47E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F47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47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47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47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47E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F47E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F47E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F47E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F47E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F47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47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47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47E6"/>
    <w:rPr>
      <w:rFonts w:eastAsiaTheme="majorEastAsia" w:cstheme="majorBidi"/>
      <w:color w:val="272727" w:themeColor="text1" w:themeTint="D8"/>
    </w:rPr>
  </w:style>
  <w:style w:type="paragraph" w:styleId="Title">
    <w:name w:val="Title"/>
    <w:basedOn w:val="Normal"/>
    <w:next w:val="Normal"/>
    <w:link w:val="TitleChar"/>
    <w:uiPriority w:val="10"/>
    <w:qFormat/>
    <w:rsid w:val="006F47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47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47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47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47E6"/>
    <w:pPr>
      <w:spacing w:before="160"/>
      <w:jc w:val="center"/>
    </w:pPr>
    <w:rPr>
      <w:i/>
      <w:iCs/>
      <w:color w:val="404040" w:themeColor="text1" w:themeTint="BF"/>
    </w:rPr>
  </w:style>
  <w:style w:type="character" w:customStyle="1" w:styleId="QuoteChar">
    <w:name w:val="Quote Char"/>
    <w:basedOn w:val="DefaultParagraphFont"/>
    <w:link w:val="Quote"/>
    <w:uiPriority w:val="29"/>
    <w:rsid w:val="006F47E6"/>
    <w:rPr>
      <w:i/>
      <w:iCs/>
      <w:color w:val="404040" w:themeColor="text1" w:themeTint="BF"/>
    </w:rPr>
  </w:style>
  <w:style w:type="paragraph" w:styleId="ListParagraph">
    <w:name w:val="List Paragraph"/>
    <w:basedOn w:val="Normal"/>
    <w:uiPriority w:val="34"/>
    <w:qFormat/>
    <w:rsid w:val="006F47E6"/>
    <w:pPr>
      <w:ind w:left="720"/>
      <w:contextualSpacing/>
    </w:pPr>
  </w:style>
  <w:style w:type="character" w:styleId="IntenseEmphasis">
    <w:name w:val="Intense Emphasis"/>
    <w:basedOn w:val="DefaultParagraphFont"/>
    <w:uiPriority w:val="21"/>
    <w:qFormat/>
    <w:rsid w:val="006F47E6"/>
    <w:rPr>
      <w:i/>
      <w:iCs/>
      <w:color w:val="0F4761" w:themeColor="accent1" w:themeShade="BF"/>
    </w:rPr>
  </w:style>
  <w:style w:type="paragraph" w:styleId="IntenseQuote">
    <w:name w:val="Intense Quote"/>
    <w:basedOn w:val="Normal"/>
    <w:next w:val="Normal"/>
    <w:link w:val="IntenseQuoteChar"/>
    <w:uiPriority w:val="30"/>
    <w:qFormat/>
    <w:rsid w:val="006F47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47E6"/>
    <w:rPr>
      <w:i/>
      <w:iCs/>
      <w:color w:val="0F4761" w:themeColor="accent1" w:themeShade="BF"/>
    </w:rPr>
  </w:style>
  <w:style w:type="character" w:styleId="IntenseReference">
    <w:name w:val="Intense Reference"/>
    <w:basedOn w:val="DefaultParagraphFont"/>
    <w:uiPriority w:val="32"/>
    <w:qFormat/>
    <w:rsid w:val="006F47E6"/>
    <w:rPr>
      <w:b/>
      <w:bCs/>
      <w:smallCaps/>
      <w:color w:val="0F4761" w:themeColor="accent1" w:themeShade="BF"/>
      <w:spacing w:val="5"/>
    </w:rPr>
  </w:style>
  <w:style w:type="character" w:customStyle="1" w:styleId="HeaderChar">
    <w:name w:val="Header Char"/>
    <w:link w:val="Header"/>
    <w:uiPriority w:val="99"/>
    <w:rsid w:val="001952C8"/>
    <w:rPr>
      <w:color w:val="000000"/>
      <w:szCs w:val="28"/>
      <w:lang w:val="vi-VN" w:eastAsia="vi-VN"/>
    </w:rPr>
  </w:style>
  <w:style w:type="character" w:styleId="PageNumber">
    <w:name w:val="page number"/>
    <w:basedOn w:val="DefaultParagraphFont"/>
    <w:rsid w:val="001952C8"/>
  </w:style>
  <w:style w:type="character" w:customStyle="1" w:styleId="FooterChar">
    <w:name w:val="Footer Char"/>
    <w:link w:val="Footer"/>
    <w:uiPriority w:val="99"/>
    <w:rsid w:val="001952C8"/>
    <w:rPr>
      <w:color w:val="000000"/>
      <w:szCs w:val="28"/>
      <w:lang w:val="vi-VN" w:eastAsia="vi-VN"/>
    </w:rPr>
  </w:style>
  <w:style w:type="paragraph" w:styleId="Header">
    <w:name w:val="header"/>
    <w:basedOn w:val="Normal"/>
    <w:link w:val="HeaderChar"/>
    <w:uiPriority w:val="99"/>
    <w:rsid w:val="001952C8"/>
    <w:pPr>
      <w:tabs>
        <w:tab w:val="center" w:pos="4153"/>
        <w:tab w:val="right" w:pos="8306"/>
      </w:tabs>
      <w:spacing w:after="0" w:line="240" w:lineRule="auto"/>
    </w:pPr>
    <w:rPr>
      <w:color w:val="000000"/>
      <w:szCs w:val="28"/>
      <w:lang w:val="vi-VN" w:eastAsia="vi-VN"/>
    </w:rPr>
  </w:style>
  <w:style w:type="character" w:customStyle="1" w:styleId="HeaderChar1">
    <w:name w:val="Header Char1"/>
    <w:basedOn w:val="DefaultParagraphFont"/>
    <w:uiPriority w:val="99"/>
    <w:semiHidden/>
    <w:rsid w:val="001952C8"/>
  </w:style>
  <w:style w:type="paragraph" w:styleId="Footer">
    <w:name w:val="footer"/>
    <w:basedOn w:val="Normal"/>
    <w:link w:val="FooterChar"/>
    <w:uiPriority w:val="99"/>
    <w:rsid w:val="001952C8"/>
    <w:pPr>
      <w:tabs>
        <w:tab w:val="center" w:pos="4153"/>
        <w:tab w:val="right" w:pos="8306"/>
      </w:tabs>
      <w:spacing w:after="0" w:line="240" w:lineRule="auto"/>
    </w:pPr>
    <w:rPr>
      <w:color w:val="000000"/>
      <w:szCs w:val="28"/>
      <w:lang w:val="vi-VN" w:eastAsia="vi-VN"/>
    </w:rPr>
  </w:style>
  <w:style w:type="character" w:customStyle="1" w:styleId="FooterChar1">
    <w:name w:val="Footer Char1"/>
    <w:basedOn w:val="DefaultParagraphFont"/>
    <w:uiPriority w:val="99"/>
    <w:semiHidden/>
    <w:rsid w:val="001952C8"/>
  </w:style>
  <w:style w:type="paragraph" w:styleId="NormalWeb">
    <w:name w:val="Normal (Web)"/>
    <w:basedOn w:val="Normal"/>
    <w:uiPriority w:val="99"/>
    <w:unhideWhenUsed/>
    <w:rsid w:val="001952C8"/>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5E7F64-80E8-4452-B3EE-61F8D6303A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9</Pages>
  <Words>2508</Words>
  <Characters>14302</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Thị Anh Hiếu</dc:creator>
  <cp:keywords/>
  <dc:description/>
  <cp:lastModifiedBy>Nguyễn Văn Nam</cp:lastModifiedBy>
  <cp:revision>3</cp:revision>
  <dcterms:created xsi:type="dcterms:W3CDTF">2026-10-13T08:05:00Z</dcterms:created>
  <dcterms:modified xsi:type="dcterms:W3CDTF">2026-10-13T08:57:00Z</dcterms:modified>
</cp:coreProperties>
</file>