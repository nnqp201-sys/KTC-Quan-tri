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3" w:type="dxa"/>
        <w:jc w:val="center"/>
        <w:tblLook w:val="0000" w:firstRow="0" w:lastRow="0" w:firstColumn="0" w:lastColumn="0" w:noHBand="0" w:noVBand="0"/>
      </w:tblPr>
      <w:tblGrid>
        <w:gridCol w:w="5949"/>
        <w:gridCol w:w="4824"/>
      </w:tblGrid>
      <w:tr w:rsidR="001952C8" w:rsidRPr="00DF171B" w14:paraId="0210115A" w14:textId="77777777" w:rsidTr="008300BB">
        <w:trPr>
          <w:trHeight w:val="639"/>
          <w:jc w:val="center"/>
        </w:trPr>
        <w:tc>
          <w:tcPr>
            <w:tcW w:w="5949" w:type="dxa"/>
          </w:tcPr>
          <w:p w14:paraId="02091B7C" w14:textId="77777777" w:rsidR="001952C8" w:rsidRPr="001952C8" w:rsidRDefault="001952C8" w:rsidP="00B27655">
            <w:pPr>
              <w:widowControl w:val="0"/>
              <w:spacing w:after="0" w:line="240" w:lineRule="auto"/>
              <w:jc w:val="center"/>
              <w:rPr>
                <w:rFonts w:ascii="Times New Roman" w:hAnsi="Times New Roman" w:cs="Times New Roman"/>
                <w:bCs/>
                <w:sz w:val="28"/>
                <w:szCs w:val="28"/>
                <w:highlight w:val="white"/>
                <w:lang w:val="nl-NL"/>
              </w:rPr>
            </w:pPr>
            <w:r>
              <w:rPr>
                <w:rFonts w:ascii="Times New Roman" w:hAnsi="Times New Roman" w:cs="Times New Roman"/>
                <w:bCs/>
                <w:sz w:val="28"/>
                <w:szCs w:val="28"/>
                <w:highlight w:val="white"/>
                <w:lang w:val="nl-NL"/>
              </w:rPr>
              <w:t>ĐẢNG BỘ UBND TỈNH QUẢNG NGÃI</w:t>
            </w:r>
          </w:p>
          <w:p w14:paraId="327002C5" w14:textId="77777777" w:rsidR="001952C8" w:rsidRPr="001952C8" w:rsidRDefault="001952C8" w:rsidP="00B27655">
            <w:pPr>
              <w:widowControl w:val="0"/>
              <w:spacing w:after="0" w:line="240" w:lineRule="auto"/>
              <w:jc w:val="center"/>
              <w:rPr>
                <w:rFonts w:ascii="Times New Roman" w:hAnsi="Times New Roman" w:cs="Times New Roman"/>
                <w:bCs/>
                <w:highlight w:val="white"/>
                <w:lang w:val="nl-NL"/>
              </w:rPr>
            </w:pPr>
            <w:r>
              <w:rPr>
                <w:rFonts w:ascii="Times New Roman" w:hAnsi="Times New Roman" w:cs="Times New Roman"/>
                <w:b/>
                <w:sz w:val="28"/>
                <w:szCs w:val="28"/>
                <w:highlight w:val="white"/>
                <w:lang w:val="nl-NL"/>
              </w:rPr>
              <w:t>ĐẢNG ỦY TRƯỜNG CAO ĐẲNG KON TUM</w:t>
            </w:r>
          </w:p>
        </w:tc>
        <w:tc>
          <w:tcPr>
            <w:tcW w:w="4824" w:type="dxa"/>
          </w:tcPr>
          <w:p w14:paraId="0E27052E" w14:textId="77777777" w:rsidR="001952C8" w:rsidRPr="001952C8" w:rsidRDefault="001952C8" w:rsidP="001952C8">
            <w:pPr>
              <w:spacing w:after="0" w:line="240" w:lineRule="auto"/>
              <w:ind w:left="-106" w:right="-1"/>
              <w:jc w:val="center"/>
              <w:rPr>
                <w:rFonts w:ascii="Times New Roman" w:hAnsi="Times New Roman" w:cs="Times New Roman"/>
                <w:b/>
                <w:sz w:val="30"/>
                <w:szCs w:val="30"/>
                <w:highlight w:val="white"/>
                <w:lang w:val="nl-NL"/>
              </w:rPr>
            </w:pPr>
            <w:r>
              <w:rPr>
                <w:rFonts w:ascii="Times New Roman" w:hAnsi="Times New Roman" w:cs="Times New Roman"/>
                <w:b/>
                <w:sz w:val="30"/>
                <w:szCs w:val="30"/>
                <w:highlight w:val="white"/>
                <w:lang w:val="nl-NL"/>
              </w:rPr>
              <w:t>ĐẢNG CỘNG SẢN VIỆT NAM</w:t>
            </w:r>
          </w:p>
          <w:p w14:paraId="09FE7661" w14:textId="77777777" w:rsidR="001952C8" w:rsidRPr="001952C8" w:rsidRDefault="001952C8" w:rsidP="001952C8">
            <w:pPr>
              <w:spacing w:after="0" w:line="240" w:lineRule="auto"/>
              <w:ind w:left="-106" w:right="-1"/>
              <w:jc w:val="center"/>
              <w:rPr>
                <w:rFonts w:ascii="Times New Roman" w:hAnsi="Times New Roman" w:cs="Times New Roman"/>
                <w:bCs/>
                <w:sz w:val="28"/>
                <w:szCs w:val="28"/>
                <w:highlight w:val="white"/>
                <w:lang w:val="nl-NL"/>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7860352C" wp14:editId="5A09FA17">
                      <wp:simplePos x="0" y="0"/>
                      <wp:positionH relativeFrom="column">
                        <wp:posOffset>120015</wp:posOffset>
                      </wp:positionH>
                      <wp:positionV relativeFrom="paragraph">
                        <wp:posOffset>5080</wp:posOffset>
                      </wp:positionV>
                      <wp:extent cx="2587625" cy="0"/>
                      <wp:effectExtent l="0" t="0" r="0" b="0"/>
                      <wp:wrapNone/>
                      <wp:docPr id="40267517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7625"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F13222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5pt,.4pt" to="213.2pt,.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BIsjvgEAAGADAAAOAAAAZHJzL2Uyb0RvYy54bWysU8GOGyEMvVfqPyDuzSSpkkYokz1ku71s 20i7/QAHmBlUwAizmeTvC2wyXbW3qnOwMLYfz8+e7d3ZWXbSkQz6li9mc860l6iM71v+4/nhw4Yz SuAVWPS65RdN/G73/t12DEIvcUCrdGQZxJMYQ8uHlIJoGpKDdkAzDNrnYIfRQcpu7BsVYczozjbL +XzdjBhViCg1Ub69fw3yXcXvOi3T964jnZhteeaWqo3VHottdlsQfYQwGHmlAf/AwoHx+dEJ6h4S sJdo/oJyRkYk7NJMomuw64zUtYfczWL+RzdPAwRde8niUJhkov8HK7+d9v4QC3V59k/hEeVPYh73 A/heVwLPl5AHtyhSNWMgMZUUh8IhsuP4FVXOgZeEVYVzF12BzP2xcxX7Momtz4nJfLlcbT6tlyvO 5C3WgLgVhkjpi0bHyqHl1viiAwg4PVIqREDcUsq1xwdjbZ2l9Wxs+frjKk8bbJ+XUqZYawmtUSWv VFDsj3sb2QnKYtSvNpgjb9OcSXk9rXEt30xJIAYN6rNX9cEExr6eMynrryIVXcoSkjiiuhziTbw8 xsr+unJlT976tfr3j7H7BQAA//8DAFBLAwQUAAYACAAAACEAa37+D9gAAAAEAQAADwAAAGRycy9k b3ducmV2LnhtbEyOwU7DMBBE70j8g7VI3KhDVbVpGqdCSByQkIDAgaMbb+NAvA62m4S/Z3uC42hG b165n10vRgyx86TgdpGBQGq86ahV8P72cJODiEmT0b0nVPCDEfbV5UWpC+MnesWxTq1gCMVCK7Ap DYWUsbHodFz4AYm7ow9OJ46hlSboieGul8ssW0unO+IHqwe8t9h81SfHFNp8H+c+fLw8P9m8nj7x cdygUtdX890ORMI5/Y3hrM/qULHTwZ/IRNFzzre8VMD+3K6W6xWIwznKqpT/5atfAAAA//8DAFBL AQItABQABgAIAAAAIQC2gziS/gAAAOEBAAATAAAAAAAAAAAAAAAAAAAAAABbQ29udGVudF9UeXBl c10ueG1sUEsBAi0AFAAGAAgAAAAhADj9If/WAAAAlAEAAAsAAAAAAAAAAAAAAAAALwEAAF9yZWxz Ly5yZWxzUEsBAi0AFAAGAAgAAAAhAAUEiyO+AQAAYAMAAA4AAAAAAAAAAAAAAAAALgIAAGRycy9l Mm9Eb2MueG1sUEsBAi0AFAAGAAgAAAAhAGt+/g/YAAAABAEAAA8AAAAAAAAAAAAAAAAAGAQAAGRy cy9kb3ducmV2LnhtbFBLBQYAAAAABAAEAPMAAAAdBQAAAAA= " strokeweight=".5pt">
                      <v:stroke joinstyle="miter"/>
                    </v:line>
                  </w:pict>
                </mc:Fallback>
              </mc:AlternateContent>
            </w:r>
            <w:r>
              <w:rPr>
                <w:rFonts w:ascii="Times New Roman" w:hAnsi="Times New Roman" w:cs="Times New Roman"/>
                <w:i/>
                <w:sz w:val="28"/>
                <w:szCs w:val="28"/>
                <w:highlight w:val="white"/>
                <w:lang w:val="nl-NL"/>
              </w:rPr>
              <w:t>Quảng Ngãi, ngày    tháng 10 năm 2026</w:t>
            </w:r>
          </w:p>
        </w:tc>
      </w:tr>
      <w:tr w:rsidR="001952C8" w:rsidRPr="001952C8" w14:paraId="6B830E46" w14:textId="77777777" w:rsidTr="008300BB">
        <w:trPr>
          <w:trHeight w:val="502"/>
          <w:jc w:val="center"/>
        </w:trPr>
        <w:tc>
          <w:tcPr>
            <w:tcW w:w="5949" w:type="dxa"/>
          </w:tcPr>
          <w:p w14:paraId="3D766052" w14:textId="77777777" w:rsidR="001952C8" w:rsidRPr="001952C8" w:rsidRDefault="001952C8" w:rsidP="008300BB">
            <w:pPr>
              <w:ind w:right="-111"/>
              <w:jc w:val="center"/>
              <w:rPr>
                <w:rFonts w:ascii="Times New Roman" w:hAnsi="Times New Roman" w:cs="Times New Roman"/>
                <w:b/>
                <w:sz w:val="26"/>
                <w:szCs w:val="26"/>
                <w:highlight w:val="white"/>
                <w:lang w:val="nl-NL"/>
              </w:rPr>
            </w:pPr>
            <w:r>
              <w:rPr>
                <w:rFonts w:ascii="Times New Roman" w:hAnsi="Times New Roman" w:cs="Times New Roman"/>
                <w:b/>
                <w:sz w:val="26"/>
                <w:szCs w:val="26"/>
                <w:highlight w:val="white"/>
                <w:lang w:val="nl-NL"/>
              </w:rPr>
              <w:t>*</w:t>
            </w:r>
          </w:p>
          <w:p w14:paraId="0159ED3B" w14:textId="77777777" w:rsidR="001952C8" w:rsidRPr="001952C8" w:rsidRDefault="001952C8" w:rsidP="008300BB">
            <w:pPr>
              <w:ind w:right="-111"/>
              <w:jc w:val="center"/>
              <w:rPr>
                <w:rFonts w:ascii="Times New Roman" w:hAnsi="Times New Roman" w:cs="Times New Roman"/>
                <w:bCs/>
                <w:sz w:val="28"/>
                <w:szCs w:val="28"/>
                <w:highlight w:val="white"/>
                <w:lang w:val="nl-NL"/>
              </w:rPr>
            </w:pPr>
            <w:r>
              <w:rPr>
                <w:rFonts w:ascii="Times New Roman" w:hAnsi="Times New Roman" w:cs="Times New Roman"/>
                <w:sz w:val="28"/>
                <w:szCs w:val="28"/>
                <w:highlight w:val="white"/>
                <w:lang w:val="nl-NL"/>
              </w:rPr>
              <w:t>S</w:t>
            </w:r>
            <w:r>
              <w:rPr>
                <w:rFonts w:ascii="Times New Roman" w:hAnsi="Times New Roman" w:cs="Times New Roman"/>
                <w:bCs/>
                <w:sz w:val="28"/>
                <w:szCs w:val="28"/>
                <w:highlight w:val="white"/>
                <w:lang w:val="nl-NL"/>
              </w:rPr>
              <w:t>ố          -BC/ĐU</w:t>
            </w:r>
          </w:p>
        </w:tc>
        <w:tc>
          <w:tcPr>
            <w:tcW w:w="4824" w:type="dxa"/>
          </w:tcPr>
          <w:p w14:paraId="71EEA6D4" w14:textId="77777777" w:rsidR="001952C8" w:rsidRPr="001952C8" w:rsidRDefault="001952C8" w:rsidP="008300BB">
            <w:pPr>
              <w:ind w:right="-1"/>
              <w:jc w:val="right"/>
              <w:rPr>
                <w:rFonts w:ascii="Times New Roman" w:hAnsi="Times New Roman" w:cs="Times New Roman"/>
                <w:bCs/>
                <w:sz w:val="26"/>
                <w:szCs w:val="26"/>
                <w:highlight w:val="white"/>
                <w:lang w:val="nl-NL"/>
              </w:rPr>
            </w:pPr>
          </w:p>
        </w:tc>
      </w:tr>
    </w:tbl>
    <w:p w14:paraId="1DC7712B" w14:textId="77777777" w:rsidR="001952C8" w:rsidRPr="00DF171B" w:rsidRDefault="001952C8" w:rsidP="001952C8">
      <w:pPr>
        <w:spacing w:after="0" w:line="240" w:lineRule="auto"/>
        <w:jc w:val="center"/>
        <w:rPr>
          <w:rFonts w:ascii="Times New Roman" w:hAnsi="Times New Roman" w:cs="Times New Roman"/>
          <w:b/>
          <w:sz w:val="32"/>
          <w:szCs w:val="32"/>
          <w:lang w:val="nl-NL"/>
        </w:rPr>
      </w:pPr>
      <w:r w:rsidRPr="00DF171B">
        <w:rPr>
          <w:rFonts w:ascii="Times New Roman" w:hAnsi="Times New Roman" w:cs="Times New Roman"/>
          <w:b/>
          <w:sz w:val="32"/>
          <w:szCs w:val="32"/>
          <w:lang w:val="nl-NL"/>
        </w:rPr>
        <w:t>BÁO CÁO</w:t>
      </w:r>
    </w:p>
    <w:p w14:paraId="2A51498D" w14:textId="77777777" w:rsidR="00DF171B" w:rsidRDefault="00695FC7" w:rsidP="001952C8">
      <w:pPr>
        <w:tabs>
          <w:tab w:val="left" w:pos="1830"/>
        </w:tabs>
        <w:spacing w:after="0" w:line="240" w:lineRule="auto"/>
        <w:jc w:val="center"/>
        <w:rPr>
          <w:rFonts w:ascii="Times New Roman" w:hAnsi="Times New Roman" w:cs="Times New Roman"/>
          <w:b/>
          <w:bCs/>
          <w:sz w:val="28"/>
          <w:szCs w:val="28"/>
          <w:lang w:val="nl-NL"/>
        </w:rPr>
      </w:pPr>
      <w:del w:id="1001" w:author="Nguyễn Ngọc Quang Phục" w:date="2026-10-14T15:51:11Z">
        <w:r>
          <w:rPr>
            <w:rFonts w:ascii="Times New Roman" w:hAnsi="Times New Roman" w:cs="Times New Roman"/>
            <w:b/>
            <w:bCs/>
            <w:sz w:val="28"/>
            <w:szCs w:val="28"/>
            <w:lang w:val="nl-NL"/>
          </w:rPr>
          <w:delText xml:space="preserve">ứng dụng Trí tuệ nhân tạo (AI) trong quản lý và đào tạo </w:delText>
        </w:r>
      </w:del>
      <w:ins w:id="1002" w:author="Nguyễn Ngọc Quang Phục" w:date="2026-10-14T15:51:11Z">
        <w:r>
          <w:rPr>
            <w:rFonts w:ascii="Times New Roman" w:hAnsi="Times New Roman" w:cs="Times New Roman"/>
            <w:b/>
            <w:bCs/>
            <w:sz w:val="28"/>
            <w:szCs w:val="28"/>
            <w:lang w:val="nl-NL"/>
          </w:rPr>
          <w:t xml:space="preserve">ứng dụng trí tuệ nhân tạo (AI) trong quản lý và đào tạo</w:t>
        </w:r>
      </w:ins>
    </w:p>
    <w:p w14:paraId="074D3B18" w14:textId="1909DC33" w:rsidR="001952C8" w:rsidRPr="00695FC7" w:rsidRDefault="00695FC7" w:rsidP="001952C8">
      <w:pPr>
        <w:tabs>
          <w:tab w:val="left" w:pos="1830"/>
        </w:tabs>
        <w:spacing w:after="0" w:line="240" w:lineRule="auto"/>
        <w:jc w:val="center"/>
        <w:rPr>
          <w:rFonts w:ascii="Times New Roman" w:hAnsi="Times New Roman" w:cs="Times New Roman"/>
          <w:b/>
          <w:bCs/>
          <w:sz w:val="28"/>
          <w:szCs w:val="28"/>
          <w:lang w:val="nl-NL"/>
        </w:rPr>
      </w:pPr>
      <w:r>
        <w:rPr>
          <w:rFonts w:ascii="Times New Roman" w:hAnsi="Times New Roman" w:cs="Times New Roman"/>
          <w:b/>
          <w:bCs/>
          <w:sz w:val="28"/>
          <w:szCs w:val="28"/>
          <w:lang w:val="nl-NL"/>
        </w:rPr>
        <w:t>tại Trường Cao đẳng Kon Tum</w:t>
      </w:r>
    </w:p>
    <w:p w14:paraId="38E0AB3C" w14:textId="77777777" w:rsidR="001952C8" w:rsidRPr="00695FC7" w:rsidRDefault="001952C8" w:rsidP="001952C8">
      <w:pPr>
        <w:tabs>
          <w:tab w:val="left" w:pos="1830"/>
        </w:tabs>
        <w:spacing w:after="0" w:line="240" w:lineRule="auto"/>
        <w:jc w:val="center"/>
        <w:rPr>
          <w:rFonts w:ascii="Times New Roman" w:hAnsi="Times New Roman" w:cs="Times New Roman"/>
          <w:bCs/>
          <w:lang w:val="nl-NL"/>
        </w:rPr>
      </w:pPr>
      <w:r>
        <w:rPr>
          <w:rFonts w:ascii="Times New Roman" w:hAnsi="Times New Roman" w:cs="Times New Roman"/>
          <w:bCs/>
          <w:lang w:val="nl-NL"/>
        </w:rPr>
        <w:t>-----</w:t>
      </w:r>
    </w:p>
    <w:p w14:paraId="1E15FA62" w14:textId="77777777" w:rsidR="001952C8" w:rsidRPr="004516C1" w:rsidRDefault="00695FC7" w:rsidP="004516C1">
      <w:pPr>
        <w:spacing w:before="120" w:after="120" w:line="312" w:lineRule="auto"/>
        <w:ind w:firstLine="720"/>
        <w:jc w:val="both"/>
        <w:rPr>
          <w:rFonts w:ascii="Times New Roman" w:hAnsi="Times New Roman" w:cs="Times New Roman"/>
          <w:color w:val="000000" w:themeColor="text1"/>
          <w:sz w:val="28"/>
          <w:szCs w:val="28"/>
          <w:lang w:val="nl-NL"/>
        </w:rPr>
      </w:pPr>
      <w:r w:rsidRPr="004516C1">
        <w:rPr>
          <w:rFonts w:ascii="Times New Roman" w:hAnsi="Times New Roman" w:cs="Times New Roman"/>
          <w:sz w:val="28"/>
          <w:szCs w:val="28"/>
          <w:lang w:val="nl-NL"/>
        </w:rPr>
        <w:t xml:space="preserve">Thực hiện Công văn số 2868-CV/ĐU ngày 09 tháng 10 năm 2026 của Đảng ủy Ủy ban nhân dân tỉnh </w:t>
      </w:r>
      <w:del w:id="1003" w:author="Nguyễn Ngọc Quang Phục" w:date="2026-10-14T15:51:11Z">
        <w:r w:rsidRPr="004516C1">
          <w:rPr>
            <w:rFonts w:ascii="Times New Roman" w:hAnsi="Times New Roman" w:cs="Times New Roman"/>
            <w:sz w:val="28"/>
            <w:szCs w:val="28"/>
            <w:lang w:val="nl-NL"/>
          </w:rPr>
          <w:delText xml:space="preserve">Quảng Ngãi phối hợp, tổ chức trao đổi học tập kinh nghiệm</w:delText>
        </w:r>
      </w:del>
      <w:ins w:id="1004" w:author="Nguyễn Ngọc Quang Phục" w:date="2026-10-14T15:51:11Z">
        <w:r w:rsidRPr="004516C1">
          <w:rPr>
            <w:rFonts w:ascii="Times New Roman" w:hAnsi="Times New Roman" w:cs="Times New Roman"/>
            <w:sz w:val="28"/>
            <w:szCs w:val="28"/>
            <w:lang w:val="nl-NL"/>
          </w:rPr>
          <w:t xml:space="preserve">Quảng Ngãi về việc phối hợp tổ chức trao đổi, học tập kinh nghiệm</w:t>
        </w:r>
      </w:ins>
      <w:r w:rsidRPr="004516C1">
        <w:rPr>
          <w:rFonts w:ascii="Times New Roman" w:hAnsi="Times New Roman" w:cs="Times New Roman"/>
          <w:sz w:val="28"/>
          <w:szCs w:val="28"/>
          <w:lang w:val="nl-NL"/>
        </w:rPr>
        <w:t xml:space="preserve"> ứng dụng trí tuệ nhân tạo trong xử lý công việc. </w:t>
      </w:r>
      <w:del w:id="1005" w:author="Nguyễn Ngọc Quang Phục" w:date="2026-10-14T15:51:11Z">
        <w:r w:rsidRPr="004516C1">
          <w:rPr>
            <w:rFonts w:ascii="Times New Roman" w:eastAsia="Calibri" w:hAnsi="Times New Roman" w:cs="Times New Roman"/>
            <w:sz w:val="28"/>
            <w:szCs w:val="28"/>
            <w:lang w:val="nl-NL"/>
          </w:rPr>
          <w:delText xml:space="preserve">Đảng ủy Trường Cao đẳng Kon Tum báo cáo </w:delText>
        </w:r>
      </w:del>
      <w:del w:id="1006" w:author="Nguyễn Ngọc Quang Phục" w:date="2026-10-14T15:51:11Z">
        <w:r w:rsidRPr="004516C1">
          <w:rPr>
            <w:rFonts w:ascii="Times New Roman" w:hAnsi="Times New Roman" w:cs="Times New Roman"/>
            <w:sz w:val="28"/>
            <w:szCs w:val="28"/>
            <w:lang w:val="nl-NL"/>
          </w:rPr>
          <w:delText>ứng dụng Trí tuệ nhân tạo (AI) trong quản lý và đào tạo tại Trường Cao đẳng Kon Tum</w:delText>
        </w:r>
      </w:del>
      <w:del w:id="1007" w:author="Nguyễn Ngọc Quang Phục" w:date="2026-10-14T15:51:11Z">
        <w:r w:rsidRPr="004516C1">
          <w:rPr>
            <w:rFonts w:ascii="Times New Roman" w:hAnsi="Times New Roman" w:cs="Times New Roman"/>
            <w:color w:val="000000" w:themeColor="text1"/>
            <w:sz w:val="28"/>
            <w:szCs w:val="28"/>
            <w:lang w:val="nl-NL"/>
          </w:rPr>
          <w:delText xml:space="preserve"> </w:delText>
        </w:r>
      </w:del>
      <w:del w:id="1008" w:author="Nguyễn Ngọc Quang Phục" w:date="2026-10-14T15:51:11Z">
        <w:r w:rsidRPr="004516C1">
          <w:rPr>
            <w:rFonts w:ascii="Times New Roman" w:eastAsia="Calibri" w:hAnsi="Times New Roman" w:cs="Times New Roman"/>
            <w:sz w:val="28"/>
            <w:szCs w:val="28"/>
            <w:lang w:val="nl-NL"/>
          </w:rPr>
          <w:delText xml:space="preserve">như sau</w:delText>
        </w:r>
      </w:del>
      <w:ins w:id="1009" w:author="Nguyễn Ngọc Quang Phục" w:date="2026-10-14T15:51:11Z">
        <w:r w:rsidRPr="004516C1">
          <w:rPr>
            <w:rFonts w:ascii="Times New Roman" w:eastAsia="Calibri" w:hAnsi="Times New Roman" w:cs="Times New Roman"/>
            <w:sz w:val="28"/>
            <w:szCs w:val="28"/>
            <w:lang w:val="nl-NL"/>
          </w:rPr>
          <w:t xml:space="preserve">Đảng ủy Trường Cao đẳng Kon Tum báo cáo tình hình ứng dụng trí tuệ nhân tạo (AI) trong quản lý và đào tạo tại Trường như sau</w:t>
        </w:r>
      </w:ins>
      <w:r w:rsidRPr="004516C1">
        <w:rPr>
          <w:rFonts w:ascii="Times New Roman" w:eastAsia="Calibri" w:hAnsi="Times New Roman" w:cs="Times New Roman"/>
          <w:sz w:val="28"/>
          <w:szCs w:val="28"/>
          <w:lang w:val="nl-NL"/>
        </w:rPr>
        <w:t xml:space="preserve">:</w:t>
      </w:r>
    </w:p>
    <w:p w14:paraId="4C33566C"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b/>
          <w:bCs/>
          <w:kern w:val="0"/>
          <w:sz w:val="28"/>
          <w:szCs w:val="28"/>
          <w:lang w:val="nl-NL" w:eastAsia="ko-KR"/>
          <w14:ligatures w14:val="none"/>
        </w:rPr>
        <w:t>I. KHÁI QUÁT TÌNH HÌNH ỨNG DỤNG AI TẠI TRƯỜNG</w:t>
      </w:r>
    </w:p>
    <w:p w14:paraId="68873863" w14:textId="6ABACE17" w:rsidR="00EE2E56"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Thực hiện chủ trương của Đảng, Nhà nước về đột phá phát triển khoa học, công nghệ, đổi mới sáng tạo và chuyển đổi số quốc gia (Nghị quyết số 57-NQ/TW ngày 22/12/2024 của Bộ Chính trị; Nghị quyết số 03/NQ-CP ngày 09/01/2025 của Chính phủ; Quyết định số 1671/QĐ-TTg </w:t>
      </w:r>
      <w:del w:id="1010"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ngày 28/8/2026 phê duyệt</w:delText>
        </w:r>
      </w:del>
      <w:ins w:id="1011"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ngày 28/8/2026 của Thủ tướng Chính phủ phê duyệt</w:t>
        </w:r>
      </w:ins>
      <w:r w:rsidRPr="004516C1">
        <w:rPr>
          <w:rFonts w:ascii="Times New Roman" w:eastAsia="Times New Roman" w:hAnsi="Times New Roman" w:cs="Times New Roman"/>
          <w:kern w:val="0"/>
          <w:sz w:val="28"/>
          <w:szCs w:val="28"/>
          <w:lang w:val="nl-NL" w:eastAsia="ko-KR"/>
          <w14:ligatures w14:val="none"/>
        </w:rPr>
        <w:t xml:space="preserve"> Chiến lược quốc gia về trí tuệ nhân tạo đến năm 2030, </w:t>
      </w:r>
      <w:del w:id="1012"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tầm nhìn 2045)</w:delText>
        </w:r>
      </w:del>
      <w:ins w:id="1013"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tầm nhìn đến năm 2045)</w:t>
        </w:r>
      </w:ins>
      <w:r w:rsidRPr="004516C1">
        <w:rPr>
          <w:rFonts w:ascii="Times New Roman" w:eastAsia="Times New Roman" w:hAnsi="Times New Roman" w:cs="Times New Roman"/>
          <w:kern w:val="0"/>
          <w:sz w:val="28"/>
          <w:szCs w:val="28"/>
          <w:lang w:val="nl-NL" w:eastAsia="ko-KR"/>
          <w14:ligatures w14:val="none"/>
        </w:rPr>
        <w:t xml:space="preserve">, từ năm 2025 đến nay, Đảng ủy Trường Cao đẳng Kon Tum đã quán triệt, lãnh đạo, chỉ đạo chính quyền nhà trường áp dụng nguyên tắc </w:t>
      </w:r>
      <w:r w:rsidR="00DF171B" w:rsidRPr="004516C1">
        <w:rPr>
          <w:rFonts w:ascii="Times New Roman" w:eastAsia="Times New Roman" w:hAnsi="Times New Roman" w:cs="Times New Roman"/>
          <w:kern w:val="0"/>
          <w:sz w:val="28"/>
          <w:szCs w:val="28"/>
          <w:lang w:val="nl-NL" w:eastAsia="ko-KR"/>
          <w14:ligatures w14:val="none"/>
        </w:rPr>
        <w:t>“</w:t>
      </w:r>
      <w:r w:rsidRPr="004516C1">
        <w:rPr>
          <w:rFonts w:ascii="Times New Roman" w:eastAsia="Times New Roman" w:hAnsi="Times New Roman" w:cs="Times New Roman"/>
          <w:kern w:val="0"/>
          <w:sz w:val="28"/>
          <w:szCs w:val="28"/>
          <w:lang w:val="nl-NL" w:eastAsia="ko-KR"/>
          <w14:ligatures w14:val="none"/>
        </w:rPr>
        <w:t>AI First</w:t>
      </w:r>
      <w:r w:rsidR="00DF171B" w:rsidRPr="004516C1">
        <w:rPr>
          <w:rFonts w:ascii="Times New Roman" w:eastAsia="Times New Roman" w:hAnsi="Times New Roman" w:cs="Times New Roman"/>
          <w:kern w:val="0"/>
          <w:sz w:val="28"/>
          <w:szCs w:val="28"/>
          <w:lang w:val="nl-NL" w:eastAsia="ko-KR"/>
          <w14:ligatures w14:val="none"/>
        </w:rPr>
        <w:t>”</w:t>
      </w:r>
      <w:r w:rsidRPr="004516C1">
        <w:rPr>
          <w:rFonts w:ascii="Times New Roman" w:eastAsia="Times New Roman" w:hAnsi="Times New Roman" w:cs="Times New Roman"/>
          <w:kern w:val="0"/>
          <w:sz w:val="28"/>
          <w:szCs w:val="28"/>
          <w:lang w:val="nl-NL" w:eastAsia="ko-KR"/>
          <w14:ligatures w14:val="none"/>
        </w:rPr>
        <w:t>, xác định trí tuệ nhân tạo là công cụ hỗ trợ đắc lực cho mọi hoạt động của nhà trường.</w:t>
      </w:r>
    </w:p>
    <w:p w14:paraId="268B0EED" w14:textId="3BFEF9D5"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Trên cơ sở đó, ngày 06/11/2025, </w:t>
      </w:r>
      <w:del w:id="1014"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Hiệu trưởng Nhà trường đã ban hành</w:delText>
        </w:r>
      </w:del>
      <w:ins w:id="1015"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Hiệu trưởng đã ban hành</w:t>
        </w:r>
      </w:ins>
      <w:r w:rsidRPr="004516C1">
        <w:rPr>
          <w:rFonts w:ascii="Times New Roman" w:eastAsia="Times New Roman" w:hAnsi="Times New Roman" w:cs="Times New Roman"/>
          <w:kern w:val="0"/>
          <w:sz w:val="28"/>
          <w:szCs w:val="28"/>
          <w:lang w:val="nl-NL" w:eastAsia="ko-KR"/>
          <w14:ligatures w14:val="none"/>
        </w:rPr>
        <w:t xml:space="preserve"> Bộ tiêu chí đánh giá việc ứng dụng AI trong thực hiện nhiệm vụ đối với viên chức, người lao động (thang điểm tối đa </w:t>
      </w:r>
      <w:del w:id="1016"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100 điểm, 5 mức xếp loại</w:delText>
        </w:r>
      </w:del>
      <w:ins w:id="1017"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100 điểm, 05 mức xếp loại</w:t>
        </w:r>
      </w:ins>
      <w:r w:rsidRPr="004516C1">
        <w:rPr>
          <w:rFonts w:ascii="Times New Roman" w:eastAsia="Times New Roman" w:hAnsi="Times New Roman" w:cs="Times New Roman"/>
          <w:kern w:val="0"/>
          <w:sz w:val="28"/>
          <w:szCs w:val="28"/>
          <w:lang w:val="nl-NL" w:eastAsia="ko-KR"/>
          <w14:ligatures w14:val="none"/>
        </w:rPr>
        <w:t xml:space="preserve">: Xuất sắc, Tốt, Khá, Đạt yêu cầu, Chưa đạt yêu cầu), </w:t>
      </w:r>
      <w:del w:id="1018"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áp dụng cho 3 nhóm</w:delText>
        </w:r>
      </w:del>
      <w:ins w:id="1019"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áp dụng cho 03 nhóm</w:t>
        </w:r>
      </w:ins>
      <w:r w:rsidRPr="004516C1">
        <w:rPr>
          <w:rFonts w:ascii="Times New Roman" w:eastAsia="Times New Roman" w:hAnsi="Times New Roman" w:cs="Times New Roman"/>
          <w:kern w:val="0"/>
          <w:sz w:val="28"/>
          <w:szCs w:val="28"/>
          <w:lang w:val="nl-NL" w:eastAsia="ko-KR"/>
          <w14:ligatures w14:val="none"/>
        </w:rPr>
        <w:t xml:space="preserve"> đối tượng là viên chức quản lý, nhà giáo và viên chức hành chính, làm một trong các căn cứ đánh giá, xếp loại chất lượng viên chức, xét thi đua khen thưởng và xây dựng kế hoạch bồi dưỡng hằng năm.</w:t>
      </w:r>
    </w:p>
    <w:p w14:paraId="3FC84F39" w14:textId="763DEE48" w:rsidR="00FE04FE" w:rsidRPr="004516C1" w:rsidRDefault="001E1FB4"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Từ giữa năm 2026 đến nay, với xu hướng sử dụng AI chuyển sang xây dựng hệ thống làm việc thông qua AI Agent, Skill, workflow và các công cụ tự động hóa, nhà trường ban hành Kế hoạch số 848/KH-CĐKT ngày 03/9/2026 triển khai xây dựng, đóng gói đồng bộ 30 công cụ/bộ công cụ AI (Skills, Prompt chuẩn, quy trình, thông báo hướng dẫn), giao các phòng, khoa chủ trì theo lĩnh vực phụ trách; đồng thời đầu tư hạ tầng tài khoản Claude AI Team phục vụ các đơn vị thuộc Trường. </w:t>
      </w:r>
      <w:del w:id="1020" w:author="Nguyễn Ngọc Quang Phục" w:date="2026-10-14T15:51:11Z">
        <w:r w:rsidRPr="004516C1">
          <w:rPr>
            <w:rFonts w:ascii="Times New Roman" w:eastAsia="Times New Roman" w:hAnsi="Times New Roman" w:cs="Times New Roman"/>
            <w:kern w:val="0"/>
            <w:sz w:val="28"/>
            <w:szCs w:val="28"/>
            <w:lang w:val="nl-NL" w:eastAsia="ko-KR"/>
            <w14:ligatures w14:val="none"/>
          </w:rPr>
          <w:lastRenderedPageBreak/>
          <w:delText xml:space="preserve">Việc ứng dụng AI tham gia sâu hơn</w:delText>
        </w:r>
      </w:del>
      <w:ins w:id="1021" w:author="Nguyễn Ngọc Quang Phục" w:date="2026-10-14T15:51:11Z">
        <w:r w:rsidRPr="004516C1">
          <w:rPr>
            <w:rFonts w:ascii="Times New Roman" w:eastAsia="Times New Roman" w:hAnsi="Times New Roman" w:cs="Times New Roman"/>
            <w:kern w:val="0"/>
            <w:sz w:val="28"/>
            <w:szCs w:val="28"/>
            <w:lang w:val="nl-NL" w:eastAsia="ko-KR"/>
            <w14:ligatures w14:val="none"/>
          </w:rPr>
          <w:lastRenderedPageBreak/>
          <w:t xml:space="preserve">AI tham gia sâu hơn</w:t>
        </w:r>
      </w:ins>
      <w:r w:rsidRPr="004516C1">
        <w:rPr>
          <w:rFonts w:ascii="Times New Roman" w:eastAsia="Times New Roman" w:hAnsi="Times New Roman" w:cs="Times New Roman"/>
          <w:kern w:val="0"/>
          <w:sz w:val="28"/>
          <w:szCs w:val="28"/>
          <w:lang w:val="nl-NL" w:eastAsia="ko-KR"/>
          <w14:ligatures w14:val="none"/>
        </w:rPr>
        <w:lastRenderedPageBreak/>
        <w:t xml:space="preserve"> vào từng nhiệm vụ và quy trình công việc, bước đầu tạo chuyển biến tích cực về năng suất, chất lượng công tác tham mưu, tổng hợp, soạn thảo văn bản và tổ chức đào tạo </w:t>
      </w:r>
      <w:del w:id="1022" w:author="Nguyễn Ngọc Quang Phục" w:date="2026-10-14T15:51:11Z">
        <w:r w:rsidRPr="004516C1">
          <w:rPr>
            <w:rFonts w:ascii="Times New Roman" w:eastAsia="Times New Roman" w:hAnsi="Times New Roman" w:cs="Times New Roman"/>
            <w:kern w:val="0"/>
            <w:sz w:val="28"/>
            <w:szCs w:val="28"/>
            <w:lang w:val="nl-NL" w:eastAsia="ko-KR"/>
            <w14:ligatures w14:val="none"/>
          </w:rPr>
          <w:lastRenderedPageBreak/>
          <w:delText xml:space="preserve">của </w:delText>
        </w:r>
      </w:del>
      <w:del w:id="1023" w:author="Nguyễn Ngọc Quang Phục" w:date="2026-10-14T15:51:11Z">
        <w:r w:rsidR="00DF171B" w:rsidRPr="004516C1">
          <w:rPr>
            <w:rFonts w:ascii="Times New Roman" w:eastAsia="Times New Roman" w:hAnsi="Times New Roman" w:cs="Times New Roman"/>
            <w:kern w:val="0"/>
            <w:sz w:val="28"/>
            <w:szCs w:val="28"/>
            <w:lang w:val="nl-NL" w:eastAsia="ko-KR"/>
            <w14:ligatures w14:val="none"/>
          </w:rPr>
          <w:delText>n</w:delText>
        </w:r>
      </w:del>
      <w:del w:id="1024"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hà trường. </w:delText>
        </w:r>
      </w:del>
      <w:ins w:id="1025" w:author="Nguyễn Ngọc Quang Phục" w:date="2026-10-14T15:51:11Z">
        <w:r w:rsidRPr="004516C1">
          <w:rPr>
            <w:rFonts w:ascii="Times New Roman" w:eastAsia="Times New Roman" w:hAnsi="Times New Roman" w:cs="Times New Roman"/>
            <w:kern w:val="0"/>
            <w:sz w:val="28"/>
            <w:szCs w:val="28"/>
            <w:lang w:val="nl-NL" w:eastAsia="ko-KR"/>
            <w14:ligatures w14:val="none"/>
          </w:rPr>
          <w:lastRenderedPageBreak/>
          <w:t xml:space="preserve">của nhà trường.</w:t>
        </w:r>
      </w:ins>
    </w:p>
    <w:p w14:paraId="02940F3C"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b/>
          <w:bCs/>
          <w:kern w:val="0"/>
          <w:sz w:val="28"/>
          <w:szCs w:val="28"/>
          <w:lang w:val="nl-NL" w:eastAsia="ko-KR"/>
          <w14:ligatures w14:val="none"/>
        </w:rPr>
        <w:t>II. CÁC CÔNG CỤ AI ĐANG TRIỂN KHAI THỰC TẾ</w:t>
      </w:r>
    </w:p>
    <w:p w14:paraId="051915E4" w14:textId="3CFCA64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b/>
          <w:bCs/>
          <w:kern w:val="0"/>
          <w:sz w:val="28"/>
          <w:szCs w:val="28"/>
          <w:lang w:val="nl-NL" w:eastAsia="ko-KR"/>
          <w14:ligatures w14:val="none"/>
        </w:rPr>
        <w:t>1. Claude AI Team</w:t>
      </w:r>
    </w:p>
    <w:p w14:paraId="2E697BF0" w14:textId="7B28505B" w:rsidR="00FE04FE" w:rsidRPr="004516C1" w:rsidRDefault="00DD092A"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1.1. Phạm vi: Nhà trường đã đầu tư gói tài khoản Claude AI Team (Standard seat) của hãng Anthropic, </w:t>
      </w:r>
      <w:del w:id="1026"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quy mô lên 28 tài khoản</w:delText>
        </w:r>
      </w:del>
      <w:ins w:id="1027"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quy mô 28 tài khoản</w:t>
        </w:r>
      </w:ins>
      <w:r w:rsidRPr="004516C1">
        <w:rPr>
          <w:rFonts w:ascii="Times New Roman" w:eastAsia="Times New Roman" w:hAnsi="Times New Roman" w:cs="Times New Roman"/>
          <w:kern w:val="0"/>
          <w:sz w:val="28"/>
          <w:szCs w:val="28"/>
          <w:lang w:val="nl-NL" w:eastAsia="ko-KR"/>
          <w14:ligatures w14:val="none"/>
        </w:rPr>
        <w:t xml:space="preserve"> (seat) cấp cho các đơn vị thuộc Trường, đưa vào khai thác thường xuyên phục vụ quản lý, công tác hành chính và công tác đào tạo.</w:t>
      </w:r>
    </w:p>
    <w:p w14:paraId="1FC461D3" w14:textId="32DFCF3F" w:rsidR="00793F91" w:rsidRPr="004516C1" w:rsidRDefault="00793F91"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1.2. Mục đích sử dụng</w:t>
      </w:r>
    </w:p>
    <w:p w14:paraId="4BE9965C" w14:textId="40EB4408" w:rsidR="00793F91" w:rsidRPr="004516C1" w:rsidRDefault="00793F91"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Claude có khả năng suy luận chặt chẽ, viết ngôn ngữ tự nhiên và xử lý văn bản dài (cửa sổ ngữ cảnh lớn), </w:t>
      </w:r>
      <w:del w:id="1028"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phù hợp để đọc và phân tích tài liệu dài mà không bị mất ngữ cảnh, phù hợp với công tác hành chính của nhà trường.</w:delText>
        </w:r>
      </w:del>
      <w:ins w:id="1029"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có thể đọc và phân tích tài liệu dài mà không bị mất ngữ cảnh, đáp ứng yêu cầu công tác hành chính của nhà trường.</w:t>
        </w:r>
      </w:ins>
    </w:p>
    <w:p w14:paraId="5B3A1A2E" w14:textId="77777777" w:rsidR="00793F91" w:rsidRPr="004516C1" w:rsidRDefault="00793F91"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del w:id="1030"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Team có không gian làm việc chung</w:delText>
        </w:r>
      </w:del>
      <w:ins w:id="1031"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Gói Team có không gian làm việc chung</w:t>
        </w:r>
      </w:ins>
      <w:r w:rsidRPr="004516C1">
        <w:rPr>
          <w:rFonts w:ascii="Times New Roman" w:eastAsia="Times New Roman" w:hAnsi="Times New Roman" w:cs="Times New Roman"/>
          <w:kern w:val="0"/>
          <w:sz w:val="28"/>
          <w:szCs w:val="28"/>
          <w:lang w:val="nl-NL" w:eastAsia="ko-KR"/>
          <w14:ligatures w14:val="none"/>
        </w:rPr>
        <w:t xml:space="preserve"> (workspace) để cả nhóm chia sẻ Projects, có công cụ quản trị trung tâm để quản lý thành viên và quyền truy cập nên được lựa chọn làm nền tảng phát triển các công cụ AI chuyên biệt của nhà trường, </w:t>
      </w:r>
      <w:del w:id="1032"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chia sẻ và  tạo lập</w:delText>
        </w:r>
      </w:del>
      <w:ins w:id="1033"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chia sẻ và tạo lập</w:t>
        </w:r>
      </w:ins>
      <w:r w:rsidRPr="004516C1">
        <w:rPr>
          <w:rFonts w:ascii="Times New Roman" w:eastAsia="Times New Roman" w:hAnsi="Times New Roman" w:cs="Times New Roman"/>
          <w:kern w:val="0"/>
          <w:sz w:val="28"/>
          <w:szCs w:val="28"/>
          <w:lang w:val="nl-NL" w:eastAsia="ko-KR"/>
          <w14:ligatures w14:val="none"/>
        </w:rPr>
        <w:t xml:space="preserve"> kết nối dữ liệu dùng chung.</w:t>
      </w:r>
    </w:p>
    <w:p w14:paraId="5F0B3545" w14:textId="63519392" w:rsidR="00793F91" w:rsidRPr="004516C1" w:rsidRDefault="00793F91"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Ngoài Claude AI Team, nhà trường khuyến khích sử dụng song song một số công cụ AI khác nhằm vận dụng thế mạnh của từng ứng dụng như ChatGPT, Gemini, Copilot, Grok, NotebookLM, Veo 3, Sora, Vbee; việc sử dụng các công cụ này chỉ áp dụng đối với dữ liệu được phép theo quy định của Trường.</w:t>
      </w:r>
    </w:p>
    <w:p w14:paraId="4C077ABF"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del w:id="1034" w:author="Nguyễn Ngọc Quang Phục" w:date="2026-10-14T15:51:11Z">
        <w:r w:rsidRPr="004516C1">
          <w:rPr>
            <w:rFonts w:ascii="Times New Roman" w:eastAsia="Times New Roman" w:hAnsi="Times New Roman" w:cs="Times New Roman"/>
            <w:b/>
            <w:bCs/>
            <w:kern w:val="0"/>
            <w:sz w:val="28"/>
            <w:szCs w:val="28"/>
            <w:lang w:val="nl-NL" w:eastAsia="ko-KR"/>
            <w14:ligatures w14:val="none"/>
          </w:rPr>
          <w:delText>2. Công cụ AI phát triển đang được Trường triển khai</w:delText>
        </w:r>
      </w:del>
      <w:ins w:id="1035" w:author="Nguyễn Ngọc Quang Phục" w:date="2026-10-14T15:51:11Z">
        <w:r w:rsidRPr="004516C1">
          <w:rPr>
            <w:rFonts w:ascii="Times New Roman" w:eastAsia="Times New Roman" w:hAnsi="Times New Roman" w:cs="Times New Roman"/>
            <w:b/>
            <w:bCs/>
            <w:kern w:val="0"/>
            <w:sz w:val="28"/>
            <w:szCs w:val="28"/>
            <w:lang w:val="nl-NL" w:eastAsia="ko-KR"/>
            <w14:ligatures w14:val="none"/>
          </w:rPr>
          <w:t xml:space="preserve">2. Các công cụ AI do Trường xây dựng, đang triển khai</w:t>
        </w:r>
      </w:ins>
    </w:p>
    <w:p w14:paraId="55FCD3B1" w14:textId="4B972BFE"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Để chuẩn hóa quy trình chuyên môn, nhà trường đã ban hành và đưa vào vận hành </w:t>
      </w:r>
      <w:del w:id="1036"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nhóm công cụ Project/Skill/Plugin vận hành trên</w:delText>
        </w:r>
      </w:del>
      <w:ins w:id="1037"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nhóm công cụ Project, Skill, Plugin vận hành trên</w:t>
        </w:r>
      </w:ins>
      <w:r w:rsidRPr="004516C1">
        <w:rPr>
          <w:rFonts w:ascii="Times New Roman" w:eastAsia="Times New Roman" w:hAnsi="Times New Roman" w:cs="Times New Roman"/>
          <w:kern w:val="0"/>
          <w:sz w:val="28"/>
          <w:szCs w:val="28"/>
          <w:lang w:val="nl-NL" w:eastAsia="ko-KR"/>
          <w14:ligatures w14:val="none"/>
        </w:rPr>
        <w:t xml:space="preserve"> nền tảng Claude AI Team và kho dữ liệu dùng chung </w:t>
      </w:r>
      <w:del w:id="1038"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Google Drive, cụ thể nhà trường đã đưa vào vận hành 12 công cụ</w:delText>
        </w:r>
      </w:del>
      <w:del w:id="1039" w:author="Nguyễn Ngọc Quang Phục" w:date="2026-10-14T15:51:11Z">
        <w:r w:rsidR="00512C49" w:rsidRPr="004516C1">
          <w:rPr>
            <w:rFonts w:ascii="Times New Roman" w:eastAsia="Times New Roman" w:hAnsi="Times New Roman" w:cs="Times New Roman"/>
            <w:kern w:val="0"/>
            <w:sz w:val="28"/>
            <w:szCs w:val="28"/>
            <w:lang w:val="nl-NL" w:eastAsia="ko-KR"/>
            <w14:ligatures w14:val="none"/>
          </w:rPr>
          <w:delText>:</w:delText>
        </w:r>
      </w:del>
      <w:ins w:id="1040"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Google Drive; đến nay đã đưa vào vận hành 12 công cụ, cụ thể như sau:</w:t>
        </w:r>
      </w:ins>
    </w:p>
    <w:p w14:paraId="5F521320"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2.1. Skill tao-skill-va-prompt-chuan</w:t>
      </w:r>
    </w:p>
    <w:p w14:paraId="6AB4AD0E"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Dùng khi cần xây một Skill mới, viết Prompt chuẩn, hoặc rà soát một Skill/Prompt đã có.</w:t>
      </w:r>
    </w:p>
    <w:p w14:paraId="305FEAA6" w14:textId="77777777" w:rsidR="008D3ABD" w:rsidRPr="004516C1" w:rsidRDefault="008D3ABD" w:rsidP="004516C1">
      <w:pPr>
        <w:spacing w:before="120" w:after="120" w:line="312" w:lineRule="auto"/>
        <w:ind w:firstLine="720"/>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2.2. Skill ktc-ktrs-ctdt-gtdt</w:t>
      </w:r>
    </w:p>
    <w:p w14:paraId="6AB99FBE" w14:textId="34F277C3"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lastRenderedPageBreak/>
        <w:t>Kiểm tra, rà soát dự thảo Chương trình đào tạo (CTĐT) và Giáo trình đào tạo (GTĐT) của Trường Cao đẳng Kon Tum</w:t>
      </w:r>
      <w:r w:rsidR="00DF171B" w:rsidRPr="004516C1">
        <w:rPr>
          <w:rFonts w:ascii="Times New Roman" w:eastAsia="Times New Roman" w:hAnsi="Times New Roman" w:cs="Times New Roman"/>
          <w:kern w:val="0"/>
          <w:sz w:val="28"/>
          <w:szCs w:val="28"/>
          <w:lang w:val="nl-NL" w:eastAsia="ko-KR"/>
          <w14:ligatures w14:val="none"/>
        </w:rPr>
        <w:t>.</w:t>
      </w:r>
    </w:p>
    <w:p w14:paraId="6E323A20" w14:textId="77777777" w:rsidR="008D3ABD" w:rsidRPr="004516C1" w:rsidRDefault="008D3ABD" w:rsidP="004516C1">
      <w:pPr>
        <w:spacing w:before="120" w:after="120" w:line="312" w:lineRule="auto"/>
        <w:ind w:firstLine="720"/>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2.3. Skill ktc-khbg</w:t>
      </w:r>
    </w:p>
    <w:p w14:paraId="17ECD25E" w14:textId="017F94F5"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Soạn, rà soát, nghiệm thu Kế hoạch bài giảng (KHBG) lý thuyết/thực hành/tích hợp đúng quy định của Trường Cao đẳng Kon Tum.</w:t>
      </w:r>
    </w:p>
    <w:p w14:paraId="734F139F"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2.4. Skill ktc-xay-dung-nhch</w:t>
      </w:r>
    </w:p>
    <w:p w14:paraId="3BB0B2CC" w14:textId="5CB62482"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Xây dựng </w:t>
      </w:r>
      <w:r w:rsidR="00DF171B" w:rsidRPr="004516C1">
        <w:rPr>
          <w:rFonts w:ascii="Times New Roman" w:eastAsia="Times New Roman" w:hAnsi="Times New Roman" w:cs="Times New Roman"/>
          <w:kern w:val="0"/>
          <w:sz w:val="28"/>
          <w:szCs w:val="28"/>
          <w:lang w:val="nl-NL" w:eastAsia="ko-KR"/>
          <w14:ligatures w14:val="none"/>
        </w:rPr>
        <w:t>ngân hàng câu hỏi</w:t>
      </w:r>
      <w:r w:rsidRPr="004516C1">
        <w:rPr>
          <w:rFonts w:ascii="Times New Roman" w:eastAsia="Times New Roman" w:hAnsi="Times New Roman" w:cs="Times New Roman"/>
          <w:kern w:val="0"/>
          <w:sz w:val="28"/>
          <w:szCs w:val="28"/>
          <w:lang w:val="nl-NL" w:eastAsia="ko-KR"/>
          <w14:ligatures w14:val="none"/>
        </w:rPr>
        <w:t xml:space="preserve"> (ma trận + bộ câu hỏi nhập Unisoft) thi kết thúc học phần/môn học/mô đun </w:t>
      </w:r>
      <w:r w:rsidR="00DF171B" w:rsidRPr="004516C1">
        <w:rPr>
          <w:rFonts w:ascii="Times New Roman" w:eastAsia="Times New Roman" w:hAnsi="Times New Roman" w:cs="Times New Roman"/>
          <w:kern w:val="0"/>
          <w:sz w:val="28"/>
          <w:szCs w:val="28"/>
          <w:lang w:val="nl-NL" w:eastAsia="ko-KR"/>
          <w14:ligatures w14:val="none"/>
        </w:rPr>
        <w:t xml:space="preserve">tại </w:t>
      </w:r>
      <w:r w:rsidR="00DF171B" w:rsidRPr="004516C1">
        <w:rPr>
          <w:rFonts w:ascii="Times New Roman" w:eastAsia="Times New Roman" w:hAnsi="Times New Roman" w:cs="Times New Roman"/>
          <w:kern w:val="0"/>
          <w:sz w:val="28"/>
          <w:szCs w:val="28"/>
          <w:lang w:val="nl-NL" w:eastAsia="ko-KR"/>
          <w14:ligatures w14:val="none"/>
        </w:rPr>
        <w:t>Trường Cao đẳng Kon Tum</w:t>
      </w:r>
      <w:r w:rsidR="00DF171B" w:rsidRPr="004516C1">
        <w:rPr>
          <w:rFonts w:ascii="Times New Roman" w:eastAsia="Times New Roman" w:hAnsi="Times New Roman" w:cs="Times New Roman"/>
          <w:kern w:val="0"/>
          <w:sz w:val="28"/>
          <w:szCs w:val="28"/>
          <w:lang w:val="nl-NL" w:eastAsia="ko-KR"/>
          <w14:ligatures w14:val="none"/>
        </w:rPr>
        <w:t>.</w:t>
      </w:r>
    </w:p>
    <w:p w14:paraId="04C815A7" w14:textId="77777777" w:rsidR="008D3ABD" w:rsidRPr="004516C1" w:rsidRDefault="008D3ABD" w:rsidP="004516C1">
      <w:pPr>
        <w:spacing w:before="120" w:after="120" w:line="312" w:lineRule="auto"/>
        <w:ind w:firstLine="720"/>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2.5. Skill xddm-ktkt-gia-hp-gdnn</w:t>
      </w:r>
    </w:p>
    <w:p w14:paraId="0AF35D78" w14:textId="19955D42"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Xây dựng/rà soát Bộ định mức </w:t>
      </w:r>
      <w:r w:rsidR="00DF171B" w:rsidRPr="004516C1">
        <w:rPr>
          <w:rFonts w:ascii="Times New Roman" w:eastAsia="Times New Roman" w:hAnsi="Times New Roman" w:cs="Times New Roman"/>
          <w:kern w:val="0"/>
          <w:sz w:val="28"/>
          <w:szCs w:val="28"/>
          <w:lang w:val="nl-NL" w:eastAsia="ko-KR"/>
          <w14:ligatures w14:val="none"/>
        </w:rPr>
        <w:t>kinh tế-kỹ thuật</w:t>
      </w:r>
      <w:r w:rsidRPr="004516C1">
        <w:rPr>
          <w:rFonts w:ascii="Times New Roman" w:eastAsia="Times New Roman" w:hAnsi="Times New Roman" w:cs="Times New Roman"/>
          <w:kern w:val="0"/>
          <w:sz w:val="28"/>
          <w:szCs w:val="28"/>
          <w:lang w:val="nl-NL" w:eastAsia="ko-KR"/>
          <w14:ligatures w14:val="none"/>
        </w:rPr>
        <w:t xml:space="preserve">, định mức chi phí/giá dịch vụ đào tạo và mức thu học phí các ngành, nghề </w:t>
      </w:r>
      <w:r w:rsidR="00DF171B" w:rsidRPr="004516C1">
        <w:rPr>
          <w:rFonts w:ascii="Times New Roman" w:eastAsia="Times New Roman" w:hAnsi="Times New Roman" w:cs="Times New Roman"/>
          <w:kern w:val="0"/>
          <w:sz w:val="28"/>
          <w:szCs w:val="28"/>
          <w:lang w:val="nl-NL" w:eastAsia="ko-KR"/>
          <w14:ligatures w14:val="none"/>
        </w:rPr>
        <w:t>giáo dục nghề nghiệp</w:t>
      </w:r>
      <w:r w:rsidRPr="004516C1">
        <w:rPr>
          <w:rFonts w:ascii="Times New Roman" w:eastAsia="Times New Roman" w:hAnsi="Times New Roman" w:cs="Times New Roman"/>
          <w:kern w:val="0"/>
          <w:sz w:val="28"/>
          <w:szCs w:val="28"/>
          <w:lang w:val="nl-NL" w:eastAsia="ko-KR"/>
          <w14:ligatures w14:val="none"/>
        </w:rPr>
        <w:t xml:space="preserve"> (trình độ </w:t>
      </w:r>
      <w:r w:rsidR="00DF171B" w:rsidRPr="004516C1">
        <w:rPr>
          <w:rFonts w:ascii="Times New Roman" w:eastAsia="Times New Roman" w:hAnsi="Times New Roman" w:cs="Times New Roman"/>
          <w:kern w:val="0"/>
          <w:sz w:val="28"/>
          <w:szCs w:val="28"/>
          <w:lang w:val="nl-NL" w:eastAsia="ko-KR"/>
          <w14:ligatures w14:val="none"/>
        </w:rPr>
        <w:t>cao đẳng, trung cấp</w:t>
      </w:r>
      <w:r w:rsidRPr="004516C1">
        <w:rPr>
          <w:rFonts w:ascii="Times New Roman" w:eastAsia="Times New Roman" w:hAnsi="Times New Roman" w:cs="Times New Roman"/>
          <w:kern w:val="0"/>
          <w:sz w:val="28"/>
          <w:szCs w:val="28"/>
          <w:lang w:val="nl-NL" w:eastAsia="ko-KR"/>
          <w14:ligatures w14:val="none"/>
        </w:rPr>
        <w:t xml:space="preserve">, sơ cấp, giáo dục trung học nghề, chương trình đào tạo nghề khác) của </w:t>
      </w:r>
      <w:r w:rsidR="00DF171B" w:rsidRPr="004516C1">
        <w:rPr>
          <w:rFonts w:ascii="Times New Roman" w:eastAsia="Times New Roman" w:hAnsi="Times New Roman" w:cs="Times New Roman"/>
          <w:kern w:val="0"/>
          <w:sz w:val="28"/>
          <w:szCs w:val="28"/>
          <w:lang w:val="nl-NL" w:eastAsia="ko-KR"/>
          <w14:ligatures w14:val="none"/>
        </w:rPr>
        <w:t>Trường Cao đẳng Kon Tum</w:t>
      </w:r>
      <w:r w:rsidRPr="004516C1">
        <w:rPr>
          <w:rFonts w:ascii="Times New Roman" w:eastAsia="Times New Roman" w:hAnsi="Times New Roman" w:cs="Times New Roman"/>
          <w:kern w:val="0"/>
          <w:sz w:val="28"/>
          <w:szCs w:val="28"/>
          <w:lang w:val="nl-NL" w:eastAsia="ko-KR"/>
          <w14:ligatures w14:val="none"/>
        </w:rPr>
        <w:t>.</w:t>
      </w:r>
    </w:p>
    <w:p w14:paraId="3555881B" w14:textId="77777777" w:rsidR="008D3ABD" w:rsidRPr="004516C1" w:rsidRDefault="008D3ABD" w:rsidP="004516C1">
      <w:pPr>
        <w:spacing w:before="120" w:after="120" w:line="312" w:lineRule="auto"/>
        <w:ind w:firstLine="720"/>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2.6. Skill ktc-ra-soat-897</w:t>
      </w:r>
    </w:p>
    <w:p w14:paraId="2D534089" w14:textId="7CF97ADD"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Rà soát, so sánh và chuẩn hóa dự thảo văn bản </w:t>
      </w:r>
      <w:del w:id="1041"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Trường Cao đẳng Kon Tum hỗ trợ hệ hành chính, Đảng, </w:delText>
        </w:r>
      </w:del>
      <w:del w:id="1042" w:author="Nguyễn Ngọc Quang Phục" w:date="2026-10-14T15:51:11Z">
        <w:r w:rsidR="00DF171B" w:rsidRPr="004516C1">
          <w:rPr>
            <w:rFonts w:ascii="Times New Roman" w:eastAsia="Times New Roman" w:hAnsi="Times New Roman" w:cs="Times New Roman"/>
            <w:kern w:val="0"/>
            <w:sz w:val="28"/>
            <w:szCs w:val="28"/>
            <w:lang w:val="nl-NL" w:eastAsia="ko-KR"/>
            <w14:ligatures w14:val="none"/>
          </w:rPr>
          <w:delText>văn bản quy phạm pháp luật</w:delText>
        </w:r>
      </w:del>
      <w:del w:id="1043"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 và đoàn thể.</w:delText>
        </w:r>
      </w:del>
      <w:ins w:id="1044"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của Trường Cao đẳng Kon Tum theo 04 hệ: Văn bản hành chính, văn bản Đảng, văn bản quy phạm pháp luật và văn bản đoàn thể.</w:t>
        </w:r>
      </w:ins>
    </w:p>
    <w:p w14:paraId="6DDFA19B" w14:textId="77777777" w:rsidR="008D3ABD" w:rsidRPr="004516C1" w:rsidRDefault="008D3ABD" w:rsidP="004516C1">
      <w:pPr>
        <w:spacing w:before="120" w:after="120" w:line="312" w:lineRule="auto"/>
        <w:ind w:firstLine="720"/>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2.7. Skill chuyen-pdf</w:t>
      </w:r>
    </w:p>
    <w:p w14:paraId="3747AF58"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Chuyển đổi hình ảnh (jpg, png, heic, tiff, bmp...), tài liệu scan hoặc PDF thành file Excel (.xlsx), Word (.docx) hoặc Markdown (.md) bằng OCR, tự động sửa lỗi chính tả/OCR và đánh dấu rõ mọi thay đổi. Hỗ trợ ảnh đầy đủ như PDF, kể cả ảnh không xem trực tiếp được (HEIC/TIFF/BMP) và nhiều ảnh rời cho nhiều trang của cùng 1 tài liệu. </w:t>
      </w:r>
    </w:p>
    <w:p w14:paraId="541E9C82"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i/>
          <w:iCs/>
          <w:kern w:val="0"/>
          <w:sz w:val="28"/>
          <w:szCs w:val="28"/>
          <w:lang w:val="nl-NL" w:eastAsia="ko-KR"/>
          <w14:ligatures w14:val="none"/>
        </w:rPr>
      </w:pPr>
      <w:del w:id="1045" w:author="Nguyễn Ngọc Quang Phục" w:date="2026-10-14T15:51:11Z">
        <w:r w:rsidRPr="004516C1">
          <w:rPr>
            <w:rFonts w:ascii="Times New Roman" w:eastAsia="Times New Roman" w:hAnsi="Times New Roman" w:cs="Times New Roman"/>
            <w:i/>
            <w:iCs/>
            <w:kern w:val="0"/>
            <w:sz w:val="28"/>
            <w:szCs w:val="28"/>
            <w:lang w:val="nl-NL" w:eastAsia="ko-KR"/>
            <w14:ligatures w14:val="none"/>
          </w:rPr>
          <w:delText>2.8. Bộ công cụ plugin KTC-quan-tri</w:delText>
        </w:r>
      </w:del>
      <w:ins w:id="1046" w:author="Nguyễn Ngọc Quang Phục" w:date="2026-10-14T15:51:11Z">
        <w:r w:rsidRPr="004516C1">
          <w:rPr>
            <w:rFonts w:ascii="Times New Roman" w:eastAsia="Times New Roman" w:hAnsi="Times New Roman" w:cs="Times New Roman"/>
            <w:i/>
            <w:iCs/>
            <w:kern w:val="0"/>
            <w:sz w:val="28"/>
            <w:szCs w:val="28"/>
            <w:lang w:val="nl-NL" w:eastAsia="ko-KR"/>
            <w14:ligatures w14:val="none"/>
          </w:rPr>
          <w:t xml:space="preserve">2.8. Bộ công cụ (plugin) KTC-Quan-tri</w:t>
        </w:r>
      </w:ins>
    </w:p>
    <w:p w14:paraId="35670364" w14:textId="2589DCB7"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Xây dựng kế hoạch công tác năm, quý, tháng; tổng hợp báo cáo công tác; theo dõi nhiệm vụ; hỗ trợ viên chức, người lao động lập kế hoạch và tự đánh giá KPI cá nhân; áp dụng cho phòng TH-HC&amp;QT và các đơn vị thuộc Trường, viên chức, người lao động Trường </w:t>
      </w:r>
      <w:r w:rsidR="00DF171B" w:rsidRPr="004516C1">
        <w:rPr>
          <w:rFonts w:ascii="Times New Roman" w:eastAsia="Times New Roman" w:hAnsi="Times New Roman" w:cs="Times New Roman"/>
          <w:kern w:val="0"/>
          <w:sz w:val="28"/>
          <w:szCs w:val="28"/>
          <w:lang w:val="nl-NL" w:eastAsia="ko-KR"/>
          <w14:ligatures w14:val="none"/>
        </w:rPr>
        <w:t>C</w:t>
      </w:r>
      <w:r w:rsidRPr="004516C1">
        <w:rPr>
          <w:rFonts w:ascii="Times New Roman" w:eastAsia="Times New Roman" w:hAnsi="Times New Roman" w:cs="Times New Roman"/>
          <w:kern w:val="0"/>
          <w:sz w:val="28"/>
          <w:szCs w:val="28"/>
          <w:lang w:val="nl-NL" w:eastAsia="ko-KR"/>
          <w14:ligatures w14:val="none"/>
        </w:rPr>
        <w:t>ao đẳng Kon Tum.</w:t>
      </w:r>
    </w:p>
    <w:p w14:paraId="4BF9D6D7"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2.9. Skill ktc-ra-soat-sang-kien</w:t>
      </w:r>
    </w:p>
    <w:p w14:paraId="4AB3C2D5" w14:textId="54390E75"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Rà soát hồ sơ sáng kiến đề nghị công nhận cấp cơ sở và yêu cầu xét công nhận sáng kiến cấp tỉnh của </w:t>
      </w:r>
      <w:r w:rsidR="00DF171B" w:rsidRPr="004516C1">
        <w:rPr>
          <w:rFonts w:ascii="Times New Roman" w:eastAsia="Times New Roman" w:hAnsi="Times New Roman" w:cs="Times New Roman"/>
          <w:kern w:val="0"/>
          <w:sz w:val="28"/>
          <w:szCs w:val="28"/>
          <w:lang w:val="nl-NL" w:eastAsia="ko-KR"/>
          <w14:ligatures w14:val="none"/>
        </w:rPr>
        <w:t>T</w:t>
      </w:r>
      <w:r w:rsidRPr="004516C1">
        <w:rPr>
          <w:rFonts w:ascii="Times New Roman" w:eastAsia="Times New Roman" w:hAnsi="Times New Roman" w:cs="Times New Roman"/>
          <w:kern w:val="0"/>
          <w:sz w:val="28"/>
          <w:szCs w:val="28"/>
          <w:lang w:val="nl-NL" w:eastAsia="ko-KR"/>
          <w14:ligatures w14:val="none"/>
        </w:rPr>
        <w:t>rường Cao đẳng Kon Tum dành cho tác giả, viên chức phòng QLKHCN&amp;HTPT, Hội đồng xét, công nhận sáng kiến cấp cơ sở.</w:t>
      </w:r>
    </w:p>
    <w:p w14:paraId="6D463F37"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lastRenderedPageBreak/>
        <w:t>2.10. Skill ktc-ra-soat-de-tai-khcn</w:t>
      </w:r>
    </w:p>
    <w:p w14:paraId="3AF41904" w14:textId="446475F9"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Rà soát hồ sơ </w:t>
      </w:r>
      <w:r w:rsidR="00DF171B" w:rsidRPr="004516C1">
        <w:rPr>
          <w:rFonts w:ascii="Times New Roman" w:eastAsia="Times New Roman" w:hAnsi="Times New Roman" w:cs="Times New Roman"/>
          <w:kern w:val="0"/>
          <w:sz w:val="28"/>
          <w:szCs w:val="28"/>
          <w:lang w:val="nl-NL" w:eastAsia="ko-KR"/>
          <w14:ligatures w14:val="none"/>
        </w:rPr>
        <w:t>đ</w:t>
      </w:r>
      <w:r w:rsidRPr="004516C1">
        <w:rPr>
          <w:rFonts w:ascii="Times New Roman" w:eastAsia="Times New Roman" w:hAnsi="Times New Roman" w:cs="Times New Roman"/>
          <w:kern w:val="0"/>
          <w:sz w:val="28"/>
          <w:szCs w:val="28"/>
          <w:lang w:val="nl-NL" w:eastAsia="ko-KR"/>
          <w14:ligatures w14:val="none"/>
        </w:rPr>
        <w:t xml:space="preserve">ề tài KH&amp;CN </w:t>
      </w:r>
      <w:r w:rsidR="00DF171B" w:rsidRPr="004516C1">
        <w:rPr>
          <w:rFonts w:ascii="Times New Roman" w:eastAsia="Times New Roman" w:hAnsi="Times New Roman" w:cs="Times New Roman"/>
          <w:kern w:val="0"/>
          <w:sz w:val="28"/>
          <w:szCs w:val="28"/>
          <w:lang w:val="nl-NL" w:eastAsia="ko-KR"/>
          <w14:ligatures w14:val="none"/>
        </w:rPr>
        <w:t>T</w:t>
      </w:r>
      <w:r w:rsidRPr="004516C1">
        <w:rPr>
          <w:rFonts w:ascii="Times New Roman" w:eastAsia="Times New Roman" w:hAnsi="Times New Roman" w:cs="Times New Roman"/>
          <w:kern w:val="0"/>
          <w:sz w:val="28"/>
          <w:szCs w:val="28"/>
          <w:lang w:val="nl-NL" w:eastAsia="ko-KR"/>
          <w14:ligatures w14:val="none"/>
        </w:rPr>
        <w:t>rường Cao đẳng Kon Tum cho người lập hồ sơ, viên chức phòng QLKHCN&amp;HTPT (cấp cơ sở/tỉnh) và Hội đồng cấp cơ sở</w:t>
      </w:r>
      <w:r w:rsidR="00DF171B" w:rsidRPr="004516C1">
        <w:rPr>
          <w:rFonts w:ascii="Times New Roman" w:eastAsia="Times New Roman" w:hAnsi="Times New Roman" w:cs="Times New Roman"/>
          <w:kern w:val="0"/>
          <w:sz w:val="28"/>
          <w:szCs w:val="28"/>
          <w:lang w:val="nl-NL" w:eastAsia="ko-KR"/>
          <w14:ligatures w14:val="none"/>
        </w:rPr>
        <w:t>.</w:t>
      </w:r>
      <w:r w:rsidRPr="004516C1">
        <w:rPr>
          <w:rFonts w:ascii="Times New Roman" w:eastAsia="Times New Roman" w:hAnsi="Times New Roman" w:cs="Times New Roman"/>
          <w:kern w:val="0"/>
          <w:sz w:val="28"/>
          <w:szCs w:val="28"/>
          <w:lang w:val="nl-NL" w:eastAsia="ko-KR"/>
          <w14:ligatures w14:val="none"/>
        </w:rPr>
        <w:t xml:space="preserve"> </w:t>
      </w:r>
    </w:p>
    <w:p w14:paraId="417087FE"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2.11. Skill ktc-ke-hoach-khao-thi</w:t>
      </w:r>
    </w:p>
    <w:p w14:paraId="151DF770" w14:textId="5D0EB436"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Lập kế hoạch và quản lý công tác khảo thí của Trường Cao đẳng Kon Tum</w:t>
      </w:r>
      <w:r w:rsidR="00DF171B" w:rsidRPr="004516C1">
        <w:rPr>
          <w:rFonts w:ascii="Times New Roman" w:eastAsia="Times New Roman" w:hAnsi="Times New Roman" w:cs="Times New Roman"/>
          <w:kern w:val="0"/>
          <w:sz w:val="28"/>
          <w:szCs w:val="28"/>
          <w:lang w:val="nl-NL" w:eastAsia="ko-KR"/>
          <w14:ligatures w14:val="none"/>
        </w:rPr>
        <w:t>.</w:t>
      </w:r>
    </w:p>
    <w:p w14:paraId="39AA4733"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i/>
          <w:iCs/>
          <w:kern w:val="0"/>
          <w:sz w:val="28"/>
          <w:szCs w:val="28"/>
          <w:lang w:val="nl-NL" w:eastAsia="ko-KR"/>
          <w14:ligatures w14:val="none"/>
        </w:rPr>
      </w:pPr>
      <w:del w:id="1047" w:author="Nguyễn Ngọc Quang Phục" w:date="2026-10-14T15:51:11Z">
        <w:r w:rsidRPr="004516C1">
          <w:rPr>
            <w:rFonts w:ascii="Times New Roman" w:eastAsia="Times New Roman" w:hAnsi="Times New Roman" w:cs="Times New Roman"/>
            <w:i/>
            <w:iCs/>
            <w:kern w:val="0"/>
            <w:sz w:val="28"/>
            <w:szCs w:val="28"/>
            <w:lang w:val="nl-NL" w:eastAsia="ko-KR"/>
            <w14:ligatures w14:val="none"/>
          </w:rPr>
          <w:delText xml:space="preserve"> 2.12. Skill</w:delText>
        </w:r>
      </w:del>
      <w:ins w:id="1048" w:author="Nguyễn Ngọc Quang Phục" w:date="2026-10-14T15:51:11Z">
        <w:r w:rsidRPr="004516C1">
          <w:rPr>
            <w:rFonts w:ascii="Times New Roman" w:eastAsia="Times New Roman" w:hAnsi="Times New Roman" w:cs="Times New Roman"/>
            <w:i/>
            <w:iCs/>
            <w:kern w:val="0"/>
            <w:sz w:val="28"/>
            <w:szCs w:val="28"/>
            <w:lang w:val="nl-NL" w:eastAsia="ko-KR"/>
            <w14:ligatures w14:val="none"/>
          </w:rPr>
          <w:t xml:space="preserve">2.12. Skill</w:t>
        </w:r>
      </w:ins>
      <w:r w:rsidRPr="004516C1">
        <w:rPr>
          <w:rFonts w:ascii="Times New Roman" w:eastAsia="Times New Roman" w:hAnsi="Times New Roman" w:cs="Times New Roman"/>
          <w:i/>
          <w:iCs/>
          <w:kern w:val="0"/>
          <w:sz w:val="28"/>
          <w:szCs w:val="28"/>
          <w:lang w:val="nl-NL" w:eastAsia="ko-KR"/>
          <w14:ligatures w14:val="none"/>
        </w:rPr>
        <w:t xml:space="preserve"> ktc-tao-hoc-lieu-de-kiem-tra-lms</w:t>
      </w:r>
    </w:p>
    <w:p w14:paraId="547A3C41"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Chuyển đổi đề thi, đề kiểm tra, ngân hàng câu hỏi do nhà giáo tự biên soạn kèm đáp án thành file nhập ngân hàng câu hỏi trên hệ thống LMS Moodle của Trường.</w:t>
      </w:r>
    </w:p>
    <w:p w14:paraId="70666373"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Nhà trường đang tiếp tục phát triển thêm các công cụ khác.</w:t>
      </w:r>
    </w:p>
    <w:p w14:paraId="23022AD1"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b/>
          <w:bCs/>
          <w:kern w:val="0"/>
          <w:sz w:val="28"/>
          <w:szCs w:val="28"/>
          <w:lang w:val="nl-NL" w:eastAsia="ko-KR"/>
          <w14:ligatures w14:val="none"/>
        </w:rPr>
        <w:t>III. KINH PHÍ, NHÂN LỰC VÀ HẠ TẦNG KỸ THUẬT</w:t>
      </w:r>
    </w:p>
    <w:p w14:paraId="2531471B"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b/>
          <w:bCs/>
          <w:kern w:val="0"/>
          <w:sz w:val="28"/>
          <w:szCs w:val="28"/>
          <w:lang w:val="nl-NL" w:eastAsia="ko-KR"/>
          <w14:ligatures w14:val="none"/>
        </w:rPr>
        <w:t>1. Kinh phí</w:t>
      </w:r>
    </w:p>
    <w:p w14:paraId="6E818C9B" w14:textId="16821AC7" w:rsidR="00FE04FE" w:rsidRPr="004516C1" w:rsidRDefault="000923AF"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Tổng kinh phí thuê bao gói Claude AI Team quy mô 28 tài khoản của Trường khoảng 190.000.000 đồng/năm</w:t>
      </w:r>
      <w:r w:rsidR="00512C49" w:rsidRPr="004516C1">
        <w:rPr>
          <w:rFonts w:ascii="Times New Roman" w:eastAsia="Times New Roman" w:hAnsi="Times New Roman" w:cs="Times New Roman"/>
          <w:kern w:val="0"/>
          <w:sz w:val="28"/>
          <w:szCs w:val="28"/>
          <w:lang w:val="nl-NL" w:eastAsia="ko-KR"/>
          <w14:ligatures w14:val="none"/>
        </w:rPr>
        <w:t>.</w:t>
      </w:r>
    </w:p>
    <w:p w14:paraId="7AFC002E"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2. Nhân lực</w:t>
      </w:r>
    </w:p>
    <w:p w14:paraId="309FD7E1" w14:textId="1849F85F"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Quản trị hệ thống: </w:t>
      </w:r>
      <w:del w:id="1049"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Claude AI Team cho phép quản trị 4 mức:  Primary Owner /Owner/Admin/User. Để dễ quản lý, chia sẻ tài nguyên dùng chung nhà trường</w:delText>
        </w:r>
      </w:del>
      <w:ins w:id="1050"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Claude AI Team cho phép quản trị 04 mức: Primary Owner, Owner, Admin, User. Để dễ quản lý, chia sẻ tài nguyên dùng chung, nhà trường</w:t>
        </w:r>
      </w:ins>
      <w:r w:rsidRPr="004516C1">
        <w:rPr>
          <w:rFonts w:ascii="Times New Roman" w:eastAsia="Times New Roman" w:hAnsi="Times New Roman" w:cs="Times New Roman"/>
          <w:kern w:val="0"/>
          <w:sz w:val="28"/>
          <w:szCs w:val="28"/>
          <w:lang w:eastAsia="ko-KR"/>
          <w14:ligatures w14:val="none"/>
        </w:rPr>
        <w:t xml:space="preserve"> thực hiện quản trị tập trung </w:t>
      </w:r>
      <w:del w:id="1051"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theo 2 mức Owner/User, 01 chủ tài khoản, phân quyền User cho các phòng, khoa, mỗi User được cấp phân công người quản lý khai thác.</w:delText>
        </w:r>
      </w:del>
      <w:ins w:id="1052"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theo 02 mức Owner, User: 01 chủ tài khoản; phân quyền User cho các phòng, khoa, mỗi tài khoản User được phân công người quản lý, khai thác.</w:t>
        </w:r>
      </w:ins>
      <w:r w:rsidRPr="004516C1">
        <w:rPr>
          <w:rFonts w:ascii="Times New Roman" w:eastAsia="Times New Roman" w:hAnsi="Times New Roman" w:cs="Times New Roman"/>
          <w:kern w:val="0"/>
          <w:sz w:val="28"/>
          <w:szCs w:val="28"/>
          <w:lang w:eastAsia="ko-KR"/>
          <w14:ligatures w14:val="none"/>
        </w:rPr>
        <w:t xml:space="preserve"> Việc giao, sử dụng tài khoản thực hiện theo Quy chế bảo đảm an ninh mạng trong hoạt động ứng dụng công nghệ thông tin ban hành kèm theo Quyết định số 2264/QĐ-CĐKT ngày 12/10/2026 của Hiệu trưởng (mỗi tài khoản giao cho người sử dụng xác định).</w:t>
      </w:r>
    </w:p>
    <w:p w14:paraId="7F298D41" w14:textId="77728E9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Đội ngũ đã qua bồi dưỡng, tập huấn: 171 viên chức, nhà giáo hoàn thành khóa bồi dưỡng </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Ứng dụng AI trong dạy học</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 xml:space="preserve"> năm 2025; 169 viên chức, nhà giáo hoàn thành khóa bồi dưỡng “Ứng dụng AI trong công tác hành chính” năm 2026; 40 lãnh đạo, trưởng phòng/khoa, trưởng bộ môn hoàn thành tập huấn “cầm tay chỉ việc” triển khai công cụ AI nội bộ; </w:t>
      </w:r>
      <w:del w:id="1053"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cử 5 lượt viên chức</w:delText>
        </w:r>
      </w:del>
      <w:ins w:id="1054"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cử 05 lượt viên chức</w:t>
        </w:r>
      </w:ins>
      <w:r w:rsidRPr="004516C1">
        <w:rPr>
          <w:rFonts w:ascii="Times New Roman" w:eastAsia="Times New Roman" w:hAnsi="Times New Roman" w:cs="Times New Roman"/>
          <w:kern w:val="0"/>
          <w:sz w:val="28"/>
          <w:szCs w:val="28"/>
          <w:lang w:eastAsia="ko-KR"/>
          <w14:ligatures w14:val="none"/>
        </w:rPr>
        <w:t xml:space="preserve"> tham dự tập huấn chuyên sâu ngoài Trường (tại Hà Nội, Gia Lai và Sở Giáo dục và Đào tạo).</w:t>
      </w:r>
    </w:p>
    <w:p w14:paraId="781CF17E"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3. Hạ tầng kỹ thuật</w:t>
      </w:r>
    </w:p>
    <w:p w14:paraId="09696AC9"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lastRenderedPageBreak/>
        <w:t>- Nền tảng AI: Claude AI Team (Anthropic), gói Standard seat, quy mô 28 tài khoản, phân quyền Owner/User.</w:t>
      </w:r>
    </w:p>
    <w:p w14:paraId="2C3245D0"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Kho dữ liệu dùng chung: Google Drive nội bộ lưu trữ văn bản pháp lý, quy định, biểu mẫu chuẩn và tài liệu mẫu chất lượng tốt làm dữ liệu tham chiếu cho AI.</w:t>
      </w:r>
    </w:p>
    <w:p w14:paraId="1FACF729"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IV. HIỆU QUẢ ĐẠT ĐƯỢC</w:t>
      </w:r>
    </w:p>
    <w:p w14:paraId="49929505" w14:textId="2CBC12D3"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Qua tổng hợp, đánh giá bước đầu của các đơn vị, việc khai thác tài khoản Claude AI Team đã góp phần nâng cao hiệu quả công việc trên các mặt sau:</w:t>
      </w:r>
    </w:p>
    <w:p w14:paraId="176BB257" w14:textId="79D21B8A"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del w:id="1001" w:author="Nguyễn Ngọc Quang Phục" w:date="2026-10-14T16:00:36Z">
        <w:r w:rsidRPr="004516C1">
          <w:rPr>
            <w:rFonts w:ascii="Times New Roman" w:eastAsia="Times New Roman" w:hAnsi="Times New Roman" w:cs="Times New Roman"/>
            <w:kern w:val="0"/>
            <w:sz w:val="28"/>
            <w:szCs w:val="28"/>
            <w:lang w:eastAsia="ko-KR"/>
            <w14:ligatures w14:val="none"/>
          </w:rPr>
          <w:delText xml:space="preserve">1) Tiết kiệm</w:delText>
        </w:r>
      </w:del>
      <w:ins w:id="1002" w:author="Nguyễn Ngọc Quang Phục" w:date="2026-10-14T16:00:36Z">
        <w:r w:rsidRPr="004516C1">
          <w:rPr>
            <w:rFonts w:ascii="Times New Roman" w:eastAsia="Times New Roman" w:hAnsi="Times New Roman" w:cs="Times New Roman"/>
            <w:kern w:val="0"/>
            <w:sz w:val="28"/>
            <w:szCs w:val="28"/>
            <w:lang w:eastAsia="ko-KR"/>
            <w14:ligatures w14:val="none"/>
          </w:rPr>
          <w:t xml:space="preserve">1. Tiết kiệm</w:t>
        </w:r>
      </w:ins>
      <w:r w:rsidRPr="004516C1">
        <w:rPr>
          <w:rFonts w:ascii="Times New Roman" w:eastAsia="Times New Roman" w:hAnsi="Times New Roman" w:cs="Times New Roman"/>
          <w:kern w:val="0"/>
          <w:sz w:val="28"/>
          <w:szCs w:val="28"/>
          <w:lang w:eastAsia="ko-KR"/>
          <w14:ligatures w14:val="none"/>
        </w:rPr>
        <w:t xml:space="preserve"> thời gian xử lý công việc: Ước tính rút ngắn từ 30% đến 80% thời gian tùy nhóm nhiệm vụ, cụ thể: Chuyển đổi câu hỏi thi sang định dạng Moodle (tiết kiệm 80%); rà soát chương trình đào tạo (75% - 80%); xây dựng ngân hàng câu hỏi thi (65% - 75%); soạn kế hoạch bài giảng (60% - 70%); chuẩn hóa KPI, soạn thảo văn bản hành chính (50% - 70%); đội ngũ quản lý ước tính tiết kiệm trung bình 1,5 - 2 giờ làm việc/ngày.</w:t>
      </w:r>
    </w:p>
    <w:p w14:paraId="19A57F10" w14:textId="01070E0F"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del w:id="1003" w:author="Nguyễn Ngọc Quang Phục" w:date="2026-10-14T16:00:36Z">
        <w:r w:rsidRPr="004516C1">
          <w:rPr>
            <w:rFonts w:ascii="Times New Roman" w:eastAsia="Times New Roman" w:hAnsi="Times New Roman" w:cs="Times New Roman"/>
            <w:kern w:val="0"/>
            <w:sz w:val="28"/>
            <w:szCs w:val="28"/>
            <w:lang w:eastAsia="ko-KR"/>
            <w14:ligatures w14:val="none"/>
          </w:rPr>
          <w:delText xml:space="preserve">2) Giảm thiểu</w:delText>
        </w:r>
      </w:del>
      <w:ins w:id="1004" w:author="Nguyễn Ngọc Quang Phục" w:date="2026-10-14T16:00:36Z">
        <w:r w:rsidRPr="004516C1">
          <w:rPr>
            <w:rFonts w:ascii="Times New Roman" w:eastAsia="Times New Roman" w:hAnsi="Times New Roman" w:cs="Times New Roman"/>
            <w:kern w:val="0"/>
            <w:sz w:val="28"/>
            <w:szCs w:val="28"/>
            <w:lang w:eastAsia="ko-KR"/>
            <w14:ligatures w14:val="none"/>
          </w:rPr>
          <w:t xml:space="preserve">2. Giảm thiểu</w:t>
        </w:r>
      </w:ins>
      <w:r w:rsidRPr="004516C1">
        <w:rPr>
          <w:rFonts w:ascii="Times New Roman" w:eastAsia="Times New Roman" w:hAnsi="Times New Roman" w:cs="Times New Roman"/>
          <w:kern w:val="0"/>
          <w:sz w:val="28"/>
          <w:szCs w:val="28"/>
          <w:lang w:eastAsia="ko-KR"/>
          <w14:ligatures w14:val="none"/>
        </w:rPr>
        <w:t xml:space="preserve"> sai sót chuyên môn: Phòng Tổng hợp </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 xml:space="preserve"> Hành chính và Quản trị (TH-HC&amp;QT) giảm lỗi thể thức văn bản hành chính (Báo cáo 9 tháng) từ 54 lỗi xuống còn 22 lỗi qua 03 đợt rà soát bằng AI; giảm lỗi rà soát chương trình đào tạo ngành Công tác xã hội từ 16 lỗi </w:t>
      </w:r>
      <w:del w:id="1055"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xuống còn 10 lỗi qua 4 vòng kiểm tra</w:delText>
        </w:r>
      </w:del>
      <w:ins w:id="1056"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xuống còn 10 lỗi qua 04 vòng kiểm tra</w:t>
        </w:r>
      </w:ins>
      <w:r w:rsidRPr="004516C1">
        <w:rPr>
          <w:rFonts w:ascii="Times New Roman" w:eastAsia="Times New Roman" w:hAnsi="Times New Roman" w:cs="Times New Roman"/>
          <w:kern w:val="0"/>
          <w:sz w:val="28"/>
          <w:szCs w:val="28"/>
          <w:lang w:eastAsia="ko-KR"/>
          <w14:ligatures w14:val="none"/>
        </w:rPr>
        <w:t xml:space="preserve">; khoa Đào tạo và Sát hạch lái xe sử dụng AI hỗ trợ rà soát 675 công thức định mức kinh tế - kỹ thuật phức tạp, phát hiện các sai lệch trong bộ đề thi sát hạch.</w:t>
      </w:r>
    </w:p>
    <w:p w14:paraId="7D0838EA" w14:textId="451B4EDA" w:rsidR="005B3320"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del w:id="1005" w:author="Nguyễn Ngọc Quang Phục" w:date="2026-10-14T16:00:36Z">
        <w:r w:rsidRPr="004516C1">
          <w:rPr>
            <w:rFonts w:ascii="Times New Roman" w:eastAsia="Times New Roman" w:hAnsi="Times New Roman" w:cs="Times New Roman"/>
            <w:kern w:val="0"/>
            <w:sz w:val="28"/>
            <w:szCs w:val="28"/>
            <w:lang w:eastAsia="ko-KR"/>
            <w14:ligatures w14:val="none"/>
          </w:rPr>
          <w:delText xml:space="preserve">3) Kết quả đào tạo</w:delText>
        </w:r>
      </w:del>
      <w:ins w:id="1006" w:author="Nguyễn Ngọc Quang Phục" w:date="2026-10-14T16:00:36Z">
        <w:r w:rsidRPr="004516C1">
          <w:rPr>
            <w:rFonts w:ascii="Times New Roman" w:eastAsia="Times New Roman" w:hAnsi="Times New Roman" w:cs="Times New Roman"/>
            <w:kern w:val="0"/>
            <w:sz w:val="28"/>
            <w:szCs w:val="28"/>
            <w:lang w:eastAsia="ko-KR"/>
            <w14:ligatures w14:val="none"/>
          </w:rPr>
          <w:t xml:space="preserve">3. Kết quả đào tạo</w:t>
        </w:r>
      </w:ins>
      <w:r w:rsidRPr="004516C1">
        <w:rPr>
          <w:rFonts w:ascii="Times New Roman" w:eastAsia="Times New Roman" w:hAnsi="Times New Roman" w:cs="Times New Roman"/>
          <w:kern w:val="0"/>
          <w:sz w:val="28"/>
          <w:szCs w:val="28"/>
          <w:lang w:eastAsia="ko-KR"/>
          <w14:ligatures w14:val="none"/>
        </w:rPr>
        <w:t xml:space="preserve">, bồi dưỡng nhân lực: 80% viên chức, người lao động được học tập, bồi dưỡng kỹ năng ứng dụng AI trong công tác, trong đó có 70% viên chức sử dụng AI thường xuyên vào công việc, khoảng 30% viên chức sử dụng thuần thục và đủ khả năng phát triển các công cụ AI hỗ trợ thực hiện nhiệm vụ trọng tâm của nhà trường.</w:t>
      </w:r>
    </w:p>
    <w:p w14:paraId="3F7C5A60" w14:textId="5DE02A70"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del w:id="1007" w:author="Nguyễn Ngọc Quang Phục" w:date="2026-10-14T16:00:36Z">
        <w:r w:rsidRPr="004516C1">
          <w:rPr>
            <w:rFonts w:ascii="Times New Roman" w:eastAsia="Times New Roman" w:hAnsi="Times New Roman" w:cs="Times New Roman"/>
            <w:kern w:val="0"/>
            <w:sz w:val="28"/>
            <w:szCs w:val="28"/>
            <w:lang w:eastAsia="ko-KR"/>
            <w14:ligatures w14:val="none"/>
          </w:rPr>
          <w:delText xml:space="preserve">4) Hình thành</w:delText>
        </w:r>
      </w:del>
      <w:ins w:id="1008" w:author="Nguyễn Ngọc Quang Phục" w:date="2026-10-14T16:00:36Z">
        <w:r w:rsidRPr="004516C1">
          <w:rPr>
            <w:rFonts w:ascii="Times New Roman" w:eastAsia="Times New Roman" w:hAnsi="Times New Roman" w:cs="Times New Roman"/>
            <w:kern w:val="0"/>
            <w:sz w:val="28"/>
            <w:szCs w:val="28"/>
            <w:lang w:eastAsia="ko-KR"/>
            <w14:ligatures w14:val="none"/>
          </w:rPr>
          <w:t xml:space="preserve">4. Hình thành</w:t>
        </w:r>
      </w:ins>
      <w:r w:rsidRPr="004516C1">
        <w:rPr>
          <w:rFonts w:ascii="Times New Roman" w:eastAsia="Times New Roman" w:hAnsi="Times New Roman" w:cs="Times New Roman"/>
          <w:kern w:val="0"/>
          <w:sz w:val="28"/>
          <w:szCs w:val="28"/>
          <w:lang w:eastAsia="ko-KR"/>
          <w14:ligatures w14:val="none"/>
        </w:rPr>
        <w:t xml:space="preserve"> hệ sinh thái tài nguyên số dùng chung: </w:t>
      </w:r>
      <w:r w:rsidR="00A72F27" w:rsidRPr="004516C1">
        <w:rPr>
          <w:rFonts w:ascii="Times New Roman" w:eastAsia="Times New Roman" w:hAnsi="Times New Roman" w:cs="Times New Roman"/>
          <w:kern w:val="0"/>
          <w:sz w:val="28"/>
          <w:szCs w:val="28"/>
          <w:lang w:eastAsia="ko-KR"/>
          <w14:ligatures w14:val="none"/>
        </w:rPr>
        <w:t>H</w:t>
      </w:r>
      <w:r w:rsidRPr="004516C1">
        <w:rPr>
          <w:rFonts w:ascii="Times New Roman" w:eastAsia="Times New Roman" w:hAnsi="Times New Roman" w:cs="Times New Roman"/>
          <w:kern w:val="0"/>
          <w:sz w:val="28"/>
          <w:szCs w:val="28"/>
          <w:lang w:eastAsia="ko-KR"/>
          <w14:ligatures w14:val="none"/>
        </w:rPr>
        <w:t xml:space="preserve">ình thành các không gian làm việc (Project) quản lý hồ sơ chuyên môn theo nhóm nhiệm vụ, như quản lý bài báo khoa học theo chuẩn Vancouver tại khoa Sư phạm, khoa Kỹ thuật và Công nghệ; xây dựng tình huống lâm sàng tại khoa Y </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 xml:space="preserve"> Dược; quản lý hồ sơ giảng viên tại khoa Kinh tế và Nông </w:t>
      </w:r>
      <w:r w:rsidR="00A72F27" w:rsidRPr="004516C1">
        <w:rPr>
          <w:rFonts w:ascii="Times New Roman" w:eastAsia="Times New Roman" w:hAnsi="Times New Roman" w:cs="Times New Roman"/>
          <w:kern w:val="0"/>
          <w:sz w:val="28"/>
          <w:szCs w:val="28"/>
          <w:lang w:eastAsia="ko-KR"/>
          <w14:ligatures w14:val="none"/>
        </w:rPr>
        <w:t>L</w:t>
      </w:r>
      <w:r w:rsidRPr="004516C1">
        <w:rPr>
          <w:rFonts w:ascii="Times New Roman" w:eastAsia="Times New Roman" w:hAnsi="Times New Roman" w:cs="Times New Roman"/>
          <w:kern w:val="0"/>
          <w:sz w:val="28"/>
          <w:szCs w:val="28"/>
          <w:lang w:eastAsia="ko-KR"/>
          <w14:ligatures w14:val="none"/>
        </w:rPr>
        <w:t>âm, từng bước chuẩn hóa thói quen làm việc với AI trong toàn Trường.</w:t>
      </w:r>
    </w:p>
    <w:p w14:paraId="20A3E7F9"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V. HẠN CHẾ, KHÓ KHĂN</w:t>
      </w:r>
    </w:p>
    <w:p w14:paraId="4B06FFCB"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 xml:space="preserve">1. Hạn chế, khó khăn </w:t>
      </w:r>
    </w:p>
    <w:p w14:paraId="668FDB65" w14:textId="1B2D47F4"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lastRenderedPageBreak/>
        <w:t xml:space="preserve">- Chất lượng đầu ra của AI chưa ổn định: Còn hiện tượng trích dẫn sai số hiệu văn bản pháp luật, </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ảo giác AI</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 xml:space="preserve"> (tự suy diễn số liệu, căn cứ) </w:t>
      </w:r>
      <w:del w:id="1057"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khi thiếu dữ liệu gốc đính kèm; hoặc còn điểm mù trong các phiên làm việc khác nhau.</w:delText>
        </w:r>
      </w:del>
      <w:ins w:id="1058"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khi thiếu dữ liệu gốc đính kèm; kết quả giữa các phiên làm việc khác nhau chưa thật sự nhất quán.</w:t>
        </w:r>
      </w:ins>
    </w:p>
    <w:p w14:paraId="37E0AAED"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Kỹ năng sử dụng chưa đồng đều: Trình độ viết yêu cầu (Prompt), thiết lập không gian làm việc (Project) và xây dựng công cụ (Skill) giữa viên chức các đơn vị còn chưa đồng đều.</w:t>
      </w:r>
    </w:p>
    <w:p w14:paraId="410A1BE4"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Hạn chế kỹ thuật của gói Standard: </w:t>
      </w:r>
      <w:del w:id="1059"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Những thời điểm xử lý khối lượng công việc nhiều bị giới hạn hạn mức</w:delText>
        </w:r>
      </w:del>
      <w:ins w:id="1060"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Khi xử lý khối lượng công việc lớn thường bị giới hạn hạn mức</w:t>
        </w:r>
      </w:ins>
      <w:r w:rsidRPr="004516C1">
        <w:rPr>
          <w:rFonts w:ascii="Times New Roman" w:eastAsia="Times New Roman" w:hAnsi="Times New Roman" w:cs="Times New Roman"/>
          <w:kern w:val="0"/>
          <w:sz w:val="28"/>
          <w:szCs w:val="28"/>
          <w:lang w:eastAsia="ko-KR"/>
          <w14:ligatures w14:val="none"/>
        </w:rPr>
        <w:t xml:space="preserve"> sử dụng (token), giới hạn dung lượng tệp, hình ảnh khi xử lý các dữ liệu dung lượng lớn.</w:t>
      </w:r>
    </w:p>
    <w:p w14:paraId="650A7056"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2. Yêu cầu bảo mật, an toàn thông tin</w:t>
      </w:r>
    </w:p>
    <w:p w14:paraId="5C8483B5" w14:textId="43ACD5B7" w:rsidR="00FE04FE" w:rsidRPr="004516C1" w:rsidRDefault="008A7804"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Ngày 12/10/2026, Hiệu trưởng đã ban hành Quy chế bảo đảm an ninh mạng trong hoạt động ứng dụng công nghệ thông tin (kèm theo Quyết định số 2264/QĐ-CĐKT), trong đó nghiêm cấm đưa tài liệu bí mật nhà nước, dữ liệu cá nhân, đề thi, ngân hàng câu hỏi, dữ liệu kết quả học tập lên các dịch vụ trí tuệ nhân tạo chưa được Trường cho phép sử dụng; quy định mỗi tài khoản chỉ giao cho một người sử dụng và người đó chịu trách nhiệm về mọi hoạt động trên tài khoản. Tuy nhiên, danh mục chi tiết tài liệu được phép và không được phép đưa lên các hệ thống AI công cộng đang được hoàn thiện để ban hành (dự kiến trước ngày 16/10/2026); quy trình kiểm soát dữ liệu đầu vào, ẩn danh dữ liệu và ghi nhận trách nhiệm kiểm chứng sản phẩm do AI hỗ trợ chưa được quy định cụ thể, do đó vẫn tiềm ẩn nguy cơ mất an toàn thông tin nếu viên chức, người lao động không tuân thủ nghiêm quy định.</w:t>
      </w:r>
    </w:p>
    <w:p w14:paraId="62BDA93E" w14:textId="588FA31F" w:rsidR="004324BE" w:rsidRPr="004516C1" w:rsidRDefault="004324BE" w:rsidP="004516C1">
      <w:pPr>
        <w:spacing w:before="120" w:after="120" w:line="312" w:lineRule="auto"/>
        <w:ind w:firstLine="720"/>
        <w:jc w:val="both"/>
        <w:rPr>
          <w:rFonts w:ascii="Times New Roman" w:eastAsia="Times New Roman" w:hAnsi="Times New Roman" w:cs="Times New Roman"/>
          <w:b/>
          <w:bCs/>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VI. BÀI HỌC KINH NGHIỆM</w:t>
      </w:r>
    </w:p>
    <w:p w14:paraId="21129E58" w14:textId="1971CDB5"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Đảng ủy Trường Cao đẳng Kon Tum rút ra một số bài học kinh nghiệm trong ứng dụng AI tại Trường:</w:t>
      </w:r>
    </w:p>
    <w:p w14:paraId="6251623E" w14:textId="1035444D"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Sự cam kết, chỉ đạo nhất quán của cấp ủy, lãnh đạo (nguyên tắc </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AI First</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 Bộ tiêu chí đánh giá ứng dụng AI ban hành ngày 06/11/2025) là điều kiện tiên quyết để việc ứng dụng AI đi vào thực chất, không dừng ở phong trào.</w:t>
      </w:r>
    </w:p>
    <w:p w14:paraId="6732E147" w14:textId="77777777"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Chuẩn hóa quy trình, mẫu Prompt thành các Skill đóng gói giúp kết quả AI ổn định, dễ kiểm soát hơn so với sử dụng tự do nhưng đòi hỏi </w:t>
      </w:r>
      <w:del w:id="1061"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đầu tư thời gian công sức trí tuệ</w:delText>
        </w:r>
      </w:del>
      <w:ins w:id="1062"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đầu tư thời gian, công sức, trí tuệ</w:t>
        </w:r>
      </w:ins>
      <w:r w:rsidRPr="004516C1">
        <w:rPr>
          <w:rFonts w:ascii="Times New Roman" w:eastAsia="Times New Roman" w:hAnsi="Times New Roman" w:cs="Times New Roman"/>
          <w:kern w:val="0"/>
          <w:sz w:val="28"/>
          <w:szCs w:val="28"/>
          <w:lang w:eastAsia="ko-KR"/>
          <w14:ligatures w14:val="none"/>
        </w:rPr>
        <w:t xml:space="preserve"> để xây dựng, thẩm định, kiểm thử chặt chẽ trước khi đưa vào sử dụng chính thức.</w:t>
      </w:r>
    </w:p>
    <w:p w14:paraId="6732E147" w14:textId="77777777"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ins w:id="1099"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 Xây dựng kho dữ liệu nền (văn bản pháp lý, quy định, văn bản mẫu tốt) trước khi xây dựng công cụ; chất lượng sản phẩm của AI phụ thuộc trực tiếp vào dữ liệu đầu vào được cung cấp, thiếu hồ sơ gốc thì AI dễ suy diễn, nêu thừa hoặc sai nội dung.</w:t>
        </w:r>
      </w:ins>
    </w:p>
    <w:p w14:paraId="25F94B31" w14:textId="3DED4C61"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lastRenderedPageBreak/>
        <w:t>- Con người luôn phải là khâu kiểm chứng cuối cùng, cần xác định rõ người chịu trách nhiệm kiểm chứng đối với từng sản phẩm do AI hỗ trợ; quy định rõ danh mục dữ liệu cấm đưa vào AI công cộng giúp phòng ngừa rủi ro bảo mật, đặc biệt quan trọng đối với cơ quan tham mưu, giúp việc cấp ủy thường xuyên xử lý văn bản chỉ đạo.</w:t>
      </w:r>
    </w:p>
    <w:p w14:paraId="67C66DF1" w14:textId="27294250"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Đào tạo, tập huấn theo </w:t>
      </w:r>
      <w:del w:id="1063"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nhiều cấp độ  như bồi dưỡng</w:delText>
        </w:r>
      </w:del>
      <w:ins w:id="1064"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nhiều cấp độ như bồi dưỡng</w:t>
        </w:r>
      </w:ins>
      <w:r w:rsidRPr="004516C1">
        <w:rPr>
          <w:rFonts w:ascii="Times New Roman" w:eastAsia="Times New Roman" w:hAnsi="Times New Roman" w:cs="Times New Roman"/>
          <w:kern w:val="0"/>
          <w:sz w:val="28"/>
          <w:szCs w:val="28"/>
          <w:lang w:eastAsia="ko-KR"/>
          <w14:ligatures w14:val="none"/>
        </w:rPr>
        <w:t xml:space="preserve"> đại trà, tập huấn chuyên sâu, tập huấn </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cầm tay chỉ việc</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 xml:space="preserve"> quyết định tốc độ lan tỏa và chất lượng sử dụng AI trong toàn Trường.</w:t>
      </w:r>
    </w:p>
    <w:p w14:paraId="427499E8" w14:textId="6CCD8C90" w:rsidR="004324BE" w:rsidRPr="004516C1" w:rsidRDefault="004324BE" w:rsidP="004516C1">
      <w:pPr>
        <w:spacing w:before="120" w:after="120" w:line="312" w:lineRule="auto"/>
        <w:ind w:firstLine="720"/>
        <w:jc w:val="both"/>
        <w:rPr>
          <w:rFonts w:ascii="Times New Roman" w:eastAsia="Times New Roman" w:hAnsi="Times New Roman" w:cs="Times New Roman"/>
          <w:b/>
          <w:bCs/>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 xml:space="preserve">VII. TƯ VẤN LỰA CHỌN GIẢI PHÁP, PHƯƠNG ÁN THÍ ĐIỂM TẠI ĐẢNG ỦY </w:t>
      </w:r>
      <w:r w:rsidR="00A72F27" w:rsidRPr="004516C1">
        <w:rPr>
          <w:rFonts w:ascii="Times New Roman" w:eastAsia="Times New Roman" w:hAnsi="Times New Roman" w:cs="Times New Roman"/>
          <w:b/>
          <w:bCs/>
          <w:kern w:val="0"/>
          <w:sz w:val="28"/>
          <w:szCs w:val="28"/>
          <w:lang w:eastAsia="ko-KR"/>
          <w14:ligatures w14:val="none"/>
        </w:rPr>
        <w:t>ỦY BAN NHÂN DÂN</w:t>
      </w:r>
      <w:r w:rsidRPr="004516C1">
        <w:rPr>
          <w:rFonts w:ascii="Times New Roman" w:eastAsia="Times New Roman" w:hAnsi="Times New Roman" w:cs="Times New Roman"/>
          <w:b/>
          <w:bCs/>
          <w:kern w:val="0"/>
          <w:sz w:val="28"/>
          <w:szCs w:val="28"/>
          <w:lang w:eastAsia="ko-KR"/>
          <w14:ligatures w14:val="none"/>
        </w:rPr>
        <w:t xml:space="preserve"> TỈNH</w:t>
      </w:r>
    </w:p>
    <w:p w14:paraId="0E412D94" w14:textId="77777777" w:rsidR="004324BE" w:rsidRPr="004516C1" w:rsidRDefault="004324BE" w:rsidP="004516C1">
      <w:pPr>
        <w:spacing w:before="120" w:after="120" w:line="312" w:lineRule="auto"/>
        <w:ind w:firstLine="720"/>
        <w:jc w:val="both"/>
        <w:rPr>
          <w:rFonts w:ascii="Times New Roman" w:eastAsia="Times New Roman" w:hAnsi="Times New Roman" w:cs="Times New Roman"/>
          <w:b/>
          <w:bCs/>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1. Đề xuất phạm vi thí điểm</w:t>
      </w:r>
    </w:p>
    <w:p w14:paraId="757E4780" w14:textId="539804D9" w:rsidR="004324BE" w:rsidRPr="004516C1" w:rsidRDefault="004324BE" w:rsidP="004516C1">
      <w:pPr>
        <w:spacing w:before="120" w:after="120" w:line="312" w:lineRule="auto"/>
        <w:ind w:firstLine="720"/>
        <w:jc w:val="both"/>
        <w:rPr>
          <w:rFonts w:ascii="Times New Roman" w:eastAsia="Times New Roman" w:hAnsi="Times New Roman" w:cs="Times New Roman"/>
          <w:i/>
          <w:iCs/>
          <w:kern w:val="0"/>
          <w:sz w:val="28"/>
          <w:szCs w:val="28"/>
          <w:lang w:eastAsia="ko-KR"/>
          <w14:ligatures w14:val="none"/>
        </w:rPr>
      </w:pPr>
      <w:del w:id="1065"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Thống nhất với đề nghị tại Công văn số 2868-CV/ĐU, trước hết lựa chọn thí điểm đối với việc theo dõi nhiệm vụ do Tỉnh ủy giao và tổng hợp báo cáo, đây là nhu cầu cấp thiết, phạm vi dữ liệu gọn, dễ kiểm chứng kết quả. Nhà trường sẵn sàng chia sẻ, chuyển giao trực tiếp kinh nghiệm, quy trình đã kiểm chứng đối với nhóm nội dung hỗ trợ soạn thảo, rà soát văn bản theo thể thức văn bản Đảng (Hướng dẫn số 05-HD/VPTW ngày 27/5/2026 của Văn phòng Trung ương Đảng), vì đây là lĩnh vực Trường đã có sản phẩm triển khai thực tế </w:delText>
        </w:r>
      </w:del>
      <w:del w:id="1066" w:author="Nguyễn Ngọc Quang Phục" w:date="2026-10-14T15:51:11Z">
        <w:r w:rsidRPr="004516C1">
          <w:rPr>
            <w:rFonts w:ascii="Times New Roman" w:eastAsia="Times New Roman" w:hAnsi="Times New Roman" w:cs="Times New Roman"/>
            <w:i/>
            <w:iCs/>
            <w:kern w:val="0"/>
            <w:sz w:val="28"/>
            <w:szCs w:val="28"/>
            <w:lang w:eastAsia="ko-KR"/>
            <w14:ligatures w14:val="none"/>
          </w:rPr>
          <w:delText>(</w:delText>
        </w:r>
      </w:del>
      <w:del w:id="1067" w:author="Nguyễn Ngọc Quang Phục" w:date="2026-10-14T15:51:11Z">
        <w:r w:rsidRPr="004516C1">
          <w:rPr>
            <w:rFonts w:ascii="Times New Roman" w:eastAsia="Times New Roman" w:hAnsi="Times New Roman" w:cs="Times New Roman"/>
            <w:i/>
            <w:iCs/>
            <w:kern w:val="0"/>
            <w:sz w:val="28"/>
            <w:szCs w:val="28"/>
            <w:lang w:val="nl-NL" w:eastAsia="ko-KR"/>
            <w14:ligatures w14:val="none"/>
          </w:rPr>
          <w:delText>Skill ktc-ra-soat-897</w:delText>
        </w:r>
      </w:del>
      <w:del w:id="1068" w:author="Nguyễn Ngọc Quang Phục" w:date="2026-10-14T15:51:11Z">
        <w:r w:rsidRPr="004516C1">
          <w:rPr>
            <w:rFonts w:ascii="Times New Roman" w:eastAsia="Times New Roman" w:hAnsi="Times New Roman" w:cs="Times New Roman"/>
            <w:i/>
            <w:iCs/>
            <w:kern w:val="0"/>
            <w:sz w:val="28"/>
            <w:szCs w:val="28"/>
            <w:lang w:eastAsia="ko-KR"/>
            <w14:ligatures w14:val="none"/>
          </w:rPr>
          <w:delText xml:space="preserve">, </w:delText>
        </w:r>
      </w:del>
      <w:del w:id="1069" w:author="Nguyễn Ngọc Quang Phục" w:date="2026-10-14T15:51:11Z">
        <w:r w:rsidRPr="004516C1">
          <w:rPr>
            <w:rFonts w:ascii="Times New Roman" w:eastAsia="Times New Roman" w:hAnsi="Times New Roman" w:cs="Times New Roman"/>
            <w:i/>
            <w:iCs/>
            <w:kern w:val="0"/>
            <w:sz w:val="28"/>
            <w:szCs w:val="28"/>
            <w:lang w:val="nl-NL" w:eastAsia="ko-KR"/>
            <w14:ligatures w14:val="none"/>
          </w:rPr>
          <w:delText>KTC-quan-tri</w:delText>
        </w:r>
      </w:del>
      <w:del w:id="1070" w:author="Nguyễn Ngọc Quang Phục" w:date="2026-10-14T15:51:11Z">
        <w:r w:rsidRPr="004516C1">
          <w:rPr>
            <w:rFonts w:ascii="Times New Roman" w:eastAsia="Times New Roman" w:hAnsi="Times New Roman" w:cs="Times New Roman"/>
            <w:i/>
            <w:iCs/>
            <w:kern w:val="0"/>
            <w:sz w:val="28"/>
            <w:szCs w:val="28"/>
            <w:lang w:eastAsia="ko-KR"/>
            <w14:ligatures w14:val="none"/>
          </w:rPr>
          <w:delText>).</w:delText>
        </w:r>
      </w:del>
      <w:ins w:id="1071"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Thống nhất với đề nghị tại Công văn số 2868-CV/ĐU, Đảng ủy Trường đề xuất xem xét lựa chọn thí điểm trước đối với việc theo dõi nhiệm vụ do Tỉnh ủy giao và tổng hợp báo cáo, đây là nhu cầu cấp thiết, phạm vi dữ liệu gọn, dễ kiểm chứng kết quả. Do chức năng, nhiệm vụ và đặc thù công việc của Đảng ủy UBND tỉnh khác với Trường, các công cụ của Trường không thể áp dụng ngay, mà cần khảo sát, xác định yêu cầu cụ thể (nhiệm vụ, quy trình, biểu mẫu, dữ liệu, yêu cầu bảo mật) làm cơ sở xây dựng, điều chỉnh công cụ cho phù hợp.</w:t>
        </w:r>
      </w:ins>
    </w:p>
    <w:p w14:paraId="0889F74F" w14:textId="07A4FB85" w:rsidR="004324BE" w:rsidRPr="004516C1" w:rsidRDefault="004324B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del w:id="1072"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Riêng đối với nhóm nội dung trích xuất nhiệm vụ, lập danh mục theo dõi, cảnh báo đến hạn/quá hạn, tổng hợp, đối chiếu số liệu nhiều nguồn và tổng hợp tình hình cơ sở, tuyên truyền, đây là đề xuất hướng phát triển, nhà trường kiến nghị phối hợp cùng Đảng ủy UBND tỉnh xây dựng mới trên cùng nguyên tắc đóng gói Skill/Prompt chuẩn (Skill tao-skill-va-prompt-chuan) đã áp dụng tại Trường (quy trình 6 bước, kiểm soát 3 lớp, nguyên tắc </w:delText>
        </w:r>
      </w:del>
      <w:del w:id="1073" w:author="Nguyễn Ngọc Quang Phục" w:date="2026-10-14T15:51:11Z">
        <w:r w:rsidR="00A72F27" w:rsidRPr="004516C1">
          <w:rPr>
            <w:rFonts w:ascii="Times New Roman" w:eastAsia="Times New Roman" w:hAnsi="Times New Roman" w:cs="Times New Roman"/>
            <w:kern w:val="0"/>
            <w:sz w:val="28"/>
            <w:szCs w:val="28"/>
            <w:lang w:eastAsia="ko-KR"/>
            <w14:ligatures w14:val="none"/>
          </w:rPr>
          <w:delText>“</w:delText>
        </w:r>
      </w:del>
      <w:del w:id="1074" w:author="Nguyễn Ngọc Quang Phục" w:date="2026-10-14T15:51:11Z">
        <w:r w:rsidRPr="004516C1">
          <w:rPr>
            <w:rFonts w:ascii="Times New Roman" w:eastAsia="Times New Roman" w:hAnsi="Times New Roman" w:cs="Times New Roman"/>
            <w:kern w:val="0"/>
            <w:sz w:val="28"/>
            <w:szCs w:val="28"/>
            <w:lang w:eastAsia="ko-KR"/>
            <w14:ligatures w14:val="none"/>
          </w:rPr>
          <w:delText>3 KHÔNG - 2 PHẢI</w:delText>
        </w:r>
      </w:del>
      <w:del w:id="1075" w:author="Nguyễn Ngọc Quang Phục" w:date="2026-10-14T15:51:11Z">
        <w:r w:rsidR="00A72F27" w:rsidRPr="004516C1">
          <w:rPr>
            <w:rFonts w:ascii="Times New Roman" w:eastAsia="Times New Roman" w:hAnsi="Times New Roman" w:cs="Times New Roman"/>
            <w:kern w:val="0"/>
            <w:sz w:val="28"/>
            <w:szCs w:val="28"/>
            <w:lang w:eastAsia="ko-KR"/>
            <w14:ligatures w14:val="none"/>
          </w:rPr>
          <w:delText>”</w:delText>
        </w:r>
      </w:del>
      <w:del w:id="1076"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 có sự tham gia</w:delText>
        </w:r>
      </w:del>
      <w:ins w:id="1077"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Nhà trường sẵn sàng chia sẻ kinh nghiệm, quy trình, phương pháp đã kiểm chứng tại Trường: Đóng gói Skill/Prompt chuẩn (Skill tao-skill-va-prompt-chuan, quy trình 06 bước, kiểm soát 03 lớp, nguyên tắc “3 KHÔNG - 2 PHẢI”); soạn thảo, rà soát văn bản theo thể thức văn bản Đảng (Hướng dẫn số 05-HD/VPTW ngày 27/5/2026 của Văn phòng Trung ương Đảng) bằng Skill ktc-ra-soat-897; theo dõi nhiệm vụ, tổng hợp báo cáo bằng Bộ công cụ KTC-Quan-tri. Việc xây dựng công cụ cho Đảng ủy UBND tỉnh cần có sự tham gia</w:t>
        </w:r>
      </w:ins>
      <w:r w:rsidRPr="004516C1">
        <w:rPr>
          <w:rFonts w:ascii="Times New Roman" w:eastAsia="Times New Roman" w:hAnsi="Times New Roman" w:cs="Times New Roman"/>
          <w:kern w:val="0"/>
          <w:sz w:val="28"/>
          <w:szCs w:val="28"/>
          <w:lang w:eastAsia="ko-KR"/>
          <w14:ligatures w14:val="none"/>
        </w:rPr>
        <w:t xml:space="preserve"> trực tiếp của Văn phòng Đảng ủy UBND tỉnh để bảo đảm phù hợp đặc thù nhiệm vụ, văn phong và yêu cầu bảo mật của cơ quan tham mưu cấp ủy.</w:t>
      </w:r>
    </w:p>
    <w:p w14:paraId="2FE14447" w14:textId="0E977129" w:rsidR="004324BE" w:rsidRPr="004516C1" w:rsidRDefault="004324BE" w:rsidP="004516C1">
      <w:pPr>
        <w:spacing w:before="120" w:after="120" w:line="312" w:lineRule="auto"/>
        <w:ind w:firstLine="720"/>
        <w:jc w:val="both"/>
        <w:rPr>
          <w:rFonts w:ascii="Times New Roman" w:eastAsia="Times New Roman" w:hAnsi="Times New Roman" w:cs="Times New Roman"/>
          <w:b/>
          <w:bCs/>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2. Điều kiện cần có để triển khai thí điểm (tài khoản, hạ tầng, nhân sự phụ trách, bảo mật, an toàn thông tin)</w:t>
      </w:r>
    </w:p>
    <w:p w14:paraId="70052292" w14:textId="51ED6170" w:rsidR="004324BE" w:rsidRPr="004516C1" w:rsidRDefault="004324B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Tài khoản, nền tảng: </w:t>
      </w:r>
      <w:del w:id="1078"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Tối thiểu 3 - 5 tài khoản</w:delText>
        </w:r>
      </w:del>
      <w:ins w:id="1079"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Tối thiểu 03 - 05 tài khoản</w:t>
        </w:r>
      </w:ins>
      <w:r w:rsidRPr="004516C1">
        <w:rPr>
          <w:rFonts w:ascii="Times New Roman" w:eastAsia="Times New Roman" w:hAnsi="Times New Roman" w:cs="Times New Roman"/>
          <w:kern w:val="0"/>
          <w:sz w:val="28"/>
          <w:szCs w:val="28"/>
          <w:lang w:eastAsia="ko-KR"/>
          <w14:ligatures w14:val="none"/>
        </w:rPr>
        <w:t xml:space="preserve"> Claude AI Team (hoặc nền tảng AI tương đương đã được cấp phép sử dụng) cho nhóm cán bộ tham mưu trực tiếp phụ trách thí điểm trong giai đoạn đầu, mỗi tài khoản </w:t>
      </w:r>
      <w:del w:id="1080"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giao đích danh 1 cán bộ</w:delText>
        </w:r>
      </w:del>
      <w:ins w:id="1081"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giao đích danh 01 cán bộ</w:t>
        </w:r>
      </w:ins>
      <w:r w:rsidRPr="004516C1">
        <w:rPr>
          <w:rFonts w:ascii="Times New Roman" w:eastAsia="Times New Roman" w:hAnsi="Times New Roman" w:cs="Times New Roman"/>
          <w:kern w:val="0"/>
          <w:sz w:val="28"/>
          <w:szCs w:val="28"/>
          <w:lang w:eastAsia="ko-KR"/>
          <w14:ligatures w14:val="none"/>
        </w:rPr>
        <w:t xml:space="preserve"> sử dụng.</w:t>
      </w:r>
    </w:p>
    <w:p w14:paraId="100C1F85" w14:textId="77777777" w:rsidR="004324BE" w:rsidRPr="004516C1" w:rsidRDefault="004324B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lastRenderedPageBreak/>
        <w:t>- Hạ tầng dữ liệu: Kho dữ liệu dùng chung (tương tự mô hình KTC-Database của Trường) lưu trữ văn bản chỉ đạo, mẫu báo cáo, mẫu Prompt chuẩn, phân quyền truy cập rõ ràng.</w:t>
      </w:r>
    </w:p>
    <w:p w14:paraId="3C21FB1F" w14:textId="1ABFEA52" w:rsidR="004324BE" w:rsidRPr="004516C1" w:rsidRDefault="004324B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Nhân sự phụ trách: Xác định đầu mối quản trị tài khoản (Owner) và đầu mối chuyên trách theo dõi, cập nhật nội dung thí điểm; có thể kiêm nhiệm trong giai đoạn đầu, nhà trường phối hợp tổ chức các lớp bồi dưỡng cơ bản/chuyên sâu/cầm tay chỉ việc theo nhu cầu của Đảng ủy UBND tỉnh.</w:t>
      </w:r>
    </w:p>
    <w:p w14:paraId="7EABAAE0" w14:textId="4F8CFD17" w:rsidR="004324BE" w:rsidRPr="004516C1" w:rsidRDefault="004324B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Bảo mật, an toàn thông tin: Ban hành quy định danh mục dữ liệu được phép và không được phép đưa lên nền tảng AI công cộng, đặc biệt không đưa nội dung thuộc bí mật nhà nước, bí mật công tác lên hệ thống AI công cộng, phù hợp lưu ý tại Công văn số 2868-CV/ĐU; dữ liệu sử dụng trong buổi trao đổi, trình diễn và giai đoạn đầu thí điểm </w:t>
      </w:r>
      <w:del w:id="1009" w:author="Nguyễn Ngọc Quang Phục" w:date="2026-10-14T16:00:36Z">
        <w:r w:rsidRPr="004516C1">
          <w:rPr>
            <w:rFonts w:ascii="Times New Roman" w:eastAsia="Times New Roman" w:hAnsi="Times New Roman" w:cs="Times New Roman"/>
            <w:kern w:val="0"/>
            <w:sz w:val="28"/>
            <w:szCs w:val="28"/>
            <w:lang w:eastAsia="ko-KR"/>
            <w14:ligatures w14:val="none"/>
          </w:rPr>
          <w:delText xml:space="preserve">là dữ liệu đã công khai hoặc dữ liệu giả định, không thuộc bí mật nhà nước</w:delText>
        </w:r>
      </w:del>
      <w:ins w:id="1010" w:author="Nguyễn Ngọc Quang Phục" w:date="2026-10-14T16:00:36Z">
        <w:r w:rsidRPr="004516C1">
          <w:rPr>
            <w:rFonts w:ascii="Times New Roman" w:eastAsia="Times New Roman" w:hAnsi="Times New Roman" w:cs="Times New Roman"/>
            <w:kern w:val="0"/>
            <w:sz w:val="28"/>
            <w:szCs w:val="28"/>
            <w:lang w:eastAsia="ko-KR"/>
            <w14:ligatures w14:val="none"/>
          </w:rPr>
          <w:t xml:space="preserve">là dữ liệu đã công khai, dữ liệu giả định hoặc dữ liệu công việc thông thường của Trường, không thuộc bí mật nhà nước</w:t>
        </w:r>
      </w:ins>
      <w:r w:rsidRPr="004516C1">
        <w:rPr>
          <w:rFonts w:ascii="Times New Roman" w:eastAsia="Times New Roman" w:hAnsi="Times New Roman" w:cs="Times New Roman"/>
          <w:kern w:val="0"/>
          <w:sz w:val="28"/>
          <w:szCs w:val="28"/>
          <w:lang w:eastAsia="ko-KR"/>
          <w14:ligatures w14:val="none"/>
        </w:rPr>
        <w:t xml:space="preserve">. Nhà trường sẵn sàng chia sẻ kinh nghiệm xây dựng Quy chế bảo đảm an ninh mạng và danh mục dữ liệu được phép, không được phép đưa lên nền tảng AI.</w:t>
      </w:r>
    </w:p>
    <w:p w14:paraId="1AC752AE" w14:textId="6ED6491F" w:rsidR="004324BE" w:rsidRPr="004516C1" w:rsidRDefault="004324BE" w:rsidP="004516C1">
      <w:pPr>
        <w:spacing w:before="120" w:after="120" w:line="312" w:lineRule="auto"/>
        <w:ind w:firstLine="720"/>
        <w:jc w:val="both"/>
        <w:rPr>
          <w:rFonts w:ascii="Times New Roman" w:eastAsia="Times New Roman" w:hAnsi="Times New Roman" w:cs="Times New Roman"/>
          <w:b/>
          <w:bCs/>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3. Đề xuất cơ chế phối hợp giữa Trường và Đảng ủy UBND tỉnh</w:t>
      </w:r>
    </w:p>
    <w:p w14:paraId="6BBBA810" w14:textId="77777777"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Trong giai đoạn thí điểm, Đảng ủy Trường Cao đẳng Kon Tum đề xuất cơ chế phối hợp như sau:</w:t>
      </w:r>
    </w:p>
    <w:p w14:paraId="192B5943" w14:textId="77777777"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w:t>
      </w:r>
      <w:del w:id="1082"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Mỗi bên cử 1 đầu mối</w:delText>
        </w:r>
      </w:del>
      <w:ins w:id="1083"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Mỗi bên cử 01 đầu mối</w:t>
        </w:r>
      </w:ins>
      <w:r w:rsidRPr="004516C1">
        <w:rPr>
          <w:rFonts w:ascii="Times New Roman" w:eastAsia="Times New Roman" w:hAnsi="Times New Roman" w:cs="Times New Roman"/>
          <w:kern w:val="0"/>
          <w:sz w:val="28"/>
          <w:szCs w:val="28"/>
          <w:lang w:eastAsia="ko-KR"/>
          <w14:ligatures w14:val="none"/>
        </w:rPr>
        <w:t xml:space="preserve"> liên hệ trực tiếp.</w:t>
      </w:r>
    </w:p>
    <w:p w14:paraId="2F0C2519" w14:textId="2DC02E70"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Lập nhóm liên lạc nhanh (Zalo) giữa hai đầu mối để trao đổi kỹ thuật, hỗ trợ xử lý sự cố, chia sẻ quy trình trong quá trình thí điểm; không trao đổi, chia sẻ tài liệu có nội dung bí mật, thông tin nội bộ qua nhóm liên lạc này.</w:t>
      </w:r>
    </w:p>
    <w:p w14:paraId="7FF80E0A" w14:textId="77777777"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Định kỳ trao đổi có thể trực tuyến hoặc qua nhóm liên lạc để đánh giá tiến độ, tháo gỡ vướng mắc phát sinh trong quá trình thí điểm.</w:t>
      </w:r>
    </w:p>
    <w:p w14:paraId="6A3F8D4B" w14:textId="77777777"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Khi cần, Trường sẵn sàng cử viên chức hỗ trợ trực tiếp hoặc trực tuyến trong những buổi đầu đưa công cụ vào sử dụng tại Đảng ủy UBND tỉnh.</w:t>
      </w:r>
    </w:p>
    <w:p w14:paraId="231C533C" w14:textId="77777777" w:rsidR="004324BE" w:rsidRPr="004516C1" w:rsidRDefault="004324BE" w:rsidP="004516C1">
      <w:pPr>
        <w:spacing w:before="120" w:after="120" w:line="312" w:lineRule="auto"/>
        <w:ind w:firstLine="720"/>
        <w:jc w:val="both"/>
        <w:rPr>
          <w:rFonts w:ascii="Times New Roman" w:eastAsia="Times New Roman" w:hAnsi="Times New Roman" w:cs="Times New Roman"/>
          <w:b/>
          <w:bCs/>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4. Đề xuất lộ trình, thời gian thí điểm</w:t>
      </w:r>
    </w:p>
    <w:p w14:paraId="10B1E83C" w14:textId="40C2420C"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del w:id="1084"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Trên cơ sở mô hình 2 giai đoạn (thí điểm - mở rộng) nhà trường đã áp dụng,</w:delText>
        </w:r>
      </w:del>
      <w:ins w:id="1085"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Trên cơ sở mô hình 02 giai đoạn (thí điểm - mở rộng) nhà trường đã áp dụng,</w:t>
        </w:r>
      </w:ins>
      <w:r w:rsidRPr="004516C1">
        <w:rPr>
          <w:rFonts w:ascii="Times New Roman" w:eastAsia="Times New Roman" w:hAnsi="Times New Roman" w:cs="Times New Roman"/>
          <w:kern w:val="0"/>
          <w:sz w:val="28"/>
          <w:szCs w:val="28"/>
          <w:lang w:eastAsia="ko-KR"/>
          <w14:ligatures w14:val="none"/>
        </w:rPr>
        <w:t xml:space="preserve"> Đảng ủy Trường Cao đẳng Kon Tum đề xuất lộ trình sơ bộ để tham khảo như sau (phạm vi, thời gian cụ thể do Đảng ủy UBND tỉnh xem xét, quyết định):</w:t>
      </w:r>
    </w:p>
    <w:p w14:paraId="14270B8F" w14:textId="0F75BA39" w:rsidR="004D4F7A"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w:t>
      </w:r>
      <w:del w:id="1086"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Giai đoạn 1 </w:delText>
        </w:r>
      </w:del>
      <w:del w:id="1087" w:author="Nguyễn Ngọc Quang Phục" w:date="2026-10-14T15:51:11Z">
        <w:r w:rsidR="00A72F27" w:rsidRPr="004516C1">
          <w:rPr>
            <w:rFonts w:ascii="Times New Roman" w:eastAsia="Times New Roman" w:hAnsi="Times New Roman" w:cs="Times New Roman"/>
            <w:kern w:val="0"/>
            <w:sz w:val="28"/>
            <w:szCs w:val="28"/>
            <w:lang w:eastAsia="ko-KR"/>
            <w14:ligatures w14:val="none"/>
          </w:rPr>
          <w:delText>–</w:delText>
        </w:r>
      </w:del>
      <w:del w:id="1088"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 Chuẩn bị các điều kiện (khoảng 4  tuần): Lựa chọn nhóm nhiệm vụ cụ thể để thí điểm; ban hành quy định về an toàn thông tin, quy định bảo </w:delText>
        </w:r>
      </w:del>
      <w:del w:id="1089" w:author="Nguyễn Ngọc Quang Phục" w:date="2026-10-14T15:51:11Z">
        <w:r w:rsidRPr="004516C1">
          <w:rPr>
            <w:rFonts w:ascii="Times New Roman" w:eastAsia="Times New Roman" w:hAnsi="Times New Roman" w:cs="Times New Roman"/>
            <w:kern w:val="0"/>
            <w:sz w:val="28"/>
            <w:szCs w:val="28"/>
            <w:lang w:eastAsia="ko-KR"/>
            <w14:ligatures w14:val="none"/>
          </w:rPr>
          <w:lastRenderedPageBreak/>
          <w:delText>mật; tổ chức tập huấn mở rộng cho cán bộ tham mưu, giúp việc; hoàn thiện, chia sẻ quy trình phù hợp điều kiện thực tế với Đảng ủy UBND tỉnh.</w:delText>
        </w:r>
      </w:del>
      <w:ins w:id="1090"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Giai đoạn 1 – Khảo sát, xác định yêu cầu và chuẩn bị các điều kiện (khoảng 04 tuần): Khảo sát nhiệm vụ, quy trình, biểu mẫu, dữ liệu của cơ quan; xác định yêu cầu, lựa chọn nhóm nhiệm vụ cụ thể để thí điểm; ban hành quy định về an toàn thông tin, bảo mật; tổ chức tập huấn cho cán bộ tham mưu, giúp việc.</w:t>
        </w:r>
      </w:ins>
    </w:p>
    <w:p w14:paraId="38F3248C"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w:t>
      </w:r>
      <w:del w:id="1091"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Giai đoạn 2 – Vận hành, đánh giá, điều chỉnh và chuyển giao chính thức (khoảng 4 tuần tiếp theo).</w:delText>
        </w:r>
      </w:del>
      <w:ins w:id="1092"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Giai đoạn 2 – Xây dựng, điều chỉnh công cụ theo yêu cầu đã xác định; vận hành thử, đánh giá (khoảng 04 tuần tiếp theo).</w:t>
        </w:r>
      </w:ins>
    </w:p>
    <w:p w14:paraId="62CDE028" w14:textId="1EFCA2AC"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w:t>
      </w:r>
      <w:del w:id="1093"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Giai đoạn 3 – Phối hợp xây dựng mới trên cùng nguyên tắc đóng gói Skill/Prompt chuẩn (</w:delText>
        </w:r>
      </w:del>
      <w:del w:id="1094" w:author="Nguyễn Ngọc Quang Phục" w:date="2026-10-14T15:51:11Z">
        <w:r w:rsidRPr="004516C1">
          <w:rPr>
            <w:rFonts w:ascii="Times New Roman" w:eastAsia="Times New Roman" w:hAnsi="Times New Roman" w:cs="Times New Roman"/>
            <w:i/>
            <w:iCs/>
            <w:kern w:val="0"/>
            <w:sz w:val="28"/>
            <w:szCs w:val="28"/>
            <w:lang w:val="nl-NL" w:eastAsia="ko-KR"/>
            <w14:ligatures w14:val="none"/>
          </w:rPr>
          <w:delText>Skill tao-skill-va-prompt-chuan</w:delText>
        </w:r>
      </w:del>
      <w:del w:id="1095" w:author="Nguyễn Ngọc Quang Phục" w:date="2026-10-14T15:51:11Z">
        <w:r w:rsidRPr="004516C1">
          <w:rPr>
            <w:rFonts w:ascii="Times New Roman" w:eastAsia="Times New Roman" w:hAnsi="Times New Roman" w:cs="Times New Roman"/>
            <w:kern w:val="0"/>
            <w:sz w:val="28"/>
            <w:szCs w:val="28"/>
            <w:lang w:eastAsia="ko-KR"/>
            <w14:ligatures w14:val="none"/>
          </w:rPr>
          <w:delText>) đối với nhóm nội dung trích xuất nhiệm vụ, lập danh mục theo dõi, cảnh báo đến hạn/quá hạn, tổng hợp, đối chiếu số liệu nhiều nguồn và tổng hợp tình hình cơ sở, tuyên truyền (khoảng 4 tuần).</w:delText>
        </w:r>
      </w:del>
      <w:ins w:id="1096"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Giai đoạn 3 – Hoàn thiện, chuyển giao chính thức; đánh giá kết quả, đề xuất mở rộng sang nhóm nội dung khác (trích xuất nhiệm vụ, cảnh báo đến hạn/quá hạn, đối chiếu số liệu nhiều nguồn, tổng hợp tình hình cơ sở, tuyên truyền) (khoảng 04 tuần).</w:t>
        </w:r>
      </w:ins>
    </w:p>
    <w:p w14:paraId="0F1D3B72" w14:textId="5CF9717B" w:rsidR="001952C8" w:rsidRPr="004516C1" w:rsidRDefault="001952C8"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del w:id="1097"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Trên đây là Báo cáo ứng dụng Trí tuệ nhân tạo (AI) trong quản lý và đào tạo. Đảng ủy Trường Cao đẳng Kon Tum kính báo cáo</w:delText>
        </w:r>
      </w:del>
      <w:ins w:id="1098"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Trên đây là báo cáo tình hình ứng dụng trí tuệ nhân tạo (AI) trong quản lý và đào tạo của Đảng ủy Trường Cao đẳng Kon Tum, kính báo cáo</w:t>
        </w:r>
      </w:ins>
      <w:r w:rsidRPr="004516C1">
        <w:rPr>
          <w:rFonts w:ascii="Times New Roman" w:eastAsia="Times New Roman" w:hAnsi="Times New Roman" w:cs="Times New Roman"/>
          <w:kern w:val="0"/>
          <w:sz w:val="28"/>
          <w:szCs w:val="28"/>
          <w:lang w:eastAsia="ko-KR"/>
          <w14:ligatures w14:val="none"/>
        </w:rPr>
        <w:t xml:space="preserve"> Đảng ủy UBND tỉnh và Đoàn công tác.</w:t>
      </w:r>
    </w:p>
    <w:tbl>
      <w:tblPr>
        <w:tblW w:w="9356" w:type="dxa"/>
        <w:jc w:val="center"/>
        <w:tblLook w:val="0000" w:firstRow="0" w:lastRow="0" w:firstColumn="0" w:lastColumn="0" w:noHBand="0" w:noVBand="0"/>
      </w:tblPr>
      <w:tblGrid>
        <w:gridCol w:w="3969"/>
        <w:gridCol w:w="5387"/>
      </w:tblGrid>
      <w:tr w:rsidR="004516C1" w:rsidRPr="00695FC7" w14:paraId="0FC01EFA" w14:textId="77777777" w:rsidTr="004516C1">
        <w:trPr>
          <w:jc w:val="center"/>
        </w:trPr>
        <w:tc>
          <w:tcPr>
            <w:tcW w:w="3969" w:type="dxa"/>
          </w:tcPr>
          <w:p w14:paraId="6F7E40E1" w14:textId="77777777" w:rsidR="004516C1" w:rsidRPr="00BF3605" w:rsidRDefault="004516C1" w:rsidP="001952C8">
            <w:pPr>
              <w:spacing w:after="0" w:line="240" w:lineRule="auto"/>
              <w:jc w:val="both"/>
              <w:rPr>
                <w:rFonts w:ascii="Times New Roman" w:hAnsi="Times New Roman" w:cs="Times New Roman"/>
                <w:sz w:val="28"/>
                <w:szCs w:val="28"/>
                <w:u w:val="single"/>
                <w:lang w:val="it-IT"/>
              </w:rPr>
            </w:pPr>
            <w:r>
              <w:rPr>
                <w:rFonts w:ascii="Times New Roman" w:hAnsi="Times New Roman" w:cs="Times New Roman"/>
                <w:sz w:val="28"/>
                <w:szCs w:val="28"/>
                <w:u w:val="single"/>
                <w:lang w:val="it-IT"/>
              </w:rPr>
              <w:t>Nơi nhận</w:t>
            </w:r>
            <w:r w:rsidRPr="00A72F27">
              <w:rPr>
                <w:rFonts w:ascii="Times New Roman" w:hAnsi="Times New Roman" w:cs="Times New Roman"/>
                <w:sz w:val="28"/>
                <w:szCs w:val="28"/>
                <w:lang w:val="it-IT"/>
              </w:rPr>
              <w:t>:</w:t>
            </w:r>
          </w:p>
          <w:p w14:paraId="598BE7FB" w14:textId="77777777" w:rsidR="004516C1" w:rsidRPr="001952C8" w:rsidRDefault="004516C1" w:rsidP="001952C8">
            <w:pPr>
              <w:spacing w:after="0" w:line="240" w:lineRule="auto"/>
              <w:jc w:val="both"/>
              <w:rPr>
                <w:rFonts w:ascii="Times New Roman" w:hAnsi="Times New Roman" w:cs="Times New Roman"/>
                <w:lang w:val="it-IT"/>
              </w:rPr>
            </w:pPr>
            <w:r>
              <w:rPr>
                <w:rFonts w:ascii="Times New Roman" w:hAnsi="Times New Roman" w:cs="Times New Roman"/>
                <w:lang w:val="it-IT"/>
              </w:rPr>
              <w:t>- Đảng ủy UBND tỉnh (</w:t>
            </w:r>
            <w:r>
              <w:rPr>
                <w:rFonts w:ascii="Times New Roman" w:hAnsi="Times New Roman" w:cs="Times New Roman"/>
                <w:u w:color="FF0000"/>
                <w:lang w:val="it-IT"/>
              </w:rPr>
              <w:t>đ</w:t>
            </w:r>
            <w:r>
              <w:rPr>
                <w:rFonts w:ascii="Times New Roman" w:hAnsi="Times New Roman" w:cs="Times New Roman"/>
                <w:lang w:val="it-IT"/>
              </w:rPr>
              <w:t>ể b/c);</w:t>
            </w:r>
          </w:p>
          <w:p w14:paraId="674F65EB" w14:textId="77777777" w:rsidR="004516C1" w:rsidRPr="001952C8" w:rsidRDefault="004516C1" w:rsidP="001952C8">
            <w:pPr>
              <w:spacing w:after="0" w:line="240" w:lineRule="auto"/>
              <w:jc w:val="both"/>
              <w:rPr>
                <w:rFonts w:ascii="Times New Roman" w:hAnsi="Times New Roman" w:cs="Times New Roman"/>
                <w:u w:color="FF0000"/>
                <w:lang w:val="pt-BR"/>
              </w:rPr>
            </w:pPr>
            <w:r>
              <w:rPr>
                <w:rFonts w:ascii="Times New Roman" w:hAnsi="Times New Roman" w:cs="Times New Roman"/>
                <w:u w:color="FF0000"/>
                <w:lang w:val="pt-BR"/>
              </w:rPr>
              <w:t>- BTV Đảng ủy Trường;</w:t>
            </w:r>
          </w:p>
          <w:p w14:paraId="6C05CB20" w14:textId="342E5647" w:rsidR="004516C1" w:rsidRPr="001952C8" w:rsidRDefault="004516C1" w:rsidP="001952C8">
            <w:pPr>
              <w:spacing w:after="0" w:line="240" w:lineRule="auto"/>
              <w:rPr>
                <w:rFonts w:ascii="Times New Roman" w:hAnsi="Times New Roman" w:cs="Times New Roman"/>
                <w:u w:color="FF0000"/>
                <w:lang w:val="pt-BR"/>
              </w:rPr>
            </w:pPr>
            <w:r>
              <w:rPr>
                <w:rFonts w:ascii="Times New Roman" w:hAnsi="Times New Roman" w:cs="Times New Roman"/>
                <w:u w:color="FF0000"/>
                <w:lang w:val="pt-BR"/>
              </w:rPr>
              <w:t>- Các chi bộ trực thuộc Đảng ủy;</w:t>
            </w:r>
          </w:p>
          <w:p w14:paraId="354E73E6" w14:textId="77777777" w:rsidR="004516C1" w:rsidRPr="001952C8" w:rsidRDefault="004516C1" w:rsidP="001952C8">
            <w:pPr>
              <w:tabs>
                <w:tab w:val="left" w:pos="5955"/>
              </w:tabs>
              <w:spacing w:after="0" w:line="240" w:lineRule="auto"/>
              <w:jc w:val="both"/>
              <w:rPr>
                <w:rFonts w:ascii="Times New Roman" w:hAnsi="Times New Roman" w:cs="Times New Roman"/>
                <w:u w:color="FF0000"/>
                <w:lang w:val="pt-BR"/>
              </w:rPr>
            </w:pPr>
            <w:r>
              <w:rPr>
                <w:rFonts w:ascii="Times New Roman" w:hAnsi="Times New Roman" w:cs="Times New Roman"/>
                <w:u w:color="FF0000"/>
                <w:lang w:val="pt-BR"/>
              </w:rPr>
              <w:t>- Các đơn vị thuộc Trường;</w:t>
            </w:r>
          </w:p>
          <w:p w14:paraId="1DC12057" w14:textId="45650691" w:rsidR="004516C1" w:rsidRPr="001952C8" w:rsidRDefault="004516C1" w:rsidP="001952C8">
            <w:pPr>
              <w:spacing w:after="0" w:line="240" w:lineRule="auto"/>
              <w:jc w:val="both"/>
              <w:rPr>
                <w:rFonts w:ascii="Times New Roman" w:hAnsi="Times New Roman" w:cs="Times New Roman"/>
              </w:rPr>
            </w:pPr>
            <w:r>
              <w:rPr>
                <w:rFonts w:ascii="Times New Roman" w:hAnsi="Times New Roman" w:cs="Times New Roman"/>
              </w:rPr>
              <w:t>- Lưu: BPVPĐU.</w:t>
            </w:r>
          </w:p>
          <w:p w14:paraId="15025EA8" w14:textId="77777777" w:rsidR="004516C1" w:rsidRPr="001952C8" w:rsidRDefault="004516C1" w:rsidP="001952C8">
            <w:pPr>
              <w:spacing w:after="0" w:line="240" w:lineRule="auto"/>
              <w:ind w:firstLine="567"/>
              <w:jc w:val="both"/>
              <w:rPr>
                <w:rFonts w:ascii="Times New Roman" w:hAnsi="Times New Roman" w:cs="Times New Roman"/>
                <w:highlight w:val="white"/>
              </w:rPr>
            </w:pPr>
          </w:p>
        </w:tc>
        <w:tc>
          <w:tcPr>
            <w:tcW w:w="5387" w:type="dxa"/>
          </w:tcPr>
          <w:p w14:paraId="7AD9D310" w14:textId="77777777" w:rsidR="004516C1" w:rsidRPr="00B40C6A" w:rsidRDefault="004516C1" w:rsidP="001952C8">
            <w:pPr>
              <w:spacing w:after="0" w:line="240" w:lineRule="auto"/>
              <w:ind w:firstLine="567"/>
              <w:jc w:val="center"/>
              <w:rPr>
                <w:rFonts w:ascii="Times New Roman" w:hAnsi="Times New Roman" w:cs="Times New Roman"/>
                <w:sz w:val="28"/>
                <w:szCs w:val="28"/>
                <w:highlight w:val="white"/>
                <w:lang w:val="nl-NL"/>
              </w:rPr>
            </w:pPr>
            <w:r>
              <w:rPr>
                <w:rFonts w:ascii="Times New Roman" w:hAnsi="Times New Roman" w:cs="Times New Roman"/>
                <w:b/>
                <w:sz w:val="28"/>
                <w:szCs w:val="28"/>
                <w:highlight w:val="white"/>
                <w:lang w:val="nl-NL"/>
              </w:rPr>
              <w:t>T/M ĐẢNG ỦY</w:t>
            </w:r>
          </w:p>
          <w:p w14:paraId="11830946" w14:textId="77777777" w:rsidR="004516C1" w:rsidRPr="00B40C6A" w:rsidRDefault="004516C1" w:rsidP="001952C8">
            <w:pPr>
              <w:spacing w:after="0" w:line="240" w:lineRule="auto"/>
              <w:ind w:firstLine="567"/>
              <w:jc w:val="center"/>
              <w:rPr>
                <w:rFonts w:ascii="Times New Roman" w:hAnsi="Times New Roman" w:cs="Times New Roman"/>
                <w:sz w:val="28"/>
                <w:szCs w:val="28"/>
                <w:highlight w:val="white"/>
                <w:lang w:val="nl-NL"/>
              </w:rPr>
            </w:pPr>
            <w:r>
              <w:rPr>
                <w:rFonts w:ascii="Times New Roman" w:hAnsi="Times New Roman" w:cs="Times New Roman"/>
                <w:sz w:val="28"/>
                <w:szCs w:val="28"/>
                <w:highlight w:val="white"/>
                <w:lang w:val="nl-NL"/>
              </w:rPr>
              <w:t>BÍ THƯ</w:t>
            </w:r>
          </w:p>
          <w:p w14:paraId="6B076AAA" w14:textId="77777777" w:rsidR="004516C1" w:rsidRPr="001952C8" w:rsidRDefault="004516C1" w:rsidP="001952C8">
            <w:pPr>
              <w:spacing w:after="0" w:line="240" w:lineRule="auto"/>
              <w:ind w:firstLine="567"/>
              <w:jc w:val="center"/>
              <w:rPr>
                <w:rFonts w:ascii="Times New Roman" w:hAnsi="Times New Roman" w:cs="Times New Roman"/>
                <w:highlight w:val="white"/>
                <w:lang w:val="nl-NL"/>
              </w:rPr>
            </w:pPr>
          </w:p>
          <w:p w14:paraId="1693EA5B" w14:textId="77777777" w:rsidR="004516C1" w:rsidRPr="001952C8" w:rsidRDefault="004516C1" w:rsidP="001952C8">
            <w:pPr>
              <w:spacing w:after="0" w:line="240" w:lineRule="auto"/>
              <w:ind w:firstLine="567"/>
              <w:jc w:val="center"/>
              <w:rPr>
                <w:rFonts w:ascii="Times New Roman" w:hAnsi="Times New Roman" w:cs="Times New Roman"/>
                <w:highlight w:val="white"/>
                <w:lang w:val="nl-NL"/>
              </w:rPr>
            </w:pPr>
          </w:p>
          <w:p w14:paraId="43925C6E" w14:textId="77777777" w:rsidR="004516C1" w:rsidRDefault="004516C1" w:rsidP="001952C8">
            <w:pPr>
              <w:spacing w:after="0" w:line="240" w:lineRule="auto"/>
              <w:ind w:firstLine="567"/>
              <w:jc w:val="center"/>
              <w:rPr>
                <w:rFonts w:ascii="Times New Roman" w:hAnsi="Times New Roman" w:cs="Times New Roman"/>
                <w:highlight w:val="white"/>
                <w:lang w:val="nl-NL"/>
              </w:rPr>
            </w:pPr>
          </w:p>
          <w:p w14:paraId="60F0CAB7" w14:textId="77777777" w:rsidR="004516C1" w:rsidRDefault="004516C1" w:rsidP="001952C8">
            <w:pPr>
              <w:spacing w:after="0" w:line="240" w:lineRule="auto"/>
              <w:ind w:firstLine="567"/>
              <w:jc w:val="center"/>
              <w:rPr>
                <w:rFonts w:ascii="Times New Roman" w:hAnsi="Times New Roman" w:cs="Times New Roman"/>
                <w:highlight w:val="white"/>
                <w:lang w:val="nl-NL"/>
              </w:rPr>
            </w:pPr>
          </w:p>
          <w:p w14:paraId="109DB7C2" w14:textId="77777777" w:rsidR="004516C1" w:rsidRDefault="004516C1" w:rsidP="001952C8">
            <w:pPr>
              <w:spacing w:after="0" w:line="240" w:lineRule="auto"/>
              <w:ind w:firstLine="567"/>
              <w:jc w:val="center"/>
              <w:rPr>
                <w:rFonts w:ascii="Times New Roman" w:hAnsi="Times New Roman" w:cs="Times New Roman"/>
                <w:highlight w:val="white"/>
                <w:lang w:val="nl-NL"/>
              </w:rPr>
            </w:pPr>
          </w:p>
          <w:p w14:paraId="0D9F48D3" w14:textId="77777777" w:rsidR="004516C1" w:rsidRPr="001952C8" w:rsidRDefault="004516C1" w:rsidP="00C87DDC">
            <w:pPr>
              <w:spacing w:after="0" w:line="240" w:lineRule="auto"/>
              <w:rPr>
                <w:rFonts w:ascii="Times New Roman" w:hAnsi="Times New Roman" w:cs="Times New Roman"/>
                <w:highlight w:val="white"/>
                <w:lang w:val="nl-NL"/>
              </w:rPr>
            </w:pPr>
          </w:p>
          <w:p w14:paraId="32B974BC" w14:textId="77777777" w:rsidR="004516C1" w:rsidRPr="00B40C6A" w:rsidRDefault="004516C1" w:rsidP="001952C8">
            <w:pPr>
              <w:spacing w:after="0" w:line="240" w:lineRule="auto"/>
              <w:ind w:firstLine="567"/>
              <w:jc w:val="center"/>
              <w:rPr>
                <w:rFonts w:ascii="Times New Roman" w:hAnsi="Times New Roman" w:cs="Times New Roman"/>
                <w:b/>
                <w:bCs/>
                <w:sz w:val="28"/>
                <w:szCs w:val="28"/>
                <w:highlight w:val="white"/>
                <w:lang w:val="nl-NL"/>
              </w:rPr>
            </w:pPr>
            <w:r>
              <w:rPr>
                <w:rFonts w:ascii="Times New Roman" w:hAnsi="Times New Roman" w:cs="Times New Roman"/>
                <w:b/>
                <w:bCs/>
                <w:sz w:val="28"/>
                <w:szCs w:val="28"/>
                <w:highlight w:val="white"/>
                <w:lang w:val="nl-NL"/>
              </w:rPr>
              <w:t>Lê Trí Khải</w:t>
            </w:r>
          </w:p>
        </w:tc>
      </w:tr>
    </w:tbl>
    <w:p w14:paraId="587105A8" w14:textId="77777777" w:rsidR="00B95D49" w:rsidRPr="00695FC7" w:rsidRDefault="00B95D49" w:rsidP="006B78DA">
      <w:pPr>
        <w:rPr>
          <w:rFonts w:ascii="Times New Roman" w:hAnsi="Times New Roman" w:cs="Times New Roman"/>
          <w:lang w:val="nl-NL"/>
        </w:rPr>
      </w:pPr>
    </w:p>
    <w:sectPr w:rsidR="00B95D49" w:rsidRPr="00695FC7" w:rsidSect="00DF171B">
      <w:headerReference w:type="default" r:id="rId8"/>
      <w:footerReference w:type="even" r:id="rId9"/>
      <w:pgSz w:w="11906" w:h="16838"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7D016" w14:textId="77777777" w:rsidR="00054AAC" w:rsidRDefault="00054AAC" w:rsidP="007620B1">
      <w:pPr>
        <w:spacing w:after="0" w:line="240" w:lineRule="auto"/>
      </w:pPr>
      <w:r>
        <w:separator/>
      </w:r>
    </w:p>
  </w:endnote>
  <w:endnote w:type="continuationSeparator" w:id="0">
    <w:p w14:paraId="5A1555A5" w14:textId="77777777" w:rsidR="00054AAC" w:rsidRDefault="00054AAC" w:rsidP="00762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E295" w14:textId="77777777" w:rsidR="001952C8" w:rsidRDefault="001952C8">
    <w:pPr>
      <w:pStyle w:val="Footer"/>
      <w:framePr w:wrap="around" w:vAnchor="text" w:hAnchor="margin" w:xAlign="right" w:y="1"/>
      <w:rPr>
        <w:rStyle w:val="PageNumber"/>
      </w:rPr>
    </w:pPr>
    <w:r>
      <w:fldChar w:fldCharType="begin"/>
    </w:r>
    <w:r>
      <w:rPr>
        <w:rStyle w:val="PageNumber"/>
      </w:rPr>
      <w:instrText xml:space="preserve">PAGE  </w:instrText>
    </w:r>
    <w:r>
      <w:fldChar w:fldCharType="end"/>
    </w:r>
  </w:p>
  <w:p w14:paraId="0C0A5A07" w14:textId="77777777" w:rsidR="001952C8" w:rsidRDefault="001952C8">
    <w:pPr>
      <w:pStyle w:val="Footer"/>
      <w:ind w:right="360"/>
    </w:pPr>
  </w:p>
  <w:p w14:paraId="042C879A" w14:textId="77777777" w:rsidR="001952C8" w:rsidRDefault="001952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3B597" w14:textId="77777777" w:rsidR="00054AAC" w:rsidRDefault="00054AAC" w:rsidP="007620B1">
      <w:pPr>
        <w:spacing w:after="0" w:line="240" w:lineRule="auto"/>
      </w:pPr>
      <w:r>
        <w:separator/>
      </w:r>
    </w:p>
  </w:footnote>
  <w:footnote w:type="continuationSeparator" w:id="0">
    <w:p w14:paraId="565A1E22" w14:textId="77777777" w:rsidR="00054AAC" w:rsidRDefault="00054AAC" w:rsidP="00762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4083" w14:textId="713C64C3" w:rsidR="001952C8" w:rsidRPr="00DF171B" w:rsidRDefault="001952C8" w:rsidP="00DF171B">
    <w:pPr>
      <w:pStyle w:val="Header"/>
      <w:tabs>
        <w:tab w:val="center" w:pos="4535"/>
      </w:tabs>
      <w:jc w:val="center"/>
      <w:rPr>
        <w:rFonts w:ascii="Times New Roman" w:hAnsi="Times New Roman" w:cs="Times New Roman"/>
        <w:sz w:val="28"/>
        <w:lang w:val="en-US"/>
      </w:rPr>
    </w:pPr>
    <w:r w:rsidRPr="00DF171B">
      <w:rPr>
        <w:rFonts w:ascii="Times New Roman" w:hAnsi="Times New Roman" w:cs="Times New Roman"/>
        <w:sz w:val="28"/>
      </w:rPr>
      <w:fldChar w:fldCharType="begin"/>
    </w:r>
    <w:r w:rsidRPr="00DF171B">
      <w:rPr>
        <w:rFonts w:ascii="Times New Roman" w:hAnsi="Times New Roman" w:cs="Times New Roman"/>
        <w:sz w:val="28"/>
      </w:rPr>
      <w:instrText xml:space="preserve"> PAGE   \* MERGEFORMAT </w:instrText>
    </w:r>
    <w:r w:rsidRPr="00DF171B">
      <w:rPr>
        <w:rFonts w:ascii="Times New Roman" w:hAnsi="Times New Roman" w:cs="Times New Roman"/>
        <w:sz w:val="28"/>
      </w:rPr>
      <w:fldChar w:fldCharType="separate"/>
    </w:r>
    <w:r w:rsidRPr="00DF171B">
      <w:rPr>
        <w:rFonts w:ascii="Times New Roman" w:hAnsi="Times New Roman" w:cs="Times New Roman"/>
        <w:noProof/>
        <w:sz w:val="28"/>
        <w:lang w:val="en-US" w:eastAsia="en-US"/>
      </w:rPr>
      <w:t>2</w:t>
    </w:r>
    <w:r w:rsidRPr="00DF171B">
      <w:rPr>
        <w:rFonts w:ascii="Times New Roman" w:hAnsi="Times New Roman" w:cs="Times New Roman"/>
        <w:sz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5B89"/>
    <w:multiLevelType w:val="hybridMultilevel"/>
    <w:tmpl w:val="CB786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B193B"/>
    <w:multiLevelType w:val="hybridMultilevel"/>
    <w:tmpl w:val="25023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C854B3"/>
    <w:multiLevelType w:val="hybridMultilevel"/>
    <w:tmpl w:val="E5184B0A"/>
    <w:lvl w:ilvl="0" w:tplc="E86AD090">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492335764">
    <w:abstractNumId w:val="2"/>
  </w:num>
  <w:num w:numId="2" w16cid:durableId="1916816742">
    <w:abstractNumId w:val="1"/>
  </w:num>
  <w:num w:numId="3" w16cid:durableId="1920479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7E6"/>
    <w:rsid w:val="00022587"/>
    <w:rsid w:val="0003060B"/>
    <w:rsid w:val="00035A18"/>
    <w:rsid w:val="00054AAC"/>
    <w:rsid w:val="000923AF"/>
    <w:rsid w:val="000B1759"/>
    <w:rsid w:val="000E504C"/>
    <w:rsid w:val="000F104B"/>
    <w:rsid w:val="000F1C3D"/>
    <w:rsid w:val="000F3F7E"/>
    <w:rsid w:val="0012050D"/>
    <w:rsid w:val="00127B04"/>
    <w:rsid w:val="00164F8A"/>
    <w:rsid w:val="00173C6D"/>
    <w:rsid w:val="001802F3"/>
    <w:rsid w:val="00181C69"/>
    <w:rsid w:val="001952C8"/>
    <w:rsid w:val="001B47AF"/>
    <w:rsid w:val="001C6623"/>
    <w:rsid w:val="001C7730"/>
    <w:rsid w:val="001D4548"/>
    <w:rsid w:val="001E1FB4"/>
    <w:rsid w:val="001E4B36"/>
    <w:rsid w:val="001F09C3"/>
    <w:rsid w:val="0020709B"/>
    <w:rsid w:val="00242896"/>
    <w:rsid w:val="002645C9"/>
    <w:rsid w:val="002B041B"/>
    <w:rsid w:val="002B162C"/>
    <w:rsid w:val="002E7090"/>
    <w:rsid w:val="002F7B25"/>
    <w:rsid w:val="00315079"/>
    <w:rsid w:val="00320DC6"/>
    <w:rsid w:val="00343553"/>
    <w:rsid w:val="003455FD"/>
    <w:rsid w:val="00384EB0"/>
    <w:rsid w:val="00397162"/>
    <w:rsid w:val="003B4306"/>
    <w:rsid w:val="003B7891"/>
    <w:rsid w:val="003E6B2A"/>
    <w:rsid w:val="00411AAB"/>
    <w:rsid w:val="00425F85"/>
    <w:rsid w:val="004324BE"/>
    <w:rsid w:val="00433300"/>
    <w:rsid w:val="00444CAE"/>
    <w:rsid w:val="004516C1"/>
    <w:rsid w:val="00467313"/>
    <w:rsid w:val="004C394B"/>
    <w:rsid w:val="004D4F7A"/>
    <w:rsid w:val="004E390B"/>
    <w:rsid w:val="004E57DA"/>
    <w:rsid w:val="00502B00"/>
    <w:rsid w:val="00510A83"/>
    <w:rsid w:val="00512C49"/>
    <w:rsid w:val="00531E83"/>
    <w:rsid w:val="00556DCA"/>
    <w:rsid w:val="005662E5"/>
    <w:rsid w:val="005A6E69"/>
    <w:rsid w:val="005B3320"/>
    <w:rsid w:val="005B4DE1"/>
    <w:rsid w:val="005F1369"/>
    <w:rsid w:val="006006F8"/>
    <w:rsid w:val="00610AEF"/>
    <w:rsid w:val="00617E58"/>
    <w:rsid w:val="006261A7"/>
    <w:rsid w:val="006268E7"/>
    <w:rsid w:val="00632C8F"/>
    <w:rsid w:val="00652BEC"/>
    <w:rsid w:val="00665635"/>
    <w:rsid w:val="00683EE9"/>
    <w:rsid w:val="00695FC7"/>
    <w:rsid w:val="006A437D"/>
    <w:rsid w:val="006B78DA"/>
    <w:rsid w:val="006F3B85"/>
    <w:rsid w:val="006F47E6"/>
    <w:rsid w:val="0072384E"/>
    <w:rsid w:val="00725DED"/>
    <w:rsid w:val="0073457B"/>
    <w:rsid w:val="00752E2A"/>
    <w:rsid w:val="007620B1"/>
    <w:rsid w:val="00781149"/>
    <w:rsid w:val="00793F91"/>
    <w:rsid w:val="007E0C2E"/>
    <w:rsid w:val="00800C23"/>
    <w:rsid w:val="00807C34"/>
    <w:rsid w:val="008148B6"/>
    <w:rsid w:val="00851D36"/>
    <w:rsid w:val="00857AEB"/>
    <w:rsid w:val="00875C01"/>
    <w:rsid w:val="008A43C3"/>
    <w:rsid w:val="008A7804"/>
    <w:rsid w:val="008C5705"/>
    <w:rsid w:val="008C6053"/>
    <w:rsid w:val="008D3582"/>
    <w:rsid w:val="008D3ABD"/>
    <w:rsid w:val="008D4F64"/>
    <w:rsid w:val="008E2225"/>
    <w:rsid w:val="0091140E"/>
    <w:rsid w:val="00941A37"/>
    <w:rsid w:val="009605AF"/>
    <w:rsid w:val="009B7ADC"/>
    <w:rsid w:val="009D5EB0"/>
    <w:rsid w:val="00A40107"/>
    <w:rsid w:val="00A66917"/>
    <w:rsid w:val="00A72F27"/>
    <w:rsid w:val="00AA6001"/>
    <w:rsid w:val="00AF04DA"/>
    <w:rsid w:val="00AF5400"/>
    <w:rsid w:val="00B21897"/>
    <w:rsid w:val="00B22B34"/>
    <w:rsid w:val="00B27655"/>
    <w:rsid w:val="00B365BB"/>
    <w:rsid w:val="00B40C6A"/>
    <w:rsid w:val="00B53C65"/>
    <w:rsid w:val="00B61671"/>
    <w:rsid w:val="00B72332"/>
    <w:rsid w:val="00B95D49"/>
    <w:rsid w:val="00BB08AA"/>
    <w:rsid w:val="00BB508E"/>
    <w:rsid w:val="00BC43CA"/>
    <w:rsid w:val="00BD3DE1"/>
    <w:rsid w:val="00BF03EE"/>
    <w:rsid w:val="00BF3605"/>
    <w:rsid w:val="00C1157E"/>
    <w:rsid w:val="00C25D94"/>
    <w:rsid w:val="00C35A33"/>
    <w:rsid w:val="00C4526B"/>
    <w:rsid w:val="00C51CDE"/>
    <w:rsid w:val="00C74DF5"/>
    <w:rsid w:val="00C8125E"/>
    <w:rsid w:val="00C87DDC"/>
    <w:rsid w:val="00CC4B21"/>
    <w:rsid w:val="00CD2604"/>
    <w:rsid w:val="00CD71E6"/>
    <w:rsid w:val="00D727D8"/>
    <w:rsid w:val="00DD092A"/>
    <w:rsid w:val="00DD40AE"/>
    <w:rsid w:val="00DD4645"/>
    <w:rsid w:val="00DF171B"/>
    <w:rsid w:val="00DF2623"/>
    <w:rsid w:val="00E06636"/>
    <w:rsid w:val="00E0676A"/>
    <w:rsid w:val="00E67352"/>
    <w:rsid w:val="00ED1224"/>
    <w:rsid w:val="00EE2E56"/>
    <w:rsid w:val="00EF400F"/>
    <w:rsid w:val="00EF6B71"/>
    <w:rsid w:val="00F01E4B"/>
    <w:rsid w:val="00F100C5"/>
    <w:rsid w:val="00F17C6A"/>
    <w:rsid w:val="00F473F2"/>
    <w:rsid w:val="00F6776B"/>
    <w:rsid w:val="00F700FE"/>
    <w:rsid w:val="00FB212A"/>
    <w:rsid w:val="00FB50FB"/>
    <w:rsid w:val="00FB577B"/>
    <w:rsid w:val="00FD4C39"/>
    <w:rsid w:val="00FE04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F6737"/>
  <w15:chartTrackingRefBased/>
  <w15:docId w15:val="{01BCC224-0203-4B26-84F2-A44B5FE7A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7E6"/>
    <w:rPr>
      <w:rFonts w:eastAsiaTheme="majorEastAsia" w:cstheme="majorBidi"/>
      <w:color w:val="272727" w:themeColor="text1" w:themeTint="D8"/>
    </w:rPr>
  </w:style>
  <w:style w:type="paragraph" w:styleId="Title">
    <w:name w:val="Title"/>
    <w:basedOn w:val="Normal"/>
    <w:next w:val="Normal"/>
    <w:link w:val="TitleChar"/>
    <w:uiPriority w:val="10"/>
    <w:qFormat/>
    <w:rsid w:val="006F4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7E6"/>
    <w:pPr>
      <w:spacing w:before="160"/>
      <w:jc w:val="center"/>
    </w:pPr>
    <w:rPr>
      <w:i/>
      <w:iCs/>
      <w:color w:val="404040" w:themeColor="text1" w:themeTint="BF"/>
    </w:rPr>
  </w:style>
  <w:style w:type="character" w:customStyle="1" w:styleId="QuoteChar">
    <w:name w:val="Quote Char"/>
    <w:basedOn w:val="DefaultParagraphFont"/>
    <w:link w:val="Quote"/>
    <w:uiPriority w:val="29"/>
    <w:rsid w:val="006F47E6"/>
    <w:rPr>
      <w:i/>
      <w:iCs/>
      <w:color w:val="404040" w:themeColor="text1" w:themeTint="BF"/>
    </w:rPr>
  </w:style>
  <w:style w:type="paragraph" w:styleId="ListParagraph">
    <w:name w:val="List Paragraph"/>
    <w:basedOn w:val="Normal"/>
    <w:uiPriority w:val="34"/>
    <w:qFormat/>
    <w:rsid w:val="006F47E6"/>
    <w:pPr>
      <w:ind w:left="720"/>
      <w:contextualSpacing/>
    </w:pPr>
  </w:style>
  <w:style w:type="character" w:styleId="IntenseEmphasis">
    <w:name w:val="Intense Emphasis"/>
    <w:basedOn w:val="DefaultParagraphFont"/>
    <w:uiPriority w:val="21"/>
    <w:qFormat/>
    <w:rsid w:val="006F47E6"/>
    <w:rPr>
      <w:i/>
      <w:iCs/>
      <w:color w:val="0F4761" w:themeColor="accent1" w:themeShade="BF"/>
    </w:rPr>
  </w:style>
  <w:style w:type="paragraph" w:styleId="IntenseQuote">
    <w:name w:val="Intense Quote"/>
    <w:basedOn w:val="Normal"/>
    <w:next w:val="Normal"/>
    <w:link w:val="IntenseQuoteChar"/>
    <w:uiPriority w:val="30"/>
    <w:qFormat/>
    <w:rsid w:val="006F4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7E6"/>
    <w:rPr>
      <w:i/>
      <w:iCs/>
      <w:color w:val="0F4761" w:themeColor="accent1" w:themeShade="BF"/>
    </w:rPr>
  </w:style>
  <w:style w:type="character" w:styleId="IntenseReference">
    <w:name w:val="Intense Reference"/>
    <w:basedOn w:val="DefaultParagraphFont"/>
    <w:uiPriority w:val="32"/>
    <w:qFormat/>
    <w:rsid w:val="006F47E6"/>
    <w:rPr>
      <w:b/>
      <w:bCs/>
      <w:smallCaps/>
      <w:color w:val="0F4761" w:themeColor="accent1" w:themeShade="BF"/>
      <w:spacing w:val="5"/>
    </w:rPr>
  </w:style>
  <w:style w:type="character" w:customStyle="1" w:styleId="HeaderChar">
    <w:name w:val="Header Char"/>
    <w:link w:val="Header"/>
    <w:uiPriority w:val="99"/>
    <w:rsid w:val="001952C8"/>
    <w:rPr>
      <w:color w:val="000000"/>
      <w:szCs w:val="28"/>
      <w:lang w:val="vi-VN" w:eastAsia="vi-VN"/>
    </w:rPr>
  </w:style>
  <w:style w:type="character" w:styleId="PageNumber">
    <w:name w:val="page number"/>
    <w:basedOn w:val="DefaultParagraphFont"/>
    <w:rsid w:val="001952C8"/>
  </w:style>
  <w:style w:type="character" w:customStyle="1" w:styleId="FooterChar">
    <w:name w:val="Footer Char"/>
    <w:link w:val="Footer"/>
    <w:uiPriority w:val="99"/>
    <w:rsid w:val="001952C8"/>
    <w:rPr>
      <w:color w:val="000000"/>
      <w:szCs w:val="28"/>
      <w:lang w:val="vi-VN" w:eastAsia="vi-VN"/>
    </w:rPr>
  </w:style>
  <w:style w:type="paragraph" w:styleId="Header">
    <w:name w:val="header"/>
    <w:basedOn w:val="Normal"/>
    <w:link w:val="HeaderChar"/>
    <w:uiPriority w:val="99"/>
    <w:rsid w:val="001952C8"/>
    <w:pPr>
      <w:tabs>
        <w:tab w:val="center" w:pos="4153"/>
        <w:tab w:val="right" w:pos="8306"/>
      </w:tabs>
      <w:spacing w:after="0" w:line="240" w:lineRule="auto"/>
    </w:pPr>
    <w:rPr>
      <w:color w:val="000000"/>
      <w:szCs w:val="28"/>
      <w:lang w:val="vi-VN" w:eastAsia="vi-VN"/>
    </w:rPr>
  </w:style>
  <w:style w:type="character" w:customStyle="1" w:styleId="HeaderChar1">
    <w:name w:val="Header Char1"/>
    <w:basedOn w:val="DefaultParagraphFont"/>
    <w:uiPriority w:val="99"/>
    <w:semiHidden/>
    <w:rsid w:val="001952C8"/>
  </w:style>
  <w:style w:type="paragraph" w:styleId="Footer">
    <w:name w:val="footer"/>
    <w:basedOn w:val="Normal"/>
    <w:link w:val="FooterChar"/>
    <w:uiPriority w:val="99"/>
    <w:rsid w:val="001952C8"/>
    <w:pPr>
      <w:tabs>
        <w:tab w:val="center" w:pos="4153"/>
        <w:tab w:val="right" w:pos="8306"/>
      </w:tabs>
      <w:spacing w:after="0" w:line="240" w:lineRule="auto"/>
    </w:pPr>
    <w:rPr>
      <w:color w:val="000000"/>
      <w:szCs w:val="28"/>
      <w:lang w:val="vi-VN" w:eastAsia="vi-VN"/>
    </w:rPr>
  </w:style>
  <w:style w:type="character" w:customStyle="1" w:styleId="FooterChar1">
    <w:name w:val="Footer Char1"/>
    <w:basedOn w:val="DefaultParagraphFont"/>
    <w:uiPriority w:val="99"/>
    <w:semiHidden/>
    <w:rsid w:val="001952C8"/>
  </w:style>
  <w:style w:type="paragraph" w:styleId="NormalWeb">
    <w:name w:val="Normal (Web)"/>
    <w:basedOn w:val="Normal"/>
    <w:uiPriority w:val="99"/>
    <w:unhideWhenUsed/>
    <w:rsid w:val="001952C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E7F64-80E8-4452-B3EE-61F8D6303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2508</Words>
  <Characters>14302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Anh Hiếu</dc:creator>
  <cp:keywords/>
  <dc:description/>
  <cp:lastModifiedBy>Nguyễn Văn Nam</cp:lastModifiedBy>
  <cp:revision>3</cp:revision>
  <dcterms:created xsi:type="dcterms:W3CDTF">2026-10-13T08:05:00Z</dcterms:created>
  <dcterms:modified xsi:type="dcterms:W3CDTF">2026-10-13T08:57:00Z</dcterms:modified>
</cp:coreProperties>
</file>