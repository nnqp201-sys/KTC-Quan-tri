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del w:id="1001" w:author="Tiếp thu thẩm định lần 5, bản 1.3.13 (Claude)" w:date="2026-09-29T21:11:45Z">
              <w:r>
                <w:rPr>
                  <w:sz w:val="24"/>
                </w:rPr>
                <w:delText xml:space="preserve">Plugin KTC-Quan-tri 1.3.12 (mã SHA-256</w:delText>
              </w:r>
            </w:del>
            <w:ins w:id="1002" w:author="Tiếp thu thẩm định lần 5, bản 1.3.13 (Claude)" w:date="2026-09-29T21:11:45Z">
              <w:r>
                <w:rPr>
                  <w:sz w:val="24"/>
                </w:rPr>
                <w:t xml:space="preserve">Plugin KTC-Quan-tri 1.3.13 (mã SHA-256</w:t>
              </w:r>
            </w:ins>
            <w:r>
              <w:rPr>
                <w:sz w:val="24"/>
              </w:rPr>
              <w:t xml:space="preserve"> công bố kèm ghi chú phát hành) - cập nhật ngày 29/9/2026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A2F2620" w14:textId="77777777" w:rsidR="00E12D34" w:rsidRDefault="00E12D34">
      <w:pPr>
        <w:jc w:val="center"/>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del w:id="1011" w:author="Sửa theo rà soát 897 chính thức 29/9 (Claude)" w:date="2026-09-29T21:11:45Z">
        <w:r>
          <w:tab/>
          <w:delText>3</w:delText>
        </w:r>
      </w:del>
      <w:ins w:id="1012" w:author="Sửa theo rà soát 897 chính thức 29/9 (Claude)" w:date="2026-09-29T21:11:45Z">
        <w:r>
          <w:tab/>
          <w:t xml:space="preserve">4</w:t>
        </w:r>
      </w:ins>
    </w:p>
    <w:p w14:paraId="55EF0C5C" w14:textId="77777777" w:rsidR="00FA4B7E" w:rsidRDefault="00802107">
      <w:pPr>
        <w:tabs>
          <w:tab w:val="right" w:leader="dot" w:pos="9072"/>
        </w:tabs>
      </w:pPr>
      <w:r>
        <w:rPr>
          <w:b/>
        </w:rPr>
        <w:t>II. PLUGIN, KỸ NĂNG VÀ CÁC NỀN TẢNG SỬ DỤNG</w:t>
      </w:r>
      <w:del w:id="1013" w:author="Sửa theo rà soát 897 chính thức 29/9 (Claude)" w:date="2026-09-29T21:11:45Z">
        <w:r>
          <w:tab/>
          <w:delText>4</w:delText>
        </w:r>
      </w:del>
      <w:ins w:id="1014" w:author="Sửa theo rà soát 897 chính thức 29/9 (Claude)" w:date="2026-09-29T21:11:45Z">
        <w:r>
          <w:tab/>
          <w:t xml:space="preserve">5</w:t>
        </w:r>
      </w:ins>
    </w:p>
    <w:p w14:paraId="4EBA0D6C" w14:textId="77777777" w:rsidR="00FA4B7E" w:rsidRDefault="00802107">
      <w:pPr>
        <w:tabs>
          <w:tab w:val="right" w:leader="dot" w:pos="9072"/>
        </w:tabs>
        <w:ind w:left="440"/>
      </w:pPr>
      <w:r>
        <w:t>1. Plugin và kỹ năng</w:t>
      </w:r>
      <w:del w:id="1015" w:author="Sửa theo rà soát 897 chính thức 29/9 (Claude)" w:date="2026-09-29T21:11:45Z">
        <w:r>
          <w:tab/>
          <w:delText>4</w:delText>
        </w:r>
      </w:del>
      <w:ins w:id="1016" w:author="Sửa theo rà soát 897 chính thức 29/9 (Claude)" w:date="2026-09-29T21:11:45Z">
        <w:r>
          <w:tab/>
          <w:t xml:space="preserve">5</w:t>
        </w:r>
      </w:ins>
    </w:p>
    <w:p w14:paraId="52A1C691" w14:textId="77777777" w:rsidR="00FA4B7E" w:rsidRDefault="00802107">
      <w:pPr>
        <w:tabs>
          <w:tab w:val="right" w:leader="dot" w:pos="9072"/>
        </w:tabs>
        <w:ind w:left="440"/>
      </w:pPr>
      <w:r>
        <w:t>2. Ba nền tảng Claude</w:t>
      </w:r>
      <w:del w:id="1017" w:author="Sửa theo rà soát 897 chính thức 29/9 (Claude)" w:date="2026-09-29T21:11:45Z">
        <w:r>
          <w:tab/>
          <w:delText>5</w:delText>
        </w:r>
      </w:del>
      <w:ins w:id="1018" w:author="Sửa theo rà soát 897 chính thức 29/9 (Claude)" w:date="2026-09-29T21:11:45Z">
        <w:r>
          <w:tab/>
          <w:t xml:space="preserve">6</w:t>
        </w:r>
      </w:ins>
    </w:p>
    <w:p w14:paraId="234B9CD1" w14:textId="77777777" w:rsidR="00FA4B7E" w:rsidRDefault="00802107">
      <w:pPr>
        <w:tabs>
          <w:tab w:val="right" w:leader="dot" w:pos="9072"/>
        </w:tabs>
      </w:pPr>
      <w:r>
        <w:rPr>
          <w:b/>
        </w:rPr>
        <w:t>III. CÀI ĐẶT</w:t>
      </w:r>
      <w:del w:id="1019" w:author="Sửa theo rà soát 897 chính thức 29/9 (Claude)" w:date="2026-09-29T21:11:45Z">
        <w:r>
          <w:tab/>
          <w:delText>5</w:delText>
        </w:r>
      </w:del>
      <w:ins w:id="1020" w:author="Sửa theo rà soát 897 chính thức 29/9 (Claude)" w:date="2026-09-29T21:11:45Z">
        <w:r>
          <w:tab/>
          <w:t xml:space="preserve">7</w:t>
        </w:r>
      </w:ins>
    </w:p>
    <w:p w14:paraId="26CBC63C" w14:textId="77777777" w:rsidR="00FA4B7E" w:rsidRDefault="00802107">
      <w:pPr>
        <w:tabs>
          <w:tab w:val="right" w:leader="dot" w:pos="9072"/>
        </w:tabs>
        <w:ind w:left="440"/>
      </w:pPr>
      <w:r>
        <w:t>1. Tệp cài đặt</w:t>
      </w:r>
      <w:del w:id="1021" w:author="Sửa theo rà soát 897 chính thức 29/9 (Claude)" w:date="2026-09-29T21:11:45Z">
        <w:r>
          <w:tab/>
          <w:delText>5</w:delText>
        </w:r>
      </w:del>
      <w:ins w:id="1022" w:author="Sửa theo rà soát 897 chính thức 29/9 (Claude)" w:date="2026-09-29T21:11:45Z">
        <w:r>
          <w:tab/>
          <w:t xml:space="preserve">7</w:t>
        </w:r>
      </w:ins>
    </w:p>
    <w:p w14:paraId="7280AA22" w14:textId="77777777" w:rsidR="00FA4B7E" w:rsidRDefault="00802107">
      <w:pPr>
        <w:tabs>
          <w:tab w:val="right" w:leader="dot" w:pos="9072"/>
        </w:tabs>
        <w:ind w:left="440"/>
      </w:pPr>
      <w:r>
        <w:t>2. Cài ở cấp tổ chức - Hệ thống Claude AI Team (Phòng QLKHCN&amp;HTPT)</w:t>
      </w:r>
      <w:del w:id="1023" w:author="Sửa theo rà soát 897 chính thức 29/9 (Claude)" w:date="2026-09-29T21:11:45Z">
        <w:r>
          <w:tab/>
          <w:delText>6</w:delText>
        </w:r>
      </w:del>
      <w:ins w:id="1024" w:author="Sửa theo rà soát 897 chính thức 29/9 (Claude)" w:date="2026-09-29T21:11:45Z">
        <w:r>
          <w:tab/>
          <w:t xml:space="preserve">7</w:t>
        </w:r>
      </w:ins>
    </w:p>
    <w:p w14:paraId="4D0BDF59" w14:textId="77777777" w:rsidR="00FA4B7E" w:rsidRDefault="00802107">
      <w:pPr>
        <w:tabs>
          <w:tab w:val="right" w:leader="dot" w:pos="9072"/>
        </w:tabs>
        <w:ind w:left="440"/>
      </w:pPr>
      <w:r>
        <w:t>3. Người dùng tài khoản Team của đơn vị</w:t>
      </w:r>
      <w:del w:id="1025" w:author="Sửa theo rà soát 897 chính thức 29/9 (Claude)" w:date="2026-09-29T21:11:45Z">
        <w:r>
          <w:tab/>
          <w:delText>7</w:delText>
        </w:r>
      </w:del>
      <w:ins w:id="1026" w:author="Sửa theo rà soát 897 chính thức 29/9 (Claude)" w:date="2026-09-29T21:11:45Z">
        <w:r>
          <w:tab/>
          <w:t xml:space="preserve">8</w:t>
        </w:r>
      </w:ins>
    </w:p>
    <w:p w14:paraId="5B84430E" w14:textId="77777777" w:rsidR="00FA4B7E" w:rsidRDefault="00802107">
      <w:pPr>
        <w:tabs>
          <w:tab w:val="right" w:leader="dot" w:pos="9072"/>
        </w:tabs>
        <w:ind w:left="440"/>
      </w:pPr>
      <w:r>
        <w:t>4. Tài khoản Claude cá nhân (Pro, Max)</w:t>
      </w:r>
      <w:del w:id="1027" w:author="Sửa theo rà soát 897 chính thức 29/9 (Claude)" w:date="2026-09-29T21:11:45Z">
        <w:r>
          <w:tab/>
          <w:delText>7</w:delText>
        </w:r>
      </w:del>
      <w:ins w:id="1028" w:author="Sửa theo rà soát 897 chính thức 29/9 (Claude)" w:date="2026-09-29T21:11:45Z">
        <w:r>
          <w:tab/>
          <w:t xml:space="preserve">8</w:t>
        </w:r>
      </w:ins>
    </w:p>
    <w:p w14:paraId="7C0D553C" w14:textId="77777777" w:rsidR="00FA4B7E" w:rsidRDefault="00802107">
      <w:pPr>
        <w:tabs>
          <w:tab w:val="right" w:leader="dot" w:pos="9072"/>
        </w:tabs>
        <w:ind w:left="440"/>
      </w:pPr>
      <w:r>
        <w:t>5. Claude Code, Cowork</w:t>
      </w:r>
      <w:del w:id="1029" w:author="Sửa theo rà soát 897 chính thức 29/9 (Claude)" w:date="2026-09-29T21:11:45Z">
        <w:r>
          <w:tab/>
          <w:delText>7</w:delText>
        </w:r>
      </w:del>
      <w:ins w:id="1030" w:author="Sửa theo rà soát 897 chính thức 29/9 (Claude)" w:date="2026-09-29T21:11:45Z">
        <w:r>
          <w:tab/>
          <w:t xml:space="preserve">9</w:t>
        </w:r>
      </w:ins>
    </w:p>
    <w:p w14:paraId="268BE73E" w14:textId="77777777" w:rsidR="00FA4B7E" w:rsidRDefault="00802107">
      <w:pPr>
        <w:tabs>
          <w:tab w:val="right" w:leader="dot" w:pos="9072"/>
        </w:tabs>
        <w:ind w:left="440"/>
      </w:pPr>
      <w:r>
        <w:t xml:space="preserve">6. Dùng tài liệu kỹ năng trên ChatGPT, Gemini (không phải plugin, chỉ đối chiếu chéo)</w:t>
      </w:r>
      <w:del w:id="1031" w:author="Sửa theo rà soát 897 chính thức 29/9 (Claude)" w:date="2026-09-29T21:11:45Z">
        <w:r>
          <w:tab/>
          <w:delText>7</w:delText>
        </w:r>
      </w:del>
      <w:ins w:id="1032" w:author="Sửa theo rà soát 897 chính thức 29/9 (Claude)" w:date="2026-09-29T21:11:45Z">
        <w:r>
          <w:tab/>
          <w:t xml:space="preserve">10</w:t>
        </w:r>
      </w:ins>
    </w:p>
    <w:p w14:paraId="60330685" w14:textId="77777777" w:rsidR="00FA4B7E" w:rsidRDefault="00802107">
      <w:pPr>
        <w:tabs>
          <w:tab w:val="right" w:leader="dot" w:pos="9072"/>
        </w:tabs>
      </w:pPr>
      <w:r>
        <w:rPr>
          <w:b/>
        </w:rPr>
        <w:t>IV. QUY TRÌNH SỬ DỤNG CHUNG</w:t>
      </w:r>
      <w:del w:id="1033" w:author="Sửa theo rà soát 897 chính thức 29/9 (Claude)" w:date="2026-09-29T21:11:45Z">
        <w:r>
          <w:tab/>
          <w:delText>8</w:delText>
        </w:r>
      </w:del>
      <w:ins w:id="1034" w:author="Sửa theo rà soát 897 chính thức 29/9 (Claude)" w:date="2026-09-29T21:11:45Z">
        <w:r>
          <w:tab/>
          <w:t xml:space="preserve">11</w:t>
        </w:r>
      </w:ins>
    </w:p>
    <w:p w14:paraId="208E03B8" w14:textId="77777777" w:rsidR="00FA4B7E" w:rsidRDefault="00802107">
      <w:pPr>
        <w:tabs>
          <w:tab w:val="right" w:leader="dot" w:pos="9072"/>
        </w:tabs>
      </w:pPr>
      <w:r>
        <w:rPr>
          <w:b/>
        </w:rPr>
        <w:t>V. VIỆC NÊN LÀM TRÊN NỀN TẢNG NÀO</w:t>
      </w:r>
      <w:del w:id="1035" w:author="Sửa theo rà soát 897 chính thức 29/9 (Claude)" w:date="2026-09-29T21:11:45Z">
        <w:r>
          <w:tab/>
          <w:delText>9</w:delText>
        </w:r>
      </w:del>
      <w:ins w:id="1036" w:author="Sửa theo rà soát 897 chính thức 29/9 (Claude)" w:date="2026-09-29T21:11:45Z">
        <w:r>
          <w:tab/>
          <w:t xml:space="preserve">12</w:t>
        </w:r>
      </w:ins>
    </w:p>
    <w:p w14:paraId="033176CD" w14:textId="77777777" w:rsidR="00FA4B7E" w:rsidRDefault="00802107">
      <w:pPr>
        <w:tabs>
          <w:tab w:val="right" w:leader="dot" w:pos="9072"/>
        </w:tabs>
      </w:pPr>
      <w:r>
        <w:rPr>
          <w:b/>
        </w:rPr>
        <w:t>VI. CÂU LỆNH MẪU THEO CHỨC NĂNG</w:t>
      </w:r>
      <w:del w:id="1037" w:author="Sửa theo rà soát 897 chính thức 29/9 (Claude)" w:date="2026-09-29T21:11:45Z">
        <w:r>
          <w:tab/>
          <w:delText>10</w:delText>
        </w:r>
      </w:del>
      <w:ins w:id="1038" w:author="Sửa theo rà soát 897 chính thức 29/9 (Claude)" w:date="2026-09-29T21:11:45Z">
        <w:r>
          <w:tab/>
          <w:t xml:space="preserve">13</w:t>
        </w:r>
      </w:ins>
    </w:p>
    <w:p w14:paraId="1BA7387E" w14:textId="77777777" w:rsidR="00FA4B7E" w:rsidRDefault="00802107">
      <w:pPr>
        <w:tabs>
          <w:tab w:val="right" w:leader="dot" w:pos="9072"/>
        </w:tabs>
        <w:ind w:left="440"/>
      </w:pPr>
      <w:r>
        <w:t>1. Xây dựng kế hoạch công tác</w:t>
      </w:r>
      <w:del w:id="1039" w:author="Sửa theo rà soát 897 chính thức 29/9 (Claude)" w:date="2026-09-29T21:11:45Z">
        <w:r>
          <w:tab/>
          <w:delText>10</w:delText>
        </w:r>
      </w:del>
      <w:ins w:id="1040" w:author="Sửa theo rà soát 897 chính thức 29/9 (Claude)" w:date="2026-09-29T21:11:45Z">
        <w:r>
          <w:tab/>
          <w:t xml:space="preserve">13</w:t>
        </w:r>
      </w:ins>
    </w:p>
    <w:p w14:paraId="792EFF15" w14:textId="77777777" w:rsidR="00FA4B7E" w:rsidRDefault="00802107">
      <w:pPr>
        <w:tabs>
          <w:tab w:val="right" w:leader="dot" w:pos="9072"/>
        </w:tabs>
        <w:ind w:left="440"/>
      </w:pPr>
      <w:r>
        <w:t>2. Tổng hợp báo cáo công tác định kỳ</w:t>
      </w:r>
      <w:del w:id="1041" w:author="Sửa theo rà soát 897 chính thức 29/9 (Claude)" w:date="2026-09-29T21:11:45Z">
        <w:r>
          <w:tab/>
          <w:delText>10</w:delText>
        </w:r>
      </w:del>
      <w:ins w:id="1042" w:author="Sửa theo rà soát 897 chính thức 29/9 (Claude)" w:date="2026-09-29T21:11:45Z">
        <w:r>
          <w:tab/>
          <w:t xml:space="preserve">14</w:t>
        </w:r>
      </w:ins>
    </w:p>
    <w:p w14:paraId="1AFCBA26" w14:textId="77777777" w:rsidR="00FA4B7E" w:rsidRDefault="00802107">
      <w:pPr>
        <w:tabs>
          <w:tab w:val="right" w:leader="dot" w:pos="9072"/>
        </w:tabs>
        <w:ind w:left="440"/>
      </w:pPr>
      <w:r>
        <w:t>3. Theo dõi nhiệm vụ</w:t>
      </w:r>
      <w:del w:id="1043" w:author="Sửa theo rà soát 897 chính thức 29/9 (Claude)" w:date="2026-09-29T21:11:45Z">
        <w:r>
          <w:tab/>
          <w:delText>11</w:delText>
        </w:r>
      </w:del>
      <w:ins w:id="1044" w:author="Sửa theo rà soát 897 chính thức 29/9 (Claude)" w:date="2026-09-29T21:11:45Z">
        <w:r>
          <w:tab/>
          <w:t xml:space="preserve">14</w:t>
        </w:r>
      </w:ins>
    </w:p>
    <w:p w14:paraId="6C7DFE79" w14:textId="77777777" w:rsidR="00FA4B7E" w:rsidRDefault="00802107">
      <w:pPr>
        <w:tabs>
          <w:tab w:val="right" w:leader="dot" w:pos="9072"/>
        </w:tabs>
        <w:ind w:left="440"/>
      </w:pPr>
      <w:r>
        <w:t>4. Lập kế hoạch KPI cá nhân quý</w:t>
      </w:r>
      <w:del w:id="1045" w:author="Sửa theo rà soát 897 chính thức 29/9 (Claude)" w:date="2026-09-29T21:11:45Z">
        <w:r>
          <w:tab/>
          <w:delText>11</w:delText>
        </w:r>
      </w:del>
      <w:ins w:id="1046" w:author="Sửa theo rà soát 897 chính thức 29/9 (Claude)" w:date="2026-09-29T21:11:45Z">
        <w:r>
          <w:tab/>
          <w:t xml:space="preserve">15</w:t>
        </w:r>
      </w:ins>
    </w:p>
    <w:p w14:paraId="38984A6A" w14:textId="77777777" w:rsidR="00FA4B7E" w:rsidRDefault="00802107">
      <w:pPr>
        <w:tabs>
          <w:tab w:val="right" w:leader="dot" w:pos="9072"/>
        </w:tabs>
        <w:ind w:left="440"/>
      </w:pPr>
      <w:r>
        <w:t>5. Tự đánh giá KPI cá nhân quý</w:t>
      </w:r>
      <w:del w:id="1047" w:author="Sửa theo rà soát 897 chính thức 29/9 (Claude)" w:date="2026-09-29T21:11:45Z">
        <w:r>
          <w:tab/>
          <w:delText>12</w:delText>
        </w:r>
      </w:del>
      <w:ins w:id="1048" w:author="Sửa theo rà soát 897 chính thức 29/9 (Claude)" w:date="2026-09-29T21:11:45Z">
        <w:r>
          <w:tab/>
          <w:t xml:space="preserve">15</w:t>
        </w:r>
      </w:ins>
    </w:p>
    <w:p w14:paraId="456B920F" w14:textId="77777777" w:rsidR="00FA4B7E" w:rsidRDefault="00802107">
      <w:pPr>
        <w:tabs>
          <w:tab w:val="right" w:leader="dot" w:pos="9072"/>
        </w:tabs>
        <w:ind w:left="440"/>
      </w:pPr>
      <w:r>
        <w:t>6. Soạn thảo văn bản hành chính</w:t>
      </w:r>
      <w:del w:id="1049" w:author="Sửa theo rà soát 897 chính thức 29/9 (Claude)" w:date="2026-09-29T21:11:45Z">
        <w:r>
          <w:tab/>
          <w:delText>12</w:delText>
        </w:r>
      </w:del>
      <w:ins w:id="1050" w:author="Sửa theo rà soát 897 chính thức 29/9 (Claude)" w:date="2026-09-29T21:11:45Z">
        <w:r>
          <w:tab/>
          <w:t xml:space="preserve">16</w:t>
        </w:r>
      </w:ins>
    </w:p>
    <w:p w14:paraId="4ACF2337" w14:textId="77777777" w:rsidR="00FA4B7E" w:rsidRDefault="00802107">
      <w:pPr>
        <w:tabs>
          <w:tab w:val="right" w:leader="dot" w:pos="9072"/>
        </w:tabs>
        <w:ind w:left="440"/>
      </w:pPr>
      <w:r>
        <w:t>7. Quản trị, điều phối nhiệm vụ</w:t>
      </w:r>
      <w:del w:id="1051" w:author="Sửa theo rà soát 897 chính thức 29/9 (Claude)" w:date="2026-09-29T21:11:45Z">
        <w:r>
          <w:tab/>
          <w:delText>13</w:delText>
        </w:r>
      </w:del>
      <w:ins w:id="1052" w:author="Sửa theo rà soát 897 chính thức 29/9 (Claude)" w:date="2026-09-29T21:11:45Z">
        <w:r>
          <w:tab/>
          <w:t xml:space="preserve">16</w:t>
        </w:r>
      </w:ins>
    </w:p>
    <w:p w14:paraId="0786BFB0" w14:textId="77777777" w:rsidR="00FA4B7E" w:rsidRDefault="00802107">
      <w:pPr>
        <w:tabs>
          <w:tab w:val="right" w:leader="dot" w:pos="9072"/>
        </w:tabs>
        <w:ind w:left="440"/>
      </w:pPr>
      <w:r>
        <w:t>8. Kiểm tra độc lập bằng tác tử (Cowork, Claude Code)</w:t>
      </w:r>
      <w:del w:id="1053" w:author="Sửa theo rà soát 897 chính thức 29/9 (Claude)" w:date="2026-09-29T21:11:45Z">
        <w:r>
          <w:tab/>
          <w:delText>13</w:delText>
        </w:r>
      </w:del>
      <w:ins w:id="1054" w:author="Sửa theo rà soát 897 chính thức 29/9 (Claude)" w:date="2026-09-29T21:11:45Z">
        <w:r>
          <w:tab/>
          <w:t xml:space="preserve">17</w:t>
        </w:r>
      </w:ins>
    </w:p>
    <w:p w14:paraId="57747A15" w14:textId="77777777" w:rsidR="00FA4B7E" w:rsidRDefault="00802107">
      <w:pPr>
        <w:tabs>
          <w:tab w:val="right" w:leader="dot" w:pos="9072"/>
        </w:tabs>
      </w:pPr>
      <w:r>
        <w:rPr>
          <w:b/>
        </w:rPr>
        <w:t>VII. HỒ SƠ ĐẦU VÀO, ĐẦU RA CHUẨN</w:t>
      </w:r>
      <w:del w:id="1055" w:author="Sửa theo rà soát 897 chính thức 29/9 (Claude)" w:date="2026-09-29T21:11:45Z">
        <w:r>
          <w:tab/>
          <w:delText>14</w:delText>
        </w:r>
      </w:del>
      <w:ins w:id="1056" w:author="Sửa theo rà soát 897 chính thức 29/9 (Claude)" w:date="2026-09-29T21:11:45Z">
        <w:r>
          <w:tab/>
          <w:t xml:space="preserve">17</w:t>
        </w:r>
      </w:ins>
    </w:p>
    <w:p w14:paraId="2A7C6BD8" w14:textId="77777777" w:rsidR="00FA4B7E" w:rsidRDefault="00802107">
      <w:pPr>
        <w:tabs>
          <w:tab w:val="right" w:leader="dot" w:pos="9072"/>
        </w:tabs>
      </w:pPr>
      <w:r>
        <w:rPr>
          <w:b/>
        </w:rPr>
        <w:t>VIII. CÂU HỎI THƯỜNG GẶP VÀ XỬ LÝ LỖI</w:t>
      </w:r>
      <w:del w:id="1057" w:author="Sửa theo rà soát 897 chính thức 29/9 (Claude)" w:date="2026-09-29T21:11:45Z">
        <w:r>
          <w:tab/>
          <w:delText>15</w:delText>
        </w:r>
      </w:del>
      <w:ins w:id="1058" w:author="Sửa theo rà soát 897 chính thức 29/9 (Claude)" w:date="2026-09-29T21:11:45Z">
        <w:r>
          <w:tab/>
          <w:t xml:space="preserve">18</w:t>
        </w:r>
      </w:ins>
    </w:p>
    <w:p w14:paraId="02420CBF" w14:textId="77777777" w:rsidR="00FA4B7E" w:rsidRDefault="00802107">
      <w:pPr>
        <w:tabs>
          <w:tab w:val="right" w:leader="dot" w:pos="9072"/>
        </w:tabs>
      </w:pPr>
      <w:r>
        <w:rPr>
          <w:b/>
        </w:rPr>
        <w:t>IX. NGUYÊN TẮC AN TOÀN VÀ TRÁCH NHIỆM</w:t>
      </w:r>
      <w:del w:id="1059" w:author="Sửa theo rà soát 897 chính thức 29/9 (Claude)" w:date="2026-09-29T21:11:45Z">
        <w:r>
          <w:tab/>
          <w:delText>15</w:delText>
        </w:r>
      </w:del>
      <w:ins w:id="1060" w:author="Sửa theo rà soát 897 chính thức 29/9 (Claude)" w:date="2026-09-29T21:11:45Z">
        <w:r>
          <w:tab/>
          <w:t xml:space="preserve">19</w:t>
        </w:r>
      </w:ins>
    </w:p>
    <w:p w14:paraId="3AEFB59B" w14:textId="77777777" w:rsidR="00FA4B7E" w:rsidRDefault="00802107">
      <w:pPr>
        <w:tabs>
          <w:tab w:val="right" w:leader="dot" w:pos="9072"/>
        </w:tabs>
      </w:pPr>
      <w:r>
        <w:rPr>
          <w:b/>
        </w:rPr>
        <w:t>X. TÀI LIỆU THAM KHẢO</w:t>
      </w:r>
      <w:del w:id="1061" w:author="Sửa theo rà soát 897 chính thức 29/9 (Claude)" w:date="2026-09-29T21:11:45Z">
        <w:r>
          <w:tab/>
          <w:delText>16</w:delText>
        </w:r>
      </w:del>
      <w:ins w:id="1062" w:author="Sửa theo rà soát 897 chính thức 29/9 (Claude)" w:date="2026-09-29T21:11:45Z">
        <w:r>
          <w:tab/>
          <w:t xml:space="preserve">20</w:t>
        </w:r>
      </w:ins>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 xml:space="preserve">KTC-Quan-tri là bộ công cụ trí tuệ nhân tạo hỗ trợ chu trình quản trị nhiệm vụ khép kín của Trường: kế hoạch - giao việc - theo dõi - kết quả, minh chứng - báo cáo - đánh giá. Bộ công cụ dùng chung kho KTC-Database, </w:t>
      </w:r>
      <w:del w:id="1003" w:author="Sửa theo rà soát 897 chính thức 29/9 (Claude)" w:date="2026-09-29T21:11:45Z">
        <w:r>
          <w:delText xml:space="preserve">mẫu Phụ lục Thông báo số 736/TB-CĐKT, 6 trục kết quả trọng tâm theo Thông báo số 817/TB-CĐKT và</w:delText>
        </w:r>
      </w:del>
      <w:ins w:id="1004" w:author="Sửa theo rà soát 897 chính thức 29/9 (Claude)" w:date="2026-09-29T21:11:45Z">
        <w:r>
          <w:t xml:space="preserve">mẫu Phụ lục Thông báo số 736/TB-CĐKT ngày 25/6/2026, 6 trục kết quả trọng tâm theo Thông báo số 817/TB-CĐKT ngày 14/7/2026 và</w:t>
        </w:r>
      </w:ins>
      <w:r>
        <w:t xml:space="preserve">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 xml:space="preserve">Kế hoạch theo </w:t>
            </w:r>
            <w:del w:id="1003" w:author="Sửa theo Checklist 08 quy ước Trường (Claude)" w:date="2026-09-29T21:11:46Z">
              <w:r>
                <w:rPr>
                  <w:sz w:val="22"/>
                </w:rPr>
                <w:delText xml:space="preserve">mẫu Phụ lục TB 736</w:delText>
              </w:r>
            </w:del>
            <w:ins w:id="1004" w:author="Sửa theo Checklist 08 quy ước Trường (Claude)" w:date="2026-09-29T21:11:46Z">
              <w:r>
                <w:rPr>
                  <w:sz w:val="22"/>
                </w:rPr>
                <w:t xml:space="preserve">mẫu Phụ lục Thông báo số 736/TB-CĐKT</w:t>
              </w:r>
            </w:ins>
            <w:r>
              <w:rPr>
                <w:sz w:val="22"/>
              </w:rPr>
              <w:t xml:space="preserve">,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 xml:space="preserve">Bảng kiểm báo cáo từng đơn vị; tỷ lệ KPI theo trục; </w:t>
            </w:r>
            <w:del w:id="1013" w:author="Sửa theo Checklist 08 quy ước Trường (Claude)" w:date="2026-09-29T21:11:46Z">
              <w:r>
                <w:rPr>
                  <w:sz w:val="22"/>
                </w:rPr>
                <w:delText xml:space="preserve">dự thảo báo cáo cấp Trường theo mẫu TB 736</w:delText>
              </w:r>
            </w:del>
            <w:ins w:id="1014" w:author="Sửa theo Checklist 08 quy ước Trường (Claude)" w:date="2026-09-29T21:11:46Z">
              <w:r>
                <w:rPr>
                  <w:sz w:val="22"/>
                </w:rPr>
                <w:t xml:space="preserve">dự thảo báo cáo cấp Trường theo mẫu Thông báo số 736/TB-CĐKT</w:t>
              </w:r>
            </w:ins>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r>
              <w:rPr>
                <w:sz w:val="26"/>
              </w:rPr>
              <w:t xml:space="preserve">không tự đặt hệ số quy đổi ngoài Danh mục sản phẩm, công việc ban hành kèm theo Quyết định số 2119/QĐ-CĐKT ngày 28/9/2026;</w:t>
            </w:r>
            <w:r>
              <w:rPr>
                <w:sz w:val="26"/>
              </w:rPr>
              <w:t xml:space="preserve">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từ 1.3.1; chặn thao tác không xác định được nơi ghi: từ 1.3.2)</w:t>
            </w:r>
            <w:r>
              <w:rPr>
                <w:sz w:val="24"/>
              </w:rPr>
              <w:t xml:space="preserve">; chạy trên Claude Code (đã kiểm thử) và Cowork (theo tài liệu nhà cung cấp, chưa nghiệm thu). Thao tác chặn ghi là biện pháp hỗ trợ: </w:t>
            </w:r>
            <w:del w:id="1007" w:author="Tiếp thu thẩm định lần 5, bản 1.3.13 (Claude)" w:date="2026-09-29T21:11:45Z">
              <w:r>
                <w:rPr>
                  <w:sz w:val="24"/>
                </w:rPr>
                <w:delText xml:space="preserve">không kiểm được chương trình do AI viết sẵn trong tệp, không chạy khi máy thiếu Python</w:delText>
              </w:r>
            </w:del>
            <w:ins w:id="1008" w:author="Tiếp thu thẩm định lần 5, bản 1.3.13 (Claude)" w:date="2026-09-29T21:11:45Z">
              <w:r>
                <w:rPr>
                  <w:sz w:val="24"/>
                </w:rPr>
                <w:t xml:space="preserve">không nhận dạng được lệnh đã mã hóa, biến hoặc liên kết đặt từ trước, chương trình viết sẵn trong tệp, không chạy khi máy thiếu Python</w:t>
              </w:r>
            </w:ins>
            <w:r>
              <w:rPr>
                <w:sz w:val="24"/>
              </w:rPr>
              <w:t xml:space="preserve">;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 xml:space="preserve">Kho KTC-Database trên Google Drive (căn cứ, biểu mẫu), </w:t>
            </w:r>
            <w:del w:id="1005" w:author="Sửa theo Checklist 08 quy ước Trường (Claude)" w:date="2026-09-29T21:11:46Z">
              <w:r>
                <w:rPr>
                  <w:sz w:val="24"/>
                </w:rPr>
                <w:delText xml:space="preserve">mẫu Phụ lục TB 736</w:delText>
              </w:r>
            </w:del>
            <w:ins w:id="1006" w:author="Sửa theo Checklist 08 quy ước Trường (Claude)" w:date="2026-09-29T21:11:46Z">
              <w:r>
                <w:rPr>
                  <w:sz w:val="24"/>
                </w:rPr>
                <w:t xml:space="preserve">mẫu Phụ lục Thông báo số 736/TB-CĐKT</w:t>
              </w:r>
            </w:ins>
            <w:r>
              <w:rPr>
                <w:sz w:val="24"/>
              </w:rPr>
              <w:t xml:space="preserve">,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3C166500" w14:textId="77777777" w:rsidR="00FA4B7E" w:rsidRDefault="00802107">
      <w:pPr>
        <w:rPr>
          <w:ins w:id="1012" w:author="Tiếp thu thẩm định lần 5, bản 1.3.13 (Claude)" w:date="2026-09-29T21:11:45Z"/>
        </w:rPr>
      </w:pPr>
      <w:ins w:id="1011" w:author="Tiếp thu thẩm định lần 5, bản 1.3.13 (Claude)" w:date="2026-09-29T21:11:45Z">
        <w:r>
          <w:rPr/>
          <w:t xml:space="preserve">Kết quả nghiệm thu gắn với phiên bản, mô hình đã chạy.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Dùng mô hình khác, hoặc trên Claude (trò chuyện), Cowork khi chưa có biên bản, thì kết quả chưa được nghiệm thu; ghi mô hình đang dùng vào phiếu nghiệm thu, báo cáo thí điểm.</w:t>
        </w:r>
      </w:ins>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del w:id="1003" w:author="Tiếp thu thẩm định lần 5, bản 1.3.13 (Claude)" w:date="2026-09-29T21:11:45Z">
        <w:r>
          <w:delText xml:space="preserve">Chỉ dùng phiên bản 1.3.2 trở lên: thao tác chặn ghi</w:delText>
        </w:r>
      </w:del>
      <w:ins w:id="1004" w:author="Tiếp thu thẩm định lần 5, bản 1.3.13 (Claude)" w:date="2026-09-29T21:11:45Z">
        <w:r>
          <w:t xml:space="preserve">Chỉ dùng phiên bản hiện hành do Phòng TH-HC&amp;QT công bố (khi cập nhật Tài liệu này là 1.3.13, dựng lại được từ mã nguồn đã chốt, cùng mã SHA-256); thao tác chặn ghi</w:t>
        </w:r>
      </w:ins>
      <w:r>
        <w:t xml:space="preserve"> (kể cả thao tác không xác định được nơi ghi)</w:t>
      </w:r>
      <w:r>
        <w:t xml:space="preserve"> và nhật ký không ghi nội dung lời nhắn, </w:t>
      </w:r>
      <w:del w:id="1005" w:author="Tiếp thu thẩm định lần 5, bản 1.3.13 (Claude)" w:date="2026-09-29T21:11:45Z">
        <w:r>
          <w:delText xml:space="preserve">câu lệnh chỉ có đầy đủ từ phiên bản này.</w:delText>
        </w:r>
      </w:del>
      <w:ins w:id="1006" w:author="Tiếp thu thẩm định lần 5, bản 1.3.13 (Claude)" w:date="2026-09-29T21:11:45Z">
        <w:r>
          <w:t xml:space="preserve">câu lệnh có đầy đủ từ phiên bản 1.3.2.</w:t>
        </w:r>
      </w:ins>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không tìm cách khác để ghi vào kho KTC-Database, 03-Templates(1), 04-Good-Documents; ghi sản phẩm vào thư mục kết quả; cần sửa kho thì lập đề xuất gửi Phòng TH-HC&amp;QT.</w:t>
      </w:r>
      <w:r>
        <w:rPr>
          <w:b/>
        </w:rPr>
        <w:t xml:space="preserve"> </w:t>
      </w:r>
      <w:del w:id="1009" w:author="Tiếp thu thẩm định lần 5, bản 1.3.13 (Claude)" w:date="2026-09-29T21:11:45Z">
        <w:r>
          <w:rPr>
            <w:b/>
          </w:rPr>
          <w:delText xml:space="preserve">Thao tác chặn ghi chỉ chặn các lệnh ghi, xóa nhận dạng được;</w:delText>
        </w:r>
      </w:del>
      <w:ins w:id="1010" w:author="Tiếp thu thẩm định lần 5, bản 1.3.13 (Claude)" w:date="2026-09-29T21:11:45Z">
        <w:r>
          <w:rPr>
            <w:b/>
          </w:rPr>
          <w:t xml:space="preserve">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w:t>
        </w:r>
      </w:ins>
      <w:r>
        <w:rPr>
          <w:b/>
        </w:rPr>
        <w:t xml:space="preserve"> phân quyền chỉ đọc trên Google Drive là biện pháp bảo vệ chính.</w:t>
      </w:r>
    </w:p>
    <w:p w14:paraId="338FDE89" w14:textId="77777777" w:rsidR="00FA4B7E" w:rsidRDefault="00802107">
      <w:pPr>
        <w:rPr/>
      </w:pPr>
      <w:r>
        <w:rPr>
          <w:b/>
        </w:rPr>
        <w:t xml:space="preserve">Kết nối thư mục đầu vào, đầu ra (Cowork, tài khoản thành viên; từ phiên bản 1.3.5):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338FDE89" w14:textId="77777777" w:rsidR="00FA4B7E" w:rsidRDefault="00802107">
      <w:pPr>
        <w:rPr/>
      </w:pPr>
      <w:r>
        <w:rPr>
          <w:b/>
        </w:rPr>
        <w:t xml:space="preserve">Kho KTC-Database: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338FDE89" w14:textId="77777777" w:rsidR="00FA4B7E" w:rsidRDefault="00802107">
      <w:pPr>
        <w:rPr/>
      </w:pPr>
      <w:r>
        <w:rPr>
          <w:b/>
        </w:rPr>
        <w:t xml:space="preserve">Plugin tự đủ (từ phiên bản 1.3.9): kỹ năng, công cụ, mẫu cần dùng đều nằm trong tệp plugin. Trên Cowork, nếu Claude đề nghị thêm thư mục dự án KTC-Quan-tri vào phiên thì từ chối và báo Phòng TH-HC&amp;QT.</w:t>
      </w:r>
    </w:p>
    <w:p w14:paraId="338FDE89" w14:textId="77777777" w:rsidR="00FA4B7E" w:rsidRDefault="00802107">
      <w:pPr>
        <w:rPr/>
      </w:pPr>
      <w:r>
        <w:rPr>
          <w:b/>
        </w:rPr>
        <w:t xml:space="preserve">Soạn văn bản hành chính (từ phiên bản 1.3.11):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 xml:space="preserve">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w:t>
            </w:r>
            <w:del w:id="1005" w:author="Sửa theo rà soát 897 chính thức 29/9 (Claude)" w:date="2026-09-29T21:11:45Z">
              <w:r>
                <w:rPr>
                  <w:sz w:val="26"/>
                </w:rPr>
                <w:delText xml:space="preserve">Mục 7 Thông báo số 1056/TB-CĐKT khi</w:delText>
              </w:r>
            </w:del>
            <w:ins w:id="1006" w:author="Sửa theo rà soát 897 chính thức 29/9 (Claude)" w:date="2026-09-29T21:11:45Z">
              <w:r>
                <w:rPr>
                  <w:sz w:val="26"/>
                </w:rPr>
                <w:t xml:space="preserve">Mục 7 Thông báo số 1056/TB-CĐKT ngày 16/9/2026 khi</w:t>
              </w:r>
            </w:ins>
            <w:r>
              <w:rPr>
                <w:sz w:val="26"/>
              </w:rPr>
              <w:t xml:space="preserve">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 xml:space="preserve">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w:t>
      </w:r>
      <w:del w:id="1001" w:author="Sửa theo rà soát 897 chính thức 29/9 (Claude)" w:date="2026-09-29T21:11:45Z">
        <w:r>
          <w:delText xml:space="preserve">THANG_DIEM_CHUA_PHAN_DINH (hai thang điểm chưa có văn bản phân định - giữ điểm gốc)</w:delText>
        </w:r>
      </w:del>
      <w:ins w:id="1002" w:author="Sửa theo rà soát 897 chính thức 29/9 (Claude)" w:date="2026-09-29T21:11:45Z">
        <w:r>
          <w:t xml:space="preserve">THANG_DIEM_CHUA_PHAN_DINH (phép nhân hệ số sản phẩm theo Danh mục ban hành kèm Quyết định số 2119/QĐ-CĐKT với hệ số mức độ công việc chưa có văn bản - không dùng làm số chính thức)</w:t>
        </w:r>
      </w:ins>
      <w:r>
        <w:t xml:space="preserve">;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 xml:space="preserve">Tổng hợp kế hoạch công tác [tháng 10/2026] của [Trường/đơn vị] từ các tệp đính kèm </w:t>
            </w:r>
            <w:del w:id="1001" w:author="Sửa theo Checklist 08 quy ước Trường (Claude)" w:date="2026-09-29T21:11:46Z">
              <w:r>
                <w:rPr>
                  <w:b/>
                  <w:bCs/>
                  <w:color w:val="1F3864"/>
                  <w:sz w:val="24"/>
                </w:rPr>
                <w:delText xml:space="preserve">theo mẫu Phụ lục TB 736, phân loại 6 trục theo TB 817,</w:delText>
              </w:r>
            </w:del>
            <w:ins w:id="1002" w:author="Sửa theo Checklist 08 quy ước Trường (Claude)" w:date="2026-09-29T21:11:46Z">
              <w:r>
                <w:rPr>
                  <w:b/>
                  <w:bCs/>
                  <w:color w:val="1F3864"/>
                  <w:sz w:val="24"/>
                </w:rPr>
                <w:t xml:space="preserve">theo mẫu Phụ lục Thông báo số 736/TB-CĐKT, phân loại 6 trục theo Thông báo số 817/TB-CĐKT,</w:t>
              </w:r>
            </w:ins>
            <w:r>
              <w:rPr>
                <w:b/>
                <w:bCs/>
                <w:color w:val="1F3864"/>
                <w:sz w:val="24"/>
              </w:rPr>
              <w:t xml:space="preserve">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 xml:space="preserve">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w:t>
            </w:r>
            <w:del w:id="1007" w:author="Sửa theo Checklist 08 quy ước Trường (Claude)" w:date="2026-09-29T21:11:46Z">
              <w:r>
                <w:rPr>
                  <w:b/>
                  <w:color w:val="1F3864"/>
                  <w:sz w:val="24"/>
                </w:rPr>
                <w:delText xml:space="preserve">mẫu Phụ lục TB 736</w:delText>
              </w:r>
            </w:del>
            <w:ins w:id="1008" w:author="Sửa theo Checklist 08 quy ước Trường (Claude)" w:date="2026-09-29T21:11:46Z">
              <w:r>
                <w:rPr>
                  <w:b/>
                  <w:color w:val="1F3864"/>
                  <w:sz w:val="24"/>
                </w:rPr>
                <w:t xml:space="preserve">mẫu Phụ lục Thông báo số 736/TB-CĐKT</w:t>
              </w:r>
            </w:ins>
            <w:r>
              <w:rPr>
                <w:b/>
                <w:color w:val="1F3864"/>
                <w:sz w:val="24"/>
              </w:rPr>
              <w:t xml:space="preserve">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 xml:space="preserve">Hoàn thiện báo cáo kết quả công tác [tháng 9] và kế hoạch công tác [tháng 10] </w:t>
            </w:r>
            <w:del w:id="1015" w:author="Sửa theo Checklist 08 quy ước Trường (Claude)" w:date="2026-09-29T21:11:46Z">
              <w:r>
                <w:rPr>
                  <w:b/>
                  <w:bCs/>
                  <w:color w:val="1F3864"/>
                  <w:sz w:val="24"/>
                </w:rPr>
                <w:delText xml:space="preserve">năm 2026 của Trường theo TB 736, từ báo cáo</w:delText>
              </w:r>
            </w:del>
            <w:ins w:id="1016" w:author="Sửa theo Checklist 08 quy ước Trường (Claude)" w:date="2026-09-29T21:11:46Z">
              <w:r>
                <w:rPr>
                  <w:b/>
                  <w:bCs/>
                  <w:color w:val="1F3864"/>
                  <w:sz w:val="24"/>
                </w:rPr>
                <w:t xml:space="preserve">năm 2026 của Trường theo Thông báo số 736/TB-CĐKT, từ báo cáo</w:t>
              </w:r>
            </w:ins>
            <w:r>
              <w:rPr>
                <w:b/>
                <w:bCs/>
                <w:color w:val="1F3864"/>
                <w:sz w:val="24"/>
              </w:rPr>
              <w:t xml:space="preserve"> các đơn vị đã nộp; phát triển từ báo cáo, phụ lục, kế hoạch tháng trước đã ban hành.</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 xml:space="preserve">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 xml:space="preserve">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w:t>
            </w:r>
            <w:del w:id="1007" w:author="Sửa theo rà soát 897 chính thức 29/9 (Claude)" w:date="2026-09-29T21:11:45Z">
              <w:r>
                <w:rPr>
                  <w:b/>
                  <w:color w:val="1F3864"/>
                  <w:sz w:val="24"/>
                </w:rPr>
                <w:delText xml:space="preserve">đối chiếu ngưỡng và điều kiện theo Quyết định số 1923/QĐ-CĐKT, điền</w:delText>
              </w:r>
            </w:del>
            <w:ins w:id="1008" w:author="Sửa theo rà soát 897 chính thức 29/9 (Claude)" w:date="2026-09-29T21:11:45Z">
              <w:r>
                <w:rPr>
                  <w:b/>
                  <w:color w:val="1F3864"/>
                  <w:sz w:val="24"/>
                </w:rPr>
                <w:t xml:space="preserve">đối chiếu ngưỡng và điều kiện theo Quyết định số 1923/QĐ-CĐKT ngày 30/8/2026, điền</w:t>
              </w:r>
            </w:ins>
            <w:r>
              <w:rPr>
                <w:b/>
                <w:color w:val="1F3864"/>
                <w:sz w:val="24"/>
              </w:rPr>
              <w:t xml:space="preserve">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 xml:space="preserve">Dùng bộ công cụ KTC-Quan-tri, tác tử kiểm hồ sơ đơn vị (ktc-kiem-ho-so-don-vi), mỗi đơn vị một lượt. Kiểm đúng </w:t>
            </w:r>
            <w:del w:id="1009" w:author="Sửa theo Checklist 08 quy ước Trường (Claude)" w:date="2026-09-29T21:11:46Z">
              <w:r>
                <w:rPr>
                  <w:b/>
                  <w:color w:val="1F3864"/>
                  <w:sz w:val="24"/>
                </w:rPr>
                <w:delText xml:space="preserve">mẫu Phụ lục TB 736</w:delText>
              </w:r>
            </w:del>
            <w:ins w:id="1010" w:author="Sửa theo Checklist 08 quy ước Trường (Claude)" w:date="2026-09-29T21:11:46Z">
              <w:r>
                <w:rPr>
                  <w:b/>
                  <w:color w:val="1F3864"/>
                  <w:sz w:val="24"/>
                </w:rPr>
                <w:t xml:space="preserve">mẫu Phụ lục Thông báo số 736/TB-CĐKT</w:t>
              </w:r>
            </w:ins>
            <w:r>
              <w:rPr>
                <w:b/>
                <w:color w:val="1F3864"/>
                <w:sz w:val="24"/>
              </w:rPr>
              <w:t xml:space="preserve">,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 xml:space="preserve">Đề xuất nhiệm vụ của đơn vị theo </w:t>
            </w:r>
            <w:del w:id="1011" w:author="Sửa theo Checklist 08 quy ước Trường (Claude)" w:date="2026-09-29T21:11:46Z">
              <w:r>
                <w:rPr>
                  <w:sz w:val="24"/>
                </w:rPr>
                <w:delText xml:space="preserve">mẫu Phụ lục TB 736</w:delText>
              </w:r>
            </w:del>
            <w:ins w:id="1012" w:author="Sửa theo Checklist 08 quy ước Trường (Claude)" w:date="2026-09-29T21:11:46Z">
              <w:r>
                <w:rPr>
                  <w:sz w:val="24"/>
                </w:rPr>
                <w:t xml:space="preserve">mẫu Phụ lục Thông báo số 736/TB-CĐKT</w:t>
              </w:r>
            </w:ins>
            <w:r>
              <w:rPr>
                <w:sz w:val="24"/>
              </w:rPr>
              <w:t xml:space="preserve">;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 xml:space="preserve">Không. </w:t>
            </w:r>
            <w:del w:id="1009" w:author="Sửa theo rà soát 897 chính thức 29/9 (Claude)" w:date="2026-09-29T21:11:45Z">
              <w:r>
                <w:rPr>
                  <w:sz w:val="24"/>
                </w:rPr>
                <w:delText xml:space="preserve">Dùng Skill “ktc-ra-soat-897” theo Thông báo số 948/TB-CĐKT.</w:delText>
              </w:r>
            </w:del>
            <w:ins w:id="1010" w:author="Sửa theo rà soát 897 chính thức 29/9 (Claude)" w:date="2026-09-29T21:11:45Z">
              <w:r>
                <w:rPr>
                  <w:sz w:val="24"/>
                </w:rPr>
                <w:t xml:space="preserve">Dùng Skill “ktc-ra-soat-897” theo Thông báo số 948/TB-CĐKT ngày 17/8/2026.</w:t>
              </w:r>
            </w:ins>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del w:id="1013" w:author="Tiếp thu thẩm định lần 5, bản 1.3.13 (Claude)" w:date="2026-09-29T21:11:45Z">
      <w:r>
        <w:rPr>
          <w:color w:val="666666"/>
          <w:sz w:val="20"/>
        </w:rPr>
        <w:delText xml:space="preserve">KTC-Quan-tri - Hướng dẫn sử dụng 1.3.12 | Trang </w:delText>
      </w:r>
    </w:del>
    <w:ins w:id="1014" w:author="Tiếp thu thẩm định lần 5, bản 1.3.13 (Claude)" w:date="2026-09-29T21:11:45Z">
      <w:r>
        <w:rPr>
          <w:color w:val="666666"/>
          <w:sz w:val="20"/>
        </w:rPr>
        <w:t xml:space="preserve">KTC-Quan-tri - Hướng dẫn sử dụng 1.3.13 | Trang </w:t>
      </w:r>
    </w:ins>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