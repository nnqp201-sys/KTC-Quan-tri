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del w:id="1001" w:author="Tiếp thu thẩm định lần 4 (Claude)" w:date="2026-09-27T20:35:10Z">
        <w:r>
          <w:rPr>
            <w:sz w:val="28"/>
          </w:rPr>
          <w:delText xml:space="preserve">, từ phiên bản 1.3.1: tự kiểm tra phiên bản;</w:delText>
        </w:r>
      </w:del>
      <w:ins w:id="1002" w:author="Tiếp thu thẩm định lần 4 (Claude)" w:date="2026-09-27T20:35:10Z">
        <w:r>
          <w:rPr>
            <w:sz w:val="28"/>
          </w:rPr>
          <w:t xml:space="preserve"> (đầy đủ từ phiên bản 1.3.2): tự kiểm tra phiên bản;</w:t>
        </w:r>
      </w:ins>
      <w:r>
        <w:rPr>
          <w:sz w:val="28"/>
        </w:rPr>
        <w:t xml:space="preserve"> chặn các thao tác ghi, xóa đã nhận dạng được đối với kho KTC-Database và biểu mẫu chuẩn, </w:t>
      </w:r>
      <w:del w:id="1003" w:author="Tiếp thu thẩm định lần 4 (Claude)" w:date="2026-09-27T20:35:10Z">
        <w:r>
          <w:rPr>
            <w:sz w:val="28"/>
          </w:rPr>
          <w:delText xml:space="preserve">yêu cầu người dùng xác nhận khi không xác định được nơi ghi;</w:delText>
        </w:r>
      </w:del>
      <w:ins w:id="1004" w:author="Tiếp thu thẩm định lần 4 (Claude)" w:date="2026-09-27T20:35:10Z">
        <w:r>
          <w:rPr>
            <w:sz w:val="28"/>
          </w:rPr>
          <w:t xml:space="preserve">chặn cả lệnh có nhắc tới kho, có dấu hiệu ghi nhưng không xác định được nơi ghi;</w:t>
        </w:r>
      </w:ins>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kiểm được chương trình do AI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các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mới chuyển “Installed by default” (cài sẵn cho mọi tài khoản) hoặc “Required” (bắt buộc) theo quyết định của Hiệu trưởng. Trong giai đoạn thí điểm, </w:t>
      </w:r>
      <w:del w:id="1011" w:author="Rà soát 897 vòng 3 (Claude)" w:date="2026-09-27T20:35:10Z">
        <w:r>
          <w:rPr>
            <w:sz w:val="28"/>
          </w:rPr>
          <w:delText xml:space="preserve">dữ liệu nội bộ, dữ liệu cá nhân chỉ được xử lý trên nền tảng đã có biên bản nghiệm thu</w:delText>
        </w:r>
      </w:del>
      <w:ins w:id="1012" w:author="Rà soát 897 vòng 3 (Claude)" w:date="2026-09-27T20:35:10Z">
        <w:r>
          <w:rPr>
            <w:sz w:val="28"/>
          </w:rPr>
          <w:t xml:space="preserve">dữ liệu nội bộ, dữ liệu cá nhân (trong phạm vi được phép theo Thông báo số 924/TB-CĐKT) chỉ được xử lý trên nền tảng đã có biên bản nghiệm thu</w:t>
        </w:r>
      </w:ins>
      <w:r>
        <w:rPr>
          <w:sz w:val="28"/>
        </w:rPr>
        <w:t xml:space="preserve">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del w:id="1005" w:author="Tiếp thu thẩm định lần 4 (Claude)" w:date="2026-09-27T20:35:10Z">
        <w:r>
          <w:rPr>
            <w:sz w:val="28"/>
            <w:szCs w:val="28"/>
          </w:rPr>
          <w:delText xml:space="preserve">chỉ có đầy đủ từ plugin KTC-Quan-tri phiên bản 1.3.1</w:delText>
        </w:r>
      </w:del>
      <w:ins w:id="1006" w:author="Tiếp thu thẩm định lần 4 (Claude)" w:date="2026-09-27T20:35:10Z">
        <w:r>
          <w:rPr>
            <w:sz w:val="28"/>
            <w:szCs w:val="28"/>
          </w:rPr>
          <w:t xml:space="preserve">chỉ có đầy đủ từ plugin KTC-Quan-tri phiên bản 1.3.2</w:t>
        </w:r>
      </w:ins>
      <w:r>
        <w:rPr>
          <w:sz w:val="28"/>
          <w:szCs w:val="28"/>
        </w:rPr>
        <w:t xml:space="preserve"> (mã SHA-256 do Phòng TH-HC&amp;QT công bố kèm ghi chú phát hành); không cài đặt, </w:t>
      </w:r>
      <w:del w:id="1007" w:author="Tiếp thu thẩm định lần 4 (Claude)" w:date="2026-09-27T20:35:10Z">
        <w:r>
          <w:rPr>
            <w:sz w:val="28"/>
            <w:szCs w:val="28"/>
          </w:rPr>
          <w:delText xml:space="preserve">không phân phối phiên bản 1.3.0 trở về trước</w:delText>
        </w:r>
      </w:del>
      <w:ins w:id="1008" w:author="Tiếp thu thẩm định lần 4 (Claude)" w:date="2026-09-27T20:35:10Z">
        <w:r>
          <w:rPr>
            <w:sz w:val="28"/>
            <w:szCs w:val="28"/>
          </w:rPr>
          <w:t xml:space="preserve">không phân phối phiên bản 1.3.1 trở về trước</w:t>
        </w:r>
      </w:ins>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 kiểm tra bằng tài khoản thử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del w:id="1009" w:author="Tiếp thu thẩm định lần 4 (Claude)" w:date="2026-09-27T20:35:10Z">
        <w:r>
          <w:rPr>
            <w:sz w:val="28"/>
          </w:rPr>
          <w:delText xml:space="preserve">d) Tổ chức thí điểm, kiểm thử Bộ công cụ trên 3 nền tảng trước khi áp dụng rộng;</w:delText>
        </w:r>
      </w:del>
      <w:ins w:id="1010" w:author="Tiếp thu thẩm định lần 4 (Claude)" w:date="2026-09-27T20:35:10Z">
        <w:r>
          <w:rPr>
            <w:sz w:val="28"/>
          </w:rPr>
          <w:t xml:space="preserve">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tỷ lệ Bộ công cụ chọn đúng kỹ năng và lưu lượng sử dụng;</w:t>
        </w:r>
      </w:ins>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13E78747" w:rsidR="00C65584" w:rsidRDefault="00C65584" w:rsidP="0089728B">
            <w:pPr>
              <w:widowControl w:val="0"/>
              <w:jc w:val="both"/>
              <w:rPr>
                <w:sz w:val="22"/>
                <w:szCs w:val="22"/>
                <w:lang w:val="vi-VN"/>
              </w:rPr>
            </w:pPr>
            <w:r>
              <w:rPr>
                <w:sz w:val="22"/>
                <w:szCs w:val="22"/>
                <w:lang w:val="vi-VN"/>
              </w:rPr>
              <w:t>- Đoàn Trường;</w:t>
            </w:r>
          </w:p>
          <w:p w14:paraId="14CDF9D3" w14:textId="77777777" w:rsidR="00C65584" w:rsidRDefault="00C65584" w:rsidP="0089728B">
            <w:pPr>
              <w:widowControl w:val="0"/>
              <w:jc w:val="both"/>
              <w:rPr>
                <w:sz w:val="22"/>
                <w:szCs w:val="22"/>
                <w:lang w:val="vi-VN"/>
              </w:rPr>
            </w:pPr>
            <w:r>
              <w:rPr>
                <w:sz w:val="22"/>
                <w:szCs w:val="22"/>
                <w:lang w:val="vi-VN"/>
              </w:rPr>
              <w:t>-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