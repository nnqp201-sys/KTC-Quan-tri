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Cập nhật 28 - 29/9, bản 1.3.12 (Claude)" w:date="2026-09-29T09:02:01Z">
              <w:r>
                <w:rPr>
                  <w:sz w:val="24"/>
                </w:rPr>
                <w:delText xml:space="preserve">Plugin KTC-Quan-tri 1.3.2 (mã SHA-256</w:delText>
              </w:r>
            </w:del>
            <w:del w:id="1002" w:author="Cập nhật 28 - 29/9, bản 1.3.12 (Claude)" w:date="2026-09-29T09:02:01Z">
              <w:r>
                <w:rPr>
                  <w:sz w:val="24"/>
                </w:rPr>
                <w:delText xml:space="preserve"> công bố kèm ghi chú phát hành) - cập nhật ngày 27/9/2026</w:delText>
              </w:r>
            </w:del>
            <w:ins w:id="1003" w:author="Cập nhật 28 - 29/9, bản 1.3.12 (Claude)" w:date="2026-09-29T09:02:01Z">
              <w:r>
                <w:rPr>
                  <w:sz w:val="24"/>
                </w:rPr>
                <w:t xml:space="preserve">Plugin KTC-Quan-tri 1.3.12 (mã SHA-256 công bố kèm ghi chú phát hành) - cập nhật ngày 29/9/2026</w:t>
              </w:r>
            </w:ins>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ins w:id="990001" w:author="Người phụ trách (sửa trên bản sạch)" w:date="2026-09-29T09:02:01Z"/>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del w:id="1008" w:author="Cập nhật 28 - 29/9, bản 1.3.12 (Claude)" w:date="2026-09-29T09:02:01Z">
              <w:r>
                <w:rPr>
                  <w:sz w:val="26"/>
                </w:rPr>
                <w:delText xml:space="preserve">không tự quy đổi giữa các thang điểm khi chưa có văn bản hướng dẫn;</w:delText>
              </w:r>
            </w:del>
            <w:ins w:id="1009" w:author="Cập nhật 28 - 29/9, bản 1.3.12 (Claude)" w:date="2026-09-29T09:02:01Z">
              <w:r>
                <w:rPr>
                  <w:sz w:val="26"/>
                </w:rPr>
                <w:t xml:space="preserve">không tự đặt hệ số quy đổi ngoài Danh mục sản phẩm, công việc ban hành kèm theo Quyết định số 2119/QĐ-CĐKT ngày 28/9/2026;</w:t>
              </w:r>
            </w:ins>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338FDE89" w14:textId="77777777" w:rsidR="00FA4B7E" w:rsidRDefault="00802107">
      <w:pPr>
        <w:rPr>
          <w:ins w:id="1011" w:author="Cập nhật 28 - 29/9, bản 1.3.12 (Claude)" w:date="2026-09-29T09:02:01Z"/>
        </w:rPr>
      </w:pPr>
      <w:ins w:id="1010" w:author="Cập nhật 28 - 29/9, bản 1.3.12 (Claude)" w:date="2026-09-29T09:02:01Z">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ins>
    </w:p>
    <w:p w14:paraId="338FDE89" w14:textId="77777777" w:rsidR="00FA4B7E" w:rsidRDefault="00802107">
      <w:pPr>
        <w:rPr>
          <w:ins w:id="1013" w:author="Cập nhật 28 - 29/9, bản 1.3.12 (Claude)" w:date="2026-09-29T09:02:01Z"/>
        </w:rPr>
      </w:pPr>
      <w:ins w:id="1012" w:author="Cập nhật 28 - 29/9, bản 1.3.12 (Claude)" w:date="2026-09-29T09:02:01Z">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ins>
    </w:p>
    <w:p w14:paraId="338FDE89" w14:textId="77777777" w:rsidR="00FA4B7E" w:rsidRDefault="00802107">
      <w:pPr>
        <w:rPr>
          <w:ins w:id="1015" w:author="Cập nhật 28 - 29/9, bản 1.3.12 (Claude)" w:date="2026-09-29T09:02:01Z"/>
        </w:rPr>
      </w:pPr>
      <w:ins w:id="1014" w:author="Cập nhật 28 - 29/9, bản 1.3.12 (Claude)" w:date="2026-09-29T09:02:01Z">
        <w:r>
          <w:rPr>
            <w:b/>
          </w:rPr>
          <w:t xml:space="preserve">Plugin tự đủ (từ phiên bản 1.3.9): kỹ năng, công cụ, mẫu cần dùng đều nằm trong tệp plugin. Trên Cowork, nếu Claude đề nghị thêm thư mục dự án KTC-Quan-tri vào phiên thì từ chối và báo Phòng TH-HC&amp;QT.</w:t>
        </w:r>
      </w:ins>
    </w:p>
    <w:p w14:paraId="338FDE89" w14:textId="77777777" w:rsidR="00FA4B7E" w:rsidRDefault="00802107">
      <w:pPr>
        <w:rPr>
          <w:ins w:id="1017" w:author="Cập nhật 28 - 29/9, bản 1.3.12 (Claude)" w:date="2026-09-29T09:02:01Z"/>
        </w:rPr>
      </w:pPr>
      <w:ins w:id="1016" w:author="Cập nhật 28 - 29/9, bản 1.3.12 (Claude)" w:date="2026-09-29T09:02:01Z">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ins>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del w:id="1004" w:author="Cập nhật 28 - 29/9, bản 1.3.12 (Claude)" w:date="2026-09-29T09:02:01Z">
              <w:r>
                <w:rPr>
                  <w:b/>
                  <w:bCs/>
                  <w:color w:val="1F3864"/>
                  <w:sz w:val="24"/>
                </w:rPr>
                <w:delText>Tổng hợp báo cáo công tác [quý IV/2026] của Trường từ các báo cáo đơn vị đính kèm, đối chiếu kế hoạch cùng kỳ, tính KPI theo 6 trục, dự thảo báo cáo theo mẫu TB 736.</w:delText>
              </w:r>
            </w:del>
            <w:ins w:id="1005" w:author="Cập nhật 28 - 29/9, bản 1.3.12 (Claude)" w:date="2026-09-29T09:02:01Z">
              <w:r>
                <w:rPr>
                  <w:b/>
                  <w:bCs/>
                  <w:color w:val="1F3864"/>
                  <w:sz w:val="24"/>
                </w:rPr>
                <w:t xml:space="preserve">Hoàn thiện báo cáo kết quả công tác [tháng 9] và kế hoạch công tác [tháng 10] năm 2026 của Trường theo TB 736, từ báo cáo các đơn vị đã nộp; phát triển từ báo cáo, phụ lục, kế hoạch tháng trước đã ban hành.</w:t>
              </w:r>
            </w:ins>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del w:id="1006" w:author="Cập nhật 28 - 29/9, bản 1.3.12 (Claude)" w:date="2026-09-29T09:02:01Z">
              <w:r>
                <w:rPr>
                  <w:b/>
                  <w:color w:val="1F3864"/>
                  <w:sz w:val="24"/>
                </w:rPr>
                <w:delTex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delText>
              </w:r>
            </w:del>
            <w:ins w:id="1007" w:author="Cập nhật 28 - 29/9, bản 1.3.12 (Claude)" w:date="2026-09-29T09:02:01Z">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ins>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18" w:author="Cập nhật 28 - 29/9, bản 1.3.12 (Claude)" w:date="2026-09-29T09:02:01Z">
      <w:r>
        <w:rPr>
          <w:color w:val="666666"/>
          <w:sz w:val="20"/>
        </w:rPr>
        <w:delText xml:space="preserve">KTC-Quan-tri - Hướng dẫn sử dụng 1.3.2 | Trang </w:delText>
      </w:r>
    </w:del>
    <w:ins w:id="1019" w:author="Cập nhật 28 - 29/9, bản 1.3.12 (Claude)" w:date="2026-09-29T09:02:01Z">
      <w:r>
        <w:rPr>
          <w:color w:val="666666"/>
          <w:sz w:val="20"/>
        </w:rPr>
        <w:t xml:space="preserve">KTC-Quan-tri - Hướng dẫn sử dụng 1.3.12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