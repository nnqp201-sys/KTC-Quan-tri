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UỶ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6098940C" w:rsidR="00197D5A" w:rsidRPr="000E47C0" w:rsidRDefault="00197D5A" w:rsidP="00197D5A">
      <w:pPr>
        <w:ind w:firstLine="0"/>
        <w:jc w:val="center"/>
        <w:rPr>
          <w:b/>
          <w:szCs w:val="28"/>
        </w:rPr>
      </w:pPr>
      <w:r w:rsidRPr="000E47C0">
        <w:rPr>
          <w:b/>
          <w:szCs w:val="28"/>
        </w:rPr>
        <w:t xml:space="preserve">Quảng Ngãi, tháng </w:t>
      </w:r>
      <w:r w:rsidR="00277A92">
        <w:rPr>
          <w:b/>
          <w:szCs w:val="28"/>
        </w:rPr>
        <w:t xml:space="preserve">10 </w:t>
      </w:r>
      <w:r w:rsidRPr="000E47C0">
        <w:rPr>
          <w:b/>
          <w:szCs w:val="28"/>
        </w:rPr>
        <w:t>năm 2026</w:t>
      </w:r>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F66D7CA"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517C75">
          <w:rPr>
            <w:noProof/>
            <w:webHidden/>
            <w:color w:val="auto"/>
          </w:rPr>
          <w:t>1</w:t>
        </w:r>
        <w:r w:rsidRPr="000E47C0">
          <w:rPr>
            <w:noProof/>
            <w:webHidden/>
            <w:color w:val="auto"/>
          </w:rPr>
          <w:fldChar w:fldCharType="end"/>
        </w:r>
      </w:hyperlink>
    </w:p>
    <w:p w14:paraId="27D6E793" w14:textId="677CAE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w:t>
        </w:r>
        <w:r w:rsidR="004E505E" w:rsidRPr="000E47C0">
          <w:rPr>
            <w:noProof/>
            <w:webHidden/>
            <w:color w:val="auto"/>
          </w:rPr>
          <w:fldChar w:fldCharType="end"/>
        </w:r>
      </w:hyperlink>
    </w:p>
    <w:p w14:paraId="7A7EB5D6" w14:textId="45D9F9D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w:t>
        </w:r>
        <w:r w:rsidR="004E505E" w:rsidRPr="000E47C0">
          <w:rPr>
            <w:noProof/>
            <w:webHidden/>
            <w:color w:val="auto"/>
          </w:rPr>
          <w:fldChar w:fldCharType="end"/>
        </w:r>
      </w:hyperlink>
    </w:p>
    <w:p w14:paraId="6A12BEDD" w14:textId="4EEE8DA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6</w:t>
        </w:r>
        <w:r w:rsidR="004E505E" w:rsidRPr="000E47C0">
          <w:rPr>
            <w:noProof/>
            <w:webHidden/>
            <w:color w:val="auto"/>
          </w:rPr>
          <w:fldChar w:fldCharType="end"/>
        </w:r>
      </w:hyperlink>
    </w:p>
    <w:p w14:paraId="6C310251" w14:textId="6B57DB6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2F32DC0E" w14:textId="4734E2A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4D30DE06" w14:textId="6B49A8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66C27D52" w14:textId="450EA18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4E4E9744" w14:textId="17C122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9</w:t>
        </w:r>
        <w:r w:rsidR="004E505E" w:rsidRPr="000E47C0">
          <w:rPr>
            <w:noProof/>
            <w:webHidden/>
            <w:color w:val="auto"/>
          </w:rPr>
          <w:fldChar w:fldCharType="end"/>
        </w:r>
      </w:hyperlink>
    </w:p>
    <w:p w14:paraId="380DFBCC" w14:textId="4927F68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11</w:t>
        </w:r>
        <w:r w:rsidR="004E505E" w:rsidRPr="000E47C0">
          <w:rPr>
            <w:noProof/>
            <w:webHidden/>
            <w:color w:val="auto"/>
          </w:rPr>
          <w:fldChar w:fldCharType="end"/>
        </w:r>
      </w:hyperlink>
    </w:p>
    <w:p w14:paraId="0B8190C3" w14:textId="491641E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049B3F8B" w14:textId="6E8F66E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52E15B89" w14:textId="33FCE37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2A817EC6" w14:textId="7A8A9C1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4E929E7" w14:textId="52F5EBE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3FF950B2" w14:textId="1E3B62F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5A9984F8" w14:textId="236626C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E8F02CC" w14:textId="6E3E0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14</w:t>
        </w:r>
        <w:r w:rsidR="004E505E" w:rsidRPr="000E47C0">
          <w:rPr>
            <w:noProof/>
            <w:webHidden/>
            <w:color w:val="auto"/>
          </w:rPr>
          <w:fldChar w:fldCharType="end"/>
        </w:r>
      </w:hyperlink>
    </w:p>
    <w:p w14:paraId="5F6B2ABE" w14:textId="34B280E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2D53A4AC" w14:textId="0341FB5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7CE138AA" w14:textId="314F983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6747DE52" w14:textId="14C2713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4B28E6B3" w14:textId="35DEDD1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7B2744FA" w14:textId="56EAEE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17</w:t>
        </w:r>
        <w:r w:rsidR="004E505E" w:rsidRPr="000E47C0">
          <w:rPr>
            <w:noProof/>
            <w:webHidden/>
            <w:color w:val="auto"/>
          </w:rPr>
          <w:fldChar w:fldCharType="end"/>
        </w:r>
      </w:hyperlink>
    </w:p>
    <w:p w14:paraId="2C8E36DD" w14:textId="0C739F3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18</w:t>
        </w:r>
        <w:r w:rsidR="004E505E" w:rsidRPr="000E47C0">
          <w:rPr>
            <w:noProof/>
            <w:webHidden/>
            <w:color w:val="auto"/>
          </w:rPr>
          <w:fldChar w:fldCharType="end"/>
        </w:r>
      </w:hyperlink>
    </w:p>
    <w:p w14:paraId="66DB827E" w14:textId="45EC84A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23</w:t>
        </w:r>
        <w:r w:rsidR="004E505E" w:rsidRPr="000E47C0">
          <w:rPr>
            <w:noProof/>
            <w:webHidden/>
            <w:color w:val="auto"/>
          </w:rPr>
          <w:fldChar w:fldCharType="end"/>
        </w:r>
      </w:hyperlink>
    </w:p>
    <w:p w14:paraId="0E29FD2F" w14:textId="03DC57C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BE2ACA4" w14:textId="7EF32F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4206151A" w14:textId="1F12AF6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E64544B" w14:textId="22A1DD5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25</w:t>
        </w:r>
        <w:r w:rsidR="004E505E" w:rsidRPr="000E47C0">
          <w:rPr>
            <w:noProof/>
            <w:webHidden/>
            <w:color w:val="auto"/>
          </w:rPr>
          <w:fldChar w:fldCharType="end"/>
        </w:r>
      </w:hyperlink>
    </w:p>
    <w:p w14:paraId="6A02B6E2" w14:textId="4128338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27</w:t>
        </w:r>
        <w:r w:rsidR="004E505E" w:rsidRPr="000E47C0">
          <w:rPr>
            <w:noProof/>
            <w:webHidden/>
            <w:color w:val="auto"/>
          </w:rPr>
          <w:fldChar w:fldCharType="end"/>
        </w:r>
      </w:hyperlink>
    </w:p>
    <w:p w14:paraId="052EDCD7" w14:textId="2837552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29</w:t>
        </w:r>
        <w:r w:rsidR="004E505E" w:rsidRPr="000E47C0">
          <w:rPr>
            <w:noProof/>
            <w:webHidden/>
            <w:color w:val="auto"/>
          </w:rPr>
          <w:fldChar w:fldCharType="end"/>
        </w:r>
      </w:hyperlink>
    </w:p>
    <w:p w14:paraId="71DAC452" w14:textId="18A4BA6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70AA8209" w14:textId="2A48B51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584B8409" w14:textId="6CFEAA7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64153558" w14:textId="086A1A4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1CAC5646" w14:textId="3F29228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1A768516" w14:textId="2FD55F5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4FDC65AC" w14:textId="033AFE8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33</w:t>
        </w:r>
        <w:r w:rsidR="004E505E" w:rsidRPr="000E47C0">
          <w:rPr>
            <w:noProof/>
            <w:webHidden/>
            <w:color w:val="auto"/>
          </w:rPr>
          <w:fldChar w:fldCharType="end"/>
        </w:r>
      </w:hyperlink>
    </w:p>
    <w:p w14:paraId="553558AA" w14:textId="225A85B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7A976226" w14:textId="3F2A53B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1C9D3754" w14:textId="2D14198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56605E2B" w14:textId="5B7E6C4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37</w:t>
        </w:r>
        <w:r w:rsidR="004E505E" w:rsidRPr="000E47C0">
          <w:rPr>
            <w:noProof/>
            <w:webHidden/>
            <w:color w:val="auto"/>
          </w:rPr>
          <w:fldChar w:fldCharType="end"/>
        </w:r>
      </w:hyperlink>
    </w:p>
    <w:p w14:paraId="4A096A7E" w14:textId="65D9D8D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66473990" w14:textId="5C136BF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557848B1" w14:textId="7B59E0F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0289800D" w14:textId="1D076CE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70022CB7" w14:textId="090F5F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41</w:t>
        </w:r>
        <w:r w:rsidR="004E505E" w:rsidRPr="000E47C0">
          <w:rPr>
            <w:noProof/>
            <w:webHidden/>
            <w:color w:val="auto"/>
          </w:rPr>
          <w:fldChar w:fldCharType="end"/>
        </w:r>
      </w:hyperlink>
    </w:p>
    <w:p w14:paraId="1E7A58F4" w14:textId="1D020EB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56B34568" w14:textId="72D31C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367A8C89" w14:textId="1BBCB54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66E30E0" w14:textId="0F89902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C55B155" w14:textId="1A927E2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1E80C6F3" w14:textId="13B951F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4D5D0D2D" w14:textId="5E6E14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05CF5A55" w14:textId="2CB3AA0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7EC92054" w14:textId="4F8AF75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04EA323A" w14:textId="6F6904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27958A5A" w14:textId="25D5E42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2EE969C6" w14:textId="4D1F68B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4B8BAAEB" w14:textId="0FA02D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48</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 xml:space="preserve">Bảng 15. </w:t>
      </w:r>
      <w:del w:id="1053" w:author="Nội dung điều chỉnh (Claude)" w:date="2026-10-22T16:35:12Z">
        <w:r w:rsidRPr="00EA66CB">
          <w:rPr>
            <w:noProof/>
          </w:rPr>
          <w:delText xml:space="preserve">Nhu cầu thiết bị 2 dây chuyền định loại II</w:delText>
        </w:r>
      </w:del>
      <w:ins w:id="1054" w:author="Nội dung điều chỉnh (Claude)" w:date="2026-10-22T16:35:12Z">
        <w:r w:rsidRPr="00EA66CB">
          <w:rPr>
            <w:noProof/>
          </w:rPr>
          <w:t xml:space="preserve">Nhu cầu thiết bị dây chuyền kiểm định tổng hợp giai đoạn 1</w:t>
        </w:r>
      </w:ins>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 xml:space="preserve">Bảng 20. </w:t>
      </w:r>
      <w:r w:rsidRPr="00EA66CB">
        <w:rPr>
          <w:noProof/>
        </w:rPr>
        <w:t>Bảng tính phương án tài chính 10 năm đầu hoạt động</w:t>
      </w:r>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w:t>
      </w:r>
      <w:r w:rsidR="00517C75">
        <w:rPr>
          <w:noProof/>
        </w:rPr>
        <w:t>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r w:rsidRPr="000E47C0">
              <w:rPr>
                <w:b/>
                <w:sz w:val="26"/>
                <w:szCs w:val="26"/>
              </w:rPr>
              <w:t>CỘNG HÒA</w:t>
            </w:r>
            <w:r w:rsidRPr="000E47C0">
              <w:rPr>
                <w:b/>
                <w:sz w:val="26"/>
                <w:szCs w:val="26"/>
              </w:rPr>
              <w:t xml:space="preserve">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r w:rsidR="005B01C6">
              <w:rPr>
                <w:sz w:val="26"/>
                <w:szCs w:val="26"/>
              </w:rPr>
              <w:t xml:space="preserve">    </w:t>
            </w:r>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 xml:space="preserve">Quảng Ngãi, </w:t>
            </w:r>
            <w:r w:rsidRPr="000E47C0">
              <w:rPr>
                <w:i/>
                <w:lang w:val="nl-NL"/>
              </w:rPr>
              <w:t>ngày      tháng      năm 2026</w:t>
            </w:r>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11" w:name="_Toc236064009"/>
      <w:r w:rsidRPr="000E47C0">
        <w:rPr>
          <w:color w:val="auto"/>
        </w:rPr>
        <w:t>Phần I</w:t>
      </w:r>
      <w:bookmarkEnd w:id="11"/>
    </w:p>
    <w:p w14:paraId="5A024BEA" w14:textId="77777777" w:rsidR="00197D5A" w:rsidRPr="000E47C0" w:rsidRDefault="00197D5A" w:rsidP="00197D5A">
      <w:pPr>
        <w:pStyle w:val="Heading4"/>
        <w:rPr>
          <w:color w:val="auto"/>
        </w:rPr>
      </w:pPr>
      <w:bookmarkStart w:id="12" w:name="_Toc236064010"/>
      <w:r w:rsidRPr="000E47C0">
        <w:rPr>
          <w:color w:val="auto"/>
        </w:rPr>
        <w:t>SỰ CẦN THIẾT, CƠ SỞ XÂY DỰNG ĐỀ ÁN</w:t>
      </w:r>
      <w:bookmarkEnd w:id="12"/>
    </w:p>
    <w:p w14:paraId="6E73EDD9" w14:textId="77777777" w:rsidR="00197D5A" w:rsidRPr="000E47C0" w:rsidRDefault="00197D5A" w:rsidP="00197D5A">
      <w:pPr>
        <w:pStyle w:val="Heading1"/>
        <w:rPr>
          <w:color w:val="auto"/>
          <w:lang w:val="nl-BE"/>
        </w:rPr>
      </w:pPr>
      <w:bookmarkStart w:id="13" w:name="_Toc236064011"/>
      <w:r w:rsidRPr="000E47C0">
        <w:rPr>
          <w:color w:val="auto"/>
          <w:lang w:val="nl-BE"/>
        </w:rPr>
        <w:t>I. SỰ CẦN THIẾT</w:t>
      </w:r>
      <w:bookmarkEnd w:id="13"/>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14"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14"/>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15"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15"/>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16" w:name="_Toc236064012"/>
      <w:r w:rsidRPr="000E47C0">
        <w:rPr>
          <w:color w:val="auto"/>
          <w:lang w:val="nl-NL"/>
        </w:rPr>
        <w:t>II. CƠ SỞ XÂY DỰNG ĐỀ ÁN</w:t>
      </w:r>
      <w:bookmarkEnd w:id="16"/>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A88322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Quy định số 224-QĐ/TW ngày 14 tháng 10 năm 2026 của Ban Chấp hành Trung ương về đảng viên tham gia hoạt động đầu tư kinh doanh;</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Doanh nghiệp ngày 17 tháng 6 năm 2020 (hợp nhất tại Văn bản hợp nhất số 67/VBHN-VPQH ngày 15 tháng 8 năm 2025);</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Đất đai ngày 18 tháng 01 năm 2024 (hợp nhất tại Văn bản hợp nhất số 44/VBHN-VPQH ngày 16 tháng 3 năm 2026);</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Luật Kế toán ngày 20 tháng 11 năm 2015 (hợp nhất tại Văn bản hợp nhất số 41/VBHN-VPQH ngày 16 tháng 3 năm 2026);</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65F90C1C" w14:textId="77777777"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0E47C0">
        <w:rPr>
          <w:color w:val="auto"/>
          <w:shd w:val="clear" w:color="auto" w:fill="FFFFFF"/>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21"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21"/>
      <w:r w:rsidRPr="000E47C0">
        <w:rPr>
          <w:color w:val="auto"/>
          <w:shd w:val="clear" w:color="auto" w:fill="FFFFFF"/>
          <w:lang w:val="vi-VN"/>
        </w:rPr>
        <w:t xml:space="preserve">; </w:t>
      </w:r>
      <w:bookmarkStart w:id="22"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 (hợp nhất tại Văn bản hợp nhất số 67/VBHN-VPQH ngày 15 tháng 8 năm 2025).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23" w:name="_Toc236064013"/>
      <w:bookmarkEnd w:id="22"/>
      <w:r w:rsidRPr="000E47C0">
        <w:rPr>
          <w:color w:val="auto"/>
          <w:lang w:val="nl-NL"/>
        </w:rPr>
        <w:t>III. CĂN CỨ THỰC TIỄN CỦA TRƯỜNG CAO ĐẲNG KON TUM</w:t>
      </w:r>
      <w:bookmarkEnd w:id="23"/>
    </w:p>
    <w:p w14:paraId="22627B24" w14:textId="77777777" w:rsidR="00197D5A" w:rsidRPr="000E47C0" w:rsidRDefault="00197D5A" w:rsidP="00197D5A">
      <w:pPr>
        <w:pStyle w:val="Heading2"/>
        <w:rPr>
          <w:rFonts w:eastAsiaTheme="minorHAnsi"/>
          <w:color w:val="auto"/>
          <w:lang w:val="de-DE"/>
        </w:rPr>
      </w:pPr>
      <w:bookmarkStart w:id="24" w:name="_Toc236064014"/>
      <w:r w:rsidRPr="000E47C0">
        <w:rPr>
          <w:color w:val="auto"/>
          <w:lang w:val="nl-NL"/>
        </w:rPr>
        <w:t xml:space="preserve">1. </w:t>
      </w:r>
      <w:r w:rsidRPr="000E47C0">
        <w:rPr>
          <w:rFonts w:eastAsiaTheme="minorHAnsi"/>
          <w:color w:val="auto"/>
          <w:lang w:val="de-DE"/>
        </w:rPr>
        <w:t>Tổ chức bộ máy</w:t>
      </w:r>
      <w:bookmarkEnd w:id="24"/>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60,39%),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25"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25"/>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26" w:name="_Toc236064016"/>
      <w:r w:rsidRPr="000E47C0">
        <w:rPr>
          <w:color w:val="auto"/>
          <w:lang w:val="nl-NL"/>
        </w:rPr>
        <w:t>3. Cơ sở vật chất, trang thiết bị</w:t>
      </w:r>
      <w:bookmarkEnd w:id="26"/>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27" w:name="_Toc236064017"/>
      <w:r w:rsidRPr="000E47C0">
        <w:rPr>
          <w:color w:val="auto"/>
          <w:lang w:val="nl-NL"/>
        </w:rPr>
        <w:t>4. Ngành, nghề đào tạo</w:t>
      </w:r>
      <w:bookmarkEnd w:id="27"/>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28"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28"/>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29" w:name="_Toc238544013"/>
      <w:r w:rsidRPr="000E47C0">
        <w:rPr>
          <w:color w:val="auto"/>
        </w:rPr>
        <w:t>Bảng 1. Kết quả tuyển sinh giai đoạn 2023-2025</w:t>
      </w:r>
      <w:bookmarkEnd w:id="29"/>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30" w:name="_Toc238544014"/>
      <w:r w:rsidRPr="000E47C0">
        <w:rPr>
          <w:color w:val="auto"/>
        </w:rPr>
        <w:t>Bảng 2. Quy mô đào tạo giai đoạn 2023-2025</w:t>
      </w:r>
      <w:bookmarkEnd w:id="30"/>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31" w:name="_Hlk206948951"/>
            <w:r w:rsidRPr="000E47C0">
              <w:rPr>
                <w:b/>
                <w:bCs/>
                <w:szCs w:val="28"/>
              </w:rPr>
              <w:t>3.15</w:t>
            </w:r>
            <w:bookmarkEnd w:id="31"/>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32" w:name="_Hlk206948977"/>
            <w:r w:rsidRPr="000E47C0">
              <w:rPr>
                <w:szCs w:val="28"/>
              </w:rPr>
              <w:t>867</w:t>
            </w:r>
            <w:bookmarkEnd w:id="32"/>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33" w:name="_Hlk206948988"/>
            <w:r w:rsidRPr="000E47C0">
              <w:rPr>
                <w:szCs w:val="28"/>
              </w:rPr>
              <w:t>1.038</w:t>
            </w:r>
            <w:bookmarkEnd w:id="33"/>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34" w:name="_Toc238544015"/>
      <w:r w:rsidRPr="000E47C0">
        <w:rPr>
          <w:color w:val="auto"/>
        </w:rPr>
        <w:t>Bảng 3. Quy mô tốt nghiệp giai đoạn 2023-2025</w:t>
      </w:r>
      <w:bookmarkEnd w:id="34"/>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35"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35"/>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năm 2024 tổng thu: 20.404 triệu đồng, năm 2025 tổng thu: 28.136 triệu đồng.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36" w:name="_Toc238544016"/>
      <w:r w:rsidRPr="000E47C0">
        <w:rPr>
          <w:color w:val="auto"/>
        </w:rPr>
        <w:t>Bảng 4. Kết quả thu, chi tài chính của Trường giai đoạn 2023-2025</w:t>
      </w:r>
      <w:bookmarkEnd w:id="36"/>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37" w:name="_Toc236064019"/>
      <w:r w:rsidRPr="000E47C0">
        <w:rPr>
          <w:color w:val="auto"/>
          <w:lang w:val="it-IT"/>
        </w:rPr>
        <w:t>6. Đánh giá chung</w:t>
      </w:r>
      <w:bookmarkEnd w:id="37"/>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38" w:name="_Toc236064020"/>
      <w:r w:rsidRPr="000E47C0">
        <w:rPr>
          <w:color w:val="auto"/>
          <w:lang w:val="it-IT"/>
        </w:rPr>
        <w:t>IV. THỰC TRẠNG CÁC ĐƠN VỊ ĐĂNG KIỂM XE CƠ GIỚI CỦA TỈNH QUẢNG NGÃI</w:t>
      </w:r>
      <w:bookmarkEnd w:id="38"/>
    </w:p>
    <w:p w14:paraId="02F2070F" w14:textId="77777777" w:rsidR="00197D5A" w:rsidRPr="000E47C0" w:rsidRDefault="00197D5A" w:rsidP="00197D5A">
      <w:pPr>
        <w:pStyle w:val="Heading2"/>
        <w:rPr>
          <w:color w:val="auto"/>
          <w:lang w:val="sv-SE"/>
        </w:rPr>
      </w:pPr>
      <w:bookmarkStart w:id="39" w:name="_Toc236064021"/>
      <w:r w:rsidRPr="000E47C0">
        <w:rPr>
          <w:color w:val="auto"/>
          <w:lang w:val="sv-SE"/>
        </w:rPr>
        <w:t>1. Thực trạng các đơn vị đăng kiểm XCG trên địa bàn tỉnh</w:t>
      </w:r>
      <w:bookmarkEnd w:id="39"/>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72F239D0" w14:textId="77777777" w:rsidR="00197D5A" w:rsidRPr="000E47C0" w:rsidRDefault="00197D5A" w:rsidP="00197D5A">
      <w:pPr>
        <w:rPr>
          <w:szCs w:val="28"/>
          <w:lang w:val="sv-SE"/>
        </w:rPr>
      </w:pPr>
      <w:r w:rsidRPr="000E47C0">
        <w:rPr>
          <w:szCs w:val="28"/>
          <w:lang w:val="sv-SE"/>
        </w:rPr>
        <w:t xml:space="preserve">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Giá dịch vụ kiểm định xe cơ giới do Bộ Tài chính quy định thống nhất. Trên cơ sở đó, Đề án phân kỳ đầu tư: Giai đoạn 1 đầu tư 01 dây chuyền kiểm định tổng hợp; dây chuyền thứ hai chỉ đầu tư khi lưu lượng thực tế của dây chuyền giai đoạn 1 </w:t>
      </w:r>
      <w:del w:id="1001" w:author="Nội dung điều chỉnh (Claude)" w:date="2026-10-22T16:35:05Z">
        <w:r w:rsidRPr="000E47C0">
          <w:rPr>
            <w:szCs w:val="28"/>
            <w:lang w:val="sv-SE"/>
          </w:rPr>
          <w:delText xml:space="preserve">đạt từ 90% công suất thiết kế (14.976 lượt/năm)</w:delText>
        </w:r>
      </w:del>
      <w:ins w:id="1002" w:author="Nội dung điều chỉnh (Claude)" w:date="2026-10-22T16:35:05Z">
        <w:r w:rsidRPr="000E47C0">
          <w:rPr>
            <w:szCs w:val="28"/>
            <w:lang w:val="sv-SE"/>
          </w:rPr>
          <w:t xml:space="preserve">đạt từ 90% công suất thiết kế (khoảng 13.480 lượt/năm trên công suất thiết kế 14.976 lượt/năm)</w:t>
        </w:r>
      </w:ins>
      <w:r w:rsidRPr="000E47C0">
        <w:rPr>
          <w:szCs w:val="28"/>
          <w:lang w:val="sv-SE"/>
        </w:rPr>
        <w:t xml:space="preserve"> trong 2 năm liên tiếp.</w:t>
      </w:r>
    </w:p>
    <w:p w14:paraId="6EE86388" w14:textId="77777777" w:rsidR="00197D5A" w:rsidRPr="000E47C0" w:rsidRDefault="00197D5A" w:rsidP="00197D5A">
      <w:pPr>
        <w:pStyle w:val="Heading2"/>
        <w:rPr>
          <w:color w:val="auto"/>
          <w:lang w:val="sv-SE"/>
        </w:rPr>
      </w:pPr>
      <w:bookmarkStart w:id="41" w:name="_Toc236064022"/>
      <w:r w:rsidRPr="000E47C0">
        <w:rPr>
          <w:color w:val="auto"/>
          <w:lang w:val="sv-SE"/>
        </w:rPr>
        <w:t>2. Về quy mô phương tiện XCG và nhu cầu đăng kiểm khu vực phía Tây tỉnh Quảng Ngãi:</w:t>
      </w:r>
      <w:bookmarkEnd w:id="41"/>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42" w:name="_Toc236064023"/>
      <w:r w:rsidRPr="000E47C0">
        <w:rPr>
          <w:color w:val="auto"/>
        </w:rPr>
        <w:t>Phần II</w:t>
      </w:r>
      <w:bookmarkEnd w:id="42"/>
    </w:p>
    <w:p w14:paraId="628DE2F1" w14:textId="77777777" w:rsidR="00197D5A" w:rsidRPr="000E47C0" w:rsidRDefault="00197D5A" w:rsidP="00897C49">
      <w:pPr>
        <w:pStyle w:val="Heading4"/>
        <w:rPr>
          <w:color w:val="auto"/>
        </w:rPr>
      </w:pPr>
      <w:bookmarkStart w:id="43" w:name="_Toc236064024"/>
      <w:r w:rsidRPr="000E47C0">
        <w:rPr>
          <w:color w:val="auto"/>
        </w:rPr>
        <w:t>NỘI DUNG CỦA ĐỀ ÁN</w:t>
      </w:r>
      <w:bookmarkEnd w:id="43"/>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44" w:name="_Toc236064025"/>
      <w:r w:rsidRPr="000E47C0">
        <w:rPr>
          <w:color w:val="auto"/>
          <w:lang w:val="sv-SE"/>
        </w:rPr>
        <w:t>I. MỤC TIÊU, QUAN ĐIỂM XÂY DỰNG ĐỀ ÁN</w:t>
      </w:r>
      <w:bookmarkEnd w:id="44"/>
    </w:p>
    <w:p w14:paraId="2B1BCD07" w14:textId="77777777" w:rsidR="00197D5A" w:rsidRPr="000E47C0" w:rsidRDefault="00197D5A" w:rsidP="00197D5A">
      <w:pPr>
        <w:pStyle w:val="Heading2"/>
        <w:rPr>
          <w:color w:val="auto"/>
          <w:lang w:val="nl-NL"/>
        </w:rPr>
      </w:pPr>
      <w:bookmarkStart w:id="45" w:name="_Toc236064026"/>
      <w:r w:rsidRPr="000E47C0">
        <w:rPr>
          <w:color w:val="auto"/>
          <w:lang w:val="nl-NL"/>
        </w:rPr>
        <w:t>1. Mục tiêu chung</w:t>
      </w:r>
      <w:bookmarkEnd w:id="45"/>
    </w:p>
    <w:p w14:paraId="64954F45" w14:textId="77777777" w:rsidR="00197D5A" w:rsidRPr="000E47C0" w:rsidRDefault="00197D5A" w:rsidP="00197D5A">
      <w:pPr>
        <w:rPr>
          <w:bCs/>
          <w:lang w:val="nl-BE"/>
        </w:rPr>
      </w:pPr>
      <w:r w:rsidRPr="000E47C0">
        <w:rPr>
          <w:lang w:val="nl-NL"/>
        </w:rPr>
        <w:t xml:space="preserve">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0E47C0">
        <w:rPr>
          <w:lang w:val="nl-NL"/>
        </w:rPr>
        <w:t>tham gia góp vốn bằng tiền theo quy định của pháp luật (không góp vốn bằng quyền sử dụng đất)</w:t>
      </w:r>
      <w:r w:rsidRPr="000E47C0">
        <w:rPr>
          <w:lang w:val="nl-NL"/>
        </w:rPr>
        <w:t>.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48" w:name="_Toc236064027"/>
      <w:r w:rsidRPr="000E47C0">
        <w:rPr>
          <w:color w:val="auto"/>
          <w:lang w:val="nl-BE"/>
        </w:rPr>
        <w:t>2. Mục tiêu cụ thể</w:t>
      </w:r>
      <w:bookmarkEnd w:id="48"/>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r w:rsidRPr="000E47C0">
        <w:rPr>
          <w:b/>
          <w:lang w:val="nl-BE"/>
        </w:rPr>
        <w:t>từ Quý III năm 2028</w:t>
      </w:r>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 xml:space="preserve">Chuẩn bị đầy đủ các điều kiện về cơ sở vật chất hiện có của Trường; tổ chức huy động, thu hút nhà đầu tư tham gia đầu tư xây dựng cơ sở vật chất, </w:t>
      </w:r>
      <w:r w:rsidRPr="000E47C0">
        <w:rPr>
          <w:lang w:val="nl-B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del w:id="1003" w:author="Nội dung điều chỉnh (Claude)" w:date="2026-10-22T16:35:05Z">
        <w:r w:rsidRPr="000E47C0">
          <w:rPr>
            <w:lang w:val="nl-BE"/>
          </w:rPr>
          <w:delText xml:space="preserve">đạt từ 90% công suất thiết kế (14.976 lượt/năm)</w:delText>
        </w:r>
      </w:del>
      <w:ins w:id="1004" w:author="Nội dung điều chỉnh (Claude)" w:date="2026-10-22T16:35:05Z">
        <w:r w:rsidRPr="000E47C0">
          <w:rPr>
            <w:lang w:val="nl-BE"/>
          </w:rPr>
          <w:t xml:space="preserve">đạt từ 90% công suất thiết kế (khoảng 13.480 lượt/năm trên công suất thiết kế 14.976 lượt/năm)</w:t>
        </w:r>
      </w:ins>
      <w:r w:rsidRPr="000E47C0">
        <w:rPr>
          <w:lang w:val="nl-BE"/>
        </w:rPr>
        <w:t xml:space="preserve"> trong 2 năm liên tiếp.</w:t>
      </w:r>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 xml:space="preserve">Tăng cường công tác quản lý tài chính Công ty, </w:t>
      </w:r>
      <w:r w:rsidRPr="000E47C0">
        <w:rPr>
          <w:bCs/>
          <w:lang w:val="nl-BE"/>
        </w:rPr>
        <w:t>bảo đảm doanh thu, lợi nhuận và thời gian hoàn vốn theo phương án phân kỳ đầu tư: có lãi từ năm thứ 3 hoạt động, thời gian hoàn vốn dự kiến khoảng 8,5 năm</w:t>
      </w:r>
      <w:r w:rsidRPr="000E47C0">
        <w:rPr>
          <w:bCs/>
          <w:lang w:val="nl-BE"/>
        </w:rPr>
        <w:t>.</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55" w:name="_Toc236064028"/>
      <w:r w:rsidRPr="000E47C0">
        <w:rPr>
          <w:color w:val="auto"/>
          <w:lang w:val="nl-BE"/>
        </w:rPr>
        <w:t>II. THÔNG TIN CHUNG VỀ DOANH NGHIỆP VÀ CƠ SỞ ĐĂNG KIỂM</w:t>
      </w:r>
      <w:bookmarkEnd w:id="55"/>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20.456,50 triệu đồng (bằng chữ: Hai mươi tỷ, bốn trăm năm mươi sáu triệu, năm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58" w:name="_Hlk50126379"/>
      <w:r w:rsidRPr="000E47C0">
        <w:rPr>
          <w:lang w:val="nl-BE"/>
        </w:rPr>
        <w:t xml:space="preserve">Võ Nguyên Giáp, phường Đăk Cấm, tỉnh </w:t>
      </w:r>
      <w:bookmarkEnd w:id="58"/>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59" w:name="_Hlk50126409"/>
      <w:r w:rsidRPr="000E47C0">
        <w:rPr>
          <w:lang w:val="nl-BE"/>
        </w:rPr>
        <w:t>Khoảng 8.500m</w:t>
      </w:r>
      <w:r w:rsidRPr="000E47C0">
        <w:rPr>
          <w:vertAlign w:val="superscript"/>
          <w:lang w:val="nl-BE"/>
        </w:rPr>
        <w:t>2</w:t>
      </w:r>
      <w:bookmarkEnd w:id="59"/>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6. Cơ quan đại diện chủ sở hữu vốn nhà nước:</w:t>
      </w:r>
      <w:r w:rsidRPr="000E47C0">
        <w:rPr>
          <w:lang w:val="nl-BE"/>
        </w:rPr>
        <w:t xml:space="preserve"> UBND tỉnh Quảng Ngãi.</w:t>
      </w:r>
    </w:p>
    <w:p w14:paraId="7AC36256" w14:textId="77777777" w:rsidR="00197D5A" w:rsidRPr="000E47C0" w:rsidRDefault="00197D5A" w:rsidP="00197D5A">
      <w:pPr>
        <w:pStyle w:val="Heading1"/>
        <w:rPr>
          <w:color w:val="auto"/>
          <w:lang w:val="nl-BE"/>
        </w:rPr>
      </w:pPr>
      <w:bookmarkStart w:id="60" w:name="_Toc236064029"/>
      <w:r w:rsidRPr="000E47C0">
        <w:rPr>
          <w:color w:val="auto"/>
          <w:lang w:val="nl-BE"/>
        </w:rPr>
        <w:t>III. CƠ CẤU VỐN ĐIỀU LỆ, THÀNH VIÊN GÓP VỐN</w:t>
      </w:r>
      <w:bookmarkEnd w:id="60"/>
    </w:p>
    <w:p w14:paraId="34A06CE3" w14:textId="77777777" w:rsidR="00197D5A" w:rsidRPr="000E47C0" w:rsidRDefault="00197D5A" w:rsidP="00197D5A">
      <w:pPr>
        <w:pStyle w:val="Heading2"/>
        <w:rPr>
          <w:color w:val="auto"/>
        </w:rPr>
      </w:pPr>
      <w:bookmarkStart w:id="61" w:name="_Toc236064030"/>
      <w:r w:rsidRPr="000E47C0">
        <w:rPr>
          <w:color w:val="auto"/>
        </w:rPr>
        <w:t>1. Cơ cấu vốn điều lệ, thành viên góp vốn</w:t>
      </w:r>
      <w:bookmarkEnd w:id="61"/>
    </w:p>
    <w:p w14:paraId="097E0CD2" w14:textId="77777777" w:rsidR="00197D5A" w:rsidRPr="000E47C0" w:rsidRDefault="00197D5A" w:rsidP="00197D5A">
      <w:pPr>
        <w:pStyle w:val="tnbng"/>
        <w:rPr>
          <w:color w:val="auto"/>
        </w:rPr>
      </w:pPr>
      <w:bookmarkStart w:id="62" w:name="_Toc238544017"/>
      <w:r w:rsidRPr="000E47C0">
        <w:rPr>
          <w:color w:val="auto"/>
        </w:rPr>
        <w:t>Bảng 5. Cơ cấu vốn điều lệ</w:t>
      </w:r>
      <w:bookmarkEnd w:id="62"/>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10.432,82</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r w:rsidRPr="000E47C0">
              <w:rPr>
                <w:szCs w:val="28"/>
              </w:rPr>
              <w:t>Tiền từ nguồn thu hoạt động sự nghiệp và các nguồn tài chính hợp pháp khác của Trường; vốn vay chỉ sử dụng khi được cơ quan có thẩm quyền hướng dẫn, chấp thuận</w:t>
            </w:r>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10.432,82</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10.023,68</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20.456,50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 xml:space="preserve">(1) </w:t>
      </w:r>
      <w:r w:rsidRPr="000E47C0">
        <w:rPr>
          <w:lang w:val="nl-BE"/>
        </w:rPr>
        <w:t>Phần vốn góp bằng tiền của Trường là 10.432,82 triệu đồng</w:t>
      </w:r>
      <w:r w:rsidRPr="000E47C0">
        <w:rPr>
          <w:lang w:val="nl-BE"/>
        </w:rPr>
        <w:t xml:space="preserve"> để bảo đảm giữ tỷ lệ chi phối 51% trên </w:t>
      </w:r>
      <w:r w:rsidRPr="000E47C0">
        <w:rPr>
          <w:lang w:val="nl-BE"/>
        </w:rPr>
        <w:t>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w:t>
      </w:r>
      <w:r w:rsidRPr="000E47C0">
        <w:rPr>
          <w:lang w:val="nl-BE"/>
        </w:rPr>
        <w:t xml:space="preserve">. </w:t>
      </w:r>
      <w:r w:rsidRPr="000E47C0">
        <w:rPr>
          <w:lang w:val="nl-BE"/>
        </w:rPr>
        <w:t>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79" w:name="_Toc236064031"/>
      <w:r w:rsidRPr="000E47C0">
        <w:rPr>
          <w:color w:val="auto"/>
        </w:rPr>
        <w:t>2. Căn cứ pháp lý góp vốn</w:t>
      </w:r>
      <w:bookmarkEnd w:id="79"/>
    </w:p>
    <w:p w14:paraId="74103532" w14:textId="4770E52E" w:rsidR="00197D5A" w:rsidRPr="000E47C0" w:rsidRDefault="00197D5A" w:rsidP="00197D5A">
      <w:pPr>
        <w:rPr>
          <w:lang w:val="nl-BE"/>
        </w:rPr>
      </w:pPr>
      <w:r w:rsidRPr="000E47C0">
        <w:rPr>
          <w:lang w:val="nl-BE"/>
        </w:rPr>
        <w:t xml:space="preserve">Căn cứ pháp lý cho việc Trường thành lập, </w:t>
      </w:r>
      <w:r w:rsidRPr="000E47C0">
        <w:rPr>
          <w:lang w:val="nl-BE"/>
        </w:rPr>
        <w:t>tham gia góp vốn bằng tiền từ các nguồn tài chính hợp pháp của Trường tại bảng sau:</w:t>
      </w:r>
    </w:p>
    <w:p w14:paraId="2CD5B600" w14:textId="77777777" w:rsidR="00197D5A" w:rsidRPr="000E47C0" w:rsidRDefault="00197D5A" w:rsidP="00197D5A">
      <w:pPr>
        <w:pStyle w:val="tnbng"/>
        <w:rPr>
          <w:color w:val="auto"/>
        </w:rPr>
      </w:pPr>
      <w:bookmarkStart w:id="82" w:name="_Toc238544018"/>
      <w:r w:rsidRPr="000E47C0">
        <w:rPr>
          <w:color w:val="auto"/>
        </w:rPr>
        <w:t>Bảng 6. Căn cứ pháp lý góp vốn, thành lập doanh nghiệp</w:t>
      </w:r>
      <w:bookmarkEnd w:id="8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szCs w:val="28"/>
              </w:rPr>
              <w:t>Cơ sở GDNN công lập có quyền thành lập doanh nghiệp khi đủ điều kiện; doanh nghiệp là bộ phận trong cơ cấu tổ chức của cơ sở GDNN công lập</w:t>
            </w:r>
          </w:p>
        </w:tc>
      </w:tr>
      <w:tr w:rsidR="000E47C0" w:rsidRPr="000E47C0" w14:paraId="01D4EA19" w14:textId="77777777" w:rsidTr="006047EC">
        <w:trPr/>
        <w:tc>
          <w:tcPr>
            <w:tcW w:w="3500" w:type="dxa"/>
            <w:vAlign w:val="center"/>
          </w:tcPr>
          <w:p w14:paraId="2220E4DE" w14:textId="77777777" w:rsidR="00197D5A" w:rsidRPr="000E47C0" w:rsidRDefault="00197D5A" w:rsidP="006047EC">
            <w:pPr>
              <w:spacing w:before="0" w:after="0"/>
              <w:ind w:firstLine="0"/>
              <w:rPr>
                <w:rFonts w:eastAsia="Calibri"/>
                <w:szCs w:val="28"/>
              </w:rPr>
            </w:pPr>
            <w:r w:rsidRPr="000E47C0">
              <w:rPr>
                <w:szCs w:val="28"/>
              </w:rPr>
              <w:t>Điều 55 và khoản 1 Điều 58 Luật Quản lý, sử dụng tài sản công ngày 21 tháng 6 năm 2017</w:t>
            </w:r>
          </w:p>
        </w:tc>
        <w:tc>
          <w:tcPr>
            <w:tcW w:w="5567" w:type="dxa"/>
            <w:vAlign w:val="center"/>
          </w:tcPr>
          <w:p w14:paraId="62F8E779" w14:textId="77777777" w:rsidR="00197D5A" w:rsidRPr="000E47C0" w:rsidRDefault="00197D5A" w:rsidP="006047EC">
            <w:pPr>
              <w:spacing w:before="0" w:after="0"/>
              <w:ind w:firstLine="0"/>
              <w:rPr>
                <w:rFonts w:eastAsia="Calibri"/>
                <w:szCs w:val="28"/>
              </w:rPr>
            </w:pPr>
            <w:r w:rsidRPr="000E47C0">
              <w:rPr>
                <w:szCs w:val="28"/>
              </w:rPr>
              <w:t>Đơn vị sự nghiệp công lập được sử dụng tài sản công để liên doanh, liên kết với tổ chức, cá nhân</w:t>
            </w:r>
          </w:p>
        </w:tc>
      </w:tr>
      <w:tr w:rsidR="000E47C0" w:rsidRPr="000E47C0" w14:paraId="0EE6FD83" w14:textId="77777777" w:rsidTr="006047EC">
        <w:trPr/>
        <w:tc>
          <w:tcPr>
            <w:tcW w:w="3500" w:type="dxa"/>
            <w:vAlign w:val="center"/>
          </w:tcPr>
          <w:p w14:paraId="60256C17" w14:textId="77777777" w:rsidR="00197D5A" w:rsidRPr="000E47C0" w:rsidRDefault="00197D5A" w:rsidP="006047EC">
            <w:pPr>
              <w:spacing w:before="0" w:after="0"/>
              <w:ind w:firstLine="0"/>
              <w:rPr>
                <w:rFonts w:eastAsia="Calibri"/>
                <w:szCs w:val="28"/>
              </w:rPr>
            </w:pPr>
            <w:r w:rsidRPr="000E47C0">
              <w:rPr>
                <w:szCs w:val="28"/>
              </w:rPr>
              <w:t>Điểm c khoản 4 Điều 55 Nghị định số 186/2025/NĐ-CP</w:t>
            </w:r>
          </w:p>
        </w:tc>
        <w:tc>
          <w:tcPr>
            <w:tcW w:w="5567" w:type="dxa"/>
            <w:vAlign w:val="center"/>
          </w:tcPr>
          <w:p w14:paraId="16B0923D" w14:textId="77777777" w:rsidR="00197D5A" w:rsidRPr="000E47C0" w:rsidRDefault="00197D5A" w:rsidP="006047EC">
            <w:pPr>
              <w:spacing w:before="0" w:after="0"/>
              <w:ind w:firstLine="0"/>
              <w:rPr>
                <w:rFonts w:eastAsia="Calibri"/>
                <w:szCs w:val="28"/>
              </w:rPr>
            </w:pPr>
            <w:r w:rsidRPr="000E47C0">
              <w:rPr>
                <w:szCs w:val="28"/>
              </w:rPr>
              <w:t>Hình thức liên doanh, liên kết hình thành pháp nhân mới, các bên tham gia cùng góp tài sản hoặc góp vốn</w:t>
            </w:r>
          </w:p>
        </w:tc>
      </w:tr>
      <w:tr w:rsidR="000E47C0" w:rsidRPr="000E47C0" w14:paraId="69348736" w14:textId="77777777" w:rsidTr="006047EC">
        <w:trPr/>
        <w:tc>
          <w:tcPr>
            <w:tcW w:w="3500" w:type="dxa"/>
            <w:vAlign w:val="center"/>
          </w:tcPr>
          <w:p w14:paraId="4E984BC7" w14:textId="77777777" w:rsidR="00197D5A" w:rsidRPr="000E47C0" w:rsidRDefault="00197D5A" w:rsidP="006047EC">
            <w:pPr>
              <w:spacing w:before="0" w:after="0"/>
              <w:ind w:firstLine="0"/>
              <w:rPr>
                <w:rFonts w:eastAsia="Calibri"/>
                <w:szCs w:val="28"/>
              </w:rPr>
            </w:pPr>
            <w:r w:rsidRPr="000E47C0">
              <w:rPr>
                <w:szCs w:val="28"/>
              </w:rPr>
              <w:t>Điểm a khoản 1 Điều 6; khoản 5, điểm b khoản 6, điểm a khoản 7 Điều 7 Nghị định số 334/2026/NĐ-CP</w:t>
            </w:r>
          </w:p>
        </w:tc>
        <w:tc>
          <w:tcPr>
            <w:tcW w:w="5567" w:type="dxa"/>
            <w:vAlign w:val="center"/>
          </w:tcPr>
          <w:p w14:paraId="439FEC2E" w14:textId="77777777" w:rsidR="00197D5A" w:rsidRPr="000E47C0" w:rsidRDefault="00197D5A" w:rsidP="006047EC">
            <w:pPr>
              <w:spacing w:before="0" w:after="0"/>
              <w:ind w:firstLine="0"/>
              <w:rPr>
                <w:rFonts w:eastAsia="Calibri"/>
                <w:szCs w:val="28"/>
              </w:rPr>
            </w:pPr>
            <w:r w:rsidRPr="000E47C0">
              <w:rPr>
                <w:szCs w:val="28"/>
              </w:rPr>
              <w:t>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92" w:name="_Toc236064032"/>
      <w:r w:rsidRPr="000E47C0">
        <w:rPr>
          <w:color w:val="auto"/>
          <w:lang w:val="nl-BE"/>
        </w:rPr>
        <w:t>IV. VỊ TRÍ, CHỨC NĂNG, NHIỆM VỤ, QUYỀN HẠN, TỔ CHỨC, NHÂN SỰ VÀ MỐI QUAN HỆ CÔNG TÁC</w:t>
      </w:r>
      <w:bookmarkEnd w:id="92"/>
    </w:p>
    <w:p w14:paraId="7290194D" w14:textId="77777777" w:rsidR="00197D5A" w:rsidRPr="000E47C0" w:rsidRDefault="00197D5A" w:rsidP="00197D5A">
      <w:pPr>
        <w:pStyle w:val="Heading2"/>
        <w:rPr>
          <w:i/>
          <w:color w:val="auto"/>
          <w:lang w:val="nl-BE"/>
        </w:rPr>
      </w:pPr>
      <w:bookmarkStart w:id="93" w:name="_Toc236064033"/>
      <w:r w:rsidRPr="000E47C0">
        <w:rPr>
          <w:color w:val="auto"/>
          <w:lang w:val="nl-BE"/>
        </w:rPr>
        <w:t>1. Vị trí, chức năng</w:t>
      </w:r>
      <w:bookmarkEnd w:id="93"/>
    </w:p>
    <w:p w14:paraId="1D2783D4" w14:textId="77777777" w:rsidR="00877592" w:rsidRPr="000E47C0" w:rsidRDefault="005E4190" w:rsidP="00197D5A">
      <w:pPr>
        <w:rPr>
          <w:lang w:val="nl-BE"/>
        </w:rPr>
      </w:pPr>
      <w:r w:rsidRPr="000E47C0">
        <w:rPr>
          <w:lang w:val="nl-BE"/>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0E47C0">
        <w:rPr>
          <w:lang w:val="nl-BE"/>
        </w:rPr>
        <w:t>tham gia góp vốn bằng tiền theo quy định của pháp luật (không góp vốn bằng quyền sử dụng đất)</w:t>
      </w:r>
      <w:r w:rsidRPr="000E47C0">
        <w:rPr>
          <w:lang w:val="nl-BE"/>
        </w:rPr>
        <w:t>.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96" w:name="_Toc236064034"/>
      <w:r w:rsidRPr="000E47C0">
        <w:rPr>
          <w:color w:val="auto"/>
          <w:lang w:val="nl-BE"/>
        </w:rPr>
        <w:t>2. Nhiệm vụ, quyền hạn</w:t>
      </w:r>
      <w:bookmarkEnd w:id="96"/>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ml:space="preserve">- </w:t>
      </w:r>
      <w:r w:rsidRPr="000E47C0">
        <w:rPr>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0E47C0">
        <w:rPr>
          <w:lang w:val="nl-BE"/>
        </w:rPr>
        <w:t>;</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Thực hiện các nhiệm vụ khác do Hiệu trưởng Trường Cao đẳng Kon Tum và các cơ quan có thẩm quyền giao.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99" w:name="_Toc236064035"/>
      <w:r w:rsidRPr="000E47C0">
        <w:rPr>
          <w:color w:val="auto"/>
          <w:lang w:val="nl-BE"/>
        </w:rPr>
        <w:t>3. Mô hình quản trị, tổ chức, nhân sự Công ty</w:t>
      </w:r>
      <w:bookmarkEnd w:id="99"/>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 (hợp nhất tại Văn bản hợp nhất số 67/VBHN-VPQH ngày 15 tháng 8 năm 2025), cụ thể tại Bảng sau:</w:t>
      </w:r>
    </w:p>
    <w:p w14:paraId="7E1F2222" w14:textId="77777777" w:rsidR="00197D5A" w:rsidRPr="000E47C0" w:rsidRDefault="00197D5A" w:rsidP="00197D5A">
      <w:pPr>
        <w:pStyle w:val="tnbng"/>
        <w:rPr>
          <w:color w:val="auto"/>
        </w:rPr>
      </w:pPr>
      <w:bookmarkStart w:id="100" w:name="_Toc238544019"/>
      <w:r w:rsidRPr="000E47C0">
        <w:rPr>
          <w:color w:val="auto"/>
        </w:rPr>
        <w:t>Bảng 7. Mô hình quản trị Công ty</w:t>
      </w:r>
      <w:bookmarkEnd w:id="10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szCs w:val="28"/>
              </w:rPr>
              <w:t xml:space="preserve"> phần vốn góp của Trường (do UBND tỉnh cử theo Quyết định số 31/2025/QĐ-UBND ngày 15 tháng 10 năm 2025 của UBND tỉnh Quảng Ngãi) và đại diện nhà đầu tư chiến lược. Chủ tịch HĐTV do đại diện thành viên là Lãnh đạo Trường đảm nhiệm.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b/>
                <w:bCs/>
                <w:szCs w:val="28"/>
              </w:rPr>
              <w:t>- Quản trị chiến lược:</w:t>
            </w:r>
            <w:r w:rsidRPr="000E47C0">
              <w:rPr>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b/>
                <w:bCs/>
                <w:szCs w:val="28"/>
              </w:rPr>
              <w:t>- Quản trị thể chế:</w:t>
            </w:r>
            <w:r w:rsidRPr="000E47C0">
              <w:rPr>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szCs w:val="28"/>
              </w:rPr>
              <w:t xml:space="preserve">Do HĐTV bổ nhiệm, điều hành hoạt động kinh doanh hằng ngày, chịu trách nhiệm trước HĐTV và pháp luật. </w:t>
            </w:r>
            <w:del w:id="1007" w:author="Nội dung điều chỉnh (Claude)" w:date="2026-10-22T16:35:06Z">
              <w:r w:rsidRPr="000E47C0">
                <w:rPr>
                  <w:szCs w:val="28"/>
                </w:rPr>
                <w:delText xml:space="preserve">Là người phụ trách cơ sở đăng kiểm theo Nghị định 89/2026/NĐ-CP </w:delText>
              </w:r>
            </w:del>
            <w:del w:id="1008" w:author="Nội dung điều chỉnh (Claude)" w:date="2026-10-22T16:35:06Z">
              <w:r w:rsidRPr="000E47C0">
                <w:rPr>
                  <w:i/>
                  <w:iCs/>
                  <w:szCs w:val="28"/>
                </w:rPr>
                <w:delText>(đáp ứng tiêu chuẩn ĐKV hạng I hoặc điều kiện tương đương theo quy định)</w:delText>
              </w:r>
            </w:del>
            <w:ins w:id="1009" w:author="Nội dung điều chỉnh (Claude)" w:date="2026-10-22T16:35:06Z">
              <w:r w:rsidRPr="000E47C0">
                <w:rPr>
                  <w:szCs w:val="28"/>
                </w:rPr>
                <w:t xml:space="preserve">Không bắt buộc là ĐKV; lãnh đạo cơ sở đăng kiểm là ĐKV theo Điều 6 Nghị định số 89/2026/NĐ-CP do Phó Giám đốc phụ trách chuyên môn đảm nhiệm</w:t>
              </w:r>
            </w:ins>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b/>
                <w:bCs/>
                <w:szCs w:val="28"/>
              </w:rPr>
              <w:t>- Quản trị điều hành:</w:t>
            </w:r>
            <w:r w:rsidRPr="000E47C0">
              <w:rPr>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szCs w:val="28"/>
              </w:rPr>
              <w:t>Do cơ quan đại diện chủ sở hữu, cơ quan nhà nước có thẩm quyền bổ nhiệm, bổ nhiệm lại, miễn nhiệm,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101" w:name="_Toc238544020"/>
      <w:r w:rsidRPr="000E47C0">
        <w:rPr>
          <w:color w:val="auto"/>
        </w:rPr>
        <w:t>Bảng 8. Ma trận phân quyền RACI cho các quyết định chủ yếu</w:t>
      </w:r>
      <w:bookmarkEnd w:id="101"/>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szCs w:val="28"/>
              </w:rPr>
              <w:t>Xử lý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w16sdtfl="http://schemas.microsoft.com/office/word/2024/wordml/sdtformatlo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102" w:name="_Toc236058865"/>
      <w:r w:rsidRPr="000E47C0">
        <w:rPr>
          <w:color w:val="auto"/>
        </w:rPr>
        <w:t>Sơ đồ 1. Cơ cấu tổ chức của Công ty</w:t>
      </w:r>
      <w:bookmarkEnd w:id="102"/>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Tổng số: Tối thiểu 11 người trong giai đoạn 1</w:t>
      </w:r>
      <w:r w:rsidRPr="000E47C0">
        <w:rPr>
          <w:lang w:val="nl-BE"/>
        </w:rPr>
        <w:t>,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1EA255B" w14:textId="77777777" w:rsidR="00197D5A" w:rsidRPr="000E47C0" w:rsidRDefault="00197D5A" w:rsidP="00197D5A">
      <w:pPr>
        <w:rPr>
          <w:lang w:val="nl-BE"/>
        </w:rPr>
      </w:pPr>
      <w:r w:rsidRPr="000E47C0">
        <w:rPr>
          <w:lang w:val="nl-BE"/>
        </w:rPr>
        <w:t>-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viên chức tham gia không làm ảnh hưởng đến nhiệm vụ được giao tại Trường.</w:t>
      </w:r>
    </w:p>
    <w:p w14:paraId="46222426" w14:textId="77777777" w:rsidR="00197D5A" w:rsidRPr="000E47C0" w:rsidRDefault="00197D5A" w:rsidP="00197D5A">
      <w:pPr>
        <w:rPr>
          <w:lang w:val="nl-BE"/>
        </w:rPr>
      </w:pPr>
      <w:r w:rsidRPr="000E47C0">
        <w:rPr>
          <w:lang w:val="nl-BE"/>
        </w:rPr>
        <w:t xml:space="preserve">- Số lượng người làm việc theo chế độ hợp đồng: </w:t>
      </w:r>
      <w:r w:rsidRPr="000E47C0">
        <w:rPr>
          <w:lang w:val="nl-BE"/>
        </w:rPr>
        <w:t>Từ 09 người trở lên.</w:t>
      </w:r>
    </w:p>
    <w:p w14:paraId="26D19E5F" w14:textId="77777777" w:rsidR="00197D5A" w:rsidRPr="000E47C0" w:rsidRDefault="00197D5A" w:rsidP="00197D5A">
      <w:pPr>
        <w:pStyle w:val="tnbng"/>
        <w:rPr>
          <w:color w:val="auto"/>
        </w:rPr>
      </w:pPr>
      <w:bookmarkStart w:id="108" w:name="_Toc238544021"/>
      <w:r w:rsidRPr="000E47C0">
        <w:rPr>
          <w:color w:val="auto"/>
        </w:rPr>
        <w:t>Bảng 9. Nhân sự, số người làm việc và vị trí việc làm của Công ty</w:t>
      </w:r>
      <w:bookmarkEnd w:id="108"/>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del w:id="1010" w:author="Nội dung điều chỉnh (Claude)" w:date="2026-10-22T16:35:06Z">
              <w:r w:rsidRPr="000E47C0">
                <w:delText>Tối thiểu là ĐKV hạng I</w:delText>
              </w:r>
            </w:del>
            <w:ins w:id="1011" w:author="Nội dung điều chỉnh (Claude)" w:date="2026-10-22T16:35:06Z">
              <w:r w:rsidRPr="000E47C0">
                <w:t xml:space="preserve">Tối thiểu là ĐKV hạng I; có kinh nghiệm thực hiện công tác kiểm định đủ 60 tháng (Điều 6 Nghị định số 89/2026/NĐ-CP)</w:t>
              </w:r>
            </w:ins>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3</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0EA7C9EF" w14:textId="77777777" w:rsidR="00197D5A" w:rsidRPr="000E47C0" w:rsidRDefault="00197D5A" w:rsidP="00197D5A">
      <w:r w:rsidRPr="000E47C0">
        <w:rPr>
          <w:b/>
          <w:bCs/>
        </w:rPr>
        <w:t>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p>
    <w:p w14:paraId="63A38361" w14:textId="77777777" w:rsidR="00197D5A" w:rsidRPr="000E47C0" w:rsidRDefault="00197D5A" w:rsidP="00197D5A">
      <w:pPr>
        <w:pStyle w:val="Heading2"/>
        <w:rPr>
          <w:color w:val="auto"/>
          <w:lang w:val="nl-NL"/>
        </w:rPr>
      </w:pPr>
      <w:bookmarkStart w:id="120" w:name="_Toc236064036"/>
      <w:r w:rsidRPr="000E47C0">
        <w:rPr>
          <w:color w:val="auto"/>
          <w:lang w:val="nl-BE"/>
        </w:rPr>
        <w:t>4</w:t>
      </w:r>
      <w:r w:rsidRPr="000E47C0">
        <w:rPr>
          <w:color w:val="auto"/>
        </w:rPr>
        <w:t>. Hội đồng thành viên</w:t>
      </w:r>
      <w:bookmarkEnd w:id="120"/>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Hội đồng thành viên Công ty được thành lập, hoạt động theo quy định tại Điều 55 Luật Doanh nghiệp ngày 17 tháng 6 năm 2020 (hợp nhất tại Văn bản hợp nhất số 67/VBHN-VPQH ngày 15 tháng 8 năm 2025)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121" w:name="_Toc236064037"/>
      <w:r w:rsidRPr="000E47C0">
        <w:rPr>
          <w:color w:val="auto"/>
          <w:lang w:val="nl-BE"/>
        </w:rPr>
        <w:t>5. Người đại diện phần vốn Nhà nước tại doanh nghiệp</w:t>
      </w:r>
      <w:bookmarkEnd w:id="121"/>
    </w:p>
    <w:p w14:paraId="214C00A8" w14:textId="1983452B" w:rsidR="00197D5A" w:rsidRPr="000E47C0" w:rsidRDefault="00197D5A" w:rsidP="00197D5A">
      <w:r w:rsidRPr="000E47C0">
        <w:t xml:space="preserve">Trường Cao đẳng Kon Tum có trách nhiệm đề xuất,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đại diện phần vốn nhà nước không đồng thời là cán bộ, công chức, viên chức", do đó, </w:t>
      </w:r>
      <w:del w:id="1012" w:author="Nội dung điều chỉnh (Claude)" w:date="2026-10-22T16:35:07Z">
        <w:r w:rsidRPr="000E47C0">
          <w:delText xml:space="preserve">nhà trường sẽ đề xuất cấp có thẩm quyền thực hiện các thủ tục có liên quan như tạm hoãn hợp đồng viên chức trong thời gian đảm nhiệm chức danh tại doanh nghiệp</w:delText>
        </w:r>
      </w:del>
      <w:ins w:id="1013" w:author="Nội dung điều chỉnh (Claude)" w:date="2026-10-22T16:35:07Z">
        <w:r w:rsidRPr="000E47C0">
          <w:t xml:space="preserve">nhà trường chỉ đề xuất cử người đại diện phần vốn sau khi có hướng dẫn của Bộ Nội vụ về cơ chế áp dụng đối với viên chức và hoàn tất các thủ tục theo quy định</w:t>
        </w:r>
      </w:ins>
      <w:r w:rsidRPr="000E47C0">
        <w:t xml:space="preserve">).</w:t>
      </w:r>
    </w:p>
    <w:p w14:paraId="7BC1EFF0" w14:textId="77777777" w:rsidR="00197D5A" w:rsidRPr="000E47C0" w:rsidRDefault="00197D5A" w:rsidP="00197D5A">
      <w:pPr>
        <w:pStyle w:val="Heading2"/>
        <w:rPr>
          <w:color w:val="auto"/>
          <w:lang w:val="nl-BE"/>
        </w:rPr>
      </w:pPr>
      <w:bookmarkStart w:id="122" w:name="_Toc236064038"/>
      <w:r w:rsidRPr="000E47C0">
        <w:rPr>
          <w:color w:val="auto"/>
          <w:lang w:val="nl-BE"/>
        </w:rPr>
        <w:t>6. Mối quan hệ công tác</w:t>
      </w:r>
      <w:bookmarkEnd w:id="122"/>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là cơ quan quản lý trực tiếp và toàn diện đối với hoạt động, chiến lược phát triển Công ty và Trung tâm.</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123" w:name="_Toc236064039"/>
      <w:r w:rsidRPr="000E47C0">
        <w:rPr>
          <w:color w:val="auto"/>
        </w:rPr>
        <w:t>V. ĐỊA ĐIỂM ĐẦU TƯ, VIỆC QUẢN LÝ, SỬ DỤNG TÀI SẢN CÔNG LÀ ĐẤT VÀO MỤC ĐÍCH KINH DOANH, LIÊN DANH, LIÊN KẾT</w:t>
      </w:r>
      <w:bookmarkEnd w:id="123"/>
    </w:p>
    <w:p w14:paraId="6AA9ED55" w14:textId="77777777" w:rsidR="00197D5A" w:rsidRPr="000E47C0" w:rsidRDefault="00197D5A" w:rsidP="00197D5A">
      <w:pPr>
        <w:pStyle w:val="Heading2"/>
        <w:rPr>
          <w:color w:val="auto"/>
          <w:lang w:val="nl-NL"/>
        </w:rPr>
      </w:pPr>
      <w:bookmarkStart w:id="124" w:name="_Toc236064040"/>
      <w:r w:rsidRPr="000E47C0">
        <w:rPr>
          <w:color w:val="auto"/>
          <w:lang w:val="nl-NL"/>
        </w:rPr>
        <w:t>1. Thực trạng quản lý, sử dụng tài sản công tại đơn vị theo các nhóm tài sản</w:t>
      </w:r>
      <w:bookmarkEnd w:id="124"/>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125" w:name="_Toc238544022"/>
      <w:r w:rsidRPr="000E47C0">
        <w:rPr>
          <w:color w:val="auto"/>
        </w:rPr>
        <w:t>Bảng 10. Tổng giá trị tài sản đến ngày 30/6/2026</w:t>
      </w:r>
      <w:bookmarkEnd w:id="125"/>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 xml:space="preserve">Cơ sở 2: Khoa </w:t>
            </w:r>
            <w:del w:id="1049" w:author="Nội dung điều chỉnh (Claude)" w:date="2026-10-22T16:35:11Z">
              <w:r w:rsidRPr="000E47C0">
                <w:rPr>
                  <w:sz w:val="26"/>
                  <w:szCs w:val="26"/>
                  <w:lang w:val="vi-VN" w:eastAsia="vi-VN"/>
                </w:rPr>
                <w:delText xml:space="preserve">Kinh tế - Nông lâm</w:delText>
              </w:r>
            </w:del>
            <w:ins w:id="1050" w:author="Nội dung điều chỉnh (Claude)" w:date="2026-10-22T16:35:11Z">
              <w:r w:rsidRPr="000E47C0">
                <w:rPr>
                  <w:sz w:val="26"/>
                  <w:szCs w:val="26"/>
                  <w:lang w:val="vi-VN" w:eastAsia="vi-VN"/>
                </w:rPr>
                <w:t xml:space="preserve">Kinh tế - Nông Lâm</w:t>
              </w:r>
            </w:ins>
            <w:r w:rsidRPr="000E47C0">
              <w:rPr>
                <w:sz w:val="26"/>
                <w:szCs w:val="26"/>
                <w:lang w:val="vi-VN" w:eastAsia="vi-VN"/>
              </w:rPr>
              <w:t xml:space="preserve">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126" w:name="_Toc238544023"/>
      <w:r w:rsidRPr="000E47C0">
        <w:rPr>
          <w:color w:val="auto"/>
        </w:rPr>
        <w:t>Bảng 11. Bảng tính giá trị quyền sử dụng đất</w:t>
      </w:r>
      <w:bookmarkEnd w:id="126"/>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 xml:space="preserve">Cơ sở 2: Khoa </w:t>
            </w:r>
            <w:del w:id="1051" w:author="Nội dung điều chỉnh (Claude)" w:date="2026-10-22T16:35:11Z">
              <w:r w:rsidRPr="000E47C0">
                <w:rPr>
                  <w:b/>
                  <w:szCs w:val="28"/>
                  <w:lang w:val="nl-NL"/>
                </w:rPr>
                <w:delText xml:space="preserve">Kinh tế - Nông lâm</w:delText>
              </w:r>
            </w:del>
            <w:ins w:id="1052" w:author="Nội dung điều chỉnh (Claude)" w:date="2026-10-22T16:35:11Z">
              <w:r w:rsidRPr="000E47C0">
                <w:rPr>
                  <w:b/>
                  <w:szCs w:val="28"/>
                  <w:lang w:val="nl-NL"/>
                </w:rPr>
                <w:t xml:space="preserve">Kinh tế - Nông Lâm</w:t>
              </w:r>
            </w:ins>
            <w:r w:rsidRPr="000E47C0">
              <w:rPr>
                <w:b/>
                <w:szCs w:val="28"/>
                <w:lang w:val="nl-NL"/>
              </w:rPr>
              <w:t xml:space="preserve">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del w:id="1042" w:author="Nội dung điều chỉnh (Claude)" w:date="2026-10-22T16:35:11Z">
              <w:r w:rsidRPr="000E47C0">
                <w:rPr>
                  <w:b/>
                  <w:bCs/>
                  <w:sz w:val="26"/>
                  <w:szCs w:val="26"/>
                </w:rPr>
                <w:delText>238.836.028.392</w:delText>
              </w:r>
            </w:del>
            <w:ins w:id="1043" w:author="Nội dung điều chỉnh (Claude)" w:date="2026-10-22T16:35:11Z">
              <w:r w:rsidRPr="000E47C0">
                <w:rPr>
                  <w:b/>
                  <w:bCs/>
                  <w:sz w:val="26"/>
                  <w:szCs w:val="26"/>
                </w:rPr>
                <w:t xml:space="preserve">247.626.261.360</w:t>
              </w:r>
            </w:ins>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127"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127"/>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128" w:name="_Toc236064042"/>
      <w:r w:rsidRPr="000E47C0">
        <w:rPr>
          <w:color w:val="auto"/>
          <w:lang w:val="nl-NL"/>
        </w:rPr>
        <w:t>3. Tính giá trị tài sản sử dụng vào mục đích kinh doanh</w:t>
      </w:r>
      <w:bookmarkEnd w:id="128"/>
      <w:r w:rsidRPr="000E47C0">
        <w:rPr>
          <w:color w:val="auto"/>
          <w:lang w:val="nl-NL"/>
        </w:rPr>
        <w:t xml:space="preserve"> </w:t>
      </w:r>
    </w:p>
    <w:p w14:paraId="684A51A0" w14:textId="77777777" w:rsidR="00197D5A" w:rsidRPr="000E47C0" w:rsidRDefault="00197D5A" w:rsidP="00197D5A">
      <w:pPr>
        <w:pStyle w:val="tnbng"/>
        <w:rPr>
          <w:b/>
          <w:bCs/>
          <w:color w:val="auto"/>
        </w:rPr>
      </w:pPr>
      <w:r w:rsidRPr="000E47C0">
        <w:rPr>
          <w:color w:val="auto"/>
        </w:rPr>
        <w:t>Bảng 12. Bảng tính giá trị tài sản sử dụng vào mục đích kinh doanh</w:t>
      </w:r>
    </w:p>
    <w:p w14:paraId="55FAA04E" w14:textId="77777777" w:rsidR="00197D5A" w:rsidRPr="000E47C0" w:rsidRDefault="00197D5A" w:rsidP="00197D5A">
      <w:pPr>
        <w:pStyle w:val="tnbng"/>
        <w:rPr>
          <w:b/>
          <w:bCs/>
          <w:color w:val="auto"/>
        </w:rPr>
      </w:pPr>
      <w:bookmarkStart w:id="129" w:name="_Toc238544024"/>
      <w:bookmarkEnd w:id="129"/>
      <w:r w:rsidRPr="000E47C0">
        <w:rPr>
          <w:color w:val="auto"/>
        </w:rPr>
        <w:t>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Căn cứ pháp lý về quyền sử dụng tài sản công vào mục đích liên doanh, liên kết theo quy định tại Điều 55 và Điều 58 Luật Quản lý, sử dụng tài sản công ngày 21 tháng 6 năm 2017 (hợp nhất tại Văn bản hợp nhất số 97/VBHN-VPQH ngày 22 tháng 8 năm 2025)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 xml:space="preserve">"Đơn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Theo đó, </w:t>
      </w:r>
      <w:r w:rsidRPr="000E47C0">
        <w:rPr>
          <w:lang w:val="nl-NL"/>
        </w:rPr>
        <w:t xml:space="preserve">Trường Cao đẳng Kon Tum là đơn vị sự nghiệp công không áp dụng hình thức chuyển sang thuê đất, do đó Trường thuộc đối tượng không phải nộp tiền thuê đất khi sử dụng diện tích đất này vào mục đích góp vốn liên doanh, liên kết thành lập Công ty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131" w:name="_Toc236064043"/>
      <w:r w:rsidRPr="000E47C0">
        <w:rPr>
          <w:color w:val="auto"/>
          <w:lang w:val="nl-NL"/>
        </w:rPr>
        <w:t>4. Quản lý tài sản công khi giao cho doanh nghiệp</w:t>
      </w:r>
      <w:bookmarkEnd w:id="131"/>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132" w:name="_Toc238544025"/>
      <w:r w:rsidRPr="000E47C0">
        <w:rPr>
          <w:color w:val="auto"/>
        </w:rPr>
        <w:t>Bảng 13. Bảng phân tách nhóm quyền đối với tài sản</w:t>
      </w:r>
      <w:bookmarkEnd w:id="132"/>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133"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133"/>
    </w:p>
    <w:p w14:paraId="6F18F13B" w14:textId="77777777" w:rsidR="00197D5A" w:rsidRPr="000E47C0" w:rsidRDefault="00197D5A" w:rsidP="00197D5A">
      <w:pPr>
        <w:pStyle w:val="Heading2"/>
        <w:rPr>
          <w:color w:val="auto"/>
          <w:lang w:val="nl-NL"/>
        </w:rPr>
      </w:pPr>
      <w:bookmarkStart w:id="134" w:name="_Toc236064045"/>
      <w:r w:rsidRPr="000E47C0">
        <w:rPr>
          <w:color w:val="auto"/>
          <w:lang w:val="nl-NL"/>
        </w:rPr>
        <w:t>1. Đầu tư cơ sở vật chất</w:t>
      </w:r>
      <w:bookmarkEnd w:id="134"/>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135" w:name="_Toc238544026"/>
      <w:r w:rsidRPr="000E47C0">
        <w:rPr>
          <w:color w:val="auto"/>
        </w:rPr>
        <w:t>Bảng 14. Bảng cân đối sử dụng đất</w:t>
      </w:r>
      <w:bookmarkEnd w:id="135"/>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r>
              <w:t>Giai đoạn 1 đầu tư 2.000 m2</w:t>
            </w: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137" w:name="_Toc236064046"/>
      <w:r w:rsidRPr="000E47C0">
        <w:rPr>
          <w:color w:val="auto"/>
        </w:rPr>
        <w:t>2. Về phương tiện, trang thiết bị</w:t>
      </w:r>
      <w:bookmarkEnd w:id="137"/>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r w:rsidRPr="000E47C0">
        <w:rPr>
          <w:b/>
          <w:bCs/>
          <w:lang w:val="nl-NL"/>
        </w:rPr>
        <w:t>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p>
    <w:p w14:paraId="24E12D0F" w14:textId="5DA16999" w:rsidR="00197D5A" w:rsidRPr="000E47C0" w:rsidRDefault="00197D5A" w:rsidP="00197D5A">
      <w:pPr>
        <w:pStyle w:val="tnbng"/>
        <w:rPr>
          <w:color w:val="auto"/>
          <w:lang w:val="nl-NL"/>
        </w:rPr>
      </w:pPr>
      <w:bookmarkStart w:id="140" w:name="_Toc238544027"/>
      <w:r w:rsidRPr="000E47C0">
        <w:rPr>
          <w:color w:val="auto"/>
        </w:rPr>
        <w:t>Bảng 15. Nhu cầu thiết bị dây chuyền kiểm định tổng hợp giai đoạn 1</w:t>
      </w:r>
      <w:bookmarkEnd w:id="140"/>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843"/>
        <w:gridCol w:w="992"/>
      </w:tblGrid>
      <w:tr w:rsidR="000E47C0" w:rsidRPr="000E47C0" w14:paraId="228770C2" w14:textId="77777777" w:rsidTr="006047EC">
        <w:trPr>
          <w:trHeight w:val="132"/>
          <w:tblHeader/>
          <w:jc w:val="cent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843"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992"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6047EC">
        <w:trPr>
          <w:trHeight w:val="397"/>
          <w:jc w:val="center"/>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843" w:type="dxa"/>
            <w:vAlign w:val="center"/>
          </w:tcPr>
          <w:p w14:paraId="5B4C73D1" w14:textId="77777777" w:rsidR="00197D5A" w:rsidRPr="000E47C0" w:rsidRDefault="00197D5A" w:rsidP="006047EC">
            <w:pPr>
              <w:pStyle w:val="IntenseQuote"/>
              <w:jc w:val="center"/>
            </w:pPr>
            <w:r w:rsidRPr="000E47C0">
              <w:t>1</w:t>
            </w:r>
          </w:p>
        </w:tc>
        <w:tc>
          <w:tcPr>
            <w:tcW w:w="992"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6047EC">
        <w:trPr>
          <w:trHeight w:val="397"/>
          <w:jc w:val="center"/>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r w:rsidRPr="000E47C0">
              <w:t>Thiết bị kiểm tra phanh tổng hợp (loại I và loại II), tải trọng cầu đến 13 tấn, có chức năng kiểm tra xe dẫn động bốn bánh toàn thời gian.</w:t>
            </w:r>
          </w:p>
        </w:tc>
        <w:tc>
          <w:tcPr>
            <w:tcW w:w="1843" w:type="dxa"/>
            <w:vAlign w:val="center"/>
          </w:tcPr>
          <w:p w14:paraId="61E59E4B" w14:textId="77777777" w:rsidR="00197D5A" w:rsidRPr="000E47C0" w:rsidRDefault="00197D5A" w:rsidP="006047EC">
            <w:pPr>
              <w:pStyle w:val="IntenseQuote"/>
              <w:jc w:val="center"/>
            </w:pPr>
            <w:r w:rsidRPr="000E47C0">
              <w:t>1</w:t>
            </w:r>
          </w:p>
        </w:tc>
        <w:tc>
          <w:tcPr>
            <w:tcW w:w="992" w:type="dxa"/>
            <w:vAlign w:val="center"/>
          </w:tcPr>
          <w:p w14:paraId="40F699DC" w14:textId="77777777" w:rsidR="00197D5A" w:rsidRPr="000E47C0" w:rsidRDefault="00197D5A" w:rsidP="006047EC">
            <w:pPr>
              <w:pStyle w:val="IntenseQuote"/>
              <w:jc w:val="right"/>
            </w:pPr>
          </w:p>
        </w:tc>
      </w:tr>
      <w:tr w:rsidR="000E47C0" w:rsidRPr="000E47C0" w14:paraId="503DE31A" w14:textId="77777777" w:rsidTr="006047EC">
        <w:trPr>
          <w:trHeight w:val="397"/>
          <w:jc w:val="center"/>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843" w:type="dxa"/>
            <w:vAlign w:val="center"/>
          </w:tcPr>
          <w:p w14:paraId="20E32EFA" w14:textId="77777777" w:rsidR="00197D5A" w:rsidRPr="000E47C0" w:rsidRDefault="00197D5A" w:rsidP="006047EC">
            <w:pPr>
              <w:pStyle w:val="IntenseQuote"/>
              <w:jc w:val="center"/>
            </w:pPr>
            <w:r w:rsidRPr="000E47C0">
              <w:t>1</w:t>
            </w:r>
          </w:p>
        </w:tc>
        <w:tc>
          <w:tcPr>
            <w:tcW w:w="992"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6047EC">
        <w:trPr>
          <w:trHeight w:val="397"/>
          <w:jc w:val="center"/>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843" w:type="dxa"/>
            <w:vAlign w:val="center"/>
          </w:tcPr>
          <w:p w14:paraId="2AAD6BEB" w14:textId="77777777" w:rsidR="00197D5A" w:rsidRPr="000E47C0" w:rsidRDefault="00197D5A" w:rsidP="006047EC">
            <w:pPr>
              <w:pStyle w:val="IntenseQuote"/>
              <w:jc w:val="center"/>
            </w:pPr>
            <w:r w:rsidRPr="000E47C0">
              <w:t>1</w:t>
            </w:r>
          </w:p>
        </w:tc>
        <w:tc>
          <w:tcPr>
            <w:tcW w:w="992"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6047EC">
        <w:trPr>
          <w:trHeight w:val="397"/>
          <w:jc w:val="center"/>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843" w:type="dxa"/>
            <w:vAlign w:val="center"/>
          </w:tcPr>
          <w:p w14:paraId="069B9990" w14:textId="77777777" w:rsidR="00197D5A" w:rsidRPr="000E47C0" w:rsidRDefault="00197D5A" w:rsidP="006047EC">
            <w:pPr>
              <w:pStyle w:val="IntenseQuote"/>
              <w:jc w:val="center"/>
            </w:pPr>
            <w:r w:rsidRPr="000E47C0">
              <w:t>1</w:t>
            </w:r>
          </w:p>
        </w:tc>
        <w:tc>
          <w:tcPr>
            <w:tcW w:w="992"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6047EC">
        <w:trPr>
          <w:trHeight w:val="397"/>
          <w:jc w:val="center"/>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843" w:type="dxa"/>
            <w:vAlign w:val="center"/>
          </w:tcPr>
          <w:p w14:paraId="3AABC9A5" w14:textId="77777777" w:rsidR="00197D5A" w:rsidRPr="000E47C0" w:rsidRDefault="00197D5A" w:rsidP="006047EC">
            <w:pPr>
              <w:pStyle w:val="IntenseQuote"/>
              <w:jc w:val="center"/>
            </w:pPr>
            <w:r w:rsidRPr="000E47C0">
              <w:t>1</w:t>
            </w:r>
          </w:p>
        </w:tc>
        <w:tc>
          <w:tcPr>
            <w:tcW w:w="992"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6047EC">
        <w:trPr>
          <w:trHeight w:val="397"/>
          <w:jc w:val="center"/>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843" w:type="dxa"/>
            <w:vAlign w:val="center"/>
          </w:tcPr>
          <w:p w14:paraId="48336E30" w14:textId="77777777" w:rsidR="00197D5A" w:rsidRPr="000E47C0" w:rsidRDefault="00197D5A" w:rsidP="006047EC">
            <w:pPr>
              <w:pStyle w:val="IntenseQuote"/>
              <w:jc w:val="center"/>
            </w:pPr>
            <w:r w:rsidRPr="000E47C0">
              <w:t>1</w:t>
            </w:r>
          </w:p>
        </w:tc>
        <w:tc>
          <w:tcPr>
            <w:tcW w:w="992" w:type="dxa"/>
            <w:vAlign w:val="center"/>
          </w:tcPr>
          <w:p w14:paraId="78170971" w14:textId="77777777" w:rsidR="00197D5A" w:rsidRPr="000E47C0" w:rsidRDefault="00197D5A" w:rsidP="006047EC">
            <w:pPr>
              <w:pStyle w:val="IntenseQuote"/>
              <w:jc w:val="right"/>
            </w:pPr>
          </w:p>
        </w:tc>
      </w:tr>
      <w:tr w:rsidR="000E47C0" w:rsidRPr="000E47C0" w14:paraId="17FC36DB" w14:textId="77777777" w:rsidTr="006047EC">
        <w:trPr>
          <w:trHeight w:val="397"/>
          <w:jc w:val="center"/>
        </w:trPr>
        <w:tc>
          <w:tcPr>
            <w:tcW w:w="704" w:type="dxa"/>
            <w:vAlign w:val="center"/>
          </w:tcPr>
          <w:p w14:paraId="0AE4AFF3" w14:textId="77777777" w:rsidR="00197D5A" w:rsidRPr="000E47C0" w:rsidRDefault="00197D5A" w:rsidP="006047EC">
            <w:pPr>
              <w:pStyle w:val="IntenseQuote"/>
              <w:jc w:val="center"/>
            </w:pPr>
            <w:r w:rsidRPr="000E47C0">
              <w:t>9</w:t>
            </w:r>
          </w:p>
        </w:tc>
        <w:tc>
          <w:tcPr>
            <w:tcW w:w="5528" w:type="dxa"/>
            <w:vAlign w:val="center"/>
          </w:tcPr>
          <w:p w14:paraId="023EA811" w14:textId="77777777" w:rsidR="00197D5A" w:rsidRPr="000E47C0" w:rsidRDefault="00197D5A" w:rsidP="006047EC">
            <w:pPr>
              <w:pStyle w:val="IntenseQuote"/>
            </w:pPr>
            <w:r w:rsidRPr="000E47C0">
              <w:t>Thiết bị cân kiểm tra khối lượng trục đơn (0 – 5.000 kg) và cân cụm trục (0 – 30.000 kg)</w:t>
            </w:r>
          </w:p>
        </w:tc>
        <w:tc>
          <w:tcPr>
            <w:tcW w:w="1843" w:type="dxa"/>
            <w:vAlign w:val="center"/>
          </w:tcPr>
          <w:p w14:paraId="38C23CCA" w14:textId="77777777" w:rsidR="00197D5A" w:rsidRPr="000E47C0" w:rsidRDefault="00197D5A" w:rsidP="006047EC">
            <w:pPr>
              <w:pStyle w:val="IntenseQuote"/>
              <w:jc w:val="center"/>
            </w:pPr>
            <w:r w:rsidRPr="000E47C0">
              <w:t>2</w:t>
            </w:r>
          </w:p>
        </w:tc>
        <w:tc>
          <w:tcPr>
            <w:tcW w:w="992" w:type="dxa"/>
            <w:vAlign w:val="center"/>
          </w:tcPr>
          <w:p w14:paraId="0EA2D619" w14:textId="77777777" w:rsidR="00197D5A" w:rsidRPr="000E47C0" w:rsidRDefault="00197D5A" w:rsidP="006047EC">
            <w:pPr>
              <w:pStyle w:val="IntenseQuote"/>
              <w:jc w:val="right"/>
            </w:pPr>
            <w:r>
              <w:t>Thuộc khoản dự phòng</w:t>
            </w:r>
          </w:p>
        </w:tc>
      </w:tr>
      <w:tr w:rsidR="000E47C0" w:rsidRPr="000E47C0" w14:paraId="573DE188" w14:textId="77777777" w:rsidTr="006047EC">
        <w:trPr>
          <w:trHeight w:val="397"/>
          <w:jc w:val="center"/>
        </w:trPr>
        <w:tc>
          <w:tcPr>
            <w:tcW w:w="704" w:type="dxa"/>
            <w:vAlign w:val="center"/>
          </w:tcPr>
          <w:p w14:paraId="41D124C2" w14:textId="77777777" w:rsidR="00197D5A" w:rsidRPr="000E47C0" w:rsidRDefault="00197D5A" w:rsidP="006047EC">
            <w:pPr>
              <w:pStyle w:val="IntenseQuote"/>
              <w:jc w:val="center"/>
            </w:pPr>
            <w:r w:rsidRPr="000E47C0">
              <w:t>10</w:t>
            </w:r>
          </w:p>
        </w:tc>
        <w:tc>
          <w:tcPr>
            <w:tcW w:w="5528" w:type="dxa"/>
            <w:vAlign w:val="center"/>
          </w:tcPr>
          <w:p w14:paraId="0F7BFEF8" w14:textId="77777777" w:rsidR="00197D5A" w:rsidRPr="000E47C0" w:rsidRDefault="00197D5A" w:rsidP="006047EC">
            <w:pPr>
              <w:pStyle w:val="IntenseQuote"/>
            </w:pPr>
            <w:r w:rsidRPr="000E47C0">
              <w:t>Dụng cụ đo độ truyền sáng kính chắn gió</w:t>
            </w:r>
          </w:p>
        </w:tc>
        <w:tc>
          <w:tcPr>
            <w:tcW w:w="1843" w:type="dxa"/>
            <w:vAlign w:val="center"/>
          </w:tcPr>
          <w:p w14:paraId="22F1376D" w14:textId="77777777" w:rsidR="00197D5A" w:rsidRPr="000E47C0" w:rsidRDefault="00197D5A" w:rsidP="006047EC">
            <w:pPr>
              <w:pStyle w:val="IntenseQuote"/>
              <w:jc w:val="center"/>
            </w:pPr>
            <w:r w:rsidRPr="000E47C0">
              <w:t>1</w:t>
            </w:r>
          </w:p>
        </w:tc>
        <w:tc>
          <w:tcPr>
            <w:tcW w:w="992" w:type="dxa"/>
            <w:vAlign w:val="center"/>
          </w:tcPr>
          <w:p w14:paraId="1AE82771" w14:textId="77777777" w:rsidR="00197D5A" w:rsidRPr="000E47C0" w:rsidRDefault="00197D5A" w:rsidP="006047EC">
            <w:pPr>
              <w:pStyle w:val="IntenseQuote"/>
              <w:jc w:val="right"/>
            </w:pPr>
            <w:r>
              <w:t>Thuộc khoản dự phòng</w:t>
            </w:r>
          </w:p>
        </w:tc>
      </w:tr>
      <w:tr w:rsidR="000E47C0" w:rsidRPr="000E47C0" w14:paraId="7FEF06F2" w14:textId="77777777" w:rsidTr="006047EC">
        <w:trPr>
          <w:trHeight w:val="397"/>
          <w:jc w:val="center"/>
        </w:trPr>
        <w:tc>
          <w:tcPr>
            <w:tcW w:w="704" w:type="dxa"/>
            <w:vAlign w:val="center"/>
          </w:tcPr>
          <w:p w14:paraId="7C02032E" w14:textId="77777777" w:rsidR="00197D5A" w:rsidRPr="000E47C0" w:rsidRDefault="00197D5A" w:rsidP="006047EC">
            <w:pPr>
              <w:pStyle w:val="IntenseQuote"/>
              <w:jc w:val="center"/>
            </w:pPr>
            <w:r w:rsidRPr="000E47C0">
              <w:t>11</w:t>
            </w:r>
          </w:p>
        </w:tc>
        <w:tc>
          <w:tcPr>
            <w:tcW w:w="5528" w:type="dxa"/>
            <w:vAlign w:val="center"/>
          </w:tcPr>
          <w:p w14:paraId="744107AD" w14:textId="77777777" w:rsidR="00197D5A" w:rsidRPr="000E47C0" w:rsidRDefault="00197D5A" w:rsidP="006047EC">
            <w:pPr>
              <w:pStyle w:val="IntenseQuote"/>
            </w:pPr>
            <w:r w:rsidRPr="000E47C0">
              <w:t>Dụng cụ, trang bị bảo vệ an toàn cách điện khi kiểm tra xe điện, xe hybrid điện</w:t>
            </w:r>
          </w:p>
        </w:tc>
        <w:tc>
          <w:tcPr>
            <w:tcW w:w="1843" w:type="dxa"/>
            <w:vAlign w:val="center"/>
          </w:tcPr>
          <w:p w14:paraId="7DD05D5F" w14:textId="77777777" w:rsidR="00197D5A" w:rsidRPr="000E47C0" w:rsidRDefault="00197D5A" w:rsidP="006047EC">
            <w:pPr>
              <w:pStyle w:val="IntenseQuote"/>
              <w:jc w:val="center"/>
            </w:pPr>
            <w:r w:rsidRPr="000E47C0">
              <w:t>1</w:t>
            </w:r>
          </w:p>
        </w:tc>
        <w:tc>
          <w:tcPr>
            <w:tcW w:w="992" w:type="dxa"/>
            <w:vAlign w:val="center"/>
          </w:tcPr>
          <w:p w14:paraId="3D9B0A83" w14:textId="77777777" w:rsidR="00197D5A" w:rsidRPr="000E47C0" w:rsidRDefault="00197D5A" w:rsidP="006047EC">
            <w:pPr>
              <w:pStyle w:val="IntenseQuote"/>
              <w:jc w:val="right"/>
            </w:pPr>
            <w:r>
              <w:t>Thuộc khoản dự phòng</w:t>
            </w:r>
          </w:p>
        </w:tc>
      </w:tr>
      <w:tr w:rsidR="000E47C0" w:rsidRPr="000E47C0" w14:paraId="04DD3451" w14:textId="77777777" w:rsidTr="006047EC">
        <w:trPr>
          <w:trHeight w:val="397"/>
          <w:jc w:val="center"/>
        </w:trPr>
        <w:tc>
          <w:tcPr>
            <w:tcW w:w="704" w:type="dxa"/>
            <w:vAlign w:val="center"/>
          </w:tcPr>
          <w:p w14:paraId="0FEA7D6F" w14:textId="77777777" w:rsidR="00197D5A" w:rsidRPr="000E47C0" w:rsidRDefault="00197D5A" w:rsidP="006047EC">
            <w:pPr>
              <w:pStyle w:val="IntenseQuote"/>
              <w:jc w:val="center"/>
            </w:pPr>
            <w:r w:rsidRPr="000E47C0">
              <w:t>12</w:t>
            </w:r>
          </w:p>
        </w:tc>
        <w:tc>
          <w:tcPr>
            <w:tcW w:w="5528" w:type="dxa"/>
            <w:vAlign w:val="center"/>
          </w:tcPr>
          <w:p w14:paraId="31DAC731" w14:textId="77777777" w:rsidR="00197D5A" w:rsidRPr="000E47C0" w:rsidRDefault="00197D5A" w:rsidP="006047EC">
            <w:pPr>
              <w:pStyle w:val="IntenseQuote"/>
            </w:pPr>
            <w:r w:rsidRPr="000E47C0">
              <w:t>Thiết bị phân tích khí thải xe mô tô, xe gắn máy; camera AI giám sát kiểm định khí thải</w:t>
            </w:r>
          </w:p>
        </w:tc>
        <w:tc>
          <w:tcPr>
            <w:tcW w:w="1843" w:type="dxa"/>
            <w:vAlign w:val="center"/>
          </w:tcPr>
          <w:p w14:paraId="311881A9" w14:textId="77777777" w:rsidR="00197D5A" w:rsidRPr="000E47C0" w:rsidRDefault="00197D5A" w:rsidP="006047EC">
            <w:pPr>
              <w:pStyle w:val="IntenseQuote"/>
              <w:jc w:val="center"/>
            </w:pPr>
            <w:r w:rsidRPr="000E47C0">
              <w:t>2</w:t>
            </w:r>
          </w:p>
        </w:tc>
        <w:tc>
          <w:tcPr>
            <w:tcW w:w="992" w:type="dxa"/>
            <w:vAlign w:val="center"/>
          </w:tcPr>
          <w:p w14:paraId="14330897" w14:textId="77777777" w:rsidR="00197D5A" w:rsidRPr="000E47C0" w:rsidRDefault="00197D5A" w:rsidP="006047EC">
            <w:pPr>
              <w:pStyle w:val="IntenseQuote"/>
              <w:jc w:val="right"/>
            </w:pPr>
            <w:r>
              <w:t>Thuộc khoản dự phòng</w:t>
            </w:r>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352CC864" w14:textId="77777777" w:rsidR="00197D5A" w:rsidRPr="000E47C0" w:rsidRDefault="00197D5A" w:rsidP="00197D5A">
      <w:pPr>
        <w:rPr>
          <w:lang w:val="nl-NL"/>
        </w:rPr>
      </w:pPr>
      <w:r w:rsidRPr="000E47C0">
        <w:rPr>
          <w:lang w:val="nl-NL"/>
        </w:rPr>
        <w:t>-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178" w:name="_Toc236064047"/>
      <w:r w:rsidRPr="000E47C0">
        <w:rPr>
          <w:color w:val="auto"/>
        </w:rPr>
        <w:t>VII. CƠ CHẾ HOẠT ĐỘNG, QUẢN LÝ TÀI CHÍNH</w:t>
      </w:r>
      <w:bookmarkEnd w:id="178"/>
    </w:p>
    <w:p w14:paraId="5304179B" w14:textId="77777777" w:rsidR="00197D5A" w:rsidRPr="000E47C0" w:rsidRDefault="00197D5A" w:rsidP="00197D5A">
      <w:pPr>
        <w:pStyle w:val="Heading2"/>
        <w:rPr>
          <w:color w:val="auto"/>
          <w:lang w:val="nl-NL"/>
        </w:rPr>
      </w:pPr>
      <w:bookmarkStart w:id="179" w:name="_Toc236064048"/>
      <w:r w:rsidRPr="000E47C0">
        <w:rPr>
          <w:color w:val="auto"/>
          <w:lang w:val="nl-NL"/>
        </w:rPr>
        <w:t>1. Cơ chế hoạt động</w:t>
      </w:r>
      <w:bookmarkEnd w:id="179"/>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180" w:name="_Toc236064049"/>
      <w:r w:rsidRPr="000E47C0">
        <w:rPr>
          <w:color w:val="auto"/>
          <w:lang w:val="nl-NL"/>
        </w:rPr>
        <w:t>2. Cơ chế tài chính</w:t>
      </w:r>
      <w:bookmarkEnd w:id="180"/>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del w:id="1014" w:author="Nội dung điều chỉnh (Claude)" w:date="2026-10-22T16:35:07Z">
        <w:r w:rsidRPr="000E47C0">
          <w:rPr>
            <w:b/>
            <w:bCs/>
            <w:lang w:val="nl-NL"/>
          </w:rPr>
          <w:delText xml:space="preserve">b) Cơ chế thu phí kiểm định</w:delText>
        </w:r>
      </w:del>
      <w:ins w:id="1015" w:author="Nội dung điều chỉnh (Claude)" w:date="2026-10-22T16:35:07Z">
        <w:r w:rsidRPr="000E47C0">
          <w:rPr>
            <w:b/>
            <w:bCs/>
            <w:lang w:val="nl-NL"/>
          </w:rPr>
          <w:t xml:space="preserve">c) Cơ chế thu phí kiểm định</w:t>
        </w:r>
      </w:ins>
      <w:r w:rsidRPr="000E47C0">
        <w:rPr>
          <w:b/>
          <w:bCs/>
          <w:lang w:val="nl-NL"/>
        </w:rPr>
        <w:t xml:space="preserve">:</w:t>
      </w:r>
      <w:r w:rsidRPr="000E47C0">
        <w:rPr>
          <w:lang w:val="nl-NL"/>
        </w:rPr>
        <w:t xml:space="preserve"> Doanh nghiệp thu phí dịch vụ kiểm định an toàn kỹ thuật và bảo vệ môi trường XCG theo quy định hiện hành.</w:t>
      </w:r>
    </w:p>
    <w:p w14:paraId="12106A50" w14:textId="77777777" w:rsidR="00197D5A" w:rsidRPr="000E47C0" w:rsidRDefault="00197D5A" w:rsidP="00197D5A">
      <w:pPr>
        <w:rPr>
          <w:lang w:val="nl-NL"/>
        </w:rPr>
      </w:pPr>
      <w:del w:id="1016" w:author="Nội dung điều chỉnh (Claude)" w:date="2026-10-22T16:35:07Z">
        <w:r w:rsidRPr="000E47C0">
          <w:rPr>
            <w:b/>
            <w:bCs/>
            <w:lang w:val="nl-NL"/>
          </w:rPr>
          <w:delText xml:space="preserve">c) Nghĩa vụ thuế, phí, lệ phí</w:delText>
        </w:r>
      </w:del>
      <w:ins w:id="1017" w:author="Nội dung điều chỉnh (Claude)" w:date="2026-10-22T16:35:07Z">
        <w:r w:rsidRPr="000E47C0">
          <w:rPr>
            <w:b/>
            <w:bCs/>
            <w:lang w:val="nl-NL"/>
          </w:rPr>
          <w:t xml:space="preserve">d) Nghĩa vụ thuế, phí, lệ phí</w:t>
        </w:r>
      </w:ins>
      <w:r w:rsidRPr="000E47C0">
        <w:rPr>
          <w:b/>
          <w:bCs/>
          <w:lang w:val="nl-NL"/>
        </w:rPr>
        <w:t xml:space="preserve">: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p>
    <w:p w14:paraId="7223F46A" w14:textId="77777777" w:rsidR="00197D5A" w:rsidRPr="000E47C0" w:rsidRDefault="00197D5A" w:rsidP="00197D5A">
      <w:pPr>
        <w:rPr>
          <w:lang w:val="nl-NL"/>
        </w:rPr>
      </w:pPr>
      <w:del w:id="1018" w:author="Nội dung điều chỉnh (Claude)" w:date="2026-10-22T16:35:07Z">
        <w:r w:rsidRPr="000E47C0">
          <w:rPr>
            <w:b/>
            <w:bCs/>
            <w:lang w:val="nl-NL"/>
          </w:rPr>
          <w:delText xml:space="preserve">d) Phân phối lợi nhuận sau thuế</w:delText>
        </w:r>
      </w:del>
      <w:ins w:id="1019" w:author="Nội dung điều chỉnh (Claude)" w:date="2026-10-22T16:35:07Z">
        <w:r w:rsidRPr="000E47C0">
          <w:rPr>
            <w:b/>
            <w:bCs/>
            <w:lang w:val="nl-NL"/>
          </w:rPr>
          <w:t xml:space="preserve">đ) Phân phối lợi nhuận sau thuế</w:t>
        </w:r>
      </w:ins>
      <w:r w:rsidRPr="000E47C0">
        <w:rPr>
          <w:b/>
          <w:bCs/>
          <w:lang w:val="nl-NL"/>
        </w:rPr>
        <w:t xml:space="preserve">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182" w:name="_Toc238544028"/>
      <w:r w:rsidRPr="000E47C0">
        <w:rPr>
          <w:color w:val="auto"/>
        </w:rPr>
        <w:t>Bảng 16. Cơ cấu phân phối lợi nhuận sau thuế theo tỷ lệ vốn góp</w:t>
      </w:r>
      <w:bookmarkEnd w:id="182"/>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nộp về Trường, sử dụng trả lãi tiền vay, chi phí quản lý, trích lập quỹ cải cách tiền lương và các quỹ khác theo quy định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del w:id="1020" w:author="Nội dung điều chỉnh (Claude)" w:date="2026-10-22T16:35:07Z">
        <w:r w:rsidRPr="000E47C0">
          <w:rPr>
            <w:b/>
            <w:bCs/>
            <w:lang w:val="nl-NL"/>
          </w:rPr>
          <w:delText xml:space="preserve">đ) Cơ chế bảo toàn vốn nhà nước</w:delText>
        </w:r>
      </w:del>
      <w:ins w:id="1021" w:author="Nội dung điều chỉnh (Claude)" w:date="2026-10-22T16:35:07Z">
        <w:r w:rsidRPr="000E47C0">
          <w:rPr>
            <w:b/>
            <w:bCs/>
            <w:lang w:val="nl-NL"/>
          </w:rPr>
          <w:t xml:space="preserve">e) Cơ chế bảo toàn vốn nhà nước</w:t>
        </w:r>
      </w:ins>
      <w:r w:rsidRPr="000E47C0">
        <w:rPr>
          <w:b/>
          <w:bCs/>
          <w:lang w:val="nl-NL"/>
        </w:rPr>
        <w:t xml:space="preserve">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Điều lệ Công ty quy định quyền ưu tiên mua phần vốn góp của Trường khi thành viên khác muốn chuyển nhượng theo Điều 52 Luật Doanh nghiệp ngày 17 tháng 6 năm 2020 (hợp nhất tại Văn bản hợp nhất số 67/VBHN-VPQH ngày 15 tháng 8 năm 2025);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1ACB4B91" w14:textId="77777777" w:rsidR="00197D5A" w:rsidRPr="000E47C0" w:rsidRDefault="00197D5A" w:rsidP="00197D5A">
      <w:pPr>
        <w:rPr>
          <w:lang w:val="nl-NL"/>
        </w:rPr>
      </w:pPr>
      <w:r w:rsidRPr="000E47C0">
        <w:rPr>
          <w:lang w:val="nl-NL"/>
        </w:rPr>
        <w:t>-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p>
    <w:p w14:paraId="15A80FD6" w14:textId="77777777" w:rsidR="00197D5A" w:rsidRPr="000E47C0" w:rsidRDefault="00197D5A" w:rsidP="00197D5A">
      <w:pPr>
        <w:rPr>
          <w:b/>
          <w:bCs/>
          <w:lang w:val="nl-NL"/>
        </w:rPr>
      </w:pPr>
      <w:del w:id="1022" w:author="Nội dung điều chỉnh (Claude)" w:date="2026-10-22T16:35:07Z">
        <w:r w:rsidRPr="000E47C0">
          <w:rPr>
            <w:b/>
            <w:bCs/>
            <w:lang w:val="nl-NL"/>
          </w:rPr>
          <w:delText xml:space="preserve">e) Cơ chế phòng ngừa xung đột lợi ích</w:delText>
        </w:r>
      </w:del>
      <w:ins w:id="1023" w:author="Nội dung điều chỉnh (Claude)" w:date="2026-10-22T16:35:07Z">
        <w:r w:rsidRPr="000E47C0">
          <w:rPr>
            <w:b/>
            <w:bCs/>
            <w:lang w:val="nl-NL"/>
          </w:rPr>
          <w:t xml:space="preserve">g) Cơ chế phòng ngừa xung đột lợi ích</w:t>
        </w:r>
      </w:ins>
      <w:r w:rsidRPr="000E47C0">
        <w:rPr>
          <w:b/>
          <w:bCs/>
          <w:lang w:val="nl-NL"/>
        </w:rPr>
        <w:t xml:space="preserve">:</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184" w:name="_Toc236064050"/>
      <w:r w:rsidRPr="000E47C0">
        <w:rPr>
          <w:color w:val="auto"/>
        </w:rPr>
        <w:t>Phần III</w:t>
      </w:r>
      <w:bookmarkEnd w:id="184"/>
    </w:p>
    <w:p w14:paraId="66FB8B26" w14:textId="77777777" w:rsidR="00202E31" w:rsidRPr="000E47C0" w:rsidRDefault="00197D5A" w:rsidP="00197D5A">
      <w:pPr>
        <w:pStyle w:val="Heading4"/>
        <w:rPr>
          <w:color w:val="auto"/>
        </w:rPr>
      </w:pPr>
      <w:bookmarkStart w:id="185" w:name="_Toc236064051"/>
      <w:r w:rsidRPr="000E47C0">
        <w:rPr>
          <w:color w:val="auto"/>
        </w:rPr>
        <w:t>LỘ TRÌNH, CÁC BƯỚC THỰC HIỆN VÀ NHU CẦU KINH PHÍ</w:t>
      </w:r>
      <w:bookmarkEnd w:id="185"/>
      <w:r w:rsidRPr="000E47C0">
        <w:rPr>
          <w:color w:val="auto"/>
        </w:rPr>
        <w:t xml:space="preserve"> </w:t>
      </w:r>
    </w:p>
    <w:p w14:paraId="5B1621DF" w14:textId="77777777" w:rsidR="00197D5A" w:rsidRPr="000E47C0" w:rsidRDefault="00202E31" w:rsidP="00197D5A">
      <w:pPr>
        <w:pStyle w:val="Heading4"/>
        <w:rPr>
          <w:color w:val="auto"/>
        </w:rPr>
      </w:pPr>
      <w:bookmarkStart w:id="186" w:name="_Toc236064052"/>
      <w:r w:rsidRPr="000E47C0">
        <w:rPr>
          <w:color w:val="auto"/>
        </w:rPr>
        <w:t>THỰC HIỆN ĐỀ ÁN</w:t>
      </w:r>
      <w:bookmarkEnd w:id="186"/>
    </w:p>
    <w:p w14:paraId="7B1E4585" w14:textId="77777777" w:rsidR="00197D5A" w:rsidRPr="000E47C0" w:rsidRDefault="00197D5A" w:rsidP="00197D5A">
      <w:pPr>
        <w:pStyle w:val="Heading1"/>
        <w:rPr>
          <w:color w:val="auto"/>
          <w:lang w:val="nl-NL"/>
        </w:rPr>
      </w:pPr>
      <w:bookmarkStart w:id="187" w:name="_Toc236064053"/>
      <w:r w:rsidRPr="000E47C0">
        <w:rPr>
          <w:color w:val="auto"/>
          <w:lang w:val="nl-NL"/>
        </w:rPr>
        <w:t>I. LỘ TRÌNH, CÁC BƯỚC THỰC HIỆN ĐỀ ÁN</w:t>
      </w:r>
      <w:bookmarkEnd w:id="187"/>
    </w:p>
    <w:p w14:paraId="7B1E4585" w14:textId="77777777" w:rsidR="00197D5A" w:rsidRPr="000E47C0" w:rsidRDefault="00197D5A" w:rsidP="00197D5A">
      <w:pPr>
        <w:pStyle w:val="Heading1"/>
        <w:rPr>
          <w:color w:val="auto"/>
          <w:lang w:val="nl-NL"/>
        </w:rPr>
      </w:pPr>
      <w:bookmarkStart w:id="187" w:name="_Toc236064053"/>
      <w:bookmarkEnd w:id="187"/>
      <w:ins w:id="1046" w:author="Nội dung bổ sung (Claude)" w:date="2026-10-22T16:35:11Z">
        <w:r w:rsidRPr="000E47C0">
          <w:rPr>
            <w:color w:val="auto"/>
            <w:lang w:val="nl-NL"/>
          </w:rPr>
          <w:t xml:space="preserve">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ins>
    </w:p>
    <w:p w14:paraId="535DF388" w14:textId="77777777" w:rsidR="00197D5A" w:rsidRPr="000E47C0" w:rsidRDefault="00197D5A" w:rsidP="00197D5A">
      <w:pPr>
        <w:pStyle w:val="tnbng"/>
        <w:rPr>
          <w:color w:val="auto"/>
          <w:lang w:val="nl-NL"/>
        </w:rPr>
      </w:pPr>
      <w:bookmarkStart w:id="188" w:name="_Toc238544029"/>
      <w:r w:rsidRPr="000E47C0">
        <w:rPr>
          <w:color w:val="auto"/>
        </w:rPr>
        <w:t>Bảng 17. Lộ trình, các bước thực hiện Đề án</w:t>
      </w:r>
      <w:bookmarkEnd w:id="188"/>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3988"/>
        <w:gridCol w:w="1351"/>
        <w:gridCol w:w="1346"/>
        <w:gridCol w:w="1461"/>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xml:space="preserve">: Đề án, </w:t>
            </w:r>
            <w:r w:rsidRPr="000E47C0">
              <w:rPr>
                <w:szCs w:val="28"/>
                <w:lang w:eastAsia="vi-VN"/>
              </w:rPr>
              <w:t>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Quý IV năm 2026 – Quý I năm 2027</w:t>
            </w:r>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r w:rsidRPr="000E47C0">
              <w:rPr>
                <w:szCs w:val="28"/>
                <w:lang w:eastAsia="vi-VN"/>
              </w:rPr>
              <w:t>Quý I năm 2027</w:t>
            </w:r>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317FCB50" w14:textId="77777777" w:rsidTr="00AF711B">
        <w:trPr/>
        <w:tc>
          <w:tcPr>
            <w:tcW w:w="591" w:type="dxa"/>
            <w:vAlign w:val="center"/>
          </w:tcPr>
          <w:p w14:paraId="041EBE9D" w14:textId="77777777" w:rsidR="008E4347" w:rsidRPr="000E47C0" w:rsidRDefault="008E4347" w:rsidP="00202E31">
            <w:pPr>
              <w:widowControl/>
              <w:spacing w:before="0" w:after="0"/>
              <w:ind w:firstLine="0"/>
              <w:jc w:val="center"/>
              <w:rPr>
                <w:szCs w:val="28"/>
                <w:lang w:eastAsia="vi-VN"/>
              </w:rPr>
            </w:pPr>
            <w:r w:rsidRPr="000E47C0">
              <w:rPr>
                <w:szCs w:val="28"/>
                <w:lang w:eastAsia="vi-VN"/>
              </w:rPr>
              <w:t>2.3</w:t>
            </w:r>
          </w:p>
        </w:tc>
        <w:tc>
          <w:tcPr>
            <w:tcW w:w="4225" w:type="dxa"/>
            <w:vAlign w:val="center"/>
          </w:tcPr>
          <w:p w14:paraId="2A8344B5" w14:textId="77777777" w:rsidR="008E4347" w:rsidRPr="000E47C0" w:rsidRDefault="008E4347" w:rsidP="00202E31">
            <w:pPr>
              <w:widowControl/>
              <w:spacing w:before="0" w:after="0"/>
              <w:ind w:firstLine="0"/>
              <w:rPr>
                <w:szCs w:val="28"/>
                <w:lang w:eastAsia="vi-VN"/>
              </w:rPr>
            </w:pPr>
            <w:r w:rsidRPr="000E47C0">
              <w:rPr>
                <w:szCs w:val="28"/>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8EFAC06"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DA7149B" w14:textId="77777777" w:rsidR="008E4347" w:rsidRPr="000E47C0" w:rsidRDefault="008E4347" w:rsidP="00202E31">
            <w:pPr>
              <w:widowControl/>
              <w:spacing w:before="0" w:after="0"/>
              <w:ind w:firstLine="0"/>
              <w:jc w:val="center"/>
              <w:rPr>
                <w:szCs w:val="28"/>
                <w:lang w:eastAsia="vi-VN"/>
              </w:rPr>
            </w:pPr>
            <w:r w:rsidRPr="000E47C0">
              <w:rPr>
                <w:szCs w:val="28"/>
                <w:lang w:eastAsia="vi-VN"/>
              </w:rPr>
              <w:t>UBND tỉnh</w:t>
            </w:r>
          </w:p>
        </w:tc>
        <w:tc>
          <w:tcPr>
            <w:tcW w:w="1484" w:type="dxa"/>
            <w:vMerge/>
            <w:vAlign w:val="center"/>
          </w:tcPr>
          <w:p w14:paraId="3DCE6184" w14:textId="77777777" w:rsidR="008E4347" w:rsidRPr="000E47C0" w:rsidRDefault="008E4347" w:rsidP="00202E31">
            <w:pPr>
              <w:widowControl/>
              <w:spacing w:before="0" w:after="0"/>
              <w:ind w:firstLine="0"/>
              <w:jc w:val="center"/>
              <w:rPr>
                <w:szCs w:val="28"/>
                <w:lang w:eastAsia="vi-VN"/>
              </w:rPr>
            </w:pPr>
            <w:r>
              <w:t>Quý I năm 2027</w:t>
            </w:r>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Bầu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Bổ nhiệm Chủ tịch Hội đồng thành viên; Ban Giám đốc; Kiểm soát viên.</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r w:rsidRPr="000E47C0">
              <w:rPr>
                <w:szCs w:val="28"/>
                <w:lang w:eastAsia="vi-VN"/>
              </w:rPr>
              <w:t>4.3</w:t>
            </w:r>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Chuyển giao tài sản;</w:t>
            </w:r>
          </w:p>
          <w:p w14:paraId="21EFCCF9" w14:textId="77777777" w:rsidR="00BB1946" w:rsidRPr="000E47C0" w:rsidRDefault="00BB1946" w:rsidP="00202E31">
            <w:pPr>
              <w:widowControl/>
              <w:spacing w:before="0" w:after="0"/>
              <w:ind w:firstLine="0"/>
            </w:pPr>
            <w:r w:rsidRPr="000E47C0">
              <w:t>- Lập biên bản bàn giao;</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 xml:space="preserve">Lập Dự án đầu tư, Ban quản lý dự án đầu tư, </w:t>
            </w:r>
            <w:r w:rsidRPr="000E47C0">
              <w:t>xin cấp phép xây dựng (nếu có); lập hồ sơ thủ tục môi trường; xác định việc điều chỉnh quy hoạch cục bộ (nếu có)</w:t>
            </w:r>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r w:rsidRPr="000E47C0">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 xml:space="preserve">Công ty chuẩn bị hồ sơ theo quy định chuyên ngành, bao gồm: Cơ sở vật chất; dây chuyền kiểm định; thiết bị; đăng kiểm viên; </w:t>
            </w:r>
            <w:r w:rsidRPr="000E47C0">
              <w:rPr>
                <w:szCs w:val="28"/>
                <w:lang w:eastAsia="vi-VN"/>
              </w:rPr>
              <w:t>hệ thống quản lý chất lượng theo nguyên tắc TCVN ISO/IEC 17020:2012; kết quả đánh giá sự phù hợp quy chuẩn;</w:t>
            </w:r>
            <w:r w:rsidRPr="000E47C0">
              <w:rPr>
                <w:szCs w:val="28"/>
                <w:lang w:eastAsia="vi-VN"/>
              </w:rPr>
              <w:t xml:space="preserve">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del w:id="1044" w:author="Nội dung điều chỉnh (Claude)" w:date="2026-10-22T16:35:11Z">
              <w:r w:rsidRPr="000E47C0">
                <w:rPr>
                  <w:szCs w:val="28"/>
                  <w:lang w:eastAsia="vi-VN"/>
                </w:rPr>
                <w:delText>Cục Đăng kiểm Việt Nam</w:delText>
              </w:r>
            </w:del>
            <w:ins w:id="1045" w:author="Nội dung điều chỉnh (Claude)" w:date="2026-10-22T16:35:11Z">
              <w:r w:rsidRPr="000E47C0">
                <w:rPr>
                  <w:szCs w:val="28"/>
                  <w:lang w:eastAsia="vi-VN"/>
                </w:rPr>
                <w:t xml:space="preserve">Sở Xây dựng</w:t>
              </w:r>
            </w:ins>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8BB71C8" w14:textId="77777777" w:rsidTr="00AF711B">
        <w:trPr/>
        <w:tc>
          <w:tcPr>
            <w:tcW w:w="591" w:type="dxa"/>
            <w:vAlign w:val="center"/>
          </w:tcPr>
          <w:p w14:paraId="0EA7850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7.2</w:t>
            </w:r>
          </w:p>
        </w:tc>
        <w:tc>
          <w:tcPr>
            <w:tcW w:w="4225" w:type="dxa"/>
            <w:vAlign w:val="center"/>
          </w:tcPr>
          <w:p w14:paraId="4BA7CDB0" w14:textId="77777777" w:rsidR="00CA6D62" w:rsidRPr="000E47C0" w:rsidRDefault="00CA6D62" w:rsidP="00202E31">
            <w:pPr>
              <w:widowControl/>
              <w:spacing w:before="0" w:after="0"/>
              <w:ind w:firstLine="0"/>
              <w:rPr>
                <w:szCs w:val="28"/>
                <w:lang w:eastAsia="vi-VN"/>
              </w:rPr>
            </w:pPr>
            <w:r w:rsidRPr="000E47C0">
              <w:rPr>
                <w:szCs w:val="28"/>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7F8AB8D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07E2237E"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 Cục Đăng kiểm Việt Nam</w:t>
            </w:r>
          </w:p>
        </w:tc>
        <w:tc>
          <w:tcPr>
            <w:tcW w:w="1484" w:type="dxa"/>
            <w:vAlign w:val="center"/>
          </w:tcPr>
          <w:p w14:paraId="09785758"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r w:rsidRPr="000E47C0">
              <w:rPr>
                <w:szCs w:val="28"/>
                <w:lang w:eastAsia="vi-VN"/>
              </w:rPr>
              <w:t>Quý III năm 2028</w:t>
            </w:r>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Từ Quý III năm 2028</w:t>
            </w:r>
          </w:p>
        </w:tc>
      </w:tr>
      <w:tr w:rsidR="000E47C0" w:rsidRPr="000E47C0" w14:paraId="05662747" w14:textId="77777777" w:rsidTr="00AF711B">
        <w:trPr/>
        <w:tc>
          <w:tcPr>
            <w:tcW w:w="591" w:type="dxa"/>
            <w:vAlign w:val="center"/>
          </w:tcPr>
          <w:p w14:paraId="7A08E2F0"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10</w:t>
            </w:r>
          </w:p>
        </w:tc>
        <w:tc>
          <w:tcPr>
            <w:tcW w:w="4225" w:type="dxa"/>
            <w:vAlign w:val="center"/>
          </w:tcPr>
          <w:p w14:paraId="41F716DC" w14:textId="77777777" w:rsidR="00750C96" w:rsidRPr="000E47C0" w:rsidRDefault="00ED6D88" w:rsidP="00202E31">
            <w:pPr>
              <w:widowControl/>
              <w:spacing w:before="0" w:after="0"/>
              <w:ind w:firstLine="0"/>
              <w:rPr>
                <w:b/>
                <w:bCs/>
                <w:szCs w:val="28"/>
                <w:lang w:eastAsia="vi-VN"/>
              </w:rPr>
            </w:pPr>
            <w:r w:rsidRPr="000E47C0">
              <w:rPr>
                <w:b/>
                <w:bCs/>
                <w:szCs w:val="28"/>
                <w:lang w:eastAsia="vi-VN"/>
              </w:rPr>
              <w:t xml:space="preserve">Giai đoạn 10. Đầu tư dây chuyền kiểm định thứ hai khi lưu lượng thực tế của dây chuyền giai đoạn 1 </w:t>
            </w:r>
            <w:del w:id="1005" w:author="Nội dung điều chỉnh (Claude)" w:date="2026-10-22T16:35:05Z">
              <w:r w:rsidRPr="000E47C0">
                <w:rPr>
                  <w:b/>
                  <w:bCs/>
                  <w:szCs w:val="28"/>
                  <w:lang w:eastAsia="vi-VN"/>
                </w:rPr>
                <w:delText xml:space="preserve">đạt từ 90% công suất thiết kế (14.976 lượt/năm)</w:delText>
              </w:r>
            </w:del>
            <w:ins w:id="1006" w:author="Nội dung điều chỉnh (Claude)" w:date="2026-10-22T16:35:05Z">
              <w:r w:rsidRPr="000E47C0">
                <w:rPr>
                  <w:b/>
                  <w:bCs/>
                  <w:szCs w:val="28"/>
                  <w:lang w:eastAsia="vi-VN"/>
                </w:rPr>
                <w:t xml:space="preserve">đạt từ 90% công suất thiết kế (khoảng 13.480 lượt/năm trên công suất thiết kế 14.976 lượt/năm)</w:t>
              </w:r>
            </w:ins>
            <w:r w:rsidRPr="000E47C0">
              <w:rPr>
                <w:b/>
                <w:bCs/>
                <w:szCs w:val="28"/>
                <w:lang w:eastAsia="vi-VN"/>
              </w:rPr>
              <w:t xml:space="preserve"> trong 2 năm liên tiếp</w:t>
            </w:r>
          </w:p>
        </w:tc>
        <w:tc>
          <w:tcPr>
            <w:tcW w:w="1384" w:type="dxa"/>
            <w:vAlign w:val="center"/>
          </w:tcPr>
          <w:p w14:paraId="3F34D18F"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68583A68" w14:textId="77777777" w:rsidR="00750C96" w:rsidRPr="000E47C0" w:rsidRDefault="00750C96" w:rsidP="00202E31">
            <w:pPr>
              <w:widowControl/>
              <w:spacing w:before="0" w:after="0"/>
              <w:ind w:firstLine="0"/>
              <w:jc w:val="center"/>
              <w:rPr>
                <w:b/>
                <w:bCs/>
                <w:szCs w:val="28"/>
                <w:lang w:eastAsia="vi-VN"/>
              </w:rPr>
            </w:pPr>
            <w:r>
              <w:t>Hội đồng thành viên Công ty</w:t>
            </w:r>
          </w:p>
        </w:tc>
        <w:tc>
          <w:tcPr>
            <w:tcW w:w="1484" w:type="dxa"/>
            <w:vAlign w:val="center"/>
          </w:tcPr>
          <w:p w14:paraId="1BC5915C"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Theo nhu cầu thực tế</w:t>
            </w:r>
          </w:p>
        </w:tc>
      </w:tr>
    </w:tbl>
    <w:p w14:paraId="23E73411" w14:textId="77777777" w:rsidR="00197D5A" w:rsidRPr="000E47C0" w:rsidRDefault="00197D5A" w:rsidP="00197D5A">
      <w:pPr>
        <w:pStyle w:val="Heading1"/>
        <w:rPr>
          <w:color w:val="auto"/>
          <w:lang w:val="nl-NL"/>
        </w:rPr>
      </w:pPr>
      <w:bookmarkStart w:id="235" w:name="_Toc236064054"/>
      <w:r w:rsidRPr="000E47C0">
        <w:rPr>
          <w:color w:val="auto"/>
          <w:lang w:val="nl-NL"/>
        </w:rPr>
        <w:t>II. KINH PHÍ ĐẦU TƯ</w:t>
      </w:r>
      <w:bookmarkEnd w:id="235"/>
    </w:p>
    <w:p w14:paraId="77C5278B" w14:textId="00ED495A" w:rsidR="00197D5A" w:rsidRPr="000E47C0" w:rsidRDefault="00197D5A" w:rsidP="00197D5A">
      <w:pPr>
        <w:rPr>
          <w:lang w:val="nl-NL"/>
        </w:rPr>
      </w:pPr>
      <w:r w:rsidRPr="000E47C0">
        <w:rPr>
          <w:lang w:val="nl-NL"/>
        </w:rPr>
        <w:t>Tổng nhu cầu kinh phí thực hiện giai đoạn 1 của Đề án là 20.456,5 triệu đồng (bằng chữ: Hai mươi tỷ, bốn trăm năm mươi sáu triệu, năm trăm nghìn đồng)</w:t>
      </w:r>
      <w:r w:rsidRPr="000E47C0">
        <w:rPr>
          <w:lang w:val="nl-NL"/>
        </w:rPr>
        <w:t>, trong đó cơ cấu vốn đầu tư được thể hiện tại Bảng 18.</w:t>
      </w:r>
    </w:p>
    <w:p w14:paraId="618B089D" w14:textId="77777777" w:rsidR="00197D5A" w:rsidRPr="000E47C0" w:rsidRDefault="00197D5A" w:rsidP="00197D5A">
      <w:pPr>
        <w:pStyle w:val="tnbng"/>
        <w:rPr>
          <w:color w:val="auto"/>
        </w:rPr>
      </w:pPr>
      <w:bookmarkStart w:id="238" w:name="_Toc238544030"/>
      <w:r w:rsidRPr="000E47C0">
        <w:rPr>
          <w:color w:val="auto"/>
        </w:rPr>
        <w:t>Bảng 18. Cơ cấu vốn đầu tư thành lập Công ty</w:t>
      </w:r>
      <w:bookmarkEnd w:id="238"/>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696"/>
        <w:gridCol w:w="5949"/>
        <w:gridCol w:w="2176"/>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20.405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11.900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r w:rsidRPr="000E47C0">
              <w:rPr>
                <w:i/>
                <w:szCs w:val="20"/>
                <w:lang w:val="vi-VN" w:eastAsia="vi-VN"/>
              </w:rPr>
              <w:t>Nhà xưởng kiểm định 740 m2</w:t>
            </w:r>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Bãi đỗ xe bê tông 2.000 m2 (giai đoạn 1; 2.000 m2 còn lại đầu tư cùng dây chuyền thứ hai)</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01 dây chuyền kiểm định tổng hợp loại I và loại II (giai đoạn 1)</w:t>
            </w:r>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2.820</w:t>
            </w:r>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B5A9B8E" w14:textId="77777777" w:rsidTr="006E5BE0">
        <w:trPr>
          <w:trHeight w:val="454"/>
          <w:jc w:val="center"/>
        </w:trPr>
        <w:tc>
          <w:tcPr>
            <w:tcW w:w="704" w:type="dxa"/>
            <w:vAlign w:val="center"/>
          </w:tcPr>
          <w:p w14:paraId="3AFD9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2.4</w:t>
            </w:r>
          </w:p>
        </w:tc>
        <w:tc>
          <w:tcPr>
            <w:tcW w:w="6237" w:type="dxa"/>
            <w:vAlign w:val="center"/>
          </w:tcPr>
          <w:p w14:paraId="2CF3C64A" w14:textId="77777777" w:rsidR="00197D5A" w:rsidRPr="000E47C0" w:rsidRDefault="00197D5A" w:rsidP="006047EC">
            <w:pPr>
              <w:spacing w:before="0" w:after="0"/>
              <w:ind w:firstLine="0"/>
              <w:rPr>
                <w:i/>
                <w:szCs w:val="20"/>
                <w:lang w:val="vi-VN" w:eastAsia="vi-VN"/>
              </w:rPr>
            </w:pPr>
            <w:r w:rsidRPr="000E47C0">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1F0AC5FF"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2.980</w:t>
            </w:r>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1.855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51,5</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42,8</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20.456,5</w:t>
            </w:r>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267" w:name="_Toc236064055"/>
      <w:r w:rsidRPr="000E47C0">
        <w:rPr>
          <w:color w:val="auto"/>
        </w:rPr>
        <w:t>Phần IV</w:t>
      </w:r>
      <w:bookmarkEnd w:id="267"/>
    </w:p>
    <w:p w14:paraId="5C805BEB" w14:textId="77777777" w:rsidR="00197D5A" w:rsidRPr="000E47C0" w:rsidRDefault="00197D5A" w:rsidP="00197D5A">
      <w:pPr>
        <w:pStyle w:val="Heading4"/>
        <w:spacing w:after="360"/>
        <w:rPr>
          <w:color w:val="auto"/>
        </w:rPr>
      </w:pPr>
      <w:bookmarkStart w:id="268" w:name="_Toc236064056"/>
      <w:r w:rsidRPr="000E47C0">
        <w:rPr>
          <w:color w:val="auto"/>
        </w:rPr>
        <w:t>ĐÁNH GIÁ HIỆU QUẢ ĐẦU TƯ, TÍNH BỀN VỮNG VÀ QUẢN TRỊ NHỮNG RỦI RO CỦA ĐỀ ÁN</w:t>
      </w:r>
      <w:bookmarkEnd w:id="268"/>
    </w:p>
    <w:p w14:paraId="43533903" w14:textId="77777777" w:rsidR="00197D5A" w:rsidRPr="000E47C0" w:rsidRDefault="00197D5A" w:rsidP="00197D5A">
      <w:pPr>
        <w:pStyle w:val="Heading1"/>
        <w:rPr>
          <w:color w:val="auto"/>
          <w:lang w:val="nl-BE"/>
        </w:rPr>
      </w:pPr>
      <w:bookmarkStart w:id="269" w:name="_Toc236064057"/>
      <w:r w:rsidRPr="000E47C0">
        <w:rPr>
          <w:color w:val="auto"/>
          <w:lang w:val="nl-BE"/>
        </w:rPr>
        <w:t>I. HIỆU QUẢ KINH TẾ</w:t>
      </w:r>
      <w:bookmarkEnd w:id="269"/>
    </w:p>
    <w:p w14:paraId="6ABEFE7B" w14:textId="77777777" w:rsidR="00197D5A" w:rsidRPr="000E47C0" w:rsidRDefault="00197D5A" w:rsidP="00197D5A">
      <w:pPr>
        <w:pStyle w:val="Heading2"/>
        <w:rPr>
          <w:color w:val="auto"/>
          <w:lang w:val="nl-BE"/>
        </w:rPr>
      </w:pPr>
      <w:bookmarkStart w:id="270" w:name="_Toc236064058"/>
      <w:r w:rsidRPr="000E47C0">
        <w:rPr>
          <w:color w:val="auto"/>
          <w:lang w:val="nl-BE"/>
        </w:rPr>
        <w:t>1. Về kinh tế</w:t>
      </w:r>
      <w:bookmarkEnd w:id="270"/>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r w:rsidRPr="000E47C0">
        <w:rPr>
          <w:color w:val="auto"/>
          <w:lang w:val="nl-BE"/>
        </w:rPr>
        <w:t>2. Hiệu quả về tài chính (ước tính)</w:t>
      </w:r>
    </w:p>
    <w:p w14:paraId="5E0E8135" w14:textId="77777777" w:rsidR="00197D5A" w:rsidRPr="000E47C0" w:rsidRDefault="00197D5A" w:rsidP="00197D5A">
      <w:pPr>
        <w:pStyle w:val="Heading2"/>
        <w:rPr>
          <w:color w:val="auto"/>
          <w:lang w:val="nl-BE"/>
        </w:rPr>
      </w:pPr>
      <w:bookmarkStart w:id="271" w:name="_Toc236064059"/>
      <w:bookmarkEnd w:id="271"/>
      <w:r w:rsidRPr="000E47C0">
        <w:rPr>
          <w:color w:val="auto"/>
          <w:lang w:val="nl-BE"/>
        </w:rPr>
        <w:t>[Phương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273" w:name="_Toc238544031"/>
      <w:r w:rsidRPr="000E47C0">
        <w:rPr>
          <w:color w:val="auto"/>
        </w:rPr>
        <w:t>Bảng 19. Cơ sở dự báo doanh thu</w:t>
      </w:r>
      <w:bookmarkEnd w:id="27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01 dây chuyền kiểm định tổng hợp (giai đoạn 1)</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1 × 48 × 26 × 12 = 14.976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del w:id="1030" w:author="Nội dung điều chỉnh (Claude)" w:date="2026-10-22T16:35:08Z">
              <w:r w:rsidRPr="000E47C0">
                <w:rPr>
                  <w:iCs/>
                  <w:szCs w:val="20"/>
                  <w:lang w:val="vi-VN" w:eastAsia="vi-VN"/>
                </w:rPr>
                <w:delText>316.500 đ/lượt (bình quân các loại xe, theo TT 55/2022/TT-BTC)</w:delText>
              </w:r>
            </w:del>
            <w:ins w:id="1031" w:author="Nội dung điều chỉnh (Claude)" w:date="2026-10-22T16:35:08Z">
              <w:r w:rsidRPr="000E47C0">
                <w:rPr>
                  <w:iCs/>
                  <w:szCs w:val="20"/>
                  <w:lang w:val="vi-VN" w:eastAsia="vi-VN"/>
                </w:rPr>
                <w:t xml:space="preserve">316.500 đ/lượt (bình quân các loại xe, chưa bao gồm thuế GTGT; cơ sở đăng kiểm tự định giá không cao hơn giá tối đa do Bộ trưởng Bộ Xây dựng quyết định theo khoản 1, khoản 2 Điều 3 Thông tư số 40/2025/TT-BXD)</w:t>
              </w:r>
            </w:ins>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Năm 1: 70% → Năm 2: 80% → Năm 3–5: 90% → Năm 6 trở đi: tăng trưởng 10%/năm, không vượt công suất 14.976 lượt/năm</w:t>
            </w:r>
          </w:p>
        </w:tc>
      </w:tr>
      <w:tr w:rsidR="000E47C0" w:rsidRPr="000E47C0" w14:paraId="0B2E2D31" w14:textId="77777777" w:rsidTr="006047EC">
        <w:trPr/>
        <w:tc>
          <w:tcPr>
            <w:tcW w:w="3600" w:type="dxa"/>
            <w:vAlign w:val="center"/>
          </w:tcPr>
          <w:p w14:paraId="6D7FBA5F" w14:textId="77777777" w:rsidR="00197D5A" w:rsidRPr="000E47C0" w:rsidRDefault="00197D5A" w:rsidP="006047EC">
            <w:pPr>
              <w:spacing w:before="0" w:after="0"/>
              <w:ind w:firstLine="0"/>
              <w:rPr>
                <w:iCs/>
                <w:szCs w:val="20"/>
                <w:lang w:val="vi-VN" w:eastAsia="vi-VN"/>
              </w:rPr>
            </w:pPr>
            <w:r w:rsidRPr="000E47C0">
              <w:rPr>
                <w:iCs/>
                <w:szCs w:val="20"/>
                <w:lang w:val="vi-VN" w:eastAsia="vi-VN"/>
              </w:rPr>
              <w:t>Doanh thu dịch vụ bổ sung (ước tính)</w:t>
            </w:r>
          </w:p>
        </w:tc>
        <w:tc>
          <w:tcPr>
            <w:tcW w:w="5467" w:type="dxa"/>
            <w:vAlign w:val="center"/>
          </w:tcPr>
          <w:p w14:paraId="581DD2D5" w14:textId="77777777" w:rsidR="00197D5A" w:rsidRPr="000E47C0" w:rsidRDefault="00197D5A" w:rsidP="006047EC">
            <w:pPr>
              <w:spacing w:before="0" w:after="0"/>
              <w:ind w:firstLine="0"/>
              <w:rPr>
                <w:iCs/>
                <w:szCs w:val="20"/>
                <w:lang w:val="vi-VN" w:eastAsia="vi-VN"/>
              </w:rPr>
            </w:pPr>
            <w:r w:rsidRPr="000E47C0">
              <w:rPr>
                <w:iCs/>
                <w:szCs w:val="20"/>
                <w:lang w:val="vi-VN" w:eastAsia="vi-VN"/>
              </w:rPr>
              <w:t>(1)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400 giờ/năm × 750.000 đ/giờ; (3) Chứng nhận cải tạo xe cơ giới: 150 lượt/năm × hiệu suất × 1,5 triệu đ/lượt; (4) Dịch vụ phụ trợ (kỹ thuật trước kiểm định, tư vấn, căng tin, quầy trưng bày): 5% doanh thu kiểm định</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xml:space="preserve">- Chi tiền lương: Tiền lương của NLĐ của Công ty được áp dụng theo hình thức </w:t>
      </w:r>
      <w:r w:rsidRPr="000E47C0">
        <w:rPr>
          <w:lang w:val="nl-BE"/>
        </w:rPr>
        <w:t>khoán đối với 11 vị trí việc làm (giai đoạn 1), quỹ lương khoán gắn với doanh thu</w:t>
      </w:r>
      <w:r w:rsidRPr="000E47C0">
        <w:rPr>
          <w:lang w:val="nl-BE"/>
        </w:rPr>
        <w:t xml:space="preserve">. Tổng số lương và các khoản đóng góp theo lương </w:t>
      </w:r>
      <w:r w:rsidRPr="000E47C0">
        <w:rPr>
          <w:lang w:val="nl-BE"/>
        </w:rPr>
        <w:t>trong 03 năm đầu là 2.401 triệu đồng/năm; từ năm thứ 4, quỹ lương tăng, giảm cùng tỷ lệ với tổng doanh thu so với năm thứ 3</w:t>
      </w:r>
      <w:r w:rsidRPr="000E47C0">
        <w:rPr>
          <w:lang w:val="nl-BE"/>
        </w:rPr>
        <w:t>.</w:t>
      </w:r>
      <w:r w:rsidRPr="000E47C0">
        <w:rPr>
          <w:i/>
        </w:rPr>
        <w:t xml:space="preserve"> </w:t>
      </w:r>
    </w:p>
    <w:p w14:paraId="65159278" w14:textId="77777777" w:rsidR="00197D5A" w:rsidRPr="000E47C0" w:rsidRDefault="00197D5A" w:rsidP="00197D5A">
      <w:pPr>
        <w:rPr>
          <w:lang w:val="nl-BE"/>
        </w:rPr>
      </w:pPr>
      <w:r w:rsidRPr="000E47C0">
        <w:rPr>
          <w:lang w:val="nl-BE"/>
        </w:rPr>
        <w:t>- Chi khấu hao tài sản, thiết bị: Khấu hao được tính cho hạng mục nhà xưởng và thiết bị. Căn cứ hướng dẫn chế độ quản lý, tính hao mòn, khấu hao tài sản cố định tại cơ quan, tổ chức, đơn vị và tài sản cố định do Nhà nước giao cho doanh nghiệp quản lý không tính thành phần vốn nhà nước tại doanh nghiệp thì thời gian khấu hao đối với nhà xưởng là 10 năm – Tỷ lệ hao mòn 10% (thuộc hạng mục vật kiến trúc khác); thiết bị kiểm định là 10 năm – Tỷ lệ hao mòn 10% (thuộc hạng mục máy móc, thiết bị chuyên dùng); thiết bị văn phòng là 8 năm – Tỷ lệ hao mòn 12,5%.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 xml:space="preserve">20/2026/NĐ-CP </w:t>
      </w:r>
      <w:del w:id="1024" w:author="Nội dung điều chỉnh (Claude)" w:date="2026-10-22T16:35:07Z">
        <w:r w:rsidRPr="000E47C0">
          <w:delText xml:space="preserve">ngày 15/01/2026 của Thủ tướng chính phủ</w:delText>
        </w:r>
      </w:del>
      <w:ins w:id="1025" w:author="Nội dung điều chỉnh (Claude)" w:date="2026-10-22T16:35:07Z">
        <w:r w:rsidRPr="000E47C0">
          <w:t xml:space="preserve">ngày 15/01/2026 của Chính phủ</w:t>
        </w:r>
      </w:ins>
      <w:r w:rsidRPr="000E47C0">
        <w:t xml:space="preserve"> Quy định chi tiết và hướng dẫn thi hành một số điều của Nghị quyết số 198/2025/QH15 ngày 17 tháng 5 năm 2025 của Quốc hội về một số cơ chế, chính sách đặc biệt phát triển kinh tế tư nhân </w:t>
      </w:r>
      <w:del w:id="1026" w:author="Nội dung điều chỉnh (Claude)" w:date="2026-10-22T16:35:07Z">
        <w:r w:rsidRPr="000E47C0">
          <w:delText xml:space="preserve">thì Công ty thuộc loại hình doanh nghiệp vừa và nhỏ sẽ được miễn thuế trong 3 năm đầu thành lập, và áp dụng mức thuế suất thuế TNDN 17% cho các năm tiếp theo.</w:delText>
        </w:r>
      </w:del>
      <w:ins w:id="1027" w:author="Nội dung điều chỉnh (Claude)" w:date="2026-10-22T16:35:07Z">
        <w:r w:rsidRPr="000E47C0">
          <w:t xml:space="preserve">thì Công ty là doanh nghiệp nhỏ và vừa thành lập mới (nếu đáp ứng điều kiện) được miễn thuế thu nhập doanh nghiệp trong 03 năm kể từ năm được cấp Giấy chứng nhận đăng ký doanh nghiệp lần đầu (dự kiến từ năm 2027); hết thời gian miễn, áp dụng thuế suất 17% theo khoản 3 Điều 10 Luật Thuế thu nhập doanh nghiệp nếu tổng doanh thu năm trước liền kề từ trên 03 tỷ đồng đến không quá 50 tỷ đồng. Để thận trọng, phương án tài chính tạm tính theo thuế suất 20%; điều kiện miễn thuế đối với doanh nghiệp có vốn góp của đơn vị sự nghiệp công lập được xác định theo hướng dẫn của cơ quan thuế.</w:t>
        </w:r>
      </w:ins>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10 năm đầu hoạt động</w:t>
      </w:r>
    </w:p>
    <w:p w14:paraId="067E65DD" w14:textId="77777777" w:rsidR="00197D5A" w:rsidRPr="000E47C0" w:rsidRDefault="00197D5A" w:rsidP="00197D5A">
      <w:pPr>
        <w:pStyle w:val="tnbng"/>
        <w:rPr>
          <w:color w:val="auto"/>
        </w:rPr>
      </w:pPr>
      <w:bookmarkStart w:id="291" w:name="_Toc238544032"/>
      <w:r w:rsidRPr="000E47C0">
        <w:rPr>
          <w:color w:val="auto"/>
        </w:rPr>
        <w:t xml:space="preserve">Bảng 20. </w:t>
      </w:r>
      <w:r w:rsidRPr="000E47C0">
        <w:rPr>
          <w:color w:val="auto"/>
        </w:rPr>
        <w:t>Bảng tính phương án tài chính 10 năm đầu hoạt động</w:t>
      </w:r>
      <w:bookmarkEnd w:id="291"/>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97"/>
        <w:gridCol w:w="1756"/>
        <w:gridCol w:w="1206"/>
        <w:gridCol w:w="1206"/>
        <w:gridCol w:w="1206"/>
        <w:gridCol w:w="1206"/>
        <w:gridCol w:w="1206"/>
        <w:gridCol w:w="1316"/>
        <w:gridCol w:w="1316"/>
        <w:gridCol w:w="1316"/>
        <w:gridCol w:w="1316"/>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3.941</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4.462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5.332</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5.382</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5.432</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5.900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kiểm định xe cơ giới</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3.318</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3.792</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4.693</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r>
      <w:tr w:rsidR="000E47C0" w:rsidRPr="000E47C0" w14:paraId="09CDD8F9" w14:textId="77777777" w:rsidTr="00AB7547">
        <w:trPr>
          <w:trHeight w:val="284"/>
          <w:jc w:val="center"/>
        </w:trPr>
        <w:tc>
          <w:tcPr>
            <w:tcW w:w="0" w:type="auto"/>
            <w:noWrap/>
            <w:vAlign w:val="center"/>
            <w:hideMark/>
          </w:tcPr>
          <w:p w14:paraId="0588754A"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2</w:t>
            </w:r>
          </w:p>
        </w:tc>
        <w:tc>
          <w:tcPr>
            <w:tcW w:w="1186" w:type="dxa"/>
            <w:vAlign w:val="center"/>
            <w:hideMark/>
          </w:tcPr>
          <w:p w14:paraId="5F084C1B"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dịch vụ bổ sung (ước tính, Bảng 19)</w:t>
            </w:r>
          </w:p>
        </w:tc>
        <w:tc>
          <w:tcPr>
            <w:tcW w:w="821" w:type="dxa"/>
            <w:tcBorders>
              <w:top w:val="nil"/>
              <w:left w:val="nil"/>
              <w:bottom w:val="single" w:sz="4" w:space="0" w:color="auto"/>
              <w:right w:val="single" w:sz="4" w:space="0" w:color="auto"/>
            </w:tcBorders>
            <w:vAlign w:val="center"/>
            <w:hideMark/>
          </w:tcPr>
          <w:p w14:paraId="5C5C98C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623</w:t>
            </w:r>
          </w:p>
        </w:tc>
        <w:tc>
          <w:tcPr>
            <w:tcW w:w="0" w:type="auto"/>
            <w:tcBorders>
              <w:top w:val="nil"/>
              <w:left w:val="nil"/>
              <w:bottom w:val="single" w:sz="4" w:space="0" w:color="auto"/>
              <w:right w:val="single" w:sz="4" w:space="0" w:color="auto"/>
            </w:tcBorders>
            <w:vAlign w:val="center"/>
            <w:hideMark/>
          </w:tcPr>
          <w:p w14:paraId="675EC70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670</w:t>
            </w:r>
          </w:p>
        </w:tc>
        <w:tc>
          <w:tcPr>
            <w:tcW w:w="0" w:type="auto"/>
            <w:tcBorders>
              <w:top w:val="nil"/>
              <w:left w:val="nil"/>
              <w:bottom w:val="single" w:sz="4" w:space="0" w:color="auto"/>
              <w:right w:val="single" w:sz="4" w:space="0" w:color="auto"/>
            </w:tcBorders>
            <w:vAlign w:val="center"/>
            <w:hideMark/>
          </w:tcPr>
          <w:p w14:paraId="3A05B66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1.066</w:t>
            </w:r>
          </w:p>
        </w:tc>
        <w:tc>
          <w:tcPr>
            <w:tcW w:w="0" w:type="auto"/>
            <w:tcBorders>
              <w:top w:val="nil"/>
              <w:left w:val="nil"/>
              <w:bottom w:val="single" w:sz="4" w:space="0" w:color="auto"/>
              <w:right w:val="single" w:sz="4" w:space="0" w:color="auto"/>
            </w:tcBorders>
            <w:vAlign w:val="center"/>
            <w:hideMark/>
          </w:tcPr>
          <w:p w14:paraId="0834428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1.116</w:t>
            </w:r>
          </w:p>
        </w:tc>
        <w:tc>
          <w:tcPr>
            <w:tcW w:w="0" w:type="auto"/>
            <w:tcBorders>
              <w:top w:val="nil"/>
              <w:left w:val="nil"/>
              <w:bottom w:val="single" w:sz="4" w:space="0" w:color="auto"/>
              <w:right w:val="single" w:sz="4" w:space="0" w:color="auto"/>
            </w:tcBorders>
            <w:vAlign w:val="center"/>
            <w:hideMark/>
          </w:tcPr>
          <w:p w14:paraId="57E7E63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1.166</w:t>
            </w:r>
          </w:p>
        </w:tc>
        <w:tc>
          <w:tcPr>
            <w:tcW w:w="0" w:type="auto"/>
            <w:tcBorders>
              <w:top w:val="nil"/>
              <w:left w:val="nil"/>
              <w:bottom w:val="single" w:sz="4" w:space="0" w:color="auto"/>
              <w:right w:val="single" w:sz="4" w:space="0" w:color="auto"/>
            </w:tcBorders>
            <w:vAlign w:val="center"/>
            <w:hideMark/>
          </w:tcPr>
          <w:p w14:paraId="7678A5C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1.207</w:t>
            </w:r>
          </w:p>
        </w:tc>
        <w:tc>
          <w:tcPr>
            <w:tcW w:w="0" w:type="auto"/>
            <w:tcBorders>
              <w:top w:val="nil"/>
              <w:left w:val="nil"/>
              <w:bottom w:val="single" w:sz="4" w:space="0" w:color="auto"/>
              <w:right w:val="single" w:sz="4" w:space="0" w:color="auto"/>
            </w:tcBorders>
            <w:vAlign w:val="center"/>
            <w:hideMark/>
          </w:tcPr>
          <w:p w14:paraId="0D7C813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7C74C36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26797D1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821" w:type="dxa"/>
            <w:tcBorders>
              <w:top w:val="nil"/>
              <w:left w:val="nil"/>
              <w:bottom w:val="single" w:sz="4" w:space="0" w:color="auto"/>
              <w:right w:val="single" w:sz="4" w:space="0" w:color="auto"/>
            </w:tcBorders>
            <w:vAlign w:val="center"/>
            <w:hideMark/>
          </w:tcPr>
          <w:p w14:paraId="1DC0D59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4.512</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4.508</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4.530</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4.741</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r>
      <w:tr w:rsidR="000E47C0" w:rsidRPr="000E47C0" w14:paraId="4A7CAF1F" w14:textId="77777777" w:rsidTr="00AB7547">
        <w:trPr>
          <w:trHeight w:val="284"/>
          <w:jc w:val="center"/>
        </w:trPr>
        <w:tc>
          <w:tcPr>
            <w:tcW w:w="0" w:type="auto"/>
            <w:noWrap/>
            <w:vAlign w:val="center"/>
            <w:hideMark/>
          </w:tcPr>
          <w:p w14:paraId="39096BE6"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397D2D2C"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23AC9E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746153E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54DB9CD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081D47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2.423</w:t>
            </w:r>
          </w:p>
        </w:tc>
        <w:tc>
          <w:tcPr>
            <w:tcW w:w="0" w:type="auto"/>
            <w:tcBorders>
              <w:top w:val="nil"/>
              <w:left w:val="nil"/>
              <w:bottom w:val="single" w:sz="4" w:space="0" w:color="auto"/>
              <w:right w:val="single" w:sz="4" w:space="0" w:color="auto"/>
            </w:tcBorders>
            <w:vAlign w:val="center"/>
            <w:hideMark/>
          </w:tcPr>
          <w:p w14:paraId="664791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2.446</w:t>
            </w:r>
          </w:p>
        </w:tc>
        <w:tc>
          <w:tcPr>
            <w:tcW w:w="0" w:type="auto"/>
            <w:tcBorders>
              <w:top w:val="nil"/>
              <w:left w:val="nil"/>
              <w:bottom w:val="single" w:sz="4" w:space="0" w:color="auto"/>
              <w:right w:val="single" w:sz="4" w:space="0" w:color="auto"/>
            </w:tcBorders>
            <w:vAlign w:val="center"/>
            <w:hideMark/>
          </w:tcPr>
          <w:p w14:paraId="62A1F5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2.657</w:t>
            </w:r>
          </w:p>
        </w:tc>
        <w:tc>
          <w:tcPr>
            <w:tcW w:w="0" w:type="auto"/>
            <w:tcBorders>
              <w:top w:val="nil"/>
              <w:left w:val="nil"/>
              <w:bottom w:val="single" w:sz="4" w:space="0" w:color="auto"/>
              <w:right w:val="single" w:sz="4" w:space="0" w:color="auto"/>
            </w:tcBorders>
            <w:vAlign w:val="center"/>
            <w:hideMark/>
          </w:tcPr>
          <w:p w14:paraId="7A4E95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3BEAA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48CD8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821" w:type="dxa"/>
            <w:tcBorders>
              <w:top w:val="nil"/>
              <w:left w:val="nil"/>
              <w:bottom w:val="single" w:sz="4" w:space="0" w:color="auto"/>
              <w:right w:val="single" w:sz="4" w:space="0" w:color="auto"/>
            </w:tcBorders>
            <w:vAlign w:val="center"/>
            <w:hideMark/>
          </w:tcPr>
          <w:p w14:paraId="1A5BB0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27</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(4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18</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-571</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-36</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835</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874</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902</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1.159</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del w:id="1032" w:author="Nội dung điều chỉnh (Claude)" w:date="2026-10-22T16:35:08Z">
              <w:r w:rsidRPr="000E47C0">
                <w:rPr>
                  <w:rFonts w:asciiTheme="majorHAnsi" w:hAnsiTheme="majorHAnsi" w:cstheme="majorHAnsi"/>
                  <w:sz w:val="22"/>
                  <w:szCs w:val="22"/>
                </w:rPr>
                <w:delText>Nộp thuế GTGT (ước tính)</w:delText>
              </w:r>
            </w:del>
            <w:ins w:id="1033" w:author="Nội dung điều chỉnh (Claude)" w:date="2026-10-22T16:35:08Z">
              <w:r w:rsidRPr="000E47C0">
                <w:rPr>
                  <w:rFonts w:asciiTheme="majorHAnsi" w:hAnsiTheme="majorHAnsi" w:cstheme="majorHAnsi"/>
                  <w:sz w:val="22"/>
                  <w:szCs w:val="22"/>
                </w:rPr>
                <w:t xml:space="preserve">Chi phí vận hành khác (hiệu chuẩn, bảo trì thiết bị, bảo hiểm, phần mềm, kiểm toán; ước tính khoảng 5% doanh thu)</w:t>
              </w:r>
            </w:ins>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197</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223</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267</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269</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272</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295</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126</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173</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-768</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-259</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568</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576</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504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691</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101</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138</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94</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403</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553</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206</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282</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271</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20.456,5</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1.286</w:t>
            </w:r>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1.796</w:t>
            </w:r>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2.622</w:t>
            </w:r>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2.630</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2.558</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2.745</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58746B9F"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073B96B0" w14:textId="58746B9F" w:rsidR="00197D5A" w:rsidRPr="000E47C0" w:rsidRDefault="00197D5A" w:rsidP="00197D5A">
      <w:pPr>
        <w:rPr>
          <w:lang w:val="nl-BE"/>
        </w:rPr>
      </w:pPr>
      <w:ins w:id="1029" w:author="Nội dung bổ sung (Claude)" w:date="2026-10-22T16:35:07Z">
        <w:r w:rsidRPr="000E47C0">
          <w:rPr>
            <w:b/>
            <w:bCs/>
            <w:lang w:val="nl-BE"/>
          </w:rPr>
          <w:t xml:space="preserve">Thời gian miễn thuế tính từ năm cấp Giấy chứng nhận đăng ký doanh nghiệp lần đầu (dự kiến năm 2027) nên năm hoạt động thứ 3 có thể không còn được miễn; tuy nhiên năm này không phát sinh thuế thu nhập doanh nghiệp phải nộp do được chuyển lỗ của năm thứ nhất và năm thứ 2. Từ năm thứ 4, thuế thu nhập doanh nghiệp tạm tính theo thuế suất 20% (thận trọng).</w:t>
        </w:r>
      </w:ins>
    </w:p>
    <w:p w14:paraId="073B96B0" w14:textId="58746B9F" w:rsidR="00197D5A" w:rsidRPr="000E47C0" w:rsidRDefault="00197D5A" w:rsidP="00197D5A">
      <w:pPr>
        <w:rPr>
          <w:lang w:val="nl-BE"/>
        </w:rPr>
      </w:pPr>
      <w:ins w:id="1028" w:author="Nội dung bổ sung (Claude)" w:date="2026-10-22T16:35:07Z">
        <w:r w:rsidRPr="000E47C0">
          <w:rPr>
            <w:b/>
            <w:bCs/>
            <w:lang w:val="nl-BE"/>
          </w:rPr>
          <w:t xml:space="preserve">Giá dịch vụ kiểm định chưa bao gồm thuế GTGT (khoản 2 Điều 3 Thông tư số 40/2025/TT-BXD); thuế GTGT thu của khách hàng và nộp ngân sách nhà nước theo phương pháp khấu trừ nên không làm giảm doanh thu, lợi nhuận của Công ty. Dòng chi phí vận hành khác (khoảng 5% doanh thu) được tính để bảo đảm thận trọng cho các chi phí hiệu chuẩn, kiểm định thiết bị đo, bảo trì dây chuyền, bảo hiểm tài sản, phần mềm chuyên ngành và kiểm toán độc lập; Phòng Tài chính - Kế toán chi tiết khi lập dự án đầu tư.</w:t>
        </w:r>
      </w:ins>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Lợi nhuận sau thuế và sau khi trích lập các quỹ theo quy định của Luật Doanh nghiệp ngày 17 tháng 6 năm 2020 (hợp nhất tại Văn bản hợp nhất số 67/VBHN-VPQH ngày 15 tháng 8 năm 2025) Điều lệ và Quy chế nội bộ Công ty được phân chia theo đúng tỷ lệ vốn góp thực tế: Trường nhận 51%, nhà đầu tư nhận 49%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592" w:name="_Toc238544033"/>
      <w:r w:rsidRPr="000E47C0">
        <w:rPr>
          <w:color w:val="auto"/>
        </w:rPr>
        <w:t>Bảng 21. Phân phối lợi nhuận sau thuế</w:t>
      </w:r>
      <w:bookmarkEnd w:id="59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thứ 4)</w:t>
            </w:r>
          </w:p>
        </w:tc>
        <w:tc>
          <w:tcPr>
            <w:tcW w:w="1411" w:type="dxa"/>
            <w:vAlign w:val="center"/>
          </w:tcPr>
          <w:p w14:paraId="3502F72E" w14:textId="77777777" w:rsidR="00197D5A" w:rsidRPr="000E47C0" w:rsidRDefault="00197D5A" w:rsidP="006047EC">
            <w:pPr>
              <w:pStyle w:val="IntenseQuote"/>
              <w:jc w:val="center"/>
              <w:rPr>
                <w:b/>
                <w:bCs/>
              </w:rPr>
            </w:pPr>
            <w:r w:rsidRPr="000E47C0">
              <w:rPr>
                <w:b/>
                <w:bCs/>
              </w:rPr>
              <w:t>Lợi nhuận nhận (Năm thứ 7 trở đi)</w:t>
            </w:r>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48</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290</w:t>
            </w:r>
          </w:p>
        </w:tc>
        <w:tc>
          <w:tcPr>
            <w:tcW w:w="3100" w:type="dxa"/>
            <w:vMerge w:val="restart"/>
            <w:vAlign w:val="center"/>
          </w:tcPr>
          <w:p w14:paraId="4C9E50CB" w14:textId="3366A002" w:rsidR="00BB566C" w:rsidRPr="000E47C0" w:rsidRDefault="00BB566C" w:rsidP="00AB7547">
            <w:pPr>
              <w:pStyle w:val="IntenseQuote"/>
            </w:pPr>
            <w:r w:rsidRPr="000E47C0">
              <w:t>Nhà trường và nhà đầu tư được chia lợi nhuận theo tỷ lệ góp vốn, sau khi bù lỗ lũy kế và trích lập quỹ đầu tư phát triển và quỹ dự phòng tài chính (20%); năm thứ 1 đến năm thứ 3 chưa chia lợi nhuận do bù lỗ lũy kế</w:t>
            </w:r>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46</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279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94</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570</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611" w:name="_Toc236064060"/>
      <w:r w:rsidRPr="000E47C0">
        <w:rPr>
          <w:color w:val="auto"/>
          <w:lang w:val="nl-BE"/>
        </w:rPr>
        <w:t xml:space="preserve">3. </w:t>
      </w:r>
      <w:r w:rsidRPr="000E47C0">
        <w:rPr>
          <w:color w:val="auto"/>
          <w:lang w:val="vi-VN"/>
        </w:rPr>
        <w:t>Đánh giá sơ bộ hiệu quả của phương án kinh doanh</w:t>
      </w:r>
      <w:bookmarkEnd w:id="611"/>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612" w:name="_Toc238544034"/>
      <w:r w:rsidRPr="000E47C0">
        <w:rPr>
          <w:color w:val="auto"/>
        </w:rPr>
        <w:t>Bảng 22. Bảng tính hiệu quả phương án kinh doanh năm 2028 (năm thứ nhất)</w:t>
      </w:r>
      <w:bookmarkEnd w:id="612"/>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2028 (Năm thứ nhất)</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3.941</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2.458</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del w:id="1036" w:author="Nội dung điều chỉnh (Claude)" w:date="2026-10-22T16:35:10Z">
              <w:r w:rsidRPr="000E47C0">
                <w:rPr>
                  <w:sz w:val="26"/>
                  <w:szCs w:val="26"/>
                </w:rPr>
                <w:delText>Thuế GTGT và thuế TNDN phải nộp NSNN</w:delText>
              </w:r>
            </w:del>
            <w:ins w:id="1037" w:author="Nội dung điều chỉnh (Claude)" w:date="2026-10-22T16:35:10Z">
              <w:r w:rsidRPr="000E47C0">
                <w:rPr>
                  <w:sz w:val="26"/>
                  <w:szCs w:val="26"/>
                </w:rPr>
                <w:t xml:space="preserve">Chi phí vận hành khác (hiệu chuẩn, bảo trì thiết bị, bảo hiểm, phần mềm, kiểm toán) và thuế TNDN</w:t>
              </w:r>
            </w:ins>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197</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2.054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 năm thứ nhất lỗ, chưa chia lợi nhuận</w:t>
            </w:r>
          </w:p>
          <w:p w14:paraId="4DF8D73E" w14:textId="377A228B" w:rsidR="00AB7547" w:rsidRPr="000E47C0" w:rsidRDefault="00AB7547" w:rsidP="00AB7547">
            <w:pPr>
              <w:widowControl/>
              <w:spacing w:before="0" w:after="0"/>
              <w:ind w:firstLine="0"/>
              <w:rPr>
                <w:sz w:val="26"/>
                <w:szCs w:val="26"/>
              </w:rPr>
            </w:pP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-768</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del w:id="1038" w:author="Nội dung điều chỉnh (Claude)" w:date="2026-10-22T16:35:10Z">
              <w:r w:rsidRPr="000E47C0">
                <w:rPr>
                  <w:sz w:val="26"/>
                  <w:szCs w:val="26"/>
                </w:rPr>
                <w:delText>Tỷ trọng nguồn thu từ hoạt động kinh doanh, liên doanh, liên kết trong tổng nguồn thu sự nghiệp (1*100/6)</w:delText>
              </w:r>
            </w:del>
            <w:ins w:id="1039" w:author="Nội dung điều chỉnh (Claude)" w:date="2026-10-22T16:35:10Z">
              <w:r w:rsidRPr="000E47C0">
                <w:rPr>
                  <w:sz w:val="26"/>
                  <w:szCs w:val="26"/>
                </w:rPr>
                <w:t xml:space="preserve">Tỷ trọng nguồn thu Trường được hưởng từ liên doanh, liên kết (lợi nhuận được chia) trong tổng nguồn thu sự nghiệp; năm thứ nhất Công ty lỗ, chưa chia lợi nhuận</w:t>
              </w:r>
            </w:ins>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del w:id="1040" w:author="Nội dung điều chỉnh (Claude)" w:date="2026-10-22T16:35:10Z">
              <w:r w:rsidRPr="000E47C0">
                <w:rPr>
                  <w:sz w:val="26"/>
                  <w:szCs w:val="26"/>
                </w:rPr>
                <w:delText>5,08</w:delText>
              </w:r>
            </w:del>
            <w:ins w:id="1041" w:author="Nội dung điều chỉnh (Claude)" w:date="2026-10-22T16:35:10Z">
              <w:r w:rsidRPr="000E47C0">
                <w:rPr>
                  <w:sz w:val="26"/>
                  <w:szCs w:val="26"/>
                </w:rPr>
                <w:t xml:space="preserve">0</w:t>
              </w:r>
            </w:ins>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(0 triệu đồng *100/8)</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p>
        </w:tc>
      </w:tr>
    </w:tbl>
    <w:p w14:paraId="4930A854" w14:textId="20F6DEE8" w:rsidR="00AB7547" w:rsidRPr="000E47C0" w:rsidRDefault="00AB7547" w:rsidP="00AB7547">
      <w:pPr>
        <w:shd w:val="clear" w:color="auto" w:fill="FFFFFF"/>
        <w:rPr>
          <w:szCs w:val="28"/>
          <w:lang w:val="vi"/>
        </w:rPr>
      </w:pPr>
      <w:r w:rsidRPr="000E47C0">
        <w:rPr>
          <w:szCs w:val="28"/>
          <w:lang w:val="vi"/>
        </w:rPr>
        <w:t>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504–712 triệu đồng/năm. Lỗ lũy kế được bù đắp từ lợi nhuận năm thứ 3 và năm thứ 4; Trường bắt đầu được chia lợi nhuận từ năm thứ 4.</w:t>
      </w:r>
    </w:p>
    <w:p w14:paraId="6AB67162" w14:textId="71600031" w:rsidR="00AB7547" w:rsidRPr="000E47C0" w:rsidRDefault="00AB7547" w:rsidP="00AB7547">
      <w:pPr>
        <w:shd w:val="clear" w:color="auto" w:fill="FFFFFF"/>
        <w:rPr>
          <w:szCs w:val="28"/>
          <w:lang w:val="vi"/>
        </w:rPr>
      </w:pPr>
      <w:r w:rsidRPr="000E47C0">
        <w:rPr>
          <w:szCs w:val="28"/>
          <w:lang w:val="vi"/>
        </w:rPr>
        <w:t>Căn cứ bảng phân tích tài chính 10 năm đầu hoạt động, khi đã đi vào ổn định (từ năm thứ 7), dự kiến lợi nhuận Trường được chia khoảng 290 triệu đồng/năm; khi lưu lượng thực tế đạt ngưỡng đầu tư dây chuyền thứ hai, doanh thu và lợi nhuận tăng tương ứng,</w:t>
      </w:r>
      <w:r w:rsidRPr="000E47C0">
        <w:rPr>
          <w:szCs w:val="28"/>
          <w:lang w:val="vi"/>
        </w:rPr>
        <w:t xml:space="preserve">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 xml:space="preserve">Dự kiến thời gian hoàn vốn đầu tư của Đề án </w:t>
      </w:r>
      <w:r w:rsidRPr="000E47C0">
        <w:rPr>
          <w:szCs w:val="28"/>
          <w:lang w:val="vi"/>
        </w:rPr>
        <w:t>khoảng 8,5 năm cho nguồn vốn đầu tư giai đoạn 1 là 20.456,5 triệu đồng</w:t>
      </w:r>
      <w:r w:rsidRPr="000E47C0">
        <w:rPr>
          <w:szCs w:val="28"/>
          <w:lang w:val="vi"/>
        </w:rPr>
        <w:t>. Nếu không có cơ chế ưu tiên hoàn vốn thì thời gian hoàn vốn của các nhà đầu tư đúng bằng thời gian hoàn vốn của Đề án.</w:t>
      </w:r>
    </w:p>
    <w:p w14:paraId="3E0C8A85" w14:textId="77777777" w:rsidR="00197D5A" w:rsidRPr="000E47C0" w:rsidRDefault="00197D5A" w:rsidP="00197D5A">
      <w:pPr>
        <w:pStyle w:val="Heading1"/>
        <w:rPr>
          <w:color w:val="auto"/>
          <w:lang w:val="nl-BE"/>
        </w:rPr>
      </w:pPr>
      <w:bookmarkStart w:id="638" w:name="_Toc236064061"/>
      <w:r w:rsidRPr="000E47C0">
        <w:rPr>
          <w:color w:val="auto"/>
          <w:lang w:val="nl-BE"/>
        </w:rPr>
        <w:t>II. HIỆU QUẢ XÃ HỘI, TÁC ĐỘNG MÔI TRƯỜNG VÀ TÍNH BỀN VỮNG CỦA ĐỀ ÁN</w:t>
      </w:r>
      <w:bookmarkEnd w:id="638"/>
    </w:p>
    <w:p w14:paraId="022AF0AE" w14:textId="77777777" w:rsidR="00197D5A" w:rsidRPr="000E47C0" w:rsidRDefault="00197D5A" w:rsidP="00197D5A">
      <w:pPr>
        <w:pStyle w:val="Heading2"/>
        <w:rPr>
          <w:color w:val="auto"/>
          <w:lang w:val="nl-BE"/>
        </w:rPr>
      </w:pPr>
      <w:bookmarkStart w:id="639" w:name="_Toc236064062"/>
      <w:r w:rsidRPr="000E47C0">
        <w:rPr>
          <w:color w:val="auto"/>
          <w:lang w:val="nl-BE"/>
        </w:rPr>
        <w:t>1. Hiệu quả xã hội</w:t>
      </w:r>
      <w:bookmarkEnd w:id="639"/>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640" w:name="_Toc236064063"/>
      <w:r w:rsidRPr="000E47C0">
        <w:rPr>
          <w:color w:val="auto"/>
          <w:lang w:val="nl-BE"/>
        </w:rPr>
        <w:t>2. Tính bền vững của Đề án</w:t>
      </w:r>
      <w:bookmarkEnd w:id="640"/>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641" w:name="_Toc236064064"/>
      <w:r w:rsidRPr="000E47C0">
        <w:rPr>
          <w:color w:val="auto"/>
          <w:lang w:val="nl-NL"/>
        </w:rPr>
        <w:t>3. Đánh giá sơ bộ tác động môi trường theo quy định pháp luật về bảo vệ môi trường</w:t>
      </w:r>
      <w:bookmarkEnd w:id="641"/>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642"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642"/>
    </w:p>
    <w:p w14:paraId="44C1FFBE" w14:textId="77777777" w:rsidR="00197D5A" w:rsidRPr="000E47C0" w:rsidRDefault="00197D5A" w:rsidP="00197D5A">
      <w:pPr>
        <w:pStyle w:val="Heading2"/>
        <w:rPr>
          <w:color w:val="auto"/>
          <w:lang w:val="nl-NL"/>
        </w:rPr>
      </w:pPr>
      <w:bookmarkStart w:id="643" w:name="_Toc236064066"/>
      <w:r w:rsidRPr="000E47C0">
        <w:rPr>
          <w:color w:val="auto"/>
          <w:lang w:val="nl-NL"/>
        </w:rPr>
        <w:t>1. Cấp độ rủi ro</w:t>
      </w:r>
      <w:bookmarkEnd w:id="643"/>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644" w:name="_Toc238544035"/>
      <w:r w:rsidRPr="000E47C0">
        <w:rPr>
          <w:color w:val="auto"/>
        </w:rPr>
        <w:t>Bảng 23. Nhận dạng rủi ro</w:t>
      </w:r>
      <w:bookmarkEnd w:id="64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645" w:name="_Toc236064067"/>
      <w:r w:rsidRPr="000E47C0">
        <w:rPr>
          <w:color w:val="auto"/>
          <w:lang w:val="nl-NL"/>
        </w:rPr>
        <w:t>2. Cơ chế kiểm soát rủi ro</w:t>
      </w:r>
      <w:bookmarkEnd w:id="645"/>
    </w:p>
    <w:p w14:paraId="1636B1B5" w14:textId="77777777" w:rsidR="00197D5A" w:rsidRPr="000E47C0" w:rsidRDefault="00197D5A" w:rsidP="00197D5A">
      <w:pPr>
        <w:pStyle w:val="tnbng"/>
        <w:rPr>
          <w:color w:val="auto"/>
          <w:lang w:val="nl-NL"/>
        </w:rPr>
      </w:pPr>
      <w:bookmarkStart w:id="646" w:name="_Toc238544036"/>
      <w:r w:rsidRPr="000E47C0">
        <w:rPr>
          <w:color w:val="auto"/>
        </w:rPr>
        <w:t>Bảng 24. Cơ chế kiểm soát rủi ro</w:t>
      </w:r>
      <w:bookmarkEnd w:id="64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647" w:name="_Toc236064068"/>
    </w:p>
    <w:p w14:paraId="4725BDAB" w14:textId="77777777" w:rsidR="00197D5A" w:rsidRPr="000E47C0" w:rsidRDefault="00197D5A" w:rsidP="00197D5A">
      <w:pPr>
        <w:pStyle w:val="Heading4"/>
        <w:rPr>
          <w:color w:val="auto"/>
        </w:rPr>
      </w:pPr>
      <w:r w:rsidRPr="000E47C0">
        <w:rPr>
          <w:color w:val="auto"/>
        </w:rPr>
        <w:t>Phần V</w:t>
      </w:r>
      <w:bookmarkEnd w:id="647"/>
    </w:p>
    <w:p w14:paraId="0DEA195F" w14:textId="77777777" w:rsidR="00197D5A" w:rsidRPr="000E47C0" w:rsidRDefault="00197D5A" w:rsidP="00197D5A">
      <w:pPr>
        <w:pStyle w:val="Heading4"/>
        <w:rPr>
          <w:color w:val="auto"/>
        </w:rPr>
      </w:pPr>
      <w:bookmarkStart w:id="648" w:name="_Toc236064069"/>
      <w:r w:rsidRPr="000E47C0">
        <w:rPr>
          <w:color w:val="auto"/>
        </w:rPr>
        <w:t>TỔ CHỨC THỰC HIỆN, KẾT LUẬN VÀ KIẾN NGHỊ</w:t>
      </w:r>
      <w:bookmarkEnd w:id="648"/>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649" w:name="_Toc236064070"/>
      <w:r w:rsidRPr="000E47C0">
        <w:rPr>
          <w:color w:val="auto"/>
        </w:rPr>
        <w:t>I. TỔ CHỨC THỰC HIỆN ĐỀ ÁN</w:t>
      </w:r>
      <w:bookmarkEnd w:id="649"/>
    </w:p>
    <w:p w14:paraId="39AA0074" w14:textId="77777777" w:rsidR="00197D5A" w:rsidRPr="000E47C0" w:rsidRDefault="00197D5A" w:rsidP="00197D5A">
      <w:pPr>
        <w:pStyle w:val="Heading2"/>
        <w:rPr>
          <w:color w:val="auto"/>
        </w:rPr>
      </w:pPr>
      <w:bookmarkStart w:id="650" w:name="_Toc236064071"/>
      <w:r w:rsidRPr="000E47C0">
        <w:rPr>
          <w:color w:val="auto"/>
        </w:rPr>
        <w:t>1. Trường Cao đẳng Kon Tum</w:t>
      </w:r>
      <w:bookmarkEnd w:id="650"/>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651" w:name="_Toc236064072"/>
      <w:r w:rsidRPr="000E47C0">
        <w:rPr>
          <w:color w:val="auto"/>
          <w:lang w:val="nl-BE"/>
        </w:rPr>
        <w:t>2. Công ty TNHH Đăng kiểm Cao đẳng Kon Tum</w:t>
      </w:r>
      <w:bookmarkEnd w:id="651"/>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652" w:name="_Toc236064073"/>
      <w:r w:rsidRPr="000E47C0">
        <w:rPr>
          <w:color w:val="auto"/>
          <w:lang w:val="nl-BE"/>
        </w:rPr>
        <w:t>3. Đề nghị các sở, ban, ngành, cơ quan, đơn vị phối hợp thực hiện</w:t>
      </w:r>
      <w:bookmarkEnd w:id="652"/>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653"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653"/>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Hướng dẫn, phối hợp với nhà trường trong công tác bổ nhiệm Hội đồng thành viên, kiểm soát viên và các chức danh khác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654" w:name="_Toc236064074"/>
      <w:r w:rsidRPr="000E47C0">
        <w:rPr>
          <w:color w:val="auto"/>
          <w:lang w:val="nl-BE"/>
        </w:rPr>
        <w:t>II</w:t>
      </w:r>
      <w:r w:rsidRPr="000E47C0">
        <w:rPr>
          <w:color w:val="auto"/>
          <w:lang w:val="nl-NL"/>
        </w:rPr>
        <w:t>. KẾT LUẬN VÀ KIẾN NGHỊ</w:t>
      </w:r>
      <w:bookmarkEnd w:id="654"/>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25EA71D7"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w:t>
            </w:r>
            <w:r w:rsidR="00277A92">
              <w:rPr>
                <w:szCs w:val="28"/>
              </w:rPr>
              <w:t>,</w:t>
            </w:r>
            <w:r w:rsidRPr="000E47C0">
              <w:rPr>
                <w:szCs w:val="28"/>
              </w:rPr>
              <w:t xml:space="preserve">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 xml:space="preserve">b) Cơ sở 2: Khoa </w:t>
      </w:r>
      <w:del w:id="1047" w:author="Nội dung điều chỉnh (Claude)" w:date="2026-10-22T16:35:11Z">
        <w:r w:rsidRPr="000E47C0">
          <w:rPr>
            <w:b/>
            <w:lang w:val="vi-VN"/>
          </w:rPr>
          <w:delText xml:space="preserve">Kinh tế - Nông lâm</w:delText>
        </w:r>
      </w:del>
      <w:ins w:id="1048" w:author="Nội dung điều chỉnh (Claude)" w:date="2026-10-22T16:35:11Z">
        <w:r w:rsidRPr="000E47C0">
          <w:rPr>
            <w:b/>
            <w:lang w:val="vi-VN"/>
          </w:rPr>
          <w:t xml:space="preserve">Kinh tế - Nông Lâm</w:t>
        </w:r>
      </w:ins>
      <w:r w:rsidRPr="000E47C0">
        <w:rPr>
          <w:b/>
          <w:lang w:val="vi-VN"/>
        </w:rPr>
        <w:t xml:space="preserve">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szCs w:val="28"/>
              </w:rPr>
              <w:t>97</w:t>
            </w:r>
            <w:r w:rsidRPr="000E47C0">
              <w:rPr>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168"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5CABD143" w14:textId="77777777" w:rsidR="00197D5A" w:rsidRPr="000E47C0" w:rsidRDefault="00197D5A" w:rsidP="00197D5A">
      <w:pPr>
        <w:rPr>
          <w:b/>
          <w:bCs/>
          <w:iCs/>
          <w:szCs w:val="28"/>
          <w:lang w:val="vi-VN"/>
        </w:rPr>
      </w:pPr>
      <w:r w:rsidRPr="000E47C0">
        <w:rPr>
          <w:b/>
          <w:bCs/>
          <w:iCs/>
          <w:szCs w:val="28"/>
          <w:lang w:val="vi-VN"/>
        </w:rPr>
        <w:t>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168"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cei="http://schemas.microsoft.com/office/word/2026/wordml/cei">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w:t>
      </w:r>
      <w:r w:rsidRPr="000E47C0">
        <w:rPr>
          <w:szCs w:val="28"/>
          <w:lang w:val="vi-VN"/>
        </w:rPr>
        <w:t>Hoạt động thu phí kiểm định của 01 dây chuyền kiểm định (giai đoạn 1) và doanh thu dịch vụ bổ sung (ước tính theo Bảng 19).</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xml:space="preserve">- Số lượng xe kiểm định trong 1 năm: </w:t>
      </w:r>
      <w:r w:rsidRPr="000E47C0">
        <w:rPr>
          <w:szCs w:val="28"/>
          <w:lang w:val="vi-VN"/>
        </w:rPr>
        <w:t>01 dây chuyền x 48 xe/ngày x 26 ngày/tháng x 12 tháng = 14.976 xe; từ năm thứ 6 tăng 10%/năm, không vượt công suất.</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1361"/>
        <w:gridCol w:w="1361"/>
        <w:gridCol w:w="1309"/>
        <w:gridCol w:w="1310"/>
        <w:gridCol w:w="1310"/>
        <w:gridCol w:w="1310"/>
        <w:gridCol w:w="1310"/>
        <w:gridCol w:w="1310"/>
        <w:gridCol w:w="1310"/>
        <w:gridCol w:w="1310"/>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99%</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100%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14.976</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10.483</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11.981</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14.826</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14.976</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3.941</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4.462</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5.332</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5.382</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5.432</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5.900</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5.952</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5.952</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590"/>
        <w:gridCol w:w="2591"/>
        <w:gridCol w:w="913"/>
        <w:gridCol w:w="1435"/>
        <w:gridCol w:w="2036"/>
        <w:gridCol w:w="2456"/>
        <w:gridCol w:w="2085"/>
        <w:gridCol w:w="2456"/>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20.000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240.000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56.400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296.400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3</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45.000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540.000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126.900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666.900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11</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162.000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1.944.000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456.840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2.400.840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1515"/>
        <w:gridCol w:w="1524"/>
        <w:gridCol w:w="1196"/>
        <w:gridCol w:w="1196"/>
        <w:gridCol w:w="1196"/>
        <w:gridCol w:w="1196"/>
        <w:gridCol w:w="1196"/>
        <w:gridCol w:w="1196"/>
        <w:gridCol w:w="1196"/>
        <w:gridCol w:w="119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 (quỹ lương năm 1–3 cố định; từ năm 4 theo tỷ lệ tổng doanh thu so với năm 3)</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1,01</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1,02</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1,11</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1,12</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1,12</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2.401</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2.423</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2.446</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2.657</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2.680</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2.680</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100"/>
        <w:gridCol w:w="1756"/>
        <w:gridCol w:w="1289"/>
        <w:gridCol w:w="940"/>
        <w:gridCol w:w="2274"/>
        <w:gridCol w:w="1186"/>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13.090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1.000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736"/>
        <w:gridCol w:w="1082"/>
        <w:gridCol w:w="1107"/>
        <w:gridCol w:w="1107"/>
        <w:gridCol w:w="1107"/>
        <w:gridCol w:w="1107"/>
        <w:gridCol w:w="1108"/>
        <w:gridCol w:w="1108"/>
        <w:gridCol w:w="1108"/>
        <w:gridCol w:w="1108"/>
        <w:gridCol w:w="1294"/>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r w:rsidRPr="000E47C0">
              <w:rPr>
                <w:b/>
                <w:bCs/>
                <w:szCs w:val="28"/>
              </w:rPr>
              <w:t>20.405.000</w:t>
            </w:r>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r w:rsidRPr="000E47C0">
              <w:rPr>
                <w:szCs w:val="28"/>
              </w:rPr>
              <w:t>2.054</w:t>
            </w:r>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r w:rsidRPr="000E47C0">
              <w:rPr>
                <w:szCs w:val="28"/>
              </w:rPr>
              <w:t>2.054</w:t>
            </w:r>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896"/>
        <w:gridCol w:w="1296"/>
        <w:gridCol w:w="1296"/>
        <w:gridCol w:w="1296"/>
        <w:gridCol w:w="1296"/>
        <w:gridCol w:w="1296"/>
        <w:gridCol w:w="1416"/>
        <w:gridCol w:w="1416"/>
        <w:gridCol w:w="1416"/>
        <w:gridCol w:w="1416"/>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3.941</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4.462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5.332</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5.382</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5.432</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5.900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kiểm định xe cơ giới</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3.318</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3.792</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4.693</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r>
      <w:tr w:rsidR="000E47C0" w:rsidRPr="000E47C0" w14:paraId="104CC994" w14:textId="77777777" w:rsidTr="006047EC">
        <w:trPr>
          <w:trHeight w:val="227"/>
        </w:trPr>
        <w:tc>
          <w:tcPr>
            <w:tcW w:w="562" w:type="dxa"/>
            <w:noWrap/>
            <w:vAlign w:val="center"/>
            <w:hideMark/>
          </w:tcPr>
          <w:p w14:paraId="4687ED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7A972C1"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dịch vụ bổ sung (ước tính, Bảng 19)</w:t>
            </w:r>
          </w:p>
        </w:tc>
        <w:tc>
          <w:tcPr>
            <w:tcW w:w="1206" w:type="dxa"/>
            <w:noWrap/>
            <w:vAlign w:val="center"/>
            <w:hideMark/>
          </w:tcPr>
          <w:p w14:paraId="6AA446E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623</w:t>
            </w:r>
          </w:p>
        </w:tc>
        <w:tc>
          <w:tcPr>
            <w:tcW w:w="1092" w:type="dxa"/>
            <w:noWrap/>
            <w:vAlign w:val="center"/>
            <w:hideMark/>
          </w:tcPr>
          <w:p w14:paraId="3B400DB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670</w:t>
            </w:r>
          </w:p>
        </w:tc>
        <w:tc>
          <w:tcPr>
            <w:tcW w:w="1092" w:type="dxa"/>
            <w:noWrap/>
            <w:vAlign w:val="center"/>
            <w:hideMark/>
          </w:tcPr>
          <w:p w14:paraId="235BE9F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1.066</w:t>
            </w:r>
          </w:p>
        </w:tc>
        <w:tc>
          <w:tcPr>
            <w:tcW w:w="1092" w:type="dxa"/>
            <w:noWrap/>
            <w:vAlign w:val="center"/>
            <w:hideMark/>
          </w:tcPr>
          <w:p w14:paraId="182CA9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1.116</w:t>
            </w:r>
          </w:p>
        </w:tc>
        <w:tc>
          <w:tcPr>
            <w:tcW w:w="1092" w:type="dxa"/>
            <w:noWrap/>
            <w:vAlign w:val="center"/>
            <w:hideMark/>
          </w:tcPr>
          <w:p w14:paraId="046C0FD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1.166</w:t>
            </w:r>
          </w:p>
        </w:tc>
        <w:tc>
          <w:tcPr>
            <w:tcW w:w="1092" w:type="dxa"/>
            <w:noWrap/>
            <w:vAlign w:val="center"/>
            <w:hideMark/>
          </w:tcPr>
          <w:p w14:paraId="40A783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1.207</w:t>
            </w:r>
          </w:p>
        </w:tc>
        <w:tc>
          <w:tcPr>
            <w:tcW w:w="1092" w:type="dxa"/>
            <w:noWrap/>
            <w:vAlign w:val="center"/>
            <w:hideMark/>
          </w:tcPr>
          <w:p w14:paraId="7563A65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0AF11A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5EA17B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73FEC80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4.512</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4.530</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4.741</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r>
      <w:tr w:rsidR="000E47C0" w:rsidRPr="000E47C0" w14:paraId="46F96469" w14:textId="77777777" w:rsidTr="006047EC">
        <w:trPr>
          <w:trHeight w:val="227"/>
        </w:trPr>
        <w:tc>
          <w:tcPr>
            <w:tcW w:w="562" w:type="dxa"/>
            <w:noWrap/>
            <w:vAlign w:val="center"/>
            <w:hideMark/>
          </w:tcPr>
          <w:p w14:paraId="6CDDF12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197A5751"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05747D9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6102E8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479B0D3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2255CCB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2.423</w:t>
            </w:r>
          </w:p>
        </w:tc>
        <w:tc>
          <w:tcPr>
            <w:tcW w:w="1092" w:type="dxa"/>
            <w:noWrap/>
            <w:vAlign w:val="center"/>
            <w:hideMark/>
          </w:tcPr>
          <w:p w14:paraId="509C7AD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2.446</w:t>
            </w:r>
          </w:p>
        </w:tc>
        <w:tc>
          <w:tcPr>
            <w:tcW w:w="1092" w:type="dxa"/>
            <w:noWrap/>
            <w:vAlign w:val="center"/>
            <w:hideMark/>
          </w:tcPr>
          <w:p w14:paraId="1E21D1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2.657</w:t>
            </w:r>
          </w:p>
        </w:tc>
        <w:tc>
          <w:tcPr>
            <w:tcW w:w="1092" w:type="dxa"/>
            <w:noWrap/>
            <w:vAlign w:val="center"/>
            <w:hideMark/>
          </w:tcPr>
          <w:p w14:paraId="1265EF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6BB12E5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074C57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16B8B4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(4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18</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-571</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-36</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835</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874</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902</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1.159</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del w:id="1034" w:author="Nội dung điều chỉnh (Claude)" w:date="2026-10-22T16:35:09Z">
              <w:r w:rsidRPr="000E47C0">
                <w:rPr>
                  <w:szCs w:val="28"/>
                </w:rPr>
                <w:delText>Nộp thuế GTGT (ước tính)</w:delText>
              </w:r>
            </w:del>
            <w:ins w:id="1035" w:author="Nội dung điều chỉnh (Claude)" w:date="2026-10-22T16:35:09Z">
              <w:r w:rsidRPr="000E47C0">
                <w:rPr>
                  <w:szCs w:val="28"/>
                </w:rPr>
                <w:t xml:space="preserve">Chi phí vận hành khác (hiệu chuẩn, bảo trì thiết bị, bảo hiểm, phần mềm, kiểm toán; ước tính khoảng 5% doanh thu)</w:t>
              </w:r>
            </w:ins>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197</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223</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267</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269</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272</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295</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126</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173</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-768</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-259</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568</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576</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504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691</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23</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101</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138</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94</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403</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553</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206</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282</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46</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198</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271</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20.456,5</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r w:rsidRPr="000E47C0">
              <w:rPr>
                <w:szCs w:val="28"/>
              </w:rPr>
              <w:t>1.286</w:t>
            </w:r>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r w:rsidRPr="000E47C0">
              <w:rPr>
                <w:szCs w:val="28"/>
              </w:rPr>
              <w:t>1.796</w:t>
            </w:r>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r w:rsidRPr="000E47C0">
              <w:rPr>
                <w:szCs w:val="28"/>
              </w:rPr>
              <w:t>2.622</w:t>
            </w:r>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2.630</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2.558</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2.745</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8,5</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168"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Luật Bảo vệ môi trường ngày 17 tháng 11 năm 2020</w:t>
      </w:r>
      <w:r w:rsidRPr="000E47C0">
        <w:rPr>
          <w:color w:val="auto"/>
          <w:shd w:val="clear" w:color="auto" w:fill="FFFFFF"/>
        </w:rPr>
        <w:t xml:space="preserve"> (đã được sửa đổi, bổ sung)</w:t>
      </w:r>
      <w:r w:rsidRPr="000E47C0">
        <w:rPr>
          <w:color w:val="auto"/>
          <w:shd w:val="clear" w:color="auto" w:fill="FFFFFF"/>
        </w:rPr>
        <w:t>;</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đ) Đối với cộng đồng dân cư: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Thực hiện ký kết hợp đồng bải đỗ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b) Đối với giai đoạn vận hành: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62B72" w14:textId="77777777" w:rsidR="00801F07" w:rsidRDefault="00801F07">
      <w:r>
        <w:separator/>
      </w:r>
    </w:p>
  </w:endnote>
  <w:endnote w:type="continuationSeparator" w:id="0">
    <w:p w14:paraId="50E1C6F7" w14:textId="77777777" w:rsidR="00801F07" w:rsidRDefault="0080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7CCD6" w14:textId="77777777" w:rsidR="00801F07" w:rsidRDefault="00801F07">
      <w:r>
        <w:separator/>
      </w:r>
    </w:p>
  </w:footnote>
  <w:footnote w:type="continuationSeparator" w:id="0">
    <w:p w14:paraId="22AF0298" w14:textId="77777777" w:rsidR="00801F07" w:rsidRDefault="00801F07">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77A9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1F07"/>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81</Pages>
  <Words>21843</Words>
  <Characters>124509</Characters>
  <Application>Microsoft Office Word</Application>
  <DocSecurity>0</DocSecurity>
  <Lines>1037</Lines>
  <Paragraphs>292</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47</cp:revision>
  <dcterms:created xsi:type="dcterms:W3CDTF">2026-08-24T14:49:00Z</dcterms:created>
  <dcterms:modified xsi:type="dcterms:W3CDTF">2026-10-22T07:42:00Z</dcterms:modified>
</cp:coreProperties>
</file>