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20636" w:rsidRPr="00820636" w14:paraId="02A04005" w14:textId="77777777" w:rsidTr="00EF0E94">
        <w:trPr>
          <w:trHeight w:val="699"/>
        </w:trPr>
        <w:tc>
          <w:tcPr>
            <w:tcW w:w="4820" w:type="dxa"/>
            <w:hideMark/>
          </w:tcPr>
          <w:p w14:paraId="46462984" w14:textId="77777777" w:rsidR="00EF0E94" w:rsidRPr="00820636" w:rsidRDefault="00EF0E94" w:rsidP="00EF0E94">
            <w:pPr>
              <w:widowControl w:val="0"/>
              <w:spacing w:after="0" w:line="240" w:lineRule="auto"/>
              <w:jc w:val="center"/>
              <w:rPr>
                <w:iCs/>
                <w:sz w:val="26"/>
                <w:szCs w:val="26"/>
                <w:lang w:val="nl-NL"/>
              </w:rPr>
            </w:pPr>
            <w:r w:rsidRPr="00820636">
              <w:rPr>
                <w:iCs/>
                <w:sz w:val="26"/>
                <w:szCs w:val="26"/>
                <w:lang w:val="nl-NL"/>
              </w:rPr>
              <w:t>UBND TỈNH QUẢNG NGÃI</w:t>
            </w:r>
          </w:p>
          <w:p w14:paraId="0CB38107" w14:textId="77777777" w:rsidR="00EF0E94" w:rsidRPr="00820636" w:rsidRDefault="00EF0E94" w:rsidP="00EF0E94">
            <w:pPr>
              <w:widowControl w:val="0"/>
              <w:spacing w:after="0" w:line="240" w:lineRule="auto"/>
              <w:jc w:val="center"/>
              <w:rPr>
                <w:b/>
                <w:bCs/>
                <w:iCs/>
                <w:sz w:val="26"/>
                <w:szCs w:val="26"/>
                <w:lang w:val="nl-NL"/>
              </w:rPr>
            </w:pPr>
            <w:r w:rsidRPr="0082063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820636">
              <w:rPr>
                <w:b/>
                <w:bCs/>
                <w:iCs/>
                <w:sz w:val="26"/>
                <w:szCs w:val="26"/>
                <w:lang w:val="nl-NL"/>
              </w:rPr>
              <w:t>TRƯỜNG CAO ĐẲNG KON TUM</w:t>
            </w:r>
          </w:p>
        </w:tc>
        <w:tc>
          <w:tcPr>
            <w:tcW w:w="2551" w:type="dxa"/>
          </w:tcPr>
          <w:p w14:paraId="5D699560" w14:textId="77777777" w:rsidR="00EF0E94" w:rsidRPr="0082063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820636" w:rsidRDefault="00EF0E94" w:rsidP="00EF0E94">
            <w:pPr>
              <w:widowControl w:val="0"/>
              <w:spacing w:after="0" w:line="240" w:lineRule="auto"/>
              <w:jc w:val="center"/>
              <w:rPr>
                <w:b/>
                <w:iCs/>
                <w:sz w:val="26"/>
                <w:szCs w:val="26"/>
                <w:lang w:val="nl-NL"/>
              </w:rPr>
            </w:pPr>
            <w:r w:rsidRPr="00820636">
              <w:rPr>
                <w:b/>
                <w:iCs/>
                <w:sz w:val="26"/>
                <w:szCs w:val="26"/>
                <w:lang w:val="nl-NL"/>
              </w:rPr>
              <w:t>CỘNG HÒA XÃ HỘI CHỦ NGHĨA VIỆT NAM</w:t>
            </w:r>
          </w:p>
          <w:p w14:paraId="765A55F3" w14:textId="77777777" w:rsidR="00EF0E94" w:rsidRPr="00820636" w:rsidRDefault="00EF0E94" w:rsidP="00EF0E94">
            <w:pPr>
              <w:widowControl w:val="0"/>
              <w:spacing w:after="0" w:line="240" w:lineRule="auto"/>
              <w:jc w:val="center"/>
              <w:rPr>
                <w:iCs/>
                <w:szCs w:val="24"/>
              </w:rPr>
            </w:pPr>
            <w:r w:rsidRPr="0082063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820636">
              <w:rPr>
                <w:b/>
                <w:iCs/>
                <w:szCs w:val="24"/>
              </w:rPr>
              <w:t>Độc lập - Tự do - Hạnh phúc</w:t>
            </w:r>
          </w:p>
        </w:tc>
      </w:tr>
      <w:tr w:rsidR="00EF0E94" w:rsidRPr="00D530E5" w14:paraId="0C5ACC5E" w14:textId="77777777" w:rsidTr="00EF0E94">
        <w:trPr>
          <w:trHeight w:val="232"/>
        </w:trPr>
        <w:tc>
          <w:tcPr>
            <w:tcW w:w="4820" w:type="dxa"/>
            <w:hideMark/>
          </w:tcPr>
          <w:p w14:paraId="58C4B34A" w14:textId="63CF12BA" w:rsidR="00EF0E94" w:rsidRPr="00820636" w:rsidRDefault="00EF0E94" w:rsidP="00EF0E94">
            <w:pPr>
              <w:widowControl w:val="0"/>
              <w:spacing w:before="120" w:after="0" w:line="240" w:lineRule="auto"/>
              <w:jc w:val="center"/>
              <w:rPr>
                <w:iCs/>
                <w:sz w:val="26"/>
                <w:szCs w:val="26"/>
              </w:rPr>
            </w:pPr>
            <w:r w:rsidRPr="00820636">
              <w:rPr>
                <w:iCs/>
                <w:sz w:val="26"/>
                <w:szCs w:val="26"/>
              </w:rPr>
              <w:t xml:space="preserve">Số:  </w:t>
            </w:r>
            <w:r w:rsidR="00062F17">
              <w:rPr>
                <w:iCs/>
                <w:sz w:val="26"/>
                <w:szCs w:val="26"/>
              </w:rPr>
              <w:t xml:space="preserve">       </w:t>
            </w:r>
            <w:r w:rsidRPr="00820636">
              <w:rPr>
                <w:iCs/>
                <w:sz w:val="26"/>
                <w:szCs w:val="26"/>
              </w:rPr>
              <w:t xml:space="preserve">  /BC-CĐKT</w:t>
            </w:r>
          </w:p>
        </w:tc>
        <w:tc>
          <w:tcPr>
            <w:tcW w:w="2551" w:type="dxa"/>
          </w:tcPr>
          <w:p w14:paraId="0D1F15EC" w14:textId="77777777" w:rsidR="00EF0E94" w:rsidRPr="0082063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820636" w:rsidRDefault="00EF0E94" w:rsidP="00EF0E94">
            <w:pPr>
              <w:widowControl w:val="0"/>
              <w:spacing w:before="120" w:after="0" w:line="240" w:lineRule="auto"/>
              <w:jc w:val="center"/>
              <w:rPr>
                <w:iCs/>
                <w:szCs w:val="24"/>
                <w:lang w:val="nl-NL"/>
              </w:rPr>
            </w:pPr>
            <w:r w:rsidRPr="00820636">
              <w:rPr>
                <w:i/>
                <w:iCs/>
                <w:szCs w:val="24"/>
                <w:lang w:val="nl-NL"/>
              </w:rPr>
              <w:t xml:space="preserve">Quảng Ngãi, ngày </w:t>
            </w:r>
            <w:r w:rsidR="00820636">
              <w:rPr>
                <w:i/>
                <w:iCs/>
                <w:szCs w:val="24"/>
                <w:lang w:val="nl-NL"/>
              </w:rPr>
              <w:t xml:space="preserve">     </w:t>
            </w:r>
            <w:r w:rsidRPr="00820636">
              <w:rPr>
                <w:i/>
                <w:iCs/>
                <w:szCs w:val="24"/>
                <w:lang w:val="nl-NL"/>
              </w:rPr>
              <w:t xml:space="preserve"> tháng </w:t>
            </w:r>
            <w:r w:rsidR="008436EB" w:rsidRPr="00820636">
              <w:rPr>
                <w:i/>
                <w:iCs/>
                <w:szCs w:val="24"/>
                <w:lang w:val="nl-NL"/>
              </w:rPr>
              <w:t>10</w:t>
            </w:r>
            <w:r w:rsidRPr="00820636">
              <w:rPr>
                <w:i/>
                <w:iCs/>
                <w:szCs w:val="24"/>
                <w:lang w:val="nl-NL"/>
              </w:rPr>
              <w:t xml:space="preserve"> năm 2026</w:t>
            </w:r>
          </w:p>
        </w:tc>
      </w:tr>
    </w:tbl>
    <w:p w14:paraId="5AECB770" w14:textId="77777777" w:rsidR="00EF0E94" w:rsidRPr="001A09C1" w:rsidRDefault="00EF0E94" w:rsidP="00BE35ED">
      <w:pPr>
        <w:spacing w:after="0"/>
        <w:ind w:left="720" w:firstLine="720"/>
        <w:rPr>
          <w:b/>
          <w:color w:val="FF0000"/>
          <w:sz w:val="18"/>
          <w:szCs w:val="12"/>
          <w:lang w:val="nl-NL"/>
        </w:rPr>
      </w:pPr>
      <w:r w:rsidRPr="001A09C1">
        <w:rPr>
          <w:b/>
          <w:color w:val="FF0000"/>
        </w:rPr>
        <w:t>DỰ THẢO</w:t>
      </w:r>
    </w:p>
    <w:p w14:paraId="72B31089" w14:textId="6EC371AC" w:rsidR="00D268AB" w:rsidRPr="00D530E5" w:rsidRDefault="00C42D26" w:rsidP="007F6037">
      <w:pPr>
        <w:spacing w:after="0"/>
        <w:jc w:val="center"/>
        <w:rPr>
          <w:b/>
          <w:lang w:val="nl-NL"/>
        </w:rPr>
      </w:pPr>
      <w:r w:rsidRPr="00D530E5">
        <w:rPr>
          <w:b/>
          <w:lang w:val="nl-NL"/>
        </w:rPr>
        <w:t>BÁO CÁO</w:t>
      </w:r>
    </w:p>
    <w:p w14:paraId="6ECB1F7A" w14:textId="4A23BAFA" w:rsidR="00AA619E" w:rsidRPr="00D530E5" w:rsidRDefault="00AA619E" w:rsidP="007F6037">
      <w:pPr>
        <w:spacing w:after="0"/>
        <w:jc w:val="center"/>
        <w:rPr>
          <w:b/>
          <w:bCs/>
          <w:lang w:val="nl-NL"/>
        </w:rPr>
      </w:pPr>
      <w:r w:rsidRPr="00D530E5">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D530E5" w:rsidRDefault="007F6037" w:rsidP="00EF0E94">
      <w:pPr>
        <w:spacing w:after="120"/>
        <w:rPr>
          <w:sz w:val="10"/>
          <w:szCs w:val="4"/>
          <w:lang w:val="nl-NL"/>
        </w:rPr>
      </w:pPr>
      <w:r w:rsidRPr="0082063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D530E5" w:rsidRDefault="00AA619E" w:rsidP="00D530E5">
      <w:pPr>
        <w:spacing w:after="0"/>
        <w:ind w:left="787" w:firstLine="4253"/>
        <w:rPr>
          <w:lang w:val="nl-NL"/>
        </w:rPr>
      </w:pPr>
      <w:r w:rsidRPr="00D530E5">
        <w:rPr>
          <w:lang w:val="nl-NL"/>
        </w:rPr>
        <w:t>Kính gửi:</w:t>
      </w:r>
    </w:p>
    <w:p w14:paraId="10B2F820" w14:textId="77777777" w:rsidR="00D268AB" w:rsidRPr="00D530E5" w:rsidRDefault="00C42D26" w:rsidP="002A3466">
      <w:pPr>
        <w:spacing w:after="0"/>
        <w:ind w:left="1093" w:firstLine="5003"/>
        <w:jc w:val="both"/>
        <w:rPr>
          <w:lang w:val="nl-NL"/>
        </w:rPr>
      </w:pPr>
      <w:r w:rsidRPr="00D530E5">
        <w:rPr>
          <w:lang w:val="nl-NL"/>
        </w:rPr>
        <w:t>- Ủy ban nhân dân tỉnh;</w:t>
      </w:r>
    </w:p>
    <w:p w14:paraId="3CE58BB6" w14:textId="77777777" w:rsidR="00D268AB" w:rsidRPr="00D530E5" w:rsidRDefault="00C42D26" w:rsidP="002A3466">
      <w:pPr>
        <w:spacing w:after="0"/>
        <w:ind w:left="1093" w:firstLine="5003"/>
        <w:jc w:val="both"/>
        <w:rPr>
          <w:lang w:val="nl-NL"/>
        </w:rPr>
      </w:pPr>
      <w:r w:rsidRPr="00D530E5">
        <w:rPr>
          <w:lang w:val="nl-NL"/>
        </w:rPr>
        <w:t>- Sở Tài chính.</w:t>
      </w:r>
    </w:p>
    <w:p w14:paraId="31D3E04A" w14:textId="3373706F" w:rsidR="00D268AB" w:rsidRPr="00D530E5" w:rsidRDefault="007F6037" w:rsidP="004C3D0D">
      <w:pPr>
        <w:ind w:firstLine="720"/>
        <w:jc w:val="both"/>
        <w:rPr>
          <w:lang w:val="nl-NL"/>
        </w:rPr>
      </w:pPr>
      <w:r w:rsidRPr="00D530E5">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3745" w:type="dxa"/>
        <w:jc w:val="center"/>
        <w:tblLayout w:type="fixed"/>
        <w:tblLook w:val="04A0" w:firstRow="1" w:lastRow="0" w:firstColumn="1" w:lastColumn="0" w:noHBand="0" w:noVBand="1"/>
      </w:tblPr>
      <w:tblGrid>
        <w:gridCol w:w="704"/>
        <w:gridCol w:w="3969"/>
        <w:gridCol w:w="9072"/>
      </w:tblGrid>
      <w:tr w:rsidR="00820636" w:rsidRPr="00820636" w14:paraId="28CE4A82" w14:textId="77777777" w:rsidTr="002D695B">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820636" w:rsidRDefault="00C42D26">
            <w:pPr>
              <w:spacing w:after="40" w:line="240" w:lineRule="auto"/>
              <w:jc w:val="center"/>
            </w:pPr>
            <w:r w:rsidRPr="00820636">
              <w:rPr>
                <w:b/>
              </w:rPr>
              <w:t>TT</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820636" w:rsidRDefault="00C42D26">
            <w:pPr>
              <w:spacing w:after="40" w:line="240" w:lineRule="auto"/>
              <w:jc w:val="center"/>
            </w:pPr>
            <w:r w:rsidRPr="00820636">
              <w:rPr>
                <w:b/>
              </w:rPr>
              <w:t>NỘI DUNG Ý KIẾN</w:t>
            </w:r>
          </w:p>
        </w:tc>
        <w:tc>
          <w:tcPr>
            <w:tcW w:w="907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820636" w:rsidRDefault="00C42D26">
            <w:pPr>
              <w:spacing w:after="40" w:line="240" w:lineRule="auto"/>
              <w:jc w:val="center"/>
            </w:pPr>
            <w:r w:rsidRPr="00820636">
              <w:rPr>
                <w:b/>
              </w:rPr>
              <w:t>NỘI DUNG TIẾP THU, GIẢI TRÌNH CỦA TRƯỜNG</w:t>
            </w:r>
          </w:p>
        </w:tc>
      </w:tr>
      <w:tr w:rsidR="00820636" w:rsidRPr="00820636" w14:paraId="45F4AF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820636" w:rsidRDefault="00192A31">
            <w:pPr>
              <w:spacing w:after="40" w:line="240" w:lineRule="auto"/>
              <w:jc w:val="center"/>
              <w:rPr>
                <w:b/>
                <w:bCs/>
              </w:rPr>
            </w:pPr>
            <w:r w:rsidRPr="00820636">
              <w:rPr>
                <w:b/>
                <w:bCs/>
              </w:rPr>
              <w:t>1</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820636" w:rsidRDefault="00C42D26" w:rsidP="00321942">
            <w:pPr>
              <w:spacing w:after="40" w:line="240" w:lineRule="auto"/>
              <w:jc w:val="both"/>
              <w:rPr>
                <w:b/>
                <w:bCs/>
              </w:rPr>
            </w:pPr>
            <w:r w:rsidRPr="00820636">
              <w:rPr>
                <w:b/>
                <w:bCs/>
              </w:rPr>
              <w:t>Ý kiến của Sở Tài chính tại Công văn số 8766/STC-HCSN ngày 24/9/2026 (báo cáo Ủy ban nhân dân tỉnh)</w:t>
            </w:r>
          </w:p>
        </w:tc>
      </w:tr>
      <w:tr w:rsidR="00820636" w:rsidRPr="00820636" w14:paraId="5151AB80"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820636" w:rsidRDefault="00C42D26">
            <w:pPr>
              <w:spacing w:after="40" w:line="240" w:lineRule="auto"/>
              <w:jc w:val="center"/>
            </w:pPr>
            <w:r w:rsidRPr="00820636">
              <w:t>1.1</w:t>
            </w:r>
          </w:p>
        </w:tc>
        <w:tc>
          <w:tcPr>
            <w:tcW w:w="3969"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820636" w:rsidRDefault="00C42D26">
            <w:pPr>
              <w:spacing w:after="40" w:line="240" w:lineRule="auto"/>
              <w:jc w:val="both"/>
            </w:pPr>
            <w:r w:rsidRPr="00820636">
              <w:t xml:space="preserve">1. Về cơ sở pháp lý của mô hình tổ chức và việc Trường Cao đẳng Kon Tum tham gia góp vốn thành lập doanh nghiệp: Theo ý kiến của Sở Tư pháp, chưa có quy định </w:t>
            </w:r>
            <w:r w:rsidRPr="00820636">
              <w:lastRenderedPageBreak/>
              <w:t>cụ thể về việc đơn vị sự nghiệp công lập tham 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596F87" w:rsidRDefault="00C42D26">
            <w:pPr>
              <w:spacing w:after="40" w:line="240" w:lineRule="auto"/>
              <w:jc w:val="both"/>
              <w:rPr>
                <w:i/>
                <w:iCs/>
              </w:rPr>
            </w:pPr>
            <w:r w:rsidRPr="00596F87">
              <w:rPr>
                <w:i/>
                <w:iCs/>
              </w:rPr>
              <w:t>Đề nghị Trường rà soát, làm rõ căn cứ pháp lý; đồng thời tham vấn cơ quan có thẩm quyền ở Trung ương để được hướng dẫn trước khi trình Ủy ban nhân dân tỉnh.</w:t>
            </w:r>
          </w:p>
        </w:tc>
        <w:tc>
          <w:tcPr>
            <w:tcW w:w="9072"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CE079D" w:rsidRDefault="00514A58">
            <w:pPr>
              <w:spacing w:after="40" w:line="240" w:lineRule="auto"/>
              <w:jc w:val="both"/>
              <w:rPr>
                <w:color w:val="FF0000"/>
              </w:rPr>
            </w:pPr>
            <w:r w:rsidRPr="00820636">
              <w:rPr>
                <w:b/>
              </w:rPr>
              <w:lastRenderedPageBreak/>
              <w:t>Tiếp thu và giải trình như sau:</w:t>
            </w:r>
          </w:p>
          <w:p w14:paraId="786897DD" w14:textId="65D0CB5A" w:rsidR="005B5556" w:rsidRPr="00820636" w:rsidRDefault="00514A58">
            <w:pPr>
              <w:spacing w:after="40" w:line="240" w:lineRule="auto"/>
              <w:jc w:val="both"/>
            </w:pPr>
            <w:r w:rsidRPr="00596F87">
              <w:rPr>
                <w:b/>
                <w:bCs/>
              </w:rPr>
              <w:t xml:space="preserve">a) Về căn cứ pháp lý: </w:t>
            </w:r>
            <w:r w:rsidRPr="00820636">
              <w:t>Nhà trường đã rà soát và xác định mô hình có căn cứ ở cấp luật, nghị định, gồm: (i) Khoản 6 Điều 10 Luật Giáo dục nghề nghiệp</w:t>
            </w:r>
            <w:r w:rsidR="00596F87">
              <w:t xml:space="preserve"> ngày 10/12/2025 </w:t>
            </w:r>
            <w:r w:rsidRPr="00820636">
              <w:t xml:space="preserve">quy định cơ sở giáo dục nghề nghiệp có nhiệm vụ, quyền hạn “thành </w:t>
            </w:r>
            <w:r w:rsidRPr="00820636">
              <w:lastRenderedPageBreak/>
              <w:t xml:space="preserve">lập doanh nghiệp, tổ chức khoa học và công nghệ khi đủ điều kiện”; điểm e khoản 1 Điều 11 Luật Giáo dục nghề nghiệp </w:t>
            </w:r>
            <w:r w:rsidR="00596F87">
              <w:t xml:space="preserve">ngày 10/12/2025  cũng </w:t>
            </w:r>
            <w:r w:rsidRPr="0082063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t>: Tại</w:t>
            </w:r>
            <w:r w:rsidRPr="0082063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820636" w:rsidRDefault="00514A58">
            <w:pPr>
              <w:spacing w:after="40" w:line="240" w:lineRule="auto"/>
              <w:jc w:val="both"/>
            </w:pPr>
            <w:r w:rsidRPr="00596F87">
              <w:rPr>
                <w:i/>
                <w:iCs/>
                <w:color w:val="00B050"/>
              </w:rPr>
              <w:t>Như vậy,</w:t>
            </w:r>
            <w:r w:rsidRPr="00820636">
              <w:rPr>
                <w:color w:val="00B050"/>
              </w:rPr>
              <w:t xml:space="preserve"> việc Trường góp vốn cùng nhà đầu tư hình thành pháp nhân mới không phải là trường hợp pháp luật chưa quy định, mà là trường hợp đã có quy định ở cấp luật, nghị định nhưng chưa có hướng dẫn chi tiết về trình tự, thẩm quyền và cơ chế quản lý phần vốn góp bằng tiền. </w:t>
            </w:r>
            <w:r w:rsidRPr="00596F87">
              <w:rPr>
                <w:color w:val="00B050"/>
              </w:rPr>
              <w:t>Nhà trường tiếp thu ý kiến, bổ sung các căn cứ nêu trên vào Bảng 6 Mục III Phần II Đề án</w:t>
            </w:r>
            <w:r w:rsidRPr="00820636">
              <w:rPr>
                <w:color w:val="00B050"/>
              </w:rPr>
              <w:t xml:space="preserve">; đồng thời làm rõ Trung tâm phục vụ trực tiếp hoạt động đào tạo ngành, nghề Công nghệ ô tô </w:t>
            </w:r>
            <w:r w:rsidR="001A09C1">
              <w:rPr>
                <w:color w:val="00B050"/>
              </w:rPr>
              <w:t>(</w:t>
            </w:r>
            <w:r w:rsidR="001A09C1" w:rsidRPr="00596F87">
              <w:rPr>
                <w:color w:val="00B050"/>
              </w:rPr>
              <w:t>nay là Công nghệ kỹ thuật ô tô</w:t>
            </w:r>
            <w:r w:rsidR="001A09C1">
              <w:rPr>
                <w:color w:val="00B050"/>
              </w:rPr>
              <w:t xml:space="preserve">) </w:t>
            </w:r>
            <w:r w:rsidRPr="00820636">
              <w:rPr>
                <w:color w:val="00B050"/>
              </w:rPr>
              <w:t xml:space="preserve">của Trường (thực hành, thực tập, </w:t>
            </w:r>
            <w:r w:rsidR="001A09C1">
              <w:rPr>
                <w:color w:val="00B050"/>
              </w:rPr>
              <w:t>kiểm định ô tô</w:t>
            </w:r>
            <w:r w:rsidRPr="00820636">
              <w:rPr>
                <w:color w:val="00B050"/>
              </w:rPr>
              <w:t>) để đáp ứng điều kiện “phục vụ hoạt động giáo dục nghề nghiệp” tại điểm e khoản 1 Điều 11 Luật Giáo dục nghề nghiệp.</w:t>
            </w:r>
          </w:p>
          <w:p w14:paraId="2B8AB4AD" w14:textId="79F511A2" w:rsidR="005B5556" w:rsidRPr="00820636" w:rsidRDefault="00514A58">
            <w:pPr>
              <w:spacing w:after="40" w:line="240" w:lineRule="auto"/>
              <w:jc w:val="both"/>
            </w:pPr>
            <w:r w:rsidRPr="00596F87">
              <w:rPr>
                <w:iCs/>
                <w:color w:val="00B050"/>
              </w:rPr>
              <w:t xml:space="preserve">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w:t>
            </w:r>
            <w:del w:id="1003" w:author="Nội dung điều chỉnh (Claude)" w:date="2026-10-22T16:35:13Z">
              <w:r w:rsidRPr="00596F87">
                <w:rPr>
                  <w:iCs/>
                  <w:color w:val="00B050"/>
                </w:rPr>
                <w:delText xml:space="preserve">tức là </w:delText>
              </w:r>
            </w:del>
            <w:del w:id="1004" w:author="Nội dung điều chỉnh (Claude)" w:date="2026-10-22T16:35:13Z">
              <w:r w:rsidR="00B91D44">
                <w:rPr>
                  <w:iCs/>
                  <w:color w:val="00B050"/>
                </w:rPr>
                <w:delText>chấp nhận</w:delText>
              </w:r>
            </w:del>
            <w:del w:id="1005" w:author="Nội dung điều chỉnh (Claude)" w:date="2026-10-22T16:35:13Z">
              <w:r w:rsidRPr="00596F87">
                <w:rPr>
                  <w:iCs/>
                  <w:color w:val="00B050"/>
                </w:rPr>
                <w:delText xml:space="preserve"> việc đơn vị sự nghiệp công lập có phần vốn, tài sản tại tổ chức kinh tế</w:delText>
              </w:r>
            </w:del>
            <w:ins w:id="1006" w:author="Nội dung điều chỉnh (Claude)" w:date="2026-10-22T16:35:13Z">
              <w:r w:rsidRPr="00596F87">
                <w:rPr>
                  <w:iCs/>
                  <w:color w:val="00B050"/>
                </w:rPr>
                <w:t xml:space="preserve">cho thấy quy định của Đảng đã tính đến trường hợp đơn vị có phần vốn, tài sản tại tổ chức kinh tế; đây là căn cứ tham khảo, không thay thế quy định của pháp luật về thẩm quyền, trình tự góp vốn</w:t>
              </w:r>
            </w:ins>
            <w:r w:rsidRPr="00596F87">
              <w:rPr>
                <w:iCs/>
                <w:color w:val="00B050"/>
              </w:rPr>
              <w:t xml:space="preserve">;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Default="00514A58">
            <w:pPr>
              <w:spacing w:after="40" w:line="240" w:lineRule="auto"/>
              <w:jc w:val="both"/>
            </w:pPr>
            <w:r w:rsidRPr="00596F87">
              <w:rPr>
                <w:b/>
                <w:bCs/>
              </w:rPr>
              <w:t>b) Về thẩm quyền quyết định và trách nhiệm quản lý phần vốn:</w:t>
            </w:r>
            <w:r w:rsidRPr="0082063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Default="00514A58">
            <w:pPr>
              <w:spacing w:after="40" w:line="240" w:lineRule="auto"/>
              <w:jc w:val="both"/>
            </w:pPr>
            <w:r w:rsidRPr="00EB2D31">
              <w:rPr>
                <w:b/>
                <w:bCs/>
              </w:rPr>
              <w:t>(1)</w:t>
            </w:r>
            <w:r w:rsidRPr="00820636">
              <w:t xml:space="preserve"> </w:t>
            </w:r>
            <w:r w:rsidR="001A09C1" w:rsidRPr="00820636">
              <w:t xml:space="preserve">Phần </w:t>
            </w:r>
            <w:r w:rsidRPr="0082063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1A09C1" w:rsidRDefault="00514A58">
            <w:pPr>
              <w:spacing w:after="40" w:line="240" w:lineRule="auto"/>
              <w:jc w:val="both"/>
              <w:rPr>
                <w:i/>
                <w:iCs/>
              </w:rPr>
            </w:pPr>
            <w:r w:rsidRPr="001A09C1">
              <w:rPr>
                <w:i/>
                <w:iCs/>
              </w:rPr>
              <w:t xml:space="preserve">hoặc </w:t>
            </w:r>
          </w:p>
          <w:p w14:paraId="3F21A2A1" w14:textId="1561E720" w:rsidR="005B5556" w:rsidRPr="00820636" w:rsidRDefault="00514A58">
            <w:pPr>
              <w:spacing w:after="40" w:line="240" w:lineRule="auto"/>
              <w:jc w:val="both"/>
            </w:pPr>
            <w:r w:rsidRPr="00EB2D31">
              <w:rPr>
                <w:b/>
                <w:bCs/>
              </w:rPr>
              <w:t>(2)</w:t>
            </w:r>
            <w:r w:rsidRPr="00820636">
              <w:t xml:space="preserve"> Ủy ban nhân dân tỉnh thực hiện quyền của cơ quan đại diện chủ sở hữu đối với phần vốn nhà nước tại Công ty: </w:t>
            </w:r>
            <w:r w:rsidR="00EB2D31" w:rsidRPr="00820636">
              <w:t xml:space="preserve">Cử </w:t>
            </w:r>
            <w:r w:rsidRPr="0082063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820636" w:rsidRDefault="00514A58">
            <w:pPr>
              <w:spacing w:after="40" w:line="240" w:lineRule="auto"/>
              <w:jc w:val="both"/>
            </w:pPr>
            <w:r w:rsidRPr="00EB2D31">
              <w:rPr>
                <w:b/>
                <w:bCs/>
                <w:color w:val="00B050"/>
              </w:rPr>
              <w:t xml:space="preserve">c) Điều chỉnh hồ sơ: </w:t>
            </w:r>
            <w:r w:rsidRPr="00820636">
              <w:rPr>
                <w:color w:val="00B050"/>
              </w:rPr>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820636" w:rsidRPr="00820636" w14:paraId="6CA22EC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820636" w:rsidRDefault="00C42D26">
            <w:pPr>
              <w:spacing w:after="40" w:line="240" w:lineRule="auto"/>
              <w:jc w:val="center"/>
            </w:pPr>
            <w:r w:rsidRPr="00820636">
              <w:lastRenderedPageBreak/>
              <w:t>1.2</w:t>
            </w:r>
          </w:p>
        </w:tc>
        <w:tc>
          <w:tcPr>
            <w:tcW w:w="3969"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820636" w:rsidRDefault="00C42D26">
            <w:pPr>
              <w:spacing w:after="40" w:line="240" w:lineRule="auto"/>
              <w:jc w:val="both"/>
            </w:pPr>
            <w:r w:rsidRPr="0082063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9072" w:type="dxa"/>
            <w:tcBorders>
              <w:top w:val="single" w:sz="4" w:space="0" w:color="000000"/>
              <w:left w:val="single" w:sz="4" w:space="0" w:color="000000"/>
              <w:bottom w:val="single" w:sz="4" w:space="0" w:color="000000"/>
              <w:right w:val="single" w:sz="4" w:space="0" w:color="000000"/>
            </w:tcBorders>
            <w:vAlign w:val="center"/>
          </w:tcPr>
          <w:p w14:paraId="46AE3790" w14:textId="5FB05C85" w:rsidR="005B5556" w:rsidRPr="00820636" w:rsidRDefault="00514A58">
            <w:pPr>
              <w:spacing w:after="40" w:line="240" w:lineRule="auto"/>
              <w:jc w:val="both"/>
            </w:pPr>
            <w:r w:rsidRPr="00820636">
              <w:rPr>
                <w:b/>
              </w:rPr>
              <w:t>Tiếp thu và giải trình như sau</w:t>
            </w:r>
            <w:r w:rsidR="00B91D44">
              <w:rPr>
                <w:b/>
              </w:rPr>
              <w:t>:</w:t>
            </w:r>
          </w:p>
          <w:p w14:paraId="24967405" w14:textId="0BDA5474" w:rsidR="005B5556" w:rsidRPr="00820636" w:rsidRDefault="00514A58">
            <w:pPr>
              <w:spacing w:after="40" w:line="240" w:lineRule="auto"/>
              <w:jc w:val="both"/>
            </w:pPr>
            <w:r w:rsidRPr="00EB2D31">
              <w:rPr>
                <w:b/>
                <w:bCs/>
              </w:rPr>
              <w:t>a) Giải trình sự cần thiết:</w:t>
            </w:r>
            <w:r w:rsidRPr="0082063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t>20</w:t>
            </w:r>
            <w:r w:rsidRPr="00820636">
              <w:t xml:space="preserve"> km. Ngoài chức năng dịch vụ, Trung tâm của Trường gắn với đào tạo (thực hành nghề Công nghệ </w:t>
            </w:r>
            <w:r w:rsidR="00EB2D31">
              <w:t xml:space="preserve">kỹ thuật </w:t>
            </w:r>
            <w:r w:rsidRPr="00820636">
              <w:t xml:space="preserve">ô tô, đào tạo, cập nhật </w:t>
            </w:r>
            <w:r w:rsidR="00EB2D31">
              <w:t xml:space="preserve">công nghệ </w:t>
            </w:r>
            <w:r w:rsidRPr="00820636">
              <w:t>đăng kiểm), đây là điểm khác biệt so với cơ sở đăng kiểm thuần thương mại.</w:t>
            </w:r>
            <w:r w:rsidRPr="00820636">
              <w:rPr>
                <w:color w:val="00B050"/>
              </w:rPr>
              <w:t xml:space="preserve"> Bên cạnh đó, Trung tâm 82.01.S là đơn vị sự nghiệp công lập đang thực hiện thủ tục chuyển đổi (cổ phần hóa); từ ngày 30/9/2026, việc chuyển đổi thực hiện theo Nghị định số 373/2026/NĐ-CP. </w:t>
            </w:r>
          </w:p>
          <w:p w14:paraId="3AED9C17" w14:textId="663AA922" w:rsidR="005B5556" w:rsidRPr="001A09C1" w:rsidRDefault="00514A58">
            <w:pPr>
              <w:spacing w:after="40" w:line="240" w:lineRule="auto"/>
              <w:jc w:val="both"/>
              <w:rPr>
                <w:color w:val="FF0000"/>
              </w:rPr>
            </w:pPr>
            <w:r w:rsidRPr="00EB2D31">
              <w:rPr>
                <w:bCs/>
                <w:color w:val="00B050"/>
              </w:rPr>
              <w:t xml:space="preserve">b) Tiếp thu điều chỉnh quy mô: Nhà trường cập nhật dự báo nhu cầu kiểm định có tính đến năng lực của Trung tâm 82.01.S và dự án An Phú Đăk Hà, và điều chỉnh quy mô theo hướng phân kỳ đầu tư: giai đoạn 1 đầu tư 01 dây chuyền kiểm định tổng hợp (loại I và loại II, trong đó thiết bị kiểm tra phanh tổng hợp có chức năng kiểm tra xe dẫn động bốn bánh toàn thời gian) để kiểm định được cả xe con, xe bán tải (pickup), xe tải van, xe điện và xe tải, xe khách; dây chuyền thứ hai chỉ đầu tư khi lưu lượng thực tế của dây chuyền giai đoạn 1 </w:t>
            </w:r>
            <w:del w:id="1001" w:author="Nội dung điều chỉnh (Claude)" w:date="2026-10-22T16:35:13Z">
              <w:r w:rsidRPr="00EB2D31">
                <w:rPr>
                  <w:bCs/>
                  <w:color w:val="00B050"/>
                </w:rPr>
                <w:delText xml:space="preserve">đạt từ 90% công suất thiết kế (14.976 lượt/năm)</w:delText>
              </w:r>
            </w:del>
            <w:ins w:id="1002" w:author="Nội dung điều chỉnh (Claude)" w:date="2026-10-22T16:35:13Z">
              <w:r w:rsidRPr="00EB2D31">
                <w:rPr>
                  <w:bCs/>
                  <w:color w:val="00B050"/>
                </w:rPr>
                <w:t xml:space="preserve">đạt từ 90% công suất thiết kế (khoảng 13.480 lượt/năm trên công suất thiết kế 14.976 lượt/năm)</w:t>
              </w:r>
            </w:ins>
            <w:r w:rsidRPr="00EB2D31">
              <w:rPr>
                <w:bCs/>
                <w:color w:val="00B050"/>
              </w:rPr>
              <w:t xml:space="preserve"> trong 2 năm liên tiếp. Diện tích mặt bằng vẫn bảo đảm điều kiện cho 02 dây chuyền theo khoản 1 Điều 5 Nghị định số 89/2026/NĐ-CP (dự phòng trường hợp đầu tư phát triển, nâng cấp chuyển kiểm định). </w:t>
            </w:r>
            <w:del w:id="1009" w:author="Nội dung điều chỉnh (Claude)" w:date="2026-10-22T16:35:13Z">
              <w:r w:rsidRPr="00EB2D31">
                <w:rPr>
                  <w:bCs/>
                  <w:color w:val="00B050"/>
                </w:rPr>
                <w:delText xml:space="preserve">Tổng vốn đầu tư, vốn điều lệ, Bảng 15, 18, 19, 20 và thời gian hoàn vốn được tính lại tương ứng</w:delText>
              </w:r>
            </w:del>
            <w:ins w:id="1010" w:author="Nội dung điều chỉnh (Claude)" w:date="2026-10-22T16:35:13Z">
              <w:r w:rsidRPr="00EB2D31">
                <w:rPr>
                  <w:bCs/>
                  <w:color w:val="00B050"/>
                </w:rPr>
                <w:t xml:space="preserve">Tổng vốn đầu tư, vốn điều lệ, Bảng 15, 18, 19, 20 và thời gian hoàn vốn được tính lại tương ứng: Vốn đầu tư giai đoạn 1 là 20.456,5 triệu đồng (Trường góp 51% là 10.432,82 triệu đồng), nhân sự 11 người, thời gian hoàn vốn khoảng 8,5 năm</w:t>
              </w:r>
            </w:ins>
            <w:r w:rsidRPr="00EB2D31">
              <w:rPr>
                <w:bCs/>
                <w:color w:val="00B050"/>
              </w:rPr>
              <w:t xml:space="preserve">.</w:t>
            </w:r>
          </w:p>
          <w:p w14:paraId="4889E1A4" w14:textId="77777777" w:rsidR="005B5556" w:rsidRPr="00820636" w:rsidRDefault="00514A58">
            <w:pPr>
              <w:spacing w:after="40" w:line="240" w:lineRule="auto"/>
              <w:jc w:val="both"/>
            </w:pPr>
            <w:r w:rsidRPr="00820636">
              <w:rPr>
                <w:color w:val="00B050"/>
              </w:rPr>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820636" w:rsidRPr="00820636" w14:paraId="6AE0BC4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820636" w:rsidRDefault="00C42D26">
            <w:pPr>
              <w:spacing w:after="40" w:line="240" w:lineRule="auto"/>
              <w:jc w:val="center"/>
            </w:pPr>
            <w:r w:rsidRPr="00820636">
              <w:t>1.3</w:t>
            </w:r>
          </w:p>
        </w:tc>
        <w:tc>
          <w:tcPr>
            <w:tcW w:w="3969"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820636" w:rsidRDefault="00C42D26">
            <w:pPr>
              <w:spacing w:after="40" w:line="240" w:lineRule="auto"/>
              <w:jc w:val="both"/>
            </w:pPr>
            <w:r w:rsidRPr="0082063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9072"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820636" w:rsidRDefault="00514A58">
            <w:pPr>
              <w:spacing w:after="40" w:line="240" w:lineRule="auto"/>
              <w:jc w:val="both"/>
            </w:pPr>
            <w:r w:rsidRPr="00820636">
              <w:rPr>
                <w:b/>
              </w:rPr>
              <w:t>Tiếp thu ý kiến. Nhà trường điều chỉnh phương án tài chính như sau:</w:t>
            </w:r>
          </w:p>
          <w:p w14:paraId="1B1AC875" w14:textId="48D1E9AC" w:rsidR="005B5556" w:rsidRPr="00820636" w:rsidRDefault="00514A58">
            <w:pPr>
              <w:spacing w:after="40" w:line="240" w:lineRule="auto"/>
              <w:jc w:val="both"/>
            </w:pPr>
            <w:r w:rsidRPr="00820636">
              <w:rPr>
                <w:color w:val="00B050"/>
              </w:rPr>
              <w:t xml:space="preserve">a) Bỏ nguồn Quỹ phát triển hoạt động sự nghiệp khỏi cơ cấu nguồn vốn góp tại Bảng 5 Đề án. </w:t>
            </w:r>
            <w:r w:rsidRPr="00236BC2">
              <w:rPr>
                <w:color w:val="00B050"/>
              </w:rPr>
              <w:t>Phần vốn góp của Trường được xác định cụ thể theo từng nguồn</w:t>
            </w:r>
            <w:r w:rsidR="00236BC2" w:rsidRPr="00236BC2">
              <w:rPr>
                <w:color w:val="00B050"/>
              </w:rPr>
              <w:t xml:space="preserve"> vốn góp trong Đề án.</w:t>
            </w:r>
          </w:p>
          <w:p w14:paraId="6D88F6A2" w14:textId="77777777" w:rsidR="005B5556" w:rsidRPr="00820636" w:rsidRDefault="00514A58">
            <w:pPr>
              <w:spacing w:after="40" w:line="240" w:lineRule="auto"/>
              <w:jc w:val="both"/>
            </w:pPr>
            <w:r w:rsidRPr="00820636">
              <w:rPr>
                <w:color w:val="00B050"/>
              </w:rPr>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820636" w:rsidRDefault="00514A58">
            <w:pPr>
              <w:spacing w:after="40" w:line="240" w:lineRule="auto"/>
              <w:jc w:val="both"/>
            </w:pPr>
            <w:r w:rsidRPr="00236BC2">
              <w:rPr>
                <w:b/>
                <w:bCs/>
                <w:color w:val="00B050"/>
              </w:rPr>
              <w:t>Về nguồn vay:</w:t>
            </w:r>
            <w:r w:rsidRPr="00820636">
              <w:rPr>
                <w:color w:val="00B050"/>
              </w:rPr>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820636" w:rsidRDefault="00514A58">
            <w:pPr>
              <w:spacing w:after="40" w:line="240" w:lineRule="auto"/>
              <w:jc w:val="both"/>
            </w:pPr>
            <w:r w:rsidRPr="00820636">
              <w:rPr>
                <w:color w:val="00B050"/>
              </w:rPr>
              <w:t xml:space="preserve">c) Giảm nhu cầu vốn góp của Trường thông qua phân kỳ đầu tư tại mục 1.2; nghiên cứu phương án điều chỉnh tỷ lệ góp vốn, trong đó Trường giữ tỷ lệ </w:t>
            </w:r>
            <w:r w:rsidR="00236BC2">
              <w:rPr>
                <w:color w:val="00B050"/>
              </w:rPr>
              <w:t>51</w:t>
            </w:r>
            <w:r w:rsidRPr="00820636">
              <w:rPr>
                <w:color w:val="00B050"/>
              </w:rPr>
              <w:t>% (trường hợp giữ quyền chi phối thì không thấp hơn 51%).</w:t>
            </w:r>
          </w:p>
          <w:p w14:paraId="4D13A9DD" w14:textId="77777777" w:rsidR="005B5556" w:rsidRPr="00820636" w:rsidRDefault="00514A58">
            <w:pPr>
              <w:spacing w:after="40" w:line="240" w:lineRule="auto"/>
              <w:jc w:val="both"/>
            </w:pPr>
            <w:r w:rsidRPr="00820636">
              <w:rPr>
                <w:color w:val="00B050"/>
              </w:rPr>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820636" w:rsidRDefault="00514A58">
            <w:pPr>
              <w:spacing w:after="40" w:line="240" w:lineRule="auto"/>
              <w:jc w:val="both"/>
            </w:pPr>
            <w:r w:rsidRPr="00820636">
              <w:rPr>
                <w:color w:val="00B050"/>
              </w:rPr>
              <w:t>đ) Điều chỉnh hồ sơ: Đề án (Bảng 5, 18, 20, 21; mục quản lý phần vốn); Tờ trình (Mục III.1a, 4.1a, thống nhất cách ghi “góp vốn bằng tiền”); dự thảo Quyết định (cơ cấu vốn, nguồn vốn).</w:t>
            </w:r>
          </w:p>
        </w:tc>
      </w:tr>
      <w:tr w:rsidR="00820636" w:rsidRPr="00820636" w14:paraId="263410F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820636" w:rsidRDefault="00192A31">
            <w:pPr>
              <w:spacing w:after="40" w:line="240" w:lineRule="auto"/>
              <w:jc w:val="center"/>
              <w:rPr>
                <w:b/>
                <w:bCs/>
              </w:rPr>
            </w:pPr>
            <w:r w:rsidRPr="00820636">
              <w:rPr>
                <w:b/>
                <w:bCs/>
              </w:rPr>
              <w:t>2</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820636" w:rsidRDefault="00C42D26" w:rsidP="00321942">
            <w:pPr>
              <w:spacing w:after="40" w:line="240" w:lineRule="auto"/>
              <w:jc w:val="both"/>
              <w:rPr>
                <w:b/>
                <w:bCs/>
              </w:rPr>
            </w:pPr>
            <w:r w:rsidRPr="00820636">
              <w:rPr>
                <w:b/>
                <w:bCs/>
              </w:rPr>
              <w:t>Ý kiến của Sở Tư pháp tại Công văn số 2533/STP-XD&amp;TCTHPL ngày 09/9/2026</w:t>
            </w:r>
          </w:p>
        </w:tc>
      </w:tr>
      <w:tr w:rsidR="00820636" w:rsidRPr="00820636" w14:paraId="6FAEE29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820636" w:rsidRDefault="00C42D26">
            <w:pPr>
              <w:spacing w:after="40" w:line="240" w:lineRule="auto"/>
              <w:jc w:val="center"/>
            </w:pPr>
            <w:r w:rsidRPr="00820636">
              <w:t>2.1</w:t>
            </w:r>
          </w:p>
        </w:tc>
        <w:tc>
          <w:tcPr>
            <w:tcW w:w="3969"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820636" w:rsidRDefault="00C42D26">
            <w:pPr>
              <w:spacing w:after="40" w:line="240" w:lineRule="auto"/>
              <w:jc w:val="both"/>
            </w:pPr>
            <w:r w:rsidRPr="0082063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9072"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820636" w:rsidRDefault="00514A58">
            <w:pPr>
              <w:spacing w:after="40" w:line="240" w:lineRule="auto"/>
              <w:jc w:val="both"/>
            </w:pPr>
            <w:r w:rsidRPr="00820636">
              <w:rPr>
                <w:b/>
              </w:rPr>
              <w:t>Tiếp thu và giải trình như sau:</w:t>
            </w:r>
          </w:p>
          <w:p w14:paraId="5F15FED3" w14:textId="77777777" w:rsidR="005B5556" w:rsidRPr="00820636" w:rsidRDefault="00514A58">
            <w:pPr>
              <w:spacing w:after="40" w:line="240" w:lineRule="auto"/>
              <w:jc w:val="both"/>
            </w:pPr>
            <w:r w:rsidRPr="00820636">
              <w:t>a) Về căn cứ góp vốn: Như đã giải trình tại mục 1.1 Báo cáo này.</w:t>
            </w:r>
          </w:p>
          <w:p w14:paraId="69DDC4C8" w14:textId="644015C4" w:rsidR="005B5556" w:rsidRPr="00820636" w:rsidRDefault="00514A58">
            <w:pPr>
              <w:spacing w:after="40" w:line="240" w:lineRule="auto"/>
              <w:jc w:val="both"/>
            </w:pPr>
            <w:r w:rsidRPr="00820636">
              <w:rPr>
                <w:color w:val="00B050"/>
              </w:rPr>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w:t>
            </w:r>
          </w:p>
          <w:p w14:paraId="7BD32E94" w14:textId="77777777" w:rsidR="005B5556" w:rsidRPr="00820636" w:rsidRDefault="00514A58">
            <w:pPr>
              <w:spacing w:after="40" w:line="240" w:lineRule="auto"/>
              <w:jc w:val="both"/>
            </w:pPr>
            <w:r w:rsidRPr="00236BC2">
              <w:rPr>
                <w:b/>
                <w:bCs/>
                <w:color w:val="00B050"/>
              </w:rPr>
              <w:t>c) Điều chỉnh hồ sơ:</w:t>
            </w:r>
            <w:r w:rsidRPr="00820636">
              <w:rPr>
                <w:color w:val="00B050"/>
              </w:rPr>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820636" w:rsidRPr="00820636" w14:paraId="0EFB94DC"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820636" w:rsidRDefault="00C42D26">
            <w:pPr>
              <w:spacing w:after="40" w:line="240" w:lineRule="auto"/>
              <w:jc w:val="center"/>
            </w:pPr>
            <w:r w:rsidRPr="00820636">
              <w:t>2.2</w:t>
            </w:r>
          </w:p>
        </w:tc>
        <w:tc>
          <w:tcPr>
            <w:tcW w:w="3969"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820636" w:rsidRDefault="00C42D26">
            <w:pPr>
              <w:spacing w:after="40" w:line="240" w:lineRule="auto"/>
              <w:jc w:val="both"/>
            </w:pPr>
            <w:r w:rsidRPr="0082063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9072"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820636" w:rsidRDefault="00514A58">
            <w:pPr>
              <w:spacing w:after="40" w:line="240" w:lineRule="auto"/>
              <w:jc w:val="both"/>
            </w:pPr>
            <w:r w:rsidRPr="00F218E4">
              <w:rPr>
                <w:b/>
                <w:bCs/>
                <w:i/>
                <w:iCs/>
              </w:rPr>
              <w:t>Giải trình:</w:t>
            </w:r>
            <w:r w:rsidRPr="0082063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t xml:space="preserve">kỹ thuật </w:t>
            </w:r>
            <w:r w:rsidRPr="00820636">
              <w:t>ô tô Trường đang đào tạo, không phải đầu tư ngoài ngành.</w:t>
            </w:r>
          </w:p>
          <w:p w14:paraId="6118C99E" w14:textId="72A63BE2" w:rsidR="005B5556" w:rsidRPr="00820636" w:rsidRDefault="00514A58">
            <w:pPr>
              <w:spacing w:after="40" w:line="240" w:lineRule="auto"/>
              <w:jc w:val="both"/>
            </w:pPr>
            <w:r w:rsidRPr="00820636">
              <w:rPr>
                <w:color w:val="00B050"/>
              </w:rPr>
              <w:t xml:space="preserve">Tiếp thu tinh thần thận trọng của ý kiến, nhà trường bổ sung vào Đề án: </w:t>
            </w:r>
            <w:r w:rsidR="00236BC2" w:rsidRPr="00820636">
              <w:rPr>
                <w:color w:val="00B050"/>
              </w:rPr>
              <w:t xml:space="preserve">Cơ </w:t>
            </w:r>
            <w:r w:rsidRPr="00820636">
              <w:rPr>
                <w:color w:val="00B050"/>
              </w:rPr>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820636" w:rsidRPr="00820636" w14:paraId="697F16E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820636" w:rsidRDefault="00C42D26">
            <w:pPr>
              <w:spacing w:after="40" w:line="240" w:lineRule="auto"/>
              <w:jc w:val="center"/>
            </w:pPr>
            <w:r w:rsidRPr="00820636">
              <w:t>2.3</w:t>
            </w:r>
          </w:p>
        </w:tc>
        <w:tc>
          <w:tcPr>
            <w:tcW w:w="3969"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820636" w:rsidRDefault="00C42D26">
            <w:pPr>
              <w:spacing w:after="40" w:line="240" w:lineRule="auto"/>
              <w:jc w:val="both"/>
            </w:pPr>
            <w:r w:rsidRPr="0082063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820636" w:rsidRDefault="00514A58">
            <w:pPr>
              <w:spacing w:after="40" w:line="240" w:lineRule="auto"/>
              <w:jc w:val="both"/>
            </w:pPr>
            <w:r w:rsidRPr="00F218E4">
              <w:rPr>
                <w:b/>
                <w:bCs/>
                <w:color w:val="00B050"/>
              </w:rPr>
              <w:t xml:space="preserve">Tiếp thu ý kiến. </w:t>
            </w:r>
            <w:r w:rsidRPr="00820636">
              <w:rPr>
                <w:color w:val="00B050"/>
              </w:rPr>
              <w:t xml:space="preserve">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w:t>
            </w:r>
            <w:r w:rsidRPr="00236BC2">
              <w:rPr>
                <w:color w:val="00B050"/>
              </w:rPr>
              <w:t>Nhà trường dự thảo nội dung xin ý kiến gửi kèm Báo cáo này.</w:t>
            </w:r>
          </w:p>
        </w:tc>
      </w:tr>
      <w:tr w:rsidR="00820636" w:rsidRPr="00820636" w14:paraId="50642F91"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820636" w:rsidRDefault="00192A31">
            <w:pPr>
              <w:spacing w:after="40" w:line="240" w:lineRule="auto"/>
              <w:jc w:val="center"/>
              <w:rPr>
                <w:b/>
                <w:bCs/>
              </w:rPr>
            </w:pPr>
            <w:r w:rsidRPr="00820636">
              <w:rPr>
                <w:b/>
                <w:bCs/>
              </w:rPr>
              <w:t>3</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820636" w:rsidRDefault="00C42D26" w:rsidP="00321942">
            <w:pPr>
              <w:spacing w:after="40" w:line="240" w:lineRule="auto"/>
              <w:jc w:val="both"/>
              <w:rPr>
                <w:b/>
                <w:bCs/>
              </w:rPr>
            </w:pPr>
            <w:r w:rsidRPr="00820636">
              <w:rPr>
                <w:b/>
                <w:bCs/>
              </w:rPr>
              <w:t>Ý kiến của Sở Nội vụ tại Công văn số 4478/SNV-TCBM ngày 11/9/2026</w:t>
            </w:r>
          </w:p>
        </w:tc>
      </w:tr>
      <w:tr w:rsidR="00820636" w:rsidRPr="00820636" w14:paraId="246D16A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820636" w:rsidRDefault="00C42D26">
            <w:pPr>
              <w:spacing w:after="40" w:line="240" w:lineRule="auto"/>
              <w:jc w:val="center"/>
            </w:pPr>
            <w:r w:rsidRPr="00820636">
              <w:t>3.1</w:t>
            </w:r>
          </w:p>
        </w:tc>
        <w:tc>
          <w:tcPr>
            <w:tcW w:w="3969"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820636" w:rsidRDefault="00C42D26">
            <w:pPr>
              <w:spacing w:after="40" w:line="240" w:lineRule="auto"/>
              <w:jc w:val="both"/>
            </w:pPr>
            <w:r w:rsidRPr="0082063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9072"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820636" w:rsidRDefault="00514A58">
            <w:pPr>
              <w:spacing w:after="40" w:line="240" w:lineRule="auto"/>
              <w:jc w:val="both"/>
            </w:pPr>
            <w:r w:rsidRPr="00820636">
              <w:t>Ghi nhận ý kiến của Sở Nội vụ</w:t>
            </w:r>
            <w:r w:rsidR="00CE079D">
              <w:t>.</w:t>
            </w:r>
          </w:p>
        </w:tc>
      </w:tr>
      <w:tr w:rsidR="00820636" w:rsidRPr="00820636" w14:paraId="7DEBE427"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820636" w:rsidRDefault="00C42D26">
            <w:pPr>
              <w:spacing w:after="40" w:line="240" w:lineRule="auto"/>
              <w:jc w:val="center"/>
            </w:pPr>
            <w:r w:rsidRPr="00820636">
              <w:t>3.2</w:t>
            </w:r>
          </w:p>
        </w:tc>
        <w:tc>
          <w:tcPr>
            <w:tcW w:w="3969"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820636" w:rsidRDefault="00C42D26">
            <w:pPr>
              <w:spacing w:after="40" w:line="240" w:lineRule="auto"/>
              <w:jc w:val="both"/>
            </w:pPr>
            <w:r w:rsidRPr="0082063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820636" w:rsidRDefault="00514A58">
            <w:pPr>
              <w:spacing w:after="40" w:line="240" w:lineRule="auto"/>
              <w:jc w:val="both"/>
            </w:pPr>
            <w:r w:rsidRPr="00F218E4">
              <w:rPr>
                <w:b/>
                <w:bCs/>
                <w:i/>
                <w:iCs/>
                <w:color w:val="00B050"/>
              </w:rPr>
              <w:t>Tiếp thu ý kiến.</w:t>
            </w:r>
            <w:r w:rsidRPr="00820636">
              <w:rPr>
                <w:color w:val="00B050"/>
              </w:rPr>
              <w:t xml:space="preserve"> Đề án đã bỏ hình thức biệt phái, điều động viên chức sang Công ty (Báo cáo số 382/BC-CĐKT ngày 25/8/2026). Viên chức chỉ tham gia với tư cách người đại diện phần vốn hoặc Kiểm soát viên sau khi có quyết định của cấp có thẩm quyền theo Nghị định số 181/2026/NĐ-CP. Nhà trường bổ sung vào Mục IV Phần II Đề án nguyên tắc: </w:t>
            </w:r>
            <w:r w:rsidR="00236BC2" w:rsidRPr="00820636">
              <w:rPr>
                <w:color w:val="00B050"/>
              </w:rPr>
              <w:t xml:space="preserve">Viên </w:t>
            </w:r>
            <w:r w:rsidRPr="00820636">
              <w:rPr>
                <w:color w:val="00B050"/>
              </w:rPr>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820636" w:rsidRPr="00820636" w14:paraId="76A36EE2"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820636" w:rsidRDefault="00192A31">
            <w:pPr>
              <w:spacing w:after="40" w:line="240" w:lineRule="auto"/>
              <w:jc w:val="center"/>
              <w:rPr>
                <w:b/>
                <w:bCs/>
              </w:rPr>
            </w:pPr>
            <w:r w:rsidRPr="00820636">
              <w:rPr>
                <w:b/>
                <w:bCs/>
              </w:rPr>
              <w:t>4</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820636" w:rsidRDefault="00C42D26" w:rsidP="00321942">
            <w:pPr>
              <w:spacing w:after="40" w:line="240" w:lineRule="auto"/>
              <w:jc w:val="both"/>
              <w:rPr>
                <w:b/>
                <w:bCs/>
              </w:rPr>
            </w:pPr>
            <w:r w:rsidRPr="00820636">
              <w:rPr>
                <w:b/>
                <w:bCs/>
              </w:rPr>
              <w:t>Ý kiến của Sở Xây dựng tại Công văn số 7173/SXD-VTPT ngày 11/9/2026</w:t>
            </w:r>
          </w:p>
        </w:tc>
      </w:tr>
      <w:tr w:rsidR="00820636" w:rsidRPr="00820636" w14:paraId="1D6C3B38"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820636" w:rsidRDefault="00C42D26">
            <w:pPr>
              <w:spacing w:after="40" w:line="240" w:lineRule="auto"/>
              <w:jc w:val="center"/>
            </w:pPr>
            <w:r w:rsidRPr="00820636">
              <w:t>4.1</w:t>
            </w:r>
          </w:p>
        </w:tc>
        <w:tc>
          <w:tcPr>
            <w:tcW w:w="3969"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820636" w:rsidRDefault="00C42D26">
            <w:pPr>
              <w:spacing w:after="40" w:line="240" w:lineRule="auto"/>
              <w:jc w:val="both"/>
            </w:pPr>
            <w:r w:rsidRPr="0082063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9072"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820636" w:rsidRDefault="00514A58">
            <w:pPr>
              <w:spacing w:after="40" w:line="240" w:lineRule="auto"/>
              <w:jc w:val="both"/>
            </w:pPr>
            <w:r w:rsidRPr="0082063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820636" w:rsidRPr="00820636" w14:paraId="223B9303"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820636" w:rsidRDefault="00C42D26">
            <w:pPr>
              <w:spacing w:after="40" w:line="240" w:lineRule="auto"/>
              <w:jc w:val="center"/>
            </w:pPr>
            <w:r w:rsidRPr="00820636">
              <w:t>4.2</w:t>
            </w:r>
          </w:p>
        </w:tc>
        <w:tc>
          <w:tcPr>
            <w:tcW w:w="3969"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820636" w:rsidRDefault="00C42D26">
            <w:pPr>
              <w:spacing w:after="40" w:line="240" w:lineRule="auto"/>
              <w:jc w:val="both"/>
            </w:pPr>
            <w:r w:rsidRPr="00820636">
              <w:t>Sự cần thiết và tính phù hợp của việc thành lập thêm cơ sở đăng kiểm (đã có dự án của Công ty An Phú Đăk Hà); đề nghị điều chỉnh quy mô dự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820636" w:rsidRDefault="00514A58">
            <w:pPr>
              <w:spacing w:after="40" w:line="240" w:lineRule="auto"/>
              <w:jc w:val="both"/>
            </w:pPr>
            <w:r w:rsidRPr="00820636">
              <w:t>Như đã giải trình, tiếp thu tại mục 1.2 Báo cáo này.</w:t>
            </w:r>
          </w:p>
        </w:tc>
      </w:tr>
      <w:tr w:rsidR="00820636" w:rsidRPr="00820636" w14:paraId="6922548E"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820636" w:rsidRDefault="00C42D26">
            <w:pPr>
              <w:spacing w:after="40" w:line="240" w:lineRule="auto"/>
              <w:jc w:val="center"/>
            </w:pPr>
            <w:r w:rsidRPr="00820636">
              <w:t>4.3</w:t>
            </w:r>
          </w:p>
        </w:tc>
        <w:tc>
          <w:tcPr>
            <w:tcW w:w="3969"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820636" w:rsidRDefault="00C42D26">
            <w:pPr>
              <w:spacing w:after="40" w:line="240" w:lineRule="auto"/>
              <w:jc w:val="both"/>
            </w:pPr>
            <w:r w:rsidRPr="0082063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9072"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820636" w:rsidRDefault="00514A58">
            <w:pPr>
              <w:spacing w:after="40" w:line="240" w:lineRule="auto"/>
              <w:jc w:val="both"/>
            </w:pPr>
            <w:r w:rsidRPr="00B91D44">
              <w:rPr>
                <w:b/>
                <w:bCs/>
                <w:color w:val="00B050"/>
              </w:rPr>
              <w:t>Tiếp thu ý kiến.</w:t>
            </w:r>
            <w:r w:rsidRPr="00820636">
              <w:rPr>
                <w:color w:val="00B050"/>
              </w:rPr>
              <w:t xml:space="preserve">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w:t>
            </w:r>
            <w:r w:rsidRPr="00CE079D">
              <w:rPr>
                <w:color w:val="00B050"/>
              </w:rPr>
              <w:t xml:space="preserve">Mốc dự kiến đưa Trung tâm vào hoạt động điều chỉnh tương ứng </w:t>
            </w:r>
            <w:r w:rsidR="00236BC2">
              <w:rPr>
                <w:color w:val="00B050"/>
              </w:rPr>
              <w:t>trong Đề án</w:t>
            </w:r>
            <w:r w:rsidRPr="00CE079D">
              <w:rPr>
                <w:color w:val="00B050"/>
              </w:rPr>
              <w:t>.</w:t>
            </w:r>
            <w:r w:rsidRPr="00820636">
              <w:rPr>
                <w:color w:val="00B050"/>
              </w:rPr>
              <w:t xml:space="preserve">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820636" w:rsidRPr="00820636" w14:paraId="7E1C5FA6" w14:textId="77777777" w:rsidTr="002D695B">
        <w:trPr>
          <w:trHeight w:val="236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820636" w:rsidRDefault="00C42D26">
            <w:pPr>
              <w:spacing w:after="40" w:line="240" w:lineRule="auto"/>
              <w:jc w:val="center"/>
            </w:pPr>
            <w:r w:rsidRPr="00820636">
              <w:t>4.4</w:t>
            </w:r>
          </w:p>
        </w:tc>
        <w:tc>
          <w:tcPr>
            <w:tcW w:w="3969"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820636" w:rsidRDefault="00C42D26">
            <w:pPr>
              <w:spacing w:after="40" w:line="240" w:lineRule="auto"/>
              <w:jc w:val="both"/>
            </w:pPr>
            <w:r w:rsidRPr="0082063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9072" w:type="dxa"/>
            <w:tcBorders>
              <w:top w:val="single" w:sz="4" w:space="0" w:color="000000"/>
              <w:left w:val="single" w:sz="4" w:space="0" w:color="000000"/>
              <w:bottom w:val="single" w:sz="4" w:space="0" w:color="000000"/>
              <w:right w:val="single" w:sz="4" w:space="0" w:color="000000"/>
            </w:tcBorders>
            <w:vAlign w:val="center"/>
          </w:tcPr>
          <w:p w14:paraId="6A66A031" w14:textId="7AA01B2E" w:rsidR="005B5556" w:rsidRPr="00820636" w:rsidRDefault="00514A58">
            <w:pPr>
              <w:spacing w:after="40" w:line="240" w:lineRule="auto"/>
              <w:jc w:val="both"/>
            </w:pPr>
            <w:r w:rsidRPr="00820636">
              <w:rPr>
                <w:color w:val="00B050"/>
              </w:rPr>
              <w:t xml:space="preserve">Tiếp thu ý kiến. Nhà trường bổ sung vào Mục 2 Phần III và Phụ lục IV Đề án nguyên tắc: </w:t>
            </w:r>
            <w:r w:rsidR="00236BC2" w:rsidRPr="00820636">
              <w:rPr>
                <w:color w:val="00B050"/>
              </w:rPr>
              <w:t xml:space="preserve">Danh </w:t>
            </w:r>
            <w:r w:rsidRPr="00820636">
              <w:rPr>
                <w:color w:val="00B050"/>
              </w:rPr>
              <w:t xml:space="preserve">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hiện vẫn còn hiệu lực; Bộ Xây dựng đang lấy ý kiến dự thảo QCVN thay thế, dự kiến có hiệu lực từ ngày 01/01/2027, trước thời điểm Trung tâm đầu tư (từ Quý II năm 2027). Trung tâm là cơ sở xây mới, không thuộc diện áp dụng điều khoản chuyển tiếp, nên nhà trường điều chỉnh Đề án theo dự thảo như sau: (i) Mặt bằng, xưởng kiểm định, đường nội bộ: </w:t>
            </w:r>
            <w:r w:rsidR="00B91D44" w:rsidRPr="00820636">
              <w:rPr>
                <w:color w:val="00B050"/>
              </w:rPr>
              <w:t xml:space="preserve">Yêu </w:t>
            </w:r>
            <w:r w:rsidRPr="00820636">
              <w:rPr>
                <w:color w:val="00B050"/>
              </w:rPr>
              <w:t>cầu của dự thảo không thay đổi so với QCVN 103:2024/BGTVT; Đề án đáp ứng (xưởng 740 m², kích thước thông xe dây chuyền loại II tối thiểu 36 x 5 x 4,5 m; đường nội bộ rộng 6 m, quy định tối thiểu 3,0 m; khu vực xe chờ tách biệt khu vực kiểm tra); bổ sung hố móng và vùng mặt sàn có độ phẳng ± 6 mm trong phạm vi 10 m phía trước, phía sau thiết bị cân cụm trục; thống nhất diện tích xưởng giữa Bảng 14 (740 m²) và Bảng 18 (700 m²); (ii) Dây chuyền, thiết bị: bổ sung thiết bị cân kiểm tra khối lượng xe cơ giới gồm cân trục đơn (dải đo 0 – 5.000 kg, kích thước 3,0 x 0,8 m) và cân cụm trục (dải đo 0 – 30.000 kg, kích thước 3,0 x 3,0 m), cấp chính xác III; trang bị ít nhất 01 thiết bị kiểm tra phanh tổng hợp (loại I và loại II) có chức năng kiểm tra xe dẫn động bốn bánh toàn thời gian (con lăn quay trơn có khóa hãm hoặc thiết bị đo lực bàn đạp phanh) để kiểm định xe con, xe bán tải, xe tải van, xe điện có khối lượng toàn bộ đến 3,5 tấn; dụng cụ đo độ truyền sáng kính chắn gió (dải đo 0 – 100%, sai số ± 2%, kết nối máy tính); dụng cụ, trang bị bảo vệ an toàn cách điện cho đăng kiểm viên khi kiểm tra xe điện, xe hybrid điện; thiết bị kiểm tra đèn chiếu sáng phía trước xác định được hình dạng chùm sáng và định vị buồng đo song song, vuông góc với phương tiện; phần mềm điều khiển thiết bị mã hóa, lưu trữ dữ liệu tối thiểu 36 tháng; camera giám sát khu vực tiếp nhận hồ sơ; (iii) Kiểm định khí thải xe mô tô, xe gắn máy: khu vực chờ tách biệt khu vực kiểm định; thiết bị phân tích khí thải đo CO, CO2, HC, O2, lamda theo Bảng 8 của dự thảo; camera AI (01 camera khu vực kiểm định, 02 camera và 01 camera nhận diện khuôn mặt đăng kiểm viên cho mỗi thiết bị), kết nối Sở Xây dựng và Cục Đăng kiểm Việt Nam; (iv) Hệ thống quản lý chất lượng theo nguyên tắc TCVN ISO/IEC 17020:2012 và chứng nhận phù hợp quy chuẩn do tổ chức đánh giá sự phù hợp được chỉ định thực hiện trước khi đưa vào hoạt động. Các yêu cầu tại các điểm (i), (ii), (iii) và (iv) nêu trên được tính đủ vào khoản dự phòng đầu tư chuẩn hóa theo quy chuẩn mới khoảng 2.980 triệu đồng; nhà trường cập nhật Bảng 15 (giai đoạn 1 đầu tư 01 dây chuyền kiểm định tổng hợp loại I và loại II, có thiết bị kiểm tra phanh tổng hợp kiểm tra được xe dẫn động bốn bánh toàn thời gian), Bảng 18 và Phụ lục IV Đề án (ước tính trên cơ sở giá tham khảo, sẽ chuẩn xác bằng báo giá khi lập dự án đầu tư</w:t>
            </w:r>
            <w:r w:rsidR="00B91D44">
              <w:rPr>
                <w:color w:val="00B050"/>
              </w:rPr>
              <w:t xml:space="preserve"> và Quy chuẩn mới được ban hành</w:t>
            </w:r>
            <w:r w:rsidRPr="00820636">
              <w:rPr>
                <w:color w:val="00B050"/>
              </w:rPr>
              <w:t>).</w:t>
            </w:r>
          </w:p>
        </w:tc>
      </w:tr>
      <w:tr w:rsidR="00820636" w:rsidRPr="00820636" w14:paraId="4F706997" w14:textId="77777777" w:rsidTr="002D695B">
        <w:trPr>
          <w:trHeight w:val="708"/>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820636" w:rsidRDefault="00192A31">
            <w:pPr>
              <w:spacing w:after="40" w:line="240" w:lineRule="auto"/>
              <w:jc w:val="center"/>
              <w:rPr>
                <w:b/>
                <w:bCs/>
              </w:rPr>
            </w:pPr>
            <w:r w:rsidRPr="00820636">
              <w:rPr>
                <w:b/>
                <w:bCs/>
              </w:rPr>
              <w:t>5</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820636" w:rsidRDefault="00C42D26" w:rsidP="00321942">
            <w:pPr>
              <w:spacing w:after="40" w:line="240" w:lineRule="auto"/>
              <w:jc w:val="both"/>
              <w:rPr>
                <w:b/>
                <w:bCs/>
              </w:rPr>
            </w:pPr>
            <w:r w:rsidRPr="00820636">
              <w:rPr>
                <w:b/>
                <w:bCs/>
              </w:rPr>
              <w:t>Ý kiến của Sở Nông nghiệp và Môi trường tại Công văn số 10668/SNNMT-QLĐĐ ngày 07/9/2026</w:t>
            </w:r>
          </w:p>
        </w:tc>
      </w:tr>
      <w:tr w:rsidR="00820636" w:rsidRPr="00820636" w14:paraId="224E0F7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820636" w:rsidRDefault="00C42D26">
            <w:pPr>
              <w:spacing w:after="40" w:line="240" w:lineRule="auto"/>
              <w:jc w:val="center"/>
            </w:pPr>
            <w:r w:rsidRPr="00820636">
              <w:t>5.1</w:t>
            </w:r>
          </w:p>
        </w:tc>
        <w:tc>
          <w:tcPr>
            <w:tcW w:w="3969"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820636" w:rsidRDefault="00C42D26">
            <w:pPr>
              <w:spacing w:after="40" w:line="240" w:lineRule="auto"/>
              <w:jc w:val="both"/>
            </w:pPr>
            <w:r w:rsidRPr="0082063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9072"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820636" w:rsidRDefault="00514A58">
            <w:pPr>
              <w:spacing w:after="40" w:line="240" w:lineRule="auto"/>
              <w:jc w:val="both"/>
            </w:pPr>
            <w:r w:rsidRPr="00820636">
              <w:rPr>
                <w:color w:val="00B050"/>
              </w:rPr>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820636" w:rsidRPr="00820636" w14:paraId="2AE5563B"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820636" w:rsidRDefault="00C42D26">
            <w:pPr>
              <w:spacing w:after="40" w:line="240" w:lineRule="auto"/>
              <w:jc w:val="center"/>
            </w:pPr>
            <w:r w:rsidRPr="00820636">
              <w:t>5.2</w:t>
            </w:r>
          </w:p>
        </w:tc>
        <w:tc>
          <w:tcPr>
            <w:tcW w:w="3969"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820636" w:rsidRDefault="00C42D26">
            <w:pPr>
              <w:spacing w:after="40" w:line="240" w:lineRule="auto"/>
              <w:jc w:val="both"/>
            </w:pPr>
            <w:r w:rsidRPr="0082063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9072"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820636" w:rsidRDefault="00514A58">
            <w:pPr>
              <w:spacing w:after="40" w:line="240" w:lineRule="auto"/>
              <w:jc w:val="both"/>
            </w:pPr>
            <w:r w:rsidRPr="00236BC2">
              <w:rPr>
                <w:b/>
                <w:bCs/>
                <w:color w:val="00B050"/>
              </w:rPr>
              <w:t>Tiếp thu ý kiến.</w:t>
            </w:r>
            <w:r w:rsidRPr="00820636">
              <w:rPr>
                <w:color w:val="00B050"/>
              </w:rPr>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Pr>
                <w:color w:val="00B050"/>
              </w:rPr>
              <w:t xml:space="preserve">Hiện nay, vị trí khu đất dự kiến đặt Trung tâm thuộc </w:t>
            </w:r>
            <w:r w:rsidR="00216309" w:rsidRPr="00216309">
              <w:rPr>
                <w:color w:val="00B050"/>
              </w:rPr>
              <w:t>quy hoạch đất dịch vụ - công cộng khác cấp đô thị</w:t>
            </w:r>
            <w:r w:rsidR="00216309">
              <w:rPr>
                <w:color w:val="00B050"/>
              </w:rPr>
              <w:t xml:space="preserve">, bảo đảm phù hợp với </w:t>
            </w:r>
            <w:r w:rsidR="00216309" w:rsidRPr="00216309">
              <w:rPr>
                <w:color w:val="00B050"/>
              </w:rPr>
              <w:t>quy hoạch tỉnh và chỉ tiêu sử dụng đất của phường.</w:t>
            </w:r>
          </w:p>
        </w:tc>
      </w:tr>
      <w:tr w:rsidR="00820636" w:rsidRPr="00820636" w14:paraId="11C9A675"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820636" w:rsidRDefault="00C42D26">
            <w:pPr>
              <w:spacing w:after="40" w:line="240" w:lineRule="auto"/>
              <w:jc w:val="center"/>
            </w:pPr>
            <w:r w:rsidRPr="00820636">
              <w:t>5.3</w:t>
            </w:r>
          </w:p>
        </w:tc>
        <w:tc>
          <w:tcPr>
            <w:tcW w:w="3969"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820636" w:rsidRDefault="00C42D26">
            <w:pPr>
              <w:spacing w:after="40" w:line="240" w:lineRule="auto"/>
              <w:jc w:val="both"/>
            </w:pPr>
            <w:r w:rsidRPr="0082063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9072"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820636" w:rsidRPr="00820636" w14:paraId="32A95BC6"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820636" w:rsidRDefault="00192A31">
            <w:pPr>
              <w:spacing w:after="40" w:line="240" w:lineRule="auto"/>
              <w:jc w:val="center"/>
              <w:rPr>
                <w:b/>
                <w:bCs/>
              </w:rPr>
            </w:pPr>
            <w:r w:rsidRPr="00820636">
              <w:rPr>
                <w:b/>
                <w:bCs/>
              </w:rPr>
              <w:t>6</w:t>
            </w:r>
          </w:p>
        </w:tc>
        <w:tc>
          <w:tcPr>
            <w:tcW w:w="1304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820636" w:rsidRDefault="00C42D26" w:rsidP="00321942">
            <w:pPr>
              <w:spacing w:after="40" w:line="240" w:lineRule="auto"/>
              <w:jc w:val="both"/>
              <w:rPr>
                <w:b/>
                <w:bCs/>
              </w:rPr>
            </w:pPr>
            <w:r w:rsidRPr="00820636">
              <w:rPr>
                <w:b/>
                <w:bCs/>
              </w:rPr>
              <w:t>Ý kiến của Thuế tỉnh Quảng Ngãi tại Công văn số 7399/QNG-QLDN2 ngày 08/9/2026 (kèm Công văn số 6060/QNG-QLDN2 ngày 14/7/2026)</w:t>
            </w:r>
          </w:p>
        </w:tc>
      </w:tr>
      <w:tr w:rsidR="00820636" w:rsidRPr="00820636" w14:paraId="128D69EA" w14:textId="77777777" w:rsidTr="002D695B">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820636" w:rsidRDefault="00C42D26">
            <w:pPr>
              <w:spacing w:after="40" w:line="240" w:lineRule="auto"/>
              <w:jc w:val="center"/>
            </w:pPr>
            <w:r w:rsidRPr="00820636">
              <w:t>6.1</w:t>
            </w:r>
          </w:p>
        </w:tc>
        <w:tc>
          <w:tcPr>
            <w:tcW w:w="3969"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820636" w:rsidRDefault="00C42D26">
            <w:pPr>
              <w:spacing w:after="40" w:line="240" w:lineRule="auto"/>
              <w:jc w:val="both"/>
            </w:pPr>
            <w:r w:rsidRPr="0082063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9072"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820636" w:rsidRDefault="00514A58">
            <w:pPr>
              <w:spacing w:after="40" w:line="240" w:lineRule="auto"/>
              <w:jc w:val="both"/>
            </w:pPr>
            <w:r w:rsidRPr="00216309">
              <w:rPr>
                <w:b/>
                <w:bCs/>
                <w:i/>
                <w:iCs/>
                <w:color w:val="00B050"/>
              </w:rPr>
              <w:t>Tiếp thu ý kiến.</w:t>
            </w:r>
            <w:r w:rsidRPr="00820636">
              <w:rPr>
                <w:color w:val="00B050"/>
              </w:rPr>
              <w:t xml:space="preserve"> Đề án đã tính thuế giá trị gia tăng và thuế thu nhập doanh nghiệp tại Bảng 20.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w:t>
            </w:r>
            <w:del w:id="1007" w:author="Nội dung điều chỉnh (Claude)" w:date="2026-10-22T16:35:13Z">
              <w:r w:rsidRPr="00820636">
                <w:rPr>
                  <w:color w:val="00B050"/>
                </w:rPr>
                <w:delText xml:space="preserve">để thống nhất với ý kiến của Thuế tỉnh về thuế suất phổ thông 20%.</w:delText>
              </w:r>
            </w:del>
            <w:ins w:id="1008" w:author="Nội dung điều chỉnh (Claude)" w:date="2026-10-22T16:35:13Z">
              <w:r w:rsidRPr="00820636">
                <w:rPr>
                  <w:color w:val="00B050"/>
                </w:rPr>
                <w:t xml:space="preserve">; theo đó, thời gian miễn thuế 03 năm tính từ năm được cấp Giấy chứng nhận đăng ký doanh nghiệp lần đầu, thuế suất 17% áp dụng theo khoản 3 Điều 10 Luật Thuế thu nhập doanh nghiệp đối với doanh nghiệp có doanh thu năm từ trên 03 tỷ đồng đến không quá 50 tỷ đồng; phương án tài chính tạm tính thuế suất 20% để thận trọng. Giá dịch vụ kiểm định chưa bao gồm thuế giá trị gia tăng theo khoản 2 Điều 3 Thông tư số 40/2025/TT-BXD.</w:t>
              </w:r>
            </w:ins>
          </w:p>
        </w:tc>
      </w:tr>
    </w:tbl>
    <w:p w14:paraId="59871ACB" w14:textId="77777777" w:rsidR="00B07376" w:rsidRPr="00B07376" w:rsidRDefault="00B07376" w:rsidP="005C2C20">
      <w:pPr>
        <w:spacing w:after="240"/>
        <w:ind w:firstLine="720"/>
        <w:jc w:val="both"/>
        <w:rPr>
          <w:sz w:val="16"/>
          <w:szCs w:val="10"/>
        </w:rPr>
      </w:pPr>
    </w:p>
    <w:p w14:paraId="03422C0A" w14:textId="31A67299" w:rsidR="00D268AB" w:rsidRPr="00820636" w:rsidRDefault="00C42D26" w:rsidP="005C2C20">
      <w:pPr>
        <w:spacing w:after="240"/>
        <w:ind w:firstLine="720"/>
        <w:jc w:val="both"/>
      </w:pPr>
      <w:r w:rsidRPr="0082063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D530E5" w14:paraId="4C1FE0CC" w14:textId="77777777" w:rsidTr="00EE02FD">
        <w:tc>
          <w:tcPr>
            <w:tcW w:w="8931" w:type="dxa"/>
            <w:hideMark/>
          </w:tcPr>
          <w:p w14:paraId="70788E32" w14:textId="77777777" w:rsidR="005C2C20" w:rsidRPr="00820636" w:rsidRDefault="005C2C20" w:rsidP="00EE02FD">
            <w:pPr>
              <w:widowControl w:val="0"/>
              <w:rPr>
                <w:b/>
                <w:i/>
                <w:sz w:val="24"/>
                <w:szCs w:val="24"/>
                <w:lang w:val="de-DE"/>
              </w:rPr>
            </w:pPr>
            <w:r w:rsidRPr="00820636">
              <w:rPr>
                <w:b/>
                <w:i/>
                <w:sz w:val="24"/>
                <w:szCs w:val="24"/>
                <w:lang w:val="de-DE"/>
              </w:rPr>
              <w:t>Nơi nhận:</w:t>
            </w:r>
          </w:p>
          <w:p w14:paraId="5BF414BD" w14:textId="77777777" w:rsidR="005C2C20" w:rsidRPr="00820636" w:rsidRDefault="005C2C20" w:rsidP="00EE02FD">
            <w:pPr>
              <w:widowControl w:val="0"/>
              <w:rPr>
                <w:sz w:val="22"/>
                <w:szCs w:val="22"/>
                <w:lang w:val="de-DE"/>
              </w:rPr>
            </w:pPr>
            <w:r w:rsidRPr="00820636">
              <w:rPr>
                <w:sz w:val="22"/>
                <w:szCs w:val="22"/>
                <w:lang w:val="de-DE"/>
              </w:rPr>
              <w:t>- Như trên;</w:t>
            </w:r>
          </w:p>
          <w:p w14:paraId="3DCC8B2D" w14:textId="77777777" w:rsidR="005C2C20" w:rsidRPr="00820636" w:rsidRDefault="005C2C20" w:rsidP="00EE02FD">
            <w:pPr>
              <w:widowControl w:val="0"/>
              <w:rPr>
                <w:sz w:val="22"/>
                <w:szCs w:val="22"/>
                <w:lang w:val="de-DE"/>
              </w:rPr>
            </w:pPr>
            <w:r w:rsidRPr="00820636">
              <w:rPr>
                <w:sz w:val="22"/>
                <w:szCs w:val="22"/>
                <w:lang w:val="de-DE"/>
              </w:rPr>
              <w:t>- Lãnh đạo Trường;</w:t>
            </w:r>
          </w:p>
          <w:p w14:paraId="6B040221" w14:textId="77777777" w:rsidR="005C2C20" w:rsidRPr="00820636" w:rsidRDefault="005C2C20" w:rsidP="00EE02FD">
            <w:pPr>
              <w:widowControl w:val="0"/>
              <w:rPr>
                <w:sz w:val="22"/>
                <w:szCs w:val="22"/>
                <w:lang w:val="de-DE"/>
              </w:rPr>
            </w:pPr>
            <w:r w:rsidRPr="00820636">
              <w:rPr>
                <w:sz w:val="22"/>
                <w:szCs w:val="22"/>
                <w:lang w:val="de-DE"/>
              </w:rPr>
              <w:t>- Các đơn vị thuộc Trường;</w:t>
            </w:r>
          </w:p>
          <w:p w14:paraId="13D2A274" w14:textId="77777777" w:rsidR="005C2C20" w:rsidRPr="00820636" w:rsidRDefault="005C2C20" w:rsidP="00EE02FD">
            <w:pPr>
              <w:widowControl w:val="0"/>
              <w:rPr>
                <w:sz w:val="20"/>
                <w:lang w:val="de-DE"/>
              </w:rPr>
            </w:pPr>
            <w:r w:rsidRPr="00820636">
              <w:rPr>
                <w:sz w:val="22"/>
                <w:szCs w:val="22"/>
                <w:lang w:val="de-DE"/>
              </w:rPr>
              <w:t>- Lưu: VT, THHCQT.</w:t>
            </w:r>
          </w:p>
        </w:tc>
        <w:tc>
          <w:tcPr>
            <w:tcW w:w="3680" w:type="dxa"/>
          </w:tcPr>
          <w:p w14:paraId="12AEF65D" w14:textId="77777777" w:rsidR="005C2C20" w:rsidRPr="00820636" w:rsidRDefault="005C2C20" w:rsidP="00EE02FD">
            <w:pPr>
              <w:widowControl w:val="0"/>
              <w:jc w:val="center"/>
              <w:rPr>
                <w:b/>
                <w:lang w:val="de-DE"/>
              </w:rPr>
            </w:pPr>
            <w:r w:rsidRPr="00820636">
              <w:rPr>
                <w:b/>
                <w:lang w:val="de-DE"/>
              </w:rPr>
              <w:t>HIỆU TRƯỞNG</w:t>
            </w:r>
          </w:p>
          <w:p w14:paraId="5D2E066E" w14:textId="77777777" w:rsidR="005C2C20" w:rsidRPr="00820636" w:rsidRDefault="005C2C20" w:rsidP="00EE02FD">
            <w:pPr>
              <w:widowControl w:val="0"/>
              <w:jc w:val="center"/>
              <w:rPr>
                <w:b/>
                <w:lang w:val="de-DE"/>
              </w:rPr>
            </w:pPr>
          </w:p>
          <w:p w14:paraId="49B99017" w14:textId="77777777" w:rsidR="005C2C20" w:rsidRPr="00820636" w:rsidRDefault="005C2C20" w:rsidP="00EE02FD">
            <w:pPr>
              <w:widowControl w:val="0"/>
              <w:jc w:val="center"/>
              <w:rPr>
                <w:b/>
                <w:lang w:val="de-DE"/>
              </w:rPr>
            </w:pPr>
          </w:p>
          <w:p w14:paraId="6ED98BEF" w14:textId="77777777" w:rsidR="005C2C20" w:rsidRPr="00820636" w:rsidRDefault="005C2C20" w:rsidP="00EE02FD">
            <w:pPr>
              <w:widowControl w:val="0"/>
              <w:jc w:val="center"/>
              <w:rPr>
                <w:b/>
                <w:lang w:val="de-DE"/>
              </w:rPr>
            </w:pPr>
          </w:p>
          <w:p w14:paraId="2ADA37E7" w14:textId="77777777" w:rsidR="005C2C20" w:rsidRPr="00820636" w:rsidRDefault="005C2C20" w:rsidP="00EE02FD">
            <w:pPr>
              <w:widowControl w:val="0"/>
              <w:jc w:val="center"/>
              <w:rPr>
                <w:b/>
                <w:lang w:val="de-DE"/>
              </w:rPr>
            </w:pPr>
          </w:p>
          <w:p w14:paraId="109F57F0" w14:textId="77777777" w:rsidR="005C2C20" w:rsidRPr="00820636" w:rsidRDefault="005C2C20" w:rsidP="00EE02FD">
            <w:pPr>
              <w:widowControl w:val="0"/>
              <w:jc w:val="center"/>
              <w:rPr>
                <w:b/>
                <w:lang w:val="de-DE"/>
              </w:rPr>
            </w:pPr>
          </w:p>
          <w:p w14:paraId="4BFD3C72" w14:textId="77777777" w:rsidR="005C2C20" w:rsidRPr="00820636" w:rsidRDefault="005C2C20" w:rsidP="00EE02FD">
            <w:pPr>
              <w:widowControl w:val="0"/>
              <w:jc w:val="center"/>
              <w:rPr>
                <w:b/>
                <w:lang w:val="de-DE"/>
              </w:rPr>
            </w:pPr>
          </w:p>
          <w:p w14:paraId="4D04CC56" w14:textId="77777777" w:rsidR="005C2C20" w:rsidRPr="00820636" w:rsidRDefault="005C2C20" w:rsidP="00EE02FD">
            <w:pPr>
              <w:widowControl w:val="0"/>
              <w:jc w:val="center"/>
              <w:rPr>
                <w:lang w:val="de-DE"/>
              </w:rPr>
            </w:pPr>
            <w:r w:rsidRPr="00820636">
              <w:rPr>
                <w:b/>
                <w:lang w:val="de-DE"/>
              </w:rPr>
              <w:t>Lê Trí Khải</w:t>
            </w:r>
          </w:p>
        </w:tc>
      </w:tr>
    </w:tbl>
    <w:p w14:paraId="12EEEC76" w14:textId="77777777" w:rsidR="00BC4961" w:rsidRPr="00D530E5" w:rsidRDefault="00BC4961" w:rsidP="00192A31">
      <w:pPr>
        <w:spacing w:after="120"/>
        <w:ind w:firstLine="720"/>
        <w:jc w:val="both"/>
        <w:rPr>
          <w:lang w:val="de-DE"/>
        </w:rPr>
      </w:pPr>
    </w:p>
    <w:p w14:paraId="2420873D" w14:textId="77777777" w:rsidR="00A02712" w:rsidRPr="00D530E5" w:rsidRDefault="00A02712">
      <w:pPr>
        <w:rPr>
          <w:lang w:val="de-DE"/>
        </w:rPr>
      </w:pPr>
    </w:p>
    <w:sectPr w:rsidR="00A02712" w:rsidRPr="00D530E5" w:rsidSect="002A3466">
      <w:headerReference w:type="default" r:id="rId8"/>
      <w:pgSz w:w="16838" w:h="11906" w:orient="landscape"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80930" w14:textId="77777777" w:rsidR="003926DB" w:rsidRDefault="003926DB">
      <w:pPr>
        <w:spacing w:after="0" w:line="240" w:lineRule="auto"/>
      </w:pPr>
      <w:r>
        <w:separator/>
      </w:r>
    </w:p>
  </w:endnote>
  <w:endnote w:type="continuationSeparator" w:id="0">
    <w:p w14:paraId="64B8EC31" w14:textId="77777777" w:rsidR="003926DB" w:rsidRDefault="00392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1944D" w14:textId="77777777" w:rsidR="003926DB" w:rsidRDefault="003926DB">
      <w:pPr>
        <w:spacing w:after="0" w:line="240" w:lineRule="auto"/>
      </w:pPr>
      <w:r>
        <w:separator/>
      </w:r>
    </w:p>
  </w:footnote>
  <w:footnote w:type="continuationSeparator" w:id="0">
    <w:p w14:paraId="7490F887" w14:textId="77777777" w:rsidR="003926DB" w:rsidRDefault="00392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91648"/>
    <w:rsid w:val="000A182E"/>
    <w:rsid w:val="000A708A"/>
    <w:rsid w:val="000D688D"/>
    <w:rsid w:val="0011295A"/>
    <w:rsid w:val="00122FDB"/>
    <w:rsid w:val="0015074B"/>
    <w:rsid w:val="00164A43"/>
    <w:rsid w:val="0016683B"/>
    <w:rsid w:val="001706E1"/>
    <w:rsid w:val="00192A31"/>
    <w:rsid w:val="001A09C1"/>
    <w:rsid w:val="0020074A"/>
    <w:rsid w:val="00216309"/>
    <w:rsid w:val="00230B4C"/>
    <w:rsid w:val="00236BC2"/>
    <w:rsid w:val="0029639D"/>
    <w:rsid w:val="002A3466"/>
    <w:rsid w:val="002B7DFF"/>
    <w:rsid w:val="002C2E70"/>
    <w:rsid w:val="002D695B"/>
    <w:rsid w:val="002D7A26"/>
    <w:rsid w:val="003067B3"/>
    <w:rsid w:val="00321942"/>
    <w:rsid w:val="00326F90"/>
    <w:rsid w:val="00367023"/>
    <w:rsid w:val="003926DB"/>
    <w:rsid w:val="003D7145"/>
    <w:rsid w:val="00424A90"/>
    <w:rsid w:val="0043282D"/>
    <w:rsid w:val="004C3D0D"/>
    <w:rsid w:val="004D10D6"/>
    <w:rsid w:val="004D5DA5"/>
    <w:rsid w:val="004F0D75"/>
    <w:rsid w:val="00514A58"/>
    <w:rsid w:val="0055056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F1DCE"/>
    <w:rsid w:val="00A02712"/>
    <w:rsid w:val="00A87F69"/>
    <w:rsid w:val="00A908A6"/>
    <w:rsid w:val="00AA1D8D"/>
    <w:rsid w:val="00AA6030"/>
    <w:rsid w:val="00AA619E"/>
    <w:rsid w:val="00B07376"/>
    <w:rsid w:val="00B33917"/>
    <w:rsid w:val="00B4205D"/>
    <w:rsid w:val="00B47730"/>
    <w:rsid w:val="00B55EDC"/>
    <w:rsid w:val="00B91D44"/>
    <w:rsid w:val="00B970AF"/>
    <w:rsid w:val="00BA49A6"/>
    <w:rsid w:val="00BC4961"/>
    <w:rsid w:val="00BE2AAF"/>
    <w:rsid w:val="00BE35ED"/>
    <w:rsid w:val="00C044B4"/>
    <w:rsid w:val="00C27939"/>
    <w:rsid w:val="00C42D26"/>
    <w:rsid w:val="00C515D9"/>
    <w:rsid w:val="00CB0664"/>
    <w:rsid w:val="00CC4203"/>
    <w:rsid w:val="00CE079D"/>
    <w:rsid w:val="00CF04F2"/>
    <w:rsid w:val="00D105C8"/>
    <w:rsid w:val="00D268AB"/>
    <w:rsid w:val="00D530E5"/>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14</Pages>
  <Words>4165</Words>
  <Characters>23742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46</cp:revision>
  <dcterms:created xsi:type="dcterms:W3CDTF">2026-08-24T02:25:00Z</dcterms:created>
  <dcterms:modified xsi:type="dcterms:W3CDTF">2026-10-22T07:46:00Z</dcterms:modified>
  <cp:category/>
</cp:coreProperties>
</file>