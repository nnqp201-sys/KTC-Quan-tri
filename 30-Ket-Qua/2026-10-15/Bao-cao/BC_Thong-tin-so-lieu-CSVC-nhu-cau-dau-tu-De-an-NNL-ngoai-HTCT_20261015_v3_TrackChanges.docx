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317BD85" w14:textId="77777777" w:rsidTr="004B4C8F">
        <w:trPr>
          <w:trHeight w:val="851"/>
          <w:jc w:val="center"/>
        </w:trPr>
        <w:tc>
          <w:tcPr>
            <w:tcW w:w="3969" w:type="dxa"/>
          </w:tcPr>
          <w:p w14:paraId="18EB05CA" w14:textId="77777777" w:rsidR="00EF06A4" w:rsidRPr="00335ACD" w:rsidRDefault="00EF06A4" w:rsidP="00E75D66">
            <w:pPr>
              <w:widowControl w:val="0"/>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0B49D002" w14:textId="5E6B75FE" w:rsidR="004B4C8F" w:rsidRPr="00335ACD" w:rsidRDefault="00E75D66" w:rsidP="00E75D66">
            <w:pPr>
              <w:widowControl w:val="0"/>
              <w:ind w:left="-104" w:right="-116"/>
              <w:jc w:val="center"/>
              <w:rPr>
                <w:rFonts w:asciiTheme="majorHAnsi" w:hAnsiTheme="majorHAnsi" w:cstheme="majorHAnsi"/>
                <w:b/>
                <w:color w:val="000000"/>
                <w:szCs w:val="24"/>
              </w:rPr>
            </w:pPr>
            <w:r w:rsidRPr="00335ACD">
              <w:rPr>
                <w:rFonts w:asciiTheme="majorHAnsi" w:hAnsiTheme="majorHAnsi" w:cstheme="majorHAnsi"/>
                <w:noProof/>
              </w:rPr>
              <mc:AlternateContent>
                <mc:Choice Requires="wps">
                  <w:drawing>
                    <wp:anchor distT="4294967295" distB="4294967295" distL="114300" distR="114300" simplePos="0" relativeHeight="251658752" behindDoc="0" locked="0" layoutInCell="1" allowOverlap="1" wp14:anchorId="0B94C902" wp14:editId="6E9F3102">
                      <wp:simplePos x="0" y="0"/>
                      <wp:positionH relativeFrom="column">
                        <wp:posOffset>760095</wp:posOffset>
                      </wp:positionH>
                      <wp:positionV relativeFrom="paragraph">
                        <wp:posOffset>208492</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CF8F4"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6.4pt" to="128.1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CUTD2W3QAAAAkBAAAPAAAAAAAAAAAAAAAAAAgEAABkcnMvZG93bnJldi54&#10;bWxQSwUGAAAAAAQABADzAAAAEgUAAAAA&#10;"/>
                  </w:pict>
                </mc:Fallback>
              </mc:AlternateContent>
            </w:r>
            <w:r w:rsidR="004B4C8F" w:rsidRPr="00335ACD">
              <w:rPr>
                <w:rFonts w:asciiTheme="majorHAnsi" w:hAnsiTheme="majorHAnsi" w:cstheme="majorHAnsi"/>
                <w:b/>
                <w:color w:val="000000"/>
                <w:szCs w:val="30"/>
              </w:rPr>
              <w:t>PHÒNG TH-HC&amp;QT</w:t>
            </w:r>
          </w:p>
        </w:tc>
        <w:tc>
          <w:tcPr>
            <w:tcW w:w="5529" w:type="dxa"/>
          </w:tcPr>
          <w:p w14:paraId="29BD83FE" w14:textId="77777777" w:rsidR="00EF06A4" w:rsidRPr="00335ACD" w:rsidRDefault="00EF06A4" w:rsidP="00E75D66">
            <w:pPr>
              <w:widowControl w:val="0"/>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667D61A4" w14:textId="77777777" w:rsidR="00EF06A4" w:rsidRPr="00335ACD" w:rsidRDefault="004B4C8F" w:rsidP="00E75D66">
            <w:pPr>
              <w:widowControl w:val="0"/>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031DC019" wp14:editId="275F3C30">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5FEEB57" w14:textId="77777777" w:rsidTr="004B4C8F">
        <w:trPr>
          <w:trHeight w:val="122"/>
          <w:jc w:val="center"/>
        </w:trPr>
        <w:tc>
          <w:tcPr>
            <w:tcW w:w="3969" w:type="dxa"/>
          </w:tcPr>
          <w:p w14:paraId="70CE9B90" w14:textId="2B23A6AA" w:rsidR="00EF06A4" w:rsidRPr="00335ACD" w:rsidRDefault="00EF06A4" w:rsidP="00E75D66">
            <w:pPr>
              <w:widowControl w:val="0"/>
              <w:jc w:val="center"/>
              <w:rPr>
                <w:rFonts w:asciiTheme="majorHAnsi" w:hAnsiTheme="majorHAnsi" w:cstheme="majorHAnsi"/>
                <w:color w:val="000000"/>
                <w:szCs w:val="24"/>
              </w:rPr>
            </w:pPr>
            <w:r w:rsidRPr="00335ACD">
              <w:rPr>
                <w:rFonts w:asciiTheme="majorHAnsi" w:hAnsiTheme="majorHAnsi" w:cstheme="majorHAnsi"/>
                <w:noProof/>
              </w:rPr>
              <w:t>Số:      /BC-THHCQT</w:t>
            </w:r>
          </w:p>
        </w:tc>
        <w:tc>
          <w:tcPr>
            <w:tcW w:w="5529" w:type="dxa"/>
          </w:tcPr>
          <w:p w14:paraId="4132D414" w14:textId="03FEAF63" w:rsidR="00EF06A4" w:rsidRPr="00335ACD" w:rsidRDefault="004B4C8F" w:rsidP="00E75D66">
            <w:pPr>
              <w:widowControl w:val="0"/>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w:t>
            </w:r>
            <w:r w:rsidR="00E75D66">
              <w:rPr>
                <w:rFonts w:asciiTheme="majorHAnsi" w:hAnsiTheme="majorHAnsi" w:cstheme="majorHAnsi"/>
                <w:i/>
                <w:color w:val="000000"/>
                <w:sz w:val="28"/>
                <w:szCs w:val="28"/>
              </w:rPr>
              <w:t>15</w:t>
            </w:r>
            <w:r w:rsidRPr="00335ACD">
              <w:rPr>
                <w:rFonts w:asciiTheme="majorHAnsi" w:hAnsiTheme="majorHAnsi" w:cstheme="majorHAnsi"/>
                <w:i/>
                <w:color w:val="000000"/>
                <w:sz w:val="28"/>
                <w:szCs w:val="28"/>
              </w:rPr>
              <w:t xml:space="preserve"> tháng 10 năm 2026</w:t>
            </w:r>
          </w:p>
        </w:tc>
      </w:tr>
    </w:tbl>
    <w:p w14:paraId="2F974DE9" w14:textId="77777777" w:rsidR="00EF06A4" w:rsidRPr="00517B10" w:rsidRDefault="00EF06A4" w:rsidP="00E75D66">
      <w:pPr>
        <w:widowControl w:val="0"/>
        <w:jc w:val="center"/>
        <w:rPr>
          <w:rFonts w:asciiTheme="majorHAnsi" w:hAnsiTheme="majorHAnsi" w:cstheme="majorHAnsi"/>
          <w:b/>
          <w:bCs/>
          <w:sz w:val="28"/>
          <w:szCs w:val="28"/>
        </w:rPr>
      </w:pPr>
    </w:p>
    <w:p w14:paraId="5A94AD4C"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14C92BA8" w14:textId="77777777"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cung cấp thông tin, số liệu về cơ sở vật chất, thiết bị đào tạo và nhu cầu đầu tư giai đoạn 2026 - 2030 phục vụ xây dựng Đề án nâng cao chất lượng nguồn nhân lực ngoài hệ thống chính trị</w:t>
      </w:r>
    </w:p>
    <w:p w14:paraId="049C86DB" w14:textId="77777777" w:rsidR="00D16E0C" w:rsidRPr="00517B10" w:rsidRDefault="004B4C8F" w:rsidP="00E75D66">
      <w:pPr>
        <w:widowControl w:val="0"/>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45A6AABF" wp14:editId="25F135C2">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03EE233A" w14:textId="77777777" w:rsidR="00EF06A4" w:rsidRPr="00517B10" w:rsidRDefault="00EF06A4" w:rsidP="00E75D66">
      <w:pPr>
        <w:widowControl w:val="0"/>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Phòng Quản lý Đào tạo và Bảo đảm chất lượng.</w:t>
      </w:r>
    </w:p>
    <w:p w14:paraId="61CA2D3A" w14:textId="77777777" w:rsidR="006F07B1" w:rsidRPr="00517B10" w:rsidRDefault="006F07B1" w:rsidP="00E75D66">
      <w:pPr>
        <w:widowControl w:val="0"/>
        <w:spacing w:before="120" w:line="288" w:lineRule="auto"/>
        <w:ind w:firstLine="720"/>
        <w:jc w:val="both"/>
        <w:rPr>
          <w:rFonts w:asciiTheme="majorHAnsi" w:hAnsiTheme="majorHAnsi" w:cstheme="majorHAnsi"/>
          <w:sz w:val="2"/>
          <w:szCs w:val="28"/>
        </w:rPr>
      </w:pPr>
    </w:p>
    <w:p w14:paraId="2435FD0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Công văn số 720/CĐKT</w:t>
      </w:r>
      <w:r>
        <w:rPr>
          <w:rFonts w:asciiTheme="majorHAnsi" w:hAnsiTheme="majorHAnsi" w:cstheme="majorHAnsi"/>
          <w:sz w:val="28"/>
          <w:szCs w:val="28"/>
        </w:rPr>
        <w:noBreakHyphen/>
        <w:t>QLĐT ngày 08/10/2026 của Trường Cao đẳng Kon Tum về việc cung cấp thông tin, số liệu phục vụ xây dựng Đề án nâng cao chất lượng nguồn nhân lực ngoài hệ thống chính trị (triển khai Công văn số 4954/SGDĐT</w:t>
      </w:r>
      <w:r>
        <w:rPr>
          <w:rFonts w:asciiTheme="majorHAnsi" w:hAnsiTheme="majorHAnsi" w:cstheme="majorHAnsi"/>
          <w:sz w:val="28"/>
          <w:szCs w:val="28"/>
        </w:rPr>
        <w:noBreakHyphen/>
        <w:t>GDNNQLĐT ngày 07/10/2026 của Sở Giáo dục và Đào tạo), phòng TH</w:t>
      </w:r>
      <w:r>
        <w:rPr>
          <w:rFonts w:asciiTheme="majorHAnsi" w:hAnsiTheme="majorHAnsi" w:cstheme="majorHAnsi"/>
          <w:sz w:val="28"/>
          <w:szCs w:val="28"/>
        </w:rPr>
        <w:noBreakHyphen/>
        <w:t>HC&amp;QT được phân công cung cấp hiện trạng cơ sở vật chất, thiết bị đào tạo (Mục II.5 Đề cương) và nhu cầu đầu tư giai đoạn 2026 - 2030 (Mục III.3 Đề cương, Biểu 04). Phòng TH</w:t>
      </w:r>
      <w:r>
        <w:rPr>
          <w:rFonts w:asciiTheme="majorHAnsi" w:hAnsiTheme="majorHAnsi" w:cstheme="majorHAnsi"/>
          <w:sz w:val="28"/>
          <w:szCs w:val="28"/>
        </w:rPr>
        <w:noBreakHyphen/>
        <w:t>HC&amp;QT báo cáo như sau:</w:t>
      </w:r>
    </w:p>
    <w:p w14:paraId="463827F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Cơ sở đào tạo, quỹ đất</w:t>
      </w:r>
    </w:p>
    <w:p w14:paraId="7363152F"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05 cơ sở đào tạo với tổng diện tích đất 313.518,8 m² (31,35 ha), diện tích sàn xây dựng 35.907 m², phân bố tại các phường Kon Tum, Đăk Bla, Đăk Cấm, tỉnh Quảng Ngãi. Quỹ đất tương đối lớn, tập trung chủ yếu ở Cơ sở 2 (167.188 m², khu thực nghiệm nông, lâm nghiệp), Cơ sở 1 và Cơ sở 4 (đào tạo - sát hạch lái xe); Cơ sở 3 (Khoa Y - Dược) có diện tích đất hẹp (1.742 m²). Chi tiết theo cơ sở:</w:t>
      </w:r>
    </w:p>
    <w:tbl>
      <w:tblPr>
        <w:tblStyle w:val="TableGrid"/>
        <w:tblW w:w="9069" w:type="dxa"/>
        <w:jc w:val="center"/>
        <w:tblLook w:val="04A0" w:firstRow="1" w:lastRow="0" w:firstColumn="1" w:lastColumn="0" w:noHBand="0" w:noVBand="1"/>
      </w:tblPr>
      <w:tblGrid>
        <w:gridCol w:w="563"/>
        <w:gridCol w:w="4703"/>
        <w:gridCol w:w="1812"/>
        <w:gridCol w:w="1991"/>
      </w:tblGrid>
      <w:tr w:rsidR="00E0585F" w:rsidRPr="00E0585F" w14:paraId="76005FF5" w14:textId="77777777" w:rsidTr="008F2450">
        <w:trPr>
          <w:cantSplit/>
          <w:tblHeader/>
          <w:jc w:val="center"/>
        </w:trPr>
        <w:tc>
          <w:tcPr>
            <w:tcW w:w="544" w:type="dxa"/>
            <w:vAlign w:val="center"/>
          </w:tcPr>
          <w:p w14:paraId="3B30AB14"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4716" w:type="dxa"/>
            <w:vAlign w:val="center"/>
          </w:tcPr>
          <w:p w14:paraId="551FF39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Cơ sở đào tạo</w:t>
            </w:r>
          </w:p>
        </w:tc>
        <w:tc>
          <w:tcPr>
            <w:tcW w:w="1814" w:type="dxa"/>
            <w:vAlign w:val="center"/>
          </w:tcPr>
          <w:p w14:paraId="45D17D3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đất (m²)</w:t>
            </w:r>
          </w:p>
        </w:tc>
        <w:tc>
          <w:tcPr>
            <w:tcW w:w="1995" w:type="dxa"/>
            <w:vAlign w:val="center"/>
          </w:tcPr>
          <w:p w14:paraId="10BE77A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Diện tích sàn xây dựng (m²)</w:t>
            </w:r>
          </w:p>
        </w:tc>
      </w:tr>
      <w:tr w:rsidR="00E0585F" w:rsidRPr="00E0585F" w14:paraId="446609BD" w14:textId="77777777" w:rsidTr="008F2450">
        <w:trPr>
          <w:cantSplit/>
          <w:jc w:val="center"/>
        </w:trPr>
        <w:tc>
          <w:tcPr>
            <w:tcW w:w="544" w:type="dxa"/>
            <w:vAlign w:val="center"/>
          </w:tcPr>
          <w:p w14:paraId="076E3F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4716" w:type="dxa"/>
            <w:vAlign w:val="center"/>
          </w:tcPr>
          <w:p w14:paraId="2B8ACB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1 - Trụ sở chính (số 14 Nguỵ Như Kon Tum)</w:t>
            </w:r>
          </w:p>
        </w:tc>
        <w:tc>
          <w:tcPr>
            <w:tcW w:w="1814" w:type="dxa"/>
            <w:vAlign w:val="center"/>
          </w:tcPr>
          <w:p w14:paraId="06B5097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66.639</w:t>
            </w:r>
          </w:p>
        </w:tc>
        <w:tc>
          <w:tcPr>
            <w:tcW w:w="1995" w:type="dxa"/>
            <w:vAlign w:val="center"/>
          </w:tcPr>
          <w:p w14:paraId="6A39BF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10.329</w:t>
            </w:r>
          </w:p>
        </w:tc>
      </w:tr>
      <w:tr w:rsidR="00E0585F" w:rsidRPr="00E0585F" w14:paraId="64B5A095" w14:textId="77777777" w:rsidTr="008F2450">
        <w:trPr>
          <w:cantSplit/>
          <w:jc w:val="center"/>
        </w:trPr>
        <w:tc>
          <w:tcPr>
            <w:tcW w:w="544" w:type="dxa"/>
            <w:vAlign w:val="center"/>
          </w:tcPr>
          <w:p w14:paraId="19906CB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4716" w:type="dxa"/>
            <w:vAlign w:val="center"/>
          </w:tcPr>
          <w:p w14:paraId="54A715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2 - Khoa Kinh tế - Nông Lâm và Khu thực nghiệm</w:t>
            </w:r>
          </w:p>
        </w:tc>
        <w:tc>
          <w:tcPr>
            <w:tcW w:w="1814" w:type="dxa"/>
            <w:vAlign w:val="center"/>
          </w:tcPr>
          <w:p w14:paraId="28EEB16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167.188</w:t>
            </w:r>
          </w:p>
        </w:tc>
        <w:tc>
          <w:tcPr>
            <w:tcW w:w="1995" w:type="dxa"/>
            <w:vAlign w:val="center"/>
          </w:tcPr>
          <w:p w14:paraId="6817661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4.499</w:t>
            </w:r>
          </w:p>
        </w:tc>
      </w:tr>
      <w:tr w:rsidR="00E0585F" w:rsidRPr="00E0585F" w14:paraId="7696A1C0" w14:textId="77777777" w:rsidTr="008F2450">
        <w:trPr>
          <w:cantSplit/>
          <w:jc w:val="center"/>
        </w:trPr>
        <w:tc>
          <w:tcPr>
            <w:tcW w:w="544" w:type="dxa"/>
            <w:vAlign w:val="center"/>
          </w:tcPr>
          <w:p w14:paraId="26DE4E7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4716" w:type="dxa"/>
            <w:vAlign w:val="center"/>
          </w:tcPr>
          <w:p w14:paraId="397613D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3 - Khoa Y - Dược (347 Bà Triệu)</w:t>
            </w:r>
          </w:p>
        </w:tc>
        <w:tc>
          <w:tcPr>
            <w:tcW w:w="1814" w:type="dxa"/>
            <w:vAlign w:val="center"/>
          </w:tcPr>
          <w:p w14:paraId="01E4C1D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1.742</w:t>
            </w:r>
          </w:p>
        </w:tc>
        <w:tc>
          <w:tcPr>
            <w:tcW w:w="1995" w:type="dxa"/>
            <w:vAlign w:val="center"/>
          </w:tcPr>
          <w:p w14:paraId="3FECB2D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996</w:t>
            </w:r>
          </w:p>
        </w:tc>
      </w:tr>
      <w:tr w:rsidR="00E0585F" w:rsidRPr="00E0585F" w14:paraId="20828462" w14:textId="77777777" w:rsidTr="008F2450">
        <w:trPr>
          <w:cantSplit/>
          <w:jc w:val="center"/>
        </w:trPr>
        <w:tc>
          <w:tcPr>
            <w:tcW w:w="544" w:type="dxa"/>
            <w:vAlign w:val="center"/>
          </w:tcPr>
          <w:p w14:paraId="0BC82E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4716" w:type="dxa"/>
            <w:vAlign w:val="center"/>
          </w:tcPr>
          <w:p w14:paraId="19BDDED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4 - Khoa Kỹ thuật - Công nghệ và Đào tạo - Sát hạch lái xe</w:t>
            </w:r>
          </w:p>
        </w:tc>
        <w:tc>
          <w:tcPr>
            <w:tcW w:w="1814" w:type="dxa"/>
            <w:vAlign w:val="center"/>
          </w:tcPr>
          <w:p w14:paraId="241AD1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57.952</w:t>
            </w:r>
          </w:p>
        </w:tc>
        <w:tc>
          <w:tcPr>
            <w:tcW w:w="1995" w:type="dxa"/>
            <w:vAlign w:val="center"/>
          </w:tcPr>
          <w:p w14:paraId="33E9843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18.847</w:t>
            </w:r>
          </w:p>
        </w:tc>
      </w:tr>
      <w:tr w:rsidR="00E0585F" w:rsidRPr="00E0585F" w14:paraId="5BE5A2E1" w14:textId="77777777" w:rsidTr="008F2450">
        <w:trPr>
          <w:cantSplit/>
          <w:jc w:val="center"/>
        </w:trPr>
        <w:tc>
          <w:tcPr>
            <w:tcW w:w="544" w:type="dxa"/>
            <w:vAlign w:val="center"/>
          </w:tcPr>
          <w:p w14:paraId="4A1D58E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4716" w:type="dxa"/>
            <w:vAlign w:val="center"/>
          </w:tcPr>
          <w:p w14:paraId="62E768D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5 - Khoa các Khoa học cơ bản</w:t>
            </w:r>
          </w:p>
        </w:tc>
        <w:tc>
          <w:tcPr>
            <w:tcW w:w="1814" w:type="dxa"/>
            <w:vAlign w:val="center"/>
          </w:tcPr>
          <w:p w14:paraId="62AD9CF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19.997,8</w:t>
            </w:r>
          </w:p>
        </w:tc>
        <w:tc>
          <w:tcPr>
            <w:tcW w:w="1995" w:type="dxa"/>
            <w:vAlign w:val="center"/>
          </w:tcPr>
          <w:p w14:paraId="396B13D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1.236</w:t>
            </w:r>
          </w:p>
        </w:tc>
      </w:tr>
      <w:tr w:rsidR="00E0585F" w:rsidRPr="00E0585F" w14:paraId="279CE4DA" w14:textId="77777777" w:rsidTr="008F2450">
        <w:trPr>
          <w:cantSplit/>
          <w:jc w:val="center"/>
        </w:trPr>
        <w:tc>
          <w:tcPr>
            <w:tcW w:w="544" w:type="dxa"/>
            <w:vAlign w:val="center"/>
          </w:tcPr>
          <w:p w14:paraId="13A68847" w14:textId="77777777" w:rsidR="00E0585F" w:rsidRPr="00160C0F" w:rsidRDefault="00E0585F" w:rsidP="00E75D66">
            <w:pPr>
              <w:widowControl w:val="0"/>
              <w:spacing w:before="40" w:after="40"/>
              <w:jc w:val="center"/>
              <w:rPr>
                <w:rFonts w:asciiTheme="majorHAnsi" w:hAnsiTheme="majorHAnsi" w:cstheme="majorHAnsi"/>
              </w:rPr>
            </w:pPr>
          </w:p>
        </w:tc>
        <w:tc>
          <w:tcPr>
            <w:tcW w:w="4716" w:type="dxa"/>
            <w:vAlign w:val="center"/>
          </w:tcPr>
          <w:p w14:paraId="76C6CCE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43AFB4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313.518,8</w:t>
            </w:r>
          </w:p>
        </w:tc>
        <w:tc>
          <w:tcPr>
            <w:tcW w:w="1995" w:type="dxa"/>
            <w:vAlign w:val="center"/>
          </w:tcPr>
          <w:p w14:paraId="46A0F32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35.907</w:t>
            </w:r>
          </w:p>
        </w:tc>
      </w:tr>
    </w:tbl>
    <w:p w14:paraId="49045630" w14:textId="77777777" w:rsidR="00E5464F" w:rsidRPr="00517B10" w:rsidRDefault="00E5464F" w:rsidP="00E75D66">
      <w:pPr>
        <w:widowControl w:val="0"/>
        <w:ind w:firstLine="720"/>
        <w:jc w:val="both"/>
        <w:rPr>
          <w:rFonts w:asciiTheme="majorHAnsi" w:hAnsiTheme="majorHAnsi" w:cstheme="majorHAnsi"/>
          <w:sz w:val="4"/>
          <w:szCs w:val="4"/>
        </w:rPr>
      </w:pPr>
    </w:p>
    <w:p w14:paraId="466B44D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Hiện trạng cơ sở vật chất</w:t>
      </w:r>
    </w:p>
    <w:p w14:paraId="1C3D6219"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Nhà trường có 53 phòng học, giảng đường (11.173 m²); 61 xưởng, phòng thực hành (9.469,5 m²); 03 nhà ăn (1.068,7 m²); 05 phòng thư viện (533,5 m²); ký túc xá 148 phòng (6.035,6 m²). Số liệu từng cơ sở như sau:</w:t>
      </w:r>
    </w:p>
    <w:tbl>
      <w:tblPr>
        <w:tblStyle w:val="TableGrid"/>
        <w:tblW w:w="9068" w:type="dxa"/>
        <w:jc w:val="center"/>
        <w:tblLook w:val="04A0" w:firstRow="1" w:lastRow="0" w:firstColumn="1" w:lastColumn="0" w:noHBand="0" w:noVBand="1"/>
      </w:tblPr>
      <w:tblGrid>
        <w:gridCol w:w="907"/>
        <w:gridCol w:w="1814"/>
        <w:gridCol w:w="1814"/>
        <w:gridCol w:w="1632"/>
        <w:gridCol w:w="1269"/>
        <w:gridCol w:w="1632"/>
      </w:tblGrid>
      <w:tr w:rsidR="00E0585F" w:rsidRPr="00E0585F" w14:paraId="3C8AF3A7" w14:textId="77777777" w:rsidTr="008F2450">
        <w:trPr>
          <w:cantSplit/>
          <w:tblHeader/>
          <w:jc w:val="center"/>
        </w:trPr>
        <w:tc>
          <w:tcPr>
            <w:tcW w:w="907" w:type="dxa"/>
            <w:vAlign w:val="center"/>
          </w:tcPr>
          <w:p w14:paraId="79E91911"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lastRenderedPageBreak/>
              <w:t>Cơ sở</w:t>
            </w:r>
          </w:p>
        </w:tc>
        <w:tc>
          <w:tcPr>
            <w:tcW w:w="1814" w:type="dxa"/>
            <w:vAlign w:val="center"/>
          </w:tcPr>
          <w:p w14:paraId="7E73A605"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Phòng học, giảng đường (số phòng/m²)</w:t>
            </w:r>
          </w:p>
        </w:tc>
        <w:tc>
          <w:tcPr>
            <w:tcW w:w="1814" w:type="dxa"/>
            <w:vAlign w:val="center"/>
          </w:tcPr>
          <w:p w14:paraId="35B50FF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Xưởng, phòng thực hành (số phòng/m²)</w:t>
            </w:r>
          </w:p>
        </w:tc>
        <w:tc>
          <w:tcPr>
            <w:tcW w:w="1632" w:type="dxa"/>
            <w:vAlign w:val="center"/>
          </w:tcPr>
          <w:p w14:paraId="7E32643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Ký túc xá (số phòng/m²)</w:t>
            </w:r>
          </w:p>
        </w:tc>
        <w:tc>
          <w:tcPr>
            <w:tcW w:w="1269" w:type="dxa"/>
            <w:vAlign w:val="center"/>
          </w:tcPr>
          <w:p w14:paraId="6E3AE0D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Nhà ăn (số nhà/m²)</w:t>
            </w:r>
          </w:p>
        </w:tc>
        <w:tc>
          <w:tcPr>
            <w:tcW w:w="1632" w:type="dxa"/>
            <w:vAlign w:val="center"/>
          </w:tcPr>
          <w:p w14:paraId="63CFF8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Thư viện (số phòng/m²)</w:t>
            </w:r>
          </w:p>
        </w:tc>
      </w:tr>
      <w:tr w:rsidR="00E0585F" w:rsidRPr="00E0585F" w14:paraId="1F44BF89" w14:textId="77777777" w:rsidTr="008F2450">
        <w:trPr>
          <w:cantSplit/>
          <w:jc w:val="center"/>
        </w:trPr>
        <w:tc>
          <w:tcPr>
            <w:tcW w:w="907" w:type="dxa"/>
            <w:vAlign w:val="center"/>
          </w:tcPr>
          <w:p w14:paraId="39B21E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1</w:t>
            </w:r>
          </w:p>
        </w:tc>
        <w:tc>
          <w:tcPr>
            <w:tcW w:w="1814" w:type="dxa"/>
            <w:vAlign w:val="center"/>
          </w:tcPr>
          <w:p w14:paraId="0146A78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31/6.971</w:t>
            </w:r>
          </w:p>
        </w:tc>
        <w:tc>
          <w:tcPr>
            <w:tcW w:w="1814" w:type="dxa"/>
            <w:vAlign w:val="center"/>
          </w:tcPr>
          <w:p w14:paraId="0E967F2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5/390</w:t>
            </w:r>
          </w:p>
        </w:tc>
        <w:tc>
          <w:tcPr>
            <w:tcW w:w="1632" w:type="dxa"/>
            <w:vAlign w:val="center"/>
          </w:tcPr>
          <w:p w14:paraId="3E99A89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80/3.516</w:t>
            </w:r>
          </w:p>
        </w:tc>
        <w:tc>
          <w:tcPr>
            <w:tcW w:w="1269" w:type="dxa"/>
            <w:vAlign w:val="center"/>
          </w:tcPr>
          <w:p w14:paraId="27E61D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1/428</w:t>
            </w:r>
          </w:p>
        </w:tc>
        <w:tc>
          <w:tcPr>
            <w:tcW w:w="1632" w:type="dxa"/>
            <w:vAlign w:val="center"/>
          </w:tcPr>
          <w:p w14:paraId="420D9CC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2/384</w:t>
            </w:r>
          </w:p>
        </w:tc>
      </w:tr>
      <w:tr w:rsidR="00E0585F" w:rsidRPr="00E0585F" w14:paraId="253E1014" w14:textId="77777777" w:rsidTr="00E75D66">
        <w:trPr>
          <w:cantSplit/>
          <w:trHeight w:val="712"/>
          <w:jc w:val="center"/>
        </w:trPr>
        <w:tc>
          <w:tcPr>
            <w:tcW w:w="907" w:type="dxa"/>
            <w:vAlign w:val="center"/>
          </w:tcPr>
          <w:p w14:paraId="2B74AF8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2</w:t>
            </w:r>
          </w:p>
        </w:tc>
        <w:tc>
          <w:tcPr>
            <w:tcW w:w="1814" w:type="dxa"/>
            <w:vAlign w:val="center"/>
          </w:tcPr>
          <w:p w14:paraId="367FAAA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1/194</w:t>
            </w:r>
          </w:p>
        </w:tc>
        <w:tc>
          <w:tcPr>
            <w:tcW w:w="1814" w:type="dxa"/>
            <w:vAlign w:val="center"/>
          </w:tcPr>
          <w:p w14:paraId="5AC3DC1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28/4.142</w:t>
            </w:r>
          </w:p>
        </w:tc>
        <w:tc>
          <w:tcPr>
            <w:tcW w:w="1632" w:type="dxa"/>
            <w:vAlign w:val="center"/>
          </w:tcPr>
          <w:p w14:paraId="26DEE9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w:t>
            </w:r>
          </w:p>
        </w:tc>
        <w:tc>
          <w:tcPr>
            <w:tcW w:w="1269" w:type="dxa"/>
            <w:vAlign w:val="center"/>
          </w:tcPr>
          <w:p w14:paraId="50B72F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EA118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5576E734" w14:textId="77777777" w:rsidTr="008F2450">
        <w:trPr>
          <w:cantSplit/>
          <w:jc w:val="center"/>
        </w:trPr>
        <w:tc>
          <w:tcPr>
            <w:tcW w:w="907" w:type="dxa"/>
            <w:vAlign w:val="center"/>
          </w:tcPr>
          <w:p w14:paraId="58FBA2C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3</w:t>
            </w:r>
          </w:p>
        </w:tc>
        <w:tc>
          <w:tcPr>
            <w:tcW w:w="1814" w:type="dxa"/>
            <w:vAlign w:val="center"/>
          </w:tcPr>
          <w:p w14:paraId="48A1CD5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5/1.212</w:t>
            </w:r>
          </w:p>
        </w:tc>
        <w:tc>
          <w:tcPr>
            <w:tcW w:w="1814" w:type="dxa"/>
            <w:vAlign w:val="center"/>
          </w:tcPr>
          <w:p w14:paraId="024F83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6/288</w:t>
            </w:r>
          </w:p>
        </w:tc>
        <w:tc>
          <w:tcPr>
            <w:tcW w:w="1632" w:type="dxa"/>
            <w:vAlign w:val="center"/>
          </w:tcPr>
          <w:p w14:paraId="3F6B501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Dùng chung Cơ sở 1, 4</w:t>
            </w:r>
          </w:p>
        </w:tc>
        <w:tc>
          <w:tcPr>
            <w:tcW w:w="1269" w:type="dxa"/>
            <w:vAlign w:val="center"/>
          </w:tcPr>
          <w:p w14:paraId="12EC8FC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c>
          <w:tcPr>
            <w:tcW w:w="1632" w:type="dxa"/>
            <w:vAlign w:val="center"/>
          </w:tcPr>
          <w:p w14:paraId="185379D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1608241C" w14:textId="77777777" w:rsidTr="008F2450">
        <w:trPr>
          <w:cantSplit/>
          <w:jc w:val="center"/>
        </w:trPr>
        <w:tc>
          <w:tcPr>
            <w:tcW w:w="907" w:type="dxa"/>
            <w:vAlign w:val="center"/>
          </w:tcPr>
          <w:p w14:paraId="4D90A08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4</w:t>
            </w:r>
          </w:p>
        </w:tc>
        <w:tc>
          <w:tcPr>
            <w:tcW w:w="1814" w:type="dxa"/>
            <w:vAlign w:val="center"/>
          </w:tcPr>
          <w:p w14:paraId="406AADA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14/2.620</w:t>
            </w:r>
          </w:p>
        </w:tc>
        <w:tc>
          <w:tcPr>
            <w:tcW w:w="1814" w:type="dxa"/>
            <w:vAlign w:val="center"/>
          </w:tcPr>
          <w:p w14:paraId="57941D3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10/3.674</w:t>
            </w:r>
          </w:p>
        </w:tc>
        <w:tc>
          <w:tcPr>
            <w:tcW w:w="1632" w:type="dxa"/>
            <w:vAlign w:val="center"/>
          </w:tcPr>
          <w:p w14:paraId="68314FA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40/1.940</w:t>
            </w:r>
          </w:p>
        </w:tc>
        <w:tc>
          <w:tcPr>
            <w:tcW w:w="1269" w:type="dxa"/>
            <w:vAlign w:val="center"/>
          </w:tcPr>
          <w:p w14:paraId="46CA560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1/335</w:t>
            </w:r>
          </w:p>
        </w:tc>
        <w:tc>
          <w:tcPr>
            <w:tcW w:w="1632" w:type="dxa"/>
            <w:vAlign w:val="center"/>
          </w:tcPr>
          <w:p w14:paraId="5B52E42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3/149,5</w:t>
            </w:r>
          </w:p>
        </w:tc>
      </w:tr>
      <w:tr w:rsidR="00E0585F" w:rsidRPr="00E0585F" w14:paraId="791C0D51" w14:textId="77777777" w:rsidTr="008F2450">
        <w:trPr>
          <w:cantSplit/>
          <w:jc w:val="center"/>
        </w:trPr>
        <w:tc>
          <w:tcPr>
            <w:tcW w:w="907" w:type="dxa"/>
            <w:vAlign w:val="center"/>
          </w:tcPr>
          <w:p w14:paraId="515DFB8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5</w:t>
            </w:r>
          </w:p>
        </w:tc>
        <w:tc>
          <w:tcPr>
            <w:tcW w:w="1814" w:type="dxa"/>
            <w:vAlign w:val="center"/>
          </w:tcPr>
          <w:p w14:paraId="1D8703B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2/176</w:t>
            </w:r>
          </w:p>
        </w:tc>
        <w:tc>
          <w:tcPr>
            <w:tcW w:w="1814" w:type="dxa"/>
            <w:vAlign w:val="center"/>
          </w:tcPr>
          <w:p w14:paraId="5FA7757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12/975,5</w:t>
            </w:r>
          </w:p>
        </w:tc>
        <w:tc>
          <w:tcPr>
            <w:tcW w:w="1632" w:type="dxa"/>
            <w:vAlign w:val="center"/>
          </w:tcPr>
          <w:p w14:paraId="3652A0E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28/579,6</w:t>
            </w:r>
          </w:p>
        </w:tc>
        <w:tc>
          <w:tcPr>
            <w:tcW w:w="1269" w:type="dxa"/>
            <w:vAlign w:val="center"/>
          </w:tcPr>
          <w:p w14:paraId="1AF3F17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1/305,7</w:t>
            </w:r>
          </w:p>
        </w:tc>
        <w:tc>
          <w:tcPr>
            <w:tcW w:w="1632" w:type="dxa"/>
            <w:vAlign w:val="center"/>
          </w:tcPr>
          <w:p w14:paraId="1B82845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w:t>
            </w:r>
          </w:p>
        </w:tc>
      </w:tr>
      <w:tr w:rsidR="00E0585F" w:rsidRPr="00E0585F" w14:paraId="7521F65F" w14:textId="77777777" w:rsidTr="008F2450">
        <w:trPr>
          <w:cantSplit/>
          <w:jc w:val="center"/>
        </w:trPr>
        <w:tc>
          <w:tcPr>
            <w:tcW w:w="907" w:type="dxa"/>
            <w:vAlign w:val="center"/>
          </w:tcPr>
          <w:p w14:paraId="4437C51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w:t>
            </w:r>
          </w:p>
        </w:tc>
        <w:tc>
          <w:tcPr>
            <w:tcW w:w="1814" w:type="dxa"/>
            <w:vAlign w:val="center"/>
          </w:tcPr>
          <w:p w14:paraId="2A9146D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53/11.173</w:t>
            </w:r>
          </w:p>
        </w:tc>
        <w:tc>
          <w:tcPr>
            <w:tcW w:w="1814" w:type="dxa"/>
            <w:vAlign w:val="center"/>
          </w:tcPr>
          <w:p w14:paraId="2257A27D"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61/9.469,5</w:t>
            </w:r>
          </w:p>
        </w:tc>
        <w:tc>
          <w:tcPr>
            <w:tcW w:w="1632" w:type="dxa"/>
            <w:vAlign w:val="center"/>
          </w:tcPr>
          <w:p w14:paraId="17015CF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148/6.035,6</w:t>
            </w:r>
          </w:p>
        </w:tc>
        <w:tc>
          <w:tcPr>
            <w:tcW w:w="1269" w:type="dxa"/>
            <w:vAlign w:val="center"/>
          </w:tcPr>
          <w:p w14:paraId="2A585B7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3/1.068,7</w:t>
            </w:r>
          </w:p>
        </w:tc>
        <w:tc>
          <w:tcPr>
            <w:tcW w:w="1632" w:type="dxa"/>
            <w:vAlign w:val="center"/>
          </w:tcPr>
          <w:p w14:paraId="1ABA38C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5/533,5</w:t>
            </w:r>
          </w:p>
        </w:tc>
      </w:tr>
    </w:tbl>
    <w:p w14:paraId="32F59BEA" w14:textId="77777777" w:rsidR="00E5464F" w:rsidRPr="00517B10" w:rsidRDefault="00E5464F" w:rsidP="00E75D66">
      <w:pPr>
        <w:widowControl w:val="0"/>
        <w:ind w:firstLine="720"/>
        <w:jc w:val="both"/>
        <w:rPr>
          <w:rFonts w:asciiTheme="majorHAnsi" w:hAnsiTheme="majorHAnsi" w:cstheme="majorHAnsi"/>
          <w:sz w:val="4"/>
          <w:szCs w:val="4"/>
        </w:rPr>
      </w:pPr>
    </w:p>
    <w:p w14:paraId="11D69FAF" w14:textId="5D6376E5"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trình xây dựng: </w:t>
      </w:r>
      <w:r w:rsidR="00E75D66">
        <w:rPr>
          <w:rFonts w:asciiTheme="majorHAnsi" w:hAnsiTheme="majorHAnsi" w:cstheme="majorHAnsi"/>
          <w:sz w:val="28"/>
          <w:szCs w:val="28"/>
          <w:shd w:val="clear" w:color="auto" w:fill="FFFFFF"/>
        </w:rPr>
        <w:t>Nhà trường hiện có</w:t>
      </w:r>
      <w:r>
        <w:rPr>
          <w:rFonts w:asciiTheme="majorHAnsi" w:hAnsiTheme="majorHAnsi" w:cstheme="majorHAnsi"/>
          <w:sz w:val="28"/>
          <w:szCs w:val="28"/>
          <w:shd w:val="clear" w:color="auto" w:fill="FFFFFF"/>
        </w:rPr>
        <w:t xml:space="preserve"> 40</w:t>
      </w:r>
      <w:r w:rsidR="00E75D66">
        <w:rPr>
          <w:rFonts w:asciiTheme="majorHAnsi" w:hAnsiTheme="majorHAnsi" w:cstheme="majorHAnsi"/>
          <w:sz w:val="28"/>
          <w:szCs w:val="28"/>
          <w:shd w:val="clear" w:color="auto" w:fill="FFFFFF"/>
        </w:rPr>
        <w:t xml:space="preserve"> hạng mục</w:t>
      </w:r>
      <w:r>
        <w:rPr>
          <w:rFonts w:asciiTheme="majorHAnsi" w:hAnsiTheme="majorHAnsi" w:cstheme="majorHAnsi"/>
          <w:sz w:val="28"/>
          <w:szCs w:val="28"/>
          <w:shd w:val="clear" w:color="auto" w:fill="FFFFFF"/>
        </w:rPr>
        <w:t xml:space="preserve"> công trình, đưa vào sử dụng từ năm 1997 đến năm 2018, tổng diện tích sàn 29.187 m²; trong đó 06 công trình cấp II, 09 công trình cấp III, 25 công trình cấp IV; 12 công trình đã hết giá trị còn lại.</w:t>
      </w:r>
    </w:p>
    <w:p w14:paraId="71B8A64E" w14:textId="10910048"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Phòng học, giảng đường đáp ứng yêu cầu đào tạo hiện tại nhưng chưa đồng bộ, một số phòng chưa được cải tạo theo hướng học tập linh hoạt, số hóa. Nhiều hạng mục xuống cấp, công năng sử dụng tại 05 cơ sở chưa đạt hiệu quả tối ưu, cảnh quan môi trường một số điểm trường chưa bảo đảm xanh - sạch - đẹp</w:t>
      </w:r>
      <w:r w:rsidR="00E75D66">
        <w:rPr>
          <w:rFonts w:asciiTheme="majorHAnsi" w:hAnsiTheme="majorHAnsi" w:cstheme="majorHAnsi"/>
          <w:sz w:val="28"/>
          <w:szCs w:val="28"/>
          <w:shd w:val="clear" w:color="auto" w:fill="FFFFFF"/>
        </w:rPr>
        <w:t>.</w:t>
      </w:r>
    </w:p>
    <w:p w14:paraId="14C19A4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Thiết bị đào tạo, hạ tầng công nghệ thông tin</w:t>
      </w:r>
    </w:p>
    <w:p w14:paraId="6249197E" w14:textId="01867BF3"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Mức độ đáp ứng thiết bị so với chương trình đào tạo theo 25 nhóm ngành, nghề: 12 nhóm dưới 50% (thấp nhất: Nông nghiệp công nghệ cao 12%, Nghiệp vụ nhà hàng, khách sạn 20%, Chăn nuôi 25,9%, Hướng dẫn du lịch 28,8%, Vận hành điện trong nhà máy thủy điện 30%, Công tác xã hội 30%); 03 nhóm đạt từ 100% trở lên (Trồng trọt, Kế toán, Kế toán doanh nghiệp).</w:t>
      </w:r>
    </w:p>
    <w:p w14:paraId="2963E658"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Nhà trường tự đánh giá tiêu chuẩn thiết bị, dụng cụ đào tạo đạt 0 điểm trong báo cáo tự đánh giá; tỷ lệ thiết bị có trình độ công nghệ tiên tiến chưa đạt mức tối thiểu 30% đối với ngành, nghề trọng điểm theo tiêu chí trường cao đẳng chất lượng cao (Thông tư số 35/2021/TT</w:t>
      </w:r>
      <w:r>
        <w:rPr>
          <w:rFonts w:asciiTheme="majorHAnsi" w:hAnsiTheme="majorHAnsi" w:cstheme="majorHAnsi"/>
          <w:sz w:val="28"/>
          <w:szCs w:val="28"/>
          <w:shd w:val="clear" w:color="auto" w:fill="FFFFFF"/>
        </w:rPr>
        <w:noBreakHyphen/>
        <w:t>BLĐTBXH ngày 30/12/2021; Đề án số 07/ĐA</w:t>
      </w:r>
      <w:r>
        <w:rPr>
          <w:rFonts w:asciiTheme="majorHAnsi" w:hAnsiTheme="majorHAnsi" w:cstheme="majorHAnsi"/>
          <w:sz w:val="28"/>
          <w:szCs w:val="28"/>
          <w:shd w:val="clear" w:color="auto" w:fill="FFFFFF"/>
        </w:rPr>
        <w:noBreakHyphen/>
        <w:t>CĐKT).</w:t>
      </w:r>
    </w:p>
    <w:p w14:paraId="7888833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Hạ tầng công nghệ thông tin: Đã vận hành phần mềm quản lý đào tạo (Unisoft), hệ thống quản lý văn bản và điều hành (VNPT Quảng Ngãi), phần mềm kế toán, quản lý tài sản (MISA); thư viện số có 5.012 tài liệu, 83 cơ sở dữ liệu trực tuyến (tại thời điểm 03/6/2026). Nhu cầu nâng cấp máy chủ, mạng không dây, an toàn thông tin, phòng thực hành máy tính chuyên dùng nêu tại Mục 5.</w:t>
      </w:r>
    </w:p>
    <w:p w14:paraId="281E3570"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Nguyên nhân: Nguồn lực đầu tư còn hạn chế, chưa đồng bộ; một số thiết bị sử dụng lâu năm, chậm được cập nhật; nhiều hạng mục xuống cấp; mức tự chủ chi thường xuyên của nhà trường thấp (23%) nên chưa thể xã hội hóa đầu tư hạ tầng (Đề án số 07/ĐA</w:t>
      </w:r>
      <w:r>
        <w:rPr>
          <w:rFonts w:asciiTheme="majorHAnsi" w:hAnsiTheme="majorHAnsi" w:cstheme="majorHAnsi"/>
          <w:sz w:val="28"/>
          <w:szCs w:val="28"/>
          <w:shd w:val="clear" w:color="auto" w:fill="FFFFFF"/>
        </w:rPr>
        <w:noBreakHyphen/>
        <w:t>CĐKT; Thông báo số 916/TB</w:t>
      </w:r>
      <w:r>
        <w:rPr>
          <w:rFonts w:asciiTheme="majorHAnsi" w:hAnsiTheme="majorHAnsi" w:cstheme="majorHAnsi"/>
          <w:sz w:val="28"/>
          <w:szCs w:val="28"/>
          <w:shd w:val="clear" w:color="auto" w:fill="FFFFFF"/>
        </w:rPr>
        <w:noBreakHyphen/>
        <w:t>UBND).</w:t>
      </w:r>
    </w:p>
    <w:p w14:paraId="29F4D18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Đầu tư giai đoạn 2021 - 2025 và năm 2026</w:t>
      </w:r>
    </w:p>
    <w:p w14:paraId="3017A2C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Giai đoạn 2021 - 2025: Vốn đầu tư giáo dục nghề nghiệp 78.920 triệu đồng (ngân sách trung ương 71.609 triệu đồng, gồm 21.483 triệu đồng năm 2022, 16.710 triệu đồng năm 2023, 20.051 triệu đồng năm 2024, 13.365 triệu đồng năm 2025; ngân sách địa phương 7.311 triệu đồng); riêng Dự án Cải tạo, nâng cấp cơ sở vật chất và bổ sung trang thiết bị Trường Cao đẳng Cộng đồng Kon Tum (ngân sách trung ương 58.244 triệu đồng giai đoạn 2021 - 2024, ngân sách địa phương 7.311 triệu đồng) giải ngân đạt 100% kế hoạch vốn giao (Báo cáo số 326/BC</w:t>
      </w:r>
      <w:r>
        <w:rPr>
          <w:rFonts w:asciiTheme="majorHAnsi" w:hAnsiTheme="majorHAnsi" w:cstheme="majorHAnsi"/>
          <w:sz w:val="28"/>
          <w:szCs w:val="28"/>
          <w:shd w:val="clear" w:color="auto" w:fill="FFFFFF"/>
        </w:rPr>
        <w:noBreakHyphen/>
        <w:t>CĐKT ngày 09/7/2026).</w:t>
      </w:r>
    </w:p>
    <w:p w14:paraId="15CB971D"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Năm 2026: Vốn đầu tư công giao cho nhà trường 260 triệu đồng (ngân sách trung ương 200 triệu đồng, ngân sách tỉnh 60 triệu đồng) cho công việc chuẩn bị đầu tư thuộc Chương trình mục tiêu quốc gia xây dựng nông thôn mới, giảm nghèo bền vững và phát triển kinh tế - xã hội vùng đồng bào dân tộc thiểu số và miền núi (Quyết định số 805/QĐ</w:t>
      </w:r>
      <w:r>
        <w:rPr>
          <w:rFonts w:asciiTheme="majorHAnsi" w:hAnsiTheme="majorHAnsi" w:cstheme="majorHAnsi"/>
          <w:sz w:val="28"/>
          <w:szCs w:val="28"/>
          <w:shd w:val="clear" w:color="auto" w:fill="FFFFFF"/>
        </w:rPr>
        <w:noBreakHyphen/>
        <w:t>UBND ngày 11/9/2026 của UBND tỉnh); giải ngân đến ngày 25/9/2026 là 0 đồng (Báo cáo số 427/BC</w:t>
      </w:r>
      <w:r>
        <w:rPr>
          <w:rFonts w:asciiTheme="majorHAnsi" w:hAnsiTheme="majorHAnsi" w:cstheme="majorHAnsi"/>
          <w:sz w:val="28"/>
          <w:szCs w:val="28"/>
          <w:shd w:val="clear" w:color="auto" w:fill="FFFFFF"/>
        </w:rPr>
        <w:noBreakHyphen/>
        <w:t>CĐKT ngày 24/9/2026). Nhà trường đã phê duyệt dự toán chuẩn bị đầu tư 6.249,856 triệu đồng (Quyết định số 1899/QĐ</w:t>
      </w:r>
      <w:r>
        <w:rPr>
          <w:rFonts w:asciiTheme="majorHAnsi" w:hAnsiTheme="majorHAnsi" w:cstheme="majorHAnsi"/>
          <w:sz w:val="28"/>
          <w:szCs w:val="28"/>
          <w:shd w:val="clear" w:color="auto" w:fill="FFFFFF"/>
        </w:rPr>
        <w:noBreakHyphen/>
        <w:t>CĐKT ngày 28/8/2026) và 5.056,824 triệu đồng (Quyết định số 1951/QĐ</w:t>
      </w:r>
      <w:r>
        <w:rPr>
          <w:rFonts w:asciiTheme="majorHAnsi" w:hAnsiTheme="majorHAnsi" w:cstheme="majorHAnsi"/>
          <w:sz w:val="28"/>
          <w:szCs w:val="28"/>
          <w:shd w:val="clear" w:color="auto" w:fill="FFFFFF"/>
        </w:rPr>
        <w:noBreakHyphen/>
        <w:t>CĐKT ngày 07/9/2026) cho hai dự án thuộc hai chương trình mục tiêu quốc gia.</w:t>
      </w:r>
    </w:p>
    <w:p w14:paraId="3E70F493"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Ước thực hiện cả năm 2026: </w:t>
      </w:r>
      <w:r w:rsidR="00E46A49">
        <w:rPr>
          <w:rFonts w:asciiTheme="majorHAnsi" w:hAnsiTheme="majorHAnsi" w:cstheme="majorHAnsi"/>
          <w:sz w:val="28"/>
          <w:szCs w:val="28"/>
          <w:shd w:val="clear" w:color="auto" w:fill="FFFFFF"/>
        </w:rPr>
        <w:t>100% vốn được giao.</w:t>
      </w:r>
    </w:p>
    <w:p w14:paraId="0E63785B"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Nhu cầu đầu tư giai đoạn 2026 - 2030</w:t>
      </w:r>
    </w:p>
    <w:p w14:paraId="190D0371"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Nhu cầu theo Đề án số 07/ĐA</w:t>
      </w:r>
      <w:r>
        <w:rPr>
          <w:rFonts w:asciiTheme="majorHAnsi" w:hAnsiTheme="majorHAnsi" w:cstheme="majorHAnsi"/>
          <w:sz w:val="28"/>
          <w:szCs w:val="28"/>
        </w:rPr>
        <w:noBreakHyphen/>
        <w:t>CĐKT (tổng 409.374 triệu đồng; ngân sách trung ương từ các chương trình mục tiêu quốc gia 216.309 triệu đồng, ngân sách địa phương 185.168 triệu đồng, nguồn của nhà trường 7.897 triệu đồng), phân kỳ như sau:</w:t>
      </w:r>
    </w:p>
    <w:tbl>
      <w:tblPr>
        <w:tblStyle w:val="TableGrid"/>
        <w:tblW w:w="9069" w:type="dxa"/>
        <w:jc w:val="center"/>
        <w:tblLook w:val="04A0" w:firstRow="1" w:lastRow="0" w:firstColumn="1" w:lastColumn="0" w:noHBand="0" w:noVBand="1"/>
      </w:tblPr>
      <w:tblGrid>
        <w:gridCol w:w="563"/>
        <w:gridCol w:w="2519"/>
        <w:gridCol w:w="1072"/>
        <w:gridCol w:w="931"/>
        <w:gridCol w:w="931"/>
        <w:gridCol w:w="1061"/>
        <w:gridCol w:w="1061"/>
        <w:gridCol w:w="931"/>
      </w:tblGrid>
      <w:tr w:rsidR="00E0585F" w:rsidRPr="00E0585F" w14:paraId="568B4E69" w14:textId="77777777" w:rsidTr="008F2450">
        <w:trPr>
          <w:cantSplit/>
          <w:tblHeader/>
          <w:jc w:val="center"/>
        </w:trPr>
        <w:tc>
          <w:tcPr>
            <w:tcW w:w="453" w:type="dxa"/>
            <w:vAlign w:val="center"/>
          </w:tcPr>
          <w:p w14:paraId="2349CB5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993" w:type="dxa"/>
            <w:vAlign w:val="center"/>
          </w:tcPr>
          <w:p w14:paraId="610B62E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w:t>
            </w:r>
          </w:p>
        </w:tc>
        <w:tc>
          <w:tcPr>
            <w:tcW w:w="1088" w:type="dxa"/>
            <w:vAlign w:val="center"/>
          </w:tcPr>
          <w:p w14:paraId="0CDF54D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Cộng</w:t>
            </w:r>
          </w:p>
        </w:tc>
        <w:tc>
          <w:tcPr>
            <w:tcW w:w="907" w:type="dxa"/>
            <w:vAlign w:val="center"/>
          </w:tcPr>
          <w:p w14:paraId="6EC6E37E"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2026</w:t>
            </w:r>
          </w:p>
        </w:tc>
        <w:tc>
          <w:tcPr>
            <w:tcW w:w="907" w:type="dxa"/>
            <w:vAlign w:val="center"/>
          </w:tcPr>
          <w:p w14:paraId="5F1250B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2027</w:t>
            </w:r>
          </w:p>
        </w:tc>
        <w:tc>
          <w:tcPr>
            <w:tcW w:w="907" w:type="dxa"/>
            <w:vAlign w:val="center"/>
          </w:tcPr>
          <w:p w14:paraId="5CB00ECB"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2028</w:t>
            </w:r>
          </w:p>
        </w:tc>
        <w:tc>
          <w:tcPr>
            <w:tcW w:w="907" w:type="dxa"/>
            <w:vAlign w:val="center"/>
          </w:tcPr>
          <w:p w14:paraId="69345B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2029</w:t>
            </w:r>
          </w:p>
        </w:tc>
        <w:tc>
          <w:tcPr>
            <w:tcW w:w="907" w:type="dxa"/>
            <w:vAlign w:val="center"/>
          </w:tcPr>
          <w:p w14:paraId="18963C1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2030</w:t>
            </w:r>
          </w:p>
        </w:tc>
      </w:tr>
      <w:tr w:rsidR="00E0585F" w:rsidRPr="00E0585F" w14:paraId="395BD8CF" w14:textId="77777777" w:rsidTr="008F2450">
        <w:trPr>
          <w:cantSplit/>
          <w:jc w:val="center"/>
        </w:trPr>
        <w:tc>
          <w:tcPr>
            <w:tcW w:w="453" w:type="dxa"/>
            <w:vAlign w:val="center"/>
          </w:tcPr>
          <w:p w14:paraId="394C041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993" w:type="dxa"/>
            <w:vAlign w:val="center"/>
          </w:tcPr>
          <w:p w14:paraId="34468A9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Cơ sở vật chất (36 hạng mục)</w:t>
            </w:r>
          </w:p>
        </w:tc>
        <w:tc>
          <w:tcPr>
            <w:tcW w:w="1088" w:type="dxa"/>
            <w:vAlign w:val="center"/>
          </w:tcPr>
          <w:p w14:paraId="113F128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117.525</w:t>
            </w:r>
          </w:p>
        </w:tc>
        <w:tc>
          <w:tcPr>
            <w:tcW w:w="907" w:type="dxa"/>
            <w:vAlign w:val="center"/>
          </w:tcPr>
          <w:p w14:paraId="3BB698D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28.980</w:t>
            </w:r>
          </w:p>
        </w:tc>
        <w:tc>
          <w:tcPr>
            <w:tcW w:w="907" w:type="dxa"/>
            <w:vAlign w:val="center"/>
          </w:tcPr>
          <w:p w14:paraId="6711403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35.750</w:t>
            </w:r>
          </w:p>
        </w:tc>
        <w:tc>
          <w:tcPr>
            <w:tcW w:w="907" w:type="dxa"/>
            <w:vAlign w:val="center"/>
          </w:tcPr>
          <w:p w14:paraId="1BDAA52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14.400</w:t>
            </w:r>
          </w:p>
        </w:tc>
        <w:tc>
          <w:tcPr>
            <w:tcW w:w="907" w:type="dxa"/>
            <w:vAlign w:val="center"/>
          </w:tcPr>
          <w:p w14:paraId="2DFF859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36.295</w:t>
            </w:r>
          </w:p>
        </w:tc>
        <w:tc>
          <w:tcPr>
            <w:tcW w:w="907" w:type="dxa"/>
            <w:vAlign w:val="center"/>
          </w:tcPr>
          <w:p w14:paraId="3EB4CE5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2.100</w:t>
            </w:r>
          </w:p>
        </w:tc>
      </w:tr>
      <w:tr w:rsidR="00E0585F" w:rsidRPr="00E0585F" w14:paraId="5547553D" w14:textId="77777777" w:rsidTr="008F2450">
        <w:trPr>
          <w:cantSplit/>
          <w:jc w:val="center"/>
        </w:trPr>
        <w:tc>
          <w:tcPr>
            <w:tcW w:w="453" w:type="dxa"/>
            <w:vAlign w:val="center"/>
          </w:tcPr>
          <w:p w14:paraId="13995FC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993" w:type="dxa"/>
            <w:vAlign w:val="center"/>
          </w:tcPr>
          <w:p w14:paraId="7DFD3D2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đào tạo (27 mục theo ngành, nghề và 02 thiết bị dùng chung)</w:t>
            </w:r>
          </w:p>
        </w:tc>
        <w:tc>
          <w:tcPr>
            <w:tcW w:w="1088" w:type="dxa"/>
            <w:vAlign w:val="center"/>
          </w:tcPr>
          <w:p w14:paraId="7720AAE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270.832</w:t>
            </w:r>
          </w:p>
        </w:tc>
        <w:tc>
          <w:tcPr>
            <w:tcW w:w="907" w:type="dxa"/>
            <w:vAlign w:val="center"/>
          </w:tcPr>
          <w:p w14:paraId="3B4A66A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305191DA"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57.150</w:t>
            </w:r>
          </w:p>
        </w:tc>
        <w:tc>
          <w:tcPr>
            <w:tcW w:w="907" w:type="dxa"/>
            <w:vAlign w:val="center"/>
          </w:tcPr>
          <w:p w14:paraId="445528F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90.087</w:t>
            </w:r>
          </w:p>
        </w:tc>
        <w:tc>
          <w:tcPr>
            <w:tcW w:w="907" w:type="dxa"/>
            <w:vAlign w:val="center"/>
          </w:tcPr>
          <w:p w14:paraId="121184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102.995</w:t>
            </w:r>
          </w:p>
        </w:tc>
        <w:tc>
          <w:tcPr>
            <w:tcW w:w="907" w:type="dxa"/>
            <w:vAlign w:val="center"/>
          </w:tcPr>
          <w:p w14:paraId="45186E2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20.600</w:t>
            </w:r>
          </w:p>
        </w:tc>
      </w:tr>
      <w:tr w:rsidR="00E0585F" w:rsidRPr="00E0585F" w14:paraId="4A0438CD" w14:textId="77777777" w:rsidTr="008F2450">
        <w:trPr>
          <w:cantSplit/>
          <w:jc w:val="center"/>
        </w:trPr>
        <w:tc>
          <w:tcPr>
            <w:tcW w:w="453" w:type="dxa"/>
            <w:vAlign w:val="center"/>
          </w:tcPr>
          <w:p w14:paraId="2C9DFB6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993" w:type="dxa"/>
            <w:vAlign w:val="center"/>
          </w:tcPr>
          <w:p w14:paraId="43C243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đổi số toàn diện</w:t>
            </w:r>
          </w:p>
        </w:tc>
        <w:tc>
          <w:tcPr>
            <w:tcW w:w="1088" w:type="dxa"/>
            <w:vAlign w:val="center"/>
          </w:tcPr>
          <w:p w14:paraId="0EAA6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7.000</w:t>
            </w:r>
          </w:p>
        </w:tc>
        <w:tc>
          <w:tcPr>
            <w:tcW w:w="907" w:type="dxa"/>
            <w:vAlign w:val="center"/>
          </w:tcPr>
          <w:p w14:paraId="3A75537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2.500</w:t>
            </w:r>
          </w:p>
        </w:tc>
        <w:tc>
          <w:tcPr>
            <w:tcW w:w="907" w:type="dxa"/>
            <w:vAlign w:val="center"/>
          </w:tcPr>
          <w:p w14:paraId="420F36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3.200</w:t>
            </w:r>
          </w:p>
        </w:tc>
        <w:tc>
          <w:tcPr>
            <w:tcW w:w="907" w:type="dxa"/>
            <w:vAlign w:val="center"/>
          </w:tcPr>
          <w:p w14:paraId="5CAC758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1.300</w:t>
            </w:r>
          </w:p>
        </w:tc>
        <w:tc>
          <w:tcPr>
            <w:tcW w:w="907" w:type="dxa"/>
            <w:vAlign w:val="center"/>
          </w:tcPr>
          <w:p w14:paraId="5F2649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c>
          <w:tcPr>
            <w:tcW w:w="907" w:type="dxa"/>
            <w:vAlign w:val="center"/>
          </w:tcPr>
          <w:p w14:paraId="5AE97A4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w:t>
            </w:r>
          </w:p>
        </w:tc>
      </w:tr>
      <w:tr w:rsidR="00E0585F" w:rsidRPr="00E0585F" w14:paraId="364550C2" w14:textId="77777777" w:rsidTr="008F2450">
        <w:trPr>
          <w:cantSplit/>
          <w:jc w:val="center"/>
        </w:trPr>
        <w:tc>
          <w:tcPr>
            <w:tcW w:w="453" w:type="dxa"/>
            <w:vAlign w:val="center"/>
          </w:tcPr>
          <w:p w14:paraId="1F03EFD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993" w:type="dxa"/>
            <w:vAlign w:val="center"/>
          </w:tcPr>
          <w:p w14:paraId="7515872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đội ngũ (phòng TCCB&amp;CTHSSV)</w:t>
            </w:r>
          </w:p>
        </w:tc>
        <w:tc>
          <w:tcPr>
            <w:tcW w:w="1088" w:type="dxa"/>
            <w:vAlign w:val="center"/>
          </w:tcPr>
          <w:p w14:paraId="55EF319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4.472</w:t>
            </w:r>
          </w:p>
        </w:tc>
        <w:tc>
          <w:tcPr>
            <w:tcW w:w="907" w:type="dxa"/>
            <w:vAlign w:val="center"/>
          </w:tcPr>
          <w:p w14:paraId="544E7E3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1.126</w:t>
            </w:r>
          </w:p>
        </w:tc>
        <w:tc>
          <w:tcPr>
            <w:tcW w:w="907" w:type="dxa"/>
            <w:vAlign w:val="center"/>
          </w:tcPr>
          <w:p w14:paraId="624DEB2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1.169</w:t>
            </w:r>
          </w:p>
        </w:tc>
        <w:tc>
          <w:tcPr>
            <w:tcW w:w="907" w:type="dxa"/>
            <w:vAlign w:val="center"/>
          </w:tcPr>
          <w:p w14:paraId="62446208"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959</w:t>
            </w:r>
          </w:p>
        </w:tc>
        <w:tc>
          <w:tcPr>
            <w:tcW w:w="907" w:type="dxa"/>
            <w:vAlign w:val="center"/>
          </w:tcPr>
          <w:p w14:paraId="7471C5B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759</w:t>
            </w:r>
          </w:p>
        </w:tc>
        <w:tc>
          <w:tcPr>
            <w:tcW w:w="907" w:type="dxa"/>
            <w:vAlign w:val="center"/>
          </w:tcPr>
          <w:p w14:paraId="4BB9E9A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459</w:t>
            </w:r>
          </w:p>
        </w:tc>
      </w:tr>
      <w:tr w:rsidR="00E0585F" w:rsidRPr="00E0585F" w14:paraId="28F96677" w14:textId="77777777" w:rsidTr="008F2450">
        <w:trPr>
          <w:cantSplit/>
          <w:jc w:val="center"/>
        </w:trPr>
        <w:tc>
          <w:tcPr>
            <w:tcW w:w="453" w:type="dxa"/>
            <w:vAlign w:val="center"/>
          </w:tcPr>
          <w:p w14:paraId="1C37F8F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993" w:type="dxa"/>
            <w:vAlign w:val="center"/>
          </w:tcPr>
          <w:p w14:paraId="2A5626E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Phát triển chương trình, giáo trình</w:t>
            </w:r>
          </w:p>
        </w:tc>
        <w:tc>
          <w:tcPr>
            <w:tcW w:w="1088" w:type="dxa"/>
            <w:vAlign w:val="center"/>
          </w:tcPr>
          <w:p w14:paraId="461FD86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4.740</w:t>
            </w:r>
          </w:p>
        </w:tc>
        <w:tc>
          <w:tcPr>
            <w:tcW w:w="907" w:type="dxa"/>
            <w:vAlign w:val="center"/>
          </w:tcPr>
          <w:p w14:paraId="4EBD580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50E8083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709045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9BBB53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c>
          <w:tcPr>
            <w:tcW w:w="907" w:type="dxa"/>
            <w:vAlign w:val="center"/>
          </w:tcPr>
          <w:p w14:paraId="61237982"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948</w:t>
            </w:r>
          </w:p>
        </w:tc>
      </w:tr>
      <w:tr w:rsidR="00E0585F" w:rsidRPr="00E0585F" w14:paraId="21568B83" w14:textId="77777777" w:rsidTr="008F2450">
        <w:trPr>
          <w:cantSplit/>
          <w:jc w:val="center"/>
        </w:trPr>
        <w:tc>
          <w:tcPr>
            <w:tcW w:w="453" w:type="dxa"/>
            <w:vAlign w:val="center"/>
          </w:tcPr>
          <w:p w14:paraId="02DCAED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993" w:type="dxa"/>
            <w:vAlign w:val="center"/>
          </w:tcPr>
          <w:p w14:paraId="672C05C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Gắn kết doanh nghiệp và việc làm sau đào tạo</w:t>
            </w:r>
          </w:p>
        </w:tc>
        <w:tc>
          <w:tcPr>
            <w:tcW w:w="1088" w:type="dxa"/>
            <w:vAlign w:val="center"/>
          </w:tcPr>
          <w:p w14:paraId="1EE6B2C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1.020</w:t>
            </w:r>
          </w:p>
        </w:tc>
        <w:tc>
          <w:tcPr>
            <w:tcW w:w="907" w:type="dxa"/>
            <w:vAlign w:val="center"/>
          </w:tcPr>
          <w:p w14:paraId="13658D6F"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9EF889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185</w:t>
            </w:r>
          </w:p>
        </w:tc>
        <w:tc>
          <w:tcPr>
            <w:tcW w:w="907" w:type="dxa"/>
            <w:vAlign w:val="center"/>
          </w:tcPr>
          <w:p w14:paraId="35578AE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7A77AFE7"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200</w:t>
            </w:r>
          </w:p>
        </w:tc>
        <w:tc>
          <w:tcPr>
            <w:tcW w:w="907" w:type="dxa"/>
            <w:vAlign w:val="center"/>
          </w:tcPr>
          <w:p w14:paraId="5CA42CC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250</w:t>
            </w:r>
          </w:p>
        </w:tc>
      </w:tr>
      <w:tr w:rsidR="00E0585F" w:rsidRPr="00E0585F" w14:paraId="52DE570A" w14:textId="77777777" w:rsidTr="008F2450">
        <w:trPr>
          <w:cantSplit/>
          <w:jc w:val="center"/>
        </w:trPr>
        <w:tc>
          <w:tcPr>
            <w:tcW w:w="453" w:type="dxa"/>
            <w:vAlign w:val="center"/>
          </w:tcPr>
          <w:p w14:paraId="1032E36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7</w:t>
            </w:r>
          </w:p>
        </w:tc>
        <w:tc>
          <w:tcPr>
            <w:tcW w:w="2993" w:type="dxa"/>
            <w:vAlign w:val="center"/>
          </w:tcPr>
          <w:p w14:paraId="0B4BA75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Bảo đảm chất lượng và kiểm định</w:t>
            </w:r>
          </w:p>
        </w:tc>
        <w:tc>
          <w:tcPr>
            <w:tcW w:w="1088" w:type="dxa"/>
            <w:vAlign w:val="center"/>
          </w:tcPr>
          <w:p w14:paraId="705F66CE"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3.785</w:t>
            </w:r>
          </w:p>
        </w:tc>
        <w:tc>
          <w:tcPr>
            <w:tcW w:w="907" w:type="dxa"/>
            <w:vAlign w:val="center"/>
          </w:tcPr>
          <w:p w14:paraId="16F7E18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210</w:t>
            </w:r>
          </w:p>
        </w:tc>
        <w:tc>
          <w:tcPr>
            <w:tcW w:w="907" w:type="dxa"/>
            <w:vAlign w:val="center"/>
          </w:tcPr>
          <w:p w14:paraId="3E92BE4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1.270</w:t>
            </w:r>
          </w:p>
        </w:tc>
        <w:tc>
          <w:tcPr>
            <w:tcW w:w="907" w:type="dxa"/>
            <w:vAlign w:val="center"/>
          </w:tcPr>
          <w:p w14:paraId="1E9B3870"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505</w:t>
            </w:r>
          </w:p>
        </w:tc>
        <w:tc>
          <w:tcPr>
            <w:tcW w:w="907" w:type="dxa"/>
            <w:vAlign w:val="center"/>
          </w:tcPr>
          <w:p w14:paraId="43D0D77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940</w:t>
            </w:r>
          </w:p>
        </w:tc>
        <w:tc>
          <w:tcPr>
            <w:tcW w:w="907" w:type="dxa"/>
            <w:vAlign w:val="center"/>
          </w:tcPr>
          <w:p w14:paraId="3DE69B3D"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860</w:t>
            </w:r>
          </w:p>
        </w:tc>
      </w:tr>
      <w:tr w:rsidR="00E0585F" w:rsidRPr="00E0585F" w14:paraId="766EF561" w14:textId="77777777" w:rsidTr="008F2450">
        <w:trPr>
          <w:cantSplit/>
          <w:jc w:val="center"/>
        </w:trPr>
        <w:tc>
          <w:tcPr>
            <w:tcW w:w="453" w:type="dxa"/>
            <w:vAlign w:val="center"/>
          </w:tcPr>
          <w:p w14:paraId="36BDF958" w14:textId="77777777" w:rsidR="00E0585F" w:rsidRPr="00160C0F" w:rsidRDefault="00E0585F" w:rsidP="00E75D66">
            <w:pPr>
              <w:widowControl w:val="0"/>
              <w:spacing w:before="40" w:after="40"/>
              <w:jc w:val="center"/>
              <w:rPr>
                <w:rFonts w:asciiTheme="majorHAnsi" w:hAnsiTheme="majorHAnsi" w:cstheme="majorHAnsi"/>
              </w:rPr>
            </w:pPr>
          </w:p>
        </w:tc>
        <w:tc>
          <w:tcPr>
            <w:tcW w:w="2993" w:type="dxa"/>
            <w:vAlign w:val="center"/>
          </w:tcPr>
          <w:p w14:paraId="31136F3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Tổng cộng</w:t>
            </w:r>
          </w:p>
        </w:tc>
        <w:tc>
          <w:tcPr>
            <w:tcW w:w="1088" w:type="dxa"/>
            <w:vAlign w:val="center"/>
          </w:tcPr>
          <w:p w14:paraId="519EB7C5"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409.374</w:t>
            </w:r>
          </w:p>
        </w:tc>
        <w:tc>
          <w:tcPr>
            <w:tcW w:w="907" w:type="dxa"/>
            <w:vAlign w:val="center"/>
          </w:tcPr>
          <w:p w14:paraId="50FCE724"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33.949</w:t>
            </w:r>
          </w:p>
        </w:tc>
        <w:tc>
          <w:tcPr>
            <w:tcW w:w="907" w:type="dxa"/>
            <w:vAlign w:val="center"/>
          </w:tcPr>
          <w:p w14:paraId="113C4379"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99.672</w:t>
            </w:r>
          </w:p>
        </w:tc>
        <w:tc>
          <w:tcPr>
            <w:tcW w:w="907" w:type="dxa"/>
            <w:vAlign w:val="center"/>
          </w:tcPr>
          <w:p w14:paraId="4FF521F1"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108.399</w:t>
            </w:r>
          </w:p>
        </w:tc>
        <w:tc>
          <w:tcPr>
            <w:tcW w:w="907" w:type="dxa"/>
            <w:vAlign w:val="center"/>
          </w:tcPr>
          <w:p w14:paraId="0A24021B"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142.137</w:t>
            </w:r>
          </w:p>
        </w:tc>
        <w:tc>
          <w:tcPr>
            <w:tcW w:w="907" w:type="dxa"/>
            <w:vAlign w:val="center"/>
          </w:tcPr>
          <w:p w14:paraId="22717A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b/>
              </w:rPr>
              <w:t>25.217</w:t>
            </w:r>
          </w:p>
        </w:tc>
      </w:tr>
    </w:tbl>
    <w:p w14:paraId="19C876AA" w14:textId="77777777" w:rsidR="00E5464F" w:rsidRPr="00517B10" w:rsidRDefault="00E5464F" w:rsidP="00E75D66">
      <w:pPr>
        <w:widowControl w:val="0"/>
        <w:ind w:firstLine="720"/>
        <w:jc w:val="both"/>
        <w:rPr>
          <w:rFonts w:asciiTheme="majorHAnsi" w:hAnsiTheme="majorHAnsi" w:cstheme="majorHAnsi"/>
          <w:sz w:val="4"/>
          <w:szCs w:val="4"/>
        </w:rPr>
      </w:pPr>
    </w:p>
    <w:p w14:paraId="3A7D04F1"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Cơ sở vật chất (phòng TH</w:t>
      </w:r>
      <w:r>
        <w:rPr>
          <w:rFonts w:asciiTheme="majorHAnsi" w:hAnsiTheme="majorHAnsi" w:cstheme="majorHAnsi"/>
          <w:sz w:val="28"/>
          <w:szCs w:val="28"/>
          <w:shd w:val="clear" w:color="auto" w:fill="FFFFFF"/>
        </w:rPr>
        <w:noBreakHyphen/>
        <w:t>HC&amp;QT chủ trì): 06 nhóm hạng mục — sửa chữa phòng học lý thuyết 6.700 triệu đồng; khu làm việc 12.795 triệu đồng; phòng học chuyên môn, xưởng thực hành 43.750 triệu đồng; sửa chữa 03 ký túc xá 22.500 triệu đồng; khu rèn luyện thể chất, nhà ở nhà giáo 18.000 triệu đồng; công trình phụ trợ, phòng cháy chữa cháy 13.780 triệu đồng. Nguồn vốn: Ngân sách trung ương 94.000 triệu đồng, ngân sách địa phương 20.730 triệu đồng, nhà trường 2.795 triệu đồng.</w:t>
      </w:r>
    </w:p>
    <w:p w14:paraId="69335954"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Thiết bị đào tạo (phòng TH</w:t>
      </w:r>
      <w:r>
        <w:rPr>
          <w:rFonts w:asciiTheme="majorHAnsi" w:hAnsiTheme="majorHAnsi" w:cstheme="majorHAnsi"/>
          <w:sz w:val="28"/>
          <w:szCs w:val="28"/>
          <w:shd w:val="clear" w:color="auto" w:fill="FFFFFF"/>
        </w:rPr>
        <w:noBreakHyphen/>
        <w:t>HC&amp;QT chủ trì, các khoa đề xuất): Nguồn vốn gồm ngân sách trung ương vốn đầu tư 90.788 triệu đồng, vốn sự nghiệp 19.641 triệu đồng, ngân sách địa phương 160.403 triệu đồng. Các ngành, nghề có nhu cầu lớn nhất: Công nghệ ô tô 50.000 triệu đồng; Điện công nghiệp 42.550 triệu đồng; Công nghệ kỹ thuật điện, điện tử 33.770 triệu đồng; Hàn 17.627 triệu đồng; Nông nghiệp công nghệ cao 21.500 triệu đồng; Hướng dẫn du lịch 15.000 triệu đồng; Nghiệp vụ nhà hàng, khách sạn 14.340 triệu đồng.</w:t>
      </w:r>
    </w:p>
    <w:p w14:paraId="71F6EC2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Chuyển đổi số (phối hợp phòng QLKHCN&amp;HTPT): Nâng cấp máy chủ, mạng không dây 1.400 triệu đồng, thiết bị an ninh thông tin 400 triệu đồng, phòng thực hành máy tính 700 triệu đồng (năm 2026); phần mềm quản lý đào tạo, nền tảng học tập trực tuyến, văn phòng số, thư viện số, ứng dụng tra cứu cho người học 3.200 triệu đồng (năm 2027); học liệu số, đào tạo năng lực số cho nhà giáo, tư vấn thiết kế 1.300 triệu đồng (năm 2028).</w:t>
      </w:r>
    </w:p>
    <w:p w14:paraId="28CF02BE"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Các hồ sơ nhà trường đã đề xuất cấp trên về nhu cầu đầu tư</w:t>
      </w:r>
    </w:p>
    <w:p w14:paraId="28A8F3B0"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Số liệu ở Mục 5 là nhu cầu đầy đủ của Đề án. Phần nhu cầu đã đề xuất vào các chương trình mục tiêu quốc gia như sau:</w:t>
      </w:r>
    </w:p>
    <w:tbl>
      <w:tblPr>
        <w:tblStyle w:val="TableGrid"/>
        <w:tblW w:w="9066" w:type="dxa"/>
        <w:jc w:val="center"/>
        <w:tblLook w:val="04A0" w:firstRow="1" w:lastRow="0" w:firstColumn="1" w:lastColumn="0" w:noHBand="0" w:noVBand="1"/>
      </w:tblPr>
      <w:tblGrid>
        <w:gridCol w:w="563"/>
        <w:gridCol w:w="2527"/>
        <w:gridCol w:w="1256"/>
        <w:gridCol w:w="1316"/>
        <w:gridCol w:w="1339"/>
        <w:gridCol w:w="2065"/>
      </w:tblGrid>
      <w:tr w:rsidR="00E0585F" w:rsidRPr="00E0585F" w14:paraId="30544FBE" w14:textId="77777777" w:rsidTr="008F2450">
        <w:trPr>
          <w:cantSplit/>
          <w:tblHeader/>
          <w:jc w:val="center"/>
        </w:trPr>
        <w:tc>
          <w:tcPr>
            <w:tcW w:w="453" w:type="dxa"/>
            <w:vAlign w:val="center"/>
          </w:tcPr>
          <w:p w14:paraId="74997768"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176" w:type="dxa"/>
            <w:vAlign w:val="center"/>
          </w:tcPr>
          <w:p w14:paraId="3E86D4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Hồ sơ đề xuất</w:t>
            </w:r>
          </w:p>
        </w:tc>
        <w:tc>
          <w:tcPr>
            <w:tcW w:w="997" w:type="dxa"/>
            <w:vAlign w:val="center"/>
          </w:tcPr>
          <w:p w14:paraId="5584DFD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Tổng kinh phí (triệu đồng)</w:t>
            </w:r>
          </w:p>
        </w:tc>
        <w:tc>
          <w:tcPr>
            <w:tcW w:w="1541" w:type="dxa"/>
            <w:vAlign w:val="center"/>
          </w:tcPr>
          <w:p w14:paraId="658CEE0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Trong đó</w:t>
            </w:r>
          </w:p>
        </w:tc>
        <w:tc>
          <w:tcPr>
            <w:tcW w:w="1995" w:type="dxa"/>
            <w:vAlign w:val="center"/>
          </w:tcPr>
          <w:p w14:paraId="6A93C2ED"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Nội dung chính</w:t>
            </w:r>
          </w:p>
        </w:tc>
        <w:tc>
          <w:tcPr>
            <w:tcW w:w="1904" w:type="dxa"/>
            <w:vAlign w:val="center"/>
          </w:tcPr>
          <w:p w14:paraId="41A9F622"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Tình trạng</w:t>
            </w:r>
          </w:p>
        </w:tc>
      </w:tr>
      <w:tr w:rsidR="00E0585F" w:rsidRPr="00E0585F" w14:paraId="73023CC6" w14:textId="77777777" w:rsidTr="008F2450">
        <w:trPr>
          <w:cantSplit/>
          <w:jc w:val="center"/>
        </w:trPr>
        <w:tc>
          <w:tcPr>
            <w:tcW w:w="453" w:type="dxa"/>
            <w:vAlign w:val="center"/>
          </w:tcPr>
          <w:p w14:paraId="2D83FA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176" w:type="dxa"/>
            <w:vAlign w:val="center"/>
          </w:tcPr>
          <w:p w14:paraId="3B2435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nâng cao chất lượng giáo dục và đào tạo — Dự án thành phần 2 (Công văn số 642, 643/CĐKT</w:t>
            </w:r>
            <w:r>
              <w:rPr>
                <w:rFonts w:asciiTheme="majorHAnsi" w:hAnsiTheme="majorHAnsi" w:cstheme="majorHAnsi"/>
              </w:rPr>
              <w:noBreakHyphen/>
              <w:t>THHCQT ngày 08/9/2026)</w:t>
            </w:r>
          </w:p>
        </w:tc>
        <w:tc>
          <w:tcPr>
            <w:tcW w:w="997" w:type="dxa"/>
            <w:vAlign w:val="center"/>
          </w:tcPr>
          <w:p w14:paraId="77123356"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192.857,1</w:t>
            </w:r>
          </w:p>
        </w:tc>
        <w:tc>
          <w:tcPr>
            <w:tcW w:w="1541" w:type="dxa"/>
            <w:vAlign w:val="center"/>
          </w:tcPr>
          <w:p w14:paraId="104871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150.000; ngân sách địa phương 21.428,6; nhà trường 21.428,6</w:t>
            </w:r>
          </w:p>
        </w:tc>
        <w:tc>
          <w:tcPr>
            <w:tcW w:w="1995" w:type="dxa"/>
            <w:vAlign w:val="center"/>
          </w:tcPr>
          <w:p w14:paraId="46369D0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chuyển đổi số, chương trình đào tạo tại 05 cơ sở, ưu tiên 11 ngành, nghề</w:t>
            </w:r>
          </w:p>
        </w:tc>
        <w:tc>
          <w:tcPr>
            <w:tcW w:w="1904" w:type="dxa"/>
            <w:vAlign w:val="center"/>
          </w:tcPr>
          <w:p w14:paraId="38320B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Đã gửi Sở Giáo dục và Đào tạo, Bộ Giáo dục và Đào tạo; chưa có văn bản giao kế hoạch vốn. Dự toán chuẩn bị đầu tư 5.056,8 triệu đồng (Quyết định số 1951/QĐ</w:t>
            </w:r>
            <w:r>
              <w:rPr>
                <w:rFonts w:asciiTheme="majorHAnsi" w:hAnsiTheme="majorHAnsi" w:cstheme="majorHAnsi"/>
              </w:rPr>
              <w:noBreakHyphen/>
              <w:t>CĐKT)</w:t>
            </w:r>
          </w:p>
        </w:tc>
      </w:tr>
      <w:tr w:rsidR="00E0585F" w:rsidRPr="00E0585F" w14:paraId="12942A77" w14:textId="77777777" w:rsidTr="008F2450">
        <w:trPr>
          <w:cantSplit/>
          <w:jc w:val="center"/>
        </w:trPr>
        <w:tc>
          <w:tcPr>
            <w:tcW w:w="453" w:type="dxa"/>
            <w:vAlign w:val="center"/>
          </w:tcPr>
          <w:p w14:paraId="37E278A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176" w:type="dxa"/>
            <w:vAlign w:val="center"/>
          </w:tcPr>
          <w:p w14:paraId="063BA14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hiện đại hóa — Dự án thành phần 4 (kinh phí thường xuyên)</w:t>
            </w:r>
          </w:p>
        </w:tc>
        <w:tc>
          <w:tcPr>
            <w:tcW w:w="997" w:type="dxa"/>
            <w:vAlign w:val="center"/>
          </w:tcPr>
          <w:p w14:paraId="38A69E8C"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15.125</w:t>
            </w:r>
          </w:p>
        </w:tc>
        <w:tc>
          <w:tcPr>
            <w:tcW w:w="1541" w:type="dxa"/>
            <w:vAlign w:val="center"/>
          </w:tcPr>
          <w:p w14:paraId="6B1D297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Ngân sách trung ương 12.100; ngân sách địa phương 3.025</w:t>
            </w:r>
          </w:p>
        </w:tc>
        <w:tc>
          <w:tcPr>
            <w:tcW w:w="1995" w:type="dxa"/>
            <w:vAlign w:val="center"/>
          </w:tcPr>
          <w:p w14:paraId="58CC947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1904" w:type="dxa"/>
            <w:vAlign w:val="center"/>
          </w:tcPr>
          <w:p w14:paraId="3B67A791" w14:textId="1F4DBE38" w:rsidR="00E0585F" w:rsidRPr="00160C0F" w:rsidRDefault="00E0585F" w:rsidP="00E75D66">
            <w:pPr>
              <w:widowControl w:val="0"/>
              <w:spacing w:before="40" w:after="40"/>
              <w:rPr>
                <w:rFonts w:asciiTheme="majorHAnsi" w:hAnsiTheme="majorHAnsi" w:cstheme="majorHAnsi"/>
              </w:rPr>
            </w:pPr>
          </w:p>
        </w:tc>
      </w:tr>
      <w:tr w:rsidR="00E0585F" w:rsidRPr="00E0585F" w14:paraId="7E0B239F" w14:textId="77777777" w:rsidTr="008F2450">
        <w:trPr>
          <w:cantSplit/>
          <w:jc w:val="center"/>
        </w:trPr>
        <w:tc>
          <w:tcPr>
            <w:tcW w:w="453" w:type="dxa"/>
            <w:vAlign w:val="center"/>
          </w:tcPr>
          <w:p w14:paraId="592DC0F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176" w:type="dxa"/>
            <w:vAlign w:val="center"/>
          </w:tcPr>
          <w:p w14:paraId="4B50A43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Chương trình mục tiêu quốc gia xây dựng nông thôn mới, giảm nghèo bền vững, phát triển kinh tế - xã hội vùng đồng bào dân tộc thiểu số và miền núi (Báo cáo số 427/BC</w:t>
            </w:r>
            <w:r>
              <w:rPr>
                <w:rFonts w:asciiTheme="majorHAnsi" w:hAnsiTheme="majorHAnsi" w:cstheme="majorHAnsi"/>
              </w:rPr>
              <w:noBreakHyphen/>
              <w:t>CĐKT ngày 24/9/2026; đề xuất lần 2 theo Báo cáo số 326/BC</w:t>
            </w:r>
            <w:r>
              <w:rPr>
                <w:rFonts w:asciiTheme="majorHAnsi" w:hAnsiTheme="majorHAnsi" w:cstheme="majorHAnsi"/>
              </w:rPr>
              <w:noBreakHyphen/>
              <w:t>CĐKT ghi ngày 14/9/2026)</w:t>
            </w:r>
          </w:p>
        </w:tc>
        <w:tc>
          <w:tcPr>
            <w:tcW w:w="997" w:type="dxa"/>
            <w:vAlign w:val="center"/>
          </w:tcPr>
          <w:p w14:paraId="6FB99033" w14:textId="77777777" w:rsidR="00E0585F" w:rsidRPr="00160C0F" w:rsidRDefault="00E0585F" w:rsidP="00E75D66">
            <w:pPr>
              <w:widowControl w:val="0"/>
              <w:spacing w:before="40" w:after="40"/>
              <w:jc w:val="right"/>
              <w:rPr>
                <w:rFonts w:asciiTheme="majorHAnsi" w:hAnsiTheme="majorHAnsi" w:cstheme="majorHAnsi"/>
              </w:rPr>
            </w:pPr>
            <w:r>
              <w:rPr>
                <w:rFonts w:asciiTheme="majorHAnsi" w:hAnsiTheme="majorHAnsi" w:cstheme="majorHAnsi"/>
              </w:rPr>
              <w:t>24.894</w:t>
            </w:r>
          </w:p>
        </w:tc>
        <w:tc>
          <w:tcPr>
            <w:tcW w:w="1541" w:type="dxa"/>
            <w:vAlign w:val="center"/>
          </w:tcPr>
          <w:p w14:paraId="3CDDDE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22.500; mua 02 mô hình xe ô tô con số tự động 2.394</w:t>
            </w:r>
          </w:p>
        </w:tc>
        <w:tc>
          <w:tcPr>
            <w:tcW w:w="1995" w:type="dxa"/>
            <w:vAlign w:val="center"/>
          </w:tcPr>
          <w:p w14:paraId="26B841A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ký túc xá Cơ sở 4; thiết bị ngành Công nghệ ô tô</w:t>
            </w:r>
          </w:p>
        </w:tc>
        <w:tc>
          <w:tcPr>
            <w:tcW w:w="1904" w:type="dxa"/>
            <w:vAlign w:val="center"/>
          </w:tcPr>
          <w:p w14:paraId="05BB507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chưa được phê duyệt, tổng mức đầu tư chưa xác định chính xác; đang chuẩn bị đầu tư; vốn giao năm 2026 là 260 triệu đồng (Quyết định số 805/QĐ</w:t>
            </w:r>
            <w:r>
              <w:rPr>
                <w:rFonts w:asciiTheme="majorHAnsi" w:hAnsiTheme="majorHAnsi" w:cstheme="majorHAnsi"/>
              </w:rPr>
              <w:noBreakHyphen/>
              <w:t>UBND), chưa giải ngân</w:t>
            </w:r>
          </w:p>
        </w:tc>
      </w:tr>
    </w:tbl>
    <w:p w14:paraId="0C6279A9" w14:textId="77777777" w:rsidR="00E5464F" w:rsidRPr="00517B10" w:rsidRDefault="00E5464F" w:rsidP="00E75D66">
      <w:pPr>
        <w:widowControl w:val="0"/>
        <w:ind w:firstLine="720"/>
        <w:jc w:val="both"/>
        <w:rPr>
          <w:rFonts w:asciiTheme="majorHAnsi" w:hAnsiTheme="majorHAnsi" w:cstheme="majorHAnsi"/>
          <w:sz w:val="4"/>
          <w:szCs w:val="4"/>
        </w:rPr>
      </w:pPr>
    </w:p>
    <w:p w14:paraId="34638B96"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Nhiệm vụ, giải pháp và kiến nghị</w:t>
      </w:r>
    </w:p>
    <w:p w14:paraId="69EECD1C"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7.1. Nhiệm vụ, giải pháp (Biểu 04 kèm theo)</w:t>
      </w:r>
    </w:p>
    <w:p w14:paraId="093FA04A" w14:textId="16556EF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Hoàn thành thủ tục chuẩn bị đầu tư hai dự án </w:t>
      </w:r>
      <w:r w:rsidR="00E75D66">
        <w:rPr>
          <w:rFonts w:asciiTheme="majorHAnsi" w:hAnsiTheme="majorHAnsi" w:cstheme="majorHAnsi"/>
          <w:sz w:val="28"/>
          <w:szCs w:val="28"/>
          <w:shd w:val="clear" w:color="auto" w:fill="FFFFFF"/>
        </w:rPr>
        <w:t>thuộc các Chương trình mục tiêu quốc gia</w:t>
      </w:r>
      <w:r>
        <w:rPr>
          <w:rFonts w:asciiTheme="majorHAnsi" w:hAnsiTheme="majorHAnsi" w:cstheme="majorHAnsi"/>
          <w:sz w:val="28"/>
          <w:szCs w:val="28"/>
          <w:shd w:val="clear" w:color="auto" w:fill="FFFFFF"/>
        </w:rPr>
        <w:t>: Lựa chọn tư vấn, khảo sát, lập báo cáo nghiên cứu khả thi khi có quyết định giao kế hoạch vốn.</w:t>
      </w:r>
    </w:p>
    <w:p w14:paraId="1642C36F"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Ưu tiên sửa chữa cấp bách ký túc xá, nhà ở nhà giáo, hệ thống phòng cháy chữa cháy; khai thác tối ưu công năng hệ thống nhà, đất, thiết bị hiện có; chuẩn hóa khu thực hành, đầu tư thiết bị theo thứ tự ngành, nghề trọng điểm để đạt tối thiểu 30% thiết bị có trình độ công nghệ tiên tiến.</w:t>
      </w:r>
    </w:p>
    <w:p w14:paraId="1A503678" w14:textId="77777777" w:rsidR="00BA05D7" w:rsidRPr="00517B10" w:rsidRDefault="00BA05D7" w:rsidP="00E75D66">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7.2. Kiến nghị, đề xuất</w:t>
      </w:r>
    </w:p>
    <w:p w14:paraId="12465577"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UBND tỉnh, Sở Tài chính, Sở Giáo dục và Đào tạo: Bố trí vốn đầu tư công trung hạn và hằng năm cho các dự án của nhà trường; bố trí vốn chuẩn bị đầu tư tương ứng dự toán đã phê duyệt; có văn bản xác nhận khả năng bố trí vốn đối ứng ngân sách địa phương.</w:t>
      </w:r>
    </w:p>
    <w:p w14:paraId="2F496EBA" w14:textId="77777777" w:rsidR="00B60CA8" w:rsidRPr="00B60CA8" w:rsidRDefault="008F2450" w:rsidP="00E75D66">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Đối với các Sở: Hướng dẫn trình tự, thủ tục mua sắm thiết bị, sửa chữa cơ sở vật chất (Thông báo số 916/TB</w:t>
      </w:r>
      <w:r>
        <w:rPr>
          <w:rFonts w:asciiTheme="majorHAnsi" w:hAnsiTheme="majorHAnsi" w:cstheme="majorHAnsi"/>
          <w:sz w:val="28"/>
          <w:szCs w:val="28"/>
          <w:shd w:val="clear" w:color="auto" w:fill="FFFFFF"/>
        </w:rPr>
        <w:noBreakHyphen/>
        <w:t>UBND, mục 3.c); hướng dẫn phân định ranh giới giữa các chương trình mục tiêu quốc gia.</w:t>
      </w:r>
    </w:p>
    <w:p w14:paraId="2F29ADC3" w14:textId="77777777" w:rsidR="00863368" w:rsidRDefault="00FC29CA" w:rsidP="00E75D66">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nội dung cung cấp thông tin, số liệu về cơ sở vật chất, thiết bị đào tạo và nhu cầu đầu tư giai đoạn 2026 - 2030 của phòng TH</w:t>
      </w:r>
      <w:r>
        <w:rPr>
          <w:rFonts w:asciiTheme="majorHAnsi" w:hAnsiTheme="majorHAnsi" w:cstheme="majorHAnsi"/>
          <w:sz w:val="28"/>
          <w:szCs w:val="28"/>
        </w:rPr>
        <w:noBreakHyphen/>
        <w:t>HC&amp;QT; biểu số liệu kèm theo. Kính đề nghị phòng QLĐT&amp;BĐCL tổng hợp vào báo cáo của nhà trường./.</w:t>
      </w:r>
    </w:p>
    <w:p w14:paraId="6CFBE3A9" w14:textId="77777777" w:rsidR="00E5464F" w:rsidRPr="00517B10" w:rsidRDefault="00E5464F" w:rsidP="00E75D66">
      <w:pPr>
        <w:widowControl w:val="0"/>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0372EA53" w14:textId="77777777" w:rsidTr="004B4C8F">
        <w:trPr>
          <w:trHeight w:val="652"/>
          <w:jc w:val="center"/>
        </w:trPr>
        <w:tc>
          <w:tcPr>
            <w:tcW w:w="3828" w:type="dxa"/>
          </w:tcPr>
          <w:p w14:paraId="1659B1B9" w14:textId="77777777" w:rsidR="005137E8" w:rsidRPr="00517B10" w:rsidRDefault="00000000" w:rsidP="00E75D66">
            <w:pPr>
              <w:widowControl w:val="0"/>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0A03CC45" w14:textId="77777777" w:rsidR="005137E8" w:rsidRPr="00517B10" w:rsidRDefault="00000000" w:rsidP="00E75D66">
            <w:pPr>
              <w:widowControl w:val="0"/>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EC0202C" w14:textId="77777777" w:rsidR="005137E8" w:rsidRPr="00335ACD" w:rsidRDefault="00000000" w:rsidP="00E75D66">
            <w:pPr>
              <w:widowControl w:val="0"/>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Lãnh đạo Trường;</w:t>
            </w:r>
          </w:p>
          <w:p w14:paraId="3B9F1F29" w14:textId="77777777" w:rsidR="004B4C8F" w:rsidRPr="00517B10" w:rsidRDefault="00000000" w:rsidP="00E75D66">
            <w:pPr>
              <w:widowControl w:val="0"/>
              <w:ind w:hanging="108"/>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w:t>
            </w:r>
            <w:r w:rsidRPr="00E75D66">
              <w:rPr>
                <w:rFonts w:asciiTheme="majorHAnsi" w:hAnsiTheme="majorHAnsi" w:cstheme="majorHAnsi"/>
                <w:color w:val="000000"/>
                <w:sz w:val="22"/>
                <w:szCs w:val="22"/>
                <w:lang w:val="es-ES_tradnl"/>
              </w:rPr>
              <w:t>Lưu</w:t>
            </w:r>
            <w:r w:rsidRPr="00335ACD">
              <w:rPr>
                <w:rFonts w:asciiTheme="majorHAnsi" w:hAnsiTheme="majorHAnsi" w:cstheme="majorHAnsi"/>
                <w:color w:val="000000"/>
                <w:sz w:val="22"/>
                <w:szCs w:val="22"/>
              </w:rPr>
              <w:t>: VT, THHCQT.</w:t>
            </w:r>
          </w:p>
          <w:p w14:paraId="627B464D" w14:textId="77777777" w:rsidR="00E5464F" w:rsidRPr="00517B10" w:rsidRDefault="00E5464F" w:rsidP="00E75D66">
            <w:pPr>
              <w:widowControl w:val="0"/>
              <w:ind w:hanging="108"/>
              <w:jc w:val="center"/>
              <w:rPr>
                <w:rFonts w:asciiTheme="majorHAnsi" w:hAnsiTheme="majorHAnsi" w:cstheme="majorHAnsi"/>
                <w:color w:val="000000"/>
                <w:sz w:val="22"/>
                <w:szCs w:val="22"/>
              </w:rPr>
            </w:pPr>
          </w:p>
        </w:tc>
        <w:tc>
          <w:tcPr>
            <w:tcW w:w="5244" w:type="dxa"/>
          </w:tcPr>
          <w:p w14:paraId="2E44F315" w14:textId="668EBEAA" w:rsidR="004B4C8F" w:rsidRPr="00517B10" w:rsidRDefault="004B4C8F" w:rsidP="00E75D66">
            <w:pPr>
              <w:widowControl w:val="0"/>
              <w:jc w:val="center"/>
              <w:rPr>
                <w:rFonts w:asciiTheme="majorHAnsi" w:hAnsiTheme="majorHAnsi" w:cstheme="majorHAnsi"/>
                <w:b/>
                <w:color w:val="000000"/>
                <w:sz w:val="28"/>
                <w:szCs w:val="28"/>
              </w:rPr>
            </w:pPr>
            <w:del w:id="1001" w:author="Khối ký — Phó Trưởng phòng ký thay (Claude)" w:date="2026-10-16T07:42:53Z">
              <w:r w:rsidRPr="00517B10">
                <w:rPr>
                  <w:rFonts w:asciiTheme="majorHAnsi" w:hAnsiTheme="majorHAnsi" w:cstheme="majorHAnsi"/>
                  <w:b/>
                  <w:color w:val="000000"/>
                  <w:sz w:val="28"/>
                  <w:szCs w:val="28"/>
                </w:rPr>
                <w:delText>TRƯỞNG PHÒNG</w:delText>
              </w:r>
            </w:del>
            <w:ins w:id="1002" w:author="Khối ký — Phó Trưởng phòng ký thay (Claude)" w:date="2026-10-16T07:42:53Z">
              <w:r w:rsidRPr="00517B10">
                <w:rPr>
                  <w:rFonts w:asciiTheme="majorHAnsi" w:hAnsiTheme="majorHAnsi" w:cstheme="majorHAnsi"/>
                  <w:b/>
                  <w:color w:val="000000"/>
                  <w:sz w:val="28"/>
                  <w:szCs w:val="28"/>
                </w:rPr>
                <w:t xml:space="preserve">KT. TRƯỞNG PHÒNG</w:t>
              </w:r>
            </w:ins>
          </w:p>
          <w:p w14:paraId="262E30D1" w14:textId="77777777" w:rsidR="004B4C8F" w:rsidRPr="00517B10" w:rsidRDefault="004B4C8F" w:rsidP="00E75D66">
            <w:pPr>
              <w:widowControl w:val="0"/>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551380A4" w14:textId="77777777" w:rsidR="004B4C8F" w:rsidRPr="006D2C45" w:rsidRDefault="004B4C8F" w:rsidP="00E75D66">
            <w:pPr>
              <w:widowControl w:val="0"/>
              <w:jc w:val="center"/>
              <w:rPr>
                <w:rFonts w:asciiTheme="majorHAnsi" w:hAnsiTheme="majorHAnsi" w:cstheme="majorHAnsi"/>
                <w:b/>
                <w:bCs/>
                <w:iCs/>
                <w:noProof/>
                <w:color w:val="000000"/>
                <w:sz w:val="28"/>
                <w:szCs w:val="28"/>
              </w:rPr>
            </w:pPr>
          </w:p>
          <w:p w14:paraId="683AEEB0" w14:textId="77777777" w:rsidR="004B4C8F" w:rsidRDefault="004B4C8F" w:rsidP="00E75D66">
            <w:pPr>
              <w:widowControl w:val="0"/>
              <w:jc w:val="center"/>
              <w:rPr>
                <w:rFonts w:asciiTheme="majorHAnsi" w:hAnsiTheme="majorHAnsi" w:cstheme="majorHAnsi"/>
                <w:b/>
                <w:bCs/>
                <w:iCs/>
                <w:noProof/>
                <w:color w:val="000000"/>
                <w:sz w:val="28"/>
                <w:szCs w:val="28"/>
                <w:lang w:val="nl-BE"/>
              </w:rPr>
            </w:pPr>
          </w:p>
          <w:p w14:paraId="37E3D158"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39E2FD07" w14:textId="77777777" w:rsidR="008F2450" w:rsidRDefault="008F2450" w:rsidP="00E75D66">
            <w:pPr>
              <w:widowControl w:val="0"/>
              <w:jc w:val="center"/>
              <w:rPr>
                <w:rFonts w:asciiTheme="majorHAnsi" w:hAnsiTheme="majorHAnsi" w:cstheme="majorHAnsi"/>
                <w:b/>
                <w:bCs/>
                <w:iCs/>
                <w:noProof/>
                <w:color w:val="000000"/>
                <w:sz w:val="28"/>
                <w:szCs w:val="28"/>
                <w:lang w:val="nl-BE"/>
              </w:rPr>
            </w:pPr>
          </w:p>
          <w:p w14:paraId="5411CA23" w14:textId="77777777" w:rsidR="008F2450" w:rsidRPr="00335ACD" w:rsidRDefault="008F2450" w:rsidP="00E75D66">
            <w:pPr>
              <w:widowControl w:val="0"/>
              <w:jc w:val="center"/>
              <w:rPr>
                <w:rFonts w:asciiTheme="majorHAnsi" w:hAnsiTheme="majorHAnsi" w:cstheme="majorHAnsi"/>
                <w:b/>
                <w:color w:val="000000"/>
                <w:sz w:val="28"/>
                <w:szCs w:val="28"/>
                <w:lang w:val="nl-BE"/>
              </w:rPr>
            </w:pPr>
          </w:p>
          <w:p w14:paraId="49847D53" w14:textId="77777777" w:rsidR="00392852" w:rsidRPr="00335ACD" w:rsidRDefault="004B4C8F" w:rsidP="00E75D66">
            <w:pPr>
              <w:widowControl w:val="0"/>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7AC8C678" w14:textId="77777777" w:rsidR="004B4C8F" w:rsidRPr="00335ACD" w:rsidRDefault="004B4C8F" w:rsidP="00E75D66">
            <w:pPr>
              <w:widowControl w:val="0"/>
              <w:jc w:val="center"/>
              <w:rPr>
                <w:rFonts w:asciiTheme="majorHAnsi" w:hAnsiTheme="majorHAnsi" w:cstheme="majorHAnsi"/>
                <w:b/>
                <w:color w:val="000000"/>
                <w:sz w:val="18"/>
                <w:szCs w:val="18"/>
                <w:lang w:val="nl-BE"/>
              </w:rPr>
            </w:pPr>
          </w:p>
        </w:tc>
      </w:tr>
    </w:tbl>
    <w:p w14:paraId="6A942806" w14:textId="77777777" w:rsidR="00DE7121" w:rsidRDefault="00DE7121" w:rsidP="00E75D66">
      <w:pPr>
        <w:widowControl w:val="0"/>
        <w:sectPr w:rsidR="00DE7121" w:rsidSect="00C67CE8">
          <w:headerReference w:type="default" r:id="rId8"/>
          <w:pgSz w:w="11907" w:h="16840" w:code="9"/>
          <w:pgMar w:top="1134" w:right="1134" w:bottom="1134" w:left="1701" w:header="720" w:footer="720" w:gutter="0"/>
          <w:cols w:space="708"/>
          <w:titlePg/>
          <w:docGrid w:linePitch="381"/>
        </w:sectPr>
      </w:pPr>
    </w:p>
    <w:p w14:paraId="50D05F05" w14:textId="77777777" w:rsidR="00586D86" w:rsidRPr="00517B10" w:rsidRDefault="00D16E0C"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PHỤ LỤC</w:t>
      </w:r>
    </w:p>
    <w:p w14:paraId="5D54E5CF" w14:textId="4E74CE6C" w:rsidR="00E75D66"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Biểu 04: Đề xuất nhiệm vụ, giải pháp và kinh phí cho giai đoạn 2026 </w:t>
      </w:r>
      <w:r w:rsidR="00E75D66">
        <w:rPr>
          <w:rFonts w:asciiTheme="majorHAnsi" w:hAnsiTheme="majorHAnsi" w:cstheme="majorHAnsi"/>
          <w:b/>
          <w:bCs/>
          <w:sz w:val="28"/>
          <w:szCs w:val="28"/>
        </w:rPr>
        <w:t>–</w:t>
      </w:r>
      <w:r w:rsidRPr="00517B10">
        <w:rPr>
          <w:rFonts w:asciiTheme="majorHAnsi" w:hAnsiTheme="majorHAnsi" w:cstheme="majorHAnsi"/>
          <w:b/>
          <w:bCs/>
          <w:sz w:val="28"/>
          <w:szCs w:val="28"/>
        </w:rPr>
        <w:t xml:space="preserve"> 2030</w:t>
      </w:r>
    </w:p>
    <w:p w14:paraId="64DA31C9" w14:textId="71DD9974" w:rsidR="00D16E0C" w:rsidRDefault="004B4C8F" w:rsidP="00E75D66">
      <w:pPr>
        <w:widowControl w:val="0"/>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 (phần do phòng TH</w:t>
      </w:r>
      <w:r w:rsidRPr="00517B10">
        <w:rPr>
          <w:rFonts w:asciiTheme="majorHAnsi" w:hAnsiTheme="majorHAnsi" w:cstheme="majorHAnsi"/>
          <w:b/>
          <w:bCs/>
          <w:sz w:val="28"/>
          <w:szCs w:val="28"/>
        </w:rPr>
        <w:noBreakHyphen/>
        <w:t>HC&amp;QT chủ trì, phối hợp)</w:t>
      </w:r>
    </w:p>
    <w:p w14:paraId="4D7E1966" w14:textId="77777777" w:rsidR="00E75D66" w:rsidRDefault="00E75D66" w:rsidP="00E75D66">
      <w:pPr>
        <w:widowControl w:val="0"/>
        <w:jc w:val="center"/>
        <w:rPr>
          <w:rFonts w:asciiTheme="majorHAnsi" w:hAnsiTheme="majorHAnsi" w:cstheme="majorHAnsi"/>
          <w:b/>
          <w:bCs/>
          <w:sz w:val="28"/>
          <w:szCs w:val="28"/>
        </w:rPr>
      </w:pPr>
    </w:p>
    <w:tbl>
      <w:tblPr>
        <w:tblStyle w:val="TableGrid"/>
        <w:tblW w:w="14000" w:type="dxa"/>
        <w:jc w:val="center"/>
        <w:tblLook w:val="04A0" w:firstRow="1" w:lastRow="0" w:firstColumn="1" w:lastColumn="0" w:noHBand="0" w:noVBand="1"/>
      </w:tblPr>
      <w:tblGrid>
        <w:gridCol w:w="563"/>
        <w:gridCol w:w="2268"/>
        <w:gridCol w:w="2573"/>
        <w:gridCol w:w="2473"/>
        <w:gridCol w:w="1072"/>
        <w:gridCol w:w="2524"/>
        <w:gridCol w:w="2527"/>
      </w:tblGrid>
      <w:tr w:rsidR="00E0585F" w:rsidRPr="00E0585F" w14:paraId="0821AD12" w14:textId="77777777" w:rsidTr="008F2450">
        <w:trPr>
          <w:cantSplit/>
          <w:tblHeader/>
          <w:jc w:val="center"/>
        </w:trPr>
        <w:tc>
          <w:tcPr>
            <w:tcW w:w="560" w:type="dxa"/>
            <w:vAlign w:val="center"/>
          </w:tcPr>
          <w:p w14:paraId="21B4C63C"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TT</w:t>
            </w:r>
          </w:p>
        </w:tc>
        <w:tc>
          <w:tcPr>
            <w:tcW w:w="2380" w:type="dxa"/>
            <w:vAlign w:val="center"/>
          </w:tcPr>
          <w:p w14:paraId="2F25B9F3"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Nhiệm vụ/dự án</w:t>
            </w:r>
          </w:p>
        </w:tc>
        <w:tc>
          <w:tcPr>
            <w:tcW w:w="2800" w:type="dxa"/>
            <w:vAlign w:val="center"/>
          </w:tcPr>
          <w:p w14:paraId="555B640F"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Kết quả/chỉ tiêu</w:t>
            </w:r>
          </w:p>
        </w:tc>
        <w:tc>
          <w:tcPr>
            <w:tcW w:w="2520" w:type="dxa"/>
            <w:vAlign w:val="center"/>
          </w:tcPr>
          <w:p w14:paraId="2E1A89EA"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Chủ trì/phối hợp</w:t>
            </w:r>
          </w:p>
        </w:tc>
        <w:tc>
          <w:tcPr>
            <w:tcW w:w="1120" w:type="dxa"/>
            <w:vAlign w:val="center"/>
          </w:tcPr>
          <w:p w14:paraId="4B299027"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Thời gian</w:t>
            </w:r>
          </w:p>
        </w:tc>
        <w:tc>
          <w:tcPr>
            <w:tcW w:w="2660" w:type="dxa"/>
            <w:vAlign w:val="center"/>
          </w:tcPr>
          <w:p w14:paraId="148C0036"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Kinh phí (triệu đồng)/nguồn vốn</w:t>
            </w:r>
          </w:p>
        </w:tc>
        <w:tc>
          <w:tcPr>
            <w:tcW w:w="1960" w:type="dxa"/>
            <w:vAlign w:val="center"/>
          </w:tcPr>
          <w:p w14:paraId="59F0DB80" w14:textId="77777777" w:rsidR="00E0585F" w:rsidRPr="00E0585F" w:rsidRDefault="008F2450" w:rsidP="00E75D66">
            <w:pPr>
              <w:widowControl w:val="0"/>
              <w:spacing w:before="40" w:after="40"/>
              <w:jc w:val="center"/>
              <w:rPr>
                <w:rFonts w:asciiTheme="majorHAnsi" w:hAnsiTheme="majorHAnsi" w:cstheme="majorHAnsi"/>
                <w:b/>
                <w:bCs/>
              </w:rPr>
            </w:pPr>
            <w:r>
              <w:rPr>
                <w:rFonts w:asciiTheme="majorHAnsi" w:hAnsiTheme="majorHAnsi" w:cstheme="majorHAnsi"/>
                <w:b/>
              </w:rPr>
              <w:t>Ghi chú</w:t>
            </w:r>
          </w:p>
        </w:tc>
      </w:tr>
      <w:tr w:rsidR="00E0585F" w:rsidRPr="00E0585F" w14:paraId="0D9C8F7A" w14:textId="77777777" w:rsidTr="008F2450">
        <w:trPr>
          <w:cantSplit/>
          <w:jc w:val="center"/>
        </w:trPr>
        <w:tc>
          <w:tcPr>
            <w:tcW w:w="14000" w:type="dxa"/>
            <w:gridSpan w:val="7"/>
            <w:vAlign w:val="center"/>
          </w:tcPr>
          <w:p w14:paraId="0EF950C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A. Đầu tư cơ sở vật chất (Đề án số 07/ĐA</w:t>
            </w:r>
            <w:r>
              <w:rPr>
                <w:rFonts w:asciiTheme="majorHAnsi" w:hAnsiTheme="majorHAnsi" w:cstheme="majorHAnsi"/>
                <w:b/>
              </w:rPr>
              <w:noBreakHyphen/>
              <w:t>CĐKT, Phụ lục XIa)</w:t>
            </w:r>
          </w:p>
        </w:tc>
      </w:tr>
      <w:tr w:rsidR="00E0585F" w:rsidRPr="00E0585F" w14:paraId="289855EF" w14:textId="77777777" w:rsidTr="008F2450">
        <w:trPr>
          <w:cantSplit/>
          <w:jc w:val="center"/>
        </w:trPr>
        <w:tc>
          <w:tcPr>
            <w:tcW w:w="560" w:type="dxa"/>
            <w:vAlign w:val="center"/>
          </w:tcPr>
          <w:p w14:paraId="4A39031A"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838D6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phòng học lý thuyết (4 hạng mục)</w:t>
            </w:r>
          </w:p>
        </w:tc>
        <w:tc>
          <w:tcPr>
            <w:tcW w:w="2800" w:type="dxa"/>
            <w:vAlign w:val="center"/>
          </w:tcPr>
          <w:p w14:paraId="0792BF6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thay nền 04 khu phòng học lý thuyết (6.960 m²)</w:t>
            </w:r>
          </w:p>
        </w:tc>
        <w:tc>
          <w:tcPr>
            <w:tcW w:w="2520" w:type="dxa"/>
            <w:vAlign w:val="center"/>
          </w:tcPr>
          <w:p w14:paraId="23C62C8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04A7543F"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5B8407" w14:textId="398A23B4"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6.700</w:t>
            </w:r>
          </w:p>
        </w:tc>
        <w:tc>
          <w:tcPr>
            <w:tcW w:w="1960" w:type="dxa"/>
            <w:vAlign w:val="center"/>
          </w:tcPr>
          <w:p w14:paraId="09E4C64E"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1DA0F84B" w14:textId="77777777" w:rsidTr="008F2450">
        <w:trPr>
          <w:cantSplit/>
          <w:jc w:val="center"/>
        </w:trPr>
        <w:tc>
          <w:tcPr>
            <w:tcW w:w="560" w:type="dxa"/>
            <w:vAlign w:val="center"/>
          </w:tcPr>
          <w:p w14:paraId="7725831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75241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làm việc (5 hạng mục)</w:t>
            </w:r>
          </w:p>
        </w:tc>
        <w:tc>
          <w:tcPr>
            <w:tcW w:w="2800" w:type="dxa"/>
            <w:vAlign w:val="center"/>
          </w:tcPr>
          <w:p w14:paraId="04E68FD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Cải tạo, xây mới phòng làm việc 660 m²; sửa chữa 04 nhà làm việc</w:t>
            </w:r>
          </w:p>
        </w:tc>
        <w:tc>
          <w:tcPr>
            <w:tcW w:w="2520" w:type="dxa"/>
            <w:vAlign w:val="center"/>
          </w:tcPr>
          <w:p w14:paraId="1C280EE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7CFB2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0B588A72" w14:textId="2981DBB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12.795</w:t>
            </w:r>
          </w:p>
        </w:tc>
        <w:tc>
          <w:tcPr>
            <w:tcW w:w="1960" w:type="dxa"/>
            <w:vAlign w:val="center"/>
          </w:tcPr>
          <w:p w14:paraId="5EC3EE7C"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7FF5BEA5" w14:textId="77777777" w:rsidTr="008F2450">
        <w:trPr>
          <w:cantSplit/>
          <w:jc w:val="center"/>
        </w:trPr>
        <w:tc>
          <w:tcPr>
            <w:tcW w:w="560" w:type="dxa"/>
            <w:vAlign w:val="center"/>
          </w:tcPr>
          <w:p w14:paraId="436228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7BDFBC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học chuyên môn, xưởng thực hành, phòng thí nghiệm (11 hạng mục)</w:t>
            </w:r>
          </w:p>
        </w:tc>
        <w:tc>
          <w:tcPr>
            <w:tcW w:w="2800" w:type="dxa"/>
            <w:vAlign w:val="center"/>
          </w:tcPr>
          <w:p w14:paraId="3E71308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 hạng mục: Xưởng thực hành, nhà thực nghiệm, phòng thí nghiệm, sân tập lái, nhà học đa phương tiện</w:t>
            </w:r>
          </w:p>
        </w:tc>
        <w:tc>
          <w:tcPr>
            <w:tcW w:w="2520" w:type="dxa"/>
            <w:vAlign w:val="center"/>
          </w:tcPr>
          <w:p w14:paraId="176065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68263FE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2C20F41D" w14:textId="4EF04EE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43.750</w:t>
            </w:r>
          </w:p>
        </w:tc>
        <w:tc>
          <w:tcPr>
            <w:tcW w:w="1960" w:type="dxa"/>
            <w:vAlign w:val="center"/>
          </w:tcPr>
          <w:p w14:paraId="0741BCD4"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6BBC91F" w14:textId="77777777" w:rsidTr="008F2450">
        <w:trPr>
          <w:cantSplit/>
          <w:jc w:val="center"/>
        </w:trPr>
        <w:tc>
          <w:tcPr>
            <w:tcW w:w="560" w:type="dxa"/>
            <w:vAlign w:val="center"/>
          </w:tcPr>
          <w:p w14:paraId="119FB18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66A965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Ký túc xá (sửa chữa, cải tạo) (3 hạng mục)</w:t>
            </w:r>
          </w:p>
        </w:tc>
        <w:tc>
          <w:tcPr>
            <w:tcW w:w="2800" w:type="dxa"/>
            <w:vAlign w:val="center"/>
          </w:tcPr>
          <w:p w14:paraId="3216123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ký túc xá G, H (Cơ sở 1) và ký túc xá Cơ sở 4</w:t>
            </w:r>
          </w:p>
        </w:tc>
        <w:tc>
          <w:tcPr>
            <w:tcW w:w="2520" w:type="dxa"/>
            <w:vAlign w:val="center"/>
          </w:tcPr>
          <w:p w14:paraId="13C6CCC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4CAB02F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w:t>
            </w:r>
          </w:p>
        </w:tc>
        <w:tc>
          <w:tcPr>
            <w:tcW w:w="2660" w:type="dxa"/>
            <w:vAlign w:val="center"/>
          </w:tcPr>
          <w:p w14:paraId="3EF57DBD" w14:textId="7EED3B5C"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22.500</w:t>
            </w:r>
          </w:p>
        </w:tc>
        <w:tc>
          <w:tcPr>
            <w:tcW w:w="1960" w:type="dxa"/>
            <w:vAlign w:val="center"/>
          </w:tcPr>
          <w:p w14:paraId="6AE5A36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Đồng thời nằm trong đề xuất 24.894 triệu đồng (Báo cáo số 427/BC</w:t>
            </w:r>
            <w:r>
              <w:rPr>
                <w:rFonts w:asciiTheme="majorHAnsi" w:hAnsiTheme="majorHAnsi" w:cstheme="majorHAnsi"/>
              </w:rPr>
              <w:noBreakHyphen/>
              <w:t>CĐKT)</w:t>
            </w:r>
          </w:p>
        </w:tc>
      </w:tr>
      <w:tr w:rsidR="00E0585F" w:rsidRPr="00E0585F" w14:paraId="572E47C9" w14:textId="77777777" w:rsidTr="008F2450">
        <w:trPr>
          <w:cantSplit/>
          <w:jc w:val="center"/>
        </w:trPr>
        <w:tc>
          <w:tcPr>
            <w:tcW w:w="560" w:type="dxa"/>
            <w:vAlign w:val="center"/>
          </w:tcPr>
          <w:p w14:paraId="6D1F5E0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67676CD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Khu rèn luyện thể chất, sinh hoạt cho nhà giáo và người học (5 hạng mục)</w:t>
            </w:r>
          </w:p>
        </w:tc>
        <w:tc>
          <w:tcPr>
            <w:tcW w:w="2800" w:type="dxa"/>
            <w:vAlign w:val="center"/>
          </w:tcPr>
          <w:p w14:paraId="05C656F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Nhà tập đa năng 600 m²; sửa chữa nhà tập, nhà ăn, 02 khu nhà ở nhà giáo</w:t>
            </w:r>
          </w:p>
        </w:tc>
        <w:tc>
          <w:tcPr>
            <w:tcW w:w="2520" w:type="dxa"/>
            <w:vAlign w:val="center"/>
          </w:tcPr>
          <w:p w14:paraId="2503B8D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1AD7124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18D26F10" w14:textId="3EE72B1D"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18.000</w:t>
            </w:r>
          </w:p>
        </w:tc>
        <w:tc>
          <w:tcPr>
            <w:tcW w:w="1960" w:type="dxa"/>
            <w:vAlign w:val="center"/>
          </w:tcPr>
          <w:p w14:paraId="5BFB6A6A"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DE7F42" w14:textId="77777777" w:rsidTr="008F2450">
        <w:trPr>
          <w:cantSplit/>
          <w:jc w:val="center"/>
        </w:trPr>
        <w:tc>
          <w:tcPr>
            <w:tcW w:w="560" w:type="dxa"/>
            <w:vAlign w:val="center"/>
          </w:tcPr>
          <w:p w14:paraId="2584DDB6"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753A53F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trình phụ trợ, cấp thiết (8 hạng mục)</w:t>
            </w:r>
          </w:p>
        </w:tc>
        <w:tc>
          <w:tcPr>
            <w:tcW w:w="2800" w:type="dxa"/>
            <w:vAlign w:val="center"/>
          </w:tcPr>
          <w:p w14:paraId="59B474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Mái che, đường nội bộ, trạm biến áp, bồn nước và hệ thống phòng cháy chữa cháy tại các cơ sở</w:t>
            </w:r>
          </w:p>
        </w:tc>
        <w:tc>
          <w:tcPr>
            <w:tcW w:w="2520" w:type="dxa"/>
            <w:vAlign w:val="center"/>
          </w:tcPr>
          <w:p w14:paraId="7AF504F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khái toán, các khoa phối hợp</w:t>
            </w:r>
          </w:p>
        </w:tc>
        <w:tc>
          <w:tcPr>
            <w:tcW w:w="1120" w:type="dxa"/>
            <w:vAlign w:val="center"/>
          </w:tcPr>
          <w:p w14:paraId="24CDB75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2026 - 2029</w:t>
            </w:r>
          </w:p>
        </w:tc>
        <w:tc>
          <w:tcPr>
            <w:tcW w:w="2660" w:type="dxa"/>
            <w:vAlign w:val="center"/>
          </w:tcPr>
          <w:p w14:paraId="2BCE3E2B" w14:textId="507403DF"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13.780</w:t>
            </w:r>
          </w:p>
        </w:tc>
        <w:tc>
          <w:tcPr>
            <w:tcW w:w="1960" w:type="dxa"/>
            <w:vAlign w:val="center"/>
          </w:tcPr>
          <w:p w14:paraId="2233AF72"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33F50DA6" w14:textId="77777777" w:rsidTr="008F2450">
        <w:trPr>
          <w:cantSplit/>
          <w:jc w:val="center"/>
        </w:trPr>
        <w:tc>
          <w:tcPr>
            <w:tcW w:w="560" w:type="dxa"/>
            <w:vAlign w:val="center"/>
          </w:tcPr>
          <w:p w14:paraId="79C4CE74"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0E31434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A</w:t>
            </w:r>
          </w:p>
        </w:tc>
        <w:tc>
          <w:tcPr>
            <w:tcW w:w="2800" w:type="dxa"/>
            <w:vAlign w:val="center"/>
          </w:tcPr>
          <w:p w14:paraId="12EF06D6"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76E605DF"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717C3CD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2026 - 2030</w:t>
            </w:r>
          </w:p>
        </w:tc>
        <w:tc>
          <w:tcPr>
            <w:tcW w:w="2660" w:type="dxa"/>
            <w:vAlign w:val="center"/>
          </w:tcPr>
          <w:p w14:paraId="4635DAB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117.525</w:t>
            </w:r>
          </w:p>
          <w:p w14:paraId="1B139E2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94.000; NSĐP 20.730; nhà trường 2.795</w:t>
            </w:r>
          </w:p>
        </w:tc>
        <w:tc>
          <w:tcPr>
            <w:tcW w:w="1960" w:type="dxa"/>
            <w:vAlign w:val="center"/>
          </w:tcPr>
          <w:p w14:paraId="5AA62C0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28.980 / 35.750 / 14.400 / 36.295 / 2.100</w:t>
            </w:r>
          </w:p>
        </w:tc>
      </w:tr>
      <w:tr w:rsidR="00E0585F" w:rsidRPr="00E0585F" w14:paraId="7621B520" w14:textId="77777777" w:rsidTr="008F2450">
        <w:trPr>
          <w:cantSplit/>
          <w:jc w:val="center"/>
        </w:trPr>
        <w:tc>
          <w:tcPr>
            <w:tcW w:w="14000" w:type="dxa"/>
            <w:gridSpan w:val="7"/>
            <w:vAlign w:val="center"/>
          </w:tcPr>
          <w:p w14:paraId="5B1956B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B. Thiết bị đào tạo (Đề án số 07/ĐA</w:t>
            </w:r>
            <w:r>
              <w:rPr>
                <w:rFonts w:asciiTheme="majorHAnsi" w:hAnsiTheme="majorHAnsi" w:cstheme="majorHAnsi"/>
                <w:b/>
              </w:rPr>
              <w:noBreakHyphen/>
              <w:t>CĐKT, Phụ lục XIb)</w:t>
            </w:r>
          </w:p>
        </w:tc>
      </w:tr>
      <w:tr w:rsidR="00E0585F" w:rsidRPr="00E0585F" w14:paraId="40723888" w14:textId="77777777" w:rsidTr="008F2450">
        <w:trPr>
          <w:cantSplit/>
          <w:jc w:val="center"/>
        </w:trPr>
        <w:tc>
          <w:tcPr>
            <w:tcW w:w="560" w:type="dxa"/>
            <w:vAlign w:val="center"/>
          </w:tcPr>
          <w:p w14:paraId="062E815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4125A6A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Kỹ thuật - Công nghệ (Khoa Kỹ thuật - Công nghệ và Đào tạo - Sát hạch lái xe, Cơ sở 4)</w:t>
            </w:r>
          </w:p>
        </w:tc>
        <w:tc>
          <w:tcPr>
            <w:tcW w:w="2800" w:type="dxa"/>
            <w:vAlign w:val="center"/>
          </w:tcPr>
          <w:p w14:paraId="5C7619C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(7 mục theo ngành, nghề)</w:t>
            </w:r>
          </w:p>
        </w:tc>
        <w:tc>
          <w:tcPr>
            <w:tcW w:w="2520" w:type="dxa"/>
            <w:vAlign w:val="center"/>
          </w:tcPr>
          <w:p w14:paraId="39C8808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BF67CB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3454B721" w14:textId="279744A8"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160.647</w:t>
            </w:r>
          </w:p>
        </w:tc>
        <w:tc>
          <w:tcPr>
            <w:tcW w:w="1960" w:type="dxa"/>
            <w:vAlign w:val="center"/>
          </w:tcPr>
          <w:p w14:paraId="31024DD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Điện công nghiệp; Công nghệ kỹ thuật điện, điện tử; Vận hành điện trong nhà máy thủy điện; Hàn; Công nghệ ô tô; May thời trang; Cắt gọt kim loại</w:t>
            </w:r>
          </w:p>
        </w:tc>
      </w:tr>
      <w:tr w:rsidR="00E0585F" w:rsidRPr="00E0585F" w14:paraId="17FE12F5" w14:textId="77777777" w:rsidTr="008F2450">
        <w:trPr>
          <w:cantSplit/>
          <w:jc w:val="center"/>
        </w:trPr>
        <w:tc>
          <w:tcPr>
            <w:tcW w:w="560" w:type="dxa"/>
            <w:vAlign w:val="center"/>
          </w:tcPr>
          <w:p w14:paraId="78EF8F0C"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194FB0C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Kinh tế - Nông Lâm (Khoa Kinh tế - Nông Lâm và Khu thực nghiệm, Cơ sở 2)</w:t>
            </w:r>
          </w:p>
        </w:tc>
        <w:tc>
          <w:tcPr>
            <w:tcW w:w="2800" w:type="dxa"/>
            <w:vAlign w:val="center"/>
          </w:tcPr>
          <w:p w14:paraId="213E829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(11 mục theo ngành, nghề)</w:t>
            </w:r>
          </w:p>
        </w:tc>
        <w:tc>
          <w:tcPr>
            <w:tcW w:w="2520" w:type="dxa"/>
            <w:vAlign w:val="center"/>
          </w:tcPr>
          <w:p w14:paraId="7625883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18E7954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2027 - 2030</w:t>
            </w:r>
          </w:p>
        </w:tc>
        <w:tc>
          <w:tcPr>
            <w:tcW w:w="2660" w:type="dxa"/>
            <w:vAlign w:val="center"/>
          </w:tcPr>
          <w:p w14:paraId="77511F5B" w14:textId="186E162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60.635</w:t>
            </w:r>
          </w:p>
        </w:tc>
        <w:tc>
          <w:tcPr>
            <w:tcW w:w="1960" w:type="dxa"/>
            <w:vAlign w:val="center"/>
          </w:tcPr>
          <w:p w14:paraId="7E2CCE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Kế toán; Kế toán doanh nghiệp; Nghiệp vụ nhà hàng, khách sạn; Chăn nuôi - Thú y; Chăn nuôi; Lâm sinh; Trồng trọt; Nông nghiệp công nghệ cao (đợt 1); Pháp luật; Nông nghiệp công nghệ cao (đợt 2); Hướng dẫn du lịch</w:t>
            </w:r>
          </w:p>
        </w:tc>
      </w:tr>
      <w:tr w:rsidR="00E0585F" w:rsidRPr="00E0585F" w14:paraId="313E29A7" w14:textId="77777777" w:rsidTr="008F2450">
        <w:trPr>
          <w:cantSplit/>
          <w:jc w:val="center"/>
        </w:trPr>
        <w:tc>
          <w:tcPr>
            <w:tcW w:w="560" w:type="dxa"/>
            <w:vAlign w:val="center"/>
          </w:tcPr>
          <w:p w14:paraId="0929F8F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2A415C9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Y - Dược (Khoa Y - Dược)</w:t>
            </w:r>
          </w:p>
        </w:tc>
        <w:tc>
          <w:tcPr>
            <w:tcW w:w="2800" w:type="dxa"/>
            <w:vAlign w:val="center"/>
          </w:tcPr>
          <w:p w14:paraId="288A21E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(3 mục theo ngành, nghề)</w:t>
            </w:r>
          </w:p>
        </w:tc>
        <w:tc>
          <w:tcPr>
            <w:tcW w:w="2520" w:type="dxa"/>
            <w:vAlign w:val="center"/>
          </w:tcPr>
          <w:p w14:paraId="5642E6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5F84DE4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0853E187" w14:textId="72086BFB"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11.000</w:t>
            </w:r>
          </w:p>
        </w:tc>
        <w:tc>
          <w:tcPr>
            <w:tcW w:w="1960" w:type="dxa"/>
            <w:vAlign w:val="center"/>
          </w:tcPr>
          <w:p w14:paraId="14FFB7E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Điều dưỡng; Dược; Hộ sinh</w:t>
            </w:r>
          </w:p>
        </w:tc>
      </w:tr>
      <w:tr w:rsidR="00E0585F" w:rsidRPr="00E0585F" w14:paraId="57604166" w14:textId="77777777" w:rsidTr="008F2450">
        <w:trPr>
          <w:cantSplit/>
          <w:jc w:val="center"/>
        </w:trPr>
        <w:tc>
          <w:tcPr>
            <w:tcW w:w="560" w:type="dxa"/>
            <w:vAlign w:val="center"/>
          </w:tcPr>
          <w:p w14:paraId="38D0A94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4</w:t>
            </w:r>
          </w:p>
        </w:tc>
        <w:tc>
          <w:tcPr>
            <w:tcW w:w="2380" w:type="dxa"/>
            <w:vAlign w:val="center"/>
          </w:tcPr>
          <w:p w14:paraId="37FA2E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Khối Khoa học cơ bản (Khoa các Khoa học cơ bản)</w:t>
            </w:r>
          </w:p>
        </w:tc>
        <w:tc>
          <w:tcPr>
            <w:tcW w:w="2800" w:type="dxa"/>
            <w:vAlign w:val="center"/>
          </w:tcPr>
          <w:p w14:paraId="13DCA92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(5 mục theo ngành, nghề)</w:t>
            </w:r>
          </w:p>
        </w:tc>
        <w:tc>
          <w:tcPr>
            <w:tcW w:w="2520" w:type="dxa"/>
            <w:vAlign w:val="center"/>
          </w:tcPr>
          <w:p w14:paraId="13528AB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609FB1B8"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2027 - 2029</w:t>
            </w:r>
          </w:p>
        </w:tc>
        <w:tc>
          <w:tcPr>
            <w:tcW w:w="2660" w:type="dxa"/>
            <w:vAlign w:val="center"/>
          </w:tcPr>
          <w:p w14:paraId="4BAAF7B6" w14:textId="11AA5345"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6.450</w:t>
            </w:r>
          </w:p>
        </w:tc>
        <w:tc>
          <w:tcPr>
            <w:tcW w:w="1960" w:type="dxa"/>
            <w:vAlign w:val="center"/>
          </w:tcPr>
          <w:p w14:paraId="78EDD70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Công tác xã hội; Kỹ thuật sửa chữa, lắp ráp máy tính; Công nghệ thông tin; Tiếng Anh, Tiếng Anh du lịch; Quản trị văn phòng</w:t>
            </w:r>
          </w:p>
        </w:tc>
      </w:tr>
      <w:tr w:rsidR="00E0585F" w:rsidRPr="00E0585F" w14:paraId="1BCC5F9B" w14:textId="77777777" w:rsidTr="008F2450">
        <w:trPr>
          <w:cantSplit/>
          <w:jc w:val="center"/>
        </w:trPr>
        <w:tc>
          <w:tcPr>
            <w:tcW w:w="560" w:type="dxa"/>
            <w:vAlign w:val="center"/>
          </w:tcPr>
          <w:p w14:paraId="22B9D61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5</w:t>
            </w:r>
          </w:p>
        </w:tc>
        <w:tc>
          <w:tcPr>
            <w:tcW w:w="2380" w:type="dxa"/>
            <w:vAlign w:val="center"/>
          </w:tcPr>
          <w:p w14:paraId="4E565F9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Giáo dục Mầm non (Khoa Sư phạm)</w:t>
            </w:r>
          </w:p>
        </w:tc>
        <w:tc>
          <w:tcPr>
            <w:tcW w:w="2800" w:type="dxa"/>
            <w:vAlign w:val="center"/>
          </w:tcPr>
          <w:p w14:paraId="629DB84F"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Mua sắm thiết bị đào tạo (1 mục theo ngành, nghề)</w:t>
            </w:r>
          </w:p>
        </w:tc>
        <w:tc>
          <w:tcPr>
            <w:tcW w:w="2520" w:type="dxa"/>
            <w:vAlign w:val="center"/>
          </w:tcPr>
          <w:p w14:paraId="57B49F1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Các khoa chủ trì đề xuất, phòng TH</w:t>
            </w:r>
            <w:r>
              <w:rPr>
                <w:rFonts w:asciiTheme="majorHAnsi" w:hAnsiTheme="majorHAnsi" w:cstheme="majorHAnsi"/>
              </w:rPr>
              <w:noBreakHyphen/>
              <w:t>HC&amp;QT tổng hợp và mua sắm, phòng TC</w:t>
            </w:r>
            <w:r>
              <w:rPr>
                <w:rFonts w:asciiTheme="majorHAnsi" w:hAnsiTheme="majorHAnsi" w:cstheme="majorHAnsi"/>
              </w:rPr>
              <w:noBreakHyphen/>
              <w:t>KT khái toán</w:t>
            </w:r>
          </w:p>
        </w:tc>
        <w:tc>
          <w:tcPr>
            <w:tcW w:w="1120" w:type="dxa"/>
            <w:vAlign w:val="center"/>
          </w:tcPr>
          <w:p w14:paraId="474820E1"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2029</w:t>
            </w:r>
          </w:p>
        </w:tc>
        <w:tc>
          <w:tcPr>
            <w:tcW w:w="2660" w:type="dxa"/>
            <w:vAlign w:val="center"/>
          </w:tcPr>
          <w:p w14:paraId="79D80353" w14:textId="6B2EF9F2"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600</w:t>
            </w:r>
          </w:p>
        </w:tc>
        <w:tc>
          <w:tcPr>
            <w:tcW w:w="1960" w:type="dxa"/>
            <w:vAlign w:val="center"/>
          </w:tcPr>
          <w:p w14:paraId="6F04876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Ngành, nghề: Giáo dục Mầm non</w:t>
            </w:r>
          </w:p>
        </w:tc>
      </w:tr>
      <w:tr w:rsidR="00E0585F" w:rsidRPr="00E0585F" w14:paraId="5C926EF7" w14:textId="77777777" w:rsidTr="008F2450">
        <w:trPr>
          <w:cantSplit/>
          <w:jc w:val="center"/>
        </w:trPr>
        <w:tc>
          <w:tcPr>
            <w:tcW w:w="560" w:type="dxa"/>
            <w:vAlign w:val="center"/>
          </w:tcPr>
          <w:p w14:paraId="0A7C6C4B"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6</w:t>
            </w:r>
          </w:p>
        </w:tc>
        <w:tc>
          <w:tcPr>
            <w:tcW w:w="2380" w:type="dxa"/>
            <w:vAlign w:val="center"/>
          </w:tcPr>
          <w:p w14:paraId="62532873"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Thiết bị dùng chung (phòng thí nghiệm theo tiêu chuẩn ISO/IEC 17025:2017; thiết bị đào tạo trực tuyến, mô phỏng thực tế ảo)</w:t>
            </w:r>
          </w:p>
        </w:tc>
        <w:tc>
          <w:tcPr>
            <w:tcW w:w="2800" w:type="dxa"/>
            <w:vAlign w:val="center"/>
          </w:tcPr>
          <w:p w14:paraId="2B43AE4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02 hạng mục</w:t>
            </w:r>
          </w:p>
        </w:tc>
        <w:tc>
          <w:tcPr>
            <w:tcW w:w="2520" w:type="dxa"/>
            <w:vAlign w:val="center"/>
          </w:tcPr>
          <w:p w14:paraId="5E80AB5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QLKHCN&amp;HTPT phối hợp</w:t>
            </w:r>
          </w:p>
        </w:tc>
        <w:tc>
          <w:tcPr>
            <w:tcW w:w="1120" w:type="dxa"/>
            <w:vAlign w:val="center"/>
          </w:tcPr>
          <w:p w14:paraId="093AC7A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2027 - 2028</w:t>
            </w:r>
          </w:p>
        </w:tc>
        <w:tc>
          <w:tcPr>
            <w:tcW w:w="2660" w:type="dxa"/>
            <w:vAlign w:val="center"/>
          </w:tcPr>
          <w:p w14:paraId="392D529C" w14:textId="6901E2DA"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31.500</w:t>
            </w:r>
          </w:p>
        </w:tc>
        <w:tc>
          <w:tcPr>
            <w:tcW w:w="1960" w:type="dxa"/>
            <w:vAlign w:val="center"/>
          </w:tcPr>
          <w:p w14:paraId="1AC6ED83" w14:textId="77777777" w:rsidR="00E0585F" w:rsidRPr="00160C0F" w:rsidRDefault="00E0585F" w:rsidP="00E75D66">
            <w:pPr>
              <w:widowControl w:val="0"/>
              <w:spacing w:before="40" w:after="40"/>
              <w:rPr>
                <w:rFonts w:asciiTheme="majorHAnsi" w:hAnsiTheme="majorHAnsi" w:cstheme="majorHAnsi"/>
              </w:rPr>
            </w:pPr>
          </w:p>
        </w:tc>
      </w:tr>
      <w:tr w:rsidR="00E0585F" w:rsidRPr="00E0585F" w14:paraId="0CD580D7" w14:textId="77777777" w:rsidTr="008F2450">
        <w:trPr>
          <w:cantSplit/>
          <w:jc w:val="center"/>
        </w:trPr>
        <w:tc>
          <w:tcPr>
            <w:tcW w:w="560" w:type="dxa"/>
            <w:vAlign w:val="center"/>
          </w:tcPr>
          <w:p w14:paraId="78B7D24B" w14:textId="77777777" w:rsidR="00E0585F" w:rsidRPr="00160C0F" w:rsidRDefault="00E0585F" w:rsidP="00E75D66">
            <w:pPr>
              <w:widowControl w:val="0"/>
              <w:spacing w:before="40" w:after="40"/>
              <w:jc w:val="center"/>
              <w:rPr>
                <w:rFonts w:asciiTheme="majorHAnsi" w:hAnsiTheme="majorHAnsi" w:cstheme="majorHAnsi"/>
              </w:rPr>
            </w:pPr>
          </w:p>
        </w:tc>
        <w:tc>
          <w:tcPr>
            <w:tcW w:w="2380" w:type="dxa"/>
            <w:vAlign w:val="center"/>
          </w:tcPr>
          <w:p w14:paraId="3F0B7BE9"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Cộng nhóm B</w:t>
            </w:r>
          </w:p>
        </w:tc>
        <w:tc>
          <w:tcPr>
            <w:tcW w:w="2800" w:type="dxa"/>
            <w:vAlign w:val="center"/>
          </w:tcPr>
          <w:p w14:paraId="369D6C71" w14:textId="77777777" w:rsidR="00E0585F" w:rsidRPr="00160C0F" w:rsidRDefault="00E0585F" w:rsidP="00E75D66">
            <w:pPr>
              <w:widowControl w:val="0"/>
              <w:spacing w:before="40" w:after="40"/>
              <w:rPr>
                <w:rFonts w:asciiTheme="majorHAnsi" w:hAnsiTheme="majorHAnsi" w:cstheme="majorHAnsi"/>
              </w:rPr>
            </w:pPr>
          </w:p>
        </w:tc>
        <w:tc>
          <w:tcPr>
            <w:tcW w:w="2520" w:type="dxa"/>
            <w:vAlign w:val="center"/>
          </w:tcPr>
          <w:p w14:paraId="5055F9E0" w14:textId="77777777" w:rsidR="00E0585F" w:rsidRPr="00160C0F" w:rsidRDefault="00E0585F" w:rsidP="00E75D66">
            <w:pPr>
              <w:widowControl w:val="0"/>
              <w:spacing w:before="40" w:after="40"/>
              <w:rPr>
                <w:rFonts w:asciiTheme="majorHAnsi" w:hAnsiTheme="majorHAnsi" w:cstheme="majorHAnsi"/>
              </w:rPr>
            </w:pPr>
          </w:p>
        </w:tc>
        <w:tc>
          <w:tcPr>
            <w:tcW w:w="1120" w:type="dxa"/>
            <w:vAlign w:val="center"/>
          </w:tcPr>
          <w:p w14:paraId="0D5FE38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b/>
              </w:rPr>
              <w:t>2027 - 2030</w:t>
            </w:r>
          </w:p>
        </w:tc>
        <w:tc>
          <w:tcPr>
            <w:tcW w:w="2660" w:type="dxa"/>
            <w:vAlign w:val="center"/>
          </w:tcPr>
          <w:p w14:paraId="32A7E9F7"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270.832</w:t>
            </w:r>
          </w:p>
          <w:p w14:paraId="6EC7663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NSTW vốn đầu tư 90.788; NSTW vốn sự nghiệp 19.641; NSĐP 160.403</w:t>
            </w:r>
          </w:p>
        </w:tc>
        <w:tc>
          <w:tcPr>
            <w:tcW w:w="1960" w:type="dxa"/>
            <w:vAlign w:val="center"/>
          </w:tcPr>
          <w:p w14:paraId="72AA5D9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Phân kỳ 2026 - 2030: — / 57.150 / 90.087 / 102.995 / 20.600</w:t>
            </w:r>
          </w:p>
        </w:tc>
      </w:tr>
      <w:tr w:rsidR="00E0585F" w:rsidRPr="00E0585F" w14:paraId="58838448" w14:textId="77777777" w:rsidTr="008F2450">
        <w:trPr>
          <w:cantSplit/>
          <w:jc w:val="center"/>
        </w:trPr>
        <w:tc>
          <w:tcPr>
            <w:tcW w:w="14000" w:type="dxa"/>
            <w:gridSpan w:val="7"/>
            <w:vAlign w:val="center"/>
          </w:tcPr>
          <w:p w14:paraId="75BC6BE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C. Chuyển đổi số — hạ tầng (Đề án số 07/ĐA</w:t>
            </w:r>
            <w:r>
              <w:rPr>
                <w:rFonts w:asciiTheme="majorHAnsi" w:hAnsiTheme="majorHAnsi" w:cstheme="majorHAnsi"/>
                <w:b/>
              </w:rPr>
              <w:noBreakHyphen/>
              <w:t>CĐKT, Phụ lục XIV)</w:t>
            </w:r>
          </w:p>
        </w:tc>
      </w:tr>
      <w:tr w:rsidR="00E0585F" w:rsidRPr="00E0585F" w14:paraId="32090992" w14:textId="77777777" w:rsidTr="008F2450">
        <w:trPr>
          <w:cantSplit/>
          <w:jc w:val="center"/>
        </w:trPr>
        <w:tc>
          <w:tcPr>
            <w:tcW w:w="560" w:type="dxa"/>
            <w:vAlign w:val="center"/>
          </w:tcPr>
          <w:p w14:paraId="4876AD93"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0BEDBE11"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Hạ tầng số, phần mềm quản trị, học liệu số</w:t>
            </w:r>
          </w:p>
        </w:tc>
        <w:tc>
          <w:tcPr>
            <w:tcW w:w="2800" w:type="dxa"/>
            <w:vAlign w:val="center"/>
          </w:tcPr>
          <w:p w14:paraId="3AA1479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Nâng cấp máy chủ, mạng không dây (40 bộ), an ninh thông tin, 02 phòng máy tính; hệ thống quản lý đào tạo, nền tảng học tập trực tuyến, thư viện số</w:t>
            </w:r>
          </w:p>
        </w:tc>
        <w:tc>
          <w:tcPr>
            <w:tcW w:w="2520" w:type="dxa"/>
            <w:vAlign w:val="center"/>
          </w:tcPr>
          <w:p w14:paraId="5844A5FA"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QLKHCN&amp;HTPT chủ trì, phòng TH</w:t>
            </w:r>
            <w:r>
              <w:rPr>
                <w:rFonts w:asciiTheme="majorHAnsi" w:hAnsiTheme="majorHAnsi" w:cstheme="majorHAnsi"/>
              </w:rPr>
              <w:noBreakHyphen/>
              <w:t>HC&amp;QT, phòng TC</w:t>
            </w:r>
            <w:r>
              <w:rPr>
                <w:rFonts w:asciiTheme="majorHAnsi" w:hAnsiTheme="majorHAnsi" w:cstheme="majorHAnsi"/>
              </w:rPr>
              <w:noBreakHyphen/>
              <w:t>KT phối hợp</w:t>
            </w:r>
          </w:p>
        </w:tc>
        <w:tc>
          <w:tcPr>
            <w:tcW w:w="1120" w:type="dxa"/>
            <w:vAlign w:val="center"/>
          </w:tcPr>
          <w:p w14:paraId="5CA04927"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2026 - 2028</w:t>
            </w:r>
          </w:p>
        </w:tc>
        <w:tc>
          <w:tcPr>
            <w:tcW w:w="2660" w:type="dxa"/>
            <w:vAlign w:val="center"/>
          </w:tcPr>
          <w:p w14:paraId="3DBA3CA2" w14:textId="0B3F2CF1"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7.000</w:t>
            </w:r>
          </w:p>
        </w:tc>
        <w:tc>
          <w:tcPr>
            <w:tcW w:w="1960" w:type="dxa"/>
            <w:vAlign w:val="center"/>
          </w:tcPr>
          <w:p w14:paraId="2CB4E02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2.500; NSĐP vốn sự nghiệp 3.200; nhà trường 1.300</w:t>
            </w:r>
          </w:p>
        </w:tc>
      </w:tr>
      <w:tr w:rsidR="00E0585F" w:rsidRPr="00E0585F" w14:paraId="49BAD132" w14:textId="77777777" w:rsidTr="008F2450">
        <w:trPr>
          <w:cantSplit/>
          <w:jc w:val="center"/>
        </w:trPr>
        <w:tc>
          <w:tcPr>
            <w:tcW w:w="14000" w:type="dxa"/>
            <w:gridSpan w:val="7"/>
            <w:vAlign w:val="center"/>
          </w:tcPr>
          <w:p w14:paraId="1FC0FD1C"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b/>
              </w:rPr>
              <w:t>D. Đối chiếu các hồ sơ đã đề xuất cấp trên (không cộng vào nhóm A, B, C)</w:t>
            </w:r>
          </w:p>
        </w:tc>
      </w:tr>
      <w:tr w:rsidR="00E0585F" w:rsidRPr="00E0585F" w14:paraId="2FDAF3F8" w14:textId="77777777" w:rsidTr="008F2450">
        <w:trPr>
          <w:cantSplit/>
          <w:jc w:val="center"/>
        </w:trPr>
        <w:tc>
          <w:tcPr>
            <w:tcW w:w="560" w:type="dxa"/>
            <w:vAlign w:val="center"/>
          </w:tcPr>
          <w:p w14:paraId="1EF84395"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1</w:t>
            </w:r>
          </w:p>
        </w:tc>
        <w:tc>
          <w:tcPr>
            <w:tcW w:w="2380" w:type="dxa"/>
            <w:vAlign w:val="center"/>
          </w:tcPr>
          <w:p w14:paraId="35456B7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2, Chương trình mục tiêu quốc gia hiện đại hóa giáo dục và đào tạo</w:t>
            </w:r>
          </w:p>
        </w:tc>
        <w:tc>
          <w:tcPr>
            <w:tcW w:w="2800" w:type="dxa"/>
            <w:vAlign w:val="center"/>
          </w:tcPr>
          <w:p w14:paraId="43399BBD"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Hiện đại hóa cơ sở vật chất, thiết bị tại 05 cơ sở, ưu tiên 11 ngành, nghề</w:t>
            </w:r>
          </w:p>
        </w:tc>
        <w:tc>
          <w:tcPr>
            <w:tcW w:w="2520" w:type="dxa"/>
            <w:vAlign w:val="center"/>
          </w:tcPr>
          <w:p w14:paraId="141868C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chuẩn bị đầu tư, phòng TC</w:t>
            </w:r>
            <w:r>
              <w:rPr>
                <w:rFonts w:asciiTheme="majorHAnsi" w:hAnsiTheme="majorHAnsi" w:cstheme="majorHAnsi"/>
              </w:rPr>
              <w:noBreakHyphen/>
              <w:t>KT phối hợp</w:t>
            </w:r>
          </w:p>
        </w:tc>
        <w:tc>
          <w:tcPr>
            <w:tcW w:w="1120" w:type="dxa"/>
            <w:vAlign w:val="center"/>
          </w:tcPr>
          <w:p w14:paraId="07780F82"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23F79BB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192.857,1</w:t>
            </w:r>
          </w:p>
          <w:p w14:paraId="6D1D52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150.000; NSĐP 21.428,6; nhà trường 21.428,6</w:t>
            </w:r>
          </w:p>
        </w:tc>
        <w:tc>
          <w:tcPr>
            <w:tcW w:w="1960" w:type="dxa"/>
            <w:vAlign w:val="center"/>
          </w:tcPr>
          <w:p w14:paraId="18EF4FF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Công văn số 642, 643/CĐKT</w:t>
            </w:r>
            <w:r>
              <w:rPr>
                <w:rFonts w:asciiTheme="majorHAnsi" w:hAnsiTheme="majorHAnsi" w:cstheme="majorHAnsi"/>
              </w:rPr>
              <w:noBreakHyphen/>
              <w:t>THHCQT ngày 08/9/2026; chưa có quyết định giao vốn</w:t>
            </w:r>
          </w:p>
        </w:tc>
      </w:tr>
      <w:tr w:rsidR="00E0585F" w:rsidRPr="00E0585F" w14:paraId="1990E5E7" w14:textId="77777777" w:rsidTr="008F2450">
        <w:trPr>
          <w:cantSplit/>
          <w:jc w:val="center"/>
        </w:trPr>
        <w:tc>
          <w:tcPr>
            <w:tcW w:w="560" w:type="dxa"/>
            <w:vAlign w:val="center"/>
          </w:tcPr>
          <w:p w14:paraId="7DCE5100"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w:t>
            </w:r>
          </w:p>
        </w:tc>
        <w:tc>
          <w:tcPr>
            <w:tcW w:w="2380" w:type="dxa"/>
            <w:vAlign w:val="center"/>
          </w:tcPr>
          <w:p w14:paraId="6F065A05"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Dự án thành phần 4 (kinh phí thường xuyên)</w:t>
            </w:r>
          </w:p>
        </w:tc>
        <w:tc>
          <w:tcPr>
            <w:tcW w:w="2800" w:type="dxa"/>
            <w:vAlign w:val="center"/>
          </w:tcPr>
          <w:p w14:paraId="61B856B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Bồi dưỡng nhà giáo, học liệu số, phát triển tài năng</w:t>
            </w:r>
          </w:p>
        </w:tc>
        <w:tc>
          <w:tcPr>
            <w:tcW w:w="2520" w:type="dxa"/>
            <w:vAlign w:val="center"/>
          </w:tcPr>
          <w:p w14:paraId="77E4AAA2"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TCCB&amp;CTHSSV, phòng QLKHCN&amp;HTPT phối hợp</w:t>
            </w:r>
          </w:p>
        </w:tc>
        <w:tc>
          <w:tcPr>
            <w:tcW w:w="1120" w:type="dxa"/>
            <w:vAlign w:val="center"/>
          </w:tcPr>
          <w:p w14:paraId="1A731379"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2026 - 2030</w:t>
            </w:r>
          </w:p>
        </w:tc>
        <w:tc>
          <w:tcPr>
            <w:tcW w:w="2660" w:type="dxa"/>
            <w:vAlign w:val="center"/>
          </w:tcPr>
          <w:p w14:paraId="4BBEBDE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15.125</w:t>
            </w:r>
          </w:p>
          <w:p w14:paraId="6F893D6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12.100; NSĐP 3.025</w:t>
            </w:r>
          </w:p>
        </w:tc>
        <w:tc>
          <w:tcPr>
            <w:tcW w:w="1960" w:type="dxa"/>
            <w:vAlign w:val="center"/>
          </w:tcPr>
          <w:p w14:paraId="7F05B8D6"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Chuyển vốn năm 2026 sang năm 2027 theo Công văn số 545/CĐKT</w:t>
            </w:r>
            <w:r>
              <w:rPr>
                <w:rFonts w:asciiTheme="majorHAnsi" w:hAnsiTheme="majorHAnsi" w:cstheme="majorHAnsi"/>
              </w:rPr>
              <w:noBreakHyphen/>
              <w:t>THHCQT ngày 30/7/2026</w:t>
            </w:r>
          </w:p>
        </w:tc>
      </w:tr>
      <w:tr w:rsidR="00E0585F" w:rsidRPr="00E0585F" w14:paraId="2EEFB2B4" w14:textId="77777777" w:rsidTr="008F2450">
        <w:trPr>
          <w:cantSplit/>
          <w:jc w:val="center"/>
        </w:trPr>
        <w:tc>
          <w:tcPr>
            <w:tcW w:w="560" w:type="dxa"/>
            <w:vAlign w:val="center"/>
          </w:tcPr>
          <w:p w14:paraId="66D081A4"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3</w:t>
            </w:r>
          </w:p>
        </w:tc>
        <w:tc>
          <w:tcPr>
            <w:tcW w:w="2380" w:type="dxa"/>
            <w:vAlign w:val="center"/>
          </w:tcPr>
          <w:p w14:paraId="680A6FA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cải tạo các công trình phục vụ người học và mua sắm bổ sung thiết bị đào tạo (Chương trình mục tiêu quốc gia nông thôn mới, giảm nghèo bền vững, vùng đồng bào dân tộc thiểu số và miền núi)</w:t>
            </w:r>
          </w:p>
        </w:tc>
        <w:tc>
          <w:tcPr>
            <w:tcW w:w="2800" w:type="dxa"/>
            <w:vAlign w:val="center"/>
          </w:tcPr>
          <w:p w14:paraId="736A5C44"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Sửa chữa 03 ký túc xá; mua 02 mô hình xe ô tô con số tự động</w:t>
            </w:r>
          </w:p>
        </w:tc>
        <w:tc>
          <w:tcPr>
            <w:tcW w:w="2520" w:type="dxa"/>
            <w:vAlign w:val="center"/>
          </w:tcPr>
          <w:p w14:paraId="52628D8B"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Phòng TH</w:t>
            </w:r>
            <w:r>
              <w:rPr>
                <w:rFonts w:asciiTheme="majorHAnsi" w:hAnsiTheme="majorHAnsi" w:cstheme="majorHAnsi"/>
              </w:rPr>
              <w:noBreakHyphen/>
              <w:t>HC&amp;QT chủ trì, phòng TC</w:t>
            </w:r>
            <w:r>
              <w:rPr>
                <w:rFonts w:asciiTheme="majorHAnsi" w:hAnsiTheme="majorHAnsi" w:cstheme="majorHAnsi"/>
              </w:rPr>
              <w:noBreakHyphen/>
              <w:t>KT phối hợp</w:t>
            </w:r>
          </w:p>
        </w:tc>
        <w:tc>
          <w:tcPr>
            <w:tcW w:w="1120" w:type="dxa"/>
            <w:vAlign w:val="center"/>
          </w:tcPr>
          <w:p w14:paraId="29DCFC9E" w14:textId="77777777" w:rsidR="00E0585F" w:rsidRPr="00160C0F" w:rsidRDefault="00E0585F" w:rsidP="00E75D66">
            <w:pPr>
              <w:widowControl w:val="0"/>
              <w:spacing w:before="40" w:after="40"/>
              <w:jc w:val="center"/>
              <w:rPr>
                <w:rFonts w:asciiTheme="majorHAnsi" w:hAnsiTheme="majorHAnsi" w:cstheme="majorHAnsi"/>
              </w:rPr>
            </w:pPr>
            <w:r>
              <w:rPr>
                <w:rFonts w:asciiTheme="majorHAnsi" w:hAnsiTheme="majorHAnsi" w:cstheme="majorHAnsi"/>
              </w:rPr>
              <w:t>Từ 2026</w:t>
            </w:r>
          </w:p>
        </w:tc>
        <w:tc>
          <w:tcPr>
            <w:tcW w:w="2660" w:type="dxa"/>
            <w:vAlign w:val="center"/>
          </w:tcPr>
          <w:p w14:paraId="1DD3FB30"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24.894</w:t>
            </w:r>
          </w:p>
          <w:p w14:paraId="68582658"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NSTW vốn đầu tư; NS tỉnh đối ứng</w:t>
            </w:r>
          </w:p>
        </w:tc>
        <w:tc>
          <w:tcPr>
            <w:tcW w:w="1960" w:type="dxa"/>
            <w:vAlign w:val="center"/>
          </w:tcPr>
          <w:p w14:paraId="18C3E9DE" w14:textId="77777777" w:rsidR="00E0585F" w:rsidRPr="00160C0F" w:rsidRDefault="00E0585F" w:rsidP="00E75D66">
            <w:pPr>
              <w:widowControl w:val="0"/>
              <w:spacing w:before="40" w:after="40"/>
              <w:rPr>
                <w:rFonts w:asciiTheme="majorHAnsi" w:hAnsiTheme="majorHAnsi" w:cstheme="majorHAnsi"/>
              </w:rPr>
            </w:pPr>
            <w:r>
              <w:rPr>
                <w:rFonts w:asciiTheme="majorHAnsi" w:hAnsiTheme="majorHAnsi" w:cstheme="majorHAnsi"/>
              </w:rPr>
              <w:t>Báo cáo số 427/BC</w:t>
            </w:r>
            <w:r>
              <w:rPr>
                <w:rFonts w:asciiTheme="majorHAnsi" w:hAnsiTheme="majorHAnsi" w:cstheme="majorHAnsi"/>
              </w:rPr>
              <w:noBreakHyphen/>
              <w:t>CĐKT (24/9/2026); tổng mức đầu tư chưa xác định chính xác; vốn giao 2026: 260; giải ngân đến 25/9/2026: 0</w:t>
            </w:r>
          </w:p>
        </w:tc>
      </w:tr>
    </w:tbl>
    <w:p w14:paraId="010EAB84" w14:textId="11ABDAD1" w:rsidR="00863368" w:rsidRDefault="00FC29CA" w:rsidP="00E75D66">
      <w:pPr>
        <w:widowControl w:val="0"/>
        <w:spacing w:before="120" w:after="120"/>
        <w:ind w:firstLine="720"/>
        <w:jc w:val="both"/>
        <w:rPr>
          <w:rFonts w:asciiTheme="majorHAnsi" w:hAnsiTheme="majorHAnsi" w:cstheme="majorHAnsi"/>
          <w:sz w:val="28"/>
          <w:szCs w:val="28"/>
        </w:rPr>
      </w:pPr>
      <w:del w:id="1003" w:author="Chú thích viết tắt (Claude)" w:date="2026-10-16T07:42:53Z">
        <w:r>
          <w:rPr>
            <w:rFonts w:asciiTheme="majorHAnsi" w:hAnsiTheme="majorHAnsi" w:cstheme="majorHAnsi"/>
            <w:sz w:val="28"/>
            <w:szCs w:val="28"/>
          </w:rPr>
          <w:delText>.</w:delText>
        </w:r>
      </w:del>
      <w:ins w:id="1004" w:author="Chú thích viết tắt (Claude)" w:date="2026-10-16T07:42:53Z">
        <w:r>
          <w:rPr>
            <w:rFonts w:asciiTheme="majorHAnsi" w:hAnsiTheme="majorHAnsi" w:cstheme="majorHAnsi"/>
            <w:sz w:val="28"/>
            <w:szCs w:val="28"/>
          </w:rPr>
          <w:t xml:space="preserve">Chữ viết tắt: NSTW là ngân sách trung ương; NSĐP là ngân sách địa phương.</w:t>
        </w:r>
      </w:ins>
    </w:p>
    <w:p w14:paraId="2AD687A0" w14:textId="77777777" w:rsidR="00733B17" w:rsidRPr="00335ACD" w:rsidRDefault="00733B17" w:rsidP="00E75D66">
      <w:pPr>
        <w:widowControl w:val="0"/>
        <w:spacing w:before="60" w:after="60"/>
        <w:jc w:val="both"/>
        <w:rPr>
          <w:rFonts w:asciiTheme="majorHAnsi" w:hAnsiTheme="majorHAnsi" w:cstheme="majorHAnsi"/>
          <w:lang w:val="nl-NL"/>
        </w:rPr>
      </w:pPr>
    </w:p>
    <w:sectPr w:rsidR="00733B17" w:rsidRPr="00335ACD" w:rsidSect="00C67CE8">
      <w:headerReference w:type="default" r:id="rId9"/>
      <w:pgSz w:w="16838" w:h="11906" w:orient="landscape" w:code="9"/>
      <w:pgMar w:top="1134" w:right="1134" w:bottom="1134" w:left="1701" w:header="720" w:footer="72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B4596" w14:textId="77777777" w:rsidR="008A0216" w:rsidRDefault="008A0216">
      <w:r>
        <w:separator/>
      </w:r>
    </w:p>
  </w:endnote>
  <w:endnote w:type="continuationSeparator" w:id="0">
    <w:p w14:paraId="0F18BF3A" w14:textId="77777777" w:rsidR="008A0216" w:rsidRDefault="008A0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8535" w14:textId="77777777" w:rsidR="008A0216" w:rsidRDefault="008A0216">
      <w:r>
        <w:separator/>
      </w:r>
    </w:p>
  </w:footnote>
  <w:footnote w:type="continuationSeparator" w:id="0">
    <w:p w14:paraId="55E0EC9E" w14:textId="77777777" w:rsidR="008A0216" w:rsidRDefault="008A0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77FC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C1A5"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02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310"/>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482"/>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121"/>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46A49"/>
    <w:rsid w:val="00E515D6"/>
    <w:rsid w:val="00E5464F"/>
    <w:rsid w:val="00E559E2"/>
    <w:rsid w:val="00E6072F"/>
    <w:rsid w:val="00E621A7"/>
    <w:rsid w:val="00E6530A"/>
    <w:rsid w:val="00E70C76"/>
    <w:rsid w:val="00E71B8B"/>
    <w:rsid w:val="00E740D2"/>
    <w:rsid w:val="00E75D66"/>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65A46"/>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E46A49"/>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cung cấp thông tin, số liệu cơ sở vật chất, nhu cầu đầu tư giai đoạn 2026 - 2030 (dự thảo)</dc:title>
  <dc:subject/>
  <dc:creator>Microsoft Cop.</dc:creator>
  <cp:keywords/>
  <cp:lastModifiedBy>Nguyễn Ngọc Quang Phục</cp:lastModifiedBy>
  <cp:revision>7</cp:revision>
  <cp:lastPrinted>2020-02-11T03:16:00Z</cp:lastPrinted>
  <dcterms:created xsi:type="dcterms:W3CDTF">2026-07-28T09:22:00Z</dcterms:created>
  <dcterms:modified xsi:type="dcterms:W3CDTF">2026-10-16T00:40:00Z</dcterms:modified>
</cp:coreProperties>
</file>