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56FE6ED5" w14:textId="77777777" w:rsidTr="004B4C8F">
        <w:trPr>
          <w:trHeight w:val="851"/>
          <w:jc w:val="center"/>
        </w:trPr>
        <w:tc>
          <w:tcPr>
            <w:tcW w:w="3969" w:type="dxa"/>
          </w:tcPr>
          <w:p w14:paraId="08A2B4BA" w14:textId="77777777"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64FBF70B" w14:textId="77777777"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02C6503C" wp14:editId="0D00C4B9">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31415908"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3301614C" w14:textId="77777777"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7187A627" wp14:editId="7BFE18CC">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2A63E892" w14:textId="77777777" w:rsidTr="004B4C8F">
        <w:trPr>
          <w:trHeight w:val="122"/>
          <w:jc w:val="center"/>
        </w:trPr>
        <w:tc>
          <w:tcPr>
            <w:tcW w:w="3969" w:type="dxa"/>
          </w:tcPr>
          <w:p w14:paraId="79EED37E" w14:textId="77777777" w:rsidR="00EF06A4" w:rsidRPr="00335ACD" w:rsidRDefault="00EF06A4" w:rsidP="00D26330">
            <w:pPr>
              <w:jc w:val="center"/>
              <w:rPr>
                <w:rFonts w:asciiTheme="majorHAnsi" w:hAnsiTheme="majorHAnsi" w:cstheme="majorHAnsi"/>
                <w:color w:val="000000"/>
                <w:szCs w:val="24"/>
              </w:rPr>
            </w:pPr>
            <w:ins w:id="1113" w:author="Mức 2 — số liệu, viện dẫn, nội dung (Claude)" w:date="2026-10-15T16:21:16Z">
              <w:r w:rsidRPr="00335ACD">
                <w:rPr>
                  <w:rFonts w:asciiTheme="majorHAnsi" w:hAnsiTheme="majorHAnsi" w:cstheme="majorHAnsi"/>
                  <w:noProof/>
                </w:rPr>
                <mc:AlternateContent>
                  <mc:Choice Requires="wps">
                    <w:drawing>
                      <wp:anchor distT="4294967295" distB="4294967295" distL="114300" distR="114300" simplePos="0" relativeHeight="251658752" behindDoc="0" locked="0" layoutInCell="1" allowOverlap="1" wp14:anchorId="02C6503C" wp14:editId="0D00C4B9">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t xml:space="preserve">Số:      /BC-THHCQT</w:t>
              </w:r>
            </w:ins>
          </w:p>
        </w:tc>
        <w:tc>
          <w:tcPr>
            <w:tcW w:w="5529" w:type="dxa"/>
          </w:tcPr>
          <w:p w14:paraId="5A347B1D" w14:textId="77777777"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10 năm 2026</w:t>
            </w:r>
          </w:p>
        </w:tc>
      </w:tr>
    </w:tbl>
    <w:p w14:paraId="55DDE521" w14:textId="77777777" w:rsidR="00EF06A4" w:rsidRPr="00517B10" w:rsidRDefault="00EF06A4" w:rsidP="00D16E0C">
      <w:pPr>
        <w:jc w:val="center"/>
        <w:rPr>
          <w:rFonts w:asciiTheme="majorHAnsi" w:hAnsiTheme="majorHAnsi" w:cstheme="majorHAnsi"/>
          <w:b/>
          <w:bCs/>
          <w:sz w:val="28"/>
          <w:szCs w:val="28"/>
        </w:rPr>
      </w:pPr>
    </w:p>
    <w:p w14:paraId="3CAC16C1"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30F1B5F1" w14:textId="77777777"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cung cấp thông tin, số liệu về cơ sở vật chất, thiết bị đào tạo và nhu cầu đầu tư giai đoạn 2026 - 2030 phục vụ xây dựng Đề án nâng cao chất lượng nguồn nhân lực ngoài hệ thống chính trị</w:t>
      </w:r>
    </w:p>
    <w:p w14:paraId="43DDB17F" w14:textId="77777777"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5E0A37BA" wp14:editId="4908D0E2">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2AEF31E6" w14:textId="77777777"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Phòng Quản lý Đào tạo và Bảo đảm chất lượng.</w:t>
      </w:r>
    </w:p>
    <w:p w14:paraId="355A1973"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5C8F22E6"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Công văn số 720/CĐKT</w:t>
      </w:r>
      <w:r>
        <w:rPr>
          <w:rFonts w:asciiTheme="majorHAnsi" w:hAnsiTheme="majorHAnsi" w:cstheme="majorHAnsi"/>
          <w:sz w:val="28"/>
          <w:szCs w:val="28"/>
        </w:rPr>
        <w:noBreakHyphen/>
        <w:t xml:space="preserve">QLĐT ngày 08/10/2026 của Trường Cao đẳng Kon Tum về việc cung cấp thông tin, số liệu phục vụ xây dựng Đề án nâng cao chất lượng nguồn nhân lực ngoài hệ thống chính trị (triển khai Công văn số 4954/SGDĐT</w:t>
      </w:r>
      <w:r>
        <w:rPr>
          <w:rFonts w:asciiTheme="majorHAnsi" w:hAnsiTheme="majorHAnsi" w:cstheme="majorHAnsi"/>
          <w:sz w:val="28"/>
          <w:szCs w:val="28"/>
        </w:rPr>
        <w:noBreakHyphen/>
        <w:t xml:space="preserve">GDNNQLĐT ngày 07/10/2026 của Sở Giáo dục và Đào tạo), phòng TH</w:t>
      </w:r>
      <w:r>
        <w:rPr>
          <w:rFonts w:asciiTheme="majorHAnsi" w:hAnsiTheme="majorHAnsi" w:cstheme="majorHAnsi"/>
          <w:sz w:val="28"/>
          <w:szCs w:val="28"/>
        </w:rPr>
        <w:noBreakHyphen/>
        <w:t xml:space="preserve">HC&amp;QT được phân công cung cấp hiện trạng cơ sở vật chất, thiết bị đào tạo (Mục II.5 Đề cương) và nhu cầu đầu tư giai đoạn 2026 - 2030 (Mục III.3 Đề cương, Biểu 04). Phòng TH</w:t>
      </w:r>
      <w:r>
        <w:rPr>
          <w:rFonts w:asciiTheme="majorHAnsi" w:hAnsiTheme="majorHAnsi" w:cstheme="majorHAnsi"/>
          <w:sz w:val="28"/>
          <w:szCs w:val="28"/>
        </w:rPr>
        <w:noBreakHyphen/>
        <w:t xml:space="preserve">HC&amp;QT báo cáo như sau:</w:t>
      </w:r>
    </w:p>
    <w:p w14:paraId="7A3AAE63"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Cơ sở đào tạo, quỹ đất</w:t>
      </w:r>
    </w:p>
    <w:p w14:paraId="38410E31" w14:textId="77777777" w:rsidR="00863368" w:rsidRDefault="00FC29CA" w:rsidP="006465FF">
      <w:pPr>
        <w:keepNext/>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05 cơ sở đào tạo với tổng diện tích đất 313.518,8 m² (31,35 ha), diện tích sàn xây dựng 35.907 m², phân bố tại các phường Kon Tum, Đăk Bla, Đăk Cấm, tỉnh Quảng Ngãi. Quỹ đất tương đối lớn, tập trung chủ yếu ở Cơ sở 2 (167.188 m², khu thực nghiệm nông, lâm nghiệp), Cơ sở 1 và Cơ sở 4 (đào tạo - sát hạch lái xe); Cơ sở 3 (Khoa Y - Dược) có diện tích đất hẹp (1.742 m²). Chi tiết theo cơ sở:</w:t>
      </w:r>
    </w:p>
    <w:tbl>
      <w:tblPr>
        <w:tblStyle w:val="TableGrid"/>
        <w:tblW w:w="9069" w:type="dxa"/>
        <w:jc w:val="center"/>
        <w:tblLook w:val="04A0" w:firstRow="1" w:lastRow="0" w:firstColumn="1" w:lastColumn="0" w:noHBand="0" w:noVBand="1"/>
      </w:tblPr>
      <w:tblGrid>
        <w:gridCol w:w="563"/>
        <w:gridCol w:w="4703"/>
        <w:gridCol w:w="1812"/>
        <w:gridCol w:w="1991"/>
      </w:tblGrid>
      <w:tr w:rsidR="00E0585F" w:rsidRPr="00E0585F" w14:paraId="16C88A08" w14:textId="77777777" w:rsidTr="008F2450">
        <w:trPr>
          <w:cantSplit/>
          <w:tblHeader/>
          <w:jc w:val="center"/>
        </w:trPr>
        <w:tc>
          <w:tcPr>
            <w:tcW w:w="544" w:type="dxa"/>
            <w:vAlign w:val="center"/>
          </w:tcPr>
          <w:p w14:paraId="32CA3BF4"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TT</w:t>
            </w:r>
          </w:p>
        </w:tc>
        <w:tc>
          <w:tcPr>
            <w:tcW w:w="4716" w:type="dxa"/>
            <w:vAlign w:val="center"/>
          </w:tcPr>
          <w:p w14:paraId="136AC46E"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Cơ sở đào tạo</w:t>
            </w:r>
          </w:p>
        </w:tc>
        <w:tc>
          <w:tcPr>
            <w:tcW w:w="1814" w:type="dxa"/>
            <w:vAlign w:val="center"/>
          </w:tcPr>
          <w:p w14:paraId="01FE59B3"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Diện tích đất (m²)</w:t>
            </w:r>
          </w:p>
        </w:tc>
        <w:tc>
          <w:tcPr>
            <w:tcW w:w="1995" w:type="dxa"/>
            <w:vAlign w:val="center"/>
          </w:tcPr>
          <w:p w14:paraId="15C3E22D"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Diện tích sàn xây dựng (m²)</w:t>
            </w:r>
          </w:p>
        </w:tc>
      </w:tr>
      <w:tr w:rsidR="00E0585F" w:rsidRPr="00E0585F" w14:paraId="016A5BE0" w14:textId="77777777" w:rsidTr="008F2450">
        <w:trPr>
          <w:cantSplit/>
          <w:jc w:val="center"/>
        </w:trPr>
        <w:tc>
          <w:tcPr>
            <w:tcW w:w="544" w:type="dxa"/>
            <w:vAlign w:val="center"/>
          </w:tcPr>
          <w:p w14:paraId="2664096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4716" w:type="dxa"/>
            <w:vAlign w:val="center"/>
          </w:tcPr>
          <w:p w14:paraId="66CAA77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xml:space="preserve">Cơ sở 1 - Trụ sở chính (số 14 </w:t>
            </w:r>
            <w:del w:id="1011" w:author="Mức 3 — quy ước Trường, chính tả (Claude)" w:date="2026-10-15T16:21:15Z">
              <w:r>
                <w:rPr>
                  <w:rFonts w:asciiTheme="majorHAnsi" w:hAnsiTheme="majorHAnsi" w:cstheme="majorHAnsi"/>
                </w:rPr>
                <w:delText xml:space="preserve">Ngụy Như Kon Tum</w:delText>
              </w:r>
            </w:del>
            <w:ins w:id="1012" w:author="Mức 3 — quy ước Trường, chính tả (Claude)" w:date="2026-10-15T16:21:15Z">
              <w:r>
                <w:rPr>
                  <w:rFonts w:asciiTheme="majorHAnsi" w:hAnsiTheme="majorHAnsi" w:cstheme="majorHAnsi"/>
                </w:rPr>
                <w:t xml:space="preserve">Nguỵ Như Kon Tum</w:t>
              </w:r>
            </w:ins>
            <w:r>
              <w:rPr>
                <w:rFonts w:asciiTheme="majorHAnsi" w:hAnsiTheme="majorHAnsi" w:cstheme="majorHAnsi"/>
              </w:rPr>
              <w:t xml:space="preserve">)</w:t>
            </w:r>
          </w:p>
        </w:tc>
        <w:tc>
          <w:tcPr>
            <w:tcW w:w="1814" w:type="dxa"/>
            <w:vAlign w:val="center"/>
          </w:tcPr>
          <w:p w14:paraId="0787464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66.639</w:t>
            </w:r>
          </w:p>
        </w:tc>
        <w:tc>
          <w:tcPr>
            <w:tcW w:w="1995" w:type="dxa"/>
            <w:vAlign w:val="center"/>
          </w:tcPr>
          <w:p w14:paraId="6BA0585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10.329</w:t>
            </w:r>
          </w:p>
        </w:tc>
      </w:tr>
      <w:tr w:rsidR="00E0585F" w:rsidRPr="00E0585F" w14:paraId="2E61EBD3" w14:textId="77777777" w:rsidTr="008F2450">
        <w:trPr>
          <w:cantSplit/>
          <w:jc w:val="center"/>
        </w:trPr>
        <w:tc>
          <w:tcPr>
            <w:tcW w:w="544" w:type="dxa"/>
            <w:vAlign w:val="center"/>
          </w:tcPr>
          <w:p w14:paraId="6853587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4716" w:type="dxa"/>
            <w:vAlign w:val="center"/>
          </w:tcPr>
          <w:p w14:paraId="6076DBD9" w14:textId="77777777" w:rsidR="00E0585F" w:rsidRPr="00160C0F" w:rsidRDefault="00E0585F" w:rsidP="008F2450">
            <w:pPr>
              <w:widowControl w:val="0"/>
              <w:spacing w:before="40" w:after="40"/>
              <w:rPr>
                <w:rFonts w:asciiTheme="majorHAnsi" w:hAnsiTheme="majorHAnsi" w:cstheme="majorHAnsi"/>
              </w:rPr>
            </w:pPr>
            <w:del w:id="1007" w:author="Mức 3 — quy ước Trường, chính tả (Claude)" w:date="2026-10-15T16:21:15Z">
              <w:r>
                <w:rPr>
                  <w:rFonts w:asciiTheme="majorHAnsi" w:hAnsiTheme="majorHAnsi" w:cstheme="majorHAnsi"/>
                </w:rPr>
                <w:delText>Cơ sở 2 - Khoa Kinh tế - Nông lâm và Khu thực nghiệm</w:delText>
              </w:r>
            </w:del>
            <w:ins w:id="1008" w:author="Mức 3 — quy ước Trường, chính tả (Claude)" w:date="2026-10-15T16:21:15Z">
              <w:r>
                <w:rPr>
                  <w:rFonts w:asciiTheme="majorHAnsi" w:hAnsiTheme="majorHAnsi" w:cstheme="majorHAnsi"/>
                </w:rPr>
                <w:t xml:space="preserve">Cơ sở 2 - Khoa Kinh tế - Nông Lâm và Khu thực nghiệm</w:t>
              </w:r>
            </w:ins>
          </w:p>
        </w:tc>
        <w:tc>
          <w:tcPr>
            <w:tcW w:w="1814" w:type="dxa"/>
            <w:vAlign w:val="center"/>
          </w:tcPr>
          <w:p w14:paraId="4ADD05B9"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167.188</w:t>
            </w:r>
          </w:p>
        </w:tc>
        <w:tc>
          <w:tcPr>
            <w:tcW w:w="1995" w:type="dxa"/>
            <w:vAlign w:val="center"/>
          </w:tcPr>
          <w:p w14:paraId="1C3167A5"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4.499</w:t>
            </w:r>
          </w:p>
        </w:tc>
      </w:tr>
      <w:tr w:rsidR="00E0585F" w:rsidRPr="00E0585F" w14:paraId="2C0F94D5" w14:textId="77777777" w:rsidTr="008F2450">
        <w:trPr>
          <w:cantSplit/>
          <w:jc w:val="center"/>
        </w:trPr>
        <w:tc>
          <w:tcPr>
            <w:tcW w:w="544" w:type="dxa"/>
            <w:vAlign w:val="center"/>
          </w:tcPr>
          <w:p w14:paraId="7DA0D10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4716" w:type="dxa"/>
            <w:vAlign w:val="center"/>
          </w:tcPr>
          <w:p w14:paraId="1D80999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3 - Khoa Y - Dược (347 Bà Triệu)</w:t>
            </w:r>
          </w:p>
        </w:tc>
        <w:tc>
          <w:tcPr>
            <w:tcW w:w="1814" w:type="dxa"/>
            <w:vAlign w:val="center"/>
          </w:tcPr>
          <w:p w14:paraId="69903234"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1.742</w:t>
            </w:r>
          </w:p>
        </w:tc>
        <w:tc>
          <w:tcPr>
            <w:tcW w:w="1995" w:type="dxa"/>
            <w:vAlign w:val="center"/>
          </w:tcPr>
          <w:p w14:paraId="5BE2EF9F"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996</w:t>
            </w:r>
          </w:p>
        </w:tc>
      </w:tr>
      <w:tr w:rsidR="00E0585F" w:rsidRPr="00E0585F" w14:paraId="56F41634" w14:textId="77777777" w:rsidTr="008F2450">
        <w:trPr>
          <w:cantSplit/>
          <w:jc w:val="center"/>
        </w:trPr>
        <w:tc>
          <w:tcPr>
            <w:tcW w:w="544" w:type="dxa"/>
            <w:vAlign w:val="center"/>
          </w:tcPr>
          <w:p w14:paraId="6CCD82B2"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w:t>
            </w:r>
          </w:p>
        </w:tc>
        <w:tc>
          <w:tcPr>
            <w:tcW w:w="4716" w:type="dxa"/>
            <w:vAlign w:val="center"/>
          </w:tcPr>
          <w:p w14:paraId="231BE645" w14:textId="77777777" w:rsidR="00E0585F" w:rsidRPr="00160C0F" w:rsidRDefault="00E0585F" w:rsidP="008F2450">
            <w:pPr>
              <w:widowControl w:val="0"/>
              <w:spacing w:before="40" w:after="40"/>
              <w:rPr>
                <w:rFonts w:asciiTheme="majorHAnsi" w:hAnsiTheme="majorHAnsi" w:cstheme="majorHAnsi"/>
              </w:rPr>
            </w:pPr>
            <w:del w:id="1001" w:author="Mức 1 — tên cơ sở (Checklist 08 mục 3.2, 3.5) (Claude)" w:date="2026-10-15T16:21:15Z">
              <w:r>
                <w:rPr>
                  <w:rFonts w:asciiTheme="majorHAnsi" w:hAnsiTheme="majorHAnsi" w:cstheme="majorHAnsi"/>
                </w:rPr>
                <w:delText>Cơ sở 4 - Khoa Kỹ thuật - Công nghệ và các Trung tâm (đào tạo - sát hạch lái xe)</w:delText>
              </w:r>
            </w:del>
            <w:ins w:id="1002" w:author="Mức 1 — tên cơ sở (Checklist 08 mục 3.2, 3.5) (Claude)" w:date="2026-10-15T16:21:15Z">
              <w:r>
                <w:rPr>
                  <w:rFonts w:asciiTheme="majorHAnsi" w:hAnsiTheme="majorHAnsi" w:cstheme="majorHAnsi"/>
                </w:rPr>
                <w:t xml:space="preserve">Cơ sở 4 - Khoa Kỹ thuật - Công nghệ và Đào tạo - Sát hạch lái xe</w:t>
              </w:r>
            </w:ins>
          </w:p>
        </w:tc>
        <w:tc>
          <w:tcPr>
            <w:tcW w:w="1814" w:type="dxa"/>
            <w:vAlign w:val="center"/>
          </w:tcPr>
          <w:p w14:paraId="005DA56F"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57.952</w:t>
            </w:r>
          </w:p>
        </w:tc>
        <w:tc>
          <w:tcPr>
            <w:tcW w:w="1995" w:type="dxa"/>
            <w:vAlign w:val="center"/>
          </w:tcPr>
          <w:p w14:paraId="23A047ED"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18.847</w:t>
            </w:r>
          </w:p>
        </w:tc>
      </w:tr>
      <w:tr w:rsidR="00E0585F" w:rsidRPr="00E0585F" w14:paraId="21A0B552" w14:textId="77777777" w:rsidTr="008F2450">
        <w:trPr>
          <w:cantSplit/>
          <w:jc w:val="center"/>
        </w:trPr>
        <w:tc>
          <w:tcPr>
            <w:tcW w:w="544" w:type="dxa"/>
            <w:vAlign w:val="center"/>
          </w:tcPr>
          <w:p w14:paraId="6D04BF9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w:t>
            </w:r>
          </w:p>
        </w:tc>
        <w:tc>
          <w:tcPr>
            <w:tcW w:w="4716" w:type="dxa"/>
            <w:vAlign w:val="center"/>
          </w:tcPr>
          <w:p w14:paraId="6A365FD0" w14:textId="77777777" w:rsidR="00E0585F" w:rsidRPr="00160C0F" w:rsidRDefault="00E0585F" w:rsidP="008F2450">
            <w:pPr>
              <w:widowControl w:val="0"/>
              <w:spacing w:before="40" w:after="40"/>
              <w:rPr>
                <w:rFonts w:asciiTheme="majorHAnsi" w:hAnsiTheme="majorHAnsi" w:cstheme="majorHAnsi"/>
              </w:rPr>
            </w:pPr>
            <w:del w:id="1005" w:author="Mức 1 — tên cơ sở (Checklist 08 mục 3.2, 3.5) (Claude)" w:date="2026-10-15T16:21:15Z">
              <w:r>
                <w:rPr>
                  <w:rFonts w:asciiTheme="majorHAnsi" w:hAnsiTheme="majorHAnsi" w:cstheme="majorHAnsi"/>
                </w:rPr>
                <w:delText>Cơ sở 5 - Khoa các Khoa học cơ bản và Bộ phận tuyển sinh, hợp tác doanh nghiệp</w:delText>
              </w:r>
            </w:del>
            <w:ins w:id="1006" w:author="Mức 1 — tên cơ sở (Checklist 08 mục 3.2, 3.5) (Claude)" w:date="2026-10-15T16:21:15Z">
              <w:r>
                <w:rPr>
                  <w:rFonts w:asciiTheme="majorHAnsi" w:hAnsiTheme="majorHAnsi" w:cstheme="majorHAnsi"/>
                </w:rPr>
                <w:t xml:space="preserve">Cơ sở 5 - Khoa các Khoa học cơ bản</w:t>
              </w:r>
            </w:ins>
          </w:p>
        </w:tc>
        <w:tc>
          <w:tcPr>
            <w:tcW w:w="1814" w:type="dxa"/>
            <w:vAlign w:val="center"/>
          </w:tcPr>
          <w:p w14:paraId="4306A0AE"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19.997,8</w:t>
            </w:r>
          </w:p>
        </w:tc>
        <w:tc>
          <w:tcPr>
            <w:tcW w:w="1995" w:type="dxa"/>
            <w:vAlign w:val="center"/>
          </w:tcPr>
          <w:p w14:paraId="704EFF3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1.236</w:t>
            </w:r>
          </w:p>
        </w:tc>
      </w:tr>
      <w:tr w:rsidR="00E0585F" w:rsidRPr="00E0585F" w14:paraId="1688D950" w14:textId="77777777" w:rsidTr="008F2450">
        <w:trPr>
          <w:cantSplit/>
          <w:jc w:val="center"/>
        </w:trPr>
        <w:tc>
          <w:tcPr>
            <w:tcW w:w="544" w:type="dxa"/>
            <w:vAlign w:val="center"/>
          </w:tcPr>
          <w:p w14:paraId="2D58DF62" w14:textId="77777777" w:rsidR="00E0585F" w:rsidRPr="00160C0F" w:rsidRDefault="00E0585F" w:rsidP="008F2450">
            <w:pPr>
              <w:keepNext/>
              <w:widowControl w:val="0"/>
              <w:spacing w:before="40" w:after="40"/>
              <w:jc w:val="center"/>
              <w:rPr>
                <w:rFonts w:asciiTheme="majorHAnsi" w:hAnsiTheme="majorHAnsi" w:cstheme="majorHAnsi"/>
              </w:rPr>
            </w:pPr>
          </w:p>
        </w:tc>
        <w:tc>
          <w:tcPr>
            <w:tcW w:w="4716" w:type="dxa"/>
            <w:vAlign w:val="center"/>
          </w:tcPr>
          <w:p w14:paraId="457E8F37"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2348F7F1"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313.518,8</w:t>
            </w:r>
          </w:p>
        </w:tc>
        <w:tc>
          <w:tcPr>
            <w:tcW w:w="1995" w:type="dxa"/>
            <w:vAlign w:val="center"/>
          </w:tcPr>
          <w:p w14:paraId="415C8C8D"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35.907</w:t>
            </w:r>
          </w:p>
        </w:tc>
      </w:tr>
    </w:tbl>
    <w:p w14:paraId="1B058E9B" w14:textId="77777777" w:rsidR="00E5464F" w:rsidRPr="00517B10" w:rsidRDefault="00E5464F" w:rsidP="00E5464F">
      <w:pPr>
        <w:ind w:firstLine="720"/>
        <w:jc w:val="both"/>
        <w:rPr>
          <w:rFonts w:asciiTheme="majorHAnsi" w:hAnsiTheme="majorHAnsi" w:cstheme="majorHAnsi"/>
          <w:sz w:val="4"/>
          <w:szCs w:val="4"/>
        </w:rPr>
      </w:pPr>
    </w:p>
    <w:p w14:paraId="3F3CA128"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Hiện trạng cơ sở vật chất</w:t>
      </w:r>
    </w:p>
    <w:p w14:paraId="13FF5500" w14:textId="77777777" w:rsidR="00863368" w:rsidRDefault="00FC29CA" w:rsidP="006465FF">
      <w:pPr>
        <w:keepNext/>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Nhà trường có 53 phòng học, giảng đường (11.173 m²); 61 xưởng, phòng thực hành (9.469,5 m²); 03 nhà ăn (1.068,7 m²); 05 phòng thư viện (533,5 m²); ký </w:t>
      </w:r>
      <w:r>
        <w:rPr>
          <w:rFonts w:asciiTheme="majorHAnsi" w:hAnsiTheme="majorHAnsi" w:cstheme="majorHAnsi"/>
          <w:sz w:val="28"/>
          <w:szCs w:val="28"/>
        </w:rPr>
        <w:lastRenderedPageBreak/>
        <w:t>túc xá 148 phòng (6.035,6 m²). Số liệu từng cơ sở như sau:</w:t>
      </w:r>
    </w:p>
    <w:tbl>
      <w:tblPr>
        <w:tblStyle w:val="TableGrid"/>
        <w:tblW w:w="9068" w:type="dxa"/>
        <w:jc w:val="center"/>
        <w:tblLook w:val="04A0" w:firstRow="1" w:lastRow="0" w:firstColumn="1" w:lastColumn="0" w:noHBand="0" w:noVBand="1"/>
      </w:tblPr>
      <w:tblGrid>
        <w:gridCol w:w="907"/>
        <w:gridCol w:w="1814"/>
        <w:gridCol w:w="1814"/>
        <w:gridCol w:w="1632"/>
        <w:gridCol w:w="1269"/>
        <w:gridCol w:w="1632"/>
        <w:tblGridChange w:id="0">
          <w:tblGrid>
            <w:gridCol w:w="907"/>
            <w:gridCol w:w="1814"/>
            <w:gridCol w:w="1814"/>
            <w:gridCol w:w="1632"/>
            <w:gridCol w:w="1269"/>
            <w:gridCol w:w="1632"/>
          </w:tblGrid>
        </w:tblGridChange>
      </w:tblGrid>
      <w:tr w:rsidR="00E0585F" w:rsidRPr="00E0585F" w14:paraId="29FED8AE" w14:textId="77777777" w:rsidTr="008F2450">
        <w:trPr>
          <w:cantSplit/>
          <w:tblHeader/>
          <w:jc w:val="center"/>
        </w:trPr>
        <w:tc>
          <w:tcPr>
            <w:tcW w:w="907" w:type="dxa"/>
            <w:vAlign w:val="center"/>
          </w:tcPr>
          <w:p w14:paraId="456C8FD5"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Cơ sở</w:t>
            </w:r>
          </w:p>
        </w:tc>
        <w:tc>
          <w:tcPr>
            <w:tcW w:w="1814" w:type="dxa"/>
            <w:vAlign w:val="center"/>
          </w:tcPr>
          <w:p w14:paraId="70D6A602"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Phòng học, giảng đường (số phòng/m²)</w:t>
            </w:r>
          </w:p>
        </w:tc>
        <w:tc>
          <w:tcPr>
            <w:tcW w:w="1814" w:type="dxa"/>
            <w:vAlign w:val="center"/>
          </w:tcPr>
          <w:p w14:paraId="75AB8D70"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Xưởng, phòng thực hành (số phòng/m²)</w:t>
            </w:r>
          </w:p>
        </w:tc>
        <w:tc>
          <w:tcPr>
            <w:tcW w:w="1632" w:type="dxa"/>
            <w:vAlign w:val="center"/>
          </w:tcPr>
          <w:p w14:paraId="515E057C"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Ký túc xá (số phòng/m²)</w:t>
            </w:r>
          </w:p>
        </w:tc>
        <w:tc>
          <w:tcPr>
            <w:tcW w:w="1269" w:type="dxa"/>
            <w:vAlign w:val="center"/>
          </w:tcPr>
          <w:p w14:paraId="1F05535F"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Nhà ăn (số nhà/m²)</w:t>
            </w:r>
          </w:p>
        </w:tc>
        <w:tc>
          <w:tcPr>
            <w:tcW w:w="1632" w:type="dxa"/>
            <w:vAlign w:val="center"/>
          </w:tcPr>
          <w:p w14:paraId="2A5C1783"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Thư viện (số phòng/m²)</w:t>
            </w:r>
          </w:p>
        </w:tc>
      </w:tr>
      <w:tr w:rsidR="00E0585F" w:rsidRPr="00E0585F" w14:paraId="30127857" w14:textId="77777777" w:rsidTr="008F2450">
        <w:trPr>
          <w:cantSplit/>
          <w:jc w:val="center"/>
        </w:trPr>
        <w:tc>
          <w:tcPr>
            <w:tcW w:w="907" w:type="dxa"/>
            <w:vAlign w:val="center"/>
          </w:tcPr>
          <w:p w14:paraId="30CB47C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1</w:t>
            </w:r>
          </w:p>
        </w:tc>
        <w:tc>
          <w:tcPr>
            <w:tcW w:w="1814" w:type="dxa"/>
            <w:vAlign w:val="center"/>
          </w:tcPr>
          <w:p w14:paraId="018C87F7"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31/6.971</w:t>
            </w:r>
          </w:p>
        </w:tc>
        <w:tc>
          <w:tcPr>
            <w:tcW w:w="1814" w:type="dxa"/>
            <w:vAlign w:val="center"/>
          </w:tcPr>
          <w:p w14:paraId="0748C1D6"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5/390</w:t>
            </w:r>
          </w:p>
        </w:tc>
        <w:tc>
          <w:tcPr>
            <w:tcW w:w="1632" w:type="dxa"/>
            <w:vAlign w:val="center"/>
          </w:tcPr>
          <w:p w14:paraId="0D40DD9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80/3.516</w:t>
            </w:r>
          </w:p>
        </w:tc>
        <w:tc>
          <w:tcPr>
            <w:tcW w:w="1269" w:type="dxa"/>
            <w:vAlign w:val="center"/>
          </w:tcPr>
          <w:p w14:paraId="0C81238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1/428</w:t>
            </w:r>
          </w:p>
        </w:tc>
        <w:tc>
          <w:tcPr>
            <w:tcW w:w="1632" w:type="dxa"/>
            <w:vAlign w:val="center"/>
          </w:tcPr>
          <w:p w14:paraId="513D19C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2/384</w:t>
            </w:r>
          </w:p>
        </w:tc>
      </w:tr>
      <w:tr w:rsidR="00E0585F" w:rsidRPr="00E0585F" w14:paraId="408C6853" w14:textId="77777777" w:rsidTr="00E46A49">
        <w:tblPrEx>
          <w:tblW w:w="9068" w:type="dxa"/>
          <w:jc w:val="center"/>
          <w:tblPrExChange w:id="1" w:author="Nguyễn Ngọc Quang Phục" w:date="2026-10-15T16:05:00Z">
            <w:tblPrEx>
              <w:tblW w:w="9068" w:type="dxa"/>
              <w:jc w:val="center"/>
            </w:tblPrEx>
          </w:tblPrExChange>
        </w:tblPrEx>
        <w:trPr>
          <w:cantSplit/>
          <w:trHeight w:val="712"/>
          <w:jc w:val="center"/>
          <w:trPrChange w:id="2" w:author="Nguyễn Ngọc Quang Phục" w:date="2026-10-15T16:05:00Z">
            <w:trPr>
              <w:cantSplit/>
              <w:jc w:val="center"/>
            </w:trPr>
          </w:trPrChange>
        </w:trPr>
        <w:tc>
          <w:tcPr>
            <w:tcW w:w="907" w:type="dxa"/>
            <w:vAlign w:val="center"/>
            <w:tcPrChange w:id="3" w:author="Nguyễn Ngọc Quang Phục" w:date="2026-10-15T16:05:00Z">
              <w:tcPr>
                <w:tcW w:w="907" w:type="dxa"/>
                <w:vAlign w:val="center"/>
              </w:tcPr>
            </w:tcPrChange>
          </w:tcPr>
          <w:p w14:paraId="4F9F74A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2</w:t>
            </w:r>
          </w:p>
        </w:tc>
        <w:tc>
          <w:tcPr>
            <w:tcW w:w="1814" w:type="dxa"/>
            <w:vAlign w:val="center"/>
            <w:tcPrChange w:id="4" w:author="Nguyễn Ngọc Quang Phục" w:date="2026-10-15T16:05:00Z">
              <w:tcPr>
                <w:tcW w:w="1814" w:type="dxa"/>
                <w:vAlign w:val="center"/>
              </w:tcPr>
            </w:tcPrChange>
          </w:tcPr>
          <w:p w14:paraId="334A01D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1/194</w:t>
            </w:r>
          </w:p>
        </w:tc>
        <w:tc>
          <w:tcPr>
            <w:tcW w:w="1814" w:type="dxa"/>
            <w:vAlign w:val="center"/>
            <w:tcPrChange w:id="5" w:author="Nguyễn Ngọc Quang Phục" w:date="2026-10-15T16:05:00Z">
              <w:tcPr>
                <w:tcW w:w="1814" w:type="dxa"/>
                <w:vAlign w:val="center"/>
              </w:tcPr>
            </w:tcPrChange>
          </w:tcPr>
          <w:p w14:paraId="3935FF5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28/4.142</w:t>
            </w:r>
          </w:p>
        </w:tc>
        <w:tc>
          <w:tcPr>
            <w:tcW w:w="1632" w:type="dxa"/>
            <w:vAlign w:val="center"/>
            <w:tcPrChange w:id="6" w:author="Nguyễn Ngọc Quang Phục" w:date="2026-10-15T16:05:00Z">
              <w:tcPr>
                <w:tcW w:w="1632" w:type="dxa"/>
                <w:vAlign w:val="center"/>
              </w:tcPr>
            </w:tcPrChange>
          </w:tcPr>
          <w:p w14:paraId="6791325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Dùng chung Cơ sở 1</w:t>
            </w:r>
          </w:p>
        </w:tc>
        <w:tc>
          <w:tcPr>
            <w:tcW w:w="1269" w:type="dxa"/>
            <w:vAlign w:val="center"/>
            <w:tcPrChange w:id="7" w:author="Nguyễn Ngọc Quang Phục" w:date="2026-10-15T16:05:00Z">
              <w:tcPr>
                <w:tcW w:w="1269" w:type="dxa"/>
                <w:vAlign w:val="center"/>
              </w:tcPr>
            </w:tcPrChange>
          </w:tcPr>
          <w:p w14:paraId="48466630"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Change w:id="8" w:author="Nguyễn Ngọc Quang Phục" w:date="2026-10-15T16:05:00Z">
              <w:tcPr>
                <w:tcW w:w="1632" w:type="dxa"/>
                <w:vAlign w:val="center"/>
              </w:tcPr>
            </w:tcPrChange>
          </w:tcPr>
          <w:p w14:paraId="4FCB2D0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7C958CB3" w14:textId="77777777" w:rsidTr="008F2450">
        <w:trPr>
          <w:cantSplit/>
          <w:jc w:val="center"/>
        </w:trPr>
        <w:tc>
          <w:tcPr>
            <w:tcW w:w="907" w:type="dxa"/>
            <w:vAlign w:val="center"/>
          </w:tcPr>
          <w:p w14:paraId="658B03C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3</w:t>
            </w:r>
          </w:p>
        </w:tc>
        <w:tc>
          <w:tcPr>
            <w:tcW w:w="1814" w:type="dxa"/>
            <w:vAlign w:val="center"/>
          </w:tcPr>
          <w:p w14:paraId="211BE78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5/1.212</w:t>
            </w:r>
          </w:p>
        </w:tc>
        <w:tc>
          <w:tcPr>
            <w:tcW w:w="1814" w:type="dxa"/>
            <w:vAlign w:val="center"/>
          </w:tcPr>
          <w:p w14:paraId="468D9C1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6/288</w:t>
            </w:r>
          </w:p>
        </w:tc>
        <w:tc>
          <w:tcPr>
            <w:tcW w:w="1632" w:type="dxa"/>
            <w:vAlign w:val="center"/>
          </w:tcPr>
          <w:p w14:paraId="41A97F0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Dùng chung Cơ sở 1, 4</w:t>
            </w:r>
          </w:p>
        </w:tc>
        <w:tc>
          <w:tcPr>
            <w:tcW w:w="1269" w:type="dxa"/>
            <w:vAlign w:val="center"/>
          </w:tcPr>
          <w:p w14:paraId="1E7B58F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7D107CED"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540DC75D" w14:textId="77777777" w:rsidTr="008F2450">
        <w:trPr>
          <w:cantSplit/>
          <w:jc w:val="center"/>
        </w:trPr>
        <w:tc>
          <w:tcPr>
            <w:tcW w:w="907" w:type="dxa"/>
            <w:vAlign w:val="center"/>
          </w:tcPr>
          <w:p w14:paraId="1043B1E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4</w:t>
            </w:r>
          </w:p>
        </w:tc>
        <w:tc>
          <w:tcPr>
            <w:tcW w:w="1814" w:type="dxa"/>
            <w:vAlign w:val="center"/>
          </w:tcPr>
          <w:p w14:paraId="100DB787"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14/2.620</w:t>
            </w:r>
          </w:p>
        </w:tc>
        <w:tc>
          <w:tcPr>
            <w:tcW w:w="1814" w:type="dxa"/>
            <w:vAlign w:val="center"/>
          </w:tcPr>
          <w:p w14:paraId="79467521"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10/3.674</w:t>
            </w:r>
          </w:p>
        </w:tc>
        <w:tc>
          <w:tcPr>
            <w:tcW w:w="1632" w:type="dxa"/>
            <w:vAlign w:val="center"/>
          </w:tcPr>
          <w:p w14:paraId="1F0870F2"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40/1.940</w:t>
            </w:r>
          </w:p>
        </w:tc>
        <w:tc>
          <w:tcPr>
            <w:tcW w:w="1269" w:type="dxa"/>
            <w:vAlign w:val="center"/>
          </w:tcPr>
          <w:p w14:paraId="21E1B46E"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1/335</w:t>
            </w:r>
          </w:p>
        </w:tc>
        <w:tc>
          <w:tcPr>
            <w:tcW w:w="1632" w:type="dxa"/>
            <w:vAlign w:val="center"/>
          </w:tcPr>
          <w:p w14:paraId="6AD3A27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3/149,5</w:t>
            </w:r>
          </w:p>
        </w:tc>
      </w:tr>
      <w:tr w:rsidR="00E0585F" w:rsidRPr="00E0585F" w14:paraId="0F762B62" w14:textId="77777777" w:rsidTr="008F2450">
        <w:trPr>
          <w:cantSplit/>
          <w:jc w:val="center"/>
        </w:trPr>
        <w:tc>
          <w:tcPr>
            <w:tcW w:w="907" w:type="dxa"/>
            <w:vAlign w:val="center"/>
          </w:tcPr>
          <w:p w14:paraId="2FA623E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5</w:t>
            </w:r>
          </w:p>
        </w:tc>
        <w:tc>
          <w:tcPr>
            <w:tcW w:w="1814" w:type="dxa"/>
            <w:vAlign w:val="center"/>
          </w:tcPr>
          <w:p w14:paraId="13BC756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2/176</w:t>
            </w:r>
          </w:p>
        </w:tc>
        <w:tc>
          <w:tcPr>
            <w:tcW w:w="1814" w:type="dxa"/>
            <w:vAlign w:val="center"/>
          </w:tcPr>
          <w:p w14:paraId="3FF14032"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12/975,5</w:t>
            </w:r>
          </w:p>
        </w:tc>
        <w:tc>
          <w:tcPr>
            <w:tcW w:w="1632" w:type="dxa"/>
            <w:vAlign w:val="center"/>
          </w:tcPr>
          <w:p w14:paraId="25388C17"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28/579,6</w:t>
            </w:r>
          </w:p>
        </w:tc>
        <w:tc>
          <w:tcPr>
            <w:tcW w:w="1269" w:type="dxa"/>
            <w:vAlign w:val="center"/>
          </w:tcPr>
          <w:p w14:paraId="0563249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1/305,7</w:t>
            </w:r>
          </w:p>
        </w:tc>
        <w:tc>
          <w:tcPr>
            <w:tcW w:w="1632" w:type="dxa"/>
            <w:vAlign w:val="center"/>
          </w:tcPr>
          <w:p w14:paraId="477FDE0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7E6EEEBF" w14:textId="77777777" w:rsidTr="008F2450">
        <w:trPr>
          <w:cantSplit/>
          <w:jc w:val="center"/>
        </w:trPr>
        <w:tc>
          <w:tcPr>
            <w:tcW w:w="907" w:type="dxa"/>
            <w:vAlign w:val="center"/>
          </w:tcPr>
          <w:p w14:paraId="436B0AD8"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7C8BDBCE"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53/11.173</w:t>
            </w:r>
          </w:p>
        </w:tc>
        <w:tc>
          <w:tcPr>
            <w:tcW w:w="1814" w:type="dxa"/>
            <w:vAlign w:val="center"/>
          </w:tcPr>
          <w:p w14:paraId="1C7C57C9"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61/9.469,5</w:t>
            </w:r>
          </w:p>
        </w:tc>
        <w:tc>
          <w:tcPr>
            <w:tcW w:w="1632" w:type="dxa"/>
            <w:vAlign w:val="center"/>
          </w:tcPr>
          <w:p w14:paraId="69408DDD"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148/6.035,6</w:t>
            </w:r>
          </w:p>
        </w:tc>
        <w:tc>
          <w:tcPr>
            <w:tcW w:w="1269" w:type="dxa"/>
            <w:vAlign w:val="center"/>
          </w:tcPr>
          <w:p w14:paraId="6C8F3AF0"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3/1.068,7</w:t>
            </w:r>
          </w:p>
        </w:tc>
        <w:tc>
          <w:tcPr>
            <w:tcW w:w="1632" w:type="dxa"/>
            <w:vAlign w:val="center"/>
          </w:tcPr>
          <w:p w14:paraId="4DD4F95B"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5/533,5</w:t>
            </w:r>
          </w:p>
        </w:tc>
      </w:tr>
    </w:tbl>
    <w:p w14:paraId="00CA1BAA" w14:textId="77777777" w:rsidR="00E5464F" w:rsidRPr="00517B10" w:rsidRDefault="00E5464F" w:rsidP="00E5464F">
      <w:pPr>
        <w:ind w:firstLine="720"/>
        <w:jc w:val="both"/>
        <w:rPr>
          <w:rFonts w:asciiTheme="majorHAnsi" w:hAnsiTheme="majorHAnsi" w:cstheme="majorHAnsi"/>
          <w:sz w:val="4"/>
          <w:szCs w:val="4"/>
        </w:rPr>
      </w:pPr>
    </w:p>
    <w:p w14:paraId="6493E90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Số liệu theo Báo cáo kèm Công văn số 405/CĐKT</w:t>
      </w:r>
      <w:r>
        <w:rPr>
          <w:rFonts w:asciiTheme="majorHAnsi" w:hAnsiTheme="majorHAnsi" w:cstheme="majorHAnsi"/>
          <w:sz w:val="28"/>
          <w:szCs w:val="28"/>
          <w:shd w:val="clear" w:color="auto" w:fill="FFFFFF"/>
        </w:rPr>
        <w:noBreakHyphen/>
        <w:t xml:space="preserve">THHCQT ngày 03/6/2026 gửi Bộ Giáo dục và Đào tạo (mục 5.1), đối chiếu Phụ lục I Đề án xây dựng Trường thành trường cao đẳng chất lượng cao giai đoạn 2026 - 2030 (Đề án số 07/ĐA</w:t>
      </w:r>
      <w:r>
        <w:rPr>
          <w:rFonts w:asciiTheme="majorHAnsi" w:hAnsiTheme="majorHAnsi" w:cstheme="majorHAnsi"/>
          <w:sz w:val="28"/>
          <w:szCs w:val="28"/>
          <w:shd w:val="clear" w:color="auto" w:fill="FFFFFF"/>
        </w:rPr>
        <w:noBreakHyphen/>
        <w:t xml:space="preserve">CĐKT ngày 21/7/2026). Hàng “Cộng” là kết quả cộng các dòng; phòng TH</w:t>
      </w:r>
      <w:r>
        <w:rPr>
          <w:rFonts w:asciiTheme="majorHAnsi" w:hAnsiTheme="majorHAnsi" w:cstheme="majorHAnsi"/>
          <w:sz w:val="28"/>
          <w:szCs w:val="28"/>
          <w:shd w:val="clear" w:color="auto" w:fill="FFFFFF"/>
        </w:rPr>
        <w:noBreakHyphen/>
        <w:t xml:space="preserve">HC&amp;QT sẽ kiểm kê lại phòng học, xưởng thực hành (Cơ sở 2, 5) trước khi chốt số liệu trong Biểu 01 của Sở.</w:t>
      </w:r>
    </w:p>
    <w:p w14:paraId="19607C9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Công trình xây dựng: Danh mục thống kê 40 công trình, đưa vào sử dụng từ năm 1997 đến năm 2018, tổng diện tích sàn 29.187 m²; trong đó 06 công trình cấp II, 09 công trình cấp III, 25 công trình cấp IV; 12 công trình đã hết giá trị còn lại.</w:t>
      </w:r>
    </w:p>
    <w:p w14:paraId="25980B7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Phòng học, giảng đường đáp ứng yêu cầu đào tạo hiện tại nhưng chưa đồng bộ, một số phòng chưa được cải tạo theo hướng học tập linh hoạt, số hóa. Nhiều hạng mục xuống cấp, công năng sử dụng tại 05 cơ sở chưa đạt hiệu quả tối ưu, cảnh quan môi trường một số điểm trường chưa bảo đảm xanh - sạch - đẹp (Thông báo số 916/TB</w:t>
      </w:r>
      <w:r>
        <w:rPr>
          <w:rFonts w:asciiTheme="majorHAnsi" w:hAnsiTheme="majorHAnsi" w:cstheme="majorHAnsi"/>
          <w:sz w:val="28"/>
          <w:szCs w:val="28"/>
          <w:shd w:val="clear" w:color="auto" w:fill="FFFFFF"/>
        </w:rPr>
        <w:noBreakHyphen/>
        <w:t xml:space="preserve">UBND ngày 27/8/2026 của UBND tỉnh).</w:t>
      </w:r>
    </w:p>
    <w:p w14:paraId="54FBA113"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Vấn đề về đất đai, hạ tầng đang xử lý: Tình trạng lấn chiếm đất tại Cơ sở 5 (UBND phường Đăk Cấm xử lý theo Thông báo số 916/TB</w:t>
      </w:r>
      <w:r>
        <w:rPr>
          <w:rFonts w:asciiTheme="majorHAnsi" w:hAnsiTheme="majorHAnsi" w:cstheme="majorHAnsi"/>
          <w:sz w:val="28"/>
          <w:szCs w:val="28"/>
          <w:shd w:val="clear" w:color="auto" w:fill="FFFFFF"/>
        </w:rPr>
        <w:noBreakHyphen/>
        <w:t xml:space="preserve">UBND); tuyến đường Trương Vĩnh Ký vào Cơ sở 4 hư hỏng (Ban Quản lý dự án đầu tư Tây Quảng Ngãi sửa chữa theo Thông báo số 916/TB</w:t>
      </w:r>
      <w:r>
        <w:rPr>
          <w:rFonts w:asciiTheme="majorHAnsi" w:hAnsiTheme="majorHAnsi" w:cstheme="majorHAnsi"/>
          <w:sz w:val="28"/>
          <w:szCs w:val="28"/>
          <w:shd w:val="clear" w:color="auto" w:fill="FFFFFF"/>
        </w:rPr>
        <w:noBreakHyphen/>
        <w:t xml:space="preserve">UBND). </w:t>
      </w:r>
    </w:p>
    <w:p w14:paraId="545F4A7D"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Thiết bị đào tạo, hạ tầng công nghệ thông tin</w:t>
      </w:r>
    </w:p>
    <w:p w14:paraId="66B98F8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thiết bị so với chương trình đào tạo theo 25 nhóm ngành, nghề (Báo cáo kèm Công văn số 405, mục 5.2): 12 nhóm dưới 50% (thấp nhất: Nông nghiệp công nghệ cao 12%, Nghiệp vụ nhà hàng, khách sạn 20%, Chăn nuôi 25,9%, Hướng dẫn du lịch 28,8%, Vận hành điện trong nhà máy thủy điện 30%, Công tác xã hội 30%); 03 nhóm đạt từ 100% trở lên (Trồng trọt, Kế toán, Kế toán doanh nghiệp).</w:t>
      </w:r>
    </w:p>
    <w:p w14:paraId="77C3FA0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Nhà trường tự đánh giá tiêu chuẩn thiết bị, dụng cụ đào tạo đạt 0 điểm trong báo cáo tự đánh giá; tỷ lệ thiết bị có trình độ công nghệ tiên tiến chưa đạt mức tối thiểu 30% đối với ngành, nghề trọng điểm theo tiêu chí trường cao đẳng chất lượng cao (Thông tư số 35/2021/TT</w:t>
      </w:r>
      <w:r>
        <w:rPr>
          <w:rFonts w:asciiTheme="majorHAnsi" w:hAnsiTheme="majorHAnsi" w:cstheme="majorHAnsi"/>
          <w:sz w:val="28"/>
          <w:szCs w:val="28"/>
          <w:shd w:val="clear" w:color="auto" w:fill="FFFFFF"/>
        </w:rPr>
        <w:noBreakHyphen/>
        <w:t xml:space="preserve">BLĐTBXH ngày 30/12/2021; Đề án số 07/ĐA</w:t>
      </w:r>
      <w:r>
        <w:rPr>
          <w:rFonts w:asciiTheme="majorHAnsi" w:hAnsiTheme="majorHAnsi" w:cstheme="majorHAnsi"/>
          <w:sz w:val="28"/>
          <w:szCs w:val="28"/>
          <w:shd w:val="clear" w:color="auto" w:fill="FFFFFF"/>
        </w:rPr>
        <w:noBreakHyphen/>
        <w:t xml:space="preserve">CĐKT).</w:t>
      </w:r>
    </w:p>
    <w:p w14:paraId="345B72B3"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Hạ tầng công nghệ thông tin: Đã vận hành phần mềm quản lý đào tạo (Unisoft), hệ thống quản lý văn bản và điều hành (VNPT Quảng Ngãi), phần mềm kế toán, quản lý tài sản (MISA); thư viện số có 5.012 tài liệu, 83 cơ sở dữ liệu trực tuyến (tại thời điểm 03/6/2026). Nhu cầu nâng cấp máy chủ, mạng không dây, an toàn thông tin, phòng thực hành máy tính chuyên dùng nêu tại Mục 5.</w:t>
      </w:r>
    </w:p>
    <w:p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ins w:id="1030" w:author="Mức 2 — số liệu, viện dẫn, nội dung (Claude)" w:date="2026-10-15T16:21:15Z">
        <w:r>
          <w:rPr>
            <w:rFonts w:asciiTheme="majorHAnsi" w:hAnsiTheme="majorHAnsi" w:cstheme="majorHAnsi"/>
            <w:sz w:val="28"/>
            <w:szCs w:val="28"/>
            <w:shd w:val="clear" w:color="auto" w:fill="FFFFFF"/>
          </w:rPr>
          <w:t xml:space="preserve">- Nguyên nhân: Nguồn lực đầu tư còn hạn chế, chưa đồng bộ; một số thiết bị sử dụng lâu năm, chậm được cập nhật; nhiều hạng mục xuống cấp; mức tự chủ chi thường xuyên của nhà trường thấp (23%) nên chưa thể xã hội hóa đầu tư hạ tầng (Đề án số 07/ĐA</w:t>
          <w:noBreakHyphen/>
          <w:t xml:space="preserve">CĐKT; Thông báo số 916/TB</w:t>
          <w:noBreakHyphen/>
          <w:t xml:space="preserve">UBND).</w:t>
        </w:r>
      </w:ins>
    </w:p>
    <w:p w14:paraId="334C119F"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Đầu tư giai đoạn 2021 - 2025 và năm 2026</w:t>
      </w:r>
    </w:p>
    <w:p w14:paraId="084CDD6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Giai đoạn 2021 - 2025: Vốn đầu tư giáo dục nghề nghiệp 78.920 triệu đồng (ngân sách trung ương 71.609 triệu đồng, gồm 21.483 triệu đồng năm 2022, 16.710 triệu đồng năm 2023, 20.051 triệu đồng năm 2024, 13.365 triệu đồng năm 2025; ngân sách địa phương 7.311 triệu đồng)</w:t>
      </w:r>
      <w:del w:id="1013" w:author="Mức 2 — số liệu, viện dẫn, nội dung (Claude)" w:date="2026-10-15T16:21:15Z">
        <w:r>
          <w:rPr>
            <w:rFonts w:asciiTheme="majorHAnsi" w:hAnsiTheme="majorHAnsi" w:cstheme="majorHAnsi"/>
            <w:sz w:val="28"/>
            <w:szCs w:val="28"/>
            <w:shd w:val="clear" w:color="auto" w:fill="FFFFFF"/>
          </w:rPr>
          <w:delText xml:space="preserve">, giải ngân 100% (Báo cáo số 326/BC</w:delText>
        </w:r>
      </w:del>
      <w:del w:id="1014" w:author="Mức 2 — số liệu, viện dẫn, nội dung (Claude)" w:date="2026-10-15T16:21:15Z">
        <w:r>
          <w:rPr>
            <w:rFonts w:asciiTheme="majorHAnsi" w:hAnsiTheme="majorHAnsi" w:cstheme="majorHAnsi"/>
            <w:sz w:val="28"/>
            <w:szCs w:val="28"/>
            <w:shd w:val="clear" w:color="auto" w:fill="FFFFFF"/>
          </w:rPr>
          <w:delText xml:space="preserve">-CĐKT ngày 09/7/2026).</w:delText>
        </w:r>
      </w:del>
      <w:ins w:id="1015" w:author="Mức 2 — số liệu, viện dẫn, nội dung (Claude)" w:date="2026-10-15T16:21:15Z">
        <w:r>
          <w:rPr>
            <w:rFonts w:asciiTheme="majorHAnsi" w:hAnsiTheme="majorHAnsi" w:cstheme="majorHAnsi"/>
            <w:sz w:val="28"/>
            <w:szCs w:val="28"/>
            <w:shd w:val="clear" w:color="auto" w:fill="FFFFFF"/>
          </w:rPr>
          <w:t xml:space="preserve">; riêng Dự án Cải tạo, nâng cấp cơ sở vật chất và bổ sung trang thiết bị Trường Cao đẳng Cộng đồng Kon Tum (ngân sách trung ương 58.244 triệu đồng giai đoạn 2021 - 2024, ngân sách địa phương 7.311 triệu đồng) giải ngân đạt 100% kế hoạch vốn giao (Báo cáo số 326/BC</w:t>
          <w:noBreakHyphen/>
          <w:t xml:space="preserve">CĐKT ngày 09/7/2026).</w:t>
        </w:r>
      </w:ins>
    </w:p>
    <w:p w14:paraId="07D572D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Năm 2026: Vốn đầu tư công </w:t>
      </w:r>
      <w:del w:id="1031" w:author="Mức 3 — quy ước Trường, chính tả (Claude)" w:date="2026-10-15T16:21:15Z">
        <w:r>
          <w:rPr>
            <w:rFonts w:asciiTheme="majorHAnsi" w:hAnsiTheme="majorHAnsi" w:cstheme="majorHAnsi"/>
            <w:sz w:val="28"/>
            <w:szCs w:val="28"/>
            <w:shd w:val="clear" w:color="auto" w:fill="FFFFFF"/>
          </w:rPr>
          <w:delText xml:space="preserve">giao cho Nhà trường 260</w:delText>
        </w:r>
      </w:del>
      <w:ins w:id="1032" w:author="Mức 3 — quy ước Trường, chính tả (Claude)" w:date="2026-10-15T16:21:15Z">
        <w:r>
          <w:rPr>
            <w:rFonts w:asciiTheme="majorHAnsi" w:hAnsiTheme="majorHAnsi" w:cstheme="majorHAnsi"/>
            <w:sz w:val="28"/>
            <w:szCs w:val="28"/>
            <w:shd w:val="clear" w:color="auto" w:fill="FFFFFF"/>
          </w:rPr>
          <w:t xml:space="preserve">giao cho nhà trường 260</w:t>
        </w:r>
      </w:ins>
      <w:r>
        <w:rPr>
          <w:rFonts w:asciiTheme="majorHAnsi" w:hAnsiTheme="majorHAnsi" w:cstheme="majorHAnsi"/>
          <w:sz w:val="28"/>
          <w:szCs w:val="28"/>
          <w:shd w:val="clear" w:color="auto" w:fill="FFFFFF"/>
        </w:rPr>
        <w:t xml:space="preserve"> triệu đồng (ngân sách trung ương 200 triệu đồng, ngân sách tỉnh 60 triệu đồng) cho công việc chuẩn bị đầu tư thuộc Chương trình mục tiêu quốc gia xây dựng nông thôn mới, giảm nghèo bền vững và phát triển kinh tế - xã hội vùng đồng bào dân tộc thiểu số và miền núi (Quyết định số 805/QĐ</w:t>
      </w:r>
      <w:r>
        <w:rPr>
          <w:rFonts w:asciiTheme="majorHAnsi" w:hAnsiTheme="majorHAnsi" w:cstheme="majorHAnsi"/>
          <w:sz w:val="28"/>
          <w:szCs w:val="28"/>
          <w:shd w:val="clear" w:color="auto" w:fill="FFFFFF"/>
        </w:rPr>
        <w:noBreakHyphen/>
        <w:t xml:space="preserve">UBND ngày 11/9/2026 của UBND tỉnh); giải ngân đến ngày 25/9/2026 là 0 đồng (Báo cáo số 427/BC</w:t>
      </w:r>
      <w:r>
        <w:rPr>
          <w:rFonts w:asciiTheme="majorHAnsi" w:hAnsiTheme="majorHAnsi" w:cstheme="majorHAnsi"/>
          <w:sz w:val="28"/>
          <w:szCs w:val="28"/>
          <w:shd w:val="clear" w:color="auto" w:fill="FFFFFF"/>
        </w:rPr>
        <w:noBreakHyphen/>
        <w:t xml:space="preserve">CĐKT ngày 24/9/2026). Nhà trường đã phê duyệt dự toán chuẩn bị đầu tư 6.249,856 triệu đồng (Quyết định số 1899/QĐ</w:t>
      </w:r>
      <w:r>
        <w:rPr>
          <w:rFonts w:asciiTheme="majorHAnsi" w:hAnsiTheme="majorHAnsi" w:cstheme="majorHAnsi"/>
          <w:sz w:val="28"/>
          <w:szCs w:val="28"/>
          <w:shd w:val="clear" w:color="auto" w:fill="FFFFFF"/>
        </w:rPr>
        <w:noBreakHyphen/>
        <w:t xml:space="preserve">CĐKT ngày 28/8/2026) và 5.056,824 triệu đồng (Quyết định số 1951/QĐ</w:t>
      </w:r>
      <w:r>
        <w:rPr>
          <w:rFonts w:asciiTheme="majorHAnsi" w:hAnsiTheme="majorHAnsi" w:cstheme="majorHAnsi"/>
          <w:sz w:val="28"/>
          <w:szCs w:val="28"/>
          <w:shd w:val="clear" w:color="auto" w:fill="FFFFFF"/>
        </w:rPr>
        <w:noBreakHyphen/>
        <w:t xml:space="preserve">CĐKT ngày 07/9/2026) cho hai dự án thuộc hai chương trình mục tiêu quốc gia.</w:t>
      </w:r>
    </w:p>
    <w:p w14:paraId="22A32FBF" w14:textId="3C9D565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Ước thực hiện cả năm 2026: </w:t>
      </w:r>
      <w:del w:id="9" w:author="Nguyễn Ngọc Quang Phục" w:date="2026-10-15T16:07:00Z">
        <w:r w:rsidDel="00E46A49">
          <w:rPr>
            <w:rFonts w:asciiTheme="majorHAnsi" w:hAnsiTheme="majorHAnsi" w:cstheme="majorHAnsi"/>
            <w:sz w:val="28"/>
            <w:szCs w:val="28"/>
            <w:highlight w:val="yellow"/>
            <w:shd w:val="clear" w:color="auto" w:fill="FFFFFF"/>
          </w:rPr>
          <w:delText>[CẦN BỔ SUNG: ước giải ngân cả năm 2026 do phòng TC</w:delText>
        </w:r>
        <w:r w:rsidDel="00E46A49">
          <w:rPr>
            <w:rFonts w:asciiTheme="majorHAnsi" w:hAnsiTheme="majorHAnsi" w:cstheme="majorHAnsi"/>
            <w:sz w:val="28"/>
            <w:szCs w:val="28"/>
            <w:highlight w:val="yellow"/>
            <w:shd w:val="clear" w:color="auto" w:fill="FFFFFF"/>
          </w:rPr>
          <w:delText xml:space="preserve">-KT xác nhận]</w:delText>
        </w:r>
      </w:del>
      <w:ins w:id="10" w:author="Nguyễn Ngọc Quang Phục" w:date="2026-10-15T16:07:00Z">
        <w:r w:rsidR="00E46A49">
          <w:rPr>
            <w:rFonts w:asciiTheme="majorHAnsi" w:hAnsiTheme="majorHAnsi" w:cstheme="majorHAnsi"/>
            <w:sz w:val="28"/>
            <w:szCs w:val="28"/>
            <w:shd w:val="clear" w:color="auto" w:fill="FFFFFF"/>
          </w:rPr>
          <w:t>100% vốn được giao.</w:t>
        </w:r>
      </w:ins>
    </w:p>
    <w:p w14:paraId="696B681C"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5. Nhu cầu đầu tư giai đoạn 2026 - 2030</w:t>
      </w:r>
    </w:p>
    <w:p w14:paraId="5885DD13" w14:textId="77777777" w:rsidR="00863368" w:rsidRDefault="00FC29CA" w:rsidP="006465FF">
      <w:pPr>
        <w:keepNext/>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Nhu cầu theo Đề án số 07/ĐA</w:t>
      </w:r>
      <w:r>
        <w:rPr>
          <w:rFonts w:asciiTheme="majorHAnsi" w:hAnsiTheme="majorHAnsi" w:cstheme="majorHAnsi"/>
          <w:sz w:val="28"/>
          <w:szCs w:val="28"/>
        </w:rPr>
        <w:noBreakHyphen/>
        <w:t xml:space="preserve">CĐKT (tổng 409.374 triệu đồng; ngân sách trung ương từ các chương trình mục tiêu quốc gia 216.309 triệu đồng, ngân sách địa phương 185.168 triệu đồng, </w:t>
      </w:r>
      <w:del w:id="1033" w:author="Mức 3 — quy ước Trường, chính tả (Claude)" w:date="2026-10-15T16:21:15Z">
        <w:r>
          <w:rPr>
            <w:rFonts w:asciiTheme="majorHAnsi" w:hAnsiTheme="majorHAnsi" w:cstheme="majorHAnsi"/>
            <w:sz w:val="28"/>
            <w:szCs w:val="28"/>
          </w:rPr>
          <w:delText xml:space="preserve">nguồn của Nhà trường 7.897</w:delText>
        </w:r>
      </w:del>
      <w:ins w:id="1034" w:author="Mức 3 — quy ước Trường, chính tả (Claude)" w:date="2026-10-15T16:21:15Z">
        <w:r>
          <w:rPr>
            <w:rFonts w:asciiTheme="majorHAnsi" w:hAnsiTheme="majorHAnsi" w:cstheme="majorHAnsi"/>
            <w:sz w:val="28"/>
            <w:szCs w:val="28"/>
          </w:rPr>
          <w:t xml:space="preserve">nguồn của nhà trường 7.897</w:t>
        </w:r>
      </w:ins>
      <w:r>
        <w:rPr>
          <w:rFonts w:asciiTheme="majorHAnsi" w:hAnsiTheme="majorHAnsi" w:cstheme="majorHAnsi"/>
          <w:sz w:val="28"/>
          <w:szCs w:val="28"/>
        </w:rPr>
        <w:t xml:space="preserve"> triệu đồng), phân kỳ như sau:</w:t>
      </w:r>
    </w:p>
    <w:tbl>
      <w:tblPr>
        <w:tblStyle w:val="TableGrid"/>
        <w:tblW w:w="9069" w:type="dxa"/>
        <w:jc w:val="center"/>
        <w:tblLook w:val="04A0" w:firstRow="1" w:lastRow="0" w:firstColumn="1" w:lastColumn="0" w:noHBand="0" w:noVBand="1"/>
      </w:tblPr>
      <w:tblGrid>
        <w:gridCol w:w="563"/>
        <w:gridCol w:w="2519"/>
        <w:gridCol w:w="1072"/>
        <w:gridCol w:w="931"/>
        <w:gridCol w:w="931"/>
        <w:gridCol w:w="1061"/>
        <w:gridCol w:w="1061"/>
        <w:gridCol w:w="931"/>
      </w:tblGrid>
      <w:tr w:rsidR="00E0585F" w:rsidRPr="00E0585F" w14:paraId="130FDABF" w14:textId="77777777" w:rsidTr="008F2450">
        <w:trPr>
          <w:cantSplit/>
          <w:tblHeader/>
          <w:jc w:val="center"/>
        </w:trPr>
        <w:tc>
          <w:tcPr>
            <w:tcW w:w="453" w:type="dxa"/>
            <w:vAlign w:val="center"/>
          </w:tcPr>
          <w:p w14:paraId="227F191E"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993" w:type="dxa"/>
            <w:vAlign w:val="center"/>
          </w:tcPr>
          <w:p w14:paraId="00F34701"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Nội dung</w:t>
            </w:r>
          </w:p>
        </w:tc>
        <w:tc>
          <w:tcPr>
            <w:tcW w:w="1088" w:type="dxa"/>
            <w:vAlign w:val="center"/>
          </w:tcPr>
          <w:p w14:paraId="0FF7A032"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Cộng</w:t>
            </w:r>
          </w:p>
        </w:tc>
        <w:tc>
          <w:tcPr>
            <w:tcW w:w="907" w:type="dxa"/>
            <w:vAlign w:val="center"/>
          </w:tcPr>
          <w:p w14:paraId="29C965CC"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2026</w:t>
            </w:r>
          </w:p>
        </w:tc>
        <w:tc>
          <w:tcPr>
            <w:tcW w:w="907" w:type="dxa"/>
            <w:vAlign w:val="center"/>
          </w:tcPr>
          <w:p w14:paraId="2E531AF7"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2027</w:t>
            </w:r>
          </w:p>
        </w:tc>
        <w:tc>
          <w:tcPr>
            <w:tcW w:w="907" w:type="dxa"/>
            <w:vAlign w:val="center"/>
          </w:tcPr>
          <w:p w14:paraId="453E3B60"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2028</w:t>
            </w:r>
          </w:p>
        </w:tc>
        <w:tc>
          <w:tcPr>
            <w:tcW w:w="907" w:type="dxa"/>
            <w:vAlign w:val="center"/>
          </w:tcPr>
          <w:p w14:paraId="7F78B890"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2029</w:t>
            </w:r>
          </w:p>
        </w:tc>
        <w:tc>
          <w:tcPr>
            <w:tcW w:w="907" w:type="dxa"/>
            <w:vAlign w:val="center"/>
          </w:tcPr>
          <w:p w14:paraId="554D5702"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2030</w:t>
            </w:r>
          </w:p>
        </w:tc>
      </w:tr>
      <w:tr w:rsidR="00E0585F" w:rsidRPr="00E0585F" w14:paraId="1D7E99FA" w14:textId="77777777" w:rsidTr="008F2450">
        <w:trPr>
          <w:cantSplit/>
          <w:jc w:val="center"/>
        </w:trPr>
        <w:tc>
          <w:tcPr>
            <w:tcW w:w="453" w:type="dxa"/>
            <w:vAlign w:val="center"/>
          </w:tcPr>
          <w:p w14:paraId="62477DE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993" w:type="dxa"/>
            <w:vAlign w:val="center"/>
          </w:tcPr>
          <w:p w14:paraId="6BB58FF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Cơ sở vật chất (36 hạng mục)</w:t>
            </w:r>
          </w:p>
        </w:tc>
        <w:tc>
          <w:tcPr>
            <w:tcW w:w="1088" w:type="dxa"/>
            <w:vAlign w:val="center"/>
          </w:tcPr>
          <w:p w14:paraId="2F618F9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117.525</w:t>
            </w:r>
          </w:p>
        </w:tc>
        <w:tc>
          <w:tcPr>
            <w:tcW w:w="907" w:type="dxa"/>
            <w:vAlign w:val="center"/>
          </w:tcPr>
          <w:p w14:paraId="4CCD590F"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28.980</w:t>
            </w:r>
          </w:p>
        </w:tc>
        <w:tc>
          <w:tcPr>
            <w:tcW w:w="907" w:type="dxa"/>
            <w:vAlign w:val="center"/>
          </w:tcPr>
          <w:p w14:paraId="7CDE74CE"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35.750</w:t>
            </w:r>
          </w:p>
        </w:tc>
        <w:tc>
          <w:tcPr>
            <w:tcW w:w="907" w:type="dxa"/>
            <w:vAlign w:val="center"/>
          </w:tcPr>
          <w:p w14:paraId="7D33F34D"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14.400</w:t>
            </w:r>
          </w:p>
        </w:tc>
        <w:tc>
          <w:tcPr>
            <w:tcW w:w="907" w:type="dxa"/>
            <w:vAlign w:val="center"/>
          </w:tcPr>
          <w:p w14:paraId="4D09C38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36.295</w:t>
            </w:r>
          </w:p>
        </w:tc>
        <w:tc>
          <w:tcPr>
            <w:tcW w:w="907" w:type="dxa"/>
            <w:vAlign w:val="center"/>
          </w:tcPr>
          <w:p w14:paraId="0A9F54A3"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2.100</w:t>
            </w:r>
          </w:p>
        </w:tc>
      </w:tr>
      <w:tr w:rsidR="00E0585F" w:rsidRPr="00E0585F" w14:paraId="439DEF52" w14:textId="77777777" w:rsidTr="008F2450">
        <w:trPr>
          <w:cantSplit/>
          <w:jc w:val="center"/>
        </w:trPr>
        <w:tc>
          <w:tcPr>
            <w:tcW w:w="453" w:type="dxa"/>
            <w:vAlign w:val="center"/>
          </w:tcPr>
          <w:p w14:paraId="1CE5DE78"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993" w:type="dxa"/>
            <w:vAlign w:val="center"/>
          </w:tcPr>
          <w:p w14:paraId="3994627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Thiết bị đào tạo (27 mục theo ngành, nghề và 02 thiết bị dùng chung)</w:t>
            </w:r>
          </w:p>
        </w:tc>
        <w:tc>
          <w:tcPr>
            <w:tcW w:w="1088" w:type="dxa"/>
            <w:vAlign w:val="center"/>
          </w:tcPr>
          <w:p w14:paraId="0C92EE11"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270.832</w:t>
            </w:r>
          </w:p>
        </w:tc>
        <w:tc>
          <w:tcPr>
            <w:tcW w:w="907" w:type="dxa"/>
            <w:vAlign w:val="center"/>
          </w:tcPr>
          <w:p w14:paraId="7BC3AC6F"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1CBB094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57.150</w:t>
            </w:r>
          </w:p>
        </w:tc>
        <w:tc>
          <w:tcPr>
            <w:tcW w:w="907" w:type="dxa"/>
            <w:vAlign w:val="center"/>
          </w:tcPr>
          <w:p w14:paraId="4E5E9785"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90.087</w:t>
            </w:r>
          </w:p>
        </w:tc>
        <w:tc>
          <w:tcPr>
            <w:tcW w:w="907" w:type="dxa"/>
            <w:vAlign w:val="center"/>
          </w:tcPr>
          <w:p w14:paraId="1DE796C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102.995</w:t>
            </w:r>
          </w:p>
        </w:tc>
        <w:tc>
          <w:tcPr>
            <w:tcW w:w="907" w:type="dxa"/>
            <w:vAlign w:val="center"/>
          </w:tcPr>
          <w:p w14:paraId="5890BC8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20.600</w:t>
            </w:r>
          </w:p>
        </w:tc>
      </w:tr>
      <w:tr w:rsidR="00E0585F" w:rsidRPr="00E0585F" w14:paraId="0FE036C9" w14:textId="77777777" w:rsidTr="008F2450">
        <w:trPr>
          <w:cantSplit/>
          <w:jc w:val="center"/>
        </w:trPr>
        <w:tc>
          <w:tcPr>
            <w:tcW w:w="453" w:type="dxa"/>
            <w:vAlign w:val="center"/>
          </w:tcPr>
          <w:p w14:paraId="1CF2F9ED"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993" w:type="dxa"/>
            <w:vAlign w:val="center"/>
          </w:tcPr>
          <w:p w14:paraId="306ACA7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Chuyển đổi số toàn diện</w:t>
            </w:r>
          </w:p>
        </w:tc>
        <w:tc>
          <w:tcPr>
            <w:tcW w:w="1088" w:type="dxa"/>
            <w:vAlign w:val="center"/>
          </w:tcPr>
          <w:p w14:paraId="0BE6417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7.000</w:t>
            </w:r>
          </w:p>
        </w:tc>
        <w:tc>
          <w:tcPr>
            <w:tcW w:w="907" w:type="dxa"/>
            <w:vAlign w:val="center"/>
          </w:tcPr>
          <w:p w14:paraId="1B6A9DA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2.500</w:t>
            </w:r>
          </w:p>
        </w:tc>
        <w:tc>
          <w:tcPr>
            <w:tcW w:w="907" w:type="dxa"/>
            <w:vAlign w:val="center"/>
          </w:tcPr>
          <w:p w14:paraId="642F736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3.200</w:t>
            </w:r>
          </w:p>
        </w:tc>
        <w:tc>
          <w:tcPr>
            <w:tcW w:w="907" w:type="dxa"/>
            <w:vAlign w:val="center"/>
          </w:tcPr>
          <w:p w14:paraId="0B6A03F1"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1.300</w:t>
            </w:r>
          </w:p>
        </w:tc>
        <w:tc>
          <w:tcPr>
            <w:tcW w:w="907" w:type="dxa"/>
            <w:vAlign w:val="center"/>
          </w:tcPr>
          <w:p w14:paraId="7D25F4C3"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342BD03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w:t>
            </w:r>
          </w:p>
        </w:tc>
      </w:tr>
      <w:tr w:rsidR="00E0585F" w:rsidRPr="00E0585F" w14:paraId="51ADF14C" w14:textId="77777777" w:rsidTr="008F2450">
        <w:trPr>
          <w:cantSplit/>
          <w:jc w:val="center"/>
        </w:trPr>
        <w:tc>
          <w:tcPr>
            <w:tcW w:w="453" w:type="dxa"/>
            <w:vAlign w:val="center"/>
          </w:tcPr>
          <w:p w14:paraId="27A27E3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w:t>
            </w:r>
          </w:p>
        </w:tc>
        <w:tc>
          <w:tcPr>
            <w:tcW w:w="2993" w:type="dxa"/>
            <w:vAlign w:val="center"/>
          </w:tcPr>
          <w:p w14:paraId="1FD09225"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Phát triển đội ngũ (phòng TCCB&amp;CTHSSV)</w:t>
            </w:r>
          </w:p>
        </w:tc>
        <w:tc>
          <w:tcPr>
            <w:tcW w:w="1088" w:type="dxa"/>
            <w:vAlign w:val="center"/>
          </w:tcPr>
          <w:p w14:paraId="1F835595"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4.472</w:t>
            </w:r>
          </w:p>
        </w:tc>
        <w:tc>
          <w:tcPr>
            <w:tcW w:w="907" w:type="dxa"/>
            <w:vAlign w:val="center"/>
          </w:tcPr>
          <w:p w14:paraId="0C76FB31"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1.126</w:t>
            </w:r>
          </w:p>
        </w:tc>
        <w:tc>
          <w:tcPr>
            <w:tcW w:w="907" w:type="dxa"/>
            <w:vAlign w:val="center"/>
          </w:tcPr>
          <w:p w14:paraId="4B8F33E8"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1.169</w:t>
            </w:r>
          </w:p>
        </w:tc>
        <w:tc>
          <w:tcPr>
            <w:tcW w:w="907" w:type="dxa"/>
            <w:vAlign w:val="center"/>
          </w:tcPr>
          <w:p w14:paraId="4FC73275"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959</w:t>
            </w:r>
          </w:p>
        </w:tc>
        <w:tc>
          <w:tcPr>
            <w:tcW w:w="907" w:type="dxa"/>
            <w:vAlign w:val="center"/>
          </w:tcPr>
          <w:p w14:paraId="27E790E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759</w:t>
            </w:r>
          </w:p>
        </w:tc>
        <w:tc>
          <w:tcPr>
            <w:tcW w:w="907" w:type="dxa"/>
            <w:vAlign w:val="center"/>
          </w:tcPr>
          <w:p w14:paraId="79AF35C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459</w:t>
            </w:r>
          </w:p>
        </w:tc>
      </w:tr>
      <w:tr w:rsidR="00E0585F" w:rsidRPr="00E0585F" w14:paraId="714C9004" w14:textId="77777777" w:rsidTr="008F2450">
        <w:trPr>
          <w:cantSplit/>
          <w:jc w:val="center"/>
        </w:trPr>
        <w:tc>
          <w:tcPr>
            <w:tcW w:w="453" w:type="dxa"/>
            <w:vAlign w:val="center"/>
          </w:tcPr>
          <w:p w14:paraId="190ED5D7"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w:t>
            </w:r>
          </w:p>
        </w:tc>
        <w:tc>
          <w:tcPr>
            <w:tcW w:w="2993" w:type="dxa"/>
            <w:vAlign w:val="center"/>
          </w:tcPr>
          <w:p w14:paraId="692E5BC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Phát triển chương trình, giáo trình</w:t>
            </w:r>
          </w:p>
        </w:tc>
        <w:tc>
          <w:tcPr>
            <w:tcW w:w="1088" w:type="dxa"/>
            <w:vAlign w:val="center"/>
          </w:tcPr>
          <w:p w14:paraId="3284478C"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4.740</w:t>
            </w:r>
          </w:p>
        </w:tc>
        <w:tc>
          <w:tcPr>
            <w:tcW w:w="907" w:type="dxa"/>
            <w:vAlign w:val="center"/>
          </w:tcPr>
          <w:p w14:paraId="17B9A6A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483BBBAC"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369B8F4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08D354F5"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2E6EF227"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948</w:t>
            </w:r>
          </w:p>
        </w:tc>
      </w:tr>
      <w:tr w:rsidR="00E0585F" w:rsidRPr="00E0585F" w14:paraId="517D3F6F" w14:textId="77777777" w:rsidTr="008F2450">
        <w:trPr>
          <w:cantSplit/>
          <w:jc w:val="center"/>
        </w:trPr>
        <w:tc>
          <w:tcPr>
            <w:tcW w:w="453" w:type="dxa"/>
            <w:vAlign w:val="center"/>
          </w:tcPr>
          <w:p w14:paraId="213DDF18"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6</w:t>
            </w:r>
          </w:p>
        </w:tc>
        <w:tc>
          <w:tcPr>
            <w:tcW w:w="2993" w:type="dxa"/>
            <w:vAlign w:val="center"/>
          </w:tcPr>
          <w:p w14:paraId="5DA4561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Gắn kết doanh nghiệp và việc làm sau đào tạo</w:t>
            </w:r>
          </w:p>
        </w:tc>
        <w:tc>
          <w:tcPr>
            <w:tcW w:w="1088" w:type="dxa"/>
            <w:vAlign w:val="center"/>
          </w:tcPr>
          <w:p w14:paraId="048776F1"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1.020</w:t>
            </w:r>
          </w:p>
        </w:tc>
        <w:tc>
          <w:tcPr>
            <w:tcW w:w="907" w:type="dxa"/>
            <w:vAlign w:val="center"/>
          </w:tcPr>
          <w:p w14:paraId="5BEAB312"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55E4AA3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40637A77"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435E09B0"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09A67258"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250</w:t>
            </w:r>
          </w:p>
        </w:tc>
      </w:tr>
      <w:tr w:rsidR="00E0585F" w:rsidRPr="00E0585F" w14:paraId="7820786F" w14:textId="77777777" w:rsidTr="008F2450">
        <w:trPr>
          <w:cantSplit/>
          <w:jc w:val="center"/>
        </w:trPr>
        <w:tc>
          <w:tcPr>
            <w:tcW w:w="453" w:type="dxa"/>
            <w:vAlign w:val="center"/>
          </w:tcPr>
          <w:p w14:paraId="4CF7584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7</w:t>
            </w:r>
          </w:p>
        </w:tc>
        <w:tc>
          <w:tcPr>
            <w:tcW w:w="2993" w:type="dxa"/>
            <w:vAlign w:val="center"/>
          </w:tcPr>
          <w:p w14:paraId="48022BD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Bảo đảm chất lượng và kiểm định</w:t>
            </w:r>
          </w:p>
        </w:tc>
        <w:tc>
          <w:tcPr>
            <w:tcW w:w="1088" w:type="dxa"/>
            <w:vAlign w:val="center"/>
          </w:tcPr>
          <w:p w14:paraId="165838EA"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3.785</w:t>
            </w:r>
          </w:p>
        </w:tc>
        <w:tc>
          <w:tcPr>
            <w:tcW w:w="907" w:type="dxa"/>
            <w:vAlign w:val="center"/>
          </w:tcPr>
          <w:p w14:paraId="518C14C4"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210</w:t>
            </w:r>
          </w:p>
        </w:tc>
        <w:tc>
          <w:tcPr>
            <w:tcW w:w="907" w:type="dxa"/>
            <w:vAlign w:val="center"/>
          </w:tcPr>
          <w:p w14:paraId="0605800B"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1.270</w:t>
            </w:r>
          </w:p>
        </w:tc>
        <w:tc>
          <w:tcPr>
            <w:tcW w:w="907" w:type="dxa"/>
            <w:vAlign w:val="center"/>
          </w:tcPr>
          <w:p w14:paraId="1C0DDB7F"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505</w:t>
            </w:r>
          </w:p>
        </w:tc>
        <w:tc>
          <w:tcPr>
            <w:tcW w:w="907" w:type="dxa"/>
            <w:vAlign w:val="center"/>
          </w:tcPr>
          <w:p w14:paraId="5AAA6523"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940</w:t>
            </w:r>
          </w:p>
        </w:tc>
        <w:tc>
          <w:tcPr>
            <w:tcW w:w="907" w:type="dxa"/>
            <w:vAlign w:val="center"/>
          </w:tcPr>
          <w:p w14:paraId="55F6CCED"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860</w:t>
            </w:r>
          </w:p>
        </w:tc>
      </w:tr>
      <w:tr w:rsidR="00E0585F" w:rsidRPr="00E0585F" w14:paraId="08A3BF34" w14:textId="77777777" w:rsidTr="008F2450">
        <w:trPr>
          <w:cantSplit/>
          <w:jc w:val="center"/>
        </w:trPr>
        <w:tc>
          <w:tcPr>
            <w:tcW w:w="453" w:type="dxa"/>
            <w:vAlign w:val="center"/>
          </w:tcPr>
          <w:p w14:paraId="10B94073" w14:textId="77777777" w:rsidR="00E0585F" w:rsidRPr="00160C0F" w:rsidRDefault="00E0585F" w:rsidP="008F2450">
            <w:pPr>
              <w:keepNext/>
              <w:widowControl w:val="0"/>
              <w:spacing w:before="40" w:after="40"/>
              <w:jc w:val="center"/>
              <w:rPr>
                <w:rFonts w:asciiTheme="majorHAnsi" w:hAnsiTheme="majorHAnsi" w:cstheme="majorHAnsi"/>
              </w:rPr>
            </w:pPr>
          </w:p>
        </w:tc>
        <w:tc>
          <w:tcPr>
            <w:tcW w:w="2993" w:type="dxa"/>
            <w:vAlign w:val="center"/>
          </w:tcPr>
          <w:p w14:paraId="2DEA34A6"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Tổng cộng</w:t>
            </w:r>
          </w:p>
        </w:tc>
        <w:tc>
          <w:tcPr>
            <w:tcW w:w="1088" w:type="dxa"/>
            <w:vAlign w:val="center"/>
          </w:tcPr>
          <w:p w14:paraId="0CF298FA"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409.374</w:t>
            </w:r>
          </w:p>
        </w:tc>
        <w:tc>
          <w:tcPr>
            <w:tcW w:w="907" w:type="dxa"/>
            <w:vAlign w:val="center"/>
          </w:tcPr>
          <w:p w14:paraId="51E36C09"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33.949</w:t>
            </w:r>
          </w:p>
        </w:tc>
        <w:tc>
          <w:tcPr>
            <w:tcW w:w="907" w:type="dxa"/>
            <w:vAlign w:val="center"/>
          </w:tcPr>
          <w:p w14:paraId="1CB47E79"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99.672</w:t>
            </w:r>
          </w:p>
        </w:tc>
        <w:tc>
          <w:tcPr>
            <w:tcW w:w="907" w:type="dxa"/>
            <w:vAlign w:val="center"/>
          </w:tcPr>
          <w:p w14:paraId="53649C55"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108.399</w:t>
            </w:r>
          </w:p>
        </w:tc>
        <w:tc>
          <w:tcPr>
            <w:tcW w:w="907" w:type="dxa"/>
            <w:vAlign w:val="center"/>
          </w:tcPr>
          <w:p w14:paraId="55CE4171"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142.137</w:t>
            </w:r>
          </w:p>
        </w:tc>
        <w:tc>
          <w:tcPr>
            <w:tcW w:w="907" w:type="dxa"/>
            <w:vAlign w:val="center"/>
          </w:tcPr>
          <w:p w14:paraId="64B180B6" w14:textId="77777777" w:rsidR="00E0585F" w:rsidRPr="00160C0F" w:rsidRDefault="00E0585F" w:rsidP="008F2450">
            <w:pPr>
              <w:keepNext/>
              <w:widowControl w:val="0"/>
              <w:spacing w:before="40" w:after="40"/>
              <w:jc w:val="right"/>
              <w:rPr>
                <w:rFonts w:asciiTheme="majorHAnsi" w:hAnsiTheme="majorHAnsi" w:cstheme="majorHAnsi"/>
              </w:rPr>
            </w:pPr>
            <w:r>
              <w:rPr>
                <w:rFonts w:asciiTheme="majorHAnsi" w:hAnsiTheme="majorHAnsi" w:cstheme="majorHAnsi"/>
                <w:b/>
              </w:rPr>
              <w:t>25.217</w:t>
            </w:r>
          </w:p>
        </w:tc>
      </w:tr>
    </w:tbl>
    <w:p w14:paraId="0CEAF5C0" w14:textId="77777777" w:rsidR="00E5464F" w:rsidRPr="00517B10" w:rsidRDefault="00E5464F" w:rsidP="00E5464F">
      <w:pPr>
        <w:ind w:firstLine="720"/>
        <w:jc w:val="both"/>
        <w:rPr>
          <w:rFonts w:asciiTheme="majorHAnsi" w:hAnsiTheme="majorHAnsi" w:cstheme="majorHAnsi"/>
          <w:sz w:val="4"/>
          <w:szCs w:val="4"/>
        </w:rPr>
      </w:pPr>
    </w:p>
    <w:p w14:paraId="2CE281A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Cơ sở vật chất (phòng TH</w:t>
      </w:r>
      <w:r>
        <w:rPr>
          <w:rFonts w:asciiTheme="majorHAnsi" w:hAnsiTheme="majorHAnsi" w:cstheme="majorHAnsi"/>
          <w:sz w:val="28"/>
          <w:szCs w:val="28"/>
          <w:shd w:val="clear" w:color="auto" w:fill="FFFFFF"/>
        </w:rPr>
        <w:noBreakHyphen/>
        <w:t xml:space="preserve">HC&amp;QT chủ trì): 06 nhóm hạng mục — sửa chữa phòng học lý thuyết 6.700 triệu đồng; khu làm việc 12.795 triệu đồng; phòng học chuyên môn, xưởng thực hành 43.750 triệu đồng; sửa chữa 03 ký túc xá 22.500 triệu đồng; khu rèn luyện thể chất, nhà ở nhà giáo 18.000 triệu đồng; công trình phụ trợ, phòng cháy chữa cháy 13.780 triệu đồng. </w:t>
      </w:r>
      <w:del w:id="1055" w:author="Mức 3 — quy ước Trường, chính tả (Claude)" w:date="2026-10-15T16:21:15Z">
        <w:r>
          <w:rPr>
            <w:rFonts w:asciiTheme="majorHAnsi" w:hAnsiTheme="majorHAnsi" w:cstheme="majorHAnsi"/>
            <w:sz w:val="28"/>
            <w:szCs w:val="28"/>
            <w:shd w:val="clear" w:color="auto" w:fill="FFFFFF"/>
          </w:rPr>
          <w:delText xml:space="preserve">Nguồn vốn: ngân sách trung ương</w:delText>
        </w:r>
      </w:del>
      <w:ins w:id="1056" w:author="Mức 3 — quy ước Trường, chính tả (Claude)" w:date="2026-10-15T16:21:15Z">
        <w:r>
          <w:rPr>
            <w:rFonts w:asciiTheme="majorHAnsi" w:hAnsiTheme="majorHAnsi" w:cstheme="majorHAnsi"/>
            <w:sz w:val="28"/>
            <w:szCs w:val="28"/>
            <w:shd w:val="clear" w:color="auto" w:fill="FFFFFF"/>
          </w:rPr>
          <w:t xml:space="preserve">Nguồn vốn: Ngân sách trung ương</w:t>
        </w:r>
      </w:ins>
      <w:r>
        <w:rPr>
          <w:rFonts w:asciiTheme="majorHAnsi" w:hAnsiTheme="majorHAnsi" w:cstheme="majorHAnsi"/>
          <w:sz w:val="28"/>
          <w:szCs w:val="28"/>
          <w:shd w:val="clear" w:color="auto" w:fill="FFFFFF"/>
        </w:rPr>
        <w:t xml:space="preserve"> 94.000 triệu đồng, ngân sách địa phương </w:t>
      </w:r>
      <w:del w:id="1035" w:author="Mức 3 — quy ước Trường, chính tả (Claude)" w:date="2026-10-15T16:21:15Z">
        <w:r>
          <w:rPr>
            <w:rFonts w:asciiTheme="majorHAnsi" w:hAnsiTheme="majorHAnsi" w:cstheme="majorHAnsi"/>
            <w:sz w:val="28"/>
            <w:szCs w:val="28"/>
            <w:shd w:val="clear" w:color="auto" w:fill="FFFFFF"/>
          </w:rPr>
          <w:delText xml:space="preserve">20.730 triệu đồng, Nhà trường 2.795</w:delText>
        </w:r>
      </w:del>
      <w:ins w:id="1036" w:author="Mức 3 — quy ước Trường, chính tả (Claude)" w:date="2026-10-15T16:21:15Z">
        <w:r>
          <w:rPr>
            <w:rFonts w:asciiTheme="majorHAnsi" w:hAnsiTheme="majorHAnsi" w:cstheme="majorHAnsi"/>
            <w:sz w:val="28"/>
            <w:szCs w:val="28"/>
            <w:shd w:val="clear" w:color="auto" w:fill="FFFFFF"/>
          </w:rPr>
          <w:t xml:space="preserve">20.730 triệu đồng, nhà trường 2.795</w:t>
        </w:r>
      </w:ins>
      <w:r>
        <w:rPr>
          <w:rFonts w:asciiTheme="majorHAnsi" w:hAnsiTheme="majorHAnsi" w:cstheme="majorHAnsi"/>
          <w:sz w:val="28"/>
          <w:szCs w:val="28"/>
          <w:shd w:val="clear" w:color="auto" w:fill="FFFFFF"/>
        </w:rPr>
        <w:t xml:space="preserve"> triệu đồng.</w:t>
      </w:r>
    </w:p>
    <w:p w14:paraId="089467F1"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Thiết bị đào tạo (phòng TH</w:t>
      </w:r>
      <w:r>
        <w:rPr>
          <w:rFonts w:asciiTheme="majorHAnsi" w:hAnsiTheme="majorHAnsi" w:cstheme="majorHAnsi"/>
          <w:sz w:val="28"/>
          <w:szCs w:val="28"/>
          <w:shd w:val="clear" w:color="auto" w:fill="FFFFFF"/>
        </w:rPr>
        <w:noBreakHyphen/>
        <w:t xml:space="preserve">HC&amp;QT chủ trì, các khoa đề xuất): Nguồn vốn gồm ngân sách trung ương vốn đầu tư 90.788 triệu đồng, vốn sự nghiệp 19.641 triệu đồng, ngân sách địa phương 160.403 triệu đồng. Các ngành, nghề có nhu cầu lớn nhất: Công nghệ ô tô 50.000 triệu đồng; Điện công nghiệp 42.550 triệu đồng; Công nghệ kỹ thuật điện, điện tử 33.770 triệu đồng; Hàn 17.627 triệu đồng; Nông nghiệp công nghệ cao 21.500 triệu đồng; Hướng dẫn du lịch 15.000 triệu đồng; Nghiệp vụ nhà hàng, khách sạn 14.340 triệu đồng.</w:t>
      </w:r>
    </w:p>
    <w:p w14:paraId="40644997"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Chuyển đổi số (phối hợp phòng QLKHCN&amp;HTPT): Nâng cấp máy chủ, mạng không dây 1.400 triệu đồng, thiết bị an ninh thông tin 400 triệu đồng, phòng thực hành máy tính 700 triệu đồng (năm 2026); phần mềm quản lý đào tạo, nền tảng học tập trực tuyến, văn phòng số, thư viện số, ứng dụng tra cứu cho người học 3.200 triệu đồng (năm 2027); học liệu số, đào tạo năng lực số cho nhà giáo, tư vấn thiết kế 1.300 triệu đồng (năm 2028).</w:t>
      </w:r>
    </w:p>
    <w:p w14:paraId="6267F2CE"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del w:id="1037" w:author="Mức 3 — quy ước Trường, chính tả (Claude)" w:date="2026-10-15T16:21:15Z">
        <w:r>
          <w:rPr>
            <w:rFonts w:asciiTheme="majorHAnsi" w:hAnsiTheme="majorHAnsi" w:cstheme="majorHAnsi"/>
            <w:b/>
            <w:bCs/>
            <w:sz w:val="28"/>
            <w:szCs w:val="28"/>
          </w:rPr>
          <w:delText xml:space="preserve">6. Các hồ sơ Nhà trường đã đề xuất</w:delText>
        </w:r>
      </w:del>
      <w:ins w:id="1038" w:author="Mức 3 — quy ước Trường, chính tả (Claude)" w:date="2026-10-15T16:21:15Z">
        <w:r>
          <w:rPr>
            <w:rFonts w:asciiTheme="majorHAnsi" w:hAnsiTheme="majorHAnsi" w:cstheme="majorHAnsi"/>
            <w:b/>
            <w:bCs/>
            <w:sz w:val="28"/>
            <w:szCs w:val="28"/>
          </w:rPr>
          <w:t xml:space="preserve">6. Các hồ sơ nhà trường đã đề xuất</w:t>
        </w:r>
      </w:ins>
      <w:r>
        <w:rPr>
          <w:rFonts w:asciiTheme="majorHAnsi" w:hAnsiTheme="majorHAnsi" w:cstheme="majorHAnsi"/>
          <w:b/>
          <w:bCs/>
          <w:sz w:val="28"/>
          <w:szCs w:val="28"/>
        </w:rPr>
        <w:t xml:space="preserve"> cấp trên về nhu cầu đầu tư</w:t>
      </w:r>
    </w:p>
    <w:p w14:paraId="48DAB794" w14:textId="77777777" w:rsidR="00863368" w:rsidRDefault="00FC29CA" w:rsidP="006465FF">
      <w:pPr>
        <w:keepNext/>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Số liệu ở Mục 5 là nhu cầu đầy đủ của Đề án. Phần nhu cầu đã đề xuất vào các chương trình mục tiêu quốc gia như sau:</w:t>
      </w:r>
    </w:p>
    <w:tbl>
      <w:tblPr>
        <w:tblStyle w:val="TableGrid"/>
        <w:tblW w:w="9066" w:type="dxa"/>
        <w:jc w:val="center"/>
        <w:tblLook w:val="04A0" w:firstRow="1" w:lastRow="0" w:firstColumn="1" w:lastColumn="0" w:noHBand="0" w:noVBand="1"/>
      </w:tblPr>
      <w:tblGrid>
        <w:gridCol w:w="563"/>
        <w:gridCol w:w="2527"/>
        <w:gridCol w:w="1256"/>
        <w:gridCol w:w="1316"/>
        <w:gridCol w:w="1339"/>
        <w:gridCol w:w="2065"/>
      </w:tblGrid>
      <w:tr w:rsidR="00E0585F" w:rsidRPr="00E0585F" w14:paraId="25A85E25" w14:textId="77777777" w:rsidTr="008F2450">
        <w:trPr>
          <w:cantSplit/>
          <w:tblHeader/>
          <w:jc w:val="center"/>
        </w:trPr>
        <w:tc>
          <w:tcPr>
            <w:tcW w:w="453" w:type="dxa"/>
            <w:vAlign w:val="center"/>
          </w:tcPr>
          <w:p w14:paraId="09C19471"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176" w:type="dxa"/>
            <w:vAlign w:val="center"/>
          </w:tcPr>
          <w:p w14:paraId="62686733"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Hồ sơ đề xuất</w:t>
            </w:r>
          </w:p>
        </w:tc>
        <w:tc>
          <w:tcPr>
            <w:tcW w:w="997" w:type="dxa"/>
            <w:vAlign w:val="center"/>
          </w:tcPr>
          <w:p w14:paraId="5A4BF98D"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Tổng kinh phí (triệu đồng)</w:t>
            </w:r>
          </w:p>
        </w:tc>
        <w:tc>
          <w:tcPr>
            <w:tcW w:w="1541" w:type="dxa"/>
            <w:vAlign w:val="center"/>
          </w:tcPr>
          <w:p w14:paraId="2FB170E3"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Trong đó</w:t>
            </w:r>
          </w:p>
        </w:tc>
        <w:tc>
          <w:tcPr>
            <w:tcW w:w="1995" w:type="dxa"/>
            <w:vAlign w:val="center"/>
          </w:tcPr>
          <w:p w14:paraId="45448610"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Nội dung chính</w:t>
            </w:r>
          </w:p>
        </w:tc>
        <w:tc>
          <w:tcPr>
            <w:tcW w:w="1904" w:type="dxa"/>
            <w:vAlign w:val="center"/>
          </w:tcPr>
          <w:p w14:paraId="70D7E63B"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Tình trạng</w:t>
            </w:r>
          </w:p>
        </w:tc>
      </w:tr>
      <w:tr w:rsidR="00E0585F" w:rsidRPr="00E0585F" w14:paraId="7D93049E" w14:textId="77777777" w:rsidTr="008F2450">
        <w:trPr>
          <w:cantSplit/>
          <w:jc w:val="center"/>
        </w:trPr>
        <w:tc>
          <w:tcPr>
            <w:tcW w:w="453" w:type="dxa"/>
            <w:vAlign w:val="center"/>
          </w:tcPr>
          <w:p w14:paraId="47307CE5"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176" w:type="dxa"/>
            <w:vAlign w:val="center"/>
          </w:tcPr>
          <w:p w14:paraId="2A3433A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nâng cao chất lượng giáo dục và đào tạo — Dự án thành phần 2 (Công văn số 642, 643/CĐKT</w:t>
            </w:r>
            <w:r>
              <w:rPr>
                <w:rFonts w:asciiTheme="majorHAnsi" w:hAnsiTheme="majorHAnsi" w:cstheme="majorHAnsi"/>
              </w:rPr>
              <w:noBreakHyphen/>
              <w:t xml:space="preserve">THHCQT ngày 08/9/2026)</w:t>
            </w:r>
          </w:p>
        </w:tc>
        <w:tc>
          <w:tcPr>
            <w:tcW w:w="997" w:type="dxa"/>
            <w:vAlign w:val="center"/>
          </w:tcPr>
          <w:p w14:paraId="2FAEA566"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192.857,1</w:t>
            </w:r>
          </w:p>
        </w:tc>
        <w:tc>
          <w:tcPr>
            <w:tcW w:w="1541" w:type="dxa"/>
            <w:vAlign w:val="center"/>
          </w:tcPr>
          <w:p w14:paraId="5A0C0D1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xml:space="preserve">Ngân sách trung ương 150.000; ngân sách địa phương 21.428,6; </w:t>
            </w:r>
            <w:del w:id="1047" w:author="Mức 3 — quy ước Trường, chính tả (Claude)" w:date="2026-10-15T16:21:15Z">
              <w:r>
                <w:rPr>
                  <w:rFonts w:asciiTheme="majorHAnsi" w:hAnsiTheme="majorHAnsi" w:cstheme="majorHAnsi"/>
                </w:rPr>
                <w:delText xml:space="preserve">Nhà trường 21.428,6</w:delText>
              </w:r>
            </w:del>
            <w:ins w:id="1048" w:author="Mức 3 — quy ước Trường, chính tả (Claude)" w:date="2026-10-15T16:21:15Z">
              <w:r>
                <w:rPr>
                  <w:rFonts w:asciiTheme="majorHAnsi" w:hAnsiTheme="majorHAnsi" w:cstheme="majorHAnsi"/>
                </w:rPr>
                <w:t xml:space="preserve">nhà trường 21.428,6</w:t>
              </w:r>
            </w:ins>
          </w:p>
        </w:tc>
        <w:tc>
          <w:tcPr>
            <w:tcW w:w="1995" w:type="dxa"/>
            <w:vAlign w:val="center"/>
          </w:tcPr>
          <w:p w14:paraId="1B5E75A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chuyển đổi số, chương trình đào tạo tại 05 cơ sở, ưu tiên 11 ngành, nghề</w:t>
            </w:r>
          </w:p>
        </w:tc>
        <w:tc>
          <w:tcPr>
            <w:tcW w:w="1904" w:type="dxa"/>
            <w:vAlign w:val="center"/>
          </w:tcPr>
          <w:p w14:paraId="11D398A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Đã gửi Sở Giáo dục và Đào tạo, Bộ Giáo dục và Đào tạo; chưa có văn bản giao kế hoạch vốn. Dự toán chuẩn bị đầu tư 5.056,8 triệu đồng (Quyết định số 1951/QĐ</w:t>
            </w:r>
            <w:r>
              <w:rPr>
                <w:rFonts w:asciiTheme="majorHAnsi" w:hAnsiTheme="majorHAnsi" w:cstheme="majorHAnsi"/>
              </w:rPr>
              <w:noBreakHyphen/>
              <w:t xml:space="preserve">CĐKT)</w:t>
            </w:r>
          </w:p>
        </w:tc>
      </w:tr>
      <w:tr w:rsidR="00E0585F" w:rsidRPr="00E0585F" w14:paraId="56312F34" w14:textId="77777777" w:rsidTr="008F2450">
        <w:trPr>
          <w:cantSplit/>
          <w:jc w:val="center"/>
        </w:trPr>
        <w:tc>
          <w:tcPr>
            <w:tcW w:w="453" w:type="dxa"/>
            <w:vAlign w:val="center"/>
          </w:tcPr>
          <w:p w14:paraId="0C25211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176" w:type="dxa"/>
            <w:vAlign w:val="center"/>
          </w:tcPr>
          <w:p w14:paraId="0772C387"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 Dự án thành phần 4 (kinh phí thường xuyên)</w:t>
            </w:r>
          </w:p>
        </w:tc>
        <w:tc>
          <w:tcPr>
            <w:tcW w:w="997" w:type="dxa"/>
            <w:vAlign w:val="center"/>
          </w:tcPr>
          <w:p w14:paraId="58C3BB8D"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15.125</w:t>
            </w:r>
          </w:p>
        </w:tc>
        <w:tc>
          <w:tcPr>
            <w:tcW w:w="1541" w:type="dxa"/>
            <w:vAlign w:val="center"/>
          </w:tcPr>
          <w:p w14:paraId="67FF023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Ngân sách trung ương 12.100; ngân sách địa phương 3.025</w:t>
            </w:r>
          </w:p>
        </w:tc>
        <w:tc>
          <w:tcPr>
            <w:tcW w:w="1995" w:type="dxa"/>
            <w:vAlign w:val="center"/>
          </w:tcPr>
          <w:p w14:paraId="3D03CFD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1904" w:type="dxa"/>
            <w:vAlign w:val="center"/>
          </w:tcPr>
          <w:p w14:paraId="5649543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Đã gửi như mục 1; đề nghị chuyển phần vốn năm 2026 sang năm 2027</w:t>
            </w:r>
          </w:p>
        </w:tc>
      </w:tr>
      <w:tr w:rsidR="00E0585F" w:rsidRPr="00E0585F" w14:paraId="34746F61" w14:textId="77777777" w:rsidTr="008F2450">
        <w:trPr>
          <w:cantSplit/>
          <w:jc w:val="center"/>
        </w:trPr>
        <w:tc>
          <w:tcPr>
            <w:tcW w:w="453" w:type="dxa"/>
            <w:vAlign w:val="center"/>
          </w:tcPr>
          <w:p w14:paraId="37ECBA9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176" w:type="dxa"/>
            <w:vAlign w:val="center"/>
          </w:tcPr>
          <w:p w14:paraId="0FBE8DB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xml:space="preserve">Chương trình mục tiêu quốc gia xây dựng nông thôn mới, giảm nghèo bền vững, phát triển kinh tế - xã hội vùng đồng bào dân tộc thiểu số và miền núi </w:t>
            </w:r>
            <w:del w:id="1016" w:author="Mức 2 — số liệu, viện dẫn, nội dung (Claude)" w:date="2026-10-15T16:21:15Z">
              <w:r>
                <w:rPr>
                  <w:rFonts w:asciiTheme="majorHAnsi" w:hAnsiTheme="majorHAnsi" w:cstheme="majorHAnsi"/>
                </w:rPr>
                <w:delText xml:space="preserve">(Báo cáo số 326/BC</w:delText>
              </w:r>
            </w:del>
            <w:del w:id="1017" w:author="Mức 2 — số liệu, viện dẫn, nội dung (Claude)" w:date="2026-10-15T16:21:15Z">
              <w:r>
                <w:rPr>
                  <w:rFonts w:asciiTheme="majorHAnsi" w:hAnsiTheme="majorHAnsi" w:cstheme="majorHAnsi"/>
                </w:rPr>
                <w:delText xml:space="preserve">-CĐKT, đề xuất lần 2 ngày 14/9/2026)</w:delText>
              </w:r>
            </w:del>
            <w:ins w:id="1018" w:author="Mức 2 — số liệu, viện dẫn, nội dung (Claude)" w:date="2026-10-15T16:21:15Z">
              <w:r>
                <w:rPr>
                  <w:rFonts w:asciiTheme="majorHAnsi" w:hAnsiTheme="majorHAnsi" w:cstheme="majorHAnsi"/>
                </w:rPr>
                <w:t xml:space="preserve">(Báo cáo số 427/BC</w:t>
                <w:noBreakHyphen/>
                <w:t xml:space="preserve">CĐKT ngày 24/9/2026; đề xuất lần 2 theo Báo cáo số 326/BC</w:t>
                <w:noBreakHyphen/>
                <w:t xml:space="preserve">CĐKT ghi ngày 14/9/2026)</w:t>
              </w:r>
            </w:ins>
          </w:p>
        </w:tc>
        <w:tc>
          <w:tcPr>
            <w:tcW w:w="997" w:type="dxa"/>
            <w:vAlign w:val="center"/>
          </w:tcPr>
          <w:p w14:paraId="1C4E958C" w14:textId="77777777" w:rsidR="00E0585F" w:rsidRPr="00160C0F" w:rsidRDefault="00E0585F" w:rsidP="008F2450">
            <w:pPr>
              <w:widowControl w:val="0"/>
              <w:spacing w:before="40" w:after="40"/>
              <w:jc w:val="right"/>
              <w:rPr>
                <w:rFonts w:asciiTheme="majorHAnsi" w:hAnsiTheme="majorHAnsi" w:cstheme="majorHAnsi"/>
              </w:rPr>
            </w:pPr>
            <w:r>
              <w:rPr>
                <w:rFonts w:asciiTheme="majorHAnsi" w:hAnsiTheme="majorHAnsi" w:cstheme="majorHAnsi"/>
              </w:rPr>
              <w:t>24.894</w:t>
            </w:r>
          </w:p>
        </w:tc>
        <w:tc>
          <w:tcPr>
            <w:tcW w:w="1541" w:type="dxa"/>
            <w:vAlign w:val="center"/>
          </w:tcPr>
          <w:p w14:paraId="0DCBD1F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03 ký túc xá 22.500; mua 02 mô hình xe ô tô con số tự động 2.394</w:t>
            </w:r>
          </w:p>
        </w:tc>
        <w:tc>
          <w:tcPr>
            <w:tcW w:w="1995" w:type="dxa"/>
            <w:vAlign w:val="center"/>
          </w:tcPr>
          <w:p w14:paraId="5F42836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ký túc xá G, H (Cơ sở 1), ký túc xá Cơ sở 4; thiết bị ngành Công nghệ ô tô</w:t>
            </w:r>
          </w:p>
        </w:tc>
        <w:tc>
          <w:tcPr>
            <w:tcW w:w="1904" w:type="dxa"/>
            <w:vAlign w:val="center"/>
          </w:tcPr>
          <w:p w14:paraId="15B74F93" w14:textId="77777777" w:rsidR="00E0585F" w:rsidRPr="00160C0F" w:rsidRDefault="00E0585F" w:rsidP="008F2450">
            <w:pPr>
              <w:widowControl w:val="0"/>
              <w:spacing w:before="40" w:after="40"/>
              <w:rPr>
                <w:rFonts w:asciiTheme="majorHAnsi" w:hAnsiTheme="majorHAnsi" w:cstheme="majorHAnsi"/>
              </w:rPr>
            </w:pPr>
            <w:del w:id="1019" w:author="Mức 2 — số liệu, viện dẫn, nội dung (Claude)" w:date="2026-10-15T16:21:15Z">
              <w:r>
                <w:rPr>
                  <w:rFonts w:asciiTheme="majorHAnsi" w:hAnsiTheme="majorHAnsi" w:cstheme="majorHAnsi"/>
                </w:rPr>
                <w:delText xml:space="preserve">Đang chuẩn bị đầu tư; vốn giao năm 2026</w:delText>
              </w:r>
            </w:del>
            <w:ins w:id="1020" w:author="Mức 2 — số liệu, viện dẫn, nội dung (Claude)" w:date="2026-10-15T16:21:15Z">
              <w:r>
                <w:rPr>
                  <w:rFonts w:asciiTheme="majorHAnsi" w:hAnsiTheme="majorHAnsi" w:cstheme="majorHAnsi"/>
                </w:rPr>
                <w:t xml:space="preserve">Dự án chưa được phê duyệt, tổng mức đầu tư chưa xác định chính xác; đang chuẩn bị đầu tư; vốn giao năm 2026</w:t>
              </w:r>
            </w:ins>
            <w:r>
              <w:rPr>
                <w:rFonts w:asciiTheme="majorHAnsi" w:hAnsiTheme="majorHAnsi" w:cstheme="majorHAnsi"/>
              </w:rPr>
              <w:t xml:space="preserve"> là 260 triệu đồng (Quyết định số 805/QĐ</w:t>
            </w:r>
            <w:r>
              <w:rPr>
                <w:rFonts w:asciiTheme="majorHAnsi" w:hAnsiTheme="majorHAnsi" w:cstheme="majorHAnsi"/>
              </w:rPr>
              <w:noBreakHyphen/>
              <w:t xml:space="preserve">UBND), chưa giải ngân</w:t>
            </w:r>
          </w:p>
        </w:tc>
      </w:tr>
    </w:tbl>
    <w:p w14:paraId="71E19FD2" w14:textId="77777777" w:rsidR="00E5464F" w:rsidRPr="00517B10" w:rsidRDefault="00E5464F" w:rsidP="00E5464F">
      <w:pPr>
        <w:ind w:firstLine="720"/>
        <w:jc w:val="both"/>
        <w:rPr>
          <w:rFonts w:asciiTheme="majorHAnsi" w:hAnsiTheme="majorHAnsi" w:cstheme="majorHAnsi"/>
          <w:sz w:val="4"/>
          <w:szCs w:val="4"/>
        </w:rPr>
      </w:pPr>
    </w:p>
    <w:p w14:paraId="77BD355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Các hồ sơ có nội dung chồng lấn với nhau và với Đề án số 07/ĐA</w:t>
      </w:r>
      <w:r>
        <w:rPr>
          <w:rFonts w:asciiTheme="majorHAnsi" w:hAnsiTheme="majorHAnsi" w:cstheme="majorHAnsi"/>
          <w:sz w:val="28"/>
          <w:szCs w:val="28"/>
          <w:shd w:val="clear" w:color="auto" w:fill="FFFFFF"/>
        </w:rPr>
        <w:noBreakHyphen/>
        <w:t xml:space="preserve">CĐKT: 03 hạng mục ký túc xá (3 x 7.500 triệu đồng) ở hồ sơ thứ 3 đồng thời là hạng mục năm 2026 của Đề án; hồ sơ thứ nhất và hồ sơ thứ ba đều có nội dung cải tạo cơ sở vật chất, mua sắm thiết bị tại </w:t>
      </w:r>
      <w:del w:id="1039" w:author="Mức 3 — quy ước Trường, chính tả (Claude)" w:date="2026-10-15T16:21:15Z">
        <w:r>
          <w:rPr>
            <w:rFonts w:asciiTheme="majorHAnsi" w:hAnsiTheme="majorHAnsi" w:cstheme="majorHAnsi"/>
            <w:sz w:val="28"/>
            <w:szCs w:val="28"/>
            <w:shd w:val="clear" w:color="auto" w:fill="FFFFFF"/>
          </w:rPr>
          <w:delText xml:space="preserve">các cơ sở của Nhà trường. Khi cộng</w:delText>
        </w:r>
      </w:del>
      <w:ins w:id="1040" w:author="Mức 3 — quy ước Trường, chính tả (Claude)" w:date="2026-10-15T16:21:15Z">
        <w:r>
          <w:rPr>
            <w:rFonts w:asciiTheme="majorHAnsi" w:hAnsiTheme="majorHAnsi" w:cstheme="majorHAnsi"/>
            <w:sz w:val="28"/>
            <w:szCs w:val="28"/>
            <w:shd w:val="clear" w:color="auto" w:fill="FFFFFF"/>
          </w:rPr>
          <w:t xml:space="preserve">các cơ sở của nhà trường. Khi cộng</w:t>
        </w:r>
      </w:ins>
      <w:r>
        <w:rPr>
          <w:rFonts w:asciiTheme="majorHAnsi" w:hAnsiTheme="majorHAnsi" w:cstheme="majorHAnsi"/>
          <w:sz w:val="28"/>
          <w:szCs w:val="28"/>
          <w:shd w:val="clear" w:color="auto" w:fill="FFFFFF"/>
        </w:rPr>
        <w:t xml:space="preserve"> số liệu để trình Sở Giáo dục và Đào tạo cần tránh tính trùng; ranh giới hạng mục giữa các chương trình </w:t>
      </w:r>
      <w:del w:id="1041" w:author="Mức 3 — quy ước Trường, chính tả (Claude)" w:date="2026-10-15T16:21:15Z">
        <w:r>
          <w:rPr>
            <w:rFonts w:asciiTheme="majorHAnsi" w:hAnsiTheme="majorHAnsi" w:cstheme="majorHAnsi"/>
            <w:sz w:val="28"/>
            <w:szCs w:val="28"/>
            <w:shd w:val="clear" w:color="auto" w:fill="FFFFFF"/>
          </w:rPr>
          <w:delText xml:space="preserve">do Nhà trường phối hợp</w:delText>
        </w:r>
      </w:del>
      <w:ins w:id="1042" w:author="Mức 3 — quy ước Trường, chính tả (Claude)" w:date="2026-10-15T16:21:15Z">
        <w:r>
          <w:rPr>
            <w:rFonts w:asciiTheme="majorHAnsi" w:hAnsiTheme="majorHAnsi" w:cstheme="majorHAnsi"/>
            <w:sz w:val="28"/>
            <w:szCs w:val="28"/>
            <w:shd w:val="clear" w:color="auto" w:fill="FFFFFF"/>
          </w:rPr>
          <w:t xml:space="preserve">do nhà trường phối hợp</w:t>
        </w:r>
      </w:ins>
      <w:r>
        <w:rPr>
          <w:rFonts w:asciiTheme="majorHAnsi" w:hAnsiTheme="majorHAnsi" w:cstheme="majorHAnsi"/>
          <w:sz w:val="28"/>
          <w:szCs w:val="28"/>
          <w:shd w:val="clear" w:color="auto" w:fill="FFFFFF"/>
        </w:rPr>
        <w:t xml:space="preserve"> các Sở phân định (Thông báo số 916/TB</w:t>
      </w:r>
      <w:r>
        <w:rPr>
          <w:rFonts w:asciiTheme="majorHAnsi" w:hAnsiTheme="majorHAnsi" w:cstheme="majorHAnsi"/>
          <w:sz w:val="28"/>
          <w:szCs w:val="28"/>
          <w:shd w:val="clear" w:color="auto" w:fill="FFFFFF"/>
        </w:rPr>
        <w:noBreakHyphen/>
        <w:t xml:space="preserve">UBND, mục 3.b).</w:t>
      </w:r>
    </w:p>
    <w:p w14:paraId="30B46D2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Phân kỳ năm 2026 của Đề án (28.980 triệu đồng cơ sở vật chất) lớn hơn nhiều so với vốn đã giao (260 triệu đồng) và thời gian còn lại; đề xuất chuyển phần chưa thực hiện được sang các năm 2027 - 2028.</w:t>
      </w:r>
    </w:p>
    <w:p w14:paraId="14CB3DB8"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 Nhiệm vụ, giải pháp và kiến nghị</w:t>
      </w:r>
    </w:p>
    <w:p w14:paraId="540B6E32"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7.1. Nhiệm vụ, giải pháp (Biểu 04 kèm theo)</w:t>
      </w:r>
    </w:p>
    <w:p w14:paraId="558F506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Hoàn thành thủ tục chuẩn bị đầu tư hai dự án (Quyết định số 1951/QĐ</w:t>
      </w:r>
      <w:r>
        <w:rPr>
          <w:rFonts w:asciiTheme="majorHAnsi" w:hAnsiTheme="majorHAnsi" w:cstheme="majorHAnsi"/>
          <w:sz w:val="28"/>
          <w:szCs w:val="28"/>
          <w:shd w:val="clear" w:color="auto" w:fill="FFFFFF"/>
        </w:rPr>
        <w:noBreakHyphen/>
        <w:t xml:space="preserve">CĐKT, Quyết định số 1899/QĐ</w:t>
      </w:r>
      <w:r>
        <w:rPr>
          <w:rFonts w:asciiTheme="majorHAnsi" w:hAnsiTheme="majorHAnsi" w:cstheme="majorHAnsi"/>
          <w:sz w:val="28"/>
          <w:szCs w:val="28"/>
          <w:shd w:val="clear" w:color="auto" w:fill="FFFFFF"/>
        </w:rPr>
        <w:noBreakHyphen/>
        <w:t xml:space="preserve">CĐKT): Lựa chọn tư vấn, khảo sát, lập báo cáo nghiên cứu khả thi khi có quyết định giao kế hoạch vốn.</w:t>
      </w:r>
    </w:p>
    <w:p w14:paraId="760C49E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Kiểm kê, thống nhất số liệu diện tích, phòng học, xưởng thực hành, thiết bị làm cơ sở cho hồ sơ gửi các cấp; rà soát, phân định hạng mục giữa các chương trình, đề án để không trùng lặp.</w:t>
      </w:r>
    </w:p>
    <w:p w14:paraId="507BC52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Ưu tiên sửa chữa cấp bách ký túc xá, nhà ở nhà giáo, hệ thống phòng cháy chữa cháy; khai thác tối ưu công năng hệ thống nhà, đất, thiết bị hiện có; chuẩn hóa khu thực hành, đầu tư thiết bị theo thứ tự ngành, nghề trọng điểm để đạt tối thiểu 30% thiết bị có trình độ công nghệ tiên tiến.</w:t>
      </w:r>
    </w:p>
    <w:p w14:paraId="3747902F"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7.2. Kiến nghị, đề xuất</w:t>
      </w:r>
    </w:p>
    <w:p w14:paraId="4F733031"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Đối với UBND tỉnh, Sở Tài chính, Sở Giáo dục và Đào tạo: Bố trí vốn đầu tư công trung hạn và hằng năm cho </w:t>
      </w:r>
      <w:del w:id="1043" w:author="Mức 3 — quy ước Trường, chính tả (Claude)" w:date="2026-10-15T16:21:15Z">
        <w:r>
          <w:rPr>
            <w:rFonts w:asciiTheme="majorHAnsi" w:hAnsiTheme="majorHAnsi" w:cstheme="majorHAnsi"/>
            <w:sz w:val="28"/>
            <w:szCs w:val="28"/>
            <w:shd w:val="clear" w:color="auto" w:fill="FFFFFF"/>
          </w:rPr>
          <w:delText xml:space="preserve">các dự án của Nhà trường;</w:delText>
        </w:r>
      </w:del>
      <w:ins w:id="1044" w:author="Mức 3 — quy ước Trường, chính tả (Claude)" w:date="2026-10-15T16:21:15Z">
        <w:r>
          <w:rPr>
            <w:rFonts w:asciiTheme="majorHAnsi" w:hAnsiTheme="majorHAnsi" w:cstheme="majorHAnsi"/>
            <w:sz w:val="28"/>
            <w:szCs w:val="28"/>
            <w:shd w:val="clear" w:color="auto" w:fill="FFFFFF"/>
          </w:rPr>
          <w:t xml:space="preserve">các dự án của nhà trường;</w:t>
        </w:r>
      </w:ins>
      <w:r>
        <w:rPr>
          <w:rFonts w:asciiTheme="majorHAnsi" w:hAnsiTheme="majorHAnsi" w:cstheme="majorHAnsi"/>
          <w:sz w:val="28"/>
          <w:szCs w:val="28"/>
          <w:shd w:val="clear" w:color="auto" w:fill="FFFFFF"/>
        </w:rPr>
        <w:t xml:space="preserve"> bố trí vốn chuẩn bị đầu tư tương ứng dự toán đã phê duyệt; có văn bản xác nhận khả năng bố trí vốn đối ứng ngân sách địa phương.</w:t>
      </w:r>
    </w:p>
    <w:p w14:paraId="110CAED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các Sở: Hướng dẫn trình tự, thủ tục mua sắm thiết bị, sửa chữa cơ sở vật chất (Thông báo số 916/TB</w:t>
      </w:r>
      <w:r>
        <w:rPr>
          <w:rFonts w:asciiTheme="majorHAnsi" w:hAnsiTheme="majorHAnsi" w:cstheme="majorHAnsi"/>
          <w:sz w:val="28"/>
          <w:szCs w:val="28"/>
          <w:shd w:val="clear" w:color="auto" w:fill="FFFFFF"/>
        </w:rPr>
        <w:noBreakHyphen/>
        <w:t xml:space="preserve">UBND, mục 3.c); hướng dẫn phân định ranh giới giữa các chương trình mục tiêu quốc gia.</w:t>
      </w:r>
    </w:p>
    <w:p w14:paraId="2E9BCB7D"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nội dung cung cấp thông tin, số liệu về cơ sở vật chất, thiết bị đào tạo và nhu cầu đầu tư giai đoạn 2026 - 2030 của phòng TH</w:t>
      </w:r>
      <w:r>
        <w:rPr>
          <w:rFonts w:asciiTheme="majorHAnsi" w:hAnsiTheme="majorHAnsi" w:cstheme="majorHAnsi"/>
          <w:sz w:val="28"/>
          <w:szCs w:val="28"/>
        </w:rPr>
        <w:noBreakHyphen/>
        <w:t xml:space="preserve">HC&amp;QT; biểu số liệu kèm theo. Kính đề nghị phòng QLĐT&amp;BĐCL tổng hợp vào </w:t>
      </w:r>
      <w:del w:id="1045" w:author="Mức 3 — quy ước Trường, chính tả (Claude)" w:date="2026-10-15T16:21:15Z">
        <w:r>
          <w:rPr>
            <w:rFonts w:asciiTheme="majorHAnsi" w:hAnsiTheme="majorHAnsi" w:cstheme="majorHAnsi"/>
            <w:sz w:val="28"/>
            <w:szCs w:val="28"/>
          </w:rPr>
          <w:delText xml:space="preserve">báo cáo của Nhà trường./.</w:delText>
        </w:r>
      </w:del>
      <w:ins w:id="1046" w:author="Mức 3 — quy ước Trường, chính tả (Claude)" w:date="2026-10-15T16:21:15Z">
        <w:r>
          <w:rPr>
            <w:rFonts w:asciiTheme="majorHAnsi" w:hAnsiTheme="majorHAnsi" w:cstheme="majorHAnsi"/>
            <w:sz w:val="28"/>
            <w:szCs w:val="28"/>
          </w:rPr>
          <w:t xml:space="preserve">báo cáo của nhà trường./.</w:t>
        </w:r>
      </w:ins>
    </w:p>
    <w:p w14:paraId="29DA5766"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2D8D51C1" w14:textId="77777777" w:rsidTr="004B4C8F">
        <w:trPr>
          <w:trHeight w:val="652"/>
          <w:jc w:val="center"/>
        </w:trPr>
        <w:tc>
          <w:tcPr>
            <w:tcW w:w="3828" w:type="dxa"/>
          </w:tcPr>
          <w:p w14:paraId="3857A77E" w14:textId="77777777" w:rsidR="005137E8" w:rsidRPr="00517B10" w:rsidRDefault="00000000"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15C15289" w14:textId="77777777" w:rsidR="005137E8" w:rsidRPr="00517B10" w:rsidRDefault="00000000"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488095E" w14:textId="77777777" w:rsidR="005137E8" w:rsidRPr="00335ACD" w:rsidRDefault="00000000"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Lãnh đạo Trường;</w:t>
            </w:r>
          </w:p>
          <w:p w14:paraId="61DC2C72" w14:textId="77777777" w:rsidR="004B4C8F" w:rsidRPr="00517B10" w:rsidRDefault="00000000"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56A1EE53" w14:textId="77777777"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1D40C8FC" w14:textId="7777777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596B356D" w14:textId="7777777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00ED7430" w14:textId="77777777" w:rsidR="004B4C8F" w:rsidRPr="006D2C45" w:rsidRDefault="004B4C8F" w:rsidP="004B4C8F">
            <w:pPr>
              <w:jc w:val="center"/>
              <w:rPr>
                <w:rFonts w:asciiTheme="majorHAnsi" w:hAnsiTheme="majorHAnsi" w:cstheme="majorHAnsi"/>
                <w:b/>
                <w:bCs/>
                <w:iCs/>
                <w:noProof/>
                <w:color w:val="000000"/>
                <w:sz w:val="28"/>
                <w:szCs w:val="28"/>
              </w:rPr>
            </w:pPr>
          </w:p>
          <w:p w14:paraId="308F03E5" w14:textId="77777777" w:rsidR="004B4C8F" w:rsidRDefault="004B4C8F" w:rsidP="004B4C8F">
            <w:pPr>
              <w:jc w:val="center"/>
              <w:rPr>
                <w:rFonts w:asciiTheme="majorHAnsi" w:hAnsiTheme="majorHAnsi" w:cstheme="majorHAnsi"/>
                <w:b/>
                <w:bCs/>
                <w:iCs/>
                <w:noProof/>
                <w:color w:val="000000"/>
                <w:sz w:val="28"/>
                <w:szCs w:val="28"/>
                <w:lang w:val="nl-BE"/>
              </w:rPr>
            </w:pPr>
          </w:p>
          <w:p w14:paraId="79953358" w14:textId="77777777" w:rsidR="008F2450" w:rsidRDefault="008F2450" w:rsidP="004B4C8F">
            <w:pPr>
              <w:jc w:val="center"/>
              <w:rPr>
                <w:rFonts w:asciiTheme="majorHAnsi" w:hAnsiTheme="majorHAnsi" w:cstheme="majorHAnsi"/>
                <w:b/>
                <w:bCs/>
                <w:iCs/>
                <w:noProof/>
                <w:color w:val="000000"/>
                <w:sz w:val="28"/>
                <w:szCs w:val="28"/>
                <w:lang w:val="nl-BE"/>
              </w:rPr>
            </w:pPr>
          </w:p>
          <w:p w14:paraId="6BDFA36D" w14:textId="77777777" w:rsidR="008F2450" w:rsidRDefault="008F2450" w:rsidP="004B4C8F">
            <w:pPr>
              <w:jc w:val="center"/>
              <w:rPr>
                <w:rFonts w:asciiTheme="majorHAnsi" w:hAnsiTheme="majorHAnsi" w:cstheme="majorHAnsi"/>
                <w:b/>
                <w:bCs/>
                <w:iCs/>
                <w:noProof/>
                <w:color w:val="000000"/>
                <w:sz w:val="28"/>
                <w:szCs w:val="28"/>
                <w:lang w:val="nl-BE"/>
              </w:rPr>
            </w:pPr>
          </w:p>
          <w:p w14:paraId="7D8D76C5" w14:textId="77777777" w:rsidR="008F2450" w:rsidRPr="00335ACD" w:rsidRDefault="008F2450" w:rsidP="004B4C8F">
            <w:pPr>
              <w:jc w:val="center"/>
              <w:rPr>
                <w:rFonts w:asciiTheme="majorHAnsi" w:hAnsiTheme="majorHAnsi" w:cstheme="majorHAnsi"/>
                <w:b/>
                <w:color w:val="000000"/>
                <w:sz w:val="28"/>
                <w:szCs w:val="28"/>
                <w:lang w:val="nl-BE"/>
              </w:rPr>
            </w:pPr>
          </w:p>
          <w:p w14:paraId="37124C3E"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5403B6EC" w14:textId="77777777" w:rsidR="004B4C8F" w:rsidRPr="00335ACD" w:rsidRDefault="004B4C8F" w:rsidP="004B4C8F">
            <w:pPr>
              <w:jc w:val="center"/>
              <w:rPr>
                <w:rFonts w:asciiTheme="majorHAnsi" w:hAnsiTheme="majorHAnsi" w:cstheme="majorHAnsi"/>
                <w:b/>
                <w:color w:val="000000"/>
                <w:sz w:val="18"/>
                <w:szCs w:val="18"/>
                <w:lang w:val="nl-BE"/>
              </w:rPr>
            </w:pPr>
          </w:p>
        </w:tc>
      </w:tr>
    </w:tbl>
    <w:p w14:paraId="218620AC" w14:textId="77777777" w:rsidR="00DE7121" w:rsidRDefault="00DE7121">
      <w:pPr>
        <w:sectPr w:rsidR="00DE7121" w:rsidSect="00C67CE8">
          <w:headerReference w:type="default" r:id="rId8"/>
          <w:pgSz w:w="11907" w:h="16840" w:code="9"/>
          <w:pgMar w:top="1134" w:right="1134" w:bottom="1134" w:left="1701" w:header="720" w:footer="720" w:gutter="0"/>
          <w:cols w:space="708"/>
          <w:titlePg/>
          <w:docGrid w:linePitch="381"/>
        </w:sectPr>
      </w:pPr>
    </w:p>
    <w:p w14:paraId="31A02BDF"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PHỤ LỤC</w:t>
      </w:r>
    </w:p>
    <w:p w14:paraId="68BFC521" w14:textId="77777777"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Biểu 04: Đề xuất nhiệm vụ, giải pháp và kinh phí cho giai đoạn 2026 - 2030 (phần do phòng TH</w:t>
      </w:r>
      <w:r w:rsidRPr="00517B10">
        <w:rPr>
          <w:rFonts w:asciiTheme="majorHAnsi" w:hAnsiTheme="majorHAnsi" w:cstheme="majorHAnsi"/>
          <w:b/>
          <w:bCs/>
          <w:sz w:val="28"/>
          <w:szCs w:val="28"/>
        </w:rPr>
        <w:noBreakHyphen/>
        <w:t xml:space="preserve">HC&amp;QT chủ trì, phối hợp)</w:t>
      </w:r>
    </w:p>
    <w:tbl>
      <w:tblPr>
        <w:tblStyle w:val="TableGrid"/>
        <w:tblW w:w="14000" w:type="dxa"/>
        <w:jc w:val="center"/>
        <w:tblLook w:val="04A0" w:firstRow="1" w:lastRow="0" w:firstColumn="1" w:lastColumn="0" w:noHBand="0" w:noVBand="1"/>
      </w:tblPr>
      <w:tblGrid>
        <w:gridCol w:w="563"/>
        <w:gridCol w:w="2268"/>
        <w:gridCol w:w="2573"/>
        <w:gridCol w:w="2473"/>
        <w:gridCol w:w="1072"/>
        <w:gridCol w:w="2524"/>
        <w:gridCol w:w="2527"/>
      </w:tblGrid>
      <w:tr w:rsidR="00E0585F" w:rsidRPr="00E0585F" w14:paraId="4EFAF76A" w14:textId="77777777" w:rsidTr="008F2450">
        <w:trPr>
          <w:cantSplit/>
          <w:tblHeader/>
          <w:jc w:val="center"/>
        </w:trPr>
        <w:tc>
          <w:tcPr>
            <w:tcW w:w="560" w:type="dxa"/>
            <w:vAlign w:val="center"/>
          </w:tcPr>
          <w:p w14:paraId="1FFA68E5"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380" w:type="dxa"/>
            <w:vAlign w:val="center"/>
          </w:tcPr>
          <w:p w14:paraId="6496CDDD"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Nhiệm vụ/dự án</w:t>
            </w:r>
          </w:p>
        </w:tc>
        <w:tc>
          <w:tcPr>
            <w:tcW w:w="2800" w:type="dxa"/>
            <w:vAlign w:val="center"/>
          </w:tcPr>
          <w:p w14:paraId="08648BBA"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Kết quả/chỉ tiêu</w:t>
            </w:r>
          </w:p>
        </w:tc>
        <w:tc>
          <w:tcPr>
            <w:tcW w:w="2520" w:type="dxa"/>
            <w:vAlign w:val="center"/>
          </w:tcPr>
          <w:p w14:paraId="14511C64"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Chủ trì/phối hợp</w:t>
            </w:r>
          </w:p>
        </w:tc>
        <w:tc>
          <w:tcPr>
            <w:tcW w:w="1120" w:type="dxa"/>
            <w:vAlign w:val="center"/>
          </w:tcPr>
          <w:p w14:paraId="06BAD630"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Thời gian</w:t>
            </w:r>
          </w:p>
        </w:tc>
        <w:tc>
          <w:tcPr>
            <w:tcW w:w="2660" w:type="dxa"/>
            <w:vAlign w:val="center"/>
          </w:tcPr>
          <w:p w14:paraId="48B7A935"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Kinh phí (triệu đồng)/nguồn vốn</w:t>
            </w:r>
          </w:p>
        </w:tc>
        <w:tc>
          <w:tcPr>
            <w:tcW w:w="1960" w:type="dxa"/>
            <w:vAlign w:val="center"/>
          </w:tcPr>
          <w:p w14:paraId="48E331D1" w14:textId="77777777" w:rsidR="00E0585F" w:rsidRPr="00E0585F" w:rsidRDefault="008F2450" w:rsidP="008F2450">
            <w:pPr>
              <w:keepNext/>
              <w:widowControl w:val="0"/>
              <w:spacing w:before="40" w:after="40"/>
              <w:jc w:val="center"/>
              <w:rPr>
                <w:rFonts w:asciiTheme="majorHAnsi" w:hAnsiTheme="majorHAnsi" w:cstheme="majorHAnsi"/>
                <w:b/>
                <w:bCs/>
              </w:rPr>
            </w:pPr>
            <w:r>
              <w:rPr>
                <w:rFonts w:asciiTheme="majorHAnsi" w:hAnsiTheme="majorHAnsi" w:cstheme="majorHAnsi"/>
                <w:b/>
              </w:rPr>
              <w:t>Ghi chú</w:t>
            </w:r>
          </w:p>
        </w:tc>
      </w:tr>
      <w:tr w:rsidR="00E0585F" w:rsidRPr="00E0585F" w14:paraId="4FD320BB" w14:textId="77777777" w:rsidTr="008F2450">
        <w:trPr>
          <w:cantSplit/>
          <w:jc w:val="center"/>
        </w:trPr>
        <w:tc>
          <w:tcPr>
            <w:tcW w:w="14000" w:type="dxa"/>
            <w:gridSpan w:val="7"/>
            <w:vAlign w:val="center"/>
          </w:tcPr>
          <w:p w14:paraId="0CF28B35"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A. Đầu tư cơ sở vật chất (Đề án số 07/ĐA</w:t>
            </w:r>
            <w:r>
              <w:rPr>
                <w:rFonts w:asciiTheme="majorHAnsi" w:hAnsiTheme="majorHAnsi" w:cstheme="majorHAnsi"/>
                <w:b/>
              </w:rPr>
              <w:noBreakHyphen/>
              <w:t xml:space="preserve">CĐKT, Phụ lục XIa)</w:t>
            </w:r>
          </w:p>
        </w:tc>
      </w:tr>
      <w:tr w:rsidR="00E0585F" w:rsidRPr="00E0585F" w14:paraId="26D9DF08" w14:textId="77777777" w:rsidTr="008F2450">
        <w:trPr>
          <w:cantSplit/>
          <w:jc w:val="center"/>
        </w:trPr>
        <w:tc>
          <w:tcPr>
            <w:tcW w:w="560" w:type="dxa"/>
            <w:vAlign w:val="center"/>
          </w:tcPr>
          <w:p w14:paraId="719B93C7"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78811E1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phòng học lý thuyết (4 hạng mục)</w:t>
            </w:r>
          </w:p>
        </w:tc>
        <w:tc>
          <w:tcPr>
            <w:tcW w:w="2800" w:type="dxa"/>
            <w:vAlign w:val="center"/>
          </w:tcPr>
          <w:p w14:paraId="0C6B7E3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thay nền 04 khu phòng học lý thuyết (6.960 m²)</w:t>
            </w:r>
          </w:p>
        </w:tc>
        <w:tc>
          <w:tcPr>
            <w:tcW w:w="2520" w:type="dxa"/>
            <w:vAlign w:val="center"/>
          </w:tcPr>
          <w:p w14:paraId="12D5F08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 xml:space="preserve">HC&amp;QT </w:t>
            </w:r>
            <w:del w:id="1059" w:author="Mức 3 — quy ước Trường, chính tả (Claude)" w:date="2026-10-15T16:21:15Z">
              <w:r>
                <w:rPr>
                  <w:rFonts w:asciiTheme="majorHAnsi" w:hAnsiTheme="majorHAnsi" w:cstheme="majorHAnsi"/>
                </w:rPr>
                <w:delText xml:space="preserve">chủ trì; phòng TC</w:delText>
              </w:r>
            </w:del>
            <w:del w:id="1060" w:author="Mức 3 — quy ước Trường, chính tả (Claude)" w:date="2026-10-15T16:21:15Z">
              <w:r>
                <w:rPr>
                  <w:rFonts w:asciiTheme="majorHAnsi" w:hAnsiTheme="majorHAnsi" w:cstheme="majorHAnsi"/>
                </w:rPr>
                <w:delText xml:space="preserve">-KT khái toán; các khoa phối hợp</w:delText>
              </w:r>
            </w:del>
            <w:ins w:id="1061" w:author="Mức 3 — quy ước Trường, chính tả (Claude)" w:date="2026-10-15T16:21:15Z">
              <w:r>
                <w:rPr>
                  <w:rFonts w:asciiTheme="majorHAnsi" w:hAnsiTheme="majorHAnsi" w:cstheme="majorHAnsi"/>
                </w:rPr>
                <w:t xml:space="preserve">chủ trì, phòng TC</w:t>
                <w:noBreakHyphen/>
                <w:t xml:space="preserve">KT khái toán, các khoa phối hợp</w:t>
              </w:r>
            </w:ins>
          </w:p>
        </w:tc>
        <w:tc>
          <w:tcPr>
            <w:tcW w:w="1120" w:type="dxa"/>
            <w:vAlign w:val="center"/>
          </w:tcPr>
          <w:p w14:paraId="347A32A1"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4EF5296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6.700</w:t>
            </w:r>
          </w:p>
          <w:p w14:paraId="2E42F365"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1.800 / — / 1.800 / 2.000 / 1.100</w:t>
            </w:r>
          </w:p>
        </w:tc>
        <w:tc>
          <w:tcPr>
            <w:tcW w:w="1960" w:type="dxa"/>
            <w:vAlign w:val="center"/>
          </w:tcPr>
          <w:p w14:paraId="59803764"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549AC29F" w14:textId="77777777" w:rsidTr="008F2450">
        <w:trPr>
          <w:cantSplit/>
          <w:jc w:val="center"/>
        </w:trPr>
        <w:tc>
          <w:tcPr>
            <w:tcW w:w="560" w:type="dxa"/>
            <w:vAlign w:val="center"/>
          </w:tcPr>
          <w:p w14:paraId="0F4DF85F"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3D3E0C6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Khu làm việc (5 hạng mục)</w:t>
            </w:r>
          </w:p>
        </w:tc>
        <w:tc>
          <w:tcPr>
            <w:tcW w:w="2800" w:type="dxa"/>
            <w:vAlign w:val="center"/>
          </w:tcPr>
          <w:p w14:paraId="106EDEF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Cải tạo, xây mới phòng làm việc 660 m²; sửa chữa 04 nhà làm việc</w:t>
            </w:r>
          </w:p>
        </w:tc>
        <w:tc>
          <w:tcPr>
            <w:tcW w:w="2520" w:type="dxa"/>
            <w:vAlign w:val="center"/>
          </w:tcPr>
          <w:p w14:paraId="086C031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 xml:space="preserve">HC&amp;QT </w:t>
            </w:r>
            <w:del w:id="1062" w:author="Mức 3 — quy ước Trường, chính tả (Claude)" w:date="2026-10-15T16:21:16Z">
              <w:r>
                <w:rPr>
                  <w:rFonts w:asciiTheme="majorHAnsi" w:hAnsiTheme="majorHAnsi" w:cstheme="majorHAnsi"/>
                </w:rPr>
                <w:delText xml:space="preserve">chủ trì; phòng TC</w:delText>
              </w:r>
            </w:del>
            <w:del w:id="1063" w:author="Mức 3 — quy ước Trường, chính tả (Claude)" w:date="2026-10-15T16:21:16Z">
              <w:r>
                <w:rPr>
                  <w:rFonts w:asciiTheme="majorHAnsi" w:hAnsiTheme="majorHAnsi" w:cstheme="majorHAnsi"/>
                </w:rPr>
                <w:delText xml:space="preserve">-KT khái toán; các khoa phối hợp</w:delText>
              </w:r>
            </w:del>
            <w:ins w:id="1064" w:author="Mức 3 — quy ước Trường, chính tả (Claude)" w:date="2026-10-15T16:21:16Z">
              <w:r>
                <w:rPr>
                  <w:rFonts w:asciiTheme="majorHAnsi" w:hAnsiTheme="majorHAnsi" w:cstheme="majorHAnsi"/>
                </w:rPr>
                <w:t xml:space="preserve">chủ trì, phòng TC</w:t>
                <w:noBreakHyphen/>
                <w:t xml:space="preserve">KT khái toán, các khoa phối hợp</w:t>
              </w:r>
            </w:ins>
          </w:p>
        </w:tc>
        <w:tc>
          <w:tcPr>
            <w:tcW w:w="1120" w:type="dxa"/>
            <w:vAlign w:val="center"/>
          </w:tcPr>
          <w:p w14:paraId="32BE8782"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52614205"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12.795</w:t>
            </w:r>
          </w:p>
          <w:p w14:paraId="782E91B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 / — / 12.795 / —</w:t>
            </w:r>
          </w:p>
        </w:tc>
        <w:tc>
          <w:tcPr>
            <w:tcW w:w="1960" w:type="dxa"/>
            <w:vAlign w:val="center"/>
          </w:tcPr>
          <w:p w14:paraId="2D98A911"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1CE137C1" w14:textId="77777777" w:rsidTr="008F2450">
        <w:trPr>
          <w:cantSplit/>
          <w:jc w:val="center"/>
        </w:trPr>
        <w:tc>
          <w:tcPr>
            <w:tcW w:w="560" w:type="dxa"/>
            <w:vAlign w:val="center"/>
          </w:tcPr>
          <w:p w14:paraId="5029389C"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586D934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học chuyên môn, xưởng thực hành, phòng thí nghiệm (11 hạng mục)</w:t>
            </w:r>
          </w:p>
        </w:tc>
        <w:tc>
          <w:tcPr>
            <w:tcW w:w="2800" w:type="dxa"/>
            <w:vAlign w:val="center"/>
          </w:tcPr>
          <w:p w14:paraId="7EB73BF7" w14:textId="77777777" w:rsidR="00E0585F" w:rsidRPr="00160C0F" w:rsidRDefault="00E0585F" w:rsidP="008F2450">
            <w:pPr>
              <w:widowControl w:val="0"/>
              <w:spacing w:before="40" w:after="40"/>
              <w:rPr>
                <w:rFonts w:asciiTheme="majorHAnsi" w:hAnsiTheme="majorHAnsi" w:cstheme="majorHAnsi"/>
              </w:rPr>
            </w:pPr>
            <w:del w:id="1057" w:author="Mức 3 — quy ước Trường, chính tả (Claude)" w:date="2026-10-15T16:21:15Z">
              <w:r>
                <w:rPr>
                  <w:rFonts w:asciiTheme="majorHAnsi" w:hAnsiTheme="majorHAnsi" w:cstheme="majorHAnsi"/>
                </w:rPr>
                <w:delText xml:space="preserve">11 hạng mục: xưởng thực hành</w:delText>
              </w:r>
            </w:del>
            <w:ins w:id="1058" w:author="Mức 3 — quy ước Trường, chính tả (Claude)" w:date="2026-10-15T16:21:15Z">
              <w:r>
                <w:rPr>
                  <w:rFonts w:asciiTheme="majorHAnsi" w:hAnsiTheme="majorHAnsi" w:cstheme="majorHAnsi"/>
                </w:rPr>
                <w:t xml:space="preserve">11 hạng mục: Xưởng thực hành</w:t>
              </w:r>
            </w:ins>
            <w:r>
              <w:rPr>
                <w:rFonts w:asciiTheme="majorHAnsi" w:hAnsiTheme="majorHAnsi" w:cstheme="majorHAnsi"/>
              </w:rPr>
              <w:t xml:space="preserve">, nhà thực nghiệm, phòng thí nghiệm, sân tập lái, nhà học đa phương tiện</w:t>
            </w:r>
          </w:p>
        </w:tc>
        <w:tc>
          <w:tcPr>
            <w:tcW w:w="2520" w:type="dxa"/>
            <w:vAlign w:val="center"/>
          </w:tcPr>
          <w:p w14:paraId="56846FA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 xml:space="preserve">HC&amp;QT </w:t>
            </w:r>
            <w:del w:id="1065" w:author="Mức 3 — quy ước Trường, chính tả (Claude)" w:date="2026-10-15T16:21:16Z">
              <w:r>
                <w:rPr>
                  <w:rFonts w:asciiTheme="majorHAnsi" w:hAnsiTheme="majorHAnsi" w:cstheme="majorHAnsi"/>
                </w:rPr>
                <w:delText xml:space="preserve">chủ trì; phòng TC</w:delText>
              </w:r>
            </w:del>
            <w:del w:id="1066" w:author="Mức 3 — quy ước Trường, chính tả (Claude)" w:date="2026-10-15T16:21:16Z">
              <w:r>
                <w:rPr>
                  <w:rFonts w:asciiTheme="majorHAnsi" w:hAnsiTheme="majorHAnsi" w:cstheme="majorHAnsi"/>
                </w:rPr>
                <w:delText xml:space="preserve">-KT khái toán; các khoa phối hợp</w:delText>
              </w:r>
            </w:del>
            <w:ins w:id="1067" w:author="Mức 3 — quy ước Trường, chính tả (Claude)" w:date="2026-10-15T16:21:16Z">
              <w:r>
                <w:rPr>
                  <w:rFonts w:asciiTheme="majorHAnsi" w:hAnsiTheme="majorHAnsi" w:cstheme="majorHAnsi"/>
                </w:rPr>
                <w:t xml:space="preserve">chủ trì, phòng TC</w:t>
                <w:noBreakHyphen/>
                <w:t xml:space="preserve">KT khái toán, các khoa phối hợp</w:t>
              </w:r>
            </w:ins>
          </w:p>
        </w:tc>
        <w:tc>
          <w:tcPr>
            <w:tcW w:w="1120" w:type="dxa"/>
            <w:vAlign w:val="center"/>
          </w:tcPr>
          <w:p w14:paraId="31BB924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03E6EA3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43.750</w:t>
            </w:r>
          </w:p>
          <w:p w14:paraId="4CB3D33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19.250 / 11.000 / 13.500 / —</w:t>
            </w:r>
          </w:p>
        </w:tc>
        <w:tc>
          <w:tcPr>
            <w:tcW w:w="1960" w:type="dxa"/>
            <w:vAlign w:val="center"/>
          </w:tcPr>
          <w:p w14:paraId="29BB98CA"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1A874BD7" w14:textId="77777777" w:rsidTr="008F2450">
        <w:trPr>
          <w:cantSplit/>
          <w:jc w:val="center"/>
        </w:trPr>
        <w:tc>
          <w:tcPr>
            <w:tcW w:w="560" w:type="dxa"/>
            <w:vAlign w:val="center"/>
          </w:tcPr>
          <w:p w14:paraId="0724ADB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2528638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Ký túc xá (sửa chữa, cải tạo) (3 hạng mục)</w:t>
            </w:r>
          </w:p>
        </w:tc>
        <w:tc>
          <w:tcPr>
            <w:tcW w:w="2800" w:type="dxa"/>
            <w:vAlign w:val="center"/>
          </w:tcPr>
          <w:p w14:paraId="197FE28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ký túc xá G, H (Cơ sở 1) và ký túc xá Cơ sở 4</w:t>
            </w:r>
          </w:p>
        </w:tc>
        <w:tc>
          <w:tcPr>
            <w:tcW w:w="2520" w:type="dxa"/>
            <w:vAlign w:val="center"/>
          </w:tcPr>
          <w:p w14:paraId="5A231C4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 xml:space="preserve">HC&amp;QT </w:t>
            </w:r>
            <w:del w:id="1068" w:author="Mức 3 — quy ước Trường, chính tả (Claude)" w:date="2026-10-15T16:21:16Z">
              <w:r>
                <w:rPr>
                  <w:rFonts w:asciiTheme="majorHAnsi" w:hAnsiTheme="majorHAnsi" w:cstheme="majorHAnsi"/>
                </w:rPr>
                <w:delText xml:space="preserve">chủ trì; phòng TC</w:delText>
              </w:r>
            </w:del>
            <w:del w:id="1069" w:author="Mức 3 — quy ước Trường, chính tả (Claude)" w:date="2026-10-15T16:21:16Z">
              <w:r>
                <w:rPr>
                  <w:rFonts w:asciiTheme="majorHAnsi" w:hAnsiTheme="majorHAnsi" w:cstheme="majorHAnsi"/>
                </w:rPr>
                <w:delText xml:space="preserve">-KT khái toán; các khoa phối hợp</w:delText>
              </w:r>
            </w:del>
            <w:ins w:id="1070" w:author="Mức 3 — quy ước Trường, chính tả (Claude)" w:date="2026-10-15T16:21:16Z">
              <w:r>
                <w:rPr>
                  <w:rFonts w:asciiTheme="majorHAnsi" w:hAnsiTheme="majorHAnsi" w:cstheme="majorHAnsi"/>
                </w:rPr>
                <w:t xml:space="preserve">chủ trì, phòng TC</w:t>
                <w:noBreakHyphen/>
                <w:t xml:space="preserve">KT khái toán, các khoa phối hợp</w:t>
              </w:r>
            </w:ins>
          </w:p>
        </w:tc>
        <w:tc>
          <w:tcPr>
            <w:tcW w:w="1120" w:type="dxa"/>
            <w:vAlign w:val="center"/>
          </w:tcPr>
          <w:p w14:paraId="0FFFCC1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w:t>
            </w:r>
          </w:p>
        </w:tc>
        <w:tc>
          <w:tcPr>
            <w:tcW w:w="2660" w:type="dxa"/>
            <w:vAlign w:val="center"/>
          </w:tcPr>
          <w:p w14:paraId="63449BF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22.500</w:t>
            </w:r>
          </w:p>
          <w:p w14:paraId="5A1F386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22.500 / — / — / — / —</w:t>
            </w:r>
          </w:p>
        </w:tc>
        <w:tc>
          <w:tcPr>
            <w:tcW w:w="1960" w:type="dxa"/>
            <w:vAlign w:val="center"/>
          </w:tcPr>
          <w:p w14:paraId="7AC2B42E" w14:textId="77777777" w:rsidR="00E0585F" w:rsidRPr="00160C0F" w:rsidRDefault="00E0585F" w:rsidP="008F2450">
            <w:pPr>
              <w:widowControl w:val="0"/>
              <w:spacing w:before="40" w:after="40"/>
              <w:rPr>
                <w:rFonts w:asciiTheme="majorHAnsi" w:hAnsiTheme="majorHAnsi" w:cstheme="majorHAnsi"/>
              </w:rPr>
            </w:pPr>
            <w:del w:id="1021" w:author="Mức 2 — số liệu, viện dẫn, nội dung (Claude)" w:date="2026-10-15T16:21:15Z">
              <w:r>
                <w:rPr>
                  <w:rFonts w:asciiTheme="majorHAnsi" w:hAnsiTheme="majorHAnsi" w:cstheme="majorHAnsi"/>
                </w:rPr>
                <w:delText>Đồng thời nằm trong đề xuất 24.894 triệu đồng (Báo cáo số 326/BC</w:delText>
              </w:r>
            </w:del>
            <w:del w:id="1022" w:author="Mức 2 — số liệu, viện dẫn, nội dung (Claude)" w:date="2026-10-15T16:21:15Z">
              <w:r>
                <w:rPr>
                  <w:rFonts w:asciiTheme="majorHAnsi" w:hAnsiTheme="majorHAnsi" w:cstheme="majorHAnsi"/>
                </w:rPr>
                <w:delText xml:space="preserve">-CĐKT)</w:delText>
              </w:r>
            </w:del>
            <w:ins w:id="1023" w:author="Mức 2 — số liệu, viện dẫn, nội dung (Claude)" w:date="2026-10-15T16:21:15Z">
              <w:r>
                <w:rPr>
                  <w:rFonts w:asciiTheme="majorHAnsi" w:hAnsiTheme="majorHAnsi" w:cstheme="majorHAnsi"/>
                </w:rPr>
                <w:t xml:space="preserve">Đồng thời nằm trong đề xuất 24.894 triệu đồng (Báo cáo số 427/BC</w:t>
                <w:noBreakHyphen/>
                <w:t xml:space="preserve">CĐKT)</w:t>
              </w:r>
            </w:ins>
          </w:p>
        </w:tc>
      </w:tr>
      <w:tr w:rsidR="00E0585F" w:rsidRPr="00E0585F" w14:paraId="083BD113" w14:textId="77777777" w:rsidTr="008F2450">
        <w:trPr>
          <w:cantSplit/>
          <w:jc w:val="center"/>
        </w:trPr>
        <w:tc>
          <w:tcPr>
            <w:tcW w:w="560" w:type="dxa"/>
            <w:vAlign w:val="center"/>
          </w:tcPr>
          <w:p w14:paraId="537525C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5037701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Khu rèn luyện thể chất, sinh hoạt cho nhà giáo và người học (5 hạng mục)</w:t>
            </w:r>
          </w:p>
        </w:tc>
        <w:tc>
          <w:tcPr>
            <w:tcW w:w="2800" w:type="dxa"/>
            <w:vAlign w:val="center"/>
          </w:tcPr>
          <w:p w14:paraId="79D383D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Nhà tập đa năng 600 m²; sửa chữa nhà tập, nhà ăn, 02 khu nhà ở nhà giáo</w:t>
            </w:r>
          </w:p>
        </w:tc>
        <w:tc>
          <w:tcPr>
            <w:tcW w:w="2520" w:type="dxa"/>
            <w:vAlign w:val="center"/>
          </w:tcPr>
          <w:p w14:paraId="42766B8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 xml:space="preserve">HC&amp;QT </w:t>
            </w:r>
            <w:del w:id="1071" w:author="Mức 3 — quy ước Trường, chính tả (Claude)" w:date="2026-10-15T16:21:16Z">
              <w:r>
                <w:rPr>
                  <w:rFonts w:asciiTheme="majorHAnsi" w:hAnsiTheme="majorHAnsi" w:cstheme="majorHAnsi"/>
                </w:rPr>
                <w:delText xml:space="preserve">chủ trì; phòng TC</w:delText>
              </w:r>
            </w:del>
            <w:del w:id="1072" w:author="Mức 3 — quy ước Trường, chính tả (Claude)" w:date="2026-10-15T16:21:16Z">
              <w:r>
                <w:rPr>
                  <w:rFonts w:asciiTheme="majorHAnsi" w:hAnsiTheme="majorHAnsi" w:cstheme="majorHAnsi"/>
                </w:rPr>
                <w:delText xml:space="preserve">-KT khái toán; các khoa phối hợp</w:delText>
              </w:r>
            </w:del>
            <w:ins w:id="1073" w:author="Mức 3 — quy ước Trường, chính tả (Claude)" w:date="2026-10-15T16:21:16Z">
              <w:r>
                <w:rPr>
                  <w:rFonts w:asciiTheme="majorHAnsi" w:hAnsiTheme="majorHAnsi" w:cstheme="majorHAnsi"/>
                </w:rPr>
                <w:t xml:space="preserve">chủ trì, phòng TC</w:t>
                <w:noBreakHyphen/>
                <w:t xml:space="preserve">KT khái toán, các khoa phối hợp</w:t>
              </w:r>
            </w:ins>
          </w:p>
        </w:tc>
        <w:tc>
          <w:tcPr>
            <w:tcW w:w="1120" w:type="dxa"/>
            <w:vAlign w:val="center"/>
          </w:tcPr>
          <w:p w14:paraId="54082DB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58CF12EF"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18.000</w:t>
            </w:r>
          </w:p>
          <w:p w14:paraId="1B1636E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3.500 / 13.500 / — / — / 1.000</w:t>
            </w:r>
          </w:p>
        </w:tc>
        <w:tc>
          <w:tcPr>
            <w:tcW w:w="1960" w:type="dxa"/>
            <w:vAlign w:val="center"/>
          </w:tcPr>
          <w:p w14:paraId="3E456B8D"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6391158A" w14:textId="77777777" w:rsidTr="008F2450">
        <w:trPr>
          <w:cantSplit/>
          <w:jc w:val="center"/>
        </w:trPr>
        <w:tc>
          <w:tcPr>
            <w:tcW w:w="560" w:type="dxa"/>
            <w:vAlign w:val="center"/>
          </w:tcPr>
          <w:p w14:paraId="79D07900"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4DBEF08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Công trình phụ trợ, cấp thiết (8 hạng mục)</w:t>
            </w:r>
          </w:p>
        </w:tc>
        <w:tc>
          <w:tcPr>
            <w:tcW w:w="2800" w:type="dxa"/>
            <w:vAlign w:val="center"/>
          </w:tcPr>
          <w:p w14:paraId="311F65A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Mái che, đường nội bộ, trạm biến áp, bồn nước và hệ thống phòng cháy chữa cháy tại các cơ sở</w:t>
            </w:r>
          </w:p>
        </w:tc>
        <w:tc>
          <w:tcPr>
            <w:tcW w:w="2520" w:type="dxa"/>
            <w:vAlign w:val="center"/>
          </w:tcPr>
          <w:p w14:paraId="1C8BB15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 xml:space="preserve">HC&amp;QT </w:t>
            </w:r>
            <w:del w:id="1074" w:author="Mức 3 — quy ước Trường, chính tả (Claude)" w:date="2026-10-15T16:21:16Z">
              <w:r>
                <w:rPr>
                  <w:rFonts w:asciiTheme="majorHAnsi" w:hAnsiTheme="majorHAnsi" w:cstheme="majorHAnsi"/>
                </w:rPr>
                <w:delText xml:space="preserve">chủ trì; phòng TC</w:delText>
              </w:r>
            </w:del>
            <w:del w:id="1075" w:author="Mức 3 — quy ước Trường, chính tả (Claude)" w:date="2026-10-15T16:21:16Z">
              <w:r>
                <w:rPr>
                  <w:rFonts w:asciiTheme="majorHAnsi" w:hAnsiTheme="majorHAnsi" w:cstheme="majorHAnsi"/>
                </w:rPr>
                <w:delText xml:space="preserve">-KT khái toán; các khoa phối hợp</w:delText>
              </w:r>
            </w:del>
            <w:ins w:id="1076" w:author="Mức 3 — quy ước Trường, chính tả (Claude)" w:date="2026-10-15T16:21:16Z">
              <w:r>
                <w:rPr>
                  <w:rFonts w:asciiTheme="majorHAnsi" w:hAnsiTheme="majorHAnsi" w:cstheme="majorHAnsi"/>
                </w:rPr>
                <w:t xml:space="preserve">chủ trì, phòng TC</w:t>
                <w:noBreakHyphen/>
                <w:t xml:space="preserve">KT khái toán, các khoa phối hợp</w:t>
              </w:r>
            </w:ins>
          </w:p>
        </w:tc>
        <w:tc>
          <w:tcPr>
            <w:tcW w:w="1120" w:type="dxa"/>
            <w:vAlign w:val="center"/>
          </w:tcPr>
          <w:p w14:paraId="361FA2F0"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2026 - 2029</w:t>
            </w:r>
          </w:p>
        </w:tc>
        <w:tc>
          <w:tcPr>
            <w:tcW w:w="2660" w:type="dxa"/>
            <w:vAlign w:val="center"/>
          </w:tcPr>
          <w:p w14:paraId="76BA917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13.780</w:t>
            </w:r>
          </w:p>
          <w:p w14:paraId="6E6BC95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1.180 / 3.000 / 1.600 / 8.000 / —</w:t>
            </w:r>
          </w:p>
        </w:tc>
        <w:tc>
          <w:tcPr>
            <w:tcW w:w="1960" w:type="dxa"/>
            <w:vAlign w:val="center"/>
          </w:tcPr>
          <w:p w14:paraId="3816F3BB"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1F2CF562" w14:textId="77777777" w:rsidTr="008F2450">
        <w:trPr>
          <w:cantSplit/>
          <w:jc w:val="center"/>
        </w:trPr>
        <w:tc>
          <w:tcPr>
            <w:tcW w:w="560" w:type="dxa"/>
            <w:vAlign w:val="center"/>
          </w:tcPr>
          <w:p w14:paraId="4FF42959" w14:textId="77777777" w:rsidR="00E0585F" w:rsidRPr="00160C0F" w:rsidRDefault="00E0585F" w:rsidP="008F2450">
            <w:pPr>
              <w:keepNext/>
              <w:widowControl w:val="0"/>
              <w:spacing w:before="40" w:after="40"/>
              <w:jc w:val="center"/>
              <w:rPr>
                <w:rFonts w:asciiTheme="majorHAnsi" w:hAnsiTheme="majorHAnsi" w:cstheme="majorHAnsi"/>
              </w:rPr>
            </w:pPr>
          </w:p>
        </w:tc>
        <w:tc>
          <w:tcPr>
            <w:tcW w:w="2380" w:type="dxa"/>
            <w:vAlign w:val="center"/>
          </w:tcPr>
          <w:p w14:paraId="64E3097B"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Cộng nhóm A</w:t>
            </w:r>
          </w:p>
        </w:tc>
        <w:tc>
          <w:tcPr>
            <w:tcW w:w="2800" w:type="dxa"/>
            <w:vAlign w:val="center"/>
          </w:tcPr>
          <w:p w14:paraId="74EF9ED4" w14:textId="77777777" w:rsidR="00E0585F" w:rsidRPr="00160C0F" w:rsidRDefault="00E0585F" w:rsidP="008F2450">
            <w:pPr>
              <w:keepNext/>
              <w:widowControl w:val="0"/>
              <w:spacing w:before="40" w:after="40"/>
              <w:rPr>
                <w:rFonts w:asciiTheme="majorHAnsi" w:hAnsiTheme="majorHAnsi" w:cstheme="majorHAnsi"/>
              </w:rPr>
            </w:pPr>
          </w:p>
        </w:tc>
        <w:tc>
          <w:tcPr>
            <w:tcW w:w="2520" w:type="dxa"/>
            <w:vAlign w:val="center"/>
          </w:tcPr>
          <w:p w14:paraId="27AD217B" w14:textId="77777777" w:rsidR="00E0585F" w:rsidRPr="00160C0F" w:rsidRDefault="00E0585F" w:rsidP="008F2450">
            <w:pPr>
              <w:keepNext/>
              <w:widowControl w:val="0"/>
              <w:spacing w:before="40" w:after="40"/>
              <w:rPr>
                <w:rFonts w:asciiTheme="majorHAnsi" w:hAnsiTheme="majorHAnsi" w:cstheme="majorHAnsi"/>
              </w:rPr>
            </w:pPr>
          </w:p>
        </w:tc>
        <w:tc>
          <w:tcPr>
            <w:tcW w:w="1120" w:type="dxa"/>
            <w:vAlign w:val="center"/>
          </w:tcPr>
          <w:p w14:paraId="37EA25E7"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2026 - 2030</w:t>
            </w:r>
          </w:p>
        </w:tc>
        <w:tc>
          <w:tcPr>
            <w:tcW w:w="2660" w:type="dxa"/>
            <w:vAlign w:val="center"/>
          </w:tcPr>
          <w:p w14:paraId="2CBCEDEE"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117.525</w:t>
            </w:r>
          </w:p>
          <w:p w14:paraId="67008339"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 xml:space="preserve">NSTW 94.000; NSĐP 20.730; </w:t>
            </w:r>
            <w:del w:id="1051" w:author="Mức 3 — quy ước Trường, chính tả (Claude)" w:date="2026-10-15T16:21:15Z">
              <w:r>
                <w:rPr>
                  <w:rFonts w:asciiTheme="majorHAnsi" w:hAnsiTheme="majorHAnsi" w:cstheme="majorHAnsi"/>
                  <w:b/>
                </w:rPr>
                <w:delText xml:space="preserve">Nhà trường 2.795</w:delText>
              </w:r>
            </w:del>
            <w:ins w:id="1052" w:author="Mức 3 — quy ước Trường, chính tả (Claude)" w:date="2026-10-15T16:21:15Z">
              <w:r>
                <w:rPr>
                  <w:rFonts w:asciiTheme="majorHAnsi" w:hAnsiTheme="majorHAnsi" w:cstheme="majorHAnsi"/>
                  <w:b/>
                </w:rPr>
                <w:t xml:space="preserve">nhà trường 2.795</w:t>
              </w:r>
            </w:ins>
          </w:p>
        </w:tc>
        <w:tc>
          <w:tcPr>
            <w:tcW w:w="1960" w:type="dxa"/>
            <w:vAlign w:val="center"/>
          </w:tcPr>
          <w:p w14:paraId="19B711A7"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Phân kỳ 2026 - 2030: 28.980 / 35.750 / 14.400 / 36.295 / 2.100</w:t>
            </w:r>
          </w:p>
        </w:tc>
      </w:tr>
      <w:tr w:rsidR="00E0585F" w:rsidRPr="00E0585F" w14:paraId="7C99F126" w14:textId="77777777" w:rsidTr="008F2450">
        <w:trPr>
          <w:cantSplit/>
          <w:jc w:val="center"/>
        </w:trPr>
        <w:tc>
          <w:tcPr>
            <w:tcW w:w="14000" w:type="dxa"/>
            <w:gridSpan w:val="7"/>
            <w:vAlign w:val="center"/>
          </w:tcPr>
          <w:p w14:paraId="1ACE6F8B"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B. Thiết bị đào tạo (Đề án số 07/ĐA</w:t>
            </w:r>
            <w:r>
              <w:rPr>
                <w:rFonts w:asciiTheme="majorHAnsi" w:hAnsiTheme="majorHAnsi" w:cstheme="majorHAnsi"/>
                <w:b/>
              </w:rPr>
              <w:noBreakHyphen/>
              <w:t xml:space="preserve">CĐKT, Phụ lục XIb)</w:t>
            </w:r>
          </w:p>
        </w:tc>
      </w:tr>
      <w:tr w:rsidR="00E0585F" w:rsidRPr="00E0585F" w14:paraId="08F8F61B" w14:textId="77777777" w:rsidTr="008F2450">
        <w:trPr>
          <w:cantSplit/>
          <w:jc w:val="center"/>
        </w:trPr>
        <w:tc>
          <w:tcPr>
            <w:tcW w:w="560" w:type="dxa"/>
            <w:vAlign w:val="center"/>
          </w:tcPr>
          <w:p w14:paraId="38C52DD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7F7CBF29" w14:textId="77777777" w:rsidR="00E0585F" w:rsidRPr="00160C0F" w:rsidRDefault="00E0585F" w:rsidP="008F2450">
            <w:pPr>
              <w:widowControl w:val="0"/>
              <w:spacing w:before="40" w:after="40"/>
              <w:rPr>
                <w:rFonts w:asciiTheme="majorHAnsi" w:hAnsiTheme="majorHAnsi" w:cstheme="majorHAnsi"/>
              </w:rPr>
            </w:pPr>
            <w:del w:id="1003" w:author="Mức 1 — tên cơ sở (Checklist 08 mục 3.2, 3.5) (Claude)" w:date="2026-10-15T16:21:15Z">
              <w:r>
                <w:rPr>
                  <w:rFonts w:asciiTheme="majorHAnsi" w:hAnsiTheme="majorHAnsi" w:cstheme="majorHAnsi"/>
                </w:rPr>
                <w:delText>Khối Kỹ thuật - Công nghệ (Khoa Kỹ thuật - Công nghệ và các Trung tâm)</w:delText>
              </w:r>
            </w:del>
            <w:ins w:id="1004" w:author="Mức 1 — tên cơ sở (Checklist 08 mục 3.2, 3.5) (Claude)" w:date="2026-10-15T16:21:15Z">
              <w:r>
                <w:rPr>
                  <w:rFonts w:asciiTheme="majorHAnsi" w:hAnsiTheme="majorHAnsi" w:cstheme="majorHAnsi"/>
                </w:rPr>
                <w:t xml:space="preserve">Khối Kỹ thuật - Công nghệ (Khoa Kỹ thuật - Công nghệ và Đào tạo - Sát hạch lái xe, Cơ sở 4)</w:t>
              </w:r>
            </w:ins>
          </w:p>
        </w:tc>
        <w:tc>
          <w:tcPr>
            <w:tcW w:w="2800" w:type="dxa"/>
            <w:vAlign w:val="center"/>
          </w:tcPr>
          <w:p w14:paraId="6FBE863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Mua sắm thiết bị đào tạo (7 mục theo ngành, nghề)</w:t>
            </w:r>
          </w:p>
        </w:tc>
        <w:tc>
          <w:tcPr>
            <w:tcW w:w="2520" w:type="dxa"/>
            <w:vAlign w:val="center"/>
          </w:tcPr>
          <w:p w14:paraId="7B301C22" w14:textId="77777777" w:rsidR="00E0585F" w:rsidRPr="00160C0F" w:rsidRDefault="00E0585F" w:rsidP="008F2450">
            <w:pPr>
              <w:widowControl w:val="0"/>
              <w:spacing w:before="40" w:after="40"/>
              <w:rPr>
                <w:rFonts w:asciiTheme="majorHAnsi" w:hAnsiTheme="majorHAnsi" w:cstheme="majorHAnsi"/>
              </w:rPr>
            </w:pPr>
            <w:del w:id="1077" w:author="Mức 3 — quy ước Trường, chính tả (Claude)" w:date="2026-10-15T16:21:16Z">
              <w:r>
                <w:rPr>
                  <w:rFonts w:asciiTheme="majorHAnsi" w:hAnsiTheme="majorHAnsi" w:cstheme="majorHAnsi"/>
                </w:rPr>
                <w:delText>Các khoa chủ trì đề xuất; phòng TH</w:delText>
              </w:r>
            </w:del>
            <w:del w:id="1078" w:author="Mức 3 — quy ước Trường, chính tả (Claude)" w:date="2026-10-15T16:21:16Z">
              <w:r>
                <w:rPr>
                  <w:rFonts w:asciiTheme="majorHAnsi" w:hAnsiTheme="majorHAnsi" w:cstheme="majorHAnsi"/>
                </w:rPr>
                <w:delText xml:space="preserve">-HC&amp;QT tổng hợp, mua sắm; phòng TC</w:delText>
              </w:r>
            </w:del>
            <w:del w:id="1079" w:author="Mức 3 — quy ước Trường, chính tả (Claude)" w:date="2026-10-15T16:21:16Z">
              <w:r>
                <w:rPr>
                  <w:rFonts w:asciiTheme="majorHAnsi" w:hAnsiTheme="majorHAnsi" w:cstheme="majorHAnsi"/>
                </w:rPr>
                <w:delText xml:space="preserve">-KT khái toán</w:delText>
              </w:r>
            </w:del>
            <w:ins w:id="1080" w:author="Mức 3 — quy ước Trường, chính tả (Claude)" w:date="2026-10-15T16:21:16Z">
              <w:r>
                <w:rPr>
                  <w:rFonts w:asciiTheme="majorHAnsi" w:hAnsiTheme="majorHAnsi" w:cstheme="majorHAnsi"/>
                </w:rPr>
                <w:t xml:space="preserve">Các khoa chủ trì đề xuất, phòng TH</w:t>
                <w:noBreakHyphen/>
                <w:t xml:space="preserve">HC&amp;QT tổng hợp và mua sắm, phòng TC</w:t>
                <w:noBreakHyphen/>
                <w:t xml:space="preserve">KT khái toán</w:t>
              </w:r>
            </w:ins>
          </w:p>
        </w:tc>
        <w:tc>
          <w:tcPr>
            <w:tcW w:w="1120" w:type="dxa"/>
            <w:vAlign w:val="center"/>
          </w:tcPr>
          <w:p w14:paraId="7FB4460D"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41F04ABF"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160.647</w:t>
            </w:r>
          </w:p>
          <w:p w14:paraId="3A705C20"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11.100 / 60.177 / 83.770 / 5.600</w:t>
            </w:r>
          </w:p>
        </w:tc>
        <w:tc>
          <w:tcPr>
            <w:tcW w:w="1960" w:type="dxa"/>
            <w:vAlign w:val="center"/>
          </w:tcPr>
          <w:p w14:paraId="038B103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Ngành, nghề: Điện công nghiệp; Công nghệ kỹ thuật điện, điện tử; Vận hành điện trong nhà máy thủy điện; Hàn; Công nghệ ô tô; May thời trang; Cắt gọt kim loại</w:t>
            </w:r>
          </w:p>
        </w:tc>
      </w:tr>
      <w:tr w:rsidR="00E0585F" w:rsidRPr="00E0585F" w14:paraId="2780808B" w14:textId="77777777" w:rsidTr="008F2450">
        <w:trPr>
          <w:cantSplit/>
          <w:jc w:val="center"/>
        </w:trPr>
        <w:tc>
          <w:tcPr>
            <w:tcW w:w="560" w:type="dxa"/>
            <w:vAlign w:val="center"/>
          </w:tcPr>
          <w:p w14:paraId="5206162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4E8D377A" w14:textId="77777777" w:rsidR="00E0585F" w:rsidRPr="00160C0F" w:rsidRDefault="00E0585F" w:rsidP="008F2450">
            <w:pPr>
              <w:widowControl w:val="0"/>
              <w:spacing w:before="40" w:after="40"/>
              <w:rPr>
                <w:rFonts w:asciiTheme="majorHAnsi" w:hAnsiTheme="majorHAnsi" w:cstheme="majorHAnsi"/>
              </w:rPr>
            </w:pPr>
            <w:del w:id="1009" w:author="Mức 3 — quy ước Trường, chính tả (Claude)" w:date="2026-10-15T16:21:15Z">
              <w:r>
                <w:rPr>
                  <w:rFonts w:asciiTheme="majorHAnsi" w:hAnsiTheme="majorHAnsi" w:cstheme="majorHAnsi"/>
                </w:rPr>
                <w:delText>Khối Kinh tế - Nông lâm (Khoa Kinh tế - Nông lâm và Khu thực nghiệm)</w:delText>
              </w:r>
            </w:del>
            <w:ins w:id="1010" w:author="Mức 3 — quy ước Trường, chính tả (Claude)" w:date="2026-10-15T16:21:15Z">
              <w:r>
                <w:rPr>
                  <w:rFonts w:asciiTheme="majorHAnsi" w:hAnsiTheme="majorHAnsi" w:cstheme="majorHAnsi"/>
                </w:rPr>
                <w:t xml:space="preserve">Khối Kinh tế - Nông Lâm (Khoa Kinh tế - Nông Lâm và Khu thực nghiệm, Cơ sở 2)</w:t>
              </w:r>
            </w:ins>
          </w:p>
        </w:tc>
        <w:tc>
          <w:tcPr>
            <w:tcW w:w="2800" w:type="dxa"/>
            <w:vAlign w:val="center"/>
          </w:tcPr>
          <w:p w14:paraId="1A962494"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Mua sắm thiết bị đào tạo (11 mục theo ngành, nghề)</w:t>
            </w:r>
          </w:p>
        </w:tc>
        <w:tc>
          <w:tcPr>
            <w:tcW w:w="2520" w:type="dxa"/>
            <w:vAlign w:val="center"/>
          </w:tcPr>
          <w:p w14:paraId="0D0612C4" w14:textId="77777777" w:rsidR="00E0585F" w:rsidRPr="00160C0F" w:rsidRDefault="00E0585F" w:rsidP="008F2450">
            <w:pPr>
              <w:widowControl w:val="0"/>
              <w:spacing w:before="40" w:after="40"/>
              <w:rPr>
                <w:rFonts w:asciiTheme="majorHAnsi" w:hAnsiTheme="majorHAnsi" w:cstheme="majorHAnsi"/>
              </w:rPr>
            </w:pPr>
            <w:del w:id="1081" w:author="Mức 3 — quy ước Trường, chính tả (Claude)" w:date="2026-10-15T16:21:16Z">
              <w:r>
                <w:rPr>
                  <w:rFonts w:asciiTheme="majorHAnsi" w:hAnsiTheme="majorHAnsi" w:cstheme="majorHAnsi"/>
                </w:rPr>
                <w:delText>Các khoa chủ trì đề xuất; phòng TH</w:delText>
              </w:r>
            </w:del>
            <w:del w:id="1082" w:author="Mức 3 — quy ước Trường, chính tả (Claude)" w:date="2026-10-15T16:21:16Z">
              <w:r>
                <w:rPr>
                  <w:rFonts w:asciiTheme="majorHAnsi" w:hAnsiTheme="majorHAnsi" w:cstheme="majorHAnsi"/>
                </w:rPr>
                <w:delText xml:space="preserve">-HC&amp;QT tổng hợp, mua sắm; phòng TC</w:delText>
              </w:r>
            </w:del>
            <w:del w:id="1083" w:author="Mức 3 — quy ước Trường, chính tả (Claude)" w:date="2026-10-15T16:21:16Z">
              <w:r>
                <w:rPr>
                  <w:rFonts w:asciiTheme="majorHAnsi" w:hAnsiTheme="majorHAnsi" w:cstheme="majorHAnsi"/>
                </w:rPr>
                <w:delText xml:space="preserve">-KT khái toán</w:delText>
              </w:r>
            </w:del>
            <w:ins w:id="1084" w:author="Mức 3 — quy ước Trường, chính tả (Claude)" w:date="2026-10-15T16:21:16Z">
              <w:r>
                <w:rPr>
                  <w:rFonts w:asciiTheme="majorHAnsi" w:hAnsiTheme="majorHAnsi" w:cstheme="majorHAnsi"/>
                </w:rPr>
                <w:t xml:space="preserve">Các khoa chủ trì đề xuất, phòng TH</w:t>
                <w:noBreakHyphen/>
                <w:t xml:space="preserve">HC&amp;QT tổng hợp và mua sắm, phòng TC</w:t>
                <w:noBreakHyphen/>
                <w:t xml:space="preserve">KT khái toán</w:t>
              </w:r>
            </w:ins>
          </w:p>
        </w:tc>
        <w:tc>
          <w:tcPr>
            <w:tcW w:w="1120" w:type="dxa"/>
            <w:vAlign w:val="center"/>
          </w:tcPr>
          <w:p w14:paraId="3D0AAA3E"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5D31D979"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60.635</w:t>
            </w:r>
          </w:p>
          <w:p w14:paraId="5C70E5B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16.550 / 16.460 / 12.625 / 15.000</w:t>
            </w:r>
          </w:p>
        </w:tc>
        <w:tc>
          <w:tcPr>
            <w:tcW w:w="1960" w:type="dxa"/>
            <w:vAlign w:val="center"/>
          </w:tcPr>
          <w:p w14:paraId="7228EFB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Ngành, nghề: Kế toán; Kế toán doanh nghiệp; Nghiệp vụ nhà hàng, khách sạn; Chăn nuôi - Thú y; Chăn nuôi; Lâm sinh; Trồng trọt; Nông nghiệp công nghệ cao (đợt 1); Pháp luật; Nông nghiệp công nghệ cao (đợt 2); Hướng dẫn du lịch</w:t>
            </w:r>
          </w:p>
        </w:tc>
      </w:tr>
      <w:tr w:rsidR="00E0585F" w:rsidRPr="00E0585F" w14:paraId="598CC45A" w14:textId="77777777" w:rsidTr="008F2450">
        <w:trPr>
          <w:cantSplit/>
          <w:jc w:val="center"/>
        </w:trPr>
        <w:tc>
          <w:tcPr>
            <w:tcW w:w="560" w:type="dxa"/>
            <w:vAlign w:val="center"/>
          </w:tcPr>
          <w:p w14:paraId="07D0182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553B913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Khối Y - Dược (Khoa Y - Dược)</w:t>
            </w:r>
          </w:p>
        </w:tc>
        <w:tc>
          <w:tcPr>
            <w:tcW w:w="2800" w:type="dxa"/>
            <w:vAlign w:val="center"/>
          </w:tcPr>
          <w:p w14:paraId="693DFCC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Mua sắm thiết bị đào tạo (3 mục theo ngành, nghề)</w:t>
            </w:r>
          </w:p>
        </w:tc>
        <w:tc>
          <w:tcPr>
            <w:tcW w:w="2520" w:type="dxa"/>
            <w:vAlign w:val="center"/>
          </w:tcPr>
          <w:p w14:paraId="0A169744" w14:textId="77777777" w:rsidR="00E0585F" w:rsidRPr="00160C0F" w:rsidRDefault="00E0585F" w:rsidP="008F2450">
            <w:pPr>
              <w:widowControl w:val="0"/>
              <w:spacing w:before="40" w:after="40"/>
              <w:rPr>
                <w:rFonts w:asciiTheme="majorHAnsi" w:hAnsiTheme="majorHAnsi" w:cstheme="majorHAnsi"/>
              </w:rPr>
            </w:pPr>
            <w:del w:id="1085" w:author="Mức 3 — quy ước Trường, chính tả (Claude)" w:date="2026-10-15T16:21:16Z">
              <w:r>
                <w:rPr>
                  <w:rFonts w:asciiTheme="majorHAnsi" w:hAnsiTheme="majorHAnsi" w:cstheme="majorHAnsi"/>
                </w:rPr>
                <w:delText>Các khoa chủ trì đề xuất; phòng TH</w:delText>
              </w:r>
            </w:del>
            <w:del w:id="1086" w:author="Mức 3 — quy ước Trường, chính tả (Claude)" w:date="2026-10-15T16:21:16Z">
              <w:r>
                <w:rPr>
                  <w:rFonts w:asciiTheme="majorHAnsi" w:hAnsiTheme="majorHAnsi" w:cstheme="majorHAnsi"/>
                </w:rPr>
                <w:delText xml:space="preserve">-HC&amp;QT tổng hợp, mua sắm; phòng TC</w:delText>
              </w:r>
            </w:del>
            <w:del w:id="1087" w:author="Mức 3 — quy ước Trường, chính tả (Claude)" w:date="2026-10-15T16:21:16Z">
              <w:r>
                <w:rPr>
                  <w:rFonts w:asciiTheme="majorHAnsi" w:hAnsiTheme="majorHAnsi" w:cstheme="majorHAnsi"/>
                </w:rPr>
                <w:delText xml:space="preserve">-KT khái toán</w:delText>
              </w:r>
            </w:del>
            <w:ins w:id="1088" w:author="Mức 3 — quy ước Trường, chính tả (Claude)" w:date="2026-10-15T16:21:16Z">
              <w:r>
                <w:rPr>
                  <w:rFonts w:asciiTheme="majorHAnsi" w:hAnsiTheme="majorHAnsi" w:cstheme="majorHAnsi"/>
                </w:rPr>
                <w:t xml:space="preserve">Các khoa chủ trì đề xuất, phòng TH</w:t>
                <w:noBreakHyphen/>
                <w:t xml:space="preserve">HC&amp;QT tổng hợp và mua sắm, phòng TC</w:t>
                <w:noBreakHyphen/>
                <w:t xml:space="preserve">KT khái toán</w:t>
              </w:r>
            </w:ins>
          </w:p>
        </w:tc>
        <w:tc>
          <w:tcPr>
            <w:tcW w:w="1120" w:type="dxa"/>
            <w:vAlign w:val="center"/>
          </w:tcPr>
          <w:p w14:paraId="1FB5B7B0"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1954A65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11.000</w:t>
            </w:r>
          </w:p>
          <w:p w14:paraId="5F7D40E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5.000 / 2.500 / 3.500 / —</w:t>
            </w:r>
          </w:p>
        </w:tc>
        <w:tc>
          <w:tcPr>
            <w:tcW w:w="1960" w:type="dxa"/>
            <w:vAlign w:val="center"/>
          </w:tcPr>
          <w:p w14:paraId="6330933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Ngành, nghề: Điều dưỡng; Dược; Hộ sinh</w:t>
            </w:r>
          </w:p>
        </w:tc>
      </w:tr>
      <w:tr w:rsidR="00E0585F" w:rsidRPr="00E0585F" w14:paraId="22502A66" w14:textId="77777777" w:rsidTr="008F2450">
        <w:trPr>
          <w:cantSplit/>
          <w:jc w:val="center"/>
        </w:trPr>
        <w:tc>
          <w:tcPr>
            <w:tcW w:w="560" w:type="dxa"/>
            <w:vAlign w:val="center"/>
          </w:tcPr>
          <w:p w14:paraId="085597F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56B3044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Khối Khoa học cơ bản (Khoa các Khoa học cơ bản)</w:t>
            </w:r>
          </w:p>
        </w:tc>
        <w:tc>
          <w:tcPr>
            <w:tcW w:w="2800" w:type="dxa"/>
            <w:vAlign w:val="center"/>
          </w:tcPr>
          <w:p w14:paraId="2CB881DF"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Mua sắm thiết bị đào tạo (5 mục theo ngành, nghề)</w:t>
            </w:r>
          </w:p>
        </w:tc>
        <w:tc>
          <w:tcPr>
            <w:tcW w:w="2520" w:type="dxa"/>
            <w:vAlign w:val="center"/>
          </w:tcPr>
          <w:p w14:paraId="3D5B0C92" w14:textId="77777777" w:rsidR="00E0585F" w:rsidRPr="00160C0F" w:rsidRDefault="00E0585F" w:rsidP="008F2450">
            <w:pPr>
              <w:widowControl w:val="0"/>
              <w:spacing w:before="40" w:after="40"/>
              <w:rPr>
                <w:rFonts w:asciiTheme="majorHAnsi" w:hAnsiTheme="majorHAnsi" w:cstheme="majorHAnsi"/>
              </w:rPr>
            </w:pPr>
            <w:del w:id="1089" w:author="Mức 3 — quy ước Trường, chính tả (Claude)" w:date="2026-10-15T16:21:16Z">
              <w:r>
                <w:rPr>
                  <w:rFonts w:asciiTheme="majorHAnsi" w:hAnsiTheme="majorHAnsi" w:cstheme="majorHAnsi"/>
                </w:rPr>
                <w:delText>Các khoa chủ trì đề xuất; phòng TH</w:delText>
              </w:r>
            </w:del>
            <w:del w:id="1090" w:author="Mức 3 — quy ước Trường, chính tả (Claude)" w:date="2026-10-15T16:21:16Z">
              <w:r>
                <w:rPr>
                  <w:rFonts w:asciiTheme="majorHAnsi" w:hAnsiTheme="majorHAnsi" w:cstheme="majorHAnsi"/>
                </w:rPr>
                <w:delText xml:space="preserve">-HC&amp;QT tổng hợp, mua sắm; phòng TC</w:delText>
              </w:r>
            </w:del>
            <w:del w:id="1091" w:author="Mức 3 — quy ước Trường, chính tả (Claude)" w:date="2026-10-15T16:21:16Z">
              <w:r>
                <w:rPr>
                  <w:rFonts w:asciiTheme="majorHAnsi" w:hAnsiTheme="majorHAnsi" w:cstheme="majorHAnsi"/>
                </w:rPr>
                <w:delText xml:space="preserve">-KT khái toán</w:delText>
              </w:r>
            </w:del>
            <w:ins w:id="1092" w:author="Mức 3 — quy ước Trường, chính tả (Claude)" w:date="2026-10-15T16:21:16Z">
              <w:r>
                <w:rPr>
                  <w:rFonts w:asciiTheme="majorHAnsi" w:hAnsiTheme="majorHAnsi" w:cstheme="majorHAnsi"/>
                </w:rPr>
                <w:t xml:space="preserve">Các khoa chủ trì đề xuất, phòng TH</w:t>
                <w:noBreakHyphen/>
                <w:t xml:space="preserve">HC&amp;QT tổng hợp và mua sắm, phòng TC</w:t>
                <w:noBreakHyphen/>
                <w:t xml:space="preserve">KT khái toán</w:t>
              </w:r>
            </w:ins>
          </w:p>
        </w:tc>
        <w:tc>
          <w:tcPr>
            <w:tcW w:w="1120" w:type="dxa"/>
            <w:vAlign w:val="center"/>
          </w:tcPr>
          <w:p w14:paraId="68FE1E98"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77E89A1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6.450</w:t>
            </w:r>
          </w:p>
          <w:p w14:paraId="316C3B4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3.000 / 950 / 2.500 / —</w:t>
            </w:r>
          </w:p>
        </w:tc>
        <w:tc>
          <w:tcPr>
            <w:tcW w:w="1960" w:type="dxa"/>
            <w:vAlign w:val="center"/>
          </w:tcPr>
          <w:p w14:paraId="202ABAE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Ngành, nghề: Công tác xã hội; Kỹ thuật sửa chữa, lắp ráp máy tính; Công nghệ thông tin; Tiếng Anh, Tiếng Anh du lịch; Quản trị văn phòng</w:t>
            </w:r>
          </w:p>
        </w:tc>
      </w:tr>
      <w:tr w:rsidR="00E0585F" w:rsidRPr="00E0585F" w14:paraId="6DDD4334" w14:textId="77777777" w:rsidTr="008F2450">
        <w:trPr>
          <w:cantSplit/>
          <w:jc w:val="center"/>
        </w:trPr>
        <w:tc>
          <w:tcPr>
            <w:tcW w:w="560" w:type="dxa"/>
            <w:vAlign w:val="center"/>
          </w:tcPr>
          <w:p w14:paraId="78774AA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1378642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Giáo dục Mầm non (Khoa Sư phạm)</w:t>
            </w:r>
          </w:p>
        </w:tc>
        <w:tc>
          <w:tcPr>
            <w:tcW w:w="2800" w:type="dxa"/>
            <w:vAlign w:val="center"/>
          </w:tcPr>
          <w:p w14:paraId="0CA60FF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Mua sắm thiết bị đào tạo (1 mục theo ngành, nghề)</w:t>
            </w:r>
          </w:p>
        </w:tc>
        <w:tc>
          <w:tcPr>
            <w:tcW w:w="2520" w:type="dxa"/>
            <w:vAlign w:val="center"/>
          </w:tcPr>
          <w:p w14:paraId="59BE751A" w14:textId="77777777" w:rsidR="00E0585F" w:rsidRPr="00160C0F" w:rsidRDefault="00E0585F" w:rsidP="008F2450">
            <w:pPr>
              <w:widowControl w:val="0"/>
              <w:spacing w:before="40" w:after="40"/>
              <w:rPr>
                <w:rFonts w:asciiTheme="majorHAnsi" w:hAnsiTheme="majorHAnsi" w:cstheme="majorHAnsi"/>
              </w:rPr>
            </w:pPr>
            <w:del w:id="1093" w:author="Mức 3 — quy ước Trường, chính tả (Claude)" w:date="2026-10-15T16:21:16Z">
              <w:r>
                <w:rPr>
                  <w:rFonts w:asciiTheme="majorHAnsi" w:hAnsiTheme="majorHAnsi" w:cstheme="majorHAnsi"/>
                </w:rPr>
                <w:delText>Các khoa chủ trì đề xuất; phòng TH</w:delText>
              </w:r>
            </w:del>
            <w:del w:id="1094" w:author="Mức 3 — quy ước Trường, chính tả (Claude)" w:date="2026-10-15T16:21:16Z">
              <w:r>
                <w:rPr>
                  <w:rFonts w:asciiTheme="majorHAnsi" w:hAnsiTheme="majorHAnsi" w:cstheme="majorHAnsi"/>
                </w:rPr>
                <w:delText xml:space="preserve">-HC&amp;QT tổng hợp, mua sắm; phòng TC</w:delText>
              </w:r>
            </w:del>
            <w:del w:id="1095" w:author="Mức 3 — quy ước Trường, chính tả (Claude)" w:date="2026-10-15T16:21:16Z">
              <w:r>
                <w:rPr>
                  <w:rFonts w:asciiTheme="majorHAnsi" w:hAnsiTheme="majorHAnsi" w:cstheme="majorHAnsi"/>
                </w:rPr>
                <w:delText xml:space="preserve">-KT khái toán</w:delText>
              </w:r>
            </w:del>
            <w:ins w:id="1096" w:author="Mức 3 — quy ước Trường, chính tả (Claude)" w:date="2026-10-15T16:21:16Z">
              <w:r>
                <w:rPr>
                  <w:rFonts w:asciiTheme="majorHAnsi" w:hAnsiTheme="majorHAnsi" w:cstheme="majorHAnsi"/>
                </w:rPr>
                <w:t xml:space="preserve">Các khoa chủ trì đề xuất, phòng TH</w:t>
                <w:noBreakHyphen/>
                <w:t xml:space="preserve">HC&amp;QT tổng hợp và mua sắm, phòng TC</w:t>
                <w:noBreakHyphen/>
                <w:t xml:space="preserve">KT khái toán</w:t>
              </w:r>
            </w:ins>
          </w:p>
        </w:tc>
        <w:tc>
          <w:tcPr>
            <w:tcW w:w="1120" w:type="dxa"/>
            <w:vAlign w:val="center"/>
          </w:tcPr>
          <w:p w14:paraId="7A9F5D81"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4ED30FC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600</w:t>
            </w:r>
          </w:p>
          <w:p w14:paraId="12103C8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 / — / 600 / —</w:t>
            </w:r>
          </w:p>
        </w:tc>
        <w:tc>
          <w:tcPr>
            <w:tcW w:w="1960" w:type="dxa"/>
            <w:vAlign w:val="center"/>
          </w:tcPr>
          <w:p w14:paraId="13EFB41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Ngành, nghề: Giáo dục Mầm non</w:t>
            </w:r>
          </w:p>
        </w:tc>
      </w:tr>
      <w:tr w:rsidR="00E0585F" w:rsidRPr="00E0585F" w14:paraId="75F793BC" w14:textId="77777777" w:rsidTr="008F2450">
        <w:trPr>
          <w:cantSplit/>
          <w:jc w:val="center"/>
        </w:trPr>
        <w:tc>
          <w:tcPr>
            <w:tcW w:w="560" w:type="dxa"/>
            <w:vAlign w:val="center"/>
          </w:tcPr>
          <w:p w14:paraId="5C68021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1D255B9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Thiết bị dùng chung (phòng thí nghiệm theo tiêu chuẩn ISO/IEC 17025:2017; thiết bị đào tạo trực tuyến, mô phỏng thực tế ảo)</w:t>
            </w:r>
          </w:p>
        </w:tc>
        <w:tc>
          <w:tcPr>
            <w:tcW w:w="2800" w:type="dxa"/>
            <w:vAlign w:val="center"/>
          </w:tcPr>
          <w:p w14:paraId="3D386A6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02 hạng mục</w:t>
            </w:r>
          </w:p>
        </w:tc>
        <w:tc>
          <w:tcPr>
            <w:tcW w:w="2520" w:type="dxa"/>
            <w:vAlign w:val="center"/>
          </w:tcPr>
          <w:p w14:paraId="3856DF7D" w14:textId="77777777" w:rsidR="00E0585F" w:rsidRPr="00160C0F" w:rsidRDefault="00E0585F" w:rsidP="008F2450">
            <w:pPr>
              <w:widowControl w:val="0"/>
              <w:spacing w:before="40" w:after="40"/>
              <w:rPr>
                <w:rFonts w:asciiTheme="majorHAnsi" w:hAnsiTheme="majorHAnsi" w:cstheme="majorHAnsi"/>
              </w:rPr>
            </w:pPr>
            <w:del w:id="1097" w:author="Mức 3 — quy ước Trường, chính tả (Claude)" w:date="2026-10-15T16:21:16Z">
              <w:r>
                <w:rPr>
                  <w:rFonts w:asciiTheme="majorHAnsi" w:hAnsiTheme="majorHAnsi" w:cstheme="majorHAnsi"/>
                </w:rPr>
                <w:delText>Phòng TH</w:delText>
              </w:r>
            </w:del>
            <w:del w:id="1098" w:author="Mức 3 — quy ước Trường, chính tả (Claude)" w:date="2026-10-15T16:21:16Z">
              <w:r>
                <w:rPr>
                  <w:rFonts w:asciiTheme="majorHAnsi" w:hAnsiTheme="majorHAnsi" w:cstheme="majorHAnsi"/>
                </w:rPr>
                <w:delText xml:space="preserve">-HC&amp;QT chủ trì; phòng QLKHCN&amp;HTPT phối hợp</w:delText>
              </w:r>
            </w:del>
            <w:ins w:id="1099" w:author="Mức 3 — quy ước Trường, chính tả (Claude)" w:date="2026-10-15T16:21:16Z">
              <w:r>
                <w:rPr>
                  <w:rFonts w:asciiTheme="majorHAnsi" w:hAnsiTheme="majorHAnsi" w:cstheme="majorHAnsi"/>
                </w:rPr>
                <w:t xml:space="preserve">Phòng TH</w:t>
                <w:noBreakHyphen/>
                <w:t xml:space="preserve">HC&amp;QT chủ trì, phòng QLKHCN&amp;HTPT phối hợp</w:t>
              </w:r>
            </w:ins>
          </w:p>
        </w:tc>
        <w:tc>
          <w:tcPr>
            <w:tcW w:w="1120" w:type="dxa"/>
            <w:vAlign w:val="center"/>
          </w:tcPr>
          <w:p w14:paraId="77C891B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2027 - 2028</w:t>
            </w:r>
          </w:p>
        </w:tc>
        <w:tc>
          <w:tcPr>
            <w:tcW w:w="2660" w:type="dxa"/>
            <w:vAlign w:val="center"/>
          </w:tcPr>
          <w:p w14:paraId="648B8C2C"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31.500</w:t>
            </w:r>
          </w:p>
          <w:p w14:paraId="588D5AB6"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 21.500 / 10.000 / — / —</w:t>
            </w:r>
          </w:p>
        </w:tc>
        <w:tc>
          <w:tcPr>
            <w:tcW w:w="1960" w:type="dxa"/>
            <w:vAlign w:val="center"/>
          </w:tcPr>
          <w:p w14:paraId="41DDD315" w14:textId="77777777" w:rsidR="00E0585F" w:rsidRPr="00160C0F" w:rsidRDefault="00E0585F" w:rsidP="008F2450">
            <w:pPr>
              <w:widowControl w:val="0"/>
              <w:spacing w:before="40" w:after="40"/>
              <w:rPr>
                <w:rFonts w:asciiTheme="majorHAnsi" w:hAnsiTheme="majorHAnsi" w:cstheme="majorHAnsi"/>
              </w:rPr>
            </w:pPr>
          </w:p>
        </w:tc>
      </w:tr>
      <w:tr w:rsidR="00E0585F" w:rsidRPr="00E0585F" w14:paraId="07642E6C" w14:textId="77777777" w:rsidTr="008F2450">
        <w:trPr>
          <w:cantSplit/>
          <w:jc w:val="center"/>
        </w:trPr>
        <w:tc>
          <w:tcPr>
            <w:tcW w:w="560" w:type="dxa"/>
            <w:vAlign w:val="center"/>
          </w:tcPr>
          <w:p w14:paraId="35EB7B99" w14:textId="77777777" w:rsidR="00E0585F" w:rsidRPr="00160C0F" w:rsidRDefault="00E0585F" w:rsidP="008F2450">
            <w:pPr>
              <w:keepNext/>
              <w:widowControl w:val="0"/>
              <w:spacing w:before="40" w:after="40"/>
              <w:jc w:val="center"/>
              <w:rPr>
                <w:rFonts w:asciiTheme="majorHAnsi" w:hAnsiTheme="majorHAnsi" w:cstheme="majorHAnsi"/>
              </w:rPr>
            </w:pPr>
          </w:p>
        </w:tc>
        <w:tc>
          <w:tcPr>
            <w:tcW w:w="2380" w:type="dxa"/>
            <w:vAlign w:val="center"/>
          </w:tcPr>
          <w:p w14:paraId="25F1706E"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Cộng nhóm B</w:t>
            </w:r>
          </w:p>
        </w:tc>
        <w:tc>
          <w:tcPr>
            <w:tcW w:w="2800" w:type="dxa"/>
            <w:vAlign w:val="center"/>
          </w:tcPr>
          <w:p w14:paraId="3A72E941" w14:textId="77777777" w:rsidR="00E0585F" w:rsidRPr="00160C0F" w:rsidRDefault="00E0585F" w:rsidP="008F2450">
            <w:pPr>
              <w:keepNext/>
              <w:widowControl w:val="0"/>
              <w:spacing w:before="40" w:after="40"/>
              <w:rPr>
                <w:rFonts w:asciiTheme="majorHAnsi" w:hAnsiTheme="majorHAnsi" w:cstheme="majorHAnsi"/>
              </w:rPr>
            </w:pPr>
          </w:p>
        </w:tc>
        <w:tc>
          <w:tcPr>
            <w:tcW w:w="2520" w:type="dxa"/>
            <w:vAlign w:val="center"/>
          </w:tcPr>
          <w:p w14:paraId="656B2C6A" w14:textId="77777777" w:rsidR="00E0585F" w:rsidRPr="00160C0F" w:rsidRDefault="00E0585F" w:rsidP="008F2450">
            <w:pPr>
              <w:keepNext/>
              <w:widowControl w:val="0"/>
              <w:spacing w:before="40" w:after="40"/>
              <w:rPr>
                <w:rFonts w:asciiTheme="majorHAnsi" w:hAnsiTheme="majorHAnsi" w:cstheme="majorHAnsi"/>
              </w:rPr>
            </w:pPr>
          </w:p>
        </w:tc>
        <w:tc>
          <w:tcPr>
            <w:tcW w:w="1120" w:type="dxa"/>
            <w:vAlign w:val="center"/>
          </w:tcPr>
          <w:p w14:paraId="5B93DB7D" w14:textId="77777777" w:rsidR="00E0585F" w:rsidRPr="00160C0F" w:rsidRDefault="00E0585F" w:rsidP="008F2450">
            <w:pPr>
              <w:keepNext/>
              <w:widowControl w:val="0"/>
              <w:spacing w:before="40" w:after="40"/>
              <w:jc w:val="center"/>
              <w:rPr>
                <w:rFonts w:asciiTheme="majorHAnsi" w:hAnsiTheme="majorHAnsi" w:cstheme="majorHAnsi"/>
              </w:rPr>
            </w:pPr>
            <w:r>
              <w:rPr>
                <w:rFonts w:asciiTheme="majorHAnsi" w:hAnsiTheme="majorHAnsi" w:cstheme="majorHAnsi"/>
                <w:b/>
              </w:rPr>
              <w:t>2027 - 2030</w:t>
            </w:r>
          </w:p>
        </w:tc>
        <w:tc>
          <w:tcPr>
            <w:tcW w:w="2660" w:type="dxa"/>
            <w:vAlign w:val="center"/>
          </w:tcPr>
          <w:p w14:paraId="52582359"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270.832</w:t>
            </w:r>
          </w:p>
          <w:p w14:paraId="1A50FE7A"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NSTW vốn đầu tư 90.788; NSTW vốn sự nghiệp 19.641; NSĐP 160.403</w:t>
            </w:r>
          </w:p>
        </w:tc>
        <w:tc>
          <w:tcPr>
            <w:tcW w:w="1960" w:type="dxa"/>
            <w:vAlign w:val="center"/>
          </w:tcPr>
          <w:p w14:paraId="303F4C70"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Phân kỳ 2026 - 2030: — / 57.150 / 90.087 / 102.995 / 20.600</w:t>
            </w:r>
          </w:p>
        </w:tc>
      </w:tr>
      <w:tr w:rsidR="00E0585F" w:rsidRPr="00E0585F" w14:paraId="52496160" w14:textId="77777777" w:rsidTr="008F2450">
        <w:trPr>
          <w:cantSplit/>
          <w:jc w:val="center"/>
        </w:trPr>
        <w:tc>
          <w:tcPr>
            <w:tcW w:w="14000" w:type="dxa"/>
            <w:gridSpan w:val="7"/>
            <w:vAlign w:val="center"/>
          </w:tcPr>
          <w:p w14:paraId="29558E86"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C. Chuyển đổi số — hạ tầng (Đề án số 07/ĐA</w:t>
            </w:r>
            <w:r>
              <w:rPr>
                <w:rFonts w:asciiTheme="majorHAnsi" w:hAnsiTheme="majorHAnsi" w:cstheme="majorHAnsi"/>
                <w:b/>
              </w:rPr>
              <w:noBreakHyphen/>
              <w:t xml:space="preserve">CĐKT, Phụ lục XIV)</w:t>
            </w:r>
          </w:p>
        </w:tc>
      </w:tr>
      <w:tr w:rsidR="00E0585F" w:rsidRPr="00E0585F" w14:paraId="037C66A7" w14:textId="77777777" w:rsidTr="008F2450">
        <w:trPr>
          <w:cantSplit/>
          <w:jc w:val="center"/>
        </w:trPr>
        <w:tc>
          <w:tcPr>
            <w:tcW w:w="560" w:type="dxa"/>
            <w:vAlign w:val="center"/>
          </w:tcPr>
          <w:p w14:paraId="642990A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299ECB95"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Hạ tầng số, phần mềm quản trị, học liệu số</w:t>
            </w:r>
          </w:p>
        </w:tc>
        <w:tc>
          <w:tcPr>
            <w:tcW w:w="2800" w:type="dxa"/>
            <w:vAlign w:val="center"/>
          </w:tcPr>
          <w:p w14:paraId="4BF4CB1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Nâng cấp máy chủ, mạng không dây (40 bộ), an ninh thông tin, 02 phòng máy tính; hệ thống quản lý đào tạo, nền tảng học tập trực tuyến, thư viện số</w:t>
            </w:r>
          </w:p>
        </w:tc>
        <w:tc>
          <w:tcPr>
            <w:tcW w:w="2520" w:type="dxa"/>
            <w:vAlign w:val="center"/>
          </w:tcPr>
          <w:p w14:paraId="09207239" w14:textId="77777777" w:rsidR="00E0585F" w:rsidRPr="00160C0F" w:rsidRDefault="00E0585F" w:rsidP="008F2450">
            <w:pPr>
              <w:widowControl w:val="0"/>
              <w:spacing w:before="40" w:after="40"/>
              <w:rPr>
                <w:rFonts w:asciiTheme="majorHAnsi" w:hAnsiTheme="majorHAnsi" w:cstheme="majorHAnsi"/>
              </w:rPr>
            </w:pPr>
            <w:del w:id="1108" w:author="Mức 3 — quy ước Trường, chính tả (Claude)" w:date="2026-10-15T16:21:16Z">
              <w:r>
                <w:rPr>
                  <w:rFonts w:asciiTheme="majorHAnsi" w:hAnsiTheme="majorHAnsi" w:cstheme="majorHAnsi"/>
                </w:rPr>
                <w:delText>Phòng QLKHCN&amp;HTPT chủ trì; phòng TH</w:delText>
              </w:r>
            </w:del>
            <w:del w:id="1109" w:author="Mức 3 — quy ước Trường, chính tả (Claude)" w:date="2026-10-15T16:21:16Z">
              <w:r>
                <w:rPr>
                  <w:rFonts w:asciiTheme="majorHAnsi" w:hAnsiTheme="majorHAnsi" w:cstheme="majorHAnsi"/>
                </w:rPr>
                <w:delText xml:space="preserve">-HC&amp;QT, phòng TC</w:delText>
              </w:r>
            </w:del>
            <w:del w:id="1110" w:author="Mức 3 — quy ước Trường, chính tả (Claude)" w:date="2026-10-15T16:21:16Z">
              <w:r>
                <w:rPr>
                  <w:rFonts w:asciiTheme="majorHAnsi" w:hAnsiTheme="majorHAnsi" w:cstheme="majorHAnsi"/>
                </w:rPr>
                <w:delText xml:space="preserve">-KT phối hợp</w:delText>
              </w:r>
            </w:del>
            <w:ins w:id="1111" w:author="Mức 3 — quy ước Trường, chính tả (Claude)" w:date="2026-10-15T16:21:16Z">
              <w:r>
                <w:rPr>
                  <w:rFonts w:asciiTheme="majorHAnsi" w:hAnsiTheme="majorHAnsi" w:cstheme="majorHAnsi"/>
                </w:rPr>
                <w:t xml:space="preserve">Phòng QLKHCN&amp;HTPT chủ trì, phòng TH</w:t>
                <w:noBreakHyphen/>
                <w:t xml:space="preserve">HC&amp;QT, phòng TC</w:t>
                <w:noBreakHyphen/>
                <w:t xml:space="preserve">KT phối hợp</w:t>
              </w:r>
            </w:ins>
          </w:p>
        </w:tc>
        <w:tc>
          <w:tcPr>
            <w:tcW w:w="1120" w:type="dxa"/>
            <w:vAlign w:val="center"/>
          </w:tcPr>
          <w:p w14:paraId="3CCABD0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2026 - 2028</w:t>
            </w:r>
          </w:p>
        </w:tc>
        <w:tc>
          <w:tcPr>
            <w:tcW w:w="2660" w:type="dxa"/>
            <w:vAlign w:val="center"/>
          </w:tcPr>
          <w:p w14:paraId="48C200C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7.000</w:t>
            </w:r>
          </w:p>
          <w:p w14:paraId="55A54A6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2.500 / 3.200 / 1.300 / — / —</w:t>
            </w:r>
          </w:p>
        </w:tc>
        <w:tc>
          <w:tcPr>
            <w:tcW w:w="1960" w:type="dxa"/>
            <w:vAlign w:val="center"/>
          </w:tcPr>
          <w:p w14:paraId="412354E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xml:space="preserve">NSTW vốn đầu tư 2.500; NSĐP vốn sự nghiệp 3.200; </w:t>
            </w:r>
            <w:del w:id="1053" w:author="Mức 3 — quy ước Trường, chính tả (Claude)" w:date="2026-10-15T16:21:15Z">
              <w:r>
                <w:rPr>
                  <w:rFonts w:asciiTheme="majorHAnsi" w:hAnsiTheme="majorHAnsi" w:cstheme="majorHAnsi"/>
                </w:rPr>
                <w:delText xml:space="preserve">Nhà trường 1.300</w:delText>
              </w:r>
            </w:del>
            <w:ins w:id="1054" w:author="Mức 3 — quy ước Trường, chính tả (Claude)" w:date="2026-10-15T16:21:15Z">
              <w:r>
                <w:rPr>
                  <w:rFonts w:asciiTheme="majorHAnsi" w:hAnsiTheme="majorHAnsi" w:cstheme="majorHAnsi"/>
                </w:rPr>
                <w:t xml:space="preserve">nhà trường 1.300</w:t>
              </w:r>
            </w:ins>
          </w:p>
        </w:tc>
      </w:tr>
      <w:tr w:rsidR="00E0585F" w:rsidRPr="00E0585F" w14:paraId="41374FC6" w14:textId="77777777" w:rsidTr="008F2450">
        <w:trPr>
          <w:cantSplit/>
          <w:jc w:val="center"/>
        </w:trPr>
        <w:tc>
          <w:tcPr>
            <w:tcW w:w="14000" w:type="dxa"/>
            <w:gridSpan w:val="7"/>
            <w:vAlign w:val="center"/>
          </w:tcPr>
          <w:p w14:paraId="567AD481" w14:textId="77777777" w:rsidR="00E0585F" w:rsidRPr="00160C0F" w:rsidRDefault="00E0585F" w:rsidP="008F2450">
            <w:pPr>
              <w:keepNext/>
              <w:widowControl w:val="0"/>
              <w:spacing w:before="40" w:after="40"/>
              <w:rPr>
                <w:rFonts w:asciiTheme="majorHAnsi" w:hAnsiTheme="majorHAnsi" w:cstheme="majorHAnsi"/>
              </w:rPr>
            </w:pPr>
            <w:r>
              <w:rPr>
                <w:rFonts w:asciiTheme="majorHAnsi" w:hAnsiTheme="majorHAnsi" w:cstheme="majorHAnsi"/>
                <w:b/>
              </w:rPr>
              <w:t>D. Đối chiếu các hồ sơ đã đề xuất cấp trên (không cộng vào nhóm A, B, C)</w:t>
            </w:r>
          </w:p>
        </w:tc>
      </w:tr>
      <w:tr w:rsidR="00E0585F" w:rsidRPr="00E0585F" w14:paraId="4DF1A9FC" w14:textId="77777777" w:rsidTr="008F2450">
        <w:trPr>
          <w:cantSplit/>
          <w:jc w:val="center"/>
        </w:trPr>
        <w:tc>
          <w:tcPr>
            <w:tcW w:w="560" w:type="dxa"/>
            <w:vAlign w:val="center"/>
          </w:tcPr>
          <w:p w14:paraId="01FC42E3"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459EBDC7"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Dự án thành phần 2, Chương trình mục tiêu quốc gia hiện đại hóa giáo dục và đào tạo</w:t>
            </w:r>
          </w:p>
        </w:tc>
        <w:tc>
          <w:tcPr>
            <w:tcW w:w="2800" w:type="dxa"/>
            <w:vAlign w:val="center"/>
          </w:tcPr>
          <w:p w14:paraId="75E367CA"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tại 05 cơ sở, ưu tiên 11 ngành, nghề</w:t>
            </w:r>
          </w:p>
        </w:tc>
        <w:tc>
          <w:tcPr>
            <w:tcW w:w="2520" w:type="dxa"/>
            <w:vAlign w:val="center"/>
          </w:tcPr>
          <w:p w14:paraId="3011A1D3" w14:textId="77777777" w:rsidR="00E0585F" w:rsidRPr="00160C0F" w:rsidRDefault="00E0585F" w:rsidP="008F2450">
            <w:pPr>
              <w:widowControl w:val="0"/>
              <w:spacing w:before="40" w:after="40"/>
              <w:rPr>
                <w:rFonts w:asciiTheme="majorHAnsi" w:hAnsiTheme="majorHAnsi" w:cstheme="majorHAnsi"/>
              </w:rPr>
            </w:pPr>
            <w:del w:id="1100" w:author="Mức 3 — quy ước Trường, chính tả (Claude)" w:date="2026-10-15T16:21:16Z">
              <w:r>
                <w:rPr>
                  <w:rFonts w:asciiTheme="majorHAnsi" w:hAnsiTheme="majorHAnsi" w:cstheme="majorHAnsi"/>
                </w:rPr>
                <w:delText>Phòng TH</w:delText>
              </w:r>
            </w:del>
            <w:del w:id="1101" w:author="Mức 3 — quy ước Trường, chính tả (Claude)" w:date="2026-10-15T16:21:16Z">
              <w:r>
                <w:rPr>
                  <w:rFonts w:asciiTheme="majorHAnsi" w:hAnsiTheme="majorHAnsi" w:cstheme="majorHAnsi"/>
                </w:rPr>
                <w:delText xml:space="preserve">-HC&amp;QT chủ trì chuẩn bị đầu tư; phòng TC</w:delText>
              </w:r>
            </w:del>
            <w:del w:id="1102" w:author="Mức 3 — quy ước Trường, chính tả (Claude)" w:date="2026-10-15T16:21:16Z">
              <w:r>
                <w:rPr>
                  <w:rFonts w:asciiTheme="majorHAnsi" w:hAnsiTheme="majorHAnsi" w:cstheme="majorHAnsi"/>
                </w:rPr>
                <w:delText xml:space="preserve">-KT phối hợp</w:delText>
              </w:r>
            </w:del>
            <w:ins w:id="1103" w:author="Mức 3 — quy ước Trường, chính tả (Claude)" w:date="2026-10-15T16:21:16Z">
              <w:r>
                <w:rPr>
                  <w:rFonts w:asciiTheme="majorHAnsi" w:hAnsiTheme="majorHAnsi" w:cstheme="majorHAnsi"/>
                </w:rPr>
                <w:t xml:space="preserve">Phòng TH</w:t>
                <w:noBreakHyphen/>
                <w:t xml:space="preserve">HC&amp;QT chủ trì chuẩn bị đầu tư, phòng TC</w:t>
                <w:noBreakHyphen/>
                <w:t xml:space="preserve">KT phối hợp</w:t>
              </w:r>
            </w:ins>
          </w:p>
        </w:tc>
        <w:tc>
          <w:tcPr>
            <w:tcW w:w="1120" w:type="dxa"/>
            <w:vAlign w:val="center"/>
          </w:tcPr>
          <w:p w14:paraId="2F79F5CB"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74D733E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192.857,1</w:t>
            </w:r>
          </w:p>
          <w:p w14:paraId="7EEFFA5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xml:space="preserve">NSTW 150.000; NSĐP 21.428,6; </w:t>
            </w:r>
            <w:del w:id="1049" w:author="Mức 3 — quy ước Trường, chính tả (Claude)" w:date="2026-10-15T16:21:15Z">
              <w:r>
                <w:rPr>
                  <w:rFonts w:asciiTheme="majorHAnsi" w:hAnsiTheme="majorHAnsi" w:cstheme="majorHAnsi"/>
                </w:rPr>
                <w:delText xml:space="preserve">Nhà trường 21.428,6</w:delText>
              </w:r>
            </w:del>
            <w:ins w:id="1050" w:author="Mức 3 — quy ước Trường, chính tả (Claude)" w:date="2026-10-15T16:21:15Z">
              <w:r>
                <w:rPr>
                  <w:rFonts w:asciiTheme="majorHAnsi" w:hAnsiTheme="majorHAnsi" w:cstheme="majorHAnsi"/>
                </w:rPr>
                <w:t xml:space="preserve">nhà trường 21.428,6</w:t>
              </w:r>
            </w:ins>
          </w:p>
        </w:tc>
        <w:tc>
          <w:tcPr>
            <w:tcW w:w="1960" w:type="dxa"/>
            <w:vAlign w:val="center"/>
          </w:tcPr>
          <w:p w14:paraId="5764B7F2"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Công văn số 642, 643/CĐKT</w:t>
            </w:r>
            <w:r>
              <w:rPr>
                <w:rFonts w:asciiTheme="majorHAnsi" w:hAnsiTheme="majorHAnsi" w:cstheme="majorHAnsi"/>
              </w:rPr>
              <w:noBreakHyphen/>
              <w:t xml:space="preserve">THHCQT ngày 08/9/2026; chưa có quyết định giao vốn</w:t>
            </w:r>
          </w:p>
        </w:tc>
      </w:tr>
      <w:tr w:rsidR="00E0585F" w:rsidRPr="00E0585F" w14:paraId="014D3843" w14:textId="77777777" w:rsidTr="008F2450">
        <w:trPr>
          <w:cantSplit/>
          <w:jc w:val="center"/>
        </w:trPr>
        <w:tc>
          <w:tcPr>
            <w:tcW w:w="560" w:type="dxa"/>
            <w:vAlign w:val="center"/>
          </w:tcPr>
          <w:p w14:paraId="4B13180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368E1C4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Dự án thành phần 4 (kinh phí thường xuyên)</w:t>
            </w:r>
          </w:p>
        </w:tc>
        <w:tc>
          <w:tcPr>
            <w:tcW w:w="2800" w:type="dxa"/>
            <w:vAlign w:val="center"/>
          </w:tcPr>
          <w:p w14:paraId="04DF0E0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2520" w:type="dxa"/>
            <w:vAlign w:val="center"/>
          </w:tcPr>
          <w:p w14:paraId="7C292A21"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Phòng TCCB&amp;CTHSSV, phòng QLKHCN&amp;HTPT phối hợp</w:t>
            </w:r>
          </w:p>
        </w:tc>
        <w:tc>
          <w:tcPr>
            <w:tcW w:w="1120" w:type="dxa"/>
            <w:vAlign w:val="center"/>
          </w:tcPr>
          <w:p w14:paraId="52423829"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5171669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15.125</w:t>
            </w:r>
          </w:p>
          <w:p w14:paraId="067AA08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NSTW 12.100; NSĐP 3.025</w:t>
            </w:r>
          </w:p>
        </w:tc>
        <w:tc>
          <w:tcPr>
            <w:tcW w:w="1960" w:type="dxa"/>
            <w:vAlign w:val="center"/>
          </w:tcPr>
          <w:p w14:paraId="296E234E"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 xml:space="preserve">Chuyển vốn năm 2026 sang năm 2027 </w:t>
            </w:r>
            <w:del w:id="1027" w:author="Mức 2 — số liệu, viện dẫn, nội dung (Claude)" w:date="2026-10-15T16:21:15Z">
              <w:r>
                <w:rPr>
                  <w:rFonts w:asciiTheme="majorHAnsi" w:hAnsiTheme="majorHAnsi" w:cstheme="majorHAnsi"/>
                </w:rPr>
                <w:delText xml:space="preserve">theo Công văn số 545/CĐKT</w:delText>
              </w:r>
            </w:del>
            <w:del w:id="1028" w:author="Mức 2 — số liệu, viện dẫn, nội dung (Claude)" w:date="2026-10-15T16:21:15Z">
              <w:r>
                <w:rPr>
                  <w:rFonts w:asciiTheme="majorHAnsi" w:hAnsiTheme="majorHAnsi" w:cstheme="majorHAnsi"/>
                </w:rPr>
                <w:delText xml:space="preserve">-THHCQT</w:delText>
              </w:r>
            </w:del>
            <w:ins w:id="1029" w:author="Mức 2 — số liệu, viện dẫn, nội dung (Claude)" w:date="2026-10-15T16:21:15Z">
              <w:r>
                <w:rPr>
                  <w:rFonts w:asciiTheme="majorHAnsi" w:hAnsiTheme="majorHAnsi" w:cstheme="majorHAnsi"/>
                </w:rPr>
                <w:t xml:space="preserve">theo Công văn số 545/CĐKT</w:t>
                <w:noBreakHyphen/>
                <w:t xml:space="preserve">THHCQT ngày 30/7/2026</w:t>
              </w:r>
            </w:ins>
          </w:p>
        </w:tc>
      </w:tr>
      <w:tr w:rsidR="00E0585F" w:rsidRPr="00E0585F" w14:paraId="1EEBD7DF" w14:textId="77777777" w:rsidTr="008F2450">
        <w:trPr>
          <w:cantSplit/>
          <w:jc w:val="center"/>
        </w:trPr>
        <w:tc>
          <w:tcPr>
            <w:tcW w:w="560" w:type="dxa"/>
            <w:vAlign w:val="center"/>
          </w:tcPr>
          <w:p w14:paraId="0A741C6A"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372B938"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cải tạo các công trình phục vụ người học và mua sắm bổ sung thiết bị đào tạo (Chương trình mục tiêu quốc gia nông thôn mới, giảm nghèo bền vững, vùng đồng bào dân tộc thiểu số và miền núi)</w:t>
            </w:r>
          </w:p>
        </w:tc>
        <w:tc>
          <w:tcPr>
            <w:tcW w:w="2800" w:type="dxa"/>
            <w:vAlign w:val="center"/>
          </w:tcPr>
          <w:p w14:paraId="03386CDB"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Sửa chữa 03 ký túc xá; mua 02 mô hình xe ô tô con số tự động</w:t>
            </w:r>
          </w:p>
        </w:tc>
        <w:tc>
          <w:tcPr>
            <w:tcW w:w="2520" w:type="dxa"/>
            <w:vAlign w:val="center"/>
          </w:tcPr>
          <w:p w14:paraId="26B4BEAD" w14:textId="77777777" w:rsidR="00E0585F" w:rsidRPr="00160C0F" w:rsidRDefault="00E0585F" w:rsidP="008F2450">
            <w:pPr>
              <w:widowControl w:val="0"/>
              <w:spacing w:before="40" w:after="40"/>
              <w:rPr>
                <w:rFonts w:asciiTheme="majorHAnsi" w:hAnsiTheme="majorHAnsi" w:cstheme="majorHAnsi"/>
              </w:rPr>
            </w:pPr>
            <w:del w:id="1104" w:author="Mức 3 — quy ước Trường, chính tả (Claude)" w:date="2026-10-15T16:21:16Z">
              <w:r>
                <w:rPr>
                  <w:rFonts w:asciiTheme="majorHAnsi" w:hAnsiTheme="majorHAnsi" w:cstheme="majorHAnsi"/>
                </w:rPr>
                <w:delText>Phòng TH</w:delText>
              </w:r>
            </w:del>
            <w:del w:id="1105" w:author="Mức 3 — quy ước Trường, chính tả (Claude)" w:date="2026-10-15T16:21:16Z">
              <w:r>
                <w:rPr>
                  <w:rFonts w:asciiTheme="majorHAnsi" w:hAnsiTheme="majorHAnsi" w:cstheme="majorHAnsi"/>
                </w:rPr>
                <w:delText xml:space="preserve">-HC&amp;QT chủ trì; phòng TC</w:delText>
              </w:r>
            </w:del>
            <w:del w:id="1106" w:author="Mức 3 — quy ước Trường, chính tả (Claude)" w:date="2026-10-15T16:21:16Z">
              <w:r>
                <w:rPr>
                  <w:rFonts w:asciiTheme="majorHAnsi" w:hAnsiTheme="majorHAnsi" w:cstheme="majorHAnsi"/>
                </w:rPr>
                <w:delText xml:space="preserve">-KT phối hợp</w:delText>
              </w:r>
            </w:del>
            <w:ins w:id="1107" w:author="Mức 3 — quy ước Trường, chính tả (Claude)" w:date="2026-10-15T16:21:16Z">
              <w:r>
                <w:rPr>
                  <w:rFonts w:asciiTheme="majorHAnsi" w:hAnsiTheme="majorHAnsi" w:cstheme="majorHAnsi"/>
                </w:rPr>
                <w:t xml:space="preserve">Phòng TH</w:t>
                <w:noBreakHyphen/>
                <w:t xml:space="preserve">HC&amp;QT chủ trì, phòng TC</w:t>
                <w:noBreakHyphen/>
                <w:t xml:space="preserve">KT phối hợp</w:t>
              </w:r>
            </w:ins>
          </w:p>
        </w:tc>
        <w:tc>
          <w:tcPr>
            <w:tcW w:w="1120" w:type="dxa"/>
            <w:vAlign w:val="center"/>
          </w:tcPr>
          <w:p w14:paraId="7F03BC04" w14:textId="77777777" w:rsidR="00E0585F" w:rsidRPr="00160C0F" w:rsidRDefault="00E0585F" w:rsidP="008F2450">
            <w:pPr>
              <w:widowControl w:val="0"/>
              <w:spacing w:before="40" w:after="40"/>
              <w:jc w:val="center"/>
              <w:rPr>
                <w:rFonts w:asciiTheme="majorHAnsi" w:hAnsiTheme="majorHAnsi" w:cstheme="majorHAnsi"/>
              </w:rPr>
            </w:pPr>
            <w:r>
              <w:rPr>
                <w:rFonts w:asciiTheme="majorHAnsi" w:hAnsiTheme="majorHAnsi" w:cstheme="majorHAnsi"/>
              </w:rPr>
              <w:t>Từ 2026</w:t>
            </w:r>
          </w:p>
        </w:tc>
        <w:tc>
          <w:tcPr>
            <w:tcW w:w="2660" w:type="dxa"/>
            <w:vAlign w:val="center"/>
          </w:tcPr>
          <w:p w14:paraId="4D50D163"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24.894</w:t>
            </w:r>
          </w:p>
          <w:p w14:paraId="307DA2CD" w14:textId="77777777" w:rsidR="00E0585F" w:rsidRPr="00160C0F" w:rsidRDefault="00E0585F" w:rsidP="008F2450">
            <w:pPr>
              <w:widowControl w:val="0"/>
              <w:spacing w:before="40" w:after="40"/>
              <w:rPr>
                <w:rFonts w:asciiTheme="majorHAnsi" w:hAnsiTheme="majorHAnsi" w:cstheme="majorHAnsi"/>
              </w:rPr>
            </w:pPr>
            <w:r>
              <w:rPr>
                <w:rFonts w:asciiTheme="majorHAnsi" w:hAnsiTheme="majorHAnsi" w:cstheme="majorHAnsi"/>
              </w:rPr>
              <w:t>NSTW vốn đầu tư; NS tỉnh đối ứng</w:t>
            </w:r>
          </w:p>
        </w:tc>
        <w:tc>
          <w:tcPr>
            <w:tcW w:w="1960" w:type="dxa"/>
            <w:vAlign w:val="center"/>
          </w:tcPr>
          <w:p w14:paraId="5EDB5229" w14:textId="77777777" w:rsidR="00E0585F" w:rsidRPr="00160C0F" w:rsidRDefault="00E0585F" w:rsidP="008F2450">
            <w:pPr>
              <w:widowControl w:val="0"/>
              <w:spacing w:before="40" w:after="40"/>
              <w:rPr>
                <w:rFonts w:asciiTheme="majorHAnsi" w:hAnsiTheme="majorHAnsi" w:cstheme="majorHAnsi"/>
              </w:rPr>
            </w:pPr>
            <w:del w:id="1024" w:author="Mức 2 — số liệu, viện dẫn, nội dung (Claude)" w:date="2026-10-15T16:21:15Z">
              <w:r>
                <w:rPr>
                  <w:rFonts w:asciiTheme="majorHAnsi" w:hAnsiTheme="majorHAnsi" w:cstheme="majorHAnsi"/>
                </w:rPr>
                <w:delText>Báo cáo số 326/BC</w:delText>
              </w:r>
            </w:del>
            <w:del w:id="1025" w:author="Mức 2 — số liệu, viện dẫn, nội dung (Claude)" w:date="2026-10-15T16:21:15Z">
              <w:r>
                <w:rPr>
                  <w:rFonts w:asciiTheme="majorHAnsi" w:hAnsiTheme="majorHAnsi" w:cstheme="majorHAnsi"/>
                </w:rPr>
                <w:delText xml:space="preserve">-CĐKT (14/9/2026); vốn giao 2026: 260</w:delText>
              </w:r>
            </w:del>
            <w:ins w:id="1026" w:author="Mức 2 — số liệu, viện dẫn, nội dung (Claude)" w:date="2026-10-15T16:21:15Z">
              <w:r>
                <w:rPr>
                  <w:rFonts w:asciiTheme="majorHAnsi" w:hAnsiTheme="majorHAnsi" w:cstheme="majorHAnsi"/>
                </w:rPr>
                <w:t xml:space="preserve">Báo cáo số 427/BC</w:t>
                <w:noBreakHyphen/>
                <w:t xml:space="preserve">CĐKT (24/9/2026); tổng mức đầu tư chưa xác định chính xác; vốn giao 2026: 260</w:t>
              </w:r>
            </w:ins>
            <w:r>
              <w:rPr>
                <w:rFonts w:asciiTheme="majorHAnsi" w:hAnsiTheme="majorHAnsi" w:cstheme="majorHAnsi"/>
              </w:rPr>
              <w:t xml:space="preserve">; giải ngân đến 25/9/2026: 0</w:t>
            </w:r>
          </w:p>
        </w:tc>
      </w:tr>
    </w:tbl>
    <w:p w14:paraId="58C54BD8"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Ghi chú: Kinh phí tính theo triệu đồng; dòng thứ hai trong cột kinh phí là phân kỳ các năm 2026 / 2027 / 2028 / 2029 / 2030 (dấu “—” là không có). Số liệu nhóm A, B, C lấy theo Đề án số 07/ĐA</w:t>
      </w:r>
      <w:r>
        <w:rPr>
          <w:rFonts w:asciiTheme="majorHAnsi" w:hAnsiTheme="majorHAnsi" w:cstheme="majorHAnsi"/>
          <w:sz w:val="28"/>
          <w:szCs w:val="28"/>
        </w:rPr>
        <w:noBreakHyphen/>
        <w:t xml:space="preserve">CĐKT ngày 21/7/2026 và Phụ lục kèm theo; phòng TC</w:t>
      </w:r>
      <w:r>
        <w:rPr>
          <w:rFonts w:asciiTheme="majorHAnsi" w:hAnsiTheme="majorHAnsi" w:cstheme="majorHAnsi"/>
          <w:sz w:val="28"/>
          <w:szCs w:val="28"/>
        </w:rPr>
        <w:noBreakHyphen/>
        <w:t xml:space="preserve">KT khái toán và xác nhận nguồn vốn.</w:t>
      </w:r>
    </w:p>
    <w:p w:rsidR="00863368" w:rsidRDefault="00FC29CA" w:rsidP="006465FF">
      <w:pPr>
        <w:widowControl w:val="0"/>
        <w:spacing w:before="120" w:after="120"/>
        <w:ind w:firstLine="720"/>
        <w:jc w:val="both"/>
        <w:rPr>
          <w:rFonts w:asciiTheme="majorHAnsi" w:hAnsiTheme="majorHAnsi" w:cstheme="majorHAnsi"/>
          <w:sz w:val="28"/>
          <w:szCs w:val="28"/>
        </w:rPr>
      </w:pPr>
      <w:ins w:id="1112" w:author="Mức 3 — quy ước Trường, chính tả (Claude)" w:date="2026-10-15T16:21:16Z">
        <w:r>
          <w:rPr>
            <w:rFonts w:asciiTheme="majorHAnsi" w:hAnsiTheme="majorHAnsi" w:cstheme="majorHAnsi"/>
            <w:sz w:val="28"/>
            <w:szCs w:val="28"/>
          </w:rPr>
          <w:t xml:space="preserve">Chữ viết tắt: NSTW là ngân sách trung ương; NSĐP là ngân sách địa phương.</w:t>
        </w:r>
      </w:ins>
    </w:p>
    <w:p w14:paraId="23FB8266"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9"/>
      <w:pgSz w:w="16838" w:h="11906" w:orient="landscape" w:code="9"/>
      <w:pgMar w:top="1134" w:right="1134" w:bottom="1134" w:left="1701" w:header="720" w:footer="72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3DD33" w14:textId="77777777" w:rsidR="00A76482" w:rsidRDefault="00A76482">
      <w:r>
        <w:separator/>
      </w:r>
    </w:p>
  </w:endnote>
  <w:endnote w:type="continuationSeparator" w:id="0">
    <w:p w14:paraId="3CEF5525" w14:textId="77777777" w:rsidR="00A76482" w:rsidRDefault="00A76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4CDB7" w14:textId="77777777" w:rsidR="00A76482" w:rsidRDefault="00A76482">
      <w:r>
        <w:separator/>
      </w:r>
    </w:p>
  </w:footnote>
  <w:footnote w:type="continuationSeparator" w:id="0">
    <w:p w14:paraId="26180419" w14:textId="77777777" w:rsidR="00A76482" w:rsidRDefault="00A76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66B1A"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059DB"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ễn Ngọc Quang Phục">
    <w15:presenceInfo w15:providerId="AD" w15:userId="S::nguyenngocquangphuc@cdkontum.edu.vn::9e686317-9c01-405a-b10a-aecf9cc730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482"/>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121"/>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46A49"/>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0BE83"/>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E46A49"/>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2714</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cung cấp thông tin, số liệu cơ sở vật chất, nhu cầu đầu tư giai đoạn 2026 - 2030 (dự thảo)</dc:title>
  <dc:subject/>
  <dc:creator>Microsoft Cop.</dc:creator>
  <cp:keywords/>
  <cp:lastModifiedBy>Nguyễn Ngọc Quang Phục</cp:lastModifiedBy>
  <cp:revision>5</cp:revision>
  <cp:lastPrinted>2020-02-11T03:16:00Z</cp:lastPrinted>
  <dcterms:created xsi:type="dcterms:W3CDTF">2026-07-28T09:22:00Z</dcterms:created>
  <dcterms:modified xsi:type="dcterms:W3CDTF">2026-10-15T09:07:00Z</dcterms:modified>
</cp:coreProperties>
</file>