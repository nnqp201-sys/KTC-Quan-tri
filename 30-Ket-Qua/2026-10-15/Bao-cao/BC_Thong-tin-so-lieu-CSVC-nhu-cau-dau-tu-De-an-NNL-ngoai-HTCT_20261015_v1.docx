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000" w:firstRow="0" w:lastRow="0" w:firstColumn="0" w:lastColumn="0" w:noHBand="0" w:noVBand="0"/>
      </w:tblPr>
      <w:tblGrid>
        <w:gridCol w:w="3969"/>
        <w:gridCol w:w="5529"/>
      </w:tblGrid>
      <w:tr w:rsidR="00EF06A4" w:rsidRPr="00335ACD" w14:paraId="56FE6ED5" w14:textId="77777777" w:rsidTr="004B4C8F">
        <w:trPr>
          <w:trHeight w:val="851"/>
          <w:jc w:val="center"/>
        </w:trPr>
        <w:tc>
          <w:tcPr>
            <w:tcW w:w="3969" w:type="dxa"/>
          </w:tcPr>
          <w:p w14:paraId="08A2B4BA" w14:textId="77777777"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64FBF70B" w14:textId="77777777"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02C6503C" wp14:editId="0D00C4B9">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31415908"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3301614C" w14:textId="77777777"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7187A627" wp14:editId="7BFE18CC">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2A63E892" w14:textId="77777777" w:rsidTr="004B4C8F">
        <w:trPr>
          <w:trHeight w:val="122"/>
          <w:jc w:val="center"/>
        </w:trPr>
        <w:tc>
          <w:tcPr>
            <w:tcW w:w="3969" w:type="dxa"/>
          </w:tcPr>
          <w:p w14:paraId="79EED37E" w14:textId="77777777" w:rsidR="00EF06A4" w:rsidRPr="00335ACD" w:rsidRDefault="00EF06A4" w:rsidP="00D26330">
            <w:pPr>
              <w:jc w:val="center"/>
              <w:rPr>
                <w:rFonts w:asciiTheme="majorHAnsi" w:hAnsiTheme="majorHAnsi" w:cstheme="majorHAnsi"/>
                <w:color w:val="000000"/>
                <w:szCs w:val="24"/>
              </w:rPr>
            </w:pPr>
          </w:p>
        </w:tc>
        <w:tc>
          <w:tcPr>
            <w:tcW w:w="5529" w:type="dxa"/>
          </w:tcPr>
          <w:p w14:paraId="5A347B1D" w14:textId="77777777"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10 năm 2026</w:t>
            </w:r>
          </w:p>
        </w:tc>
      </w:tr>
    </w:tbl>
    <w:p w14:paraId="55DDE521" w14:textId="77777777" w:rsidR="00EF06A4" w:rsidRPr="00517B10" w:rsidRDefault="00EF06A4" w:rsidP="00D16E0C">
      <w:pPr>
        <w:jc w:val="center"/>
        <w:rPr>
          <w:rFonts w:asciiTheme="majorHAnsi" w:hAnsiTheme="majorHAnsi" w:cstheme="majorHAnsi"/>
          <w:b/>
          <w:bCs/>
          <w:sz w:val="28"/>
          <w:szCs w:val="28"/>
        </w:rPr>
      </w:pPr>
    </w:p>
    <w:p w14:paraId="3CAC16C1"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30F1B5F1" w14:textId="77777777"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cung cấp thông tin, số liệu về cơ sở vật chất, thiết bị đào tạo và nhu cầu đầu tư giai đoạn 2026 - 2030 phục vụ xây dựng Đề án nâng cao chất lượng nguồn nhân lực ngoài hệ thống chính trị</w:t>
      </w:r>
    </w:p>
    <w:p w14:paraId="43DDB17F" w14:textId="77777777"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5E0A37BA" wp14:editId="4908D0E2">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2AEF31E6" w14:textId="77777777"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Kính gửi: Phòng Quản lý Đào tạo và Bảo đảm chất lượng.</w:t>
      </w:r>
    </w:p>
    <w:p w14:paraId="355A1973" w14:textId="77777777" w:rsidR="006F07B1" w:rsidRPr="00517B10" w:rsidRDefault="006F07B1" w:rsidP="006F07B1">
      <w:pPr>
        <w:spacing w:before="120" w:line="288" w:lineRule="auto"/>
        <w:ind w:firstLine="720"/>
        <w:jc w:val="both"/>
        <w:rPr>
          <w:rFonts w:asciiTheme="majorHAnsi" w:hAnsiTheme="majorHAnsi" w:cstheme="majorHAnsi"/>
          <w:sz w:val="2"/>
          <w:szCs w:val="28"/>
        </w:rPr>
      </w:pPr>
    </w:p>
    <w:p w14:paraId="5C8F22E6"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Thực hiện Công văn số 720/CĐKT</w:t>
      </w:r>
      <w:r>
        <w:rPr>
          <w:rFonts w:asciiTheme="majorHAnsi" w:hAnsiTheme="majorHAnsi" w:cstheme="majorHAnsi"/>
          <w:sz w:val="28"/>
          <w:szCs w:val="28"/>
        </w:rPr>
        <w:noBreakHyphen/>
        <w:t>QLĐT ngày 08/10/2026 của Trường Cao đẳng Kon Tum về việc cung cấp thông tin, số liệu phục vụ xây dựng Đề án nâng cao chất lượng nguồn nhân lực ngoài hệ thống chính trị (triển khai Công văn số 4954/SGDĐT</w:t>
      </w:r>
      <w:r>
        <w:rPr>
          <w:rFonts w:asciiTheme="majorHAnsi" w:hAnsiTheme="majorHAnsi" w:cstheme="majorHAnsi"/>
          <w:sz w:val="28"/>
          <w:szCs w:val="28"/>
        </w:rPr>
        <w:noBreakHyphen/>
        <w:t>GDNNQLĐT ngày 07/10/2026 của Sở Giáo dục và Đào tạo), phòng TH</w:t>
      </w:r>
      <w:r>
        <w:rPr>
          <w:rFonts w:asciiTheme="majorHAnsi" w:hAnsiTheme="majorHAnsi" w:cstheme="majorHAnsi"/>
          <w:sz w:val="28"/>
          <w:szCs w:val="28"/>
        </w:rPr>
        <w:noBreakHyphen/>
        <w:t>HC&amp;QT được phân công cung cấp hiện trạng cơ sở vật chất, thiết bị đào tạo (Mục II.5 Đề cương) và nhu cầu đầu tư giai đoạn 2026 - 2030 (Mục III.3 Đề cương, Biểu 04). Phòng TH</w:t>
      </w:r>
      <w:r>
        <w:rPr>
          <w:rFonts w:asciiTheme="majorHAnsi" w:hAnsiTheme="majorHAnsi" w:cstheme="majorHAnsi"/>
          <w:sz w:val="28"/>
          <w:szCs w:val="28"/>
        </w:rPr>
        <w:noBreakHyphen/>
        <w:t>HC&amp;QT báo cáo như sau:</w:t>
      </w:r>
    </w:p>
    <w:p w14:paraId="7A3AAE63"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1. Cơ sở đào tạo, quỹ đất</w:t>
      </w:r>
    </w:p>
    <w:p w14:paraId="38410E31" w14:textId="77777777" w:rsidR="00863368" w:rsidRDefault="00FC29CA" w:rsidP="006465FF">
      <w:pPr>
        <w:keepNext/>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Nhà trường có 05 cơ sở đào tạo với tổng diện tích đất 313.518,8 m² (31,35 ha), diện tích sàn xây dựng 35.907 m², phân bố tại các phường Kon Tum, Đăk Bla, Đăk Cấm, tỉnh Quảng Ngãi. Quỹ đất tương đối lớn, tập trung chủ yếu ở Cơ sở 2 (167.188 m², khu thực nghiệm nông, lâm nghiệp), Cơ sở 1 và Cơ sở 4 (đào tạo - sát hạch lái xe); Cơ sở 3 (Khoa Y - Dược) có diện tích đất hẹp (1.742 m²). Chi tiết theo cơ sở:</w:t>
      </w:r>
    </w:p>
    <w:tbl>
      <w:tblPr>
        <w:tblStyle w:val="TableGrid"/>
        <w:tblW w:w="9069" w:type="dxa"/>
        <w:jc w:val="center"/>
        <w:tblLook w:val="04A0" w:firstRow="1" w:lastRow="0" w:firstColumn="1" w:lastColumn="0" w:noHBand="0" w:noVBand="1"/>
      </w:tblPr>
      <w:tblGrid>
        <w:gridCol w:w="563"/>
        <w:gridCol w:w="4703"/>
        <w:gridCol w:w="1812"/>
        <w:gridCol w:w="1991"/>
      </w:tblGrid>
      <w:tr w:rsidR="00E0585F" w:rsidRPr="00E0585F" w14:paraId="16C88A08" w14:textId="77777777" w:rsidTr="008F2450">
        <w:trPr>
          <w:cantSplit/>
          <w:tblHeader/>
          <w:jc w:val="center"/>
        </w:trPr>
        <w:tc>
          <w:tcPr>
            <w:tcW w:w="544" w:type="dxa"/>
            <w:vAlign w:val="center"/>
          </w:tcPr>
          <w:p w14:paraId="32CA3BF4"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TT</w:t>
            </w:r>
          </w:p>
        </w:tc>
        <w:tc>
          <w:tcPr>
            <w:tcW w:w="4716" w:type="dxa"/>
            <w:vAlign w:val="center"/>
          </w:tcPr>
          <w:p w14:paraId="136AC46E"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Cơ sở đào tạo</w:t>
            </w:r>
          </w:p>
        </w:tc>
        <w:tc>
          <w:tcPr>
            <w:tcW w:w="1814" w:type="dxa"/>
            <w:vAlign w:val="center"/>
          </w:tcPr>
          <w:p w14:paraId="01FE59B3"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Diện tích đất (m²)</w:t>
            </w:r>
          </w:p>
        </w:tc>
        <w:tc>
          <w:tcPr>
            <w:tcW w:w="1995" w:type="dxa"/>
            <w:vAlign w:val="center"/>
          </w:tcPr>
          <w:p w14:paraId="15C3E22D"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Diện tích sàn xây dựng (m²)</w:t>
            </w:r>
          </w:p>
        </w:tc>
      </w:tr>
      <w:tr w:rsidR="00E0585F" w:rsidRPr="00E0585F" w14:paraId="016A5BE0" w14:textId="77777777" w:rsidTr="008F2450">
        <w:trPr>
          <w:cantSplit/>
          <w:jc w:val="center"/>
        </w:trPr>
        <w:tc>
          <w:tcPr>
            <w:tcW w:w="544" w:type="dxa"/>
            <w:vAlign w:val="center"/>
          </w:tcPr>
          <w:p w14:paraId="2664096F"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w:t>
            </w:r>
          </w:p>
        </w:tc>
        <w:tc>
          <w:tcPr>
            <w:tcW w:w="4716" w:type="dxa"/>
            <w:vAlign w:val="center"/>
          </w:tcPr>
          <w:p w14:paraId="66CAA776"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Cơ sở 1 - Trụ sở chính (số 14 Ngụy Như Kon Tum)</w:t>
            </w:r>
          </w:p>
        </w:tc>
        <w:tc>
          <w:tcPr>
            <w:tcW w:w="1814" w:type="dxa"/>
            <w:vAlign w:val="center"/>
          </w:tcPr>
          <w:p w14:paraId="0787464B"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66.639</w:t>
            </w:r>
          </w:p>
        </w:tc>
        <w:tc>
          <w:tcPr>
            <w:tcW w:w="1995" w:type="dxa"/>
            <w:vAlign w:val="center"/>
          </w:tcPr>
          <w:p w14:paraId="6BA0585A"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10.329</w:t>
            </w:r>
          </w:p>
        </w:tc>
      </w:tr>
      <w:tr w:rsidR="00E0585F" w:rsidRPr="00E0585F" w14:paraId="2E61EBD3" w14:textId="77777777" w:rsidTr="008F2450">
        <w:trPr>
          <w:cantSplit/>
          <w:jc w:val="center"/>
        </w:trPr>
        <w:tc>
          <w:tcPr>
            <w:tcW w:w="544" w:type="dxa"/>
            <w:vAlign w:val="center"/>
          </w:tcPr>
          <w:p w14:paraId="6853587F"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w:t>
            </w:r>
          </w:p>
        </w:tc>
        <w:tc>
          <w:tcPr>
            <w:tcW w:w="4716" w:type="dxa"/>
            <w:vAlign w:val="center"/>
          </w:tcPr>
          <w:p w14:paraId="6076DBD9"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Cơ sở 2 - Khoa Kinh tế - Nông lâm và Khu thực nghiệm</w:t>
            </w:r>
          </w:p>
        </w:tc>
        <w:tc>
          <w:tcPr>
            <w:tcW w:w="1814" w:type="dxa"/>
            <w:vAlign w:val="center"/>
          </w:tcPr>
          <w:p w14:paraId="4ADD05B9"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167.188</w:t>
            </w:r>
          </w:p>
        </w:tc>
        <w:tc>
          <w:tcPr>
            <w:tcW w:w="1995" w:type="dxa"/>
            <w:vAlign w:val="center"/>
          </w:tcPr>
          <w:p w14:paraId="1C3167A5"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4.499</w:t>
            </w:r>
          </w:p>
        </w:tc>
      </w:tr>
      <w:tr w:rsidR="00E0585F" w:rsidRPr="00E0585F" w14:paraId="2C0F94D5" w14:textId="77777777" w:rsidTr="008F2450">
        <w:trPr>
          <w:cantSplit/>
          <w:jc w:val="center"/>
        </w:trPr>
        <w:tc>
          <w:tcPr>
            <w:tcW w:w="544" w:type="dxa"/>
            <w:vAlign w:val="center"/>
          </w:tcPr>
          <w:p w14:paraId="7DA0D10B"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3</w:t>
            </w:r>
          </w:p>
        </w:tc>
        <w:tc>
          <w:tcPr>
            <w:tcW w:w="4716" w:type="dxa"/>
            <w:vAlign w:val="center"/>
          </w:tcPr>
          <w:p w14:paraId="1D80999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Cơ sở 3 - Khoa Y - Dược (347 Bà Triệu)</w:t>
            </w:r>
          </w:p>
        </w:tc>
        <w:tc>
          <w:tcPr>
            <w:tcW w:w="1814" w:type="dxa"/>
            <w:vAlign w:val="center"/>
          </w:tcPr>
          <w:p w14:paraId="69903234"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1.742</w:t>
            </w:r>
          </w:p>
        </w:tc>
        <w:tc>
          <w:tcPr>
            <w:tcW w:w="1995" w:type="dxa"/>
            <w:vAlign w:val="center"/>
          </w:tcPr>
          <w:p w14:paraId="5BE2EF9F"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996</w:t>
            </w:r>
          </w:p>
        </w:tc>
      </w:tr>
      <w:tr w:rsidR="00E0585F" w:rsidRPr="00E0585F" w14:paraId="56F41634" w14:textId="77777777" w:rsidTr="008F2450">
        <w:trPr>
          <w:cantSplit/>
          <w:jc w:val="center"/>
        </w:trPr>
        <w:tc>
          <w:tcPr>
            <w:tcW w:w="544" w:type="dxa"/>
            <w:vAlign w:val="center"/>
          </w:tcPr>
          <w:p w14:paraId="6CCD82B2"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4</w:t>
            </w:r>
          </w:p>
        </w:tc>
        <w:tc>
          <w:tcPr>
            <w:tcW w:w="4716" w:type="dxa"/>
            <w:vAlign w:val="center"/>
          </w:tcPr>
          <w:p w14:paraId="231BE645"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Cơ sở 4 - Khoa Kỹ thuật - Công nghệ và các Trung tâm (đào tạo - sát hạch lái xe)</w:t>
            </w:r>
          </w:p>
        </w:tc>
        <w:tc>
          <w:tcPr>
            <w:tcW w:w="1814" w:type="dxa"/>
            <w:vAlign w:val="center"/>
          </w:tcPr>
          <w:p w14:paraId="005DA56F"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57.952</w:t>
            </w:r>
          </w:p>
        </w:tc>
        <w:tc>
          <w:tcPr>
            <w:tcW w:w="1995" w:type="dxa"/>
            <w:vAlign w:val="center"/>
          </w:tcPr>
          <w:p w14:paraId="23A047ED"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18.847</w:t>
            </w:r>
          </w:p>
        </w:tc>
      </w:tr>
      <w:tr w:rsidR="00E0585F" w:rsidRPr="00E0585F" w14:paraId="21A0B552" w14:textId="77777777" w:rsidTr="008F2450">
        <w:trPr>
          <w:cantSplit/>
          <w:jc w:val="center"/>
        </w:trPr>
        <w:tc>
          <w:tcPr>
            <w:tcW w:w="544" w:type="dxa"/>
            <w:vAlign w:val="center"/>
          </w:tcPr>
          <w:p w14:paraId="6D04BF93"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5</w:t>
            </w:r>
          </w:p>
        </w:tc>
        <w:tc>
          <w:tcPr>
            <w:tcW w:w="4716" w:type="dxa"/>
            <w:vAlign w:val="center"/>
          </w:tcPr>
          <w:p w14:paraId="6A365FD0"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Cơ sở 5 - Khoa các Khoa học cơ bản và Bộ phận tuyển sinh, hợp tác doanh nghiệp</w:t>
            </w:r>
          </w:p>
        </w:tc>
        <w:tc>
          <w:tcPr>
            <w:tcW w:w="1814" w:type="dxa"/>
            <w:vAlign w:val="center"/>
          </w:tcPr>
          <w:p w14:paraId="4306A0AE"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19.997,8</w:t>
            </w:r>
          </w:p>
        </w:tc>
        <w:tc>
          <w:tcPr>
            <w:tcW w:w="1995" w:type="dxa"/>
            <w:vAlign w:val="center"/>
          </w:tcPr>
          <w:p w14:paraId="704EFF30"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1.236</w:t>
            </w:r>
          </w:p>
        </w:tc>
      </w:tr>
      <w:tr w:rsidR="00E0585F" w:rsidRPr="00E0585F" w14:paraId="1688D950" w14:textId="77777777" w:rsidTr="008F2450">
        <w:trPr>
          <w:cantSplit/>
          <w:jc w:val="center"/>
        </w:trPr>
        <w:tc>
          <w:tcPr>
            <w:tcW w:w="544" w:type="dxa"/>
            <w:vAlign w:val="center"/>
          </w:tcPr>
          <w:p w14:paraId="2D58DF62" w14:textId="77777777" w:rsidR="00E0585F" w:rsidRPr="00160C0F" w:rsidRDefault="00E0585F" w:rsidP="008F2450">
            <w:pPr>
              <w:keepNext/>
              <w:widowControl w:val="0"/>
              <w:spacing w:before="40" w:after="40"/>
              <w:jc w:val="center"/>
              <w:rPr>
                <w:rFonts w:asciiTheme="majorHAnsi" w:hAnsiTheme="majorHAnsi" w:cstheme="majorHAnsi"/>
              </w:rPr>
            </w:pPr>
          </w:p>
        </w:tc>
        <w:tc>
          <w:tcPr>
            <w:tcW w:w="4716" w:type="dxa"/>
            <w:vAlign w:val="center"/>
          </w:tcPr>
          <w:p w14:paraId="457E8F37"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Cộng</w:t>
            </w:r>
          </w:p>
        </w:tc>
        <w:tc>
          <w:tcPr>
            <w:tcW w:w="1814" w:type="dxa"/>
            <w:vAlign w:val="center"/>
          </w:tcPr>
          <w:p w14:paraId="2348F7F1" w14:textId="77777777" w:rsidR="00E0585F" w:rsidRPr="00160C0F" w:rsidRDefault="00E0585F" w:rsidP="008F2450">
            <w:pPr>
              <w:keepNext/>
              <w:widowControl w:val="0"/>
              <w:spacing w:before="40" w:after="40"/>
              <w:jc w:val="right"/>
              <w:rPr>
                <w:rFonts w:asciiTheme="majorHAnsi" w:hAnsiTheme="majorHAnsi" w:cstheme="majorHAnsi"/>
              </w:rPr>
            </w:pPr>
            <w:r>
              <w:rPr>
                <w:rFonts w:asciiTheme="majorHAnsi" w:hAnsiTheme="majorHAnsi" w:cstheme="majorHAnsi"/>
                <w:b/>
              </w:rPr>
              <w:t>313.518,8</w:t>
            </w:r>
          </w:p>
        </w:tc>
        <w:tc>
          <w:tcPr>
            <w:tcW w:w="1995" w:type="dxa"/>
            <w:vAlign w:val="center"/>
          </w:tcPr>
          <w:p w14:paraId="415C8C8D" w14:textId="77777777" w:rsidR="00E0585F" w:rsidRPr="00160C0F" w:rsidRDefault="00E0585F" w:rsidP="008F2450">
            <w:pPr>
              <w:keepNext/>
              <w:widowControl w:val="0"/>
              <w:spacing w:before="40" w:after="40"/>
              <w:jc w:val="right"/>
              <w:rPr>
                <w:rFonts w:asciiTheme="majorHAnsi" w:hAnsiTheme="majorHAnsi" w:cstheme="majorHAnsi"/>
              </w:rPr>
            </w:pPr>
            <w:r>
              <w:rPr>
                <w:rFonts w:asciiTheme="majorHAnsi" w:hAnsiTheme="majorHAnsi" w:cstheme="majorHAnsi"/>
                <w:b/>
              </w:rPr>
              <w:t>35.907</w:t>
            </w:r>
          </w:p>
        </w:tc>
      </w:tr>
    </w:tbl>
    <w:p w14:paraId="1B058E9B" w14:textId="77777777" w:rsidR="00E5464F" w:rsidRPr="00517B10" w:rsidRDefault="00E5464F" w:rsidP="00E5464F">
      <w:pPr>
        <w:ind w:firstLine="720"/>
        <w:jc w:val="both"/>
        <w:rPr>
          <w:rFonts w:asciiTheme="majorHAnsi" w:hAnsiTheme="majorHAnsi" w:cstheme="majorHAnsi"/>
          <w:sz w:val="4"/>
          <w:szCs w:val="4"/>
        </w:rPr>
      </w:pPr>
    </w:p>
    <w:p w14:paraId="3F3CA128"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2. Hiện trạng cơ sở vật chất</w:t>
      </w:r>
    </w:p>
    <w:p w14:paraId="13FF5500" w14:textId="77777777" w:rsidR="00863368" w:rsidRDefault="00FC29CA" w:rsidP="006465FF">
      <w:pPr>
        <w:keepNext/>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Nhà trường có 53 phòng học, giảng đường (11.173 m²); 61 xưởng, phòng thực hành (9.469,5 m²); 03 nhà ăn (1.068,7 m²); 05 phòng thư viện (533,5 m²); ký </w:t>
      </w:r>
      <w:r>
        <w:rPr>
          <w:rFonts w:asciiTheme="majorHAnsi" w:hAnsiTheme="majorHAnsi" w:cstheme="majorHAnsi"/>
          <w:sz w:val="28"/>
          <w:szCs w:val="28"/>
        </w:rPr>
        <w:lastRenderedPageBreak/>
        <w:t>túc xá 148 phòng (6.035,6 m²). Số liệu từng cơ sở như sau:</w:t>
      </w:r>
    </w:p>
    <w:tbl>
      <w:tblPr>
        <w:tblStyle w:val="TableGrid"/>
        <w:tblW w:w="9068" w:type="dxa"/>
        <w:jc w:val="center"/>
        <w:tblLook w:val="04A0" w:firstRow="1" w:lastRow="0" w:firstColumn="1" w:lastColumn="0" w:noHBand="0" w:noVBand="1"/>
      </w:tblPr>
      <w:tblGrid>
        <w:gridCol w:w="907"/>
        <w:gridCol w:w="1814"/>
        <w:gridCol w:w="1814"/>
        <w:gridCol w:w="1632"/>
        <w:gridCol w:w="1269"/>
        <w:gridCol w:w="1632"/>
        <w:tblGridChange w:id="0">
          <w:tblGrid>
            <w:gridCol w:w="907"/>
            <w:gridCol w:w="1814"/>
            <w:gridCol w:w="1814"/>
            <w:gridCol w:w="1632"/>
            <w:gridCol w:w="1269"/>
            <w:gridCol w:w="1632"/>
          </w:tblGrid>
        </w:tblGridChange>
      </w:tblGrid>
      <w:tr w:rsidR="00E0585F" w:rsidRPr="00E0585F" w14:paraId="29FED8AE" w14:textId="77777777" w:rsidTr="008F2450">
        <w:trPr>
          <w:cantSplit/>
          <w:tblHeader/>
          <w:jc w:val="center"/>
        </w:trPr>
        <w:tc>
          <w:tcPr>
            <w:tcW w:w="907" w:type="dxa"/>
            <w:vAlign w:val="center"/>
          </w:tcPr>
          <w:p w14:paraId="456C8FD5"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Cơ sở</w:t>
            </w:r>
          </w:p>
        </w:tc>
        <w:tc>
          <w:tcPr>
            <w:tcW w:w="1814" w:type="dxa"/>
            <w:vAlign w:val="center"/>
          </w:tcPr>
          <w:p w14:paraId="70D6A602"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Phòng học, giảng đường (số phòng/m²)</w:t>
            </w:r>
          </w:p>
        </w:tc>
        <w:tc>
          <w:tcPr>
            <w:tcW w:w="1814" w:type="dxa"/>
            <w:vAlign w:val="center"/>
          </w:tcPr>
          <w:p w14:paraId="75AB8D70"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Xưởng, phòng thực hành (số phòng/m²)</w:t>
            </w:r>
          </w:p>
        </w:tc>
        <w:tc>
          <w:tcPr>
            <w:tcW w:w="1632" w:type="dxa"/>
            <w:vAlign w:val="center"/>
          </w:tcPr>
          <w:p w14:paraId="515E057C"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Ký túc xá (số phòng/m²)</w:t>
            </w:r>
          </w:p>
        </w:tc>
        <w:tc>
          <w:tcPr>
            <w:tcW w:w="1269" w:type="dxa"/>
            <w:vAlign w:val="center"/>
          </w:tcPr>
          <w:p w14:paraId="1F05535F"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Nhà ăn (số nhà/m²)</w:t>
            </w:r>
          </w:p>
        </w:tc>
        <w:tc>
          <w:tcPr>
            <w:tcW w:w="1632" w:type="dxa"/>
            <w:vAlign w:val="center"/>
          </w:tcPr>
          <w:p w14:paraId="2A5C1783"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Thư viện (số phòng/m²)</w:t>
            </w:r>
          </w:p>
        </w:tc>
      </w:tr>
      <w:tr w:rsidR="00E0585F" w:rsidRPr="00E0585F" w14:paraId="30127857" w14:textId="77777777" w:rsidTr="008F2450">
        <w:trPr>
          <w:cantSplit/>
          <w:jc w:val="center"/>
        </w:trPr>
        <w:tc>
          <w:tcPr>
            <w:tcW w:w="907" w:type="dxa"/>
            <w:vAlign w:val="center"/>
          </w:tcPr>
          <w:p w14:paraId="30CB47C1"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Cơ sở 1</w:t>
            </w:r>
          </w:p>
        </w:tc>
        <w:tc>
          <w:tcPr>
            <w:tcW w:w="1814" w:type="dxa"/>
            <w:vAlign w:val="center"/>
          </w:tcPr>
          <w:p w14:paraId="018C87F7"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31/6.971</w:t>
            </w:r>
          </w:p>
        </w:tc>
        <w:tc>
          <w:tcPr>
            <w:tcW w:w="1814" w:type="dxa"/>
            <w:vAlign w:val="center"/>
          </w:tcPr>
          <w:p w14:paraId="0748C1D6"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5/390</w:t>
            </w:r>
          </w:p>
        </w:tc>
        <w:tc>
          <w:tcPr>
            <w:tcW w:w="1632" w:type="dxa"/>
            <w:vAlign w:val="center"/>
          </w:tcPr>
          <w:p w14:paraId="0D40DD94"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80/3.516</w:t>
            </w:r>
          </w:p>
        </w:tc>
        <w:tc>
          <w:tcPr>
            <w:tcW w:w="1269" w:type="dxa"/>
            <w:vAlign w:val="center"/>
          </w:tcPr>
          <w:p w14:paraId="0C81238A"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1/428</w:t>
            </w:r>
          </w:p>
        </w:tc>
        <w:tc>
          <w:tcPr>
            <w:tcW w:w="1632" w:type="dxa"/>
            <w:vAlign w:val="center"/>
          </w:tcPr>
          <w:p w14:paraId="513D19C5"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2/384</w:t>
            </w:r>
          </w:p>
        </w:tc>
      </w:tr>
      <w:tr w:rsidR="00E0585F" w:rsidRPr="00E0585F" w14:paraId="408C6853" w14:textId="77777777" w:rsidTr="00E46A49">
        <w:tblPrEx>
          <w:tblW w:w="9068" w:type="dxa"/>
          <w:jc w:val="center"/>
          <w:tblPrExChange w:id="1" w:author="Nguyễn Ngọc Quang Phục" w:date="2026-10-15T16:05:00Z">
            <w:tblPrEx>
              <w:tblW w:w="9068" w:type="dxa"/>
              <w:jc w:val="center"/>
            </w:tblPrEx>
          </w:tblPrExChange>
        </w:tblPrEx>
        <w:trPr>
          <w:cantSplit/>
          <w:trHeight w:val="712"/>
          <w:jc w:val="center"/>
          <w:trPrChange w:id="2" w:author="Nguyễn Ngọc Quang Phục" w:date="2026-10-15T16:05:00Z">
            <w:trPr>
              <w:cantSplit/>
              <w:jc w:val="center"/>
            </w:trPr>
          </w:trPrChange>
        </w:trPr>
        <w:tc>
          <w:tcPr>
            <w:tcW w:w="907" w:type="dxa"/>
            <w:vAlign w:val="center"/>
            <w:tcPrChange w:id="3" w:author="Nguyễn Ngọc Quang Phục" w:date="2026-10-15T16:05:00Z">
              <w:tcPr>
                <w:tcW w:w="907" w:type="dxa"/>
                <w:vAlign w:val="center"/>
              </w:tcPr>
            </w:tcPrChange>
          </w:tcPr>
          <w:p w14:paraId="4F9F74A0"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Cơ sở 2</w:t>
            </w:r>
          </w:p>
        </w:tc>
        <w:tc>
          <w:tcPr>
            <w:tcW w:w="1814" w:type="dxa"/>
            <w:vAlign w:val="center"/>
            <w:tcPrChange w:id="4" w:author="Nguyễn Ngọc Quang Phục" w:date="2026-10-15T16:05:00Z">
              <w:tcPr>
                <w:tcW w:w="1814" w:type="dxa"/>
                <w:vAlign w:val="center"/>
              </w:tcPr>
            </w:tcPrChange>
          </w:tcPr>
          <w:p w14:paraId="334A01DB"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1/194</w:t>
            </w:r>
          </w:p>
        </w:tc>
        <w:tc>
          <w:tcPr>
            <w:tcW w:w="1814" w:type="dxa"/>
            <w:vAlign w:val="center"/>
            <w:tcPrChange w:id="5" w:author="Nguyễn Ngọc Quang Phục" w:date="2026-10-15T16:05:00Z">
              <w:tcPr>
                <w:tcW w:w="1814" w:type="dxa"/>
                <w:vAlign w:val="center"/>
              </w:tcPr>
            </w:tcPrChange>
          </w:tcPr>
          <w:p w14:paraId="3935FF55"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28/4.142</w:t>
            </w:r>
          </w:p>
        </w:tc>
        <w:tc>
          <w:tcPr>
            <w:tcW w:w="1632" w:type="dxa"/>
            <w:vAlign w:val="center"/>
            <w:tcPrChange w:id="6" w:author="Nguyễn Ngọc Quang Phục" w:date="2026-10-15T16:05:00Z">
              <w:tcPr>
                <w:tcW w:w="1632" w:type="dxa"/>
                <w:vAlign w:val="center"/>
              </w:tcPr>
            </w:tcPrChange>
          </w:tcPr>
          <w:p w14:paraId="6791325F"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Dùng chung Cơ sở 1</w:t>
            </w:r>
          </w:p>
        </w:tc>
        <w:tc>
          <w:tcPr>
            <w:tcW w:w="1269" w:type="dxa"/>
            <w:vAlign w:val="center"/>
            <w:tcPrChange w:id="7" w:author="Nguyễn Ngọc Quang Phục" w:date="2026-10-15T16:05:00Z">
              <w:tcPr>
                <w:tcW w:w="1269" w:type="dxa"/>
                <w:vAlign w:val="center"/>
              </w:tcPr>
            </w:tcPrChange>
          </w:tcPr>
          <w:p w14:paraId="48466630"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w:t>
            </w:r>
          </w:p>
        </w:tc>
        <w:tc>
          <w:tcPr>
            <w:tcW w:w="1632" w:type="dxa"/>
            <w:vAlign w:val="center"/>
            <w:tcPrChange w:id="8" w:author="Nguyễn Ngọc Quang Phục" w:date="2026-10-15T16:05:00Z">
              <w:tcPr>
                <w:tcW w:w="1632" w:type="dxa"/>
                <w:vAlign w:val="center"/>
              </w:tcPr>
            </w:tcPrChange>
          </w:tcPr>
          <w:p w14:paraId="4FCB2D0F"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w:t>
            </w:r>
          </w:p>
        </w:tc>
      </w:tr>
      <w:tr w:rsidR="00E0585F" w:rsidRPr="00E0585F" w14:paraId="7C958CB3" w14:textId="77777777" w:rsidTr="008F2450">
        <w:trPr>
          <w:cantSplit/>
          <w:jc w:val="center"/>
        </w:trPr>
        <w:tc>
          <w:tcPr>
            <w:tcW w:w="907" w:type="dxa"/>
            <w:vAlign w:val="center"/>
          </w:tcPr>
          <w:p w14:paraId="658B03C1"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Cơ sở 3</w:t>
            </w:r>
          </w:p>
        </w:tc>
        <w:tc>
          <w:tcPr>
            <w:tcW w:w="1814" w:type="dxa"/>
            <w:vAlign w:val="center"/>
          </w:tcPr>
          <w:p w14:paraId="211BE785"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5/1.212</w:t>
            </w:r>
          </w:p>
        </w:tc>
        <w:tc>
          <w:tcPr>
            <w:tcW w:w="1814" w:type="dxa"/>
            <w:vAlign w:val="center"/>
          </w:tcPr>
          <w:p w14:paraId="468D9C14"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6/288</w:t>
            </w:r>
          </w:p>
        </w:tc>
        <w:tc>
          <w:tcPr>
            <w:tcW w:w="1632" w:type="dxa"/>
            <w:vAlign w:val="center"/>
          </w:tcPr>
          <w:p w14:paraId="41A97F09"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Dùng chung Cơ sở 1, 4</w:t>
            </w:r>
          </w:p>
        </w:tc>
        <w:tc>
          <w:tcPr>
            <w:tcW w:w="1269" w:type="dxa"/>
            <w:vAlign w:val="center"/>
          </w:tcPr>
          <w:p w14:paraId="1E7B58F5"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w:t>
            </w:r>
          </w:p>
        </w:tc>
        <w:tc>
          <w:tcPr>
            <w:tcW w:w="1632" w:type="dxa"/>
            <w:vAlign w:val="center"/>
          </w:tcPr>
          <w:p w14:paraId="7D107CED"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w:t>
            </w:r>
          </w:p>
        </w:tc>
      </w:tr>
      <w:tr w:rsidR="00E0585F" w:rsidRPr="00E0585F" w14:paraId="540DC75D" w14:textId="77777777" w:rsidTr="008F2450">
        <w:trPr>
          <w:cantSplit/>
          <w:jc w:val="center"/>
        </w:trPr>
        <w:tc>
          <w:tcPr>
            <w:tcW w:w="907" w:type="dxa"/>
            <w:vAlign w:val="center"/>
          </w:tcPr>
          <w:p w14:paraId="1043B1EE"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Cơ sở 4</w:t>
            </w:r>
          </w:p>
        </w:tc>
        <w:tc>
          <w:tcPr>
            <w:tcW w:w="1814" w:type="dxa"/>
            <w:vAlign w:val="center"/>
          </w:tcPr>
          <w:p w14:paraId="100DB787"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14/2.620</w:t>
            </w:r>
          </w:p>
        </w:tc>
        <w:tc>
          <w:tcPr>
            <w:tcW w:w="1814" w:type="dxa"/>
            <w:vAlign w:val="center"/>
          </w:tcPr>
          <w:p w14:paraId="79467521"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10/3.674</w:t>
            </w:r>
          </w:p>
        </w:tc>
        <w:tc>
          <w:tcPr>
            <w:tcW w:w="1632" w:type="dxa"/>
            <w:vAlign w:val="center"/>
          </w:tcPr>
          <w:p w14:paraId="1F0870F2"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40/1.940</w:t>
            </w:r>
          </w:p>
        </w:tc>
        <w:tc>
          <w:tcPr>
            <w:tcW w:w="1269" w:type="dxa"/>
            <w:vAlign w:val="center"/>
          </w:tcPr>
          <w:p w14:paraId="21E1B46E"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1/335</w:t>
            </w:r>
          </w:p>
        </w:tc>
        <w:tc>
          <w:tcPr>
            <w:tcW w:w="1632" w:type="dxa"/>
            <w:vAlign w:val="center"/>
          </w:tcPr>
          <w:p w14:paraId="6AD3A27F"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3/149,5</w:t>
            </w:r>
          </w:p>
        </w:tc>
      </w:tr>
      <w:tr w:rsidR="00E0585F" w:rsidRPr="00E0585F" w14:paraId="0F762B62" w14:textId="77777777" w:rsidTr="008F2450">
        <w:trPr>
          <w:cantSplit/>
          <w:jc w:val="center"/>
        </w:trPr>
        <w:tc>
          <w:tcPr>
            <w:tcW w:w="907" w:type="dxa"/>
            <w:vAlign w:val="center"/>
          </w:tcPr>
          <w:p w14:paraId="2FA623E9"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Cơ sở 5</w:t>
            </w:r>
          </w:p>
        </w:tc>
        <w:tc>
          <w:tcPr>
            <w:tcW w:w="1814" w:type="dxa"/>
            <w:vAlign w:val="center"/>
          </w:tcPr>
          <w:p w14:paraId="13BC756B"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2/176</w:t>
            </w:r>
          </w:p>
        </w:tc>
        <w:tc>
          <w:tcPr>
            <w:tcW w:w="1814" w:type="dxa"/>
            <w:vAlign w:val="center"/>
          </w:tcPr>
          <w:p w14:paraId="3FF14032"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12/975,5</w:t>
            </w:r>
          </w:p>
        </w:tc>
        <w:tc>
          <w:tcPr>
            <w:tcW w:w="1632" w:type="dxa"/>
            <w:vAlign w:val="center"/>
          </w:tcPr>
          <w:p w14:paraId="25388C17"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28/579,6</w:t>
            </w:r>
          </w:p>
        </w:tc>
        <w:tc>
          <w:tcPr>
            <w:tcW w:w="1269" w:type="dxa"/>
            <w:vAlign w:val="center"/>
          </w:tcPr>
          <w:p w14:paraId="0563249A"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1/305,7</w:t>
            </w:r>
          </w:p>
        </w:tc>
        <w:tc>
          <w:tcPr>
            <w:tcW w:w="1632" w:type="dxa"/>
            <w:vAlign w:val="center"/>
          </w:tcPr>
          <w:p w14:paraId="477FDE0B"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w:t>
            </w:r>
          </w:p>
        </w:tc>
      </w:tr>
      <w:tr w:rsidR="00E0585F" w:rsidRPr="00E0585F" w14:paraId="7E6EEEBF" w14:textId="77777777" w:rsidTr="008F2450">
        <w:trPr>
          <w:cantSplit/>
          <w:jc w:val="center"/>
        </w:trPr>
        <w:tc>
          <w:tcPr>
            <w:tcW w:w="907" w:type="dxa"/>
            <w:vAlign w:val="center"/>
          </w:tcPr>
          <w:p w14:paraId="436B0AD8"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Cộng</w:t>
            </w:r>
          </w:p>
        </w:tc>
        <w:tc>
          <w:tcPr>
            <w:tcW w:w="1814" w:type="dxa"/>
            <w:vAlign w:val="center"/>
          </w:tcPr>
          <w:p w14:paraId="7C8BDBCE" w14:textId="77777777" w:rsidR="00E0585F" w:rsidRPr="00160C0F" w:rsidRDefault="00E0585F" w:rsidP="008F2450">
            <w:pPr>
              <w:keepNext/>
              <w:widowControl w:val="0"/>
              <w:spacing w:before="40" w:after="40"/>
              <w:jc w:val="center"/>
              <w:rPr>
                <w:rFonts w:asciiTheme="majorHAnsi" w:hAnsiTheme="majorHAnsi" w:cstheme="majorHAnsi"/>
              </w:rPr>
            </w:pPr>
            <w:r>
              <w:rPr>
                <w:rFonts w:asciiTheme="majorHAnsi" w:hAnsiTheme="majorHAnsi" w:cstheme="majorHAnsi"/>
                <w:b/>
              </w:rPr>
              <w:t>53/11.173</w:t>
            </w:r>
          </w:p>
        </w:tc>
        <w:tc>
          <w:tcPr>
            <w:tcW w:w="1814" w:type="dxa"/>
            <w:vAlign w:val="center"/>
          </w:tcPr>
          <w:p w14:paraId="1C7C57C9" w14:textId="77777777" w:rsidR="00E0585F" w:rsidRPr="00160C0F" w:rsidRDefault="00E0585F" w:rsidP="008F2450">
            <w:pPr>
              <w:keepNext/>
              <w:widowControl w:val="0"/>
              <w:spacing w:before="40" w:after="40"/>
              <w:jc w:val="center"/>
              <w:rPr>
                <w:rFonts w:asciiTheme="majorHAnsi" w:hAnsiTheme="majorHAnsi" w:cstheme="majorHAnsi"/>
              </w:rPr>
            </w:pPr>
            <w:r>
              <w:rPr>
                <w:rFonts w:asciiTheme="majorHAnsi" w:hAnsiTheme="majorHAnsi" w:cstheme="majorHAnsi"/>
                <w:b/>
              </w:rPr>
              <w:t>61/9.469,5</w:t>
            </w:r>
          </w:p>
        </w:tc>
        <w:tc>
          <w:tcPr>
            <w:tcW w:w="1632" w:type="dxa"/>
            <w:vAlign w:val="center"/>
          </w:tcPr>
          <w:p w14:paraId="69408DDD" w14:textId="77777777" w:rsidR="00E0585F" w:rsidRPr="00160C0F" w:rsidRDefault="00E0585F" w:rsidP="008F2450">
            <w:pPr>
              <w:keepNext/>
              <w:widowControl w:val="0"/>
              <w:spacing w:before="40" w:after="40"/>
              <w:jc w:val="center"/>
              <w:rPr>
                <w:rFonts w:asciiTheme="majorHAnsi" w:hAnsiTheme="majorHAnsi" w:cstheme="majorHAnsi"/>
              </w:rPr>
            </w:pPr>
            <w:r>
              <w:rPr>
                <w:rFonts w:asciiTheme="majorHAnsi" w:hAnsiTheme="majorHAnsi" w:cstheme="majorHAnsi"/>
                <w:b/>
              </w:rPr>
              <w:t>148/6.035,6</w:t>
            </w:r>
          </w:p>
        </w:tc>
        <w:tc>
          <w:tcPr>
            <w:tcW w:w="1269" w:type="dxa"/>
            <w:vAlign w:val="center"/>
          </w:tcPr>
          <w:p w14:paraId="6C8F3AF0" w14:textId="77777777" w:rsidR="00E0585F" w:rsidRPr="00160C0F" w:rsidRDefault="00E0585F" w:rsidP="008F2450">
            <w:pPr>
              <w:keepNext/>
              <w:widowControl w:val="0"/>
              <w:spacing w:before="40" w:after="40"/>
              <w:jc w:val="center"/>
              <w:rPr>
                <w:rFonts w:asciiTheme="majorHAnsi" w:hAnsiTheme="majorHAnsi" w:cstheme="majorHAnsi"/>
              </w:rPr>
            </w:pPr>
            <w:r>
              <w:rPr>
                <w:rFonts w:asciiTheme="majorHAnsi" w:hAnsiTheme="majorHAnsi" w:cstheme="majorHAnsi"/>
                <w:b/>
              </w:rPr>
              <w:t>3/1.068,7</w:t>
            </w:r>
          </w:p>
        </w:tc>
        <w:tc>
          <w:tcPr>
            <w:tcW w:w="1632" w:type="dxa"/>
            <w:vAlign w:val="center"/>
          </w:tcPr>
          <w:p w14:paraId="4DD4F95B" w14:textId="77777777" w:rsidR="00E0585F" w:rsidRPr="00160C0F" w:rsidRDefault="00E0585F" w:rsidP="008F2450">
            <w:pPr>
              <w:keepNext/>
              <w:widowControl w:val="0"/>
              <w:spacing w:before="40" w:after="40"/>
              <w:jc w:val="center"/>
              <w:rPr>
                <w:rFonts w:asciiTheme="majorHAnsi" w:hAnsiTheme="majorHAnsi" w:cstheme="majorHAnsi"/>
              </w:rPr>
            </w:pPr>
            <w:r>
              <w:rPr>
                <w:rFonts w:asciiTheme="majorHAnsi" w:hAnsiTheme="majorHAnsi" w:cstheme="majorHAnsi"/>
                <w:b/>
              </w:rPr>
              <w:t>5/533,5</w:t>
            </w:r>
          </w:p>
        </w:tc>
      </w:tr>
    </w:tbl>
    <w:p w14:paraId="00CA1BAA" w14:textId="77777777" w:rsidR="00E5464F" w:rsidRPr="00517B10" w:rsidRDefault="00E5464F" w:rsidP="00E5464F">
      <w:pPr>
        <w:ind w:firstLine="720"/>
        <w:jc w:val="both"/>
        <w:rPr>
          <w:rFonts w:asciiTheme="majorHAnsi" w:hAnsiTheme="majorHAnsi" w:cstheme="majorHAnsi"/>
          <w:sz w:val="4"/>
          <w:szCs w:val="4"/>
        </w:rPr>
      </w:pPr>
    </w:p>
    <w:p w14:paraId="6493E90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Số liệu theo Báo cáo kèm Công văn số 405/CĐKT</w:t>
      </w:r>
      <w:r>
        <w:rPr>
          <w:rFonts w:asciiTheme="majorHAnsi" w:hAnsiTheme="majorHAnsi" w:cstheme="majorHAnsi"/>
          <w:sz w:val="28"/>
          <w:szCs w:val="28"/>
          <w:shd w:val="clear" w:color="auto" w:fill="FFFFFF"/>
        </w:rPr>
        <w:noBreakHyphen/>
        <w:t>THHCQT ngày 03/6/2026 gửi Bộ Giáo dục và Đào tạo (mục 5.1), đối chiếu Phụ lục I Đề án xây dựng Trường thành trường cao đẳng chất lượng cao giai đoạn 2026 - 2030 (Đề án số 07/ĐA</w:t>
      </w:r>
      <w:r>
        <w:rPr>
          <w:rFonts w:asciiTheme="majorHAnsi" w:hAnsiTheme="majorHAnsi" w:cstheme="majorHAnsi"/>
          <w:sz w:val="28"/>
          <w:szCs w:val="28"/>
          <w:shd w:val="clear" w:color="auto" w:fill="FFFFFF"/>
        </w:rPr>
        <w:noBreakHyphen/>
        <w:t>CĐKT ngày 21/7/2026). Hàng “Cộng” là kết quả cộng các dòng; phòng TH</w:t>
      </w:r>
      <w:r>
        <w:rPr>
          <w:rFonts w:asciiTheme="majorHAnsi" w:hAnsiTheme="majorHAnsi" w:cstheme="majorHAnsi"/>
          <w:sz w:val="28"/>
          <w:szCs w:val="28"/>
          <w:shd w:val="clear" w:color="auto" w:fill="FFFFFF"/>
        </w:rPr>
        <w:noBreakHyphen/>
        <w:t>HC&amp;QT sẽ kiểm kê lại phòng học, xưởng thực hành (Cơ sở 2, 5) trước khi chốt số liệu trong Biểu 01 của Sở.</w:t>
      </w:r>
    </w:p>
    <w:p w14:paraId="19607C94"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Công trình xây dựng: Danh mục thống kê 40 công trình, đưa vào sử dụng từ năm 1997 đến năm 2018, tổng diện tích sàn 29.187 m²; trong đó 06 công trình cấp II, 09 công trình cấp III, 25 công trình cấp IV; 12 công trình đã hết giá trị còn lại.</w:t>
      </w:r>
    </w:p>
    <w:p w14:paraId="25980B7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Mức độ đáp ứng: Phòng học, giảng đường đáp ứng yêu cầu đào tạo hiện tại nhưng chưa đồng bộ, một số phòng chưa được cải tạo theo hướng học tập linh hoạt, số hóa. Nhiều hạng mục xuống cấp, công năng sử dụng tại 05 cơ sở chưa đạt hiệu quả tối ưu, cảnh quan môi trường một số điểm trường chưa bảo đảm xanh - sạch - đẹp (Thông báo số 916/TB</w:t>
      </w:r>
      <w:r>
        <w:rPr>
          <w:rFonts w:asciiTheme="majorHAnsi" w:hAnsiTheme="majorHAnsi" w:cstheme="majorHAnsi"/>
          <w:sz w:val="28"/>
          <w:szCs w:val="28"/>
          <w:shd w:val="clear" w:color="auto" w:fill="FFFFFF"/>
        </w:rPr>
        <w:noBreakHyphen/>
        <w:t>UBND ngày 27/8/2026 của UBND tỉnh).</w:t>
      </w:r>
    </w:p>
    <w:p w14:paraId="54FBA113"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Vấn đề về đất đai, hạ tầng đang xử lý: Tình trạng lấn chiếm đất tại Cơ sở 5 (UBND phường Đăk Cấm xử lý theo Thông báo số 916/TB</w:t>
      </w:r>
      <w:r>
        <w:rPr>
          <w:rFonts w:asciiTheme="majorHAnsi" w:hAnsiTheme="majorHAnsi" w:cstheme="majorHAnsi"/>
          <w:sz w:val="28"/>
          <w:szCs w:val="28"/>
          <w:shd w:val="clear" w:color="auto" w:fill="FFFFFF"/>
        </w:rPr>
        <w:noBreakHyphen/>
        <w:t>UBND); tuyến đường Trương Vĩnh Ký vào Cơ sở 4 hư hỏng (Ban Quản lý dự án đầu tư Tây Quảng Ngãi sửa chữa theo Thông báo số 916/TB</w:t>
      </w:r>
      <w:r>
        <w:rPr>
          <w:rFonts w:asciiTheme="majorHAnsi" w:hAnsiTheme="majorHAnsi" w:cstheme="majorHAnsi"/>
          <w:sz w:val="28"/>
          <w:szCs w:val="28"/>
          <w:shd w:val="clear" w:color="auto" w:fill="FFFFFF"/>
        </w:rPr>
        <w:noBreakHyphen/>
        <w:t xml:space="preserve">UBND). </w:t>
      </w:r>
    </w:p>
    <w:p w14:paraId="545F4A7D"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3. Thiết bị đào tạo, hạ tầng công nghệ thông tin</w:t>
      </w:r>
    </w:p>
    <w:p w14:paraId="66B98F8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Mức độ đáp ứng thiết bị so với chương trình đào tạo theo 25 nhóm ngành, nghề (Báo cáo kèm Công văn số 405, mục 5.2): 12 nhóm dưới 50% (thấp nhất: Nông nghiệp công nghệ cao 12%, Nghiệp vụ nhà hàng, khách sạn 20%, Chăn nuôi 25,9%, Hướng dẫn du lịch 28,8%, Vận hành điện trong nhà máy thủy điện 30%, Công tác xã hội 30%); 03 nhóm đạt từ 100% trở lên (Trồng trọt, Kế toán, Kế toán doanh nghiệp).</w:t>
      </w:r>
    </w:p>
    <w:p w14:paraId="77C3FA04"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Nhà trường tự đánh giá tiêu chuẩn thiết bị, dụng cụ đào tạo đạt 0 điểm trong báo cáo tự đánh giá; tỷ lệ thiết bị có trình độ công nghệ tiên tiến chưa đạt mức tối thiểu 30% đối với ngành, nghề trọng điểm theo tiêu chí trường cao đẳng chất lượng cao (Thông tư số 35/2021/TT</w:t>
      </w:r>
      <w:r>
        <w:rPr>
          <w:rFonts w:asciiTheme="majorHAnsi" w:hAnsiTheme="majorHAnsi" w:cstheme="majorHAnsi"/>
          <w:sz w:val="28"/>
          <w:szCs w:val="28"/>
          <w:shd w:val="clear" w:color="auto" w:fill="FFFFFF"/>
        </w:rPr>
        <w:noBreakHyphen/>
        <w:t>BLĐTBXH ngày 30/12/2021; Đề án số 07/ĐA</w:t>
      </w:r>
      <w:r>
        <w:rPr>
          <w:rFonts w:asciiTheme="majorHAnsi" w:hAnsiTheme="majorHAnsi" w:cstheme="majorHAnsi"/>
          <w:sz w:val="28"/>
          <w:szCs w:val="28"/>
          <w:shd w:val="clear" w:color="auto" w:fill="FFFFFF"/>
        </w:rPr>
        <w:noBreakHyphen/>
        <w:t>CĐKT).</w:t>
      </w:r>
    </w:p>
    <w:p w14:paraId="345B72B3"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Hạ tầng công nghệ thông tin: Đã vận hành phần mềm quản lý đào tạo (Unisoft), hệ thống quản lý văn bản và điều hành (VNPT Quảng Ngãi), phần mềm kế toán, quản lý tài sản (MISA); thư viện số có 5.012 tài liệu, 83 cơ sở dữ liệu trực tuyến (tại thời điểm 03/6/2026). Nhu cầu nâng cấp máy chủ, mạng không dây, an toàn thông tin, phòng thực hành máy tính chuyên dùng nêu tại Mục 5.</w:t>
      </w:r>
    </w:p>
    <w:p w14:paraId="334C119F"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4. Đầu tư giai đoạn 2021 - 2025 và năm 2026</w:t>
      </w:r>
    </w:p>
    <w:p w14:paraId="084CDD6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Giai đoạn 2021 - 2025: Vốn đầu tư giáo dục nghề nghiệp 78.920 triệu đồng (ngân sách trung ương 71.609 triệu đồng, gồm 21.483 triệu đồng năm 2022, 16.710 triệu đồng năm 2023, 20.051 triệu đồng năm 2024, 13.365 triệu đồng năm 2025; ngân sách địa phương 7.311 triệu đồng), giải ngân 100% (Báo cáo số 326/BC</w:t>
      </w:r>
      <w:r>
        <w:rPr>
          <w:rFonts w:asciiTheme="majorHAnsi" w:hAnsiTheme="majorHAnsi" w:cstheme="majorHAnsi"/>
          <w:sz w:val="28"/>
          <w:szCs w:val="28"/>
          <w:shd w:val="clear" w:color="auto" w:fill="FFFFFF"/>
        </w:rPr>
        <w:noBreakHyphen/>
        <w:t>CĐKT ngày 09/7/2026).</w:t>
      </w:r>
    </w:p>
    <w:p w14:paraId="07D572D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Năm 2026: Vốn đầu tư công giao cho Nhà trường 260 triệu đồng (ngân sách trung ương 200 triệu đồng, ngân sách tỉnh 60 triệu đồng) cho công việc chuẩn bị đầu tư thuộc Chương trình mục tiêu quốc gia xây dựng nông thôn mới, giảm nghèo bền vững và phát triển kinh tế - xã hội vùng đồng bào dân tộc thiểu số và miền núi (Quyết định số 805/QĐ</w:t>
      </w:r>
      <w:r>
        <w:rPr>
          <w:rFonts w:asciiTheme="majorHAnsi" w:hAnsiTheme="majorHAnsi" w:cstheme="majorHAnsi"/>
          <w:sz w:val="28"/>
          <w:szCs w:val="28"/>
          <w:shd w:val="clear" w:color="auto" w:fill="FFFFFF"/>
        </w:rPr>
        <w:noBreakHyphen/>
        <w:t>UBND ngày 11/9/2026 của UBND tỉnh); giải ngân đến ngày 25/9/2026 là 0 đồng (Báo cáo số 427/BC</w:t>
      </w:r>
      <w:r>
        <w:rPr>
          <w:rFonts w:asciiTheme="majorHAnsi" w:hAnsiTheme="majorHAnsi" w:cstheme="majorHAnsi"/>
          <w:sz w:val="28"/>
          <w:szCs w:val="28"/>
          <w:shd w:val="clear" w:color="auto" w:fill="FFFFFF"/>
        </w:rPr>
        <w:noBreakHyphen/>
        <w:t>CĐKT ngày 24/9/2026). Nhà trường đã phê duyệt dự toán chuẩn bị đầu tư 6.249,856 triệu đồng (Quyết định số 1899/QĐ</w:t>
      </w:r>
      <w:r>
        <w:rPr>
          <w:rFonts w:asciiTheme="majorHAnsi" w:hAnsiTheme="majorHAnsi" w:cstheme="majorHAnsi"/>
          <w:sz w:val="28"/>
          <w:szCs w:val="28"/>
          <w:shd w:val="clear" w:color="auto" w:fill="FFFFFF"/>
        </w:rPr>
        <w:noBreakHyphen/>
        <w:t>CĐKT ngày 28/8/2026) và 5.056,824 triệu đồng (Quyết định số 1951/QĐ</w:t>
      </w:r>
      <w:r>
        <w:rPr>
          <w:rFonts w:asciiTheme="majorHAnsi" w:hAnsiTheme="majorHAnsi" w:cstheme="majorHAnsi"/>
          <w:sz w:val="28"/>
          <w:szCs w:val="28"/>
          <w:shd w:val="clear" w:color="auto" w:fill="FFFFFF"/>
        </w:rPr>
        <w:noBreakHyphen/>
        <w:t>CĐKT ngày 07/9/2026) cho hai dự án thuộc hai chương trình mục tiêu quốc gia.</w:t>
      </w:r>
    </w:p>
    <w:p w14:paraId="22A32FBF" w14:textId="3C9D5654"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Ước thực hiện cả năm 2026: </w:t>
      </w:r>
      <w:del w:id="9" w:author="Nguyễn Ngọc Quang Phục" w:date="2026-10-15T16:07:00Z">
        <w:r w:rsidDel="00E46A49">
          <w:rPr>
            <w:rFonts w:asciiTheme="majorHAnsi" w:hAnsiTheme="majorHAnsi" w:cstheme="majorHAnsi"/>
            <w:sz w:val="28"/>
            <w:szCs w:val="28"/>
            <w:highlight w:val="yellow"/>
            <w:shd w:val="clear" w:color="auto" w:fill="FFFFFF"/>
          </w:rPr>
          <w:delText>[CẦN BỔ SUNG: ước giải ngân cả năm 2026 do phòng TC</w:delText>
        </w:r>
        <w:r w:rsidDel="00E46A49">
          <w:rPr>
            <w:rFonts w:asciiTheme="majorHAnsi" w:hAnsiTheme="majorHAnsi" w:cstheme="majorHAnsi"/>
            <w:sz w:val="28"/>
            <w:szCs w:val="28"/>
            <w:highlight w:val="yellow"/>
            <w:shd w:val="clear" w:color="auto" w:fill="FFFFFF"/>
          </w:rPr>
          <w:noBreakHyphen/>
          <w:delText>KT xác nhận]</w:delText>
        </w:r>
      </w:del>
      <w:ins w:id="10" w:author="Nguyễn Ngọc Quang Phục" w:date="2026-10-15T16:07:00Z">
        <w:r w:rsidR="00E46A49">
          <w:rPr>
            <w:rFonts w:asciiTheme="majorHAnsi" w:hAnsiTheme="majorHAnsi" w:cstheme="majorHAnsi"/>
            <w:sz w:val="28"/>
            <w:szCs w:val="28"/>
            <w:shd w:val="clear" w:color="auto" w:fill="FFFFFF"/>
          </w:rPr>
          <w:t>100% vốn được giao.</w:t>
        </w:r>
      </w:ins>
    </w:p>
    <w:p w14:paraId="696B681C"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5. Nhu cầu đầu tư giai đoạn 2026 - 2030</w:t>
      </w:r>
    </w:p>
    <w:p w14:paraId="5885DD13" w14:textId="77777777" w:rsidR="00863368" w:rsidRDefault="00FC29CA" w:rsidP="006465FF">
      <w:pPr>
        <w:keepNext/>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Nhu cầu theo Đề án số 07/ĐA</w:t>
      </w:r>
      <w:r>
        <w:rPr>
          <w:rFonts w:asciiTheme="majorHAnsi" w:hAnsiTheme="majorHAnsi" w:cstheme="majorHAnsi"/>
          <w:sz w:val="28"/>
          <w:szCs w:val="28"/>
        </w:rPr>
        <w:noBreakHyphen/>
        <w:t>CĐKT (tổng 409.374 triệu đồng; ngân sách trung ương từ các chương trình mục tiêu quốc gia 216.309 triệu đồng, ngân sách địa phương 185.168 triệu đồng, nguồn của Nhà trường 7.897 triệu đồng), phân kỳ như sau:</w:t>
      </w:r>
    </w:p>
    <w:tbl>
      <w:tblPr>
        <w:tblStyle w:val="TableGrid"/>
        <w:tblW w:w="9069" w:type="dxa"/>
        <w:jc w:val="center"/>
        <w:tblLook w:val="04A0" w:firstRow="1" w:lastRow="0" w:firstColumn="1" w:lastColumn="0" w:noHBand="0" w:noVBand="1"/>
      </w:tblPr>
      <w:tblGrid>
        <w:gridCol w:w="563"/>
        <w:gridCol w:w="2519"/>
        <w:gridCol w:w="1072"/>
        <w:gridCol w:w="931"/>
        <w:gridCol w:w="931"/>
        <w:gridCol w:w="1061"/>
        <w:gridCol w:w="1061"/>
        <w:gridCol w:w="931"/>
      </w:tblGrid>
      <w:tr w:rsidR="00E0585F" w:rsidRPr="00E0585F" w14:paraId="130FDABF" w14:textId="77777777" w:rsidTr="008F2450">
        <w:trPr>
          <w:cantSplit/>
          <w:tblHeader/>
          <w:jc w:val="center"/>
        </w:trPr>
        <w:tc>
          <w:tcPr>
            <w:tcW w:w="453" w:type="dxa"/>
            <w:vAlign w:val="center"/>
          </w:tcPr>
          <w:p w14:paraId="227F191E"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TT</w:t>
            </w:r>
          </w:p>
        </w:tc>
        <w:tc>
          <w:tcPr>
            <w:tcW w:w="2993" w:type="dxa"/>
            <w:vAlign w:val="center"/>
          </w:tcPr>
          <w:p w14:paraId="00F34701"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Nội dung</w:t>
            </w:r>
          </w:p>
        </w:tc>
        <w:tc>
          <w:tcPr>
            <w:tcW w:w="1088" w:type="dxa"/>
            <w:vAlign w:val="center"/>
          </w:tcPr>
          <w:p w14:paraId="0FF7A032"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Cộng</w:t>
            </w:r>
          </w:p>
        </w:tc>
        <w:tc>
          <w:tcPr>
            <w:tcW w:w="907" w:type="dxa"/>
            <w:vAlign w:val="center"/>
          </w:tcPr>
          <w:p w14:paraId="29C965CC"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2026</w:t>
            </w:r>
          </w:p>
        </w:tc>
        <w:tc>
          <w:tcPr>
            <w:tcW w:w="907" w:type="dxa"/>
            <w:vAlign w:val="center"/>
          </w:tcPr>
          <w:p w14:paraId="2E531AF7"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2027</w:t>
            </w:r>
          </w:p>
        </w:tc>
        <w:tc>
          <w:tcPr>
            <w:tcW w:w="907" w:type="dxa"/>
            <w:vAlign w:val="center"/>
          </w:tcPr>
          <w:p w14:paraId="453E3B60"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2028</w:t>
            </w:r>
          </w:p>
        </w:tc>
        <w:tc>
          <w:tcPr>
            <w:tcW w:w="907" w:type="dxa"/>
            <w:vAlign w:val="center"/>
          </w:tcPr>
          <w:p w14:paraId="7F78B890"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2029</w:t>
            </w:r>
          </w:p>
        </w:tc>
        <w:tc>
          <w:tcPr>
            <w:tcW w:w="907" w:type="dxa"/>
            <w:vAlign w:val="center"/>
          </w:tcPr>
          <w:p w14:paraId="554D5702"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2030</w:t>
            </w:r>
          </w:p>
        </w:tc>
      </w:tr>
      <w:tr w:rsidR="00E0585F" w:rsidRPr="00E0585F" w14:paraId="1D7E99FA" w14:textId="77777777" w:rsidTr="008F2450">
        <w:trPr>
          <w:cantSplit/>
          <w:jc w:val="center"/>
        </w:trPr>
        <w:tc>
          <w:tcPr>
            <w:tcW w:w="453" w:type="dxa"/>
            <w:vAlign w:val="center"/>
          </w:tcPr>
          <w:p w14:paraId="62477DE4"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w:t>
            </w:r>
          </w:p>
        </w:tc>
        <w:tc>
          <w:tcPr>
            <w:tcW w:w="2993" w:type="dxa"/>
            <w:vAlign w:val="center"/>
          </w:tcPr>
          <w:p w14:paraId="6BB58FFB"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Cơ sở vật chất (36 hạng mục)</w:t>
            </w:r>
          </w:p>
        </w:tc>
        <w:tc>
          <w:tcPr>
            <w:tcW w:w="1088" w:type="dxa"/>
            <w:vAlign w:val="center"/>
          </w:tcPr>
          <w:p w14:paraId="2F618F90"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117.525</w:t>
            </w:r>
          </w:p>
        </w:tc>
        <w:tc>
          <w:tcPr>
            <w:tcW w:w="907" w:type="dxa"/>
            <w:vAlign w:val="center"/>
          </w:tcPr>
          <w:p w14:paraId="4CCD590F"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28.980</w:t>
            </w:r>
          </w:p>
        </w:tc>
        <w:tc>
          <w:tcPr>
            <w:tcW w:w="907" w:type="dxa"/>
            <w:vAlign w:val="center"/>
          </w:tcPr>
          <w:p w14:paraId="7CDE74CE"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35.750</w:t>
            </w:r>
          </w:p>
        </w:tc>
        <w:tc>
          <w:tcPr>
            <w:tcW w:w="907" w:type="dxa"/>
            <w:vAlign w:val="center"/>
          </w:tcPr>
          <w:p w14:paraId="7D33F34D"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14.400</w:t>
            </w:r>
          </w:p>
        </w:tc>
        <w:tc>
          <w:tcPr>
            <w:tcW w:w="907" w:type="dxa"/>
            <w:vAlign w:val="center"/>
          </w:tcPr>
          <w:p w14:paraId="4D09C38A"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36.295</w:t>
            </w:r>
          </w:p>
        </w:tc>
        <w:tc>
          <w:tcPr>
            <w:tcW w:w="907" w:type="dxa"/>
            <w:vAlign w:val="center"/>
          </w:tcPr>
          <w:p w14:paraId="0A9F54A3"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2.100</w:t>
            </w:r>
          </w:p>
        </w:tc>
      </w:tr>
      <w:tr w:rsidR="00E0585F" w:rsidRPr="00E0585F" w14:paraId="439DEF52" w14:textId="77777777" w:rsidTr="008F2450">
        <w:trPr>
          <w:cantSplit/>
          <w:jc w:val="center"/>
        </w:trPr>
        <w:tc>
          <w:tcPr>
            <w:tcW w:w="453" w:type="dxa"/>
            <w:vAlign w:val="center"/>
          </w:tcPr>
          <w:p w14:paraId="1CE5DE78"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w:t>
            </w:r>
          </w:p>
        </w:tc>
        <w:tc>
          <w:tcPr>
            <w:tcW w:w="2993" w:type="dxa"/>
            <w:vAlign w:val="center"/>
          </w:tcPr>
          <w:p w14:paraId="3994627B"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Thiết bị đào tạo (27 mục theo ngành, nghề và 02 thiết bị dùng chung)</w:t>
            </w:r>
          </w:p>
        </w:tc>
        <w:tc>
          <w:tcPr>
            <w:tcW w:w="1088" w:type="dxa"/>
            <w:vAlign w:val="center"/>
          </w:tcPr>
          <w:p w14:paraId="0C92EE11"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270.832</w:t>
            </w:r>
          </w:p>
        </w:tc>
        <w:tc>
          <w:tcPr>
            <w:tcW w:w="907" w:type="dxa"/>
            <w:vAlign w:val="center"/>
          </w:tcPr>
          <w:p w14:paraId="7BC3AC6F"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w:t>
            </w:r>
          </w:p>
        </w:tc>
        <w:tc>
          <w:tcPr>
            <w:tcW w:w="907" w:type="dxa"/>
            <w:vAlign w:val="center"/>
          </w:tcPr>
          <w:p w14:paraId="1CBB0940"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57.150</w:t>
            </w:r>
          </w:p>
        </w:tc>
        <w:tc>
          <w:tcPr>
            <w:tcW w:w="907" w:type="dxa"/>
            <w:vAlign w:val="center"/>
          </w:tcPr>
          <w:p w14:paraId="4E5E9785"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90.087</w:t>
            </w:r>
          </w:p>
        </w:tc>
        <w:tc>
          <w:tcPr>
            <w:tcW w:w="907" w:type="dxa"/>
            <w:vAlign w:val="center"/>
          </w:tcPr>
          <w:p w14:paraId="1DE796CB"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102.995</w:t>
            </w:r>
          </w:p>
        </w:tc>
        <w:tc>
          <w:tcPr>
            <w:tcW w:w="907" w:type="dxa"/>
            <w:vAlign w:val="center"/>
          </w:tcPr>
          <w:p w14:paraId="5890BC8A"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20.600</w:t>
            </w:r>
          </w:p>
        </w:tc>
      </w:tr>
      <w:tr w:rsidR="00E0585F" w:rsidRPr="00E0585F" w14:paraId="0FE036C9" w14:textId="77777777" w:rsidTr="008F2450">
        <w:trPr>
          <w:cantSplit/>
          <w:jc w:val="center"/>
        </w:trPr>
        <w:tc>
          <w:tcPr>
            <w:tcW w:w="453" w:type="dxa"/>
            <w:vAlign w:val="center"/>
          </w:tcPr>
          <w:p w14:paraId="1CF2F9ED"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3</w:t>
            </w:r>
          </w:p>
        </w:tc>
        <w:tc>
          <w:tcPr>
            <w:tcW w:w="2993" w:type="dxa"/>
            <w:vAlign w:val="center"/>
          </w:tcPr>
          <w:p w14:paraId="306ACA79"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Chuyển đổi số toàn diện</w:t>
            </w:r>
          </w:p>
        </w:tc>
        <w:tc>
          <w:tcPr>
            <w:tcW w:w="1088" w:type="dxa"/>
            <w:vAlign w:val="center"/>
          </w:tcPr>
          <w:p w14:paraId="0BE6417A"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7.000</w:t>
            </w:r>
          </w:p>
        </w:tc>
        <w:tc>
          <w:tcPr>
            <w:tcW w:w="907" w:type="dxa"/>
            <w:vAlign w:val="center"/>
          </w:tcPr>
          <w:p w14:paraId="1B6A9DAB"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2.500</w:t>
            </w:r>
          </w:p>
        </w:tc>
        <w:tc>
          <w:tcPr>
            <w:tcW w:w="907" w:type="dxa"/>
            <w:vAlign w:val="center"/>
          </w:tcPr>
          <w:p w14:paraId="642F7360"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3.200</w:t>
            </w:r>
          </w:p>
        </w:tc>
        <w:tc>
          <w:tcPr>
            <w:tcW w:w="907" w:type="dxa"/>
            <w:vAlign w:val="center"/>
          </w:tcPr>
          <w:p w14:paraId="0B6A03F1"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1.300</w:t>
            </w:r>
          </w:p>
        </w:tc>
        <w:tc>
          <w:tcPr>
            <w:tcW w:w="907" w:type="dxa"/>
            <w:vAlign w:val="center"/>
          </w:tcPr>
          <w:p w14:paraId="7D25F4C3"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w:t>
            </w:r>
          </w:p>
        </w:tc>
        <w:tc>
          <w:tcPr>
            <w:tcW w:w="907" w:type="dxa"/>
            <w:vAlign w:val="center"/>
          </w:tcPr>
          <w:p w14:paraId="342BD03B"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w:t>
            </w:r>
          </w:p>
        </w:tc>
      </w:tr>
      <w:tr w:rsidR="00E0585F" w:rsidRPr="00E0585F" w14:paraId="51ADF14C" w14:textId="77777777" w:rsidTr="008F2450">
        <w:trPr>
          <w:cantSplit/>
          <w:jc w:val="center"/>
        </w:trPr>
        <w:tc>
          <w:tcPr>
            <w:tcW w:w="453" w:type="dxa"/>
            <w:vAlign w:val="center"/>
          </w:tcPr>
          <w:p w14:paraId="27A27E35"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4</w:t>
            </w:r>
          </w:p>
        </w:tc>
        <w:tc>
          <w:tcPr>
            <w:tcW w:w="2993" w:type="dxa"/>
            <w:vAlign w:val="center"/>
          </w:tcPr>
          <w:p w14:paraId="1FD09225"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Phát triển đội ngũ (phòng TCCB&amp;CTHSSV)</w:t>
            </w:r>
          </w:p>
        </w:tc>
        <w:tc>
          <w:tcPr>
            <w:tcW w:w="1088" w:type="dxa"/>
            <w:vAlign w:val="center"/>
          </w:tcPr>
          <w:p w14:paraId="1F835595"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4.472</w:t>
            </w:r>
          </w:p>
        </w:tc>
        <w:tc>
          <w:tcPr>
            <w:tcW w:w="907" w:type="dxa"/>
            <w:vAlign w:val="center"/>
          </w:tcPr>
          <w:p w14:paraId="0C76FB31"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1.126</w:t>
            </w:r>
          </w:p>
        </w:tc>
        <w:tc>
          <w:tcPr>
            <w:tcW w:w="907" w:type="dxa"/>
            <w:vAlign w:val="center"/>
          </w:tcPr>
          <w:p w14:paraId="4B8F33E8"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1.169</w:t>
            </w:r>
          </w:p>
        </w:tc>
        <w:tc>
          <w:tcPr>
            <w:tcW w:w="907" w:type="dxa"/>
            <w:vAlign w:val="center"/>
          </w:tcPr>
          <w:p w14:paraId="4FC73275"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959</w:t>
            </w:r>
          </w:p>
        </w:tc>
        <w:tc>
          <w:tcPr>
            <w:tcW w:w="907" w:type="dxa"/>
            <w:vAlign w:val="center"/>
          </w:tcPr>
          <w:p w14:paraId="27E790EA"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759</w:t>
            </w:r>
          </w:p>
        </w:tc>
        <w:tc>
          <w:tcPr>
            <w:tcW w:w="907" w:type="dxa"/>
            <w:vAlign w:val="center"/>
          </w:tcPr>
          <w:p w14:paraId="79AF35C0"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459</w:t>
            </w:r>
          </w:p>
        </w:tc>
      </w:tr>
      <w:tr w:rsidR="00E0585F" w:rsidRPr="00E0585F" w14:paraId="714C9004" w14:textId="77777777" w:rsidTr="008F2450">
        <w:trPr>
          <w:cantSplit/>
          <w:jc w:val="center"/>
        </w:trPr>
        <w:tc>
          <w:tcPr>
            <w:tcW w:w="453" w:type="dxa"/>
            <w:vAlign w:val="center"/>
          </w:tcPr>
          <w:p w14:paraId="190ED5D7"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5</w:t>
            </w:r>
          </w:p>
        </w:tc>
        <w:tc>
          <w:tcPr>
            <w:tcW w:w="2993" w:type="dxa"/>
            <w:vAlign w:val="center"/>
          </w:tcPr>
          <w:p w14:paraId="692E5BCA"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Phát triển chương trình, giáo trình</w:t>
            </w:r>
          </w:p>
        </w:tc>
        <w:tc>
          <w:tcPr>
            <w:tcW w:w="1088" w:type="dxa"/>
            <w:vAlign w:val="center"/>
          </w:tcPr>
          <w:p w14:paraId="3284478C"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4.740</w:t>
            </w:r>
          </w:p>
        </w:tc>
        <w:tc>
          <w:tcPr>
            <w:tcW w:w="907" w:type="dxa"/>
            <w:vAlign w:val="center"/>
          </w:tcPr>
          <w:p w14:paraId="17B9A6AB"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948</w:t>
            </w:r>
          </w:p>
        </w:tc>
        <w:tc>
          <w:tcPr>
            <w:tcW w:w="907" w:type="dxa"/>
            <w:vAlign w:val="center"/>
          </w:tcPr>
          <w:p w14:paraId="483BBBAC"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948</w:t>
            </w:r>
          </w:p>
        </w:tc>
        <w:tc>
          <w:tcPr>
            <w:tcW w:w="907" w:type="dxa"/>
            <w:vAlign w:val="center"/>
          </w:tcPr>
          <w:p w14:paraId="369B8F40"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948</w:t>
            </w:r>
          </w:p>
        </w:tc>
        <w:tc>
          <w:tcPr>
            <w:tcW w:w="907" w:type="dxa"/>
            <w:vAlign w:val="center"/>
          </w:tcPr>
          <w:p w14:paraId="08D354F5"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948</w:t>
            </w:r>
          </w:p>
        </w:tc>
        <w:tc>
          <w:tcPr>
            <w:tcW w:w="907" w:type="dxa"/>
            <w:vAlign w:val="center"/>
          </w:tcPr>
          <w:p w14:paraId="2E6EF227"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948</w:t>
            </w:r>
          </w:p>
        </w:tc>
      </w:tr>
      <w:tr w:rsidR="00E0585F" w:rsidRPr="00E0585F" w14:paraId="517D3F6F" w14:textId="77777777" w:rsidTr="008F2450">
        <w:trPr>
          <w:cantSplit/>
          <w:jc w:val="center"/>
        </w:trPr>
        <w:tc>
          <w:tcPr>
            <w:tcW w:w="453" w:type="dxa"/>
            <w:vAlign w:val="center"/>
          </w:tcPr>
          <w:p w14:paraId="213DDF18"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6</w:t>
            </w:r>
          </w:p>
        </w:tc>
        <w:tc>
          <w:tcPr>
            <w:tcW w:w="2993" w:type="dxa"/>
            <w:vAlign w:val="center"/>
          </w:tcPr>
          <w:p w14:paraId="5DA45616"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Gắn kết doanh nghiệp và việc làm sau đào tạo</w:t>
            </w:r>
          </w:p>
        </w:tc>
        <w:tc>
          <w:tcPr>
            <w:tcW w:w="1088" w:type="dxa"/>
            <w:vAlign w:val="center"/>
          </w:tcPr>
          <w:p w14:paraId="048776F1"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1.020</w:t>
            </w:r>
          </w:p>
        </w:tc>
        <w:tc>
          <w:tcPr>
            <w:tcW w:w="907" w:type="dxa"/>
            <w:vAlign w:val="center"/>
          </w:tcPr>
          <w:p w14:paraId="5BEAB312"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185</w:t>
            </w:r>
          </w:p>
        </w:tc>
        <w:tc>
          <w:tcPr>
            <w:tcW w:w="907" w:type="dxa"/>
            <w:vAlign w:val="center"/>
          </w:tcPr>
          <w:p w14:paraId="55E4AA3B"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185</w:t>
            </w:r>
          </w:p>
        </w:tc>
        <w:tc>
          <w:tcPr>
            <w:tcW w:w="907" w:type="dxa"/>
            <w:vAlign w:val="center"/>
          </w:tcPr>
          <w:p w14:paraId="40637A77"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200</w:t>
            </w:r>
          </w:p>
        </w:tc>
        <w:tc>
          <w:tcPr>
            <w:tcW w:w="907" w:type="dxa"/>
            <w:vAlign w:val="center"/>
          </w:tcPr>
          <w:p w14:paraId="435E09B0"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200</w:t>
            </w:r>
          </w:p>
        </w:tc>
        <w:tc>
          <w:tcPr>
            <w:tcW w:w="907" w:type="dxa"/>
            <w:vAlign w:val="center"/>
          </w:tcPr>
          <w:p w14:paraId="09A67258"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250</w:t>
            </w:r>
          </w:p>
        </w:tc>
      </w:tr>
      <w:tr w:rsidR="00E0585F" w:rsidRPr="00E0585F" w14:paraId="7820786F" w14:textId="77777777" w:rsidTr="008F2450">
        <w:trPr>
          <w:cantSplit/>
          <w:jc w:val="center"/>
        </w:trPr>
        <w:tc>
          <w:tcPr>
            <w:tcW w:w="453" w:type="dxa"/>
            <w:vAlign w:val="center"/>
          </w:tcPr>
          <w:p w14:paraId="4CF75845"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7</w:t>
            </w:r>
          </w:p>
        </w:tc>
        <w:tc>
          <w:tcPr>
            <w:tcW w:w="2993" w:type="dxa"/>
            <w:vAlign w:val="center"/>
          </w:tcPr>
          <w:p w14:paraId="48022BD4"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Bảo đảm chất lượng và kiểm định</w:t>
            </w:r>
          </w:p>
        </w:tc>
        <w:tc>
          <w:tcPr>
            <w:tcW w:w="1088" w:type="dxa"/>
            <w:vAlign w:val="center"/>
          </w:tcPr>
          <w:p w14:paraId="165838EA"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3.785</w:t>
            </w:r>
          </w:p>
        </w:tc>
        <w:tc>
          <w:tcPr>
            <w:tcW w:w="907" w:type="dxa"/>
            <w:vAlign w:val="center"/>
          </w:tcPr>
          <w:p w14:paraId="518C14C4"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210</w:t>
            </w:r>
          </w:p>
        </w:tc>
        <w:tc>
          <w:tcPr>
            <w:tcW w:w="907" w:type="dxa"/>
            <w:vAlign w:val="center"/>
          </w:tcPr>
          <w:p w14:paraId="0605800B"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1.270</w:t>
            </w:r>
          </w:p>
        </w:tc>
        <w:tc>
          <w:tcPr>
            <w:tcW w:w="907" w:type="dxa"/>
            <w:vAlign w:val="center"/>
          </w:tcPr>
          <w:p w14:paraId="1C0DDB7F"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505</w:t>
            </w:r>
          </w:p>
        </w:tc>
        <w:tc>
          <w:tcPr>
            <w:tcW w:w="907" w:type="dxa"/>
            <w:vAlign w:val="center"/>
          </w:tcPr>
          <w:p w14:paraId="5AAA6523"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940</w:t>
            </w:r>
          </w:p>
        </w:tc>
        <w:tc>
          <w:tcPr>
            <w:tcW w:w="907" w:type="dxa"/>
            <w:vAlign w:val="center"/>
          </w:tcPr>
          <w:p w14:paraId="55F6CCED"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860</w:t>
            </w:r>
          </w:p>
        </w:tc>
      </w:tr>
      <w:tr w:rsidR="00E0585F" w:rsidRPr="00E0585F" w14:paraId="08A3BF34" w14:textId="77777777" w:rsidTr="008F2450">
        <w:trPr>
          <w:cantSplit/>
          <w:jc w:val="center"/>
        </w:trPr>
        <w:tc>
          <w:tcPr>
            <w:tcW w:w="453" w:type="dxa"/>
            <w:vAlign w:val="center"/>
          </w:tcPr>
          <w:p w14:paraId="10B94073" w14:textId="77777777" w:rsidR="00E0585F" w:rsidRPr="00160C0F" w:rsidRDefault="00E0585F" w:rsidP="008F2450">
            <w:pPr>
              <w:keepNext/>
              <w:widowControl w:val="0"/>
              <w:spacing w:before="40" w:after="40"/>
              <w:jc w:val="center"/>
              <w:rPr>
                <w:rFonts w:asciiTheme="majorHAnsi" w:hAnsiTheme="majorHAnsi" w:cstheme="majorHAnsi"/>
              </w:rPr>
            </w:pPr>
          </w:p>
        </w:tc>
        <w:tc>
          <w:tcPr>
            <w:tcW w:w="2993" w:type="dxa"/>
            <w:vAlign w:val="center"/>
          </w:tcPr>
          <w:p w14:paraId="2DEA34A6"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Tổng cộng</w:t>
            </w:r>
          </w:p>
        </w:tc>
        <w:tc>
          <w:tcPr>
            <w:tcW w:w="1088" w:type="dxa"/>
            <w:vAlign w:val="center"/>
          </w:tcPr>
          <w:p w14:paraId="0CF298FA" w14:textId="77777777" w:rsidR="00E0585F" w:rsidRPr="00160C0F" w:rsidRDefault="00E0585F" w:rsidP="008F2450">
            <w:pPr>
              <w:keepNext/>
              <w:widowControl w:val="0"/>
              <w:spacing w:before="40" w:after="40"/>
              <w:jc w:val="right"/>
              <w:rPr>
                <w:rFonts w:asciiTheme="majorHAnsi" w:hAnsiTheme="majorHAnsi" w:cstheme="majorHAnsi"/>
              </w:rPr>
            </w:pPr>
            <w:r>
              <w:rPr>
                <w:rFonts w:asciiTheme="majorHAnsi" w:hAnsiTheme="majorHAnsi" w:cstheme="majorHAnsi"/>
                <w:b/>
              </w:rPr>
              <w:t>409.374</w:t>
            </w:r>
          </w:p>
        </w:tc>
        <w:tc>
          <w:tcPr>
            <w:tcW w:w="907" w:type="dxa"/>
            <w:vAlign w:val="center"/>
          </w:tcPr>
          <w:p w14:paraId="51E36C09" w14:textId="77777777" w:rsidR="00E0585F" w:rsidRPr="00160C0F" w:rsidRDefault="00E0585F" w:rsidP="008F2450">
            <w:pPr>
              <w:keepNext/>
              <w:widowControl w:val="0"/>
              <w:spacing w:before="40" w:after="40"/>
              <w:jc w:val="right"/>
              <w:rPr>
                <w:rFonts w:asciiTheme="majorHAnsi" w:hAnsiTheme="majorHAnsi" w:cstheme="majorHAnsi"/>
              </w:rPr>
            </w:pPr>
            <w:r>
              <w:rPr>
                <w:rFonts w:asciiTheme="majorHAnsi" w:hAnsiTheme="majorHAnsi" w:cstheme="majorHAnsi"/>
                <w:b/>
              </w:rPr>
              <w:t>33.949</w:t>
            </w:r>
          </w:p>
        </w:tc>
        <w:tc>
          <w:tcPr>
            <w:tcW w:w="907" w:type="dxa"/>
            <w:vAlign w:val="center"/>
          </w:tcPr>
          <w:p w14:paraId="1CB47E79" w14:textId="77777777" w:rsidR="00E0585F" w:rsidRPr="00160C0F" w:rsidRDefault="00E0585F" w:rsidP="008F2450">
            <w:pPr>
              <w:keepNext/>
              <w:widowControl w:val="0"/>
              <w:spacing w:before="40" w:after="40"/>
              <w:jc w:val="right"/>
              <w:rPr>
                <w:rFonts w:asciiTheme="majorHAnsi" w:hAnsiTheme="majorHAnsi" w:cstheme="majorHAnsi"/>
              </w:rPr>
            </w:pPr>
            <w:r>
              <w:rPr>
                <w:rFonts w:asciiTheme="majorHAnsi" w:hAnsiTheme="majorHAnsi" w:cstheme="majorHAnsi"/>
                <w:b/>
              </w:rPr>
              <w:t>99.672</w:t>
            </w:r>
          </w:p>
        </w:tc>
        <w:tc>
          <w:tcPr>
            <w:tcW w:w="907" w:type="dxa"/>
            <w:vAlign w:val="center"/>
          </w:tcPr>
          <w:p w14:paraId="53649C55" w14:textId="77777777" w:rsidR="00E0585F" w:rsidRPr="00160C0F" w:rsidRDefault="00E0585F" w:rsidP="008F2450">
            <w:pPr>
              <w:keepNext/>
              <w:widowControl w:val="0"/>
              <w:spacing w:before="40" w:after="40"/>
              <w:jc w:val="right"/>
              <w:rPr>
                <w:rFonts w:asciiTheme="majorHAnsi" w:hAnsiTheme="majorHAnsi" w:cstheme="majorHAnsi"/>
              </w:rPr>
            </w:pPr>
            <w:r>
              <w:rPr>
                <w:rFonts w:asciiTheme="majorHAnsi" w:hAnsiTheme="majorHAnsi" w:cstheme="majorHAnsi"/>
                <w:b/>
              </w:rPr>
              <w:t>108.399</w:t>
            </w:r>
          </w:p>
        </w:tc>
        <w:tc>
          <w:tcPr>
            <w:tcW w:w="907" w:type="dxa"/>
            <w:vAlign w:val="center"/>
          </w:tcPr>
          <w:p w14:paraId="55CE4171" w14:textId="77777777" w:rsidR="00E0585F" w:rsidRPr="00160C0F" w:rsidRDefault="00E0585F" w:rsidP="008F2450">
            <w:pPr>
              <w:keepNext/>
              <w:widowControl w:val="0"/>
              <w:spacing w:before="40" w:after="40"/>
              <w:jc w:val="right"/>
              <w:rPr>
                <w:rFonts w:asciiTheme="majorHAnsi" w:hAnsiTheme="majorHAnsi" w:cstheme="majorHAnsi"/>
              </w:rPr>
            </w:pPr>
            <w:r>
              <w:rPr>
                <w:rFonts w:asciiTheme="majorHAnsi" w:hAnsiTheme="majorHAnsi" w:cstheme="majorHAnsi"/>
                <w:b/>
              </w:rPr>
              <w:t>142.137</w:t>
            </w:r>
          </w:p>
        </w:tc>
        <w:tc>
          <w:tcPr>
            <w:tcW w:w="907" w:type="dxa"/>
            <w:vAlign w:val="center"/>
          </w:tcPr>
          <w:p w14:paraId="64B180B6" w14:textId="77777777" w:rsidR="00E0585F" w:rsidRPr="00160C0F" w:rsidRDefault="00E0585F" w:rsidP="008F2450">
            <w:pPr>
              <w:keepNext/>
              <w:widowControl w:val="0"/>
              <w:spacing w:before="40" w:after="40"/>
              <w:jc w:val="right"/>
              <w:rPr>
                <w:rFonts w:asciiTheme="majorHAnsi" w:hAnsiTheme="majorHAnsi" w:cstheme="majorHAnsi"/>
              </w:rPr>
            </w:pPr>
            <w:r>
              <w:rPr>
                <w:rFonts w:asciiTheme="majorHAnsi" w:hAnsiTheme="majorHAnsi" w:cstheme="majorHAnsi"/>
                <w:b/>
              </w:rPr>
              <w:t>25.217</w:t>
            </w:r>
          </w:p>
        </w:tc>
      </w:tr>
    </w:tbl>
    <w:p w14:paraId="0CEAF5C0" w14:textId="77777777" w:rsidR="00E5464F" w:rsidRPr="00517B10" w:rsidRDefault="00E5464F" w:rsidP="00E5464F">
      <w:pPr>
        <w:ind w:firstLine="720"/>
        <w:jc w:val="both"/>
        <w:rPr>
          <w:rFonts w:asciiTheme="majorHAnsi" w:hAnsiTheme="majorHAnsi" w:cstheme="majorHAnsi"/>
          <w:sz w:val="4"/>
          <w:szCs w:val="4"/>
        </w:rPr>
      </w:pPr>
    </w:p>
    <w:p w14:paraId="2CE281A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Cơ sở vật chất (phòng TH</w:t>
      </w:r>
      <w:r>
        <w:rPr>
          <w:rFonts w:asciiTheme="majorHAnsi" w:hAnsiTheme="majorHAnsi" w:cstheme="majorHAnsi"/>
          <w:sz w:val="28"/>
          <w:szCs w:val="28"/>
          <w:shd w:val="clear" w:color="auto" w:fill="FFFFFF"/>
        </w:rPr>
        <w:noBreakHyphen/>
        <w:t>HC&amp;QT chủ trì): 06 nhóm hạng mục — sửa chữa phòng học lý thuyết 6.700 triệu đồng; khu làm việc 12.795 triệu đồng; phòng học chuyên môn, xưởng thực hành 43.750 triệu đồng; sửa chữa 03 ký túc xá 22.500 triệu đồng; khu rèn luyện thể chất, nhà ở nhà giáo 18.000 triệu đồng; công trình phụ trợ, phòng cháy chữa cháy 13.780 triệu đồng. Nguồn vốn: ngân sách trung ương 94.000 triệu đồng, ngân sách địa phương 20.730 triệu đồng, Nhà trường 2.795 triệu đồng.</w:t>
      </w:r>
    </w:p>
    <w:p w14:paraId="089467F1"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Thiết bị đào tạo (phòng TH</w:t>
      </w:r>
      <w:r>
        <w:rPr>
          <w:rFonts w:asciiTheme="majorHAnsi" w:hAnsiTheme="majorHAnsi" w:cstheme="majorHAnsi"/>
          <w:sz w:val="28"/>
          <w:szCs w:val="28"/>
          <w:shd w:val="clear" w:color="auto" w:fill="FFFFFF"/>
        </w:rPr>
        <w:noBreakHyphen/>
        <w:t>HC&amp;QT chủ trì, các khoa đề xuất): Nguồn vốn gồm ngân sách trung ương vốn đầu tư 90.788 triệu đồng, vốn sự nghiệp 19.641 triệu đồng, ngân sách địa phương 160.403 triệu đồng. Các ngành, nghề có nhu cầu lớn nhất: Công nghệ ô tô 50.000 triệu đồng; Điện công nghiệp 42.550 triệu đồng; Công nghệ kỹ thuật điện, điện tử 33.770 triệu đồng; Hàn 17.627 triệu đồng; Nông nghiệp công nghệ cao 21.500 triệu đồng; Hướng dẫn du lịch 15.000 triệu đồng; Nghiệp vụ nhà hàng, khách sạn 14.340 triệu đồng.</w:t>
      </w:r>
    </w:p>
    <w:p w14:paraId="40644997"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Chuyển đổi số (phối hợp phòng QLKHCN&amp;HTPT): Nâng cấp máy chủ, mạng không dây 1.400 triệu đồng, thiết bị an ninh thông tin 400 triệu đồng, phòng thực hành máy tính 700 triệu đồng (năm 2026); phần mềm quản lý đào tạo, nền tảng học tập trực tuyến, văn phòng số, thư viện số, ứng dụng tra cứu cho người học 3.200 triệu đồng (năm 2027); học liệu số, đào tạo năng lực số cho nhà giáo, tư vấn thiết kế 1.300 triệu đồng (năm 2028).</w:t>
      </w:r>
    </w:p>
    <w:p w14:paraId="6267F2CE"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6. Các hồ sơ Nhà trường đã đề xuất cấp trên về nhu cầu đầu tư</w:t>
      </w:r>
    </w:p>
    <w:p w14:paraId="48DAB794" w14:textId="77777777" w:rsidR="00863368" w:rsidRDefault="00FC29CA" w:rsidP="006465FF">
      <w:pPr>
        <w:keepNext/>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Số liệu ở Mục 5 là nhu cầu đầy đủ của Đề án. Phần nhu cầu đã đề xuất vào các chương trình mục tiêu quốc gia như sau:</w:t>
      </w:r>
    </w:p>
    <w:tbl>
      <w:tblPr>
        <w:tblStyle w:val="TableGrid"/>
        <w:tblW w:w="9066" w:type="dxa"/>
        <w:jc w:val="center"/>
        <w:tblLook w:val="04A0" w:firstRow="1" w:lastRow="0" w:firstColumn="1" w:lastColumn="0" w:noHBand="0" w:noVBand="1"/>
      </w:tblPr>
      <w:tblGrid>
        <w:gridCol w:w="563"/>
        <w:gridCol w:w="2527"/>
        <w:gridCol w:w="1256"/>
        <w:gridCol w:w="1316"/>
        <w:gridCol w:w="1339"/>
        <w:gridCol w:w="2065"/>
      </w:tblGrid>
      <w:tr w:rsidR="00E0585F" w:rsidRPr="00E0585F" w14:paraId="25A85E25" w14:textId="77777777" w:rsidTr="008F2450">
        <w:trPr>
          <w:cantSplit/>
          <w:tblHeader/>
          <w:jc w:val="center"/>
        </w:trPr>
        <w:tc>
          <w:tcPr>
            <w:tcW w:w="453" w:type="dxa"/>
            <w:vAlign w:val="center"/>
          </w:tcPr>
          <w:p w14:paraId="09C19471"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TT</w:t>
            </w:r>
          </w:p>
        </w:tc>
        <w:tc>
          <w:tcPr>
            <w:tcW w:w="2176" w:type="dxa"/>
            <w:vAlign w:val="center"/>
          </w:tcPr>
          <w:p w14:paraId="62686733"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Hồ sơ đề xuất</w:t>
            </w:r>
          </w:p>
        </w:tc>
        <w:tc>
          <w:tcPr>
            <w:tcW w:w="997" w:type="dxa"/>
            <w:vAlign w:val="center"/>
          </w:tcPr>
          <w:p w14:paraId="5A4BF98D"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Tổng kinh phí (triệu đồng)</w:t>
            </w:r>
          </w:p>
        </w:tc>
        <w:tc>
          <w:tcPr>
            <w:tcW w:w="1541" w:type="dxa"/>
            <w:vAlign w:val="center"/>
          </w:tcPr>
          <w:p w14:paraId="2FB170E3"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Trong đó</w:t>
            </w:r>
          </w:p>
        </w:tc>
        <w:tc>
          <w:tcPr>
            <w:tcW w:w="1995" w:type="dxa"/>
            <w:vAlign w:val="center"/>
          </w:tcPr>
          <w:p w14:paraId="45448610"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Nội dung chính</w:t>
            </w:r>
          </w:p>
        </w:tc>
        <w:tc>
          <w:tcPr>
            <w:tcW w:w="1904" w:type="dxa"/>
            <w:vAlign w:val="center"/>
          </w:tcPr>
          <w:p w14:paraId="70D7E63B"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Tình trạng</w:t>
            </w:r>
          </w:p>
        </w:tc>
      </w:tr>
      <w:tr w:rsidR="00E0585F" w:rsidRPr="00E0585F" w14:paraId="7D93049E" w14:textId="77777777" w:rsidTr="008F2450">
        <w:trPr>
          <w:cantSplit/>
          <w:jc w:val="center"/>
        </w:trPr>
        <w:tc>
          <w:tcPr>
            <w:tcW w:w="453" w:type="dxa"/>
            <w:vAlign w:val="center"/>
          </w:tcPr>
          <w:p w14:paraId="47307CE5"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w:t>
            </w:r>
          </w:p>
        </w:tc>
        <w:tc>
          <w:tcPr>
            <w:tcW w:w="2176" w:type="dxa"/>
            <w:vAlign w:val="center"/>
          </w:tcPr>
          <w:p w14:paraId="2A3433A9"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Chương trình mục tiêu quốc gia hiện đại hóa, nâng cao chất lượng giáo dục và đào tạo — Dự án thành phần 2 (Công văn số 642, 643/CĐKT</w:t>
            </w:r>
            <w:r>
              <w:rPr>
                <w:rFonts w:asciiTheme="majorHAnsi" w:hAnsiTheme="majorHAnsi" w:cstheme="majorHAnsi"/>
              </w:rPr>
              <w:noBreakHyphen/>
              <w:t>THHCQT ngày 08/9/2026)</w:t>
            </w:r>
          </w:p>
        </w:tc>
        <w:tc>
          <w:tcPr>
            <w:tcW w:w="997" w:type="dxa"/>
            <w:vAlign w:val="center"/>
          </w:tcPr>
          <w:p w14:paraId="2FAEA566"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192.857,1</w:t>
            </w:r>
          </w:p>
        </w:tc>
        <w:tc>
          <w:tcPr>
            <w:tcW w:w="1541" w:type="dxa"/>
            <w:vAlign w:val="center"/>
          </w:tcPr>
          <w:p w14:paraId="5A0C0D13"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Ngân sách trung ương 150.000; ngân sách địa phương 21.428,6; Nhà trường 21.428,6</w:t>
            </w:r>
          </w:p>
        </w:tc>
        <w:tc>
          <w:tcPr>
            <w:tcW w:w="1995" w:type="dxa"/>
            <w:vAlign w:val="center"/>
          </w:tcPr>
          <w:p w14:paraId="1B5E75A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Hiện đại hóa cơ sở vật chất, thiết bị, chuyển đổi số, chương trình đào tạo tại 05 cơ sở, ưu tiên 11 ngành, nghề</w:t>
            </w:r>
          </w:p>
        </w:tc>
        <w:tc>
          <w:tcPr>
            <w:tcW w:w="1904" w:type="dxa"/>
            <w:vAlign w:val="center"/>
          </w:tcPr>
          <w:p w14:paraId="11D398A1"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Đã gửi Sở Giáo dục và Đào tạo, Bộ Giáo dục và Đào tạo; chưa có văn bản giao kế hoạch vốn. Dự toán chuẩn bị đầu tư 5.056,8 triệu đồng (Quyết định số 1951/QĐ</w:t>
            </w:r>
            <w:r>
              <w:rPr>
                <w:rFonts w:asciiTheme="majorHAnsi" w:hAnsiTheme="majorHAnsi" w:cstheme="majorHAnsi"/>
              </w:rPr>
              <w:noBreakHyphen/>
              <w:t>CĐKT)</w:t>
            </w:r>
          </w:p>
        </w:tc>
      </w:tr>
      <w:tr w:rsidR="00E0585F" w:rsidRPr="00E0585F" w14:paraId="56312F34" w14:textId="77777777" w:rsidTr="008F2450">
        <w:trPr>
          <w:cantSplit/>
          <w:jc w:val="center"/>
        </w:trPr>
        <w:tc>
          <w:tcPr>
            <w:tcW w:w="453" w:type="dxa"/>
            <w:vAlign w:val="center"/>
          </w:tcPr>
          <w:p w14:paraId="0C252114"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w:t>
            </w:r>
          </w:p>
        </w:tc>
        <w:tc>
          <w:tcPr>
            <w:tcW w:w="2176" w:type="dxa"/>
            <w:vAlign w:val="center"/>
          </w:tcPr>
          <w:p w14:paraId="0772C387"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Chương trình mục tiêu quốc gia hiện đại hóa — Dự án thành phần 4 (kinh phí thường xuyên)</w:t>
            </w:r>
          </w:p>
        </w:tc>
        <w:tc>
          <w:tcPr>
            <w:tcW w:w="997" w:type="dxa"/>
            <w:vAlign w:val="center"/>
          </w:tcPr>
          <w:p w14:paraId="58C3BB8D"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15.125</w:t>
            </w:r>
          </w:p>
        </w:tc>
        <w:tc>
          <w:tcPr>
            <w:tcW w:w="1541" w:type="dxa"/>
            <w:vAlign w:val="center"/>
          </w:tcPr>
          <w:p w14:paraId="67FF0230"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Ngân sách trung ương 12.100; ngân sách địa phương 3.025</w:t>
            </w:r>
          </w:p>
        </w:tc>
        <w:tc>
          <w:tcPr>
            <w:tcW w:w="1995" w:type="dxa"/>
            <w:vAlign w:val="center"/>
          </w:tcPr>
          <w:p w14:paraId="3D03CFD8"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Bồi dưỡng nhà giáo, học liệu số, phát triển tài năng</w:t>
            </w:r>
          </w:p>
        </w:tc>
        <w:tc>
          <w:tcPr>
            <w:tcW w:w="1904" w:type="dxa"/>
            <w:vAlign w:val="center"/>
          </w:tcPr>
          <w:p w14:paraId="5649543B"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Đã gửi như mục 1; đề nghị chuyển phần vốn năm 2026 sang năm 2027</w:t>
            </w:r>
          </w:p>
        </w:tc>
      </w:tr>
      <w:tr w:rsidR="00E0585F" w:rsidRPr="00E0585F" w14:paraId="34746F61" w14:textId="77777777" w:rsidTr="008F2450">
        <w:trPr>
          <w:cantSplit/>
          <w:jc w:val="center"/>
        </w:trPr>
        <w:tc>
          <w:tcPr>
            <w:tcW w:w="453" w:type="dxa"/>
            <w:vAlign w:val="center"/>
          </w:tcPr>
          <w:p w14:paraId="37ECBA94"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3</w:t>
            </w:r>
          </w:p>
        </w:tc>
        <w:tc>
          <w:tcPr>
            <w:tcW w:w="2176" w:type="dxa"/>
            <w:vAlign w:val="center"/>
          </w:tcPr>
          <w:p w14:paraId="0FBE8DB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Chương trình mục tiêu quốc gia xây dựng nông thôn mới, giảm nghèo bền vững, phát triển kinh tế - xã hội vùng đồng bào dân tộc thiểu số và miền núi (Báo cáo số 326/BC</w:t>
            </w:r>
            <w:r>
              <w:rPr>
                <w:rFonts w:asciiTheme="majorHAnsi" w:hAnsiTheme="majorHAnsi" w:cstheme="majorHAnsi"/>
              </w:rPr>
              <w:noBreakHyphen/>
              <w:t>CĐKT, đề xuất lần 2 ngày 14/9/2026)</w:t>
            </w:r>
          </w:p>
        </w:tc>
        <w:tc>
          <w:tcPr>
            <w:tcW w:w="997" w:type="dxa"/>
            <w:vAlign w:val="center"/>
          </w:tcPr>
          <w:p w14:paraId="1C4E958C"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24.894</w:t>
            </w:r>
          </w:p>
        </w:tc>
        <w:tc>
          <w:tcPr>
            <w:tcW w:w="1541" w:type="dxa"/>
            <w:vAlign w:val="center"/>
          </w:tcPr>
          <w:p w14:paraId="0DCBD1F6"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Sửa chữa 03 ký túc xá 22.500; mua 02 mô hình xe ô tô con số tự động 2.394</w:t>
            </w:r>
          </w:p>
        </w:tc>
        <w:tc>
          <w:tcPr>
            <w:tcW w:w="1995" w:type="dxa"/>
            <w:vAlign w:val="center"/>
          </w:tcPr>
          <w:p w14:paraId="5F428363"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Sửa chữa ký túc xá G, H (Cơ sở 1), ký túc xá Cơ sở 4; thiết bị ngành Công nghệ ô tô</w:t>
            </w:r>
          </w:p>
        </w:tc>
        <w:tc>
          <w:tcPr>
            <w:tcW w:w="1904" w:type="dxa"/>
            <w:vAlign w:val="center"/>
          </w:tcPr>
          <w:p w14:paraId="15B74F93"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Đang chuẩn bị đầu tư; vốn giao năm 2026 là 260 triệu đồng (Quyết định số 805/QĐ</w:t>
            </w:r>
            <w:r>
              <w:rPr>
                <w:rFonts w:asciiTheme="majorHAnsi" w:hAnsiTheme="majorHAnsi" w:cstheme="majorHAnsi"/>
              </w:rPr>
              <w:noBreakHyphen/>
              <w:t>UBND), chưa giải ngân</w:t>
            </w:r>
          </w:p>
        </w:tc>
      </w:tr>
    </w:tbl>
    <w:p w14:paraId="71E19FD2" w14:textId="77777777" w:rsidR="00E5464F" w:rsidRPr="00517B10" w:rsidRDefault="00E5464F" w:rsidP="00E5464F">
      <w:pPr>
        <w:ind w:firstLine="720"/>
        <w:jc w:val="both"/>
        <w:rPr>
          <w:rFonts w:asciiTheme="majorHAnsi" w:hAnsiTheme="majorHAnsi" w:cstheme="majorHAnsi"/>
          <w:sz w:val="4"/>
          <w:szCs w:val="4"/>
        </w:rPr>
      </w:pPr>
    </w:p>
    <w:p w14:paraId="77BD3558"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Các hồ sơ có nội dung chồng lấn với nhau và với Đề án số 07/ĐA</w:t>
      </w:r>
      <w:r>
        <w:rPr>
          <w:rFonts w:asciiTheme="majorHAnsi" w:hAnsiTheme="majorHAnsi" w:cstheme="majorHAnsi"/>
          <w:sz w:val="28"/>
          <w:szCs w:val="28"/>
          <w:shd w:val="clear" w:color="auto" w:fill="FFFFFF"/>
        </w:rPr>
        <w:noBreakHyphen/>
        <w:t>CĐKT: 03 hạng mục ký túc xá (3 x 7.500 triệu đồng) ở hồ sơ thứ 3 đồng thời là hạng mục năm 2026 của Đề án; hồ sơ thứ nhất và hồ sơ thứ ba đều có nội dung cải tạo cơ sở vật chất, mua sắm thiết bị tại các cơ sở của Nhà trường. Khi cộng số liệu để trình Sở Giáo dục và Đào tạo cần tránh tính trùng; ranh giới hạng mục giữa các chương trình do Nhà trường phối hợp các Sở phân định (Thông báo số 916/TB</w:t>
      </w:r>
      <w:r>
        <w:rPr>
          <w:rFonts w:asciiTheme="majorHAnsi" w:hAnsiTheme="majorHAnsi" w:cstheme="majorHAnsi"/>
          <w:sz w:val="28"/>
          <w:szCs w:val="28"/>
          <w:shd w:val="clear" w:color="auto" w:fill="FFFFFF"/>
        </w:rPr>
        <w:noBreakHyphen/>
        <w:t>UBND, mục 3.b).</w:t>
      </w:r>
    </w:p>
    <w:p w14:paraId="30B46D2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Phân kỳ năm 2026 của Đề án (28.980 triệu đồng cơ sở vật chất) lớn hơn nhiều so với vốn đã giao (260 triệu đồng) và thời gian còn lại; đề xuất chuyển phần chưa thực hiện được sang các năm 2027 - 2028.</w:t>
      </w:r>
    </w:p>
    <w:p w14:paraId="14CB3DB8"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7. Nhiệm vụ, giải pháp và kiến nghị</w:t>
      </w:r>
    </w:p>
    <w:p w14:paraId="540B6E32"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7.1. Nhiệm vụ, giải pháp (Biểu 04 kèm theo)</w:t>
      </w:r>
    </w:p>
    <w:p w14:paraId="558F506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Hoàn thành thủ tục chuẩn bị đầu tư hai dự án (Quyết định số 1951/QĐ</w:t>
      </w:r>
      <w:r>
        <w:rPr>
          <w:rFonts w:asciiTheme="majorHAnsi" w:hAnsiTheme="majorHAnsi" w:cstheme="majorHAnsi"/>
          <w:sz w:val="28"/>
          <w:szCs w:val="28"/>
          <w:shd w:val="clear" w:color="auto" w:fill="FFFFFF"/>
        </w:rPr>
        <w:noBreakHyphen/>
        <w:t>CĐKT, Quyết định số 1899/QĐ</w:t>
      </w:r>
      <w:r>
        <w:rPr>
          <w:rFonts w:asciiTheme="majorHAnsi" w:hAnsiTheme="majorHAnsi" w:cstheme="majorHAnsi"/>
          <w:sz w:val="28"/>
          <w:szCs w:val="28"/>
          <w:shd w:val="clear" w:color="auto" w:fill="FFFFFF"/>
        </w:rPr>
        <w:noBreakHyphen/>
        <w:t>CĐKT): Lựa chọn tư vấn, khảo sát, lập báo cáo nghiên cứu khả thi khi có quyết định giao kế hoạch vốn.</w:t>
      </w:r>
    </w:p>
    <w:p w14:paraId="760C49E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Kiểm kê, thống nhất số liệu diện tích, phòng học, xưởng thực hành, thiết bị làm cơ sở cho hồ sơ gửi các cấp; rà soát, phân định hạng mục giữa các chương trình, đề án để không trùng lặp.</w:t>
      </w:r>
    </w:p>
    <w:p w14:paraId="507BC52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Ưu tiên sửa chữa cấp bách ký túc xá, nhà ở nhà giáo, hệ thống phòng cháy chữa cháy; khai thác tối ưu công năng hệ thống nhà, đất, thiết bị hiện có; chuẩn hóa khu thực hành, đầu tư thiết bị theo thứ tự ngành, nghề trọng điểm để đạt tối thiểu 30% thiết bị có trình độ công nghệ tiên tiến.</w:t>
      </w:r>
    </w:p>
    <w:p w14:paraId="3747902F"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7.2. Kiến nghị, đề xuất</w:t>
      </w:r>
    </w:p>
    <w:p w14:paraId="4F733031"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Đối với UBND tỉnh, Sở Tài chính, Sở Giáo dục và Đào tạo: Bố trí vốn đầu tư công trung hạn và hằng năm cho các dự án của Nhà trường; bố trí vốn chuẩn bị đầu tư tương ứng dự toán đã phê duyệt; có văn bản xác nhận khả năng bố trí vốn đối ứng ngân sách địa phương.</w:t>
      </w:r>
    </w:p>
    <w:p w14:paraId="110CAED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Đối với các Sở: Hướng dẫn trình tự, thủ tục mua sắm thiết bị, sửa chữa cơ sở vật chất (Thông báo số 916/TB</w:t>
      </w:r>
      <w:r>
        <w:rPr>
          <w:rFonts w:asciiTheme="majorHAnsi" w:hAnsiTheme="majorHAnsi" w:cstheme="majorHAnsi"/>
          <w:sz w:val="28"/>
          <w:szCs w:val="28"/>
          <w:shd w:val="clear" w:color="auto" w:fill="FFFFFF"/>
        </w:rPr>
        <w:noBreakHyphen/>
        <w:t>UBND, mục 3.c); hướng dẫn phân định ranh giới giữa các chương trình mục tiêu quốc gia.</w:t>
      </w:r>
    </w:p>
    <w:p w14:paraId="2E9BCB7D"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Trên đây là nội dung cung cấp thông tin, số liệu về cơ sở vật chất, thiết bị đào tạo và nhu cầu đầu tư giai đoạn 2026 - 2030 của phòng TH</w:t>
      </w:r>
      <w:r>
        <w:rPr>
          <w:rFonts w:asciiTheme="majorHAnsi" w:hAnsiTheme="majorHAnsi" w:cstheme="majorHAnsi"/>
          <w:sz w:val="28"/>
          <w:szCs w:val="28"/>
        </w:rPr>
        <w:noBreakHyphen/>
        <w:t>HC&amp;QT; biểu số liệu kèm theo. Kính đề nghị phòng QLĐT&amp;BĐCL tổng hợp vào báo cáo của Nhà trường./.</w:t>
      </w:r>
    </w:p>
    <w:p w14:paraId="29DA5766"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2D8D51C1" w14:textId="77777777" w:rsidTr="004B4C8F">
        <w:trPr>
          <w:trHeight w:val="652"/>
          <w:jc w:val="center"/>
        </w:trPr>
        <w:tc>
          <w:tcPr>
            <w:tcW w:w="3828" w:type="dxa"/>
          </w:tcPr>
          <w:p w14:paraId="3857A77E" w14:textId="77777777" w:rsidR="005137E8" w:rsidRPr="00517B10" w:rsidRDefault="00000000" w:rsidP="005137E8">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15C15289" w14:textId="77777777" w:rsidR="005137E8" w:rsidRPr="00517B10" w:rsidRDefault="00000000" w:rsidP="005137E8">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3488095E" w14:textId="77777777" w:rsidR="005137E8" w:rsidRPr="00335ACD" w:rsidRDefault="00000000" w:rsidP="005137E8">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Lãnh đạo Trường;</w:t>
            </w:r>
          </w:p>
          <w:p w14:paraId="61DC2C72" w14:textId="77777777" w:rsidR="004B4C8F" w:rsidRPr="00517B10" w:rsidRDefault="00000000" w:rsidP="005137E8">
            <w:pPr>
              <w:rPr>
                <w:rFonts w:asciiTheme="majorHAnsi" w:hAnsiTheme="majorHAnsi" w:cstheme="majorHAnsi"/>
                <w:b/>
                <w:color w:val="000000"/>
                <w:sz w:val="28"/>
                <w:szCs w:val="28"/>
              </w:rPr>
            </w:pPr>
            <w:r w:rsidRPr="00335ACD">
              <w:rPr>
                <w:rFonts w:asciiTheme="majorHAnsi" w:hAnsiTheme="majorHAnsi" w:cstheme="majorHAnsi"/>
                <w:color w:val="000000"/>
                <w:sz w:val="22"/>
                <w:szCs w:val="22"/>
              </w:rPr>
              <w:t>- Lưu: VT, THHCQT.</w:t>
            </w:r>
          </w:p>
          <w:p w14:paraId="56A1EE53" w14:textId="77777777"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1D40C8FC" w14:textId="7777777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596B356D" w14:textId="7777777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00ED7430" w14:textId="77777777" w:rsidR="004B4C8F" w:rsidRPr="006D2C45" w:rsidRDefault="004B4C8F" w:rsidP="004B4C8F">
            <w:pPr>
              <w:jc w:val="center"/>
              <w:rPr>
                <w:rFonts w:asciiTheme="majorHAnsi" w:hAnsiTheme="majorHAnsi" w:cstheme="majorHAnsi"/>
                <w:b/>
                <w:bCs/>
                <w:iCs/>
                <w:noProof/>
                <w:color w:val="000000"/>
                <w:sz w:val="28"/>
                <w:szCs w:val="28"/>
              </w:rPr>
            </w:pPr>
          </w:p>
          <w:p w14:paraId="308F03E5" w14:textId="77777777" w:rsidR="004B4C8F" w:rsidRDefault="004B4C8F" w:rsidP="004B4C8F">
            <w:pPr>
              <w:jc w:val="center"/>
              <w:rPr>
                <w:rFonts w:asciiTheme="majorHAnsi" w:hAnsiTheme="majorHAnsi" w:cstheme="majorHAnsi"/>
                <w:b/>
                <w:bCs/>
                <w:iCs/>
                <w:noProof/>
                <w:color w:val="000000"/>
                <w:sz w:val="28"/>
                <w:szCs w:val="28"/>
                <w:lang w:val="nl-BE"/>
              </w:rPr>
            </w:pPr>
          </w:p>
          <w:p w14:paraId="79953358" w14:textId="77777777" w:rsidR="008F2450" w:rsidRDefault="008F2450" w:rsidP="004B4C8F">
            <w:pPr>
              <w:jc w:val="center"/>
              <w:rPr>
                <w:rFonts w:asciiTheme="majorHAnsi" w:hAnsiTheme="majorHAnsi" w:cstheme="majorHAnsi"/>
                <w:b/>
                <w:bCs/>
                <w:iCs/>
                <w:noProof/>
                <w:color w:val="000000"/>
                <w:sz w:val="28"/>
                <w:szCs w:val="28"/>
                <w:lang w:val="nl-BE"/>
              </w:rPr>
            </w:pPr>
          </w:p>
          <w:p w14:paraId="6BDFA36D" w14:textId="77777777" w:rsidR="008F2450" w:rsidRDefault="008F2450" w:rsidP="004B4C8F">
            <w:pPr>
              <w:jc w:val="center"/>
              <w:rPr>
                <w:rFonts w:asciiTheme="majorHAnsi" w:hAnsiTheme="majorHAnsi" w:cstheme="majorHAnsi"/>
                <w:b/>
                <w:bCs/>
                <w:iCs/>
                <w:noProof/>
                <w:color w:val="000000"/>
                <w:sz w:val="28"/>
                <w:szCs w:val="28"/>
                <w:lang w:val="nl-BE"/>
              </w:rPr>
            </w:pPr>
          </w:p>
          <w:p w14:paraId="7D8D76C5" w14:textId="77777777" w:rsidR="008F2450" w:rsidRPr="00335ACD" w:rsidRDefault="008F2450" w:rsidP="004B4C8F">
            <w:pPr>
              <w:jc w:val="center"/>
              <w:rPr>
                <w:rFonts w:asciiTheme="majorHAnsi" w:hAnsiTheme="majorHAnsi" w:cstheme="majorHAnsi"/>
                <w:b/>
                <w:color w:val="000000"/>
                <w:sz w:val="28"/>
                <w:szCs w:val="28"/>
                <w:lang w:val="nl-BE"/>
              </w:rPr>
            </w:pPr>
          </w:p>
          <w:p w14:paraId="37124C3E"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5403B6EC" w14:textId="77777777" w:rsidR="004B4C8F" w:rsidRPr="00335ACD" w:rsidRDefault="004B4C8F" w:rsidP="004B4C8F">
            <w:pPr>
              <w:jc w:val="center"/>
              <w:rPr>
                <w:rFonts w:asciiTheme="majorHAnsi" w:hAnsiTheme="majorHAnsi" w:cstheme="majorHAnsi"/>
                <w:b/>
                <w:color w:val="000000"/>
                <w:sz w:val="18"/>
                <w:szCs w:val="18"/>
                <w:lang w:val="nl-BE"/>
              </w:rPr>
            </w:pPr>
          </w:p>
        </w:tc>
      </w:tr>
    </w:tbl>
    <w:p w14:paraId="218620AC" w14:textId="77777777" w:rsidR="00DE7121" w:rsidRDefault="00DE7121">
      <w:pPr>
        <w:sectPr w:rsidR="00DE7121" w:rsidSect="00C67CE8">
          <w:headerReference w:type="default" r:id="rId8"/>
          <w:pgSz w:w="11907" w:h="16840" w:code="9"/>
          <w:pgMar w:top="1134" w:right="1134" w:bottom="1134" w:left="1701" w:header="720" w:footer="720" w:gutter="0"/>
          <w:cols w:space="708"/>
          <w:titlePg/>
          <w:docGrid w:linePitch="381"/>
        </w:sectPr>
      </w:pPr>
    </w:p>
    <w:p w14:paraId="31A02BDF"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PHỤ LỤC</w:t>
      </w:r>
    </w:p>
    <w:p w14:paraId="68BFC521" w14:textId="77777777"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Biểu 04: Đề xuất nhiệm vụ, giải pháp và kinh phí cho giai đoạn 2026 - 2030 (phần do phòng TH</w:t>
      </w:r>
      <w:r w:rsidRPr="00517B10">
        <w:rPr>
          <w:rFonts w:asciiTheme="majorHAnsi" w:hAnsiTheme="majorHAnsi" w:cstheme="majorHAnsi"/>
          <w:b/>
          <w:bCs/>
          <w:sz w:val="28"/>
          <w:szCs w:val="28"/>
        </w:rPr>
        <w:noBreakHyphen/>
        <w:t>HC&amp;QT chủ trì, phối hợp)</w:t>
      </w:r>
    </w:p>
    <w:tbl>
      <w:tblPr>
        <w:tblStyle w:val="TableGrid"/>
        <w:tblW w:w="14000" w:type="dxa"/>
        <w:jc w:val="center"/>
        <w:tblLook w:val="04A0" w:firstRow="1" w:lastRow="0" w:firstColumn="1" w:lastColumn="0" w:noHBand="0" w:noVBand="1"/>
      </w:tblPr>
      <w:tblGrid>
        <w:gridCol w:w="563"/>
        <w:gridCol w:w="2268"/>
        <w:gridCol w:w="2573"/>
        <w:gridCol w:w="2473"/>
        <w:gridCol w:w="1072"/>
        <w:gridCol w:w="2524"/>
        <w:gridCol w:w="2527"/>
      </w:tblGrid>
      <w:tr w:rsidR="00E0585F" w:rsidRPr="00E0585F" w14:paraId="4EFAF76A" w14:textId="77777777" w:rsidTr="008F2450">
        <w:trPr>
          <w:cantSplit/>
          <w:tblHeader/>
          <w:jc w:val="center"/>
        </w:trPr>
        <w:tc>
          <w:tcPr>
            <w:tcW w:w="560" w:type="dxa"/>
            <w:vAlign w:val="center"/>
          </w:tcPr>
          <w:p w14:paraId="1FFA68E5"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TT</w:t>
            </w:r>
          </w:p>
        </w:tc>
        <w:tc>
          <w:tcPr>
            <w:tcW w:w="2380" w:type="dxa"/>
            <w:vAlign w:val="center"/>
          </w:tcPr>
          <w:p w14:paraId="6496CDDD"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Nhiệm vụ/dự án</w:t>
            </w:r>
          </w:p>
        </w:tc>
        <w:tc>
          <w:tcPr>
            <w:tcW w:w="2800" w:type="dxa"/>
            <w:vAlign w:val="center"/>
          </w:tcPr>
          <w:p w14:paraId="08648BBA"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Kết quả/chỉ tiêu</w:t>
            </w:r>
          </w:p>
        </w:tc>
        <w:tc>
          <w:tcPr>
            <w:tcW w:w="2520" w:type="dxa"/>
            <w:vAlign w:val="center"/>
          </w:tcPr>
          <w:p w14:paraId="14511C64"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Chủ trì/phối hợp</w:t>
            </w:r>
          </w:p>
        </w:tc>
        <w:tc>
          <w:tcPr>
            <w:tcW w:w="1120" w:type="dxa"/>
            <w:vAlign w:val="center"/>
          </w:tcPr>
          <w:p w14:paraId="06BAD630"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Thời gian</w:t>
            </w:r>
          </w:p>
        </w:tc>
        <w:tc>
          <w:tcPr>
            <w:tcW w:w="2660" w:type="dxa"/>
            <w:vAlign w:val="center"/>
          </w:tcPr>
          <w:p w14:paraId="48B7A935"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Kinh phí (triệu đồng)/nguồn vốn</w:t>
            </w:r>
          </w:p>
        </w:tc>
        <w:tc>
          <w:tcPr>
            <w:tcW w:w="1960" w:type="dxa"/>
            <w:vAlign w:val="center"/>
          </w:tcPr>
          <w:p w14:paraId="48E331D1"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Ghi chú</w:t>
            </w:r>
          </w:p>
        </w:tc>
      </w:tr>
      <w:tr w:rsidR="00E0585F" w:rsidRPr="00E0585F" w14:paraId="4FD320BB" w14:textId="77777777" w:rsidTr="008F2450">
        <w:trPr>
          <w:cantSplit/>
          <w:jc w:val="center"/>
        </w:trPr>
        <w:tc>
          <w:tcPr>
            <w:tcW w:w="14000" w:type="dxa"/>
            <w:gridSpan w:val="7"/>
            <w:vAlign w:val="center"/>
          </w:tcPr>
          <w:p w14:paraId="0CF28B35"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A. Đầu tư cơ sở vật chất (Đề án số 07/ĐA</w:t>
            </w:r>
            <w:r>
              <w:rPr>
                <w:rFonts w:asciiTheme="majorHAnsi" w:hAnsiTheme="majorHAnsi" w:cstheme="majorHAnsi"/>
                <w:b/>
              </w:rPr>
              <w:noBreakHyphen/>
              <w:t>CĐKT, Phụ lục XIa)</w:t>
            </w:r>
          </w:p>
        </w:tc>
      </w:tr>
      <w:tr w:rsidR="00E0585F" w:rsidRPr="00E0585F" w14:paraId="26D9DF08" w14:textId="77777777" w:rsidTr="008F2450">
        <w:trPr>
          <w:cantSplit/>
          <w:jc w:val="center"/>
        </w:trPr>
        <w:tc>
          <w:tcPr>
            <w:tcW w:w="560" w:type="dxa"/>
            <w:vAlign w:val="center"/>
          </w:tcPr>
          <w:p w14:paraId="719B93C7"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w:t>
            </w:r>
          </w:p>
        </w:tc>
        <w:tc>
          <w:tcPr>
            <w:tcW w:w="2380" w:type="dxa"/>
            <w:vAlign w:val="center"/>
          </w:tcPr>
          <w:p w14:paraId="78811E1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Sửa chữa phòng học lý thuyết (4 hạng mục)</w:t>
            </w:r>
          </w:p>
        </w:tc>
        <w:tc>
          <w:tcPr>
            <w:tcW w:w="2800" w:type="dxa"/>
            <w:vAlign w:val="center"/>
          </w:tcPr>
          <w:p w14:paraId="0C6B7E38"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Sửa chữa, thay nền 04 khu phòng học lý thuyết (6.960 m²)</w:t>
            </w:r>
          </w:p>
        </w:tc>
        <w:tc>
          <w:tcPr>
            <w:tcW w:w="2520" w:type="dxa"/>
            <w:vAlign w:val="center"/>
          </w:tcPr>
          <w:p w14:paraId="12D5F08E"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347A32A1"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2026 - 2030</w:t>
            </w:r>
          </w:p>
        </w:tc>
        <w:tc>
          <w:tcPr>
            <w:tcW w:w="2660" w:type="dxa"/>
            <w:vAlign w:val="center"/>
          </w:tcPr>
          <w:p w14:paraId="4EF5296C"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6.700</w:t>
            </w:r>
          </w:p>
          <w:p w14:paraId="2E42F365"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1.800 / — / 1.800 / 2.000 / 1.100</w:t>
            </w:r>
          </w:p>
        </w:tc>
        <w:tc>
          <w:tcPr>
            <w:tcW w:w="1960" w:type="dxa"/>
            <w:vAlign w:val="center"/>
          </w:tcPr>
          <w:p w14:paraId="59803764" w14:textId="77777777" w:rsidR="00E0585F" w:rsidRPr="00160C0F" w:rsidRDefault="00E0585F" w:rsidP="008F2450">
            <w:pPr>
              <w:widowControl w:val="0"/>
              <w:spacing w:before="40" w:after="40"/>
              <w:rPr>
                <w:rFonts w:asciiTheme="majorHAnsi" w:hAnsiTheme="majorHAnsi" w:cstheme="majorHAnsi"/>
              </w:rPr>
            </w:pPr>
          </w:p>
        </w:tc>
      </w:tr>
      <w:tr w:rsidR="00E0585F" w:rsidRPr="00E0585F" w14:paraId="549AC29F" w14:textId="77777777" w:rsidTr="008F2450">
        <w:trPr>
          <w:cantSplit/>
          <w:jc w:val="center"/>
        </w:trPr>
        <w:tc>
          <w:tcPr>
            <w:tcW w:w="560" w:type="dxa"/>
            <w:vAlign w:val="center"/>
          </w:tcPr>
          <w:p w14:paraId="0F4DF85F"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w:t>
            </w:r>
          </w:p>
        </w:tc>
        <w:tc>
          <w:tcPr>
            <w:tcW w:w="2380" w:type="dxa"/>
            <w:vAlign w:val="center"/>
          </w:tcPr>
          <w:p w14:paraId="3D3E0C69"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Khu làm việc (5 hạng mục)</w:t>
            </w:r>
          </w:p>
        </w:tc>
        <w:tc>
          <w:tcPr>
            <w:tcW w:w="2800" w:type="dxa"/>
            <w:vAlign w:val="center"/>
          </w:tcPr>
          <w:p w14:paraId="106EDEF4"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Cải tạo, xây mới phòng làm việc 660 m²; sửa chữa 04 nhà làm việc</w:t>
            </w:r>
          </w:p>
        </w:tc>
        <w:tc>
          <w:tcPr>
            <w:tcW w:w="2520" w:type="dxa"/>
            <w:vAlign w:val="center"/>
          </w:tcPr>
          <w:p w14:paraId="086C031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32BE8782"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2029</w:t>
            </w:r>
          </w:p>
        </w:tc>
        <w:tc>
          <w:tcPr>
            <w:tcW w:w="2660" w:type="dxa"/>
            <w:vAlign w:val="center"/>
          </w:tcPr>
          <w:p w14:paraId="52614205"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12.795</w:t>
            </w:r>
          </w:p>
          <w:p w14:paraId="782E91B4"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 / — / — / 12.795 / —</w:t>
            </w:r>
          </w:p>
        </w:tc>
        <w:tc>
          <w:tcPr>
            <w:tcW w:w="1960" w:type="dxa"/>
            <w:vAlign w:val="center"/>
          </w:tcPr>
          <w:p w14:paraId="2D98A911" w14:textId="77777777" w:rsidR="00E0585F" w:rsidRPr="00160C0F" w:rsidRDefault="00E0585F" w:rsidP="008F2450">
            <w:pPr>
              <w:widowControl w:val="0"/>
              <w:spacing w:before="40" w:after="40"/>
              <w:rPr>
                <w:rFonts w:asciiTheme="majorHAnsi" w:hAnsiTheme="majorHAnsi" w:cstheme="majorHAnsi"/>
              </w:rPr>
            </w:pPr>
          </w:p>
        </w:tc>
      </w:tr>
      <w:tr w:rsidR="00E0585F" w:rsidRPr="00E0585F" w14:paraId="1CE137C1" w14:textId="77777777" w:rsidTr="008F2450">
        <w:trPr>
          <w:cantSplit/>
          <w:jc w:val="center"/>
        </w:trPr>
        <w:tc>
          <w:tcPr>
            <w:tcW w:w="560" w:type="dxa"/>
            <w:vAlign w:val="center"/>
          </w:tcPr>
          <w:p w14:paraId="5029389C"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3</w:t>
            </w:r>
          </w:p>
        </w:tc>
        <w:tc>
          <w:tcPr>
            <w:tcW w:w="2380" w:type="dxa"/>
            <w:vAlign w:val="center"/>
          </w:tcPr>
          <w:p w14:paraId="586D934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Phòng học chuyên môn, xưởng thực hành, phòng thí nghiệm (11 hạng mục)</w:t>
            </w:r>
          </w:p>
        </w:tc>
        <w:tc>
          <w:tcPr>
            <w:tcW w:w="2800" w:type="dxa"/>
            <w:vAlign w:val="center"/>
          </w:tcPr>
          <w:p w14:paraId="7EB73BF7"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11 hạng mục: xưởng thực hành, nhà thực nghiệm, phòng thí nghiệm, sân tập lái, nhà học đa phương tiện</w:t>
            </w:r>
          </w:p>
        </w:tc>
        <w:tc>
          <w:tcPr>
            <w:tcW w:w="2520" w:type="dxa"/>
            <w:vAlign w:val="center"/>
          </w:tcPr>
          <w:p w14:paraId="56846FA3"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31BB9243"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2027 - 2029</w:t>
            </w:r>
          </w:p>
        </w:tc>
        <w:tc>
          <w:tcPr>
            <w:tcW w:w="2660" w:type="dxa"/>
            <w:vAlign w:val="center"/>
          </w:tcPr>
          <w:p w14:paraId="03E6EA36"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43.750</w:t>
            </w:r>
          </w:p>
          <w:p w14:paraId="4CB3D33D"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 / 19.250 / 11.000 / 13.500 / —</w:t>
            </w:r>
          </w:p>
        </w:tc>
        <w:tc>
          <w:tcPr>
            <w:tcW w:w="1960" w:type="dxa"/>
            <w:vAlign w:val="center"/>
          </w:tcPr>
          <w:p w14:paraId="29BB98CA" w14:textId="77777777" w:rsidR="00E0585F" w:rsidRPr="00160C0F" w:rsidRDefault="00E0585F" w:rsidP="008F2450">
            <w:pPr>
              <w:widowControl w:val="0"/>
              <w:spacing w:before="40" w:after="40"/>
              <w:rPr>
                <w:rFonts w:asciiTheme="majorHAnsi" w:hAnsiTheme="majorHAnsi" w:cstheme="majorHAnsi"/>
              </w:rPr>
            </w:pPr>
          </w:p>
        </w:tc>
      </w:tr>
      <w:tr w:rsidR="00E0585F" w:rsidRPr="00E0585F" w14:paraId="1A874BD7" w14:textId="77777777" w:rsidTr="008F2450">
        <w:trPr>
          <w:cantSplit/>
          <w:jc w:val="center"/>
        </w:trPr>
        <w:tc>
          <w:tcPr>
            <w:tcW w:w="560" w:type="dxa"/>
            <w:vAlign w:val="center"/>
          </w:tcPr>
          <w:p w14:paraId="0724ADB3"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4</w:t>
            </w:r>
          </w:p>
        </w:tc>
        <w:tc>
          <w:tcPr>
            <w:tcW w:w="2380" w:type="dxa"/>
            <w:vAlign w:val="center"/>
          </w:tcPr>
          <w:p w14:paraId="2528638D"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Ký túc xá (sửa chữa, cải tạo) (3 hạng mục)</w:t>
            </w:r>
          </w:p>
        </w:tc>
        <w:tc>
          <w:tcPr>
            <w:tcW w:w="2800" w:type="dxa"/>
            <w:vAlign w:val="center"/>
          </w:tcPr>
          <w:p w14:paraId="197FE28E"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Sửa chữa ký túc xá G, H (Cơ sở 1) và ký túc xá Cơ sở 4</w:t>
            </w:r>
          </w:p>
        </w:tc>
        <w:tc>
          <w:tcPr>
            <w:tcW w:w="2520" w:type="dxa"/>
            <w:vAlign w:val="center"/>
          </w:tcPr>
          <w:p w14:paraId="5A231C41"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0FFFCC13"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2026</w:t>
            </w:r>
          </w:p>
        </w:tc>
        <w:tc>
          <w:tcPr>
            <w:tcW w:w="2660" w:type="dxa"/>
            <w:vAlign w:val="center"/>
          </w:tcPr>
          <w:p w14:paraId="63449BF0"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22.500</w:t>
            </w:r>
          </w:p>
          <w:p w14:paraId="5A1F3860"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22.500 / — / — / — / —</w:t>
            </w:r>
          </w:p>
        </w:tc>
        <w:tc>
          <w:tcPr>
            <w:tcW w:w="1960" w:type="dxa"/>
            <w:vAlign w:val="center"/>
          </w:tcPr>
          <w:p w14:paraId="7AC2B42E"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Đồng thời nằm trong đề xuất 24.894 triệu đồng (Báo cáo số 326/BC</w:t>
            </w:r>
            <w:r>
              <w:rPr>
                <w:rFonts w:asciiTheme="majorHAnsi" w:hAnsiTheme="majorHAnsi" w:cstheme="majorHAnsi"/>
              </w:rPr>
              <w:noBreakHyphen/>
              <w:t>CĐKT)</w:t>
            </w:r>
          </w:p>
        </w:tc>
      </w:tr>
      <w:tr w:rsidR="00E0585F" w:rsidRPr="00E0585F" w14:paraId="083BD113" w14:textId="77777777" w:rsidTr="008F2450">
        <w:trPr>
          <w:cantSplit/>
          <w:jc w:val="center"/>
        </w:trPr>
        <w:tc>
          <w:tcPr>
            <w:tcW w:w="560" w:type="dxa"/>
            <w:vAlign w:val="center"/>
          </w:tcPr>
          <w:p w14:paraId="537525C9"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5</w:t>
            </w:r>
          </w:p>
        </w:tc>
        <w:tc>
          <w:tcPr>
            <w:tcW w:w="2380" w:type="dxa"/>
            <w:vAlign w:val="center"/>
          </w:tcPr>
          <w:p w14:paraId="50377014"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Khu rèn luyện thể chất, sinh hoạt cho nhà giáo và người học (5 hạng mục)</w:t>
            </w:r>
          </w:p>
        </w:tc>
        <w:tc>
          <w:tcPr>
            <w:tcW w:w="2800" w:type="dxa"/>
            <w:vAlign w:val="center"/>
          </w:tcPr>
          <w:p w14:paraId="79D383DB"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Nhà tập đa năng 600 m²; sửa chữa nhà tập, nhà ăn, 02 khu nhà ở nhà giáo</w:t>
            </w:r>
          </w:p>
        </w:tc>
        <w:tc>
          <w:tcPr>
            <w:tcW w:w="2520" w:type="dxa"/>
            <w:vAlign w:val="center"/>
          </w:tcPr>
          <w:p w14:paraId="42766B89"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54082DBA"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2026 - 2030</w:t>
            </w:r>
          </w:p>
        </w:tc>
        <w:tc>
          <w:tcPr>
            <w:tcW w:w="2660" w:type="dxa"/>
            <w:vAlign w:val="center"/>
          </w:tcPr>
          <w:p w14:paraId="58CF12EF"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18.000</w:t>
            </w:r>
          </w:p>
          <w:p w14:paraId="1B1636EA"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3.500 / 13.500 / — / — / 1.000</w:t>
            </w:r>
          </w:p>
        </w:tc>
        <w:tc>
          <w:tcPr>
            <w:tcW w:w="1960" w:type="dxa"/>
            <w:vAlign w:val="center"/>
          </w:tcPr>
          <w:p w14:paraId="3E456B8D" w14:textId="77777777" w:rsidR="00E0585F" w:rsidRPr="00160C0F" w:rsidRDefault="00E0585F" w:rsidP="008F2450">
            <w:pPr>
              <w:widowControl w:val="0"/>
              <w:spacing w:before="40" w:after="40"/>
              <w:rPr>
                <w:rFonts w:asciiTheme="majorHAnsi" w:hAnsiTheme="majorHAnsi" w:cstheme="majorHAnsi"/>
              </w:rPr>
            </w:pPr>
          </w:p>
        </w:tc>
      </w:tr>
      <w:tr w:rsidR="00E0585F" w:rsidRPr="00E0585F" w14:paraId="6391158A" w14:textId="77777777" w:rsidTr="008F2450">
        <w:trPr>
          <w:cantSplit/>
          <w:jc w:val="center"/>
        </w:trPr>
        <w:tc>
          <w:tcPr>
            <w:tcW w:w="560" w:type="dxa"/>
            <w:vAlign w:val="center"/>
          </w:tcPr>
          <w:p w14:paraId="79D07900"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6</w:t>
            </w:r>
          </w:p>
        </w:tc>
        <w:tc>
          <w:tcPr>
            <w:tcW w:w="2380" w:type="dxa"/>
            <w:vAlign w:val="center"/>
          </w:tcPr>
          <w:p w14:paraId="4DBEF08E"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Công trình phụ trợ, cấp thiết (8 hạng mục)</w:t>
            </w:r>
          </w:p>
        </w:tc>
        <w:tc>
          <w:tcPr>
            <w:tcW w:w="2800" w:type="dxa"/>
            <w:vAlign w:val="center"/>
          </w:tcPr>
          <w:p w14:paraId="311F65A8"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Mái che, đường nội bộ, trạm biến áp, bồn nước và hệ thống phòng cháy chữa cháy tại các cơ sở</w:t>
            </w:r>
          </w:p>
        </w:tc>
        <w:tc>
          <w:tcPr>
            <w:tcW w:w="2520" w:type="dxa"/>
            <w:vAlign w:val="center"/>
          </w:tcPr>
          <w:p w14:paraId="1C8BB15B"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361FA2F0"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2026 - 2029</w:t>
            </w:r>
          </w:p>
        </w:tc>
        <w:tc>
          <w:tcPr>
            <w:tcW w:w="2660" w:type="dxa"/>
            <w:vAlign w:val="center"/>
          </w:tcPr>
          <w:p w14:paraId="76BA9179"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13.780</w:t>
            </w:r>
          </w:p>
          <w:p w14:paraId="6E6BC950"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1.180 / 3.000 / 1.600 / 8.000 / —</w:t>
            </w:r>
          </w:p>
        </w:tc>
        <w:tc>
          <w:tcPr>
            <w:tcW w:w="1960" w:type="dxa"/>
            <w:vAlign w:val="center"/>
          </w:tcPr>
          <w:p w14:paraId="3816F3BB" w14:textId="77777777" w:rsidR="00E0585F" w:rsidRPr="00160C0F" w:rsidRDefault="00E0585F" w:rsidP="008F2450">
            <w:pPr>
              <w:widowControl w:val="0"/>
              <w:spacing w:before="40" w:after="40"/>
              <w:rPr>
                <w:rFonts w:asciiTheme="majorHAnsi" w:hAnsiTheme="majorHAnsi" w:cstheme="majorHAnsi"/>
              </w:rPr>
            </w:pPr>
          </w:p>
        </w:tc>
      </w:tr>
      <w:tr w:rsidR="00E0585F" w:rsidRPr="00E0585F" w14:paraId="1F2CF562" w14:textId="77777777" w:rsidTr="008F2450">
        <w:trPr>
          <w:cantSplit/>
          <w:jc w:val="center"/>
        </w:trPr>
        <w:tc>
          <w:tcPr>
            <w:tcW w:w="560" w:type="dxa"/>
            <w:vAlign w:val="center"/>
          </w:tcPr>
          <w:p w14:paraId="4FF42959" w14:textId="77777777" w:rsidR="00E0585F" w:rsidRPr="00160C0F" w:rsidRDefault="00E0585F" w:rsidP="008F2450">
            <w:pPr>
              <w:keepNext/>
              <w:widowControl w:val="0"/>
              <w:spacing w:before="40" w:after="40"/>
              <w:jc w:val="center"/>
              <w:rPr>
                <w:rFonts w:asciiTheme="majorHAnsi" w:hAnsiTheme="majorHAnsi" w:cstheme="majorHAnsi"/>
              </w:rPr>
            </w:pPr>
          </w:p>
        </w:tc>
        <w:tc>
          <w:tcPr>
            <w:tcW w:w="2380" w:type="dxa"/>
            <w:vAlign w:val="center"/>
          </w:tcPr>
          <w:p w14:paraId="64E3097B"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Cộng nhóm A</w:t>
            </w:r>
          </w:p>
        </w:tc>
        <w:tc>
          <w:tcPr>
            <w:tcW w:w="2800" w:type="dxa"/>
            <w:vAlign w:val="center"/>
          </w:tcPr>
          <w:p w14:paraId="74EF9ED4" w14:textId="77777777" w:rsidR="00E0585F" w:rsidRPr="00160C0F" w:rsidRDefault="00E0585F" w:rsidP="008F2450">
            <w:pPr>
              <w:keepNext/>
              <w:widowControl w:val="0"/>
              <w:spacing w:before="40" w:after="40"/>
              <w:rPr>
                <w:rFonts w:asciiTheme="majorHAnsi" w:hAnsiTheme="majorHAnsi" w:cstheme="majorHAnsi"/>
              </w:rPr>
            </w:pPr>
          </w:p>
        </w:tc>
        <w:tc>
          <w:tcPr>
            <w:tcW w:w="2520" w:type="dxa"/>
            <w:vAlign w:val="center"/>
          </w:tcPr>
          <w:p w14:paraId="27AD217B" w14:textId="77777777" w:rsidR="00E0585F" w:rsidRPr="00160C0F" w:rsidRDefault="00E0585F" w:rsidP="008F2450">
            <w:pPr>
              <w:keepNext/>
              <w:widowControl w:val="0"/>
              <w:spacing w:before="40" w:after="40"/>
              <w:rPr>
                <w:rFonts w:asciiTheme="majorHAnsi" w:hAnsiTheme="majorHAnsi" w:cstheme="majorHAnsi"/>
              </w:rPr>
            </w:pPr>
          </w:p>
        </w:tc>
        <w:tc>
          <w:tcPr>
            <w:tcW w:w="1120" w:type="dxa"/>
            <w:vAlign w:val="center"/>
          </w:tcPr>
          <w:p w14:paraId="37EA25E7" w14:textId="77777777" w:rsidR="00E0585F" w:rsidRPr="00160C0F" w:rsidRDefault="00E0585F" w:rsidP="008F2450">
            <w:pPr>
              <w:keepNext/>
              <w:widowControl w:val="0"/>
              <w:spacing w:before="40" w:after="40"/>
              <w:jc w:val="center"/>
              <w:rPr>
                <w:rFonts w:asciiTheme="majorHAnsi" w:hAnsiTheme="majorHAnsi" w:cstheme="majorHAnsi"/>
              </w:rPr>
            </w:pPr>
            <w:r>
              <w:rPr>
                <w:rFonts w:asciiTheme="majorHAnsi" w:hAnsiTheme="majorHAnsi" w:cstheme="majorHAnsi"/>
                <w:b/>
              </w:rPr>
              <w:t>2026 - 2030</w:t>
            </w:r>
          </w:p>
        </w:tc>
        <w:tc>
          <w:tcPr>
            <w:tcW w:w="2660" w:type="dxa"/>
            <w:vAlign w:val="center"/>
          </w:tcPr>
          <w:p w14:paraId="2CBCEDEE"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117.525</w:t>
            </w:r>
          </w:p>
          <w:p w14:paraId="67008339"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NSTW 94.000; NSĐP 20.730; Nhà trường 2.795</w:t>
            </w:r>
          </w:p>
        </w:tc>
        <w:tc>
          <w:tcPr>
            <w:tcW w:w="1960" w:type="dxa"/>
            <w:vAlign w:val="center"/>
          </w:tcPr>
          <w:p w14:paraId="19B711A7"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Phân kỳ 2026 - 2030: 28.980 / 35.750 / 14.400 / 36.295 / 2.100</w:t>
            </w:r>
          </w:p>
        </w:tc>
      </w:tr>
      <w:tr w:rsidR="00E0585F" w:rsidRPr="00E0585F" w14:paraId="7C99F126" w14:textId="77777777" w:rsidTr="008F2450">
        <w:trPr>
          <w:cantSplit/>
          <w:jc w:val="center"/>
        </w:trPr>
        <w:tc>
          <w:tcPr>
            <w:tcW w:w="14000" w:type="dxa"/>
            <w:gridSpan w:val="7"/>
            <w:vAlign w:val="center"/>
          </w:tcPr>
          <w:p w14:paraId="1ACE6F8B"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B. Thiết bị đào tạo (Đề án số 07/ĐA</w:t>
            </w:r>
            <w:r>
              <w:rPr>
                <w:rFonts w:asciiTheme="majorHAnsi" w:hAnsiTheme="majorHAnsi" w:cstheme="majorHAnsi"/>
                <w:b/>
              </w:rPr>
              <w:noBreakHyphen/>
              <w:t>CĐKT, Phụ lục XIb)</w:t>
            </w:r>
          </w:p>
        </w:tc>
      </w:tr>
      <w:tr w:rsidR="00E0585F" w:rsidRPr="00E0585F" w14:paraId="08F8F61B" w14:textId="77777777" w:rsidTr="008F2450">
        <w:trPr>
          <w:cantSplit/>
          <w:jc w:val="center"/>
        </w:trPr>
        <w:tc>
          <w:tcPr>
            <w:tcW w:w="560" w:type="dxa"/>
            <w:vAlign w:val="center"/>
          </w:tcPr>
          <w:p w14:paraId="38C52DD9"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w:t>
            </w:r>
          </w:p>
        </w:tc>
        <w:tc>
          <w:tcPr>
            <w:tcW w:w="2380" w:type="dxa"/>
            <w:vAlign w:val="center"/>
          </w:tcPr>
          <w:p w14:paraId="7F7CBF29"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Khối Kỹ thuật - Công nghệ (Khoa Kỹ thuật - Công nghệ và các Trung tâm)</w:t>
            </w:r>
          </w:p>
        </w:tc>
        <w:tc>
          <w:tcPr>
            <w:tcW w:w="2800" w:type="dxa"/>
            <w:vAlign w:val="center"/>
          </w:tcPr>
          <w:p w14:paraId="6FBE8639"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Mua sắm thiết bị đào tạo (7 mục theo ngành, nghề)</w:t>
            </w:r>
          </w:p>
        </w:tc>
        <w:tc>
          <w:tcPr>
            <w:tcW w:w="2520" w:type="dxa"/>
            <w:vAlign w:val="center"/>
          </w:tcPr>
          <w:p w14:paraId="7B301C2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mua sắm; phòng TC</w:t>
            </w:r>
            <w:r>
              <w:rPr>
                <w:rFonts w:asciiTheme="majorHAnsi" w:hAnsiTheme="majorHAnsi" w:cstheme="majorHAnsi"/>
              </w:rPr>
              <w:noBreakHyphen/>
              <w:t>KT khái toán</w:t>
            </w:r>
          </w:p>
        </w:tc>
        <w:tc>
          <w:tcPr>
            <w:tcW w:w="1120" w:type="dxa"/>
            <w:vAlign w:val="center"/>
          </w:tcPr>
          <w:p w14:paraId="7FB4460D"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2027 - 2030</w:t>
            </w:r>
          </w:p>
        </w:tc>
        <w:tc>
          <w:tcPr>
            <w:tcW w:w="2660" w:type="dxa"/>
            <w:vAlign w:val="center"/>
          </w:tcPr>
          <w:p w14:paraId="41F04ABF"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160.647</w:t>
            </w:r>
          </w:p>
          <w:p w14:paraId="3A705C20"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 / 11.100 / 60.177 / 83.770 / 5.600</w:t>
            </w:r>
          </w:p>
        </w:tc>
        <w:tc>
          <w:tcPr>
            <w:tcW w:w="1960" w:type="dxa"/>
            <w:vAlign w:val="center"/>
          </w:tcPr>
          <w:p w14:paraId="038B103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Ngành, nghề: Điện công nghiệp; Công nghệ kỹ thuật điện, điện tử; Vận hành điện trong nhà máy thủy điện; Hàn; Công nghệ ô tô; May thời trang; Cắt gọt kim loại</w:t>
            </w:r>
          </w:p>
        </w:tc>
      </w:tr>
      <w:tr w:rsidR="00E0585F" w:rsidRPr="00E0585F" w14:paraId="2780808B" w14:textId="77777777" w:rsidTr="008F2450">
        <w:trPr>
          <w:cantSplit/>
          <w:jc w:val="center"/>
        </w:trPr>
        <w:tc>
          <w:tcPr>
            <w:tcW w:w="560" w:type="dxa"/>
            <w:vAlign w:val="center"/>
          </w:tcPr>
          <w:p w14:paraId="5206162A"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w:t>
            </w:r>
          </w:p>
        </w:tc>
        <w:tc>
          <w:tcPr>
            <w:tcW w:w="2380" w:type="dxa"/>
            <w:vAlign w:val="center"/>
          </w:tcPr>
          <w:p w14:paraId="4E8D377A"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Khối Kinh tế - Nông lâm (Khoa Kinh tế - Nông lâm và Khu thực nghiệm)</w:t>
            </w:r>
          </w:p>
        </w:tc>
        <w:tc>
          <w:tcPr>
            <w:tcW w:w="2800" w:type="dxa"/>
            <w:vAlign w:val="center"/>
          </w:tcPr>
          <w:p w14:paraId="1A962494"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Mua sắm thiết bị đào tạo (11 mục theo ngành, nghề)</w:t>
            </w:r>
          </w:p>
        </w:tc>
        <w:tc>
          <w:tcPr>
            <w:tcW w:w="2520" w:type="dxa"/>
            <w:vAlign w:val="center"/>
          </w:tcPr>
          <w:p w14:paraId="0D0612C4"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mua sắm; phòng TC</w:t>
            </w:r>
            <w:r>
              <w:rPr>
                <w:rFonts w:asciiTheme="majorHAnsi" w:hAnsiTheme="majorHAnsi" w:cstheme="majorHAnsi"/>
              </w:rPr>
              <w:noBreakHyphen/>
              <w:t>KT khái toán</w:t>
            </w:r>
          </w:p>
        </w:tc>
        <w:tc>
          <w:tcPr>
            <w:tcW w:w="1120" w:type="dxa"/>
            <w:vAlign w:val="center"/>
          </w:tcPr>
          <w:p w14:paraId="3D0AAA3E"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2027 - 2030</w:t>
            </w:r>
          </w:p>
        </w:tc>
        <w:tc>
          <w:tcPr>
            <w:tcW w:w="2660" w:type="dxa"/>
            <w:vAlign w:val="center"/>
          </w:tcPr>
          <w:p w14:paraId="5D31D979"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60.635</w:t>
            </w:r>
          </w:p>
          <w:p w14:paraId="5C70E5B3"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 / 16.550 / 16.460 / 12.625 / 15.000</w:t>
            </w:r>
          </w:p>
        </w:tc>
        <w:tc>
          <w:tcPr>
            <w:tcW w:w="1960" w:type="dxa"/>
            <w:vAlign w:val="center"/>
          </w:tcPr>
          <w:p w14:paraId="7228EFB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Ngành, nghề: Kế toán; Kế toán doanh nghiệp; Nghiệp vụ nhà hàng, khách sạn; Chăn nuôi - Thú y; Chăn nuôi; Lâm sinh; Trồng trọt; Nông nghiệp công nghệ cao (đợt 1); Pháp luật; Nông nghiệp công nghệ cao (đợt 2); Hướng dẫn du lịch</w:t>
            </w:r>
          </w:p>
        </w:tc>
      </w:tr>
      <w:tr w:rsidR="00E0585F" w:rsidRPr="00E0585F" w14:paraId="598CC45A" w14:textId="77777777" w:rsidTr="008F2450">
        <w:trPr>
          <w:cantSplit/>
          <w:jc w:val="center"/>
        </w:trPr>
        <w:tc>
          <w:tcPr>
            <w:tcW w:w="560" w:type="dxa"/>
            <w:vAlign w:val="center"/>
          </w:tcPr>
          <w:p w14:paraId="07D01829"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3</w:t>
            </w:r>
          </w:p>
        </w:tc>
        <w:tc>
          <w:tcPr>
            <w:tcW w:w="2380" w:type="dxa"/>
            <w:vAlign w:val="center"/>
          </w:tcPr>
          <w:p w14:paraId="553B913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Khối Y - Dược (Khoa Y - Dược)</w:t>
            </w:r>
          </w:p>
        </w:tc>
        <w:tc>
          <w:tcPr>
            <w:tcW w:w="2800" w:type="dxa"/>
            <w:vAlign w:val="center"/>
          </w:tcPr>
          <w:p w14:paraId="693DFCC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Mua sắm thiết bị đào tạo (3 mục theo ngành, nghề)</w:t>
            </w:r>
          </w:p>
        </w:tc>
        <w:tc>
          <w:tcPr>
            <w:tcW w:w="2520" w:type="dxa"/>
            <w:vAlign w:val="center"/>
          </w:tcPr>
          <w:p w14:paraId="0A169744"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mua sắm; phòng TC</w:t>
            </w:r>
            <w:r>
              <w:rPr>
                <w:rFonts w:asciiTheme="majorHAnsi" w:hAnsiTheme="majorHAnsi" w:cstheme="majorHAnsi"/>
              </w:rPr>
              <w:noBreakHyphen/>
              <w:t>KT khái toán</w:t>
            </w:r>
          </w:p>
        </w:tc>
        <w:tc>
          <w:tcPr>
            <w:tcW w:w="1120" w:type="dxa"/>
            <w:vAlign w:val="center"/>
          </w:tcPr>
          <w:p w14:paraId="1FB5B7B0"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2027 - 2029</w:t>
            </w:r>
          </w:p>
        </w:tc>
        <w:tc>
          <w:tcPr>
            <w:tcW w:w="2660" w:type="dxa"/>
            <w:vAlign w:val="center"/>
          </w:tcPr>
          <w:p w14:paraId="1954A651"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11.000</w:t>
            </w:r>
          </w:p>
          <w:p w14:paraId="5F7D40EC"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 / 5.000 / 2.500 / 3.500 / —</w:t>
            </w:r>
          </w:p>
        </w:tc>
        <w:tc>
          <w:tcPr>
            <w:tcW w:w="1960" w:type="dxa"/>
            <w:vAlign w:val="center"/>
          </w:tcPr>
          <w:p w14:paraId="63309338"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Ngành, nghề: Điều dưỡng; Dược; Hộ sinh</w:t>
            </w:r>
          </w:p>
        </w:tc>
      </w:tr>
      <w:tr w:rsidR="00E0585F" w:rsidRPr="00E0585F" w14:paraId="22502A66" w14:textId="77777777" w:rsidTr="008F2450">
        <w:trPr>
          <w:cantSplit/>
          <w:jc w:val="center"/>
        </w:trPr>
        <w:tc>
          <w:tcPr>
            <w:tcW w:w="560" w:type="dxa"/>
            <w:vAlign w:val="center"/>
          </w:tcPr>
          <w:p w14:paraId="085597F3"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4</w:t>
            </w:r>
          </w:p>
        </w:tc>
        <w:tc>
          <w:tcPr>
            <w:tcW w:w="2380" w:type="dxa"/>
            <w:vAlign w:val="center"/>
          </w:tcPr>
          <w:p w14:paraId="56B3044A"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Khối Khoa học cơ bản (Khoa các Khoa học cơ bản)</w:t>
            </w:r>
          </w:p>
        </w:tc>
        <w:tc>
          <w:tcPr>
            <w:tcW w:w="2800" w:type="dxa"/>
            <w:vAlign w:val="center"/>
          </w:tcPr>
          <w:p w14:paraId="2CB881DF"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Mua sắm thiết bị đào tạo (5 mục theo ngành, nghề)</w:t>
            </w:r>
          </w:p>
        </w:tc>
        <w:tc>
          <w:tcPr>
            <w:tcW w:w="2520" w:type="dxa"/>
            <w:vAlign w:val="center"/>
          </w:tcPr>
          <w:p w14:paraId="3D5B0C9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mua sắm; phòng TC</w:t>
            </w:r>
            <w:r>
              <w:rPr>
                <w:rFonts w:asciiTheme="majorHAnsi" w:hAnsiTheme="majorHAnsi" w:cstheme="majorHAnsi"/>
              </w:rPr>
              <w:noBreakHyphen/>
              <w:t>KT khái toán</w:t>
            </w:r>
          </w:p>
        </w:tc>
        <w:tc>
          <w:tcPr>
            <w:tcW w:w="1120" w:type="dxa"/>
            <w:vAlign w:val="center"/>
          </w:tcPr>
          <w:p w14:paraId="68FE1E98"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2027 - 2029</w:t>
            </w:r>
          </w:p>
        </w:tc>
        <w:tc>
          <w:tcPr>
            <w:tcW w:w="2660" w:type="dxa"/>
            <w:vAlign w:val="center"/>
          </w:tcPr>
          <w:p w14:paraId="77E89A16"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6.450</w:t>
            </w:r>
          </w:p>
          <w:p w14:paraId="316C3B46"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 / 3.000 / 950 / 2.500 / —</w:t>
            </w:r>
          </w:p>
        </w:tc>
        <w:tc>
          <w:tcPr>
            <w:tcW w:w="1960" w:type="dxa"/>
            <w:vAlign w:val="center"/>
          </w:tcPr>
          <w:p w14:paraId="202ABAE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Ngành, nghề: Công tác xã hội; Kỹ thuật sửa chữa, lắp ráp máy tính; Công nghệ thông tin; Tiếng Anh, Tiếng Anh du lịch; Quản trị văn phòng</w:t>
            </w:r>
          </w:p>
        </w:tc>
      </w:tr>
      <w:tr w:rsidR="00E0585F" w:rsidRPr="00E0585F" w14:paraId="6DDD4334" w14:textId="77777777" w:rsidTr="008F2450">
        <w:trPr>
          <w:cantSplit/>
          <w:jc w:val="center"/>
        </w:trPr>
        <w:tc>
          <w:tcPr>
            <w:tcW w:w="560" w:type="dxa"/>
            <w:vAlign w:val="center"/>
          </w:tcPr>
          <w:p w14:paraId="78774AAA"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5</w:t>
            </w:r>
          </w:p>
        </w:tc>
        <w:tc>
          <w:tcPr>
            <w:tcW w:w="2380" w:type="dxa"/>
            <w:vAlign w:val="center"/>
          </w:tcPr>
          <w:p w14:paraId="13786421"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Giáo dục Mầm non (Khoa Sư phạm)</w:t>
            </w:r>
          </w:p>
        </w:tc>
        <w:tc>
          <w:tcPr>
            <w:tcW w:w="2800" w:type="dxa"/>
            <w:vAlign w:val="center"/>
          </w:tcPr>
          <w:p w14:paraId="0CA60FF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Mua sắm thiết bị đào tạo (1 mục theo ngành, nghề)</w:t>
            </w:r>
          </w:p>
        </w:tc>
        <w:tc>
          <w:tcPr>
            <w:tcW w:w="2520" w:type="dxa"/>
            <w:vAlign w:val="center"/>
          </w:tcPr>
          <w:p w14:paraId="59BE751A"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mua sắm; phòng TC</w:t>
            </w:r>
            <w:r>
              <w:rPr>
                <w:rFonts w:asciiTheme="majorHAnsi" w:hAnsiTheme="majorHAnsi" w:cstheme="majorHAnsi"/>
              </w:rPr>
              <w:noBreakHyphen/>
              <w:t>KT khái toán</w:t>
            </w:r>
          </w:p>
        </w:tc>
        <w:tc>
          <w:tcPr>
            <w:tcW w:w="1120" w:type="dxa"/>
            <w:vAlign w:val="center"/>
          </w:tcPr>
          <w:p w14:paraId="7A9F5D81"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2029</w:t>
            </w:r>
          </w:p>
        </w:tc>
        <w:tc>
          <w:tcPr>
            <w:tcW w:w="2660" w:type="dxa"/>
            <w:vAlign w:val="center"/>
          </w:tcPr>
          <w:p w14:paraId="4ED30FC1"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600</w:t>
            </w:r>
          </w:p>
          <w:p w14:paraId="12103C8D"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 / — / — / 600 / —</w:t>
            </w:r>
          </w:p>
        </w:tc>
        <w:tc>
          <w:tcPr>
            <w:tcW w:w="1960" w:type="dxa"/>
            <w:vAlign w:val="center"/>
          </w:tcPr>
          <w:p w14:paraId="13EFB41C"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Ngành, nghề: Giáo dục Mầm non</w:t>
            </w:r>
          </w:p>
        </w:tc>
      </w:tr>
      <w:tr w:rsidR="00E0585F" w:rsidRPr="00E0585F" w14:paraId="75F793BC" w14:textId="77777777" w:rsidTr="008F2450">
        <w:trPr>
          <w:cantSplit/>
          <w:jc w:val="center"/>
        </w:trPr>
        <w:tc>
          <w:tcPr>
            <w:tcW w:w="560" w:type="dxa"/>
            <w:vAlign w:val="center"/>
          </w:tcPr>
          <w:p w14:paraId="5C680219"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6</w:t>
            </w:r>
          </w:p>
        </w:tc>
        <w:tc>
          <w:tcPr>
            <w:tcW w:w="2380" w:type="dxa"/>
            <w:vAlign w:val="center"/>
          </w:tcPr>
          <w:p w14:paraId="1D255B9D"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Thiết bị dùng chung (phòng thí nghiệm theo tiêu chuẩn ISO/IEC 17025:2017; thiết bị đào tạo trực tuyến, mô phỏng thực tế ảo)</w:t>
            </w:r>
          </w:p>
        </w:tc>
        <w:tc>
          <w:tcPr>
            <w:tcW w:w="2800" w:type="dxa"/>
            <w:vAlign w:val="center"/>
          </w:tcPr>
          <w:p w14:paraId="3D386A68"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02 hạng mục</w:t>
            </w:r>
          </w:p>
        </w:tc>
        <w:tc>
          <w:tcPr>
            <w:tcW w:w="2520" w:type="dxa"/>
            <w:vAlign w:val="center"/>
          </w:tcPr>
          <w:p w14:paraId="3856DF7D"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QLKHCN&amp;HTPT phối hợp</w:t>
            </w:r>
          </w:p>
        </w:tc>
        <w:tc>
          <w:tcPr>
            <w:tcW w:w="1120" w:type="dxa"/>
            <w:vAlign w:val="center"/>
          </w:tcPr>
          <w:p w14:paraId="77C891BA"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2027 - 2028</w:t>
            </w:r>
          </w:p>
        </w:tc>
        <w:tc>
          <w:tcPr>
            <w:tcW w:w="2660" w:type="dxa"/>
            <w:vAlign w:val="center"/>
          </w:tcPr>
          <w:p w14:paraId="648B8C2C"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31.500</w:t>
            </w:r>
          </w:p>
          <w:p w14:paraId="588D5AB6"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 / 21.500 / 10.000 / — / —</w:t>
            </w:r>
          </w:p>
        </w:tc>
        <w:tc>
          <w:tcPr>
            <w:tcW w:w="1960" w:type="dxa"/>
            <w:vAlign w:val="center"/>
          </w:tcPr>
          <w:p w14:paraId="41DDD315" w14:textId="77777777" w:rsidR="00E0585F" w:rsidRPr="00160C0F" w:rsidRDefault="00E0585F" w:rsidP="008F2450">
            <w:pPr>
              <w:widowControl w:val="0"/>
              <w:spacing w:before="40" w:after="40"/>
              <w:rPr>
                <w:rFonts w:asciiTheme="majorHAnsi" w:hAnsiTheme="majorHAnsi" w:cstheme="majorHAnsi"/>
              </w:rPr>
            </w:pPr>
          </w:p>
        </w:tc>
      </w:tr>
      <w:tr w:rsidR="00E0585F" w:rsidRPr="00E0585F" w14:paraId="07642E6C" w14:textId="77777777" w:rsidTr="008F2450">
        <w:trPr>
          <w:cantSplit/>
          <w:jc w:val="center"/>
        </w:trPr>
        <w:tc>
          <w:tcPr>
            <w:tcW w:w="560" w:type="dxa"/>
            <w:vAlign w:val="center"/>
          </w:tcPr>
          <w:p w14:paraId="35EB7B99" w14:textId="77777777" w:rsidR="00E0585F" w:rsidRPr="00160C0F" w:rsidRDefault="00E0585F" w:rsidP="008F2450">
            <w:pPr>
              <w:keepNext/>
              <w:widowControl w:val="0"/>
              <w:spacing w:before="40" w:after="40"/>
              <w:jc w:val="center"/>
              <w:rPr>
                <w:rFonts w:asciiTheme="majorHAnsi" w:hAnsiTheme="majorHAnsi" w:cstheme="majorHAnsi"/>
              </w:rPr>
            </w:pPr>
          </w:p>
        </w:tc>
        <w:tc>
          <w:tcPr>
            <w:tcW w:w="2380" w:type="dxa"/>
            <w:vAlign w:val="center"/>
          </w:tcPr>
          <w:p w14:paraId="25F1706E"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Cộng nhóm B</w:t>
            </w:r>
          </w:p>
        </w:tc>
        <w:tc>
          <w:tcPr>
            <w:tcW w:w="2800" w:type="dxa"/>
            <w:vAlign w:val="center"/>
          </w:tcPr>
          <w:p w14:paraId="3A72E941" w14:textId="77777777" w:rsidR="00E0585F" w:rsidRPr="00160C0F" w:rsidRDefault="00E0585F" w:rsidP="008F2450">
            <w:pPr>
              <w:keepNext/>
              <w:widowControl w:val="0"/>
              <w:spacing w:before="40" w:after="40"/>
              <w:rPr>
                <w:rFonts w:asciiTheme="majorHAnsi" w:hAnsiTheme="majorHAnsi" w:cstheme="majorHAnsi"/>
              </w:rPr>
            </w:pPr>
          </w:p>
        </w:tc>
        <w:tc>
          <w:tcPr>
            <w:tcW w:w="2520" w:type="dxa"/>
            <w:vAlign w:val="center"/>
          </w:tcPr>
          <w:p w14:paraId="656B2C6A" w14:textId="77777777" w:rsidR="00E0585F" w:rsidRPr="00160C0F" w:rsidRDefault="00E0585F" w:rsidP="008F2450">
            <w:pPr>
              <w:keepNext/>
              <w:widowControl w:val="0"/>
              <w:spacing w:before="40" w:after="40"/>
              <w:rPr>
                <w:rFonts w:asciiTheme="majorHAnsi" w:hAnsiTheme="majorHAnsi" w:cstheme="majorHAnsi"/>
              </w:rPr>
            </w:pPr>
          </w:p>
        </w:tc>
        <w:tc>
          <w:tcPr>
            <w:tcW w:w="1120" w:type="dxa"/>
            <w:vAlign w:val="center"/>
          </w:tcPr>
          <w:p w14:paraId="5B93DB7D" w14:textId="77777777" w:rsidR="00E0585F" w:rsidRPr="00160C0F" w:rsidRDefault="00E0585F" w:rsidP="008F2450">
            <w:pPr>
              <w:keepNext/>
              <w:widowControl w:val="0"/>
              <w:spacing w:before="40" w:after="40"/>
              <w:jc w:val="center"/>
              <w:rPr>
                <w:rFonts w:asciiTheme="majorHAnsi" w:hAnsiTheme="majorHAnsi" w:cstheme="majorHAnsi"/>
              </w:rPr>
            </w:pPr>
            <w:r>
              <w:rPr>
                <w:rFonts w:asciiTheme="majorHAnsi" w:hAnsiTheme="majorHAnsi" w:cstheme="majorHAnsi"/>
                <w:b/>
              </w:rPr>
              <w:t>2027 - 2030</w:t>
            </w:r>
          </w:p>
        </w:tc>
        <w:tc>
          <w:tcPr>
            <w:tcW w:w="2660" w:type="dxa"/>
            <w:vAlign w:val="center"/>
          </w:tcPr>
          <w:p w14:paraId="52582359"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270.832</w:t>
            </w:r>
          </w:p>
          <w:p w14:paraId="1A50FE7A"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NSTW vốn đầu tư 90.788; NSTW vốn sự nghiệp 19.641; NSĐP 160.403</w:t>
            </w:r>
          </w:p>
        </w:tc>
        <w:tc>
          <w:tcPr>
            <w:tcW w:w="1960" w:type="dxa"/>
            <w:vAlign w:val="center"/>
          </w:tcPr>
          <w:p w14:paraId="303F4C70"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Phân kỳ 2026 - 2030: — / 57.150 / 90.087 / 102.995 / 20.600</w:t>
            </w:r>
          </w:p>
        </w:tc>
      </w:tr>
      <w:tr w:rsidR="00E0585F" w:rsidRPr="00E0585F" w14:paraId="52496160" w14:textId="77777777" w:rsidTr="008F2450">
        <w:trPr>
          <w:cantSplit/>
          <w:jc w:val="center"/>
        </w:trPr>
        <w:tc>
          <w:tcPr>
            <w:tcW w:w="14000" w:type="dxa"/>
            <w:gridSpan w:val="7"/>
            <w:vAlign w:val="center"/>
          </w:tcPr>
          <w:p w14:paraId="29558E86"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C. Chuyển đổi số — hạ tầng (Đề án số 07/ĐA</w:t>
            </w:r>
            <w:r>
              <w:rPr>
                <w:rFonts w:asciiTheme="majorHAnsi" w:hAnsiTheme="majorHAnsi" w:cstheme="majorHAnsi"/>
                <w:b/>
              </w:rPr>
              <w:noBreakHyphen/>
              <w:t>CĐKT, Phụ lục XIV)</w:t>
            </w:r>
          </w:p>
        </w:tc>
      </w:tr>
      <w:tr w:rsidR="00E0585F" w:rsidRPr="00E0585F" w14:paraId="037C66A7" w14:textId="77777777" w:rsidTr="008F2450">
        <w:trPr>
          <w:cantSplit/>
          <w:jc w:val="center"/>
        </w:trPr>
        <w:tc>
          <w:tcPr>
            <w:tcW w:w="560" w:type="dxa"/>
            <w:vAlign w:val="center"/>
          </w:tcPr>
          <w:p w14:paraId="642990A4"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w:t>
            </w:r>
          </w:p>
        </w:tc>
        <w:tc>
          <w:tcPr>
            <w:tcW w:w="2380" w:type="dxa"/>
            <w:vAlign w:val="center"/>
          </w:tcPr>
          <w:p w14:paraId="299ECB95"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Hạ tầng số, phần mềm quản trị, học liệu số</w:t>
            </w:r>
          </w:p>
        </w:tc>
        <w:tc>
          <w:tcPr>
            <w:tcW w:w="2800" w:type="dxa"/>
            <w:vAlign w:val="center"/>
          </w:tcPr>
          <w:p w14:paraId="4BF4CB1A"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Nâng cấp máy chủ, mạng không dây (40 bộ), an ninh thông tin, 02 phòng máy tính; hệ thống quản lý đào tạo, nền tảng học tập trực tuyến, thư viện số</w:t>
            </w:r>
          </w:p>
        </w:tc>
        <w:tc>
          <w:tcPr>
            <w:tcW w:w="2520" w:type="dxa"/>
            <w:vAlign w:val="center"/>
          </w:tcPr>
          <w:p w14:paraId="09207239"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Phòng QLKHCN&amp;HTPT chủ trì; phòng TH</w:t>
            </w:r>
            <w:r>
              <w:rPr>
                <w:rFonts w:asciiTheme="majorHAnsi" w:hAnsiTheme="majorHAnsi" w:cstheme="majorHAnsi"/>
              </w:rPr>
              <w:noBreakHyphen/>
              <w:t>HC&amp;QT, phòng TC</w:t>
            </w:r>
            <w:r>
              <w:rPr>
                <w:rFonts w:asciiTheme="majorHAnsi" w:hAnsiTheme="majorHAnsi" w:cstheme="majorHAnsi"/>
              </w:rPr>
              <w:noBreakHyphen/>
              <w:t>KT phối hợp</w:t>
            </w:r>
          </w:p>
        </w:tc>
        <w:tc>
          <w:tcPr>
            <w:tcW w:w="1120" w:type="dxa"/>
            <w:vAlign w:val="center"/>
          </w:tcPr>
          <w:p w14:paraId="3CCABD03"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2026 - 2028</w:t>
            </w:r>
          </w:p>
        </w:tc>
        <w:tc>
          <w:tcPr>
            <w:tcW w:w="2660" w:type="dxa"/>
            <w:vAlign w:val="center"/>
          </w:tcPr>
          <w:p w14:paraId="48C200CB"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7.000</w:t>
            </w:r>
          </w:p>
          <w:p w14:paraId="55A54A61"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2.500 / 3.200 / 1.300 / — / —</w:t>
            </w:r>
          </w:p>
        </w:tc>
        <w:tc>
          <w:tcPr>
            <w:tcW w:w="1960" w:type="dxa"/>
            <w:vAlign w:val="center"/>
          </w:tcPr>
          <w:p w14:paraId="412354E3"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NSTW vốn đầu tư 2.500; NSĐP vốn sự nghiệp 3.200; Nhà trường 1.300</w:t>
            </w:r>
          </w:p>
        </w:tc>
      </w:tr>
      <w:tr w:rsidR="00E0585F" w:rsidRPr="00E0585F" w14:paraId="41374FC6" w14:textId="77777777" w:rsidTr="008F2450">
        <w:trPr>
          <w:cantSplit/>
          <w:jc w:val="center"/>
        </w:trPr>
        <w:tc>
          <w:tcPr>
            <w:tcW w:w="14000" w:type="dxa"/>
            <w:gridSpan w:val="7"/>
            <w:vAlign w:val="center"/>
          </w:tcPr>
          <w:p w14:paraId="567AD481"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D. Đối chiếu các hồ sơ đã đề xuất cấp trên (không cộng vào nhóm A, B, C)</w:t>
            </w:r>
          </w:p>
        </w:tc>
      </w:tr>
      <w:tr w:rsidR="00E0585F" w:rsidRPr="00E0585F" w14:paraId="4DF1A9FC" w14:textId="77777777" w:rsidTr="008F2450">
        <w:trPr>
          <w:cantSplit/>
          <w:jc w:val="center"/>
        </w:trPr>
        <w:tc>
          <w:tcPr>
            <w:tcW w:w="560" w:type="dxa"/>
            <w:vAlign w:val="center"/>
          </w:tcPr>
          <w:p w14:paraId="01FC42E3"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w:t>
            </w:r>
          </w:p>
        </w:tc>
        <w:tc>
          <w:tcPr>
            <w:tcW w:w="2380" w:type="dxa"/>
            <w:vAlign w:val="center"/>
          </w:tcPr>
          <w:p w14:paraId="459EBDC7"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Dự án thành phần 2, Chương trình mục tiêu quốc gia hiện đại hóa giáo dục và đào tạo</w:t>
            </w:r>
          </w:p>
        </w:tc>
        <w:tc>
          <w:tcPr>
            <w:tcW w:w="2800" w:type="dxa"/>
            <w:vAlign w:val="center"/>
          </w:tcPr>
          <w:p w14:paraId="75E367CA"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Hiện đại hóa cơ sở vật chất, thiết bị tại 05 cơ sở, ưu tiên 11 ngành, nghề</w:t>
            </w:r>
          </w:p>
        </w:tc>
        <w:tc>
          <w:tcPr>
            <w:tcW w:w="2520" w:type="dxa"/>
            <w:vAlign w:val="center"/>
          </w:tcPr>
          <w:p w14:paraId="3011A1D3"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chuẩn bị đầu tư; phòng TC</w:t>
            </w:r>
            <w:r>
              <w:rPr>
                <w:rFonts w:asciiTheme="majorHAnsi" w:hAnsiTheme="majorHAnsi" w:cstheme="majorHAnsi"/>
              </w:rPr>
              <w:noBreakHyphen/>
              <w:t>KT phối hợp</w:t>
            </w:r>
          </w:p>
        </w:tc>
        <w:tc>
          <w:tcPr>
            <w:tcW w:w="1120" w:type="dxa"/>
            <w:vAlign w:val="center"/>
          </w:tcPr>
          <w:p w14:paraId="2F79F5CB"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2026 - 2030</w:t>
            </w:r>
          </w:p>
        </w:tc>
        <w:tc>
          <w:tcPr>
            <w:tcW w:w="2660" w:type="dxa"/>
            <w:vAlign w:val="center"/>
          </w:tcPr>
          <w:p w14:paraId="74D733ED"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192.857,1</w:t>
            </w:r>
          </w:p>
          <w:p w14:paraId="7EEFFA5D"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NSTW 150.000; NSĐP 21.428,6; Nhà trường 21.428,6</w:t>
            </w:r>
          </w:p>
        </w:tc>
        <w:tc>
          <w:tcPr>
            <w:tcW w:w="1960" w:type="dxa"/>
            <w:vAlign w:val="center"/>
          </w:tcPr>
          <w:p w14:paraId="5764B7F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Công văn số 642, 643/CĐKT</w:t>
            </w:r>
            <w:r>
              <w:rPr>
                <w:rFonts w:asciiTheme="majorHAnsi" w:hAnsiTheme="majorHAnsi" w:cstheme="majorHAnsi"/>
              </w:rPr>
              <w:noBreakHyphen/>
              <w:t>THHCQT ngày 08/9/2026; chưa có quyết định giao vốn</w:t>
            </w:r>
          </w:p>
        </w:tc>
      </w:tr>
      <w:tr w:rsidR="00E0585F" w:rsidRPr="00E0585F" w14:paraId="014D3843" w14:textId="77777777" w:rsidTr="008F2450">
        <w:trPr>
          <w:cantSplit/>
          <w:jc w:val="center"/>
        </w:trPr>
        <w:tc>
          <w:tcPr>
            <w:tcW w:w="560" w:type="dxa"/>
            <w:vAlign w:val="center"/>
          </w:tcPr>
          <w:p w14:paraId="4B13180A"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w:t>
            </w:r>
          </w:p>
        </w:tc>
        <w:tc>
          <w:tcPr>
            <w:tcW w:w="2380" w:type="dxa"/>
            <w:vAlign w:val="center"/>
          </w:tcPr>
          <w:p w14:paraId="368E1C43"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Dự án thành phần 4 (kinh phí thường xuyên)</w:t>
            </w:r>
          </w:p>
        </w:tc>
        <w:tc>
          <w:tcPr>
            <w:tcW w:w="2800" w:type="dxa"/>
            <w:vAlign w:val="center"/>
          </w:tcPr>
          <w:p w14:paraId="04DF0E03"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Bồi dưỡng nhà giáo, học liệu số, phát triển tài năng</w:t>
            </w:r>
          </w:p>
        </w:tc>
        <w:tc>
          <w:tcPr>
            <w:tcW w:w="2520" w:type="dxa"/>
            <w:vAlign w:val="center"/>
          </w:tcPr>
          <w:p w14:paraId="7C292A21"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Phòng TCCB&amp;CTHSSV, phòng QLKHCN&amp;HTPT phối hợp</w:t>
            </w:r>
          </w:p>
        </w:tc>
        <w:tc>
          <w:tcPr>
            <w:tcW w:w="1120" w:type="dxa"/>
            <w:vAlign w:val="center"/>
          </w:tcPr>
          <w:p w14:paraId="52423829"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2026 - 2030</w:t>
            </w:r>
          </w:p>
        </w:tc>
        <w:tc>
          <w:tcPr>
            <w:tcW w:w="2660" w:type="dxa"/>
            <w:vAlign w:val="center"/>
          </w:tcPr>
          <w:p w14:paraId="5171669E"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15.125</w:t>
            </w:r>
          </w:p>
          <w:p w14:paraId="067AA08E"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NSTW 12.100; NSĐP 3.025</w:t>
            </w:r>
          </w:p>
        </w:tc>
        <w:tc>
          <w:tcPr>
            <w:tcW w:w="1960" w:type="dxa"/>
            <w:vAlign w:val="center"/>
          </w:tcPr>
          <w:p w14:paraId="296E234E"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Chuyển vốn năm 2026 sang năm 2027 theo Công văn số 545/CĐKT</w:t>
            </w:r>
            <w:r>
              <w:rPr>
                <w:rFonts w:asciiTheme="majorHAnsi" w:hAnsiTheme="majorHAnsi" w:cstheme="majorHAnsi"/>
              </w:rPr>
              <w:noBreakHyphen/>
              <w:t>THHCQT</w:t>
            </w:r>
          </w:p>
        </w:tc>
      </w:tr>
      <w:tr w:rsidR="00E0585F" w:rsidRPr="00E0585F" w14:paraId="1EEBD7DF" w14:textId="77777777" w:rsidTr="008F2450">
        <w:trPr>
          <w:cantSplit/>
          <w:jc w:val="center"/>
        </w:trPr>
        <w:tc>
          <w:tcPr>
            <w:tcW w:w="560" w:type="dxa"/>
            <w:vAlign w:val="center"/>
          </w:tcPr>
          <w:p w14:paraId="0A741C6A"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3</w:t>
            </w:r>
          </w:p>
        </w:tc>
        <w:tc>
          <w:tcPr>
            <w:tcW w:w="2380" w:type="dxa"/>
            <w:vAlign w:val="center"/>
          </w:tcPr>
          <w:p w14:paraId="2372B938"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Sửa chữa, cải tạo các công trình phục vụ người học và mua sắm bổ sung thiết bị đào tạo (Chương trình mục tiêu quốc gia nông thôn mới, giảm nghèo bền vững, vùng đồng bào dân tộc thiểu số và miền núi)</w:t>
            </w:r>
          </w:p>
        </w:tc>
        <w:tc>
          <w:tcPr>
            <w:tcW w:w="2800" w:type="dxa"/>
            <w:vAlign w:val="center"/>
          </w:tcPr>
          <w:p w14:paraId="03386CDB"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Sửa chữa 03 ký túc xá; mua 02 mô hình xe ô tô con số tự động</w:t>
            </w:r>
          </w:p>
        </w:tc>
        <w:tc>
          <w:tcPr>
            <w:tcW w:w="2520" w:type="dxa"/>
            <w:vAlign w:val="center"/>
          </w:tcPr>
          <w:p w14:paraId="26B4BEAD"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phối hợp</w:t>
            </w:r>
          </w:p>
        </w:tc>
        <w:tc>
          <w:tcPr>
            <w:tcW w:w="1120" w:type="dxa"/>
            <w:vAlign w:val="center"/>
          </w:tcPr>
          <w:p w14:paraId="7F03BC04"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Từ 2026</w:t>
            </w:r>
          </w:p>
        </w:tc>
        <w:tc>
          <w:tcPr>
            <w:tcW w:w="2660" w:type="dxa"/>
            <w:vAlign w:val="center"/>
          </w:tcPr>
          <w:p w14:paraId="4D50D163"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24.894</w:t>
            </w:r>
          </w:p>
          <w:p w14:paraId="307DA2CD"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NSTW vốn đầu tư; NS tỉnh đối ứng</w:t>
            </w:r>
          </w:p>
        </w:tc>
        <w:tc>
          <w:tcPr>
            <w:tcW w:w="1960" w:type="dxa"/>
            <w:vAlign w:val="center"/>
          </w:tcPr>
          <w:p w14:paraId="5EDB5229"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Báo cáo số 326/BC</w:t>
            </w:r>
            <w:r>
              <w:rPr>
                <w:rFonts w:asciiTheme="majorHAnsi" w:hAnsiTheme="majorHAnsi" w:cstheme="majorHAnsi"/>
              </w:rPr>
              <w:noBreakHyphen/>
              <w:t>CĐKT (14/9/2026); vốn giao 2026: 260; giải ngân đến 25/9/2026: 0</w:t>
            </w:r>
          </w:p>
        </w:tc>
      </w:tr>
    </w:tbl>
    <w:p w14:paraId="58C54BD8"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Ghi chú: Kinh phí tính theo triệu đồng; dòng thứ hai trong cột kinh phí là phân kỳ các năm 2026 / 2027 / 2028 / 2029 / 2030 (dấu “—” là không có). Số liệu nhóm A, B, C lấy theo Đề án số 07/ĐA</w:t>
      </w:r>
      <w:r>
        <w:rPr>
          <w:rFonts w:asciiTheme="majorHAnsi" w:hAnsiTheme="majorHAnsi" w:cstheme="majorHAnsi"/>
          <w:sz w:val="28"/>
          <w:szCs w:val="28"/>
        </w:rPr>
        <w:noBreakHyphen/>
        <w:t>CĐKT ngày 21/7/2026 và Phụ lục kèm theo; phòng TC</w:t>
      </w:r>
      <w:r>
        <w:rPr>
          <w:rFonts w:asciiTheme="majorHAnsi" w:hAnsiTheme="majorHAnsi" w:cstheme="majorHAnsi"/>
          <w:sz w:val="28"/>
          <w:szCs w:val="28"/>
        </w:rPr>
        <w:noBreakHyphen/>
        <w:t>KT khái toán và xác nhận nguồn vốn.</w:t>
      </w:r>
    </w:p>
    <w:p w14:paraId="23FB8266"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9"/>
      <w:pgSz w:w="16838" w:h="11906" w:orient="landscape" w:code="9"/>
      <w:pgMar w:top="1134" w:right="1134" w:bottom="1134" w:left="1701" w:header="720" w:footer="720"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3DD33" w14:textId="77777777" w:rsidR="00A76482" w:rsidRDefault="00A76482">
      <w:r>
        <w:separator/>
      </w:r>
    </w:p>
  </w:endnote>
  <w:endnote w:type="continuationSeparator" w:id="0">
    <w:p w14:paraId="3CEF5525" w14:textId="77777777" w:rsidR="00A76482" w:rsidRDefault="00A76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24CDB7" w14:textId="77777777" w:rsidR="00A76482" w:rsidRDefault="00A76482">
      <w:r>
        <w:separator/>
      </w:r>
    </w:p>
  </w:footnote>
  <w:footnote w:type="continuationSeparator" w:id="0">
    <w:p w14:paraId="26180419" w14:textId="77777777" w:rsidR="00A76482" w:rsidRDefault="00A764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66B1A"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059DB"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guyễn Ngọc Quang Phục">
    <w15:presenceInfo w15:providerId="AD" w15:userId="S::nguyenngocquangphuc@cdkontum.edu.vn::9e686317-9c01-405a-b10a-aecf9cc730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482"/>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121"/>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46A49"/>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50BE83"/>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 w:type="paragraph" w:styleId="Revision">
    <w:name w:val="Revision"/>
    <w:hidden/>
    <w:uiPriority w:val="99"/>
    <w:semiHidden/>
    <w:rsid w:val="00E46A49"/>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11</Pages>
  <Words>2714</Words>
  <Characters>15476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18154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cung cấp thông tin, số liệu cơ sở vật chất, nhu cầu đầu tư giai đoạn 2026 - 2030 (dự thảo)</dc:title>
  <dc:subject/>
  <dc:creator>Microsoft Cop.</dc:creator>
  <cp:keywords/>
  <cp:lastModifiedBy>Nguyễn Ngọc Quang Phục</cp:lastModifiedBy>
  <cp:revision>5</cp:revision>
  <cp:lastPrinted>2020-02-11T03:16:00Z</cp:lastPrinted>
  <dcterms:created xsi:type="dcterms:W3CDTF">2026-07-28T09:22:00Z</dcterms:created>
  <dcterms:modified xsi:type="dcterms:W3CDTF">2026-10-15T09:07:00Z</dcterms:modified>
</cp:coreProperties>
</file>