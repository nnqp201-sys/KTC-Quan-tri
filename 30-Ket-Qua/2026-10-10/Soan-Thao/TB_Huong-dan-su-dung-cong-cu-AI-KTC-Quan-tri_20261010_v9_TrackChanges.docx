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06" w:type="dxa"/>
        <w:jc w:val="center"/>
        <w:tblLayout w:type="fixed"/>
        <w:tblLook w:val="0000" w:firstRow="0" w:lastRow="0" w:firstColumn="0" w:lastColumn="0" w:noHBand="0" w:noVBand="0"/>
      </w:tblPr>
      <w:tblGrid>
        <w:gridCol w:w="4308"/>
        <w:gridCol w:w="5698"/>
      </w:tblGrid>
      <w:tr w:rsidR="00C65584" w14:paraId="1C05D389" w14:textId="77777777" w:rsidTr="0089728B">
        <w:trPr>
          <w:trHeight w:val="566"/>
          <w:jc w:val="center"/>
        </w:trPr>
        <w:tc>
          <w:tcPr>
            <w:tcW w:w="4308" w:type="dxa"/>
          </w:tcPr>
          <w:p w14:paraId="109DEF26" w14:textId="77777777" w:rsidR="00C65584" w:rsidRDefault="00C65584" w:rsidP="0089728B">
            <w:pPr>
              <w:pStyle w:val="Heading1"/>
              <w:keepNext w:val="0"/>
              <w:widowControl w:val="0"/>
              <w:jc w:val="center"/>
              <w:rPr>
                <w:b w:val="0"/>
                <w:bCs w:val="0"/>
                <w:color w:val="auto"/>
                <w:sz w:val="26"/>
                <w:lang w:val="nl-NL"/>
              </w:rPr>
            </w:pPr>
            <w:r>
              <w:rPr>
                <w:b w:val="0"/>
                <w:bCs w:val="0"/>
                <w:color w:val="auto"/>
                <w:sz w:val="26"/>
                <w:lang w:val="nl-NL"/>
              </w:rPr>
              <w:t>UBND TỈNH QUẢNG NGÃI</w:t>
            </w:r>
          </w:p>
          <w:p w14:paraId="15EC3164" w14:textId="77777777" w:rsidR="00C65584" w:rsidRDefault="00C65584" w:rsidP="0089728B">
            <w:pPr>
              <w:pStyle w:val="Heading1"/>
              <w:keepNext w:val="0"/>
              <w:widowControl w:val="0"/>
              <w:jc w:val="center"/>
              <w:rPr>
                <w:bCs w:val="0"/>
                <w:color w:val="auto"/>
                <w:sz w:val="26"/>
                <w:lang w:val="nl-NL"/>
              </w:rPr>
            </w:pPr>
            <w:r>
              <w:rPr>
                <w:bCs w:val="0"/>
                <w:color w:val="auto"/>
                <w:sz w:val="26"/>
                <w:lang w:val="nl-NL"/>
              </w:rPr>
              <w:t>TRƯỜNG CAO ĐẲNG KON TUM</w:t>
            </w:r>
          </w:p>
          <w:p w14:paraId="212F7FBA" w14:textId="77777777" w:rsidR="00C65584" w:rsidRDefault="00C65584" w:rsidP="0089728B">
            <w:pPr>
              <w:widowControl w:val="0"/>
              <w:jc w:val="center"/>
              <w:rPr>
                <w:sz w:val="8"/>
                <w:lang w:val="nl-NL"/>
              </w:rPr>
            </w:pPr>
            <w:r>
              <w:rPr>
                <w:noProof/>
                <w:sz w:val="8"/>
                <w:lang w:val="nl-NL"/>
              </w:rPr>
              <mc:AlternateContent>
                <mc:Choice Requires="wps">
                  <w:drawing>
                    <wp:anchor distT="0" distB="0" distL="0" distR="0" simplePos="0" relativeHeight="251661312" behindDoc="0" locked="0" layoutInCell="1" allowOverlap="1" wp14:anchorId="77209F59" wp14:editId="398E00A9">
                      <wp:simplePos x="0" y="0"/>
                      <wp:positionH relativeFrom="column">
                        <wp:posOffset>816610</wp:posOffset>
                      </wp:positionH>
                      <wp:positionV relativeFrom="paragraph">
                        <wp:posOffset>23495</wp:posOffset>
                      </wp:positionV>
                      <wp:extent cx="861695" cy="635"/>
                      <wp:effectExtent l="5080" t="5080" r="5080" b="5080"/>
                      <wp:wrapNone/>
                      <wp:docPr id="1" name="Line 32"/>
                      <wp:cNvGraphicFramePr/>
                      <a:graphic xmlns:a="http://schemas.openxmlformats.org/drawingml/2006/main">
                        <a:graphicData uri="http://schemas.microsoft.com/office/word/2010/wordprocessingShape">
                          <wps:wsp>
                            <wps:cNvCnPr/>
                            <wps:spPr>
                              <a:xfrm>
                                <a:off x="0" y="0"/>
                                <a:ext cx="86184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16cei="http://schemas.microsoft.com/office/word/2026/wordml/cei" xmlns:w16sdtfl="http://schemas.microsoft.com/office/word/2024/wordml/sdtformatlock">
                  <w:pict>
                    <v:line w14:anchorId="39080EFC" id="Line 32" o:spid="_x0000_s1026" style="position:absolute;z-index:251661312;visibility:visible;mso-wrap-style:square;mso-wrap-distance-left:0;mso-wrap-distance-top:0;mso-wrap-distance-right:0;mso-wrap-distance-bottom:0;mso-position-horizontal:absolute;mso-position-horizontal-relative:text;mso-position-vertical:absolute;mso-position-vertical-relative:text" from="64.3pt,1.85pt" to="132.1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"/>
                  </w:pict>
                </mc:Fallback>
              </mc:AlternateContent>
            </w:r>
          </w:p>
        </w:tc>
        <w:tc>
          <w:tcPr>
            <w:tcW w:w="5697" w:type="dxa"/>
          </w:tcPr>
          <w:p w14:paraId="3643D777" w14:textId="77777777" w:rsidR="00C65584" w:rsidRDefault="00C65584" w:rsidP="0089728B">
            <w:pPr>
              <w:widowControl w:val="0"/>
              <w:jc w:val="center"/>
              <w:rPr>
                <w:b/>
                <w:sz w:val="26"/>
                <w:lang w:val="nl-NL"/>
              </w:rPr>
            </w:pPr>
            <w:r>
              <w:rPr>
                <w:b/>
                <w:sz w:val="26"/>
                <w:lang w:val="nl-NL"/>
              </w:rPr>
              <w:t>CỘNG HÒA XÃ HỘI CHỦ NGHĨA VIỆT NAM</w:t>
            </w:r>
          </w:p>
          <w:p w14:paraId="63ADC25A" w14:textId="77777777" w:rsidR="00C65584" w:rsidRDefault="00C65584" w:rsidP="0089728B">
            <w:pPr>
              <w:widowControl w:val="0"/>
              <w:jc w:val="center"/>
              <w:rPr>
                <w:b/>
                <w:bCs/>
                <w:sz w:val="28"/>
                <w:szCs w:val="28"/>
              </w:rPr>
            </w:pPr>
            <w:r>
              <w:rPr>
                <w:b/>
                <w:bCs/>
                <w:sz w:val="28"/>
                <w:szCs w:val="28"/>
              </w:rPr>
              <w:t>Độc lập - Tự do - Hạnh phúc</w:t>
            </w:r>
            <w:r>
              <w:rPr>
                <w:bCs/>
                <w:i/>
                <w:sz w:val="26"/>
              </w:rPr>
              <w:t xml:space="preserve"> </w:t>
            </w:r>
          </w:p>
        </w:tc>
      </w:tr>
      <w:tr w:rsidR="00C65584" w14:paraId="3E0CDE63" w14:textId="77777777" w:rsidTr="0089728B">
        <w:trPr>
          <w:trHeight w:val="372"/>
          <w:jc w:val="center"/>
        </w:trPr>
        <w:tc>
          <w:tcPr>
            <w:tcW w:w="4308" w:type="dxa"/>
          </w:tcPr>
          <w:p w14:paraId="2690E445" w14:textId="77777777" w:rsidR="00C65584" w:rsidRDefault="00C65584" w:rsidP="0089728B">
            <w:pPr>
              <w:widowControl w:val="0"/>
              <w:spacing w:before="120"/>
              <w:jc w:val="center"/>
              <w:rPr>
                <w:sz w:val="26"/>
              </w:rPr>
            </w:pPr>
            <w:r>
              <w:rPr>
                <w:sz w:val="26"/>
              </w:rPr>
              <w:t>Số:           /TB-CĐKT</w:t>
            </w:r>
          </w:p>
        </w:tc>
        <w:tc>
          <w:tcPr>
            <w:tcW w:w="5697" w:type="dxa"/>
          </w:tcPr>
          <w:p w14:paraId="1F91F912" w14:textId="50BF248F" w:rsidR="00C65584" w:rsidRDefault="00C65584" w:rsidP="0089728B">
            <w:pPr>
              <w:widowControl w:val="0"/>
              <w:spacing w:before="120"/>
              <w:jc w:val="center"/>
              <w:rPr>
                <w:b/>
                <w:sz w:val="26"/>
              </w:rPr>
            </w:pPr>
            <w:r>
              <w:rPr>
                <w:noProof/>
              </w:rPr>
              <mc:AlternateContent>
                <mc:Choice Requires="wps">
                  <w:drawing>
                    <wp:anchor distT="0" distB="19050" distL="0" distR="25400" simplePos="0" relativeHeight="251660288" behindDoc="0" locked="0" layoutInCell="1" allowOverlap="1" wp14:anchorId="17BC1975" wp14:editId="26294A9D">
                      <wp:simplePos x="0" y="0"/>
                      <wp:positionH relativeFrom="column">
                        <wp:posOffset>651510</wp:posOffset>
                      </wp:positionH>
                      <wp:positionV relativeFrom="paragraph">
                        <wp:posOffset>-4445</wp:posOffset>
                      </wp:positionV>
                      <wp:extent cx="2184400" cy="635"/>
                      <wp:effectExtent l="5080" t="5080" r="5080" b="5080"/>
                      <wp:wrapNone/>
                      <wp:docPr id="2" name="Line 31"/>
                      <wp:cNvGraphicFramePr/>
                      <a:graphic xmlns:a="http://schemas.openxmlformats.org/drawingml/2006/main">
                        <a:graphicData uri="http://schemas.microsoft.com/office/word/2010/wordprocessingShape">
                          <wps:wsp>
                            <wps:cNvCnPr/>
                            <wps:spPr>
                              <a:xfrm>
                                <a:off x="0" y="0"/>
                                <a:ext cx="218448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16cei="http://schemas.microsoft.com/office/word/2026/wordml/cei" xmlns:w16sdtfl="http://schemas.microsoft.com/office/word/2024/wordml/sdtformatlock">
                  <w:pict>
                    <v:line w14:anchorId="444700A8" id="Line 31" o:spid="_x0000_s1026" style="position:absolute;z-index:251660288;visibility:visible;mso-wrap-style:square;mso-wrap-distance-left:0;mso-wrap-distance-top:0;mso-wrap-distance-right:2pt;mso-wrap-distance-bottom:1.5pt;mso-position-horizontal:absolute;mso-position-horizontal-relative:text;mso-position-vertical:absolute;mso-position-vertical-relative:text" from="51.3pt,-.35pt" to="223.3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"/>
                  </w:pict>
                </mc:Fallback>
              </mc:AlternateContent>
            </w:r>
            <w:r>
              <w:rPr>
                <w:bCs/>
                <w:i/>
                <w:sz w:val="28"/>
                <w:szCs w:val="26"/>
              </w:rPr>
              <w:t>Quảng Ngãi, ngày      tháng      năm 2026</w:t>
            </w:r>
          </w:p>
        </w:tc>
      </w:tr>
    </w:tbl>
    <w:p w14:paraId="0EBC544F" w14:textId="77777777" w:rsidR="00C65584" w:rsidRDefault="00C65584" w:rsidP="00C65584">
      <w:pPr>
        <w:widowControl w:val="0"/>
        <w:spacing w:before="120" w:after="120"/>
        <w:jc w:val="center"/>
        <w:rPr>
          <w:b/>
          <w:bCs/>
          <w:sz w:val="28"/>
          <w:szCs w:val="28"/>
        </w:rPr>
      </w:pPr>
    </w:p>
    <w:p w14:paraId="69FB1418" w14:textId="77777777" w:rsidR="00C65584" w:rsidRDefault="00C65584" w:rsidP="00C65584">
      <w:pPr>
        <w:widowControl w:val="0"/>
        <w:jc w:val="center"/>
        <w:rPr>
          <w:b/>
          <w:bCs/>
          <w:sz w:val="28"/>
          <w:szCs w:val="28"/>
        </w:rPr>
      </w:pPr>
      <w:r>
        <w:rPr>
          <w:b/>
          <w:bCs/>
          <w:sz w:val="28"/>
          <w:szCs w:val="28"/>
        </w:rPr>
        <w:t>THÔNG BÁO</w:t>
      </w:r>
    </w:p>
    <w:p w14:paraId="603EBBCD" w14:textId="77777777" w:rsidR="00C65584" w:rsidRDefault="00C65584" w:rsidP="00C65584">
      <w:pPr>
        <w:widowControl w:val="0"/>
        <w:jc w:val="center"/>
        <w:rPr>
          <w:b/>
          <w:sz w:val="28"/>
          <w:szCs w:val="28"/>
          <w:lang w:val="nl-NL"/>
        </w:rPr>
      </w:pPr>
      <w:r>
        <w:rPr>
          <w:b/>
          <w:sz w:val="28"/>
          <w:szCs w:val="28"/>
        </w:rPr>
        <w:t xml:space="preserve">hướng dẫn sử dụng bộ công cụ trí tuệ nhân tạo (plugin) trong xây dựng kế hoạch, báo cáo định kỳ và quản trị nhiệm vụ </w:t>
      </w:r>
      <w:r w:rsidRPr="00E753DB">
        <w:rPr>
          <w:b/>
          <w:sz w:val="28"/>
          <w:szCs w:val="28"/>
        </w:rPr>
        <w:t>(KTC-Quan-tri)</w:t>
      </w:r>
    </w:p>
    <w:p w14:paraId="61B79491" w14:textId="77777777" w:rsidR="00C65584" w:rsidRDefault="00C65584" w:rsidP="00C65584">
      <w:pPr>
        <w:widowControl w:val="0"/>
        <w:jc w:val="center"/>
        <w:rPr>
          <w:b/>
          <w:sz w:val="28"/>
          <w:szCs w:val="28"/>
        </w:rPr>
      </w:pPr>
      <w:r>
        <w:rPr>
          <w:b/>
          <w:noProof/>
          <w:sz w:val="28"/>
          <w:szCs w:val="28"/>
        </w:rPr>
        <mc:AlternateContent>
          <mc:Choice Requires="wps">
            <w:drawing>
              <wp:anchor distT="0" distB="0" distL="0" distR="0" simplePos="0" relativeHeight="251659264" behindDoc="0" locked="0" layoutInCell="1" allowOverlap="1" wp14:anchorId="192029DA" wp14:editId="01F2483F">
                <wp:simplePos x="0" y="0"/>
                <wp:positionH relativeFrom="column">
                  <wp:posOffset>2323465</wp:posOffset>
                </wp:positionH>
                <wp:positionV relativeFrom="paragraph">
                  <wp:posOffset>41910</wp:posOffset>
                </wp:positionV>
                <wp:extent cx="1085850" cy="0"/>
                <wp:effectExtent l="635" t="5080" r="0" b="5080"/>
                <wp:wrapNone/>
                <wp:docPr id="3" name="Straight Connector 10"/>
                <wp:cNvGraphicFramePr/>
                <a:graphic xmlns:a="http://schemas.openxmlformats.org/drawingml/2006/main">
                  <a:graphicData uri="http://schemas.microsoft.com/office/word/2010/wordprocessingShape">
                    <wps:wsp>
                      <wps:cNvCnPr/>
                      <wps:spPr>
                        <a:xfrm>
                          <a:off x="0" y="0"/>
                          <a:ext cx="1085760" cy="0"/>
                        </a:xfrm>
                        <a:prstGeom prst="line">
                          <a:avLst/>
                        </a:prstGeom>
                        <a:ln w="9525">
                          <a:solidFill>
                            <a:srgbClr val="156082"/>
                          </a:solidFill>
                        </a:ln>
                      </wps:spPr>
                      <wps:style>
                        <a:lnRef idx="2">
                          <a:schemeClr val="accent1"/>
                        </a:lnRef>
                        <a:fillRef idx="0">
                          <a:schemeClr val="accent1"/>
                        </a:fillRef>
                        <a:effectRef idx="1">
                          <a:schemeClr val="accent1"/>
                        </a:effectRef>
                        <a:fontRef idx="minor"/>
                      </wps:style>
                      <wps:bodyPr/>
                    </wps:wsp>
                  </a:graphicData>
                </a:graphic>
              </wp:anchor>
            </w:drawing>
          </mc:Choice>
          <mc:Fallback xmlns:w16cei="http://schemas.microsoft.com/office/word/2026/wordml/cei" xmlns:w16sdtfl="http://schemas.microsoft.com/office/word/2024/wordml/sdtformatlock">
            <w:pict>
              <v:line w14:anchorId="2D1631D2" id="Straight Connector 10" o:spid="_x0000_s1026" style="position:absolute;z-index:251659264;visibility:visible;mso-wrap-style:square;mso-wrap-distance-left:0;mso-wrap-distance-top:0;mso-wrap-distance-right:0;mso-wrap-distance-bottom:0;mso-position-horizontal:absolute;mso-position-horizontal-relative:text;mso-position-vertical:absolute;mso-position-vertical-relative:text" from="182.95pt,3.3pt" to="268.4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" strokecolor="#156082">
                <v:stroke joinstyle="miter"/>
              </v:line>
            </w:pict>
          </mc:Fallback>
        </mc:AlternateContent>
      </w:r>
    </w:p>
    <w:p w14:paraId="5ACB6A7F" w14:textId="77777777" w:rsidR="00C65584" w:rsidRDefault="00C65584" w:rsidP="00C65584">
      <w:pPr>
        <w:widowControl w:val="0"/>
        <w:spacing w:before="120" w:after="120"/>
        <w:ind w:firstLine="720"/>
        <w:jc w:val="both"/>
        <w:rPr>
          <w:i/>
          <w:iCs/>
          <w:sz w:val="28"/>
          <w:szCs w:val="28"/>
        </w:rPr>
      </w:pPr>
      <w:r>
        <w:rPr>
          <w:i/>
          <w:iCs/>
          <w:sz w:val="28"/>
          <w:szCs w:val="28"/>
        </w:rPr>
        <w:t>Căn cứ Quyết định số 1976/QĐ-CĐKT ngày 14 tháng 9 năm 2026 của Hiệu trưởng Trường Cao đẳng Kon Tum ban hành Quy chế tổ chức và hoạt động của Trường Cao đẳng Kon Tum;</w:t>
      </w:r>
    </w:p>
    <w:p w14:paraId="4AE8D8E9" w14:textId="77777777" w:rsidR="00C65584" w:rsidRDefault="00C65584" w:rsidP="00C65584">
      <w:pPr>
        <w:widowControl w:val="0"/>
        <w:spacing w:before="120" w:after="120"/>
        <w:ind w:firstLine="720"/>
        <w:jc w:val="both"/>
        <w:rPr>
          <w:i/>
          <w:iCs/>
          <w:sz w:val="28"/>
          <w:szCs w:val="28"/>
        </w:rPr>
      </w:pPr>
      <w:r>
        <w:rPr>
          <w:i/>
          <w:iCs/>
          <w:sz w:val="28"/>
          <w:szCs w:val="28"/>
        </w:rPr>
        <w:t>Căn cứ Thông tư số 49/2026/TT-BGDĐT ngày 30 tháng 6 năm 2026 của Bộ trưởng Bộ Giáo dục và Đào tạo quy định ứng dụng công nghệ trong giáo dục đại học, giáo dục nghề nghiệp;</w:t>
      </w:r>
    </w:p>
    <w:p w14:paraId="61D634EA" w14:textId="77777777" w:rsidR="00C65584" w:rsidRDefault="00C65584" w:rsidP="00C65584">
      <w:pPr>
        <w:widowControl w:val="0"/>
        <w:spacing w:before="120" w:after="120"/>
        <w:ind w:firstLine="720"/>
        <w:jc w:val="both"/>
        <w:rPr>
          <w:i/>
          <w:iCs/>
          <w:sz w:val="28"/>
          <w:szCs w:val="28"/>
        </w:rPr>
      </w:pPr>
      <w:del w:id="1007" w:author="Sửa theo rà soát 897 ngày 10/10 (Claude)" w:date="2026-10-10T14:56:20Z">
        <w:r>
          <w:rPr>
            <w:i/>
            <w:iCs/>
            <w:sz w:val="28"/>
            <w:szCs w:val="28"/>
          </w:rPr>
          <w:delText>Căn cứ Kế hoạch số 848/KH-CĐKT ngày 03 tháng 9 năm 2026 của Trường Cao đẳng Kon Tum phát triển các công cụ trí tuệ nhân tạo hỗ trợ thực hiện nhiệm vụ của các đơn vị thuộc Trường năm 2026, 2027;</w:delText>
        </w:r>
      </w:del>
      <w:ins w:id="1008" w:author="Sửa theo rà soát 897 ngày 10/10 (Claude)" w:date="2026-10-10T14:56:20Z">
        <w:r>
          <w:rPr>
            <w:i/>
            <w:iCs/>
            <w:sz w:val="28"/>
            <w:szCs w:val="28"/>
          </w:rPr>
          <w:t xml:space="preserve">Căn cứ Thông báo số 917/TB-CĐKT ngày 10 tháng 8 năm 2026 của Trường Cao đẳng Kon Tum kết luận của Bí thư Đảng ủy - Hiệu trưởng nhà trường tại cuộc họp giao ban công tác tuần từ ngày 10/8/2026 đến 16/8/2026;</w:t>
        </w:r>
      </w:ins>
    </w:p>
    <w:p w14:paraId="71B8DFC7" w14:textId="77777777" w:rsidR="00C65584" w:rsidRDefault="00C65584" w:rsidP="00C65584">
      <w:pPr>
        <w:widowControl w:val="0"/>
        <w:spacing w:before="120" w:after="120"/>
        <w:ind w:firstLine="720"/>
        <w:jc w:val="both"/>
        <w:rPr>
          <w:i/>
          <w:iCs/>
          <w:sz w:val="28"/>
          <w:szCs w:val="28"/>
        </w:rPr>
      </w:pPr>
      <w:del w:id="1005" w:author="Sửa theo rà soát 897 ngày 10/10 (Claude)" w:date="2026-10-10T14:56:20Z">
        <w:r>
          <w:rPr>
            <w:i/>
            <w:iCs/>
            <w:sz w:val="28"/>
            <w:szCs w:val="28"/>
          </w:rPr>
          <w:delText>Căn cứ Thông báo số 1056/TB-CĐKT ngày 16 tháng 9 năm 2026 của Trường Cao đẳng Kon Tum hướng dẫn sử dụng Skill “tao-skill-va-prompt-chuan” để xây dựng các Skill chuyên dụng phục vụ công việc tại các đơn vị thuộc Trường;</w:delText>
        </w:r>
      </w:del>
      <w:ins w:id="1006" w:author="Sửa theo rà soát 897 ngày 10/10 (Claude)" w:date="2026-10-10T14:56:20Z">
        <w:r>
          <w:rPr>
            <w:i/>
            <w:iCs/>
            <w:sz w:val="28"/>
            <w:szCs w:val="28"/>
          </w:rPr>
          <w:t xml:space="preserve">Căn cứ Kế hoạch số 848/KH-CĐKT ngày 03 tháng 9 năm 2026 của Trường Cao đẳng Kon Tum phát triển các công cụ trí tuệ nhân tạo hỗ trợ thực hiện nhiệm vụ của các đơn vị thuộc Trường năm 2026, 2027;</w:t>
        </w:r>
      </w:ins>
    </w:p>
    <w:p w14:paraId="5C6DCF46" w14:textId="77777777" w:rsidR="00C65584" w:rsidRDefault="00C65584" w:rsidP="00C65584">
      <w:pPr>
        <w:widowControl w:val="0"/>
        <w:spacing w:before="120" w:after="120"/>
        <w:ind w:firstLine="720"/>
        <w:jc w:val="both"/>
        <w:rPr>
          <w:i/>
          <w:iCs/>
          <w:sz w:val="28"/>
          <w:szCs w:val="28"/>
        </w:rPr>
      </w:pPr>
      <w:del w:id="1003" w:author="Sửa theo rà soát 897 ngày 10/10 (Claude)" w:date="2026-10-10T14:56:20Z">
        <w:r>
          <w:rPr>
            <w:i/>
            <w:iCs/>
            <w:sz w:val="28"/>
            <w:szCs w:val="28"/>
          </w:rPr>
          <w:delText>Căn cứ Thông báo số 917/TB-CĐKT ngày 10 tháng 8 năm 2026 của Trường Cao đẳng Kon Tum kết luận của Bí thư Đảng ủy - Hiệu trưởng nhà trường tại cuộc họp giao ban công tác tuần từ ngày 10/8/2026 đến 16/8/2026.</w:delText>
        </w:r>
      </w:del>
      <w:ins w:id="1004" w:author="Sửa theo rà soát 897 ngày 10/10 (Claude)" w:date="2026-10-10T14:56:20Z">
        <w:r>
          <w:rPr>
            <w:i/>
            <w:iCs/>
            <w:sz w:val="28"/>
            <w:szCs w:val="28"/>
          </w:rPr>
          <w:t xml:space="preserve">Căn cứ Thông báo số 1056/TB-CĐKT ngày 16 tháng 9 năm 2026 của Trường Cao đẳng Kon Tum hướng dẫn sử dụng Skill “tao-skill-va-prompt-chuan” để xây dựng các Skill chuyên dụng phục vụ công việc tại các đơn vị thuộc Trường.</w:t>
        </w:r>
      </w:ins>
    </w:p>
    <w:p w14:paraId="4055C646" w14:textId="77777777" w:rsidR="00C65584" w:rsidRDefault="00C65584" w:rsidP="00C65584">
      <w:pPr>
        <w:widowControl w:val="0"/>
        <w:spacing w:before="120" w:after="120"/>
        <w:ind w:firstLine="720"/>
        <w:jc w:val="both"/>
        <w:rPr>
          <w:sz w:val="28"/>
          <w:szCs w:val="28"/>
        </w:rPr>
      </w:pPr>
      <w:r>
        <w:rPr>
          <w:sz w:val="28"/>
          <w:szCs w:val="28"/>
        </w:rPr>
        <w:t xml:space="preserve">Nhằm thống nhất cách thức xây dựng kế hoạch, báo cáo kết quả công tác định kỳ theo Thông báo số 736/TB-CĐKT </w:t>
      </w:r>
      <w:del w:id="1009" w:author="Sửa theo rà soát 897 ngày 10/10 (Claude)" w:date="2026-10-10T14:56:20Z">
        <w:r>
          <w:rPr>
            <w:sz w:val="28"/>
            <w:szCs w:val="28"/>
          </w:rPr>
          <w:delText xml:space="preserve">ngày 25 tháng 6 năm 2026 và 6 trục</w:delText>
        </w:r>
      </w:del>
      <w:ins w:id="1010" w:author="Sửa theo rà soát 897 ngày 10/10 (Claude)" w:date="2026-10-10T14:56:20Z">
        <w:r>
          <w:rPr>
            <w:sz w:val="28"/>
            <w:szCs w:val="28"/>
          </w:rPr>
          <w:t xml:space="preserve">ngày 25 tháng 6 năm 2026 của Trường Cao đẳng Kon Tum hướng dẫn xây dựng kế hoạch và báo cáo kết quả công tác định kỳ và 6 trục</w:t>
        </w:r>
      </w:ins>
      <w:r>
        <w:rPr>
          <w:sz w:val="28"/>
          <w:szCs w:val="28"/>
        </w:rPr>
        <w:t xml:space="preserve"> kết quả trọng tâm theo Thông báo số 817/TB-CĐKT </w:t>
      </w:r>
      <w:del w:id="1011" w:author="Sửa theo rà soát 897 ngày 10/10 (Claude)" w:date="2026-10-10T14:56:20Z">
        <w:r>
          <w:rPr>
            <w:sz w:val="28"/>
            <w:szCs w:val="28"/>
          </w:rPr>
          <w:delText xml:space="preserve">ngày 14 tháng 7 năm 2026;</w:delText>
        </w:r>
      </w:del>
      <w:ins w:id="1012" w:author="Sửa theo rà soát 897 ngày 10/10 (Claude)" w:date="2026-10-10T14:56:20Z">
        <w:r>
          <w:rPr>
            <w:sz w:val="28"/>
            <w:szCs w:val="28"/>
          </w:rPr>
          <w:t xml:space="preserve">ngày 14 tháng 7 năm 2026 của Trường Cao đẳng Kon Tum nội hàm 6 trục kết quả trọng tâm theo Hướng dẫn số 02-HD/BTCTW ngày 22/5/2026 của Ban Tổ chức Trung ương;</w:t>
        </w:r>
      </w:ins>
      <w:r>
        <w:rPr>
          <w:sz w:val="28"/>
          <w:szCs w:val="28"/>
        </w:rPr>
        <w:t xml:space="preserve"> theo dõi nhiệm vụ từ khi giao đến khi có kết quả, minh chứng; hỗ trợ viên chức, người lao động lập kế hoạch và tự đánh giá KPI cá nhân theo Quyết định số 1923/QĐ-CĐKT </w:t>
      </w:r>
      <w:del w:id="1013" w:author="Sửa theo rà soát 897 ngày 10/10 (Claude)" w:date="2026-10-10T14:56:20Z">
        <w:r>
          <w:rPr>
            <w:sz w:val="28"/>
            <w:szCs w:val="28"/>
          </w:rPr>
          <w:delText xml:space="preserve">ngày 30 tháng 8 năm 2026, Trường Cao đẳng Kon Tum thông báo</w:delText>
        </w:r>
      </w:del>
      <w:ins w:id="1014" w:author="Sửa theo rà soát 897 ngày 10/10 (Claude)" w:date="2026-10-10T14:56:20Z">
        <w:r>
          <w:rPr>
            <w:sz w:val="28"/>
            <w:szCs w:val="28"/>
          </w:rPr>
          <w:t xml:space="preserve">ngày 30 tháng 8 năm 2026 của Hiệu trưởng Trường Cao đẳng Kon Tum ban hành Quy chế đánh giá, xếp loại chất lượng tập thể, cá nhân gắn với Chỉ số đánh giá hiệu quả công việc (KPI), Trường Cao đẳng Kon Tum thông báo</w:t>
        </w:r>
      </w:ins>
      <w:r>
        <w:rPr>
          <w:sz w:val="28"/>
          <w:szCs w:val="28"/>
        </w:rPr>
        <w:t xml:space="preserve"> hướng dẫn sử dụng bộ công cụ trí tuệ nhân tạo KTC-Quan-tri (sau đây gọi là Bộ công cụ), cụ thể như sau:</w:t>
      </w:r>
    </w:p>
    <w:p w14:paraId="35A446D8" w14:textId="77777777" w:rsidR="00C65584" w:rsidRDefault="00C65584" w:rsidP="00C65584">
      <w:pPr>
        <w:widowControl w:val="0"/>
        <w:spacing w:before="120" w:after="120"/>
        <w:ind w:firstLine="720"/>
        <w:jc w:val="both"/>
        <w:rPr>
          <w:b/>
          <w:bCs/>
          <w:iCs/>
          <w:sz w:val="28"/>
          <w:szCs w:val="28"/>
        </w:rPr>
      </w:pPr>
      <w:r>
        <w:rPr>
          <w:b/>
          <w:bCs/>
          <w:iCs/>
          <w:sz w:val="28"/>
          <w:szCs w:val="28"/>
        </w:rPr>
        <w:t>I. GIỚI THIỆU VỀ BỘ CÔNG CỤ</w:t>
      </w:r>
    </w:p>
    <w:p w14:paraId="7A3E9705" w14:textId="77777777" w:rsidR="00C65584" w:rsidRDefault="00C65584" w:rsidP="00C65584">
      <w:pPr>
        <w:keepNext/>
        <w:spacing w:before="120" w:after="120"/>
        <w:ind w:firstLine="720"/>
        <w:jc w:val="both"/>
        <w:rPr>
          <w:sz w:val="28"/>
        </w:rPr>
      </w:pPr>
      <w:r>
        <w:rPr>
          <w:b/>
          <w:sz w:val="28"/>
        </w:rPr>
        <w:t>1. Giới thiệu chung</w:t>
      </w:r>
    </w:p>
    <w:p w14:paraId="4E3490C1" w14:textId="77777777" w:rsidR="00C65584" w:rsidRDefault="00C65584" w:rsidP="00C65584">
      <w:pPr>
        <w:spacing w:before="120" w:after="120"/>
        <w:ind w:firstLine="720"/>
        <w:jc w:val="both"/>
        <w:rPr>
          <w:sz w:val="28"/>
        </w:rPr>
      </w:pPr>
      <w:r>
        <w:rPr>
          <w:sz w:val="28"/>
        </w:rPr>
        <w:t xml:space="preserve">a) Bộ công cụ do Phòng TH-HC&amp;QT xây dựng theo nội dung 1 và nội dung 2 Kế hoạch số 848/KH-CĐKT, phục vụ chu trình quản trị nhiệm vụ khép kín: </w:t>
      </w:r>
      <w:r>
        <w:rPr>
          <w:sz w:val="28"/>
        </w:rPr>
        <w:t xml:space="preserve">K</w:t>
      </w:r>
      <w:r>
        <w:rPr>
          <w:sz w:val="28"/>
        </w:rPr>
        <w:t xml:space="preserve">ế hoạch – giao việc – theo dõi – kết quả, minh chứng – báo cáo – đánh giá – điều chỉnh kế hoạch. Mỗi nhiệm vụ được gắn một mã nhiệm vụ (Task_ID) dùng xuyên suốt từ kế hoạch đến báo cáo và minh chứng; Bộ công cụ khai thác kho dữ liệu dùng chung KTC-Database trên Google Drive (Phòng TH-HC&amp;QT quản lý).</w:t>
      </w:r>
    </w:p>
    <w:p w14:paraId="7BB5A58A" w14:textId="77777777" w:rsidR="00C65584" w:rsidRDefault="00C65584" w:rsidP="00C65584">
      <w:pPr>
        <w:spacing w:before="120" w:after="120"/>
        <w:ind w:firstLine="720"/>
        <w:jc w:val="both"/>
        <w:rPr>
          <w:sz w:val="28"/>
        </w:rPr>
      </w:pPr>
      <w:r>
        <w:rPr>
          <w:sz w:val="28"/>
        </w:rPr>
        <w:lastRenderedPageBreak/>
        <w:t>b) Khác với các công cụ AI nhà trường đã hướng dẫn trước đây (mỗi công cụ là một kỹ năng – skill, gồm tệp hướng dẫn SKILL.md và tài liệu kèm theo), KTC-Quan-tri được đóng gói dưới dạng plugin (bộ công cụ tích hợp) trên nền tảng Claude AI, gồm các thành phần:</w:t>
      </w:r>
    </w:p>
    <w:p w14:paraId="102512B4" w14:textId="03C84588" w:rsidR="00C65584" w:rsidRDefault="00C65584" w:rsidP="00C65584">
      <w:pPr>
        <w:spacing w:before="120" w:after="120"/>
        <w:ind w:firstLine="720"/>
        <w:jc w:val="both"/>
        <w:rPr>
          <w:sz w:val="28"/>
        </w:rPr>
      </w:pPr>
      <w:r>
        <w:rPr>
          <w:sz w:val="28"/>
        </w:rPr>
        <w:t xml:space="preserve">- 8 kỹ năng (skills): </w:t>
      </w:r>
      <w:r>
        <w:rPr>
          <w:sz w:val="28"/>
        </w:rPr>
        <w:t xml:space="preserve">X</w:t>
      </w:r>
      <w:r>
        <w:rPr>
          <w:sz w:val="28"/>
        </w:rPr>
        <w:t xml:space="preserve">ây dựng kế hoạch; tổng hợp báo cáo; theo dõi nhiệm vụ; quản trị, điều phối; lập KPI cá nhân; tự đánh giá KPI cá nhân; soạn thảo văn bản; chuẩn thể thức sản phẩm. Claude tự chọn kỹ năng phù hợp với yêu cầu; đối với việc lập, tự đánh giá KPI cá nhân, báo cáo (kể cả viết đoạn đánh giá, tổng hợp bảng kết quả) hoặc có dữ liệu cá nhân, người dùng gọi đích danh kỹ năng (gõ “/”) hoặc kiểm tra kỹ năng đã được kích hoạt trước khi dùng kết quả; kết quả không có phần ghi trạng thái ở cuối là dấu hiệu kỹ năng chưa được kích hoạt.</w:t>
      </w:r>
    </w:p>
    <w:p w14:paraId="029C9BAB" w14:textId="77777777" w:rsidR="00C65584" w:rsidRDefault="00C65584" w:rsidP="00C65584">
      <w:pPr>
        <w:spacing w:before="120" w:after="120"/>
        <w:ind w:firstLine="720"/>
        <w:jc w:val="both"/>
        <w:rPr>
          <w:sz w:val="28"/>
        </w:rPr>
      </w:pPr>
      <w:r>
        <w:rPr>
          <w:sz w:val="28"/>
        </w:rPr>
        <w:t xml:space="preserve">- 7 tác tử kiểm tra (agents): </w:t>
      </w:r>
      <w:r>
        <w:rPr>
          <w:sz w:val="28"/>
        </w:rPr>
        <w:t xml:space="preserve">C</w:t>
      </w:r>
      <w:r>
        <w:rPr>
          <w:sz w:val="28"/>
        </w:rPr>
        <w:t xml:space="preserve">hạy độc lập để kiểm hồ sơ kế hoạch, báo cáo của đơn vị; tra cứu căn cứ; kiểm tra sản phẩm trước khi giao; quét hiệu lực văn bản viện dẫn; kiểm minh chứng; tự học và đề xuất cải tiến.</w:t>
      </w:r>
    </w:p>
    <w:p w14:paraId="4D0C9E66" w14:textId="05B91195" w:rsidR="00C65584" w:rsidRDefault="00C65584" w:rsidP="00C65584">
      <w:pPr>
        <w:spacing w:before="120" w:after="120"/>
        <w:ind w:firstLine="720"/>
        <w:jc w:val="both"/>
        <w:rPr>
          <w:sz w:val="28"/>
        </w:rPr>
      </w:pPr>
      <w:r>
        <w:rPr>
          <w:sz w:val="28"/>
        </w:rPr>
        <w:t xml:space="preserve">- Các thao tác tự động (hooks) trên Claude Cowork và Claude Code</w:t>
      </w:r>
      <w:r>
        <w:rPr>
          <w:sz w:val="28"/>
        </w:rPr>
        <w:t xml:space="preserve"> (đầy đủ từ phiên bản 1.3.2): </w:t>
      </w:r>
      <w:r>
        <w:rPr>
          <w:sz w:val="28"/>
        </w:rPr>
        <w:t xml:space="preserve">T</w:t>
      </w:r>
      <w:r>
        <w:rPr>
          <w:sz w:val="28"/>
        </w:rPr>
        <w:t xml:space="preserve">ự kiểm tra phiên bản;</w:t>
      </w:r>
      <w:r>
        <w:rPr>
          <w:sz w:val="28"/>
        </w:rPr>
        <w:t xml:space="preserve"> chặn các thao tác ghi, xóa đã nhận dạng được đối với kho KTC-Database và biểu mẫu chuẩn, </w:t>
      </w:r>
      <w:r>
        <w:rPr>
          <w:sz w:val="28"/>
        </w:rPr>
        <w:t xml:space="preserve">chặn cả lệnh có nhắc tới kho, có dấu hiệu ghi nhưng không xác định được nơi ghi;</w:t>
      </w:r>
      <w:r>
        <w:rPr>
          <w:sz w:val="28"/>
        </w:rPr>
        <w:t xml:space="preserve"> đo thể thức tệp vừa tạo; ghi nhật ký vận hành, theo mặc định chỉ gồm thông tin mô tả, không ghi nội dung lời nhắn, câu lệnh (trừ khi người dùng chủ động chọn ghi), tự xóa sau 30 ngày. Thao tác chặn ghi là biện pháp hỗ trợ, </w:t>
      </w:r>
      <w:r>
        <w:rPr>
          <w:sz w:val="28"/>
        </w:rPr>
        <w:t xml:space="preserve">không nhận dạng được lệnh đã mã hóa, biến hoặc liên kết đặt từ trước, chương trình viết sẵn trong tệp và không chạy khi máy thiếu Python</w:t>
      </w:r>
      <w:r>
        <w:rPr>
          <w:sz w:val="28"/>
        </w:rPr>
        <w:t xml:space="preserve">; khi đầu phiên không hiện dòng “guard: HOẠT ĐỘNG”, người dùng chỉ dùng Bộ công cụ để đọc, soạn nháp, không để AI ghi, sửa tệp trên máy. Phân quyền chỉ đọc kho KTC-Database trên Google Drive là biện pháp bảo vệ chính.</w:t>
      </w:r>
    </w:p>
    <w:p w14:paraId="7825A07F" w14:textId="77777777" w:rsidR="00C65584" w:rsidRDefault="00C65584" w:rsidP="00C65584">
      <w:pPr>
        <w:spacing w:before="120" w:after="120"/>
        <w:ind w:firstLine="720"/>
        <w:jc w:val="both"/>
        <w:rPr>
          <w:sz w:val="28"/>
        </w:rPr>
      </w:pPr>
      <w:r>
        <w:rPr>
          <w:sz w:val="28"/>
        </w:rPr>
        <w:t xml:space="preserve">- Các công cụ tính toán (script): </w:t>
      </w:r>
      <w:r>
        <w:rPr>
          <w:sz w:val="28"/>
        </w:rPr>
        <w:t xml:space="preserve">T</w:t>
      </w:r>
      <w:r>
        <w:rPr>
          <w:sz w:val="28"/>
        </w:rPr>
        <w:t xml:space="preserve">ính điểm, hệ số, tỷ lệ KPI, kiểm tra biểu mẫu Excel bằng thuật toán cố định, không phụ thuộc cách diễn đạt của AI.</w:t>
      </w:r>
    </w:p>
    <w:p w14:paraId="568B1921" w14:textId="77777777" w:rsidR="00C65584" w:rsidRDefault="00C65584" w:rsidP="00C65584">
      <w:pPr>
        <w:spacing w:before="120" w:after="120"/>
        <w:ind w:firstLine="720"/>
        <w:jc w:val="both"/>
        <w:rPr>
          <w:sz w:val="28"/>
        </w:rPr>
      </w:pPr>
      <w:r>
        <w:rPr>
          <w:sz w:val="28"/>
        </w:rPr>
        <w:t>c) Nền tảng sử dụng: Bộ công cụ vận hành trên 3 nền tảng của Claude AI, mỗi nền tảng chạy được một phần hoặc toàn bộ thành phần:</w:t>
      </w:r>
    </w:p>
    <w:p w14:paraId="314FDD88" w14:textId="4A55C8F6" w:rsidR="00C65584" w:rsidRDefault="00C65584" w:rsidP="00C65584">
      <w:pPr>
        <w:spacing w:before="120" w:after="120"/>
        <w:ind w:firstLine="720"/>
        <w:jc w:val="both"/>
        <w:rPr>
          <w:sz w:val="28"/>
        </w:rPr>
      </w:pPr>
      <w:r>
        <w:rPr>
          <w:sz w:val="28"/>
        </w:rPr>
        <w:t xml:space="preserve">- Claude (trò chuyện trên trình duyệt hoặc ứng dụng Claude Desktop): </w:t>
      </w:r>
      <w:r>
        <w:rPr>
          <w:sz w:val="28"/>
        </w:rPr>
        <w:t xml:space="preserve">D</w:t>
      </w:r>
      <w:r>
        <w:rPr>
          <w:sz w:val="28"/>
        </w:rPr>
        <w:t xml:space="preserve">ùng được 8 kỹ năng; phù hợp lập kế hoạch, báo cáo của đơn vị, KPI cá nhân, soạn thảo văn bản; không có tác tử kiểm tra, thao tác tự động và chỉ xử lý nguồn dữ liệu người dùng chủ động cung cấp hoặc cho phép kết nối.</w:t>
      </w:r>
    </w:p>
    <w:p w14:paraId="5FF27C60" w14:textId="77777777" w:rsidR="00C65584" w:rsidRDefault="00C65584" w:rsidP="00C65584">
      <w:pPr>
        <w:spacing w:before="120" w:after="120"/>
        <w:ind w:firstLine="720"/>
        <w:jc w:val="both"/>
        <w:rPr>
          <w:sz w:val="28"/>
        </w:rPr>
      </w:pPr>
      <w:r>
        <w:rPr>
          <w:sz w:val="28"/>
        </w:rPr>
        <w:t xml:space="preserve">- Claude Cowork (trong ứng dụng Claude Desktop): </w:t>
      </w:r>
      <w:r>
        <w:rPr>
          <w:sz w:val="28"/>
        </w:rPr>
        <w:t xml:space="preserve">D</w:t>
      </w:r>
      <w:r>
        <w:rPr>
          <w:sz w:val="28"/>
        </w:rPr>
        <w:t xml:space="preserve">ùng được kỹ năng, tác tử kiểm tra và thao tác tự động; làm việc trực tiếp với tệp trên máy tính khi được cấp quyền; phù hợp tổng hợp nhiều hồ sơ đơn vị.</w:t>
      </w:r>
    </w:p>
    <w:p w14:paraId="749A6423" w14:textId="580B71B6" w:rsidR="00C65584" w:rsidRDefault="00C65584" w:rsidP="00C65584">
      <w:pPr>
        <w:spacing w:before="120" w:after="120"/>
        <w:ind w:firstLine="720"/>
        <w:jc w:val="both"/>
        <w:rPr>
          <w:sz w:val="28"/>
        </w:rPr>
      </w:pPr>
      <w:r>
        <w:rPr>
          <w:sz w:val="28"/>
        </w:rPr>
        <w:t xml:space="preserve">- Claude Code: </w:t>
      </w:r>
      <w:r>
        <w:rPr>
          <w:sz w:val="28"/>
        </w:rPr>
        <w:t xml:space="preserve">C</w:t>
      </w:r>
      <w:r>
        <w:rPr>
          <w:sz w:val="28"/>
        </w:rPr>
        <w:t xml:space="preserve">hạy đầy đủ mọi thành phần, là nền tảng đã được kiểm thử trên dữ liệu giả lập, đo được thể thức thật của tệp Word và theo dõi thay đổi (Track Changes); Phòng TH-HC&amp;QT sử dụng khi tổng hợp, kiểm tra cấp Trường.</w:t>
      </w:r>
    </w:p>
    <w:p w14:paraId="620076D1" w14:textId="4A1645FB" w:rsidR="00C65584" w:rsidRDefault="00C65584" w:rsidP="00C65584">
      <w:pPr>
        <w:spacing w:before="120" w:after="120"/>
        <w:ind w:firstLine="720"/>
        <w:jc w:val="both"/>
        <w:rPr>
          <w:sz w:val="28"/>
        </w:rPr>
      </w:pPr>
      <w:r>
        <w:rPr>
          <w:sz w:val="28"/>
        </w:rPr>
        <w:t>- Trên Claude và Claude Cowork, việc đo thể thức và theo dõi thay đổi chỉ thực hiện được khi môi trường chạy được công cụ đo; trường hợp không chạy được, Bộ công cụ ghi rõ “chưa xác minh bằng công cụ đo”, người dùng không coi sản phẩm là đã đạt chuẩn thể thức.</w:t>
      </w:r>
    </w:p>
    <w:p w14:paraId="1A604588" w14:textId="5387997B" w:rsidR="00C65584" w:rsidRDefault="00C65584" w:rsidP="00C65584">
      <w:pPr>
        <w:spacing w:before="120" w:after="120"/>
        <w:ind w:firstLine="720"/>
        <w:jc w:val="both"/>
        <w:rPr>
          <w:sz w:val="28"/>
        </w:rPr>
      </w:pPr>
      <w:r>
        <w:rPr>
          <w:b/>
          <w:i/>
          <w:sz w:val="28"/>
        </w:rPr>
        <w:t>Lưu ý:</w:t>
      </w:r>
    </w:p>
    <w:p w14:paraId="46DB238A" w14:textId="77777777" w:rsidR="00C65584" w:rsidRDefault="00C65584" w:rsidP="00C65584">
      <w:pPr>
        <w:spacing w:before="120" w:after="120"/>
        <w:ind w:firstLine="720"/>
        <w:jc w:val="both"/>
        <w:rPr>
          <w:sz w:val="28"/>
        </w:rPr>
      </w:pPr>
      <w:r>
        <w:rPr>
          <w:sz w:val="28"/>
        </w:rPr>
        <w:t>- Người dùng chỉ cần dùng câu lệnh mẫu trong Tài liệu hướng dẫn sử dụng chi tiết, đính kèm tệp dữ liệu; không phải tự viết câu lệnh (prompt).</w:t>
      </w:r>
    </w:p>
    <w:p w14:paraId="5FEF4963" w14:textId="1417E1B9" w:rsidR="00C65584" w:rsidRDefault="00C65584" w:rsidP="00C65584">
      <w:pPr>
        <w:spacing w:before="120" w:after="120"/>
        <w:ind w:firstLine="720"/>
        <w:jc w:val="both"/>
        <w:rPr>
          <w:sz w:val="28"/>
        </w:rPr>
      </w:pPr>
      <w:r>
        <w:rPr>
          <w:sz w:val="28"/>
        </w:rPr>
        <w:t xml:space="preserve">- Bộ công cụ không thay thế bước rà soát dự thảo văn bản trước khi trình ký bằng Skill “ktc-ra-soat-897” theo Thông báo số 948/TB-CĐKT </w:t>
      </w:r>
      <w:del w:id="1015" w:author="Sửa theo rà soát 897 ngày 10/10 (Claude)" w:date="2026-10-10T14:56:20Z">
        <w:r>
          <w:rPr>
            <w:sz w:val="28"/>
          </w:rPr>
          <w:delText xml:space="preserve">ngày 17 tháng 8 năm 2026 (Công cụ AI KTC-Ra-Soat-897-v2-Cai-tien)</w:delText>
        </w:r>
      </w:del>
      <w:ins w:id="1016" w:author="Sửa theo rà soát 897 ngày 10/10 (Claude)" w:date="2026-10-10T14:56:20Z">
        <w:r>
          <w:rPr>
            <w:sz w:val="28"/>
          </w:rPr>
          <w:t xml:space="preserve">ngày 17 tháng 8 năm 2026 của Trường Cao đẳng Kon Tum hướng dẫn kiểm tra, rà soát dự thảo văn bản trước khi ban hành bằng công cụ trí tuệ nhân tạo (KTC-Ra-Soat-897-v2-Cai-tien)</w:t>
        </w:r>
      </w:ins>
      <w:r>
        <w:rPr>
          <w:sz w:val="28"/>
        </w:rPr>
        <w:t xml:space="preserve">; không tự quyết định mức xếp loại, không tự phê duyệt; không tự tạo nhiệm vụ mới khi nhiệm vụ đó đã có trong kế hoạch.</w:t>
      </w:r>
    </w:p>
    <w:p w14:paraId="79DF3626" w14:textId="77777777" w:rsidR="00C65584" w:rsidRDefault="00C65584" w:rsidP="00C65584">
      <w:pPr>
        <w:spacing w:before="120" w:after="120"/>
        <w:ind w:firstLine="720"/>
        <w:jc w:val="both"/>
        <w:rPr>
          <w:sz w:val="28"/>
        </w:rPr>
      </w:pPr>
      <w:r>
        <w:rPr>
          <w:sz w:val="28"/>
        </w:rPr>
        <w:t>- Bộ công cụ coi nội dung trong tệp, bảng tính, trang web do người dùng cung cấp là dữ liệu, không làm theo các câu lệnh nằm trong đó; khi phát hiện câu lệnh bất thường trong tệp, Bộ công cụ cảnh báo để người dùng kiểm tra lại nguồn tệp.</w:t>
      </w:r>
    </w:p>
    <w:p w14:paraId="032D522F" w14:textId="77777777" w:rsidR="00C65584" w:rsidRDefault="00C65584" w:rsidP="00C65584">
      <w:pPr>
        <w:spacing w:before="120" w:after="120"/>
        <w:ind w:firstLine="720"/>
        <w:jc w:val="both"/>
        <w:rPr>
          <w:sz w:val="28"/>
        </w:rPr>
      </w:pPr>
      <w:r>
        <w:rPr>
          <w:sz w:val="28"/>
        </w:rPr>
        <w:t xml:space="preserve">- Kết quả của Bộ công cụ ghi rõ trạng thái; chỉ kết quả ở trạng thái “Đạt” hoặc “Đạt có điều kiện” được dùng làm cơ sở để đơn vị, người soạn thảo kiểm tra, hoàn thiện sản phẩm chính thức. Kết quả là bản nháp chưa đối chiếu dữ liệu gốc hoặc có ghi “đối chiếu gần đúng” thì không được dùng làm cơ sở hoàn thiện số liệu chính thức cho đến khi đơn vị đối chiếu lại với dữ liệu gốc và Lãnh đạo đơn vị kiểm tra thủ công </w:t>
      </w:r>
      <w:del w:id="1001" w:author="Sửa theo rà soát 897 ngày 10/10 (Claude)" w:date="2026-10-10T14:56:20Z">
        <w:r>
          <w:rPr>
            <w:sz w:val="28"/>
          </w:rPr>
          <w:delText xml:space="preserve">trước khi ký; trong giai đoạn thí điểm, kết quả ghi rõ “dữ liệu thí điểm”.</w:delText>
        </w:r>
      </w:del>
      <w:ins w:id="1002" w:author="Sửa theo rà soát 897 ngày 10/10 (Claude)" w:date="2026-10-10T14:56:20Z">
        <w:r>
          <w:rPr>
            <w:sz w:val="28"/>
          </w:rPr>
          <w:t xml:space="preserve">trước khi ký.</w:t>
        </w:r>
      </w:ins>
    </w:p>
    <w:p w14:paraId="7CB68AA5" w14:textId="77777777" w:rsidR="00C65584" w:rsidRDefault="00C65584" w:rsidP="00C65584">
      <w:pPr>
        <w:keepNext/>
        <w:spacing w:before="120" w:after="120"/>
        <w:ind w:firstLine="720"/>
        <w:jc w:val="both"/>
        <w:rPr>
          <w:sz w:val="28"/>
        </w:rPr>
      </w:pPr>
      <w:r>
        <w:rPr>
          <w:b/>
          <w:sz w:val="28"/>
        </w:rPr>
        <w:t>2. Các yêu cầu cần thiết để sử dụng</w:t>
      </w:r>
    </w:p>
    <w:p w14:paraId="01F1D748" w14:textId="733B281B" w:rsidR="00C65584" w:rsidRDefault="00C65584" w:rsidP="00C65584">
      <w:pPr>
        <w:spacing w:before="120" w:after="120"/>
        <w:ind w:firstLine="720"/>
        <w:jc w:val="both"/>
        <w:rPr>
          <w:sz w:val="28"/>
        </w:rPr>
      </w:pPr>
      <w:r>
        <w:rPr>
          <w:sz w:val="28"/>
        </w:rPr>
        <w:t xml:space="preserve">- Tài khoản Claude AI Team do nhà trường cấp theo Thông báo số 924/TB-CĐKT </w:t>
      </w:r>
      <w:del w:id="1017" w:author="Sửa theo rà soát 897 ngày 10/10 (Claude)" w:date="2026-10-10T14:56:20Z">
        <w:r>
          <w:rPr>
            <w:sz w:val="28"/>
          </w:rPr>
          <w:delText xml:space="preserve">ngày 11 tháng 8 năm 2026, hoặc tài khoản</w:delText>
        </w:r>
      </w:del>
      <w:ins w:id="1018" w:author="Sửa theo rà soát 897 ngày 10/10 (Claude)" w:date="2026-10-10T14:56:20Z">
        <w:r>
          <w:rPr>
            <w:sz w:val="28"/>
          </w:rPr>
          <w:t xml:space="preserve">ngày 11 tháng 8 năm 2026 của Trường Cao đẳng Kon Tum hướng dẫn cài đặt, quản lý và sử dụng phần mềm trí tuệ nhân tạo Claude (gói Claude Team – Standard seat), hoặc tài khoản</w:t>
        </w:r>
      </w:ins>
      <w:r>
        <w:rPr>
          <w:sz w:val="28"/>
        </w:rPr>
        <w:t xml:space="preserve"> Claude trả phí (Pro, Max); trên tài khoản cá nhân chỉ xử lý văn bản đã ban hành, công khai hoặc dữ liệu giả lập, không xử lý dữ liệu nội bộ, dữ liệu cá nhân. Tài khoản miễn phí không sử dụng được plugin.</w:t>
      </w:r>
    </w:p>
    <w:p w14:paraId="35DC8899" w14:textId="77777777" w:rsidR="00C65584" w:rsidRDefault="00C65584" w:rsidP="00C65584">
      <w:pPr>
        <w:spacing w:before="120" w:after="120"/>
        <w:ind w:firstLine="720"/>
        <w:jc w:val="both"/>
        <w:rPr>
          <w:sz w:val="28"/>
        </w:rPr>
      </w:pPr>
      <w:r>
        <w:rPr>
          <w:sz w:val="28"/>
        </w:rPr>
        <w:t>- Tài khoản Google của đơn vị được cấp quyền đọc thư mục KTC-Database; bật kết nối Google Drive trong Claude.</w:t>
      </w:r>
    </w:p>
    <w:p w14:paraId="68712C33" w14:textId="77777777" w:rsidR="00C65584" w:rsidRDefault="00C65584" w:rsidP="00C65584">
      <w:pPr>
        <w:spacing w:before="120" w:after="120"/>
        <w:ind w:firstLine="720"/>
        <w:jc w:val="both"/>
        <w:rPr>
          <w:sz w:val="28"/>
        </w:rPr>
      </w:pPr>
      <w:r>
        <w:rPr>
          <w:sz w:val="28"/>
        </w:rPr>
        <w:t>- Tệp kế hoạch, báo cáo theo đúng mẫu Phụ lục Thông báo số 736/TB-CĐKT; kế hoạch cùng kỳ khi lập báo cáo; minh chứng kết quả thực hiện.</w:t>
      </w:r>
    </w:p>
    <w:p w14:paraId="58B99078" w14:textId="77777777"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Tài khoản Claude AI Team được kiểm soát lưu lượng sử dụng theo kỳ; chỉ dùng cho công việc chuyên môn thuộc phạm vi Bộ công cụ, không dùng vào hỏi đáp thông thường.</w:t>
      </w:r>
    </w:p>
    <w:p w14:paraId="61E833AB" w14:textId="77777777" w:rsidR="00C65584" w:rsidRDefault="00C65584" w:rsidP="00C65584">
      <w:pPr>
        <w:keepNext/>
        <w:spacing w:before="120" w:after="120"/>
        <w:ind w:firstLine="720"/>
        <w:jc w:val="both"/>
        <w:rPr>
          <w:sz w:val="28"/>
        </w:rPr>
      </w:pPr>
      <w:r>
        <w:rPr>
          <w:b/>
          <w:sz w:val="28"/>
        </w:rPr>
        <w:t>3. Cài đặt Bộ công cụ</w:t>
      </w:r>
    </w:p>
    <w:p w14:paraId="24130C6D" w14:textId="27E43727" w:rsidR="00C65584" w:rsidRDefault="00C65584" w:rsidP="00C65584">
      <w:pPr>
        <w:spacing w:before="120" w:after="120"/>
        <w:ind w:firstLine="720"/>
        <w:jc w:val="both"/>
        <w:rPr>
          <w:sz w:val="28"/>
        </w:rPr>
      </w:pPr>
      <w:r>
        <w:rPr>
          <w:sz w:val="28"/>
        </w:rPr>
        <w:t xml:space="preserve">a) Cài ở cấp tổ chức (Hệ thống Claude AI Team của Trường): Phòng QLKHCN&amp;HTPT, bằng tài khoản Chủ sở hữu (Owner), tải tệp plugin tại mục Organization settings &gt; Plugins &amp; skills &gt; Marketplaces &gt; Add &gt; Upload a plugin; sau đó đặt chế độ phân phối tại mục Inventory &gt; Default access. </w:t>
      </w:r>
      <w:del w:id="1001" w:author="Khắc phục tồn tại, trình ban hành 10/10 (Claude)" w:date="2026-10-10T14:56:19Z">
        <w:r>
          <w:rPr>
            <w:sz w:val="28"/>
          </w:rPr>
          <w:delText xml:space="preserve">Giai đoạn thí điểm (Phòng TH-HC&amp;QT và không quá 02 đơn vị do Hiệu trưởng chỉ định,</w:delText>
        </w:r>
      </w:del>
      <w:del w:id="1002" w:author="Khắc phục tồn tại, trình ban hành 10/10 (Claude)" w:date="2026-10-10T14:56:19Z">
        <w:r>
          <w:rPr>
            <w:sz w:val="28"/>
          </w:rPr>
          <w:delText xml:space="preserve"> từ kỳ báo cáo tháng 10/2026) đặt chế độ “Available to install” (người dùng tự cài; chế độ này chỉ giới hạn phạm vi phân phối, không phải nghiệm thu); sau khi nghiệm thu </w:delText>
        </w:r>
      </w:del>
      <w:del w:id="1003" w:author="Khắc phục tồn tại, trình ban hành 10/10 (Claude)" w:date="2026-10-10T14:56:19Z">
        <w:r>
          <w:rPr>
            <w:sz w:val="28"/>
          </w:rPr>
          <w:delText xml:space="preserve">(đạt kiểm thử trên cả 3 nền tảng và ít nhất 01 kỳ vận hành thí điểm có báo cáo đánh giá hiệu quả)</w:delText>
        </w:r>
      </w:del>
      <w:del w:id="1004" w:author="Khắc phục tồn tại, trình ban hành 10/10 (Claude)" w:date="2026-10-10T14:56:19Z">
        <w:r>
          <w:rPr>
            <w:sz w:val="28"/>
          </w:rPr>
          <w:delText xml:space="preserve"> mới chuyển “Installed by default” (cài sẵn cho mọi tài khoản) hoặc “Required” (bắt buộc) theo quyết định của Hiệu trưởng. Trong giai đoạn thí điểm, </w:delText>
        </w:r>
      </w:del>
      <w:del w:id="1005" w:author="Khắc phục tồn tại, trình ban hành 10/10 (Claude)" w:date="2026-10-10T14:56:19Z">
        <w:r>
          <w:rPr>
            <w:sz w:val="28"/>
          </w:rPr>
          <w:delText xml:space="preserve">dữ liệu nội bộ, dữ liệu cá nhân (trong phạm vi được phép theo Thông báo số 924/TB-CĐKT) chỉ được xử lý trên nền tảng đã có biên bản nghiệm thu</w:delText>
        </w:r>
      </w:del>
      <w:del w:id="1006" w:author="Khắc phục tồn tại, trình ban hành 10/10 (Claude)" w:date="2026-10-10T14:56:19Z">
        <w:r>
          <w:rPr>
            <w:sz w:val="28"/>
          </w:rPr>
          <w:delText xml:space="preserve"> và sau khi kho KTC-Database đã được phân quyền chỉ đọc; trên nền tảng chưa nghiệm thu chỉ sử dụng văn bản đã ban hành, công khai hoặc dữ liệu giả lập.</w:delText>
        </w:r>
      </w:del>
      <w:ins w:id="1007" w:author="Khắc phục tồn tại, trình ban hành 10/10 (Claude)" w:date="2026-10-10T14:56:19Z">
        <w:r>
          <w:rPr>
            <w:sz w:val="28"/>
          </w:rPr>
          <w:t xml:space="preserve">Bộ công cụ được phân phối ở chế độ “Available to install” (người dùng tự cài); việc chuyển “Installed by default” (cài sẵn cho mọi tài khoản) hoặc “Required” (bắt buộc) thực hiện theo quyết định của Hiệu trưởng. Việc xử lý dữ liệu nội bộ, dữ liệu cá nhân tuân thủ yêu cầu an toàn, bảo mật tại Thông báo số 924/TB-CĐKT và phần Lưu ý Mục II Thông báo này; kho KTC-Database được phân quyền chỉ đọc đối với tài khoản người dùng.</w:t>
        </w:r>
      </w:ins>
    </w:p>
    <w:p w14:paraId="09D07B41" w14:textId="77777777" w:rsidR="00C65584" w:rsidRDefault="00C65584" w:rsidP="00C65584">
      <w:pPr>
        <w:spacing w:before="120" w:after="120"/>
        <w:ind w:firstLine="720"/>
        <w:jc w:val="both"/>
        <w:rPr>
          <w:sz w:val="28"/>
        </w:rPr>
      </w:pPr>
      <w:r>
        <w:rPr>
          <w:sz w:val="28"/>
        </w:rPr>
        <w:t xml:space="preserve">b) Người dùng tài khoản Team: </w:t>
      </w:r>
      <w:r>
        <w:rPr>
          <w:sz w:val="28"/>
        </w:rPr>
        <w:t xml:space="preserve">V</w:t>
      </w:r>
      <w:r>
        <w:rPr>
          <w:sz w:val="28"/>
        </w:rPr>
        <w:t xml:space="preserve">ào mục Customize &gt; Plugins, chọn KTC-Quan-tri &gt; Install; các kỹ năng của Bộ công cụ hiện ra khi gõ “/” hoặc bấm nút “+” trong khung trò chuyện.</w:t>
      </w:r>
    </w:p>
    <w:p w14:paraId="1E15354C" w14:textId="77777777" w:rsidR="00C65584" w:rsidRDefault="00C65584" w:rsidP="00C65584">
      <w:pPr>
        <w:spacing w:before="120" w:after="120"/>
        <w:ind w:firstLine="720"/>
        <w:jc w:val="both"/>
        <w:rPr>
          <w:sz w:val="28"/>
        </w:rPr>
      </w:pPr>
      <w:r>
        <w:rPr>
          <w:sz w:val="28"/>
        </w:rPr>
        <w:t xml:space="preserve">c) Tài khoản Claude cá nhân trả phí: </w:t>
      </w:r>
      <w:r>
        <w:rPr>
          <w:sz w:val="28"/>
        </w:rPr>
        <w:t xml:space="preserve">V</w:t>
      </w:r>
      <w:r>
        <w:rPr>
          <w:sz w:val="28"/>
        </w:rPr>
        <w:t xml:space="preserve">ào mục Customize &gt; Plugins, tải lên tệp plugin (.zip) do Phòng TH-HC&amp;QT cung cấp; trường hợp không tải được plugin, vào mục Customize &gt; Skills tải lên từng tệp kỹ năng (.skill).</w:t>
      </w:r>
    </w:p>
    <w:p w14:paraId="2EAA5F6E" w14:textId="18E30FA2" w:rsidR="00C65584" w:rsidRDefault="00C65584" w:rsidP="00C65584">
      <w:pPr>
        <w:spacing w:before="120" w:after="120"/>
        <w:ind w:firstLine="720"/>
        <w:jc w:val="both"/>
        <w:rPr>
          <w:sz w:val="28"/>
        </w:rPr>
      </w:pPr>
      <w:r>
        <w:rPr>
          <w:sz w:val="28"/>
        </w:rPr>
        <w:t xml:space="preserve">d) Sử dụng trên nền tảng khác (ChatGPT, Gemini): </w:t>
      </w:r>
      <w:r>
        <w:rPr>
          <w:sz w:val="28"/>
        </w:rPr>
        <w:t xml:space="preserve">C</w:t>
      </w:r>
      <w:r>
        <w:rPr>
          <w:sz w:val="28"/>
        </w:rPr>
        <w:t xml:space="preserve">hỉ nạp được phần kỹ năng (SKILL.md và tài liệu kèm theo), không có tác tử kiểm tra và thao tác tự động; chỉ dùng để đối chiếu chéo, không thay thế kết quả trên Claude; tuân thủ yêu cầu bảo mật dữ liệu tại phần Lưu ý Mục II Thông báo này.</w:t>
      </w:r>
    </w:p>
    <w:p w14:paraId="591BC8FD" w14:textId="769F0198"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 xml:space="preserve">Khi cập nhật phiên bản mới, phải gỡ bản cũ trước rồi mới tải bản mới, sau đó mở cuộc hội thoại mới; không để song song nhiều phiên bản; trường hợp phiên bản mới phát sinh lỗi, gỡ phiên bản đó, cài lại phiên bản liền trước do Phòng TH-HC&amp;QT lưu giữ và báo Phòng TH-HC&amp;QT. Chỉ cài tệp do Phòng TH-HC&amp;QT công bố và đối chiếu mã SHA-256 trước khi cài; không cài plugin, kỹ năng từ nguồn khác. Biện pháp chặn ghi, xóa kho dữ liệu và chế độ nhật ký không ghi nội dung lời nhắn, câu lệnh </w:t>
      </w:r>
      <w:r>
        <w:rPr>
          <w:sz w:val="28"/>
          <w:szCs w:val="28"/>
        </w:rPr>
        <w:t xml:space="preserve">có đầy đủ từ plugin KTC-Quan-tri phiên bản 1.3.2; chỉ cài đặt, phân phối phiên bản hiện hành do Phòng TH-HC&amp;QT công bố kèm mã SHA-256 và ghi chú phát hành, không cài đặt, phân phối các phiên bản trước đó.</w:t>
      </w:r>
      <w:r>
        <w:rPr>
          <w:sz w:val="28"/>
          <w:szCs w:val="28"/>
        </w:rPr>
        <w:t xml:space="preserve"> Các bước chi tiết tại Tài liệu hướng dẫn sử dụng chi tiết Bộ công cụ KTC-Quan-tri kèm theo Thông báo này.</w:t>
      </w:r>
    </w:p>
    <w:p w14:paraId="19FA7D6F" w14:textId="77777777" w:rsidR="00C65584" w:rsidRDefault="00C65584" w:rsidP="00C65584">
      <w:pPr>
        <w:widowControl w:val="0"/>
        <w:spacing w:before="120" w:after="120"/>
        <w:ind w:firstLine="720"/>
        <w:jc w:val="both"/>
        <w:rPr>
          <w:b/>
          <w:bCs/>
          <w:iCs/>
          <w:sz w:val="28"/>
          <w:szCs w:val="28"/>
        </w:rPr>
      </w:pPr>
      <w:r>
        <w:rPr>
          <w:b/>
          <w:bCs/>
          <w:iCs/>
          <w:sz w:val="28"/>
          <w:szCs w:val="28"/>
        </w:rPr>
        <w:t>II. HƯỚNG DẪN SỬ DỤNG BỘ CÔNG CỤ TRONG CHU KỲ CÔNG TÁC</w:t>
      </w:r>
    </w:p>
    <w:tbl>
      <w:tblPr>
        <w:tblStyle w:val="TableGrid"/>
        <w:tblW w:w="9067" w:type="dxa"/>
        <w:jc w:val="center"/>
        <w:tblLayout w:type="fixed"/>
        <w:tblCellMar>
          <w:top w:w="120" w:type="dxa"/>
          <w:left w:w="140" w:type="dxa"/>
          <w:bottom w:w="120" w:type="dxa"/>
          <w:right w:w="140" w:type="dxa"/>
        </w:tblCellMar>
        <w:tblLook w:val="04A0" w:firstRow="1" w:lastRow="0" w:firstColumn="1" w:lastColumn="0" w:noHBand="0" w:noVBand="1"/>
      </w:tblPr>
      <w:tblGrid>
        <w:gridCol w:w="1276"/>
        <w:gridCol w:w="1277"/>
        <w:gridCol w:w="1276"/>
        <w:gridCol w:w="1275"/>
        <w:gridCol w:w="1277"/>
        <w:gridCol w:w="1276"/>
        <w:gridCol w:w="1410"/>
      </w:tblGrid>
      <w:tr w:rsidR="00C65584" w14:paraId="50EFA9DC" w14:textId="77777777" w:rsidTr="0089728B">
        <w:trPr>
          <w:trHeight w:val="284"/>
          <w:jc w:val="center"/>
        </w:trPr>
        <w:tc>
          <w:tcPr>
            <w:tcW w:w="9066" w:type="dxa"/>
            <w:gridSpan w:val="7"/>
            <w:shd w:val="clear" w:color="auto" w:fill="FFF2CC"/>
          </w:tcPr>
          <w:p w14:paraId="22C6AD62" w14:textId="77777777" w:rsidR="00C65584" w:rsidRDefault="00C65584" w:rsidP="0089728B">
            <w:pPr>
              <w:jc w:val="center"/>
              <w:rPr>
                <w:sz w:val="28"/>
                <w:szCs w:val="28"/>
              </w:rPr>
            </w:pPr>
            <w:r>
              <w:rPr>
                <w:b/>
                <w:sz w:val="28"/>
                <w:szCs w:val="28"/>
              </w:rPr>
              <w:t>ĐỐI TƯỢNG SỬ DỤNG</w:t>
            </w:r>
          </w:p>
          <w:p w14:paraId="3AF65AB9" w14:textId="77777777" w:rsidR="00C65584" w:rsidRDefault="00C65584" w:rsidP="003E4C18">
            <w:pPr>
              <w:jc w:val="both"/>
              <w:rPr>
                <w:sz w:val="28"/>
                <w:szCs w:val="28"/>
              </w:rPr>
            </w:pPr>
            <w:r>
              <w:rPr>
                <w:sz w:val="28"/>
                <w:szCs w:val="28"/>
              </w:rPr>
              <w:t xml:space="preserve">- Phòng TH-HC&amp;QT: </w:t>
            </w:r>
            <w:r>
              <w:rPr>
                <w:sz w:val="28"/>
                <w:szCs w:val="28"/>
              </w:rPr>
              <w:t xml:space="preserve">T</w:t>
            </w:r>
            <w:r>
              <w:rPr>
                <w:sz w:val="28"/>
                <w:szCs w:val="28"/>
              </w:rPr>
              <w:t xml:space="preserve">ổng hợp kế hoạch, báo cáo cấp Trường; theo dõi nhiệm vụ toàn Trường.</w:t>
            </w:r>
          </w:p>
          <w:p w14:paraId="39AAD7E7" w14:textId="77777777" w:rsidR="00C65584" w:rsidRDefault="00C65584" w:rsidP="003E4C18">
            <w:pPr>
              <w:jc w:val="both"/>
              <w:rPr>
                <w:sz w:val="28"/>
                <w:szCs w:val="28"/>
              </w:rPr>
            </w:pPr>
            <w:r>
              <w:rPr>
                <w:sz w:val="28"/>
                <w:szCs w:val="28"/>
              </w:rPr>
              <w:t xml:space="preserve">- Các đơn vị thuộc Trường: </w:t>
            </w:r>
            <w:r>
              <w:rPr>
                <w:sz w:val="28"/>
                <w:szCs w:val="28"/>
              </w:rPr>
              <w:t xml:space="preserve">L</w:t>
            </w:r>
            <w:r>
              <w:rPr>
                <w:sz w:val="28"/>
                <w:szCs w:val="28"/>
              </w:rPr>
              <w:t xml:space="preserve">ập kế hoạch, báo cáo của đơn vị; cập nhật tiến độ, minh chứng.</w:t>
            </w:r>
          </w:p>
          <w:p w14:paraId="6A2984D1" w14:textId="77777777" w:rsidR="00C65584" w:rsidRDefault="00C65584" w:rsidP="003E4C18">
            <w:pPr>
              <w:jc w:val="both"/>
              <w:rPr>
                <w:sz w:val="28"/>
                <w:szCs w:val="28"/>
              </w:rPr>
            </w:pPr>
            <w:r>
              <w:rPr>
                <w:sz w:val="28"/>
                <w:szCs w:val="28"/>
              </w:rPr>
              <w:t xml:space="preserve">- Viên chức, người lao động: </w:t>
            </w:r>
            <w:r>
              <w:rPr>
                <w:sz w:val="28"/>
                <w:szCs w:val="28"/>
              </w:rPr>
              <w:t xml:space="preserve">L</w:t>
            </w:r>
            <w:r>
              <w:rPr>
                <w:sz w:val="28"/>
                <w:szCs w:val="28"/>
              </w:rPr>
              <w:t xml:space="preserve">ập kế hoạch KPI và tự đánh giá cá nhân hằng quý.</w:t>
            </w:r>
          </w:p>
        </w:tc>
      </w:tr>
      <w:tr w:rsidR="00C65584" w14:paraId="58FF7CF2" w14:textId="77777777" w:rsidTr="0089728B">
        <w:trPr>
          <w:trHeight w:val="284"/>
          <w:jc w:val="center"/>
        </w:trPr>
        <w:tc>
          <w:tcPr>
            <w:tcW w:w="9066" w:type="dxa"/>
            <w:gridSpan w:val="7"/>
            <w:shd w:val="clear" w:color="auto" w:fill="F2F2F2"/>
            <w:tcMar>
              <w:top w:w="110" w:type="dxa"/>
              <w:left w:w="40" w:type="dxa"/>
              <w:bottom w:w="110" w:type="dxa"/>
              <w:right w:w="40" w:type="dxa"/>
            </w:tcMar>
            <w:vAlign w:val="center"/>
          </w:tcPr>
          <w:p w14:paraId="15542AED" w14:textId="77777777" w:rsidR="00C65584" w:rsidRDefault="00C65584" w:rsidP="0089728B">
            <w:pPr>
              <w:jc w:val="center"/>
              <w:rPr>
                <w:b/>
                <w:sz w:val="28"/>
                <w:szCs w:val="28"/>
              </w:rPr>
            </w:pPr>
            <w:r>
              <w:rPr>
                <w:b/>
                <w:sz w:val="28"/>
                <w:szCs w:val="28"/>
              </w:rPr>
              <w:t>CHU TRÌNH QUẢN TRỊ NHIỆM VỤ</w:t>
            </w:r>
          </w:p>
        </w:tc>
      </w:tr>
      <w:tr w:rsidR="00C65584" w14:paraId="5072E2F6" w14:textId="77777777" w:rsidTr="0089728B">
        <w:trPr>
          <w:trHeight w:val="355"/>
          <w:jc w:val="center"/>
        </w:trPr>
        <w:tc>
          <w:tcPr>
            <w:tcW w:w="1275" w:type="dxa"/>
            <w:shd w:val="clear" w:color="auto" w:fill="F2F2F2"/>
            <w:tcMar>
              <w:top w:w="110" w:type="dxa"/>
              <w:left w:w="40" w:type="dxa"/>
              <w:bottom w:w="110" w:type="dxa"/>
              <w:right w:w="40" w:type="dxa"/>
            </w:tcMar>
            <w:vAlign w:val="center"/>
          </w:tcPr>
          <w:p w14:paraId="5C692841" w14:textId="77777777" w:rsidR="00C65584" w:rsidRDefault="00C65584" w:rsidP="0089728B">
            <w:pPr>
              <w:jc w:val="center"/>
              <w:rPr>
                <w:sz w:val="28"/>
                <w:szCs w:val="28"/>
              </w:rPr>
            </w:pPr>
            <w:r>
              <w:rPr>
                <w:b/>
                <w:noProof/>
              </w:rPr>
              <w:t>Kế hoạch</w:t>
            </w:r>
          </w:p>
        </w:tc>
        <w:tc>
          <w:tcPr>
            <w:tcW w:w="1277" w:type="dxa"/>
            <w:shd w:val="clear" w:color="auto" w:fill="D9EAF7"/>
            <w:tcMar>
              <w:top w:w="110" w:type="dxa"/>
              <w:left w:w="40" w:type="dxa"/>
              <w:bottom w:w="110" w:type="dxa"/>
              <w:right w:w="40" w:type="dxa"/>
            </w:tcMar>
            <w:vAlign w:val="center"/>
          </w:tcPr>
          <w:p w14:paraId="493A255F" w14:textId="77777777" w:rsidR="00C65584" w:rsidRDefault="00C65584" w:rsidP="0089728B">
            <w:pPr>
              <w:jc w:val="center"/>
              <w:rPr>
                <w:sz w:val="28"/>
                <w:szCs w:val="28"/>
              </w:rPr>
            </w:pPr>
            <w:r>
              <w:rPr>
                <w:b/>
                <w:sz w:val="28"/>
                <w:szCs w:val="28"/>
              </w:rPr>
              <w:t>Giao việc, Task_ID</w:t>
            </w:r>
          </w:p>
        </w:tc>
        <w:tc>
          <w:tcPr>
            <w:tcW w:w="1276" w:type="dxa"/>
            <w:shd w:val="clear" w:color="auto" w:fill="F2F2F2"/>
            <w:tcMar>
              <w:top w:w="110" w:type="dxa"/>
              <w:left w:w="40" w:type="dxa"/>
              <w:bottom w:w="110" w:type="dxa"/>
              <w:right w:w="40" w:type="dxa"/>
            </w:tcMar>
            <w:vAlign w:val="center"/>
          </w:tcPr>
          <w:p w14:paraId="56B88C98" w14:textId="77777777" w:rsidR="00C65584" w:rsidRDefault="00C65584" w:rsidP="0089728B">
            <w:pPr>
              <w:jc w:val="center"/>
              <w:rPr>
                <w:sz w:val="28"/>
                <w:szCs w:val="28"/>
              </w:rPr>
            </w:pPr>
            <w:r>
              <w:rPr>
                <w:b/>
                <w:sz w:val="28"/>
                <w:szCs w:val="28"/>
              </w:rPr>
              <w:t>Theo dõi</w:t>
            </w:r>
          </w:p>
        </w:tc>
        <w:tc>
          <w:tcPr>
            <w:tcW w:w="1275" w:type="dxa"/>
            <w:shd w:val="clear" w:color="auto" w:fill="FFF2CC"/>
            <w:tcMar>
              <w:top w:w="110" w:type="dxa"/>
              <w:left w:w="40" w:type="dxa"/>
              <w:bottom w:w="110" w:type="dxa"/>
              <w:right w:w="40" w:type="dxa"/>
            </w:tcMar>
            <w:vAlign w:val="center"/>
          </w:tcPr>
          <w:p w14:paraId="00F69052" w14:textId="77777777" w:rsidR="00C65584" w:rsidRDefault="00C65584" w:rsidP="0089728B">
            <w:pPr>
              <w:jc w:val="center"/>
              <w:rPr>
                <w:sz w:val="28"/>
                <w:szCs w:val="28"/>
              </w:rPr>
            </w:pPr>
            <w:r>
              <w:rPr>
                <w:b/>
                <w:sz w:val="28"/>
                <w:szCs w:val="28"/>
              </w:rPr>
              <w:t>Kết quả, minh chứng</w:t>
            </w:r>
          </w:p>
        </w:tc>
        <w:tc>
          <w:tcPr>
            <w:tcW w:w="1277" w:type="dxa"/>
            <w:shd w:val="clear" w:color="auto" w:fill="F2F2F2"/>
            <w:tcMar>
              <w:top w:w="110" w:type="dxa"/>
              <w:left w:w="40" w:type="dxa"/>
              <w:bottom w:w="110" w:type="dxa"/>
              <w:right w:w="40" w:type="dxa"/>
            </w:tcMar>
            <w:vAlign w:val="center"/>
          </w:tcPr>
          <w:p w14:paraId="0E0B38E3" w14:textId="77777777" w:rsidR="00C65584" w:rsidRDefault="00C65584" w:rsidP="0089728B">
            <w:pPr>
              <w:jc w:val="center"/>
              <w:rPr>
                <w:sz w:val="28"/>
                <w:szCs w:val="28"/>
              </w:rPr>
            </w:pPr>
            <w:r>
              <w:rPr>
                <w:b/>
                <w:sz w:val="28"/>
                <w:szCs w:val="28"/>
              </w:rPr>
              <w:t>Báo cáo</w:t>
            </w:r>
          </w:p>
        </w:tc>
        <w:tc>
          <w:tcPr>
            <w:tcW w:w="1276" w:type="dxa"/>
            <w:shd w:val="clear" w:color="auto" w:fill="E2F0D9"/>
            <w:tcMar>
              <w:top w:w="110" w:type="dxa"/>
              <w:left w:w="40" w:type="dxa"/>
              <w:bottom w:w="110" w:type="dxa"/>
              <w:right w:w="40" w:type="dxa"/>
            </w:tcMar>
            <w:vAlign w:val="center"/>
          </w:tcPr>
          <w:p w14:paraId="5F921E8D" w14:textId="77777777" w:rsidR="00C65584" w:rsidRDefault="00C65584" w:rsidP="0089728B">
            <w:pPr>
              <w:jc w:val="center"/>
              <w:rPr>
                <w:sz w:val="28"/>
                <w:szCs w:val="28"/>
              </w:rPr>
            </w:pPr>
            <w:r>
              <w:rPr>
                <w:b/>
                <w:sz w:val="28"/>
                <w:szCs w:val="28"/>
              </w:rPr>
              <w:t>Rà soát, trình ký</w:t>
            </w:r>
          </w:p>
        </w:tc>
        <w:tc>
          <w:tcPr>
            <w:tcW w:w="1410" w:type="dxa"/>
            <w:shd w:val="clear" w:color="auto" w:fill="EAF2F8"/>
            <w:tcMar>
              <w:top w:w="110" w:type="dxa"/>
              <w:left w:w="40" w:type="dxa"/>
              <w:bottom w:w="110" w:type="dxa"/>
              <w:right w:w="40" w:type="dxa"/>
            </w:tcMar>
            <w:vAlign w:val="center"/>
          </w:tcPr>
          <w:p w14:paraId="03AAF482" w14:textId="77777777" w:rsidR="00C65584" w:rsidRDefault="00C65584" w:rsidP="0089728B">
            <w:pPr>
              <w:jc w:val="center"/>
              <w:rPr>
                <w:sz w:val="28"/>
                <w:szCs w:val="28"/>
              </w:rPr>
            </w:pPr>
            <w:r>
              <w:rPr>
                <w:b/>
                <w:sz w:val="28"/>
                <w:szCs w:val="28"/>
              </w:rPr>
              <w:t>Đánh giá, điều chỉnh</w:t>
            </w:r>
          </w:p>
        </w:tc>
      </w:tr>
    </w:tbl>
    <w:p w14:paraId="55D94634" w14:textId="77777777" w:rsidR="00C65584" w:rsidRDefault="00C65584" w:rsidP="00C65584">
      <w:pPr>
        <w:widowControl w:val="0"/>
        <w:spacing w:before="120" w:after="120"/>
        <w:ind w:firstLine="720"/>
        <w:jc w:val="both"/>
        <w:rPr>
          <w:sz w:val="28"/>
          <w:szCs w:val="28"/>
        </w:rPr>
      </w:pPr>
      <w:r>
        <w:rPr>
          <w:b/>
          <w:sz w:val="28"/>
          <w:szCs w:val="28"/>
        </w:rPr>
        <w:t xml:space="preserve">1. Đầu kỳ – xây dựng kế hoạch: </w:t>
      </w:r>
      <w:r>
        <w:rPr>
          <w:sz w:val="28"/>
          <w:szCs w:val="28"/>
        </w:rPr>
        <w:t>Đơn vị lập kế hoạch theo mẫu Phụ lục Thông báo số 736/TB-CĐKT, dùng Bộ công cụ để phân loại nhiệm vụ theo 6 trục, kiểm tra sản phẩm, số lượng, thời hạn của từng nhiệm vụ trước khi gửi Phòng TH-HC&amp;QT. Phòng TH-HC&amp;QT dùng Bộ công cụ tổng hợp kế hoạch cấp Trường, cấp mã nhiệm vụ.</w:t>
      </w:r>
    </w:p>
    <w:p w14:paraId="0B671189" w14:textId="77777777" w:rsidR="00C65584" w:rsidRDefault="00C65584" w:rsidP="00C65584">
      <w:pPr>
        <w:widowControl w:val="0"/>
        <w:spacing w:before="120" w:after="120"/>
        <w:ind w:firstLine="720"/>
        <w:jc w:val="both"/>
        <w:rPr>
          <w:sz w:val="28"/>
          <w:szCs w:val="28"/>
        </w:rPr>
      </w:pPr>
      <w:r>
        <w:rPr>
          <w:b/>
          <w:sz w:val="28"/>
          <w:szCs w:val="28"/>
        </w:rPr>
        <w:t xml:space="preserve">* Cá nhân: </w:t>
      </w:r>
      <w:r>
        <w:rPr>
          <w:sz w:val="28"/>
          <w:szCs w:val="28"/>
        </w:rPr>
        <w:t xml:space="preserve"/>
      </w:r>
      <w:r>
        <w:rPr>
          <w:sz w:val="28"/>
          <w:szCs w:val="28"/>
        </w:rPr>
        <w:t xml:space="preserve">L</w:t>
      </w:r>
      <w:r>
        <w:rPr>
          <w:sz w:val="28"/>
          <w:szCs w:val="28"/>
        </w:rPr>
        <w:t xml:space="preserve">ập kế hoạch và danh mục sản phẩm KPI quý theo mẫu của nhóm vị trí việc làm, trình Trưởng đơn vị phê duyệt.</w:t>
      </w:r>
    </w:p>
    <w:p w14:paraId="0C1863AE" w14:textId="77777777" w:rsidR="00C65584" w:rsidRDefault="00C65584" w:rsidP="00C65584">
      <w:pPr>
        <w:widowControl w:val="0"/>
        <w:spacing w:before="120" w:after="120"/>
        <w:ind w:firstLine="720"/>
        <w:jc w:val="both"/>
        <w:rPr>
          <w:sz w:val="28"/>
          <w:szCs w:val="28"/>
        </w:rPr>
      </w:pPr>
      <w:r>
        <w:rPr>
          <w:b/>
          <w:sz w:val="28"/>
          <w:szCs w:val="28"/>
        </w:rPr>
        <w:t xml:space="preserve">2. Trong kỳ – theo dõi nhiệm vụ: </w:t>
      </w:r>
      <w:r>
        <w:rPr>
          <w:sz w:val="28"/>
          <w:szCs w:val="28"/>
        </w:rPr>
        <w:t>Đơn vị cập nhật tiến độ, minh chứng; xử lý các cảnh báo của Bộ công cụ. Mọi điều chỉnh nhiệm vụ đã có trong kế hoạch phải ghi rõ giá trị cũ, lý do, căn cứ, người điều chỉnh, thời gian và giá trị mới.</w:t>
      </w:r>
    </w:p>
    <w:p w14:paraId="1EB4B273" w14:textId="77777777" w:rsidR="00C65584" w:rsidRDefault="00C65584" w:rsidP="00C65584">
      <w:pPr>
        <w:widowControl w:val="0"/>
        <w:spacing w:before="120" w:after="120"/>
        <w:ind w:firstLine="720"/>
        <w:jc w:val="both"/>
        <w:rPr>
          <w:sz w:val="28"/>
          <w:szCs w:val="28"/>
        </w:rPr>
      </w:pPr>
      <w:r>
        <w:rPr>
          <w:b/>
          <w:sz w:val="28"/>
          <w:szCs w:val="28"/>
        </w:rPr>
        <w:t xml:space="preserve">3. Cuối kỳ – báo cáo kết quả: </w:t>
      </w:r>
      <w:r>
        <w:rPr>
          <w:sz w:val="28"/>
          <w:szCs w:val="28"/>
        </w:rPr>
        <w:t>Đơn vị lập báo cáo theo mẫu Phụ lục Thông báo số 736/TB-CĐKT, dùng Bộ công cụ kiểm tra công thức KPI và đối chiếu với kế hoạch cùng kỳ; đặt tên tệp theo quy tắc &lt;mã đơn vị&gt;_&lt;loại&gt;_&lt;kỳ&gt;_v&lt;số lần&gt;, kèm phiếu tự kiểm do Bộ công cụ xuất, gửi Phòng TH-HC&amp;QT. Phòng TH-HC&amp;QT dùng Bộ công cụ tổng hợp báo cáo cấp Trường; kết quả nào không truy ngược được về nhiệm vụ và minh chứng thì không đưa vào báo cáo.</w:t>
      </w:r>
    </w:p>
    <w:p w14:paraId="152EAE03" w14:textId="77777777" w:rsidR="00C65584" w:rsidRDefault="00C65584" w:rsidP="00C65584">
      <w:pPr>
        <w:widowControl w:val="0"/>
        <w:spacing w:before="120" w:after="120"/>
        <w:ind w:firstLine="720"/>
        <w:jc w:val="both"/>
        <w:rPr>
          <w:sz w:val="28"/>
          <w:szCs w:val="28"/>
        </w:rPr>
      </w:pPr>
      <w:r>
        <w:rPr>
          <w:b/>
          <w:sz w:val="28"/>
          <w:szCs w:val="28"/>
        </w:rPr>
        <w:t xml:space="preserve">* Cá nhân: </w:t>
      </w:r>
      <w:r>
        <w:rPr>
          <w:sz w:val="28"/>
          <w:szCs w:val="28"/>
        </w:rPr>
        <w:t xml:space="preserve"/>
      </w:r>
      <w:r>
        <w:rPr>
          <w:sz w:val="28"/>
          <w:szCs w:val="28"/>
        </w:rPr>
        <w:t xml:space="preserve">D</w:t>
      </w:r>
      <w:r>
        <w:rPr>
          <w:sz w:val="28"/>
          <w:szCs w:val="28"/>
        </w:rPr>
        <w:t xml:space="preserve">ùng Bộ công cụ tự chấm điểm, đề xuất mức xếp loại quý; kết quả là đề xuất của cá nhân, việc đánh giá, xếp loại do cấp có thẩm quyền quyết định theo Quyết định số 1923/QĐ-CĐKT.</w:t>
      </w:r>
    </w:p>
    <w:p w14:paraId="3AD66076" w14:textId="5498E32F" w:rsidR="00C65584" w:rsidRDefault="00C65584" w:rsidP="00C65584">
      <w:pPr>
        <w:widowControl w:val="0"/>
        <w:spacing w:before="120" w:after="120"/>
        <w:ind w:firstLine="720"/>
        <w:jc w:val="both"/>
        <w:rPr>
          <w:sz w:val="28"/>
          <w:szCs w:val="28"/>
        </w:rPr>
      </w:pPr>
      <w:r>
        <w:rPr>
          <w:b/>
          <w:sz w:val="28"/>
          <w:szCs w:val="28"/>
        </w:rPr>
        <w:t xml:space="preserve">4. Trước khi trình ký: </w:t>
      </w:r>
      <w:r>
        <w:rPr>
          <w:sz w:val="28"/>
          <w:szCs w:val="28"/>
        </w:rPr>
        <w:t>Kế hoạch, báo cáo và văn bản do Bộ công cụ hỗ trợ soạn thảo phải được rà soát bằng Skill “ktc-ra-soat-897” theo Thông báo số 948/TB-CĐKT; còn vấn đề Mức 1 thì chưa trình ký.</w:t>
      </w:r>
    </w:p>
    <w:p w14:paraId="4D3F719F" w14:textId="08505E77"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Kết quả do AI tạo ra chỉ có giá trị tham khảo; đơn vị, người soạn thảo và Lãnh đạo đơn vị kiểm tra, chịu trách nhiệm về số liệu, nội dung trước khi gửi, trình. Không đưa thông tin thuộc bí mật nhà nước, tài liệu có dấu mật, mật khẩu, số định danh cá nhân vào nền tảng AI; dữ liệu cá nhân (họ tên, điểm, nhận xét đánh giá) chỉ do người được đánh giá và người có thẩm quyền xử lý, trong phạm vi cần thiết, theo quy định của pháp luật về bảo vệ dữ liệu cá nhân. Khi nghi ngờ lộ, lọt dữ liệu hoặc Bộ công cụ cho kết quả bất thường (sai số liệu, ghi đè tệp gốc), người dùng dừng sử dụng và báo ngay Phòng TH-HC&amp;QT.</w:t>
      </w:r>
    </w:p>
    <w:p w14:paraId="15F6CA0A" w14:textId="77777777" w:rsidR="00C65584" w:rsidRDefault="00C65584" w:rsidP="00C65584">
      <w:pPr>
        <w:widowControl w:val="0"/>
        <w:spacing w:before="120" w:after="120"/>
        <w:ind w:firstLine="720"/>
        <w:jc w:val="both"/>
        <w:rPr>
          <w:b/>
          <w:bCs/>
          <w:iCs/>
          <w:sz w:val="28"/>
          <w:szCs w:val="28"/>
        </w:rPr>
      </w:pPr>
      <w:r>
        <w:rPr>
          <w:b/>
          <w:bCs/>
          <w:iCs/>
          <w:sz w:val="28"/>
          <w:szCs w:val="28"/>
        </w:rPr>
        <w:t>III. TRÁCH NHIỆM TỔ CHỨC THỰC HIỆN</w:t>
      </w:r>
    </w:p>
    <w:p w14:paraId="37B19CFA" w14:textId="77777777" w:rsidR="00C65584" w:rsidRDefault="00C65584" w:rsidP="00C65584">
      <w:pPr>
        <w:keepNext/>
        <w:spacing w:before="120" w:after="120"/>
        <w:ind w:firstLine="720"/>
        <w:jc w:val="both"/>
        <w:rPr>
          <w:sz w:val="28"/>
        </w:rPr>
      </w:pPr>
      <w:r>
        <w:rPr>
          <w:b/>
          <w:sz w:val="28"/>
        </w:rPr>
        <w:t>1. Phòng TH-HC&amp;QT</w:t>
      </w:r>
    </w:p>
    <w:p w14:paraId="33DFF744" w14:textId="77777777" w:rsidR="00C65584" w:rsidRDefault="00C65584" w:rsidP="00C65584">
      <w:pPr>
        <w:spacing w:before="120" w:after="120"/>
        <w:ind w:firstLine="720"/>
        <w:jc w:val="both"/>
        <w:rPr>
          <w:sz w:val="28"/>
        </w:rPr>
      </w:pPr>
      <w:r>
        <w:rPr>
          <w:sz w:val="28"/>
        </w:rPr>
        <w:t>a) Là đơn vị đầu mối, quản lý, cập nhật, cải tiến Bộ công cụ; cung cấp tệp cài đặt (plugin, kỹ năng) qua thư mục dùng chung; tiếp nhận, tổng hợp kế hoạch, báo cáo của các đơn vị bằng Bộ công cụ.</w:t>
      </w:r>
    </w:p>
    <w:p w14:paraId="321DBA61" w14:textId="4D0D18A8" w:rsidR="00C65584" w:rsidRDefault="00C65584" w:rsidP="00C65584">
      <w:pPr>
        <w:spacing w:before="120" w:after="120"/>
        <w:ind w:firstLine="720"/>
        <w:jc w:val="both"/>
        <w:rPr>
          <w:sz w:val="28"/>
        </w:rPr>
      </w:pPr>
      <w:r>
        <w:rPr>
          <w:sz w:val="28"/>
        </w:rPr>
        <w:t xml:space="preserve">b) Định kỳ cập nhật văn bản, biểu mẫu mới vào kho KTC-Database dùng chung cho Bộ công cụ; phân quyền chỉ đọc đối với kho KTC-Database, thư mục biểu mẫu chuẩn cho mọi tài khoản không phải người quản lý kho</w:t>
      </w:r>
      <w:del w:id="1008" w:author="Khắc phục tồn tại, trình ban hành 10/10 (Claude)" w:date="2026-10-10T14:56:19Z">
        <w:r>
          <w:rPr>
            <w:sz w:val="28"/>
          </w:rPr>
          <w:delText xml:space="preserve">, </w:delText>
        </w:r>
      </w:del>
      <w:del w:id="1009" w:author="Khắc phục tồn tại, trình ban hành 10/10 (Claude)" w:date="2026-10-10T14:56:19Z">
        <w:r>
          <w:rPr>
            <w:sz w:val="28"/>
          </w:rPr>
          <w:delText xml:space="preserve">kiểm tra bằng tài khoản thử không phải người quản lý kho (thử ghi, xóa, đổi tên, tạo liên kết trên máy tính và trên Claude Cowork) và lập biên bản trước khi thí điểm.</w:delText>
        </w:r>
      </w:del>
      <w:ins w:id="1010" w:author="Khắc phục tồn tại, trình ban hành 10/10 (Claude)" w:date="2026-10-10T14:56:19Z">
        <w:r>
          <w:rPr>
            <w:sz w:val="28"/>
          </w:rPr>
          <w:t xml:space="preserve">.</w:t>
        </w:r>
      </w:ins>
    </w:p>
    <w:p w14:paraId="3983EA70" w14:textId="77777777" w:rsidR="00C65584" w:rsidRDefault="00C65584" w:rsidP="00C65584">
      <w:pPr>
        <w:spacing w:before="120" w:after="120"/>
        <w:ind w:firstLine="720"/>
        <w:jc w:val="both"/>
        <w:rPr>
          <w:sz w:val="28"/>
        </w:rPr>
      </w:pPr>
      <w:r>
        <w:rPr>
          <w:sz w:val="28"/>
        </w:rPr>
        <w:t>c) Hướng dẫn, hỗ trợ các đơn vị, cá nhân cài đặt, sử dụng và xử lý lỗi khi sử dụng Bộ công cụ.</w:t>
      </w:r>
    </w:p>
    <w:p w14:paraId="14C5A44E" w14:textId="77777777" w:rsidR="00C65584" w:rsidRDefault="00C65584" w:rsidP="00C65584">
      <w:pPr>
        <w:spacing w:before="120" w:after="120"/>
        <w:ind w:firstLine="720"/>
        <w:jc w:val="both"/>
        <w:rPr>
          <w:sz w:val="28"/>
        </w:rPr>
      </w:pPr>
      <w:r>
        <w:rPr>
          <w:sz w:val="28"/>
        </w:rPr>
        <w:t xml:space="preserve">d) </w:t>
      </w:r>
      <w:del w:id="1011" w:author="Khắc phục tồn tại, trình ban hành 10/10 (Claude)" w:date="2026-10-10T14:56:19Z">
        <w:r>
          <w:rPr>
            <w:sz w:val="28"/>
          </w:rPr>
          <w:delText xml:space="preserve">Tổ chức thí điểm, kiểm thử Bộ công cụ trên 3 nền tảng trước khi áp dụng rộng; lập biên bản nghiệm thu trên từng nền tảng có đại diện Phòng TCCB&amp;CTHSSV và đơn vị thí điểm; sau mỗi kỳ thí điểm, báo cáo Lãnh đạo Trường</w:delText>
        </w:r>
      </w:del>
      <w:ins w:id="1012" w:author="Khắc phục tồn tại, trình ban hành 10/10 (Claude)" w:date="2026-10-10T14:56:19Z">
        <w:r>
          <w:rPr>
            <w:sz w:val="28"/>
          </w:rPr>
          <w:t xml:space="preserve">Theo dõi việc sử dụng Bộ công cụ tại các đơn vị; tiếp nhận vướng mắc, điều chỉnh, cập nhật Bộ công cụ trong quá trình vận hành; định kỳ hằng quý báo cáo Lãnh đạo Trường</w:t>
        </w:r>
      </w:ins>
      <w:r>
        <w:rPr>
          <w:sz w:val="28"/>
        </w:rPr>
        <w:t xml:space="preserve"> số phiên sử dụng, sản phẩm, sự cố, </w:t>
      </w:r>
      <w:r>
        <w:rPr>
          <w:sz w:val="28"/>
        </w:rPr>
        <w:t xml:space="preserve">tỷ lệ Bộ công cụ chọn đúng kỹ năng, lưu lượng sử dụng, thời gian và chất lượng sản phẩm so với cách làm trước (ghi rõ phiên bản, mô hình AI đã dùng); </w:t>
      </w:r>
      <w:del w:id="1013" w:author="Khắc phục tồn tại, trình ban hành 10/10 (Claude)" w:date="2026-10-10T14:56:19Z">
        <w:r>
          <w:rPr>
            <w:sz w:val="28"/>
          </w:rPr>
          <w:delText xml:space="preserve">trong giai đoạn thí điểm không bổ sung, thay đổi chức năng của Bộ công cụ, trừ sửa lỗi làm sai lệch số liệu, lộ, lọt dữ liệu hoặc ghi đè dữ liệu gốc;</w:delText>
        </w:r>
      </w:del>
      <w:ins w:id="1014" w:author="Khắc phục tồn tại, trình ban hành 10/10 (Claude)" w:date="2026-10-10T14:56:19Z">
        <w:r>
          <w:rPr>
            <w:sz w:val="28"/>
          </w:rPr>
          <w:t xml:space="preserve">mỗi lần cập nhật chức năng phải kiểm thử lại, ghi nhật ký thay đổi và thông báo phiên bản đến các đơn vị;</w:t>
        </w:r>
      </w:ins>
      <w:r>
        <w:rPr>
          <w:sz w:val="28"/>
        </w:rPr>
        <w:t xml:space="preserve"> lưu giữ phiên bản liền trước để khôi phục khi cần; tạm dừng phân phối phiên bản khi phát hiện lỗi làm sai lệch số liệu, lộ, lọt dữ liệu hoặc ghi đè dữ liệu gốc và báo cáo Lãnh đạo Trường.</w:t>
      </w:r>
    </w:p>
    <w:p w14:paraId="7D3D0119" w14:textId="77777777" w:rsidR="00C65584" w:rsidRDefault="00C65584" w:rsidP="00C65584">
      <w:pPr>
        <w:keepNext/>
        <w:spacing w:before="120" w:after="120"/>
        <w:ind w:firstLine="720"/>
        <w:jc w:val="both"/>
        <w:rPr>
          <w:sz w:val="28"/>
        </w:rPr>
      </w:pPr>
      <w:r>
        <w:rPr>
          <w:b/>
          <w:sz w:val="28"/>
        </w:rPr>
        <w:t>2. Phòng QLKHCN&amp;HTPT</w:t>
      </w:r>
    </w:p>
    <w:p w14:paraId="28602833" w14:textId="0E44AD49" w:rsidR="00C65584" w:rsidRDefault="00C65584" w:rsidP="00C65584">
      <w:pPr>
        <w:widowControl w:val="0"/>
        <w:spacing w:before="120" w:after="120"/>
        <w:ind w:firstLine="720"/>
        <w:jc w:val="both"/>
        <w:rPr>
          <w:sz w:val="28"/>
          <w:szCs w:val="28"/>
        </w:rPr>
      </w:pPr>
      <w:r>
        <w:rPr>
          <w:sz w:val="28"/>
          <w:szCs w:val="28"/>
        </w:rPr>
        <w:t xml:space="preserve">Quản trị Hệ thống Claude AI Team của Trường; nạp, cập nhật, đặt chế độ phân phối Bộ công cụ ở cấp tổ chức theo Thông báo số 1056/TB-CĐKT; chỉ nạp tệp đã đối chiếu mã SHA-256</w:t>
      </w:r>
      <w:del w:id="1015" w:author="Khắc phục tồn tại, trình ban hành 10/10 (Claude)" w:date="2026-10-10T14:56:19Z">
        <w:r>
          <w:rPr>
            <w:sz w:val="28"/>
            <w:szCs w:val="28"/>
          </w:rPr>
          <w:delText xml:space="preserve">; trước khi thí điểm, kiểm kê các phiên bản plugin, kỹ năng KTC đang có ở cấp tổ chức, chuyển các phiên bản cũ sang chế độ “Not available” và lập biên bản kiểm kê.</w:delText>
        </w:r>
      </w:del>
      <w:ins w:id="1016" w:author="Khắc phục tồn tại, trình ban hành 10/10 (Claude)" w:date="2026-10-10T14:56:19Z">
        <w:r>
          <w:rPr>
            <w:sz w:val="28"/>
            <w:szCs w:val="28"/>
          </w:rPr>
          <w:t xml:space="preserve">; khi nạp phiên bản mới, chuyển phiên bản cũ sang chế độ “Not available”.</w:t>
        </w:r>
      </w:ins>
    </w:p>
    <w:p w14:paraId="0BF2F9C8" w14:textId="77777777" w:rsidR="00C65584" w:rsidRDefault="00C65584" w:rsidP="00C65584">
      <w:pPr>
        <w:keepNext/>
        <w:spacing w:before="120" w:after="120"/>
        <w:ind w:firstLine="720"/>
        <w:jc w:val="both"/>
        <w:rPr>
          <w:sz w:val="28"/>
        </w:rPr>
      </w:pPr>
      <w:r>
        <w:rPr>
          <w:b/>
          <w:sz w:val="28"/>
        </w:rPr>
        <w:t>3. Phòng TCCB&amp;CTHSSV</w:t>
      </w:r>
    </w:p>
    <w:p w14:paraId="03652B8D" w14:textId="7BB889E1" w:rsidR="00C65584" w:rsidRDefault="00C65584" w:rsidP="00C65584">
      <w:pPr>
        <w:widowControl w:val="0"/>
        <w:spacing w:before="120" w:after="120"/>
        <w:ind w:firstLine="720"/>
        <w:jc w:val="both"/>
        <w:rPr>
          <w:sz w:val="28"/>
          <w:szCs w:val="28"/>
        </w:rPr>
      </w:pPr>
      <w:r>
        <w:rPr>
          <w:sz w:val="28"/>
          <w:szCs w:val="28"/>
        </w:rPr>
        <w:t xml:space="preserve">Hướng dẫn, giải đáp các nội dung đánh giá, xếp loại theo Quyết định số 1923/QĐ-CĐKT làm cơ sở cập nhật chức năng KPI cá nhân của Bộ công cụ</w:t>
      </w:r>
      <w:del w:id="1017" w:author="Khắc phục tồn tại, trình ban hành 10/10 (Claude)" w:date="2026-10-10T14:56:19Z">
        <w:r>
          <w:rPr>
            <w:sz w:val="28"/>
            <w:szCs w:val="28"/>
          </w:rPr>
          <w:delText xml:space="preserve">; cử đại diện tham gia kiểm thử nghiệm thu chức năng KPI cá nhân.</w:delText>
        </w:r>
      </w:del>
      <w:ins w:id="1018" w:author="Khắc phục tồn tại, trình ban hành 10/10 (Claude)" w:date="2026-10-10T14:56:19Z">
        <w:r>
          <w:rPr>
            <w:sz w:val="28"/>
            <w:szCs w:val="28"/>
          </w:rPr>
          <w:t xml:space="preserve">.</w:t>
        </w:r>
      </w:ins>
    </w:p>
    <w:p w14:paraId="5B44750C" w14:textId="77777777" w:rsidR="00C65584" w:rsidRDefault="00C65584" w:rsidP="00C65584">
      <w:pPr>
        <w:keepNext/>
        <w:spacing w:before="120" w:after="120"/>
        <w:ind w:firstLine="720"/>
        <w:jc w:val="both"/>
        <w:rPr>
          <w:sz w:val="28"/>
        </w:rPr>
      </w:pPr>
      <w:r>
        <w:rPr>
          <w:b/>
          <w:sz w:val="28"/>
        </w:rPr>
        <w:t>4. Các đơn vị, cá nhân thuộc Trường</w:t>
      </w:r>
    </w:p>
    <w:p w14:paraId="6C4B295E" w14:textId="77777777" w:rsidR="00C65584" w:rsidRDefault="00C65584" w:rsidP="00C65584">
      <w:pPr>
        <w:spacing w:before="120" w:after="120"/>
        <w:ind w:firstLine="720"/>
        <w:jc w:val="both"/>
        <w:rPr>
          <w:sz w:val="28"/>
        </w:rPr>
      </w:pPr>
      <w:r>
        <w:rPr>
          <w:sz w:val="28"/>
        </w:rPr>
        <w:t>a) Phổ biến, quán triệt đến viên chức, người lao động thuộc đơn vị và tổ chức thực hiện Thông báo này.</w:t>
      </w:r>
    </w:p>
    <w:p w14:paraId="1A7EFD74" w14:textId="77777777" w:rsidR="00C65584" w:rsidRDefault="00C65584" w:rsidP="00C65584">
      <w:pPr>
        <w:spacing w:before="120" w:after="120"/>
        <w:ind w:firstLine="720"/>
        <w:jc w:val="both"/>
        <w:rPr>
          <w:sz w:val="28"/>
        </w:rPr>
      </w:pPr>
      <w:r>
        <w:rPr>
          <w:sz w:val="28"/>
        </w:rPr>
        <w:t>b) Sử dụng Bộ công cụ khi xây dựng kế hoạch, báo cáo công tác định kỳ; phản ánh khó khăn, vướng mắc, đề xuất cải tiến về Phòng TH-HC&amp;QT.</w:t>
      </w:r>
    </w:p>
    <w:p w14:paraId="163E49AE" w14:textId="77777777" w:rsidR="00C65584" w:rsidRDefault="00C65584" w:rsidP="00C65584">
      <w:pPr>
        <w:keepNext/>
        <w:widowControl w:val="0"/>
        <w:spacing w:before="120" w:after="240"/>
        <w:ind w:firstLine="720"/>
        <w:jc w:val="both"/>
        <w:rPr>
          <w:iCs/>
          <w:sz w:val="28"/>
          <w:szCs w:val="28"/>
          <w:lang w:val="sv-SE"/>
        </w:rPr>
      </w:pPr>
      <w:r>
        <w:rPr>
          <w:iCs/>
          <w:sz w:val="28"/>
          <w:szCs w:val="28"/>
          <w:lang w:val="sv-SE"/>
        </w:rPr>
        <w:t>Thông báo này có hiệu lực kể từ ngày ký. Trong quá trình thực hiện, nếu có vướng mắc, các đơn vị phản ánh về Lãnh đạo Trường (thông qua Phòng TH-HC&amp;QT) để được xử lý./.</w:t>
      </w:r>
    </w:p>
    <w:tbl>
      <w:tblPr>
        <w:tblW w:w="9072" w:type="dxa"/>
        <w:jc w:val="center"/>
        <w:tblLayout w:type="fixed"/>
        <w:tblLook w:val="04A0" w:firstRow="1" w:lastRow="0" w:firstColumn="1" w:lastColumn="0" w:noHBand="0" w:noVBand="1"/>
      </w:tblPr>
      <w:tblGrid>
        <w:gridCol w:w="4111"/>
        <w:gridCol w:w="4961"/>
      </w:tblGrid>
      <w:tr w:rsidR="00C65584" w14:paraId="09A0EFE9" w14:textId="77777777" w:rsidTr="0089728B">
        <w:trPr>
          <w:cantSplit/>
          <w:trHeight w:val="797"/>
          <w:jc w:val="center"/>
        </w:trPr>
        <w:tc>
          <w:tcPr>
            <w:tcW w:w="4111" w:type="dxa"/>
          </w:tcPr>
          <w:p w14:paraId="6E9D46F7" w14:textId="77777777" w:rsidR="00C65584" w:rsidRDefault="00C65584" w:rsidP="0089728B">
            <w:pPr>
              <w:keepNext/>
              <w:widowControl w:val="0"/>
              <w:jc w:val="both"/>
              <w:rPr>
                <w:bCs/>
                <w:lang w:val="nb-NO"/>
              </w:rPr>
            </w:pPr>
            <w:r>
              <w:rPr>
                <w:b/>
                <w:bCs/>
                <w:i/>
                <w:iCs/>
                <w:lang w:val="nb-NO"/>
              </w:rPr>
              <w:t>Nơi nhận:</w:t>
            </w:r>
          </w:p>
          <w:p w14:paraId="22B858C2" w14:textId="77777777" w:rsidR="00C65584" w:rsidRDefault="00C65584" w:rsidP="0089728B">
            <w:pPr>
              <w:keepNext/>
              <w:widowControl w:val="0"/>
              <w:jc w:val="both"/>
              <w:rPr>
                <w:sz w:val="22"/>
                <w:szCs w:val="22"/>
                <w:lang w:val="vi-VN"/>
              </w:rPr>
            </w:pPr>
            <w:r>
              <w:rPr>
                <w:sz w:val="22"/>
                <w:szCs w:val="22"/>
                <w:lang w:val="vi-VN"/>
              </w:rPr>
              <w:t xml:space="preserve">- </w:t>
            </w:r>
            <w:r>
              <w:rPr>
                <w:color w:val="000000"/>
                <w:sz w:val="22"/>
                <w:szCs w:val="22"/>
                <w:lang w:val="vi-VN"/>
              </w:rPr>
              <w:t>Đảng ủy</w:t>
            </w:r>
            <w:r>
              <w:rPr>
                <w:sz w:val="22"/>
                <w:szCs w:val="22"/>
                <w:lang w:val="vi-VN"/>
              </w:rPr>
              <w:t xml:space="preserve"> Trường;</w:t>
            </w:r>
          </w:p>
          <w:p w14:paraId="1531DB07" w14:textId="77777777" w:rsidR="00C65584" w:rsidRDefault="00C65584" w:rsidP="0089728B">
            <w:pPr>
              <w:keepNext/>
              <w:widowControl w:val="0"/>
              <w:jc w:val="both"/>
              <w:rPr>
                <w:sz w:val="22"/>
                <w:szCs w:val="22"/>
                <w:lang w:val="vi-VN"/>
              </w:rPr>
            </w:pPr>
            <w:r>
              <w:rPr>
                <w:sz w:val="22"/>
                <w:szCs w:val="22"/>
                <w:lang w:val="vi-VN"/>
              </w:rPr>
              <w:t xml:space="preserve">- </w:t>
            </w:r>
            <w:r>
              <w:rPr>
                <w:sz w:val="22"/>
                <w:szCs w:val="22"/>
                <w:lang w:val="sv-SE"/>
              </w:rPr>
              <w:t>Lãnh đạo Trường</w:t>
            </w:r>
            <w:r>
              <w:rPr>
                <w:sz w:val="22"/>
                <w:szCs w:val="22"/>
                <w:lang w:val="vi-VN"/>
              </w:rPr>
              <w:t>;</w:t>
            </w:r>
          </w:p>
          <w:p w14:paraId="34AC5923" w14:textId="77777777" w:rsidR="00C65584" w:rsidRDefault="00C65584" w:rsidP="0089728B">
            <w:pPr>
              <w:keepNext/>
              <w:widowControl w:val="0"/>
              <w:jc w:val="both"/>
              <w:rPr>
                <w:sz w:val="22"/>
                <w:szCs w:val="22"/>
                <w:lang w:val="vi-VN"/>
              </w:rPr>
            </w:pPr>
            <w:r>
              <w:rPr>
                <w:sz w:val="22"/>
                <w:szCs w:val="22"/>
                <w:lang w:val="vi-VN"/>
              </w:rPr>
              <w:t>- Công đoàn Trường;</w:t>
            </w:r>
          </w:p>
          <w:p w14:paraId="52E45307" w14:textId="13E78747" w:rsidR="00C65584" w:rsidRDefault="00C65584" w:rsidP="0089728B">
            <w:pPr>
              <w:keepNext/>
              <w:widowControl w:val="0"/>
              <w:jc w:val="both"/>
              <w:rPr>
                <w:sz w:val="22"/>
                <w:szCs w:val="22"/>
                <w:lang w:val="vi-VN"/>
              </w:rPr>
            </w:pPr>
            <w:r>
              <w:rPr>
                <w:sz w:val="22"/>
                <w:szCs w:val="22"/>
                <w:lang w:val="vi-VN"/>
              </w:rPr>
              <w:t>- Đoàn Trường;</w:t>
            </w:r>
          </w:p>
          <w:p w14:paraId="14CDF9D3" w14:textId="77777777" w:rsidR="00C65584" w:rsidRDefault="00C65584" w:rsidP="0089728B">
            <w:pPr>
              <w:keepNext/>
              <w:widowControl w:val="0"/>
              <w:jc w:val="both"/>
              <w:rPr>
                <w:sz w:val="22"/>
                <w:szCs w:val="22"/>
                <w:lang w:val="vi-VN"/>
              </w:rPr>
            </w:pPr>
            <w:r>
              <w:rPr>
                <w:sz w:val="22"/>
                <w:szCs w:val="22"/>
                <w:lang w:val="vi-VN"/>
              </w:rPr>
              <w:t>- Hội Sinh viên Trường;</w:t>
            </w:r>
          </w:p>
          <w:p w14:paraId="1C52200B" w14:textId="77777777" w:rsidR="00C65584" w:rsidRDefault="00C65584" w:rsidP="0089728B">
            <w:pPr>
              <w:keepNext/>
              <w:widowControl w:val="0"/>
              <w:jc w:val="both"/>
              <w:rPr>
                <w:sz w:val="22"/>
                <w:szCs w:val="22"/>
                <w:lang w:val="vi-VN"/>
              </w:rPr>
            </w:pPr>
            <w:r>
              <w:rPr>
                <w:sz w:val="22"/>
                <w:szCs w:val="22"/>
                <w:lang w:val="vi-VN"/>
              </w:rPr>
              <w:t>- Các đơn vị thuộc Trường;</w:t>
            </w:r>
          </w:p>
          <w:p w14:paraId="15A3FA13" w14:textId="77777777" w:rsidR="00C65584" w:rsidRDefault="00C65584" w:rsidP="0089728B">
            <w:pPr>
              <w:keepNext/>
              <w:widowControl w:val="0"/>
              <w:jc w:val="both"/>
              <w:rPr>
                <w:bCs/>
                <w:lang w:val="es-ES"/>
              </w:rPr>
            </w:pPr>
            <w:r>
              <w:rPr>
                <w:sz w:val="22"/>
                <w:szCs w:val="22"/>
                <w:lang w:val="vi-VN"/>
              </w:rPr>
              <w:t xml:space="preserve">- Lưu: VT, </w:t>
            </w:r>
            <w:r>
              <w:rPr>
                <w:sz w:val="22"/>
                <w:szCs w:val="22"/>
              </w:rPr>
              <w:t>TH</w:t>
            </w:r>
            <w:r>
              <w:rPr>
                <w:sz w:val="22"/>
                <w:szCs w:val="22"/>
                <w:lang w:val="vi-VN"/>
              </w:rPr>
              <w:t>HCQT.</w:t>
            </w:r>
          </w:p>
        </w:tc>
        <w:tc>
          <w:tcPr>
            <w:tcW w:w="4960" w:type="dxa"/>
          </w:tcPr>
          <w:p w14:paraId="4EBD6798" w14:textId="77777777" w:rsidR="00C65584" w:rsidRDefault="00C65584" w:rsidP="0089728B">
            <w:pPr>
              <w:keepNext/>
              <w:widowControl w:val="0"/>
              <w:jc w:val="center"/>
              <w:rPr>
                <w:b/>
                <w:bCs/>
                <w:sz w:val="28"/>
                <w:szCs w:val="28"/>
                <w:lang w:val="es-ES"/>
              </w:rPr>
            </w:pPr>
            <w:r>
              <w:rPr>
                <w:b/>
                <w:bCs/>
                <w:sz w:val="28"/>
                <w:szCs w:val="28"/>
                <w:lang w:val="es-ES"/>
              </w:rPr>
              <w:t>HIỆU TRƯỞNG</w:t>
            </w:r>
          </w:p>
          <w:p w14:paraId="533C1101" w14:textId="77777777" w:rsidR="00C65584" w:rsidRDefault="00C65584" w:rsidP="0089728B">
            <w:pPr>
              <w:keepNext/>
              <w:widowControl w:val="0"/>
              <w:jc w:val="center"/>
              <w:rPr>
                <w:b/>
                <w:bCs/>
                <w:sz w:val="28"/>
                <w:szCs w:val="28"/>
                <w:lang w:val="es-ES"/>
              </w:rPr>
            </w:pPr>
          </w:p>
          <w:p w14:paraId="42652496" w14:textId="77777777" w:rsidR="00C65584" w:rsidRDefault="00C65584" w:rsidP="0089728B">
            <w:pPr>
              <w:keepNext/>
              <w:widowControl w:val="0"/>
              <w:jc w:val="center"/>
              <w:rPr>
                <w:b/>
                <w:bCs/>
                <w:sz w:val="28"/>
                <w:szCs w:val="28"/>
                <w:lang w:val="es-ES"/>
              </w:rPr>
            </w:pPr>
          </w:p>
          <w:p w14:paraId="3D39646F" w14:textId="77777777" w:rsidR="00C65584" w:rsidRDefault="00C65584" w:rsidP="0089728B">
            <w:pPr>
              <w:keepNext/>
              <w:widowControl w:val="0"/>
              <w:jc w:val="center"/>
              <w:rPr>
                <w:b/>
                <w:bCs/>
                <w:sz w:val="28"/>
                <w:szCs w:val="28"/>
                <w:lang w:val="es-ES"/>
              </w:rPr>
            </w:pPr>
          </w:p>
          <w:p w14:paraId="5DCEDD46" w14:textId="77777777" w:rsidR="00C65584" w:rsidRDefault="00C65584" w:rsidP="0089728B">
            <w:pPr>
              <w:keepNext/>
              <w:widowControl w:val="0"/>
              <w:jc w:val="center"/>
              <w:rPr>
                <w:b/>
                <w:bCs/>
                <w:sz w:val="28"/>
                <w:szCs w:val="28"/>
                <w:lang w:val="es-ES"/>
              </w:rPr>
            </w:pPr>
          </w:p>
          <w:p w14:paraId="640BB64C" w14:textId="77777777" w:rsidR="00C65584" w:rsidRDefault="00C65584" w:rsidP="0089728B">
            <w:pPr>
              <w:keepNext/>
              <w:widowControl w:val="0"/>
              <w:jc w:val="center"/>
              <w:rPr>
                <w:b/>
                <w:bCs/>
                <w:sz w:val="28"/>
                <w:szCs w:val="28"/>
                <w:lang w:val="es-ES"/>
              </w:rPr>
            </w:pPr>
          </w:p>
          <w:p w14:paraId="305D62B8" w14:textId="77777777" w:rsidR="00C65584" w:rsidRDefault="00C65584" w:rsidP="0089728B">
            <w:pPr>
              <w:keepNext/>
              <w:widowControl w:val="0"/>
              <w:jc w:val="center"/>
              <w:rPr>
                <w:b/>
                <w:bCs/>
                <w:sz w:val="28"/>
                <w:szCs w:val="28"/>
                <w:lang w:val="es-ES"/>
              </w:rPr>
            </w:pPr>
          </w:p>
        </w:tc>
      </w:tr>
      <w:tr w:rsidR="00C65584" w14:paraId="1F28D774" w14:textId="77777777" w:rsidTr="0089728B">
        <w:trPr>
          <w:cantSplit/>
          <w:trHeight w:val="142"/>
          <w:jc w:val="center"/>
        </w:trPr>
        <w:tc>
          <w:tcPr>
            <w:tcW w:w="4111" w:type="dxa"/>
          </w:tcPr>
          <w:p w14:paraId="7E20608F" w14:textId="77777777" w:rsidR="00C65584" w:rsidRDefault="00C65584" w:rsidP="0089728B">
            <w:pPr>
              <w:widowControl w:val="0"/>
              <w:spacing w:line="276" w:lineRule="auto"/>
              <w:jc w:val="both"/>
              <w:rPr>
                <w:b/>
                <w:bCs/>
                <w:i/>
                <w:iCs/>
                <w:lang w:val="nb-NO"/>
              </w:rPr>
            </w:pPr>
          </w:p>
        </w:tc>
        <w:tc>
          <w:tcPr>
            <w:tcW w:w="4960" w:type="dxa"/>
          </w:tcPr>
          <w:p w14:paraId="3B254084" w14:textId="77777777" w:rsidR="00C65584" w:rsidRDefault="00C65584" w:rsidP="0089728B">
            <w:pPr>
              <w:widowControl w:val="0"/>
              <w:jc w:val="center"/>
              <w:rPr>
                <w:b/>
                <w:bCs/>
                <w:sz w:val="28"/>
                <w:szCs w:val="28"/>
                <w:lang w:val="es-ES"/>
              </w:rPr>
            </w:pPr>
            <w:r>
              <w:rPr>
                <w:b/>
                <w:bCs/>
                <w:sz w:val="28"/>
                <w:szCs w:val="28"/>
                <w:lang w:val="es-ES"/>
              </w:rPr>
              <w:t>Lê Trí Khải</w:t>
            </w:r>
          </w:p>
        </w:tc>
      </w:tr>
    </w:tbl>
    <w:p w14:paraId="7CDE4C43" w14:textId="77777777" w:rsidR="00C65584" w:rsidRDefault="00C65584" w:rsidP="00C65584">
      <w:pPr>
        <w:widowControl w:val="0"/>
        <w:spacing w:before="120" w:after="120"/>
        <w:jc w:val="both"/>
      </w:pPr>
    </w:p>
    <w:p w14:paraId="6DBFAD09" w14:textId="1EE132EF" w:rsidR="008838E3" w:rsidRPr="00E96F5C" w:rsidRDefault="008838E3" w:rsidP="00E96F5C">
      <w:pPr>
        <w:widowControl w:val="0"/>
        <w:spacing w:before="120" w:after="120"/>
        <w:jc w:val="both"/>
      </w:pPr>
    </w:p>
    <w:sectPr w:rsidR="008838E3" w:rsidRPr="00E96F5C" w:rsidSect="00E96F5C">
      <w:headerReference w:type="default" r:id="rId8"/>
      <w:footerReference w:type="even" r:id="rId9"/>
      <w:headerReference w:type="first" r:id="rId10"/>
      <w:pgSz w:w="11907" w:h="16840" w:code="9"/>
      <w:pgMar w:top="1134" w:right="1134" w:bottom="1134" w:left="1701" w:header="720" w:footer="720" w:gutter="0"/>
      <w:pgNumType w:start="1" w:chapStyle="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5F68C9" w14:textId="77777777" w:rsidR="000D439F" w:rsidRDefault="000D439F">
      <w:r>
        <w:separator/>
      </w:r>
    </w:p>
  </w:endnote>
  <w:endnote w:type="continuationSeparator" w:id="0">
    <w:p w14:paraId="3783AFFD" w14:textId="77777777" w:rsidR="000D439F" w:rsidRDefault="000D43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42720" w14:textId="77777777" w:rsidR="00974976" w:rsidRDefault="00974976"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0DE153" w14:textId="77777777" w:rsidR="00974976" w:rsidRDefault="009749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E4EF71" w14:textId="77777777" w:rsidR="000D439F" w:rsidRDefault="000D439F">
      <w:r>
        <w:separator/>
      </w:r>
    </w:p>
  </w:footnote>
  <w:footnote w:type="continuationSeparator" w:id="0">
    <w:p w14:paraId="3C4CCD2A" w14:textId="77777777" w:rsidR="000D439F" w:rsidRDefault="000D43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3905417"/>
      <w:docPartObj>
        <w:docPartGallery w:val="Page Numbers (Top of Page)"/>
        <w:docPartUnique/>
      </w:docPartObj>
    </w:sdtPr>
    <w:sdtEndPr>
      <w:rPr>
        <w:noProof/>
        <w:sz w:val="28"/>
        <w:szCs w:val="28"/>
      </w:rPr>
    </w:sdtEndPr>
    <w:sdtContent>
      <w:p w14:paraId="35E8E3C2" w14:textId="607B358F" w:rsidR="004A4B91" w:rsidRPr="0003508F" w:rsidRDefault="0003508F"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19F91" w14:textId="77777777" w:rsidR="00AA6F23" w:rsidRDefault="00AA6F23" w:rsidP="00AA6F23">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7211"/>
    <w:multiLevelType w:val="hybridMultilevel"/>
    <w:tmpl w:val="563E0B9E"/>
    <w:lvl w:ilvl="0" w:tplc="C9EAB5C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CB7456"/>
    <w:multiLevelType w:val="multilevel"/>
    <w:tmpl w:val="B0AE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A3F4B"/>
    <w:multiLevelType w:val="multilevel"/>
    <w:tmpl w:val="B1C4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7E11BB"/>
    <w:multiLevelType w:val="multilevel"/>
    <w:tmpl w:val="CE1C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F0BE2"/>
    <w:multiLevelType w:val="multilevel"/>
    <w:tmpl w:val="3CAC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155D5"/>
    <w:multiLevelType w:val="hybridMultilevel"/>
    <w:tmpl w:val="3384C48A"/>
    <w:lvl w:ilvl="0" w:tplc="600060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8528BE"/>
    <w:multiLevelType w:val="hybridMultilevel"/>
    <w:tmpl w:val="F03CE2C6"/>
    <w:lvl w:ilvl="0" w:tplc="72A2265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571B88"/>
    <w:multiLevelType w:val="hybridMultilevel"/>
    <w:tmpl w:val="9A4009A6"/>
    <w:lvl w:ilvl="0" w:tplc="F9BEADF8">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3597812"/>
    <w:multiLevelType w:val="multilevel"/>
    <w:tmpl w:val="4A5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E1981"/>
    <w:multiLevelType w:val="hybridMultilevel"/>
    <w:tmpl w:val="C666D156"/>
    <w:lvl w:ilvl="0" w:tplc="158AD06E">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0" w15:restartNumberingAfterBreak="0">
    <w:nsid w:val="15C274AC"/>
    <w:multiLevelType w:val="multilevel"/>
    <w:tmpl w:val="714C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C7D31"/>
    <w:multiLevelType w:val="multilevel"/>
    <w:tmpl w:val="35F8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B697C"/>
    <w:multiLevelType w:val="hybridMultilevel"/>
    <w:tmpl w:val="C3B0E4F6"/>
    <w:lvl w:ilvl="0" w:tplc="CB9A70D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1CDD7DC2"/>
    <w:multiLevelType w:val="multilevel"/>
    <w:tmpl w:val="A11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95A67"/>
    <w:multiLevelType w:val="hybridMultilevel"/>
    <w:tmpl w:val="FB64B05E"/>
    <w:lvl w:ilvl="0" w:tplc="2DBCD2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1B7AD7"/>
    <w:multiLevelType w:val="hybridMultilevel"/>
    <w:tmpl w:val="BC9097E0"/>
    <w:lvl w:ilvl="0" w:tplc="A70E786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27F1369"/>
    <w:multiLevelType w:val="multilevel"/>
    <w:tmpl w:val="CD36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6566B"/>
    <w:multiLevelType w:val="multilevel"/>
    <w:tmpl w:val="1E3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F64C8"/>
    <w:multiLevelType w:val="multilevel"/>
    <w:tmpl w:val="139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A08F5"/>
    <w:multiLevelType w:val="multilevel"/>
    <w:tmpl w:val="B3AA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067EA"/>
    <w:multiLevelType w:val="multilevel"/>
    <w:tmpl w:val="756C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9372A"/>
    <w:multiLevelType w:val="hybridMultilevel"/>
    <w:tmpl w:val="4D2AA400"/>
    <w:lvl w:ilvl="0" w:tplc="0C0458E8">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327B43AC"/>
    <w:multiLevelType w:val="hybridMultilevel"/>
    <w:tmpl w:val="ADF66660"/>
    <w:lvl w:ilvl="0" w:tplc="D28834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8D3C4D"/>
    <w:multiLevelType w:val="hybridMultilevel"/>
    <w:tmpl w:val="BA34FA6C"/>
    <w:lvl w:ilvl="0" w:tplc="3D9626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510814"/>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DC33BC"/>
    <w:multiLevelType w:val="multilevel"/>
    <w:tmpl w:val="F84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D56DA"/>
    <w:multiLevelType w:val="multilevel"/>
    <w:tmpl w:val="7C1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5E3D09"/>
    <w:multiLevelType w:val="hybridMultilevel"/>
    <w:tmpl w:val="7B98E4EA"/>
    <w:lvl w:ilvl="0" w:tplc="688C32C8">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8" w15:restartNumberingAfterBreak="0">
    <w:nsid w:val="4455385D"/>
    <w:multiLevelType w:val="hybridMultilevel"/>
    <w:tmpl w:val="556CA122"/>
    <w:lvl w:ilvl="0" w:tplc="67D010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75F5403"/>
    <w:multiLevelType w:val="multilevel"/>
    <w:tmpl w:val="6246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371FB6"/>
    <w:multiLevelType w:val="hybridMultilevel"/>
    <w:tmpl w:val="7248AF16"/>
    <w:lvl w:ilvl="0" w:tplc="DB8E710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0729BB"/>
    <w:multiLevelType w:val="hybridMultilevel"/>
    <w:tmpl w:val="621C5E6E"/>
    <w:lvl w:ilvl="0" w:tplc="351E38E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4B1408B8"/>
    <w:multiLevelType w:val="hybridMultilevel"/>
    <w:tmpl w:val="9CDC18DA"/>
    <w:lvl w:ilvl="0" w:tplc="7832AF18">
      <w:start w:val="1"/>
      <w:numFmt w:val="decimal"/>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33" w15:restartNumberingAfterBreak="0">
    <w:nsid w:val="4B20561F"/>
    <w:multiLevelType w:val="multilevel"/>
    <w:tmpl w:val="3EB6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132CFE"/>
    <w:multiLevelType w:val="multilevel"/>
    <w:tmpl w:val="AC7A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8C61B5"/>
    <w:multiLevelType w:val="hybridMultilevel"/>
    <w:tmpl w:val="C18E0008"/>
    <w:lvl w:ilvl="0" w:tplc="785AAFA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58C0070F"/>
    <w:multiLevelType w:val="multilevel"/>
    <w:tmpl w:val="08C84F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59641A36"/>
    <w:multiLevelType w:val="hybridMultilevel"/>
    <w:tmpl w:val="050A89A0"/>
    <w:lvl w:ilvl="0" w:tplc="F70ADBC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59FA2225"/>
    <w:multiLevelType w:val="multilevel"/>
    <w:tmpl w:val="2BEA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A978A5"/>
    <w:multiLevelType w:val="multilevel"/>
    <w:tmpl w:val="66DC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653C18"/>
    <w:multiLevelType w:val="hybridMultilevel"/>
    <w:tmpl w:val="D6C008E8"/>
    <w:lvl w:ilvl="0" w:tplc="56649C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EA3E7E"/>
    <w:multiLevelType w:val="multilevel"/>
    <w:tmpl w:val="48D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31169D"/>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9B07C7"/>
    <w:multiLevelType w:val="multilevel"/>
    <w:tmpl w:val="20FA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5D5E4F"/>
    <w:multiLevelType w:val="multilevel"/>
    <w:tmpl w:val="6CCC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0D053F"/>
    <w:multiLevelType w:val="multilevel"/>
    <w:tmpl w:val="BD7A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1C0867"/>
    <w:multiLevelType w:val="multilevel"/>
    <w:tmpl w:val="32F8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A7217"/>
    <w:multiLevelType w:val="multilevel"/>
    <w:tmpl w:val="728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622223">
    <w:abstractNumId w:val="21"/>
  </w:num>
  <w:num w:numId="2" w16cid:durableId="1449856651">
    <w:abstractNumId w:val="37"/>
  </w:num>
  <w:num w:numId="3" w16cid:durableId="551382792">
    <w:abstractNumId w:val="31"/>
  </w:num>
  <w:num w:numId="4" w16cid:durableId="893350040">
    <w:abstractNumId w:val="7"/>
  </w:num>
  <w:num w:numId="5" w16cid:durableId="1494103687">
    <w:abstractNumId w:val="35"/>
  </w:num>
  <w:num w:numId="6" w16cid:durableId="1476870382">
    <w:abstractNumId w:val="12"/>
  </w:num>
  <w:num w:numId="7" w16cid:durableId="218244973">
    <w:abstractNumId w:val="22"/>
  </w:num>
  <w:num w:numId="8" w16cid:durableId="46877273">
    <w:abstractNumId w:val="40"/>
  </w:num>
  <w:num w:numId="9" w16cid:durableId="877277437">
    <w:abstractNumId w:val="5"/>
  </w:num>
  <w:num w:numId="10" w16cid:durableId="93208432">
    <w:abstractNumId w:val="23"/>
  </w:num>
  <w:num w:numId="11" w16cid:durableId="495457851">
    <w:abstractNumId w:val="27"/>
  </w:num>
  <w:num w:numId="12" w16cid:durableId="788166356">
    <w:abstractNumId w:val="9"/>
  </w:num>
  <w:num w:numId="13" w16cid:durableId="1057246271">
    <w:abstractNumId w:val="32"/>
  </w:num>
  <w:num w:numId="14" w16cid:durableId="441926042">
    <w:abstractNumId w:val="3"/>
  </w:num>
  <w:num w:numId="15" w16cid:durableId="617176184">
    <w:abstractNumId w:val="29"/>
  </w:num>
  <w:num w:numId="16" w16cid:durableId="1026099142">
    <w:abstractNumId w:val="47"/>
  </w:num>
  <w:num w:numId="17" w16cid:durableId="532884217">
    <w:abstractNumId w:val="16"/>
  </w:num>
  <w:num w:numId="18" w16cid:durableId="1023819263">
    <w:abstractNumId w:val="11"/>
  </w:num>
  <w:num w:numId="19" w16cid:durableId="646672102">
    <w:abstractNumId w:val="4"/>
  </w:num>
  <w:num w:numId="20" w16cid:durableId="708183154">
    <w:abstractNumId w:val="44"/>
  </w:num>
  <w:num w:numId="21" w16cid:durableId="495003457">
    <w:abstractNumId w:val="1"/>
  </w:num>
  <w:num w:numId="22" w16cid:durableId="358049745">
    <w:abstractNumId w:val="25"/>
  </w:num>
  <w:num w:numId="23" w16cid:durableId="325010970">
    <w:abstractNumId w:val="28"/>
  </w:num>
  <w:num w:numId="24" w16cid:durableId="734477496">
    <w:abstractNumId w:val="34"/>
  </w:num>
  <w:num w:numId="25" w16cid:durableId="2030062575">
    <w:abstractNumId w:val="13"/>
  </w:num>
  <w:num w:numId="26" w16cid:durableId="1977955870">
    <w:abstractNumId w:val="41"/>
  </w:num>
  <w:num w:numId="27" w16cid:durableId="429862517">
    <w:abstractNumId w:val="19"/>
  </w:num>
  <w:num w:numId="28" w16cid:durableId="1745445349">
    <w:abstractNumId w:val="26"/>
  </w:num>
  <w:num w:numId="29" w16cid:durableId="853307217">
    <w:abstractNumId w:val="18"/>
  </w:num>
  <w:num w:numId="30" w16cid:durableId="2020428592">
    <w:abstractNumId w:val="17"/>
  </w:num>
  <w:num w:numId="31" w16cid:durableId="22094600">
    <w:abstractNumId w:val="36"/>
  </w:num>
  <w:num w:numId="32" w16cid:durableId="1797403546">
    <w:abstractNumId w:val="14"/>
  </w:num>
  <w:num w:numId="33" w16cid:durableId="98263754">
    <w:abstractNumId w:val="20"/>
  </w:num>
  <w:num w:numId="34" w16cid:durableId="157968759">
    <w:abstractNumId w:val="8"/>
  </w:num>
  <w:num w:numId="35" w16cid:durableId="1996689988">
    <w:abstractNumId w:val="33"/>
  </w:num>
  <w:num w:numId="36" w16cid:durableId="369502672">
    <w:abstractNumId w:val="45"/>
  </w:num>
  <w:num w:numId="37" w16cid:durableId="619410120">
    <w:abstractNumId w:val="38"/>
  </w:num>
  <w:num w:numId="38" w16cid:durableId="1879273066">
    <w:abstractNumId w:val="39"/>
  </w:num>
  <w:num w:numId="39" w16cid:durableId="588005320">
    <w:abstractNumId w:val="6"/>
  </w:num>
  <w:num w:numId="40" w16cid:durableId="562713164">
    <w:abstractNumId w:val="15"/>
  </w:num>
  <w:num w:numId="41" w16cid:durableId="1394429242">
    <w:abstractNumId w:val="0"/>
  </w:num>
  <w:num w:numId="42" w16cid:durableId="113645642">
    <w:abstractNumId w:val="10"/>
  </w:num>
  <w:num w:numId="43" w16cid:durableId="96144484">
    <w:abstractNumId w:val="24"/>
  </w:num>
  <w:num w:numId="44" w16cid:durableId="2145004326">
    <w:abstractNumId w:val="43"/>
  </w:num>
  <w:num w:numId="45" w16cid:durableId="2029940973">
    <w:abstractNumId w:val="2"/>
  </w:num>
  <w:num w:numId="46" w16cid:durableId="1013802047">
    <w:abstractNumId w:val="42"/>
  </w:num>
  <w:num w:numId="47" w16cid:durableId="2133359570">
    <w:abstractNumId w:val="46"/>
  </w:num>
  <w:num w:numId="48" w16cid:durableId="1988614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AA8"/>
    <w:rsid w:val="00002BD2"/>
    <w:rsid w:val="00003B7E"/>
    <w:rsid w:val="00005A02"/>
    <w:rsid w:val="00005F4A"/>
    <w:rsid w:val="000065EB"/>
    <w:rsid w:val="00007C41"/>
    <w:rsid w:val="00007CAB"/>
    <w:rsid w:val="00007D30"/>
    <w:rsid w:val="00011366"/>
    <w:rsid w:val="0001292E"/>
    <w:rsid w:val="00012B24"/>
    <w:rsid w:val="00012E39"/>
    <w:rsid w:val="00012F08"/>
    <w:rsid w:val="00013088"/>
    <w:rsid w:val="000140D7"/>
    <w:rsid w:val="00014730"/>
    <w:rsid w:val="000150B8"/>
    <w:rsid w:val="000150CB"/>
    <w:rsid w:val="000152B7"/>
    <w:rsid w:val="000161B3"/>
    <w:rsid w:val="0001628F"/>
    <w:rsid w:val="000175A6"/>
    <w:rsid w:val="00020DDD"/>
    <w:rsid w:val="0002165A"/>
    <w:rsid w:val="00022A92"/>
    <w:rsid w:val="00022ED2"/>
    <w:rsid w:val="00024E86"/>
    <w:rsid w:val="00025926"/>
    <w:rsid w:val="00025B7F"/>
    <w:rsid w:val="0002663F"/>
    <w:rsid w:val="00027362"/>
    <w:rsid w:val="00027E7D"/>
    <w:rsid w:val="00030374"/>
    <w:rsid w:val="00030402"/>
    <w:rsid w:val="00030436"/>
    <w:rsid w:val="00030AE7"/>
    <w:rsid w:val="00030FFF"/>
    <w:rsid w:val="00031646"/>
    <w:rsid w:val="00031956"/>
    <w:rsid w:val="00031C4D"/>
    <w:rsid w:val="00032A00"/>
    <w:rsid w:val="00032E05"/>
    <w:rsid w:val="00034258"/>
    <w:rsid w:val="0003449C"/>
    <w:rsid w:val="0003508F"/>
    <w:rsid w:val="00035A2C"/>
    <w:rsid w:val="00035E9F"/>
    <w:rsid w:val="00036094"/>
    <w:rsid w:val="000366D0"/>
    <w:rsid w:val="00036F65"/>
    <w:rsid w:val="00037B3A"/>
    <w:rsid w:val="00037F93"/>
    <w:rsid w:val="00037FA4"/>
    <w:rsid w:val="00040C86"/>
    <w:rsid w:val="0004139A"/>
    <w:rsid w:val="000422EA"/>
    <w:rsid w:val="00042C47"/>
    <w:rsid w:val="00043076"/>
    <w:rsid w:val="000437A2"/>
    <w:rsid w:val="00044614"/>
    <w:rsid w:val="00047B92"/>
    <w:rsid w:val="00051619"/>
    <w:rsid w:val="00051D70"/>
    <w:rsid w:val="000520FE"/>
    <w:rsid w:val="000522D1"/>
    <w:rsid w:val="00052537"/>
    <w:rsid w:val="000548DF"/>
    <w:rsid w:val="00055603"/>
    <w:rsid w:val="00055D76"/>
    <w:rsid w:val="000603C3"/>
    <w:rsid w:val="0006069A"/>
    <w:rsid w:val="00060707"/>
    <w:rsid w:val="00062063"/>
    <w:rsid w:val="000620EF"/>
    <w:rsid w:val="00063104"/>
    <w:rsid w:val="00063347"/>
    <w:rsid w:val="00063BCF"/>
    <w:rsid w:val="0006433C"/>
    <w:rsid w:val="00064B12"/>
    <w:rsid w:val="000654FE"/>
    <w:rsid w:val="00066120"/>
    <w:rsid w:val="00066C22"/>
    <w:rsid w:val="0007021A"/>
    <w:rsid w:val="0007060E"/>
    <w:rsid w:val="000707B3"/>
    <w:rsid w:val="00071214"/>
    <w:rsid w:val="00071D32"/>
    <w:rsid w:val="0007220F"/>
    <w:rsid w:val="00072D82"/>
    <w:rsid w:val="00073025"/>
    <w:rsid w:val="000739DD"/>
    <w:rsid w:val="0007402D"/>
    <w:rsid w:val="00074A1E"/>
    <w:rsid w:val="00075374"/>
    <w:rsid w:val="00075870"/>
    <w:rsid w:val="00076300"/>
    <w:rsid w:val="0007631B"/>
    <w:rsid w:val="00076561"/>
    <w:rsid w:val="000766F4"/>
    <w:rsid w:val="00077F0F"/>
    <w:rsid w:val="000809F1"/>
    <w:rsid w:val="00080E3E"/>
    <w:rsid w:val="0008214D"/>
    <w:rsid w:val="00082B2D"/>
    <w:rsid w:val="000832CE"/>
    <w:rsid w:val="00083F08"/>
    <w:rsid w:val="0008567B"/>
    <w:rsid w:val="00085C14"/>
    <w:rsid w:val="00085CE3"/>
    <w:rsid w:val="00090697"/>
    <w:rsid w:val="00091EBF"/>
    <w:rsid w:val="00092E9E"/>
    <w:rsid w:val="0009306F"/>
    <w:rsid w:val="0009325C"/>
    <w:rsid w:val="00093E1A"/>
    <w:rsid w:val="00094F12"/>
    <w:rsid w:val="00097F1A"/>
    <w:rsid w:val="000A046E"/>
    <w:rsid w:val="000A0A95"/>
    <w:rsid w:val="000A0C04"/>
    <w:rsid w:val="000A19FA"/>
    <w:rsid w:val="000A1D94"/>
    <w:rsid w:val="000A31A9"/>
    <w:rsid w:val="000A329D"/>
    <w:rsid w:val="000A3374"/>
    <w:rsid w:val="000A40E3"/>
    <w:rsid w:val="000A4BC0"/>
    <w:rsid w:val="000A575C"/>
    <w:rsid w:val="000A5BDC"/>
    <w:rsid w:val="000A6FFC"/>
    <w:rsid w:val="000A7122"/>
    <w:rsid w:val="000A7253"/>
    <w:rsid w:val="000A738B"/>
    <w:rsid w:val="000A7A77"/>
    <w:rsid w:val="000B2A90"/>
    <w:rsid w:val="000B2D33"/>
    <w:rsid w:val="000B3240"/>
    <w:rsid w:val="000B3702"/>
    <w:rsid w:val="000B39B3"/>
    <w:rsid w:val="000B5706"/>
    <w:rsid w:val="000B6658"/>
    <w:rsid w:val="000B698E"/>
    <w:rsid w:val="000B7662"/>
    <w:rsid w:val="000C3CBA"/>
    <w:rsid w:val="000C4615"/>
    <w:rsid w:val="000C49DE"/>
    <w:rsid w:val="000C4A93"/>
    <w:rsid w:val="000C5CA5"/>
    <w:rsid w:val="000C5EFF"/>
    <w:rsid w:val="000C61E6"/>
    <w:rsid w:val="000C66D0"/>
    <w:rsid w:val="000C6C8C"/>
    <w:rsid w:val="000C77E9"/>
    <w:rsid w:val="000D09CC"/>
    <w:rsid w:val="000D0D34"/>
    <w:rsid w:val="000D2146"/>
    <w:rsid w:val="000D2AB3"/>
    <w:rsid w:val="000D3961"/>
    <w:rsid w:val="000D416B"/>
    <w:rsid w:val="000D439F"/>
    <w:rsid w:val="000D4830"/>
    <w:rsid w:val="000D5611"/>
    <w:rsid w:val="000D684E"/>
    <w:rsid w:val="000D775B"/>
    <w:rsid w:val="000D7DDC"/>
    <w:rsid w:val="000E0712"/>
    <w:rsid w:val="000E0EBD"/>
    <w:rsid w:val="000E10EA"/>
    <w:rsid w:val="000E11B7"/>
    <w:rsid w:val="000E12B9"/>
    <w:rsid w:val="000E2128"/>
    <w:rsid w:val="000E22CD"/>
    <w:rsid w:val="000E2F37"/>
    <w:rsid w:val="000E3662"/>
    <w:rsid w:val="000E5DDF"/>
    <w:rsid w:val="000E6C12"/>
    <w:rsid w:val="000E7479"/>
    <w:rsid w:val="000E7800"/>
    <w:rsid w:val="000F0793"/>
    <w:rsid w:val="000F170E"/>
    <w:rsid w:val="000F1B81"/>
    <w:rsid w:val="000F25CC"/>
    <w:rsid w:val="000F2B6F"/>
    <w:rsid w:val="000F31F8"/>
    <w:rsid w:val="000F4374"/>
    <w:rsid w:val="000F4938"/>
    <w:rsid w:val="000F4FBA"/>
    <w:rsid w:val="000F5992"/>
    <w:rsid w:val="000F5B67"/>
    <w:rsid w:val="000F635C"/>
    <w:rsid w:val="000F683D"/>
    <w:rsid w:val="000F6FDA"/>
    <w:rsid w:val="000F7A6C"/>
    <w:rsid w:val="00102811"/>
    <w:rsid w:val="00103C42"/>
    <w:rsid w:val="001054EE"/>
    <w:rsid w:val="00107E6D"/>
    <w:rsid w:val="001100D5"/>
    <w:rsid w:val="00110382"/>
    <w:rsid w:val="001113E7"/>
    <w:rsid w:val="001115F0"/>
    <w:rsid w:val="0011210B"/>
    <w:rsid w:val="001122E8"/>
    <w:rsid w:val="001134E4"/>
    <w:rsid w:val="001151B3"/>
    <w:rsid w:val="00115C94"/>
    <w:rsid w:val="00117E1A"/>
    <w:rsid w:val="00117E9D"/>
    <w:rsid w:val="00120DD2"/>
    <w:rsid w:val="00120DFA"/>
    <w:rsid w:val="0012105D"/>
    <w:rsid w:val="0012108A"/>
    <w:rsid w:val="00121434"/>
    <w:rsid w:val="001232F9"/>
    <w:rsid w:val="00123617"/>
    <w:rsid w:val="00123D06"/>
    <w:rsid w:val="001259C3"/>
    <w:rsid w:val="00125BF4"/>
    <w:rsid w:val="001264E2"/>
    <w:rsid w:val="001265A8"/>
    <w:rsid w:val="001274E2"/>
    <w:rsid w:val="001308F9"/>
    <w:rsid w:val="00130FD7"/>
    <w:rsid w:val="00132722"/>
    <w:rsid w:val="0013459B"/>
    <w:rsid w:val="00134DCB"/>
    <w:rsid w:val="00135872"/>
    <w:rsid w:val="00135E36"/>
    <w:rsid w:val="001360AA"/>
    <w:rsid w:val="001378D8"/>
    <w:rsid w:val="00140BB8"/>
    <w:rsid w:val="00140E5A"/>
    <w:rsid w:val="00140FCF"/>
    <w:rsid w:val="00141AA4"/>
    <w:rsid w:val="00141BEA"/>
    <w:rsid w:val="001420D9"/>
    <w:rsid w:val="00144C8D"/>
    <w:rsid w:val="001456AD"/>
    <w:rsid w:val="001456DA"/>
    <w:rsid w:val="00145E47"/>
    <w:rsid w:val="0014673E"/>
    <w:rsid w:val="00150169"/>
    <w:rsid w:val="001509FD"/>
    <w:rsid w:val="00154AFB"/>
    <w:rsid w:val="00155801"/>
    <w:rsid w:val="0015607A"/>
    <w:rsid w:val="00157AAB"/>
    <w:rsid w:val="00157E23"/>
    <w:rsid w:val="0016054D"/>
    <w:rsid w:val="00161AC1"/>
    <w:rsid w:val="00161EE6"/>
    <w:rsid w:val="00165C70"/>
    <w:rsid w:val="001667B9"/>
    <w:rsid w:val="00167429"/>
    <w:rsid w:val="0017154A"/>
    <w:rsid w:val="001715F4"/>
    <w:rsid w:val="00171E96"/>
    <w:rsid w:val="00172CD5"/>
    <w:rsid w:val="00173851"/>
    <w:rsid w:val="00173C8E"/>
    <w:rsid w:val="00175BDC"/>
    <w:rsid w:val="00175CF0"/>
    <w:rsid w:val="00175E9C"/>
    <w:rsid w:val="00175F23"/>
    <w:rsid w:val="00176F52"/>
    <w:rsid w:val="00177C73"/>
    <w:rsid w:val="0018081C"/>
    <w:rsid w:val="00182334"/>
    <w:rsid w:val="00182369"/>
    <w:rsid w:val="0018636D"/>
    <w:rsid w:val="00186681"/>
    <w:rsid w:val="001868D9"/>
    <w:rsid w:val="001878DF"/>
    <w:rsid w:val="00187C19"/>
    <w:rsid w:val="00191932"/>
    <w:rsid w:val="00191AA4"/>
    <w:rsid w:val="00192EBB"/>
    <w:rsid w:val="001937BB"/>
    <w:rsid w:val="00193F03"/>
    <w:rsid w:val="001942A0"/>
    <w:rsid w:val="001948DB"/>
    <w:rsid w:val="00194D00"/>
    <w:rsid w:val="00194F3F"/>
    <w:rsid w:val="00195C76"/>
    <w:rsid w:val="00197421"/>
    <w:rsid w:val="00197939"/>
    <w:rsid w:val="00197BC6"/>
    <w:rsid w:val="001A00D8"/>
    <w:rsid w:val="001A0EC0"/>
    <w:rsid w:val="001A1866"/>
    <w:rsid w:val="001A28DC"/>
    <w:rsid w:val="001A41AD"/>
    <w:rsid w:val="001A476D"/>
    <w:rsid w:val="001A47A5"/>
    <w:rsid w:val="001A564A"/>
    <w:rsid w:val="001A5EDF"/>
    <w:rsid w:val="001A6AAA"/>
    <w:rsid w:val="001A7270"/>
    <w:rsid w:val="001A78B8"/>
    <w:rsid w:val="001B12B1"/>
    <w:rsid w:val="001B12F9"/>
    <w:rsid w:val="001B2903"/>
    <w:rsid w:val="001B2ADA"/>
    <w:rsid w:val="001B3258"/>
    <w:rsid w:val="001B326C"/>
    <w:rsid w:val="001B4852"/>
    <w:rsid w:val="001B4C36"/>
    <w:rsid w:val="001B4D62"/>
    <w:rsid w:val="001B5CF5"/>
    <w:rsid w:val="001B5E3C"/>
    <w:rsid w:val="001B6D94"/>
    <w:rsid w:val="001B6FEA"/>
    <w:rsid w:val="001B7AA4"/>
    <w:rsid w:val="001C13A7"/>
    <w:rsid w:val="001C1C5C"/>
    <w:rsid w:val="001C1FCA"/>
    <w:rsid w:val="001C219F"/>
    <w:rsid w:val="001C2209"/>
    <w:rsid w:val="001C249D"/>
    <w:rsid w:val="001C2A94"/>
    <w:rsid w:val="001C2B83"/>
    <w:rsid w:val="001C2E24"/>
    <w:rsid w:val="001C3C6A"/>
    <w:rsid w:val="001C4DCE"/>
    <w:rsid w:val="001C558F"/>
    <w:rsid w:val="001C656C"/>
    <w:rsid w:val="001C6A23"/>
    <w:rsid w:val="001C6C68"/>
    <w:rsid w:val="001C72A3"/>
    <w:rsid w:val="001D0033"/>
    <w:rsid w:val="001D0E7E"/>
    <w:rsid w:val="001D15AD"/>
    <w:rsid w:val="001D15CF"/>
    <w:rsid w:val="001D204F"/>
    <w:rsid w:val="001D4E06"/>
    <w:rsid w:val="001D5CEF"/>
    <w:rsid w:val="001D5F75"/>
    <w:rsid w:val="001D6054"/>
    <w:rsid w:val="001D7189"/>
    <w:rsid w:val="001D7E14"/>
    <w:rsid w:val="001E11E9"/>
    <w:rsid w:val="001E1395"/>
    <w:rsid w:val="001E2100"/>
    <w:rsid w:val="001E2FA2"/>
    <w:rsid w:val="001E3BB6"/>
    <w:rsid w:val="001E426B"/>
    <w:rsid w:val="001E50EF"/>
    <w:rsid w:val="001E5216"/>
    <w:rsid w:val="001E5E65"/>
    <w:rsid w:val="001E666A"/>
    <w:rsid w:val="001E6A4B"/>
    <w:rsid w:val="001E6F10"/>
    <w:rsid w:val="001E7D6D"/>
    <w:rsid w:val="001F03B1"/>
    <w:rsid w:val="001F0E4B"/>
    <w:rsid w:val="001F129A"/>
    <w:rsid w:val="001F276F"/>
    <w:rsid w:val="001F3097"/>
    <w:rsid w:val="001F356E"/>
    <w:rsid w:val="001F3D32"/>
    <w:rsid w:val="001F3F13"/>
    <w:rsid w:val="001F4767"/>
    <w:rsid w:val="001F4824"/>
    <w:rsid w:val="001F4B86"/>
    <w:rsid w:val="001F5D26"/>
    <w:rsid w:val="001F6734"/>
    <w:rsid w:val="001F6797"/>
    <w:rsid w:val="001F75CB"/>
    <w:rsid w:val="001F7D8A"/>
    <w:rsid w:val="001F7FB7"/>
    <w:rsid w:val="0020228B"/>
    <w:rsid w:val="00202A62"/>
    <w:rsid w:val="00203C1C"/>
    <w:rsid w:val="002052E5"/>
    <w:rsid w:val="00205AFC"/>
    <w:rsid w:val="00205C0B"/>
    <w:rsid w:val="002120BE"/>
    <w:rsid w:val="00212127"/>
    <w:rsid w:val="00213A36"/>
    <w:rsid w:val="00214C11"/>
    <w:rsid w:val="002150C4"/>
    <w:rsid w:val="00216E2E"/>
    <w:rsid w:val="00217196"/>
    <w:rsid w:val="00217861"/>
    <w:rsid w:val="002222F2"/>
    <w:rsid w:val="0022263D"/>
    <w:rsid w:val="00222DB3"/>
    <w:rsid w:val="002231B2"/>
    <w:rsid w:val="00223C71"/>
    <w:rsid w:val="002243B1"/>
    <w:rsid w:val="0022455C"/>
    <w:rsid w:val="00225282"/>
    <w:rsid w:val="00225D79"/>
    <w:rsid w:val="002266B0"/>
    <w:rsid w:val="00226BDB"/>
    <w:rsid w:val="0022732D"/>
    <w:rsid w:val="0022753A"/>
    <w:rsid w:val="00227843"/>
    <w:rsid w:val="0022793A"/>
    <w:rsid w:val="00230EB8"/>
    <w:rsid w:val="002310B2"/>
    <w:rsid w:val="00231EAD"/>
    <w:rsid w:val="002324EF"/>
    <w:rsid w:val="00233A13"/>
    <w:rsid w:val="00235685"/>
    <w:rsid w:val="0023749C"/>
    <w:rsid w:val="002436B9"/>
    <w:rsid w:val="00244903"/>
    <w:rsid w:val="00244A9E"/>
    <w:rsid w:val="00244E7C"/>
    <w:rsid w:val="00245735"/>
    <w:rsid w:val="00245B6B"/>
    <w:rsid w:val="00246E24"/>
    <w:rsid w:val="00250161"/>
    <w:rsid w:val="0025160A"/>
    <w:rsid w:val="00251CC5"/>
    <w:rsid w:val="0025517E"/>
    <w:rsid w:val="00255696"/>
    <w:rsid w:val="00257D8B"/>
    <w:rsid w:val="00257FDD"/>
    <w:rsid w:val="00260836"/>
    <w:rsid w:val="00261146"/>
    <w:rsid w:val="00261F03"/>
    <w:rsid w:val="002624B0"/>
    <w:rsid w:val="00262DEB"/>
    <w:rsid w:val="002646BA"/>
    <w:rsid w:val="00264883"/>
    <w:rsid w:val="00265804"/>
    <w:rsid w:val="00265AFA"/>
    <w:rsid w:val="00266973"/>
    <w:rsid w:val="002672EC"/>
    <w:rsid w:val="0026739B"/>
    <w:rsid w:val="00271482"/>
    <w:rsid w:val="002719DD"/>
    <w:rsid w:val="0027225A"/>
    <w:rsid w:val="0027384D"/>
    <w:rsid w:val="00273982"/>
    <w:rsid w:val="00274712"/>
    <w:rsid w:val="00275E16"/>
    <w:rsid w:val="00276117"/>
    <w:rsid w:val="00276384"/>
    <w:rsid w:val="00276455"/>
    <w:rsid w:val="00276488"/>
    <w:rsid w:val="0027768D"/>
    <w:rsid w:val="00280377"/>
    <w:rsid w:val="0028118F"/>
    <w:rsid w:val="002816A2"/>
    <w:rsid w:val="00281BEA"/>
    <w:rsid w:val="00282AA3"/>
    <w:rsid w:val="00282CE9"/>
    <w:rsid w:val="002839E1"/>
    <w:rsid w:val="00284096"/>
    <w:rsid w:val="002840FB"/>
    <w:rsid w:val="00285456"/>
    <w:rsid w:val="00286D86"/>
    <w:rsid w:val="002873D4"/>
    <w:rsid w:val="00290D1B"/>
    <w:rsid w:val="0029508C"/>
    <w:rsid w:val="002952F6"/>
    <w:rsid w:val="0029658A"/>
    <w:rsid w:val="002968EE"/>
    <w:rsid w:val="00297203"/>
    <w:rsid w:val="002A0219"/>
    <w:rsid w:val="002A065B"/>
    <w:rsid w:val="002A07A0"/>
    <w:rsid w:val="002A0820"/>
    <w:rsid w:val="002A09DB"/>
    <w:rsid w:val="002A0D37"/>
    <w:rsid w:val="002A12AB"/>
    <w:rsid w:val="002A1985"/>
    <w:rsid w:val="002A1CE1"/>
    <w:rsid w:val="002A2006"/>
    <w:rsid w:val="002A21EF"/>
    <w:rsid w:val="002A330E"/>
    <w:rsid w:val="002A378C"/>
    <w:rsid w:val="002A393D"/>
    <w:rsid w:val="002A5460"/>
    <w:rsid w:val="002A5518"/>
    <w:rsid w:val="002A6BC6"/>
    <w:rsid w:val="002A6D2D"/>
    <w:rsid w:val="002A7497"/>
    <w:rsid w:val="002B02E7"/>
    <w:rsid w:val="002B0B5B"/>
    <w:rsid w:val="002B0BAC"/>
    <w:rsid w:val="002B0D93"/>
    <w:rsid w:val="002B10D6"/>
    <w:rsid w:val="002B26A8"/>
    <w:rsid w:val="002B3386"/>
    <w:rsid w:val="002B36DF"/>
    <w:rsid w:val="002B3AB2"/>
    <w:rsid w:val="002B3D51"/>
    <w:rsid w:val="002B3F2D"/>
    <w:rsid w:val="002B4059"/>
    <w:rsid w:val="002B67AD"/>
    <w:rsid w:val="002B79DA"/>
    <w:rsid w:val="002C0DC6"/>
    <w:rsid w:val="002C14B9"/>
    <w:rsid w:val="002C1B53"/>
    <w:rsid w:val="002C2E98"/>
    <w:rsid w:val="002C4080"/>
    <w:rsid w:val="002C4127"/>
    <w:rsid w:val="002C56C4"/>
    <w:rsid w:val="002C6B94"/>
    <w:rsid w:val="002D00E4"/>
    <w:rsid w:val="002D0F55"/>
    <w:rsid w:val="002D0F6E"/>
    <w:rsid w:val="002D15A5"/>
    <w:rsid w:val="002D2467"/>
    <w:rsid w:val="002D2CBC"/>
    <w:rsid w:val="002D47DF"/>
    <w:rsid w:val="002D4A22"/>
    <w:rsid w:val="002D56A3"/>
    <w:rsid w:val="002D5870"/>
    <w:rsid w:val="002D74EF"/>
    <w:rsid w:val="002D7BEA"/>
    <w:rsid w:val="002E0168"/>
    <w:rsid w:val="002E0F22"/>
    <w:rsid w:val="002E103B"/>
    <w:rsid w:val="002E1CDD"/>
    <w:rsid w:val="002E276E"/>
    <w:rsid w:val="002E2D6F"/>
    <w:rsid w:val="002E426E"/>
    <w:rsid w:val="002E4773"/>
    <w:rsid w:val="002E4932"/>
    <w:rsid w:val="002E533A"/>
    <w:rsid w:val="002E6E04"/>
    <w:rsid w:val="002F16F4"/>
    <w:rsid w:val="002F1FAE"/>
    <w:rsid w:val="002F2343"/>
    <w:rsid w:val="002F2A0B"/>
    <w:rsid w:val="002F2B7E"/>
    <w:rsid w:val="002F2EAA"/>
    <w:rsid w:val="002F2F1A"/>
    <w:rsid w:val="002F434B"/>
    <w:rsid w:val="002F4BBC"/>
    <w:rsid w:val="002F5749"/>
    <w:rsid w:val="002F5E1F"/>
    <w:rsid w:val="002F78F7"/>
    <w:rsid w:val="0030044A"/>
    <w:rsid w:val="003012AA"/>
    <w:rsid w:val="003015DF"/>
    <w:rsid w:val="0030161E"/>
    <w:rsid w:val="00302F33"/>
    <w:rsid w:val="00303119"/>
    <w:rsid w:val="003034E9"/>
    <w:rsid w:val="00303DB3"/>
    <w:rsid w:val="00304DA1"/>
    <w:rsid w:val="00306439"/>
    <w:rsid w:val="00306B15"/>
    <w:rsid w:val="00306B67"/>
    <w:rsid w:val="00306CF4"/>
    <w:rsid w:val="003074C8"/>
    <w:rsid w:val="0030762C"/>
    <w:rsid w:val="00307C3F"/>
    <w:rsid w:val="003101A9"/>
    <w:rsid w:val="00310594"/>
    <w:rsid w:val="0031105E"/>
    <w:rsid w:val="00312912"/>
    <w:rsid w:val="00312B0B"/>
    <w:rsid w:val="00313219"/>
    <w:rsid w:val="00313C76"/>
    <w:rsid w:val="00314044"/>
    <w:rsid w:val="00314734"/>
    <w:rsid w:val="0031540E"/>
    <w:rsid w:val="003171E0"/>
    <w:rsid w:val="003178D5"/>
    <w:rsid w:val="00317C11"/>
    <w:rsid w:val="003206EF"/>
    <w:rsid w:val="0032099B"/>
    <w:rsid w:val="00321D6B"/>
    <w:rsid w:val="0032220D"/>
    <w:rsid w:val="003225B3"/>
    <w:rsid w:val="00323A6D"/>
    <w:rsid w:val="003240C6"/>
    <w:rsid w:val="0032437E"/>
    <w:rsid w:val="00325CCC"/>
    <w:rsid w:val="00326A51"/>
    <w:rsid w:val="00326BED"/>
    <w:rsid w:val="00330000"/>
    <w:rsid w:val="00330599"/>
    <w:rsid w:val="00330764"/>
    <w:rsid w:val="00330E47"/>
    <w:rsid w:val="00331443"/>
    <w:rsid w:val="003329C3"/>
    <w:rsid w:val="00333234"/>
    <w:rsid w:val="00334D7D"/>
    <w:rsid w:val="00336992"/>
    <w:rsid w:val="003374E2"/>
    <w:rsid w:val="00340281"/>
    <w:rsid w:val="0034035D"/>
    <w:rsid w:val="00341656"/>
    <w:rsid w:val="003417E9"/>
    <w:rsid w:val="00341931"/>
    <w:rsid w:val="00342178"/>
    <w:rsid w:val="00342465"/>
    <w:rsid w:val="003424AD"/>
    <w:rsid w:val="00342EBE"/>
    <w:rsid w:val="00343465"/>
    <w:rsid w:val="00344AED"/>
    <w:rsid w:val="00345227"/>
    <w:rsid w:val="0034552C"/>
    <w:rsid w:val="00346596"/>
    <w:rsid w:val="003466C1"/>
    <w:rsid w:val="00346BCB"/>
    <w:rsid w:val="003472B8"/>
    <w:rsid w:val="00350A7F"/>
    <w:rsid w:val="00351C4D"/>
    <w:rsid w:val="00352608"/>
    <w:rsid w:val="00353E3F"/>
    <w:rsid w:val="00354960"/>
    <w:rsid w:val="00355A80"/>
    <w:rsid w:val="00356058"/>
    <w:rsid w:val="0035661F"/>
    <w:rsid w:val="00356994"/>
    <w:rsid w:val="00357DAE"/>
    <w:rsid w:val="003602BF"/>
    <w:rsid w:val="00360824"/>
    <w:rsid w:val="00362625"/>
    <w:rsid w:val="003633BB"/>
    <w:rsid w:val="0036393F"/>
    <w:rsid w:val="003649CC"/>
    <w:rsid w:val="003659ED"/>
    <w:rsid w:val="00365F24"/>
    <w:rsid w:val="00367260"/>
    <w:rsid w:val="003676F4"/>
    <w:rsid w:val="00367DB1"/>
    <w:rsid w:val="00367DE5"/>
    <w:rsid w:val="003705C1"/>
    <w:rsid w:val="00371A38"/>
    <w:rsid w:val="00372841"/>
    <w:rsid w:val="00372D96"/>
    <w:rsid w:val="003730B7"/>
    <w:rsid w:val="00373861"/>
    <w:rsid w:val="00373948"/>
    <w:rsid w:val="00375DB1"/>
    <w:rsid w:val="00376620"/>
    <w:rsid w:val="003767B1"/>
    <w:rsid w:val="00376BAC"/>
    <w:rsid w:val="00376D90"/>
    <w:rsid w:val="00376F81"/>
    <w:rsid w:val="00377B99"/>
    <w:rsid w:val="00380683"/>
    <w:rsid w:val="003815A6"/>
    <w:rsid w:val="00381D93"/>
    <w:rsid w:val="003822A8"/>
    <w:rsid w:val="00382C0B"/>
    <w:rsid w:val="00383238"/>
    <w:rsid w:val="00383C04"/>
    <w:rsid w:val="003855B5"/>
    <w:rsid w:val="00385E69"/>
    <w:rsid w:val="00387078"/>
    <w:rsid w:val="00387A3D"/>
    <w:rsid w:val="00392A35"/>
    <w:rsid w:val="00392DC9"/>
    <w:rsid w:val="00392E70"/>
    <w:rsid w:val="003930DD"/>
    <w:rsid w:val="003931BD"/>
    <w:rsid w:val="0039326D"/>
    <w:rsid w:val="00393941"/>
    <w:rsid w:val="0039407B"/>
    <w:rsid w:val="00395593"/>
    <w:rsid w:val="00395A7E"/>
    <w:rsid w:val="003962D9"/>
    <w:rsid w:val="00396E87"/>
    <w:rsid w:val="00397106"/>
    <w:rsid w:val="003972A4"/>
    <w:rsid w:val="0039785D"/>
    <w:rsid w:val="00397A1B"/>
    <w:rsid w:val="00397BB3"/>
    <w:rsid w:val="003A0BB0"/>
    <w:rsid w:val="003A16E0"/>
    <w:rsid w:val="003A4022"/>
    <w:rsid w:val="003A4D8A"/>
    <w:rsid w:val="003A5567"/>
    <w:rsid w:val="003A56B8"/>
    <w:rsid w:val="003A5BF2"/>
    <w:rsid w:val="003A682E"/>
    <w:rsid w:val="003A6D36"/>
    <w:rsid w:val="003A6EA3"/>
    <w:rsid w:val="003A70D3"/>
    <w:rsid w:val="003A7C78"/>
    <w:rsid w:val="003B0986"/>
    <w:rsid w:val="003B13C7"/>
    <w:rsid w:val="003B196A"/>
    <w:rsid w:val="003B2D99"/>
    <w:rsid w:val="003B3360"/>
    <w:rsid w:val="003B4955"/>
    <w:rsid w:val="003B5478"/>
    <w:rsid w:val="003B56B7"/>
    <w:rsid w:val="003B5B75"/>
    <w:rsid w:val="003B60FE"/>
    <w:rsid w:val="003B7135"/>
    <w:rsid w:val="003B7298"/>
    <w:rsid w:val="003B77F0"/>
    <w:rsid w:val="003B7F86"/>
    <w:rsid w:val="003C0208"/>
    <w:rsid w:val="003C09D5"/>
    <w:rsid w:val="003C4545"/>
    <w:rsid w:val="003C507F"/>
    <w:rsid w:val="003C53F9"/>
    <w:rsid w:val="003C5411"/>
    <w:rsid w:val="003C5F87"/>
    <w:rsid w:val="003C6C7F"/>
    <w:rsid w:val="003C6EF2"/>
    <w:rsid w:val="003C7603"/>
    <w:rsid w:val="003D0798"/>
    <w:rsid w:val="003D0EE3"/>
    <w:rsid w:val="003D14EC"/>
    <w:rsid w:val="003D1592"/>
    <w:rsid w:val="003D1D31"/>
    <w:rsid w:val="003D2462"/>
    <w:rsid w:val="003D2AE4"/>
    <w:rsid w:val="003D375C"/>
    <w:rsid w:val="003D3BF0"/>
    <w:rsid w:val="003D4288"/>
    <w:rsid w:val="003D49F8"/>
    <w:rsid w:val="003D504E"/>
    <w:rsid w:val="003D569F"/>
    <w:rsid w:val="003D664C"/>
    <w:rsid w:val="003D691B"/>
    <w:rsid w:val="003D693B"/>
    <w:rsid w:val="003D730F"/>
    <w:rsid w:val="003D7D04"/>
    <w:rsid w:val="003E1B3A"/>
    <w:rsid w:val="003E30C6"/>
    <w:rsid w:val="003E3CC5"/>
    <w:rsid w:val="003E4C18"/>
    <w:rsid w:val="003E4C54"/>
    <w:rsid w:val="003E6563"/>
    <w:rsid w:val="003E7A83"/>
    <w:rsid w:val="003F08C1"/>
    <w:rsid w:val="003F146B"/>
    <w:rsid w:val="003F2D75"/>
    <w:rsid w:val="003F3EEA"/>
    <w:rsid w:val="003F5257"/>
    <w:rsid w:val="003F69E8"/>
    <w:rsid w:val="003F6D07"/>
    <w:rsid w:val="004004D1"/>
    <w:rsid w:val="0040060F"/>
    <w:rsid w:val="004010C0"/>
    <w:rsid w:val="004016AA"/>
    <w:rsid w:val="004025D0"/>
    <w:rsid w:val="004035F3"/>
    <w:rsid w:val="0040416F"/>
    <w:rsid w:val="00404219"/>
    <w:rsid w:val="00405862"/>
    <w:rsid w:val="00405BC9"/>
    <w:rsid w:val="00405DE2"/>
    <w:rsid w:val="00406132"/>
    <w:rsid w:val="00406758"/>
    <w:rsid w:val="00407162"/>
    <w:rsid w:val="0040752A"/>
    <w:rsid w:val="00407A4F"/>
    <w:rsid w:val="00407C20"/>
    <w:rsid w:val="00412064"/>
    <w:rsid w:val="00412243"/>
    <w:rsid w:val="004137CE"/>
    <w:rsid w:val="00414201"/>
    <w:rsid w:val="0041460C"/>
    <w:rsid w:val="00414E4D"/>
    <w:rsid w:val="00415379"/>
    <w:rsid w:val="00415ADD"/>
    <w:rsid w:val="00416D9B"/>
    <w:rsid w:val="00417196"/>
    <w:rsid w:val="00417726"/>
    <w:rsid w:val="00421765"/>
    <w:rsid w:val="00421B32"/>
    <w:rsid w:val="0042430A"/>
    <w:rsid w:val="0042470D"/>
    <w:rsid w:val="00425046"/>
    <w:rsid w:val="004257D5"/>
    <w:rsid w:val="004261D9"/>
    <w:rsid w:val="004269B3"/>
    <w:rsid w:val="00426C9A"/>
    <w:rsid w:val="0043236E"/>
    <w:rsid w:val="00432A8B"/>
    <w:rsid w:val="00433FA7"/>
    <w:rsid w:val="00434C30"/>
    <w:rsid w:val="00436A97"/>
    <w:rsid w:val="00436DCB"/>
    <w:rsid w:val="00436FAA"/>
    <w:rsid w:val="00437023"/>
    <w:rsid w:val="0043729D"/>
    <w:rsid w:val="0044262E"/>
    <w:rsid w:val="00442C97"/>
    <w:rsid w:val="00444485"/>
    <w:rsid w:val="004449A8"/>
    <w:rsid w:val="00445634"/>
    <w:rsid w:val="00445944"/>
    <w:rsid w:val="00445985"/>
    <w:rsid w:val="004463FC"/>
    <w:rsid w:val="00447EC1"/>
    <w:rsid w:val="004514E4"/>
    <w:rsid w:val="0045367C"/>
    <w:rsid w:val="00454794"/>
    <w:rsid w:val="004552C1"/>
    <w:rsid w:val="004555D5"/>
    <w:rsid w:val="0045585A"/>
    <w:rsid w:val="00455D95"/>
    <w:rsid w:val="004565F5"/>
    <w:rsid w:val="00457EFB"/>
    <w:rsid w:val="00460630"/>
    <w:rsid w:val="00462634"/>
    <w:rsid w:val="00462EC0"/>
    <w:rsid w:val="004643ED"/>
    <w:rsid w:val="00470508"/>
    <w:rsid w:val="004705BE"/>
    <w:rsid w:val="0047065C"/>
    <w:rsid w:val="004710DE"/>
    <w:rsid w:val="00472877"/>
    <w:rsid w:val="00476566"/>
    <w:rsid w:val="004802DE"/>
    <w:rsid w:val="004807C5"/>
    <w:rsid w:val="00480CAE"/>
    <w:rsid w:val="00480FCC"/>
    <w:rsid w:val="0048168E"/>
    <w:rsid w:val="004818BA"/>
    <w:rsid w:val="00482D01"/>
    <w:rsid w:val="004837B5"/>
    <w:rsid w:val="00483A22"/>
    <w:rsid w:val="00484726"/>
    <w:rsid w:val="0048552F"/>
    <w:rsid w:val="004874E2"/>
    <w:rsid w:val="00487989"/>
    <w:rsid w:val="004920F8"/>
    <w:rsid w:val="00495B47"/>
    <w:rsid w:val="0049733D"/>
    <w:rsid w:val="004974BE"/>
    <w:rsid w:val="00497711"/>
    <w:rsid w:val="00497A18"/>
    <w:rsid w:val="004A06E6"/>
    <w:rsid w:val="004A0FEC"/>
    <w:rsid w:val="004A1623"/>
    <w:rsid w:val="004A171E"/>
    <w:rsid w:val="004A1E98"/>
    <w:rsid w:val="004A2644"/>
    <w:rsid w:val="004A2D1D"/>
    <w:rsid w:val="004A306B"/>
    <w:rsid w:val="004A332A"/>
    <w:rsid w:val="004A34E1"/>
    <w:rsid w:val="004A387F"/>
    <w:rsid w:val="004A391A"/>
    <w:rsid w:val="004A43CC"/>
    <w:rsid w:val="004A4B91"/>
    <w:rsid w:val="004A7B47"/>
    <w:rsid w:val="004B0298"/>
    <w:rsid w:val="004B0900"/>
    <w:rsid w:val="004B0ADF"/>
    <w:rsid w:val="004B0FEC"/>
    <w:rsid w:val="004B1B11"/>
    <w:rsid w:val="004B27A0"/>
    <w:rsid w:val="004B2848"/>
    <w:rsid w:val="004B2C27"/>
    <w:rsid w:val="004B30E3"/>
    <w:rsid w:val="004B32F7"/>
    <w:rsid w:val="004B39B0"/>
    <w:rsid w:val="004B460A"/>
    <w:rsid w:val="004B4A8C"/>
    <w:rsid w:val="004B4E33"/>
    <w:rsid w:val="004B6139"/>
    <w:rsid w:val="004B64CD"/>
    <w:rsid w:val="004B6BDD"/>
    <w:rsid w:val="004B6F62"/>
    <w:rsid w:val="004B76EE"/>
    <w:rsid w:val="004B7ABF"/>
    <w:rsid w:val="004B7E0A"/>
    <w:rsid w:val="004C0398"/>
    <w:rsid w:val="004C0F7E"/>
    <w:rsid w:val="004C3305"/>
    <w:rsid w:val="004C38D6"/>
    <w:rsid w:val="004C38FE"/>
    <w:rsid w:val="004C3D0B"/>
    <w:rsid w:val="004C3E3C"/>
    <w:rsid w:val="004C4245"/>
    <w:rsid w:val="004C42F4"/>
    <w:rsid w:val="004C4A67"/>
    <w:rsid w:val="004C5108"/>
    <w:rsid w:val="004C5389"/>
    <w:rsid w:val="004C553E"/>
    <w:rsid w:val="004C619E"/>
    <w:rsid w:val="004C6ACA"/>
    <w:rsid w:val="004C6F9E"/>
    <w:rsid w:val="004D153B"/>
    <w:rsid w:val="004D3D57"/>
    <w:rsid w:val="004D3F9D"/>
    <w:rsid w:val="004D4C7C"/>
    <w:rsid w:val="004D5303"/>
    <w:rsid w:val="004D586F"/>
    <w:rsid w:val="004D64B0"/>
    <w:rsid w:val="004D689A"/>
    <w:rsid w:val="004D6B67"/>
    <w:rsid w:val="004D76AA"/>
    <w:rsid w:val="004D76D5"/>
    <w:rsid w:val="004D79C5"/>
    <w:rsid w:val="004D7AC4"/>
    <w:rsid w:val="004D7E4C"/>
    <w:rsid w:val="004E0C01"/>
    <w:rsid w:val="004E15C9"/>
    <w:rsid w:val="004E365B"/>
    <w:rsid w:val="004E4B23"/>
    <w:rsid w:val="004E6CFC"/>
    <w:rsid w:val="004E7431"/>
    <w:rsid w:val="004F09D2"/>
    <w:rsid w:val="004F0BFA"/>
    <w:rsid w:val="004F106B"/>
    <w:rsid w:val="004F1703"/>
    <w:rsid w:val="004F1957"/>
    <w:rsid w:val="004F20C6"/>
    <w:rsid w:val="004F2587"/>
    <w:rsid w:val="004F313B"/>
    <w:rsid w:val="004F33D1"/>
    <w:rsid w:val="004F42E2"/>
    <w:rsid w:val="004F44FD"/>
    <w:rsid w:val="004F44FF"/>
    <w:rsid w:val="004F46FC"/>
    <w:rsid w:val="004F5F7A"/>
    <w:rsid w:val="004F61ED"/>
    <w:rsid w:val="004F63B7"/>
    <w:rsid w:val="004F6D7D"/>
    <w:rsid w:val="004F6E08"/>
    <w:rsid w:val="004F6F8D"/>
    <w:rsid w:val="004F712E"/>
    <w:rsid w:val="004F71DB"/>
    <w:rsid w:val="004F78F7"/>
    <w:rsid w:val="004F7994"/>
    <w:rsid w:val="00500186"/>
    <w:rsid w:val="005008E1"/>
    <w:rsid w:val="00500E0E"/>
    <w:rsid w:val="00502612"/>
    <w:rsid w:val="0050353F"/>
    <w:rsid w:val="005041B4"/>
    <w:rsid w:val="00504B1F"/>
    <w:rsid w:val="0050627E"/>
    <w:rsid w:val="00507FC5"/>
    <w:rsid w:val="005100D9"/>
    <w:rsid w:val="00511298"/>
    <w:rsid w:val="00511317"/>
    <w:rsid w:val="005117A8"/>
    <w:rsid w:val="00513918"/>
    <w:rsid w:val="00513CE0"/>
    <w:rsid w:val="00514293"/>
    <w:rsid w:val="005143B9"/>
    <w:rsid w:val="005149F3"/>
    <w:rsid w:val="005159BF"/>
    <w:rsid w:val="00515FDB"/>
    <w:rsid w:val="0051749E"/>
    <w:rsid w:val="005176AE"/>
    <w:rsid w:val="00517C3D"/>
    <w:rsid w:val="005201EA"/>
    <w:rsid w:val="005213F5"/>
    <w:rsid w:val="00522E8F"/>
    <w:rsid w:val="00522F57"/>
    <w:rsid w:val="00523129"/>
    <w:rsid w:val="00523218"/>
    <w:rsid w:val="00523A1E"/>
    <w:rsid w:val="00524374"/>
    <w:rsid w:val="00524487"/>
    <w:rsid w:val="00524D92"/>
    <w:rsid w:val="00525300"/>
    <w:rsid w:val="0052547A"/>
    <w:rsid w:val="00525B2B"/>
    <w:rsid w:val="00525EFE"/>
    <w:rsid w:val="005267C8"/>
    <w:rsid w:val="00526ADB"/>
    <w:rsid w:val="00526BFE"/>
    <w:rsid w:val="005275D6"/>
    <w:rsid w:val="00530666"/>
    <w:rsid w:val="00530D31"/>
    <w:rsid w:val="00531B95"/>
    <w:rsid w:val="00531BE9"/>
    <w:rsid w:val="00531D51"/>
    <w:rsid w:val="00531D63"/>
    <w:rsid w:val="005323B9"/>
    <w:rsid w:val="00532619"/>
    <w:rsid w:val="00532BE0"/>
    <w:rsid w:val="0053327A"/>
    <w:rsid w:val="00533E07"/>
    <w:rsid w:val="00535BF5"/>
    <w:rsid w:val="00536401"/>
    <w:rsid w:val="00536EEF"/>
    <w:rsid w:val="00537F27"/>
    <w:rsid w:val="0054063F"/>
    <w:rsid w:val="005407B2"/>
    <w:rsid w:val="00541BD4"/>
    <w:rsid w:val="00542071"/>
    <w:rsid w:val="0054275B"/>
    <w:rsid w:val="0054335F"/>
    <w:rsid w:val="00543769"/>
    <w:rsid w:val="005457F5"/>
    <w:rsid w:val="0054690D"/>
    <w:rsid w:val="00547C86"/>
    <w:rsid w:val="00550245"/>
    <w:rsid w:val="00550250"/>
    <w:rsid w:val="00550A5E"/>
    <w:rsid w:val="00551BE6"/>
    <w:rsid w:val="00551DCC"/>
    <w:rsid w:val="00552E55"/>
    <w:rsid w:val="005540CE"/>
    <w:rsid w:val="00554831"/>
    <w:rsid w:val="0055522A"/>
    <w:rsid w:val="00555DC5"/>
    <w:rsid w:val="00556EEE"/>
    <w:rsid w:val="0056250C"/>
    <w:rsid w:val="00563090"/>
    <w:rsid w:val="00563B4B"/>
    <w:rsid w:val="00563F51"/>
    <w:rsid w:val="00564957"/>
    <w:rsid w:val="0056542E"/>
    <w:rsid w:val="00565D57"/>
    <w:rsid w:val="00566277"/>
    <w:rsid w:val="00570CEE"/>
    <w:rsid w:val="00571BCC"/>
    <w:rsid w:val="00572518"/>
    <w:rsid w:val="0057301E"/>
    <w:rsid w:val="005735CD"/>
    <w:rsid w:val="00574145"/>
    <w:rsid w:val="005747A2"/>
    <w:rsid w:val="00574EEA"/>
    <w:rsid w:val="00576230"/>
    <w:rsid w:val="00576E8B"/>
    <w:rsid w:val="0058019C"/>
    <w:rsid w:val="00580503"/>
    <w:rsid w:val="00581B6E"/>
    <w:rsid w:val="005839CC"/>
    <w:rsid w:val="00584F8F"/>
    <w:rsid w:val="005854D8"/>
    <w:rsid w:val="005854FC"/>
    <w:rsid w:val="0058587B"/>
    <w:rsid w:val="005862A5"/>
    <w:rsid w:val="005867EA"/>
    <w:rsid w:val="005878C4"/>
    <w:rsid w:val="00590A5F"/>
    <w:rsid w:val="005912AD"/>
    <w:rsid w:val="00591728"/>
    <w:rsid w:val="0059235B"/>
    <w:rsid w:val="00592532"/>
    <w:rsid w:val="0059330E"/>
    <w:rsid w:val="00595B75"/>
    <w:rsid w:val="0059693D"/>
    <w:rsid w:val="00597172"/>
    <w:rsid w:val="00597D2E"/>
    <w:rsid w:val="00597F24"/>
    <w:rsid w:val="005A008B"/>
    <w:rsid w:val="005A01A8"/>
    <w:rsid w:val="005A1891"/>
    <w:rsid w:val="005A1EAD"/>
    <w:rsid w:val="005A250F"/>
    <w:rsid w:val="005A26FA"/>
    <w:rsid w:val="005A3161"/>
    <w:rsid w:val="005A32F8"/>
    <w:rsid w:val="005A3614"/>
    <w:rsid w:val="005A37CD"/>
    <w:rsid w:val="005A4609"/>
    <w:rsid w:val="005A48C8"/>
    <w:rsid w:val="005A51AD"/>
    <w:rsid w:val="005A5D56"/>
    <w:rsid w:val="005A61BC"/>
    <w:rsid w:val="005A6594"/>
    <w:rsid w:val="005B1284"/>
    <w:rsid w:val="005B1F57"/>
    <w:rsid w:val="005B23E6"/>
    <w:rsid w:val="005B2688"/>
    <w:rsid w:val="005B295A"/>
    <w:rsid w:val="005B36B3"/>
    <w:rsid w:val="005B45F1"/>
    <w:rsid w:val="005B4C27"/>
    <w:rsid w:val="005B4F70"/>
    <w:rsid w:val="005B5126"/>
    <w:rsid w:val="005B5D87"/>
    <w:rsid w:val="005B7663"/>
    <w:rsid w:val="005C0AC0"/>
    <w:rsid w:val="005C19F6"/>
    <w:rsid w:val="005C1D46"/>
    <w:rsid w:val="005C1DBA"/>
    <w:rsid w:val="005C1F41"/>
    <w:rsid w:val="005C376C"/>
    <w:rsid w:val="005C3C33"/>
    <w:rsid w:val="005C4E66"/>
    <w:rsid w:val="005C505D"/>
    <w:rsid w:val="005D0601"/>
    <w:rsid w:val="005D0A44"/>
    <w:rsid w:val="005D1AD2"/>
    <w:rsid w:val="005D2240"/>
    <w:rsid w:val="005D22E9"/>
    <w:rsid w:val="005D2E69"/>
    <w:rsid w:val="005D4092"/>
    <w:rsid w:val="005D5156"/>
    <w:rsid w:val="005D544D"/>
    <w:rsid w:val="005D6D1D"/>
    <w:rsid w:val="005D6DDD"/>
    <w:rsid w:val="005D6F70"/>
    <w:rsid w:val="005D7627"/>
    <w:rsid w:val="005D7D04"/>
    <w:rsid w:val="005D7EF2"/>
    <w:rsid w:val="005E02C5"/>
    <w:rsid w:val="005E04C4"/>
    <w:rsid w:val="005E0962"/>
    <w:rsid w:val="005E1733"/>
    <w:rsid w:val="005E2D12"/>
    <w:rsid w:val="005E3349"/>
    <w:rsid w:val="005E341F"/>
    <w:rsid w:val="005E3489"/>
    <w:rsid w:val="005E359A"/>
    <w:rsid w:val="005E391D"/>
    <w:rsid w:val="005E3E1C"/>
    <w:rsid w:val="005E4A8D"/>
    <w:rsid w:val="005E52AC"/>
    <w:rsid w:val="005E52E6"/>
    <w:rsid w:val="005E753F"/>
    <w:rsid w:val="005E7899"/>
    <w:rsid w:val="005F1298"/>
    <w:rsid w:val="005F15A4"/>
    <w:rsid w:val="005F1BA9"/>
    <w:rsid w:val="005F1D2C"/>
    <w:rsid w:val="005F369C"/>
    <w:rsid w:val="005F37B9"/>
    <w:rsid w:val="005F448B"/>
    <w:rsid w:val="005F5865"/>
    <w:rsid w:val="005F5F01"/>
    <w:rsid w:val="005F5F35"/>
    <w:rsid w:val="005F730D"/>
    <w:rsid w:val="005F749A"/>
    <w:rsid w:val="005F7AD9"/>
    <w:rsid w:val="006006DE"/>
    <w:rsid w:val="006028AF"/>
    <w:rsid w:val="00603724"/>
    <w:rsid w:val="00603FB1"/>
    <w:rsid w:val="00604F98"/>
    <w:rsid w:val="00605F76"/>
    <w:rsid w:val="00610106"/>
    <w:rsid w:val="00610115"/>
    <w:rsid w:val="00610C7F"/>
    <w:rsid w:val="00610E8A"/>
    <w:rsid w:val="0061213B"/>
    <w:rsid w:val="00612D24"/>
    <w:rsid w:val="00614565"/>
    <w:rsid w:val="006153FD"/>
    <w:rsid w:val="00615531"/>
    <w:rsid w:val="00615C17"/>
    <w:rsid w:val="00615E9E"/>
    <w:rsid w:val="00617826"/>
    <w:rsid w:val="00617A48"/>
    <w:rsid w:val="00620AC8"/>
    <w:rsid w:val="006214CB"/>
    <w:rsid w:val="00621682"/>
    <w:rsid w:val="00621C7E"/>
    <w:rsid w:val="00621DC4"/>
    <w:rsid w:val="00622256"/>
    <w:rsid w:val="00622C44"/>
    <w:rsid w:val="0062361C"/>
    <w:rsid w:val="00623653"/>
    <w:rsid w:val="006238DF"/>
    <w:rsid w:val="006244BC"/>
    <w:rsid w:val="0062506B"/>
    <w:rsid w:val="006253A0"/>
    <w:rsid w:val="006253D2"/>
    <w:rsid w:val="0062596E"/>
    <w:rsid w:val="00625C2F"/>
    <w:rsid w:val="00625C59"/>
    <w:rsid w:val="00625FE4"/>
    <w:rsid w:val="006265E3"/>
    <w:rsid w:val="00627D64"/>
    <w:rsid w:val="006302E4"/>
    <w:rsid w:val="0063135A"/>
    <w:rsid w:val="00631423"/>
    <w:rsid w:val="00631986"/>
    <w:rsid w:val="00633124"/>
    <w:rsid w:val="00633EA4"/>
    <w:rsid w:val="0063450E"/>
    <w:rsid w:val="00634FF5"/>
    <w:rsid w:val="0063509A"/>
    <w:rsid w:val="0063514E"/>
    <w:rsid w:val="006367D8"/>
    <w:rsid w:val="00640DB7"/>
    <w:rsid w:val="00641AFE"/>
    <w:rsid w:val="00641CA1"/>
    <w:rsid w:val="00642039"/>
    <w:rsid w:val="006423EE"/>
    <w:rsid w:val="006424A6"/>
    <w:rsid w:val="006424BB"/>
    <w:rsid w:val="00642522"/>
    <w:rsid w:val="0064289A"/>
    <w:rsid w:val="00642CED"/>
    <w:rsid w:val="00643095"/>
    <w:rsid w:val="00643C39"/>
    <w:rsid w:val="00643EBF"/>
    <w:rsid w:val="00643EEE"/>
    <w:rsid w:val="00644D81"/>
    <w:rsid w:val="0064564E"/>
    <w:rsid w:val="00645E66"/>
    <w:rsid w:val="00646ED4"/>
    <w:rsid w:val="00647DD4"/>
    <w:rsid w:val="006503AC"/>
    <w:rsid w:val="00650EE4"/>
    <w:rsid w:val="00653223"/>
    <w:rsid w:val="00655CCE"/>
    <w:rsid w:val="00655FD0"/>
    <w:rsid w:val="00656426"/>
    <w:rsid w:val="0065671B"/>
    <w:rsid w:val="006616EB"/>
    <w:rsid w:val="0066171C"/>
    <w:rsid w:val="00661AD2"/>
    <w:rsid w:val="00661D5E"/>
    <w:rsid w:val="00661F09"/>
    <w:rsid w:val="00662D38"/>
    <w:rsid w:val="006635E4"/>
    <w:rsid w:val="00664338"/>
    <w:rsid w:val="00664D33"/>
    <w:rsid w:val="00665D94"/>
    <w:rsid w:val="00667314"/>
    <w:rsid w:val="00667533"/>
    <w:rsid w:val="00670A98"/>
    <w:rsid w:val="00670DED"/>
    <w:rsid w:val="00671357"/>
    <w:rsid w:val="0067145A"/>
    <w:rsid w:val="00671685"/>
    <w:rsid w:val="00672033"/>
    <w:rsid w:val="00672C2F"/>
    <w:rsid w:val="00673683"/>
    <w:rsid w:val="00674350"/>
    <w:rsid w:val="0067471F"/>
    <w:rsid w:val="0067501A"/>
    <w:rsid w:val="00675507"/>
    <w:rsid w:val="006756AB"/>
    <w:rsid w:val="00676621"/>
    <w:rsid w:val="00677387"/>
    <w:rsid w:val="006777D4"/>
    <w:rsid w:val="00681110"/>
    <w:rsid w:val="00681D1A"/>
    <w:rsid w:val="00682B82"/>
    <w:rsid w:val="0068375E"/>
    <w:rsid w:val="0068379A"/>
    <w:rsid w:val="00684474"/>
    <w:rsid w:val="00684DE4"/>
    <w:rsid w:val="00685083"/>
    <w:rsid w:val="006876E9"/>
    <w:rsid w:val="006914A1"/>
    <w:rsid w:val="00692369"/>
    <w:rsid w:val="00693A95"/>
    <w:rsid w:val="00693BD5"/>
    <w:rsid w:val="00695A9C"/>
    <w:rsid w:val="006960BF"/>
    <w:rsid w:val="0069663C"/>
    <w:rsid w:val="00697111"/>
    <w:rsid w:val="00697698"/>
    <w:rsid w:val="006A05CA"/>
    <w:rsid w:val="006A1931"/>
    <w:rsid w:val="006A274E"/>
    <w:rsid w:val="006A2B38"/>
    <w:rsid w:val="006A2CB4"/>
    <w:rsid w:val="006A2E01"/>
    <w:rsid w:val="006A33D0"/>
    <w:rsid w:val="006A43FA"/>
    <w:rsid w:val="006A468C"/>
    <w:rsid w:val="006A5383"/>
    <w:rsid w:val="006A5C3B"/>
    <w:rsid w:val="006A5E03"/>
    <w:rsid w:val="006A5FA4"/>
    <w:rsid w:val="006A629B"/>
    <w:rsid w:val="006B0918"/>
    <w:rsid w:val="006B1D08"/>
    <w:rsid w:val="006B225B"/>
    <w:rsid w:val="006B37FC"/>
    <w:rsid w:val="006B428C"/>
    <w:rsid w:val="006B45C5"/>
    <w:rsid w:val="006B49C8"/>
    <w:rsid w:val="006B51B5"/>
    <w:rsid w:val="006B5332"/>
    <w:rsid w:val="006B58CB"/>
    <w:rsid w:val="006B6301"/>
    <w:rsid w:val="006B6D77"/>
    <w:rsid w:val="006B6E63"/>
    <w:rsid w:val="006C090B"/>
    <w:rsid w:val="006C0B84"/>
    <w:rsid w:val="006C133B"/>
    <w:rsid w:val="006C16F2"/>
    <w:rsid w:val="006C174E"/>
    <w:rsid w:val="006C446A"/>
    <w:rsid w:val="006C47BC"/>
    <w:rsid w:val="006C4BD9"/>
    <w:rsid w:val="006C51DB"/>
    <w:rsid w:val="006C5903"/>
    <w:rsid w:val="006C5C61"/>
    <w:rsid w:val="006C7945"/>
    <w:rsid w:val="006C7B87"/>
    <w:rsid w:val="006D09E2"/>
    <w:rsid w:val="006D0EC9"/>
    <w:rsid w:val="006D1406"/>
    <w:rsid w:val="006D270C"/>
    <w:rsid w:val="006D2849"/>
    <w:rsid w:val="006D3870"/>
    <w:rsid w:val="006D43A3"/>
    <w:rsid w:val="006D46E1"/>
    <w:rsid w:val="006D4BE7"/>
    <w:rsid w:val="006D634E"/>
    <w:rsid w:val="006E00D7"/>
    <w:rsid w:val="006E058D"/>
    <w:rsid w:val="006E168B"/>
    <w:rsid w:val="006E1722"/>
    <w:rsid w:val="006E26A6"/>
    <w:rsid w:val="006E4540"/>
    <w:rsid w:val="006E4F03"/>
    <w:rsid w:val="006E5344"/>
    <w:rsid w:val="006E647C"/>
    <w:rsid w:val="006E654E"/>
    <w:rsid w:val="006E70A4"/>
    <w:rsid w:val="006E7700"/>
    <w:rsid w:val="006E7AC1"/>
    <w:rsid w:val="006F0A37"/>
    <w:rsid w:val="006F2CB6"/>
    <w:rsid w:val="006F3294"/>
    <w:rsid w:val="006F3AA8"/>
    <w:rsid w:val="006F48E3"/>
    <w:rsid w:val="006F4C0E"/>
    <w:rsid w:val="006F5537"/>
    <w:rsid w:val="006F5AAE"/>
    <w:rsid w:val="006F60CA"/>
    <w:rsid w:val="006F7BAF"/>
    <w:rsid w:val="00703654"/>
    <w:rsid w:val="0070397A"/>
    <w:rsid w:val="00704B96"/>
    <w:rsid w:val="007055D1"/>
    <w:rsid w:val="007065BC"/>
    <w:rsid w:val="007065F9"/>
    <w:rsid w:val="00706C33"/>
    <w:rsid w:val="00710C42"/>
    <w:rsid w:val="00710EE7"/>
    <w:rsid w:val="00712781"/>
    <w:rsid w:val="0071305C"/>
    <w:rsid w:val="00714214"/>
    <w:rsid w:val="0071435D"/>
    <w:rsid w:val="00714953"/>
    <w:rsid w:val="00714B3B"/>
    <w:rsid w:val="007154C0"/>
    <w:rsid w:val="00715CB4"/>
    <w:rsid w:val="007165D1"/>
    <w:rsid w:val="007208F6"/>
    <w:rsid w:val="007214F3"/>
    <w:rsid w:val="007214FA"/>
    <w:rsid w:val="00721C71"/>
    <w:rsid w:val="00722B8A"/>
    <w:rsid w:val="00722D71"/>
    <w:rsid w:val="00723BE8"/>
    <w:rsid w:val="007245EC"/>
    <w:rsid w:val="00724635"/>
    <w:rsid w:val="007278C4"/>
    <w:rsid w:val="00727F11"/>
    <w:rsid w:val="00730CCC"/>
    <w:rsid w:val="00731253"/>
    <w:rsid w:val="00731F40"/>
    <w:rsid w:val="007329BA"/>
    <w:rsid w:val="00733659"/>
    <w:rsid w:val="00733D8B"/>
    <w:rsid w:val="007347BB"/>
    <w:rsid w:val="007348F0"/>
    <w:rsid w:val="007359A8"/>
    <w:rsid w:val="00735DD9"/>
    <w:rsid w:val="00735E16"/>
    <w:rsid w:val="00736289"/>
    <w:rsid w:val="00736DFE"/>
    <w:rsid w:val="00736F01"/>
    <w:rsid w:val="00736F5A"/>
    <w:rsid w:val="007372F3"/>
    <w:rsid w:val="00737847"/>
    <w:rsid w:val="00737E8F"/>
    <w:rsid w:val="0074136C"/>
    <w:rsid w:val="0074180A"/>
    <w:rsid w:val="00741A07"/>
    <w:rsid w:val="0074270E"/>
    <w:rsid w:val="007433FF"/>
    <w:rsid w:val="00744283"/>
    <w:rsid w:val="00745350"/>
    <w:rsid w:val="00745FAE"/>
    <w:rsid w:val="007461A3"/>
    <w:rsid w:val="00746358"/>
    <w:rsid w:val="00746702"/>
    <w:rsid w:val="00751831"/>
    <w:rsid w:val="00753AF2"/>
    <w:rsid w:val="00753D62"/>
    <w:rsid w:val="00754AB8"/>
    <w:rsid w:val="00754CD3"/>
    <w:rsid w:val="00756081"/>
    <w:rsid w:val="00756B45"/>
    <w:rsid w:val="0076089E"/>
    <w:rsid w:val="00761D35"/>
    <w:rsid w:val="00762864"/>
    <w:rsid w:val="00762CC8"/>
    <w:rsid w:val="007631EA"/>
    <w:rsid w:val="007637F1"/>
    <w:rsid w:val="00763B1C"/>
    <w:rsid w:val="00764305"/>
    <w:rsid w:val="00765849"/>
    <w:rsid w:val="00766535"/>
    <w:rsid w:val="007672D4"/>
    <w:rsid w:val="00767EE6"/>
    <w:rsid w:val="007707A6"/>
    <w:rsid w:val="007709F5"/>
    <w:rsid w:val="0077119F"/>
    <w:rsid w:val="00771A94"/>
    <w:rsid w:val="00771C95"/>
    <w:rsid w:val="00773138"/>
    <w:rsid w:val="0077357C"/>
    <w:rsid w:val="00774AA8"/>
    <w:rsid w:val="00774B3E"/>
    <w:rsid w:val="00774DB2"/>
    <w:rsid w:val="0077525B"/>
    <w:rsid w:val="00776D09"/>
    <w:rsid w:val="00776FAD"/>
    <w:rsid w:val="0077731C"/>
    <w:rsid w:val="00777C21"/>
    <w:rsid w:val="00777DB1"/>
    <w:rsid w:val="00782458"/>
    <w:rsid w:val="00782653"/>
    <w:rsid w:val="00783301"/>
    <w:rsid w:val="007834E3"/>
    <w:rsid w:val="0078373B"/>
    <w:rsid w:val="00783DC3"/>
    <w:rsid w:val="0078603A"/>
    <w:rsid w:val="00790818"/>
    <w:rsid w:val="00790ECD"/>
    <w:rsid w:val="007916FA"/>
    <w:rsid w:val="00791960"/>
    <w:rsid w:val="00791B6D"/>
    <w:rsid w:val="00791F9A"/>
    <w:rsid w:val="007927F4"/>
    <w:rsid w:val="007930A4"/>
    <w:rsid w:val="00793770"/>
    <w:rsid w:val="00793E96"/>
    <w:rsid w:val="007940A4"/>
    <w:rsid w:val="007946EE"/>
    <w:rsid w:val="007958A8"/>
    <w:rsid w:val="00795A70"/>
    <w:rsid w:val="00795ED3"/>
    <w:rsid w:val="0079716D"/>
    <w:rsid w:val="00797C62"/>
    <w:rsid w:val="007A1D1C"/>
    <w:rsid w:val="007A56E8"/>
    <w:rsid w:val="007A5AA2"/>
    <w:rsid w:val="007A5F71"/>
    <w:rsid w:val="007A62B3"/>
    <w:rsid w:val="007A7B1D"/>
    <w:rsid w:val="007B0B76"/>
    <w:rsid w:val="007B1486"/>
    <w:rsid w:val="007B1880"/>
    <w:rsid w:val="007B1A04"/>
    <w:rsid w:val="007B1D12"/>
    <w:rsid w:val="007B26ED"/>
    <w:rsid w:val="007B2C67"/>
    <w:rsid w:val="007B37EC"/>
    <w:rsid w:val="007B3885"/>
    <w:rsid w:val="007B3BBE"/>
    <w:rsid w:val="007B4B2D"/>
    <w:rsid w:val="007B5409"/>
    <w:rsid w:val="007B5B95"/>
    <w:rsid w:val="007B65D6"/>
    <w:rsid w:val="007B6746"/>
    <w:rsid w:val="007B68C8"/>
    <w:rsid w:val="007B6B44"/>
    <w:rsid w:val="007B753E"/>
    <w:rsid w:val="007C1EBE"/>
    <w:rsid w:val="007C3AC3"/>
    <w:rsid w:val="007C40AE"/>
    <w:rsid w:val="007C5555"/>
    <w:rsid w:val="007C5B19"/>
    <w:rsid w:val="007C63FD"/>
    <w:rsid w:val="007D064C"/>
    <w:rsid w:val="007D095A"/>
    <w:rsid w:val="007D0B1A"/>
    <w:rsid w:val="007D2A74"/>
    <w:rsid w:val="007D3A97"/>
    <w:rsid w:val="007D4DA4"/>
    <w:rsid w:val="007D574E"/>
    <w:rsid w:val="007D7C8C"/>
    <w:rsid w:val="007E0039"/>
    <w:rsid w:val="007E05B5"/>
    <w:rsid w:val="007E16FD"/>
    <w:rsid w:val="007E1DE3"/>
    <w:rsid w:val="007E1E7A"/>
    <w:rsid w:val="007E20ED"/>
    <w:rsid w:val="007E302A"/>
    <w:rsid w:val="007E319E"/>
    <w:rsid w:val="007E337A"/>
    <w:rsid w:val="007E7BE5"/>
    <w:rsid w:val="007F04D3"/>
    <w:rsid w:val="007F069A"/>
    <w:rsid w:val="007F0BAD"/>
    <w:rsid w:val="007F11A7"/>
    <w:rsid w:val="007F12D3"/>
    <w:rsid w:val="007F1396"/>
    <w:rsid w:val="007F1BE1"/>
    <w:rsid w:val="007F1EF9"/>
    <w:rsid w:val="007F3163"/>
    <w:rsid w:val="007F4AA8"/>
    <w:rsid w:val="007F4DB4"/>
    <w:rsid w:val="007F50A9"/>
    <w:rsid w:val="007F6C7E"/>
    <w:rsid w:val="00800AB8"/>
    <w:rsid w:val="00800C37"/>
    <w:rsid w:val="008026DD"/>
    <w:rsid w:val="00802F57"/>
    <w:rsid w:val="00803CC4"/>
    <w:rsid w:val="00803EA4"/>
    <w:rsid w:val="00804E25"/>
    <w:rsid w:val="0080618B"/>
    <w:rsid w:val="00806C76"/>
    <w:rsid w:val="00807728"/>
    <w:rsid w:val="00810A99"/>
    <w:rsid w:val="00810B7F"/>
    <w:rsid w:val="00810EE2"/>
    <w:rsid w:val="00812D14"/>
    <w:rsid w:val="00812D90"/>
    <w:rsid w:val="008134C8"/>
    <w:rsid w:val="008137E3"/>
    <w:rsid w:val="00813B42"/>
    <w:rsid w:val="00814589"/>
    <w:rsid w:val="00815034"/>
    <w:rsid w:val="0081622C"/>
    <w:rsid w:val="00816DDE"/>
    <w:rsid w:val="0081766A"/>
    <w:rsid w:val="00820339"/>
    <w:rsid w:val="00820DC1"/>
    <w:rsid w:val="0082120D"/>
    <w:rsid w:val="008212F8"/>
    <w:rsid w:val="00821BC9"/>
    <w:rsid w:val="0082266A"/>
    <w:rsid w:val="00822CAB"/>
    <w:rsid w:val="00822D02"/>
    <w:rsid w:val="008235F6"/>
    <w:rsid w:val="00823B3F"/>
    <w:rsid w:val="0082413E"/>
    <w:rsid w:val="00824B31"/>
    <w:rsid w:val="00825DE7"/>
    <w:rsid w:val="00825FB5"/>
    <w:rsid w:val="008264D2"/>
    <w:rsid w:val="00826EF3"/>
    <w:rsid w:val="00826F50"/>
    <w:rsid w:val="00827930"/>
    <w:rsid w:val="00827979"/>
    <w:rsid w:val="00827F00"/>
    <w:rsid w:val="00830C74"/>
    <w:rsid w:val="00831804"/>
    <w:rsid w:val="00831C3A"/>
    <w:rsid w:val="00831C44"/>
    <w:rsid w:val="00831DC7"/>
    <w:rsid w:val="00832C92"/>
    <w:rsid w:val="00834403"/>
    <w:rsid w:val="00836882"/>
    <w:rsid w:val="00837FC0"/>
    <w:rsid w:val="00840AE2"/>
    <w:rsid w:val="00841BFF"/>
    <w:rsid w:val="00842032"/>
    <w:rsid w:val="00842597"/>
    <w:rsid w:val="00842956"/>
    <w:rsid w:val="00842F2B"/>
    <w:rsid w:val="0084451D"/>
    <w:rsid w:val="008453E6"/>
    <w:rsid w:val="00847DA7"/>
    <w:rsid w:val="00847F29"/>
    <w:rsid w:val="0085227E"/>
    <w:rsid w:val="0085404C"/>
    <w:rsid w:val="008549EB"/>
    <w:rsid w:val="00855A52"/>
    <w:rsid w:val="0085714C"/>
    <w:rsid w:val="0085725F"/>
    <w:rsid w:val="00860A36"/>
    <w:rsid w:val="00860DB2"/>
    <w:rsid w:val="00860E9B"/>
    <w:rsid w:val="00862161"/>
    <w:rsid w:val="00863C60"/>
    <w:rsid w:val="008649E3"/>
    <w:rsid w:val="008650B4"/>
    <w:rsid w:val="0086533B"/>
    <w:rsid w:val="0086568C"/>
    <w:rsid w:val="00865B63"/>
    <w:rsid w:val="0086614C"/>
    <w:rsid w:val="008668FC"/>
    <w:rsid w:val="00866DA1"/>
    <w:rsid w:val="00866DBC"/>
    <w:rsid w:val="008670D2"/>
    <w:rsid w:val="008677ED"/>
    <w:rsid w:val="00867F1A"/>
    <w:rsid w:val="00870529"/>
    <w:rsid w:val="00870823"/>
    <w:rsid w:val="0087099F"/>
    <w:rsid w:val="00870E5F"/>
    <w:rsid w:val="00871A1E"/>
    <w:rsid w:val="0087282D"/>
    <w:rsid w:val="0087312A"/>
    <w:rsid w:val="008733C8"/>
    <w:rsid w:val="0087397B"/>
    <w:rsid w:val="00873F19"/>
    <w:rsid w:val="00874364"/>
    <w:rsid w:val="008743A6"/>
    <w:rsid w:val="00874A0C"/>
    <w:rsid w:val="0087521A"/>
    <w:rsid w:val="008759E9"/>
    <w:rsid w:val="00875CF1"/>
    <w:rsid w:val="00877026"/>
    <w:rsid w:val="00877478"/>
    <w:rsid w:val="00880A6C"/>
    <w:rsid w:val="00880CE2"/>
    <w:rsid w:val="00881E02"/>
    <w:rsid w:val="00882C75"/>
    <w:rsid w:val="00882F29"/>
    <w:rsid w:val="00883380"/>
    <w:rsid w:val="008838E3"/>
    <w:rsid w:val="00885002"/>
    <w:rsid w:val="008850CD"/>
    <w:rsid w:val="008850E4"/>
    <w:rsid w:val="0088595F"/>
    <w:rsid w:val="00885964"/>
    <w:rsid w:val="008879CF"/>
    <w:rsid w:val="00887E98"/>
    <w:rsid w:val="0089008D"/>
    <w:rsid w:val="0089121B"/>
    <w:rsid w:val="00892BA0"/>
    <w:rsid w:val="00892CD6"/>
    <w:rsid w:val="00892F7B"/>
    <w:rsid w:val="00894E03"/>
    <w:rsid w:val="00896338"/>
    <w:rsid w:val="00896A2B"/>
    <w:rsid w:val="00896A46"/>
    <w:rsid w:val="008974EE"/>
    <w:rsid w:val="0089756F"/>
    <w:rsid w:val="008A16A3"/>
    <w:rsid w:val="008A249B"/>
    <w:rsid w:val="008A2758"/>
    <w:rsid w:val="008A4120"/>
    <w:rsid w:val="008A4727"/>
    <w:rsid w:val="008A5D17"/>
    <w:rsid w:val="008A6B0F"/>
    <w:rsid w:val="008A6BD6"/>
    <w:rsid w:val="008A72FA"/>
    <w:rsid w:val="008A748B"/>
    <w:rsid w:val="008A769F"/>
    <w:rsid w:val="008B032D"/>
    <w:rsid w:val="008B0584"/>
    <w:rsid w:val="008B05EC"/>
    <w:rsid w:val="008B1091"/>
    <w:rsid w:val="008B1289"/>
    <w:rsid w:val="008B15C3"/>
    <w:rsid w:val="008B1F1A"/>
    <w:rsid w:val="008B2118"/>
    <w:rsid w:val="008B24DA"/>
    <w:rsid w:val="008B2565"/>
    <w:rsid w:val="008B28F1"/>
    <w:rsid w:val="008B3024"/>
    <w:rsid w:val="008B3739"/>
    <w:rsid w:val="008B42BC"/>
    <w:rsid w:val="008B4517"/>
    <w:rsid w:val="008B5591"/>
    <w:rsid w:val="008B5C20"/>
    <w:rsid w:val="008B7483"/>
    <w:rsid w:val="008B7E5C"/>
    <w:rsid w:val="008B7F49"/>
    <w:rsid w:val="008C035E"/>
    <w:rsid w:val="008C3999"/>
    <w:rsid w:val="008C3DF9"/>
    <w:rsid w:val="008C3EE8"/>
    <w:rsid w:val="008C4449"/>
    <w:rsid w:val="008C5B32"/>
    <w:rsid w:val="008C6324"/>
    <w:rsid w:val="008C6DCA"/>
    <w:rsid w:val="008C6E23"/>
    <w:rsid w:val="008C6F40"/>
    <w:rsid w:val="008C747B"/>
    <w:rsid w:val="008C7978"/>
    <w:rsid w:val="008C7E1C"/>
    <w:rsid w:val="008D1BCB"/>
    <w:rsid w:val="008D1E21"/>
    <w:rsid w:val="008D1E8D"/>
    <w:rsid w:val="008D2922"/>
    <w:rsid w:val="008D2CD5"/>
    <w:rsid w:val="008D3820"/>
    <w:rsid w:val="008D3B96"/>
    <w:rsid w:val="008D6945"/>
    <w:rsid w:val="008D74D8"/>
    <w:rsid w:val="008D7F27"/>
    <w:rsid w:val="008E02B5"/>
    <w:rsid w:val="008E08AB"/>
    <w:rsid w:val="008E19DF"/>
    <w:rsid w:val="008E28C8"/>
    <w:rsid w:val="008E2D2D"/>
    <w:rsid w:val="008E3694"/>
    <w:rsid w:val="008E3D24"/>
    <w:rsid w:val="008E49BD"/>
    <w:rsid w:val="008E4F19"/>
    <w:rsid w:val="008E5692"/>
    <w:rsid w:val="008E586B"/>
    <w:rsid w:val="008E5897"/>
    <w:rsid w:val="008E5EBD"/>
    <w:rsid w:val="008E64BD"/>
    <w:rsid w:val="008E7D2F"/>
    <w:rsid w:val="008F0E5E"/>
    <w:rsid w:val="008F1C0B"/>
    <w:rsid w:val="008F356A"/>
    <w:rsid w:val="008F39BC"/>
    <w:rsid w:val="008F3ADF"/>
    <w:rsid w:val="008F3F24"/>
    <w:rsid w:val="008F4F10"/>
    <w:rsid w:val="008F66CF"/>
    <w:rsid w:val="008F6B97"/>
    <w:rsid w:val="008F708D"/>
    <w:rsid w:val="008F74E9"/>
    <w:rsid w:val="008F76F8"/>
    <w:rsid w:val="008F7722"/>
    <w:rsid w:val="008F7756"/>
    <w:rsid w:val="008F7C1D"/>
    <w:rsid w:val="00900517"/>
    <w:rsid w:val="00900CE1"/>
    <w:rsid w:val="00901A00"/>
    <w:rsid w:val="00902527"/>
    <w:rsid w:val="00902D8D"/>
    <w:rsid w:val="0090371A"/>
    <w:rsid w:val="009051C9"/>
    <w:rsid w:val="009064DC"/>
    <w:rsid w:val="00906932"/>
    <w:rsid w:val="00906A2A"/>
    <w:rsid w:val="00907FE4"/>
    <w:rsid w:val="009101C6"/>
    <w:rsid w:val="00910479"/>
    <w:rsid w:val="00910959"/>
    <w:rsid w:val="00910B70"/>
    <w:rsid w:val="00910CAF"/>
    <w:rsid w:val="00910D88"/>
    <w:rsid w:val="00911EB3"/>
    <w:rsid w:val="00912C7E"/>
    <w:rsid w:val="0091336F"/>
    <w:rsid w:val="0091356C"/>
    <w:rsid w:val="00913990"/>
    <w:rsid w:val="00913D00"/>
    <w:rsid w:val="00915329"/>
    <w:rsid w:val="009153A8"/>
    <w:rsid w:val="00915F8A"/>
    <w:rsid w:val="00916BB6"/>
    <w:rsid w:val="00916CC9"/>
    <w:rsid w:val="0091724F"/>
    <w:rsid w:val="0091756E"/>
    <w:rsid w:val="009218DF"/>
    <w:rsid w:val="00921C3D"/>
    <w:rsid w:val="0092251A"/>
    <w:rsid w:val="00922DD3"/>
    <w:rsid w:val="00924D1F"/>
    <w:rsid w:val="00925B33"/>
    <w:rsid w:val="00926AFC"/>
    <w:rsid w:val="009276EC"/>
    <w:rsid w:val="00927B72"/>
    <w:rsid w:val="00927E1D"/>
    <w:rsid w:val="009303D9"/>
    <w:rsid w:val="0093130C"/>
    <w:rsid w:val="00931C82"/>
    <w:rsid w:val="0093302B"/>
    <w:rsid w:val="00933D15"/>
    <w:rsid w:val="00935163"/>
    <w:rsid w:val="009353DC"/>
    <w:rsid w:val="009358EB"/>
    <w:rsid w:val="00935961"/>
    <w:rsid w:val="00935DCC"/>
    <w:rsid w:val="00935FBD"/>
    <w:rsid w:val="00935FBE"/>
    <w:rsid w:val="00937429"/>
    <w:rsid w:val="0093784B"/>
    <w:rsid w:val="0094094C"/>
    <w:rsid w:val="00940957"/>
    <w:rsid w:val="00941944"/>
    <w:rsid w:val="0094220A"/>
    <w:rsid w:val="00942814"/>
    <w:rsid w:val="00945391"/>
    <w:rsid w:val="00946627"/>
    <w:rsid w:val="00946FB0"/>
    <w:rsid w:val="00951FF3"/>
    <w:rsid w:val="00952203"/>
    <w:rsid w:val="009528A7"/>
    <w:rsid w:val="00952C98"/>
    <w:rsid w:val="0095319F"/>
    <w:rsid w:val="00953BFE"/>
    <w:rsid w:val="00954159"/>
    <w:rsid w:val="009550ED"/>
    <w:rsid w:val="00955AF3"/>
    <w:rsid w:val="00955CFF"/>
    <w:rsid w:val="00957C47"/>
    <w:rsid w:val="00960460"/>
    <w:rsid w:val="009615C9"/>
    <w:rsid w:val="00961F53"/>
    <w:rsid w:val="00962165"/>
    <w:rsid w:val="009625DB"/>
    <w:rsid w:val="00962837"/>
    <w:rsid w:val="00963BE1"/>
    <w:rsid w:val="0096415C"/>
    <w:rsid w:val="00964DEC"/>
    <w:rsid w:val="00964F47"/>
    <w:rsid w:val="009658CE"/>
    <w:rsid w:val="00965C08"/>
    <w:rsid w:val="00965FA0"/>
    <w:rsid w:val="00966962"/>
    <w:rsid w:val="009678FB"/>
    <w:rsid w:val="00967BA8"/>
    <w:rsid w:val="00967CEC"/>
    <w:rsid w:val="00970171"/>
    <w:rsid w:val="009716BF"/>
    <w:rsid w:val="00971EF4"/>
    <w:rsid w:val="00972D1A"/>
    <w:rsid w:val="009737DF"/>
    <w:rsid w:val="00973815"/>
    <w:rsid w:val="00974976"/>
    <w:rsid w:val="00974ED1"/>
    <w:rsid w:val="00975404"/>
    <w:rsid w:val="009754AA"/>
    <w:rsid w:val="00977EA5"/>
    <w:rsid w:val="00981020"/>
    <w:rsid w:val="00981BD0"/>
    <w:rsid w:val="00981DE8"/>
    <w:rsid w:val="00982004"/>
    <w:rsid w:val="00982855"/>
    <w:rsid w:val="00982DFD"/>
    <w:rsid w:val="00983852"/>
    <w:rsid w:val="00983AC3"/>
    <w:rsid w:val="00984889"/>
    <w:rsid w:val="00984C96"/>
    <w:rsid w:val="0098601F"/>
    <w:rsid w:val="0098635A"/>
    <w:rsid w:val="0098765B"/>
    <w:rsid w:val="0099051A"/>
    <w:rsid w:val="0099075F"/>
    <w:rsid w:val="00990878"/>
    <w:rsid w:val="009926DF"/>
    <w:rsid w:val="00993098"/>
    <w:rsid w:val="00993312"/>
    <w:rsid w:val="0099347F"/>
    <w:rsid w:val="00993AB3"/>
    <w:rsid w:val="00995B2E"/>
    <w:rsid w:val="00996015"/>
    <w:rsid w:val="009964C8"/>
    <w:rsid w:val="0099654C"/>
    <w:rsid w:val="00997B8B"/>
    <w:rsid w:val="009A04AF"/>
    <w:rsid w:val="009A0742"/>
    <w:rsid w:val="009A107A"/>
    <w:rsid w:val="009A1615"/>
    <w:rsid w:val="009A28BA"/>
    <w:rsid w:val="009A2EB7"/>
    <w:rsid w:val="009A3124"/>
    <w:rsid w:val="009A392A"/>
    <w:rsid w:val="009A3BAD"/>
    <w:rsid w:val="009A4A49"/>
    <w:rsid w:val="009A55A3"/>
    <w:rsid w:val="009A71FD"/>
    <w:rsid w:val="009A7CFD"/>
    <w:rsid w:val="009B022A"/>
    <w:rsid w:val="009B0441"/>
    <w:rsid w:val="009B2E3C"/>
    <w:rsid w:val="009B3018"/>
    <w:rsid w:val="009B3512"/>
    <w:rsid w:val="009B3DEC"/>
    <w:rsid w:val="009B4EC4"/>
    <w:rsid w:val="009B5060"/>
    <w:rsid w:val="009B5D56"/>
    <w:rsid w:val="009B6DB8"/>
    <w:rsid w:val="009B6F11"/>
    <w:rsid w:val="009C1554"/>
    <w:rsid w:val="009C186A"/>
    <w:rsid w:val="009C2FC2"/>
    <w:rsid w:val="009C4182"/>
    <w:rsid w:val="009C4D48"/>
    <w:rsid w:val="009C5067"/>
    <w:rsid w:val="009C6645"/>
    <w:rsid w:val="009C6EAE"/>
    <w:rsid w:val="009D10A3"/>
    <w:rsid w:val="009D144B"/>
    <w:rsid w:val="009D1495"/>
    <w:rsid w:val="009D15BE"/>
    <w:rsid w:val="009D245C"/>
    <w:rsid w:val="009D2628"/>
    <w:rsid w:val="009D2BF1"/>
    <w:rsid w:val="009D3344"/>
    <w:rsid w:val="009D366B"/>
    <w:rsid w:val="009D3F1E"/>
    <w:rsid w:val="009D4B82"/>
    <w:rsid w:val="009D5D79"/>
    <w:rsid w:val="009E05FF"/>
    <w:rsid w:val="009E188D"/>
    <w:rsid w:val="009E1CA6"/>
    <w:rsid w:val="009E22C2"/>
    <w:rsid w:val="009E3B97"/>
    <w:rsid w:val="009E5819"/>
    <w:rsid w:val="009E605E"/>
    <w:rsid w:val="009E628E"/>
    <w:rsid w:val="009E69FA"/>
    <w:rsid w:val="009E6DB8"/>
    <w:rsid w:val="009E75B6"/>
    <w:rsid w:val="009E76BF"/>
    <w:rsid w:val="009E7C38"/>
    <w:rsid w:val="009F111B"/>
    <w:rsid w:val="009F22C0"/>
    <w:rsid w:val="009F3F58"/>
    <w:rsid w:val="009F41F2"/>
    <w:rsid w:val="009F4646"/>
    <w:rsid w:val="009F468E"/>
    <w:rsid w:val="009F537A"/>
    <w:rsid w:val="009F7CDF"/>
    <w:rsid w:val="00A01FB4"/>
    <w:rsid w:val="00A01FE2"/>
    <w:rsid w:val="00A03636"/>
    <w:rsid w:val="00A04F19"/>
    <w:rsid w:val="00A06820"/>
    <w:rsid w:val="00A07148"/>
    <w:rsid w:val="00A075EC"/>
    <w:rsid w:val="00A07686"/>
    <w:rsid w:val="00A07D40"/>
    <w:rsid w:val="00A07DD6"/>
    <w:rsid w:val="00A10A3E"/>
    <w:rsid w:val="00A12AA7"/>
    <w:rsid w:val="00A14408"/>
    <w:rsid w:val="00A14DA9"/>
    <w:rsid w:val="00A15E23"/>
    <w:rsid w:val="00A15ED6"/>
    <w:rsid w:val="00A173FD"/>
    <w:rsid w:val="00A20695"/>
    <w:rsid w:val="00A20A03"/>
    <w:rsid w:val="00A22D2B"/>
    <w:rsid w:val="00A22F76"/>
    <w:rsid w:val="00A23375"/>
    <w:rsid w:val="00A236A1"/>
    <w:rsid w:val="00A238EA"/>
    <w:rsid w:val="00A23A8B"/>
    <w:rsid w:val="00A23B0A"/>
    <w:rsid w:val="00A24399"/>
    <w:rsid w:val="00A24BE0"/>
    <w:rsid w:val="00A24CED"/>
    <w:rsid w:val="00A2505A"/>
    <w:rsid w:val="00A259AC"/>
    <w:rsid w:val="00A265B6"/>
    <w:rsid w:val="00A27CB2"/>
    <w:rsid w:val="00A309C5"/>
    <w:rsid w:val="00A30AE2"/>
    <w:rsid w:val="00A31188"/>
    <w:rsid w:val="00A31FBE"/>
    <w:rsid w:val="00A32941"/>
    <w:rsid w:val="00A33257"/>
    <w:rsid w:val="00A33341"/>
    <w:rsid w:val="00A33BD0"/>
    <w:rsid w:val="00A341FA"/>
    <w:rsid w:val="00A34648"/>
    <w:rsid w:val="00A347C9"/>
    <w:rsid w:val="00A34AB4"/>
    <w:rsid w:val="00A35699"/>
    <w:rsid w:val="00A36B7C"/>
    <w:rsid w:val="00A3732C"/>
    <w:rsid w:val="00A37C49"/>
    <w:rsid w:val="00A40F67"/>
    <w:rsid w:val="00A42609"/>
    <w:rsid w:val="00A429F8"/>
    <w:rsid w:val="00A43690"/>
    <w:rsid w:val="00A453E9"/>
    <w:rsid w:val="00A45BC0"/>
    <w:rsid w:val="00A460AB"/>
    <w:rsid w:val="00A461F3"/>
    <w:rsid w:val="00A47CE2"/>
    <w:rsid w:val="00A47E85"/>
    <w:rsid w:val="00A47F1A"/>
    <w:rsid w:val="00A5156F"/>
    <w:rsid w:val="00A52749"/>
    <w:rsid w:val="00A534E8"/>
    <w:rsid w:val="00A53593"/>
    <w:rsid w:val="00A54CCC"/>
    <w:rsid w:val="00A54F38"/>
    <w:rsid w:val="00A552D0"/>
    <w:rsid w:val="00A553D5"/>
    <w:rsid w:val="00A55F73"/>
    <w:rsid w:val="00A565EF"/>
    <w:rsid w:val="00A56E68"/>
    <w:rsid w:val="00A574F6"/>
    <w:rsid w:val="00A5767A"/>
    <w:rsid w:val="00A57D29"/>
    <w:rsid w:val="00A615AD"/>
    <w:rsid w:val="00A615E4"/>
    <w:rsid w:val="00A61C9A"/>
    <w:rsid w:val="00A62784"/>
    <w:rsid w:val="00A63245"/>
    <w:rsid w:val="00A633B3"/>
    <w:rsid w:val="00A64D38"/>
    <w:rsid w:val="00A65CCB"/>
    <w:rsid w:val="00A665D6"/>
    <w:rsid w:val="00A66BBA"/>
    <w:rsid w:val="00A66E72"/>
    <w:rsid w:val="00A671F8"/>
    <w:rsid w:val="00A67AB8"/>
    <w:rsid w:val="00A67FFB"/>
    <w:rsid w:val="00A702F9"/>
    <w:rsid w:val="00A70353"/>
    <w:rsid w:val="00A71089"/>
    <w:rsid w:val="00A710D5"/>
    <w:rsid w:val="00A72B01"/>
    <w:rsid w:val="00A74925"/>
    <w:rsid w:val="00A74A69"/>
    <w:rsid w:val="00A74D52"/>
    <w:rsid w:val="00A75DCB"/>
    <w:rsid w:val="00A764A1"/>
    <w:rsid w:val="00A8017F"/>
    <w:rsid w:val="00A80196"/>
    <w:rsid w:val="00A805B2"/>
    <w:rsid w:val="00A80791"/>
    <w:rsid w:val="00A815A4"/>
    <w:rsid w:val="00A81FD8"/>
    <w:rsid w:val="00A82270"/>
    <w:rsid w:val="00A82779"/>
    <w:rsid w:val="00A82F8B"/>
    <w:rsid w:val="00A83056"/>
    <w:rsid w:val="00A830FB"/>
    <w:rsid w:val="00A83D09"/>
    <w:rsid w:val="00A84F7C"/>
    <w:rsid w:val="00A85857"/>
    <w:rsid w:val="00A859D8"/>
    <w:rsid w:val="00A868D0"/>
    <w:rsid w:val="00A87D9E"/>
    <w:rsid w:val="00A9355F"/>
    <w:rsid w:val="00A938ED"/>
    <w:rsid w:val="00A9404E"/>
    <w:rsid w:val="00A942A0"/>
    <w:rsid w:val="00A94776"/>
    <w:rsid w:val="00A9529B"/>
    <w:rsid w:val="00A959D1"/>
    <w:rsid w:val="00A96D5F"/>
    <w:rsid w:val="00A97817"/>
    <w:rsid w:val="00A97F52"/>
    <w:rsid w:val="00AA1CD0"/>
    <w:rsid w:val="00AA22D0"/>
    <w:rsid w:val="00AA2B61"/>
    <w:rsid w:val="00AA481E"/>
    <w:rsid w:val="00AA6F23"/>
    <w:rsid w:val="00AA73A0"/>
    <w:rsid w:val="00AB0730"/>
    <w:rsid w:val="00AB1584"/>
    <w:rsid w:val="00AB1B9B"/>
    <w:rsid w:val="00AB1C19"/>
    <w:rsid w:val="00AB25EE"/>
    <w:rsid w:val="00AB2760"/>
    <w:rsid w:val="00AB290F"/>
    <w:rsid w:val="00AB37BD"/>
    <w:rsid w:val="00AB39FD"/>
    <w:rsid w:val="00AB421A"/>
    <w:rsid w:val="00AB4403"/>
    <w:rsid w:val="00AB4617"/>
    <w:rsid w:val="00AB4AD3"/>
    <w:rsid w:val="00AB508A"/>
    <w:rsid w:val="00AB5C37"/>
    <w:rsid w:val="00AB5E65"/>
    <w:rsid w:val="00AB780F"/>
    <w:rsid w:val="00AC0567"/>
    <w:rsid w:val="00AC0BA8"/>
    <w:rsid w:val="00AC1546"/>
    <w:rsid w:val="00AC241E"/>
    <w:rsid w:val="00AC269C"/>
    <w:rsid w:val="00AC6847"/>
    <w:rsid w:val="00AC69E4"/>
    <w:rsid w:val="00AD2D1A"/>
    <w:rsid w:val="00AD4730"/>
    <w:rsid w:val="00AD4CD0"/>
    <w:rsid w:val="00AD5EAC"/>
    <w:rsid w:val="00AD7C6E"/>
    <w:rsid w:val="00AE151E"/>
    <w:rsid w:val="00AE198B"/>
    <w:rsid w:val="00AE2E27"/>
    <w:rsid w:val="00AE3054"/>
    <w:rsid w:val="00AE32AC"/>
    <w:rsid w:val="00AE3CA0"/>
    <w:rsid w:val="00AE4F28"/>
    <w:rsid w:val="00AE58E4"/>
    <w:rsid w:val="00AE5D52"/>
    <w:rsid w:val="00AE6221"/>
    <w:rsid w:val="00AE6359"/>
    <w:rsid w:val="00AE7AEE"/>
    <w:rsid w:val="00AE7EE7"/>
    <w:rsid w:val="00AF122A"/>
    <w:rsid w:val="00AF14DB"/>
    <w:rsid w:val="00AF14E6"/>
    <w:rsid w:val="00AF18F3"/>
    <w:rsid w:val="00AF1F63"/>
    <w:rsid w:val="00AF253F"/>
    <w:rsid w:val="00AF2C56"/>
    <w:rsid w:val="00AF393E"/>
    <w:rsid w:val="00AF41BD"/>
    <w:rsid w:val="00AF46A0"/>
    <w:rsid w:val="00AF4AC3"/>
    <w:rsid w:val="00AF4E3D"/>
    <w:rsid w:val="00AF509F"/>
    <w:rsid w:val="00AF56AF"/>
    <w:rsid w:val="00B00143"/>
    <w:rsid w:val="00B005A6"/>
    <w:rsid w:val="00B015B3"/>
    <w:rsid w:val="00B01CCE"/>
    <w:rsid w:val="00B01DB4"/>
    <w:rsid w:val="00B03869"/>
    <w:rsid w:val="00B03DDC"/>
    <w:rsid w:val="00B0433C"/>
    <w:rsid w:val="00B0455A"/>
    <w:rsid w:val="00B0470B"/>
    <w:rsid w:val="00B05188"/>
    <w:rsid w:val="00B069D2"/>
    <w:rsid w:val="00B077E4"/>
    <w:rsid w:val="00B11352"/>
    <w:rsid w:val="00B114CB"/>
    <w:rsid w:val="00B1445E"/>
    <w:rsid w:val="00B14513"/>
    <w:rsid w:val="00B151B7"/>
    <w:rsid w:val="00B16416"/>
    <w:rsid w:val="00B167A6"/>
    <w:rsid w:val="00B1751B"/>
    <w:rsid w:val="00B175D0"/>
    <w:rsid w:val="00B21767"/>
    <w:rsid w:val="00B229ED"/>
    <w:rsid w:val="00B2339F"/>
    <w:rsid w:val="00B244C4"/>
    <w:rsid w:val="00B2487F"/>
    <w:rsid w:val="00B24B13"/>
    <w:rsid w:val="00B24E14"/>
    <w:rsid w:val="00B253AD"/>
    <w:rsid w:val="00B259C2"/>
    <w:rsid w:val="00B25CDB"/>
    <w:rsid w:val="00B26560"/>
    <w:rsid w:val="00B2657B"/>
    <w:rsid w:val="00B27129"/>
    <w:rsid w:val="00B31AF7"/>
    <w:rsid w:val="00B31E2D"/>
    <w:rsid w:val="00B32BA8"/>
    <w:rsid w:val="00B3382C"/>
    <w:rsid w:val="00B34142"/>
    <w:rsid w:val="00B34D88"/>
    <w:rsid w:val="00B34F74"/>
    <w:rsid w:val="00B361F0"/>
    <w:rsid w:val="00B37372"/>
    <w:rsid w:val="00B37DDB"/>
    <w:rsid w:val="00B407D3"/>
    <w:rsid w:val="00B40EDF"/>
    <w:rsid w:val="00B4136F"/>
    <w:rsid w:val="00B415C9"/>
    <w:rsid w:val="00B41A06"/>
    <w:rsid w:val="00B42767"/>
    <w:rsid w:val="00B42812"/>
    <w:rsid w:val="00B42968"/>
    <w:rsid w:val="00B4329C"/>
    <w:rsid w:val="00B45625"/>
    <w:rsid w:val="00B468B7"/>
    <w:rsid w:val="00B46E3D"/>
    <w:rsid w:val="00B47D41"/>
    <w:rsid w:val="00B506F1"/>
    <w:rsid w:val="00B513A3"/>
    <w:rsid w:val="00B51B3C"/>
    <w:rsid w:val="00B5218B"/>
    <w:rsid w:val="00B52B3A"/>
    <w:rsid w:val="00B539F3"/>
    <w:rsid w:val="00B53F6C"/>
    <w:rsid w:val="00B548BA"/>
    <w:rsid w:val="00B55BA1"/>
    <w:rsid w:val="00B55C26"/>
    <w:rsid w:val="00B562BA"/>
    <w:rsid w:val="00B565C0"/>
    <w:rsid w:val="00B5724C"/>
    <w:rsid w:val="00B57B3A"/>
    <w:rsid w:val="00B6046E"/>
    <w:rsid w:val="00B60CF0"/>
    <w:rsid w:val="00B60FB6"/>
    <w:rsid w:val="00B61732"/>
    <w:rsid w:val="00B63228"/>
    <w:rsid w:val="00B635DA"/>
    <w:rsid w:val="00B64494"/>
    <w:rsid w:val="00B64B28"/>
    <w:rsid w:val="00B651B4"/>
    <w:rsid w:val="00B655CC"/>
    <w:rsid w:val="00B65ED4"/>
    <w:rsid w:val="00B66AC0"/>
    <w:rsid w:val="00B6705D"/>
    <w:rsid w:val="00B67B92"/>
    <w:rsid w:val="00B700D5"/>
    <w:rsid w:val="00B7231C"/>
    <w:rsid w:val="00B738E0"/>
    <w:rsid w:val="00B7479E"/>
    <w:rsid w:val="00B74853"/>
    <w:rsid w:val="00B74CBA"/>
    <w:rsid w:val="00B74D79"/>
    <w:rsid w:val="00B75FAF"/>
    <w:rsid w:val="00B765E1"/>
    <w:rsid w:val="00B766D9"/>
    <w:rsid w:val="00B7696C"/>
    <w:rsid w:val="00B77B65"/>
    <w:rsid w:val="00B77FB7"/>
    <w:rsid w:val="00B8040D"/>
    <w:rsid w:val="00B812C1"/>
    <w:rsid w:val="00B81AF6"/>
    <w:rsid w:val="00B82C1C"/>
    <w:rsid w:val="00B831B2"/>
    <w:rsid w:val="00B832AC"/>
    <w:rsid w:val="00B83454"/>
    <w:rsid w:val="00B83EC0"/>
    <w:rsid w:val="00B8407E"/>
    <w:rsid w:val="00B84EF5"/>
    <w:rsid w:val="00B85AB9"/>
    <w:rsid w:val="00B85FB7"/>
    <w:rsid w:val="00B86B09"/>
    <w:rsid w:val="00B8728C"/>
    <w:rsid w:val="00B876F1"/>
    <w:rsid w:val="00B87A77"/>
    <w:rsid w:val="00B87CBC"/>
    <w:rsid w:val="00B917D2"/>
    <w:rsid w:val="00B91A82"/>
    <w:rsid w:val="00B92DD7"/>
    <w:rsid w:val="00B936E3"/>
    <w:rsid w:val="00B944B5"/>
    <w:rsid w:val="00B948FC"/>
    <w:rsid w:val="00B94928"/>
    <w:rsid w:val="00B95004"/>
    <w:rsid w:val="00B9535B"/>
    <w:rsid w:val="00B96CD9"/>
    <w:rsid w:val="00B97D48"/>
    <w:rsid w:val="00B97E32"/>
    <w:rsid w:val="00BA34B3"/>
    <w:rsid w:val="00BA4D2F"/>
    <w:rsid w:val="00BA5A06"/>
    <w:rsid w:val="00BA5C1B"/>
    <w:rsid w:val="00BA5C2D"/>
    <w:rsid w:val="00BA625F"/>
    <w:rsid w:val="00BA6725"/>
    <w:rsid w:val="00BA7882"/>
    <w:rsid w:val="00BA7B73"/>
    <w:rsid w:val="00BB1DC9"/>
    <w:rsid w:val="00BB1F5D"/>
    <w:rsid w:val="00BB226C"/>
    <w:rsid w:val="00BB28DD"/>
    <w:rsid w:val="00BB38B8"/>
    <w:rsid w:val="00BB3E80"/>
    <w:rsid w:val="00BB3F5D"/>
    <w:rsid w:val="00BB6B49"/>
    <w:rsid w:val="00BB75CC"/>
    <w:rsid w:val="00BC002B"/>
    <w:rsid w:val="00BC0C3D"/>
    <w:rsid w:val="00BC0D1E"/>
    <w:rsid w:val="00BC2C12"/>
    <w:rsid w:val="00BC3229"/>
    <w:rsid w:val="00BC362D"/>
    <w:rsid w:val="00BC3856"/>
    <w:rsid w:val="00BC459D"/>
    <w:rsid w:val="00BC4B7E"/>
    <w:rsid w:val="00BC5459"/>
    <w:rsid w:val="00BC65FF"/>
    <w:rsid w:val="00BD0F8E"/>
    <w:rsid w:val="00BD1125"/>
    <w:rsid w:val="00BD356C"/>
    <w:rsid w:val="00BD56BE"/>
    <w:rsid w:val="00BD5C6F"/>
    <w:rsid w:val="00BD6458"/>
    <w:rsid w:val="00BD75E3"/>
    <w:rsid w:val="00BE0042"/>
    <w:rsid w:val="00BE02AA"/>
    <w:rsid w:val="00BE1437"/>
    <w:rsid w:val="00BE2799"/>
    <w:rsid w:val="00BE2C95"/>
    <w:rsid w:val="00BE3141"/>
    <w:rsid w:val="00BE3A9E"/>
    <w:rsid w:val="00BE5150"/>
    <w:rsid w:val="00BE57DC"/>
    <w:rsid w:val="00BE58AD"/>
    <w:rsid w:val="00BE6235"/>
    <w:rsid w:val="00BE6F69"/>
    <w:rsid w:val="00BE768A"/>
    <w:rsid w:val="00BF009A"/>
    <w:rsid w:val="00BF1A4D"/>
    <w:rsid w:val="00BF1EFD"/>
    <w:rsid w:val="00BF2060"/>
    <w:rsid w:val="00BF232F"/>
    <w:rsid w:val="00BF26F5"/>
    <w:rsid w:val="00BF26F6"/>
    <w:rsid w:val="00BF2829"/>
    <w:rsid w:val="00BF332B"/>
    <w:rsid w:val="00BF34B9"/>
    <w:rsid w:val="00BF53BC"/>
    <w:rsid w:val="00BF5A33"/>
    <w:rsid w:val="00BF5EDF"/>
    <w:rsid w:val="00BF5F44"/>
    <w:rsid w:val="00BF639E"/>
    <w:rsid w:val="00BF6725"/>
    <w:rsid w:val="00BF6F42"/>
    <w:rsid w:val="00BF7128"/>
    <w:rsid w:val="00BF7D66"/>
    <w:rsid w:val="00C005A9"/>
    <w:rsid w:val="00C00D9D"/>
    <w:rsid w:val="00C00E4E"/>
    <w:rsid w:val="00C012DC"/>
    <w:rsid w:val="00C01C75"/>
    <w:rsid w:val="00C01F17"/>
    <w:rsid w:val="00C02538"/>
    <w:rsid w:val="00C02DE1"/>
    <w:rsid w:val="00C03BB2"/>
    <w:rsid w:val="00C04C6A"/>
    <w:rsid w:val="00C05320"/>
    <w:rsid w:val="00C06D87"/>
    <w:rsid w:val="00C10CFC"/>
    <w:rsid w:val="00C10F2F"/>
    <w:rsid w:val="00C11895"/>
    <w:rsid w:val="00C120A6"/>
    <w:rsid w:val="00C12B81"/>
    <w:rsid w:val="00C12BF9"/>
    <w:rsid w:val="00C12F6D"/>
    <w:rsid w:val="00C1319A"/>
    <w:rsid w:val="00C13837"/>
    <w:rsid w:val="00C145E6"/>
    <w:rsid w:val="00C14BBD"/>
    <w:rsid w:val="00C16557"/>
    <w:rsid w:val="00C16A31"/>
    <w:rsid w:val="00C16B79"/>
    <w:rsid w:val="00C1708C"/>
    <w:rsid w:val="00C1728B"/>
    <w:rsid w:val="00C1792F"/>
    <w:rsid w:val="00C17EAD"/>
    <w:rsid w:val="00C20374"/>
    <w:rsid w:val="00C207FA"/>
    <w:rsid w:val="00C20B27"/>
    <w:rsid w:val="00C20C8C"/>
    <w:rsid w:val="00C214F0"/>
    <w:rsid w:val="00C22103"/>
    <w:rsid w:val="00C22603"/>
    <w:rsid w:val="00C22D6D"/>
    <w:rsid w:val="00C246B9"/>
    <w:rsid w:val="00C24E2F"/>
    <w:rsid w:val="00C24E42"/>
    <w:rsid w:val="00C251C7"/>
    <w:rsid w:val="00C265EB"/>
    <w:rsid w:val="00C2661B"/>
    <w:rsid w:val="00C2679B"/>
    <w:rsid w:val="00C268E3"/>
    <w:rsid w:val="00C27A44"/>
    <w:rsid w:val="00C27D5E"/>
    <w:rsid w:val="00C3113E"/>
    <w:rsid w:val="00C31CE9"/>
    <w:rsid w:val="00C32CA2"/>
    <w:rsid w:val="00C335A2"/>
    <w:rsid w:val="00C3399A"/>
    <w:rsid w:val="00C33E7C"/>
    <w:rsid w:val="00C343F8"/>
    <w:rsid w:val="00C349BB"/>
    <w:rsid w:val="00C358D3"/>
    <w:rsid w:val="00C35CDD"/>
    <w:rsid w:val="00C402F2"/>
    <w:rsid w:val="00C408F0"/>
    <w:rsid w:val="00C41655"/>
    <w:rsid w:val="00C41A69"/>
    <w:rsid w:val="00C452C1"/>
    <w:rsid w:val="00C4639D"/>
    <w:rsid w:val="00C46720"/>
    <w:rsid w:val="00C46835"/>
    <w:rsid w:val="00C47658"/>
    <w:rsid w:val="00C50AF5"/>
    <w:rsid w:val="00C50B48"/>
    <w:rsid w:val="00C51674"/>
    <w:rsid w:val="00C522AD"/>
    <w:rsid w:val="00C5292D"/>
    <w:rsid w:val="00C52AAD"/>
    <w:rsid w:val="00C52C3B"/>
    <w:rsid w:val="00C52D5D"/>
    <w:rsid w:val="00C53895"/>
    <w:rsid w:val="00C55AF9"/>
    <w:rsid w:val="00C55CA6"/>
    <w:rsid w:val="00C56B26"/>
    <w:rsid w:val="00C57835"/>
    <w:rsid w:val="00C60BCC"/>
    <w:rsid w:val="00C60C6A"/>
    <w:rsid w:val="00C6172D"/>
    <w:rsid w:val="00C61784"/>
    <w:rsid w:val="00C61FB3"/>
    <w:rsid w:val="00C6207A"/>
    <w:rsid w:val="00C62892"/>
    <w:rsid w:val="00C62E22"/>
    <w:rsid w:val="00C63E05"/>
    <w:rsid w:val="00C652D4"/>
    <w:rsid w:val="00C65584"/>
    <w:rsid w:val="00C65CF0"/>
    <w:rsid w:val="00C66758"/>
    <w:rsid w:val="00C66D24"/>
    <w:rsid w:val="00C6769C"/>
    <w:rsid w:val="00C67855"/>
    <w:rsid w:val="00C718DA"/>
    <w:rsid w:val="00C74FC2"/>
    <w:rsid w:val="00C751A2"/>
    <w:rsid w:val="00C758E7"/>
    <w:rsid w:val="00C75975"/>
    <w:rsid w:val="00C76738"/>
    <w:rsid w:val="00C767FD"/>
    <w:rsid w:val="00C77E32"/>
    <w:rsid w:val="00C80981"/>
    <w:rsid w:val="00C80C9B"/>
    <w:rsid w:val="00C82303"/>
    <w:rsid w:val="00C83124"/>
    <w:rsid w:val="00C84A07"/>
    <w:rsid w:val="00C84B0C"/>
    <w:rsid w:val="00C86B24"/>
    <w:rsid w:val="00C870FA"/>
    <w:rsid w:val="00C91C29"/>
    <w:rsid w:val="00C91DB7"/>
    <w:rsid w:val="00C92A4E"/>
    <w:rsid w:val="00C92F66"/>
    <w:rsid w:val="00C93113"/>
    <w:rsid w:val="00C93319"/>
    <w:rsid w:val="00C94780"/>
    <w:rsid w:val="00C94EAE"/>
    <w:rsid w:val="00C95551"/>
    <w:rsid w:val="00C960EA"/>
    <w:rsid w:val="00C96356"/>
    <w:rsid w:val="00C96720"/>
    <w:rsid w:val="00C97ACC"/>
    <w:rsid w:val="00CA03D7"/>
    <w:rsid w:val="00CA077A"/>
    <w:rsid w:val="00CA0A1E"/>
    <w:rsid w:val="00CA3F7C"/>
    <w:rsid w:val="00CA4E7D"/>
    <w:rsid w:val="00CA595F"/>
    <w:rsid w:val="00CA6005"/>
    <w:rsid w:val="00CA60FB"/>
    <w:rsid w:val="00CA6291"/>
    <w:rsid w:val="00CB0481"/>
    <w:rsid w:val="00CB06B6"/>
    <w:rsid w:val="00CB1109"/>
    <w:rsid w:val="00CB1B84"/>
    <w:rsid w:val="00CB4016"/>
    <w:rsid w:val="00CB5A51"/>
    <w:rsid w:val="00CB6265"/>
    <w:rsid w:val="00CB7F76"/>
    <w:rsid w:val="00CC1543"/>
    <w:rsid w:val="00CC22E9"/>
    <w:rsid w:val="00CC247A"/>
    <w:rsid w:val="00CC3A92"/>
    <w:rsid w:val="00CC3D7C"/>
    <w:rsid w:val="00CC4F94"/>
    <w:rsid w:val="00CC5445"/>
    <w:rsid w:val="00CC5E9B"/>
    <w:rsid w:val="00CC67C8"/>
    <w:rsid w:val="00CC73A2"/>
    <w:rsid w:val="00CD3F5B"/>
    <w:rsid w:val="00CD4EB9"/>
    <w:rsid w:val="00CD5196"/>
    <w:rsid w:val="00CD5D2E"/>
    <w:rsid w:val="00CD613C"/>
    <w:rsid w:val="00CD6817"/>
    <w:rsid w:val="00CD69BA"/>
    <w:rsid w:val="00CD6C16"/>
    <w:rsid w:val="00CD6D56"/>
    <w:rsid w:val="00CD7579"/>
    <w:rsid w:val="00CE2EB9"/>
    <w:rsid w:val="00CE422E"/>
    <w:rsid w:val="00CE476D"/>
    <w:rsid w:val="00CE5921"/>
    <w:rsid w:val="00CE5E16"/>
    <w:rsid w:val="00CE60B9"/>
    <w:rsid w:val="00CE726F"/>
    <w:rsid w:val="00CF1176"/>
    <w:rsid w:val="00CF121A"/>
    <w:rsid w:val="00CF1D12"/>
    <w:rsid w:val="00CF3400"/>
    <w:rsid w:val="00CF453E"/>
    <w:rsid w:val="00CF4A48"/>
    <w:rsid w:val="00CF4DDE"/>
    <w:rsid w:val="00CF4FF3"/>
    <w:rsid w:val="00CF58A2"/>
    <w:rsid w:val="00CF5FBC"/>
    <w:rsid w:val="00CF6AC1"/>
    <w:rsid w:val="00CF7ADC"/>
    <w:rsid w:val="00D00B9E"/>
    <w:rsid w:val="00D0151D"/>
    <w:rsid w:val="00D02D86"/>
    <w:rsid w:val="00D03AD4"/>
    <w:rsid w:val="00D03ADA"/>
    <w:rsid w:val="00D03E75"/>
    <w:rsid w:val="00D03F17"/>
    <w:rsid w:val="00D041D1"/>
    <w:rsid w:val="00D06201"/>
    <w:rsid w:val="00D06412"/>
    <w:rsid w:val="00D068A1"/>
    <w:rsid w:val="00D06912"/>
    <w:rsid w:val="00D1174E"/>
    <w:rsid w:val="00D12A56"/>
    <w:rsid w:val="00D1300E"/>
    <w:rsid w:val="00D130FA"/>
    <w:rsid w:val="00D153E4"/>
    <w:rsid w:val="00D16622"/>
    <w:rsid w:val="00D16845"/>
    <w:rsid w:val="00D16B34"/>
    <w:rsid w:val="00D16F35"/>
    <w:rsid w:val="00D17BF6"/>
    <w:rsid w:val="00D2092A"/>
    <w:rsid w:val="00D20EB6"/>
    <w:rsid w:val="00D22042"/>
    <w:rsid w:val="00D223B3"/>
    <w:rsid w:val="00D22468"/>
    <w:rsid w:val="00D2258E"/>
    <w:rsid w:val="00D233C8"/>
    <w:rsid w:val="00D23BE1"/>
    <w:rsid w:val="00D251B1"/>
    <w:rsid w:val="00D25431"/>
    <w:rsid w:val="00D25989"/>
    <w:rsid w:val="00D26485"/>
    <w:rsid w:val="00D26541"/>
    <w:rsid w:val="00D272B6"/>
    <w:rsid w:val="00D27DEF"/>
    <w:rsid w:val="00D30707"/>
    <w:rsid w:val="00D30E08"/>
    <w:rsid w:val="00D31AF9"/>
    <w:rsid w:val="00D32AC0"/>
    <w:rsid w:val="00D3426F"/>
    <w:rsid w:val="00D35208"/>
    <w:rsid w:val="00D35504"/>
    <w:rsid w:val="00D358D0"/>
    <w:rsid w:val="00D3594E"/>
    <w:rsid w:val="00D36228"/>
    <w:rsid w:val="00D3641A"/>
    <w:rsid w:val="00D364DC"/>
    <w:rsid w:val="00D36FFA"/>
    <w:rsid w:val="00D40711"/>
    <w:rsid w:val="00D412A6"/>
    <w:rsid w:val="00D417A9"/>
    <w:rsid w:val="00D41E31"/>
    <w:rsid w:val="00D42184"/>
    <w:rsid w:val="00D43179"/>
    <w:rsid w:val="00D433CF"/>
    <w:rsid w:val="00D43FA8"/>
    <w:rsid w:val="00D45180"/>
    <w:rsid w:val="00D456BF"/>
    <w:rsid w:val="00D45A56"/>
    <w:rsid w:val="00D470A4"/>
    <w:rsid w:val="00D47AD4"/>
    <w:rsid w:val="00D504B5"/>
    <w:rsid w:val="00D509E5"/>
    <w:rsid w:val="00D514E3"/>
    <w:rsid w:val="00D51DE7"/>
    <w:rsid w:val="00D521F5"/>
    <w:rsid w:val="00D52484"/>
    <w:rsid w:val="00D538B2"/>
    <w:rsid w:val="00D54616"/>
    <w:rsid w:val="00D5635E"/>
    <w:rsid w:val="00D57896"/>
    <w:rsid w:val="00D57F87"/>
    <w:rsid w:val="00D60F1F"/>
    <w:rsid w:val="00D62026"/>
    <w:rsid w:val="00D631EE"/>
    <w:rsid w:val="00D6327F"/>
    <w:rsid w:val="00D63BDF"/>
    <w:rsid w:val="00D63F43"/>
    <w:rsid w:val="00D656A8"/>
    <w:rsid w:val="00D657EB"/>
    <w:rsid w:val="00D70747"/>
    <w:rsid w:val="00D70935"/>
    <w:rsid w:val="00D71CD9"/>
    <w:rsid w:val="00D72354"/>
    <w:rsid w:val="00D72B8B"/>
    <w:rsid w:val="00D73A64"/>
    <w:rsid w:val="00D74965"/>
    <w:rsid w:val="00D7687C"/>
    <w:rsid w:val="00D76E29"/>
    <w:rsid w:val="00D770E8"/>
    <w:rsid w:val="00D77921"/>
    <w:rsid w:val="00D80788"/>
    <w:rsid w:val="00D81BED"/>
    <w:rsid w:val="00D81DBB"/>
    <w:rsid w:val="00D81DC3"/>
    <w:rsid w:val="00D820CC"/>
    <w:rsid w:val="00D82474"/>
    <w:rsid w:val="00D827D1"/>
    <w:rsid w:val="00D830F6"/>
    <w:rsid w:val="00D836F5"/>
    <w:rsid w:val="00D845E8"/>
    <w:rsid w:val="00D85235"/>
    <w:rsid w:val="00D862E4"/>
    <w:rsid w:val="00D87DFB"/>
    <w:rsid w:val="00D9061C"/>
    <w:rsid w:val="00D91BF4"/>
    <w:rsid w:val="00D92040"/>
    <w:rsid w:val="00D94F8D"/>
    <w:rsid w:val="00D950F4"/>
    <w:rsid w:val="00D96CD9"/>
    <w:rsid w:val="00DA013D"/>
    <w:rsid w:val="00DA0383"/>
    <w:rsid w:val="00DA0670"/>
    <w:rsid w:val="00DA11A1"/>
    <w:rsid w:val="00DA1A51"/>
    <w:rsid w:val="00DA1C14"/>
    <w:rsid w:val="00DA24ED"/>
    <w:rsid w:val="00DA2C4E"/>
    <w:rsid w:val="00DA2D31"/>
    <w:rsid w:val="00DA4188"/>
    <w:rsid w:val="00DA4E56"/>
    <w:rsid w:val="00DA501E"/>
    <w:rsid w:val="00DA5BBC"/>
    <w:rsid w:val="00DA604D"/>
    <w:rsid w:val="00DA6642"/>
    <w:rsid w:val="00DB2642"/>
    <w:rsid w:val="00DB31E8"/>
    <w:rsid w:val="00DB330B"/>
    <w:rsid w:val="00DB381A"/>
    <w:rsid w:val="00DB3A24"/>
    <w:rsid w:val="00DB3CC9"/>
    <w:rsid w:val="00DB4D62"/>
    <w:rsid w:val="00DB558E"/>
    <w:rsid w:val="00DB6373"/>
    <w:rsid w:val="00DB642C"/>
    <w:rsid w:val="00DB6444"/>
    <w:rsid w:val="00DB6A24"/>
    <w:rsid w:val="00DB747C"/>
    <w:rsid w:val="00DB7C93"/>
    <w:rsid w:val="00DC0C4D"/>
    <w:rsid w:val="00DC1717"/>
    <w:rsid w:val="00DC2268"/>
    <w:rsid w:val="00DC3CCA"/>
    <w:rsid w:val="00DC5653"/>
    <w:rsid w:val="00DC7CD8"/>
    <w:rsid w:val="00DD02E2"/>
    <w:rsid w:val="00DD070A"/>
    <w:rsid w:val="00DD0F06"/>
    <w:rsid w:val="00DD1C2A"/>
    <w:rsid w:val="00DD1DCD"/>
    <w:rsid w:val="00DD1F2F"/>
    <w:rsid w:val="00DD290D"/>
    <w:rsid w:val="00DD3347"/>
    <w:rsid w:val="00DD474C"/>
    <w:rsid w:val="00DD53F7"/>
    <w:rsid w:val="00DD6B41"/>
    <w:rsid w:val="00DD6C38"/>
    <w:rsid w:val="00DD7422"/>
    <w:rsid w:val="00DD7D9A"/>
    <w:rsid w:val="00DE1022"/>
    <w:rsid w:val="00DE1A4B"/>
    <w:rsid w:val="00DE1C4B"/>
    <w:rsid w:val="00DE3B88"/>
    <w:rsid w:val="00DE3D38"/>
    <w:rsid w:val="00DE42AD"/>
    <w:rsid w:val="00DE4819"/>
    <w:rsid w:val="00DE4BCA"/>
    <w:rsid w:val="00DE5570"/>
    <w:rsid w:val="00DE5619"/>
    <w:rsid w:val="00DE645E"/>
    <w:rsid w:val="00DE64A8"/>
    <w:rsid w:val="00DE7AB6"/>
    <w:rsid w:val="00DE7EA7"/>
    <w:rsid w:val="00DF08F2"/>
    <w:rsid w:val="00DF1BD6"/>
    <w:rsid w:val="00DF295F"/>
    <w:rsid w:val="00DF32A3"/>
    <w:rsid w:val="00DF3794"/>
    <w:rsid w:val="00DF3C6A"/>
    <w:rsid w:val="00DF4F0D"/>
    <w:rsid w:val="00DF5F06"/>
    <w:rsid w:val="00DF609C"/>
    <w:rsid w:val="00DF7002"/>
    <w:rsid w:val="00E0080D"/>
    <w:rsid w:val="00E00D30"/>
    <w:rsid w:val="00E00DC3"/>
    <w:rsid w:val="00E01584"/>
    <w:rsid w:val="00E01AF0"/>
    <w:rsid w:val="00E02467"/>
    <w:rsid w:val="00E02562"/>
    <w:rsid w:val="00E034F8"/>
    <w:rsid w:val="00E03869"/>
    <w:rsid w:val="00E041FA"/>
    <w:rsid w:val="00E0522B"/>
    <w:rsid w:val="00E059F3"/>
    <w:rsid w:val="00E05A12"/>
    <w:rsid w:val="00E06CC0"/>
    <w:rsid w:val="00E07F26"/>
    <w:rsid w:val="00E1035A"/>
    <w:rsid w:val="00E11599"/>
    <w:rsid w:val="00E1217B"/>
    <w:rsid w:val="00E12760"/>
    <w:rsid w:val="00E12C40"/>
    <w:rsid w:val="00E12FE3"/>
    <w:rsid w:val="00E157DF"/>
    <w:rsid w:val="00E15E1E"/>
    <w:rsid w:val="00E16D3C"/>
    <w:rsid w:val="00E17030"/>
    <w:rsid w:val="00E17C22"/>
    <w:rsid w:val="00E20924"/>
    <w:rsid w:val="00E20C12"/>
    <w:rsid w:val="00E20FD1"/>
    <w:rsid w:val="00E214FC"/>
    <w:rsid w:val="00E237BF"/>
    <w:rsid w:val="00E23B24"/>
    <w:rsid w:val="00E23E03"/>
    <w:rsid w:val="00E25328"/>
    <w:rsid w:val="00E25F25"/>
    <w:rsid w:val="00E262C0"/>
    <w:rsid w:val="00E27583"/>
    <w:rsid w:val="00E3056B"/>
    <w:rsid w:val="00E3213B"/>
    <w:rsid w:val="00E32E05"/>
    <w:rsid w:val="00E3308B"/>
    <w:rsid w:val="00E33358"/>
    <w:rsid w:val="00E34F28"/>
    <w:rsid w:val="00E34FB5"/>
    <w:rsid w:val="00E34FF1"/>
    <w:rsid w:val="00E35672"/>
    <w:rsid w:val="00E358D9"/>
    <w:rsid w:val="00E36E4F"/>
    <w:rsid w:val="00E37400"/>
    <w:rsid w:val="00E4032D"/>
    <w:rsid w:val="00E420E7"/>
    <w:rsid w:val="00E42294"/>
    <w:rsid w:val="00E42F71"/>
    <w:rsid w:val="00E43721"/>
    <w:rsid w:val="00E43DB3"/>
    <w:rsid w:val="00E43FD1"/>
    <w:rsid w:val="00E44053"/>
    <w:rsid w:val="00E45448"/>
    <w:rsid w:val="00E454C8"/>
    <w:rsid w:val="00E47B62"/>
    <w:rsid w:val="00E51A49"/>
    <w:rsid w:val="00E51ED6"/>
    <w:rsid w:val="00E534B7"/>
    <w:rsid w:val="00E54525"/>
    <w:rsid w:val="00E5488E"/>
    <w:rsid w:val="00E54DD0"/>
    <w:rsid w:val="00E54F81"/>
    <w:rsid w:val="00E55025"/>
    <w:rsid w:val="00E55955"/>
    <w:rsid w:val="00E570AF"/>
    <w:rsid w:val="00E574DF"/>
    <w:rsid w:val="00E576B5"/>
    <w:rsid w:val="00E57B9A"/>
    <w:rsid w:val="00E57BC6"/>
    <w:rsid w:val="00E57F12"/>
    <w:rsid w:val="00E601B9"/>
    <w:rsid w:val="00E6031E"/>
    <w:rsid w:val="00E6108E"/>
    <w:rsid w:val="00E612ED"/>
    <w:rsid w:val="00E6132B"/>
    <w:rsid w:val="00E61542"/>
    <w:rsid w:val="00E6346B"/>
    <w:rsid w:val="00E63C80"/>
    <w:rsid w:val="00E64449"/>
    <w:rsid w:val="00E654D0"/>
    <w:rsid w:val="00E654E4"/>
    <w:rsid w:val="00E65CED"/>
    <w:rsid w:val="00E66F3C"/>
    <w:rsid w:val="00E6709C"/>
    <w:rsid w:val="00E679EE"/>
    <w:rsid w:val="00E67E66"/>
    <w:rsid w:val="00E70732"/>
    <w:rsid w:val="00E72810"/>
    <w:rsid w:val="00E739F4"/>
    <w:rsid w:val="00E73A61"/>
    <w:rsid w:val="00E73DE7"/>
    <w:rsid w:val="00E7405E"/>
    <w:rsid w:val="00E74C3E"/>
    <w:rsid w:val="00E753DB"/>
    <w:rsid w:val="00E80771"/>
    <w:rsid w:val="00E81970"/>
    <w:rsid w:val="00E82F71"/>
    <w:rsid w:val="00E84C0A"/>
    <w:rsid w:val="00E84EB1"/>
    <w:rsid w:val="00E85A4A"/>
    <w:rsid w:val="00E869DF"/>
    <w:rsid w:val="00E86B8F"/>
    <w:rsid w:val="00E86CF0"/>
    <w:rsid w:val="00E9057F"/>
    <w:rsid w:val="00E917E0"/>
    <w:rsid w:val="00E91A1E"/>
    <w:rsid w:val="00E91C3E"/>
    <w:rsid w:val="00E946F9"/>
    <w:rsid w:val="00E950F0"/>
    <w:rsid w:val="00E95946"/>
    <w:rsid w:val="00E96F5C"/>
    <w:rsid w:val="00EA274A"/>
    <w:rsid w:val="00EA2BDA"/>
    <w:rsid w:val="00EA37F0"/>
    <w:rsid w:val="00EA4B16"/>
    <w:rsid w:val="00EA54BC"/>
    <w:rsid w:val="00EA5752"/>
    <w:rsid w:val="00EA5C99"/>
    <w:rsid w:val="00EA6C98"/>
    <w:rsid w:val="00EA7302"/>
    <w:rsid w:val="00EA7821"/>
    <w:rsid w:val="00EA7A3D"/>
    <w:rsid w:val="00EB0C29"/>
    <w:rsid w:val="00EB3ABD"/>
    <w:rsid w:val="00EB479D"/>
    <w:rsid w:val="00EB4F56"/>
    <w:rsid w:val="00EB50E1"/>
    <w:rsid w:val="00EB5D28"/>
    <w:rsid w:val="00EC09C8"/>
    <w:rsid w:val="00EC0DB5"/>
    <w:rsid w:val="00EC1199"/>
    <w:rsid w:val="00EC1450"/>
    <w:rsid w:val="00EC1655"/>
    <w:rsid w:val="00EC1820"/>
    <w:rsid w:val="00EC265F"/>
    <w:rsid w:val="00EC272D"/>
    <w:rsid w:val="00EC5381"/>
    <w:rsid w:val="00EC53AB"/>
    <w:rsid w:val="00EC59E4"/>
    <w:rsid w:val="00EC5AE7"/>
    <w:rsid w:val="00EC6DE4"/>
    <w:rsid w:val="00EC7C42"/>
    <w:rsid w:val="00ED010F"/>
    <w:rsid w:val="00ED14F2"/>
    <w:rsid w:val="00ED2426"/>
    <w:rsid w:val="00ED2AE7"/>
    <w:rsid w:val="00ED2FD9"/>
    <w:rsid w:val="00ED33C7"/>
    <w:rsid w:val="00ED3BF7"/>
    <w:rsid w:val="00ED59BB"/>
    <w:rsid w:val="00EE07A5"/>
    <w:rsid w:val="00EE0DE7"/>
    <w:rsid w:val="00EE1A5B"/>
    <w:rsid w:val="00EE1CF5"/>
    <w:rsid w:val="00EE21BC"/>
    <w:rsid w:val="00EE2A18"/>
    <w:rsid w:val="00EE3358"/>
    <w:rsid w:val="00EE3905"/>
    <w:rsid w:val="00EE3947"/>
    <w:rsid w:val="00EE3A32"/>
    <w:rsid w:val="00EE3B55"/>
    <w:rsid w:val="00EE3CC0"/>
    <w:rsid w:val="00EE40B1"/>
    <w:rsid w:val="00EE45DF"/>
    <w:rsid w:val="00EE5BB6"/>
    <w:rsid w:val="00EE5FB4"/>
    <w:rsid w:val="00EE62F3"/>
    <w:rsid w:val="00EE6DFB"/>
    <w:rsid w:val="00EE79CC"/>
    <w:rsid w:val="00EE7CD8"/>
    <w:rsid w:val="00EF07D3"/>
    <w:rsid w:val="00EF0CB6"/>
    <w:rsid w:val="00EF16F1"/>
    <w:rsid w:val="00EF339C"/>
    <w:rsid w:val="00EF4ABA"/>
    <w:rsid w:val="00EF586A"/>
    <w:rsid w:val="00EF6385"/>
    <w:rsid w:val="00EF7723"/>
    <w:rsid w:val="00EF7767"/>
    <w:rsid w:val="00EF79E3"/>
    <w:rsid w:val="00F000B2"/>
    <w:rsid w:val="00F000D5"/>
    <w:rsid w:val="00F02ACF"/>
    <w:rsid w:val="00F02BE5"/>
    <w:rsid w:val="00F03489"/>
    <w:rsid w:val="00F0654E"/>
    <w:rsid w:val="00F06BAA"/>
    <w:rsid w:val="00F07909"/>
    <w:rsid w:val="00F10CB7"/>
    <w:rsid w:val="00F10F9B"/>
    <w:rsid w:val="00F11D72"/>
    <w:rsid w:val="00F12A95"/>
    <w:rsid w:val="00F138DF"/>
    <w:rsid w:val="00F13BC4"/>
    <w:rsid w:val="00F1588C"/>
    <w:rsid w:val="00F172CB"/>
    <w:rsid w:val="00F20FDC"/>
    <w:rsid w:val="00F2129B"/>
    <w:rsid w:val="00F21440"/>
    <w:rsid w:val="00F22639"/>
    <w:rsid w:val="00F2275B"/>
    <w:rsid w:val="00F228FA"/>
    <w:rsid w:val="00F231EF"/>
    <w:rsid w:val="00F24383"/>
    <w:rsid w:val="00F24A2F"/>
    <w:rsid w:val="00F24FEC"/>
    <w:rsid w:val="00F2503C"/>
    <w:rsid w:val="00F25A78"/>
    <w:rsid w:val="00F275F2"/>
    <w:rsid w:val="00F30FCD"/>
    <w:rsid w:val="00F31076"/>
    <w:rsid w:val="00F3163F"/>
    <w:rsid w:val="00F320DA"/>
    <w:rsid w:val="00F34F46"/>
    <w:rsid w:val="00F34F7F"/>
    <w:rsid w:val="00F36363"/>
    <w:rsid w:val="00F36810"/>
    <w:rsid w:val="00F369CE"/>
    <w:rsid w:val="00F36C3D"/>
    <w:rsid w:val="00F37FC4"/>
    <w:rsid w:val="00F4050B"/>
    <w:rsid w:val="00F40CE3"/>
    <w:rsid w:val="00F4311E"/>
    <w:rsid w:val="00F432E6"/>
    <w:rsid w:val="00F436FF"/>
    <w:rsid w:val="00F43C03"/>
    <w:rsid w:val="00F450EE"/>
    <w:rsid w:val="00F45132"/>
    <w:rsid w:val="00F457D0"/>
    <w:rsid w:val="00F4669C"/>
    <w:rsid w:val="00F50425"/>
    <w:rsid w:val="00F50E7E"/>
    <w:rsid w:val="00F51F5E"/>
    <w:rsid w:val="00F526A2"/>
    <w:rsid w:val="00F526FB"/>
    <w:rsid w:val="00F528D6"/>
    <w:rsid w:val="00F5350B"/>
    <w:rsid w:val="00F53531"/>
    <w:rsid w:val="00F54BF6"/>
    <w:rsid w:val="00F5556C"/>
    <w:rsid w:val="00F55874"/>
    <w:rsid w:val="00F567BA"/>
    <w:rsid w:val="00F56841"/>
    <w:rsid w:val="00F56D22"/>
    <w:rsid w:val="00F60266"/>
    <w:rsid w:val="00F6032B"/>
    <w:rsid w:val="00F61170"/>
    <w:rsid w:val="00F61718"/>
    <w:rsid w:val="00F6227C"/>
    <w:rsid w:val="00F62990"/>
    <w:rsid w:val="00F63DD7"/>
    <w:rsid w:val="00F647D0"/>
    <w:rsid w:val="00F655B5"/>
    <w:rsid w:val="00F658C0"/>
    <w:rsid w:val="00F6689C"/>
    <w:rsid w:val="00F67BE3"/>
    <w:rsid w:val="00F67DCB"/>
    <w:rsid w:val="00F70203"/>
    <w:rsid w:val="00F707A5"/>
    <w:rsid w:val="00F708A3"/>
    <w:rsid w:val="00F70A18"/>
    <w:rsid w:val="00F73005"/>
    <w:rsid w:val="00F7350C"/>
    <w:rsid w:val="00F73BF7"/>
    <w:rsid w:val="00F74872"/>
    <w:rsid w:val="00F74E31"/>
    <w:rsid w:val="00F77352"/>
    <w:rsid w:val="00F77BDB"/>
    <w:rsid w:val="00F8110A"/>
    <w:rsid w:val="00F811DB"/>
    <w:rsid w:val="00F820D4"/>
    <w:rsid w:val="00F8269F"/>
    <w:rsid w:val="00F834AF"/>
    <w:rsid w:val="00F83A58"/>
    <w:rsid w:val="00F84B0F"/>
    <w:rsid w:val="00F84CC1"/>
    <w:rsid w:val="00F850C7"/>
    <w:rsid w:val="00F86773"/>
    <w:rsid w:val="00F86EF5"/>
    <w:rsid w:val="00F870B8"/>
    <w:rsid w:val="00F87A7F"/>
    <w:rsid w:val="00F87AC3"/>
    <w:rsid w:val="00F9146C"/>
    <w:rsid w:val="00F9341C"/>
    <w:rsid w:val="00F93CC9"/>
    <w:rsid w:val="00F950BB"/>
    <w:rsid w:val="00F9543F"/>
    <w:rsid w:val="00F97281"/>
    <w:rsid w:val="00F977F1"/>
    <w:rsid w:val="00FA0714"/>
    <w:rsid w:val="00FA08BC"/>
    <w:rsid w:val="00FA29E8"/>
    <w:rsid w:val="00FA3063"/>
    <w:rsid w:val="00FA3701"/>
    <w:rsid w:val="00FA3747"/>
    <w:rsid w:val="00FA3E3F"/>
    <w:rsid w:val="00FA3EAC"/>
    <w:rsid w:val="00FA5463"/>
    <w:rsid w:val="00FA5663"/>
    <w:rsid w:val="00FA578A"/>
    <w:rsid w:val="00FA67FE"/>
    <w:rsid w:val="00FA68F7"/>
    <w:rsid w:val="00FA72ED"/>
    <w:rsid w:val="00FB0213"/>
    <w:rsid w:val="00FB0E77"/>
    <w:rsid w:val="00FB160D"/>
    <w:rsid w:val="00FB1EA3"/>
    <w:rsid w:val="00FB1F54"/>
    <w:rsid w:val="00FB3BE9"/>
    <w:rsid w:val="00FB3E7A"/>
    <w:rsid w:val="00FB4764"/>
    <w:rsid w:val="00FB49B3"/>
    <w:rsid w:val="00FB5232"/>
    <w:rsid w:val="00FB7ED2"/>
    <w:rsid w:val="00FC378B"/>
    <w:rsid w:val="00FC38F7"/>
    <w:rsid w:val="00FC4F80"/>
    <w:rsid w:val="00FC67B3"/>
    <w:rsid w:val="00FC6886"/>
    <w:rsid w:val="00FC6BD0"/>
    <w:rsid w:val="00FC6BF6"/>
    <w:rsid w:val="00FC78B7"/>
    <w:rsid w:val="00FD0D9A"/>
    <w:rsid w:val="00FD14F2"/>
    <w:rsid w:val="00FD1AF1"/>
    <w:rsid w:val="00FD1C93"/>
    <w:rsid w:val="00FD5300"/>
    <w:rsid w:val="00FD5C8F"/>
    <w:rsid w:val="00FD66BA"/>
    <w:rsid w:val="00FD6C5E"/>
    <w:rsid w:val="00FE195E"/>
    <w:rsid w:val="00FE2067"/>
    <w:rsid w:val="00FE2A8D"/>
    <w:rsid w:val="00FE390B"/>
    <w:rsid w:val="00FE45B5"/>
    <w:rsid w:val="00FE58C4"/>
    <w:rsid w:val="00FE6963"/>
    <w:rsid w:val="00FE6CE5"/>
    <w:rsid w:val="00FE6F56"/>
    <w:rsid w:val="00FE737F"/>
    <w:rsid w:val="00FE7757"/>
    <w:rsid w:val="00FE79A5"/>
    <w:rsid w:val="00FF0F9C"/>
    <w:rsid w:val="00FF1747"/>
    <w:rsid w:val="00FF1B47"/>
    <w:rsid w:val="00FF397D"/>
    <w:rsid w:val="00FF650E"/>
    <w:rsid w:val="00FF6FC3"/>
    <w:rsid w:val="00FF708F"/>
    <w:rsid w:val="00FF7A17"/>
    <w:rsid w:val="00FF7BFE"/>
    <w:rsid w:val="00FF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8AAE1"/>
  <w15:chartTrackingRefBased/>
  <w15:docId w15:val="{D9091251-5884-4FE2-99F6-9FD2FBAB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58C0"/>
    <w:rPr>
      <w:sz w:val="24"/>
      <w:szCs w:val="24"/>
    </w:rPr>
  </w:style>
  <w:style w:type="paragraph" w:styleId="Heading1">
    <w:name w:val="heading 1"/>
    <w:basedOn w:val="Normal"/>
    <w:next w:val="Normal"/>
    <w:link w:val="Heading1Char"/>
    <w:qFormat/>
    <w:rsid w:val="0053327A"/>
    <w:pPr>
      <w:keepNext/>
      <w:jc w:val="both"/>
      <w:outlineLvl w:val="0"/>
    </w:pPr>
    <w:rPr>
      <w:b/>
      <w:bCs/>
      <w:color w:val="000000"/>
      <w:sz w:val="28"/>
      <w:szCs w:val="30"/>
    </w:rPr>
  </w:style>
  <w:style w:type="paragraph" w:styleId="Heading2">
    <w:name w:val="heading 2"/>
    <w:basedOn w:val="Normal"/>
    <w:next w:val="Normal"/>
    <w:qFormat/>
    <w:rsid w:val="0053327A"/>
    <w:pPr>
      <w:keepNext/>
      <w:jc w:val="center"/>
      <w:outlineLvl w:val="1"/>
    </w:pPr>
    <w:rPr>
      <w:b/>
      <w:bCs/>
      <w:sz w:val="28"/>
    </w:rPr>
  </w:style>
  <w:style w:type="paragraph" w:styleId="Heading3">
    <w:name w:val="heading 3"/>
    <w:basedOn w:val="Normal"/>
    <w:next w:val="Normal"/>
    <w:link w:val="Heading3Char"/>
    <w:semiHidden/>
    <w:unhideWhenUsed/>
    <w:qFormat/>
    <w:rsid w:val="00B0433C"/>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uiPriority w:val="59"/>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Char"/>
    <w:basedOn w:val="Normal"/>
    <w:rsid w:val="002646BA"/>
    <w:pPr>
      <w:spacing w:after="160" w:line="240" w:lineRule="exact"/>
    </w:pPr>
    <w:rPr>
      <w:rFonts w:ascii="Verdana" w:hAnsi="Verdana"/>
      <w:sz w:val="20"/>
      <w:szCs w:val="20"/>
    </w:rPr>
  </w:style>
  <w:style w:type="paragraph" w:customStyle="1" w:styleId="Char0">
    <w:name w:val="Char"/>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uiPriority w:val="34"/>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rPr>
      <w:lang w:val="x-none" w:eastAsia="x-none"/>
    </w:rPr>
  </w:style>
  <w:style w:type="character" w:customStyle="1" w:styleId="HeaderChar">
    <w:name w:val="Header Char"/>
    <w:link w:val="Header"/>
    <w:uiPriority w:val="99"/>
    <w:rsid w:val="00264883"/>
    <w:rPr>
      <w:sz w:val="24"/>
      <w:szCs w:val="24"/>
    </w:rPr>
  </w:style>
  <w:style w:type="paragraph" w:styleId="BalloonText">
    <w:name w:val="Balloon Text"/>
    <w:basedOn w:val="Normal"/>
    <w:link w:val="BalloonTextChar"/>
    <w:rsid w:val="003705C1"/>
    <w:rPr>
      <w:rFonts w:ascii="Tahoma" w:hAnsi="Tahoma"/>
      <w:sz w:val="16"/>
      <w:szCs w:val="16"/>
      <w:lang w:val="x-none" w:eastAsia="x-none"/>
    </w:rPr>
  </w:style>
  <w:style w:type="character" w:customStyle="1" w:styleId="BalloonTextChar">
    <w:name w:val="Balloon Text Char"/>
    <w:link w:val="BalloonText"/>
    <w:rsid w:val="003705C1"/>
    <w:rPr>
      <w:rFonts w:ascii="Tahoma" w:hAnsi="Tahoma" w:cs="Tahoma"/>
      <w:sz w:val="16"/>
      <w:szCs w:val="16"/>
    </w:rPr>
  </w:style>
  <w:style w:type="character" w:customStyle="1" w:styleId="Heading1Char">
    <w:name w:val="Heading 1 Char"/>
    <w:link w:val="Heading1"/>
    <w:rsid w:val="00B31E2D"/>
    <w:rPr>
      <w:b/>
      <w:bCs/>
      <w:color w:val="000000"/>
      <w:sz w:val="28"/>
      <w:szCs w:val="30"/>
    </w:rPr>
  </w:style>
  <w:style w:type="paragraph" w:styleId="Revision">
    <w:name w:val="Revision"/>
    <w:hidden/>
    <w:uiPriority w:val="99"/>
    <w:semiHidden/>
    <w:rsid w:val="00482D01"/>
    <w:rPr>
      <w:sz w:val="24"/>
      <w:szCs w:val="24"/>
    </w:rPr>
  </w:style>
  <w:style w:type="character" w:customStyle="1" w:styleId="BodyText1">
    <w:name w:val="Body Text1"/>
    <w:basedOn w:val="DefaultParagraphFont"/>
    <w:rsid w:val="00FF7BFE"/>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Heading3Char">
    <w:name w:val="Heading 3 Char"/>
    <w:basedOn w:val="DefaultParagraphFont"/>
    <w:link w:val="Heading3"/>
    <w:semiHidden/>
    <w:rsid w:val="00B0433C"/>
    <w:rPr>
      <w:rFonts w:asciiTheme="majorHAnsi" w:eastAsiaTheme="majorEastAsia" w:hAnsiTheme="majorHAnsi" w:cstheme="majorBidi"/>
      <w:color w:val="0A2F40" w:themeColor="accent1" w:themeShade="7F"/>
      <w:sz w:val="24"/>
      <w:szCs w:val="24"/>
    </w:rPr>
  </w:style>
  <w:style w:type="character" w:styleId="CommentReference">
    <w:name w:val="annotation reference"/>
    <w:basedOn w:val="DefaultParagraphFont"/>
    <w:rsid w:val="00674350"/>
    <w:rPr>
      <w:sz w:val="16"/>
      <w:szCs w:val="16"/>
    </w:rPr>
  </w:style>
  <w:style w:type="paragraph" w:styleId="CommentText">
    <w:name w:val="annotation text"/>
    <w:basedOn w:val="Normal"/>
    <w:link w:val="CommentTextChar"/>
    <w:rsid w:val="00674350"/>
    <w:rPr>
      <w:sz w:val="20"/>
      <w:szCs w:val="20"/>
    </w:rPr>
  </w:style>
  <w:style w:type="character" w:customStyle="1" w:styleId="CommentTextChar">
    <w:name w:val="Comment Text Char"/>
    <w:basedOn w:val="DefaultParagraphFont"/>
    <w:link w:val="CommentText"/>
    <w:rsid w:val="00674350"/>
  </w:style>
  <w:style w:type="paragraph" w:styleId="CommentSubject">
    <w:name w:val="annotation subject"/>
    <w:basedOn w:val="CommentText"/>
    <w:next w:val="CommentText"/>
    <w:link w:val="CommentSubjectChar"/>
    <w:rsid w:val="00674350"/>
    <w:rPr>
      <w:b/>
      <w:bCs/>
    </w:rPr>
  </w:style>
  <w:style w:type="character" w:customStyle="1" w:styleId="CommentSubjectChar">
    <w:name w:val="Comment Subject Char"/>
    <w:basedOn w:val="CommentTextChar"/>
    <w:link w:val="CommentSubject"/>
    <w:rsid w:val="00674350"/>
    <w:rPr>
      <w:b/>
      <w:bCs/>
    </w:rPr>
  </w:style>
  <w:style w:type="paragraph" w:styleId="FootnoteText">
    <w:name w:val="footnote text"/>
    <w:aliases w:val="single space,ft, Car Car Car Car, Car Car Car,Car, Car Car, Car,Car Car Car Car,Car Car Car,Car Car,Footnote Text Char Char Char Char Char Char Ch Char,Footnote Text Char Char Char Char Char Char Ch,fn,footnote text,FOOTNOTES,Car Ca,Footn"/>
    <w:basedOn w:val="Normal"/>
    <w:link w:val="FootnoteTextChar"/>
    <w:uiPriority w:val="99"/>
    <w:qFormat/>
    <w:rsid w:val="001C6C68"/>
    <w:rPr>
      <w:sz w:val="20"/>
      <w:szCs w:val="20"/>
    </w:rPr>
  </w:style>
  <w:style w:type="character" w:customStyle="1" w:styleId="FootnoteTextChar">
    <w:name w:val="Footnote Text Char"/>
    <w:aliases w:val="single space Char,ft Char, Car Car Car Car Char, Car Car Car Char,Car Char, Car Car Char, Car Char,Car Car Car Car Char,Car Car Car Char,Car Car Char,Footnote Text Char Char Char Char Char Char Ch Char Char,fn Char,footnote text Char"/>
    <w:basedOn w:val="DefaultParagraphFont"/>
    <w:link w:val="FootnoteText"/>
    <w:uiPriority w:val="99"/>
    <w:qFormat/>
    <w:rsid w:val="001C6C68"/>
  </w:style>
  <w:style w:type="character" w:styleId="FootnoteReference">
    <w:name w:val="footnote reference"/>
    <w:basedOn w:val="DefaultParagraphFont"/>
    <w:rsid w:val="001C6C68"/>
    <w:rPr>
      <w:vertAlign w:val="superscript"/>
    </w:rPr>
  </w:style>
  <w:style w:type="paragraph" w:styleId="NormalWeb">
    <w:name w:val="Normal (Web)"/>
    <w:basedOn w:val="Normal"/>
    <w:uiPriority w:val="99"/>
    <w:rsid w:val="00D233C8"/>
    <w:pPr>
      <w:spacing w:before="100" w:beforeAutospacing="1" w:after="100" w:afterAutospacing="1"/>
    </w:pPr>
  </w:style>
  <w:style w:type="character" w:styleId="Hyperlink">
    <w:name w:val="Hyperlink"/>
    <w:rsid w:val="00D233C8"/>
    <w:rPr>
      <w:strike w:val="0"/>
      <w:dstrike w:val="0"/>
      <w:color w:val="000000"/>
      <w:u w:val="none"/>
      <w:effect w:val="none"/>
    </w:rPr>
  </w:style>
  <w:style w:type="paragraph" w:styleId="BodyText">
    <w:name w:val="Body Text"/>
    <w:basedOn w:val="Normal"/>
    <w:link w:val="BodyTextChar"/>
    <w:rsid w:val="00D233C8"/>
    <w:pPr>
      <w:spacing w:after="120"/>
    </w:pPr>
  </w:style>
  <w:style w:type="character" w:customStyle="1" w:styleId="BodyTextChar">
    <w:name w:val="Body Text Char"/>
    <w:basedOn w:val="DefaultParagraphFont"/>
    <w:link w:val="BodyText"/>
    <w:rsid w:val="00D233C8"/>
    <w:rPr>
      <w:sz w:val="24"/>
      <w:szCs w:val="24"/>
    </w:rPr>
  </w:style>
  <w:style w:type="paragraph" w:styleId="PlainText">
    <w:name w:val="Plain Text"/>
    <w:basedOn w:val="Normal"/>
    <w:link w:val="PlainTextChar1"/>
    <w:uiPriority w:val="99"/>
    <w:rsid w:val="007B1A04"/>
    <w:rPr>
      <w:rFonts w:ascii="Courier New" w:hAnsi="Courier New"/>
      <w:color w:val="0000FF"/>
      <w:sz w:val="20"/>
      <w:szCs w:val="20"/>
      <w:lang w:val="x-none" w:eastAsia="x-none"/>
    </w:rPr>
  </w:style>
  <w:style w:type="character" w:customStyle="1" w:styleId="PlainTextChar">
    <w:name w:val="Plain Text Char"/>
    <w:basedOn w:val="DefaultParagraphFont"/>
    <w:rsid w:val="007B1A04"/>
    <w:rPr>
      <w:rFonts w:ascii="Consolas" w:hAnsi="Consolas"/>
      <w:sz w:val="21"/>
      <w:szCs w:val="21"/>
    </w:rPr>
  </w:style>
  <w:style w:type="character" w:customStyle="1" w:styleId="PlainTextChar1">
    <w:name w:val="Plain Text Char1"/>
    <w:link w:val="PlainText"/>
    <w:uiPriority w:val="99"/>
    <w:locked/>
    <w:rsid w:val="007B1A04"/>
    <w:rPr>
      <w:rFonts w:ascii="Courier New" w:hAnsi="Courier New"/>
      <w:color w:val="0000FF"/>
      <w:lang w:val="x-none" w:eastAsia="x-none"/>
    </w:rPr>
  </w:style>
  <w:style w:type="character" w:customStyle="1" w:styleId="ng-star-inserted">
    <w:name w:val="ng-star-inserted"/>
    <w:basedOn w:val="DefaultParagraphFont"/>
    <w:rsid w:val="00E059F3"/>
  </w:style>
  <w:style w:type="character" w:customStyle="1" w:styleId="FootnoteCharacters">
    <w:name w:val="Footnote Characters"/>
    <w:basedOn w:val="DefaultParagraphFont"/>
    <w:uiPriority w:val="99"/>
    <w:qFormat/>
    <w:rsid w:val="00C6558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70122">
      <w:bodyDiv w:val="1"/>
      <w:marLeft w:val="0"/>
      <w:marRight w:val="0"/>
      <w:marTop w:val="0"/>
      <w:marBottom w:val="0"/>
      <w:divBdr>
        <w:top w:val="none" w:sz="0" w:space="0" w:color="auto"/>
        <w:left w:val="none" w:sz="0" w:space="0" w:color="auto"/>
        <w:bottom w:val="none" w:sz="0" w:space="0" w:color="auto"/>
        <w:right w:val="none" w:sz="0" w:space="0" w:color="auto"/>
      </w:divBdr>
    </w:div>
    <w:div w:id="154494670">
      <w:bodyDiv w:val="1"/>
      <w:marLeft w:val="0"/>
      <w:marRight w:val="0"/>
      <w:marTop w:val="0"/>
      <w:marBottom w:val="0"/>
      <w:divBdr>
        <w:top w:val="none" w:sz="0" w:space="0" w:color="auto"/>
        <w:left w:val="none" w:sz="0" w:space="0" w:color="auto"/>
        <w:bottom w:val="none" w:sz="0" w:space="0" w:color="auto"/>
        <w:right w:val="none" w:sz="0" w:space="0" w:color="auto"/>
      </w:divBdr>
    </w:div>
    <w:div w:id="197086663">
      <w:bodyDiv w:val="1"/>
      <w:marLeft w:val="0"/>
      <w:marRight w:val="0"/>
      <w:marTop w:val="0"/>
      <w:marBottom w:val="0"/>
      <w:divBdr>
        <w:top w:val="none" w:sz="0" w:space="0" w:color="auto"/>
        <w:left w:val="none" w:sz="0" w:space="0" w:color="auto"/>
        <w:bottom w:val="none" w:sz="0" w:space="0" w:color="auto"/>
        <w:right w:val="none" w:sz="0" w:space="0" w:color="auto"/>
      </w:divBdr>
    </w:div>
    <w:div w:id="203176081">
      <w:bodyDiv w:val="1"/>
      <w:marLeft w:val="0"/>
      <w:marRight w:val="0"/>
      <w:marTop w:val="0"/>
      <w:marBottom w:val="0"/>
      <w:divBdr>
        <w:top w:val="none" w:sz="0" w:space="0" w:color="auto"/>
        <w:left w:val="none" w:sz="0" w:space="0" w:color="auto"/>
        <w:bottom w:val="none" w:sz="0" w:space="0" w:color="auto"/>
        <w:right w:val="none" w:sz="0" w:space="0" w:color="auto"/>
      </w:divBdr>
    </w:div>
    <w:div w:id="349571963">
      <w:bodyDiv w:val="1"/>
      <w:marLeft w:val="0"/>
      <w:marRight w:val="0"/>
      <w:marTop w:val="0"/>
      <w:marBottom w:val="0"/>
      <w:divBdr>
        <w:top w:val="none" w:sz="0" w:space="0" w:color="auto"/>
        <w:left w:val="none" w:sz="0" w:space="0" w:color="auto"/>
        <w:bottom w:val="none" w:sz="0" w:space="0" w:color="auto"/>
        <w:right w:val="none" w:sz="0" w:space="0" w:color="auto"/>
      </w:divBdr>
    </w:div>
    <w:div w:id="512186422">
      <w:bodyDiv w:val="1"/>
      <w:marLeft w:val="0"/>
      <w:marRight w:val="0"/>
      <w:marTop w:val="0"/>
      <w:marBottom w:val="0"/>
      <w:divBdr>
        <w:top w:val="none" w:sz="0" w:space="0" w:color="auto"/>
        <w:left w:val="none" w:sz="0" w:space="0" w:color="auto"/>
        <w:bottom w:val="none" w:sz="0" w:space="0" w:color="auto"/>
        <w:right w:val="none" w:sz="0" w:space="0" w:color="auto"/>
      </w:divBdr>
    </w:div>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 w:id="570965302">
      <w:bodyDiv w:val="1"/>
      <w:marLeft w:val="0"/>
      <w:marRight w:val="0"/>
      <w:marTop w:val="0"/>
      <w:marBottom w:val="0"/>
      <w:divBdr>
        <w:top w:val="none" w:sz="0" w:space="0" w:color="auto"/>
        <w:left w:val="none" w:sz="0" w:space="0" w:color="auto"/>
        <w:bottom w:val="none" w:sz="0" w:space="0" w:color="auto"/>
        <w:right w:val="none" w:sz="0" w:space="0" w:color="auto"/>
      </w:divBdr>
    </w:div>
    <w:div w:id="667053499">
      <w:bodyDiv w:val="1"/>
      <w:marLeft w:val="0"/>
      <w:marRight w:val="0"/>
      <w:marTop w:val="0"/>
      <w:marBottom w:val="0"/>
      <w:divBdr>
        <w:top w:val="none" w:sz="0" w:space="0" w:color="auto"/>
        <w:left w:val="none" w:sz="0" w:space="0" w:color="auto"/>
        <w:bottom w:val="none" w:sz="0" w:space="0" w:color="auto"/>
        <w:right w:val="none" w:sz="0" w:space="0" w:color="auto"/>
      </w:divBdr>
    </w:div>
    <w:div w:id="764880042">
      <w:bodyDiv w:val="1"/>
      <w:marLeft w:val="0"/>
      <w:marRight w:val="0"/>
      <w:marTop w:val="0"/>
      <w:marBottom w:val="0"/>
      <w:divBdr>
        <w:top w:val="none" w:sz="0" w:space="0" w:color="auto"/>
        <w:left w:val="none" w:sz="0" w:space="0" w:color="auto"/>
        <w:bottom w:val="none" w:sz="0" w:space="0" w:color="auto"/>
        <w:right w:val="none" w:sz="0" w:space="0" w:color="auto"/>
      </w:divBdr>
    </w:div>
    <w:div w:id="775759190">
      <w:bodyDiv w:val="1"/>
      <w:marLeft w:val="0"/>
      <w:marRight w:val="0"/>
      <w:marTop w:val="0"/>
      <w:marBottom w:val="0"/>
      <w:divBdr>
        <w:top w:val="none" w:sz="0" w:space="0" w:color="auto"/>
        <w:left w:val="none" w:sz="0" w:space="0" w:color="auto"/>
        <w:bottom w:val="none" w:sz="0" w:space="0" w:color="auto"/>
        <w:right w:val="none" w:sz="0" w:space="0" w:color="auto"/>
      </w:divBdr>
    </w:div>
    <w:div w:id="870190110">
      <w:bodyDiv w:val="1"/>
      <w:marLeft w:val="0"/>
      <w:marRight w:val="0"/>
      <w:marTop w:val="0"/>
      <w:marBottom w:val="0"/>
      <w:divBdr>
        <w:top w:val="none" w:sz="0" w:space="0" w:color="auto"/>
        <w:left w:val="none" w:sz="0" w:space="0" w:color="auto"/>
        <w:bottom w:val="none" w:sz="0" w:space="0" w:color="auto"/>
        <w:right w:val="none" w:sz="0" w:space="0" w:color="auto"/>
      </w:divBdr>
    </w:div>
    <w:div w:id="1350066806">
      <w:bodyDiv w:val="1"/>
      <w:marLeft w:val="0"/>
      <w:marRight w:val="0"/>
      <w:marTop w:val="0"/>
      <w:marBottom w:val="0"/>
      <w:divBdr>
        <w:top w:val="none" w:sz="0" w:space="0" w:color="auto"/>
        <w:left w:val="none" w:sz="0" w:space="0" w:color="auto"/>
        <w:bottom w:val="none" w:sz="0" w:space="0" w:color="auto"/>
        <w:right w:val="none" w:sz="0" w:space="0" w:color="auto"/>
      </w:divBdr>
    </w:div>
    <w:div w:id="1351487182">
      <w:bodyDiv w:val="1"/>
      <w:marLeft w:val="0"/>
      <w:marRight w:val="0"/>
      <w:marTop w:val="0"/>
      <w:marBottom w:val="0"/>
      <w:divBdr>
        <w:top w:val="none" w:sz="0" w:space="0" w:color="auto"/>
        <w:left w:val="none" w:sz="0" w:space="0" w:color="auto"/>
        <w:bottom w:val="none" w:sz="0" w:space="0" w:color="auto"/>
        <w:right w:val="none" w:sz="0" w:space="0" w:color="auto"/>
      </w:divBdr>
    </w:div>
    <w:div w:id="1484665522">
      <w:bodyDiv w:val="1"/>
      <w:marLeft w:val="0"/>
      <w:marRight w:val="0"/>
      <w:marTop w:val="0"/>
      <w:marBottom w:val="0"/>
      <w:divBdr>
        <w:top w:val="none" w:sz="0" w:space="0" w:color="auto"/>
        <w:left w:val="none" w:sz="0" w:space="0" w:color="auto"/>
        <w:bottom w:val="none" w:sz="0" w:space="0" w:color="auto"/>
        <w:right w:val="none" w:sz="0" w:space="0" w:color="auto"/>
      </w:divBdr>
    </w:div>
    <w:div w:id="1499929369">
      <w:bodyDiv w:val="1"/>
      <w:marLeft w:val="0"/>
      <w:marRight w:val="0"/>
      <w:marTop w:val="0"/>
      <w:marBottom w:val="0"/>
      <w:divBdr>
        <w:top w:val="none" w:sz="0" w:space="0" w:color="auto"/>
        <w:left w:val="none" w:sz="0" w:space="0" w:color="auto"/>
        <w:bottom w:val="none" w:sz="0" w:space="0" w:color="auto"/>
        <w:right w:val="none" w:sz="0" w:space="0" w:color="auto"/>
      </w:divBdr>
    </w:div>
    <w:div w:id="1619877617">
      <w:bodyDiv w:val="1"/>
      <w:marLeft w:val="0"/>
      <w:marRight w:val="0"/>
      <w:marTop w:val="0"/>
      <w:marBottom w:val="0"/>
      <w:divBdr>
        <w:top w:val="none" w:sz="0" w:space="0" w:color="auto"/>
        <w:left w:val="none" w:sz="0" w:space="0" w:color="auto"/>
        <w:bottom w:val="none" w:sz="0" w:space="0" w:color="auto"/>
        <w:right w:val="none" w:sz="0" w:space="0" w:color="auto"/>
      </w:divBdr>
    </w:div>
    <w:div w:id="1744713238">
      <w:bodyDiv w:val="1"/>
      <w:marLeft w:val="0"/>
      <w:marRight w:val="0"/>
      <w:marTop w:val="0"/>
      <w:marBottom w:val="0"/>
      <w:divBdr>
        <w:top w:val="none" w:sz="0" w:space="0" w:color="auto"/>
        <w:left w:val="none" w:sz="0" w:space="0" w:color="auto"/>
        <w:bottom w:val="none" w:sz="0" w:space="0" w:color="auto"/>
        <w:right w:val="none" w:sz="0" w:space="0" w:color="auto"/>
      </w:divBdr>
    </w:div>
    <w:div w:id="1794202406">
      <w:bodyDiv w:val="1"/>
      <w:marLeft w:val="0"/>
      <w:marRight w:val="0"/>
      <w:marTop w:val="0"/>
      <w:marBottom w:val="0"/>
      <w:divBdr>
        <w:top w:val="none" w:sz="0" w:space="0" w:color="auto"/>
        <w:left w:val="none" w:sz="0" w:space="0" w:color="auto"/>
        <w:bottom w:val="none" w:sz="0" w:space="0" w:color="auto"/>
        <w:right w:val="none" w:sz="0" w:space="0" w:color="auto"/>
      </w:divBdr>
    </w:div>
    <w:div w:id="1796755580">
      <w:bodyDiv w:val="1"/>
      <w:marLeft w:val="0"/>
      <w:marRight w:val="0"/>
      <w:marTop w:val="0"/>
      <w:marBottom w:val="0"/>
      <w:divBdr>
        <w:top w:val="none" w:sz="0" w:space="0" w:color="auto"/>
        <w:left w:val="none" w:sz="0" w:space="0" w:color="auto"/>
        <w:bottom w:val="none" w:sz="0" w:space="0" w:color="auto"/>
        <w:right w:val="none" w:sz="0" w:space="0" w:color="auto"/>
      </w:divBdr>
    </w:div>
    <w:div w:id="212529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5ED00-B25A-4712-8A57-87A86DBF2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6</Pages>
  <Words>2158</Words>
  <Characters>12303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UBND TỈNH KON TUM</vt:lpstr>
    </vt:vector>
  </TitlesOfParts>
  <Company>TCN</Company>
  <LinksUpToDate>false</LinksUpToDate>
  <CharactersWithSpaces>14433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Quang Phục</dc:creator>
  <cp:keywords>KTC</cp:keywords>
  <cp:lastModifiedBy>Nguyễn Ngọc Quang Phục</cp:lastModifiedBy>
  <cp:revision>45</cp:revision>
  <cp:lastPrinted>2020-10-29T02:41:00Z</cp:lastPrinted>
  <dcterms:created xsi:type="dcterms:W3CDTF">2026-08-14T11:38:00Z</dcterms:created>
  <dcterms:modified xsi:type="dcterms:W3CDTF">2026-09-27T04:47:00Z</dcterms:modified>
</cp:coreProperties>
</file>