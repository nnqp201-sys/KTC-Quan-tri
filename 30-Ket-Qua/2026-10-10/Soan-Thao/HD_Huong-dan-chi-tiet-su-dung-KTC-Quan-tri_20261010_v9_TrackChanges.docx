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0E7DB" w14:textId="77777777" w:rsidR="00FA4B7E" w:rsidRDefault="00802107">
      <w:pPr>
        <w:spacing w:before="0" w:after="0"/>
        <w:jc w:val="center"/>
      </w:pPr>
      <w:r>
        <w:rPr>
          <w:b w:val="0"/>
          <w:sz w:val="26"/>
          <w:szCs w:val="26"/>
        </w:rPr>
        <w:t>UBND TỈNH QUẢNG NGÃI</w:t>
      </w:r>
    </w:p>
    <w:p w14:paraId="0270E7DB" w14:textId="77777777" w:rsidR="00FA4B7E" w:rsidRDefault="00802107">
      <w:pPr>
        <w:spacing w:after="360"/>
        <w:jc w:val="center"/>
      </w:pPr>
      <w:r>
        <w:rPr>
          <w:b/>
          <w:sz w:val="26"/>
          <w:szCs w:val="26"/>
        </w:rPr>
        <w:t>TRƯỜNG CAO ĐẲNG KON TUM</w:t>
      </w:r>
    </w:p>
    <w:p w14:paraId="407B7295" w14:textId="5237C859" w:rsidR="00FA4B7E" w:rsidRDefault="00802107">
      <w:pPr>
        <w:jc w:val="center"/>
      </w:pPr>
      <w:r>
        <w:rPr>
          <w:b/>
          <w:sz w:val="40"/>
        </w:rPr>
        <w:t>TÀI LIỆU HƯỚNG DẪN SỬ DỤNG CHI TIẾT</w:t>
      </w:r>
    </w:p>
    <w:p w14:paraId="5AE7968C" w14:textId="77777777" w:rsidR="00FA4B7E" w:rsidRDefault="008F256D">
      <w:pPr>
        <w:spacing w:after="280"/>
        <w:jc w:val="center"/>
      </w:pPr>
      <w:r>
        <w:rPr>
          <w:b/>
          <w:sz w:val="36"/>
        </w:rPr>
        <w:t>BỘ CÔNG CỤ (PLUGIN) KTC-QUAN-TRI</w:t>
      </w:r>
    </w:p>
    <w:p w14:paraId="0187503B" w14:textId="77777777" w:rsidR="00FA4B7E" w:rsidRDefault="00802107">
      <w:pPr>
        <w:spacing w:after="560"/>
        <w:jc w:val="center"/>
      </w:pPr>
      <w:r>
        <w:rPr>
          <w:i/>
        </w:rPr>
        <w:t>Kế hoạch - theo dõi - báo cáo định kỳ - KPI cá nhân - trên Claude, Cowork, Claude Code</w:t>
      </w:r>
    </w:p>
    <w:tbl>
      <w:tblPr>
        <w:tblStyle w:val="TableGrid"/>
        <w:jc w:val="center"/>
        <w:tblLayout w:type="fixed"/>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6690"/>
      </w:tblGrid>
      <w:tr w:rsidR="00FA4B7E" w14:paraId="372065DF" w14:textId="77777777">
        <w:trPr>
          <w:tblHeader/>
          <w:jc w:val="center"/>
        </w:trPr>
        <w:tc>
          <w:tcPr>
            <w:tcW w:w="2381" w:type="dxa"/>
            <w:tcMar>
              <w:top w:w="90" w:type="dxa"/>
              <w:left w:w="100" w:type="dxa"/>
              <w:bottom w:w="90" w:type="dxa"/>
              <w:right w:w="100" w:type="dxa"/>
            </w:tcMar>
            <w:vAlign w:val="center"/>
          </w:tcPr>
          <w:p w14:paraId="3F1D92F8" w14:textId="77777777" w:rsidR="00FA4B7E" w:rsidRDefault="00802107">
            <w:pPr>
              <w:spacing w:before="40" w:after="40" w:line="252" w:lineRule="auto"/>
              <w:jc w:val="center"/>
            </w:pPr>
            <w:r>
              <w:rPr>
                <w:b/>
                <w:sz w:val="24"/>
                <w:szCs w:val="24"/>
              </w:rPr>
              <w:t>THÔNG TIN</w:t>
            </w:r>
          </w:p>
        </w:tc>
        <w:tc>
          <w:tcPr>
            <w:tcW w:w="6690" w:type="dxa"/>
            <w:tcMar>
              <w:top w:w="90" w:type="dxa"/>
              <w:left w:w="100" w:type="dxa"/>
              <w:bottom w:w="90" w:type="dxa"/>
              <w:right w:w="100" w:type="dxa"/>
            </w:tcMar>
            <w:vAlign w:val="center"/>
          </w:tcPr>
          <w:p w14:paraId="6C9BFC06" w14:textId="77777777" w:rsidR="00FA4B7E" w:rsidRDefault="00802107">
            <w:pPr>
              <w:spacing w:before="40" w:after="40" w:line="252" w:lineRule="auto"/>
              <w:jc w:val="center"/>
            </w:pPr>
            <w:r>
              <w:rPr>
                <w:b/>
                <w:sz w:val="24"/>
                <w:szCs w:val="24"/>
              </w:rPr>
              <w:t>NỘI DUNG</w:t>
            </w:r>
          </w:p>
        </w:tc>
      </w:tr>
      <w:tr w:rsidR="00FA4B7E" w14:paraId="7B29B5CC" w14:textId="77777777">
        <w:trPr>
          <w:jc w:val="center"/>
        </w:trPr>
        <w:tc>
          <w:tcPr>
            <w:tcW w:w="2381" w:type="dxa"/>
            <w:tcMar>
              <w:top w:w="90" w:type="dxa"/>
              <w:left w:w="100" w:type="dxa"/>
              <w:bottom w:w="90" w:type="dxa"/>
              <w:right w:w="100" w:type="dxa"/>
            </w:tcMar>
            <w:vAlign w:val="center"/>
          </w:tcPr>
          <w:p w14:paraId="70F0E0DE" w14:textId="77777777" w:rsidR="00FA4B7E" w:rsidRDefault="00802107">
            <w:pPr>
              <w:spacing w:before="40" w:after="40" w:line="252" w:lineRule="auto"/>
              <w:jc w:val="center"/>
            </w:pPr>
            <w:r>
              <w:rPr>
                <w:b/>
                <w:sz w:val="24"/>
                <w:szCs w:val="24"/>
              </w:rPr>
              <w:t>Phiên bản</w:t>
            </w:r>
          </w:p>
        </w:tc>
        <w:tc>
          <w:tcPr>
            <w:tcW w:w="6690" w:type="dxa"/>
            <w:tcMar>
              <w:top w:w="90" w:type="dxa"/>
              <w:left w:w="100" w:type="dxa"/>
              <w:bottom w:w="90" w:type="dxa"/>
              <w:right w:w="100" w:type="dxa"/>
            </w:tcMar>
            <w:vAlign w:val="center"/>
          </w:tcPr>
          <w:p w14:paraId="63EFA214" w14:textId="1A0EECA5" w:rsidR="00FA4B7E" w:rsidRDefault="00802107">
            <w:pPr>
              <w:spacing w:before="40" w:after="40" w:line="252" w:lineRule="auto"/>
              <w:jc w:val="left"/>
            </w:pPr>
            <w:r>
              <w:rPr>
                <w:sz w:val="24"/>
                <w:szCs w:val="24"/>
              </w:rPr>
              <w:t xml:space="preserve">Plugin KTC-Quan-tri 1.3.13 (mã SHA-256</w:t>
            </w:r>
            <w:r>
              <w:rPr>
                <w:sz w:val="24"/>
                <w:szCs w:val="24"/>
              </w:rPr>
              <w:t xml:space="preserve"> công bố kèm ghi chú phát hành) - cập nhật ngày 29/9/2026</w:t>
            </w:r>
          </w:p>
        </w:tc>
      </w:tr>
      <w:tr w:rsidR="00FA4B7E" w14:paraId="2BECDA2C" w14:textId="77777777">
        <w:trPr>
          <w:jc w:val="center"/>
        </w:trPr>
        <w:tc>
          <w:tcPr>
            <w:tcW w:w="2381" w:type="dxa"/>
            <w:tcMar>
              <w:top w:w="90" w:type="dxa"/>
              <w:left w:w="100" w:type="dxa"/>
              <w:bottom w:w="90" w:type="dxa"/>
              <w:right w:w="100" w:type="dxa"/>
            </w:tcMar>
            <w:vAlign w:val="center"/>
          </w:tcPr>
          <w:p w14:paraId="0A305FD4" w14:textId="77777777" w:rsidR="00FA4B7E" w:rsidRDefault="00802107">
            <w:pPr>
              <w:spacing w:before="40" w:after="40" w:line="252" w:lineRule="auto"/>
              <w:jc w:val="center"/>
            </w:pPr>
            <w:r>
              <w:rPr>
                <w:b/>
                <w:sz w:val="24"/>
                <w:szCs w:val="24"/>
              </w:rPr>
              <w:t>Đối tượng sử dụng</w:t>
            </w:r>
          </w:p>
        </w:tc>
        <w:tc>
          <w:tcPr>
            <w:tcW w:w="6690" w:type="dxa"/>
            <w:tcMar>
              <w:top w:w="90" w:type="dxa"/>
              <w:left w:w="100" w:type="dxa"/>
              <w:bottom w:w="90" w:type="dxa"/>
              <w:right w:w="100" w:type="dxa"/>
            </w:tcMar>
            <w:vAlign w:val="center"/>
          </w:tcPr>
          <w:p w14:paraId="7CD90049" w14:textId="77777777" w:rsidR="00FA4B7E" w:rsidRDefault="00802107">
            <w:pPr>
              <w:spacing w:before="40" w:after="40" w:line="252" w:lineRule="auto"/>
              <w:jc w:val="left"/>
            </w:pPr>
            <w:r>
              <w:rPr>
                <w:sz w:val="24"/>
                <w:szCs w:val="24"/>
              </w:rPr>
              <w:t>Các đơn vị, viên chức và người lao động thuộc Trường Cao đẳng Kon Tum</w:t>
            </w:r>
          </w:p>
        </w:tc>
      </w:tr>
      <w:tr w:rsidR="00FA4B7E" w14:paraId="5E2BFDF6" w14:textId="77777777">
        <w:trPr>
          <w:jc w:val="center"/>
        </w:trPr>
        <w:tc>
          <w:tcPr>
            <w:tcW w:w="2381" w:type="dxa"/>
            <w:tcMar>
              <w:top w:w="90" w:type="dxa"/>
              <w:left w:w="100" w:type="dxa"/>
              <w:bottom w:w="90" w:type="dxa"/>
              <w:right w:w="100" w:type="dxa"/>
            </w:tcMar>
            <w:vAlign w:val="center"/>
          </w:tcPr>
          <w:p w14:paraId="387A81F5" w14:textId="77777777" w:rsidR="00FA4B7E" w:rsidRDefault="00802107">
            <w:pPr>
              <w:spacing w:before="40" w:after="40" w:line="252" w:lineRule="auto"/>
              <w:jc w:val="center"/>
            </w:pPr>
            <w:r>
              <w:rPr>
                <w:b/>
                <w:sz w:val="24"/>
                <w:szCs w:val="24"/>
              </w:rPr>
              <w:t>Đơn vị quản lý, hỗ trợ</w:t>
            </w:r>
          </w:p>
        </w:tc>
        <w:tc>
          <w:tcPr>
            <w:tcW w:w="6690" w:type="dxa"/>
            <w:tcMar>
              <w:top w:w="90" w:type="dxa"/>
              <w:left w:w="100" w:type="dxa"/>
              <w:bottom w:w="90" w:type="dxa"/>
              <w:right w:w="100" w:type="dxa"/>
            </w:tcMar>
            <w:vAlign w:val="center"/>
          </w:tcPr>
          <w:p w14:paraId="4ED861C7" w14:textId="77777777" w:rsidR="00FA4B7E" w:rsidRDefault="00802107">
            <w:pPr>
              <w:spacing w:before="40" w:after="40" w:line="252" w:lineRule="auto"/>
              <w:jc w:val="left"/>
            </w:pPr>
            <w:r>
              <w:rPr>
                <w:sz w:val="24"/>
                <w:szCs w:val="24"/>
              </w:rPr>
              <w:t>Phòng Tổng hợp - Hành chính và Quản trị</w:t>
            </w:r>
          </w:p>
        </w:tc>
      </w:tr>
      <w:tr w:rsidR="00FA4B7E" w14:paraId="4F1071A2" w14:textId="77777777">
        <w:trPr>
          <w:jc w:val="center"/>
        </w:trPr>
        <w:tc>
          <w:tcPr>
            <w:tcW w:w="2381" w:type="dxa"/>
            <w:tcMar>
              <w:top w:w="90" w:type="dxa"/>
              <w:left w:w="100" w:type="dxa"/>
              <w:bottom w:w="90" w:type="dxa"/>
              <w:right w:w="100" w:type="dxa"/>
            </w:tcMar>
            <w:vAlign w:val="center"/>
          </w:tcPr>
          <w:p w14:paraId="58BAAB12" w14:textId="77777777" w:rsidR="00FA4B7E" w:rsidRDefault="00802107">
            <w:pPr>
              <w:spacing w:before="40" w:after="40" w:line="252" w:lineRule="auto"/>
              <w:jc w:val="center"/>
            </w:pPr>
            <w:r>
              <w:rPr>
                <w:b/>
                <w:sz w:val="24"/>
                <w:szCs w:val="24"/>
              </w:rPr>
              <w:t>Phạm vi</w:t>
            </w:r>
          </w:p>
        </w:tc>
        <w:tc>
          <w:tcPr>
            <w:tcW w:w="6690" w:type="dxa"/>
            <w:tcMar>
              <w:top w:w="90" w:type="dxa"/>
              <w:left w:w="100" w:type="dxa"/>
              <w:bottom w:w="90" w:type="dxa"/>
              <w:right w:w="100" w:type="dxa"/>
            </w:tcMar>
            <w:vAlign w:val="center"/>
          </w:tcPr>
          <w:p w14:paraId="0C41B02D" w14:textId="77777777" w:rsidR="00FA4B7E" w:rsidRDefault="00802107">
            <w:pPr>
              <w:spacing w:before="40" w:after="40" w:line="252" w:lineRule="auto"/>
              <w:jc w:val="left"/>
            </w:pPr>
            <w:r>
              <w:rPr>
                <w:sz w:val="24"/>
                <w:szCs w:val="24"/>
              </w:rPr>
              <w:t>Xây dựng kế hoạch, theo dõi nhiệm vụ, báo cáo định kỳ, KPI cá nhân, soạn thảo văn bản; không rà soát văn bản trước khi trình ký</w:t>
            </w:r>
          </w:p>
        </w:tc>
      </w:tr>
    </w:tbl>
    <w:p w14:paraId="44E43209" w14:textId="77777777" w:rsidR="00FA4B7E" w:rsidRDefault="00FA4B7E"/>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268193D2" w14:textId="77777777">
        <w:trPr>
          <w:jc w:val="center"/>
          <w:cantSplit/>
        </w:trPr>
        <w:tc>
          <w:tcPr>
            <w:tcW w:w="9071" w:type="dxa"/>
            <w:tcMar>
              <w:top w:w="120" w:type="dxa"/>
              <w:left w:w="140" w:type="dxa"/>
              <w:bottom w:w="120" w:type="dxa"/>
              <w:right w:w="140" w:type="dxa"/>
            </w:tcMar>
          </w:tcPr>
          <w:p w14:paraId="0160697A" w14:textId="07606D81" w:rsidR="00FA4B7E" w:rsidRDefault="00802107">
            <w:pPr>
              <w:spacing w:before="40" w:after="40" w:line="252" w:lineRule="auto"/>
              <w:jc w:val="left"/>
            </w:pPr>
            <w:r>
              <w:rPr>
                <w:b/>
                <w:sz w:val="24"/>
                <w:szCs w:val="24"/>
              </w:rPr>
              <w:t>HƯỚNG DẪN SỬ DỤNG NHANH</w:t>
            </w:r>
          </w:p>
          <w:p w14:paraId="6ABB1781" w14:textId="1955AA8F" w:rsidR="00FA4B7E" w:rsidRDefault="00802107">
            <w:pPr>
              <w:spacing w:before="40" w:after="40" w:line="252" w:lineRule="auto"/>
              <w:jc w:val="left"/>
            </w:pPr>
            <w:r>
              <w:rPr>
                <w:sz w:val="24"/>
                <w:szCs w:val="24"/>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5410AA11" w14:textId="77777777" w:rsidR="00FA4B7E" w:rsidRDefault="00FA4B7E"/>
    <w:p w14:paraId="1E5932A8" w14:textId="77777777" w:rsidR="00FA4B7E" w:rsidRDefault="00802107">
      <w:pPr>
        <w:spacing w:before="480"/>
        <w:jc w:val="center"/>
      </w:pPr>
      <w:del w:id="1001" w:author="Khắc phục tồn tại, trình ban hành 10/10 (Claude)" w:date="2026-10-10T17:07:06Z">
        <w:r>
          <w:rPr>
            <w:i/>
            <w:sz w:val="26"/>
          </w:rPr>
          <w:delText>Quảng Ngãi, tháng 9 năm 2026</w:delText>
        </w:r>
      </w:del>
      <w:ins w:id="1002" w:author="Khắc phục tồn tại, trình ban hành 10/10 (Claude)" w:date="2026-10-10T17:07:06Z">
        <w:r>
          <w:rPr>
            <w:i/>
            <w:sz w:val="26"/>
          </w:rPr>
          <w:t xml:space="preserve">Quảng Ngãi, tháng 10 năm 2026</w:t>
        </w:r>
      </w:ins>
    </w:p>
    <w:p w14:paraId="5EF920C2" w14:textId="77777777" w:rsidR="00FA4B7E" w:rsidRDefault="00802107">
      <w:r>
        <w:br w:type="page"/>
      </w:r>
    </w:p>
    <w:p w14:paraId="166AA87E" w14:textId="77777777" w:rsidR="00FA4B7E" w:rsidRDefault="00802107">
      <w:pPr>
        <w:jc w:val="center"/>
      </w:pPr>
      <w:r>
        <w:rPr>
          <w:b/>
          <w:bCs/>
          <w:sz w:val="40"/>
        </w:rPr>
        <w:lastRenderedPageBreak/>
        <w:t>MỤC LỤC</w:t>
      </w:r>
    </w:p>
    <w:p w14:paraId="1A2F2620" w14:textId="77777777" w:rsidR="00E12D34" w:rsidRDefault="00E12D34">
      <w:pPr>
        <w:jc w:val="center"/>
        <w:rPr/>
      </w:pPr>
    </w:p>
    <w:p w14:paraId="14CEA079" w14:textId="77777777" w:rsidR="00FA4B7E" w:rsidRDefault="00802107">
      <w:pPr>
        <w:tabs>
          <w:tab w:val="right" w:leader="dot" w:pos="9072"/>
        </w:tabs>
      </w:pPr>
      <w:r>
        <w:fldChar w:fldCharType="begin"/>
      </w:r>
      <w:r>
        <w:instrText xml:space="preserve"> TOC \o "1-2" \h \z \u </w:instrText>
      </w:r>
      <w:r>
        <w:fldChar w:fldCharType="separate"/>
      </w:r>
      <w:r>
        <w:rPr>
          <w:b/>
        </w:rPr>
        <w:t>I. GIỚI THIỆU BỘ CÔNG CỤ</w:t>
      </w:r>
      <w:r>
        <w:tab/>
        <w:t xml:space="preserve">3</w:t>
      </w:r>
    </w:p>
    <w:p w14:paraId="55EF0C5C" w14:textId="77777777" w:rsidR="00FA4B7E" w:rsidRDefault="00802107">
      <w:pPr>
        <w:tabs>
          <w:tab w:val="right" w:leader="dot" w:pos="9072"/>
        </w:tabs>
      </w:pPr>
      <w:r>
        <w:rPr>
          <w:b/>
        </w:rPr>
        <w:t>II. PLUGIN, KỸ NĂNG VÀ CÁC NỀN TẢNG SỬ DỤNG</w:t>
      </w:r>
      <w:r>
        <w:tab/>
        <w:t xml:space="preserve">4</w:t>
      </w:r>
    </w:p>
    <w:p w14:paraId="4EBA0D6C" w14:textId="77777777" w:rsidR="00FA4B7E" w:rsidRDefault="00802107">
      <w:pPr>
        <w:tabs>
          <w:tab w:val="right" w:leader="dot" w:pos="9072"/>
        </w:tabs>
        <w:ind w:left="440"/>
      </w:pPr>
      <w:r>
        <w:t>1. Plugin và kỹ năng</w:t>
      </w:r>
      <w:r>
        <w:tab/>
        <w:t xml:space="preserve">4</w:t>
      </w:r>
    </w:p>
    <w:p w14:paraId="52A1C691" w14:textId="77777777" w:rsidR="00FA4B7E" w:rsidRDefault="00802107">
      <w:pPr>
        <w:tabs>
          <w:tab w:val="right" w:leader="dot" w:pos="9072"/>
        </w:tabs>
        <w:ind w:left="440"/>
      </w:pPr>
      <w:r>
        <w:t>2. Ba nền tảng Claude</w:t>
      </w:r>
      <w:r>
        <w:tab/>
        <w:t xml:space="preserve">5</w:t>
      </w:r>
    </w:p>
    <w:p w14:paraId="234B9CD1" w14:textId="77777777" w:rsidR="00FA4B7E" w:rsidRDefault="00802107">
      <w:pPr>
        <w:tabs>
          <w:tab w:val="right" w:leader="dot" w:pos="9072"/>
        </w:tabs>
      </w:pPr>
      <w:r>
        <w:rPr>
          <w:b/>
        </w:rPr>
        <w:t>III. CÀI ĐẶT</w:t>
      </w:r>
      <w:r>
        <w:tab/>
        <w:t xml:space="preserve">6</w:t>
      </w:r>
    </w:p>
    <w:p w14:paraId="26CBC63C" w14:textId="77777777" w:rsidR="00FA4B7E" w:rsidRDefault="00802107">
      <w:pPr>
        <w:tabs>
          <w:tab w:val="right" w:leader="dot" w:pos="9072"/>
        </w:tabs>
        <w:ind w:left="440"/>
      </w:pPr>
      <w:r>
        <w:t>1. Tệp cài đặt</w:t>
      </w:r>
      <w:r>
        <w:tab/>
        <w:t xml:space="preserve">6</w:t>
      </w:r>
    </w:p>
    <w:p w14:paraId="7280AA22" w14:textId="77777777" w:rsidR="00FA4B7E" w:rsidRDefault="00802107">
      <w:pPr>
        <w:tabs>
          <w:tab w:val="right" w:leader="dot" w:pos="9072"/>
        </w:tabs>
        <w:ind w:left="440"/>
      </w:pPr>
      <w:r>
        <w:t>2. Cài ở cấp tổ chức - Hệ thống Claude AI Team (Phòng QLKHCN&amp;HTPT)</w:t>
      </w:r>
      <w:r>
        <w:tab/>
        <w:t xml:space="preserve">6</w:t>
      </w:r>
    </w:p>
    <w:p w14:paraId="4D0BDF59" w14:textId="77777777" w:rsidR="00FA4B7E" w:rsidRDefault="00802107">
      <w:pPr>
        <w:tabs>
          <w:tab w:val="right" w:leader="dot" w:pos="9072"/>
        </w:tabs>
        <w:ind w:left="440"/>
      </w:pPr>
      <w:r>
        <w:t>3. Người dùng tài khoản Team của đơn vị</w:t>
      </w:r>
      <w:r>
        <w:tab/>
        <w:t xml:space="preserve">7</w:t>
      </w:r>
    </w:p>
    <w:p w14:paraId="5B84430E" w14:textId="77777777" w:rsidR="00FA4B7E" w:rsidRDefault="00802107">
      <w:pPr>
        <w:tabs>
          <w:tab w:val="right" w:leader="dot" w:pos="9072"/>
        </w:tabs>
        <w:ind w:left="440"/>
      </w:pPr>
      <w:r>
        <w:t>4. Tài khoản Claude cá nhân (Pro, Max)</w:t>
      </w:r>
      <w:r>
        <w:tab/>
        <w:t xml:space="preserve">7</w:t>
      </w:r>
    </w:p>
    <w:p w14:paraId="7C0D553C" w14:textId="77777777" w:rsidR="00FA4B7E" w:rsidRDefault="00802107">
      <w:pPr>
        <w:tabs>
          <w:tab w:val="right" w:leader="dot" w:pos="9072"/>
        </w:tabs>
        <w:ind w:left="440"/>
      </w:pPr>
      <w:r>
        <w:t>5. Claude Code, Cowork</w:t>
      </w:r>
      <w:r>
        <w:tab/>
        <w:t xml:space="preserve">7</w:t>
      </w:r>
    </w:p>
    <w:p w14:paraId="268BE73E" w14:textId="77777777" w:rsidR="00FA4B7E" w:rsidRDefault="00802107">
      <w:pPr>
        <w:tabs>
          <w:tab w:val="right" w:leader="dot" w:pos="9072"/>
        </w:tabs>
        <w:ind w:left="440"/>
      </w:pPr>
      <w:r>
        <w:t xml:space="preserve">6. Dùng tài liệu kỹ năng trên ChatGPT, Gemini (không phải plugin, chỉ đối chiếu chéo)</w:t>
      </w:r>
      <w:r>
        <w:tab/>
        <w:t xml:space="preserve">9</w:t>
      </w:r>
    </w:p>
    <w:p w14:paraId="60330685" w14:textId="77777777" w:rsidR="00FA4B7E" w:rsidRDefault="00802107">
      <w:pPr>
        <w:tabs>
          <w:tab w:val="right" w:leader="dot" w:pos="9072"/>
        </w:tabs>
      </w:pPr>
      <w:r>
        <w:rPr>
          <w:b/>
        </w:rPr>
        <w:t>IV. QUY TRÌNH SỬ DỤNG CHUNG</w:t>
      </w:r>
      <w:r>
        <w:tab/>
        <w:t xml:space="preserve">9</w:t>
      </w:r>
    </w:p>
    <w:p w14:paraId="208E03B8" w14:textId="77777777" w:rsidR="00FA4B7E" w:rsidRDefault="00802107">
      <w:pPr>
        <w:tabs>
          <w:tab w:val="right" w:leader="dot" w:pos="9072"/>
        </w:tabs>
      </w:pPr>
      <w:r>
        <w:rPr>
          <w:b/>
        </w:rPr>
        <w:t>V. VIỆC NÊN LÀM TRÊN NỀN TẢNG NÀO</w:t>
      </w:r>
      <w:r>
        <w:tab/>
        <w:t xml:space="preserve">11</w:t>
      </w:r>
    </w:p>
    <w:p w14:paraId="033176CD" w14:textId="77777777" w:rsidR="00FA4B7E" w:rsidRDefault="00802107">
      <w:pPr>
        <w:tabs>
          <w:tab w:val="right" w:leader="dot" w:pos="9072"/>
        </w:tabs>
      </w:pPr>
      <w:r>
        <w:rPr>
          <w:b/>
        </w:rPr>
        <w:t>VI. CÂU LỆNH MẪU THEO CHỨC NĂNG</w:t>
      </w:r>
      <w:r>
        <w:tab/>
        <w:t xml:space="preserve">11</w:t>
      </w:r>
    </w:p>
    <w:p w14:paraId="1BA7387E" w14:textId="77777777" w:rsidR="00FA4B7E" w:rsidRDefault="00802107">
      <w:pPr>
        <w:tabs>
          <w:tab w:val="right" w:leader="dot" w:pos="9072"/>
        </w:tabs>
        <w:ind w:left="440"/>
      </w:pPr>
      <w:r>
        <w:t>1. Xây dựng kế hoạch công tác</w:t>
      </w:r>
      <w:r>
        <w:tab/>
        <w:t xml:space="preserve">12</w:t>
      </w:r>
    </w:p>
    <w:p w14:paraId="792EFF15" w14:textId="77777777" w:rsidR="00FA4B7E" w:rsidRDefault="00802107">
      <w:pPr>
        <w:tabs>
          <w:tab w:val="right" w:leader="dot" w:pos="9072"/>
        </w:tabs>
        <w:ind w:left="440"/>
      </w:pPr>
      <w:r>
        <w:t>2. Tổng hợp báo cáo công tác định kỳ</w:t>
      </w:r>
      <w:r>
        <w:tab/>
        <w:t xml:space="preserve">12</w:t>
      </w:r>
    </w:p>
    <w:p w14:paraId="1AFCBA26" w14:textId="77777777" w:rsidR="00FA4B7E" w:rsidRDefault="00802107">
      <w:pPr>
        <w:tabs>
          <w:tab w:val="right" w:leader="dot" w:pos="9072"/>
        </w:tabs>
        <w:ind w:left="440"/>
      </w:pPr>
      <w:r>
        <w:t>3. Theo dõi nhiệm vụ</w:t>
      </w:r>
      <w:r>
        <w:tab/>
        <w:t xml:space="preserve">13</w:t>
      </w:r>
    </w:p>
    <w:p w14:paraId="6C7DFE79" w14:textId="77777777" w:rsidR="00FA4B7E" w:rsidRDefault="00802107">
      <w:pPr>
        <w:tabs>
          <w:tab w:val="right" w:leader="dot" w:pos="9072"/>
        </w:tabs>
        <w:ind w:left="440"/>
      </w:pPr>
      <w:r>
        <w:t>4. Lập kế hoạch KPI cá nhân quý</w:t>
      </w:r>
      <w:r>
        <w:tab/>
        <w:t xml:space="preserve">13</w:t>
      </w:r>
    </w:p>
    <w:p w14:paraId="38984A6A" w14:textId="77777777" w:rsidR="00FA4B7E" w:rsidRDefault="00802107">
      <w:pPr>
        <w:tabs>
          <w:tab w:val="right" w:leader="dot" w:pos="9072"/>
        </w:tabs>
        <w:ind w:left="440"/>
      </w:pPr>
      <w:r>
        <w:t>5. Tự đánh giá KPI cá nhân quý</w:t>
      </w:r>
      <w:r>
        <w:tab/>
        <w:t xml:space="preserve">13</w:t>
      </w:r>
    </w:p>
    <w:p w14:paraId="456B920F" w14:textId="77777777" w:rsidR="00FA4B7E" w:rsidRDefault="00802107">
      <w:pPr>
        <w:tabs>
          <w:tab w:val="right" w:leader="dot" w:pos="9072"/>
        </w:tabs>
        <w:ind w:left="440"/>
      </w:pPr>
      <w:r>
        <w:t>6. Soạn thảo văn bản hành chính</w:t>
      </w:r>
      <w:r>
        <w:tab/>
        <w:t xml:space="preserve">14</w:t>
      </w:r>
    </w:p>
    <w:p w14:paraId="4ACF2337" w14:textId="77777777" w:rsidR="00FA4B7E" w:rsidRDefault="00802107">
      <w:pPr>
        <w:tabs>
          <w:tab w:val="right" w:leader="dot" w:pos="9072"/>
        </w:tabs>
        <w:ind w:left="440"/>
      </w:pPr>
      <w:r>
        <w:t>7. Quản trị, điều phối nhiệm vụ</w:t>
      </w:r>
      <w:r>
        <w:tab/>
        <w:t xml:space="preserve">14</w:t>
      </w:r>
    </w:p>
    <w:p w14:paraId="0786BFB0" w14:textId="77777777" w:rsidR="00FA4B7E" w:rsidRDefault="00802107">
      <w:pPr>
        <w:tabs>
          <w:tab w:val="right" w:leader="dot" w:pos="9072"/>
        </w:tabs>
        <w:ind w:left="440"/>
      </w:pPr>
      <w:r>
        <w:t>8. Kiểm tra độc lập bằng tác tử (Cowork, Claude Code)</w:t>
      </w:r>
      <w:r>
        <w:tab/>
        <w:t xml:space="preserve">15</w:t>
      </w:r>
    </w:p>
    <w:p w14:paraId="57747A15" w14:textId="77777777" w:rsidR="00FA4B7E" w:rsidRDefault="00802107">
      <w:pPr>
        <w:tabs>
          <w:tab w:val="right" w:leader="dot" w:pos="9072"/>
        </w:tabs>
      </w:pPr>
      <w:r>
        <w:rPr>
          <w:b/>
        </w:rPr>
        <w:t>VII. HỒ SƠ ĐẦU VÀO, ĐẦU RA CHUẨN</w:t>
      </w:r>
      <w:r>
        <w:tab/>
        <w:t xml:space="preserve">15</w:t>
      </w:r>
    </w:p>
    <w:p w14:paraId="2A7C6BD8" w14:textId="77777777" w:rsidR="00FA4B7E" w:rsidRDefault="00802107">
      <w:pPr>
        <w:tabs>
          <w:tab w:val="right" w:leader="dot" w:pos="9072"/>
        </w:tabs>
      </w:pPr>
      <w:r>
        <w:rPr>
          <w:b/>
        </w:rPr>
        <w:t>VIII. CÂU HỎI THƯỜNG GẶP VÀ XỬ LÝ LỖI</w:t>
      </w:r>
      <w:r>
        <w:tab/>
        <w:t xml:space="preserve">16</w:t>
      </w:r>
    </w:p>
    <w:p w14:paraId="02420CBF" w14:textId="77777777" w:rsidR="00FA4B7E" w:rsidRDefault="00802107">
      <w:pPr>
        <w:tabs>
          <w:tab w:val="right" w:leader="dot" w:pos="9072"/>
        </w:tabs>
      </w:pPr>
      <w:r>
        <w:rPr>
          <w:b/>
        </w:rPr>
        <w:t>IX. NGUYÊN TẮC AN TOÀN VÀ TRÁCH NHIỆM</w:t>
      </w:r>
      <w:r>
        <w:tab/>
        <w:t xml:space="preserve">17</w:t>
      </w:r>
    </w:p>
    <w:p w14:paraId="3AEFB59B" w14:textId="77777777" w:rsidR="00FA4B7E" w:rsidRDefault="00802107">
      <w:pPr>
        <w:tabs>
          <w:tab w:val="right" w:leader="dot" w:pos="9072"/>
        </w:tabs>
      </w:pPr>
      <w:r>
        <w:rPr>
          <w:b/>
        </w:rPr>
        <w:t>X. TÀI LIỆU THAM KHẢO</w:t>
      </w:r>
      <w:r>
        <w:tab/>
        <w:t xml:space="preserve">18</w:t>
      </w:r>
      <w:r>
        <w:fldChar w:fldCharType="end"/>
      </w:r>
    </w:p>
    <w:p w14:paraId="1CC2528F" w14:textId="77777777" w:rsidR="00FA4B7E" w:rsidRDefault="00802107">
      <w:pPr>
        <w:pStyle w:val="Heading1"/>
        <w:keepNext/>
        <w:pageBreakBefore/>
        <w:spacing w:before="240" w:after="120" w:line="264" w:lineRule="auto"/>
        <w:ind w:firstLine="720"/>
        <w:jc w:val="left"/>
      </w:pPr>
      <w:r>
        <w:rPr>
          <w:rFonts w:ascii="Times New Roman" w:hAnsi="Times New Roman"/>
        </w:rPr>
        <w:t>I. GIỚI THIỆU BỘ CÔNG CỤ</w:t>
      </w:r>
    </w:p>
    <w:p w14:paraId="65E5F876" w14:textId="77777777" w:rsidR="00FA4B7E" w:rsidRDefault="00802107">
      <w:pPr>
        <w:spacing w:before="0" w:after="120" w:line="264" w:lineRule="auto"/>
        <w:ind w:firstLine="720"/>
        <w:jc w:val="both"/>
      </w:pPr>
      <w:r>
        <w:t xml:space="preserve">KTC-Quan-tri là bộ công cụ trí tuệ nhân tạo hỗ trợ chu trình quản trị nhiệm vụ khép kín của Trường: </w:t>
      </w:r>
      <w:r>
        <w:t xml:space="preserve">K</w:t>
      </w:r>
      <w:r>
        <w:t xml:space="preserve">ế hoạch - giao việc - theo dõi - kết quả, minh chứng - báo cáo - đánh giá. Bộ công cụ dùng chung kho KTC-Database, </w:t>
      </w:r>
      <w:r>
        <w:t xml:space="preserve">mẫu Phụ lục Thông báo số 736/TB-CĐKT ngày 25/6/2026, 6 trục kết quả trọng tâm theo Thông báo số 817/TB-CĐKT ngày 14/7/2026 và</w:t>
      </w:r>
      <w:r>
        <w:t xml:space="preserve"> mã nhiệm vụ (Task_ID) thống nhất từ kế hoạch đến báo cáo.</w:t>
      </w:r>
    </w:p>
    <w:tbl>
      <w:tblPr>
        <w:tblStyle w:val="TableGrid"/>
        <w:jc w:val="center"/>
        <w:tblLayout w:type="fixed"/>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54"/>
        <w:gridCol w:w="3572"/>
        <w:gridCol w:w="3345"/>
      </w:tblGrid>
      <w:tr w:rsidR="00FA4B7E" w14:paraId="3034BFE5" w14:textId="77777777">
        <w:trPr>
          <w:tblHeader/>
          <w:jc w:val="center"/>
        </w:trPr>
        <w:tc>
          <w:tcPr>
            <w:tcW w:w="2154" w:type="dxa"/>
            <w:tcMar>
              <w:top w:w="90" w:type="dxa"/>
              <w:left w:w="100" w:type="dxa"/>
              <w:bottom w:w="90" w:type="dxa"/>
              <w:right w:w="100" w:type="dxa"/>
            </w:tcMar>
            <w:vAlign w:val="center"/>
          </w:tcPr>
          <w:p w14:paraId="4279AFC4" w14:textId="77777777" w:rsidR="00FA4B7E" w:rsidRDefault="00802107">
            <w:pPr>
              <w:spacing w:before="40" w:after="40" w:line="252" w:lineRule="auto"/>
              <w:jc w:val="center"/>
            </w:pPr>
            <w:r>
              <w:rPr>
                <w:b/>
                <w:sz w:val="24"/>
                <w:szCs w:val="24"/>
              </w:rPr>
              <w:t>CHỨC NĂNG (KỸ NĂNG)</w:t>
            </w:r>
          </w:p>
        </w:tc>
        <w:tc>
          <w:tcPr>
            <w:tcW w:w="3572" w:type="dxa"/>
            <w:tcMar>
              <w:top w:w="90" w:type="dxa"/>
              <w:left w:w="100" w:type="dxa"/>
              <w:bottom w:w="90" w:type="dxa"/>
              <w:right w:w="100" w:type="dxa"/>
            </w:tcMar>
            <w:vAlign w:val="center"/>
          </w:tcPr>
          <w:p w14:paraId="5158D76E" w14:textId="77777777" w:rsidR="00FA4B7E" w:rsidRDefault="00802107">
            <w:pPr>
              <w:spacing w:before="40" w:after="40" w:line="252" w:lineRule="auto"/>
              <w:jc w:val="center"/>
            </w:pPr>
            <w:r>
              <w:rPr>
                <w:b/>
                <w:sz w:val="24"/>
                <w:szCs w:val="24"/>
              </w:rPr>
              <w:t>DÙNG KHI</w:t>
            </w:r>
          </w:p>
        </w:tc>
        <w:tc>
          <w:tcPr>
            <w:tcW w:w="3345" w:type="dxa"/>
            <w:tcMar>
              <w:top w:w="90" w:type="dxa"/>
              <w:left w:w="100" w:type="dxa"/>
              <w:bottom w:w="90" w:type="dxa"/>
              <w:right w:w="100" w:type="dxa"/>
            </w:tcMar>
            <w:vAlign w:val="center"/>
          </w:tcPr>
          <w:p w14:paraId="584D8002" w14:textId="77777777" w:rsidR="00FA4B7E" w:rsidRDefault="00802107">
            <w:pPr>
              <w:spacing w:before="40" w:after="40" w:line="252" w:lineRule="auto"/>
              <w:jc w:val="center"/>
            </w:pPr>
            <w:r>
              <w:rPr>
                <w:b/>
                <w:sz w:val="24"/>
                <w:szCs w:val="24"/>
              </w:rPr>
              <w:t>SẢN PHẨM</w:t>
            </w:r>
          </w:p>
        </w:tc>
      </w:tr>
      <w:tr w:rsidR="00FA4B7E" w14:paraId="1D53DCAC" w14:textId="77777777">
        <w:trPr>
          <w:jc w:val="center"/>
        </w:trPr>
        <w:tc>
          <w:tcPr>
            <w:tcW w:w="2154" w:type="dxa"/>
            <w:tcMar>
              <w:top w:w="90" w:type="dxa"/>
              <w:left w:w="100" w:type="dxa"/>
              <w:bottom w:w="90" w:type="dxa"/>
              <w:right w:w="100" w:type="dxa"/>
            </w:tcMar>
            <w:vAlign w:val="center"/>
          </w:tcPr>
          <w:p w14:paraId="72B26EA2" w14:textId="77777777" w:rsidR="00FA4B7E" w:rsidRDefault="00802107">
            <w:pPr>
              <w:spacing w:before="40" w:after="40" w:line="252" w:lineRule="auto"/>
              <w:jc w:val="center"/>
            </w:pPr>
            <w:r>
              <w:rPr>
                <w:b/>
                <w:sz w:val="24"/>
                <w:szCs w:val="24"/>
              </w:rPr>
              <w:t>Xây dựng kế hoạch (ke-hoach)</w:t>
            </w:r>
          </w:p>
        </w:tc>
        <w:tc>
          <w:tcPr>
            <w:tcW w:w="3572" w:type="dxa"/>
            <w:tcMar>
              <w:top w:w="90" w:type="dxa"/>
              <w:left w:w="100" w:type="dxa"/>
              <w:bottom w:w="90" w:type="dxa"/>
              <w:right w:w="100" w:type="dxa"/>
            </w:tcMar>
            <w:vAlign w:val="center"/>
          </w:tcPr>
          <w:p w14:paraId="424B30C4" w14:textId="77777777" w:rsidR="00FA4B7E" w:rsidRDefault="00802107">
            <w:pPr>
              <w:spacing w:before="40" w:after="40" w:line="252" w:lineRule="auto"/>
              <w:jc w:val="left"/>
            </w:pPr>
            <w:r>
              <w:rPr>
                <w:sz w:val="24"/>
                <w:szCs w:val="24"/>
              </w:rPr>
              <w:t>Tổng hợp kế hoạch công tác năm, quý, tháng của Trường hoặc đơn vị</w:t>
            </w:r>
          </w:p>
        </w:tc>
        <w:tc>
          <w:tcPr>
            <w:tcW w:w="3345" w:type="dxa"/>
            <w:tcMar>
              <w:top w:w="90" w:type="dxa"/>
              <w:left w:w="100" w:type="dxa"/>
              <w:bottom w:w="90" w:type="dxa"/>
              <w:right w:w="100" w:type="dxa"/>
            </w:tcMar>
            <w:vAlign w:val="center"/>
          </w:tcPr>
          <w:p w14:paraId="599AA90A" w14:textId="77777777" w:rsidR="00FA4B7E" w:rsidRDefault="00802107">
            <w:pPr>
              <w:spacing w:before="40" w:after="40" w:line="252" w:lineRule="auto"/>
              <w:jc w:val="left"/>
            </w:pPr>
            <w:r>
              <w:rPr>
                <w:sz w:val="24"/>
                <w:szCs w:val="24"/>
              </w:rPr>
              <w:t xml:space="preserve">Kế hoạch theo </w:t>
            </w:r>
            <w:r>
              <w:rPr>
                <w:sz w:val="24"/>
                <w:szCs w:val="24"/>
              </w:rPr>
              <w:t xml:space="preserve">mẫu Phụ lục Thông báo số 736/TB-CĐKT</w:t>
            </w:r>
            <w:r>
              <w:rPr>
                <w:sz w:val="24"/>
                <w:szCs w:val="24"/>
              </w:rPr>
              <w:t xml:space="preserve">, phân 6 trục; danh sách nhiệm vụ thiếu sản phẩm, thời hạn, lệch kế hoạch cấp trên</w:t>
            </w:r>
          </w:p>
        </w:tc>
      </w:tr>
      <w:tr w:rsidR="00FA4B7E" w14:paraId="16288831" w14:textId="77777777">
        <w:trPr>
          <w:jc w:val="center"/>
        </w:trPr>
        <w:tc>
          <w:tcPr>
            <w:tcW w:w="2154" w:type="dxa"/>
            <w:tcMar>
              <w:top w:w="90" w:type="dxa"/>
              <w:left w:w="100" w:type="dxa"/>
              <w:bottom w:w="90" w:type="dxa"/>
              <w:right w:w="100" w:type="dxa"/>
            </w:tcMar>
            <w:vAlign w:val="center"/>
          </w:tcPr>
          <w:p w14:paraId="35456583" w14:textId="77777777" w:rsidR="00FA4B7E" w:rsidRDefault="00802107">
            <w:pPr>
              <w:spacing w:before="40" w:after="40" w:line="252" w:lineRule="auto"/>
              <w:jc w:val="center"/>
            </w:pPr>
            <w:r>
              <w:rPr>
                <w:b/>
                <w:sz w:val="24"/>
                <w:szCs w:val="24"/>
              </w:rPr>
              <w:t>Tổng hợp báo cáo (bao-cao)</w:t>
            </w:r>
          </w:p>
        </w:tc>
        <w:tc>
          <w:tcPr>
            <w:tcW w:w="3572" w:type="dxa"/>
            <w:tcMar>
              <w:top w:w="90" w:type="dxa"/>
              <w:left w:w="100" w:type="dxa"/>
              <w:bottom w:w="90" w:type="dxa"/>
              <w:right w:w="100" w:type="dxa"/>
            </w:tcMar>
            <w:vAlign w:val="center"/>
          </w:tcPr>
          <w:p w14:paraId="425420D1" w14:textId="77777777" w:rsidR="00FA4B7E" w:rsidRDefault="00802107">
            <w:pPr>
              <w:spacing w:before="40" w:after="40" w:line="252" w:lineRule="auto"/>
              <w:jc w:val="left"/>
            </w:pPr>
            <w:r>
              <w:rPr>
                <w:sz w:val="24"/>
                <w:szCs w:val="24"/>
              </w:rPr>
              <w:t>Báo cáo công tác tháng, quý, 6 tháng, năm</w:t>
            </w:r>
          </w:p>
        </w:tc>
        <w:tc>
          <w:tcPr>
            <w:tcW w:w="3345" w:type="dxa"/>
            <w:tcMar>
              <w:top w:w="90" w:type="dxa"/>
              <w:left w:w="100" w:type="dxa"/>
              <w:bottom w:w="90" w:type="dxa"/>
              <w:right w:w="100" w:type="dxa"/>
            </w:tcMar>
            <w:vAlign w:val="center"/>
          </w:tcPr>
          <w:p w14:paraId="307BBDAE" w14:textId="77777777" w:rsidR="00FA4B7E" w:rsidRDefault="00802107">
            <w:pPr>
              <w:spacing w:before="40" w:after="40" w:line="252" w:lineRule="auto"/>
              <w:jc w:val="left"/>
            </w:pPr>
            <w:r>
              <w:rPr>
                <w:sz w:val="24"/>
                <w:szCs w:val="24"/>
              </w:rPr>
              <w:t xml:space="preserve">Bảng kiểm báo cáo từng đơn vị; tỷ lệ KPI theo trục; </w:t>
            </w:r>
            <w:r>
              <w:rPr>
                <w:sz w:val="24"/>
                <w:szCs w:val="24"/>
              </w:rPr>
              <w:t xml:space="preserve">dự thảo báo cáo cấp Trường theo mẫu Thông báo số 736/TB-CĐKT</w:t>
            </w:r>
          </w:p>
        </w:tc>
      </w:tr>
      <w:tr w:rsidR="00FA4B7E" w14:paraId="41BA670C" w14:textId="77777777">
        <w:trPr>
          <w:jc w:val="center"/>
        </w:trPr>
        <w:tc>
          <w:tcPr>
            <w:tcW w:w="2154" w:type="dxa"/>
            <w:tcMar>
              <w:top w:w="90" w:type="dxa"/>
              <w:left w:w="100" w:type="dxa"/>
              <w:bottom w:w="90" w:type="dxa"/>
              <w:right w:w="100" w:type="dxa"/>
            </w:tcMar>
            <w:vAlign w:val="center"/>
          </w:tcPr>
          <w:p w14:paraId="2BFD7A52" w14:textId="77777777" w:rsidR="00FA4B7E" w:rsidRDefault="00802107">
            <w:pPr>
              <w:spacing w:before="40" w:after="40" w:line="252" w:lineRule="auto"/>
              <w:jc w:val="center"/>
            </w:pPr>
            <w:r>
              <w:rPr>
                <w:b/>
                <w:sz w:val="24"/>
                <w:szCs w:val="24"/>
              </w:rPr>
              <w:t>Theo dõi nhiệm vụ (theo-doi-cv)</w:t>
            </w:r>
          </w:p>
        </w:tc>
        <w:tc>
          <w:tcPr>
            <w:tcW w:w="3572" w:type="dxa"/>
            <w:tcMar>
              <w:top w:w="90" w:type="dxa"/>
              <w:left w:w="100" w:type="dxa"/>
              <w:bottom w:w="90" w:type="dxa"/>
              <w:right w:w="100" w:type="dxa"/>
            </w:tcMar>
            <w:vAlign w:val="center"/>
          </w:tcPr>
          <w:p w14:paraId="364A704F" w14:textId="77777777" w:rsidR="00FA4B7E" w:rsidRDefault="00802107">
            <w:pPr>
              <w:spacing w:before="40" w:after="40" w:line="252" w:lineRule="auto"/>
              <w:jc w:val="left"/>
            </w:pPr>
            <w:r>
              <w:rPr>
                <w:sz w:val="24"/>
                <w:szCs w:val="24"/>
              </w:rPr>
              <w:t>Cập nhật tiến độ, minh chứng trong kỳ</w:t>
            </w:r>
          </w:p>
        </w:tc>
        <w:tc>
          <w:tcPr>
            <w:tcW w:w="3345" w:type="dxa"/>
            <w:tcMar>
              <w:top w:w="90" w:type="dxa"/>
              <w:left w:w="100" w:type="dxa"/>
              <w:bottom w:w="90" w:type="dxa"/>
              <w:right w:w="100" w:type="dxa"/>
            </w:tcMar>
            <w:vAlign w:val="center"/>
          </w:tcPr>
          <w:p w14:paraId="60C35C57" w14:textId="77777777" w:rsidR="00FA4B7E" w:rsidRDefault="00802107">
            <w:pPr>
              <w:spacing w:before="40" w:after="40" w:line="252" w:lineRule="auto"/>
              <w:jc w:val="left"/>
            </w:pPr>
            <w:r>
              <w:rPr>
                <w:sz w:val="24"/>
                <w:szCs w:val="24"/>
              </w:rPr>
              <w:t>Tình hình thực hiện; cảnh báo 8 loại; dữ liệu đã xác nhận chuyển sang báo cáo</w:t>
            </w:r>
          </w:p>
        </w:tc>
      </w:tr>
      <w:tr w:rsidR="00FA4B7E" w14:paraId="3E8F0A01" w14:textId="77777777">
        <w:trPr>
          <w:jc w:val="center"/>
        </w:trPr>
        <w:tc>
          <w:tcPr>
            <w:tcW w:w="2154" w:type="dxa"/>
            <w:tcMar>
              <w:top w:w="90" w:type="dxa"/>
              <w:left w:w="100" w:type="dxa"/>
              <w:bottom w:w="90" w:type="dxa"/>
              <w:right w:w="100" w:type="dxa"/>
            </w:tcMar>
            <w:vAlign w:val="center"/>
          </w:tcPr>
          <w:p w14:paraId="2710115A" w14:textId="77777777" w:rsidR="00FA4B7E" w:rsidRDefault="00802107">
            <w:pPr>
              <w:spacing w:before="40" w:after="40" w:line="252" w:lineRule="auto"/>
              <w:jc w:val="center"/>
            </w:pPr>
            <w:r>
              <w:rPr>
                <w:b/>
                <w:sz w:val="24"/>
                <w:szCs w:val="24"/>
              </w:rPr>
              <w:t>Quản trị, điều phối (quan-tri)</w:t>
            </w:r>
          </w:p>
        </w:tc>
        <w:tc>
          <w:tcPr>
            <w:tcW w:w="3572" w:type="dxa"/>
            <w:tcMar>
              <w:top w:w="90" w:type="dxa"/>
              <w:left w:w="100" w:type="dxa"/>
              <w:bottom w:w="90" w:type="dxa"/>
              <w:right w:w="100" w:type="dxa"/>
            </w:tcMar>
            <w:vAlign w:val="center"/>
          </w:tcPr>
          <w:p w14:paraId="2E7662F1" w14:textId="77777777" w:rsidR="00FA4B7E" w:rsidRDefault="00802107">
            <w:pPr>
              <w:spacing w:before="40" w:after="40" w:line="252" w:lineRule="auto"/>
              <w:jc w:val="left"/>
            </w:pPr>
            <w:r>
              <w:rPr>
                <w:sz w:val="24"/>
                <w:szCs w:val="24"/>
              </w:rPr>
              <w:t>Chuẩn hóa nhiệm vụ, cấp Task_ID, phân loại trục, chốt kỳ; chưa rõ nên dùng chức năng nào</w:t>
            </w:r>
          </w:p>
        </w:tc>
        <w:tc>
          <w:tcPr>
            <w:tcW w:w="3345" w:type="dxa"/>
            <w:tcMar>
              <w:top w:w="90" w:type="dxa"/>
              <w:left w:w="100" w:type="dxa"/>
              <w:bottom w:w="90" w:type="dxa"/>
              <w:right w:w="100" w:type="dxa"/>
            </w:tcMar>
            <w:vAlign w:val="center"/>
          </w:tcPr>
          <w:p w14:paraId="0EBE88B4" w14:textId="77777777" w:rsidR="00FA4B7E" w:rsidRDefault="00802107">
            <w:pPr>
              <w:spacing w:before="40" w:after="40" w:line="252" w:lineRule="auto"/>
              <w:jc w:val="left"/>
            </w:pPr>
            <w:r>
              <w:rPr>
                <w:sz w:val="24"/>
                <w:szCs w:val="24"/>
              </w:rPr>
              <w:t>Bảng nhiệm vụ chuẩn hóa; bảng đối chiếu kế hoạch - kết quả</w:t>
            </w:r>
          </w:p>
        </w:tc>
      </w:tr>
      <w:tr w:rsidR="00FA4B7E" w14:paraId="5E2FAD6F" w14:textId="77777777">
        <w:trPr>
          <w:jc w:val="center"/>
        </w:trPr>
        <w:tc>
          <w:tcPr>
            <w:tcW w:w="2154" w:type="dxa"/>
            <w:tcMar>
              <w:top w:w="90" w:type="dxa"/>
              <w:left w:w="100" w:type="dxa"/>
              <w:bottom w:w="90" w:type="dxa"/>
              <w:right w:w="100" w:type="dxa"/>
            </w:tcMar>
            <w:vAlign w:val="center"/>
          </w:tcPr>
          <w:p w14:paraId="107F8D13" w14:textId="77777777" w:rsidR="00FA4B7E" w:rsidRDefault="00802107">
            <w:pPr>
              <w:spacing w:before="40" w:after="40" w:line="252" w:lineRule="auto"/>
              <w:jc w:val="center"/>
            </w:pPr>
            <w:r>
              <w:rPr>
                <w:b/>
                <w:sz w:val="24"/>
                <w:szCs w:val="24"/>
              </w:rPr>
              <w:t>Lập KPI cá nhân (kpi-lap-ke-hoach)</w:t>
            </w:r>
          </w:p>
        </w:tc>
        <w:tc>
          <w:tcPr>
            <w:tcW w:w="3572" w:type="dxa"/>
            <w:tcMar>
              <w:top w:w="90" w:type="dxa"/>
              <w:left w:w="100" w:type="dxa"/>
              <w:bottom w:w="90" w:type="dxa"/>
              <w:right w:w="100" w:type="dxa"/>
            </w:tcMar>
            <w:vAlign w:val="center"/>
          </w:tcPr>
          <w:p w14:paraId="0853DB09" w14:textId="77777777" w:rsidR="00FA4B7E" w:rsidRDefault="00802107">
            <w:pPr>
              <w:spacing w:before="40" w:after="40" w:line="252" w:lineRule="auto"/>
              <w:jc w:val="left"/>
            </w:pPr>
            <w:r>
              <w:rPr>
                <w:sz w:val="24"/>
                <w:szCs w:val="24"/>
              </w:rPr>
              <w:t>Đầu quý, lập kế hoạch và danh mục sản phẩm KPI cá nhân</w:t>
            </w:r>
          </w:p>
        </w:tc>
        <w:tc>
          <w:tcPr>
            <w:tcW w:w="3345" w:type="dxa"/>
            <w:tcMar>
              <w:top w:w="90" w:type="dxa"/>
              <w:left w:w="100" w:type="dxa"/>
              <w:bottom w:w="90" w:type="dxa"/>
              <w:right w:w="100" w:type="dxa"/>
            </w:tcMar>
            <w:vAlign w:val="center"/>
          </w:tcPr>
          <w:p w14:paraId="1406A68A" w14:textId="77777777" w:rsidR="00FA4B7E" w:rsidRDefault="00802107">
            <w:pPr>
              <w:spacing w:before="40" w:after="40" w:line="252" w:lineRule="auto"/>
              <w:jc w:val="left"/>
            </w:pPr>
            <w:r>
              <w:rPr>
                <w:sz w:val="24"/>
                <w:szCs w:val="24"/>
              </w:rPr>
              <w:t>Tệp Excel Kế hoạch + KPI đúng mẫu của nhóm vị trí; bảng lỗi, cảnh báo</w:t>
            </w:r>
          </w:p>
        </w:tc>
      </w:tr>
      <w:tr w:rsidR="00FA4B7E" w14:paraId="56320B5B" w14:textId="77777777">
        <w:trPr>
          <w:jc w:val="center"/>
        </w:trPr>
        <w:tc>
          <w:tcPr>
            <w:tcW w:w="2154" w:type="dxa"/>
            <w:tcMar>
              <w:top w:w="90" w:type="dxa"/>
              <w:left w:w="100" w:type="dxa"/>
              <w:bottom w:w="90" w:type="dxa"/>
              <w:right w:w="100" w:type="dxa"/>
            </w:tcMar>
            <w:vAlign w:val="center"/>
          </w:tcPr>
          <w:p w14:paraId="661D6918" w14:textId="77777777" w:rsidR="00FA4B7E" w:rsidRDefault="00802107">
            <w:pPr>
              <w:spacing w:before="40" w:after="40" w:line="252" w:lineRule="auto"/>
              <w:jc w:val="center"/>
            </w:pPr>
            <w:r>
              <w:rPr>
                <w:b/>
                <w:sz w:val="24"/>
                <w:szCs w:val="24"/>
              </w:rPr>
              <w:t>Tự đánh giá KPI (kpi-tu-danh-gia)</w:t>
            </w:r>
          </w:p>
        </w:tc>
        <w:tc>
          <w:tcPr>
            <w:tcW w:w="3572" w:type="dxa"/>
            <w:tcMar>
              <w:top w:w="90" w:type="dxa"/>
              <w:left w:w="100" w:type="dxa"/>
              <w:bottom w:w="90" w:type="dxa"/>
              <w:right w:w="100" w:type="dxa"/>
            </w:tcMar>
            <w:vAlign w:val="center"/>
          </w:tcPr>
          <w:p w14:paraId="11559B88" w14:textId="77777777" w:rsidR="00FA4B7E" w:rsidRDefault="00802107">
            <w:pPr>
              <w:spacing w:before="40" w:after="40" w:line="252" w:lineRule="auto"/>
              <w:jc w:val="left"/>
            </w:pPr>
            <w:r>
              <w:rPr>
                <w:sz w:val="24"/>
                <w:szCs w:val="24"/>
              </w:rPr>
              <w:t>Cuối quý, tự chấm điểm, đề xuất mức xếp loại</w:t>
            </w:r>
          </w:p>
        </w:tc>
        <w:tc>
          <w:tcPr>
            <w:tcW w:w="3345" w:type="dxa"/>
            <w:tcMar>
              <w:top w:w="90" w:type="dxa"/>
              <w:left w:w="100" w:type="dxa"/>
              <w:bottom w:w="90" w:type="dxa"/>
              <w:right w:w="100" w:type="dxa"/>
            </w:tcMar>
            <w:vAlign w:val="center"/>
          </w:tcPr>
          <w:p w14:paraId="1C3C73C5" w14:textId="77777777" w:rsidR="00FA4B7E" w:rsidRDefault="00802107">
            <w:pPr>
              <w:spacing w:before="40" w:after="40" w:line="252" w:lineRule="auto"/>
              <w:jc w:val="left"/>
            </w:pPr>
            <w:r>
              <w:rPr>
                <w:sz w:val="24"/>
                <w:szCs w:val="24"/>
              </w:rPr>
              <w:t>Bảng hỏi Excel; Bản tự đánh giá có điểm phần A, phần B và mức xếp loại đề xuất</w:t>
            </w:r>
          </w:p>
        </w:tc>
      </w:tr>
      <w:tr w:rsidR="00FA4B7E" w14:paraId="14E9CD66" w14:textId="77777777">
        <w:trPr>
          <w:jc w:val="center"/>
        </w:trPr>
        <w:tc>
          <w:tcPr>
            <w:tcW w:w="2154" w:type="dxa"/>
            <w:tcMar>
              <w:top w:w="90" w:type="dxa"/>
              <w:left w:w="100" w:type="dxa"/>
              <w:bottom w:w="90" w:type="dxa"/>
              <w:right w:w="100" w:type="dxa"/>
            </w:tcMar>
            <w:vAlign w:val="center"/>
          </w:tcPr>
          <w:p w14:paraId="58EA8423" w14:textId="77777777" w:rsidR="00FA4B7E" w:rsidRDefault="00802107">
            <w:pPr>
              <w:spacing w:before="40" w:after="40" w:line="252" w:lineRule="auto"/>
              <w:jc w:val="center"/>
            </w:pPr>
            <w:r>
              <w:rPr>
                <w:b/>
                <w:sz w:val="24"/>
                <w:szCs w:val="24"/>
              </w:rPr>
              <w:t>Soạn thảo văn bản (soan-thao-vb)</w:t>
            </w:r>
          </w:p>
        </w:tc>
        <w:tc>
          <w:tcPr>
            <w:tcW w:w="3572" w:type="dxa"/>
            <w:tcMar>
              <w:top w:w="90" w:type="dxa"/>
              <w:left w:w="100" w:type="dxa"/>
              <w:bottom w:w="90" w:type="dxa"/>
              <w:right w:w="100" w:type="dxa"/>
            </w:tcMar>
            <w:vAlign w:val="center"/>
          </w:tcPr>
          <w:p w14:paraId="37DC2A00" w14:textId="77777777" w:rsidR="00FA4B7E" w:rsidRDefault="00802107">
            <w:pPr>
              <w:spacing w:before="40" w:after="40" w:line="252" w:lineRule="auto"/>
              <w:jc w:val="left"/>
            </w:pPr>
            <w:r>
              <w:rPr>
                <w:sz w:val="24"/>
                <w:szCs w:val="24"/>
              </w:rPr>
              <w:t>Soạn Quyết định, Kế hoạch, Thông báo, Báo cáo, Tờ trình, Công văn, Biên bản</w:t>
            </w:r>
          </w:p>
        </w:tc>
        <w:tc>
          <w:tcPr>
            <w:tcW w:w="3345" w:type="dxa"/>
            <w:tcMar>
              <w:top w:w="90" w:type="dxa"/>
              <w:left w:w="100" w:type="dxa"/>
              <w:bottom w:w="90" w:type="dxa"/>
              <w:right w:w="100" w:type="dxa"/>
            </w:tcMar>
            <w:vAlign w:val="center"/>
          </w:tcPr>
          <w:p w14:paraId="14442270" w14:textId="77777777" w:rsidR="00FA4B7E" w:rsidRDefault="00802107">
            <w:pPr>
              <w:spacing w:before="40" w:after="40" w:line="252" w:lineRule="auto"/>
              <w:jc w:val="left"/>
            </w:pPr>
            <w:r>
              <w:rPr>
                <w:sz w:val="24"/>
                <w:szCs w:val="24"/>
              </w:rPr>
              <w:t>Dự thảo .docx phát triển từ văn bản cùng loại đã ban hành</w:t>
            </w:r>
          </w:p>
        </w:tc>
      </w:tr>
      <w:tr w:rsidR="00FA4B7E" w14:paraId="0B249ED1" w14:textId="77777777">
        <w:trPr>
          <w:jc w:val="center"/>
        </w:trPr>
        <w:tc>
          <w:tcPr>
            <w:tcW w:w="2154" w:type="dxa"/>
            <w:tcMar>
              <w:top w:w="90" w:type="dxa"/>
              <w:left w:w="100" w:type="dxa"/>
              <w:bottom w:w="90" w:type="dxa"/>
              <w:right w:w="100" w:type="dxa"/>
            </w:tcMar>
            <w:vAlign w:val="center"/>
          </w:tcPr>
          <w:p w14:paraId="68798A0F" w14:textId="77777777" w:rsidR="00FA4B7E" w:rsidRDefault="00802107">
            <w:pPr>
              <w:spacing w:before="40" w:after="40" w:line="252" w:lineRule="auto"/>
              <w:jc w:val="center"/>
            </w:pPr>
            <w:r>
              <w:rPr>
                <w:b/>
                <w:sz w:val="24"/>
                <w:szCs w:val="24"/>
              </w:rPr>
              <w:t>Chuẩn thể thức (the-thuc)</w:t>
            </w:r>
          </w:p>
        </w:tc>
        <w:tc>
          <w:tcPr>
            <w:tcW w:w="3572" w:type="dxa"/>
            <w:tcMar>
              <w:top w:w="90" w:type="dxa"/>
              <w:left w:w="100" w:type="dxa"/>
              <w:bottom w:w="90" w:type="dxa"/>
              <w:right w:w="100" w:type="dxa"/>
            </w:tcMar>
            <w:vAlign w:val="center"/>
          </w:tcPr>
          <w:p w14:paraId="19B250A5" w14:textId="77777777" w:rsidR="00FA4B7E" w:rsidRDefault="00802107">
            <w:pPr>
              <w:spacing w:before="40" w:after="40" w:line="252" w:lineRule="auto"/>
              <w:jc w:val="left"/>
            </w:pPr>
            <w:r>
              <w:rPr>
                <w:sz w:val="24"/>
                <w:szCs w:val="24"/>
              </w:rPr>
              <w:t>Mọi tệp .docx, .xlsx do Bộ công cụ xuất</w:t>
            </w:r>
          </w:p>
        </w:tc>
        <w:tc>
          <w:tcPr>
            <w:tcW w:w="3345" w:type="dxa"/>
            <w:tcMar>
              <w:top w:w="90" w:type="dxa"/>
              <w:left w:w="100" w:type="dxa"/>
              <w:bottom w:w="90" w:type="dxa"/>
              <w:right w:w="100" w:type="dxa"/>
            </w:tcMar>
            <w:vAlign w:val="center"/>
          </w:tcPr>
          <w:p w14:paraId="68CC92B2" w14:textId="77777777" w:rsidR="00FA4B7E" w:rsidRDefault="00802107">
            <w:pPr>
              <w:spacing w:before="40" w:after="40" w:line="252" w:lineRule="auto"/>
              <w:jc w:val="left"/>
            </w:pPr>
            <w:r>
              <w:rPr>
                <w:sz w:val="24"/>
                <w:szCs w:val="24"/>
              </w:rPr>
              <w:t>Tệp đúng thể thức: A4, lề 2-2-3-2 cm, Times New Roman cỡ 14</w:t>
            </w:r>
          </w:p>
        </w:tc>
      </w:tr>
    </w:tbl>
    <w:p w14:paraId="16ED7DD6"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49F2DE7E" w14:textId="77777777">
        <w:trPr>
          <w:jc w:val="center"/>
          <w:cantSplit/>
        </w:trPr>
        <w:tc>
          <w:tcPr>
            <w:tcW w:w="9071" w:type="dxa"/>
            <w:tcMar>
              <w:top w:w="120" w:type="dxa"/>
              <w:left w:w="140" w:type="dxa"/>
              <w:bottom w:w="120" w:type="dxa"/>
              <w:right w:w="140" w:type="dxa"/>
            </w:tcMar>
          </w:tcPr>
          <w:p w14:paraId="30014047" w14:textId="77777777" w:rsidR="00FA4B7E" w:rsidRDefault="00802107">
            <w:pPr>
              <w:spacing w:before="40" w:after="40" w:line="252" w:lineRule="auto"/>
              <w:jc w:val="left"/>
            </w:pPr>
            <w:r>
              <w:rPr>
                <w:b/>
                <w:sz w:val="24"/>
                <w:szCs w:val="24"/>
              </w:rPr>
              <w:t>Bộ công cụ không thực hiện</w:t>
            </w:r>
          </w:p>
          <w:p w14:paraId="3B0BACD9" w14:textId="067CE860" w:rsidR="00FA4B7E" w:rsidRDefault="00802107">
            <w:pPr>
              <w:spacing w:before="40" w:after="40" w:line="252" w:lineRule="auto"/>
              <w:jc w:val="left"/>
            </w:pPr>
            <w:r>
              <w:rPr>
                <w:sz w:val="24"/>
                <w:szCs w:val="24"/>
              </w:rPr>
              <w:t xml:space="preserve">Không rà soát văn bản trước khi trình ký (dùng Skill “ktc-ra-soat-897”); không tự phê duyệt, không quyết định mức xếp loại thay người có thẩm quyền; không tự tạo nhiệm vụ trùng với nhiệm vụ đã có trong kế hoạch; </w:t>
            </w:r>
            <w:r>
              <w:rPr>
                <w:sz w:val="24"/>
                <w:szCs w:val="24"/>
              </w:rPr>
              <w:t xml:space="preserve">không tự đặt hệ số quy đổi ngoài Danh mục sản phẩm, công việc ban hành kèm theo Quyết định số 2119/QĐ-CĐKT ngày 28/9/2026;</w:t>
            </w:r>
            <w:r>
              <w:rPr>
                <w:sz w:val="24"/>
                <w:szCs w:val="24"/>
              </w:rPr>
              <w:t xml:space="preserve"> không tiếp nhận thông tin thuộc bí mật nhà nước.</w:t>
            </w:r>
          </w:p>
        </w:tc>
      </w:tr>
    </w:tbl>
    <w:p w14:paraId="054E6391" w14:textId="77777777" w:rsidR="00FA4B7E" w:rsidRDefault="00FA4B7E">
      <w:pPr>
        <w:spacing w:before="0" w:after="0" w:line="120" w:lineRule="exact"/>
      </w:pPr>
    </w:p>
    <w:p w14:paraId="2B4E5259" w14:textId="310DF3FF" w:rsidR="00FA4B7E" w:rsidRDefault="00802107">
      <w:pPr>
        <w:pStyle w:val="Heading1"/>
        <w:keepNext/>
        <w:spacing w:before="240" w:after="120" w:line="264" w:lineRule="auto"/>
        <w:ind w:firstLine="720"/>
        <w:jc w:val="left"/>
      </w:pPr>
      <w:r>
        <w:rPr>
          <w:rFonts w:ascii="Times New Roman" w:hAnsi="Times New Roman"/>
        </w:rPr>
        <w:t>II. PLUGIN, KỸ NĂNG VÀ CÁC NỀN TẢNG SỬ DỤNG</w:t>
      </w:r>
    </w:p>
    <w:p w14:paraId="76B9DB4C" w14:textId="7F5655F9" w:rsidR="00FA4B7E" w:rsidRDefault="00802107">
      <w:pPr>
        <w:pStyle w:val="Heading2"/>
        <w:spacing w:before="120" w:after="120" w:line="264" w:lineRule="auto"/>
        <w:ind w:firstLine="720"/>
        <w:jc w:val="both"/>
      </w:pPr>
      <w:r>
        <w:rPr>
          <w:rFonts w:ascii="Times New Roman" w:hAnsi="Times New Roman"/>
        </w:rPr>
        <w:t>1. Plugin và kỹ năng</w:t>
      </w:r>
    </w:p>
    <w:p w14:paraId="531EF0F0" w14:textId="1B7B2460" w:rsidR="00FA4B7E" w:rsidRDefault="00802107">
      <w:pPr>
        <w:spacing w:before="0" w:after="120" w:line="264" w:lineRule="auto"/>
        <w:ind w:firstLine="720"/>
        <w:jc w:val="both"/>
      </w:pPr>
      <w:r>
        <w:t xml:space="preserve">Các công cụ AI nhà trường đã hướng dẫn trước đây là skill đơn lẻ: </w:t>
      </w:r>
      <w:r>
        <w:t xml:space="preserve">M</w:t>
      </w:r>
      <w:r>
        <w:t xml:space="preserve">ột tệp hướng dẫn SKILL.md kèm tài liệu tham chiếu, AI đọc và làm theo. KTC-Quan-tri là plugin: </w:t>
      </w:r>
      <w:r>
        <w:t xml:space="preserve">M</w:t>
      </w:r>
      <w:r>
        <w:t xml:space="preserve">ột gói tích hợp nhiều skill cùng các thành phần tự động và công cụ tính toán, cài một lần là dùng được các thành phần mà từng nền tảng hỗ trợ (Mục 2 Phần này).</w:t>
      </w:r>
    </w:p>
    <w:tbl>
      <w:tblPr>
        <w:tblStyle w:val="TableGrid"/>
        <w:jc w:val="center"/>
        <w:tblLayout w:type="fixed"/>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6690"/>
      </w:tblGrid>
      <w:tr w:rsidR="00FA4B7E" w14:paraId="0F037861" w14:textId="77777777">
        <w:trPr>
          <w:tblHeader/>
          <w:jc w:val="center"/>
        </w:trPr>
        <w:tc>
          <w:tcPr>
            <w:tcW w:w="2381" w:type="dxa"/>
            <w:tcMar>
              <w:top w:w="90" w:type="dxa"/>
              <w:left w:w="100" w:type="dxa"/>
              <w:bottom w:w="90" w:type="dxa"/>
              <w:right w:w="100" w:type="dxa"/>
            </w:tcMar>
            <w:vAlign w:val="center"/>
          </w:tcPr>
          <w:p w14:paraId="650E0A9E" w14:textId="77777777" w:rsidR="00FA4B7E" w:rsidRDefault="00802107">
            <w:pPr>
              <w:spacing w:before="40" w:after="40" w:line="252" w:lineRule="auto"/>
              <w:jc w:val="center"/>
            </w:pPr>
            <w:r>
              <w:rPr>
                <w:b/>
                <w:sz w:val="24"/>
                <w:szCs w:val="24"/>
              </w:rPr>
              <w:t>THÀNH PHẦN</w:t>
            </w:r>
          </w:p>
        </w:tc>
        <w:tc>
          <w:tcPr>
            <w:tcW w:w="6690" w:type="dxa"/>
            <w:tcMar>
              <w:top w:w="90" w:type="dxa"/>
              <w:left w:w="100" w:type="dxa"/>
              <w:bottom w:w="90" w:type="dxa"/>
              <w:right w:w="100" w:type="dxa"/>
            </w:tcMar>
            <w:vAlign w:val="center"/>
          </w:tcPr>
          <w:p w14:paraId="66BA2AA9" w14:textId="77777777" w:rsidR="00FA4B7E" w:rsidRDefault="00802107">
            <w:pPr>
              <w:spacing w:before="40" w:after="40" w:line="252" w:lineRule="auto"/>
              <w:jc w:val="center"/>
            </w:pPr>
            <w:r>
              <w:rPr>
                <w:b/>
                <w:sz w:val="24"/>
                <w:szCs w:val="24"/>
              </w:rPr>
              <w:t>VAI TRÒ TRONG KTC-QUAN-TRI</w:t>
            </w:r>
          </w:p>
        </w:tc>
      </w:tr>
      <w:tr w:rsidR="00FA4B7E" w14:paraId="60F78082" w14:textId="77777777">
        <w:trPr>
          <w:jc w:val="center"/>
        </w:trPr>
        <w:tc>
          <w:tcPr>
            <w:tcW w:w="2381" w:type="dxa"/>
            <w:tcMar>
              <w:top w:w="90" w:type="dxa"/>
              <w:left w:w="100" w:type="dxa"/>
              <w:bottom w:w="90" w:type="dxa"/>
              <w:right w:w="100" w:type="dxa"/>
            </w:tcMar>
            <w:vAlign w:val="center"/>
          </w:tcPr>
          <w:p w14:paraId="132DD2B2" w14:textId="77777777" w:rsidR="00FA4B7E" w:rsidRDefault="00802107">
            <w:pPr>
              <w:spacing w:before="40" w:after="40" w:line="252" w:lineRule="auto"/>
              <w:jc w:val="center"/>
            </w:pPr>
            <w:r>
              <w:rPr>
                <w:b/>
                <w:sz w:val="24"/>
                <w:szCs w:val="24"/>
              </w:rPr>
              <w:t>8 kỹ năng (skills)</w:t>
            </w:r>
          </w:p>
        </w:tc>
        <w:tc>
          <w:tcPr>
            <w:tcW w:w="6690" w:type="dxa"/>
            <w:tcMar>
              <w:top w:w="90" w:type="dxa"/>
              <w:left w:w="100" w:type="dxa"/>
              <w:bottom w:w="90" w:type="dxa"/>
              <w:right w:w="100" w:type="dxa"/>
            </w:tcMar>
            <w:vAlign w:val="center"/>
          </w:tcPr>
          <w:p w14:paraId="5FF8A5A4" w14:textId="6C3C371E" w:rsidR="00FA4B7E" w:rsidRDefault="00802107">
            <w:pPr>
              <w:spacing w:before="40" w:after="40" w:line="252" w:lineRule="auto"/>
              <w:jc w:val="left"/>
            </w:pPr>
            <w:r>
              <w:rPr>
                <w:sz w:val="24"/>
                <w:szCs w:val="24"/>
              </w:rPr>
              <w:t>Hướng dẫn nghiệp vụ cho từng việc (bảng tại Phần I). Claude tự chọn kỹ năng theo yêu cầu; người dùng có thể gọi đích danh bằng cách gõ “/” rồi chọn kỹ năng. Với việc lập, tự đánh giá KPI cá nhân, báo cáo (kể cả viết đoạn đánh giá, tổng hợp bảng kết quả) hoặc có dữ liệu cá nhân, gọi đích danh kỹ năng hoặc kiểm tra kỹ năng đã được kích hoạt trước khi dùng kết quả.</w:t>
            </w:r>
          </w:p>
        </w:tc>
      </w:tr>
      <w:tr w:rsidR="00FA4B7E" w14:paraId="2F9937F3" w14:textId="77777777">
        <w:trPr>
          <w:jc w:val="center"/>
        </w:trPr>
        <w:tc>
          <w:tcPr>
            <w:tcW w:w="2381" w:type="dxa"/>
            <w:tcMar>
              <w:top w:w="90" w:type="dxa"/>
              <w:left w:w="100" w:type="dxa"/>
              <w:bottom w:w="90" w:type="dxa"/>
              <w:right w:w="100" w:type="dxa"/>
            </w:tcMar>
            <w:vAlign w:val="center"/>
          </w:tcPr>
          <w:p w14:paraId="1209E5B4" w14:textId="77777777" w:rsidR="00FA4B7E" w:rsidRDefault="00802107">
            <w:pPr>
              <w:spacing w:before="40" w:after="40" w:line="252" w:lineRule="auto"/>
              <w:jc w:val="center"/>
            </w:pPr>
            <w:r>
              <w:rPr>
                <w:b/>
                <w:sz w:val="24"/>
                <w:szCs w:val="24"/>
              </w:rPr>
              <w:t>7 tác tử kiểm tra (agents)</w:t>
            </w:r>
          </w:p>
        </w:tc>
        <w:tc>
          <w:tcPr>
            <w:tcW w:w="6690" w:type="dxa"/>
            <w:tcMar>
              <w:top w:w="90" w:type="dxa"/>
              <w:left w:w="100" w:type="dxa"/>
              <w:bottom w:w="90" w:type="dxa"/>
              <w:right w:w="100" w:type="dxa"/>
            </w:tcMar>
            <w:vAlign w:val="center"/>
          </w:tcPr>
          <w:p w14:paraId="20BDE224" w14:textId="77777777" w:rsidR="00FA4B7E" w:rsidRDefault="00802107">
            <w:pPr>
              <w:spacing w:before="40" w:after="40" w:line="252" w:lineRule="auto"/>
              <w:jc w:val="left"/>
            </w:pPr>
            <w:r>
              <w:rPr>
                <w:sz w:val="24"/>
                <w:szCs w:val="24"/>
              </w:rPr>
              <w:t xml:space="preserve">Chạy độc lập với phiên soạn thảo, như một người kiểm tra thứ hai: </w:t>
            </w:r>
            <w:r>
              <w:rPr>
                <w:sz w:val="24"/>
                <w:szCs w:val="24"/>
              </w:rPr>
              <w:t xml:space="preserve">K</w:t>
            </w:r>
            <w:r>
              <w:rPr>
                <w:sz w:val="24"/>
                <w:szCs w:val="24"/>
              </w:rPr>
              <w:t xml:space="preserve">iểm hồ sơ đơn vị nộp; tra cứu căn cứ; kiểm tra sản phẩm trước khi giao; quét hiệu lực văn bản viện dẫn; kiểm minh chứng; tự học; đề xuất cải tiến.</w:t>
            </w:r>
          </w:p>
        </w:tc>
      </w:tr>
      <w:tr w:rsidR="00FA4B7E" w14:paraId="342AB6F9" w14:textId="77777777">
        <w:trPr>
          <w:jc w:val="center"/>
        </w:trPr>
        <w:tc>
          <w:tcPr>
            <w:tcW w:w="2381" w:type="dxa"/>
            <w:tcMar>
              <w:top w:w="90" w:type="dxa"/>
              <w:left w:w="100" w:type="dxa"/>
              <w:bottom w:w="90" w:type="dxa"/>
              <w:right w:w="100" w:type="dxa"/>
            </w:tcMar>
            <w:vAlign w:val="center"/>
          </w:tcPr>
          <w:p w14:paraId="240439F3" w14:textId="77777777" w:rsidR="00FA4B7E" w:rsidRDefault="00802107">
            <w:pPr>
              <w:spacing w:before="40" w:after="40" w:line="252" w:lineRule="auto"/>
              <w:jc w:val="center"/>
            </w:pPr>
            <w:r>
              <w:rPr>
                <w:b/>
                <w:sz w:val="24"/>
                <w:szCs w:val="24"/>
              </w:rPr>
              <w:t>Thao tác tự động (hooks)</w:t>
            </w:r>
          </w:p>
        </w:tc>
        <w:tc>
          <w:tcPr>
            <w:tcW w:w="6690" w:type="dxa"/>
            <w:tcMar>
              <w:top w:w="90" w:type="dxa"/>
              <w:left w:w="100" w:type="dxa"/>
              <w:bottom w:w="90" w:type="dxa"/>
              <w:right w:w="100" w:type="dxa"/>
            </w:tcMar>
            <w:vAlign w:val="center"/>
          </w:tcPr>
          <w:p w14:paraId="512FDC7E" w14:textId="5E01A4D1" w:rsidR="00FA4B7E" w:rsidRDefault="00802107">
            <w:pPr>
              <w:spacing w:before="40" w:after="40" w:line="252" w:lineRule="auto"/>
              <w:jc w:val="left"/>
            </w:pPr>
            <w:r>
              <w:rPr>
                <w:sz w:val="24"/>
                <w:szCs w:val="24"/>
              </w:rPr>
              <w:t xml:space="preserve">Tự chạy khi mở, kết thúc phiên và sau khi tạo tệp: </w:t>
            </w:r>
            <w:r>
              <w:rPr>
                <w:sz w:val="24"/>
                <w:szCs w:val="24"/>
              </w:rPr>
              <w:t xml:space="preserve">I</w:t>
            </w:r>
            <w:r>
              <w:rPr>
                <w:sz w:val="24"/>
                <w:szCs w:val="24"/>
              </w:rPr>
              <w:t xml:space="preserve">n phiên bản và tự thử thao tác chặn ghi; chặn thao tác ghi, xóa đã nhận dạng được </w:t>
            </w:r>
            <w:r>
              <w:rPr>
                <w:sz w:val="24"/>
                <w:szCs w:val="24"/>
              </w:rPr>
              <w:t xml:space="preserve">vào kho KTC-Database, 03-Templates(1), 04-Good-Documents, kể cả thao tác không xác định được nơi ghi;</w:t>
            </w:r>
            <w:r>
              <w:rPr>
                <w:sz w:val="24"/>
                <w:szCs w:val="24"/>
              </w:rPr>
              <w:t xml:space="preserve"> đo thể thức tệp vừa tạo; ghi nhật ký vận hành: </w:t>
            </w:r>
            <w:r>
              <w:rPr>
                <w:sz w:val="24"/>
                <w:szCs w:val="24"/>
              </w:rPr>
              <w:t xml:space="preserve">M</w:t>
            </w:r>
            <w:r>
              <w:rPr>
                <w:sz w:val="24"/>
                <w:szCs w:val="24"/>
              </w:rPr>
              <w:t xml:space="preserve">ặc định chỉ ghi thông tin mô tả, không ghi nội dung lời nhắn, câu lệnh; nội dung chỉ được ghi khi người dùng mở đầu lời nhắn bằng #học hoặc tự đặt biến KTC_NHAT_KY_NOI_DUNG=1 trên máy mình; nhật ký tự xóa sau 30 ngày. Từ phiên bản 1.3.0 </w:t>
            </w:r>
            <w:r>
              <w:rPr>
                <w:sz w:val="24"/>
                <w:szCs w:val="24"/>
              </w:rPr>
              <w:t xml:space="preserve">(không ghi câu lệnh: </w:t>
            </w:r>
            <w:r>
              <w:rPr>
                <w:sz w:val="24"/>
                <w:szCs w:val="24"/>
              </w:rPr>
              <w:t xml:space="preserve">T</w:t>
            </w:r>
            <w:r>
              <w:rPr>
                <w:sz w:val="24"/>
                <w:szCs w:val="24"/>
              </w:rPr>
              <w:t xml:space="preserve">ừ 1.3.1; chặn thao tác không xác định được nơi ghi: </w:t>
            </w:r>
            <w:r>
              <w:rPr>
                <w:sz w:val="24"/>
                <w:szCs w:val="24"/>
              </w:rPr>
              <w:t xml:space="preserve">T</w:t>
            </w:r>
            <w:r>
              <w:rPr>
                <w:sz w:val="24"/>
                <w:szCs w:val="24"/>
              </w:rPr>
              <w:t xml:space="preserve">ừ 1.3.2)</w:t>
            </w:r>
            <w:r>
              <w:rPr>
                <w:sz w:val="24"/>
                <w:szCs w:val="24"/>
              </w:rPr>
              <w:t xml:space="preserve">; </w:t>
            </w:r>
            <w:del w:id="1001" w:author="Sửa theo rà soát 897 ngày 10/10 (Claude)" w:date="2026-10-10T17:07:06Z">
              <w:r>
                <w:rPr>
                  <w:sz w:val="24"/>
                  <w:szCs w:val="24"/>
                </w:rPr>
                <w:delText xml:space="preserve">chạy trên Claude Code (đã kiểm thử) và Cowork (theo tài liệu nhà cung cấp, chưa nghiệm thu).</w:delText>
              </w:r>
            </w:del>
            <w:ins w:id="1002" w:author="Sửa theo rà soát 897 ngày 10/10 (Claude)" w:date="2026-10-10T17:07:06Z">
              <w:r>
                <w:rPr>
                  <w:sz w:val="24"/>
                  <w:szCs w:val="24"/>
                </w:rPr>
                <w:t xml:space="preserve">chạy trên Claude Code (đã kiểm thử theo bộ 15 ca) và Cowork (đã dùng thử, chưa kiểm thử theo bộ ca).</w:t>
              </w:r>
            </w:ins>
            <w:r>
              <w:rPr>
                <w:sz w:val="24"/>
                <w:szCs w:val="24"/>
              </w:rPr>
              <w:t xml:space="preserve"> Thao tác chặn ghi là biện pháp hỗ trợ: </w:t>
            </w:r>
            <w:r>
              <w:rPr>
                <w:sz w:val="24"/>
                <w:szCs w:val="24"/>
              </w:rPr>
              <w:t xml:space="preserve">Không nhận dạng được lệnh đã mã hóa, biến hoặc liên kết đặt từ trước, chương trình viết sẵn trong tệp, không chạy khi máy thiếu Python</w:t>
            </w:r>
            <w:r>
              <w:rPr>
                <w:sz w:val="24"/>
                <w:szCs w:val="24"/>
              </w:rPr>
              <w:t xml:space="preserve">; phân quyền chỉ đọc trên Google Drive là biện pháp bảo vệ chính.</w:t>
            </w:r>
          </w:p>
        </w:tc>
      </w:tr>
      <w:tr w:rsidR="00FA4B7E" w14:paraId="5478633C" w14:textId="77777777">
        <w:trPr>
          <w:jc w:val="center"/>
        </w:trPr>
        <w:tc>
          <w:tcPr>
            <w:tcW w:w="2381" w:type="dxa"/>
            <w:tcMar>
              <w:top w:w="90" w:type="dxa"/>
              <w:left w:w="100" w:type="dxa"/>
              <w:bottom w:w="90" w:type="dxa"/>
              <w:right w:w="100" w:type="dxa"/>
            </w:tcMar>
            <w:vAlign w:val="center"/>
          </w:tcPr>
          <w:p w14:paraId="65BA4931" w14:textId="77777777" w:rsidR="00FA4B7E" w:rsidRDefault="00802107">
            <w:pPr>
              <w:spacing w:before="40" w:after="40" w:line="252" w:lineRule="auto"/>
              <w:jc w:val="center"/>
            </w:pPr>
            <w:r>
              <w:rPr>
                <w:b/>
                <w:sz w:val="24"/>
                <w:szCs w:val="24"/>
              </w:rPr>
              <w:t>Công cụ tính toán (scripts)</w:t>
            </w:r>
          </w:p>
        </w:tc>
        <w:tc>
          <w:tcPr>
            <w:tcW w:w="6690" w:type="dxa"/>
            <w:tcMar>
              <w:top w:w="90" w:type="dxa"/>
              <w:left w:w="100" w:type="dxa"/>
              <w:bottom w:w="90" w:type="dxa"/>
              <w:right w:w="100" w:type="dxa"/>
            </w:tcMar>
            <w:vAlign w:val="center"/>
          </w:tcPr>
          <w:p w14:paraId="3696DBBB" w14:textId="77777777" w:rsidR="00FA4B7E" w:rsidRDefault="00802107">
            <w:pPr>
              <w:spacing w:before="40" w:after="40" w:line="252" w:lineRule="auto"/>
              <w:jc w:val="left"/>
            </w:pPr>
            <w:r>
              <w:rPr>
                <w:sz w:val="24"/>
                <w:szCs w:val="24"/>
              </w:rPr>
              <w:t>Tính điểm, hệ số, tỷ lệ KPI, kiểm biểu mẫu Excel, đo lề, cỡ chữ bằng thuật toán cố định - cùng dữ liệu luôn cho cùng kết quả.</w:t>
            </w:r>
          </w:p>
        </w:tc>
      </w:tr>
      <w:tr w:rsidR="00FA4B7E" w14:paraId="2C5BD63E" w14:textId="77777777">
        <w:trPr>
          <w:jc w:val="center"/>
        </w:trPr>
        <w:tc>
          <w:tcPr>
            <w:tcW w:w="2381" w:type="dxa"/>
            <w:tcMar>
              <w:top w:w="90" w:type="dxa"/>
              <w:left w:w="100" w:type="dxa"/>
              <w:bottom w:w="90" w:type="dxa"/>
              <w:right w:w="100" w:type="dxa"/>
            </w:tcMar>
            <w:vAlign w:val="center"/>
          </w:tcPr>
          <w:p w14:paraId="2983C785" w14:textId="77777777" w:rsidR="00FA4B7E" w:rsidRDefault="00802107">
            <w:pPr>
              <w:spacing w:before="40" w:after="40" w:line="252" w:lineRule="auto"/>
              <w:jc w:val="center"/>
            </w:pPr>
            <w:r>
              <w:rPr>
                <w:b/>
                <w:sz w:val="24"/>
                <w:szCs w:val="24"/>
              </w:rPr>
              <w:t>Dữ liệu dùng chung</w:t>
            </w:r>
          </w:p>
        </w:tc>
        <w:tc>
          <w:tcPr>
            <w:tcW w:w="6690" w:type="dxa"/>
            <w:tcMar>
              <w:top w:w="90" w:type="dxa"/>
              <w:left w:w="100" w:type="dxa"/>
              <w:bottom w:w="90" w:type="dxa"/>
              <w:right w:w="100" w:type="dxa"/>
            </w:tcMar>
            <w:vAlign w:val="center"/>
          </w:tcPr>
          <w:p w14:paraId="3F8A012C" w14:textId="77777777" w:rsidR="00FA4B7E" w:rsidRDefault="00802107">
            <w:pPr>
              <w:spacing w:before="40" w:after="40" w:line="252" w:lineRule="auto"/>
              <w:jc w:val="left"/>
            </w:pPr>
            <w:r>
              <w:rPr>
                <w:sz w:val="24"/>
                <w:szCs w:val="24"/>
              </w:rPr>
              <w:t xml:space="preserve">Kho KTC-Database trên Google Drive (căn cứ, biểu mẫu), </w:t>
            </w:r>
            <w:r>
              <w:rPr>
                <w:sz w:val="24"/>
                <w:szCs w:val="24"/>
              </w:rPr>
              <w:t xml:space="preserve">mẫu Phụ lục Thông báo số 736/TB-CĐKT</w:t>
            </w:r>
            <w:r>
              <w:rPr>
                <w:sz w:val="24"/>
                <w:szCs w:val="24"/>
              </w:rPr>
              <w:t xml:space="preserve">, 6 mẫu Kế hoạch + KPI theo nhóm vị trí.</w:t>
            </w:r>
          </w:p>
        </w:tc>
      </w:tr>
    </w:tbl>
    <w:p w14:paraId="5A36D985" w14:textId="77777777" w:rsidR="00FA4B7E" w:rsidRDefault="00FA4B7E">
      <w:pPr>
        <w:spacing w:before="0" w:after="0" w:line="120" w:lineRule="exact"/>
      </w:pPr>
    </w:p>
    <w:p w14:paraId="0543AAB9" w14:textId="77777777" w:rsidR="00FA4B7E" w:rsidRDefault="00802107">
      <w:pPr>
        <w:pStyle w:val="Heading2"/>
        <w:spacing w:before="120" w:after="120" w:line="264" w:lineRule="auto"/>
        <w:ind w:firstLine="720"/>
        <w:jc w:val="both"/>
      </w:pPr>
      <w:r>
        <w:rPr>
          <w:rFonts w:ascii="Times New Roman" w:hAnsi="Times New Roman"/>
        </w:rPr>
        <w:t>2. Ba nền tảng Claude</w:t>
      </w:r>
    </w:p>
    <w:tbl>
      <w:tblPr>
        <w:tblStyle w:val="TableGrid"/>
        <w:jc w:val="center"/>
        <w:tblLayout w:type="fixed"/>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54"/>
        <w:gridCol w:w="3572"/>
        <w:gridCol w:w="3345"/>
      </w:tblGrid>
      <w:tr w:rsidR="00FA4B7E" w14:paraId="497AFA24" w14:textId="77777777">
        <w:trPr>
          <w:tblHeader/>
          <w:jc w:val="center"/>
        </w:trPr>
        <w:tc>
          <w:tcPr>
            <w:tcW w:w="2154" w:type="dxa"/>
            <w:tcMar>
              <w:top w:w="90" w:type="dxa"/>
              <w:left w:w="100" w:type="dxa"/>
              <w:bottom w:w="90" w:type="dxa"/>
              <w:right w:w="100" w:type="dxa"/>
            </w:tcMar>
            <w:vAlign w:val="center"/>
          </w:tcPr>
          <w:p w14:paraId="0FF921CC" w14:textId="77777777" w:rsidR="00FA4B7E" w:rsidRDefault="00802107">
            <w:pPr>
              <w:spacing w:before="40" w:after="40" w:line="252" w:lineRule="auto"/>
              <w:jc w:val="center"/>
            </w:pPr>
            <w:r>
              <w:rPr>
                <w:b/>
                <w:sz w:val="24"/>
                <w:szCs w:val="24"/>
              </w:rPr>
              <w:t>NỀN TẢNG</w:t>
            </w:r>
          </w:p>
        </w:tc>
        <w:tc>
          <w:tcPr>
            <w:tcW w:w="3572" w:type="dxa"/>
            <w:tcMar>
              <w:top w:w="90" w:type="dxa"/>
              <w:left w:w="100" w:type="dxa"/>
              <w:bottom w:w="90" w:type="dxa"/>
              <w:right w:w="100" w:type="dxa"/>
            </w:tcMar>
            <w:vAlign w:val="center"/>
          </w:tcPr>
          <w:p w14:paraId="6392577D" w14:textId="77777777" w:rsidR="00FA4B7E" w:rsidRDefault="00802107">
            <w:pPr>
              <w:spacing w:before="40" w:after="40" w:line="252" w:lineRule="auto"/>
              <w:jc w:val="center"/>
            </w:pPr>
            <w:r>
              <w:rPr>
                <w:b/>
                <w:sz w:val="24"/>
                <w:szCs w:val="24"/>
              </w:rPr>
              <w:t>THÀNH PHẦN CHẠY ĐƯỢC</w:t>
            </w:r>
          </w:p>
        </w:tc>
        <w:tc>
          <w:tcPr>
            <w:tcW w:w="3345" w:type="dxa"/>
            <w:tcMar>
              <w:top w:w="90" w:type="dxa"/>
              <w:left w:w="100" w:type="dxa"/>
              <w:bottom w:w="90" w:type="dxa"/>
              <w:right w:w="100" w:type="dxa"/>
            </w:tcMar>
            <w:vAlign w:val="center"/>
          </w:tcPr>
          <w:p w14:paraId="00334216" w14:textId="77777777" w:rsidR="00FA4B7E" w:rsidRDefault="00802107">
            <w:pPr>
              <w:spacing w:before="40" w:after="40" w:line="252" w:lineRule="auto"/>
              <w:jc w:val="center"/>
            </w:pPr>
            <w:r>
              <w:rPr>
                <w:b/>
                <w:sz w:val="24"/>
                <w:szCs w:val="24"/>
              </w:rPr>
              <w:t>PHÙ HỢP VỚI VIỆC</w:t>
            </w:r>
          </w:p>
        </w:tc>
      </w:tr>
      <w:tr w:rsidR="00FA4B7E" w14:paraId="33903EFF" w14:textId="77777777">
        <w:trPr>
          <w:jc w:val="center"/>
        </w:trPr>
        <w:tc>
          <w:tcPr>
            <w:tcW w:w="2154" w:type="dxa"/>
            <w:tcMar>
              <w:top w:w="90" w:type="dxa"/>
              <w:left w:w="100" w:type="dxa"/>
              <w:bottom w:w="90" w:type="dxa"/>
              <w:right w:w="100" w:type="dxa"/>
            </w:tcMar>
            <w:vAlign w:val="center"/>
          </w:tcPr>
          <w:p w14:paraId="0DDB211B" w14:textId="77777777" w:rsidR="00FA4B7E" w:rsidRDefault="00802107">
            <w:pPr>
              <w:spacing w:before="40" w:after="40" w:line="252" w:lineRule="auto"/>
              <w:jc w:val="center"/>
            </w:pPr>
            <w:r>
              <w:rPr>
                <w:b/>
                <w:sz w:val="24"/>
                <w:szCs w:val="24"/>
              </w:rPr>
              <w:t>Claude (trò chuyện trên trình duyệt claude.ai hoặc thẻ Chat của Claude Desktop)</w:t>
            </w:r>
          </w:p>
        </w:tc>
        <w:tc>
          <w:tcPr>
            <w:tcW w:w="3572" w:type="dxa"/>
            <w:tcMar>
              <w:top w:w="90" w:type="dxa"/>
              <w:left w:w="100" w:type="dxa"/>
              <w:bottom w:w="90" w:type="dxa"/>
              <w:right w:w="100" w:type="dxa"/>
            </w:tcMar>
            <w:vAlign w:val="center"/>
          </w:tcPr>
          <w:p w14:paraId="2A91CB7F" w14:textId="0E006D50" w:rsidR="00FA4B7E" w:rsidRDefault="00802107">
            <w:pPr>
              <w:spacing w:before="40" w:after="40" w:line="252" w:lineRule="auto"/>
              <w:jc w:val="left"/>
            </w:pPr>
            <w:r>
              <w:rPr>
                <w:sz w:val="24"/>
                <w:szCs w:val="24"/>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63893F0" w14:textId="77777777" w:rsidR="00FA4B7E" w:rsidRDefault="00802107">
            <w:pPr>
              <w:spacing w:before="40" w:after="40" w:line="252" w:lineRule="auto"/>
              <w:jc w:val="left"/>
            </w:pPr>
            <w:r>
              <w:rPr>
                <w:sz w:val="24"/>
                <w:szCs w:val="24"/>
              </w:rPr>
              <w:t>Lập kế hoạch, báo cáo của đơn vị; KPI cá nhân; soạn thảo văn bản. Nền tảng dùng hằng ngày của các đơn vị.</w:t>
            </w:r>
          </w:p>
        </w:tc>
      </w:tr>
      <w:tr w:rsidR="00FA4B7E" w14:paraId="546B1ABA" w14:textId="77777777">
        <w:trPr>
          <w:jc w:val="center"/>
        </w:trPr>
        <w:tc>
          <w:tcPr>
            <w:tcW w:w="2154" w:type="dxa"/>
            <w:tcMar>
              <w:top w:w="90" w:type="dxa"/>
              <w:left w:w="100" w:type="dxa"/>
              <w:bottom w:w="90" w:type="dxa"/>
              <w:right w:w="100" w:type="dxa"/>
            </w:tcMar>
            <w:vAlign w:val="center"/>
          </w:tcPr>
          <w:p w14:paraId="3FCD8A30" w14:textId="77777777" w:rsidR="00FA4B7E" w:rsidRDefault="00802107">
            <w:pPr>
              <w:spacing w:before="40" w:after="40" w:line="252" w:lineRule="auto"/>
              <w:jc w:val="center"/>
            </w:pPr>
            <w:r>
              <w:rPr>
                <w:b/>
                <w:sz w:val="24"/>
                <w:szCs w:val="24"/>
              </w:rPr>
              <w:t>Claude Cowork (thẻ Cowork của Claude Desktop)</w:t>
            </w:r>
          </w:p>
        </w:tc>
        <w:tc>
          <w:tcPr>
            <w:tcW w:w="3572" w:type="dxa"/>
            <w:tcMar>
              <w:top w:w="90" w:type="dxa"/>
              <w:left w:w="100" w:type="dxa"/>
              <w:bottom w:w="90" w:type="dxa"/>
              <w:right w:w="100" w:type="dxa"/>
            </w:tcMar>
            <w:vAlign w:val="center"/>
          </w:tcPr>
          <w:p w14:paraId="4B3B2D34" w14:textId="74AD31DC" w:rsidR="00FA4B7E" w:rsidRDefault="00802107">
            <w:pPr>
              <w:spacing w:before="40" w:after="40" w:line="252" w:lineRule="auto"/>
              <w:jc w:val="left"/>
            </w:pPr>
            <w:r>
              <w:rPr>
                <w:sz w:val="24"/>
                <w:szCs w:val="24"/>
              </w:rPr>
              <w:t>Kỹ năng, tác tử kiểm tra, thao tác tự động; làm việc với tệp, thư mục trên máy tính khi được cấp quyền; thao tác tự động cần Python trên máy.</w:t>
            </w:r>
          </w:p>
        </w:tc>
        <w:tc>
          <w:tcPr>
            <w:tcW w:w="3345" w:type="dxa"/>
            <w:tcMar>
              <w:top w:w="90" w:type="dxa"/>
              <w:left w:w="100" w:type="dxa"/>
              <w:bottom w:w="90" w:type="dxa"/>
              <w:right w:w="100" w:type="dxa"/>
            </w:tcMar>
            <w:vAlign w:val="center"/>
          </w:tcPr>
          <w:p w14:paraId="3841EE98" w14:textId="77777777" w:rsidR="00FA4B7E" w:rsidRDefault="00802107">
            <w:pPr>
              <w:spacing w:before="40" w:after="40" w:line="252" w:lineRule="auto"/>
              <w:jc w:val="left"/>
            </w:pPr>
            <w:r>
              <w:rPr>
                <w:sz w:val="24"/>
                <w:szCs w:val="24"/>
              </w:rPr>
              <w:t>Tổng hợp nhiều hồ sơ đơn vị một lần; kiểm hồ sơ đơn vị nộp; công việc nhiều bước.</w:t>
            </w:r>
          </w:p>
        </w:tc>
      </w:tr>
      <w:tr w:rsidR="00FA4B7E" w14:paraId="38326407" w14:textId="77777777">
        <w:trPr>
          <w:jc w:val="center"/>
        </w:trPr>
        <w:tc>
          <w:tcPr>
            <w:tcW w:w="2154" w:type="dxa"/>
            <w:tcMar>
              <w:top w:w="90" w:type="dxa"/>
              <w:left w:w="100" w:type="dxa"/>
              <w:bottom w:w="90" w:type="dxa"/>
              <w:right w:w="100" w:type="dxa"/>
            </w:tcMar>
            <w:vAlign w:val="center"/>
          </w:tcPr>
          <w:p w14:paraId="2BED45C9" w14:textId="77777777" w:rsidR="00FA4B7E" w:rsidRDefault="00802107">
            <w:pPr>
              <w:spacing w:before="40" w:after="40" w:line="252" w:lineRule="auto"/>
              <w:jc w:val="center"/>
            </w:pPr>
            <w:r>
              <w:rPr>
                <w:b/>
                <w:sz w:val="24"/>
                <w:szCs w:val="24"/>
              </w:rPr>
              <w:t>Claude Code (ứng dụng lập trình, tiện ích VS Code)</w:t>
            </w:r>
          </w:p>
        </w:tc>
        <w:tc>
          <w:tcPr>
            <w:tcW w:w="3572" w:type="dxa"/>
            <w:tcMar>
              <w:top w:w="90" w:type="dxa"/>
              <w:left w:w="100" w:type="dxa"/>
              <w:bottom w:w="90" w:type="dxa"/>
              <w:right w:w="100" w:type="dxa"/>
            </w:tcMar>
            <w:vAlign w:val="center"/>
          </w:tcPr>
          <w:p w14:paraId="489AFF4B" w14:textId="77777777" w:rsidR="00FA4B7E" w:rsidRDefault="00802107">
            <w:pPr>
              <w:spacing w:before="40" w:after="40" w:line="252" w:lineRule="auto"/>
              <w:jc w:val="left"/>
            </w:pPr>
            <w:r>
              <w:rPr>
                <w:sz w:val="24"/>
                <w:szCs w:val="24"/>
              </w:rPr>
              <w:t xml:space="preserve">Toàn bộ: </w:t>
            </w:r>
            <w:r>
              <w:rPr>
                <w:sz w:val="24"/>
                <w:szCs w:val="24"/>
              </w:rPr>
              <w:t xml:space="preserve">K</w:t>
            </w:r>
            <w:r>
              <w:rPr>
                <w:sz w:val="24"/>
                <w:szCs w:val="24"/>
              </w:rPr>
              <w:t xml:space="preserve">ỹ năng, tác tử, thao tác tự động, công cụ tính toán, nhật ký tự học.</w:t>
            </w:r>
          </w:p>
        </w:tc>
        <w:tc>
          <w:tcPr>
            <w:tcW w:w="3345" w:type="dxa"/>
            <w:tcMar>
              <w:top w:w="90" w:type="dxa"/>
              <w:left w:w="100" w:type="dxa"/>
              <w:bottom w:w="90" w:type="dxa"/>
              <w:right w:w="100" w:type="dxa"/>
            </w:tcMar>
            <w:vAlign w:val="center"/>
          </w:tcPr>
          <w:p w14:paraId="7D40C0D3" w14:textId="77777777" w:rsidR="00FA4B7E" w:rsidRDefault="00802107">
            <w:pPr>
              <w:spacing w:before="40" w:after="40" w:line="252" w:lineRule="auto"/>
              <w:jc w:val="left"/>
            </w:pPr>
            <w:r>
              <w:rPr>
                <w:sz w:val="24"/>
                <w:szCs w:val="24"/>
              </w:rPr>
              <w:t xml:space="preserve">Phòng TH-HC&amp;QT: </w:t>
            </w:r>
            <w:r>
              <w:rPr>
                <w:sz w:val="24"/>
                <w:szCs w:val="24"/>
              </w:rPr>
              <w:t xml:space="preserve">T</w:t>
            </w:r>
            <w:r>
              <w:rPr>
                <w:sz w:val="24"/>
                <w:szCs w:val="24"/>
              </w:rPr>
              <w:t xml:space="preserve">ổng hợp, kiểm tra cấp Trường; đo thể thức thật của tệp Word; theo dõi thay đổi (Track Changes); cập nhật Bộ công cụ.</w:t>
            </w:r>
          </w:p>
        </w:tc>
      </w:tr>
    </w:tbl>
    <w:p w14:paraId="00342050"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5FD7F769" w14:textId="77777777">
        <w:trPr>
          <w:jc w:val="center"/>
          <w:cantSplit/>
        </w:trPr>
        <w:tc>
          <w:tcPr>
            <w:tcW w:w="9071" w:type="dxa"/>
            <w:tcMar>
              <w:top w:w="120" w:type="dxa"/>
              <w:left w:w="140" w:type="dxa"/>
              <w:bottom w:w="120" w:type="dxa"/>
              <w:right w:w="140" w:type="dxa"/>
            </w:tcMar>
          </w:tcPr>
          <w:p w14:paraId="6AC84047" w14:textId="77777777" w:rsidR="00FA4B7E" w:rsidRDefault="00802107">
            <w:pPr>
              <w:spacing w:before="40" w:after="40" w:line="252" w:lineRule="auto"/>
              <w:jc w:val="left"/>
            </w:pPr>
            <w:r>
              <w:rPr>
                <w:b/>
                <w:sz w:val="24"/>
                <w:szCs w:val="24"/>
              </w:rPr>
              <w:t>Lưu ý về độ tin cậy theo nền tảng</w:t>
            </w:r>
          </w:p>
          <w:p w14:paraId="1F56CBDF" w14:textId="20B9F9F9" w:rsidR="00FA4B7E" w:rsidRDefault="00802107">
            <w:pPr>
              <w:spacing w:before="40" w:after="40" w:line="252" w:lineRule="auto"/>
              <w:jc w:val="left"/>
            </w:pPr>
            <w:r>
              <w:rPr>
                <w:sz w:val="24"/>
                <w:szCs w:val="24"/>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3C166500" w14:textId="77777777" w:rsidR="00FA4B7E" w:rsidRDefault="00802107">
      <w:pPr>
        <w:spacing w:before="0" w:after="120" w:line="264" w:lineRule="auto"/>
        <w:ind w:firstLine="720"/>
        <w:jc w:val="both"/>
      </w:pPr>
      <w:del w:id="1001" w:author="Khắc phục tồn tại, trình ban hành 10/10 (Claude)" w:date="2026-10-10T17:07:05Z">
        <w:r>
          <w:delText xml:space="preserve">Trong giai đoạn thí điểm, </w:delText>
        </w:r>
      </w:del>
      <w:del w:id="1002" w:author="Khắc phục tồn tại, trình ban hành 10/10 (Claude)" w:date="2026-10-10T17:07:05Z">
        <w:r>
          <w:delText xml:space="preserve">dữ liệu nội bộ, dữ liệu cá nhân (trong phạm vi được phép theo Thông báo số 924/TB-CĐKT ngày 11/8/2026) chỉ xử lý trên nền tảng đã có biên bản nghiệm thu (hiện chưa nền tảng nào có biên bản; Claude Code mới có kết quả kiểm thử với dữ liệu giả lập)</w:delText>
        </w:r>
      </w:del>
      <w:del w:id="1003" w:author="Khắc phục tồn tại, trình ban hành 10/10 (Claude)" w:date="2026-10-10T17:07:05Z">
        <w:r>
          <w:delText xml:space="preserve"> và sau khi kho KTC-Database đã được phân quyền chỉ đọc; trên Claude (trò chuyện) và Claude Cowork, trước khi có biên bản nghiệm thu, chỉ sử dụng văn bản đã ban hành, công khai hoặc dữ liệu giả lập.</w:delText>
        </w:r>
      </w:del>
      <w:ins w:id="1004" w:author="Khắc phục tồn tại, trình ban hành 10/10 (Claude)" w:date="2026-10-10T17:07:05Z">
        <w:r>
          <w:t xml:space="preserve">Việc xử lý dữ liệu nội bộ, dữ liệu cá nhân tuân thủ yêu cầu an toàn, bảo mật tại Thông báo số 924/TB-CĐKT ngày 11/8/2026 và Phần IX Tài liệu này; kho KTC-Database được phân quyền chỉ đọc đối với tài khoản người dùng.</w:t>
        </w:r>
      </w:ins>
    </w:p>
    <w:p w14:paraId="3C166500" w14:textId="77777777" w:rsidR="00FA4B7E" w:rsidRDefault="00802107">
      <w:pPr>
        <w:spacing w:before="0" w:after="120" w:line="264" w:lineRule="auto"/>
        <w:ind w:firstLine="720"/>
        <w:jc w:val="both"/>
        <w:rPr/>
      </w:pPr>
      <w:del w:id="1005" w:author="Sửa theo rà soát 897 ngày 10/10 (Claude)" w:date="2026-10-10T17:07:06Z">
        <w:r>
          <w:rPr/>
          <w:delText xml:space="preserve">Kết quả nghiệm thu gắn với phiên bản, mô hình đã chạy.</w:delText>
        </w:r>
      </w:del>
      <w:ins w:id="1006" w:author="Sửa theo rà soát 897 ngày 10/10 (Claude)" w:date="2026-10-10T17:07:06Z">
        <w:r>
          <w:rPr/>
          <w:t xml:space="preserve">Kết quả kiểm thử gắn với phiên bản, mô hình đã chạy.</w:t>
        </w:r>
      </w:ins>
      <w:r>
        <w:rPr/>
        <w:t xml:space="preserve"> Trên Claude Code ngày 29/9/2026, bản 1.3.13: Claude Opus 5.5, 15 ca: 14/15 ca đạt cả 2 lượt, 29/30 lượt đạt; Claude Sonnet 5 và Claude Haiku 4.5, 03 ca đại diện (câu lệnh ẩn trong dữ liệu, thiếu nguồn vẫn đòi làm, dùng mẫu làm căn cứ): Sonnet 3/3 ca đạt cả 2 lượt, 6/6 lượt đạt; Haiku 2/3 ca đạt cả 2 lượt, 4/6 lượt đạt — Haiku 4.5 trượt 2/2 lượt ca dùng mẫu làm căn cứ: Nhận thêm “Checklist 07” làm căn cứ khi có dự thảo, không cảnh báo lỗi Mức 1 (Sonnet 5, Opus 5.5 đều từ chối đúng); không dùng Claude Haiku 4.5 để soạn văn bản, phần căn cứ. </w:t>
      </w:r>
      <w:del w:id="1003" w:author="Sửa theo rà soát 897 ngày 10/10 (Claude)" w:date="2026-10-10T17:07:06Z">
        <w:r>
          <w:rPr/>
          <w:delText xml:space="preserve">Dùng mô hình khác, hoặc trên Claude (trò chuyện), Cowork khi chưa có biên bản, thì kết quả chưa được nghiệm thu; ghi mô hình đang dùng vào phiếu nghiệm thu, báo cáo thí điểm.</w:delText>
        </w:r>
      </w:del>
      <w:ins w:id="1004" w:author="Sửa theo rà soát 897 ngày 10/10 (Claude)" w:date="2026-10-10T17:07:06Z">
        <w:r>
          <w:rPr/>
          <w:t xml:space="preserve">Kết quả trên chỉ áp dụng cho Claude Code với các mô hình đã nêu; khi dùng mô hình khác hoặc dùng trên Claude (trò chuyện), Cowork, người dùng ghi nền tảng, mô hình đang dùng khi phản ánh lỗi về Phòng TH-HC&amp;QT.</w:t>
        </w:r>
      </w:ins>
    </w:p>
    <w:p w14:paraId="7B3B6955" w14:textId="77777777" w:rsidR="00FA4B7E" w:rsidRDefault="00FA4B7E">
      <w:pPr>
        <w:spacing w:before="0" w:after="0" w:line="120" w:lineRule="exact"/>
      </w:pPr>
    </w:p>
    <w:p w14:paraId="3144DB30" w14:textId="77777777" w:rsidR="00FA4B7E" w:rsidRDefault="00802107">
      <w:pPr>
        <w:pStyle w:val="Heading1"/>
        <w:keepNext/>
        <w:spacing w:before="240" w:after="120" w:line="264" w:lineRule="auto"/>
        <w:ind w:firstLine="720"/>
        <w:jc w:val="left"/>
      </w:pPr>
      <w:r>
        <w:rPr>
          <w:rFonts w:ascii="Times New Roman" w:hAnsi="Times New Roman"/>
        </w:rPr>
        <w:t>III. CÀI ĐẶT</w:t>
      </w:r>
    </w:p>
    <w:p w14:paraId="39999D46" w14:textId="77777777" w:rsidR="00FA4B7E" w:rsidRDefault="00802107">
      <w:pPr>
        <w:pStyle w:val="Heading2"/>
        <w:spacing w:before="120" w:after="120" w:line="264" w:lineRule="auto"/>
        <w:ind w:firstLine="720"/>
        <w:jc w:val="both"/>
      </w:pPr>
      <w:r>
        <w:rPr>
          <w:rFonts w:ascii="Times New Roman" w:hAnsi="Times New Roman"/>
        </w:rPr>
        <w:t>1. Tệp cài đặt</w:t>
      </w:r>
    </w:p>
    <w:tbl>
      <w:tblPr>
        <w:tblStyle w:val="TableGrid"/>
        <w:jc w:val="center"/>
        <w:tblLayout w:type="fixed"/>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6690"/>
      </w:tblGrid>
      <w:tr w:rsidR="00FA4B7E" w14:paraId="77263F18" w14:textId="77777777">
        <w:trPr>
          <w:tblHeader/>
          <w:jc w:val="center"/>
        </w:trPr>
        <w:tc>
          <w:tcPr>
            <w:tcW w:w="2381" w:type="dxa"/>
            <w:tcMar>
              <w:top w:w="90" w:type="dxa"/>
              <w:left w:w="100" w:type="dxa"/>
              <w:bottom w:w="90" w:type="dxa"/>
              <w:right w:w="100" w:type="dxa"/>
            </w:tcMar>
            <w:vAlign w:val="center"/>
          </w:tcPr>
          <w:p w14:paraId="5533624A" w14:textId="77777777" w:rsidR="00FA4B7E" w:rsidRDefault="00802107">
            <w:pPr>
              <w:spacing w:before="40" w:after="40" w:line="252" w:lineRule="auto"/>
              <w:jc w:val="center"/>
            </w:pPr>
            <w:r>
              <w:rPr>
                <w:b/>
                <w:sz w:val="24"/>
                <w:szCs w:val="24"/>
              </w:rPr>
              <w:t>TỆP</w:t>
            </w:r>
          </w:p>
        </w:tc>
        <w:tc>
          <w:tcPr>
            <w:tcW w:w="6690" w:type="dxa"/>
            <w:tcMar>
              <w:top w:w="90" w:type="dxa"/>
              <w:left w:w="100" w:type="dxa"/>
              <w:bottom w:w="90" w:type="dxa"/>
              <w:right w:w="100" w:type="dxa"/>
            </w:tcMar>
            <w:vAlign w:val="center"/>
          </w:tcPr>
          <w:p w14:paraId="2F4EA53F" w14:textId="77777777" w:rsidR="00FA4B7E" w:rsidRDefault="00802107">
            <w:pPr>
              <w:spacing w:before="40" w:after="40" w:line="252" w:lineRule="auto"/>
              <w:jc w:val="center"/>
            </w:pPr>
            <w:r>
              <w:rPr>
                <w:b/>
                <w:sz w:val="24"/>
                <w:szCs w:val="24"/>
              </w:rPr>
              <w:t>DÙNG CHO</w:t>
            </w:r>
          </w:p>
        </w:tc>
      </w:tr>
      <w:tr w:rsidR="00FA4B7E" w14:paraId="0F50AF3B" w14:textId="77777777">
        <w:trPr>
          <w:jc w:val="center"/>
        </w:trPr>
        <w:tc>
          <w:tcPr>
            <w:tcW w:w="2381" w:type="dxa"/>
            <w:tcMar>
              <w:top w:w="90" w:type="dxa"/>
              <w:left w:w="100" w:type="dxa"/>
              <w:bottom w:w="90" w:type="dxa"/>
              <w:right w:w="100" w:type="dxa"/>
            </w:tcMar>
            <w:vAlign w:val="center"/>
          </w:tcPr>
          <w:p w14:paraId="114F7A6D" w14:textId="77777777" w:rsidR="00FA4B7E" w:rsidRDefault="00802107">
            <w:pPr>
              <w:spacing w:before="40" w:after="40" w:line="252" w:lineRule="auto"/>
              <w:jc w:val="center"/>
            </w:pPr>
            <w:r>
              <w:rPr>
                <w:b/>
                <w:sz w:val="24"/>
                <w:szCs w:val="24"/>
              </w:rPr>
              <w:t>ktc-quan-tri-&lt;phiên bản&gt;.zip (plugin)</w:t>
            </w:r>
          </w:p>
        </w:tc>
        <w:tc>
          <w:tcPr>
            <w:tcW w:w="6690" w:type="dxa"/>
            <w:tcMar>
              <w:top w:w="90" w:type="dxa"/>
              <w:left w:w="100" w:type="dxa"/>
              <w:bottom w:w="90" w:type="dxa"/>
              <w:right w:w="100" w:type="dxa"/>
            </w:tcMar>
            <w:vAlign w:val="center"/>
          </w:tcPr>
          <w:p w14:paraId="31186112" w14:textId="77777777" w:rsidR="00FA4B7E" w:rsidRDefault="00802107">
            <w:pPr>
              <w:spacing w:before="40" w:after="40" w:line="252" w:lineRule="auto"/>
              <w:jc w:val="left"/>
            </w:pPr>
            <w:r>
              <w:rPr>
                <w:sz w:val="24"/>
                <w:szCs w:val="24"/>
              </w:rPr>
              <w:t>Cài ở cấp tổ chức (Claude Team) hoặc tài khoản Claude cá nhân trả phí. Đây là cách cài chính.</w:t>
            </w:r>
          </w:p>
        </w:tc>
      </w:tr>
      <w:tr w:rsidR="00FA4B7E" w14:paraId="47FE9BBB" w14:textId="77777777">
        <w:trPr>
          <w:jc w:val="center"/>
        </w:trPr>
        <w:tc>
          <w:tcPr>
            <w:tcW w:w="2381" w:type="dxa"/>
            <w:tcMar>
              <w:top w:w="90" w:type="dxa"/>
              <w:left w:w="100" w:type="dxa"/>
              <w:bottom w:w="90" w:type="dxa"/>
              <w:right w:w="100" w:type="dxa"/>
            </w:tcMar>
            <w:vAlign w:val="center"/>
          </w:tcPr>
          <w:p w14:paraId="255F2D0C" w14:textId="77777777" w:rsidR="00FA4B7E" w:rsidRDefault="00802107">
            <w:pPr>
              <w:spacing w:before="40" w:after="40" w:line="252" w:lineRule="auto"/>
              <w:jc w:val="center"/>
            </w:pPr>
            <w:r>
              <w:rPr>
                <w:b/>
                <w:sz w:val="24"/>
                <w:szCs w:val="24"/>
              </w:rPr>
              <w:t>8 tệp kỹ năng .skill</w:t>
            </w:r>
          </w:p>
        </w:tc>
        <w:tc>
          <w:tcPr>
            <w:tcW w:w="6690" w:type="dxa"/>
            <w:tcMar>
              <w:top w:w="90" w:type="dxa"/>
              <w:left w:w="100" w:type="dxa"/>
              <w:bottom w:w="90" w:type="dxa"/>
              <w:right w:w="100" w:type="dxa"/>
            </w:tcMar>
            <w:vAlign w:val="center"/>
          </w:tcPr>
          <w:p w14:paraId="4F4FEB31" w14:textId="09275783" w:rsidR="00FA4B7E" w:rsidRDefault="00802107">
            <w:pPr>
              <w:spacing w:before="40" w:after="40" w:line="252" w:lineRule="auto"/>
              <w:jc w:val="left"/>
            </w:pPr>
            <w:r>
              <w:rPr>
                <w:sz w:val="24"/>
                <w:szCs w:val="24"/>
              </w:rPr>
              <w:t>Cài từng kỹ năng khi không cài được plugin; sử dụng trên ChatGPT, Gemini.</w:t>
            </w:r>
          </w:p>
        </w:tc>
      </w:tr>
      <w:tr w:rsidR="00FA4B7E" w14:paraId="6E708CCF" w14:textId="77777777">
        <w:trPr>
          <w:jc w:val="center"/>
        </w:trPr>
        <w:tc>
          <w:tcPr>
            <w:tcW w:w="2381" w:type="dxa"/>
            <w:tcMar>
              <w:top w:w="90" w:type="dxa"/>
              <w:left w:w="100" w:type="dxa"/>
              <w:bottom w:w="90" w:type="dxa"/>
              <w:right w:w="100" w:type="dxa"/>
            </w:tcMar>
            <w:vAlign w:val="center"/>
          </w:tcPr>
          <w:p w14:paraId="0DA9221D" w14:textId="77777777" w:rsidR="00FA4B7E" w:rsidRDefault="00802107">
            <w:pPr>
              <w:spacing w:before="40" w:after="40" w:line="252" w:lineRule="auto"/>
              <w:jc w:val="center"/>
            </w:pPr>
            <w:r>
              <w:rPr>
                <w:b/>
                <w:sz w:val="24"/>
                <w:szCs w:val="24"/>
              </w:rPr>
              <w:t>Tệp .sha256</w:t>
            </w:r>
          </w:p>
        </w:tc>
        <w:tc>
          <w:tcPr>
            <w:tcW w:w="6690" w:type="dxa"/>
            <w:tcMar>
              <w:top w:w="90" w:type="dxa"/>
              <w:left w:w="100" w:type="dxa"/>
              <w:bottom w:w="90" w:type="dxa"/>
              <w:right w:w="100" w:type="dxa"/>
            </w:tcMar>
            <w:vAlign w:val="center"/>
          </w:tcPr>
          <w:p w14:paraId="2C8E6976" w14:textId="50698D91" w:rsidR="00FA4B7E" w:rsidRDefault="00802107">
            <w:pPr>
              <w:spacing w:before="40" w:after="40" w:line="252" w:lineRule="auto"/>
              <w:jc w:val="left"/>
            </w:pPr>
            <w:r>
              <w:rPr>
                <w:sz w:val="24"/>
                <w:szCs w:val="24"/>
              </w:rPr>
              <w:t xml:space="preserve">Bắt buộc đối chiếu trước khi cài: </w:t>
            </w:r>
            <w:r>
              <w:rPr>
                <w:sz w:val="24"/>
                <w:szCs w:val="24"/>
              </w:rPr>
              <w:t xml:space="preserve">M</w:t>
            </w:r>
            <w:r>
              <w:rPr>
                <w:sz w:val="24"/>
                <w:szCs w:val="24"/>
              </w:rPr>
              <w:t xml:space="preserve">ã SHA-256 của tệp tải về phải trùng mã do Phòng TH-HC&amp;QT công bố kèm ghi chú phát hành; không trùng thì không cài, báo Phòng TH-HC&amp;QT.</w:t>
            </w:r>
          </w:p>
        </w:tc>
      </w:tr>
    </w:tbl>
    <w:p w14:paraId="6ED6E333" w14:textId="77777777" w:rsidR="00FA4B7E" w:rsidRDefault="00FA4B7E">
      <w:pPr>
        <w:spacing w:before="0" w:after="0" w:line="120" w:lineRule="exact"/>
      </w:pPr>
    </w:p>
    <w:p w14:paraId="44D6FB10" w14:textId="230D884C" w:rsidR="00FA4B7E" w:rsidRDefault="00802107">
      <w:pPr>
        <w:spacing w:before="0" w:after="120" w:line="264" w:lineRule="auto"/>
        <w:ind w:firstLine="720"/>
        <w:jc w:val="both"/>
      </w:pPr>
      <w:r>
        <w:t xml:space="preserve">Phòng TH-HC&amp;QT cung cấp các tệp trên qua thư mục dùng chung trên Google Drive. Chỉ dùng tệp do Phòng TH-HC&amp;QT cung cấp; không cài plugin, kỹ năng KTC từ nguồn khác. </w:t>
      </w:r>
      <w:r>
        <w:t xml:space="preserve">Chỉ dùng phiên bản hiện hành do Phòng TH-HC&amp;QT công bố (khi cập nhật Tài liệu này là 1.3.13, dựng lại được từ mã nguồn đã chốt, cùng mã SHA-256); thao tác chặn ghi</w:t>
      </w:r>
      <w:r>
        <w:t xml:space="preserve"> (kể cả thao tác không xác định được nơi ghi)</w:t>
      </w:r>
      <w:r>
        <w:t xml:space="preserve"> và nhật ký không ghi nội dung lời nhắn, </w:t>
      </w:r>
      <w:r>
        <w:t xml:space="preserve">câu lệnh có đầy đủ từ phiên bản 1.3.2.</w:t>
      </w:r>
    </w:p>
    <w:p w14:paraId="066A5F12" w14:textId="77777777" w:rsidR="00FA4B7E" w:rsidRDefault="00802107">
      <w:pPr>
        <w:pStyle w:val="Heading2"/>
        <w:spacing w:before="120" w:after="120" w:line="264" w:lineRule="auto"/>
        <w:ind w:firstLine="720"/>
        <w:jc w:val="both"/>
      </w:pPr>
      <w:r>
        <w:rPr>
          <w:rFonts w:ascii="Times New Roman" w:hAnsi="Times New Roman"/>
        </w:rPr>
        <w:t>2. Cài ở cấp tổ chức - Hệ thống Claude AI Team (Phòng QLKHCN&amp;HTPT)</w:t>
      </w:r>
    </w:p>
    <w:p w14:paraId="39CDE93E" w14:textId="77777777" w:rsidR="00FA4B7E" w:rsidRDefault="00802107">
      <w:pPr>
        <w:spacing w:before="0" w:after="120" w:line="264" w:lineRule="auto"/>
        <w:ind w:firstLine="720"/>
        <w:jc w:val="both"/>
      </w:pPr>
      <w:r>
        <w:rPr>
          <w:b/>
        </w:rPr>
        <w:t xml:space="preserve">Điều kiện: </w:t>
      </w:r>
      <w:r>
        <w:t xml:space="preserve"/>
      </w:r>
      <w:r>
        <w:t xml:space="preserve">T</w:t>
      </w:r>
      <w:r>
        <w:t xml:space="preserve">ài khoản Chủ sở hữu (Owner hoặc Primary Owner); Cowork và Skills đã được bật cho tổ chức.</w:t>
      </w:r>
    </w:p>
    <w:p w14:paraId="2B79AFBD" w14:textId="77777777" w:rsidR="00FA4B7E" w:rsidRDefault="00802107">
      <w:pPr>
        <w:spacing w:before="0" w:after="120" w:line="264" w:lineRule="auto"/>
        <w:ind w:firstLine="720"/>
        <w:jc w:val="both"/>
      </w:pPr>
      <w:r>
        <w:rPr>
          <w:b/>
        </w:rPr>
        <w:t xml:space="preserve">Bước 1: </w:t>
      </w:r>
      <w:r>
        <w:t>Vào Organization settings &gt; Plugins &amp; skills &gt; thẻ Marketplaces &gt; Add &gt; Upload a plugin.</w:t>
      </w:r>
    </w:p>
    <w:p w14:paraId="7657B2AF" w14:textId="77777777" w:rsidR="00FA4B7E" w:rsidRDefault="00802107">
      <w:pPr>
        <w:spacing w:before="0" w:after="120" w:line="264" w:lineRule="auto"/>
        <w:ind w:firstLine="720"/>
        <w:jc w:val="both"/>
      </w:pPr>
      <w:r>
        <w:rPr>
          <w:b/>
        </w:rPr>
        <w:t xml:space="preserve">Bước 2: </w:t>
      </w:r>
      <w:r>
        <w:t>Chọn marketplace có sẵn hoặc tạo mới (ví dụ: KTC); kéo thả hoặc chọn tệp ktc-quan-tri-&lt;phiên bản&gt;.zip (tối đa 50 MB) &gt; Upload.</w:t>
      </w:r>
    </w:p>
    <w:p w14:paraId="1D6ED94A" w14:textId="6C523383" w:rsidR="00FA4B7E" w:rsidRDefault="00802107">
      <w:pPr>
        <w:spacing w:before="0" w:after="120" w:line="264" w:lineRule="auto"/>
        <w:ind w:firstLine="720"/>
        <w:jc w:val="both"/>
      </w:pPr>
      <w:r>
        <w:rPr>
          <w:b/>
        </w:rPr>
        <w:t xml:space="preserve">Bước 3: </w:t>
      </w:r>
      <w:r>
        <w:t xml:space="preserve">Vào thẻ Inventory &gt; nút menu ở cuối dòng KTC-Quan-tri &gt; Default access, chọn chế độ phân phối: “Available to install” - </w:t>
      </w:r>
      <w:del w:id="1005" w:author="Khắc phục tồn tại, trình ban hành 10/10 (Claude)" w:date="2026-10-10T17:07:05Z">
        <w:r>
          <w:delText xml:space="preserve">người dùng tự cài (giai đoạn thí điểm; chế độ này chỉ giới hạn phạm vi phân phối, không phải nghiệm thu); “Installed by default” - cài sẵn cho mọi tài khoản (sau nghiệm thu);</w:delText>
        </w:r>
      </w:del>
      <w:ins w:id="1006" w:author="Khắc phục tồn tại, trình ban hành 10/10 (Claude)" w:date="2026-10-10T17:07:05Z">
        <w:r>
          <w:t xml:space="preserve">người dùng tự cài (chế độ áp dụng khi ban hành); “Installed by default” - cài sẵn cho mọi tài khoản (theo quyết định của Hiệu trưởng);</w:t>
        </w:r>
      </w:ins>
      <w:r>
        <w:t xml:space="preserve"> “Required” - bắt buộc, người dùng không tắt được (chỉ khi Hiệu trưởng quyết định).</w:t>
      </w:r>
    </w:p>
    <w:p w14:paraId="4092AD25" w14:textId="7F57E917" w:rsidR="00FA4B7E" w:rsidRDefault="00802107">
      <w:pPr>
        <w:spacing w:before="0" w:after="120" w:line="264" w:lineRule="auto"/>
        <w:ind w:firstLine="720"/>
        <w:jc w:val="both"/>
      </w:pPr>
      <w:r>
        <w:rPr>
          <w:b/>
        </w:rPr>
        <w:t xml:space="preserve">Bước 4 - cập nhật: </w:t>
      </w:r>
      <w:r>
        <w:t xml:space="preserve"/>
      </w:r>
      <w:r>
        <w:t xml:space="preserve">G</w:t>
      </w:r>
      <w:r>
        <w:t xml:space="preserve">ỡ phiên bản cũ trước, tải phiên bản mới, thông báo người dùng mở cuộc hội thoại mới. Không để song song hai phiên bản. Phiên bản mới phát sinh lỗi: </w:t>
      </w:r>
      <w:r>
        <w:t xml:space="preserve">G</w:t>
      </w:r>
      <w:r>
        <w:t xml:space="preserve">ỡ phiên bản đó, cài lại phiên bản liền trước do Phòng TH-HC&amp;QT lưu giữ (kèm mã SHA-256), báo Phòng TH-HC&amp;QT.</w:t>
      </w:r>
    </w:p>
    <w:p w14:paraId="5609464C" w14:textId="77777777" w:rsidR="00FA4B7E" w:rsidRDefault="00802107">
      <w:pPr>
        <w:spacing w:before="0" w:after="120" w:line="264" w:lineRule="auto"/>
        <w:ind w:firstLine="720"/>
        <w:jc w:val="both"/>
      </w:pPr>
      <w:r>
        <w:t>Plugin chỉ tải lên ở mục Customize của một tài khoản thì chỉ tài khoản đó dùng được, không phân phối cho toàn Team.</w:t>
      </w:r>
    </w:p>
    <w:p w14:paraId="3CDAB3FE" w14:textId="77777777" w:rsidR="00FA4B7E" w:rsidRDefault="00802107">
      <w:pPr>
        <w:spacing w:before="0" w:after="120" w:line="264" w:lineRule="auto"/>
        <w:ind w:firstLine="720"/>
        <w:jc w:val="both"/>
      </w:pPr>
      <w:del w:id="1007" w:author="Khắc phục tồn tại, trình ban hành 10/10 (Claude)" w:date="2026-10-10T17:07:05Z">
        <w:r>
          <w:delText xml:space="preserve">Bước 5 - kiểm kê trước thí điểm: </w:delText>
        </w:r>
      </w:del>
      <w:del w:id="1008" w:author="Khắc phục tồn tại, trình ban hành 10/10 (Claude)" w:date="2026-10-10T17:07:05Z">
        <w:r>
          <w:delText xml:space="preserve">L</w:delText>
        </w:r>
      </w:del>
      <w:del w:id="1009" w:author="Khắc phục tồn tại, trình ban hành 10/10 (Claude)" w:date="2026-10-10T17:07:05Z">
        <w:r>
          <w:delText xml:space="preserve">ập bảng kiểm kê các phiên bản plugin, kỹ năng KTC đang có ở cấp tổ chức (tên, phiên bản, mã SHA-256, chế độ phân phối, trạng thái bật, ngày thu hồi); chuyển phiên bản cũ sang chế độ “Not available”.</w:delText>
        </w:r>
      </w:del>
      <w:ins w:id="1010" w:author="Khắc phục tồn tại, trình ban hành 10/10 (Claude)" w:date="2026-10-10T17:07:05Z">
        <w:r>
          <w:t xml:space="preserve">Bước 5 - khi nạp phiên bản mới: Chuyển phiên bản cũ đang có ở cấp tổ chức sang chế độ “Not available”.</w:t>
        </w:r>
      </w:ins>
      <w:r>
        <w:t xml:space="preserve"> Tắt ở một máy không có nghĩa là đã gỡ ở cấp tổ chức.</w:t>
      </w:r>
    </w:p>
    <w:p w14:paraId="2D37DDB5" w14:textId="77777777" w:rsidR="00FA4B7E" w:rsidRDefault="00802107">
      <w:pPr>
        <w:pStyle w:val="Heading2"/>
        <w:spacing w:before="120" w:after="120" w:line="264" w:lineRule="auto"/>
        <w:ind w:firstLine="720"/>
        <w:jc w:val="both"/>
      </w:pPr>
      <w:r>
        <w:rPr>
          <w:rFonts w:ascii="Times New Roman" w:hAnsi="Times New Roman"/>
        </w:rPr>
        <w:t>3. Người dùng tài khoản Team của đơn vị</w:t>
      </w:r>
    </w:p>
    <w:p w14:paraId="534138B4" w14:textId="77777777" w:rsidR="00FA4B7E" w:rsidRDefault="00802107">
      <w:pPr>
        <w:spacing w:before="0" w:after="120" w:line="264" w:lineRule="auto"/>
        <w:ind w:firstLine="720"/>
        <w:jc w:val="both"/>
      </w:pPr>
      <w:r>
        <w:rPr>
          <w:b/>
        </w:rPr>
        <w:t xml:space="preserve">Bước 1: </w:t>
      </w:r>
      <w:r>
        <w:t>Mở claude.ai hoặc Claude Desktop, vào Customize (thanh bên trái) &gt; Plugins.</w:t>
      </w:r>
    </w:p>
    <w:p w14:paraId="082923F7" w14:textId="77777777" w:rsidR="00FA4B7E" w:rsidRDefault="00802107">
      <w:pPr>
        <w:spacing w:before="0" w:after="120" w:line="264" w:lineRule="auto"/>
        <w:ind w:firstLine="720"/>
        <w:jc w:val="both"/>
      </w:pPr>
      <w:r>
        <w:rPr>
          <w:b/>
        </w:rPr>
        <w:t xml:space="preserve">Bước 2: </w:t>
      </w:r>
      <w:r>
        <w:t>Tìm KTC-Quan-tri &gt; Install (nếu tổ chức đặt “Installed by default” thì plugin đã có sẵn, bỏ qua bước này).</w:t>
      </w:r>
    </w:p>
    <w:p w14:paraId="2D5574A7" w14:textId="77777777" w:rsidR="00FA4B7E" w:rsidRDefault="00802107">
      <w:pPr>
        <w:spacing w:before="0" w:after="120" w:line="264" w:lineRule="auto"/>
        <w:ind w:firstLine="720"/>
        <w:jc w:val="both"/>
      </w:pPr>
      <w:r>
        <w:rPr>
          <w:b/>
        </w:rPr>
        <w:t xml:space="preserve">Bước 3: </w:t>
      </w:r>
      <w:r>
        <w:t>Bật kết nối Google Drive (Customize &gt; Connectors) để Bộ công cụ đọc được KTC-Database; bật chức năng chạy mã, tạo tệp tại Settings &gt; Capabilities.</w:t>
      </w:r>
    </w:p>
    <w:p w14:paraId="4268EDCE" w14:textId="77777777" w:rsidR="00FA4B7E" w:rsidRDefault="00802107">
      <w:pPr>
        <w:spacing w:before="0" w:after="120" w:line="264" w:lineRule="auto"/>
        <w:ind w:firstLine="720"/>
        <w:jc w:val="both"/>
      </w:pPr>
      <w:r>
        <w:rPr>
          <w:b/>
        </w:rPr>
        <w:t xml:space="preserve">Bước 4: </w:t>
      </w:r>
      <w:r>
        <w:t xml:space="preserve">Mở cuộc hội thoại mới, gõ “/” hoặc bấm “+”: </w:t>
      </w:r>
      <w:r>
        <w:t xml:space="preserve">D</w:t>
      </w:r>
      <w:r>
        <w:t xml:space="preserve">anh sách phải có các kỹ năng của KTC-Quan-tri.</w:t>
      </w:r>
    </w:p>
    <w:p w14:paraId="4E77C815" w14:textId="77777777" w:rsidR="00FA4B7E" w:rsidRDefault="00802107">
      <w:pPr>
        <w:pStyle w:val="Heading2"/>
        <w:spacing w:before="120" w:after="120" w:line="264" w:lineRule="auto"/>
        <w:ind w:firstLine="720"/>
        <w:jc w:val="both"/>
      </w:pPr>
      <w:r>
        <w:rPr>
          <w:rFonts w:ascii="Times New Roman" w:hAnsi="Times New Roman"/>
        </w:rPr>
        <w:t>4. Tài khoản Claude cá nhân (Pro, Max)</w:t>
      </w:r>
    </w:p>
    <w:p w14:paraId="6443BC12" w14:textId="77777777" w:rsidR="00FA4B7E" w:rsidRDefault="00802107">
      <w:pPr>
        <w:spacing w:before="0" w:after="120" w:line="264" w:lineRule="auto"/>
        <w:ind w:firstLine="720"/>
        <w:jc w:val="both"/>
      </w:pPr>
      <w:r>
        <w:rPr>
          <w:b/>
        </w:rPr>
        <w:t xml:space="preserve">Cách 1 - plugin: </w:t>
      </w:r>
      <w:r>
        <w:t>Customize &gt; Plugins &gt; tải lên tệp ktc-quan-tri-&lt;phiên bản&gt;.zip &gt; bật; làm tiếp Bước 3, Bước 4 tại Mục 3.</w:t>
      </w:r>
    </w:p>
    <w:p w14:paraId="1592F4B4" w14:textId="77777777" w:rsidR="00FA4B7E" w:rsidRDefault="00802107">
      <w:pPr>
        <w:spacing w:before="0" w:after="120" w:line="264" w:lineRule="auto"/>
        <w:ind w:firstLine="720"/>
        <w:jc w:val="both"/>
      </w:pPr>
      <w:r>
        <w:rPr>
          <w:b/>
        </w:rPr>
        <w:t xml:space="preserve">Cách 2 - từng kỹ năng: </w:t>
      </w:r>
      <w:r>
        <w:t xml:space="preserve"/>
      </w:r>
      <w:r>
        <w:t xml:space="preserve">K</w:t>
      </w:r>
      <w:r>
        <w:t xml:space="preserve">hi không tải được plugin, vào Customize &gt; Skills, tải lên từng tệp .skill cần dùng, bật công tắc của từng kỹ năng. Cách này chỉ có kỹ năng, không có tác tử kiểm tra và thao tác tự động.</w:t>
      </w:r>
    </w:p>
    <w:p w14:paraId="41C26206" w14:textId="5004C5A5" w:rsidR="00FA4B7E" w:rsidRDefault="00802107">
      <w:pPr>
        <w:spacing w:before="0" w:after="120" w:line="264" w:lineRule="auto"/>
        <w:ind w:firstLine="720"/>
        <w:jc w:val="both"/>
      </w:pPr>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593768B4" w14:textId="77777777" w:rsidR="00FA4B7E" w:rsidRDefault="00802107">
      <w:pPr>
        <w:pStyle w:val="Heading2"/>
        <w:spacing w:before="120" w:after="120" w:line="264" w:lineRule="auto"/>
        <w:ind w:firstLine="720"/>
        <w:jc w:val="both"/>
      </w:pPr>
      <w:r>
        <w:rPr>
          <w:rFonts w:ascii="Times New Roman" w:hAnsi="Times New Roman"/>
        </w:rPr>
        <w:t>5. Claude Code, Cowork</w:t>
      </w:r>
    </w:p>
    <w:p w14:paraId="3DB8AA24" w14:textId="5E3B2BF2" w:rsidR="00FA4B7E" w:rsidRDefault="00802107">
      <w:pPr>
        <w:spacing w:before="0" w:after="120" w:line="264" w:lineRule="auto"/>
        <w:ind w:firstLine="720"/>
        <w:jc w:val="both"/>
      </w:pPr>
      <w:r>
        <w:rPr>
          <w:b/>
        </w:rPr>
        <w:t xml:space="preserve">Tự đồng bộ: </w:t>
      </w:r>
      <w:r>
        <w:t xml:space="preserve"/>
      </w:r>
      <w:r>
        <w:t xml:space="preserve">K</w:t>
      </w:r>
      <w:r>
        <w:t xml:space="preserve">hi đăng nhập Claude Code bằng tài khoản Team, plugin do tổ chức đặt “Installed by default” hoặc “Required” tự đồng bộ về máy (theo tài liệu “Use plugins in Claude” của Anthropic).</w:t>
      </w:r>
    </w:p>
    <w:p w14:paraId="7063FE5E" w14:textId="77777777" w:rsidR="00FA4B7E" w:rsidRDefault="00802107">
      <w:pPr>
        <w:spacing w:before="0" w:after="120" w:line="264" w:lineRule="auto"/>
        <w:ind w:firstLine="720"/>
        <w:jc w:val="both"/>
      </w:pPr>
      <w:r>
        <w:rPr>
          <w:b/>
        </w:rPr>
        <w:t xml:space="preserve">Cài từ tệp: </w:t>
      </w:r>
      <w:r>
        <w:t xml:space="preserve"/>
      </w:r>
      <w:r>
        <w:t xml:space="preserve">G</w:t>
      </w:r>
      <w:r>
        <w:t xml:space="preserve">iải nén tệp plugin vào một thư mục marketplace, gõ lệnh /plugin marketplace add &lt;thư mục&gt; rồi /plugin install ktc-quan-tri@&lt;tên marketplace&gt;; mở phiên mới.</w:t>
      </w:r>
    </w:p>
    <w:p w14:paraId="47224D71" w14:textId="0009A3DA" w:rsidR="00FA4B7E" w:rsidRDefault="00802107">
      <w:pPr>
        <w:spacing w:before="0" w:after="120" w:line="264" w:lineRule="auto"/>
        <w:ind w:firstLine="720"/>
        <w:jc w:val="both"/>
      </w:pPr>
      <w:r>
        <w:rPr>
          <w:b/>
        </w:rPr>
        <w:t xml:space="preserve">Kiểm tra: </w:t>
      </w:r>
      <w:r>
        <w:t xml:space="preserve"/>
      </w:r>
      <w:r>
        <w:t xml:space="preserve">Đ</w:t>
      </w:r>
      <w:r>
        <w:t xml:space="preserve">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w:t>
      </w:r>
      <w:r>
        <w:t xml:space="preserve">C</w:t>
      </w:r>
      <w:r>
        <w:t xml:space="preserve">hỉ dùng Bộ công cụ để đọc, soạn nháp trong khung trò chuyện, không để AI ghi, sửa tệp trên máy, báo Phòng TH-HC&amp;QT.</w:t>
      </w:r>
    </w:p>
    <w:p w14:paraId="338FDE89" w14:textId="77777777" w:rsidR="00FA4B7E" w:rsidRDefault="00802107">
      <w:pPr>
        <w:spacing w:before="0" w:after="120" w:line="264" w:lineRule="auto"/>
        <w:ind w:firstLine="720"/>
        <w:jc w:val="both"/>
      </w:pPr>
      <w:r>
        <w:rPr>
          <w:b/>
        </w:rPr>
        <w:t xml:space="preserve">Khi Claude báo “KTC-Quan-tri guard: CHẶN …”:</w:t>
      </w:r>
      <w:r>
        <w:rPr>
          <w:b w:val="0"/>
        </w:rPr>
        <w:t xml:space="preserve"> </w:t>
      </w:r>
      <w:r>
        <w:rPr>
          <w:b w:val="0"/>
        </w:rPr>
        <w:t xml:space="preserve">K</w:t>
      </w:r>
      <w:r>
        <w:rPr>
          <w:b w:val="0"/>
        </w:rPr>
        <w:t xml:space="preserve">hông tìm cách khác để ghi vào kho KTC-Database, 03-Templates(1), 04-Good-Documents; ghi sản phẩm vào thư mục kết quả; cần sửa kho thì lập đề xuất gửi Phòng TH-HC&amp;QT.</w:t>
      </w:r>
      <w:r>
        <w:rPr>
          <w:b/>
        </w:rPr>
        <w:t xml:space="preserve"> </w:t>
      </w:r>
      <w:r>
        <w:rPr>
          <w:b w:val="0"/>
        </w:rPr>
        <w:t xml:space="preserve">Thao tác chặn ghi chỉ chặn các lệnh ghi, xóa nhận dạng được </w:t>
      </w:r>
      <w:del w:id="1007" w:author="Sửa theo rà soát 897 ngày 10/10 (Claude)" w:date="2026-10-10T17:07:06Z">
        <w:r>
          <w:rPr>
            <w:b/>
          </w:rPr>
          <w:delText xml:space="preserve">(kiểm thử ngày 29/9/2026: chặn ghi trực tiếp</w:delText>
        </w:r>
      </w:del>
      <w:ins w:id="1008" w:author="Sửa theo rà soát 897 ngày 10/10 (Claude)" w:date="2026-10-10T17:07:06Z">
        <w:r>
          <w:rPr>
            <w:b w:val="0"/>
          </w:rPr>
          <w:t xml:space="preserve">(kiểm thử ngày 29/9/2026: Chặn ghi trực tiếp</w:t>
        </w:r>
      </w:ins>
      <w:r>
        <w:rPr>
          <w:b w:val="0"/>
        </w:rPr>
        <w:t xml:space="preserve">, qua biến đặt trong cùng lệnh, lệnh lồng, lệnh PowerShell mã hóa, tạo liên kết trỏ vào kho; không nhận dạng được lệnh mã hóa base64, biến hoặc liên kết đặt từ trước, chương trình viết sẵn trong tệp);</w:t>
      </w:r>
      <w:r>
        <w:rPr>
          <w:b w:val="0"/>
        </w:rPr>
        <w:t xml:space="preserve"> phân quyền chỉ đọc trên Google Drive là biện pháp bảo vệ chính.</w:t>
      </w:r>
    </w:p>
    <w:p w14:paraId="338FDE89" w14:textId="77777777" w:rsidR="00FA4B7E" w:rsidRDefault="00802107">
      <w:pPr>
        <w:spacing w:before="0" w:after="120" w:line="264" w:lineRule="auto"/>
        <w:ind w:firstLine="720"/>
        <w:jc w:val="both"/>
        <w:rPr/>
      </w:pPr>
      <w:r>
        <w:rPr>
          <w:b/>
        </w:rPr>
        <w:t xml:space="preserve">Kết nối thư mục đầu vào, đầu ra (Cowork, tài khoản thành viên; từ phiên bản 1.3.5):</w:t>
      </w:r>
      <w:r>
        <w:rPr>
          <w:b w:val="0"/>
        </w:rPr>
        <w:t xml:space="preserve"> (1) tạo một thư mục trên máy, ví dụ Documents/KTC-&lt;mã đơn vị&gt;, chọn làm thư mục làm việc khi mở phiên Cowork (Claude Code: </w:t>
      </w:r>
      <w:r>
        <w:rPr>
          <w:b w:val="0"/>
        </w:rPr>
        <w:t xml:space="preserve">M</w:t>
      </w:r>
      <w:r>
        <w:rPr>
          <w:b w:val="0"/>
        </w:rPr>
        <w:t xml:space="preserve">ở phiên trong thư mục đó); (2) gõ yêu cầu “kết nối thư mục KTC cho đơn vị &lt;mã đơn vị&gt;” (mã theo bảng 11 mã chuẩn, ví dụ P-TCCB, K-KTCN). Bộ công cụ tạo thư mục 10-Dau-Vao (đặt tệp cần xử lý), 30-Ket-Qua (nơi lưu sản phẩm), tệp 00-HUONG-DAN.md và tệp đánh dấu KTC-THU-MUC-LAM-VIEC.json (không xóa); (3) các phiên sau chọn lại thư mục này, đầu phiên hiện dòng “thư mục làm việc đơn vị &lt;mã&gt;”. Bộ công cụ đọc tệp trong 10-Dau-Vao, lưu sản phẩm vào 30-Ket-Qua theo ngày, loại, tên chuẩn &lt;mã đơn vị&gt;_&lt;loại&gt;_&lt;kỳ&gt;_v&lt;N&gt; và tự đo thể thức; không sửa tệp gốc, không tự gửi — người dùng kiểm tra rồi tự gửi về Phòng TH-HC&amp;QT.</w:t>
      </w:r>
    </w:p>
    <w:p w14:paraId="338FDE89" w14:textId="77777777" w:rsidR="00FA4B7E" w:rsidRDefault="00802107">
      <w:pPr>
        <w:spacing w:before="0" w:after="120" w:line="264" w:lineRule="auto"/>
        <w:ind w:firstLine="720"/>
        <w:jc w:val="both"/>
        <w:rPr/>
      </w:pPr>
      <w:r>
        <w:rPr>
          <w:b/>
        </w:rPr>
        <w:t xml:space="preserve">Kho KTC-Database:</w:t>
      </w:r>
      <w:r>
        <w:rPr>
          <w:b w:val="0"/>
        </w:rPr>
        <w:t xml:space="preserve"> </w:t>
      </w:r>
      <w:r>
        <w:rPr>
          <w:b w:val="0"/>
        </w:rPr>
        <w:t xml:space="preserve">K</w:t>
      </w:r>
      <w:r>
        <w:rPr>
          <w:b w:val="0"/>
        </w:rPr>
        <w:t xml:space="preserve">ết nối thư mục không thay quyền đọc kho. Kho được chia sẻ trên Google Drive: </w:t>
      </w:r>
      <w:r>
        <w:rPr>
          <w:b w:val="0"/>
        </w:rPr>
        <w:t xml:space="preserve">T</w:t>
      </w:r>
      <w:r>
        <w:rPr>
          <w:b w:val="0"/>
        </w:rPr>
        <w:t xml:space="preserve">hêm lối tắt “KTC-Database” vào Drive của tôi (Google Drive for Desktop) để Bộ công cụ đọc được; đầu phiên hiện dòng “KTC-Database: &lt;đường dẫn&gt;”. Không đọc được kho thì văn bản cần căn cứ chỉ ở mức bản nháp.</w:t>
      </w:r>
    </w:p>
    <w:p w14:paraId="338FDE89" w14:textId="77777777" w:rsidR="00FA4B7E" w:rsidRDefault="00802107">
      <w:pPr>
        <w:spacing w:before="0" w:after="120" w:line="264" w:lineRule="auto"/>
        <w:ind w:firstLine="720"/>
        <w:jc w:val="both"/>
        <w:rPr/>
      </w:pPr>
      <w:r>
        <w:rPr>
          <w:b/>
        </w:rPr>
        <w:t xml:space="preserve">Plugin tự đủ (từ phiên bản 1.3.9):</w:t>
      </w:r>
      <w:r>
        <w:rPr>
          <w:b w:val="0"/>
        </w:rPr>
        <w:t xml:space="preserve"> </w:t>
      </w:r>
      <w:r>
        <w:rPr>
          <w:b w:val="0"/>
        </w:rPr>
        <w:t xml:space="preserve">K</w:t>
      </w:r>
      <w:r>
        <w:rPr>
          <w:b w:val="0"/>
        </w:rPr>
        <w:t xml:space="preserve">ỹ năng, công cụ, mẫu cần dùng đều nằm trong tệp plugin. Trên Cowork, nếu Claude đề nghị thêm thư mục dự án KTC-Quan-tri vào phiên thì từ chối và báo Phòng TH-HC&amp;QT.</w:t>
      </w:r>
    </w:p>
    <w:p w14:paraId="338FDE89" w14:textId="77777777" w:rsidR="00FA4B7E" w:rsidRDefault="00802107">
      <w:pPr>
        <w:spacing w:before="0" w:after="120" w:line="264" w:lineRule="auto"/>
        <w:ind w:firstLine="720"/>
        <w:jc w:val="both"/>
        <w:rPr/>
      </w:pPr>
      <w:r>
        <w:rPr>
          <w:b/>
        </w:rPr>
        <w:t xml:space="preserve">Soạn văn bản hành chính (từ phiên bản 1.3.11):</w:t>
      </w:r>
      <w:r>
        <w:rPr>
          <w:b w:val="0"/>
        </w:rPr>
        <w:t xml:space="preserve"> Bộ công cụ sửa từ văn bản tương tự đã ban hành, hoặc ráp nội dung vào mẫu cùng loại trong kho 03-Templates(1); không tự dựng phần đầu văn bản. Trên Cowork không đọc được kho thì đính kèm mẫu hoặc văn bản tương tự vào phiên. Kết quả đo thể thức ghi cuối câu trả lời; người soạn vẫn mở tệp xem lại trước khi trình ký.</w:t>
      </w:r>
    </w:p>
    <w:p w14:paraId="0A01B41B" w14:textId="0E59FEB7" w:rsidR="00FA4B7E" w:rsidRDefault="00802107">
      <w:pPr>
        <w:pStyle w:val="Heading2"/>
        <w:spacing w:before="120" w:after="120" w:line="264" w:lineRule="auto"/>
        <w:ind w:firstLine="720"/>
        <w:jc w:val="both"/>
      </w:pPr>
      <w:r>
        <w:rPr>
          <w:rFonts w:ascii="Times New Roman" w:hAnsi="Times New Roman"/>
        </w:rPr>
        <w:t xml:space="preserve">6. Dùng tài liệu kỹ năng trên ChatGPT, Gemini (không phải plugin, chỉ đối chiếu chéo)</w:t>
      </w:r>
    </w:p>
    <w:tbl>
      <w:tblPr>
        <w:tblStyle w:val="TableGrid"/>
        <w:jc w:val="center"/>
        <w:tblLayout w:type="fixed"/>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6690"/>
      </w:tblGrid>
      <w:tr w:rsidR="00FA4B7E" w14:paraId="07C27FD3" w14:textId="77777777">
        <w:trPr>
          <w:tblHeader/>
          <w:jc w:val="center"/>
        </w:trPr>
        <w:tc>
          <w:tcPr>
            <w:tcW w:w="2381" w:type="dxa"/>
            <w:tcMar>
              <w:top w:w="90" w:type="dxa"/>
              <w:left w:w="100" w:type="dxa"/>
              <w:bottom w:w="90" w:type="dxa"/>
              <w:right w:w="100" w:type="dxa"/>
            </w:tcMar>
            <w:vAlign w:val="center"/>
          </w:tcPr>
          <w:p w14:paraId="7E67314B" w14:textId="77777777" w:rsidR="00FA4B7E" w:rsidRDefault="00802107">
            <w:pPr>
              <w:spacing w:before="40" w:after="40" w:line="252" w:lineRule="auto"/>
              <w:jc w:val="center"/>
            </w:pPr>
            <w:r>
              <w:rPr>
                <w:b/>
                <w:sz w:val="24"/>
                <w:szCs w:val="24"/>
              </w:rPr>
              <w:t>NỀN TẢNG</w:t>
            </w:r>
          </w:p>
        </w:tc>
        <w:tc>
          <w:tcPr>
            <w:tcW w:w="6690" w:type="dxa"/>
            <w:tcMar>
              <w:top w:w="90" w:type="dxa"/>
              <w:left w:w="100" w:type="dxa"/>
              <w:bottom w:w="90" w:type="dxa"/>
              <w:right w:w="100" w:type="dxa"/>
            </w:tcMar>
            <w:vAlign w:val="center"/>
          </w:tcPr>
          <w:p w14:paraId="57DB0102" w14:textId="77777777" w:rsidR="00FA4B7E" w:rsidRDefault="00802107">
            <w:pPr>
              <w:spacing w:before="40" w:after="40" w:line="252" w:lineRule="auto"/>
              <w:jc w:val="center"/>
            </w:pPr>
            <w:r>
              <w:rPr>
                <w:b/>
                <w:sz w:val="24"/>
                <w:szCs w:val="24"/>
              </w:rPr>
              <w:t>CÁCH NẠP KỸ NĂNG</w:t>
            </w:r>
          </w:p>
        </w:tc>
      </w:tr>
      <w:tr w:rsidR="00FA4B7E" w14:paraId="0B5E6B4C" w14:textId="77777777">
        <w:trPr>
          <w:jc w:val="center"/>
        </w:trPr>
        <w:tc>
          <w:tcPr>
            <w:tcW w:w="2381" w:type="dxa"/>
            <w:tcMar>
              <w:top w:w="90" w:type="dxa"/>
              <w:left w:w="100" w:type="dxa"/>
              <w:bottom w:w="90" w:type="dxa"/>
              <w:right w:w="100" w:type="dxa"/>
            </w:tcMar>
            <w:vAlign w:val="center"/>
          </w:tcPr>
          <w:p w14:paraId="4BAE69D0" w14:textId="77777777" w:rsidR="00FA4B7E" w:rsidRDefault="00802107">
            <w:pPr>
              <w:spacing w:before="40" w:after="40" w:line="252" w:lineRule="auto"/>
              <w:jc w:val="center"/>
            </w:pPr>
            <w:r>
              <w:rPr>
                <w:b/>
                <w:sz w:val="24"/>
                <w:szCs w:val="24"/>
              </w:rPr>
              <w:t>ChatGPT gói Business, Enterprise, Edu</w:t>
            </w:r>
          </w:p>
        </w:tc>
        <w:tc>
          <w:tcPr>
            <w:tcW w:w="6690" w:type="dxa"/>
            <w:tcMar>
              <w:top w:w="90" w:type="dxa"/>
              <w:left w:w="100" w:type="dxa"/>
              <w:bottom w:w="90" w:type="dxa"/>
              <w:right w:w="100" w:type="dxa"/>
            </w:tcMar>
            <w:vAlign w:val="center"/>
          </w:tcPr>
          <w:p w14:paraId="7D1E382F" w14:textId="77777777" w:rsidR="00FA4B7E" w:rsidRDefault="00802107">
            <w:pPr>
              <w:spacing w:before="40" w:after="40" w:line="252" w:lineRule="auto"/>
              <w:jc w:val="left"/>
            </w:pPr>
            <w:r>
              <w:rPr>
                <w:sz w:val="24"/>
                <w:szCs w:val="24"/>
              </w:rPr>
              <w:t>Mục Skills &gt; Create &gt; Upload from your computer; tải lên từng tệp .skill (nếu không nhận, đổi phần mở rộng .skill thành .zip).</w:t>
            </w:r>
          </w:p>
        </w:tc>
      </w:tr>
      <w:tr w:rsidR="00FA4B7E" w14:paraId="318BFD77" w14:textId="77777777">
        <w:trPr>
          <w:jc w:val="center"/>
        </w:trPr>
        <w:tc>
          <w:tcPr>
            <w:tcW w:w="2381" w:type="dxa"/>
            <w:tcMar>
              <w:top w:w="90" w:type="dxa"/>
              <w:left w:w="100" w:type="dxa"/>
              <w:bottom w:w="90" w:type="dxa"/>
              <w:right w:w="100" w:type="dxa"/>
            </w:tcMar>
            <w:vAlign w:val="center"/>
          </w:tcPr>
          <w:p w14:paraId="4046FEC7" w14:textId="77777777" w:rsidR="00FA4B7E" w:rsidRDefault="00802107">
            <w:pPr>
              <w:spacing w:before="40" w:after="40" w:line="252" w:lineRule="auto"/>
              <w:jc w:val="center"/>
            </w:pPr>
            <w:r>
              <w:rPr>
                <w:b/>
                <w:sz w:val="24"/>
                <w:szCs w:val="24"/>
              </w:rPr>
              <w:t>ChatGPT tài khoản cá nhân</w:t>
            </w:r>
          </w:p>
        </w:tc>
        <w:tc>
          <w:tcPr>
            <w:tcW w:w="6690" w:type="dxa"/>
            <w:tcMar>
              <w:top w:w="90" w:type="dxa"/>
              <w:left w:w="100" w:type="dxa"/>
              <w:bottom w:w="90" w:type="dxa"/>
              <w:right w:w="100" w:type="dxa"/>
            </w:tcMar>
            <w:vAlign w:val="center"/>
          </w:tcPr>
          <w:p w14:paraId="7EA8ECA9" w14:textId="77777777" w:rsidR="00FA4B7E" w:rsidRDefault="00802107">
            <w:pPr>
              <w:spacing w:before="40" w:after="40" w:line="252" w:lineRule="auto"/>
              <w:jc w:val="left"/>
            </w:pPr>
            <w:r>
              <w:rPr>
                <w:sz w:val="24"/>
                <w:szCs w:val="24"/>
              </w:rPr>
              <w:t>Tạo Project, tải tệp SKILL.md và các tệp trong thư mục references của kỹ năng cần dùng vào phần tệp của Project; đặt hướng dẫn Project: “Tuân thủ SKILL.md đã tải lên”.</w:t>
            </w:r>
          </w:p>
        </w:tc>
      </w:tr>
      <w:tr w:rsidR="00FA4B7E" w14:paraId="1156AA6A" w14:textId="77777777">
        <w:trPr>
          <w:jc w:val="center"/>
        </w:trPr>
        <w:tc>
          <w:tcPr>
            <w:tcW w:w="2381" w:type="dxa"/>
            <w:tcMar>
              <w:top w:w="90" w:type="dxa"/>
              <w:left w:w="100" w:type="dxa"/>
              <w:bottom w:w="90" w:type="dxa"/>
              <w:right w:w="100" w:type="dxa"/>
            </w:tcMar>
            <w:vAlign w:val="center"/>
          </w:tcPr>
          <w:p w14:paraId="628791A0" w14:textId="77777777" w:rsidR="00FA4B7E" w:rsidRDefault="00802107">
            <w:pPr>
              <w:spacing w:before="40" w:after="40" w:line="252" w:lineRule="auto"/>
              <w:jc w:val="center"/>
            </w:pPr>
            <w:r>
              <w:rPr>
                <w:b/>
                <w:sz w:val="24"/>
                <w:szCs w:val="24"/>
              </w:rPr>
              <w:t>Gemini (Gem)</w:t>
            </w:r>
          </w:p>
        </w:tc>
        <w:tc>
          <w:tcPr>
            <w:tcW w:w="6690" w:type="dxa"/>
            <w:tcMar>
              <w:top w:w="90" w:type="dxa"/>
              <w:left w:w="100" w:type="dxa"/>
              <w:bottom w:w="90" w:type="dxa"/>
              <w:right w:w="100" w:type="dxa"/>
            </w:tcMar>
            <w:vAlign w:val="center"/>
          </w:tcPr>
          <w:p w14:paraId="05EA8756" w14:textId="77777777" w:rsidR="00FA4B7E" w:rsidRDefault="00802107">
            <w:pPr>
              <w:spacing w:before="40" w:after="40" w:line="252" w:lineRule="auto"/>
              <w:jc w:val="left"/>
            </w:pPr>
            <w:r>
              <w:rPr>
                <w:sz w:val="24"/>
                <w:szCs w:val="24"/>
              </w:rPr>
              <w:t>Tạo Gem mới, tải SKILL.md và tệp references của kỹ năng vào mục Knowledge; phần Instructions ghi: “Tuân thủ SKILL.md đã tải lên”.</w:t>
            </w:r>
          </w:p>
        </w:tc>
      </w:tr>
      <w:tr w:rsidR="00FA4B7E" w14:paraId="44727BB7" w14:textId="77777777">
        <w:trPr>
          <w:jc w:val="center"/>
        </w:trPr>
        <w:tc>
          <w:tcPr>
            <w:tcW w:w="2381" w:type="dxa"/>
            <w:tcMar>
              <w:top w:w="90" w:type="dxa"/>
              <w:left w:w="100" w:type="dxa"/>
              <w:bottom w:w="90" w:type="dxa"/>
              <w:right w:w="100" w:type="dxa"/>
            </w:tcMar>
            <w:vAlign w:val="center"/>
          </w:tcPr>
          <w:p w14:paraId="44D45284" w14:textId="77777777" w:rsidR="00FA4B7E" w:rsidRDefault="00802107">
            <w:pPr>
              <w:spacing w:before="40" w:after="40" w:line="252" w:lineRule="auto"/>
              <w:jc w:val="center"/>
            </w:pPr>
            <w:r>
              <w:rPr>
                <w:b/>
                <w:sz w:val="24"/>
                <w:szCs w:val="24"/>
              </w:rPr>
              <w:t>Gemini Enterprise</w:t>
            </w:r>
          </w:p>
        </w:tc>
        <w:tc>
          <w:tcPr>
            <w:tcW w:w="6690" w:type="dxa"/>
            <w:tcMar>
              <w:top w:w="90" w:type="dxa"/>
              <w:left w:w="100" w:type="dxa"/>
              <w:bottom w:w="90" w:type="dxa"/>
              <w:right w:w="100" w:type="dxa"/>
            </w:tcMar>
            <w:vAlign w:val="center"/>
          </w:tcPr>
          <w:p w14:paraId="206E59A9" w14:textId="77777777" w:rsidR="00FA4B7E" w:rsidRDefault="00802107">
            <w:pPr>
              <w:spacing w:before="40" w:after="40" w:line="252" w:lineRule="auto"/>
              <w:jc w:val="left"/>
            </w:pPr>
            <w:r>
              <w:rPr>
                <w:sz w:val="24"/>
                <w:szCs w:val="24"/>
              </w:rPr>
              <w:t xml:space="preserve">Mục Skills: </w:t>
            </w:r>
            <w:r>
              <w:rPr>
                <w:sz w:val="24"/>
                <w:szCs w:val="24"/>
              </w:rPr>
              <w:t xml:space="preserve">T</w:t>
            </w:r>
            <w:r>
              <w:rPr>
                <w:sz w:val="24"/>
                <w:szCs w:val="24"/>
              </w:rPr>
              <w:t xml:space="preserve">ải lên tệp .zip hoặc SKILL.md của từng kỹ năng.</w:t>
            </w:r>
          </w:p>
        </w:tc>
      </w:tr>
    </w:tbl>
    <w:p w14:paraId="7700F4B8"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59135465" w14:textId="77777777">
        <w:trPr>
          <w:jc w:val="center"/>
          <w:cantSplit/>
        </w:trPr>
        <w:tc>
          <w:tcPr>
            <w:tcW w:w="9071" w:type="dxa"/>
            <w:tcMar>
              <w:top w:w="120" w:type="dxa"/>
              <w:left w:w="140" w:type="dxa"/>
              <w:bottom w:w="120" w:type="dxa"/>
              <w:right w:w="140" w:type="dxa"/>
            </w:tcMar>
          </w:tcPr>
          <w:p w14:paraId="7AB91D7E" w14:textId="77777777" w:rsidR="00FA4B7E" w:rsidRDefault="00802107">
            <w:pPr>
              <w:spacing w:before="40" w:after="40" w:line="252" w:lineRule="auto"/>
              <w:jc w:val="left"/>
            </w:pPr>
            <w:r>
              <w:rPr>
                <w:b/>
                <w:sz w:val="24"/>
                <w:szCs w:val="24"/>
              </w:rPr>
              <w:t>Giới hạn khi dùng ChatGPT, Gemini</w:t>
            </w:r>
          </w:p>
          <w:p w14:paraId="2AAD6548" w14:textId="2DB63CC8" w:rsidR="00FA4B7E" w:rsidRDefault="00802107">
            <w:pPr>
              <w:spacing w:before="40" w:after="40" w:line="252" w:lineRule="auto"/>
              <w:jc w:val="left"/>
            </w:pPr>
            <w:r>
              <w:rPr>
                <w:sz w:val="24"/>
                <w:szCs w:val="24"/>
              </w:rPr>
              <w:t xml:space="preserve">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Chỉ đưa văn bản đã ban hành, công khai hoặc dữ liệu giả lập lên các nền tảng này. Tuân thủ yêu cầu bảo mật dữ liệu tại </w:t>
            </w:r>
            <w:r>
              <w:rPr>
                <w:sz w:val="24"/>
                <w:szCs w:val="24"/>
              </w:rPr>
              <w:t xml:space="preserve">Mục 7 Thông báo số 1056/TB-CĐKT ngày 16/9/2026 khi</w:t>
            </w:r>
            <w:r>
              <w:rPr>
                <w:sz w:val="24"/>
                <w:szCs w:val="24"/>
              </w:rPr>
              <w:t xml:space="preserve"> dùng nền tảng AI do tổ chức nước ngoài cung cấp.</w:t>
            </w:r>
          </w:p>
        </w:tc>
      </w:tr>
    </w:tbl>
    <w:p w14:paraId="55998D58"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15BF9AF6" w14:textId="77777777">
        <w:trPr>
          <w:jc w:val="center"/>
          <w:tblHeader/>
        </w:trPr>
        <w:tc>
          <w:tcPr>
            <w:tcW w:w="9071" w:type="dxa"/>
            <w:tcMar>
              <w:top w:w="90" w:type="dxa"/>
              <w:left w:w="100" w:type="dxa"/>
              <w:bottom w:w="90" w:type="dxa"/>
              <w:right w:w="100" w:type="dxa"/>
            </w:tcMar>
          </w:tcPr>
          <w:p w14:paraId="7ED03CF6" w14:textId="77777777" w:rsidR="00FA4B7E" w:rsidRDefault="00802107">
            <w:pPr>
              <w:spacing w:before="40" w:after="40" w:line="252" w:lineRule="auto"/>
              <w:jc w:val="center"/>
            </w:pPr>
            <w:r>
              <w:rPr>
                <w:b/>
                <w:sz w:val="24"/>
                <w:szCs w:val="24"/>
              </w:rPr>
              <w:t>LỆNH XÁC NHẬN BỘ CÔNG CỤ (dùng khi bắt đầu cuộc hội thoại)</w:t>
            </w:r>
          </w:p>
        </w:tc>
      </w:tr>
      <w:tr w:rsidR="00FA4B7E" w14:paraId="47CCD1D4" w14:textId="77777777">
        <w:trPr>
          <w:jc w:val="center"/>
        </w:trPr>
        <w:tc>
          <w:tcPr>
            <w:tcW w:w="9071" w:type="dxa"/>
            <w:tcMar>
              <w:top w:w="120" w:type="dxa"/>
              <w:left w:w="140" w:type="dxa"/>
              <w:bottom w:w="120" w:type="dxa"/>
              <w:right w:w="140" w:type="dxa"/>
            </w:tcMar>
          </w:tcPr>
          <w:p w14:paraId="72A890ED" w14:textId="77777777" w:rsidR="00FA4B7E" w:rsidRDefault="00802107">
            <w:pPr>
              <w:spacing w:before="40" w:after="40" w:line="252" w:lineRule="auto"/>
              <w:jc w:val="both"/>
            </w:pPr>
            <w:r>
              <w:rPr>
                <w:b w:val="0"/>
                <w:sz w:val="24"/>
                <w:szCs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179A8411" w14:textId="77777777" w:rsidR="00FA4B7E" w:rsidRDefault="00FA4B7E">
      <w:pPr>
        <w:spacing w:before="0" w:after="0" w:line="120" w:lineRule="exact"/>
      </w:pPr>
    </w:p>
    <w:p w14:paraId="1DC92FAF" w14:textId="77777777" w:rsidR="00FA4B7E" w:rsidRDefault="00802107">
      <w:pPr>
        <w:pStyle w:val="Heading1"/>
        <w:keepNext/>
        <w:spacing w:before="240" w:after="120" w:line="264" w:lineRule="auto"/>
        <w:ind w:firstLine="720"/>
        <w:jc w:val="left"/>
      </w:pPr>
      <w:r>
        <w:rPr>
          <w:rFonts w:ascii="Times New Roman" w:hAnsi="Times New Roman"/>
        </w:rPr>
        <w:t>IV. QUY TRÌNH SỬ DỤNG CHUNG</w:t>
      </w:r>
    </w:p>
    <w:p w14:paraId="4A370632" w14:textId="77777777" w:rsidR="00FA4B7E" w:rsidRDefault="00802107">
      <w:pPr>
        <w:spacing w:before="0" w:after="120" w:line="264" w:lineRule="auto"/>
        <w:ind w:firstLine="720"/>
        <w:jc w:val="both"/>
      </w:pPr>
      <w:r>
        <w:t xml:space="preserve">1. </w:t>
      </w:r>
      <w:r>
        <w:t>Xác định việc cần làm và kỳ (tháng, quý, 6 tháng, năm); chọn nền tảng phù hợp theo Mục 2 Phần II; chuẩn bị đúng mẫu và dữ liệu.</w:t>
      </w:r>
    </w:p>
    <w:p w14:paraId="3BF579CA" w14:textId="77777777" w:rsidR="00FA4B7E" w:rsidRDefault="00802107">
      <w:pPr>
        <w:spacing w:before="0" w:after="120" w:line="264" w:lineRule="auto"/>
        <w:ind w:firstLine="720"/>
        <w:jc w:val="both"/>
      </w:pPr>
      <w:r>
        <w:t xml:space="preserve">2. </w:t>
      </w:r>
      <w:r>
        <w:t>Mở cuộc hội thoại mới, gửi lệnh xác nhận Bộ công cụ.</w:t>
      </w:r>
    </w:p>
    <w:p w14:paraId="534E1B1D" w14:textId="77777777" w:rsidR="00FA4B7E" w:rsidRDefault="00802107">
      <w:pPr>
        <w:spacing w:before="0" w:after="120" w:line="264" w:lineRule="auto"/>
        <w:ind w:firstLine="720"/>
        <w:jc w:val="both"/>
      </w:pPr>
      <w:r>
        <w:t xml:space="preserve">3. </w:t>
      </w:r>
      <w:r>
        <w:t>Đính kèm tệp; nêu đơn vị (mã đơn vị chuẩn, ví dụ P-THHC), kỳ và người ký dự kiến.</w:t>
      </w:r>
    </w:p>
    <w:p w14:paraId="7673147A" w14:textId="77777777" w:rsidR="00FA4B7E" w:rsidRDefault="00802107">
      <w:pPr>
        <w:spacing w:before="0" w:after="120" w:line="264" w:lineRule="auto"/>
        <w:ind w:firstLine="720"/>
        <w:jc w:val="both"/>
      </w:pPr>
      <w:r>
        <w:t xml:space="preserve">4. </w:t>
      </w:r>
      <w:r>
        <w:t>Chọn đúng chức năng và dùng câu lệnh mẫu ở Phần VI.</w:t>
      </w:r>
    </w:p>
    <w:p w14:paraId="37E59092" w14:textId="77777777" w:rsidR="00FA4B7E" w:rsidRDefault="00802107">
      <w:pPr>
        <w:spacing w:before="0" w:after="120" w:line="264" w:lineRule="auto"/>
        <w:ind w:firstLine="720"/>
        <w:jc w:val="both"/>
      </w:pPr>
      <w:r>
        <w:t xml:space="preserve">5. </w:t>
      </w:r>
      <w:r>
        <w:t xml:space="preserve">Xử lý kết quả: </w:t>
      </w:r>
      <w:r>
        <w:t xml:space="preserve">S</w:t>
      </w:r>
      <w:r>
        <w:t xml:space="preserve">ửa LỖI trước, xem xét CẢNH BÁO; giải trình khi AI thiếu ngữ cảnh, không tiếp thu máy móc.</w:t>
      </w:r>
    </w:p>
    <w:p w14:paraId="7CE7FB71" w14:textId="4346810C" w:rsidR="00FA4B7E" w:rsidRDefault="00802107">
      <w:pPr>
        <w:spacing w:before="0" w:after="120" w:line="264" w:lineRule="auto"/>
        <w:ind w:firstLine="720"/>
        <w:jc w:val="both"/>
      </w:pPr>
      <w:r>
        <w:t xml:space="preserve">6. </w:t>
      </w:r>
      <w:r>
        <w:t>Tải tệp về, đặt tên đúng quy tắc; Lãnh đạo đơn vị kiểm tra; văn bản trình ký phải qua rà soát bằng Skill “ktc-ra-soat-897”.</w:t>
      </w:r>
    </w:p>
    <w:p w14:paraId="6AA6060D"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05586988" w14:textId="77777777">
        <w:trPr>
          <w:jc w:val="center"/>
          <w:cantSplit/>
        </w:trPr>
        <w:tc>
          <w:tcPr>
            <w:tcW w:w="9071" w:type="dxa"/>
            <w:tcMar>
              <w:top w:w="120" w:type="dxa"/>
              <w:left w:w="140" w:type="dxa"/>
              <w:bottom w:w="120" w:type="dxa"/>
              <w:right w:w="140" w:type="dxa"/>
            </w:tcMar>
          </w:tcPr>
          <w:p w14:paraId="7E42FF0E" w14:textId="77777777" w:rsidR="00FA4B7E" w:rsidRDefault="00802107">
            <w:pPr>
              <w:spacing w:before="40" w:after="40" w:line="252" w:lineRule="auto"/>
              <w:jc w:val="left"/>
            </w:pPr>
            <w:r>
              <w:rPr>
                <w:b/>
                <w:sz w:val="24"/>
                <w:szCs w:val="24"/>
              </w:rPr>
              <w:t>Điểm dừng bắt buộc</w:t>
            </w:r>
          </w:p>
          <w:p w14:paraId="6B3FB039" w14:textId="43608CB5" w:rsidR="00FA4B7E" w:rsidRDefault="00802107">
            <w:pPr>
              <w:spacing w:before="40" w:after="40" w:line="252" w:lineRule="auto"/>
              <w:jc w:val="left"/>
            </w:pPr>
            <w:r>
              <w:rPr>
                <w:sz w:val="24"/>
                <w:szCs w:val="24"/>
              </w:rPr>
              <w:t xml:space="preserve">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w:t>
            </w:r>
            <w:r>
              <w:rPr>
                <w:sz w:val="24"/>
                <w:szCs w:val="24"/>
              </w:rPr>
              <w:t xml:space="preserve">C</w:t>
            </w:r>
            <w:r>
              <w:rPr>
                <w:sz w:val="24"/>
                <w:szCs w:val="24"/>
              </w:rPr>
              <w:t xml:space="preserve">hưa gửi, chưa trình. Kết quả có mã “DOI_CHIEU_GAN_DUNG” thì đơn vị đối chiếu lại với dữ liệu gốc và Lãnh đạo đơn vị kiểm tra thủ công trước khi ký.</w:t>
            </w:r>
          </w:p>
        </w:tc>
      </w:tr>
    </w:tbl>
    <w:p w14:paraId="2BD52C65" w14:textId="77777777" w:rsidR="00FA4B7E" w:rsidRDefault="00802107">
      <w:pPr>
        <w:spacing w:before="0" w:after="120" w:line="264" w:lineRule="auto"/>
        <w:ind w:firstLine="720"/>
        <w:jc w:val="both"/>
      </w:pPr>
      <w:r>
        <w:rPr>
          <w:b/>
          <w:bCs/>
        </w:rPr>
        <w:t>Đọc khối kết quả của Bộ công cụ (từ phiên bản 1.3.0)</w:t>
      </w:r>
    </w:p>
    <w:p w14:paraId="2C14FC0E" w14:textId="75766C44" w:rsidR="00FA4B7E" w:rsidRDefault="00802107">
      <w:pPr>
        <w:spacing w:before="0" w:after="120" w:line="264" w:lineRule="auto"/>
        <w:ind w:firstLine="720"/>
        <w:jc w:val="both"/>
      </w:pPr>
      <w:r>
        <w:t xml:space="preserve">Mỗi kết quả kết thúc bằng khối gồm: </w:t>
      </w:r>
      <w:r>
        <w:t xml:space="preserve">T</w:t>
      </w:r>
      <w:r>
        <w:t xml:space="preserve">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 Kết quả không có khối này là dấu hiệu kỹ năng chưa được kích hoạt: </w:t>
      </w:r>
      <w:r>
        <w:t xml:space="preserve">G</w:t>
      </w:r>
      <w:r>
        <w:t xml:space="preserve">ọi lại đích danh kỹ năng (gõ “/”), không dùng kết quả đó làm cơ sở.</w:t>
      </w:r>
    </w:p>
    <w:p w14:paraId="31590A3B" w14:textId="7427DEFF" w:rsidR="00FA4B7E" w:rsidRDefault="00802107">
      <w:pPr>
        <w:spacing w:before="0" w:after="120" w:line="264" w:lineRule="auto"/>
        <w:ind w:firstLine="720"/>
        <w:jc w:val="both"/>
      </w:pPr>
      <w:r>
        <w:t xml:space="preserve">Mã cảnh báo thường gặp: THIEU_DU_LIEU (thiếu nguồn); NGHI_CHI_DAN_TRONG_DU_LIEU (tệp có câu lệnh bất thường - kiểm tra lại nguồn tệp); DOI_CHIEU_GAN_DUNG (đối chiếu theo tên, chưa theo Task_ID - đơn vị đối chiếu thủ công toàn bộ với dữ liệu gốc trước khi Lãnh đạo đơn vị ký duyệt); </w:t>
      </w:r>
      <w:del w:id="1001" w:author="Tiếp thu thẩm định lần 6 (Claude)" w:date="2026-10-10T17:07:07Z">
        <w:r>
          <w:delText xml:space="preserve">FORMAT_BINARY_UNVERIFIED (chưa đo được thể thức)</w:delText>
        </w:r>
      </w:del>
      <w:ins w:id="1002" w:author="Tiếp thu thẩm định lần 6 (Claude)" w:date="2026-10-10T17:07:07Z">
        <w:r>
          <w:t xml:space="preserve">FORMAT_BINARY_UNVERIFIED (chưa đo được thể thức - người dùng mở tệp trong Word, kiểm tra khổ A4, lề trên 2 - dưới 2 - trái 3 - phải 2 cm, phông Times New Roman cỡ 14, số trang ở giữa lề trên trước khi trình)</w:t>
        </w:r>
      </w:ins>
      <w:r>
        <w:t xml:space="preserve">; </w:t>
      </w:r>
      <w:r>
        <w:t xml:space="preserve">THANG_DIEM_CHUA_PHAN_DINH (phép nhân hệ số sản phẩm theo Danh mục ban hành kèm Quyết định số 2119/QĐ-CĐKT </w:t>
      </w:r>
      <w:del w:id="1011" w:author="Khắc phục tồn tại, trình ban hành 10/10 (Claude)" w:date="2026-10-10T17:07:05Z">
        <w:r>
          <w:delText xml:space="preserve">với hệ số mức độ công việc chưa có văn bản - không dùng làm số chính thức)</w:delText>
        </w:r>
      </w:del>
      <w:ins w:id="1012" w:author="Khắc phục tồn tại, trình ban hành 10/10 (Claude)" w:date="2026-10-10T17:07:05Z">
        <w:r>
          <w:t xml:space="preserve">với hệ số mức độ công việc không áp dụng: Theo ý kiến của Phòng TCCB&amp;CTHSSV ngày 06/10/2026, từ Quý IV/2026 khối lượng KPI cá nhân quy đổi chỉ theo hệ số sản phẩm, người dùng chọn phương án “A”, không dùng phương án “AxB” cho số liệu chính thức)</w:t>
        </w:r>
      </w:ins>
      <w:r>
        <w:t xml:space="preserve">; MA_DON_VI_KHONG_HOP_LE (tên đơn vị không ánh xạ được về mã chuẩn).</w:t>
      </w:r>
    </w:p>
    <w:p w14:paraId="3FEA58D1" w14:textId="77777777" w:rsidR="00FA4B7E" w:rsidRDefault="00802107">
      <w:pPr>
        <w:spacing w:before="0" w:after="120" w:line="264" w:lineRule="auto"/>
        <w:ind w:firstLine="720"/>
        <w:jc w:val="both"/>
      </w:pPr>
      <w:r>
        <w:rPr>
          <w:b/>
          <w:bCs/>
        </w:rPr>
        <w:t xml:space="preserve">Khi kết luận trái nhau: </w:t>
      </w:r>
      <w:r>
        <w:t xml:space="preserve"/>
      </w:r>
      <w:r>
        <w:t xml:space="preserve">K</w:t>
      </w:r>
      <w:r>
        <w:t xml:space="preserve">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p>
    <w:p w14:paraId="1C5E2C89" w14:textId="77777777" w:rsidR="00FA4B7E" w:rsidRDefault="00802107">
      <w:pPr>
        <w:spacing w:before="0" w:after="120" w:line="264" w:lineRule="auto"/>
        <w:ind w:firstLine="720"/>
        <w:jc w:val="both"/>
      </w:pPr>
      <w:r>
        <w:rPr>
          <w:b/>
          <w:bCs/>
        </w:rPr>
        <w:t>Sử dụng tiết kiệm lưu lượng</w:t>
      </w:r>
    </w:p>
    <w:p w14:paraId="63DF38BE" w14:textId="77777777" w:rsidR="00FA4B7E" w:rsidRDefault="00802107">
      <w:pPr>
        <w:spacing w:before="0" w:after="120" w:line="264" w:lineRule="auto"/>
        <w:ind w:firstLine="720"/>
        <w:jc w:val="both"/>
      </w:pPr>
      <w:r>
        <w:t>Tài khoản Claude AI Team được kiểm soát lưu lượng theo kỳ; mỗi lần gửi, Claude đọc lại toàn bộ cuộc hội thoại và các tệp đã đính kèm. Để tiết kiệm lưu lượng và giữ chất lượng kết quả:</w:t>
      </w:r>
    </w:p>
    <w:p w14:paraId="0590BAFA" w14:textId="77777777" w:rsidR="00FA4B7E" w:rsidRDefault="00802107">
      <w:pPr>
        <w:spacing w:before="0" w:after="120" w:line="264" w:lineRule="auto"/>
        <w:ind w:firstLine="720"/>
        <w:jc w:val="both"/>
      </w:pPr>
      <w:r>
        <w:t>- Mỗi việc (một kế hoạch, một báo cáo, một văn bản) dùng một cuộc hội thoại mới; không nối tiếp nhiều việc khác nhau trong cùng cuộc hội thoại.</w:t>
      </w:r>
    </w:p>
    <w:p w14:paraId="1C61B628" w14:textId="77777777" w:rsidR="00FA4B7E" w:rsidRDefault="00802107">
      <w:pPr>
        <w:spacing w:before="0" w:after="120" w:line="264" w:lineRule="auto"/>
        <w:ind w:firstLine="720"/>
        <w:jc w:val="both"/>
      </w:pPr>
      <w:r>
        <w:t>- Chỉ đính kèm tệp cần cho việc đó (Phần VII); không đính kèm cả thư mục; không dán lại nội dung tệp đã đính kèm.</w:t>
      </w:r>
    </w:p>
    <w:p w14:paraId="6B95CBE2" w14:textId="77777777" w:rsidR="00FA4B7E" w:rsidRDefault="00802107">
      <w:pPr>
        <w:spacing w:before="0" w:after="120" w:line="264" w:lineRule="auto"/>
        <w:ind w:firstLine="720"/>
        <w:jc w:val="both"/>
      </w:pPr>
      <w:r>
        <w:t xml:space="preserve">- Tệp dài (hàng trăm trang, nhiều phụ lục): </w:t>
      </w:r>
      <w:r>
        <w:t xml:space="preserve">T</w:t>
      </w:r>
      <w:r>
        <w:t xml:space="preserve">ách theo phần hoặc phụ lục, hoặc nêu rõ phần cần xử lý (ví dụ “chỉ kiểm Phụ lục IIb”).</w:t>
      </w:r>
    </w:p>
    <w:p w14:paraId="6CBB9582" w14:textId="77777777" w:rsidR="00FA4B7E" w:rsidRDefault="00802107">
      <w:pPr>
        <w:spacing w:before="0" w:after="120" w:line="264" w:lineRule="auto"/>
        <w:ind w:firstLine="720"/>
        <w:jc w:val="both"/>
      </w:pPr>
      <w:r>
        <w:t>- Đã quen quy trình thì dùng lệnh rút gọn (Phần VI); khi cuộc hội thoại quá dài, yêu cầu Claude tóm tắt kết quả, rồi mở cuộc hội thoại mới kèm bản tóm tắt.</w:t>
      </w:r>
    </w:p>
    <w:p w14:paraId="422D8884" w14:textId="77777777" w:rsidR="00FA4B7E" w:rsidRDefault="00FA4B7E">
      <w:pPr>
        <w:spacing w:before="0" w:after="0" w:line="120" w:lineRule="exact"/>
      </w:pPr>
    </w:p>
    <w:p w14:paraId="67DB0FC9" w14:textId="77777777" w:rsidR="00FA4B7E" w:rsidRDefault="00802107">
      <w:pPr>
        <w:pStyle w:val="Heading1"/>
        <w:keepNext/>
        <w:spacing w:before="240" w:after="120" w:line="264" w:lineRule="auto"/>
        <w:ind w:firstLine="720"/>
        <w:jc w:val="left"/>
      </w:pPr>
      <w:r>
        <w:rPr>
          <w:rFonts w:ascii="Times New Roman" w:hAnsi="Times New Roman"/>
        </w:rPr>
        <w:t>V. VIỆC NÊN LÀM TRÊN NỀN TẢNG NÀO</w:t>
      </w:r>
    </w:p>
    <w:tbl>
      <w:tblPr>
        <w:tblStyle w:val="TableGrid"/>
        <w:jc w:val="center"/>
        <w:tblLayout w:type="fixed"/>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6690"/>
      </w:tblGrid>
      <w:tr w:rsidR="00FA4B7E" w14:paraId="1B4514CA" w14:textId="77777777">
        <w:trPr>
          <w:tblHeader/>
          <w:jc w:val="center"/>
        </w:trPr>
        <w:tc>
          <w:tcPr>
            <w:tcW w:w="2381" w:type="dxa"/>
            <w:tcMar>
              <w:top w:w="90" w:type="dxa"/>
              <w:left w:w="100" w:type="dxa"/>
              <w:bottom w:w="90" w:type="dxa"/>
              <w:right w:w="100" w:type="dxa"/>
            </w:tcMar>
            <w:vAlign w:val="center"/>
          </w:tcPr>
          <w:p w14:paraId="59F97812" w14:textId="77777777" w:rsidR="00FA4B7E" w:rsidRDefault="00802107">
            <w:pPr>
              <w:spacing w:before="40" w:after="40" w:line="252" w:lineRule="auto"/>
              <w:jc w:val="center"/>
            </w:pPr>
            <w:r>
              <w:rPr>
                <w:b/>
                <w:sz w:val="24"/>
                <w:szCs w:val="24"/>
              </w:rPr>
              <w:t>VIỆC</w:t>
            </w:r>
          </w:p>
        </w:tc>
        <w:tc>
          <w:tcPr>
            <w:tcW w:w="6690" w:type="dxa"/>
            <w:tcMar>
              <w:top w:w="90" w:type="dxa"/>
              <w:left w:w="100" w:type="dxa"/>
              <w:bottom w:w="90" w:type="dxa"/>
              <w:right w:w="100" w:type="dxa"/>
            </w:tcMar>
            <w:vAlign w:val="center"/>
          </w:tcPr>
          <w:p w14:paraId="52803383" w14:textId="77777777" w:rsidR="00FA4B7E" w:rsidRDefault="00802107">
            <w:pPr>
              <w:spacing w:before="40" w:after="40" w:line="252" w:lineRule="auto"/>
              <w:jc w:val="center"/>
            </w:pPr>
            <w:r>
              <w:rPr>
                <w:b/>
                <w:sz w:val="24"/>
                <w:szCs w:val="24"/>
              </w:rPr>
              <w:t>NỀN TẢNG KHUYẾN NGHỊ</w:t>
            </w:r>
          </w:p>
        </w:tc>
      </w:tr>
      <w:tr w:rsidR="00FA4B7E" w14:paraId="191EF96E" w14:textId="77777777">
        <w:trPr>
          <w:jc w:val="center"/>
        </w:trPr>
        <w:tc>
          <w:tcPr>
            <w:tcW w:w="2381" w:type="dxa"/>
            <w:tcMar>
              <w:top w:w="90" w:type="dxa"/>
              <w:left w:w="100" w:type="dxa"/>
              <w:bottom w:w="90" w:type="dxa"/>
              <w:right w:w="100" w:type="dxa"/>
            </w:tcMar>
            <w:vAlign w:val="center"/>
          </w:tcPr>
          <w:p w14:paraId="443B47F3" w14:textId="77777777" w:rsidR="00FA4B7E" w:rsidRDefault="00802107">
            <w:pPr>
              <w:spacing w:before="40" w:after="40" w:line="252" w:lineRule="auto"/>
              <w:jc w:val="center"/>
            </w:pPr>
            <w:r>
              <w:rPr>
                <w:b/>
                <w:sz w:val="24"/>
                <w:szCs w:val="24"/>
              </w:rPr>
              <w:t>Lập kế hoạch, báo cáo của đơn vị; KPI cá nhân; soạn thảo văn bản</w:t>
            </w:r>
          </w:p>
        </w:tc>
        <w:tc>
          <w:tcPr>
            <w:tcW w:w="6690" w:type="dxa"/>
            <w:tcMar>
              <w:top w:w="90" w:type="dxa"/>
              <w:left w:w="100" w:type="dxa"/>
              <w:bottom w:w="90" w:type="dxa"/>
              <w:right w:w="100" w:type="dxa"/>
            </w:tcMar>
            <w:vAlign w:val="center"/>
          </w:tcPr>
          <w:p w14:paraId="31440274" w14:textId="77777777" w:rsidR="00FA4B7E" w:rsidRDefault="00802107">
            <w:pPr>
              <w:spacing w:before="40" w:after="40" w:line="252" w:lineRule="auto"/>
              <w:jc w:val="left"/>
            </w:pPr>
            <w:r>
              <w:rPr>
                <w:sz w:val="24"/>
                <w:szCs w:val="24"/>
              </w:rPr>
              <w:t>Claude (trò chuyện) hoặc Cowork</w:t>
            </w:r>
          </w:p>
        </w:tc>
      </w:tr>
      <w:tr w:rsidR="00FA4B7E" w14:paraId="1D8B8AD5" w14:textId="77777777">
        <w:trPr>
          <w:jc w:val="center"/>
        </w:trPr>
        <w:tc>
          <w:tcPr>
            <w:tcW w:w="2381" w:type="dxa"/>
            <w:tcMar>
              <w:top w:w="90" w:type="dxa"/>
              <w:left w:w="100" w:type="dxa"/>
              <w:bottom w:w="90" w:type="dxa"/>
              <w:right w:w="100" w:type="dxa"/>
            </w:tcMar>
            <w:vAlign w:val="center"/>
          </w:tcPr>
          <w:p w14:paraId="5453A9E8" w14:textId="77777777" w:rsidR="00FA4B7E" w:rsidRDefault="00802107">
            <w:pPr>
              <w:spacing w:before="40" w:after="40" w:line="252" w:lineRule="auto"/>
              <w:jc w:val="center"/>
            </w:pPr>
            <w:r>
              <w:rPr>
                <w:b/>
                <w:sz w:val="24"/>
                <w:szCs w:val="24"/>
              </w:rPr>
              <w:t>Tổng hợp kế hoạch, báo cáo cấp Trường từ nhiều tệp; kiểm hồ sơ đơn vị nộp</w:t>
            </w:r>
          </w:p>
        </w:tc>
        <w:tc>
          <w:tcPr>
            <w:tcW w:w="6690" w:type="dxa"/>
            <w:tcMar>
              <w:top w:w="90" w:type="dxa"/>
              <w:left w:w="100" w:type="dxa"/>
              <w:bottom w:w="90" w:type="dxa"/>
              <w:right w:w="100" w:type="dxa"/>
            </w:tcMar>
            <w:vAlign w:val="center"/>
          </w:tcPr>
          <w:p w14:paraId="28AA04EC" w14:textId="77777777" w:rsidR="00FA4B7E" w:rsidRDefault="00802107">
            <w:pPr>
              <w:spacing w:before="40" w:after="40" w:line="252" w:lineRule="auto"/>
              <w:jc w:val="left"/>
            </w:pPr>
            <w:r>
              <w:rPr>
                <w:sz w:val="24"/>
                <w:szCs w:val="24"/>
              </w:rPr>
              <w:t>Cowork hoặc Claude Code</w:t>
            </w:r>
          </w:p>
        </w:tc>
      </w:tr>
      <w:tr w:rsidR="00FA4B7E" w14:paraId="34D684DD" w14:textId="77777777">
        <w:trPr>
          <w:jc w:val="center"/>
        </w:trPr>
        <w:tc>
          <w:tcPr>
            <w:tcW w:w="2381" w:type="dxa"/>
            <w:tcMar>
              <w:top w:w="90" w:type="dxa"/>
              <w:left w:w="100" w:type="dxa"/>
              <w:bottom w:w="90" w:type="dxa"/>
              <w:right w:w="100" w:type="dxa"/>
            </w:tcMar>
            <w:vAlign w:val="center"/>
          </w:tcPr>
          <w:p w14:paraId="0D59D098" w14:textId="77777777" w:rsidR="00FA4B7E" w:rsidRDefault="00802107">
            <w:pPr>
              <w:spacing w:before="40" w:after="40" w:line="252" w:lineRule="auto"/>
              <w:jc w:val="center"/>
            </w:pPr>
            <w:r>
              <w:rPr>
                <w:b/>
                <w:sz w:val="24"/>
                <w:szCs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49A40812" w14:textId="77777777" w:rsidR="00FA4B7E" w:rsidRDefault="00802107">
            <w:pPr>
              <w:spacing w:before="40" w:after="40" w:line="252" w:lineRule="auto"/>
              <w:jc w:val="left"/>
            </w:pPr>
            <w:r>
              <w:rPr>
                <w:sz w:val="24"/>
                <w:szCs w:val="24"/>
              </w:rPr>
              <w:t>Claude Code</w:t>
            </w:r>
          </w:p>
        </w:tc>
      </w:tr>
      <w:tr w:rsidR="00FA4B7E" w14:paraId="36D1361B" w14:textId="77777777">
        <w:trPr>
          <w:jc w:val="center"/>
        </w:trPr>
        <w:tc>
          <w:tcPr>
            <w:tcW w:w="2381" w:type="dxa"/>
            <w:tcMar>
              <w:top w:w="90" w:type="dxa"/>
              <w:left w:w="100" w:type="dxa"/>
              <w:bottom w:w="90" w:type="dxa"/>
              <w:right w:w="100" w:type="dxa"/>
            </w:tcMar>
            <w:vAlign w:val="center"/>
          </w:tcPr>
          <w:p w14:paraId="24B3E276" w14:textId="77777777" w:rsidR="00FA4B7E" w:rsidRDefault="00802107">
            <w:pPr>
              <w:spacing w:before="40" w:after="40" w:line="252" w:lineRule="auto"/>
              <w:jc w:val="center"/>
            </w:pPr>
            <w:r>
              <w:rPr>
                <w:b/>
                <w:sz w:val="24"/>
                <w:szCs w:val="24"/>
              </w:rPr>
              <w:t>Đối chiếu chéo khi cần ý kiến thứ hai</w:t>
            </w:r>
          </w:p>
        </w:tc>
        <w:tc>
          <w:tcPr>
            <w:tcW w:w="6690" w:type="dxa"/>
            <w:tcMar>
              <w:top w:w="90" w:type="dxa"/>
              <w:left w:w="100" w:type="dxa"/>
              <w:bottom w:w="90" w:type="dxa"/>
              <w:right w:w="100" w:type="dxa"/>
            </w:tcMar>
            <w:vAlign w:val="center"/>
          </w:tcPr>
          <w:p w14:paraId="240389FB" w14:textId="7B3B43C0" w:rsidR="00FA4B7E" w:rsidRDefault="00802107">
            <w:pPr>
              <w:spacing w:before="40" w:after="40" w:line="252" w:lineRule="auto"/>
              <w:jc w:val="left"/>
            </w:pPr>
            <w:r>
              <w:rPr>
                <w:sz w:val="24"/>
                <w:szCs w:val="24"/>
              </w:rPr>
              <w:t>ChatGPT, Gemini (Mục 6 Phần III)</w:t>
            </w:r>
          </w:p>
        </w:tc>
      </w:tr>
    </w:tbl>
    <w:p w14:paraId="13156E12" w14:textId="77777777" w:rsidR="00FA4B7E" w:rsidRDefault="00FA4B7E">
      <w:pPr>
        <w:spacing w:before="0" w:after="0" w:line="120" w:lineRule="exact"/>
      </w:pPr>
    </w:p>
    <w:p w14:paraId="382C6E39" w14:textId="77777777" w:rsidR="00FA4B7E" w:rsidRDefault="00802107">
      <w:pPr>
        <w:pStyle w:val="Heading1"/>
        <w:keepNext/>
        <w:spacing w:before="240" w:after="120" w:line="264" w:lineRule="auto"/>
        <w:ind w:firstLine="720"/>
        <w:jc w:val="left"/>
      </w:pPr>
      <w:r>
        <w:rPr>
          <w:rFonts w:ascii="Times New Roman" w:hAnsi="Times New Roman"/>
        </w:rPr>
        <w:t>VI. CÂU LỆNH MẪU THEO CHỨC NĂNG</w:t>
      </w:r>
    </w:p>
    <w:p w14:paraId="1B8D57B4" w14:textId="77777777" w:rsidR="00FA4B7E" w:rsidRDefault="00802107">
      <w:pPr>
        <w:spacing w:before="0" w:after="120" w:line="264" w:lineRule="auto"/>
        <w:ind w:firstLine="720"/>
        <w:jc w:val="both"/>
      </w:pPr>
      <w:r>
        <w:t xml:space="preserve">Cách dùng: </w:t>
      </w:r>
      <w:r>
        <w:t xml:space="preserve">C</w:t>
      </w:r>
      <w:r>
        <w:t xml:space="preserve">họn lệnh rút gọn khi hồ sơ đã rõ; chọn lệnh đầy đủ khi việc quan trọng, nhiều đơn vị hoặc cần kiểm soát đầu ra chặt chẽ. Điền nội dung trong [ ].</w:t>
      </w:r>
    </w:p>
    <w:p w14:paraId="186A4373" w14:textId="77777777" w:rsidR="00FA4B7E" w:rsidRDefault="00802107">
      <w:pPr>
        <w:pStyle w:val="Heading2"/>
        <w:spacing w:before="120" w:after="120" w:line="264" w:lineRule="auto"/>
        <w:ind w:firstLine="720"/>
        <w:jc w:val="both"/>
      </w:pPr>
      <w:r>
        <w:rPr>
          <w:rFonts w:ascii="Times New Roman" w:hAnsi="Times New Roman"/>
        </w:rPr>
        <w:t>1. Xây dựng kế hoạch công tác</w:t>
      </w:r>
    </w:p>
    <w:p w14:paraId="3FAA48F3" w14:textId="77777777" w:rsidR="00FA4B7E" w:rsidRDefault="00802107">
      <w:pPr>
        <w:keepNext/>
        <w:spacing w:before="0" w:after="120" w:line="264" w:lineRule="auto"/>
        <w:ind w:firstLine="720"/>
        <w:jc w:val="both"/>
      </w:pPr>
      <w:r>
        <w:t>Dùng khi tổng hợp kế hoạch tháng, quý, năm của Trường hoặc của đơn vị.</w:t>
      </w: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39C996F9" w14:textId="77777777" w:rsidTr="00F34B8C">
        <w:trPr>
          <w:jc w:val="center"/>
          <w:tblHeader/>
        </w:trPr>
        <w:tc>
          <w:tcPr>
            <w:tcW w:w="9071" w:type="dxa"/>
            <w:tcMar>
              <w:top w:w="90" w:type="dxa"/>
              <w:left w:w="100" w:type="dxa"/>
              <w:bottom w:w="90" w:type="dxa"/>
              <w:right w:w="100" w:type="dxa"/>
            </w:tcMar>
          </w:tcPr>
          <w:p w14:paraId="02BD78A2" w14:textId="2BA3141D" w:rsidR="00FA4B7E" w:rsidRDefault="00802107">
            <w:pPr>
              <w:spacing w:before="40" w:after="40" w:line="252" w:lineRule="auto"/>
              <w:jc w:val="center"/>
            </w:pPr>
            <w:r>
              <w:rPr>
                <w:b/>
                <w:sz w:val="24"/>
                <w:szCs w:val="24"/>
              </w:rPr>
              <w:t>LỆNH RÚT GỌN - SAO CHÉP NGUYÊN VĂN</w:t>
            </w:r>
          </w:p>
        </w:tc>
      </w:tr>
      <w:tr w:rsidR="00FA4B7E" w14:paraId="0BDA310E" w14:textId="77777777">
        <w:trPr>
          <w:jc w:val="center"/>
        </w:trPr>
        <w:tc>
          <w:tcPr>
            <w:tcW w:w="9071" w:type="dxa"/>
            <w:tcMar>
              <w:top w:w="120" w:type="dxa"/>
              <w:left w:w="140" w:type="dxa"/>
              <w:bottom w:w="120" w:type="dxa"/>
              <w:right w:w="140" w:type="dxa"/>
            </w:tcMar>
          </w:tcPr>
          <w:p w14:paraId="05B1AA2D" w14:textId="77777777" w:rsidR="00FA4B7E" w:rsidRDefault="00EF1D4C">
            <w:pPr>
              <w:spacing w:before="40" w:after="40" w:line="252" w:lineRule="auto"/>
              <w:jc w:val="both"/>
              <w:rPr>
                <w:sz w:val="24"/>
              </w:rPr>
            </w:pPr>
            <w:r>
              <w:rPr>
                <w:b w:val="0"/>
                <w:sz w:val="24"/>
                <w:szCs w:val="24"/>
              </w:rPr>
              <w:t xml:space="preserve">Tổng hợp kế hoạch công tác [tháng 10/2026] của [Trường/đơn vị] từ các tệp đính kèm </w:t>
            </w:r>
            <w:r>
              <w:rPr>
                <w:b w:val="0"/>
                <w:sz w:val="24"/>
                <w:szCs w:val="24"/>
              </w:rPr>
              <w:t xml:space="preserve">theo mẫu Phụ lục Thông báo số 736/TB-CĐKT, phân loại 6 trục theo Thông báo số 817/TB-CĐKT,</w:t>
            </w:r>
            <w:r>
              <w:rPr>
                <w:b w:val="0"/>
                <w:sz w:val="24"/>
                <w:szCs w:val="24"/>
              </w:rPr>
              <w:t xml:space="preserve"> đối chiếu kế hoạch [quý IV/2026].</w:t>
            </w:r>
          </w:p>
        </w:tc>
      </w:tr>
    </w:tbl>
    <w:p w14:paraId="4C989C1C"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2ACE7F38" w14:textId="77777777">
        <w:trPr>
          <w:jc w:val="center"/>
          <w:tblHeader/>
        </w:trPr>
        <w:tc>
          <w:tcPr>
            <w:tcW w:w="9071" w:type="dxa"/>
            <w:tcMar>
              <w:top w:w="90" w:type="dxa"/>
              <w:left w:w="100" w:type="dxa"/>
              <w:bottom w:w="90" w:type="dxa"/>
              <w:right w:w="100" w:type="dxa"/>
            </w:tcMar>
          </w:tcPr>
          <w:p w14:paraId="15A9B697" w14:textId="55F6F34E" w:rsidR="00FA4B7E" w:rsidRDefault="00802107">
            <w:pPr>
              <w:spacing w:before="40" w:after="40" w:line="252" w:lineRule="auto"/>
              <w:jc w:val="center"/>
            </w:pPr>
            <w:r>
              <w:rPr>
                <w:b/>
                <w:sz w:val="24"/>
                <w:szCs w:val="24"/>
              </w:rPr>
              <w:t>LỆNH ĐẦY ĐỦ - SAO CHÉP VÀ ĐIỀN PHẦN TRONG [ ]</w:t>
            </w:r>
          </w:p>
        </w:tc>
      </w:tr>
      <w:tr w:rsidR="00FA4B7E" w14:paraId="6A0F37CE" w14:textId="77777777">
        <w:trPr>
          <w:jc w:val="center"/>
        </w:trPr>
        <w:tc>
          <w:tcPr>
            <w:tcW w:w="9071" w:type="dxa"/>
            <w:tcMar>
              <w:top w:w="120" w:type="dxa"/>
              <w:left w:w="140" w:type="dxa"/>
              <w:bottom w:w="120" w:type="dxa"/>
              <w:right w:w="140" w:type="dxa"/>
            </w:tcMar>
          </w:tcPr>
          <w:p w14:paraId="4EF3624E" w14:textId="77777777" w:rsidR="00FA4B7E" w:rsidRDefault="00802107">
            <w:pPr>
              <w:spacing w:before="40" w:after="40" w:line="252" w:lineRule="auto"/>
              <w:jc w:val="both"/>
            </w:pPr>
            <w:r>
              <w:rPr>
                <w:b w:val="0"/>
                <w:sz w:val="24"/>
                <w:szCs w:val="24"/>
              </w:rPr>
              <w:t xml:space="preserve">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w:t>
            </w:r>
            <w:r>
              <w:rPr>
                <w:b w:val="0"/>
                <w:sz w:val="24"/>
                <w:szCs w:val="24"/>
              </w:rPr>
              <w:t xml:space="preserve">T</w:t>
            </w:r>
            <w:r>
              <w:rPr>
                <w:b w:val="0"/>
                <w:sz w:val="24"/>
                <w:szCs w:val="24"/>
              </w:rPr>
              <w:t xml:space="preserve">ệp Excel theo </w:t>
            </w:r>
            <w:r>
              <w:rPr>
                <w:b w:val="0"/>
                <w:sz w:val="24"/>
                <w:szCs w:val="24"/>
              </w:rPr>
              <w:t xml:space="preserve">mẫu Phụ lục Thông báo số 736/TB-CĐKT</w:t>
            </w:r>
            <w:r>
              <w:rPr>
                <w:b w:val="0"/>
                <w:sz w:val="24"/>
                <w:szCs w:val="24"/>
              </w:rPr>
              <w:t xml:space="preserve"> và bảng vấn đề cần đơn vị bổ sung.</w:t>
            </w:r>
          </w:p>
        </w:tc>
      </w:tr>
    </w:tbl>
    <w:p w14:paraId="64DCC222" w14:textId="77777777" w:rsidR="00FA4B7E" w:rsidRDefault="00FA4B7E">
      <w:pPr>
        <w:spacing w:before="0" w:after="0" w:line="120" w:lineRule="exact"/>
      </w:pPr>
    </w:p>
    <w:p w14:paraId="04108C90" w14:textId="77777777" w:rsidR="00FA4B7E" w:rsidRDefault="00802107">
      <w:pPr>
        <w:pStyle w:val="Heading2"/>
        <w:spacing w:before="120" w:after="120" w:line="264" w:lineRule="auto"/>
        <w:ind w:firstLine="720"/>
        <w:jc w:val="both"/>
      </w:pPr>
      <w:r>
        <w:rPr>
          <w:rFonts w:ascii="Times New Roman" w:hAnsi="Times New Roman"/>
        </w:rPr>
        <w:t>2. Tổng hợp báo cáo công tác định kỳ</w:t>
      </w:r>
    </w:p>
    <w:p w14:paraId="09ED2D9C" w14:textId="77777777" w:rsidR="00FA4B7E" w:rsidRDefault="00802107">
      <w:pPr>
        <w:keepNext/>
        <w:spacing w:before="0" w:after="120" w:line="264" w:lineRule="auto"/>
        <w:ind w:firstLine="720"/>
        <w:jc w:val="both"/>
      </w:pPr>
      <w:r>
        <w:t>Dùng khi tổng hợp báo cáo tháng, quý, 6 tháng, năm.</w:t>
      </w: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482FF827" w14:textId="77777777" w:rsidTr="00F34B8C">
        <w:trPr>
          <w:jc w:val="center"/>
          <w:tblHeader/>
        </w:trPr>
        <w:tc>
          <w:tcPr>
            <w:tcW w:w="9071" w:type="dxa"/>
            <w:tcMar>
              <w:top w:w="90" w:type="dxa"/>
              <w:left w:w="100" w:type="dxa"/>
              <w:bottom w:w="90" w:type="dxa"/>
              <w:right w:w="100" w:type="dxa"/>
            </w:tcMar>
          </w:tcPr>
          <w:p w14:paraId="6AFB5D1C" w14:textId="7DE0CCC0" w:rsidR="00FA4B7E" w:rsidRDefault="00802107">
            <w:pPr>
              <w:spacing w:before="40" w:after="40" w:line="252" w:lineRule="auto"/>
              <w:jc w:val="center"/>
            </w:pPr>
            <w:r>
              <w:rPr>
                <w:b/>
                <w:sz w:val="24"/>
                <w:szCs w:val="24"/>
              </w:rPr>
              <w:t>LỆNH RÚT GỌN - SAO CHÉP NGUYÊN VĂN</w:t>
            </w:r>
          </w:p>
        </w:tc>
      </w:tr>
      <w:tr w:rsidR="00FA4B7E" w14:paraId="56E301F3" w14:textId="77777777">
        <w:trPr>
          <w:jc w:val="center"/>
        </w:trPr>
        <w:tc>
          <w:tcPr>
            <w:tcW w:w="9071" w:type="dxa"/>
            <w:tcMar>
              <w:top w:w="120" w:type="dxa"/>
              <w:left w:w="140" w:type="dxa"/>
              <w:bottom w:w="120" w:type="dxa"/>
              <w:right w:w="140" w:type="dxa"/>
            </w:tcMar>
          </w:tcPr>
          <w:p w14:paraId="734FC91B" w14:textId="77777777" w:rsidR="00FA4B7E" w:rsidRDefault="00EF1D4C">
            <w:pPr>
              <w:spacing w:before="40" w:after="40" w:line="252" w:lineRule="auto"/>
              <w:jc w:val="both"/>
              <w:rPr>
                <w:sz w:val="24"/>
              </w:rPr>
            </w:pPr>
            <w:r>
              <w:rPr>
                <w:b w:val="0"/>
                <w:sz w:val="24"/>
                <w:szCs w:val="24"/>
              </w:rPr>
              <w:t xml:space="preserve">Hoàn thiện báo cáo kết quả công tác [tháng 9] và kế hoạch công tác [tháng 10] </w:t>
            </w:r>
            <w:r>
              <w:rPr>
                <w:b w:val="0"/>
                <w:sz w:val="24"/>
                <w:szCs w:val="24"/>
              </w:rPr>
              <w:t xml:space="preserve">năm 2026 của Trường theo Thông báo số 736/TB-CĐKT, từ báo cáo</w:t>
            </w:r>
            <w:r>
              <w:rPr>
                <w:b w:val="0"/>
                <w:sz w:val="24"/>
                <w:szCs w:val="24"/>
              </w:rPr>
              <w:t xml:space="preserve"> các đơn vị đã nộp; phát triển từ báo cáo, phụ lục, kế hoạch tháng trước đã ban hành.</w:t>
            </w:r>
          </w:p>
        </w:tc>
      </w:tr>
    </w:tbl>
    <w:p w14:paraId="5DCEABE8"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5D01C3AF" w14:textId="77777777">
        <w:trPr>
          <w:jc w:val="center"/>
          <w:tblHeader/>
        </w:trPr>
        <w:tc>
          <w:tcPr>
            <w:tcW w:w="9071" w:type="dxa"/>
            <w:tcMar>
              <w:top w:w="90" w:type="dxa"/>
              <w:left w:w="100" w:type="dxa"/>
              <w:bottom w:w="90" w:type="dxa"/>
              <w:right w:w="100" w:type="dxa"/>
            </w:tcMar>
          </w:tcPr>
          <w:p w14:paraId="5CA5BAF2" w14:textId="6D6B8C63" w:rsidR="00FA4B7E" w:rsidRDefault="00802107">
            <w:pPr>
              <w:spacing w:before="40" w:after="40" w:line="252" w:lineRule="auto"/>
              <w:jc w:val="center"/>
            </w:pPr>
            <w:r>
              <w:rPr>
                <w:b/>
                <w:sz w:val="24"/>
                <w:szCs w:val="24"/>
              </w:rPr>
              <w:t>LỆNH ĐẦY ĐỦ - SAO CHÉP VÀ ĐIỀN PHẦN TRONG [ ]</w:t>
            </w:r>
          </w:p>
        </w:tc>
      </w:tr>
      <w:tr w:rsidR="00FA4B7E" w14:paraId="16120F54" w14:textId="77777777">
        <w:trPr>
          <w:jc w:val="center"/>
        </w:trPr>
        <w:tc>
          <w:tcPr>
            <w:tcW w:w="9071" w:type="dxa"/>
            <w:tcMar>
              <w:top w:w="120" w:type="dxa"/>
              <w:left w:w="140" w:type="dxa"/>
              <w:bottom w:w="120" w:type="dxa"/>
              <w:right w:w="140" w:type="dxa"/>
            </w:tcMar>
          </w:tcPr>
          <w:p w14:paraId="27BCEE63" w14:textId="77777777" w:rsidR="00FA4B7E" w:rsidRDefault="00802107">
            <w:pPr>
              <w:spacing w:before="40" w:after="40" w:line="252" w:lineRule="auto"/>
              <w:jc w:val="both"/>
            </w:pPr>
            <w:r>
              <w:rPr>
                <w:b w:val="0"/>
                <w:sz w:val="24"/>
                <w:szCs w:val="24"/>
              </w:rPr>
              <w:t xml:space="preserve">Dùng bộ công cụ KTC-Quan-tri, kỹ năng tổng hợp báo cáo (bao-cao). Hoàn thiện báo cáo kết quả công tác [tháng 9] và kế hoạch công tác [tháng 10] năm 2026 của Trường theo Thông báo số 736/TB-CĐKT, từ báo cáo các đơn vị đã nộp [đính kèm hoặc trong thư mục 10-Dau-Vao]. Phát triển từ báo cáo, phụ lục, kế hoạch tháng trước đã ban hành trong kho. Đầu ra: (1) báo cáo Word; (2) phụ lục kết quả Excel có công thức KPI; (3) kế hoạch công tác tháng sau Excel; (4) ghi chú đối soát nguồn, lỗi dữ liệu đơn vị, đơn vị chưa nộp. Nội dung nào không có nguồn thì ghi rõ cần bổ sung, không tự đặt.</w:t>
            </w:r>
          </w:p>
        </w:tc>
      </w:tr>
    </w:tbl>
    <w:p w14:paraId="4DE2C84E" w14:textId="77777777" w:rsidR="00FA4B7E" w:rsidRDefault="00FA4B7E">
      <w:pPr>
        <w:spacing w:before="0" w:after="0" w:line="120" w:lineRule="exact"/>
      </w:pPr>
    </w:p>
    <w:p w14:paraId="102B3A6C" w14:textId="77777777" w:rsidR="00FA4B7E" w:rsidRDefault="00802107">
      <w:pPr>
        <w:pStyle w:val="Heading2"/>
        <w:spacing w:before="120" w:after="120" w:line="264" w:lineRule="auto"/>
        <w:ind w:firstLine="720"/>
        <w:jc w:val="both"/>
      </w:pPr>
      <w:r>
        <w:rPr>
          <w:rFonts w:ascii="Times New Roman" w:hAnsi="Times New Roman"/>
        </w:rPr>
        <w:t>3. Theo dõi nhiệm vụ</w:t>
      </w:r>
    </w:p>
    <w:p w14:paraId="656CEBCB" w14:textId="77777777" w:rsidR="00FA4B7E" w:rsidRDefault="00802107">
      <w:pPr>
        <w:keepNext/>
        <w:spacing w:before="0" w:after="120" w:line="264" w:lineRule="auto"/>
        <w:ind w:firstLine="720"/>
        <w:jc w:val="both"/>
      </w:pPr>
      <w:r>
        <w:t>Dùng trong kỳ, khi cập nhật tiến độ, minh chứng và cần danh sách cảnh báo.</w:t>
      </w: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4819D4C8" w14:textId="77777777" w:rsidTr="00F34B8C">
        <w:trPr>
          <w:jc w:val="center"/>
          <w:tblHeader/>
        </w:trPr>
        <w:tc>
          <w:tcPr>
            <w:tcW w:w="9071" w:type="dxa"/>
            <w:tcMar>
              <w:top w:w="90" w:type="dxa"/>
              <w:left w:w="100" w:type="dxa"/>
              <w:bottom w:w="90" w:type="dxa"/>
              <w:right w:w="100" w:type="dxa"/>
            </w:tcMar>
          </w:tcPr>
          <w:p w14:paraId="1E9EAB2E" w14:textId="51F593E5" w:rsidR="00FA4B7E" w:rsidRDefault="00802107">
            <w:pPr>
              <w:spacing w:before="40" w:after="40" w:line="252" w:lineRule="auto"/>
              <w:jc w:val="center"/>
            </w:pPr>
            <w:r>
              <w:rPr>
                <w:b/>
                <w:sz w:val="24"/>
                <w:szCs w:val="24"/>
              </w:rPr>
              <w:t>LỆNH RÚT GỌN - SAO CHÉP NGUYÊN VĂN</w:t>
            </w:r>
          </w:p>
        </w:tc>
      </w:tr>
      <w:tr w:rsidR="00FA4B7E" w14:paraId="31B93460" w14:textId="77777777">
        <w:trPr>
          <w:jc w:val="center"/>
        </w:trPr>
        <w:tc>
          <w:tcPr>
            <w:tcW w:w="9071" w:type="dxa"/>
            <w:tcMar>
              <w:top w:w="120" w:type="dxa"/>
              <w:left w:w="140" w:type="dxa"/>
              <w:bottom w:w="120" w:type="dxa"/>
              <w:right w:w="140" w:type="dxa"/>
            </w:tcMar>
          </w:tcPr>
          <w:p w14:paraId="2204EB07" w14:textId="77777777" w:rsidR="00FA4B7E" w:rsidRDefault="00EF1D4C">
            <w:pPr>
              <w:spacing w:before="40" w:after="40" w:line="252" w:lineRule="auto"/>
              <w:jc w:val="both"/>
              <w:rPr>
                <w:sz w:val="24"/>
              </w:rPr>
            </w:pPr>
            <w:r>
              <w:rPr>
                <w:b w:val="0"/>
                <w:sz w:val="24"/>
                <w:szCs w:val="24"/>
              </w:rPr>
              <w:t>Cập nhật tiến độ các nhiệm vụ của [đơn vị] theo tệp đính kèm và lập danh sách cảnh báo đến ngày [dd/mm/yyyy].</w:t>
            </w:r>
          </w:p>
        </w:tc>
      </w:tr>
    </w:tbl>
    <w:p w14:paraId="291B0FA2"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681B087C" w14:textId="77777777">
        <w:trPr>
          <w:jc w:val="center"/>
          <w:tblHeader/>
        </w:trPr>
        <w:tc>
          <w:tcPr>
            <w:tcW w:w="9071" w:type="dxa"/>
            <w:tcMar>
              <w:top w:w="90" w:type="dxa"/>
              <w:left w:w="100" w:type="dxa"/>
              <w:bottom w:w="90" w:type="dxa"/>
              <w:right w:w="100" w:type="dxa"/>
            </w:tcMar>
          </w:tcPr>
          <w:p w14:paraId="0E337BA4" w14:textId="7622BBFA" w:rsidR="00FA4B7E" w:rsidRDefault="00802107">
            <w:pPr>
              <w:spacing w:before="40" w:after="40" w:line="252" w:lineRule="auto"/>
              <w:jc w:val="center"/>
            </w:pPr>
            <w:r>
              <w:rPr>
                <w:b/>
                <w:sz w:val="24"/>
                <w:szCs w:val="24"/>
              </w:rPr>
              <w:t>LỆNH ĐẦY ĐỦ - SAO CHÉP VÀ ĐIỀN PHẦN TRONG [ ]</w:t>
            </w:r>
          </w:p>
        </w:tc>
      </w:tr>
      <w:tr w:rsidR="00FA4B7E" w14:paraId="4CC3D4F8" w14:textId="77777777">
        <w:trPr>
          <w:jc w:val="center"/>
        </w:trPr>
        <w:tc>
          <w:tcPr>
            <w:tcW w:w="9071" w:type="dxa"/>
            <w:tcMar>
              <w:top w:w="120" w:type="dxa"/>
              <w:left w:w="140" w:type="dxa"/>
              <w:bottom w:w="120" w:type="dxa"/>
              <w:right w:w="140" w:type="dxa"/>
            </w:tcMar>
          </w:tcPr>
          <w:p w14:paraId="702168F1" w14:textId="77777777" w:rsidR="00FA4B7E" w:rsidRDefault="00802107">
            <w:pPr>
              <w:spacing w:before="40" w:after="40" w:line="252" w:lineRule="auto"/>
              <w:jc w:val="both"/>
            </w:pPr>
            <w:r>
              <w:rPr>
                <w:b w:val="0"/>
                <w:sz w:val="24"/>
                <w:szCs w:val="24"/>
              </w:rPr>
              <w:t xml:space="preserve">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w:t>
            </w:r>
            <w:r>
              <w:rPr>
                <w:b w:val="0"/>
                <w:sz w:val="24"/>
                <w:szCs w:val="24"/>
              </w:rPr>
              <w:t xml:space="preserve">B</w:t>
            </w:r>
            <w:r>
              <w:rPr>
                <w:b w:val="0"/>
                <w:sz w:val="24"/>
                <w:szCs w:val="24"/>
              </w:rPr>
              <w:t xml:space="preserve">ảng tình hình thực hiện và danh sách cảnh báo theo đơn vị.</w:t>
            </w:r>
          </w:p>
        </w:tc>
      </w:tr>
    </w:tbl>
    <w:p w14:paraId="0FCE0BD5" w14:textId="77777777" w:rsidR="00FA4B7E" w:rsidRDefault="00FA4B7E">
      <w:pPr>
        <w:spacing w:before="0" w:after="0" w:line="120" w:lineRule="exact"/>
      </w:pPr>
    </w:p>
    <w:p w14:paraId="6EA8A6C5" w14:textId="77777777" w:rsidR="00FA4B7E" w:rsidRDefault="00802107">
      <w:pPr>
        <w:pStyle w:val="Heading2"/>
        <w:spacing w:before="120" w:after="120" w:line="264" w:lineRule="auto"/>
        <w:ind w:firstLine="720"/>
        <w:jc w:val="both"/>
      </w:pPr>
      <w:r>
        <w:rPr>
          <w:rFonts w:ascii="Times New Roman" w:hAnsi="Times New Roman"/>
        </w:rPr>
        <w:t>4. Lập kế hoạch KPI cá nhân quý</w:t>
      </w:r>
    </w:p>
    <w:p w14:paraId="5712BCD7" w14:textId="77777777" w:rsidR="00FA4B7E" w:rsidRDefault="00802107">
      <w:pPr>
        <w:keepNext/>
        <w:spacing w:before="0" w:after="120" w:line="264" w:lineRule="auto"/>
        <w:ind w:firstLine="720"/>
        <w:jc w:val="both"/>
      </w:pPr>
      <w:r>
        <w:t>Dùng đầu quý, khi lập Phụ lục kèm Bản cam kết KPI.</w:t>
      </w: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22C890E1" w14:textId="77777777" w:rsidTr="00F34B8C">
        <w:trPr>
          <w:jc w:val="center"/>
          <w:tblHeader/>
        </w:trPr>
        <w:tc>
          <w:tcPr>
            <w:tcW w:w="9071" w:type="dxa"/>
            <w:tcMar>
              <w:top w:w="90" w:type="dxa"/>
              <w:left w:w="100" w:type="dxa"/>
              <w:bottom w:w="90" w:type="dxa"/>
              <w:right w:w="100" w:type="dxa"/>
            </w:tcMar>
          </w:tcPr>
          <w:p w14:paraId="04E365E4" w14:textId="2D9262F4" w:rsidR="00FA4B7E" w:rsidRDefault="00802107">
            <w:pPr>
              <w:spacing w:before="40" w:after="40" w:line="252" w:lineRule="auto"/>
              <w:jc w:val="center"/>
            </w:pPr>
            <w:r>
              <w:rPr>
                <w:b/>
                <w:sz w:val="24"/>
                <w:szCs w:val="24"/>
              </w:rPr>
              <w:t>LỆNH RÚT GỌN - SAO CHÉP NGUYÊN VĂN</w:t>
            </w:r>
          </w:p>
        </w:tc>
      </w:tr>
      <w:tr w:rsidR="00FA4B7E" w14:paraId="341256D2" w14:textId="77777777">
        <w:trPr>
          <w:jc w:val="center"/>
        </w:trPr>
        <w:tc>
          <w:tcPr>
            <w:tcW w:w="9071" w:type="dxa"/>
            <w:tcMar>
              <w:top w:w="120" w:type="dxa"/>
              <w:left w:w="140" w:type="dxa"/>
              <w:bottom w:w="120" w:type="dxa"/>
              <w:right w:w="140" w:type="dxa"/>
            </w:tcMar>
          </w:tcPr>
          <w:p w14:paraId="036AD24C" w14:textId="77777777" w:rsidR="00FA4B7E" w:rsidRDefault="00EF1D4C">
            <w:pPr>
              <w:spacing w:before="40" w:after="40" w:line="252" w:lineRule="auto"/>
              <w:jc w:val="both"/>
              <w:rPr>
                <w:sz w:val="24"/>
              </w:rPr>
            </w:pPr>
            <w:r>
              <w:rPr>
                <w:b w:val="0"/>
                <w:sz w:val="24"/>
                <w:szCs w:val="24"/>
              </w:rPr>
              <w:t>Lập kế hoạch KPI quý [IV/2026] cho tôi - [chức danh], [đơn vị], nhóm vị trí [viên chức hành chính]. Danh sách công việc đính kèm.</w:t>
            </w:r>
          </w:p>
        </w:tc>
      </w:tr>
    </w:tbl>
    <w:p w14:paraId="3E998C62"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7FAD653F" w14:textId="77777777">
        <w:trPr>
          <w:jc w:val="center"/>
          <w:tblHeader/>
        </w:trPr>
        <w:tc>
          <w:tcPr>
            <w:tcW w:w="9071" w:type="dxa"/>
            <w:tcMar>
              <w:top w:w="90" w:type="dxa"/>
              <w:left w:w="100" w:type="dxa"/>
              <w:bottom w:w="90" w:type="dxa"/>
              <w:right w:w="100" w:type="dxa"/>
            </w:tcMar>
          </w:tcPr>
          <w:p w14:paraId="23AB5A21" w14:textId="63C5C822" w:rsidR="00FA4B7E" w:rsidRDefault="00802107">
            <w:pPr>
              <w:spacing w:before="40" w:after="40" w:line="252" w:lineRule="auto"/>
              <w:jc w:val="center"/>
            </w:pPr>
            <w:r>
              <w:rPr>
                <w:b/>
                <w:sz w:val="24"/>
                <w:szCs w:val="24"/>
              </w:rPr>
              <w:t>LỆNH ĐẦY ĐỦ - SAO CHÉP VÀ ĐIỀN PHẦN TRONG [ ]</w:t>
            </w:r>
          </w:p>
        </w:tc>
      </w:tr>
      <w:tr w:rsidR="00FA4B7E" w14:paraId="65E63056" w14:textId="77777777">
        <w:trPr>
          <w:jc w:val="center"/>
        </w:trPr>
        <w:tc>
          <w:tcPr>
            <w:tcW w:w="9071" w:type="dxa"/>
            <w:tcMar>
              <w:top w:w="120" w:type="dxa"/>
              <w:left w:w="140" w:type="dxa"/>
              <w:bottom w:w="120" w:type="dxa"/>
              <w:right w:w="140" w:type="dxa"/>
            </w:tcMar>
          </w:tcPr>
          <w:p w14:paraId="3A122A1B" w14:textId="77777777" w:rsidR="00FA4B7E" w:rsidRDefault="00802107">
            <w:pPr>
              <w:spacing w:before="40" w:after="40" w:line="252" w:lineRule="auto"/>
              <w:jc w:val="both"/>
            </w:pPr>
            <w:r>
              <w:rPr>
                <w:b w:val="0"/>
                <w:sz w:val="24"/>
                <w:szCs w:val="24"/>
              </w:rPr>
              <w:t xml:space="preserve">Dùng bộ công cụ KTC-Quan-tri, kỹ năng lập KPI cá nhân (kpi-lap-ke-hoach). Thông tin: </w:t>
            </w:r>
            <w:r>
              <w:rPr>
                <w:b w:val="0"/>
                <w:sz w:val="24"/>
                <w:szCs w:val="24"/>
              </w:rPr>
              <w:t xml:space="preserve">N</w:t>
            </w:r>
            <w:r>
              <w:rPr>
                <w:b w:val="0"/>
                <w:sz w:val="24"/>
                <w:szCs w:val="24"/>
              </w:rPr>
              <w:t xml:space="preserve">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4AD94DF9" w14:textId="77777777" w:rsidR="00FA4B7E" w:rsidRDefault="00FA4B7E">
      <w:pPr>
        <w:spacing w:before="0" w:after="0" w:line="120" w:lineRule="exact"/>
      </w:pPr>
    </w:p>
    <w:p w14:paraId="0D913788" w14:textId="77777777" w:rsidR="00FA4B7E" w:rsidRDefault="00802107">
      <w:pPr>
        <w:pStyle w:val="Heading2"/>
        <w:spacing w:before="120" w:after="120" w:line="264" w:lineRule="auto"/>
        <w:ind w:firstLine="720"/>
        <w:jc w:val="both"/>
      </w:pPr>
      <w:r>
        <w:rPr>
          <w:rFonts w:ascii="Times New Roman" w:hAnsi="Times New Roman"/>
        </w:rPr>
        <w:t>5. Tự đánh giá KPI cá nhân quý</w:t>
      </w:r>
    </w:p>
    <w:p w14:paraId="170C095E" w14:textId="77777777" w:rsidR="00FA4B7E" w:rsidRDefault="00802107">
      <w:pPr>
        <w:keepNext/>
        <w:spacing w:before="0" w:after="120" w:line="264" w:lineRule="auto"/>
        <w:ind w:firstLine="720"/>
        <w:jc w:val="both"/>
      </w:pPr>
      <w:r>
        <w:t>Dùng cuối quý, khi điền Bản tự đánh giá, xếp loại cá nhân.</w:t>
      </w: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1FB6E2D5" w14:textId="77777777" w:rsidTr="00F34B8C">
        <w:trPr>
          <w:jc w:val="center"/>
          <w:tblHeader/>
        </w:trPr>
        <w:tc>
          <w:tcPr>
            <w:tcW w:w="9071" w:type="dxa"/>
            <w:tcMar>
              <w:top w:w="90" w:type="dxa"/>
              <w:left w:w="100" w:type="dxa"/>
              <w:bottom w:w="90" w:type="dxa"/>
              <w:right w:w="100" w:type="dxa"/>
            </w:tcMar>
          </w:tcPr>
          <w:p w14:paraId="43D00E06" w14:textId="359B9E50" w:rsidR="00FA4B7E" w:rsidRDefault="00802107">
            <w:pPr>
              <w:spacing w:before="40" w:after="40" w:line="252" w:lineRule="auto"/>
              <w:jc w:val="center"/>
            </w:pPr>
            <w:r>
              <w:rPr>
                <w:b/>
                <w:sz w:val="24"/>
                <w:szCs w:val="24"/>
              </w:rPr>
              <w:t>LỆNH RÚT GỌN - SAO CHÉP NGUYÊN VĂN</w:t>
            </w:r>
          </w:p>
        </w:tc>
      </w:tr>
      <w:tr w:rsidR="00FA4B7E" w14:paraId="2828031B" w14:textId="77777777">
        <w:trPr>
          <w:jc w:val="center"/>
        </w:trPr>
        <w:tc>
          <w:tcPr>
            <w:tcW w:w="9071" w:type="dxa"/>
            <w:tcMar>
              <w:top w:w="120" w:type="dxa"/>
              <w:left w:w="140" w:type="dxa"/>
              <w:bottom w:w="120" w:type="dxa"/>
              <w:right w:w="140" w:type="dxa"/>
            </w:tcMar>
          </w:tcPr>
          <w:p w14:paraId="4628D960" w14:textId="77777777" w:rsidR="00FA4B7E" w:rsidRDefault="00EF1D4C">
            <w:pPr>
              <w:spacing w:before="40" w:after="40" w:line="252" w:lineRule="auto"/>
              <w:jc w:val="both"/>
              <w:rPr>
                <w:sz w:val="24"/>
              </w:rPr>
            </w:pPr>
            <w:r>
              <w:rPr>
                <w:b w:val="0"/>
                <w:sz w:val="24"/>
                <w:szCs w:val="24"/>
              </w:rPr>
              <w:t>Tự đánh giá KPI quý [III/2026] từ kế hoạch KPI đã duyệt đính kèm.</w:t>
            </w:r>
          </w:p>
        </w:tc>
      </w:tr>
    </w:tbl>
    <w:p w14:paraId="220BE45F"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178074A3" w14:textId="77777777">
        <w:trPr>
          <w:jc w:val="center"/>
          <w:tblHeader/>
        </w:trPr>
        <w:tc>
          <w:tcPr>
            <w:tcW w:w="9071" w:type="dxa"/>
            <w:tcMar>
              <w:top w:w="90" w:type="dxa"/>
              <w:left w:w="100" w:type="dxa"/>
              <w:bottom w:w="90" w:type="dxa"/>
              <w:right w:w="100" w:type="dxa"/>
            </w:tcMar>
          </w:tcPr>
          <w:p w14:paraId="3D44E7E1" w14:textId="0FEEF019" w:rsidR="00FA4B7E" w:rsidRDefault="00802107">
            <w:pPr>
              <w:spacing w:before="40" w:after="40" w:line="252" w:lineRule="auto"/>
              <w:jc w:val="center"/>
            </w:pPr>
            <w:r>
              <w:rPr>
                <w:b/>
                <w:sz w:val="24"/>
                <w:szCs w:val="24"/>
              </w:rPr>
              <w:t>LỆNH ĐẦY ĐỦ - SAO CHÉP VÀ ĐIỀN PHẦN TRONG [ ]</w:t>
            </w:r>
          </w:p>
        </w:tc>
      </w:tr>
      <w:tr w:rsidR="00FA4B7E" w14:paraId="52F3C8AA" w14:textId="77777777">
        <w:trPr>
          <w:jc w:val="center"/>
        </w:trPr>
        <w:tc>
          <w:tcPr>
            <w:tcW w:w="9071" w:type="dxa"/>
            <w:tcMar>
              <w:top w:w="120" w:type="dxa"/>
              <w:left w:w="140" w:type="dxa"/>
              <w:bottom w:w="120" w:type="dxa"/>
              <w:right w:w="140" w:type="dxa"/>
            </w:tcMar>
          </w:tcPr>
          <w:p w14:paraId="36075926" w14:textId="77777777" w:rsidR="00FA4B7E" w:rsidRDefault="00802107">
            <w:pPr>
              <w:spacing w:before="40" w:after="40" w:line="252" w:lineRule="auto"/>
              <w:jc w:val="both"/>
            </w:pPr>
            <w:r>
              <w:rPr>
                <w:b w:val="0"/>
                <w:sz w:val="24"/>
                <w:szCs w:val="24"/>
              </w:rPr>
              <w:t xml:space="preserve">Dùng bộ công cụ KTC-Quan-tri, kỹ năng tự đánh giá KPI (kpi-tu-danh-gia). </w:t>
            </w:r>
            <w:del w:id="1009" w:author="Sửa theo rà soát 897 ngày 10/10 (Claude)" w:date="2026-10-10T17:07:06Z">
              <w:r>
                <w:rPr>
                  <w:b w:val="0"/>
                  <w:sz w:val="24"/>
                  <w:szCs w:val="24"/>
                </w:rPr>
                <w:delText xml:space="preserve">Bước 1: từ kế hoạch KPI đã duyệt</w:delText>
              </w:r>
            </w:del>
            <w:ins w:id="1010" w:author="Sửa theo rà soát 897 ngày 10/10 (Claude)" w:date="2026-10-10T17:07:06Z">
              <w:r>
                <w:rPr>
                  <w:b w:val="0"/>
                  <w:sz w:val="24"/>
                  <w:szCs w:val="24"/>
                </w:rPr>
                <w:t xml:space="preserve">Bước 1: Từ kế hoạch KPI đã duyệt</w:t>
              </w:r>
            </w:ins>
            <w:r>
              <w:rPr>
                <w:b w:val="0"/>
                <w:sz w:val="24"/>
                <w:szCs w:val="24"/>
              </w:rPr>
              <w:t xml:space="preserve">, sinh bảng hỏi Excel để tôi điền điểm tiêu chí chung, số lượng, chất lượng, tiến độ thực tế và điều kiện kèm theo. </w:t>
            </w:r>
            <w:del w:id="1011" w:author="Sửa theo rà soát 897 ngày 10/10 (Claude)" w:date="2026-10-10T17:07:06Z">
              <w:r>
                <w:rPr>
                  <w:b w:val="0"/>
                  <w:sz w:val="24"/>
                  <w:szCs w:val="24"/>
                </w:rPr>
                <w:delText xml:space="preserve">Bước 2: khi tôi gửi lại bảng hỏi</w:delText>
              </w:r>
            </w:del>
            <w:ins w:id="1012" w:author="Sửa theo rà soát 897 ngày 10/10 (Claude)" w:date="2026-10-10T17:07:06Z">
              <w:r>
                <w:rPr>
                  <w:b w:val="0"/>
                  <w:sz w:val="24"/>
                  <w:szCs w:val="24"/>
                </w:rPr>
                <w:t xml:space="preserve">Bước 2: Khi tôi gửi lại bảng hỏi</w:t>
              </w:r>
            </w:ins>
            <w:r>
              <w:rPr>
                <w:b w:val="0"/>
                <w:sz w:val="24"/>
                <w:szCs w:val="24"/>
              </w:rPr>
              <w:t xml:space="preserve"> đã điền, tính điểm phần A (30 điểm) và phần B (70 điểm), chặn trần 100% từng chỉ tiêu, </w:t>
            </w:r>
            <w:r>
              <w:rPr>
                <w:b w:val="0"/>
                <w:sz w:val="24"/>
                <w:szCs w:val="24"/>
              </w:rPr>
              <w:t xml:space="preserve">đối chiếu ngưỡng và điều kiện theo Quyết định số 1923/QĐ-CĐKT ngày 30/8/2026, điền</w:t>
            </w:r>
            <w:r>
              <w:rPr>
                <w:b w:val="0"/>
                <w:sz w:val="24"/>
                <w:szCs w:val="24"/>
              </w:rPr>
              <w:t xml:space="preserve"> Bản tự đánh giá. Chỉ nêu mức đề xuất; nêu rõ trường hợp phải dừng để cấp có thẩm quyền xem xét.</w:t>
            </w:r>
          </w:p>
        </w:tc>
      </w:tr>
    </w:tbl>
    <w:p w14:paraId="6D6614FF" w14:textId="77777777" w:rsidR="00FA4B7E" w:rsidRDefault="00FA4B7E">
      <w:pPr>
        <w:spacing w:before="0" w:after="0" w:line="120" w:lineRule="exact"/>
      </w:pPr>
    </w:p>
    <w:p w14:paraId="0040626B" w14:textId="77777777" w:rsidR="00FA4B7E" w:rsidRDefault="00802107">
      <w:pPr>
        <w:pStyle w:val="Heading2"/>
        <w:spacing w:before="120" w:after="120" w:line="264" w:lineRule="auto"/>
        <w:ind w:firstLine="720"/>
        <w:jc w:val="both"/>
      </w:pPr>
      <w:r>
        <w:rPr>
          <w:rFonts w:ascii="Times New Roman" w:hAnsi="Times New Roman"/>
        </w:rPr>
        <w:t>6. Soạn thảo văn bản hành chính</w:t>
      </w:r>
    </w:p>
    <w:p w14:paraId="410C4603" w14:textId="77777777" w:rsidR="00FA4B7E" w:rsidRDefault="00802107">
      <w:pPr>
        <w:keepNext/>
        <w:spacing w:before="0" w:after="120" w:line="264" w:lineRule="auto"/>
        <w:ind w:firstLine="720"/>
        <w:jc w:val="both"/>
      </w:pPr>
      <w:r>
        <w:t>Dùng khi soạn văn bản mới hoặc sửa dự thảo đã có.</w:t>
      </w: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45B4EFF9" w14:textId="77777777" w:rsidTr="00F34B8C">
        <w:trPr>
          <w:jc w:val="center"/>
          <w:tblHeader/>
        </w:trPr>
        <w:tc>
          <w:tcPr>
            <w:tcW w:w="9071" w:type="dxa"/>
            <w:tcMar>
              <w:top w:w="90" w:type="dxa"/>
              <w:left w:w="100" w:type="dxa"/>
              <w:bottom w:w="90" w:type="dxa"/>
              <w:right w:w="100" w:type="dxa"/>
            </w:tcMar>
          </w:tcPr>
          <w:p w14:paraId="0EE6C234" w14:textId="5C7D996A" w:rsidR="00FA4B7E" w:rsidRDefault="00802107">
            <w:pPr>
              <w:spacing w:before="40" w:after="40" w:line="252" w:lineRule="auto"/>
              <w:jc w:val="center"/>
            </w:pPr>
            <w:r>
              <w:rPr>
                <w:b/>
                <w:sz w:val="24"/>
                <w:szCs w:val="24"/>
              </w:rPr>
              <w:t>LỆNH RÚT GỌN - SAO CHÉP NGUYÊN VĂN</w:t>
            </w:r>
          </w:p>
        </w:tc>
      </w:tr>
      <w:tr w:rsidR="00FA4B7E" w14:paraId="119CA0ED" w14:textId="77777777">
        <w:trPr>
          <w:jc w:val="center"/>
        </w:trPr>
        <w:tc>
          <w:tcPr>
            <w:tcW w:w="9071" w:type="dxa"/>
            <w:tcMar>
              <w:top w:w="120" w:type="dxa"/>
              <w:left w:w="140" w:type="dxa"/>
              <w:bottom w:w="120" w:type="dxa"/>
              <w:right w:w="140" w:type="dxa"/>
            </w:tcMar>
          </w:tcPr>
          <w:p w14:paraId="49670E4E" w14:textId="77777777" w:rsidR="00FA4B7E" w:rsidRDefault="00EF1D4C">
            <w:pPr>
              <w:spacing w:before="40" w:after="40" w:line="252" w:lineRule="auto"/>
              <w:jc w:val="both"/>
              <w:rPr>
                <w:sz w:val="24"/>
              </w:rPr>
            </w:pPr>
            <w:r>
              <w:rPr>
                <w:b w:val="0"/>
                <w:sz w:val="24"/>
                <w:szCs w:val="24"/>
              </w:rPr>
              <w:t>Soạn [Thông báo/Kế hoạch/...] về [nội dung] của [đơn vị], người ký [chức danh]; tài liệu liên quan đính kèm.</w:t>
            </w:r>
          </w:p>
        </w:tc>
      </w:tr>
    </w:tbl>
    <w:p w14:paraId="40D66EBA"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4D71A682" w14:textId="77777777">
        <w:trPr>
          <w:jc w:val="center"/>
          <w:tblHeader/>
        </w:trPr>
        <w:tc>
          <w:tcPr>
            <w:tcW w:w="9071" w:type="dxa"/>
            <w:tcMar>
              <w:top w:w="90" w:type="dxa"/>
              <w:left w:w="100" w:type="dxa"/>
              <w:bottom w:w="90" w:type="dxa"/>
              <w:right w:w="100" w:type="dxa"/>
            </w:tcMar>
          </w:tcPr>
          <w:p w14:paraId="7D62AC1C" w14:textId="0C8294CF" w:rsidR="00FA4B7E" w:rsidRDefault="00802107">
            <w:pPr>
              <w:spacing w:before="40" w:after="40" w:line="252" w:lineRule="auto"/>
              <w:jc w:val="center"/>
            </w:pPr>
            <w:r>
              <w:rPr>
                <w:b/>
                <w:sz w:val="24"/>
                <w:szCs w:val="24"/>
              </w:rPr>
              <w:t>LỆNH ĐẦY ĐỦ - SAO CHÉP VÀ ĐIỀN PHẦN TRONG [ ]</w:t>
            </w:r>
          </w:p>
        </w:tc>
      </w:tr>
      <w:tr w:rsidR="00FA4B7E" w14:paraId="5097A778" w14:textId="77777777">
        <w:trPr>
          <w:jc w:val="center"/>
        </w:trPr>
        <w:tc>
          <w:tcPr>
            <w:tcW w:w="9071" w:type="dxa"/>
            <w:tcMar>
              <w:top w:w="120" w:type="dxa"/>
              <w:left w:w="140" w:type="dxa"/>
              <w:bottom w:w="120" w:type="dxa"/>
              <w:right w:w="140" w:type="dxa"/>
            </w:tcMar>
          </w:tcPr>
          <w:p w14:paraId="1C0D9847" w14:textId="0893855F" w:rsidR="00FA4B7E" w:rsidRDefault="00802107">
            <w:pPr>
              <w:spacing w:before="40" w:after="40" w:line="252" w:lineRule="auto"/>
              <w:jc w:val="both"/>
            </w:pPr>
            <w:r>
              <w:rPr>
                <w:b w:val="0"/>
                <w:sz w:val="24"/>
                <w:szCs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của Skill “ktc-ra-soat-897” ngay khi viết; (4) xuất .docx đúng thể thức, nêu các điểm cần người soạn xác nhận. Sửa trên dự thảo có sẵn thì bật theo dõi thay đổi (Track Changes).</w:t>
            </w:r>
          </w:p>
        </w:tc>
      </w:tr>
    </w:tbl>
    <w:p w14:paraId="650091F7" w14:textId="77777777" w:rsidR="00FA4B7E" w:rsidRDefault="00FA4B7E">
      <w:pPr>
        <w:spacing w:before="0" w:after="0" w:line="120" w:lineRule="exact"/>
      </w:pPr>
    </w:p>
    <w:p w14:paraId="61EC95BB" w14:textId="77777777" w:rsidR="00FA4B7E" w:rsidRDefault="00802107">
      <w:pPr>
        <w:pStyle w:val="Heading2"/>
        <w:spacing w:before="120" w:after="120" w:line="264" w:lineRule="auto"/>
        <w:ind w:firstLine="720"/>
        <w:jc w:val="both"/>
      </w:pPr>
      <w:r>
        <w:rPr>
          <w:rFonts w:ascii="Times New Roman" w:hAnsi="Times New Roman"/>
        </w:rPr>
        <w:t>7. Quản trị, điều phối nhiệm vụ</w:t>
      </w:r>
    </w:p>
    <w:p w14:paraId="4C392171" w14:textId="77777777" w:rsidR="00FA4B7E" w:rsidRDefault="00802107">
      <w:pPr>
        <w:keepNext/>
        <w:spacing w:before="0" w:after="120" w:line="264" w:lineRule="auto"/>
        <w:ind w:firstLine="720"/>
        <w:jc w:val="both"/>
      </w:pPr>
      <w:r>
        <w:t>Dùng khi nhận kết luận giao ban, văn bản giao việc cần chuẩn hóa thành nhiệm vụ.</w:t>
      </w: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05CEAEAB" w14:textId="77777777" w:rsidTr="00F34B8C">
        <w:trPr>
          <w:jc w:val="center"/>
          <w:tblHeader/>
        </w:trPr>
        <w:tc>
          <w:tcPr>
            <w:tcW w:w="9071" w:type="dxa"/>
            <w:tcMar>
              <w:top w:w="90" w:type="dxa"/>
              <w:left w:w="100" w:type="dxa"/>
              <w:bottom w:w="90" w:type="dxa"/>
              <w:right w:w="100" w:type="dxa"/>
            </w:tcMar>
          </w:tcPr>
          <w:p w14:paraId="46C4C537" w14:textId="1E703B85" w:rsidR="00FA4B7E" w:rsidRDefault="00802107">
            <w:pPr>
              <w:spacing w:before="40" w:after="40" w:line="252" w:lineRule="auto"/>
              <w:jc w:val="center"/>
            </w:pPr>
            <w:r>
              <w:rPr>
                <w:b/>
                <w:sz w:val="24"/>
                <w:szCs w:val="24"/>
              </w:rPr>
              <w:t>LỆNH RÚT GỌN - SAO CHÉP NGUYÊN VĂN</w:t>
            </w:r>
          </w:p>
        </w:tc>
      </w:tr>
      <w:tr w:rsidR="00FA4B7E" w14:paraId="1FDC673B" w14:textId="77777777">
        <w:trPr>
          <w:jc w:val="center"/>
        </w:trPr>
        <w:tc>
          <w:tcPr>
            <w:tcW w:w="9071" w:type="dxa"/>
            <w:tcMar>
              <w:top w:w="120" w:type="dxa"/>
              <w:left w:w="140" w:type="dxa"/>
              <w:bottom w:w="120" w:type="dxa"/>
              <w:right w:w="140" w:type="dxa"/>
            </w:tcMar>
          </w:tcPr>
          <w:p w14:paraId="650F87DF" w14:textId="77777777" w:rsidR="00FA4B7E" w:rsidRDefault="00EF1D4C">
            <w:pPr>
              <w:spacing w:before="40" w:after="40" w:line="252" w:lineRule="auto"/>
              <w:jc w:val="both"/>
              <w:rPr>
                <w:sz w:val="24"/>
              </w:rPr>
            </w:pPr>
            <w:r>
              <w:rPr>
                <w:b w:val="0"/>
                <w:sz w:val="24"/>
                <w:szCs w:val="24"/>
              </w:rPr>
              <w:t xml:space="preserve">Chuẩn hóa danh sách nhiệm vụ đính kèm: </w:t>
            </w:r>
            <w:r>
              <w:rPr>
                <w:b w:val="0"/>
                <w:sz w:val="24"/>
                <w:szCs w:val="24"/>
              </w:rPr>
              <w:t xml:space="preserve">C</w:t>
            </w:r>
            <w:r>
              <w:rPr>
                <w:b w:val="0"/>
                <w:sz w:val="24"/>
                <w:szCs w:val="24"/>
              </w:rPr>
              <w:t xml:space="preserve">ấp Task_ID, chuẩn hóa mã đơn vị, phân loại 6 trục.</w:t>
            </w:r>
          </w:p>
        </w:tc>
      </w:tr>
    </w:tbl>
    <w:p w14:paraId="65710784"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218CDA20" w14:textId="77777777">
        <w:trPr>
          <w:jc w:val="center"/>
          <w:tblHeader/>
        </w:trPr>
        <w:tc>
          <w:tcPr>
            <w:tcW w:w="9071" w:type="dxa"/>
            <w:tcMar>
              <w:top w:w="90" w:type="dxa"/>
              <w:left w:w="100" w:type="dxa"/>
              <w:bottom w:w="90" w:type="dxa"/>
              <w:right w:w="100" w:type="dxa"/>
            </w:tcMar>
          </w:tcPr>
          <w:p w14:paraId="3C3A3EED" w14:textId="3ECED70F" w:rsidR="00FA4B7E" w:rsidRDefault="00802107">
            <w:pPr>
              <w:spacing w:before="40" w:after="40" w:line="252" w:lineRule="auto"/>
              <w:jc w:val="center"/>
            </w:pPr>
            <w:r>
              <w:rPr>
                <w:b/>
                <w:sz w:val="24"/>
                <w:szCs w:val="24"/>
              </w:rPr>
              <w:t>LỆNH ĐẦY ĐỦ - SAO CHÉP VÀ ĐIỀN PHẦN TRONG [ ]</w:t>
            </w:r>
          </w:p>
        </w:tc>
      </w:tr>
      <w:tr w:rsidR="00FA4B7E" w14:paraId="03C384A3" w14:textId="77777777">
        <w:trPr>
          <w:jc w:val="center"/>
        </w:trPr>
        <w:tc>
          <w:tcPr>
            <w:tcW w:w="9071" w:type="dxa"/>
            <w:tcMar>
              <w:top w:w="120" w:type="dxa"/>
              <w:left w:w="140" w:type="dxa"/>
              <w:bottom w:w="120" w:type="dxa"/>
              <w:right w:w="140" w:type="dxa"/>
            </w:tcMar>
          </w:tcPr>
          <w:p w14:paraId="3398B0CD" w14:textId="77777777" w:rsidR="00FA4B7E" w:rsidRDefault="00802107">
            <w:pPr>
              <w:spacing w:before="40" w:after="40" w:line="252" w:lineRule="auto"/>
              <w:jc w:val="both"/>
            </w:pPr>
            <w:r>
              <w:rPr>
                <w:b w:val="0"/>
                <w:sz w:val="24"/>
                <w:szCs w:val="24"/>
              </w:rPr>
              <w:t xml:space="preserve">Dùng bộ công cụ KTC-Quan-tri, kỹ năng quản trị (quan-tri). Đầu vào: [kết luận giao ban/văn bản giao việc/danh sách nhiệm vụ]. Yêu cầu: (1) tách từng nhiệm vụ: </w:t>
            </w:r>
            <w:r>
              <w:rPr>
                <w:b w:val="0"/>
                <w:sz w:val="24"/>
                <w:szCs w:val="24"/>
              </w:rPr>
              <w:t xml:space="preserve">N</w:t>
            </w:r>
            <w:r>
              <w:rPr>
                <w:b w:val="0"/>
                <w:sz w:val="24"/>
                <w:szCs w:val="24"/>
              </w:rPr>
              <w:t xml:space="preserve">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w:t>
            </w:r>
            <w:r>
              <w:rPr>
                <w:b w:val="0"/>
                <w:sz w:val="24"/>
                <w:szCs w:val="24"/>
              </w:rPr>
              <w:t xml:space="preserve">B</w:t>
            </w:r>
            <w:r>
              <w:rPr>
                <w:b w:val="0"/>
                <w:sz w:val="24"/>
                <w:szCs w:val="24"/>
              </w:rPr>
              <w:t xml:space="preserve">ảng nhiệm vụ chuẩn hóa.</w:t>
            </w:r>
          </w:p>
        </w:tc>
      </w:tr>
    </w:tbl>
    <w:p w14:paraId="7EC424B9" w14:textId="77777777" w:rsidR="00FA4B7E" w:rsidRDefault="00FA4B7E">
      <w:pPr>
        <w:spacing w:before="0" w:after="0" w:line="120" w:lineRule="exact"/>
      </w:pPr>
    </w:p>
    <w:p w14:paraId="45C1C04C" w14:textId="77777777" w:rsidR="00FA4B7E" w:rsidRDefault="00802107">
      <w:pPr>
        <w:pStyle w:val="Heading2"/>
        <w:spacing w:before="120" w:after="120" w:line="264" w:lineRule="auto"/>
        <w:ind w:firstLine="720"/>
        <w:jc w:val="both"/>
      </w:pPr>
      <w:r>
        <w:rPr>
          <w:rFonts w:ascii="Times New Roman" w:hAnsi="Times New Roman"/>
        </w:rPr>
        <w:t>8. Kiểm tra độc lập bằng tác tử (Cowork, Claude Code)</w:t>
      </w:r>
    </w:p>
    <w:p w14:paraId="34FAFD73" w14:textId="77777777" w:rsidR="00FA4B7E" w:rsidRDefault="00802107">
      <w:pPr>
        <w:keepNext/>
        <w:spacing w:before="0" w:after="120" w:line="264" w:lineRule="auto"/>
        <w:ind w:firstLine="720"/>
        <w:jc w:val="both"/>
      </w:pPr>
      <w:r>
        <w:t>Dùng khi Phòng TH-HC&amp;QT nhận hồ sơ đơn vị hoặc trước khi giao sản phẩm.</w:t>
      </w: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13D0732B" w14:textId="77777777" w:rsidTr="00F34B8C">
        <w:trPr>
          <w:jc w:val="center"/>
          <w:tblHeader/>
        </w:trPr>
        <w:tc>
          <w:tcPr>
            <w:tcW w:w="9071" w:type="dxa"/>
            <w:tcMar>
              <w:top w:w="90" w:type="dxa"/>
              <w:left w:w="100" w:type="dxa"/>
              <w:bottom w:w="90" w:type="dxa"/>
              <w:right w:w="100" w:type="dxa"/>
            </w:tcMar>
          </w:tcPr>
          <w:p w14:paraId="1BD9F674" w14:textId="201D25AE" w:rsidR="00FA4B7E" w:rsidRDefault="00802107">
            <w:pPr>
              <w:spacing w:before="40" w:after="40" w:line="252" w:lineRule="auto"/>
              <w:jc w:val="center"/>
            </w:pPr>
            <w:r>
              <w:rPr>
                <w:b/>
                <w:sz w:val="24"/>
                <w:szCs w:val="24"/>
              </w:rPr>
              <w:t>LỆNH RÚT GỌN - SAO CHÉP NGUYÊN VĂN</w:t>
            </w:r>
          </w:p>
        </w:tc>
      </w:tr>
      <w:tr w:rsidR="00FA4B7E" w14:paraId="0D167E97" w14:textId="77777777">
        <w:trPr>
          <w:jc w:val="center"/>
        </w:trPr>
        <w:tc>
          <w:tcPr>
            <w:tcW w:w="9071" w:type="dxa"/>
            <w:tcMar>
              <w:top w:w="120" w:type="dxa"/>
              <w:left w:w="140" w:type="dxa"/>
              <w:bottom w:w="120" w:type="dxa"/>
              <w:right w:w="140" w:type="dxa"/>
            </w:tcMar>
          </w:tcPr>
          <w:p w14:paraId="3EDF06D9" w14:textId="77777777" w:rsidR="00FA4B7E" w:rsidRDefault="00EF1D4C">
            <w:pPr>
              <w:spacing w:before="40" w:after="40" w:line="252" w:lineRule="auto"/>
              <w:jc w:val="both"/>
              <w:rPr>
                <w:sz w:val="24"/>
              </w:rPr>
            </w:pPr>
            <w:r>
              <w:rPr>
                <w:b w:val="0"/>
                <w:sz w:val="24"/>
                <w:szCs w:val="24"/>
              </w:rPr>
              <w:t>Dùng tác tử ktc-kiem-ho-so-don-vi kiểm các hồ sơ kế hoạch, báo cáo đính kèm của [kỳ]; trả bảng lỗi theo đơn vị.</w:t>
            </w:r>
          </w:p>
        </w:tc>
      </w:tr>
    </w:tbl>
    <w:p w14:paraId="33030C78"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4B3D74D7" w14:textId="77777777">
        <w:trPr>
          <w:jc w:val="center"/>
          <w:tblHeader/>
        </w:trPr>
        <w:tc>
          <w:tcPr>
            <w:tcW w:w="9071" w:type="dxa"/>
            <w:tcMar>
              <w:top w:w="90" w:type="dxa"/>
              <w:left w:w="100" w:type="dxa"/>
              <w:bottom w:w="90" w:type="dxa"/>
              <w:right w:w="100" w:type="dxa"/>
            </w:tcMar>
          </w:tcPr>
          <w:p w14:paraId="1702387B" w14:textId="3932BEC2" w:rsidR="00FA4B7E" w:rsidRDefault="00802107">
            <w:pPr>
              <w:spacing w:before="40" w:after="40" w:line="252" w:lineRule="auto"/>
              <w:jc w:val="center"/>
            </w:pPr>
            <w:r>
              <w:rPr>
                <w:b/>
                <w:sz w:val="24"/>
                <w:szCs w:val="24"/>
              </w:rPr>
              <w:t>LỆNH ĐẦY ĐỦ - SAO CHÉP VÀ ĐIỀN PHẦN TRONG [ ]</w:t>
            </w:r>
          </w:p>
        </w:tc>
      </w:tr>
      <w:tr w:rsidR="00FA4B7E" w14:paraId="28595DD4" w14:textId="77777777">
        <w:trPr>
          <w:jc w:val="center"/>
        </w:trPr>
        <w:tc>
          <w:tcPr>
            <w:tcW w:w="9071" w:type="dxa"/>
            <w:tcMar>
              <w:top w:w="120" w:type="dxa"/>
              <w:left w:w="140" w:type="dxa"/>
              <w:bottom w:w="120" w:type="dxa"/>
              <w:right w:w="140" w:type="dxa"/>
            </w:tcMar>
          </w:tcPr>
          <w:p w14:paraId="0FB831C0" w14:textId="77777777" w:rsidR="00FA4B7E" w:rsidRDefault="00802107">
            <w:pPr>
              <w:spacing w:before="40" w:after="40" w:line="252" w:lineRule="auto"/>
              <w:jc w:val="both"/>
            </w:pPr>
            <w:r>
              <w:rPr>
                <w:b w:val="0"/>
                <w:sz w:val="24"/>
                <w:szCs w:val="24"/>
              </w:rPr>
              <w:t xml:space="preserve">Dùng bộ công cụ KTC-Quan-tri, tác tử kiểm hồ sơ đơn vị (ktc-kiem-ho-so-don-vi), mỗi đơn vị một lượt. Kiểm đúng </w:t>
            </w:r>
            <w:r>
              <w:rPr>
                <w:b w:val="0"/>
                <w:sz w:val="24"/>
                <w:szCs w:val="24"/>
              </w:rPr>
              <w:t xml:space="preserve">mẫu Phụ lục Thông báo số 736/TB-CĐKT</w:t>
            </w:r>
            <w:r>
              <w:rPr>
                <w:b w:val="0"/>
                <w:sz w:val="24"/>
                <w:szCs w:val="24"/>
              </w:rPr>
              <w:t xml:space="preserve">,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07716802" w14:textId="77777777" w:rsidR="00FA4B7E" w:rsidRDefault="00FA4B7E">
      <w:pPr>
        <w:spacing w:before="0" w:after="0" w:line="120" w:lineRule="exact"/>
      </w:pPr>
    </w:p>
    <w:p w14:paraId="24AFCDF9" w14:textId="77777777" w:rsidR="00FA4B7E" w:rsidRDefault="00802107">
      <w:pPr>
        <w:pStyle w:val="Heading1"/>
        <w:keepNext/>
        <w:spacing w:before="240" w:after="120" w:line="264" w:lineRule="auto"/>
        <w:ind w:firstLine="720"/>
        <w:jc w:val="left"/>
      </w:pPr>
      <w:r>
        <w:rPr>
          <w:rFonts w:ascii="Times New Roman" w:hAnsi="Times New Roman"/>
        </w:rPr>
        <w:t>VII. HỒ SƠ ĐẦU VÀO, ĐẦU RA CHUẨN</w:t>
      </w:r>
    </w:p>
    <w:tbl>
      <w:tblPr>
        <w:tblStyle w:val="TableGrid"/>
        <w:jc w:val="center"/>
        <w:tblLayout w:type="fixed"/>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6690"/>
      </w:tblGrid>
      <w:tr w:rsidR="00FA4B7E" w14:paraId="52D4E43A" w14:textId="77777777">
        <w:trPr>
          <w:tblHeader/>
          <w:jc w:val="center"/>
        </w:trPr>
        <w:tc>
          <w:tcPr>
            <w:tcW w:w="2381" w:type="dxa"/>
            <w:tcMar>
              <w:top w:w="90" w:type="dxa"/>
              <w:left w:w="100" w:type="dxa"/>
              <w:bottom w:w="90" w:type="dxa"/>
              <w:right w:w="100" w:type="dxa"/>
            </w:tcMar>
            <w:vAlign w:val="center"/>
          </w:tcPr>
          <w:p w14:paraId="077D9A9C" w14:textId="77777777" w:rsidR="00FA4B7E" w:rsidRDefault="00802107">
            <w:pPr>
              <w:spacing w:before="40" w:after="40" w:line="252" w:lineRule="auto"/>
              <w:jc w:val="center"/>
            </w:pPr>
            <w:r>
              <w:rPr>
                <w:b/>
                <w:sz w:val="24"/>
                <w:szCs w:val="24"/>
              </w:rPr>
              <w:t>LOẠI VIỆC</w:t>
            </w:r>
          </w:p>
        </w:tc>
        <w:tc>
          <w:tcPr>
            <w:tcW w:w="6690" w:type="dxa"/>
            <w:tcMar>
              <w:top w:w="90" w:type="dxa"/>
              <w:left w:w="100" w:type="dxa"/>
              <w:bottom w:w="90" w:type="dxa"/>
              <w:right w:w="100" w:type="dxa"/>
            </w:tcMar>
            <w:vAlign w:val="center"/>
          </w:tcPr>
          <w:p w14:paraId="78A0FB48" w14:textId="77777777" w:rsidR="00FA4B7E" w:rsidRDefault="00802107">
            <w:pPr>
              <w:spacing w:before="40" w:after="40" w:line="252" w:lineRule="auto"/>
              <w:jc w:val="center"/>
            </w:pPr>
            <w:r>
              <w:rPr>
                <w:b/>
                <w:sz w:val="24"/>
                <w:szCs w:val="24"/>
              </w:rPr>
              <w:t>TỆP NÊN CUNG CẤP</w:t>
            </w:r>
          </w:p>
        </w:tc>
      </w:tr>
      <w:tr w:rsidR="00FA4B7E" w14:paraId="7A300B1B" w14:textId="77777777">
        <w:trPr>
          <w:jc w:val="center"/>
        </w:trPr>
        <w:tc>
          <w:tcPr>
            <w:tcW w:w="2381" w:type="dxa"/>
            <w:tcMar>
              <w:top w:w="90" w:type="dxa"/>
              <w:left w:w="100" w:type="dxa"/>
              <w:bottom w:w="90" w:type="dxa"/>
              <w:right w:w="100" w:type="dxa"/>
            </w:tcMar>
            <w:vAlign w:val="center"/>
          </w:tcPr>
          <w:p w14:paraId="4C4474A3" w14:textId="77777777" w:rsidR="00FA4B7E" w:rsidRDefault="00802107">
            <w:pPr>
              <w:spacing w:before="40" w:after="40" w:line="252" w:lineRule="auto"/>
              <w:jc w:val="center"/>
            </w:pPr>
            <w:r>
              <w:rPr>
                <w:b/>
                <w:sz w:val="24"/>
                <w:szCs w:val="24"/>
              </w:rPr>
              <w:t>Kế hoạch công tác</w:t>
            </w:r>
          </w:p>
        </w:tc>
        <w:tc>
          <w:tcPr>
            <w:tcW w:w="6690" w:type="dxa"/>
            <w:tcMar>
              <w:top w:w="90" w:type="dxa"/>
              <w:left w:w="100" w:type="dxa"/>
              <w:bottom w:w="90" w:type="dxa"/>
              <w:right w:w="100" w:type="dxa"/>
            </w:tcMar>
            <w:vAlign w:val="center"/>
          </w:tcPr>
          <w:p w14:paraId="793B7CCF" w14:textId="77777777" w:rsidR="00FA4B7E" w:rsidRDefault="00802107">
            <w:pPr>
              <w:spacing w:before="40" w:after="40" w:line="252" w:lineRule="auto"/>
              <w:jc w:val="left"/>
            </w:pPr>
            <w:r>
              <w:rPr>
                <w:sz w:val="24"/>
                <w:szCs w:val="24"/>
              </w:rPr>
              <w:t xml:space="preserve">Đề xuất nhiệm vụ của đơn vị theo </w:t>
            </w:r>
            <w:r>
              <w:rPr>
                <w:sz w:val="24"/>
                <w:szCs w:val="24"/>
              </w:rPr>
              <w:t xml:space="preserve">mẫu Phụ lục Thông báo số 736/TB-CĐKT</w:t>
            </w:r>
            <w:r>
              <w:rPr>
                <w:sz w:val="24"/>
                <w:szCs w:val="24"/>
              </w:rPr>
              <w:t xml:space="preserve">; kế hoạch quý/năm đã ban hành; văn bản chỉ đạo, kết luận giao ban.</w:t>
            </w:r>
          </w:p>
        </w:tc>
      </w:tr>
      <w:tr w:rsidR="00FA4B7E" w14:paraId="4BDA0357" w14:textId="77777777">
        <w:trPr>
          <w:jc w:val="center"/>
        </w:trPr>
        <w:tc>
          <w:tcPr>
            <w:tcW w:w="2381" w:type="dxa"/>
            <w:tcMar>
              <w:top w:w="90" w:type="dxa"/>
              <w:left w:w="100" w:type="dxa"/>
              <w:bottom w:w="90" w:type="dxa"/>
              <w:right w:w="100" w:type="dxa"/>
            </w:tcMar>
            <w:vAlign w:val="center"/>
          </w:tcPr>
          <w:p w14:paraId="2026F908" w14:textId="77777777" w:rsidR="00FA4B7E" w:rsidRDefault="00802107">
            <w:pPr>
              <w:spacing w:before="40" w:after="40" w:line="252" w:lineRule="auto"/>
              <w:jc w:val="center"/>
            </w:pPr>
            <w:r>
              <w:rPr>
                <w:b/>
                <w:sz w:val="24"/>
                <w:szCs w:val="24"/>
              </w:rPr>
              <w:t>Báo cáo định kỳ</w:t>
            </w:r>
          </w:p>
        </w:tc>
        <w:tc>
          <w:tcPr>
            <w:tcW w:w="6690" w:type="dxa"/>
            <w:tcMar>
              <w:top w:w="90" w:type="dxa"/>
              <w:left w:w="100" w:type="dxa"/>
              <w:bottom w:w="90" w:type="dxa"/>
              <w:right w:w="100" w:type="dxa"/>
            </w:tcMar>
            <w:vAlign w:val="center"/>
          </w:tcPr>
          <w:p w14:paraId="122C62E1" w14:textId="77777777" w:rsidR="00FA4B7E" w:rsidRDefault="00802107">
            <w:pPr>
              <w:spacing w:before="40" w:after="40" w:line="252" w:lineRule="auto"/>
              <w:jc w:val="left"/>
            </w:pPr>
            <w:r>
              <w:rPr>
                <w:sz w:val="24"/>
                <w:szCs w:val="24"/>
              </w:rPr>
              <w:t>Báo cáo Excel và Word của các đơn vị; kế hoạch cùng kỳ; báo cáo kỳ trước; minh chứng kết quả.</w:t>
            </w:r>
          </w:p>
        </w:tc>
      </w:tr>
      <w:tr w:rsidR="00FA4B7E" w14:paraId="3363789B" w14:textId="77777777">
        <w:trPr>
          <w:jc w:val="center"/>
        </w:trPr>
        <w:tc>
          <w:tcPr>
            <w:tcW w:w="2381" w:type="dxa"/>
            <w:tcMar>
              <w:top w:w="90" w:type="dxa"/>
              <w:left w:w="100" w:type="dxa"/>
              <w:bottom w:w="90" w:type="dxa"/>
              <w:right w:w="100" w:type="dxa"/>
            </w:tcMar>
            <w:vAlign w:val="center"/>
          </w:tcPr>
          <w:p w14:paraId="05BF03E4" w14:textId="77777777" w:rsidR="00FA4B7E" w:rsidRDefault="00802107">
            <w:pPr>
              <w:spacing w:before="40" w:after="40" w:line="252" w:lineRule="auto"/>
              <w:jc w:val="center"/>
            </w:pPr>
            <w:r>
              <w:rPr>
                <w:b/>
                <w:sz w:val="24"/>
                <w:szCs w:val="24"/>
              </w:rPr>
              <w:t>Theo dõi nhiệm vụ</w:t>
            </w:r>
          </w:p>
        </w:tc>
        <w:tc>
          <w:tcPr>
            <w:tcW w:w="6690" w:type="dxa"/>
            <w:tcMar>
              <w:top w:w="90" w:type="dxa"/>
              <w:left w:w="100" w:type="dxa"/>
              <w:bottom w:w="90" w:type="dxa"/>
              <w:right w:w="100" w:type="dxa"/>
            </w:tcMar>
            <w:vAlign w:val="center"/>
          </w:tcPr>
          <w:p w14:paraId="0C04E8CB" w14:textId="77777777" w:rsidR="00FA4B7E" w:rsidRDefault="00802107">
            <w:pPr>
              <w:spacing w:before="40" w:after="40" w:line="252" w:lineRule="auto"/>
              <w:jc w:val="left"/>
            </w:pPr>
            <w:r>
              <w:rPr>
                <w:sz w:val="24"/>
                <w:szCs w:val="24"/>
              </w:rPr>
              <w:t>Danh sách nhiệm vụ có Task_ID; cập nhật tiến độ; minh chứng hoặc đường dẫn minh chứng.</w:t>
            </w:r>
          </w:p>
        </w:tc>
      </w:tr>
      <w:tr w:rsidR="00FA4B7E" w14:paraId="3CE676C1" w14:textId="77777777">
        <w:trPr>
          <w:jc w:val="center"/>
        </w:trPr>
        <w:tc>
          <w:tcPr>
            <w:tcW w:w="2381" w:type="dxa"/>
            <w:tcMar>
              <w:top w:w="90" w:type="dxa"/>
              <w:left w:w="100" w:type="dxa"/>
              <w:bottom w:w="90" w:type="dxa"/>
              <w:right w:w="100" w:type="dxa"/>
            </w:tcMar>
            <w:vAlign w:val="center"/>
          </w:tcPr>
          <w:p w14:paraId="0A16A961" w14:textId="77777777" w:rsidR="00FA4B7E" w:rsidRDefault="00802107">
            <w:pPr>
              <w:spacing w:before="40" w:after="40" w:line="252" w:lineRule="auto"/>
              <w:jc w:val="center"/>
            </w:pPr>
            <w:r>
              <w:rPr>
                <w:b/>
                <w:sz w:val="24"/>
                <w:szCs w:val="24"/>
              </w:rPr>
              <w:t>KPI cá nhân</w:t>
            </w:r>
          </w:p>
        </w:tc>
        <w:tc>
          <w:tcPr>
            <w:tcW w:w="6690" w:type="dxa"/>
            <w:tcMar>
              <w:top w:w="90" w:type="dxa"/>
              <w:left w:w="100" w:type="dxa"/>
              <w:bottom w:w="90" w:type="dxa"/>
              <w:right w:w="100" w:type="dxa"/>
            </w:tcMar>
            <w:vAlign w:val="center"/>
          </w:tcPr>
          <w:p w14:paraId="226CA444" w14:textId="77777777" w:rsidR="00FA4B7E" w:rsidRDefault="00802107">
            <w:pPr>
              <w:spacing w:before="40" w:after="40" w:line="252" w:lineRule="auto"/>
              <w:jc w:val="left"/>
            </w:pPr>
            <w:r>
              <w:rPr>
                <w:sz w:val="24"/>
                <w:szCs w:val="24"/>
              </w:rPr>
              <w:t>Mẫu Kế hoạch + KPI của nhóm vị trí; nhiệm vụ được phân công; kế hoạch KPI đã duyệt (khi tự đánh giá).</w:t>
            </w:r>
          </w:p>
        </w:tc>
      </w:tr>
      <w:tr w:rsidR="00FA4B7E" w14:paraId="0BD190CD" w14:textId="77777777">
        <w:trPr>
          <w:jc w:val="center"/>
        </w:trPr>
        <w:tc>
          <w:tcPr>
            <w:tcW w:w="2381" w:type="dxa"/>
            <w:tcMar>
              <w:top w:w="90" w:type="dxa"/>
              <w:left w:w="100" w:type="dxa"/>
              <w:bottom w:w="90" w:type="dxa"/>
              <w:right w:w="100" w:type="dxa"/>
            </w:tcMar>
            <w:vAlign w:val="center"/>
          </w:tcPr>
          <w:p w14:paraId="7066B0D6" w14:textId="77777777" w:rsidR="00FA4B7E" w:rsidRDefault="00802107">
            <w:pPr>
              <w:spacing w:before="40" w:after="40" w:line="252" w:lineRule="auto"/>
              <w:jc w:val="center"/>
            </w:pPr>
            <w:r>
              <w:rPr>
                <w:b/>
                <w:sz w:val="24"/>
                <w:szCs w:val="24"/>
              </w:rPr>
              <w:t>Soạn thảo văn bản</w:t>
            </w:r>
          </w:p>
        </w:tc>
        <w:tc>
          <w:tcPr>
            <w:tcW w:w="6690" w:type="dxa"/>
            <w:tcMar>
              <w:top w:w="90" w:type="dxa"/>
              <w:left w:w="100" w:type="dxa"/>
              <w:bottom w:w="90" w:type="dxa"/>
              <w:right w:w="100" w:type="dxa"/>
            </w:tcMar>
            <w:vAlign w:val="center"/>
          </w:tcPr>
          <w:p w14:paraId="2E9B0312" w14:textId="77777777" w:rsidR="00FA4B7E" w:rsidRDefault="00802107">
            <w:pPr>
              <w:spacing w:before="40" w:after="40" w:line="252" w:lineRule="auto"/>
              <w:jc w:val="left"/>
            </w:pPr>
            <w:r>
              <w:rPr>
                <w:sz w:val="24"/>
                <w:szCs w:val="24"/>
              </w:rPr>
              <w:t>Văn bản chỉ đạo; văn bản cùng loại kỳ trước; số liệu; dự thảo đã có (nếu sửa).</w:t>
            </w:r>
          </w:p>
        </w:tc>
      </w:tr>
    </w:tbl>
    <w:p w14:paraId="01ACB1FD" w14:textId="77777777" w:rsidR="00FA4B7E" w:rsidRDefault="00FA4B7E">
      <w:pPr>
        <w:spacing w:before="0" w:after="0" w:line="120" w:lineRule="exact"/>
      </w:pPr>
    </w:p>
    <w:tbl>
      <w:tblPr>
        <w:tblStyle w:val="TableGrid"/>
        <w:jc w:val="center"/>
        <w:tblLayout w:type="fixed"/>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6690"/>
      </w:tblGrid>
      <w:tr w:rsidR="00FA4B7E" w14:paraId="68062B61" w14:textId="77777777">
        <w:trPr>
          <w:tblHeader/>
          <w:jc w:val="center"/>
        </w:trPr>
        <w:tc>
          <w:tcPr>
            <w:tcW w:w="2381" w:type="dxa"/>
            <w:tcMar>
              <w:top w:w="90" w:type="dxa"/>
              <w:left w:w="100" w:type="dxa"/>
              <w:bottom w:w="90" w:type="dxa"/>
              <w:right w:w="100" w:type="dxa"/>
            </w:tcMar>
            <w:vAlign w:val="center"/>
          </w:tcPr>
          <w:p w14:paraId="5934DC26" w14:textId="77777777" w:rsidR="00FA4B7E" w:rsidRDefault="00802107">
            <w:pPr>
              <w:spacing w:before="40" w:after="40" w:line="252" w:lineRule="auto"/>
              <w:jc w:val="center"/>
            </w:pPr>
            <w:r>
              <w:rPr>
                <w:b/>
                <w:sz w:val="24"/>
                <w:szCs w:val="24"/>
              </w:rPr>
              <w:t>THÀNH PHẦN</w:t>
            </w:r>
          </w:p>
        </w:tc>
        <w:tc>
          <w:tcPr>
            <w:tcW w:w="6690" w:type="dxa"/>
            <w:tcMar>
              <w:top w:w="90" w:type="dxa"/>
              <w:left w:w="100" w:type="dxa"/>
              <w:bottom w:w="90" w:type="dxa"/>
              <w:right w:w="100" w:type="dxa"/>
            </w:tcMar>
            <w:vAlign w:val="center"/>
          </w:tcPr>
          <w:p w14:paraId="5BEE8236" w14:textId="77777777" w:rsidR="00FA4B7E" w:rsidRDefault="00802107">
            <w:pPr>
              <w:spacing w:before="40" w:after="40" w:line="252" w:lineRule="auto"/>
              <w:jc w:val="center"/>
            </w:pPr>
            <w:r>
              <w:rPr>
                <w:b/>
                <w:sz w:val="24"/>
                <w:szCs w:val="24"/>
              </w:rPr>
              <w:t>YÊU CẦU</w:t>
            </w:r>
          </w:p>
        </w:tc>
      </w:tr>
      <w:tr w:rsidR="00FA4B7E" w14:paraId="7A622CAE" w14:textId="77777777">
        <w:trPr>
          <w:jc w:val="center"/>
        </w:trPr>
        <w:tc>
          <w:tcPr>
            <w:tcW w:w="2381" w:type="dxa"/>
            <w:tcMar>
              <w:top w:w="90" w:type="dxa"/>
              <w:left w:w="100" w:type="dxa"/>
              <w:bottom w:w="90" w:type="dxa"/>
              <w:right w:w="100" w:type="dxa"/>
            </w:tcMar>
            <w:vAlign w:val="center"/>
          </w:tcPr>
          <w:p w14:paraId="4FBB194E" w14:textId="77777777" w:rsidR="00FA4B7E" w:rsidRDefault="00802107">
            <w:pPr>
              <w:spacing w:before="40" w:after="40" w:line="252" w:lineRule="auto"/>
              <w:jc w:val="center"/>
            </w:pPr>
            <w:r>
              <w:rPr>
                <w:b/>
                <w:sz w:val="24"/>
                <w:szCs w:val="24"/>
              </w:rPr>
              <w:t>Tên tệp gửi Phòng TH-HC&amp;QT</w:t>
            </w:r>
          </w:p>
        </w:tc>
        <w:tc>
          <w:tcPr>
            <w:tcW w:w="6690" w:type="dxa"/>
            <w:tcMar>
              <w:top w:w="90" w:type="dxa"/>
              <w:left w:w="100" w:type="dxa"/>
              <w:bottom w:w="90" w:type="dxa"/>
              <w:right w:w="100" w:type="dxa"/>
            </w:tcMar>
            <w:vAlign w:val="center"/>
          </w:tcPr>
          <w:p w14:paraId="57C6A2D8" w14:textId="77777777" w:rsidR="00FA4B7E" w:rsidRDefault="00802107">
            <w:pPr>
              <w:spacing w:before="40" w:after="40" w:line="252" w:lineRule="auto"/>
              <w:jc w:val="left"/>
            </w:pPr>
            <w:r>
              <w:rPr>
                <w:sz w:val="24"/>
                <w:szCs w:val="24"/>
              </w:rPr>
              <w:t>&lt;mã đơn vị&gt;_&lt;loại&gt;_&lt;kỳ&gt;_v&lt;số lần&gt;, kèm phiếu tự kiểm do Bộ công cụ xuất.</w:t>
            </w:r>
          </w:p>
        </w:tc>
      </w:tr>
      <w:tr w:rsidR="00FA4B7E" w14:paraId="2C765642" w14:textId="77777777">
        <w:trPr>
          <w:jc w:val="center"/>
        </w:trPr>
        <w:tc>
          <w:tcPr>
            <w:tcW w:w="2381" w:type="dxa"/>
            <w:tcMar>
              <w:top w:w="90" w:type="dxa"/>
              <w:left w:w="100" w:type="dxa"/>
              <w:bottom w:w="90" w:type="dxa"/>
              <w:right w:w="100" w:type="dxa"/>
            </w:tcMar>
            <w:vAlign w:val="center"/>
          </w:tcPr>
          <w:p w14:paraId="235904DA" w14:textId="77777777" w:rsidR="00FA4B7E" w:rsidRDefault="00802107">
            <w:pPr>
              <w:spacing w:before="40" w:after="40" w:line="252" w:lineRule="auto"/>
              <w:jc w:val="center"/>
            </w:pPr>
            <w:r>
              <w:rPr>
                <w:b/>
                <w:sz w:val="24"/>
                <w:szCs w:val="24"/>
              </w:rPr>
              <w:t>Mã đơn vị</w:t>
            </w:r>
          </w:p>
        </w:tc>
        <w:tc>
          <w:tcPr>
            <w:tcW w:w="6690" w:type="dxa"/>
            <w:tcMar>
              <w:top w:w="90" w:type="dxa"/>
              <w:left w:w="100" w:type="dxa"/>
              <w:bottom w:w="90" w:type="dxa"/>
              <w:right w:w="100" w:type="dxa"/>
            </w:tcMar>
            <w:vAlign w:val="center"/>
          </w:tcPr>
          <w:p w14:paraId="291BD991" w14:textId="77777777" w:rsidR="00FA4B7E" w:rsidRDefault="00802107">
            <w:pPr>
              <w:spacing w:before="40" w:after="40" w:line="252" w:lineRule="auto"/>
              <w:jc w:val="left"/>
            </w:pPr>
            <w:r>
              <w:rPr>
                <w:sz w:val="24"/>
                <w:szCs w:val="24"/>
              </w:rPr>
              <w:t>Ghi bằng mã đơn vị chuẩn (ví dụ P-THHC, K-KTCN), không ghi tên tự do.</w:t>
            </w:r>
          </w:p>
        </w:tc>
      </w:tr>
      <w:tr w:rsidR="00FA4B7E" w14:paraId="0F1BE712" w14:textId="77777777">
        <w:trPr>
          <w:jc w:val="center"/>
        </w:trPr>
        <w:tc>
          <w:tcPr>
            <w:tcW w:w="2381" w:type="dxa"/>
            <w:tcMar>
              <w:top w:w="90" w:type="dxa"/>
              <w:left w:w="100" w:type="dxa"/>
              <w:bottom w:w="90" w:type="dxa"/>
              <w:right w:w="100" w:type="dxa"/>
            </w:tcMar>
            <w:vAlign w:val="center"/>
          </w:tcPr>
          <w:p w14:paraId="52D7FFDC" w14:textId="77777777" w:rsidR="00FA4B7E" w:rsidRDefault="00802107">
            <w:pPr>
              <w:spacing w:before="40" w:after="40" w:line="252" w:lineRule="auto"/>
              <w:jc w:val="center"/>
            </w:pPr>
            <w:r>
              <w:rPr>
                <w:b/>
                <w:sz w:val="24"/>
                <w:szCs w:val="24"/>
              </w:rPr>
              <w:t>Mã nhiệm vụ</w:t>
            </w:r>
          </w:p>
        </w:tc>
        <w:tc>
          <w:tcPr>
            <w:tcW w:w="6690" w:type="dxa"/>
            <w:tcMar>
              <w:top w:w="90" w:type="dxa"/>
              <w:left w:w="100" w:type="dxa"/>
              <w:bottom w:w="90" w:type="dxa"/>
              <w:right w:w="100" w:type="dxa"/>
            </w:tcMar>
            <w:vAlign w:val="center"/>
          </w:tcPr>
          <w:p w14:paraId="437F8B9D" w14:textId="77777777" w:rsidR="00FA4B7E" w:rsidRDefault="00802107">
            <w:pPr>
              <w:spacing w:before="40" w:after="40" w:line="252" w:lineRule="auto"/>
              <w:jc w:val="left"/>
            </w:pPr>
            <w:r>
              <w:rPr>
                <w:sz w:val="24"/>
                <w:szCs w:val="24"/>
              </w:rPr>
              <w:t>Task_ID dạng KTC-2026-Q4-00125, dùng xuyên suốt kế hoạch, theo dõi, báo cáo, minh chứng.</w:t>
            </w:r>
          </w:p>
        </w:tc>
      </w:tr>
      <w:tr w:rsidR="00FA4B7E" w14:paraId="2ADDAE71" w14:textId="77777777">
        <w:trPr>
          <w:jc w:val="center"/>
        </w:trPr>
        <w:tc>
          <w:tcPr>
            <w:tcW w:w="2381" w:type="dxa"/>
            <w:tcMar>
              <w:top w:w="90" w:type="dxa"/>
              <w:left w:w="100" w:type="dxa"/>
              <w:bottom w:w="90" w:type="dxa"/>
              <w:right w:w="100" w:type="dxa"/>
            </w:tcMar>
            <w:vAlign w:val="center"/>
          </w:tcPr>
          <w:p w14:paraId="3C7C59A2" w14:textId="77777777" w:rsidR="00FA4B7E" w:rsidRDefault="00802107">
            <w:pPr>
              <w:spacing w:before="40" w:after="40" w:line="252" w:lineRule="auto"/>
              <w:jc w:val="center"/>
            </w:pPr>
            <w:r>
              <w:rPr>
                <w:b/>
                <w:sz w:val="24"/>
                <w:szCs w:val="24"/>
              </w:rPr>
              <w:t>Bảng kiểm</w:t>
            </w:r>
          </w:p>
        </w:tc>
        <w:tc>
          <w:tcPr>
            <w:tcW w:w="6690" w:type="dxa"/>
            <w:tcMar>
              <w:top w:w="90" w:type="dxa"/>
              <w:left w:w="100" w:type="dxa"/>
              <w:bottom w:w="90" w:type="dxa"/>
              <w:right w:w="100" w:type="dxa"/>
            </w:tcMar>
            <w:vAlign w:val="center"/>
          </w:tcPr>
          <w:p w14:paraId="09876942" w14:textId="77777777" w:rsidR="00FA4B7E" w:rsidRDefault="00802107">
            <w:pPr>
              <w:spacing w:before="40" w:after="40" w:line="252" w:lineRule="auto"/>
              <w:jc w:val="left"/>
            </w:pPr>
            <w:r>
              <w:rPr>
                <w:sz w:val="24"/>
                <w:szCs w:val="24"/>
              </w:rPr>
              <w:t xml:space="preserve">LỖI: </w:t>
            </w:r>
            <w:r>
              <w:rPr>
                <w:sz w:val="24"/>
                <w:szCs w:val="24"/>
              </w:rPr>
              <w:t xml:space="preserve">B</w:t>
            </w:r>
            <w:r>
              <w:rPr>
                <w:sz w:val="24"/>
                <w:szCs w:val="24"/>
              </w:rPr>
              <w:t xml:space="preserve">ắt buộc sửa trước khi gửi. CẢNH BÁO: </w:t>
            </w:r>
            <w:r>
              <w:rPr>
                <w:sz w:val="24"/>
                <w:szCs w:val="24"/>
              </w:rPr>
              <w:t xml:space="preserve">X</w:t>
            </w:r>
            <w:r>
              <w:rPr>
                <w:sz w:val="24"/>
                <w:szCs w:val="24"/>
              </w:rPr>
              <w:t xml:space="preserve">em xét, sửa hoặc giải trình.</w:t>
            </w:r>
          </w:p>
        </w:tc>
      </w:tr>
      <w:tr w:rsidR="00FA4B7E" w14:paraId="4299F3F3" w14:textId="77777777">
        <w:trPr>
          <w:jc w:val="center"/>
        </w:trPr>
        <w:tc>
          <w:tcPr>
            <w:tcW w:w="2381" w:type="dxa"/>
            <w:tcMar>
              <w:top w:w="90" w:type="dxa"/>
              <w:left w:w="100" w:type="dxa"/>
              <w:bottom w:w="90" w:type="dxa"/>
              <w:right w:w="100" w:type="dxa"/>
            </w:tcMar>
            <w:vAlign w:val="center"/>
          </w:tcPr>
          <w:p w14:paraId="1579F800" w14:textId="77777777" w:rsidR="00FA4B7E" w:rsidRDefault="00802107">
            <w:pPr>
              <w:spacing w:before="40" w:after="40" w:line="252" w:lineRule="auto"/>
              <w:jc w:val="center"/>
            </w:pPr>
            <w:r>
              <w:rPr>
                <w:b/>
                <w:sz w:val="24"/>
                <w:szCs w:val="24"/>
              </w:rPr>
              <w:t>Thể thức</w:t>
            </w:r>
          </w:p>
        </w:tc>
        <w:tc>
          <w:tcPr>
            <w:tcW w:w="6690" w:type="dxa"/>
            <w:tcMar>
              <w:top w:w="90" w:type="dxa"/>
              <w:left w:w="100" w:type="dxa"/>
              <w:bottom w:w="90" w:type="dxa"/>
              <w:right w:w="100" w:type="dxa"/>
            </w:tcMar>
            <w:vAlign w:val="center"/>
          </w:tcPr>
          <w:p w14:paraId="032BCE67" w14:textId="77777777" w:rsidR="00FA4B7E" w:rsidRDefault="00802107">
            <w:pPr>
              <w:spacing w:before="40" w:after="40" w:line="252" w:lineRule="auto"/>
              <w:jc w:val="left"/>
            </w:pPr>
            <w:r>
              <w:rPr>
                <w:sz w:val="24"/>
                <w:szCs w:val="24"/>
              </w:rPr>
              <w:t>A4, lề trên 2 - dưới 2 - trái 3 - phải 2 cm, Times New Roman cỡ 14; phụ lục Excel khổ ngang.</w:t>
            </w:r>
          </w:p>
        </w:tc>
      </w:tr>
      <w:tr w:rsidR="00FA4B7E" w14:paraId="7826CAFC" w14:textId="77777777">
        <w:trPr>
          <w:jc w:val="center"/>
        </w:trPr>
        <w:tc>
          <w:tcPr>
            <w:tcW w:w="2381" w:type="dxa"/>
            <w:tcMar>
              <w:top w:w="90" w:type="dxa"/>
              <w:left w:w="100" w:type="dxa"/>
              <w:bottom w:w="90" w:type="dxa"/>
              <w:right w:w="100" w:type="dxa"/>
            </w:tcMar>
            <w:vAlign w:val="center"/>
          </w:tcPr>
          <w:p w14:paraId="27308367" w14:textId="77777777" w:rsidR="00FA4B7E" w:rsidRDefault="00802107">
            <w:pPr>
              <w:spacing w:before="40" w:after="40" w:line="252" w:lineRule="auto"/>
              <w:jc w:val="center"/>
            </w:pPr>
            <w:r>
              <w:rPr>
                <w:b/>
                <w:sz w:val="24"/>
                <w:szCs w:val="24"/>
              </w:rPr>
              <w:t>Trách nhiệm</w:t>
            </w:r>
          </w:p>
        </w:tc>
        <w:tc>
          <w:tcPr>
            <w:tcW w:w="6690" w:type="dxa"/>
            <w:tcMar>
              <w:top w:w="90" w:type="dxa"/>
              <w:left w:w="100" w:type="dxa"/>
              <w:bottom w:w="90" w:type="dxa"/>
              <w:right w:w="100" w:type="dxa"/>
            </w:tcMar>
            <w:vAlign w:val="center"/>
          </w:tcPr>
          <w:p w14:paraId="0B2DD3E6" w14:textId="77777777" w:rsidR="00FA4B7E" w:rsidRDefault="00802107">
            <w:pPr>
              <w:spacing w:before="40" w:after="40" w:line="252" w:lineRule="auto"/>
              <w:jc w:val="left"/>
            </w:pPr>
            <w:r>
              <w:rPr>
                <w:sz w:val="24"/>
                <w:szCs w:val="24"/>
              </w:rPr>
              <w:t xml:space="preserve">Có đủ: </w:t>
            </w:r>
            <w:r>
              <w:rPr>
                <w:sz w:val="24"/>
                <w:szCs w:val="24"/>
              </w:rPr>
              <w:t xml:space="preserve">N</w:t>
            </w:r>
            <w:r>
              <w:rPr>
                <w:sz w:val="24"/>
                <w:szCs w:val="24"/>
              </w:rPr>
              <w:t xml:space="preserve">guồn dữ liệu đã dùng; người kiểm tra; trạng thái phê duyệt.</w:t>
            </w:r>
          </w:p>
        </w:tc>
      </w:tr>
    </w:tbl>
    <w:p w14:paraId="03461ABD" w14:textId="77777777" w:rsidR="00FA4B7E" w:rsidRDefault="00FA4B7E">
      <w:pPr>
        <w:spacing w:before="0" w:after="0" w:line="120" w:lineRule="exact"/>
      </w:pPr>
    </w:p>
    <w:p w14:paraId="337C7B6F" w14:textId="77777777" w:rsidR="00FA4B7E" w:rsidRDefault="00802107">
      <w:pPr>
        <w:pStyle w:val="Heading1"/>
        <w:keepNext/>
        <w:spacing w:before="240" w:after="120" w:line="264" w:lineRule="auto"/>
        <w:ind w:firstLine="720"/>
        <w:jc w:val="left"/>
      </w:pPr>
      <w:r>
        <w:rPr>
          <w:rFonts w:ascii="Times New Roman" w:hAnsi="Times New Roman"/>
        </w:rPr>
        <w:t>VIII. CÂU HỎI THƯỜNG GẶP VÀ XỬ LÝ LỖI</w:t>
      </w:r>
    </w:p>
    <w:tbl>
      <w:tblPr>
        <w:tblStyle w:val="TableGrid"/>
        <w:jc w:val="center"/>
        <w:tblLayout w:type="fixed"/>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6690"/>
      </w:tblGrid>
      <w:tr w:rsidR="00FA4B7E" w14:paraId="52E02D80" w14:textId="77777777">
        <w:trPr>
          <w:tblHeader/>
          <w:jc w:val="center"/>
        </w:trPr>
        <w:tc>
          <w:tcPr>
            <w:tcW w:w="2381" w:type="dxa"/>
            <w:tcMar>
              <w:top w:w="90" w:type="dxa"/>
              <w:left w:w="100" w:type="dxa"/>
              <w:bottom w:w="90" w:type="dxa"/>
              <w:right w:w="100" w:type="dxa"/>
            </w:tcMar>
            <w:vAlign w:val="center"/>
          </w:tcPr>
          <w:p w14:paraId="499822B3" w14:textId="77777777" w:rsidR="00FA4B7E" w:rsidRDefault="00802107">
            <w:pPr>
              <w:spacing w:before="40" w:after="40" w:line="252" w:lineRule="auto"/>
              <w:jc w:val="center"/>
            </w:pPr>
            <w:r>
              <w:rPr>
                <w:b/>
                <w:sz w:val="24"/>
                <w:szCs w:val="24"/>
              </w:rPr>
              <w:t>CÂU HỎI</w:t>
            </w:r>
          </w:p>
        </w:tc>
        <w:tc>
          <w:tcPr>
            <w:tcW w:w="6690" w:type="dxa"/>
            <w:tcMar>
              <w:top w:w="90" w:type="dxa"/>
              <w:left w:w="100" w:type="dxa"/>
              <w:bottom w:w="90" w:type="dxa"/>
              <w:right w:w="100" w:type="dxa"/>
            </w:tcMar>
            <w:vAlign w:val="center"/>
          </w:tcPr>
          <w:p w14:paraId="6C78018B" w14:textId="77777777" w:rsidR="00FA4B7E" w:rsidRDefault="00802107">
            <w:pPr>
              <w:spacing w:before="40" w:after="40" w:line="252" w:lineRule="auto"/>
              <w:jc w:val="center"/>
            </w:pPr>
            <w:r>
              <w:rPr>
                <w:b/>
                <w:sz w:val="24"/>
                <w:szCs w:val="24"/>
              </w:rPr>
              <w:t>HƯỚNG XỬ LÝ</w:t>
            </w:r>
          </w:p>
        </w:tc>
      </w:tr>
      <w:tr w:rsidR="00FA4B7E" w14:paraId="2B7FEAC9" w14:textId="77777777">
        <w:trPr>
          <w:jc w:val="center"/>
        </w:trPr>
        <w:tc>
          <w:tcPr>
            <w:tcW w:w="2381" w:type="dxa"/>
            <w:tcMar>
              <w:top w:w="90" w:type="dxa"/>
              <w:left w:w="100" w:type="dxa"/>
              <w:bottom w:w="90" w:type="dxa"/>
              <w:right w:w="100" w:type="dxa"/>
            </w:tcMar>
            <w:vAlign w:val="center"/>
          </w:tcPr>
          <w:p w14:paraId="7D3E7903" w14:textId="77777777" w:rsidR="00FA4B7E" w:rsidRDefault="00802107">
            <w:pPr>
              <w:spacing w:before="40" w:after="40" w:line="252" w:lineRule="auto"/>
              <w:jc w:val="center"/>
            </w:pPr>
            <w:r>
              <w:rPr>
                <w:b/>
                <w:sz w:val="24"/>
                <w:szCs w:val="24"/>
              </w:rPr>
              <w:t>Không thấy KTC-Quan-tri khi gõ “/”?</w:t>
            </w:r>
          </w:p>
        </w:tc>
        <w:tc>
          <w:tcPr>
            <w:tcW w:w="6690" w:type="dxa"/>
            <w:tcMar>
              <w:top w:w="90" w:type="dxa"/>
              <w:left w:w="100" w:type="dxa"/>
              <w:bottom w:w="90" w:type="dxa"/>
              <w:right w:w="100" w:type="dxa"/>
            </w:tcMar>
            <w:vAlign w:val="center"/>
          </w:tcPr>
          <w:p w14:paraId="60B56F69" w14:textId="77777777" w:rsidR="00FA4B7E" w:rsidRDefault="00802107">
            <w:pPr>
              <w:spacing w:before="40" w:after="40" w:line="252" w:lineRule="auto"/>
              <w:jc w:val="left"/>
            </w:pPr>
            <w:r>
              <w:rPr>
                <w:sz w:val="24"/>
                <w:szCs w:val="24"/>
              </w:rPr>
              <w:t>Kiểm tra Customize &gt; Plugins đã cài và bật; mở cuộc hội thoại mới; liên hệ Phòng QLKHCN&amp;HTPT (tài khoản Team) hoặc Phòng TH-HC&amp;QT.</w:t>
            </w:r>
          </w:p>
        </w:tc>
      </w:tr>
      <w:tr w:rsidR="00FA4B7E" w14:paraId="448D2D63" w14:textId="77777777">
        <w:trPr>
          <w:jc w:val="center"/>
        </w:trPr>
        <w:tc>
          <w:tcPr>
            <w:tcW w:w="2381" w:type="dxa"/>
            <w:tcMar>
              <w:top w:w="90" w:type="dxa"/>
              <w:left w:w="100" w:type="dxa"/>
              <w:bottom w:w="90" w:type="dxa"/>
              <w:right w:w="100" w:type="dxa"/>
            </w:tcMar>
            <w:vAlign w:val="center"/>
          </w:tcPr>
          <w:p w14:paraId="655EDA1D" w14:textId="77777777" w:rsidR="00FA4B7E" w:rsidRDefault="00802107">
            <w:pPr>
              <w:spacing w:before="40" w:after="40" w:line="252" w:lineRule="auto"/>
              <w:jc w:val="center"/>
            </w:pPr>
            <w:r>
              <w:rPr>
                <w:b/>
                <w:sz w:val="24"/>
                <w:szCs w:val="24"/>
              </w:rPr>
              <w:t>Có hai phiên bản KTC-Quan-tri cùng hiện?</w:t>
            </w:r>
          </w:p>
        </w:tc>
        <w:tc>
          <w:tcPr>
            <w:tcW w:w="6690" w:type="dxa"/>
            <w:tcMar>
              <w:top w:w="90" w:type="dxa"/>
              <w:left w:w="100" w:type="dxa"/>
              <w:bottom w:w="90" w:type="dxa"/>
              <w:right w:w="100" w:type="dxa"/>
            </w:tcMar>
            <w:vAlign w:val="center"/>
          </w:tcPr>
          <w:p w14:paraId="02E2741D" w14:textId="77777777" w:rsidR="00FA4B7E" w:rsidRDefault="00802107">
            <w:pPr>
              <w:spacing w:before="40" w:after="40" w:line="252" w:lineRule="auto"/>
              <w:jc w:val="left"/>
            </w:pPr>
            <w:r>
              <w:rPr>
                <w:sz w:val="24"/>
                <w:szCs w:val="24"/>
              </w:rPr>
              <w:t>Gỡ bản cũ, chỉ giữ bản mới nhất; mở cuộc hội thoại mới.</w:t>
            </w:r>
          </w:p>
        </w:tc>
      </w:tr>
      <w:tr w:rsidR="00FA4B7E" w14:paraId="40EE04EF" w14:textId="77777777">
        <w:trPr>
          <w:jc w:val="center"/>
        </w:trPr>
        <w:tc>
          <w:tcPr>
            <w:tcW w:w="2381" w:type="dxa"/>
            <w:tcMar>
              <w:top w:w="90" w:type="dxa"/>
              <w:left w:w="100" w:type="dxa"/>
              <w:bottom w:w="90" w:type="dxa"/>
              <w:right w:w="100" w:type="dxa"/>
            </w:tcMar>
            <w:vAlign w:val="center"/>
          </w:tcPr>
          <w:p w14:paraId="7713194A" w14:textId="77777777" w:rsidR="00FA4B7E" w:rsidRDefault="00802107">
            <w:pPr>
              <w:spacing w:before="40" w:after="40" w:line="252" w:lineRule="auto"/>
              <w:jc w:val="center"/>
            </w:pPr>
            <w:r>
              <w:rPr>
                <w:b/>
                <w:sz w:val="24"/>
                <w:szCs w:val="24"/>
              </w:rPr>
              <w:t>Tải plugin lên bị từ chối?</w:t>
            </w:r>
          </w:p>
        </w:tc>
        <w:tc>
          <w:tcPr>
            <w:tcW w:w="6690" w:type="dxa"/>
            <w:tcMar>
              <w:top w:w="90" w:type="dxa"/>
              <w:left w:w="100" w:type="dxa"/>
              <w:bottom w:w="90" w:type="dxa"/>
              <w:right w:w="100" w:type="dxa"/>
            </w:tcMar>
            <w:vAlign w:val="center"/>
          </w:tcPr>
          <w:p w14:paraId="32BE130F" w14:textId="77777777" w:rsidR="00FA4B7E" w:rsidRDefault="00802107">
            <w:pPr>
              <w:spacing w:before="40" w:after="40" w:line="252" w:lineRule="auto"/>
              <w:jc w:val="left"/>
            </w:pPr>
            <w:r>
              <w:rPr>
                <w:sz w:val="24"/>
                <w:szCs w:val="24"/>
              </w:rPr>
              <w:t>Kiểm tra dùng đúng tệp .zip do Phòng TH-HC&amp;QT cung cấp, tệp không bị giải nén rồi nén lại; báo Phòng TH-HC&amp;QT kèm ảnh thông báo lỗi.</w:t>
            </w:r>
          </w:p>
        </w:tc>
      </w:tr>
      <w:tr w:rsidR="00FA4B7E" w14:paraId="0C86799F" w14:textId="77777777">
        <w:trPr>
          <w:jc w:val="center"/>
        </w:trPr>
        <w:tc>
          <w:tcPr>
            <w:tcW w:w="2381" w:type="dxa"/>
            <w:tcMar>
              <w:top w:w="90" w:type="dxa"/>
              <w:left w:w="100" w:type="dxa"/>
              <w:bottom w:w="90" w:type="dxa"/>
              <w:right w:w="100" w:type="dxa"/>
            </w:tcMar>
            <w:vAlign w:val="center"/>
          </w:tcPr>
          <w:p w14:paraId="0640208A" w14:textId="77777777" w:rsidR="00FA4B7E" w:rsidRDefault="00802107">
            <w:pPr>
              <w:spacing w:before="40" w:after="40" w:line="252" w:lineRule="auto"/>
              <w:jc w:val="center"/>
            </w:pPr>
            <w:r>
              <w:rPr>
                <w:b/>
                <w:sz w:val="24"/>
                <w:szCs w:val="24"/>
              </w:rPr>
              <w:t>AI không đọc được KTC-Database?</w:t>
            </w:r>
          </w:p>
        </w:tc>
        <w:tc>
          <w:tcPr>
            <w:tcW w:w="6690" w:type="dxa"/>
            <w:tcMar>
              <w:top w:w="90" w:type="dxa"/>
              <w:left w:w="100" w:type="dxa"/>
              <w:bottom w:w="90" w:type="dxa"/>
              <w:right w:w="100" w:type="dxa"/>
            </w:tcMar>
            <w:vAlign w:val="center"/>
          </w:tcPr>
          <w:p w14:paraId="652D0E32" w14:textId="77777777" w:rsidR="00FA4B7E" w:rsidRDefault="00802107">
            <w:pPr>
              <w:spacing w:before="40" w:after="40" w:line="252" w:lineRule="auto"/>
              <w:jc w:val="left"/>
            </w:pPr>
            <w:r>
              <w:rPr>
                <w:sz w:val="24"/>
                <w:szCs w:val="24"/>
              </w:rPr>
              <w:t>Kiểm tra kết nối Google Drive và quyền chia sẻ; không yêu cầu AI kết luận khi chưa đối chiếu được kho.</w:t>
            </w:r>
          </w:p>
        </w:tc>
      </w:tr>
      <w:tr w:rsidR="00FA4B7E" w14:paraId="50C5B90C" w14:textId="77777777">
        <w:trPr>
          <w:jc w:val="center"/>
        </w:trPr>
        <w:tc>
          <w:tcPr>
            <w:tcW w:w="2381" w:type="dxa"/>
            <w:tcMar>
              <w:top w:w="90" w:type="dxa"/>
              <w:left w:w="100" w:type="dxa"/>
              <w:bottom w:w="90" w:type="dxa"/>
              <w:right w:w="100" w:type="dxa"/>
            </w:tcMar>
            <w:vAlign w:val="center"/>
          </w:tcPr>
          <w:p w14:paraId="1DF479FE" w14:textId="77777777" w:rsidR="00FA4B7E" w:rsidRDefault="00802107">
            <w:pPr>
              <w:spacing w:before="40" w:after="40" w:line="252" w:lineRule="auto"/>
              <w:jc w:val="center"/>
            </w:pPr>
            <w:r>
              <w:rPr>
                <w:b/>
                <w:sz w:val="24"/>
                <w:szCs w:val="24"/>
              </w:rPr>
              <w:t>Kết quả lệch số liệu của đơn vị?</w:t>
            </w:r>
          </w:p>
        </w:tc>
        <w:tc>
          <w:tcPr>
            <w:tcW w:w="6690" w:type="dxa"/>
            <w:tcMar>
              <w:top w:w="90" w:type="dxa"/>
              <w:left w:w="100" w:type="dxa"/>
              <w:bottom w:w="90" w:type="dxa"/>
              <w:right w:w="100" w:type="dxa"/>
            </w:tcMar>
            <w:vAlign w:val="center"/>
          </w:tcPr>
          <w:p w14:paraId="46F8C5B6" w14:textId="77777777" w:rsidR="00FA4B7E" w:rsidRDefault="00802107">
            <w:pPr>
              <w:spacing w:before="40" w:after="40" w:line="252" w:lineRule="auto"/>
              <w:jc w:val="left"/>
            </w:pPr>
            <w:r>
              <w:rPr>
                <w:sz w:val="24"/>
                <w:szCs w:val="24"/>
              </w:rPr>
              <w:t>Số liệu gốc của đơn vị là chuẩn; yêu cầu AI chỉ ra dòng lệch, không tự sửa số liệu.</w:t>
            </w:r>
          </w:p>
        </w:tc>
      </w:tr>
      <w:tr w:rsidR="00FA4B7E" w14:paraId="1669EE49" w14:textId="77777777">
        <w:trPr>
          <w:jc w:val="center"/>
        </w:trPr>
        <w:tc>
          <w:tcPr>
            <w:tcW w:w="2381" w:type="dxa"/>
            <w:tcMar>
              <w:top w:w="90" w:type="dxa"/>
              <w:left w:w="100" w:type="dxa"/>
              <w:bottom w:w="90" w:type="dxa"/>
              <w:right w:w="100" w:type="dxa"/>
            </w:tcMar>
            <w:vAlign w:val="center"/>
          </w:tcPr>
          <w:p w14:paraId="4C58EAB5" w14:textId="77777777" w:rsidR="00FA4B7E" w:rsidRDefault="00802107">
            <w:pPr>
              <w:spacing w:before="40" w:after="40" w:line="252" w:lineRule="auto"/>
              <w:jc w:val="center"/>
            </w:pPr>
            <w:r>
              <w:rPr>
                <w:b/>
                <w:sz w:val="24"/>
                <w:szCs w:val="24"/>
              </w:rPr>
              <w:t>Có nhiệm vụ phát sinh ngoài kế hoạch?</w:t>
            </w:r>
          </w:p>
        </w:tc>
        <w:tc>
          <w:tcPr>
            <w:tcW w:w="6690" w:type="dxa"/>
            <w:tcMar>
              <w:top w:w="90" w:type="dxa"/>
              <w:left w:w="100" w:type="dxa"/>
              <w:bottom w:w="90" w:type="dxa"/>
              <w:right w:w="100" w:type="dxa"/>
            </w:tcMar>
            <w:vAlign w:val="center"/>
          </w:tcPr>
          <w:p w14:paraId="0A310A6F" w14:textId="77777777" w:rsidR="00FA4B7E" w:rsidRDefault="00802107">
            <w:pPr>
              <w:spacing w:before="40" w:after="40" w:line="252" w:lineRule="auto"/>
              <w:jc w:val="left"/>
            </w:pPr>
            <w:r>
              <w:rPr>
                <w:sz w:val="24"/>
                <w:szCs w:val="24"/>
              </w:rPr>
              <w:t>Ghi đủ nguồn, căn cứ, ngày phát sinh, đơn vị giao, đơn vị thực hiện, thời hạn, sản phẩm rồi mới đưa vào theo dõi.</w:t>
            </w:r>
          </w:p>
        </w:tc>
      </w:tr>
      <w:tr w:rsidR="00FA4B7E" w14:paraId="46F27101" w14:textId="77777777">
        <w:trPr>
          <w:jc w:val="center"/>
        </w:trPr>
        <w:tc>
          <w:tcPr>
            <w:tcW w:w="2381" w:type="dxa"/>
            <w:tcMar>
              <w:top w:w="90" w:type="dxa"/>
              <w:left w:w="100" w:type="dxa"/>
              <w:bottom w:w="90" w:type="dxa"/>
              <w:right w:w="100" w:type="dxa"/>
            </w:tcMar>
            <w:vAlign w:val="center"/>
          </w:tcPr>
          <w:p w14:paraId="78E73591" w14:textId="77777777" w:rsidR="00FA4B7E" w:rsidRDefault="00802107">
            <w:pPr>
              <w:spacing w:before="40" w:after="40" w:line="252" w:lineRule="auto"/>
              <w:jc w:val="center"/>
            </w:pPr>
            <w:r>
              <w:rPr>
                <w:b/>
                <w:sz w:val="24"/>
                <w:szCs w:val="24"/>
              </w:rPr>
              <w:t>Mức xếp loại AI đưa ra có phải kết quả chính thức?</w:t>
            </w:r>
          </w:p>
        </w:tc>
        <w:tc>
          <w:tcPr>
            <w:tcW w:w="6690" w:type="dxa"/>
            <w:tcMar>
              <w:top w:w="90" w:type="dxa"/>
              <w:left w:w="100" w:type="dxa"/>
              <w:bottom w:w="90" w:type="dxa"/>
              <w:right w:w="100" w:type="dxa"/>
            </w:tcMar>
            <w:vAlign w:val="center"/>
          </w:tcPr>
          <w:p w14:paraId="58FEEDB7" w14:textId="77777777" w:rsidR="00FA4B7E" w:rsidRDefault="00802107">
            <w:pPr>
              <w:spacing w:before="40" w:after="40" w:line="252" w:lineRule="auto"/>
              <w:jc w:val="left"/>
            </w:pPr>
            <w:r>
              <w:rPr>
                <w:sz w:val="24"/>
                <w:szCs w:val="24"/>
              </w:rPr>
              <w:t>Không. Đây là đề xuất của cá nhân; cấp có thẩm quyền đánh giá, xếp loại theo Quyết định số 1923/QĐ-CĐKT.</w:t>
            </w:r>
          </w:p>
        </w:tc>
      </w:tr>
      <w:tr w:rsidR="00FA4B7E" w14:paraId="0651180F" w14:textId="77777777">
        <w:trPr>
          <w:jc w:val="center"/>
        </w:trPr>
        <w:tc>
          <w:tcPr>
            <w:tcW w:w="2381" w:type="dxa"/>
            <w:tcMar>
              <w:top w:w="90" w:type="dxa"/>
              <w:left w:w="100" w:type="dxa"/>
              <w:bottom w:w="90" w:type="dxa"/>
              <w:right w:w="100" w:type="dxa"/>
            </w:tcMar>
            <w:vAlign w:val="center"/>
          </w:tcPr>
          <w:p w14:paraId="5DE5FFF0" w14:textId="77777777" w:rsidR="00FA4B7E" w:rsidRDefault="00802107">
            <w:pPr>
              <w:spacing w:before="40" w:after="40" w:line="252" w:lineRule="auto"/>
              <w:jc w:val="center"/>
            </w:pPr>
            <w:r>
              <w:rPr>
                <w:b/>
                <w:sz w:val="24"/>
                <w:szCs w:val="24"/>
              </w:rPr>
              <w:t>Có dùng Bộ công cụ để rà soát văn bản trước khi trình ký?</w:t>
            </w:r>
          </w:p>
        </w:tc>
        <w:tc>
          <w:tcPr>
            <w:tcW w:w="6690" w:type="dxa"/>
            <w:tcMar>
              <w:top w:w="90" w:type="dxa"/>
              <w:left w:w="100" w:type="dxa"/>
              <w:bottom w:w="90" w:type="dxa"/>
              <w:right w:w="100" w:type="dxa"/>
            </w:tcMar>
            <w:vAlign w:val="center"/>
          </w:tcPr>
          <w:p w14:paraId="5B988C74" w14:textId="6ACCE55A" w:rsidR="00FA4B7E" w:rsidRDefault="00802107">
            <w:pPr>
              <w:spacing w:before="40" w:after="40" w:line="252" w:lineRule="auto"/>
              <w:jc w:val="left"/>
            </w:pPr>
            <w:r>
              <w:rPr>
                <w:sz w:val="24"/>
                <w:szCs w:val="24"/>
              </w:rPr>
              <w:t xml:space="preserve">Không. </w:t>
            </w:r>
            <w:r>
              <w:rPr>
                <w:sz w:val="24"/>
                <w:szCs w:val="24"/>
              </w:rPr>
              <w:t xml:space="preserve">Dùng Skill “ktc-ra-soat-897” theo Thông báo số 948/TB-CĐKT ngày 17/8/2026.</w:t>
            </w:r>
          </w:p>
        </w:tc>
      </w:tr>
      <w:tr w:rsidR="00FA4B7E" w14:paraId="5BAC1BDB" w14:textId="77777777">
        <w:trPr>
          <w:jc w:val="center"/>
        </w:trPr>
        <w:tc>
          <w:tcPr>
            <w:tcW w:w="2381" w:type="dxa"/>
            <w:tcMar>
              <w:top w:w="90" w:type="dxa"/>
              <w:left w:w="100" w:type="dxa"/>
              <w:bottom w:w="90" w:type="dxa"/>
              <w:right w:w="100" w:type="dxa"/>
            </w:tcMar>
            <w:vAlign w:val="center"/>
          </w:tcPr>
          <w:p w14:paraId="7014A9B9" w14:textId="77777777" w:rsidR="00FA4B7E" w:rsidRDefault="00802107">
            <w:pPr>
              <w:spacing w:before="40" w:after="40" w:line="252" w:lineRule="auto"/>
              <w:jc w:val="center"/>
            </w:pPr>
            <w:r>
              <w:rPr>
                <w:b/>
                <w:sz w:val="24"/>
                <w:szCs w:val="24"/>
              </w:rPr>
              <w:t>Bộ công cụ báo tệp Excel đang mở?</w:t>
            </w:r>
          </w:p>
        </w:tc>
        <w:tc>
          <w:tcPr>
            <w:tcW w:w="6690" w:type="dxa"/>
            <w:tcMar>
              <w:top w:w="90" w:type="dxa"/>
              <w:left w:w="100" w:type="dxa"/>
              <w:bottom w:w="90" w:type="dxa"/>
              <w:right w:w="100" w:type="dxa"/>
            </w:tcMar>
            <w:vAlign w:val="center"/>
          </w:tcPr>
          <w:p w14:paraId="63C019D6" w14:textId="77777777" w:rsidR="00FA4B7E" w:rsidRDefault="00802107">
            <w:pPr>
              <w:spacing w:before="40" w:after="40" w:line="252" w:lineRule="auto"/>
              <w:jc w:val="left"/>
            </w:pPr>
            <w:r>
              <w:rPr>
                <w:sz w:val="24"/>
                <w:szCs w:val="24"/>
              </w:rPr>
              <w:t>Đóng tệp trong Excel hoặc đặt tên tệp khác rồi chạy lại.</w:t>
            </w:r>
          </w:p>
        </w:tc>
      </w:tr>
    </w:tbl>
    <w:p w14:paraId="74B576B9" w14:textId="77777777" w:rsidR="00FA4B7E" w:rsidRDefault="00FA4B7E">
      <w:pPr>
        <w:spacing w:before="0" w:after="0" w:line="120" w:lineRule="exact"/>
      </w:pPr>
    </w:p>
    <w:p w14:paraId="70989310" w14:textId="77777777" w:rsidR="00FA4B7E" w:rsidRDefault="00802107">
      <w:pPr>
        <w:pStyle w:val="Heading1"/>
        <w:keepNext/>
        <w:spacing w:before="240" w:after="120" w:line="264" w:lineRule="auto"/>
        <w:ind w:firstLine="720"/>
        <w:jc w:val="left"/>
      </w:pPr>
      <w:r>
        <w:rPr>
          <w:rFonts w:ascii="Times New Roman" w:hAnsi="Times New Roman"/>
        </w:rPr>
        <w:t>IX. NGUYÊN TẮC AN TOÀN VÀ TRÁCH NHIỆM</w:t>
      </w:r>
    </w:p>
    <w:p w14:paraId="284EB065" w14:textId="238E9F2A" w:rsidR="00FA4B7E" w:rsidRDefault="00802107">
      <w:pPr>
        <w:spacing w:before="0" w:after="120" w:line="264" w:lineRule="auto"/>
        <w:ind w:firstLine="720"/>
        <w:jc w:val="both"/>
      </w:pPr>
      <w:r>
        <w:t xml:space="preserve">- </w:t>
      </w:r>
      <w:r>
        <w:t>Không đưa thông tin thuộc bí mật nhà nước, tài liệu có dấu mật, mật khẩu, số định danh cá nhân hoặc dữ liệu nhạy cảm không cần thiết vào nền tảng AI; không tải lên cả thư mục.</w:t>
      </w:r>
    </w:p>
    <w:p w14:paraId="6DD1D59A" w14:textId="783A08AD" w:rsidR="00FA4B7E" w:rsidRDefault="00802107">
      <w:pPr>
        <w:spacing w:before="0" w:after="120" w:line="264" w:lineRule="auto"/>
        <w:ind w:firstLine="720"/>
        <w:jc w:val="both"/>
      </w:pPr>
      <w:r>
        <w:t xml:space="preserve">- </w:t>
      </w:r>
      <w:r>
        <w:t>Dữ liệu đánh giá cá nhân (họ tên, điểm, nhận xét) chỉ xử lý trong phạm vi cần thiết; trên Cowork, Claude Code, nhật ký vận hành mặc định không ghi nội dung lời nhắn, câu lệnh; chỉ mở đầu bằng #học khi muốn Bộ công cụ ghi lại một quy ước để tự học, không dùng #học với lời nhắn có dữ liệu cá nhân.</w:t>
      </w:r>
    </w:p>
    <w:p w14:paraId="25FC56A7" w14:textId="77777777" w:rsidR="00FA4B7E" w:rsidRDefault="00802107">
      <w:pPr>
        <w:spacing w:before="0" w:after="120" w:line="264" w:lineRule="auto"/>
        <w:ind w:firstLine="720"/>
        <w:jc w:val="both"/>
      </w:pPr>
      <w:r>
        <w:t xml:space="preserve">- </w:t>
      </w:r>
      <w:r>
        <w:t>Không giao AI tự phê duyệt, tự quyết định mức xếp loại hoặc tự tạo căn cứ chưa được kiểm chứng.</w:t>
      </w:r>
    </w:p>
    <w:p w14:paraId="5C95191C" w14:textId="77777777" w:rsidR="00FA4B7E" w:rsidRDefault="00802107">
      <w:pPr>
        <w:spacing w:before="0" w:after="120" w:line="264" w:lineRule="auto"/>
        <w:ind w:firstLine="720"/>
        <w:jc w:val="both"/>
      </w:pPr>
      <w:r>
        <w:t xml:space="preserve">- </w:t>
      </w:r>
      <w:r>
        <w:t>Mỗi cuộc hội thoại tập trung một việc, một kỳ; đặt tên phiên bản tệp rõ ràng để tránh dùng nhầm.</w:t>
      </w:r>
    </w:p>
    <w:p w14:paraId="5EF13C35" w14:textId="77777777" w:rsidR="00FA4B7E" w:rsidRDefault="00802107">
      <w:pPr>
        <w:spacing w:before="0" w:after="120" w:line="264" w:lineRule="auto"/>
        <w:ind w:firstLine="720"/>
        <w:jc w:val="both"/>
      </w:pPr>
      <w:r>
        <w:t xml:space="preserve">- </w:t>
      </w:r>
      <w:r>
        <w:t>Kết quả AI là tài liệu hỗ trợ; người lập và Lãnh đạo đơn vị chịu trách nhiệm về số liệu, nội dung trước khi gửi, trình.</w:t>
      </w:r>
    </w:p>
    <w:p w14:paraId="679FB2D0" w14:textId="77777777" w:rsidR="00FA4B7E" w:rsidRDefault="00802107">
      <w:pPr>
        <w:spacing w:before="0" w:after="120" w:line="264" w:lineRule="auto"/>
        <w:ind w:firstLine="720"/>
        <w:jc w:val="both"/>
      </w:pPr>
      <w:r>
        <w:t xml:space="preserve">- </w:t>
      </w:r>
      <w:r>
        <w:t>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w:t>
      </w:r>
    </w:p>
    <w:p w14:paraId="749BD58A" w14:textId="77777777" w:rsidR="00FA4B7E" w:rsidRDefault="00802107">
      <w:pPr>
        <w:spacing w:before="0" w:after="120" w:line="264" w:lineRule="auto"/>
        <w:ind w:firstLine="720"/>
        <w:jc w:val="both"/>
      </w:pPr>
      <w:r>
        <w:t xml:space="preserve">- </w:t>
      </w:r>
      <w:r>
        <w:t>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195BF244" w14:textId="77777777" w:rsidR="00FA4B7E" w:rsidRDefault="00802107">
      <w:pPr>
        <w:spacing w:before="0" w:after="120" w:line="264" w:lineRule="auto"/>
        <w:ind w:firstLine="720"/>
        <w:jc w:val="both"/>
      </w:pPr>
      <w:r>
        <w:t xml:space="preserve">- </w:t>
      </w:r>
      <w:r>
        <w:t xml:space="preserve">Nếu AI vẫn làm theo yêu cầu bỏ bước dừng, tự xếp loại hoặc làm theo câu lệnh nằm trong tệp: </w:t>
      </w:r>
      <w:r>
        <w:t xml:space="preserve">D</w:t>
      </w:r>
      <w:r>
        <w:t xml:space="preserve">ừng sử dụng kết quả, báo Phòng TH-HC&amp;QT.</w:t>
      </w:r>
    </w:p>
    <w:p w14:paraId="7769DA2A" w14:textId="77777777" w:rsidR="00FA4B7E" w:rsidRDefault="00802107">
      <w:pPr>
        <w:spacing w:before="0" w:after="120" w:line="264" w:lineRule="auto"/>
        <w:ind w:firstLine="720"/>
        <w:jc w:val="both"/>
      </w:pPr>
      <w:r>
        <w:t xml:space="preserve">- </w:t>
      </w:r>
      <w:r>
        <w:t xml:space="preserve">Sự cố (nghi lộ, lọt dữ liệu; kết quả sai số liệu; ghi đè tệp gốc): </w:t>
      </w:r>
      <w:r>
        <w:t xml:space="preserve">D</w:t>
      </w:r>
      <w:r>
        <w:t xml:space="preserve">ừng sử dụng, giữ nguyên tệp và cuộc hội thoại, báo ngay Phòng TH-HC&amp;QT; Phòng TH-HC&amp;QT phối hợp Phòng QLKHCN&amp;HTPT tạm dừng phân phối phiên bản lỗi ở cấp tổ chức, báo cáo Lãnh đạo Trường.</w:t>
      </w:r>
    </w:p>
    <w:p w14:paraId="32E377B1" w14:textId="77777777" w:rsidR="00FA4B7E" w:rsidRDefault="00FA4B7E">
      <w:pPr>
        <w:spacing w:before="0" w:after="0" w:line="120" w:lineRule="exact"/>
      </w:pPr>
    </w:p>
    <w:tbl>
      <w:tblPr>
        <w:tblStyle w:val="TableGrid"/>
        <w:jc w:val="center"/>
        <w:tblLook w:val="04A0" w:firstRow="1" w:lastRow="0" w:firstColumn="1" w:lastColumn="0" w:noHBand="0" w:noVBand="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61"/>
      </w:tblGrid>
      <w:tr w:rsidR="00FA4B7E" w14:paraId="5D7D9312" w14:textId="77777777">
        <w:trPr>
          <w:jc w:val="center"/>
          <w:cantSplit/>
        </w:trPr>
        <w:tc>
          <w:tcPr>
            <w:tcW w:w="9071" w:type="dxa"/>
            <w:tcMar>
              <w:top w:w="120" w:type="dxa"/>
              <w:left w:w="140" w:type="dxa"/>
              <w:bottom w:w="120" w:type="dxa"/>
              <w:right w:w="140" w:type="dxa"/>
            </w:tcMar>
          </w:tcPr>
          <w:p w14:paraId="5B7393A5" w14:textId="77777777" w:rsidR="00FA4B7E" w:rsidRDefault="00802107">
            <w:pPr>
              <w:spacing w:before="40" w:after="40" w:line="252" w:lineRule="auto"/>
              <w:jc w:val="left"/>
            </w:pPr>
            <w:r>
              <w:rPr>
                <w:b/>
                <w:sz w:val="24"/>
                <w:szCs w:val="24"/>
              </w:rPr>
              <w:t>Đầu mối hỗ trợ</w:t>
            </w:r>
          </w:p>
          <w:p w14:paraId="7BF412AE" w14:textId="77777777" w:rsidR="00FA4B7E" w:rsidRDefault="00802107">
            <w:pPr>
              <w:spacing w:before="40" w:after="40" w:line="252" w:lineRule="auto"/>
              <w:jc w:val="left"/>
            </w:pPr>
            <w:r>
              <w:rPr>
                <w:sz w:val="24"/>
                <w:szCs w:val="24"/>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35800F1A" w14:textId="77777777" w:rsidR="00FA4B7E" w:rsidRDefault="00802107">
      <w:pPr>
        <w:pStyle w:val="Heading1"/>
        <w:keepNext/>
        <w:spacing w:before="240" w:after="120" w:line="264" w:lineRule="auto"/>
        <w:ind w:firstLine="720"/>
        <w:jc w:val="left"/>
      </w:pPr>
      <w:r>
        <w:rPr>
          <w:rFonts w:ascii="Times New Roman" w:hAnsi="Times New Roman"/>
        </w:rPr>
        <w:t>X. TÀI LIỆU THAM KHẢO</w:t>
      </w:r>
    </w:p>
    <w:p w14:paraId="0CD03210" w14:textId="77777777" w:rsidR="00FA4B7E" w:rsidRDefault="00802107">
      <w:pPr>
        <w:spacing w:before="0" w:after="120" w:line="264" w:lineRule="auto"/>
        <w:ind w:firstLine="720"/>
        <w:jc w:val="left"/>
      </w:pPr>
      <w:r>
        <w:t xml:space="preserve">- </w:t>
      </w:r>
      <w:r>
        <w:t>Anthropic, “Use plugins in Claude”, https://support.claude.com/en/articles/13837440-use-plugins-in-claude - plugin dùng được trên Chat, Cowork, Claude Code; hook và tác tử chỉ chạy trên Cowork, Claude Code (truy cập ngày 26/9/2026).</w:t>
      </w:r>
    </w:p>
    <w:p w14:paraId="2A1D4C95" w14:textId="77777777" w:rsidR="00FA4B7E" w:rsidRDefault="00802107">
      <w:pPr>
        <w:spacing w:before="0" w:after="120" w:line="264" w:lineRule="auto"/>
        <w:ind w:firstLine="720"/>
        <w:jc w:val="left"/>
      </w:pPr>
      <w:r>
        <w:t xml:space="preserve">- </w:t>
      </w:r>
      <w:r>
        <w:t>Anthropic, “Manage plugins for your organization”, https://support.claude.com/en/articles/13837433-manage-plugins-for-your-organization - bốn chế độ phân phối: Installed by default, Available to install, Not available, Required (truy cập ngày 26/9/2026).</w:t>
      </w:r>
    </w:p>
    <w:p w14:paraId="410FAF85" w14:textId="77777777" w:rsidR="00FA4B7E" w:rsidRDefault="00802107">
      <w:pPr>
        <w:spacing w:before="0" w:after="120" w:line="264" w:lineRule="auto"/>
        <w:ind w:firstLine="720"/>
        <w:jc w:val="left"/>
      </w:pPr>
      <w:r>
        <w:t xml:space="preserve">- </w:t>
      </w:r>
      <w:r>
        <w:t>Anthropic, “Agent Skills”, https://platform.claude.com/docs/en/agents-and-tools/agent-skills/overview - SKILL.md bắt buộc hai trường name, description; khuyến cáo chỉ dùng kỹ năng từ nguồn tin cậy (truy cập ngày 26/9/2026).</w:t>
      </w:r>
    </w:p>
    <w:p w14:paraId="11CD4E6C" w14:textId="77777777" w:rsidR="00FA4B7E" w:rsidRDefault="00FA4B7E">
      <w:pPr>
        <w:spacing w:before="0" w:after="0" w:line="120" w:lineRule="exact"/>
      </w:pPr>
    </w:p>
    <w:sectPr w:rsidR="00FA4B7E" w:rsidSect="003F4FF9">
      <w:footerReference w:type="even" r:id="rId8"/>
      <w:footerReference w:type="default" r:id="rId9"/>
      <w:footerReference w:type="first" r:id="rId10"/>
      <w:headerReference w:type="default" r:id="rId13"/>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2EAFC" w14:textId="77777777" w:rsidR="00D969A0" w:rsidRDefault="00D969A0">
      <w:pPr>
        <w:spacing w:after="0" w:line="240" w:lineRule="auto"/>
      </w:pPr>
      <w:r>
        <w:separator/>
      </w:r>
    </w:p>
  </w:endnote>
  <w:endnote w:type="continuationSeparator" w:id="0">
    <w:p w14:paraId="0792AAE6" w14:textId="77777777" w:rsidR="00D969A0" w:rsidRDefault="00D96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01E49" w14:textId="77777777"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CCF8D" w14:textId="1493CEC3" w:rsidR="00FA4B7E" w:rsidRDefault="0080210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94897" w14:textId="77777777"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6B27D" w14:textId="77777777" w:rsidR="00D969A0" w:rsidRDefault="00D969A0">
      <w:pPr>
        <w:spacing w:after="0" w:line="240" w:lineRule="auto"/>
      </w:pPr>
      <w:r>
        <w:separator/>
      </w:r>
    </w:p>
  </w:footnote>
  <w:footnote w:type="continuationSeparator" w:id="0">
    <w:p w14:paraId="41C3D6E6" w14:textId="77777777" w:rsidR="00D969A0" w:rsidRDefault="00D969A0">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r>
        <w:rPr>
          <w:rFonts w:ascii="Times New Roman" w:hAnsi="Times New Roman" w:cs="Times New Roman"/>
          <w:sz w:val="26"/>
        </w:rPr>
        <w:t>2</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E75"/>
    <w:rsid w:val="0029639D"/>
    <w:rsid w:val="00326F90"/>
    <w:rsid w:val="00327B89"/>
    <w:rsid w:val="003F4FF9"/>
    <w:rsid w:val="006B0099"/>
    <w:rsid w:val="006B53F8"/>
    <w:rsid w:val="006C547D"/>
    <w:rsid w:val="00802107"/>
    <w:rsid w:val="008F256D"/>
    <w:rsid w:val="00AA1D8D"/>
    <w:rsid w:val="00B47730"/>
    <w:rsid w:val="00BC0F1A"/>
    <w:rsid w:val="00CB0664"/>
    <w:rsid w:val="00CD3B56"/>
    <w:rsid w:val="00D969A0"/>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3E994"/>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4437</Words>
  <Characters>25294</Characters>
  <Application>Microsoft Office Word</Application>
  <DocSecurity>0</DocSecurity>
  <Lines>210</Lines>
  <Paragraphs>59</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29672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5</cp:revision>
  <dcterms:created xsi:type="dcterms:W3CDTF">2026-08-17T01:27:00Z</dcterms:created>
  <dcterms:modified xsi:type="dcterms:W3CDTF">2026-09-27T04:48:00Z</dcterms:modified>
  <cp:category/>
</cp:coreProperties>
</file>