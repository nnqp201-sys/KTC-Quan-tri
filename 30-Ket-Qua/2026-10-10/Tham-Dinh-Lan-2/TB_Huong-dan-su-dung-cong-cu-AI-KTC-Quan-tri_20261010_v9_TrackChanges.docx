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 xml:space="preserve">a) Bộ công cụ do Phòng TH-HC&amp;QT xây dựng theo nội dung 1 và nội dung 2 Kế hoạch số 848/KH-CĐKT, phục vụ chu trình quản trị nhiệm vụ khép kín: </w:t>
      </w:r>
      <w:r>
        <w:rPr>
          <w:sz w:val="28"/>
        </w:rPr>
        <w:t xml:space="preserve">K</w:t>
      </w:r>
      <w:r>
        <w:rPr>
          <w:sz w:val="28"/>
        </w:rPr>
        <w:t xml:space="preserve">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xml:space="preserve">- 8 kỹ năng (skills): </w:t>
      </w:r>
      <w:r>
        <w:rPr>
          <w:sz w:val="28"/>
        </w:rPr>
        <w:t xml:space="preserve">X</w:t>
      </w:r>
      <w:r>
        <w:rPr>
          <w:sz w:val="28"/>
        </w:rPr>
        <w:t xml:space="preserve">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xml:space="preserve">- 7 tác tử kiểm tra (agents): </w:t>
      </w:r>
      <w:r>
        <w:rPr>
          <w:sz w:val="28"/>
        </w:rPr>
        <w:t xml:space="preserve">C</w:t>
      </w:r>
      <w:r>
        <w:rPr>
          <w:sz w:val="28"/>
        </w:rPr>
        <w:t xml:space="preserve">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w:t>
      </w:r>
      <w:r>
        <w:rPr>
          <w:sz w:val="28"/>
        </w:rPr>
        <w:t xml:space="preserve"> (đầy đủ từ phiên bản 1.3.2): </w:t>
      </w:r>
      <w:r>
        <w:rPr>
          <w:sz w:val="28"/>
        </w:rPr>
        <w:t xml:space="preserve">T</w:t>
      </w:r>
      <w:r>
        <w:rPr>
          <w:sz w:val="28"/>
        </w:rPr>
        <w:t xml:space="preserve">ự kiểm tra phiên bản;</w:t>
      </w:r>
      <w:r>
        <w:rPr>
          <w:sz w:val="28"/>
        </w:rPr>
        <w:t xml:space="preserve"> chặn các thao tác ghi, xóa đã nhận dạng được đối với kho KTC-Database và biểu mẫu chuẩn, </w:t>
      </w:r>
      <w:r>
        <w:rPr>
          <w:sz w:val="28"/>
        </w:rPr>
        <w:t xml:space="preserve">chặn cả lệnh có nhắc tới kho, có dấu hiệu ghi nhưng không xác định được nơi ghi;</w:t>
      </w:r>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w:t>
      </w:r>
      <w:r>
        <w:rPr>
          <w:sz w:val="28"/>
        </w:rPr>
        <w:t xml:space="preserve">không nhận dạng được lệnh đã mã hóa, biến hoặc liên kết đặt từ trước, chương trình viết sẵn trong tệp và không chạy khi máy thiếu Python</w:t>
      </w:r>
      <w:r>
        <w:rPr>
          <w:sz w:val="28"/>
        </w:rPr>
        <w:t xml:space="preserve">;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xml:space="preserve">- Các công cụ tính toán (script): </w:t>
      </w:r>
      <w:r>
        <w:rPr>
          <w:sz w:val="28"/>
        </w:rPr>
        <w:t xml:space="preserve">T</w:t>
      </w:r>
      <w:r>
        <w:rPr>
          <w:sz w:val="28"/>
        </w:rPr>
        <w:t xml:space="preserve">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xml:space="preserve">- Claude (trò chuyện trên trình duyệt hoặc ứng dụng Claude Desktop): </w:t>
      </w:r>
      <w:r>
        <w:rPr>
          <w:sz w:val="28"/>
        </w:rPr>
        <w:t xml:space="preserve">D</w:t>
      </w:r>
      <w:r>
        <w:rPr>
          <w:sz w:val="28"/>
        </w:rPr>
        <w:t xml:space="preserve">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xml:space="preserve">- Claude Cowork (trong ứng dụng Claude Desktop): </w:t>
      </w:r>
      <w:r>
        <w:rPr>
          <w:sz w:val="28"/>
        </w:rPr>
        <w:t xml:space="preserve">D</w:t>
      </w:r>
      <w:r>
        <w:rPr>
          <w:sz w:val="28"/>
        </w:rPr>
        <w:t xml:space="preserve">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xml:space="preserve">- Claude Code: </w:t>
      </w:r>
      <w:r>
        <w:rPr>
          <w:sz w:val="28"/>
        </w:rPr>
        <w:t xml:space="preserve">C</w:t>
      </w:r>
      <w:r>
        <w:rPr>
          <w:sz w:val="28"/>
        </w:rPr>
        <w:t xml:space="preserve">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del w:id="1001" w:author="Khắc phục tồn tại, trình ban hành 10/10 (Claude)" w:date="2026-10-10T14:26:53Z">
        <w:r>
          <w:rPr>
            <w:sz w:val="28"/>
          </w:rPr>
          <w:delText xml:space="preserve">Giai đoạn thí điểm (Phòng TH-HC&amp;QT và không quá 02 đơn vị do Hiệu trưởng chỉ định,</w:delText>
        </w:r>
      </w:del>
      <w:del w:id="1002" w:author="Khắc phục tồn tại, trình ban hành 10/10 (Claude)" w:date="2026-10-10T14:26:53Z">
        <w:r>
          <w:rPr>
            <w:sz w:val="28"/>
          </w:rPr>
          <w:delText xml:space="preserve"> từ kỳ báo cáo tháng 10/2026) đặt chế độ “Available to install” (người dùng tự cài; chế độ này chỉ giới hạn phạm vi phân phối, không phải nghiệm thu); sau khi nghiệm thu </w:delText>
        </w:r>
      </w:del>
      <w:del w:id="1003" w:author="Khắc phục tồn tại, trình ban hành 10/10 (Claude)" w:date="2026-10-10T14:26:53Z">
        <w:r>
          <w:rPr>
            <w:sz w:val="28"/>
          </w:rPr>
          <w:delText xml:space="preserve">(đạt kiểm thử trên cả 3 nền tảng và ít nhất 01 kỳ vận hành thí điểm có báo cáo đánh giá hiệu quả)</w:delText>
        </w:r>
      </w:del>
      <w:del w:id="1004" w:author="Khắc phục tồn tại, trình ban hành 10/10 (Claude)" w:date="2026-10-10T14:26:53Z">
        <w:r>
          <w:rPr>
            <w:sz w:val="28"/>
          </w:rPr>
          <w:delText xml:space="preserve"> mới chuyển “Installed by default” (cài sẵn cho mọi tài khoản) hoặc “Required” (bắt buộc) theo quyết định của Hiệu trưởng. Trong giai đoạn thí điểm, </w:delText>
        </w:r>
      </w:del>
      <w:del w:id="1005" w:author="Khắc phục tồn tại, trình ban hành 10/10 (Claude)" w:date="2026-10-10T14:26:53Z">
        <w:r>
          <w:rPr>
            <w:sz w:val="28"/>
          </w:rPr>
          <w:delText xml:space="preserve">dữ liệu nội bộ, dữ liệu cá nhân (trong phạm vi được phép theo Thông báo số 924/TB-CĐKT) chỉ được xử lý trên nền tảng đã có biên bản nghiệm thu</w:delText>
        </w:r>
      </w:del>
      <w:del w:id="1006" w:author="Khắc phục tồn tại, trình ban hành 10/10 (Claude)" w:date="2026-10-10T14:26:53Z">
        <w:r>
          <w:rPr>
            <w:sz w:val="28"/>
          </w:rPr>
          <w:delText xml:space="preserve"> và sau khi kho KTC-Database đã được phân quyền chỉ đọc; trên nền tảng chưa nghiệm thu chỉ sử dụng văn bản đã ban hành, công khai hoặc dữ liệu giả lập.</w:delText>
        </w:r>
      </w:del>
      <w:ins w:id="1007" w:author="Khắc phục tồn tại, trình ban hành 10/10 (Claude)" w:date="2026-10-10T14:26:53Z">
        <w:r>
          <w:rPr>
            <w:sz w:val="28"/>
          </w:rPr>
          <w:t xml:space="preserve">Bộ công cụ được phân phối ở chế độ “Available to install” (người dùng tự cài); việc chuyển “Installed by default” (cài sẵn cho mọi tài khoản) hoặc “Required” (bắt buộc) thực hiện theo quyết định của Hiệu trưởng. Dữ liệu nội bộ, dữ liệu cá nhân chỉ được xử lý trong phạm vi được phép theo Thông báo số 924/TB-CĐKT; kho KTC-Database được phân quyền chỉ đọc đối với tài khoản người dùng.</w:t>
        </w:r>
      </w:ins>
    </w:p>
    <w:p w14:paraId="09D07B41" w14:textId="77777777" w:rsidR="00C65584" w:rsidRDefault="00C65584" w:rsidP="00C65584">
      <w:pPr>
        <w:spacing w:before="120" w:after="120"/>
        <w:ind w:firstLine="720"/>
        <w:jc w:val="both"/>
        <w:rPr>
          <w:sz w:val="28"/>
        </w:rPr>
      </w:pPr>
      <w:r>
        <w:rPr>
          <w:sz w:val="28"/>
        </w:rPr>
        <w:t xml:space="preserve">b) Người dùng tài khoản Team: </w:t>
      </w:r>
      <w:r>
        <w:rPr>
          <w:sz w:val="28"/>
        </w:rPr>
        <w:t xml:space="preserve">V</w:t>
      </w:r>
      <w:r>
        <w:rPr>
          <w:sz w:val="28"/>
        </w:rPr>
        <w:t xml:space="preserve">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 xml:space="preserve">c) Tài khoản Claude cá nhân trả phí: </w:t>
      </w:r>
      <w:r>
        <w:rPr>
          <w:sz w:val="28"/>
        </w:rPr>
        <w:t xml:space="preserve">V</w:t>
      </w:r>
      <w:r>
        <w:rPr>
          <w:sz w:val="28"/>
        </w:rPr>
        <w:t xml:space="preserve">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 xml:space="preserve">d) Sử dụng trên nền tảng khác (ChatGPT, Gemini): </w:t>
      </w:r>
      <w:r>
        <w:rPr>
          <w:sz w:val="28"/>
        </w:rPr>
        <w:t xml:space="preserve">C</w:t>
      </w:r>
      <w:r>
        <w:rPr>
          <w:sz w:val="28"/>
        </w:rPr>
        <w:t xml:space="preserve">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r>
        <w:rPr>
          <w:sz w:val="28"/>
          <w:szCs w:val="28"/>
        </w:rPr>
        <w:t xml:space="preserve">có đầy đủ từ plugin KTC-Quan-tri phiên bản 1.3.2; chỉ cài đặt, phân phối phiên bản hiện hành do Phòng TH-HC&amp;QT công bố kèm mã SHA-256 và ghi chú phát hành, không cài đặt, phân phối các phiên bản trước đó.</w:t>
      </w:r>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xml:space="preserve">- Phòng TH-HC&amp;QT: </w:t>
            </w:r>
            <w:r>
              <w:rPr>
                <w:sz w:val="28"/>
                <w:szCs w:val="28"/>
              </w:rPr>
              <w:t xml:space="preserve">T</w:t>
            </w:r>
            <w:r>
              <w:rPr>
                <w:sz w:val="28"/>
                <w:szCs w:val="28"/>
              </w:rPr>
              <w:t xml:space="preserve">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xml:space="preserve">- Các đơn vị thuộc Trường: </w:t>
            </w:r>
            <w:r>
              <w:rPr>
                <w:sz w:val="28"/>
                <w:szCs w:val="28"/>
              </w:rPr>
              <w:t xml:space="preserve">L</w:t>
            </w:r>
            <w:r>
              <w:rPr>
                <w:sz w:val="28"/>
                <w:szCs w:val="28"/>
              </w:rPr>
              <w:t xml:space="preserve">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xml:space="preserve">- Viên chức, người lao động: </w:t>
            </w:r>
            <w:r>
              <w:rPr>
                <w:sz w:val="28"/>
                <w:szCs w:val="28"/>
              </w:rPr>
              <w:t xml:space="preserve">L</w:t>
            </w:r>
            <w:r>
              <w:rPr>
                <w:sz w:val="28"/>
                <w:szCs w:val="28"/>
              </w:rPr>
              <w:t xml:space="preserve">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 xml:space="preserve"/>
      </w:r>
      <w:r>
        <w:rPr>
          <w:sz w:val="28"/>
          <w:szCs w:val="28"/>
        </w:rPr>
        <w:t xml:space="preserve">L</w:t>
      </w:r>
      <w:r>
        <w:rPr>
          <w:sz w:val="28"/>
          <w:szCs w:val="28"/>
        </w:rPr>
        <w:t xml:space="preserve">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 xml:space="preserve"/>
      </w:r>
      <w:r>
        <w:rPr>
          <w:sz w:val="28"/>
          <w:szCs w:val="28"/>
        </w:rPr>
        <w:t xml:space="preserve">D</w:t>
      </w:r>
      <w:r>
        <w:rPr>
          <w:sz w:val="28"/>
          <w:szCs w:val="28"/>
        </w:rPr>
        <w:t xml:space="preserve">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 xml:space="preserve">b) Định kỳ cập nhật văn bản, biểu mẫu mới vào kho KTC-Database dùng chung cho Bộ công cụ; phân quyền chỉ đọc đối với kho KTC-Database, thư mục biểu mẫu chuẩn cho mọi tài khoản không phải người quản lý kho</w:t>
      </w:r>
      <w:del w:id="1008" w:author="Khắc phục tồn tại, trình ban hành 10/10 (Claude)" w:date="2026-10-10T14:26:53Z">
        <w:r>
          <w:rPr>
            <w:sz w:val="28"/>
          </w:rPr>
          <w:delText xml:space="preserve">, </w:delText>
        </w:r>
      </w:del>
      <w:del w:id="1009" w:author="Khắc phục tồn tại, trình ban hành 10/10 (Claude)" w:date="2026-10-10T14:26:53Z">
        <w:r>
          <w:rPr>
            <w:sz w:val="28"/>
          </w:rPr>
          <w:delText xml:space="preserve">kiểm tra bằng tài khoản thử không phải người quản lý kho (thử ghi, xóa, đổi tên, tạo liên kết trên máy tính và trên Claude Cowork) và lập biên bản trước khi thí điểm.</w:delText>
        </w:r>
      </w:del>
      <w:ins w:id="1010" w:author="Khắc phục tồn tại, trình ban hành 10/10 (Claude)" w:date="2026-10-10T14:26:53Z">
        <w:r>
          <w:rPr>
            <w:sz w:val="28"/>
          </w:rPr>
          <w:t xml:space="preserve">.</w:t>
        </w:r>
      </w:ins>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 xml:space="preserve">d) </w:t>
      </w:r>
      <w:del w:id="1011" w:author="Khắc phục tồn tại, trình ban hành 10/10 (Claude)" w:date="2026-10-10T14:26:53Z">
        <w:r>
          <w:rPr>
            <w:sz w:val="28"/>
          </w:rPr>
          <w:delText xml:space="preserve">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w:delText>
        </w:r>
      </w:del>
      <w:ins w:id="1012" w:author="Khắc phục tồn tại, trình ban hành 10/10 (Claude)" w:date="2026-10-10T14:26:53Z">
        <w:r>
          <w:rPr>
            <w:sz w:val="28"/>
          </w:rPr>
          <w:t xml:space="preserve">Theo dõi việc sử dụng Bộ công cụ tại các đơn vị; tiếp nhận vướng mắc, điều chỉnh, cập nhật Bộ công cụ trong quá trình vận hành; định kỳ hằng quý báo cáo Lãnh đạo Trường</w:t>
        </w:r>
      </w:ins>
      <w:r>
        <w:rPr>
          <w:sz w:val="28"/>
        </w:rPr>
        <w:t xml:space="preserve"> số phiên sử dụng, sản phẩm, sự cố, </w:t>
      </w:r>
      <w:r>
        <w:rPr>
          <w:sz w:val="28"/>
        </w:rPr>
        <w:t xml:space="preserve">tỷ lệ Bộ công cụ chọn đúng kỹ năng, lưu lượng sử dụng, thời gian và chất lượng sản phẩm so với cách làm trước (ghi rõ phiên bản, mô hình AI đã dùng); </w:t>
      </w:r>
      <w:del w:id="1013" w:author="Khắc phục tồn tại, trình ban hành 10/10 (Claude)" w:date="2026-10-10T14:26:53Z">
        <w:r>
          <w:rPr>
            <w:sz w:val="28"/>
          </w:rPr>
          <w:delText xml:space="preserve">trong giai đoạn thí điểm không bổ sung, thay đổi chức năng của Bộ công cụ, trừ sửa lỗi làm sai lệch số liệu, lộ, lọt dữ liệu hoặc ghi đè dữ liệu gốc;</w:delText>
        </w:r>
      </w:del>
      <w:ins w:id="1014" w:author="Khắc phục tồn tại, trình ban hành 10/10 (Claude)" w:date="2026-10-10T14:26:53Z">
        <w:r>
          <w:rPr>
            <w:sz w:val="28"/>
          </w:rPr>
          <w:t xml:space="preserve">mỗi lần cập nhật chức năng phải kiểm thử lại, ghi nhật ký thay đổi và thông báo phiên bản đến các đơn vị;</w:t>
        </w:r>
      </w:ins>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 xml:space="preserve">Quản trị Hệ thống Claude AI Team của Trường; nạp, cập nhật, đặt chế độ phân phối Bộ công cụ ở cấp tổ chức theo Thông báo số 1056/TB-CĐKT; chỉ nạp tệp đã đối chiếu mã SHA-256</w:t>
      </w:r>
      <w:del w:id="1015" w:author="Khắc phục tồn tại, trình ban hành 10/10 (Claude)" w:date="2026-10-10T14:26:53Z">
        <w:r>
          <w:rPr>
            <w:sz w:val="28"/>
            <w:szCs w:val="28"/>
          </w:rPr>
          <w:delText xml:space="preserve">; trước khi thí điểm, kiểm kê các phiên bản plugin, kỹ năng KTC đang có ở cấp tổ chức, chuyển các phiên bản cũ sang chế độ “Not available” và lập biên bản kiểm kê.</w:delText>
        </w:r>
      </w:del>
      <w:ins w:id="1016" w:author="Khắc phục tồn tại, trình ban hành 10/10 (Claude)" w:date="2026-10-10T14:26:53Z">
        <w:r>
          <w:rPr>
            <w:sz w:val="28"/>
            <w:szCs w:val="28"/>
          </w:rPr>
          <w:t xml:space="preserve">; khi nạp phiên bản mới, chuyển phiên bản cũ sang chế độ “Not available”.</w:t>
        </w:r>
      </w:ins>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 xml:space="preserve">Hướng dẫn, giải đáp các nội dung đánh giá, xếp loại theo Quyết định số 1923/QĐ-CĐKT làm cơ sở cập nhật chức năng KPI cá nhân của Bộ công cụ</w:t>
      </w:r>
      <w:del w:id="1017" w:author="Khắc phục tồn tại, trình ban hành 10/10 (Claude)" w:date="2026-10-10T14:26:53Z">
        <w:r>
          <w:rPr>
            <w:sz w:val="28"/>
            <w:szCs w:val="28"/>
          </w:rPr>
          <w:delText xml:space="preserve">; cử đại diện tham gia kiểm thử nghiệm thu chức năng KPI cá nhân.</w:delText>
        </w:r>
      </w:del>
      <w:ins w:id="1018" w:author="Khắc phục tồn tại, trình ban hành 10/10 (Claude)" w:date="2026-10-10T14:26:53Z">
        <w:r>
          <w:rPr>
            <w:sz w:val="28"/>
            <w:szCs w:val="28"/>
          </w:rPr>
          <w:t xml:space="preserve">.</w:t>
        </w:r>
      </w:ins>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