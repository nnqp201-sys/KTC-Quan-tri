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(hiện hành),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bl>
    <w:p w14:paraId="11314FDF" w14:textId="592E1A62"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Toàn bộ quá trình được lưu vết: 79 lần cập nhật trên kho mã nguồn (từ 18/9/2026), nhật ký thay đổi 26 phiên bản, 24 biên bản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3511"/>
        <w:gridCol w:w="3544"/>
        <w:gridCol w:w="1161"/>
      </w:tblGrid>
      <w:tr w:rsidR="00E0585F" w:rsidRPr="00E0585F" w14:paraId="754B6682" w14:textId="77777777" w:rsidTr="008F2450">
        <w:trPr>
          <w:jc w:val="center"/>
        </w:trPr>
        <w:tc>
          <w:tcPr>
            <w:tcW w:w="704"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3600"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3600"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3"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8F2450">
        <w:trPr>
          <w:jc w:val="center"/>
        </w:trPr>
        <w:tc>
          <w:tcPr>
            <w:tcW w:w="704"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3600"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6 mẫu Kế hoạch + KPI</w:t>
            </w:r>
          </w:p>
        </w:tc>
        <w:tc>
          <w:tcPr>
            <w:tcW w:w="1163"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8F2450">
        <w:trPr>
          <w:jc w:val="center"/>
        </w:trPr>
        <w:tc>
          <w:tcPr>
            <w:tcW w:w="704"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3600"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3"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8F2450">
        <w:trPr>
          <w:jc w:val="center"/>
        </w:trPr>
        <w:tc>
          <w:tcPr>
            <w:tcW w:w="704"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3600"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3"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8F2450">
        <w:trPr>
          <w:jc w:val="center"/>
        </w:trPr>
        <w:tc>
          <w:tcPr>
            <w:tcW w:w="704"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3600"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các câu hỏi mở về đánh giá KPI gửi Phòng TCCB&amp;CTHSSV</w:t>
            </w:r>
          </w:p>
        </w:tc>
        <w:tc>
          <w:tcPr>
            <w:tcW w:w="1163"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8F2450">
        <w:trPr>
          <w:jc w:val="center"/>
        </w:trPr>
        <w:tc>
          <w:tcPr>
            <w:tcW w:w="704"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3600"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3"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8F2450">
        <w:trPr>
          <w:jc w:val="center"/>
        </w:trPr>
        <w:tc>
          <w:tcPr>
            <w:tcW w:w="704"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3600"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3"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8F2450">
        <w:trPr>
          <w:jc w:val="center"/>
        </w:trPr>
        <w:tc>
          <w:tcPr>
            <w:tcW w:w="704"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3600"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3"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8F2450">
        <w:trPr>
          <w:jc w:val="center"/>
        </w:trPr>
        <w:tc>
          <w:tcPr>
            <w:tcW w:w="704"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3600"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3"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Kết quả kiểm thử (chạy lại ngày 26/9/2026)</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33A435C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20 bộ ca thử hồi quy (tính KPI, xếp loại, biểu mẫu, viện dẫn, thể thức, minh chứng, Track Changes, nhật ký, thao tác chặn ghi và bản dựng 1.3.0)</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20/20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có dữ liệu vận hành thật: sổ nhiệm vụ trung tâm chưa có nhiệm vụ của kỳ nào;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Hai thang điểm quy đổi khối lượng công việc chưa có văn bản phân định; một số nội dung đánh giá KPI chờ ý kiến Phòng TCCB&amp;CTHSSV; chưa có đủ các phụ lục mẫu của Quyết định số 1923/QĐ-CĐKT trong kho dữ liệu.</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72B5835B"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sz w:val="28"/>
          <w:szCs w:val="28"/>
          <w:shd w:val="clear" w:color="auto" w:fill="FFFFFF"/>
        </w:rPr>
        <w:t>6. Kết quả thẩm định độc lập lần 1, lần 2, tiếp thu, giải trình</w:t>
      </w:r>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Trạng thái ngày 26/9/2026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cùng 6 ca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thực hiện 27/9/2026: không có vấn đề Mức 1; 10 vấn đề Mức 2 đã sửa; </w:t>
            </w:r>
            <w:del w:id="1001" w:author="Xác minh căn cứ (Claude)" w:date="2026-09-27T07:12:01Z">
              <w:r>
                <w:rPr>
                  <w:rFonts w:asciiTheme="majorHAnsi" w:hAnsiTheme="majorHAnsi" w:cstheme="majorHAnsi"/>
                  <w:sz w:val="24"/>
                  <w:szCs w:val="24"/>
                </w:rPr>
                <w:delText xml:space="preserve">còn xác minh TB 917, 924, 948</w:delText>
              </w:r>
            </w:del>
            <w:ins w:id="1002" w:author="Xác minh căn cứ (Claude)" w:date="2026-09-27T07:12:01Z">
              <w:r>
                <w:rPr>
                  <w:rFonts w:asciiTheme="majorHAnsi" w:hAnsiTheme="majorHAnsi" w:cstheme="majorHAnsi"/>
                  <w:sz w:val="24"/>
                  <w:szCs w:val="24"/>
                </w:rPr>
                <w:t xml:space="preserve">đã đối chiếu bản gốc Thông báo số 917/TB-CĐKT, số 924/TB-CĐKT, số 948/TB-CĐKT: số hiệu, ngày ban hành và nội dung viện dẫn khớp</w:t>
              </w:r>
            </w:ins>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Máy Phòng TH-HC&amp;QT: đã kiểm kê, nâng 1.2.1 lên 1.3.0,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bl>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mẫu Phụ lục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20EE2A5A" w14:textId="5F4FCB5C"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r w:rsidRPr="00387637">
        <w:rPr>
          <w:rFonts w:asciiTheme="majorHAnsi" w:hAnsiTheme="majorHAnsi" w:cstheme="majorHAnsi"/>
          <w:bCs/>
          <w:i/>
          <w:sz w:val="28"/>
          <w:szCs w:val="28"/>
          <w:shd w:val="clear" w:color="auto" w:fill="FFFFFF"/>
        </w:rPr>
        <w:t>(i) thẩm định độc lập bổ sung (vòng 3) trên tệp plugin bản 1.3.0 để xác nhận việc khắc phục (vòng 1, vòng 2 đã thực hiện, kết quả tại Mục 6); (ii) kiểm thử nghiệm thu trên Claude (trò chuyện) và Claude Cowork; (iii) kiểm kê, thu hồi phiên bản cũ ở cấp tổ chức; (iv) xác minh Thông báo số 917/TB-CĐKT, 924/TB-CĐKT, 948/TB-CĐKT (chưa có trong kho) theo phiếu rà soát bằng Skill “ktc-ra-soat-897” (2 vòng đối với dự thảo Thông báo và Tài liệu hướng dẫn đã thực hiện ngày 27/9/2026).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80313" w14:textId="77777777" w:rsidR="00DB366C" w:rsidRDefault="00DB366C">
      <w:r>
        <w:separator/>
      </w:r>
    </w:p>
  </w:endnote>
  <w:endnote w:type="continuationSeparator" w:id="0">
    <w:p w14:paraId="366314AB" w14:textId="77777777" w:rsidR="00DB366C" w:rsidRDefault="00DB3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B91FC" w14:textId="77777777" w:rsidR="00DB366C" w:rsidRDefault="00DB366C">
      <w:r>
        <w:separator/>
      </w:r>
    </w:p>
  </w:footnote>
  <w:footnote w:type="continuationSeparator" w:id="0">
    <w:p w14:paraId="25450639" w14:textId="77777777" w:rsidR="00DB366C" w:rsidRDefault="00DB3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2104</Words>
  <Characters>11995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5</cp:revision>
  <cp:lastPrinted>2020-02-11T03:16:00Z</cp:lastPrinted>
  <dcterms:created xsi:type="dcterms:W3CDTF">2026-07-28T09:22:00Z</dcterms:created>
  <dcterms:modified xsi:type="dcterms:W3CDTF">2026-09-26T23:49:00Z</dcterms:modified>
</cp:coreProperties>
</file>