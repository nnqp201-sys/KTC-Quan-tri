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90392" w14:textId="77777777" w:rsidR="00FA4B7E" w:rsidRDefault="00802107">
      <w:pPr>
        <w:spacing w:after="360"/>
        <w:jc w:val="center"/>
      </w:pPr>
      <w:r>
        <w:rPr>
          <w:b/>
          <w:color w:val="17365D"/>
        </w:rPr>
        <w:t>TRƯỜNG CAO ĐẲNG KON TUM</w:t>
      </w:r>
    </w:p>
    <w:p w14:paraId="141AB376" w14:textId="61C4F1CA" w:rsidR="00FA4B7E" w:rsidRDefault="00802107">
      <w:pPr>
        <w:jc w:val="center"/>
      </w:pPr>
      <w:r>
        <w:rPr>
          <w:b/>
          <w:color w:val="1F4E78"/>
          <w:sz w:val="40"/>
        </w:rPr>
        <w:t>TÀI LIỆU HƯỚNG DẪN SỬ DỤNG</w:t>
      </w:r>
    </w:p>
    <w:p w14:paraId="5F636AEA" w14:textId="1296FA54" w:rsidR="00FA4B7E" w:rsidRDefault="008F256D">
      <w:pPr>
        <w:spacing w:after="280"/>
        <w:jc w:val="center"/>
      </w:pPr>
      <w:r>
        <w:rPr>
          <w:b/>
          <w:color w:val="17365D"/>
          <w:sz w:val="36"/>
        </w:rPr>
        <w:t>BỘ CÔNG CỤ (PLUGIN) KTC-QUAN-TRI</w:t>
      </w:r>
    </w:p>
    <w:p w14:paraId="040983EE"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2211625E" w14:textId="77777777">
        <w:trPr>
          <w:tblHeader/>
          <w:jc w:val="center"/>
        </w:trPr>
        <w:tc>
          <w:tcPr>
            <w:tcW w:w="2381" w:type="dxa"/>
            <w:shd w:val="clear" w:color="auto" w:fill="D9EAF7"/>
            <w:tcMar>
              <w:top w:w="90" w:type="dxa"/>
              <w:left w:w="100" w:type="dxa"/>
              <w:bottom w:w="90" w:type="dxa"/>
              <w:right w:w="100" w:type="dxa"/>
            </w:tcMar>
            <w:vAlign w:val="center"/>
          </w:tcPr>
          <w:p w14:paraId="7C16EAAB"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16359E94" w14:textId="77777777" w:rsidR="00FA4B7E" w:rsidRDefault="00802107">
            <w:pPr>
              <w:spacing w:after="0"/>
              <w:jc w:val="center"/>
            </w:pPr>
            <w:r>
              <w:rPr>
                <w:b/>
                <w:sz w:val="24"/>
              </w:rPr>
              <w:t>NỘI DUNG</w:t>
            </w:r>
          </w:p>
        </w:tc>
      </w:tr>
      <w:tr w:rsidR="00FA4B7E" w14:paraId="4A2F7936" w14:textId="77777777">
        <w:trPr>
          <w:cantSplit/>
          <w:jc w:val="center"/>
        </w:trPr>
        <w:tc>
          <w:tcPr>
            <w:tcW w:w="2381" w:type="dxa"/>
            <w:shd w:val="clear" w:color="auto" w:fill="EAF2F8"/>
            <w:tcMar>
              <w:top w:w="90" w:type="dxa"/>
              <w:left w:w="100" w:type="dxa"/>
              <w:bottom w:w="90" w:type="dxa"/>
              <w:right w:w="100" w:type="dxa"/>
            </w:tcMar>
            <w:vAlign w:val="center"/>
          </w:tcPr>
          <w:p w14:paraId="0FF77862"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23D1FEFA" w14:textId="77777777" w:rsidR="00FA4B7E" w:rsidRDefault="00802107">
            <w:pPr>
              <w:spacing w:after="0" w:line="252" w:lineRule="auto"/>
            </w:pPr>
            <w:del w:id="1001" w:author="Tiếp thu thẩm định lần 2 (Claude)" w:date="2026-09-26T20:17:59Z">
              <w:r>
                <w:rPr>
                  <w:sz w:val="24"/>
                </w:rPr>
                <w:delText>Plugin KTC-Quan-tri 1.2.1 - cập nhật ngày 26/9/2026</w:delText>
              </w:r>
            </w:del>
            <w:ins w:id="1002" w:author="Tiếp thu thẩm định lần 2 (Claude)" w:date="2026-09-26T20:17:59Z">
              <w:r>
                <w:rPr>
                  <w:sz w:val="24"/>
                </w:rPr>
                <w:t xml:space="preserve">Plugin KTC-Quan-tri 1.3.0 (mã SHA-256 công bố kèm ghi chú phát hành) - cập nhật ngày 26/9/2026</w:t>
              </w:r>
            </w:ins>
          </w:p>
        </w:tc>
      </w:tr>
      <w:tr w:rsidR="00FA4B7E" w14:paraId="7FF31536" w14:textId="77777777">
        <w:trPr>
          <w:cantSplit/>
          <w:jc w:val="center"/>
        </w:trPr>
        <w:tc>
          <w:tcPr>
            <w:tcW w:w="2381" w:type="dxa"/>
            <w:shd w:val="clear" w:color="auto" w:fill="EAF2F8"/>
            <w:tcMar>
              <w:top w:w="90" w:type="dxa"/>
              <w:left w:w="100" w:type="dxa"/>
              <w:bottom w:w="90" w:type="dxa"/>
              <w:right w:w="100" w:type="dxa"/>
            </w:tcMar>
            <w:vAlign w:val="center"/>
          </w:tcPr>
          <w:p w14:paraId="1A49F5E5"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226B0D89" w14:textId="77777777" w:rsidR="00FA4B7E" w:rsidRDefault="00802107">
            <w:pPr>
              <w:spacing w:after="0" w:line="252" w:lineRule="auto"/>
            </w:pPr>
            <w:r>
              <w:rPr>
                <w:sz w:val="24"/>
              </w:rPr>
              <w:t>Các đơn vị, viên chức và người lao động thuộc Trường Cao đẳng Kon Tum</w:t>
            </w:r>
          </w:p>
        </w:tc>
      </w:tr>
      <w:tr w:rsidR="00FA4B7E" w14:paraId="13D9D1CB" w14:textId="77777777">
        <w:trPr>
          <w:cantSplit/>
          <w:jc w:val="center"/>
        </w:trPr>
        <w:tc>
          <w:tcPr>
            <w:tcW w:w="2381" w:type="dxa"/>
            <w:shd w:val="clear" w:color="auto" w:fill="EAF2F8"/>
            <w:tcMar>
              <w:top w:w="90" w:type="dxa"/>
              <w:left w:w="100" w:type="dxa"/>
              <w:bottom w:w="90" w:type="dxa"/>
              <w:right w:w="100" w:type="dxa"/>
            </w:tcMar>
            <w:vAlign w:val="center"/>
          </w:tcPr>
          <w:p w14:paraId="2B81ADA8"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28EFD562" w14:textId="77777777" w:rsidR="00FA4B7E" w:rsidRDefault="00802107">
            <w:pPr>
              <w:spacing w:after="0" w:line="252" w:lineRule="auto"/>
            </w:pPr>
            <w:r>
              <w:rPr>
                <w:sz w:val="24"/>
              </w:rPr>
              <w:t>Phòng Tổng hợp - Hành chính và Quản trị</w:t>
            </w:r>
          </w:p>
        </w:tc>
      </w:tr>
      <w:tr w:rsidR="00FA4B7E" w14:paraId="42A70519" w14:textId="77777777">
        <w:trPr>
          <w:cantSplit/>
          <w:jc w:val="center"/>
        </w:trPr>
        <w:tc>
          <w:tcPr>
            <w:tcW w:w="2381" w:type="dxa"/>
            <w:shd w:val="clear" w:color="auto" w:fill="EAF2F8"/>
            <w:tcMar>
              <w:top w:w="90" w:type="dxa"/>
              <w:left w:w="100" w:type="dxa"/>
              <w:bottom w:w="90" w:type="dxa"/>
              <w:right w:w="100" w:type="dxa"/>
            </w:tcMar>
            <w:vAlign w:val="center"/>
          </w:tcPr>
          <w:p w14:paraId="26520D46"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34D3F692"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1C7B638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4840BFA" w14:textId="77777777">
        <w:trPr>
          <w:cantSplit/>
          <w:jc w:val="center"/>
        </w:trPr>
        <w:tc>
          <w:tcPr>
            <w:tcW w:w="9071" w:type="dxa"/>
            <w:shd w:val="clear" w:color="auto" w:fill="E2F0D9"/>
            <w:tcMar>
              <w:top w:w="120" w:type="dxa"/>
              <w:left w:w="140" w:type="dxa"/>
              <w:bottom w:w="120" w:type="dxa"/>
              <w:right w:w="140" w:type="dxa"/>
            </w:tcMar>
          </w:tcPr>
          <w:p w14:paraId="44A6FF66" w14:textId="77777777" w:rsidR="00FA4B7E" w:rsidRDefault="00802107">
            <w:pPr>
              <w:spacing w:after="40"/>
            </w:pPr>
            <w:r>
              <w:rPr>
                <w:b/>
                <w:color w:val="17365D"/>
                <w:sz w:val="26"/>
              </w:rPr>
              <w:t>DÙNG NHANH TRONG 60 GIÂY</w:t>
            </w:r>
          </w:p>
          <w:p w14:paraId="55A0CA77" w14:textId="77777777"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KTC-Ra-Soat-897-v2-Cai-tien.</w:t>
            </w:r>
          </w:p>
        </w:tc>
      </w:tr>
    </w:tbl>
    <w:p w14:paraId="28CC3A02" w14:textId="77777777" w:rsidR="00FA4B7E" w:rsidRDefault="00FA4B7E"/>
    <w:p w14:paraId="3DDA1D71" w14:textId="77777777" w:rsidR="00FA4B7E" w:rsidRDefault="00802107">
      <w:pPr>
        <w:spacing w:before="480"/>
        <w:jc w:val="center"/>
      </w:pPr>
      <w:r>
        <w:rPr>
          <w:i/>
          <w:sz w:val="26"/>
        </w:rPr>
        <w:t>Quảng Ngãi, tháng 9 năm 2026</w:t>
      </w:r>
    </w:p>
    <w:p w14:paraId="73A85329" w14:textId="77777777" w:rsidR="00FA4B7E" w:rsidRDefault="00802107">
      <w:r>
        <w:br w:type="page"/>
      </w:r>
    </w:p>
    <w:p w14:paraId="141AB376" w14:textId="61C4F1CA" w:rsidR="00FA4B7E" w:rsidRDefault="00802107">
      <w:pPr>
        <w:jc w:val="center"/>
        <w:rPr>
          <w:ins w:id="1048" w:author="Tiếp thu thẩm định lần 2 (Claude)" w:date="2026-09-26T20:17:59Z"/>
        </w:rPr>
      </w:pPr>
      <w:ins w:id="1047" w:author="Tiếp thu thẩm định lần 2 (Claude)" w:date="2026-09-26T20:17:59Z">
        <w:r>
          <w:rPr>
            <w:bCs/>
            <w:b/>
            <w:color w:val="1F4E78"/>
            <w:sz w:val="40"/>
          </w:rPr>
          <w:t xml:space="preserve">MỤC LỤC</w:t>
        </w:r>
      </w:ins>
    </w:p>
    <w:p w14:paraId="493B351B" w14:textId="77777777" w:rsidR="00FA4B7E" w:rsidRDefault="00802107">
      <w:pPr>
        <w:tabs>
          <w:tab w:val="right" w:leader="dot" w:pos="9072"/>
        </w:tabs>
        <w:ind w:left="0" w:firstLine="0"/>
        <w:jc w:val="left"/>
        <w:rPr>
          <w:ins w:id="1050" w:author="Tiếp thu thẩm định lần 2 (Claude)" w:date="2026-09-26T20:17:59Z"/>
        </w:rPr>
      </w:pPr>
      <w:ins w:id="1049" w:author="Tiếp thu thẩm định lần 2 (Claude)" w:date="2026-09-26T20:17:59Z">
        <w:r>
          <w:rPr/>
          <w:fldChar w:fldCharType="begin"/>
        </w:r>
        <w:r>
          <w:rPr/>
          <w:instrText xml:space="preserve"> TOC \o "1-2" \h \z \u </w:instrText>
        </w:r>
        <w:r>
          <w:rPr/>
          <w:fldChar w:fldCharType="separate"/>
        </w:r>
        <w:r>
          <w:rPr>
            <w:b/>
          </w:rPr>
          <w:t xml:space="preserve">I. GIỚI THIỆU BỘ CÔNG CỤ</w:t>
        </w:r>
        <w:r>
          <w:rPr/>
          <w:tab/>
        </w:r>
        <w:r>
          <w:rPr/>
          <w:t xml:space="preserve">3</w:t>
        </w:r>
      </w:ins>
    </w:p>
    <w:p w14:paraId="493B351B" w14:textId="77777777" w:rsidR="00FA4B7E" w:rsidRDefault="00802107">
      <w:pPr>
        <w:tabs>
          <w:tab w:val="right" w:leader="dot" w:pos="9072"/>
        </w:tabs>
        <w:ind w:left="0" w:firstLine="0"/>
        <w:jc w:val="left"/>
        <w:rPr>
          <w:ins w:id="1052" w:author="Tiếp thu thẩm định lần 2 (Claude)" w:date="2026-09-26T20:17:59Z"/>
        </w:rPr>
      </w:pPr>
      <w:ins w:id="1051" w:author="Tiếp thu thẩm định lần 2 (Claude)" w:date="2026-09-26T20:17:59Z">
        <w:r>
          <w:rPr>
            <w:b/>
          </w:rPr>
          <w:t xml:space="preserve">II. PLUGIN KHÁC GÌ SKILL - BA NỀN TẢNG SỬ DỤNG</w:t>
        </w:r>
        <w:r>
          <w:rPr/>
          <w:tab/>
        </w:r>
        <w:r>
          <w:rPr/>
          <w:t xml:space="preserve">4</w:t>
        </w:r>
      </w:ins>
    </w:p>
    <w:p w14:paraId="493B351B" w14:textId="77777777" w:rsidR="00FA4B7E" w:rsidRDefault="00802107">
      <w:pPr>
        <w:tabs>
          <w:tab w:val="right" w:leader="dot" w:pos="9072"/>
        </w:tabs>
        <w:ind w:left="440" w:firstLine="0"/>
        <w:jc w:val="left"/>
        <w:rPr>
          <w:ins w:id="1054" w:author="Tiếp thu thẩm định lần 2 (Claude)" w:date="2026-09-26T20:17:59Z"/>
        </w:rPr>
      </w:pPr>
      <w:ins w:id="1053" w:author="Tiếp thu thẩm định lần 2 (Claude)" w:date="2026-09-26T20:17:59Z">
        <w:r>
          <w:rPr/>
          <w:t xml:space="preserve">1. Plugin và skill</w:t>
        </w:r>
        <w:r>
          <w:rPr/>
          <w:tab/>
        </w:r>
        <w:r>
          <w:rPr/>
          <w:t xml:space="preserve">4</w:t>
        </w:r>
      </w:ins>
    </w:p>
    <w:p w14:paraId="493B351B" w14:textId="77777777" w:rsidR="00FA4B7E" w:rsidRDefault="00802107">
      <w:pPr>
        <w:tabs>
          <w:tab w:val="right" w:leader="dot" w:pos="9072"/>
        </w:tabs>
        <w:ind w:left="440" w:firstLine="0"/>
        <w:jc w:val="left"/>
        <w:rPr>
          <w:ins w:id="1056" w:author="Tiếp thu thẩm định lần 2 (Claude)" w:date="2026-09-26T20:17:59Z"/>
        </w:rPr>
      </w:pPr>
      <w:ins w:id="1055" w:author="Tiếp thu thẩm định lần 2 (Claude)" w:date="2026-09-26T20:17:59Z">
        <w:r>
          <w:rPr/>
          <w:t xml:space="preserve">2. Ba nền tảng Claude</w:t>
        </w:r>
        <w:r>
          <w:rPr/>
          <w:tab/>
        </w:r>
        <w:r>
          <w:rPr/>
          <w:t xml:space="preserve">5</w:t>
        </w:r>
      </w:ins>
    </w:p>
    <w:p w14:paraId="493B351B" w14:textId="77777777" w:rsidR="00FA4B7E" w:rsidRDefault="00802107">
      <w:pPr>
        <w:tabs>
          <w:tab w:val="right" w:leader="dot" w:pos="9072"/>
        </w:tabs>
        <w:ind w:left="0" w:firstLine="0"/>
        <w:jc w:val="left"/>
        <w:rPr>
          <w:ins w:id="1058" w:author="Tiếp thu thẩm định lần 2 (Claude)" w:date="2026-09-26T20:17:59Z"/>
        </w:rPr>
      </w:pPr>
      <w:ins w:id="1057" w:author="Tiếp thu thẩm định lần 2 (Claude)" w:date="2026-09-26T20:17:59Z">
        <w:r>
          <w:rPr>
            <w:b/>
          </w:rPr>
          <w:t xml:space="preserve">III. CÀI ĐẶT</w:t>
        </w:r>
        <w:r>
          <w:rPr/>
          <w:tab/>
        </w:r>
        <w:r>
          <w:rPr/>
          <w:t xml:space="preserve">5</w:t>
        </w:r>
      </w:ins>
    </w:p>
    <w:p w14:paraId="493B351B" w14:textId="77777777" w:rsidR="00FA4B7E" w:rsidRDefault="00802107">
      <w:pPr>
        <w:tabs>
          <w:tab w:val="right" w:leader="dot" w:pos="9072"/>
        </w:tabs>
        <w:ind w:left="440" w:firstLine="0"/>
        <w:jc w:val="left"/>
        <w:rPr>
          <w:ins w:id="1060" w:author="Tiếp thu thẩm định lần 2 (Claude)" w:date="2026-09-26T20:17:59Z"/>
        </w:rPr>
      </w:pPr>
      <w:ins w:id="1059" w:author="Tiếp thu thẩm định lần 2 (Claude)" w:date="2026-09-26T20:17:59Z">
        <w:r>
          <w:rPr/>
          <w:t xml:space="preserve">1. Tệp cài đặt</w:t>
        </w:r>
        <w:r>
          <w:rPr/>
          <w:tab/>
        </w:r>
        <w:r>
          <w:rPr/>
          <w:t xml:space="preserve">5</w:t>
        </w:r>
      </w:ins>
    </w:p>
    <w:p w14:paraId="493B351B" w14:textId="77777777" w:rsidR="00FA4B7E" w:rsidRDefault="00802107">
      <w:pPr>
        <w:tabs>
          <w:tab w:val="right" w:leader="dot" w:pos="9072"/>
        </w:tabs>
        <w:ind w:left="440" w:firstLine="0"/>
        <w:jc w:val="left"/>
        <w:rPr>
          <w:ins w:id="1062" w:author="Tiếp thu thẩm định lần 2 (Claude)" w:date="2026-09-26T20:17:59Z"/>
        </w:rPr>
      </w:pPr>
      <w:ins w:id="1061" w:author="Tiếp thu thẩm định lần 2 (Claude)" w:date="2026-09-26T20:17:59Z">
        <w:r>
          <w:rPr/>
          <w:t xml:space="preserve">2. Cài ở cấp tổ chức - Hệ thống Claude AI Team (Phòng QLKHCN&amp;HTPT)</w:t>
        </w:r>
        <w:r>
          <w:rPr/>
          <w:tab/>
        </w:r>
        <w:r>
          <w:rPr/>
          <w:t xml:space="preserve">6</w:t>
        </w:r>
      </w:ins>
    </w:p>
    <w:p w14:paraId="493B351B" w14:textId="77777777" w:rsidR="00FA4B7E" w:rsidRDefault="00802107">
      <w:pPr>
        <w:tabs>
          <w:tab w:val="right" w:leader="dot" w:pos="9072"/>
        </w:tabs>
        <w:ind w:left="440" w:firstLine="0"/>
        <w:jc w:val="left"/>
        <w:rPr>
          <w:ins w:id="1064" w:author="Tiếp thu thẩm định lần 2 (Claude)" w:date="2026-09-26T20:17:59Z"/>
        </w:rPr>
      </w:pPr>
      <w:ins w:id="1063" w:author="Tiếp thu thẩm định lần 2 (Claude)" w:date="2026-09-26T20:17:59Z">
        <w:r>
          <w:rPr/>
          <w:t xml:space="preserve">3. Người dùng tài khoản Team của đơn vị</w:t>
        </w:r>
        <w:r>
          <w:rPr/>
          <w:tab/>
        </w:r>
        <w:r>
          <w:rPr/>
          <w:t xml:space="preserve">7</w:t>
        </w:r>
      </w:ins>
    </w:p>
    <w:p w14:paraId="493B351B" w14:textId="77777777" w:rsidR="00FA4B7E" w:rsidRDefault="00802107">
      <w:pPr>
        <w:tabs>
          <w:tab w:val="right" w:leader="dot" w:pos="9072"/>
        </w:tabs>
        <w:ind w:left="440" w:firstLine="0"/>
        <w:jc w:val="left"/>
        <w:rPr>
          <w:ins w:id="1066" w:author="Tiếp thu thẩm định lần 2 (Claude)" w:date="2026-09-26T20:17:59Z"/>
        </w:rPr>
      </w:pPr>
      <w:ins w:id="1065" w:author="Tiếp thu thẩm định lần 2 (Claude)" w:date="2026-09-26T20:17:59Z">
        <w:r>
          <w:rPr/>
          <w:t xml:space="preserve">4. Tài khoản Claude cá nhân (Pro, Max)</w:t>
        </w:r>
        <w:r>
          <w:rPr/>
          <w:tab/>
        </w:r>
        <w:r>
          <w:rPr/>
          <w:t xml:space="preserve">7</w:t>
        </w:r>
      </w:ins>
    </w:p>
    <w:p w14:paraId="493B351B" w14:textId="77777777" w:rsidR="00FA4B7E" w:rsidRDefault="00802107">
      <w:pPr>
        <w:tabs>
          <w:tab w:val="right" w:leader="dot" w:pos="9072"/>
        </w:tabs>
        <w:ind w:left="440" w:firstLine="0"/>
        <w:jc w:val="left"/>
        <w:rPr>
          <w:ins w:id="1068" w:author="Tiếp thu thẩm định lần 2 (Claude)" w:date="2026-09-26T20:17:59Z"/>
        </w:rPr>
      </w:pPr>
      <w:ins w:id="1067" w:author="Tiếp thu thẩm định lần 2 (Claude)" w:date="2026-09-26T20:17:59Z">
        <w:r>
          <w:rPr/>
          <w:t xml:space="preserve">5. Claude Code, Cowork</w:t>
        </w:r>
        <w:r>
          <w:rPr/>
          <w:tab/>
        </w:r>
        <w:r>
          <w:rPr/>
          <w:t xml:space="preserve">7</w:t>
        </w:r>
      </w:ins>
    </w:p>
    <w:p w14:paraId="493B351B" w14:textId="77777777" w:rsidR="00FA4B7E" w:rsidRDefault="00802107">
      <w:pPr>
        <w:tabs>
          <w:tab w:val="right" w:leader="dot" w:pos="9072"/>
        </w:tabs>
        <w:ind w:left="440" w:firstLine="0"/>
        <w:jc w:val="left"/>
        <w:rPr>
          <w:ins w:id="1070" w:author="Tiếp thu thẩm định lần 2 (Claude)" w:date="2026-09-26T20:17:59Z"/>
        </w:rPr>
      </w:pPr>
      <w:ins w:id="1069" w:author="Tiếp thu thẩm định lần 2 (Claude)" w:date="2026-09-26T20:17:59Z">
        <w:r>
          <w:rPr/>
          <w:t xml:space="preserve">6. Cài phụ trên ChatGPT, Gemini (đối chiếu chéo)</w:t>
        </w:r>
        <w:r>
          <w:rPr/>
          <w:tab/>
        </w:r>
        <w:r>
          <w:rPr/>
          <w:t xml:space="preserve">7</w:t>
        </w:r>
      </w:ins>
    </w:p>
    <w:p w14:paraId="493B351B" w14:textId="77777777" w:rsidR="00FA4B7E" w:rsidRDefault="00802107">
      <w:pPr>
        <w:tabs>
          <w:tab w:val="right" w:leader="dot" w:pos="9072"/>
        </w:tabs>
        <w:ind w:left="0" w:firstLine="0"/>
        <w:jc w:val="left"/>
        <w:rPr>
          <w:ins w:id="1072" w:author="Tiếp thu thẩm định lần 2 (Claude)" w:date="2026-09-26T20:17:59Z"/>
        </w:rPr>
      </w:pPr>
      <w:ins w:id="1071" w:author="Tiếp thu thẩm định lần 2 (Claude)" w:date="2026-09-26T20:17:59Z">
        <w:r>
          <w:rPr>
            <w:b/>
          </w:rPr>
          <w:t xml:space="preserve">IV. QUY TRÌNH SỬ DỤNG CHUNG</w:t>
        </w:r>
        <w:r>
          <w:rPr/>
          <w:tab/>
        </w:r>
        <w:r>
          <w:rPr/>
          <w:t xml:space="preserve">8</w:t>
        </w:r>
      </w:ins>
    </w:p>
    <w:p w14:paraId="493B351B" w14:textId="77777777" w:rsidR="00FA4B7E" w:rsidRDefault="00802107">
      <w:pPr>
        <w:tabs>
          <w:tab w:val="right" w:leader="dot" w:pos="9072"/>
        </w:tabs>
        <w:ind w:left="0" w:firstLine="0"/>
        <w:jc w:val="left"/>
        <w:rPr>
          <w:ins w:id="1074" w:author="Tiếp thu thẩm định lần 2 (Claude)" w:date="2026-09-26T20:17:59Z"/>
        </w:rPr>
      </w:pPr>
      <w:ins w:id="1073" w:author="Tiếp thu thẩm định lần 2 (Claude)" w:date="2026-09-26T20:17:59Z">
        <w:r>
          <w:rPr>
            <w:b/>
          </w:rPr>
          <w:t xml:space="preserve">V. VIỆC NÊN LÀM TRÊN NỀN TẢNG NÀO</w:t>
        </w:r>
        <w:r>
          <w:rPr/>
          <w:tab/>
        </w:r>
        <w:r>
          <w:rPr/>
          <w:t xml:space="preserve">9</w:t>
        </w:r>
      </w:ins>
    </w:p>
    <w:p w14:paraId="493B351B" w14:textId="77777777" w:rsidR="00FA4B7E" w:rsidRDefault="00802107">
      <w:pPr>
        <w:tabs>
          <w:tab w:val="right" w:leader="dot" w:pos="9072"/>
        </w:tabs>
        <w:ind w:left="0" w:firstLine="0"/>
        <w:jc w:val="left"/>
        <w:rPr>
          <w:ins w:id="1076" w:author="Tiếp thu thẩm định lần 2 (Claude)" w:date="2026-09-26T20:17:59Z"/>
        </w:rPr>
      </w:pPr>
      <w:ins w:id="1075" w:author="Tiếp thu thẩm định lần 2 (Claude)" w:date="2026-09-26T20:17:59Z">
        <w:r>
          <w:rPr>
            <w:b/>
          </w:rPr>
          <w:t xml:space="preserve">VI. CÂU LỆNH MẪU THEO CHỨC NĂNG</w:t>
        </w:r>
        <w:r>
          <w:rPr/>
          <w:tab/>
        </w:r>
        <w:r>
          <w:rPr/>
          <w:t xml:space="preserve">10</w:t>
        </w:r>
      </w:ins>
    </w:p>
    <w:p w14:paraId="493B351B" w14:textId="77777777" w:rsidR="00FA4B7E" w:rsidRDefault="00802107">
      <w:pPr>
        <w:tabs>
          <w:tab w:val="right" w:leader="dot" w:pos="9072"/>
        </w:tabs>
        <w:ind w:left="440" w:firstLine="0"/>
        <w:jc w:val="left"/>
        <w:rPr>
          <w:ins w:id="1078" w:author="Tiếp thu thẩm định lần 2 (Claude)" w:date="2026-09-26T20:17:59Z"/>
        </w:rPr>
      </w:pPr>
      <w:ins w:id="1077" w:author="Tiếp thu thẩm định lần 2 (Claude)" w:date="2026-09-26T20:17:59Z">
        <w:r>
          <w:rPr/>
          <w:t xml:space="preserve">1. Xây dựng kế hoạch công tác</w:t>
        </w:r>
        <w:r>
          <w:rPr/>
          <w:tab/>
        </w:r>
        <w:r>
          <w:rPr/>
          <w:t xml:space="preserve">10</w:t>
        </w:r>
      </w:ins>
    </w:p>
    <w:p w14:paraId="493B351B" w14:textId="77777777" w:rsidR="00FA4B7E" w:rsidRDefault="00802107">
      <w:pPr>
        <w:tabs>
          <w:tab w:val="right" w:leader="dot" w:pos="9072"/>
        </w:tabs>
        <w:ind w:left="440" w:firstLine="0"/>
        <w:jc w:val="left"/>
        <w:rPr>
          <w:ins w:id="1080" w:author="Tiếp thu thẩm định lần 2 (Claude)" w:date="2026-09-26T20:17:59Z"/>
        </w:rPr>
      </w:pPr>
      <w:ins w:id="1079" w:author="Tiếp thu thẩm định lần 2 (Claude)" w:date="2026-09-26T20:17:59Z">
        <w:r>
          <w:rPr/>
          <w:t xml:space="preserve">2. Tổng hợp báo cáo công tác định kỳ</w:t>
        </w:r>
        <w:r>
          <w:rPr/>
          <w:tab/>
        </w:r>
        <w:r>
          <w:rPr/>
          <w:t xml:space="preserve">10</w:t>
        </w:r>
      </w:ins>
    </w:p>
    <w:p w14:paraId="493B351B" w14:textId="77777777" w:rsidR="00FA4B7E" w:rsidRDefault="00802107">
      <w:pPr>
        <w:tabs>
          <w:tab w:val="right" w:leader="dot" w:pos="9072"/>
        </w:tabs>
        <w:ind w:left="440" w:firstLine="0"/>
        <w:jc w:val="left"/>
        <w:rPr>
          <w:ins w:id="1082" w:author="Tiếp thu thẩm định lần 2 (Claude)" w:date="2026-09-26T20:17:59Z"/>
        </w:rPr>
      </w:pPr>
      <w:ins w:id="1081" w:author="Tiếp thu thẩm định lần 2 (Claude)" w:date="2026-09-26T20:17:59Z">
        <w:r>
          <w:rPr/>
          <w:t xml:space="preserve">3. Theo dõi nhiệm vụ</w:t>
        </w:r>
        <w:r>
          <w:rPr/>
          <w:tab/>
        </w:r>
        <w:r>
          <w:rPr/>
          <w:t xml:space="preserve">11</w:t>
        </w:r>
      </w:ins>
    </w:p>
    <w:p w14:paraId="493B351B" w14:textId="77777777" w:rsidR="00FA4B7E" w:rsidRDefault="00802107">
      <w:pPr>
        <w:tabs>
          <w:tab w:val="right" w:leader="dot" w:pos="9072"/>
        </w:tabs>
        <w:ind w:left="440" w:firstLine="0"/>
        <w:jc w:val="left"/>
        <w:rPr>
          <w:ins w:id="1084" w:author="Tiếp thu thẩm định lần 2 (Claude)" w:date="2026-09-26T20:17:59Z"/>
        </w:rPr>
      </w:pPr>
      <w:ins w:id="1083" w:author="Tiếp thu thẩm định lần 2 (Claude)" w:date="2026-09-26T20:17:59Z">
        <w:r>
          <w:rPr/>
          <w:t xml:space="preserve">4. Lập kế hoạch KPI cá nhân quý</w:t>
        </w:r>
        <w:r>
          <w:rPr/>
          <w:tab/>
        </w:r>
        <w:r>
          <w:rPr/>
          <w:t xml:space="preserve">11</w:t>
        </w:r>
      </w:ins>
    </w:p>
    <w:p w14:paraId="493B351B" w14:textId="77777777" w:rsidR="00FA4B7E" w:rsidRDefault="00802107">
      <w:pPr>
        <w:tabs>
          <w:tab w:val="right" w:leader="dot" w:pos="9072"/>
        </w:tabs>
        <w:ind w:left="440" w:firstLine="0"/>
        <w:jc w:val="left"/>
        <w:rPr>
          <w:ins w:id="1086" w:author="Tiếp thu thẩm định lần 2 (Claude)" w:date="2026-09-26T20:17:59Z"/>
        </w:rPr>
      </w:pPr>
      <w:ins w:id="1085" w:author="Tiếp thu thẩm định lần 2 (Claude)" w:date="2026-09-26T20:17:59Z">
        <w:r>
          <w:rPr/>
          <w:t xml:space="preserve">5. Tự đánh giá KPI cá nhân quý</w:t>
        </w:r>
        <w:r>
          <w:rPr/>
          <w:tab/>
        </w:r>
        <w:r>
          <w:rPr/>
          <w:t xml:space="preserve">12</w:t>
        </w:r>
      </w:ins>
    </w:p>
    <w:p w14:paraId="493B351B" w14:textId="77777777" w:rsidR="00FA4B7E" w:rsidRDefault="00802107">
      <w:pPr>
        <w:tabs>
          <w:tab w:val="right" w:leader="dot" w:pos="9072"/>
        </w:tabs>
        <w:ind w:left="440" w:firstLine="0"/>
        <w:jc w:val="left"/>
        <w:rPr>
          <w:ins w:id="1088" w:author="Tiếp thu thẩm định lần 2 (Claude)" w:date="2026-09-26T20:17:59Z"/>
        </w:rPr>
      </w:pPr>
      <w:ins w:id="1087" w:author="Tiếp thu thẩm định lần 2 (Claude)" w:date="2026-09-26T20:17:59Z">
        <w:r>
          <w:rPr/>
          <w:t xml:space="preserve">6. Soạn thảo văn bản hành chính</w:t>
        </w:r>
        <w:r>
          <w:rPr/>
          <w:tab/>
        </w:r>
        <w:r>
          <w:rPr/>
          <w:t xml:space="preserve">12</w:t>
        </w:r>
      </w:ins>
    </w:p>
    <w:p w14:paraId="493B351B" w14:textId="77777777" w:rsidR="00FA4B7E" w:rsidRDefault="00802107">
      <w:pPr>
        <w:tabs>
          <w:tab w:val="right" w:leader="dot" w:pos="9072"/>
        </w:tabs>
        <w:ind w:left="440" w:firstLine="0"/>
        <w:jc w:val="left"/>
        <w:rPr>
          <w:ins w:id="1090" w:author="Tiếp thu thẩm định lần 2 (Claude)" w:date="2026-09-26T20:17:59Z"/>
        </w:rPr>
      </w:pPr>
      <w:ins w:id="1089" w:author="Tiếp thu thẩm định lần 2 (Claude)" w:date="2026-09-26T20:17:59Z">
        <w:r>
          <w:rPr/>
          <w:t xml:space="preserve">7. Quản trị, điều phối nhiệm vụ</w:t>
        </w:r>
        <w:r>
          <w:rPr/>
          <w:tab/>
        </w:r>
        <w:r>
          <w:rPr/>
          <w:t xml:space="preserve">13</w:t>
        </w:r>
      </w:ins>
    </w:p>
    <w:p w14:paraId="493B351B" w14:textId="77777777" w:rsidR="00FA4B7E" w:rsidRDefault="00802107">
      <w:pPr>
        <w:tabs>
          <w:tab w:val="right" w:leader="dot" w:pos="9072"/>
        </w:tabs>
        <w:ind w:left="440" w:firstLine="0"/>
        <w:jc w:val="left"/>
        <w:rPr>
          <w:ins w:id="1092" w:author="Tiếp thu thẩm định lần 2 (Claude)" w:date="2026-09-26T20:17:59Z"/>
        </w:rPr>
      </w:pPr>
      <w:ins w:id="1091" w:author="Tiếp thu thẩm định lần 2 (Claude)" w:date="2026-09-26T20:17:59Z">
        <w:r>
          <w:rPr/>
          <w:t xml:space="preserve">8. Kiểm tra độc lập bằng tác tử (Cowork, Claude Code)</w:t>
        </w:r>
        <w:r>
          <w:rPr/>
          <w:tab/>
        </w:r>
        <w:r>
          <w:rPr/>
          <w:t xml:space="preserve">13</w:t>
        </w:r>
      </w:ins>
    </w:p>
    <w:p w14:paraId="493B351B" w14:textId="77777777" w:rsidR="00FA4B7E" w:rsidRDefault="00802107">
      <w:pPr>
        <w:tabs>
          <w:tab w:val="right" w:leader="dot" w:pos="9072"/>
        </w:tabs>
        <w:ind w:left="0" w:firstLine="0"/>
        <w:jc w:val="left"/>
        <w:rPr>
          <w:ins w:id="1094" w:author="Tiếp thu thẩm định lần 2 (Claude)" w:date="2026-09-26T20:17:59Z"/>
        </w:rPr>
      </w:pPr>
      <w:ins w:id="1093" w:author="Tiếp thu thẩm định lần 2 (Claude)" w:date="2026-09-26T20:17:59Z">
        <w:r>
          <w:rPr>
            <w:b/>
          </w:rPr>
          <w:t xml:space="preserve">VII. HỒ SƠ ĐẦU VÀO, ĐẦU RA CHUẨN</w:t>
        </w:r>
        <w:r>
          <w:rPr/>
          <w:tab/>
        </w:r>
        <w:r>
          <w:rPr/>
          <w:t xml:space="preserve">14</w:t>
        </w:r>
      </w:ins>
    </w:p>
    <w:p w14:paraId="493B351B" w14:textId="77777777" w:rsidR="00FA4B7E" w:rsidRDefault="00802107">
      <w:pPr>
        <w:tabs>
          <w:tab w:val="right" w:leader="dot" w:pos="9072"/>
        </w:tabs>
        <w:ind w:left="0" w:firstLine="0"/>
        <w:jc w:val="left"/>
        <w:rPr>
          <w:ins w:id="1096" w:author="Tiếp thu thẩm định lần 2 (Claude)" w:date="2026-09-26T20:17:59Z"/>
        </w:rPr>
      </w:pPr>
      <w:ins w:id="1095" w:author="Tiếp thu thẩm định lần 2 (Claude)" w:date="2026-09-26T20:17:59Z">
        <w:r>
          <w:rPr>
            <w:b/>
          </w:rPr>
          <w:t xml:space="preserve">VIII. CÂU HỎI THƯỜNG GẶP VÀ XỬ LÝ LỖI</w:t>
        </w:r>
        <w:r>
          <w:rPr/>
          <w:tab/>
        </w:r>
        <w:r>
          <w:rPr/>
          <w:t xml:space="preserve">15</w:t>
        </w:r>
      </w:ins>
    </w:p>
    <w:p w14:paraId="493B351B" w14:textId="77777777" w:rsidR="00FA4B7E" w:rsidRDefault="00802107">
      <w:pPr>
        <w:tabs>
          <w:tab w:val="right" w:leader="dot" w:pos="9072"/>
        </w:tabs>
        <w:ind w:left="0" w:firstLine="0"/>
        <w:jc w:val="left"/>
        <w:rPr>
          <w:ins w:id="1098" w:author="Tiếp thu thẩm định lần 2 (Claude)" w:date="2026-09-26T20:17:59Z"/>
        </w:rPr>
      </w:pPr>
      <w:ins w:id="1097" w:author="Tiếp thu thẩm định lần 2 (Claude)" w:date="2026-09-26T20:17:59Z">
        <w:r>
          <w:rPr>
            <w:b/>
          </w:rPr>
          <w:t xml:space="preserve">IX. NGUYÊN TẮC AN TOÀN VÀ TRÁCH NHIỆM</w:t>
        </w:r>
        <w:r>
          <w:rPr/>
          <w:tab/>
        </w:r>
        <w:r>
          <w:rPr/>
          <w:t xml:space="preserve">15</w:t>
        </w:r>
      </w:ins>
    </w:p>
    <w:p w14:paraId="493B351B" w14:textId="77777777" w:rsidR="00FA4B7E" w:rsidRDefault="00802107">
      <w:pPr>
        <w:tabs>
          <w:tab w:val="right" w:leader="dot" w:pos="9072"/>
        </w:tabs>
        <w:ind w:left="0" w:firstLine="0"/>
        <w:jc w:val="left"/>
        <w:rPr>
          <w:ins w:id="1100" w:author="Tiếp thu thẩm định lần 2 (Claude)" w:date="2026-09-26T20:17:59Z"/>
        </w:rPr>
      </w:pPr>
      <w:ins w:id="1099" w:author="Tiếp thu thẩm định lần 2 (Claude)" w:date="2026-09-26T20:17:59Z">
        <w:r>
          <w:rPr>
            <w:b/>
          </w:rPr>
          <w:t xml:space="preserve">X. TÀI LIỆU THAM KHẢO</w:t>
        </w:r>
        <w:r>
          <w:rPr/>
          <w:tab/>
        </w:r>
        <w:r>
          <w:rPr/>
          <w:t xml:space="preserve">16</w:t>
        </w:r>
        <w:r>
          <w:rPr/>
          <w:fldChar w:fldCharType="end"/>
        </w:r>
      </w:ins>
    </w:p>
    <w:p w14:paraId="493B351B" w14:textId="77777777" w:rsidR="00FA4B7E" w:rsidRDefault="00802107">
      <w:pPr>
        <w:rPr>
          <w:ins w:id="1102" w:author="Tiếp thu thẩm định lần 2 (Claude)" w:date="2026-09-26T20:17:59Z"/>
        </w:rPr>
      </w:pPr>
      <w:ins w:id="1101" w:author="Tiếp thu thẩm định lần 2 (Claude)" w:date="2026-09-26T20:17:59Z">
        <w:r>
          <w:br w:type="page"/>
        </w:r>
      </w:ins>
    </w:p>
    <w:p w14:paraId="1B8B474E" w14:textId="77777777" w:rsidR="00FA4B7E" w:rsidRDefault="00802107">
      <w:pPr>
        <w:pStyle w:val="Heading1"/>
      </w:pPr>
      <w:r>
        <w:rPr>
          <w:rFonts w:ascii="Times New Roman" w:hAnsi="Times New Roman"/>
        </w:rPr>
        <w:t>I. GIỚI THIỆU BỘ CÔNG CỤ</w:t>
      </w:r>
    </w:p>
    <w:p w14:paraId="493B351B"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54"/>
        <w:gridCol w:w="3572"/>
        <w:gridCol w:w="3345"/>
      </w:tblGrid>
      <w:tr w:rsidR="00FA4B7E" w14:paraId="2844C161" w14:textId="77777777">
        <w:trPr>
          <w:tblHeader/>
          <w:jc w:val="center"/>
        </w:trPr>
        <w:tc>
          <w:tcPr>
            <w:tcW w:w="2154" w:type="dxa"/>
            <w:shd w:val="clear" w:color="auto" w:fill="D9EAF7"/>
            <w:tcMar>
              <w:top w:w="90" w:type="dxa"/>
              <w:left w:w="100" w:type="dxa"/>
              <w:bottom w:w="90" w:type="dxa"/>
              <w:right w:w="100" w:type="dxa"/>
            </w:tcMar>
            <w:vAlign w:val="center"/>
          </w:tcPr>
          <w:p w14:paraId="7F71285E"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33269D01"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6B61F6C5" w14:textId="77777777" w:rsidR="00FA4B7E" w:rsidRDefault="00802107">
            <w:pPr>
              <w:spacing w:after="0"/>
              <w:jc w:val="center"/>
            </w:pPr>
            <w:r>
              <w:rPr>
                <w:b/>
                <w:sz w:val="22"/>
              </w:rPr>
              <w:t>SẢN PHẨM</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Tình hình thực hiện; cảnh báo 8 loại; dữ liệu đã xác nhận chuyển sang báo cáo</w:t>
            </w:r>
          </w:p>
        </w:tc>
      </w:tr>
      <w:tr w:rsidR="00FA4B7E" w14:paraId="3582D1DC" w14:textId="77777777">
        <w:trPr>
          <w:cantSplit/>
          <w:jc w:val="center"/>
        </w:trPr>
        <w:tc>
          <w:tcPr>
            <w:tcW w:w="2154" w:type="dxa"/>
            <w:shd w:val="clear" w:color="auto" w:fill="EAF2F8"/>
            <w:tcMar>
              <w:top w:w="90" w:type="dxa"/>
              <w:left w:w="100" w:type="dxa"/>
              <w:bottom w:w="90" w:type="dxa"/>
              <w:right w:w="100" w:type="dxa"/>
            </w:tcMar>
            <w:vAlign w:val="center"/>
          </w:tcPr>
          <w:p w14:paraId="779E4B41"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0EB9F34E"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7A006" w14:textId="77777777" w:rsidR="00FA4B7E" w:rsidRDefault="00802107">
            <w:pPr>
              <w:spacing w:after="0" w:line="252" w:lineRule="auto"/>
            </w:pPr>
            <w:r>
              <w:rPr>
                <w:sz w:val="22"/>
              </w:rPr>
              <w:t>Bảng nhiệm vụ chuẩn hóa; bảng đối chiếu kế hoạch - kết quả</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Tệp Excel Kế hoạch + KPI đúng mẫu của nhóm vị trí; bảng lỗi, cảnh báo</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Dự thảo .docx phát triển từ văn bản cùng loại đã ban hành</w:t>
            </w:r>
          </w:p>
        </w:tc>
      </w:tr>
      <w:tr w:rsidR="00FA4B7E" w14:paraId="3582D1DC" w14:textId="77777777">
        <w:trPr>
          <w:cantSplit/>
          <w:jc w:val="center"/>
        </w:trPr>
        <w:tc>
          <w:tcPr>
            <w:tcW w:w="2154" w:type="dxa"/>
            <w:shd w:val="clear" w:color="auto" w:fill="EAF2F8"/>
            <w:tcMar>
              <w:top w:w="90" w:type="dxa"/>
              <w:left w:w="100" w:type="dxa"/>
              <w:bottom w:w="90" w:type="dxa"/>
              <w:right w:w="100" w:type="dxa"/>
            </w:tcMar>
            <w:vAlign w:val="center"/>
          </w:tcPr>
          <w:p w14:paraId="779E4B41"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0EB9F34E"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0EB7A006" w14:textId="77777777" w:rsidR="00FA4B7E" w:rsidRDefault="00802107">
            <w:pPr>
              <w:spacing w:after="0" w:line="252" w:lineRule="auto"/>
            </w:pPr>
            <w:r>
              <w:rPr>
                <w:sz w:val="22"/>
              </w:rPr>
              <w:t>Tệp đúng thể thức: A4, lề 2-2-3-2 cm, Times New Roman cỡ 14</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EB0350B" w14:textId="77777777">
        <w:trPr>
          <w:cantSplit/>
          <w:jc w:val="center"/>
          <w:cantSplit/>
        </w:trPr>
        <w:tc>
          <w:tcPr>
            <w:tcW w:w="9071" w:type="dxa"/>
            <w:shd w:val="clear" w:color="auto" w:fill="FFF2CC"/>
            <w:tcMar>
              <w:top w:w="120" w:type="dxa"/>
              <w:left w:w="140" w:type="dxa"/>
              <w:bottom w:w="120" w:type="dxa"/>
              <w:right w:w="140" w:type="dxa"/>
            </w:tcMar>
          </w:tcPr>
          <w:p w14:paraId="4BB8F477" w14:textId="77777777" w:rsidR="00FA4B7E" w:rsidRDefault="00802107">
            <w:pPr>
              <w:spacing w:after="40"/>
            </w:pPr>
            <w:r>
              <w:rPr>
                <w:b/>
                <w:color w:val="17365D"/>
                <w:sz w:val="26"/>
              </w:rPr>
              <w:t>Bộ công cụ không thực hiện</w:t>
            </w:r>
          </w:p>
          <w:p w14:paraId="11874D61" w14:textId="77777777" w:rsidR="00FA4B7E" w:rsidRDefault="00802107">
            <w:pPr>
              <w:spacing w:after="0" w:line="264" w:lineRule="auto"/>
            </w:pPr>
            <w:r>
              <w:rPr>
                <w:sz w:val="26"/>
              </w:rPr>
              <w:t>Không rà soát văn bản trước khi trình ký (dùng KTC-Ra-Soat-897-v2-Cai-tien); không tự phê duyệt, không quyết định mức xếp loại thay người có thẩm quyền; không tự tạo nhiệm vụ trùng với nhiệm vụ đã có trong kế hoạch; không tự quy đổi giữa các thang điểm khi chưa có văn bản hướng dẫn; không tiếp nhận thông tin thuộc bí mật nhà nước.</w:t>
            </w:r>
          </w:p>
        </w:tc>
      </w:tr>
    </w:tbl>
    <w:p w14:paraId="76B9A9EE" w14:textId="77777777" w:rsidR="00FA4B7E" w:rsidRDefault="00FA4B7E"/>
    <w:p w14:paraId="1B8B474E" w14:textId="77777777" w:rsidR="00FA4B7E" w:rsidRDefault="00802107">
      <w:pPr>
        <w:pStyle w:val="Heading1"/>
      </w:pPr>
      <w:r>
        <w:rPr>
          <w:rFonts w:ascii="Times New Roman" w:hAnsi="Times New Roman"/>
        </w:rPr>
        <w:t>II. PLUGIN KHÁC GÌ SKILL - BA NỀN TẢNG SỬ DỤNG</w:t>
      </w:r>
    </w:p>
    <w:p w14:paraId="7C52DE3A" w14:textId="77777777" w:rsidR="00FA4B7E" w:rsidRDefault="00802107">
      <w:pPr>
        <w:pStyle w:val="Heading2"/>
      </w:pPr>
      <w:r>
        <w:rPr>
          <w:rFonts w:ascii="Times New Roman" w:hAnsi="Times New Roman"/>
        </w:rPr>
        <w:t>1. Plugin và skill</w:t>
      </w:r>
    </w:p>
    <w:p w14:paraId="493B351B" w14:textId="77777777"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toàn bộ.</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VAI TRÒ TRONG KTC-QUAN-TRI</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 xml:space="preserve">Hướng dẫn nghiệp vụ cho từng việc (bảng tại Phần I). </w:t>
            </w:r>
            <w:del w:id="1003" w:author="Tiếp thu thẩm định lần 2 (Claude)" w:date="2026-09-26T20:17:59Z">
              <w:r>
                <w:rPr>
                  <w:sz w:val="24"/>
                </w:rPr>
                <w:delText xml:space="preserve">Claude tự chọn kỹ năng theo yêu cầu; người dùng có thể gọi đích danh bằng cách gõ “/” rồi chọn kỹ năng.</w:delText>
              </w:r>
            </w:del>
            <w:ins w:id="1004" w:author="Tiếp thu thẩm định lần 2 (Claude)" w:date="2026-09-26T20:17:59Z">
              <w:r>
                <w:rPr>
                  <w:sz w:val="24"/>
                </w:rPr>
                <w:t xml:space="preserve">Claude tự chọn kỹ năng theo yêu cầu; người dùng có thể gọi đích danh bằng cách gõ “/” rồi chọn kỹ năng. Với việc KPI cá nhân, báo cáo cấp Trường hoặc có dữ liệu cá nhân, gọi đích danh kỹ năng hoặc kiểm tra kỹ năng đã được kích hoạt trước khi dùng kết quả.</w:t>
              </w:r>
            </w:ins>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 xml:space="preserve">Tự chạy khi mở, kết thúc phiên và sau khi tạo tệp: </w:t>
            </w:r>
            <w:del w:id="1005" w:author="Tiếp thu thẩm định lần 2 (Claude)" w:date="2026-09-26T20:17:59Z">
              <w:r>
                <w:rPr>
                  <w:sz w:val="24"/>
                </w:rPr>
                <w:delText xml:space="preserve">in phiên bản đang dùng, đo thể thức tệp vừa tạo, ghi nhật ký vận hành (lời nhắn bắt đầu bằng #riêng không được ghi nội dung).</w:delText>
              </w:r>
            </w:del>
            <w:ins w:id="1006" w:author="Tiếp thu thẩm định lần 2 (Claude)" w:date="2026-09-26T20:17:59Z">
              <w:r>
                <w:rPr>
                  <w:sz w:val="24"/>
                </w:rPr>
                <w:t xml:space="preserve">in phiên bản và tự thử thao tác chặn ghi; chặn ghi, xóa kho KTC-Database, 03-Templates(1), 04-Good-Documents trước khi thao tác; đo thể thức tệp vừa tạo; ghi nhật ký vận hành chỉ gồm thông tin mô tả (nội dung lời nhắn chỉ ghi khi người dùng mở đầu bằng #học hoặc tự đặt biến KTC_NHAT_KY_NOI_DUNG=1 trên máy mình; nhật ký tự xóa sau 30 ngày). Từ phiên bản 1.3.0; chạy trên Claude Code (đã kiểm thử) và Cowork (theo tài liệu nhà cung cấp, chưa nghiệm thu). Thao tác chặn ghi không kiểm được mã lệnh do AI viết bên trong chương trình và không chạy khi máy thiếu Python; phân quyền chỉ đọc trên Google Drive vẫn là biện pháp bảo vệ chính.</w:t>
              </w:r>
            </w:ins>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76B9A9EE" w14:textId="77777777" w:rsidR="00FA4B7E" w:rsidRDefault="00FA4B7E"/>
    <w:p w14:paraId="7C52DE3A" w14:textId="77777777" w:rsidR="00FA4B7E" w:rsidRDefault="00802107">
      <w:pPr>
        <w:pStyle w:val="Heading2"/>
      </w:pPr>
      <w:r>
        <w:rPr>
          <w:rFonts w:ascii="Times New Roman" w:hAnsi="Times New Roman"/>
        </w:rPr>
        <w:t>2. Ba nền tảng Claude</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54"/>
        <w:gridCol w:w="3572"/>
        <w:gridCol w:w="3345"/>
      </w:tblGrid>
      <w:tr w:rsidR="00FA4B7E" w14:paraId="2844C161" w14:textId="77777777">
        <w:trPr>
          <w:tblHeader/>
          <w:jc w:val="center"/>
        </w:trPr>
        <w:tc>
          <w:tcPr>
            <w:tcW w:w="2154" w:type="dxa"/>
            <w:shd w:val="clear" w:color="auto" w:fill="D9EAF7"/>
            <w:tcMar>
              <w:top w:w="90" w:type="dxa"/>
              <w:left w:w="100" w:type="dxa"/>
              <w:bottom w:w="90" w:type="dxa"/>
              <w:right w:w="100" w:type="dxa"/>
            </w:tcMar>
            <w:vAlign w:val="center"/>
          </w:tcPr>
          <w:p w14:paraId="7F71285E"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33269D01"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6B61F6C5" w14:textId="77777777" w:rsidR="00FA4B7E" w:rsidRDefault="00802107">
            <w:pPr>
              <w:spacing w:after="0"/>
              <w:jc w:val="center"/>
            </w:pPr>
            <w:r>
              <w:rPr>
                <w:b/>
                <w:sz w:val="22"/>
              </w:rPr>
              <w:t>PHÙ HỢP VỚI VIỆC</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 xml:space="preserve">8 kỹ năng; công cụ tính toán khi bật chức năng chạy mã; đọc KTC-Database qua kết nối Google Drive. </w:t>
            </w:r>
            <w:del w:id="1007" w:author="Tiếp thu thẩm định lần 2 (Claude)" w:date="2026-09-26T20:17:59Z">
              <w:r>
                <w:rPr>
                  <w:sz w:val="22"/>
                </w:rPr>
                <w:delText xml:space="preserve">Không có tác tử kiểm tra, thao tác tự động.</w:delText>
              </w:r>
            </w:del>
            <w:ins w:id="1008" w:author="Tiếp thu thẩm định lần 2 (Claude)" w:date="2026-09-26T20:17:59Z">
              <w:r>
                <w:rPr>
                  <w:sz w:val="22"/>
                </w:rPr>
                <w:t xml:space="preserve">Không có tác tử kiểm tra, thao tác tự động (kể cả thao tác chặn ghi kho dữ liệu).</w:t>
              </w:r>
            </w:ins>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 xml:space="preserve">Kỹ năng, tác tử kiểm tra, thao tác tự động; </w:t>
            </w:r>
            <w:del w:id="1009" w:author="Tiếp thu thẩm định lần 2 (Claude)" w:date="2026-09-26T20:17:59Z">
              <w:r>
                <w:rPr>
                  <w:sz w:val="22"/>
                </w:rPr>
                <w:delText xml:space="preserve">làm việc với tệp, thư mục trên máy tính khi được cấp quyền.</w:delText>
              </w:r>
            </w:del>
            <w:ins w:id="1010" w:author="Tiếp thu thẩm định lần 2 (Claude)" w:date="2026-09-26T20:17:59Z">
              <w:r>
                <w:rPr>
                  <w:sz w:val="22"/>
                </w:rPr>
                <w:t xml:space="preserve">làm việc với tệp, thư mục trên máy tính khi được cấp quyền; thao tác tự động cần Python trên máy.</w:t>
              </w:r>
            </w:ins>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cantSplit/>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Lưu ý về độ tin cậy theo nền tảng</w:t>
            </w:r>
          </w:p>
          <w:p w14:paraId="3043C18A" w14:textId="77777777" w:rsidR="00FA4B7E" w:rsidRDefault="00802107">
            <w:pPr>
              <w:spacing w:after="0" w:line="264" w:lineRule="auto"/>
            </w:pPr>
            <w:r>
              <w:rPr>
                <w:sz w:val="26"/>
              </w:rPr>
              <w:t xml:space="preserve">Đo lề, cỡ chữ thật của tệp Word và theo dõi thay đổi (Track Changes) </w:t>
            </w:r>
            <w:del w:id="1011" w:author="Tiếp thu thẩm định lần 2 (Claude)" w:date="2026-09-26T20:17:59Z">
              <w:r>
                <w:rPr>
                  <w:sz w:val="26"/>
                </w:rPr>
                <w:delText xml:space="preserve">chỉ thực hiện được trên Claude Code. Trên Claude và Cowork, kết quả kiểm thể thức được ghi</w:delText>
              </w:r>
            </w:del>
            <w:ins w:id="1012" w:author="Tiếp thu thẩm định lần 2 (Claude)" w:date="2026-09-26T20:17:59Z">
              <w:r>
                <w:rPr>
                  <w:sz w:val="26"/>
                </w:rPr>
                <w:t xml:space="preserve">đã được kiểm thử trên Claude Code (dữ liệu giả lập); trên Claude và Cowork chỉ thực hiện được khi môi trường chạy được công cụ đo (chưa kiểm chứng đầy đủ), không chạy được thì kết quả kiểm thể thức được ghi</w:t>
              </w:r>
            </w:ins>
            <w:r>
              <w:rPr>
                <w:sz w:val="26"/>
              </w:rPr>
              <w:t xml:space="preserve"> “chưa xác minh bằng công cụ đo” - đó là hành vi đúng, không phải lỗi. Cùng một yêu cầu, kết quả trên Claude Code có độ tin cậy cao nhất.</w:t>
            </w:r>
          </w:p>
        </w:tc>
      </w:tr>
    </w:tbl>
    <w:p w14:paraId="76B9A9EE" w14:textId="77777777" w:rsidR="00FA4B7E" w:rsidRDefault="00FA4B7E"/>
    <w:p w14:paraId="1B8B474E" w14:textId="77777777" w:rsidR="00FA4B7E" w:rsidRDefault="00802107">
      <w:pPr>
        <w:pStyle w:val="Heading1"/>
      </w:pPr>
      <w:r>
        <w:rPr>
          <w:rFonts w:ascii="Times New Roman" w:hAnsi="Times New Roman"/>
        </w:rPr>
        <w:t>III. CÀI ĐẶT</w:t>
      </w:r>
    </w:p>
    <w:p w14:paraId="7C52DE3A" w14:textId="77777777" w:rsidR="00FA4B7E" w:rsidRDefault="00802107">
      <w:pPr>
        <w:pStyle w:val="Heading2"/>
      </w:pPr>
      <w:r>
        <w:rPr>
          <w:rFonts w:ascii="Times New Roman" w:hAnsi="Times New Roman"/>
        </w:rPr>
        <w:t>1. Tệp cài đặt</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DÙNG CHO</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Cài từng kỹ năng khi không cài được plugin; cài phụ trên ChatGPT, Gemini.</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del w:id="1013" w:author="Tiếp thu thẩm định lần 2 (Claude)" w:date="2026-09-26T20:17:59Z">
              <w:r>
                <w:rPr>
                  <w:sz w:val="24"/>
                </w:rPr>
                <w:delText>Kiểm tra tệp tải về không bị lỗi, không bị sửa (không bắt buộc).</w:delText>
              </w:r>
            </w:del>
            <w:ins w:id="1014" w:author="Tiếp thu thẩm định lần 2 (Claude)" w:date="2026-09-26T20:17:59Z">
              <w:r>
                <w:rPr>
                  <w:sz w:val="24"/>
                </w:rPr>
                <w:t xml:space="preserve">Bắt buộc đối chiếu trước khi cài: mã SHA-256 của tệp tải về phải trùng mã do Phòng TH-HC&amp;QT công bố kèm ghi chú phát hành; không trùng thì không cài, báo Phòng TH-HC&amp;QT.</w:t>
              </w:r>
            </w:ins>
          </w:p>
        </w:tc>
      </w:tr>
    </w:tbl>
    <w:p w14:paraId="76B9A9EE" w14:textId="77777777" w:rsidR="00FA4B7E" w:rsidRDefault="00FA4B7E"/>
    <w:p w14:paraId="493B351B" w14:textId="77777777" w:rsidR="00FA4B7E" w:rsidRDefault="00802107">
      <w:r>
        <w:t xml:space="preserve">Phòng TH-HC&amp;QT cung cấp các tệp trên qua thư mục dùng chung trên Google Drive. </w:t>
      </w:r>
      <w:del w:id="1015" w:author="Tiếp thu thẩm định lần 2 (Claude)" w:date="2026-09-26T20:17:59Z">
        <w:r>
          <w:delText xml:space="preserve">Chỉ dùng tệp do Phòng TH-HC&amp;QT cung cấp.</w:delText>
        </w:r>
      </w:del>
      <w:ins w:id="1016" w:author="Tiếp thu thẩm định lần 2 (Claude)" w:date="2026-09-26T20:17:59Z">
        <w:r>
          <w:t xml:space="preserve">Chỉ dùng tệp do Phòng TH-HC&amp;QT cung cấp; không cài plugin, kỹ năng KTC từ nguồn khác. Chỉ dùng phiên bản 1.3.0 trở lên: thao tác chặn ghi kho dữ liệu, nhật ký không ghi nội dung chỉ có từ phiên bản này.</w:t>
        </w:r>
      </w:ins>
    </w:p>
    <w:p w14:paraId="7C52DE3A" w14:textId="77777777" w:rsidR="00FA4B7E" w:rsidRDefault="00802107">
      <w:pPr>
        <w:pStyle w:val="Heading2"/>
      </w:pPr>
      <w:r>
        <w:rPr>
          <w:rFonts w:ascii="Times New Roman" w:hAnsi="Times New Roman"/>
        </w:rPr>
        <w:t>2. Cài ở cấp tổ chức - Hệ thống Claude AI Team (Phòng QLKHCN&amp;HTPT)</w:t>
      </w:r>
    </w:p>
    <w:p w14:paraId="493B351B" w14:textId="77777777" w:rsidR="00FA4B7E" w:rsidRDefault="00802107">
      <w:r>
        <w:rPr>
          <w:b/>
        </w:rPr>
        <w:t xml:space="preserve">Điều kiện: </w:t>
      </w:r>
      <w:r>
        <w:rPr>
          <w:b w:val="0"/>
        </w:rPr>
        <w:t>tài khoản Chủ sở hữu (Owner hoặc Primary Owner); Cowork và Skills đã được bật cho tổ chức.</w:t>
      </w:r>
    </w:p>
    <w:p w14:paraId="493B351B" w14:textId="77777777" w:rsidR="00FA4B7E" w:rsidRDefault="00802107">
      <w:r>
        <w:rPr>
          <w:b/>
        </w:rPr>
        <w:t xml:space="preserve">Bước 1: </w:t>
      </w:r>
      <w:r>
        <w:rPr>
          <w:b w:val="0"/>
        </w:rPr>
        <w:t>Vào Organization settings &gt; Plugins &amp; skills &gt; thẻ Marketplaces &gt; Add &gt; Upload a plugin.</w:t>
      </w:r>
    </w:p>
    <w:p w14:paraId="493B351B" w14:textId="77777777" w:rsidR="00FA4B7E" w:rsidRDefault="00802107">
      <w:r>
        <w:rPr>
          <w:b/>
        </w:rPr>
        <w:t xml:space="preserve">Bước 2: </w:t>
      </w:r>
      <w:r>
        <w:rPr>
          <w:b w:val="0"/>
        </w:rPr>
        <w:t>Chọn marketplace có sẵn hoặc tạo mới (ví dụ: KTC); kéo thả hoặc chọn tệp ktc-quan-tri-&lt;phiên bản&gt;.zip (tối đa 50 MB) &gt; Upload.</w:t>
      </w:r>
    </w:p>
    <w:p w14:paraId="493B351B" w14:textId="77777777" w:rsidR="00FA4B7E" w:rsidRDefault="00802107">
      <w:r>
        <w:rPr>
          <w:b/>
        </w:rPr>
        <w:t xml:space="preserve">Bước 3: </w:t>
      </w:r>
      <w:r>
        <w:rPr>
          <w:b w:val="0"/>
        </w:rPr>
        <w:t xml:space="preserve">Vào thẻ Inventory &gt; nút menu ở cuối dòng KTC-Quan-tri &gt; Default access, chọn chế độ phân phối: “Available to install” - người dùng tự cài </w:t>
      </w:r>
      <w:del w:id="1017" w:author="Tiếp thu thẩm định lần 2 (Claude)" w:date="2026-09-26T20:17:59Z">
        <w:r>
          <w:rPr>
            <w:b w:val="0"/>
          </w:rPr>
          <w:delText xml:space="preserve">(giai đoạn thí điểm);</w:delText>
        </w:r>
      </w:del>
      <w:ins w:id="1018" w:author="Tiếp thu thẩm định lần 2 (Claude)" w:date="2026-09-26T20:17:59Z">
        <w:r>
          <w:rPr>
            <w:b w:val="0"/>
          </w:rPr>
          <w:t xml:space="preserve">(giai đoạn thí điểm; chế độ này chỉ giới hạn phạm vi phân phối, không phải nghiệm thu);</w:t>
        </w:r>
      </w:ins>
      <w:r>
        <w:rPr>
          <w:b w:val="0"/>
        </w:rPr>
        <w:t xml:space="preserve"> “Installed by default” - cài sẵn cho mọi tài khoản (sau nghiệm thu); “Required” - bắt buộc, người dùng không tắt được (chỉ khi Hiệu trưởng quyết định).</w:t>
      </w:r>
    </w:p>
    <w:p w14:paraId="493B351B" w14:textId="77777777" w:rsidR="00FA4B7E" w:rsidRDefault="00802107">
      <w:r>
        <w:rPr>
          <w:b/>
        </w:rPr>
        <w:t xml:space="preserve">Bước 4 - cập nhật: </w:t>
      </w:r>
      <w:r>
        <w:rPr>
          <w:b w:val="0"/>
        </w:rPr>
        <w:t xml:space="preserve">gỡ phiên bản cũ trước, tải phiên bản mới, thông báo người dùng mở cuộc hội thoại mới. </w:t>
      </w:r>
      <w:del w:id="1019" w:author="Tiếp thu thẩm định lần 2 (Claude)" w:date="2026-09-26T20:17:59Z">
        <w:r>
          <w:rPr>
            <w:b w:val="0"/>
          </w:rPr>
          <w:delText xml:space="preserve">Không để song song hai phiên bản.</w:delText>
        </w:r>
      </w:del>
      <w:ins w:id="1020" w:author="Tiếp thu thẩm định lần 2 (Claude)" w:date="2026-09-26T20:17:59Z">
        <w:r>
          <w:rPr>
            <w:b w:val="0"/>
          </w:rPr>
          <w:t xml:space="preserve">Không để song song hai phiên bản. Phiên bản mới phát sinh lỗi: gỡ phiên bản đó, cài lại phiên bản liền trước do Phòng TH-HC&amp;QT lưu giữ (kèm mã SHA-256), báo Phòng TH-HC&amp;QT.</w:t>
        </w:r>
      </w:ins>
    </w:p>
    <w:p w14:paraId="493B351B" w14:textId="77777777" w:rsidR="00FA4B7E" w:rsidRDefault="00802107">
      <w:r>
        <w:t>Plugin chỉ tải lên ở mục Customize của một tài khoản thì chỉ tài khoản đó dùng được, không phân phối cho toàn Team.</w:t>
      </w:r>
    </w:p>
    <w:p w14:paraId="493B351B" w14:textId="77777777" w:rsidR="00FA4B7E" w:rsidRDefault="00802107">
      <w:pPr>
        <w:rPr>
          <w:ins w:id="1022" w:author="Tiếp thu thẩm định lần 2 (Claude)" w:date="2026-09-26T20:17:59Z"/>
        </w:rPr>
      </w:pPr>
      <w:ins w:id="1021" w:author="Tiếp thu thẩm định lần 2 (Claude)" w:date="2026-09-26T20:17:59Z">
        <w:r>
          <w:t xml:space="preserve">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ins>
    </w:p>
    <w:p w14:paraId="7C52DE3A" w14:textId="77777777" w:rsidR="00FA4B7E" w:rsidRDefault="00802107">
      <w:pPr>
        <w:pStyle w:val="Heading2"/>
      </w:pPr>
      <w:r>
        <w:rPr>
          <w:rFonts w:ascii="Times New Roman" w:hAnsi="Times New Roman"/>
        </w:rPr>
        <w:t>3. Người dùng tài khoản Team của đơn vị</w:t>
      </w:r>
    </w:p>
    <w:p w14:paraId="493B351B" w14:textId="77777777" w:rsidR="00FA4B7E" w:rsidRDefault="00802107">
      <w:r>
        <w:rPr>
          <w:b/>
        </w:rPr>
        <w:t xml:space="preserve">Bước 1: </w:t>
      </w:r>
      <w:r>
        <w:rPr>
          <w:b w:val="0"/>
        </w:rPr>
        <w:t>Mở claude.ai hoặc Claude Desktop, vào Customize (thanh bên trái) &gt; Plugins.</w:t>
      </w:r>
    </w:p>
    <w:p w14:paraId="493B351B" w14:textId="77777777" w:rsidR="00FA4B7E" w:rsidRDefault="00802107">
      <w:r>
        <w:rPr>
          <w:b/>
        </w:rPr>
        <w:t xml:space="preserve">Bước 2: </w:t>
      </w:r>
      <w:r>
        <w:rPr>
          <w:b w:val="0"/>
        </w:rPr>
        <w:t>Tìm KTC-Quan-tri &gt; Install (nếu tổ chức đặt “Installed by default” thì plugin đã có sẵn, bỏ qua bước này).</w:t>
      </w:r>
    </w:p>
    <w:p w14:paraId="493B351B" w14:textId="77777777" w:rsidR="00FA4B7E" w:rsidRDefault="00802107">
      <w:r>
        <w:rPr>
          <w:b/>
        </w:rPr>
        <w:t xml:space="preserve">Bước 3: </w:t>
      </w:r>
      <w:r>
        <w:rPr>
          <w:b w:val="0"/>
        </w:rPr>
        <w:t>Bật kết nối Google Drive (Customize &gt; Connectors) để Bộ công cụ đọc được KTC-Database; bật chức năng chạy mã, tạo tệp tại Settings &gt; Capabilities.</w:t>
      </w:r>
    </w:p>
    <w:p w14:paraId="493B351B" w14:textId="77777777" w:rsidR="00FA4B7E" w:rsidRDefault="00802107">
      <w:r>
        <w:rPr>
          <w:b/>
        </w:rPr>
        <w:t xml:space="preserve">Bước 4: </w:t>
      </w:r>
      <w:r>
        <w:rPr>
          <w:b w:val="0"/>
        </w:rPr>
        <w:t>Mở cuộc hội thoại mới, gõ “/” hoặc bấm “+”: danh sách phải có các kỹ năng của KTC-Quan-tri.</w:t>
      </w:r>
    </w:p>
    <w:p w14:paraId="7C52DE3A" w14:textId="77777777" w:rsidR="00FA4B7E" w:rsidRDefault="00802107">
      <w:pPr>
        <w:pStyle w:val="Heading2"/>
      </w:pPr>
      <w:r>
        <w:rPr>
          <w:rFonts w:ascii="Times New Roman" w:hAnsi="Times New Roman"/>
        </w:rPr>
        <w:t>4. Tài khoản Claude cá nhân (Pro, Max)</w:t>
      </w:r>
    </w:p>
    <w:p w14:paraId="493B351B" w14:textId="77777777" w:rsidR="00FA4B7E" w:rsidRDefault="00802107">
      <w:r>
        <w:rPr>
          <w:b/>
        </w:rPr>
        <w:t xml:space="preserve">Cách 1 - plugin: </w:t>
      </w:r>
      <w:r>
        <w:rPr>
          <w:b w:val="0"/>
        </w:rPr>
        <w:t>Customize &gt; Plugins &gt; tải lên tệp ktc-quan-tri-&lt;phiên bản&gt;.zip &gt; bật; làm tiếp Bước 3, Bước 4 tại Mục 3.</w:t>
      </w:r>
    </w:p>
    <w:p w14:paraId="493B351B" w14:textId="77777777" w:rsidR="00FA4B7E" w:rsidRDefault="00802107">
      <w:r>
        <w:rPr>
          <w:b/>
        </w:rPr>
        <w:t xml:space="preserve">Cách 2 - từng kỹ năng: </w:t>
      </w:r>
      <w:r>
        <w:rPr>
          <w:b w:val="0"/>
        </w:rPr>
        <w:t>khi không tải được plugin, vào Customize &gt; Skills, tải lên từng tệp .skill cần dùng, bật công tắc của từng kỹ năng. Cách này chỉ có kỹ năng, không có tác tử kiểm tra và thao tác tự động.</w:t>
      </w:r>
    </w:p>
    <w:p w14:paraId="493B351B" w14:textId="77777777" w:rsidR="00FA4B7E" w:rsidRDefault="00802107">
      <w:r>
        <w:t>Tài khoản Claude miễn phí không dùng được plugin.</w:t>
      </w:r>
    </w:p>
    <w:p w14:paraId="7C52DE3A" w14:textId="77777777" w:rsidR="00FA4B7E" w:rsidRDefault="00802107">
      <w:pPr>
        <w:pStyle w:val="Heading2"/>
      </w:pPr>
      <w:r>
        <w:rPr>
          <w:rFonts w:ascii="Times New Roman" w:hAnsi="Times New Roman"/>
        </w:rPr>
        <w:t>5. Claude Code, Cowork</w:t>
      </w:r>
    </w:p>
    <w:p w14:paraId="493B351B" w14:textId="77777777" w:rsidR="00FA4B7E" w:rsidRDefault="00802107">
      <w:r>
        <w:rPr>
          <w:b/>
        </w:rPr>
        <w:t xml:space="preserve">Tự đồng bộ: </w:t>
      </w:r>
      <w:r>
        <w:rPr>
          <w:b w:val="0"/>
        </w:rPr>
        <w:t xml:space="preserve">khi đăng nhập Claude Code bằng tài khoản Team, plugin do tổ chức đặt “Installed by default” hoặc “Required” tự đồng bộ về máy </w:t>
      </w:r>
      <w:del w:id="1023" w:author="Tiếp thu thẩm định lần 2 (Claude)" w:date="2026-09-26T20:17:59Z">
        <w:r>
          <w:rPr>
            <w:b w:val="0"/>
          </w:rPr>
          <w:delText xml:space="preserve">(Claude Code từ phiên bản 2.1.273)</w:delText>
        </w:r>
      </w:del>
      <w:ins w:id="1024" w:author="Tiếp thu thẩm định lần 2 (Claude)" w:date="2026-09-26T20:17:59Z">
        <w:r>
          <w:rPr>
            <w:b w:val="0"/>
          </w:rPr>
          <w:t xml:space="preserve">(theo tài liệu “Use plugins in Claude” của Anthropic)</w:t>
        </w:r>
      </w:ins>
      <w:r>
        <w:rPr>
          <w:b w:val="0"/>
        </w:rPr>
        <w:t xml:space="preserve">.</w:t>
      </w:r>
    </w:p>
    <w:p w14:paraId="493B351B" w14:textId="77777777" w:rsidR="00FA4B7E" w:rsidRDefault="00802107">
      <w:r>
        <w:rPr>
          <w:b/>
        </w:rPr>
        <w:t xml:space="preserve">Cài từ tệp: </w:t>
      </w:r>
      <w:r>
        <w:rPr>
          <w:b w:val="0"/>
        </w:rPr>
        <w:t>giải nén tệp plugin vào một thư mục marketplace, gõ lệnh /plugin marketplace add &lt;thư mục&gt; rồi /plugin install ktc-quan-tri@&lt;tên marketplace&gt;; mở phiên mới.</w:t>
      </w:r>
    </w:p>
    <w:p w14:paraId="493B351B" w14:textId="77777777" w:rsidR="00FA4B7E" w:rsidRDefault="00802107">
      <w:r>
        <w:rPr>
          <w:b/>
        </w:rPr>
        <w:t xml:space="preserve">Kiểm tra: </w:t>
      </w:r>
      <w:r>
        <w:rPr>
          <w:b w:val="0"/>
        </w:rPr>
        <w:t xml:space="preserve">đầu phiên hiện dòng “KTC-Quan-tri Plugin &lt;phiên bản&gt; — SessionStart doctor</w:t>
      </w:r>
      <w:del w:id="1025" w:author="Tiếp thu thẩm định lần 2 (Claude)" w:date="2026-09-26T20:17:59Z">
        <w:r>
          <w:rPr>
            <w:b w:val="0"/>
          </w:rPr>
          <w:delText xml:space="preserve">” và đủ 8 kỹ năng.</w:delText>
        </w:r>
      </w:del>
      <w:ins w:id="1026" w:author="Tiếp thu thẩm định lần 2 (Claude)" w:date="2026-09-26T20:17:59Z">
        <w:r>
          <w:rPr>
            <w:b w:val="0"/>
          </w:rPr>
          <w:t xml:space="preserve">”, đủ 8 kỹ năng và dòng “guard: HOẠT ĐỘNG”; nếu hiện “guard: CHƯA HOẠT ĐỘNG” (thường do máy không có Python) thì không coi là có bảo vệ ghi kho dữ liệu, báo Phòng TH-HC&amp;QT.</w:t>
        </w:r>
      </w:ins>
    </w:p>
    <w:p w14:paraId="7C52DE3A" w14:textId="77777777" w:rsidR="00FA4B7E" w:rsidRDefault="00802107">
      <w:pPr>
        <w:pStyle w:val="Heading2"/>
      </w:pPr>
      <w:r>
        <w:rPr>
          <w:rFonts w:ascii="Times New Roman" w:hAnsi="Times New Roman"/>
        </w:rPr>
        <w:t>6. Cài phụ trên ChatGPT, Gemini (đối chiếu chéo)</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CÁCH NẠP KỸ NĂNG</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Mục Skills: tải lên tệp .zip hoặc SKILL.md của từng kỹ năng.</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cantSplit/>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Giới hạn khi dùng ChatGPT, Gemini</w:t>
            </w:r>
          </w:p>
          <w:p w14:paraId="3043C18A" w14:textId="77777777"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Tuân thủ yêu cầu bảo mật dữ liệu tại Mục 7 Thông báo số 1056/TB-CĐKT khi dùng nền tảng AI do tổ chức nước ngoài cung cấp.</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4442C26" w14:textId="77777777">
        <w:trPr>
          <w:cantSplit/>
          <w:jc w:val="center"/>
          <w:cantSplit/>
        </w:trPr>
        <w:tc>
          <w:tcPr>
            <w:tcW w:w="9071" w:type="dxa"/>
            <w:shd w:val="clear" w:color="auto" w:fill="D9EAF7"/>
            <w:tcMar>
              <w:top w:w="90" w:type="dxa"/>
              <w:left w:w="100" w:type="dxa"/>
              <w:bottom w:w="90" w:type="dxa"/>
              <w:right w:w="100" w:type="dxa"/>
            </w:tcMar>
          </w:tcPr>
          <w:p w14:paraId="374319DE" w14:textId="77777777" w:rsidR="00FA4B7E" w:rsidRDefault="00802107">
            <w:pPr>
              <w:keepNext/>
            </w:pPr>
            <w:r>
              <w:rPr>
                <w:b/>
                <w:sz w:val="24"/>
              </w:rPr>
              <w:t>LỆNH XÁC NHẬN BỘ CÔNG CỤ (dùng khi bắt đầu cuộc hội thoại)</w:t>
            </w:r>
          </w:p>
        </w:tc>
      </w:tr>
      <w:tr w:rsidR="00FA4B7E" w14:paraId="4DB2B9BC" w14:textId="77777777">
        <w:trPr>
          <w:cantSplit/>
          <w:jc w:val="center"/>
          <w:cantSplit/>
        </w:trPr>
        <w:tc>
          <w:tcPr>
            <w:tcW w:w="9071" w:type="dxa"/>
            <w:shd w:val="clear" w:color="auto" w:fill="F7F7F7"/>
            <w:tcMar>
              <w:top w:w="120" w:type="dxa"/>
              <w:left w:w="140" w:type="dxa"/>
              <w:bottom w:w="120" w:type="dxa"/>
              <w:right w:w="140" w:type="dxa"/>
            </w:tcMar>
          </w:tcPr>
          <w:p w14:paraId="665E60C1"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76B9A9EE" w14:textId="77777777" w:rsidR="00FA4B7E" w:rsidRDefault="00FA4B7E"/>
    <w:p w14:paraId="1B8B474E" w14:textId="77777777" w:rsidR="00FA4B7E" w:rsidRDefault="00802107">
      <w:pPr>
        <w:pStyle w:val="Heading1"/>
      </w:pPr>
      <w:r>
        <w:rPr>
          <w:rFonts w:ascii="Times New Roman" w:hAnsi="Times New Roman"/>
        </w:rPr>
        <w:t>IV. QUY TRÌNH SỬ DỤNG CHUNG</w:t>
      </w:r>
    </w:p>
    <w:p w14:paraId="0B1FCEE6" w14:textId="77777777" w:rsidR="00FA4B7E" w:rsidRDefault="00802107">
      <w:pPr>
        <w:pStyle w:val="ListNumber"/>
      </w:pPr>
      <w:r>
        <w:t>Xác định việc cần làm và kỳ (tháng, quý, 6 tháng, năm); chọn nền tảng phù hợp theo Mục 2 Phần II; chuẩn bị đúng mẫu và dữ liệu.</w:t>
      </w:r>
    </w:p>
    <w:p w14:paraId="0B1FCEE6" w14:textId="77777777" w:rsidR="00FA4B7E" w:rsidRDefault="00802107">
      <w:pPr>
        <w:pStyle w:val="ListNumber"/>
      </w:pPr>
      <w:r>
        <w:t>Mở cuộc hội thoại mới, gửi lệnh xác nhận Bộ công cụ.</w:t>
      </w:r>
    </w:p>
    <w:p w14:paraId="0B1FCEE6" w14:textId="77777777" w:rsidR="00FA4B7E" w:rsidRDefault="00802107">
      <w:pPr>
        <w:pStyle w:val="ListNumber"/>
      </w:pPr>
      <w:r>
        <w:t>Đính kèm tệp; nêu đơn vị (mã đơn vị chuẩn, ví dụ P-THHC), kỳ và người ký dự kiến.</w:t>
      </w:r>
    </w:p>
    <w:p w14:paraId="0B1FCEE6" w14:textId="77777777" w:rsidR="00FA4B7E" w:rsidRDefault="00802107">
      <w:pPr>
        <w:pStyle w:val="ListNumber"/>
      </w:pPr>
      <w:r>
        <w:t>Chọn đúng chức năng và dùng câu lệnh mẫu ở Phần VI.</w:t>
      </w:r>
    </w:p>
    <w:p w14:paraId="0B1FCEE6" w14:textId="77777777" w:rsidR="00FA4B7E" w:rsidRDefault="00802107">
      <w:pPr>
        <w:pStyle w:val="ListNumber"/>
      </w:pPr>
      <w:r>
        <w:t>Xử lý kết quả: sửa LỖI trước, xem xét CẢNH BÁO; giải trình khi AI thiếu ngữ cảnh, không tiếp thu máy móc.</w:t>
      </w:r>
    </w:p>
    <w:p w14:paraId="0B1FCEE6" w14:textId="77777777" w:rsidR="00FA4B7E" w:rsidRDefault="00802107">
      <w:pPr>
        <w:pStyle w:val="ListNumber"/>
      </w:pPr>
      <w:r>
        <w:t>Tải tệp về, đặt tên đúng quy tắc; Lãnh đạo đơn vị kiểm tra; văn bản trình ký phải qua rà soát KTC-Ra-Soat-897-v2-Cai-tien.</w:t>
      </w:r>
    </w:p>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cantSplit/>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Điểm dừng bắt buộc</w:t>
            </w:r>
          </w:p>
          <w:p w14:paraId="3043C18A" w14:textId="77777777" w:rsidR="00FA4B7E" w:rsidRDefault="00802107">
            <w:pPr>
              <w:spacing w:after="0" w:line="264" w:lineRule="auto"/>
            </w:pPr>
            <w:r>
              <w:rPr>
                <w:sz w:val="26"/>
              </w:rPr>
              <w:t xml:space="preserve">Không đọc được KTC-Database, thiếu kế hoạch cùng kỳ khi lập báo cáo, có số liệu không truy ngược được về nhiệm vụ và minh chứng, </w:t>
            </w:r>
            <w:del w:id="1027" w:author="Tiếp thu thẩm định lần 2 (Claude)" w:date="2026-09-26T20:17:59Z">
              <w:r>
                <w:rPr>
                  <w:sz w:val="26"/>
                </w:rPr>
                <w:delText xml:space="preserve">hoặc bảng kiểm còn LỖI: chưa gửi, chưa trình.</w:delText>
              </w:r>
            </w:del>
            <w:ins w:id="1028" w:author="Tiếp thu thẩm định lần 2 (Claude)" w:date="2026-09-26T20:17:59Z">
              <w:r>
                <w:rPr>
                  <w:sz w:val="26"/>
                </w:rPr>
                <w:t xml:space="preserve">bảng kiểm còn LỖI, hoặc kết quả có trạng thái khác “DAT”, “DAT_CO_DIEU_KIEN” (kể cả bản nháp có nhãn “BẢN NHÁP – CHƯA ĐỐI CHIẾU DỮ LIỆU GỐC”): chưa gửi, chưa trình. Kết quả có mã “DOI_CHIEU_GAN_DUNG” thì Lãnh đạo đơn vị kiểm tra thủ công trước khi ký.</w:t>
              </w:r>
            </w:ins>
          </w:p>
        </w:tc>
      </w:tr>
    </w:tbl>
    <w:p w14:paraId="493B351B" w14:textId="77777777" w:rsidR="00FA4B7E" w:rsidRDefault="00802107">
      <w:pPr>
        <w:rPr>
          <w:ins w:id="1042" w:author="Tiếp thu thẩm định lần 2 (Claude)" w:date="2026-09-26T20:17:59Z"/>
        </w:rPr>
      </w:pPr>
      <w:ins w:id="1041" w:author="Tiếp thu thẩm định lần 2 (Claude)" w:date="2026-09-26T20:17:59Z">
        <w:r>
          <w:rPr>
            <w:bCs/>
            <w:b/>
          </w:rPr>
          <w:t xml:space="preserve">Đọc khối kết quả của Bộ công cụ (từ phiên bản 1.3.0)</w:t>
        </w:r>
      </w:ins>
    </w:p>
    <w:p w14:paraId="493B351B" w14:textId="77777777" w:rsidR="00FA4B7E" w:rsidRDefault="00802107">
      <w:pPr>
        <w:rPr>
          <w:ins w:id="1044" w:author="Tiếp thu thẩm định lần 2 (Claude)" w:date="2026-09-26T20:17:59Z"/>
        </w:rPr>
      </w:pPr>
      <w:ins w:id="1043" w:author="Tiếp thu thẩm định lần 2 (Claude)" w:date="2026-09-26T20:17:59Z">
        <w:r>
          <w:rPr/>
          <w:t xml:space="preserve">Mỗi kết quả kết thúc bằng khối gồm: trạng thái; nguồn đã đối chiếu; kiểm tra đã chạy; kiểm tra chưa chạy; mã cảnh báo; việc người có thẩm quyền quyết định. Trạng thái: DAT, DAT_CO_DIEU_KIEN - được dùng làm sản phẩm chính thức; CAN_BO_SUNG, CAN_XAC_MINH - chỉ là bản nháp; DUNG - không có sản phẩm; KHONG_DAT - sản phẩm được kiểm tra nhưng không đạt.</w:t>
        </w:r>
      </w:ins>
    </w:p>
    <w:p w14:paraId="493B351B" w14:textId="77777777" w:rsidR="00FA4B7E" w:rsidRDefault="00802107">
      <w:pPr>
        <w:rPr>
          <w:ins w:id="1046" w:author="Tiếp thu thẩm định lần 2 (Claude)" w:date="2026-09-26T20:17:59Z"/>
        </w:rPr>
      </w:pPr>
      <w:ins w:id="1045" w:author="Tiếp thu thẩm định lần 2 (Claude)" w:date="2026-09-26T20:17:59Z">
        <w:r>
          <w:rPr/>
          <w:t xml:space="preserve">Mã cảnh báo thường gặp: THIEU_DU_LIEU (thiếu nguồn); NGHI_CHI_DAN_TRONG_DU_LIEU (tệp có câu lệnh bất thường - kiểm tra lại nguồn tệp); DOI_CHIEU_GAN_DUNG (đối chiếu theo tên, chưa theo Task_ID); FORMAT_BINARY_UNVERIFIED (chưa đo được thể thức); THANG_DIEM_CHUA_PHAN_DINH (hai thang điểm chưa có văn bản phân định - giữ điểm gốc); MA_DON_VI_KHONG_HOP_LE (tên đơn vị không ánh xạ được về mã chuẩn).</w:t>
        </w:r>
      </w:ins>
    </w:p>
    <w:p w14:paraId="76B9A9EE" w14:textId="77777777" w:rsidR="00FA4B7E" w:rsidRDefault="00FA4B7E"/>
    <w:p w14:paraId="1B8B474E"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NỀN TẢNG KHUYẾN NGHỊ</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Claude (trò chuyện) hoặc Cowork</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Cowork hoặc Claude Code</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Claude Code</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ChatGPT, Gemini (cài phụ, Mục 6 Phần III)</w:t>
            </w:r>
          </w:p>
        </w:tc>
      </w:tr>
    </w:tbl>
    <w:p w14:paraId="76B9A9EE" w14:textId="77777777" w:rsidR="00FA4B7E" w:rsidRDefault="00FA4B7E"/>
    <w:p w14:paraId="1B8B474E" w14:textId="77777777" w:rsidR="00FA4B7E" w:rsidRDefault="00802107">
      <w:pPr>
        <w:pStyle w:val="Heading1"/>
      </w:pPr>
      <w:r>
        <w:rPr>
          <w:rFonts w:ascii="Times New Roman" w:hAnsi="Times New Roman"/>
        </w:rPr>
        <w:t>VI. CÂU LỆNH MẪU THEO CHỨC NĂNG</w:t>
      </w:r>
    </w:p>
    <w:p w14:paraId="493B351B"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7C52DE3A" w14:textId="77777777" w:rsidR="00FA4B7E" w:rsidRDefault="00802107">
      <w:pPr>
        <w:pStyle w:val="Heading2"/>
      </w:pPr>
      <w:r>
        <w:rPr>
          <w:rFonts w:ascii="Times New Roman" w:hAnsi="Times New Roman"/>
        </w:rPr>
        <w:t>1. Xây dựng kế hoạch công tác</w:t>
      </w:r>
    </w:p>
    <w:p w14:paraId="493B351B"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76B9A9EE" w14:textId="77777777" w:rsidR="00FA4B7E" w:rsidRDefault="00FA4B7E"/>
    <w:p w14:paraId="7C52DE3A" w14:textId="77777777" w:rsidR="00FA4B7E" w:rsidRDefault="00802107">
      <w:pPr>
        <w:pStyle w:val="Heading2"/>
      </w:pPr>
      <w:r>
        <w:rPr>
          <w:rFonts w:ascii="Times New Roman" w:hAnsi="Times New Roman"/>
        </w:rPr>
        <w:t>2. Tổng hợp báo cáo công tác định kỳ</w:t>
      </w:r>
    </w:p>
    <w:p w14:paraId="493B351B"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Tổng hợp báo cáo công tác [quý IV/2026] của Trường từ các báo cáo đơn vị đính kèm, đối chiếu kế hoạch cùng kỳ, tính KPI theo 6 trục, dự thảo báo cáo theo mẫu TB 736.</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t>
            </w:r>
          </w:p>
        </w:tc>
      </w:tr>
    </w:tbl>
    <w:p w14:paraId="76B9A9EE" w14:textId="77777777" w:rsidR="00FA4B7E" w:rsidRDefault="00FA4B7E"/>
    <w:p w14:paraId="7C52DE3A" w14:textId="77777777" w:rsidR="00FA4B7E" w:rsidRDefault="00802107">
      <w:pPr>
        <w:pStyle w:val="Heading2"/>
      </w:pPr>
      <w:r>
        <w:rPr>
          <w:rFonts w:ascii="Times New Roman" w:hAnsi="Times New Roman"/>
        </w:rPr>
        <w:t>3. Theo dõi nhiệm vụ</w:t>
      </w:r>
    </w:p>
    <w:p w14:paraId="493B351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76B9A9EE" w14:textId="77777777" w:rsidR="00FA4B7E" w:rsidRDefault="00FA4B7E"/>
    <w:p w14:paraId="7C52DE3A" w14:textId="77777777" w:rsidR="00FA4B7E" w:rsidRDefault="00802107">
      <w:pPr>
        <w:pStyle w:val="Heading2"/>
      </w:pPr>
      <w:r>
        <w:rPr>
          <w:rFonts w:ascii="Times New Roman" w:hAnsi="Times New Roman"/>
        </w:rPr>
        <w:t>4. Lập kế hoạch KPI cá nhân quý</w:t>
      </w:r>
    </w:p>
    <w:p w14:paraId="493B351B"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76B9A9EE" w14:textId="77777777" w:rsidR="00FA4B7E" w:rsidRDefault="00FA4B7E"/>
    <w:p w14:paraId="7C52DE3A" w14:textId="77777777" w:rsidR="00FA4B7E" w:rsidRDefault="00802107">
      <w:pPr>
        <w:pStyle w:val="Heading2"/>
      </w:pPr>
      <w:r>
        <w:rPr>
          <w:rFonts w:ascii="Times New Roman" w:hAnsi="Times New Roman"/>
        </w:rPr>
        <w:t>5. Tự đánh giá KPI cá nhân quý</w:t>
      </w:r>
    </w:p>
    <w:p w14:paraId="493B351B"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76B9A9EE" w14:textId="77777777" w:rsidR="00FA4B7E" w:rsidRDefault="00FA4B7E"/>
    <w:p w14:paraId="7C52DE3A" w14:textId="77777777" w:rsidR="00FA4B7E" w:rsidRDefault="00802107">
      <w:pPr>
        <w:pStyle w:val="Heading2"/>
      </w:pPr>
      <w:r>
        <w:rPr>
          <w:rFonts w:ascii="Times New Roman" w:hAnsi="Times New Roman"/>
        </w:rPr>
        <w:t>6. Soạn thảo văn bản hành chính</w:t>
      </w:r>
    </w:p>
    <w:p w14:paraId="493B351B"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KTC-Ra-Soat-897 ngay khi viết; (4) xuất .docx đúng thể thức, nêu các điểm cần người soạn xác nhận. Sửa trên dự thảo có sẵn thì bật theo dõi thay đổi (Track Changes).</w:t>
            </w:r>
          </w:p>
        </w:tc>
      </w:tr>
    </w:tbl>
    <w:p w14:paraId="76B9A9EE" w14:textId="77777777" w:rsidR="00FA4B7E" w:rsidRDefault="00FA4B7E"/>
    <w:p w14:paraId="7C52DE3A" w14:textId="77777777" w:rsidR="00FA4B7E" w:rsidRDefault="00802107">
      <w:pPr>
        <w:pStyle w:val="Heading2"/>
      </w:pPr>
      <w:r>
        <w:rPr>
          <w:rFonts w:ascii="Times New Roman" w:hAnsi="Times New Roman"/>
        </w:rPr>
        <w:t>7. Quản trị, điều phối nhiệm vụ</w:t>
      </w:r>
    </w:p>
    <w:p w14:paraId="493B351B"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6B9A9EE" w14:textId="77777777" w:rsidR="00FA4B7E" w:rsidRDefault="00FA4B7E"/>
    <w:p w14:paraId="7C52DE3A" w14:textId="77777777" w:rsidR="00FA4B7E" w:rsidRDefault="00802107">
      <w:pPr>
        <w:pStyle w:val="Heading2"/>
      </w:pPr>
      <w:r>
        <w:rPr>
          <w:rFonts w:ascii="Times New Roman" w:hAnsi="Times New Roman"/>
        </w:rPr>
        <w:t>8. Kiểm tra độc lập bằng tác tử (Cowork, Claude Code)</w:t>
      </w:r>
    </w:p>
    <w:p w14:paraId="493B351B"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76B9A9EE" w14:textId="77777777" w:rsidR="00FA4B7E" w:rsidRDefault="00FA4B7E"/>
    <w:p w14:paraId="1B8B474E"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TỆP NÊN CUNG CẤP</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Văn bản chỉ đạo; văn bản cùng loại kỳ trước; số liệu; dự thảo đã có (nếu sửa).</w:t>
            </w:r>
          </w:p>
        </w:tc>
      </w:tr>
    </w:tbl>
    <w:p w14:paraId="76B9A9EE" w14:textId="77777777" w:rsidR="00FA4B7E" w:rsidRDefault="00FA4B7E"/>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YÊU CẦU</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Ghi bằng mã đơn vị chuẩn (ví dụ P-THHC, K-KTCN), không ghi tên tự do.</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Task_ID dạng KTC-2026-Q4-00125, dùng xuyên suốt kế hoạch, theo dõi, báo cáo, minh chứng.</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LỖI: bắt buộc sửa trước khi gửi. CẢNH BÁO: xem xét, sửa hoặc giải trình.</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A4, lề trên 2 - dưới 2 - trái 3 - phải 2 cm, Times New Roman cỡ 14; phụ lục Excel khổ ngang.</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Có đủ: nguồn dữ liệu đã dùng; người kiểm tra; trạng thái phê duyệt.</w:t>
            </w:r>
          </w:p>
        </w:tc>
      </w:tr>
    </w:tbl>
    <w:p w14:paraId="76B9A9EE" w14:textId="77777777" w:rsidR="00FA4B7E" w:rsidRDefault="00FA4B7E"/>
    <w:p w14:paraId="1B8B474E"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HƯỚNG XỬ LÝ</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Gỡ bản cũ, chỉ giữ bản mới nhất; mở cuộc hội thoại mới.</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Không. Dùng KTC-Ra-Soat-897-v2-Cai-tien theo Thông báo số 948/TB-CĐKT.</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Đóng tệp trong Excel hoặc đặt tên tệp khác rồi chạy lại.</w:t>
            </w:r>
          </w:p>
        </w:tc>
      </w:tr>
    </w:tbl>
    <w:p w14:paraId="76B9A9EE" w14:textId="77777777" w:rsidR="00FA4B7E" w:rsidRDefault="00FA4B7E"/>
    <w:p w14:paraId="1B8B474E" w14:textId="77777777" w:rsidR="00FA4B7E" w:rsidRDefault="00802107">
      <w:pPr>
        <w:pStyle w:val="Heading1"/>
      </w:pPr>
      <w:r>
        <w:rPr>
          <w:rFonts w:ascii="Times New Roman" w:hAnsi="Times New Roman"/>
        </w:rPr>
        <w:t>IX. NGUYÊN TẮC AN TOÀN VÀ TRÁCH NHIỆM</w:t>
      </w:r>
    </w:p>
    <w:p w14:paraId="3D3CD8AF" w14:textId="77777777" w:rsidR="00FA4B7E" w:rsidRDefault="00802107">
      <w:pPr>
        <w:pStyle w:val="ListBullet"/>
      </w:pPr>
      <w:del w:id="1029" w:author="Tiếp thu thẩm định lần 2 (Claude)" w:date="2026-09-26T20:17:59Z">
        <w:r>
          <w:delText>Không đưa thông tin thuộc bí mật nhà nước, mật khẩu hoặc dữ liệu nhạy cảm không cần thiết vào nền tảng AI.</w:delText>
        </w:r>
      </w:del>
      <w:ins w:id="1030" w:author="Tiếp thu thẩm định lần 2 (Claude)" w:date="2026-09-26T20:17:59Z">
        <w:r>
          <w:t xml:space="preserve">Không đưa thông tin thuộc bí mật nhà nước, tài liệu có dấu mật, mật khẩu, số định danh cá nhân hoặc dữ liệu nhạy cảm không cần thiết vào nền tảng AI; không tải lên cả thư mục.</w:t>
        </w:r>
      </w:ins>
    </w:p>
    <w:p w14:paraId="3D3CD8AF" w14:textId="77777777" w:rsidR="00FA4B7E" w:rsidRDefault="00802107">
      <w:pPr>
        <w:pStyle w:val="ListBullet"/>
      </w:pPr>
      <w:r>
        <w:t xml:space="preserve">Dữ liệu đánh giá cá nhân (họ tên, điểm, nhận xét) chỉ xử lý trong phạm vi cần thiết; </w:t>
      </w:r>
      <w:del w:id="1031" w:author="Tiếp thu thẩm định lần 2 (Claude)" w:date="2026-09-26T20:17:59Z">
        <w:r>
          <w:delText xml:space="preserve">trên Claude Code, bắt đầu lời nhắn bằng #riêng để nội dung không được ghi vào nhật ký.</w:delText>
        </w:r>
      </w:del>
      <w:ins w:id="1032" w:author="Tiếp thu thẩm định lần 2 (Claude)" w:date="2026-09-26T20:17:59Z">
        <w:r>
          <w:t xml:space="preserve">trên Cowork, Claude Code, nhật ký vận hành mặc định không ghi nội dung lời nhắn; chỉ mở đầu bằng #học khi muốn Bộ công cụ ghi lại một quy ước để tự học, không dùng #học với lời nhắn có dữ liệu cá nhân.</w:t>
        </w:r>
      </w:ins>
    </w:p>
    <w:p w14:paraId="3D3CD8AF" w14:textId="77777777" w:rsidR="00FA4B7E" w:rsidRDefault="00802107">
      <w:pPr>
        <w:pStyle w:val="ListBullet"/>
      </w:pPr>
      <w:r>
        <w:t>Không giao AI tự phê duyệt, tự quyết định mức xếp loại hoặc tự tạo căn cứ chưa được kiểm chứng.</w:t>
      </w:r>
    </w:p>
    <w:p w14:paraId="3D3CD8AF" w14:textId="77777777" w:rsidR="00FA4B7E" w:rsidRDefault="00802107">
      <w:pPr>
        <w:pStyle w:val="ListBullet"/>
      </w:pPr>
      <w:r>
        <w:t>Mỗi cuộc hội thoại tập trung một việc, một kỳ; đặt tên phiên bản tệp rõ ràng để tránh dùng nhầm.</w:t>
      </w:r>
    </w:p>
    <w:p w14:paraId="3D3CD8AF" w14:textId="77777777" w:rsidR="00FA4B7E" w:rsidRDefault="00802107">
      <w:pPr>
        <w:pStyle w:val="ListBullet"/>
      </w:pPr>
      <w:r>
        <w:t>Kết quả AI là tài liệu hỗ trợ; người lập và Lãnh đạo đơn vị chịu trách nhiệm về số liệu, nội dung trước khi gửi, trình.</w:t>
      </w:r>
    </w:p>
    <w:p w14:paraId="3D3CD8AF" w14:textId="77777777" w:rsidR="00FA4B7E" w:rsidRDefault="00802107">
      <w:pPr>
        <w:pStyle w:val="ListBullet"/>
        <w:rPr>
          <w:ins w:id="1040" w:author="Tiếp thu thẩm định lần 2 (Claude)" w:date="2026-09-26T20:17:59Z"/>
        </w:rPr>
      </w:pPr>
      <w:ins w:id="1039" w:author="Tiếp thu thẩm định lần 2 (Claude)" w:date="2026-09-26T20:17:59Z">
        <w:r>
          <w:t xml:space="preserve">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tối thiểu hóa, không dùng #học; (4) bí mật nhà nước, tài liệu mật - không đưa vào nền tảng AI dưới mọi hình thức.</w:t>
        </w:r>
      </w:ins>
    </w:p>
    <w:p w14:paraId="3D3CD8AF" w14:textId="77777777" w:rsidR="00FA4B7E" w:rsidRDefault="00802107">
      <w:pPr>
        <w:pStyle w:val="ListBullet"/>
        <w:rPr>
          <w:ins w:id="1038" w:author="Tiếp thu thẩm định lần 2 (Claude)" w:date="2026-09-26T20:17:59Z"/>
        </w:rPr>
      </w:pPr>
      <w:ins w:id="1037" w:author="Tiếp thu thẩm định lần 2 (Claude)" w:date="2026-09-26T20:17:59Z">
        <w:r>
          <w:t xml:space="preserve">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ins>
    </w:p>
    <w:p w14:paraId="3D3CD8AF" w14:textId="77777777" w:rsidR="00FA4B7E" w:rsidRDefault="00802107">
      <w:pPr>
        <w:pStyle w:val="ListBullet"/>
        <w:rPr>
          <w:ins w:id="1036" w:author="Tiếp thu thẩm định lần 2 (Claude)" w:date="2026-09-26T20:17:59Z"/>
        </w:rPr>
      </w:pPr>
      <w:ins w:id="1035" w:author="Tiếp thu thẩm định lần 2 (Claude)" w:date="2026-09-26T20:17:59Z">
        <w:r>
          <w:t xml:space="preserve">Nếu AI vẫn làm theo yêu cầu bỏ bước dừng, tự xếp loại hoặc làm theo câu lệnh nằm trong tệp: dừng sử dụng kết quả, báo Phòng TH-HC&amp;QT.</w:t>
        </w:r>
      </w:ins>
    </w:p>
    <w:p w14:paraId="3D3CD8AF" w14:textId="77777777" w:rsidR="00FA4B7E" w:rsidRDefault="00802107">
      <w:pPr>
        <w:pStyle w:val="ListBullet"/>
        <w:rPr>
          <w:ins w:id="1034" w:author="Tiếp thu thẩm định lần 2 (Claude)" w:date="2026-09-26T20:17:59Z"/>
        </w:rPr>
      </w:pPr>
      <w:ins w:id="1033" w:author="Tiếp thu thẩm định lần 2 (Claude)" w:date="2026-09-26T20:17:59Z">
        <w:r>
          <w:t xml:space="preserve">Sự cố (nghi lộ, lọt dữ liệu; kết quả sai số liệu; ghi đè tệp gốc): dừng sử dụng, giữ nguyên tệp và cuộc hội thoại, báo ngay Phòng TH-HC&amp;QT; Phòng TH-HC&amp;QT tạm dừng phân phối phiên bản lỗi, báo cáo Lãnh đạo Trường.</w:t>
        </w:r>
      </w:ins>
    </w:p>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E2A0E0F" w14:textId="77777777">
        <w:trPr>
          <w:cantSplit/>
          <w:jc w:val="center"/>
          <w:cantSplit/>
        </w:trPr>
        <w:tc>
          <w:tcPr>
            <w:tcW w:w="9071" w:type="dxa"/>
            <w:shd w:val="clear" w:color="auto" w:fill="E2F0D9"/>
            <w:tcMar>
              <w:top w:w="120" w:type="dxa"/>
              <w:left w:w="140" w:type="dxa"/>
              <w:bottom w:w="120" w:type="dxa"/>
              <w:right w:w="140" w:type="dxa"/>
            </w:tcMar>
          </w:tcPr>
          <w:p w14:paraId="42E21FC9" w14:textId="77777777" w:rsidR="00FA4B7E" w:rsidRDefault="00802107">
            <w:pPr>
              <w:spacing w:after="40"/>
            </w:pPr>
            <w:r>
              <w:rPr>
                <w:b/>
                <w:color w:val="17365D"/>
                <w:sz w:val="26"/>
              </w:rPr>
              <w:t>Đầu mối hỗ trợ</w:t>
            </w:r>
          </w:p>
          <w:p w14:paraId="77EA2F6B"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493B351B" w14:textId="77777777" w:rsidR="00FA4B7E" w:rsidRDefault="00802107">
      <w:pPr>
        <w:tabs>
          <w:tab w:val="right" w:leader="dot" w:pos="9072"/>
        </w:tabs>
        <w:ind w:left="0" w:firstLine="0"/>
        <w:jc w:val="left"/>
        <w:rPr>
          <w:ins w:id="1104" w:author="Tiếp thu thẩm định lần 2 (Claude)" w:date="2026-09-26T20:17:59Z"/>
        </w:rPr>
      </w:pPr>
      <w:ins w:id="1103" w:author="Tiếp thu thẩm định lần 2 (Claude)" w:date="2026-09-26T20:17:59Z">
        <w:r>
          <w:rPr>
            <w:b/>
          </w:rPr>
          <w:t xml:space="preserve">X. TÀI LIỆU THAM KHẢO</w:t>
        </w:r>
      </w:ins>
    </w:p>
    <w:p w14:paraId="3D3CD8AF" w14:textId="77777777" w:rsidR="00FA4B7E" w:rsidRDefault="00802107">
      <w:pPr>
        <w:pStyle w:val="ListBullet"/>
        <w:rPr>
          <w:ins w:id="1106" w:author="Tiếp thu thẩm định lần 2 (Claude)" w:date="2026-09-26T20:17:59Z"/>
        </w:rPr>
      </w:pPr>
      <w:ins w:id="1105" w:author="Tiếp thu thẩm định lần 2 (Claude)" w:date="2026-09-26T20:17:59Z">
        <w:r>
          <w:rPr/>
          <w:t xml:space="preserve">Anthropic, “Use plugins in Claude”, https://support.claude.com/en/articles/13837440-use-plugins-in-claude - plugin dùng được trên Chat, Cowork, Claude Code; hook và tác tử chỉ chạy trên Cowork, Claude Code (truy cập ngày 26/9/2026).</w:t>
        </w:r>
      </w:ins>
    </w:p>
    <w:p w14:paraId="3D3CD8AF" w14:textId="77777777" w:rsidR="00FA4B7E" w:rsidRDefault="00802107">
      <w:pPr>
        <w:pStyle w:val="ListBullet"/>
        <w:rPr>
          <w:ins w:id="1108" w:author="Tiếp thu thẩm định lần 2 (Claude)" w:date="2026-09-26T20:17:59Z"/>
        </w:rPr>
      </w:pPr>
      <w:ins w:id="1107" w:author="Tiếp thu thẩm định lần 2 (Claude)" w:date="2026-09-26T20:17:59Z">
        <w:r>
          <w:rPr/>
          <w:t xml:space="preserve">Anthropic, “Manage plugins for your organization”, https://support.claude.com/en/articles/13837433-manage-plugins-for-your-organization - bốn chế độ phân phối: Installed by default, Available to install, Not available, Required (truy cập ngày 26/9/2026).</w:t>
        </w:r>
      </w:ins>
    </w:p>
    <w:p w14:paraId="3D3CD8AF" w14:textId="77777777" w:rsidR="00FA4B7E" w:rsidRDefault="00802107">
      <w:pPr>
        <w:pStyle w:val="ListBullet"/>
        <w:rPr>
          <w:ins w:id="1110" w:author="Tiếp thu thẩm định lần 2 (Claude)" w:date="2026-09-26T20:17:59Z"/>
        </w:rPr>
      </w:pPr>
      <w:ins w:id="1109" w:author="Tiếp thu thẩm định lần 2 (Claude)" w:date="2026-09-26T20:17:59Z">
        <w:r>
          <w:rPr/>
          <w:t xml:space="preserve">Anthropic, “Agent Skills”, https://platform.claude.com/docs/en/agents-and-tools/agent-skills/overview - SKILL.md bắt buộc hai trường name, description; khuyến cáo chỉ dùng kỹ năng từ nguồn tin cậy (truy cập ngày 26/9/2026).</w:t>
        </w:r>
      </w:ins>
    </w:p>
    <w:p w14:paraId="76B9A9EE" w14:textId="77777777" w:rsidR="00FA4B7E" w:rsidRDefault="00FA4B7E"/>
    <w:sectPr w:rsidR="00FA4B7E" w:rsidSect="00034616">
      <w:footerReference w:type="default" r:id="rId8"/>
      <w:footerReference w:type="first" r:id="rId11"/>
      <w:footerReference w:type="even" r:id="rId12"/>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F9A50" w14:textId="77777777" w:rsidR="00CD3B56" w:rsidRDefault="00CD3B56">
      <w:pPr>
        <w:spacing w:after="0" w:line="240" w:lineRule="auto"/>
      </w:pPr>
      <w:r>
        <w:separator/>
      </w:r>
    </w:p>
  </w:endnote>
  <w:endnote w:type="continuationSeparator" w:id="0">
    <w:p w14:paraId="7BC55DFF" w14:textId="77777777" w:rsidR="00CD3B56" w:rsidRDefault="00CD3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54AB9" w14:textId="77777777" w:rsidR="00FA4B7E" w:rsidRDefault="00802107">
    <w:pPr>
      <w:pStyle w:val="Footer"/>
      <w:jc w:val="center"/>
    </w:pPr>
    <w:del w:id="1111" w:author="Tiếp thu thẩm định lần 2 (Claude)" w:date="2026-09-26T20:17:59Z">
      <w:r>
        <w:rPr>
          <w:color w:val="666666"/>
          <w:sz w:val="20"/>
        </w:rPr>
        <w:delText xml:space="preserve">KTC-Quan-tri - Hướng dẫn sử dụng 1.2.1 | Trang </w:delText>
      </w:r>
    </w:del>
    <w:ins w:id="1112" w:author="Tiếp thu thẩm định lần 2 (Claude)" w:date="2026-09-26T20:17:59Z">
      <w:r>
        <w:rPr>
          <w:color w:val="666666"/>
          <w:sz w:val="20"/>
        </w:rPr>
        <w:t xml:space="preserve">KTC-Quan-tri - Hướng dẫn sử dụng 1.3.0 | Trang </w:t>
      </w:r>
    </w:ins>
    <w:r>
      <w:fldChar w:fldCharType="begin"/>
    </w:r>
    <w:r>
      <w:instrText>PAGE</w:instrText>
    </w:r>
    <w:r>
      <w:fldChar w:fldCharType="separate"/>
    </w:r>
    <w:r w:rsidR="00EF1D4C">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46C4B" w14:textId="77777777" w:rsidR="00CD3B56" w:rsidRDefault="00CD3B56">
      <w:pPr>
        <w:spacing w:after="0" w:line="240" w:lineRule="auto"/>
      </w:pPr>
      <w:r>
        <w:separator/>
      </w:r>
    </w:p>
  </w:footnote>
  <w:footnote w:type="continuationSeparator" w:id="0">
    <w:p w14:paraId="5AA4225A" w14:textId="77777777" w:rsidR="00CD3B56" w:rsidRDefault="00CD3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B89"/>
    <w:rsid w:val="006B0099"/>
    <w:rsid w:val="006C547D"/>
    <w:rsid w:val="00802107"/>
    <w:rsid w:val="008F256D"/>
    <w:rsid w:val="00AA1D8D"/>
    <w:rsid w:val="00B47730"/>
    <w:rsid w:val="00CB0664"/>
    <w:rsid w:val="00CD3B56"/>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C7C56"/>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1661</Words>
  <Characters>9474</Characters>
  <Application>Microsoft Office Word</Application>
  <DocSecurity>0</DocSecurity>
  <Lines>78</Lines>
  <Paragraphs>22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11113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3</cp:revision>
  <dcterms:created xsi:type="dcterms:W3CDTF">2026-08-17T01:27:00Z</dcterms:created>
  <dcterms:modified xsi:type="dcterms:W3CDTF">2026-08-17T01:36:00Z</dcterms:modified>
  <cp:category/>
</cp:coreProperties>
</file>