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4FEA6873"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cấp Trường hoặc có dữ liệu cá nhân, người dùng gọi đích danh kỹ năng (gõ “/”) hoặc kiểm tra kỹ năng đã được kích hoạt trước khi dùng kết quả.</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54CCA7FF" w:rsidR="00C65584" w:rsidRDefault="00C65584" w:rsidP="00C65584">
      <w:pPr>
        <w:spacing w:before="120" w:after="120"/>
        <w:ind w:firstLine="720"/>
        <w:jc w:val="both"/>
        <w:rPr>
          <w:sz w:val="28"/>
        </w:rPr>
      </w:pPr>
      <w:r>
        <w:rPr>
          <w:sz w:val="28"/>
        </w:rPr>
        <w:t>- Các thao tác tự động (hooks) trên Claude Cowork và Claude Code, từ phiên bản 1.3.0: tự kiểm tra phiên bản; chặn ghi, xóa đối với kho KTC-Database và biểu mẫu chuẩn; đo thể thức tệp vừa tạo; ghi nhật ký vận hành, theo mặc định chỉ gồm thông tin mô tả, không ghi nội dung lời nhắn (trừ khi người dùng chủ động chọn ghi), tự xóa sau 30 ngày. Thao tác chặn ghi không kiểm được mã lệnh do AI viết bên trong chương trình và không chạy khi máy thiếu Python (khi đó đầu phiên không hiện dòng “guard: HOẠT ĐỘNG”); phân quyền chỉ đọc kho KTC-Database trên Google Drive vẫn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xml:space="preserve">- Bộ công cụ không thay thế bước rà soát dự thảo văn bản trước khi trình ký bằng Skill “ktc-ra-soat-897” theo </w:t>
      </w:r>
      <w:r>
        <w:rPr>
          <w:sz w:val="28"/>
        </w:rPr>
        <w:t xml:space="preserve">Thông báo số 948/TB-CĐKT ngày 17 tháng 8 năm 2026</w:t>
      </w:r>
      <w:ins w:id="1001" w:author="Xác minh căn cứ (Claude)" w:date="2026-09-27T07:11:26Z">
        <w:r>
          <w:rPr>
            <w:sz w:val="28"/>
          </w:rPr>
          <w:t xml:space="preserve"> (Công cụ AI KTC-Ra-Soat-897-v2-Cai-tien)</w:t>
        </w:r>
      </w:ins>
      <w:r>
        <w:rPr>
          <w:sz w:val="28"/>
        </w:rPr>
        <w:t xml:space="preserve">;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3F7E92F6"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(Phòng TH-HC&amp;QT và các đơn vị do Hiệu trưởng chỉ định, từ kỳ báo cáo tháng 10/2026) đặt chế độ “Available to install” (người dùng tự cài; chế độ này chỉ giới hạn phạm vi phân phối, không phải nghiệm thu); sau khi nghiệm thu (đạt kiểm thử trên cả 3 nền tảng và ít nhất 01 kỳ vận hành thí điểm) mới chuyển “Installed by default” (cài sẵn cho mọi tài khoản) hoặc “Required” (bắt buộc) theo quyết định của Hiệu trưởng.</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59DB7EB6"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mặc định không ghi nội dung lời nhắn chỉ có từ plugin KTC-Quan-tri phiên bản 1.3.0 (mã SHA-256 do Phòng TH-HC&amp;QT công bố kèm ghi chú phát hành); không cài đặt, không phân phối phiên bản 1.2.1 trở về trước.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13E78747" w:rsidR="00C65584" w:rsidRDefault="00C65584" w:rsidP="0089728B">
            <w:pPr>
              <w:widowControl w:val="0"/>
              <w:jc w:val="both"/>
              <w:rPr>
                <w:sz w:val="22"/>
                <w:szCs w:val="22"/>
                <w:lang w:val="vi-VN"/>
              </w:rPr>
            </w:pPr>
            <w:r>
              <w:rPr>
                <w:sz w:val="22"/>
                <w:szCs w:val="22"/>
                <w:lang w:val="vi-VN"/>
              </w:rPr>
              <w:t>- Đoàn Trường;</w:t>
            </w:r>
          </w:p>
          <w:p w14:paraId="14CDF9D3" w14:textId="77777777" w:rsidR="00C65584" w:rsidRDefault="00C65584" w:rsidP="0089728B">
            <w:pPr>
              <w:widowControl w:val="0"/>
              <w:jc w:val="both"/>
              <w:rPr>
                <w:sz w:val="22"/>
                <w:szCs w:val="22"/>
                <w:lang w:val="vi-VN"/>
              </w:rPr>
            </w:pPr>
            <w:r>
              <w:rPr>
                <w:sz w:val="22"/>
                <w:szCs w:val="22"/>
                <w:lang w:val="vi-VN"/>
              </w:rPr>
              <w:t>-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D5796" w14:textId="77777777" w:rsidR="00346BCB" w:rsidRDefault="00346BCB">
      <w:r>
        <w:separator/>
      </w:r>
    </w:p>
  </w:endnote>
  <w:endnote w:type="continuationSeparator" w:id="0">
    <w:p w14:paraId="14AF4496" w14:textId="77777777" w:rsidR="00346BCB" w:rsidRDefault="00346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2ACCF" w14:textId="77777777" w:rsidR="00346BCB" w:rsidRDefault="00346BCB">
      <w:r>
        <w:separator/>
      </w:r>
    </w:p>
  </w:footnote>
  <w:footnote w:type="continuationSeparator" w:id="0">
    <w:p w14:paraId="1EA60612" w14:textId="77777777" w:rsidR="00346BCB" w:rsidRDefault="00346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44</cp:revision>
  <cp:lastPrinted>2020-10-29T02:41:00Z</cp:lastPrinted>
  <dcterms:created xsi:type="dcterms:W3CDTF">2026-08-14T11:38:00Z</dcterms:created>
  <dcterms:modified xsi:type="dcterms:W3CDTF">2026-09-26T23:40:00Z</dcterms:modified>
</cp:coreProperties>
</file>