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43008E50" w:rsidR="00FA4B7E" w:rsidRDefault="00802107">
            <w:pPr>
              <w:spacing w:after="0" w:line="252" w:lineRule="auto"/>
            </w:pPr>
            <w:del w:id="1001" w:author="Tiếp thu thẩm định lần 3 (Claude)" w:date="2026-09-27T11:24:56Z">
              <w:r>
                <w:rPr>
                  <w:sz w:val="24"/>
                </w:rPr>
                <w:delText xml:space="preserve">Plugin KTC-Quan-tri 1.3.0 (mã SHA-256</w:delText>
              </w:r>
            </w:del>
            <w:ins w:id="1002" w:author="Tiếp thu thẩm định lần 3 (Claude)" w:date="2026-09-27T11:24:56Z">
              <w:r>
                <w:rPr>
                  <w:sz w:val="24"/>
                </w:rPr>
                <w:t xml:space="preserve">Plugin KTC-Quan-tri 1.3.1 (mã SHA-256</w:t>
              </w:r>
            </w:ins>
            <w:r>
              <w:rPr>
                <w:sz w:val="24"/>
              </w:rPr>
              <w:t xml:space="preserve"> công bố kèm ghi chú phát hành) - </w:t>
            </w:r>
            <w:del w:id="1003" w:author="Tiếp thu thẩm định lần 3 (Claude)" w:date="2026-09-27T11:24:56Z">
              <w:r>
                <w:rPr>
                  <w:sz w:val="24"/>
                </w:rPr>
                <w:delText xml:space="preserve">cập nhật ngày 26/9/2026</w:delText>
              </w:r>
            </w:del>
            <w:ins w:id="1004" w:author="Tiếp thu thẩm định lần 3 (Claude)" w:date="2026-09-27T11:24:56Z">
              <w:r>
                <w:rPr>
                  <w:sz w:val="24"/>
                </w:rPr>
                <w:t xml:space="preserve">cập nhật ngày 27/9/2026</w:t>
              </w:r>
            </w:ins>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3</w:t>
      </w:r>
    </w:p>
    <w:p w14:paraId="55EF0C5C" w14:textId="77777777" w:rsidR="00FA4B7E" w:rsidRDefault="00802107">
      <w:pPr>
        <w:tabs>
          <w:tab w:val="right" w:leader="dot" w:pos="9072"/>
        </w:tabs>
      </w:pPr>
      <w:r>
        <w:rPr>
          <w:b/>
        </w:rPr>
        <w:t>II. PLUGIN, KỸ NĂNG VÀ CÁC NỀN TẢNG SỬ DỤNG</w:t>
      </w:r>
      <w:r>
        <w:tab/>
        <w:t>4</w:t>
      </w:r>
    </w:p>
    <w:p w14:paraId="4EBA0D6C" w14:textId="77777777" w:rsidR="00FA4B7E" w:rsidRDefault="00802107">
      <w:pPr>
        <w:tabs>
          <w:tab w:val="right" w:leader="dot" w:pos="9072"/>
        </w:tabs>
        <w:ind w:left="440"/>
      </w:pPr>
      <w:r>
        <w:t>1. Plugin và kỹ năng</w:t>
      </w:r>
      <w:r>
        <w:tab/>
        <w:t>4</w:t>
      </w:r>
    </w:p>
    <w:p w14:paraId="52A1C691" w14:textId="77777777" w:rsidR="00FA4B7E" w:rsidRDefault="00802107">
      <w:pPr>
        <w:tabs>
          <w:tab w:val="right" w:leader="dot" w:pos="9072"/>
        </w:tabs>
        <w:ind w:left="440"/>
      </w:pPr>
      <w:r>
        <w:t>2. Ba nền tảng Claude</w:t>
      </w:r>
      <w:r>
        <w:tab/>
        <w:t>5</w:t>
      </w:r>
    </w:p>
    <w:p w14:paraId="234B9CD1" w14:textId="77777777" w:rsidR="00FA4B7E" w:rsidRDefault="00802107">
      <w:pPr>
        <w:tabs>
          <w:tab w:val="right" w:leader="dot" w:pos="9072"/>
        </w:tabs>
      </w:pPr>
      <w:r>
        <w:rPr>
          <w:b/>
        </w:rPr>
        <w:t>III. CÀI ĐẶT</w:t>
      </w:r>
      <w:r>
        <w:tab/>
        <w:t>5</w:t>
      </w:r>
    </w:p>
    <w:p w14:paraId="26CBC63C" w14:textId="77777777" w:rsidR="00FA4B7E" w:rsidRDefault="00802107">
      <w:pPr>
        <w:tabs>
          <w:tab w:val="right" w:leader="dot" w:pos="9072"/>
        </w:tabs>
        <w:ind w:left="440"/>
      </w:pPr>
      <w:r>
        <w:t>1. Tệp cài đặt</w:t>
      </w:r>
      <w:r>
        <w:tab/>
        <w:t>5</w:t>
      </w:r>
    </w:p>
    <w:p w14:paraId="7280AA22" w14:textId="77777777" w:rsidR="00FA4B7E" w:rsidRDefault="00802107">
      <w:pPr>
        <w:tabs>
          <w:tab w:val="right" w:leader="dot" w:pos="9072"/>
        </w:tabs>
        <w:ind w:left="440"/>
      </w:pPr>
      <w:r>
        <w:t>2. Cài ở cấp tổ chức - Hệ thống Claude AI Team (Phòng QLKHCN&amp;HTPT)</w:t>
      </w:r>
      <w:r>
        <w:tab/>
        <w:t>6</w:t>
      </w:r>
    </w:p>
    <w:p w14:paraId="4D0BDF59" w14:textId="77777777" w:rsidR="00FA4B7E" w:rsidRDefault="00802107">
      <w:pPr>
        <w:tabs>
          <w:tab w:val="right" w:leader="dot" w:pos="9072"/>
        </w:tabs>
        <w:ind w:left="440"/>
      </w:pPr>
      <w:r>
        <w:t>3. Người dùng tài khoản Team của đơn vị</w:t>
      </w:r>
      <w:r>
        <w:tab/>
        <w:t>7</w:t>
      </w:r>
    </w:p>
    <w:p w14:paraId="5B84430E" w14:textId="77777777" w:rsidR="00FA4B7E" w:rsidRDefault="00802107">
      <w:pPr>
        <w:tabs>
          <w:tab w:val="right" w:leader="dot" w:pos="9072"/>
        </w:tabs>
        <w:ind w:left="440"/>
      </w:pPr>
      <w:r>
        <w:t>4. Tài khoản Claude cá nhân (Pro, Max)</w:t>
      </w:r>
      <w:r>
        <w:tab/>
        <w:t>7</w:t>
      </w:r>
    </w:p>
    <w:p w14:paraId="7C0D553C" w14:textId="77777777" w:rsidR="00FA4B7E" w:rsidRDefault="00802107">
      <w:pPr>
        <w:tabs>
          <w:tab w:val="right" w:leader="dot" w:pos="9072"/>
        </w:tabs>
        <w:ind w:left="440"/>
      </w:pPr>
      <w:r>
        <w:t>5. Claude Code, Cowork</w:t>
      </w:r>
      <w:r>
        <w:tab/>
        <w:t>7</w:t>
      </w:r>
    </w:p>
    <w:p w14:paraId="268BE73E" w14:textId="77777777" w:rsidR="00FA4B7E" w:rsidRDefault="00802107">
      <w:pPr>
        <w:tabs>
          <w:tab w:val="right" w:leader="dot" w:pos="9072"/>
        </w:tabs>
        <w:ind w:left="440"/>
      </w:pPr>
      <w:r>
        <w:t>6. Sử dụng trên ChatGPT, Gemini (đối chiếu chéo)</w:t>
      </w:r>
      <w:r>
        <w:tab/>
        <w:t>7</w:t>
      </w:r>
    </w:p>
    <w:p w14:paraId="60330685" w14:textId="77777777" w:rsidR="00FA4B7E" w:rsidRDefault="00802107">
      <w:pPr>
        <w:tabs>
          <w:tab w:val="right" w:leader="dot" w:pos="9072"/>
        </w:tabs>
      </w:pPr>
      <w:r>
        <w:rPr>
          <w:b/>
        </w:rPr>
        <w:t>IV. QUY TRÌNH SỬ DỤNG CHUNG</w:t>
      </w:r>
      <w:r>
        <w:tab/>
        <w:t>8</w:t>
      </w:r>
    </w:p>
    <w:p w14:paraId="208E03B8" w14:textId="77777777" w:rsidR="00FA4B7E" w:rsidRDefault="00802107">
      <w:pPr>
        <w:tabs>
          <w:tab w:val="right" w:leader="dot" w:pos="9072"/>
        </w:tabs>
      </w:pPr>
      <w:r>
        <w:rPr>
          <w:b/>
        </w:rPr>
        <w:t>V. VIỆC NÊN LÀM TRÊN NỀN TẢNG NÀO</w:t>
      </w:r>
      <w:r>
        <w:tab/>
        <w:t>9</w:t>
      </w:r>
    </w:p>
    <w:p w14:paraId="033176CD" w14:textId="77777777" w:rsidR="00FA4B7E" w:rsidRDefault="00802107">
      <w:pPr>
        <w:tabs>
          <w:tab w:val="right" w:leader="dot" w:pos="9072"/>
        </w:tabs>
      </w:pPr>
      <w:r>
        <w:rPr>
          <w:b/>
        </w:rPr>
        <w:t>VI. CÂU LỆNH MẪU THEO CHỨC NĂNG</w:t>
      </w:r>
      <w:r>
        <w:tab/>
        <w:t>10</w:t>
      </w:r>
    </w:p>
    <w:p w14:paraId="1BA7387E" w14:textId="77777777" w:rsidR="00FA4B7E" w:rsidRDefault="00802107">
      <w:pPr>
        <w:tabs>
          <w:tab w:val="right" w:leader="dot" w:pos="9072"/>
        </w:tabs>
        <w:ind w:left="440"/>
      </w:pPr>
      <w:r>
        <w:t>1. Xây dựng kế hoạch công tác</w:t>
      </w:r>
      <w:r>
        <w:tab/>
        <w:t>10</w:t>
      </w:r>
    </w:p>
    <w:p w14:paraId="792EFF15" w14:textId="77777777" w:rsidR="00FA4B7E" w:rsidRDefault="00802107">
      <w:pPr>
        <w:tabs>
          <w:tab w:val="right" w:leader="dot" w:pos="9072"/>
        </w:tabs>
        <w:ind w:left="440"/>
      </w:pPr>
      <w:r>
        <w:t>2. Tổng hợp báo cáo công tác định kỳ</w:t>
      </w:r>
      <w:r>
        <w:tab/>
        <w:t>10</w:t>
      </w:r>
    </w:p>
    <w:p w14:paraId="1AFCBA26" w14:textId="77777777" w:rsidR="00FA4B7E" w:rsidRDefault="00802107">
      <w:pPr>
        <w:tabs>
          <w:tab w:val="right" w:leader="dot" w:pos="9072"/>
        </w:tabs>
        <w:ind w:left="440"/>
      </w:pPr>
      <w:r>
        <w:t>3. Theo dõi nhiệm vụ</w:t>
      </w:r>
      <w:r>
        <w:tab/>
        <w:t>11</w:t>
      </w:r>
    </w:p>
    <w:p w14:paraId="6C7DFE79" w14:textId="77777777" w:rsidR="00FA4B7E" w:rsidRDefault="00802107">
      <w:pPr>
        <w:tabs>
          <w:tab w:val="right" w:leader="dot" w:pos="9072"/>
        </w:tabs>
        <w:ind w:left="440"/>
      </w:pPr>
      <w:r>
        <w:t>4. Lập kế hoạch KPI cá nhân quý</w:t>
      </w:r>
      <w:r>
        <w:tab/>
        <w:t>11</w:t>
      </w:r>
    </w:p>
    <w:p w14:paraId="38984A6A" w14:textId="77777777" w:rsidR="00FA4B7E" w:rsidRDefault="00802107">
      <w:pPr>
        <w:tabs>
          <w:tab w:val="right" w:leader="dot" w:pos="9072"/>
        </w:tabs>
        <w:ind w:left="440"/>
      </w:pPr>
      <w:r>
        <w:t>5. Tự đánh giá KPI cá nhân quý</w:t>
      </w:r>
      <w:r>
        <w:tab/>
        <w:t>12</w:t>
      </w:r>
    </w:p>
    <w:p w14:paraId="456B920F" w14:textId="77777777" w:rsidR="00FA4B7E" w:rsidRDefault="00802107">
      <w:pPr>
        <w:tabs>
          <w:tab w:val="right" w:leader="dot" w:pos="9072"/>
        </w:tabs>
        <w:ind w:left="440"/>
      </w:pPr>
      <w:r>
        <w:t>6. Soạn thảo văn bản hành chính</w:t>
      </w:r>
      <w:r>
        <w:tab/>
        <w:t>12</w:t>
      </w:r>
    </w:p>
    <w:p w14:paraId="4ACF2337" w14:textId="77777777" w:rsidR="00FA4B7E" w:rsidRDefault="00802107">
      <w:pPr>
        <w:tabs>
          <w:tab w:val="right" w:leader="dot" w:pos="9072"/>
        </w:tabs>
        <w:ind w:left="440"/>
      </w:pPr>
      <w:r>
        <w:t>7. Quản trị, điều phối nhiệm vụ</w:t>
      </w:r>
      <w:r>
        <w:tab/>
        <w:t>13</w:t>
      </w:r>
    </w:p>
    <w:p w14:paraId="0786BFB0" w14:textId="77777777" w:rsidR="00FA4B7E" w:rsidRDefault="00802107">
      <w:pPr>
        <w:tabs>
          <w:tab w:val="right" w:leader="dot" w:pos="9072"/>
        </w:tabs>
        <w:ind w:left="440"/>
      </w:pPr>
      <w:r>
        <w:t>8. Kiểm tra độc lập bằng tác tử (Cowork, Claude Code)</w:t>
      </w:r>
      <w:r>
        <w:tab/>
        <w:t>13</w:t>
      </w:r>
    </w:p>
    <w:p w14:paraId="57747A15" w14:textId="77777777" w:rsidR="00FA4B7E" w:rsidRDefault="00802107">
      <w:pPr>
        <w:tabs>
          <w:tab w:val="right" w:leader="dot" w:pos="9072"/>
        </w:tabs>
      </w:pPr>
      <w:r>
        <w:rPr>
          <w:b/>
        </w:rPr>
        <w:t>VII. HỒ SƠ ĐẦU VÀO, ĐẦU RA CHUẨN</w:t>
      </w:r>
      <w:r>
        <w:tab/>
        <w:t>14</w:t>
      </w:r>
    </w:p>
    <w:p w14:paraId="2A7C6BD8" w14:textId="77777777" w:rsidR="00FA4B7E" w:rsidRDefault="00802107">
      <w:pPr>
        <w:tabs>
          <w:tab w:val="right" w:leader="dot" w:pos="9072"/>
        </w:tabs>
      </w:pPr>
      <w:r>
        <w:rPr>
          <w:b/>
        </w:rPr>
        <w:t>VIII. CÂU HỎI THƯỜNG GẶP VÀ XỬ LÝ LỖI</w:t>
      </w:r>
      <w:r>
        <w:tab/>
        <w:t>15</w:t>
      </w:r>
    </w:p>
    <w:p w14:paraId="02420CBF" w14:textId="77777777" w:rsidR="00FA4B7E" w:rsidRDefault="00802107">
      <w:pPr>
        <w:tabs>
          <w:tab w:val="right" w:leader="dot" w:pos="9072"/>
        </w:tabs>
      </w:pPr>
      <w:r>
        <w:rPr>
          <w:b/>
        </w:rPr>
        <w:t>IX. NGUYÊN TẮC AN TOÀN VÀ TRÁCH NHIỆM</w:t>
      </w:r>
      <w:r>
        <w:tab/>
        <w:t>15</w:t>
      </w:r>
    </w:p>
    <w:p w14:paraId="3AEFB59B" w14:textId="77777777" w:rsidR="00FA4B7E" w:rsidRDefault="00802107">
      <w:pPr>
        <w:tabs>
          <w:tab w:val="right" w:leader="dot" w:pos="9072"/>
        </w:tabs>
      </w:pPr>
      <w:r>
        <w:rPr>
          <w:b/>
        </w:rPr>
        <w:t>X. TÀI LIỆU THAM KHẢO</w:t>
      </w:r>
      <w:r>
        <w:tab/>
        <w:t>16</w:t>
      </w:r>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Không rà soát văn bản trước khi trình ký (dùng Skill “ktc-ra-soat-897”); không tự phê duyệt, không quyết định mức xếp loại thay người có thẩm quyền; không tự tạo nhiệm vụ trùng với nhiệm vụ đã có trong kế hoạch; không tự quy đổi giữa các thang điểm khi chưa có văn bản hướng dẫn;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4ADC57B1" w:rsidR="00FA4B7E" w:rsidRDefault="00802107">
            <w:pPr>
              <w:spacing w:after="0" w:line="252" w:lineRule="auto"/>
            </w:pPr>
            <w:r>
              <w:rPr>
                <w:sz w:val="24"/>
              </w:rPr>
              <w:t xml:space="preserve">Hướng dẫn nghiệp vụ cho từng việc (bảng tại Phần I). Claude tự chọn kỹ năng theo yêu cầu; người dùng có thể gọi đích danh bằng cách gõ “/” rồi chọn kỹ năng. Với việc lập, tự đánh giá KPI cá nhân, </w:t>
            </w:r>
            <w:del w:id="1021" w:author="Tiếp thu thẩm định lần 3 (Claude)" w:date="2026-09-27T11:24:57Z">
              <w:r>
                <w:rPr>
                  <w:sz w:val="24"/>
                </w:rPr>
                <w:delText xml:space="preserve">báo cáo cấp Trường hoặc có dữ liệu cá nhân, gọi đích danh kỹ năng hoặc kiểm tra kỹ năng đã được kích hoạt trước khi dùng kết quả.</w:delText>
              </w:r>
            </w:del>
            <w:ins w:id="1022" w:author="Tiếp thu thẩm định lần 3 (Claude)" w:date="2026-09-27T11:24:57Z">
              <w:r>
                <w:rPr>
                  <w:sz w:val="24"/>
                </w:rPr>
                <w:t xml:space="preserve">báo cáo (kể cả viết đoạn đánh giá, tổng hợp bảng kết quả) hoặc có dữ liệu cá nhân, gọi đích danh kỹ năng hoặc kiểm tra kỹ năng đã được kích hoạt trước khi dùng kết quả.</w:t>
              </w:r>
            </w:ins>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6EA645A0" w:rsidR="00FA4B7E" w:rsidRDefault="00802107">
            <w:pPr>
              <w:spacing w:after="0" w:line="252" w:lineRule="auto"/>
            </w:pPr>
            <w:r>
              <w:rPr>
                <w:sz w:val="24"/>
              </w:rPr>
              <w:t xml:space="preserve">Tự chạy khi mở, kết thúc phiên và sau khi tạo tệp: in phiên bản và tự thử thao tác chặn ghi; </w:t>
            </w:r>
            <w:del w:id="1005" w:author="Tiếp thu thẩm định lần 3 (Claude)" w:date="2026-09-27T11:24:56Z">
              <w:r>
                <w:rPr>
                  <w:sz w:val="24"/>
                </w:rPr>
                <w:delText xml:space="preserve">chặn ghi, xóa kho KTC-Database, 03-Templates(1), 04-Good-Documents trước khi thao tác;</w:delText>
              </w:r>
            </w:del>
            <w:ins w:id="1006" w:author="Tiếp thu thẩm định lần 3 (Claude)" w:date="2026-09-27T11:24:56Z">
              <w:r>
                <w:rPr>
                  <w:sz w:val="24"/>
                </w:rPr>
                <w:t xml:space="preserve">chặn thao tác ghi, xóa đã nhận dạng được vào kho KTC-Database, 03-Templates(1), 04-Good-Documents và hỏi người dùng khi không xác định được nơi ghi;</w:t>
              </w:r>
            </w:ins>
            <w:r>
              <w:rPr>
                <w:sz w:val="24"/>
              </w:rPr>
              <w:t xml:space="preserve"> đo thể thức tệp vừa tạo; ghi nhật ký vận hành: mặc định chỉ ghi thông tin mô tả, </w:t>
            </w:r>
            <w:del w:id="1007" w:author="Tiếp thu thẩm định lần 3 (Claude)" w:date="2026-09-27T11:24:56Z">
              <w:r>
                <w:rPr>
                  <w:sz w:val="24"/>
                </w:rPr>
                <w:delText xml:space="preserve">không ghi nội dung lời nhắn; nội dung chỉ</w:delText>
              </w:r>
            </w:del>
            <w:ins w:id="1008" w:author="Tiếp thu thẩm định lần 3 (Claude)" w:date="2026-09-27T11:24:56Z">
              <w:r>
                <w:rPr>
                  <w:sz w:val="24"/>
                </w:rPr>
                <w:t xml:space="preserve">không ghi nội dung lời nhắn, câu lệnh; nội dung chỉ</w:t>
              </w:r>
            </w:ins>
            <w:r>
              <w:rPr>
                <w:sz w:val="24"/>
              </w:rPr>
              <w:t xml:space="preserve"> được ghi khi người dùng mở đầu lời nhắn bằng #học hoặc tự đặt biến KTC_NHAT_KY_NOI_DUNG=1 trên máy mình; nhật ký tự xóa sau 30 ngày. </w:t>
            </w:r>
            <w:del w:id="1009" w:author="Tiếp thu thẩm định lần 3 (Claude)" w:date="2026-09-27T11:24:56Z">
              <w:r>
                <w:rPr>
                  <w:sz w:val="24"/>
                </w:rPr>
                <w:delText xml:space="preserve">Từ phiên bản 1.3.0; chạy</w:delText>
              </w:r>
            </w:del>
            <w:ins w:id="1010" w:author="Tiếp thu thẩm định lần 3 (Claude)" w:date="2026-09-27T11:24:56Z">
              <w:r>
                <w:rPr>
                  <w:sz w:val="24"/>
                </w:rPr>
                <w:t xml:space="preserve">Từ phiên bản 1.3.0 (hỏi xác nhận, không ghi câu lệnh: từ 1.3.1); chạy</w:t>
              </w:r>
            </w:ins>
            <w:r>
              <w:rPr>
                <w:sz w:val="24"/>
              </w:rPr>
              <w:t xml:space="preserve"> trên Claude Code (đã kiểm thử) và Cowork (theo tài liệu nhà cung cấp, chưa nghiệm thu). </w:t>
            </w:r>
            <w:del w:id="1011" w:author="Tiếp thu thẩm định lần 3 (Claude)" w:date="2026-09-27T11:24:56Z">
              <w:r>
                <w:rPr>
                  <w:sz w:val="24"/>
                </w:rPr>
                <w:delText xml:space="preserve">Thao tác chặn ghi không kiểm được mã lệnh do AI viết bên trong chương trình và không chạy khi máy thiếu Python; phân quyền chỉ đọc trên Google Drive vẫn là biện pháp bảo vệ chính.</w:delText>
              </w:r>
            </w:del>
            <w:ins w:id="1012" w:author="Tiếp thu thẩm định lần 3 (Claude)" w:date="2026-09-27T11:24:56Z">
              <w:r>
                <w:rPr>
                  <w:sz w:val="24"/>
                </w:rPr>
                <w:t xml:space="preserve">Thao tác chặn ghi là biện pháp hỗ trợ: không kiểm được chương trình do AI viết sẵn trong tệp, không chạy khi máy thiếu Python; phân quyền chỉ đọc trên Google Drive là biện pháp bảo vệ chính.</w:t>
              </w:r>
            </w:ins>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pPr>
        <w:rPr>
          <w:ins w:id="1043" w:author="Tiếp thu thẩm định lần 3 (Claude)" w:date="2026-09-27T11:24:57Z"/>
        </w:rPr>
      </w:pPr>
      <w:ins w:id="1042" w:author="Tiếp thu thẩm định lần 3 (Claude)" w:date="2026-09-27T11:24:57Z">
        <w:r>
          <w:rPr/>
          <w:t xml:space="preserve">Trong giai đoạn thí điểm, dữ liệu nội bộ, dữ liệu cá nhân chỉ xử lý trên nền tảng đã có biên bản nghiệm thu (Claude Code đã có kết quả nghiệm thu với dữ liệu giả lập) và sau khi kho KTC-Database đã được phân quyền chỉ đọc; trên Claude (trò chuyện) và Claude Cowork, trước khi có biên bản nghiệm thu, chỉ sử dụng văn bản đã ban hành, công khai hoặc dữ liệu giả lập.</w:t>
        </w:r>
      </w:ins>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3F07EF30" w:rsidR="00FA4B7E" w:rsidRDefault="00802107">
      <w:r>
        <w:t xml:space="preserve">Phòng TH-HC&amp;QT cung cấp các tệp trên qua thư mục dùng chung trên Google Drive. Chỉ dùng tệp do Phòng TH-HC&amp;QT cung cấp; không cài plugin, kỹ năng KTC từ nguồn khác. </w:t>
      </w:r>
      <w:del w:id="1013" w:author="Tiếp thu thẩm định lần 3 (Claude)" w:date="2026-09-27T11:24:56Z">
        <w:r>
          <w:delText xml:space="preserve">Chỉ dùng phiên bản 1.3.0 trở lên: thao tác chặn ghi kho dữ liệu, nhật ký mặc định không ghi nội dung chỉ có từ phiên bản này.</w:delText>
        </w:r>
      </w:del>
      <w:ins w:id="1014" w:author="Tiếp thu thẩm định lần 3 (Claude)" w:date="2026-09-27T11:24:56Z">
        <w:r>
          <w:t xml:space="preserve">Chỉ dùng phiên bản 1.3.1 trở lên: thao tác chặn ghi hai tầng (chặn, hỏi xác nhận) và nhật ký không ghi nội dung lời nhắn, câu lệnh chỉ có đầy đủ từ phiên bản này.</w:t>
        </w:r>
      </w:ins>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tài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Mở cuộc hội thoại mới, gõ “/” hoặc bấm “+”: danh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14:paraId="47224D71" w14:textId="0400B7A9" w:rsidR="00FA4B7E" w:rsidRDefault="00802107">
      <w:r>
        <w:rPr>
          <w:b/>
        </w:rPr>
        <w:t xml:space="preserve">Kiểm tra: </w:t>
      </w:r>
      <w:r>
        <w:t xml:space="preserve">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w:t>
      </w:r>
      <w:del w:id="1015" w:author="Tiếp thu thẩm định lần 3 (Claude)" w:date="2026-09-27T11:24:56Z">
        <w:r>
          <w:delText xml:space="preserve">thì không coi là có bảo vệ ghi kho dữ liệu, báo Phòng TH-HC&amp;QT.</w:delText>
        </w:r>
      </w:del>
      <w:ins w:id="1016" w:author="Tiếp thu thẩm định lần 3 (Claude)" w:date="2026-09-27T11:24:56Z">
        <w:r>
          <w:t xml:space="preserve">thì không coi là có bảo vệ ghi kho dữ liệu: chỉ dùng Bộ công cụ để đọc, soạn nháp trong khung trò chuyện, không để AI ghi, sửa tệp trên máy, báo Phòng TH-HC&amp;QT.</w:t>
        </w:r>
      </w:ins>
    </w:p>
    <w:p w14:paraId="47224D71" w14:textId="0400B7A9" w:rsidR="00FA4B7E" w:rsidRDefault="00802107">
      <w:pPr>
        <w:rPr>
          <w:ins w:id="1026" w:author="Tiếp thu thẩm định lần 3 (Claude)" w:date="2026-09-27T11:24:57Z"/>
        </w:rPr>
      </w:pPr>
      <w:ins w:id="1025" w:author="Tiếp thu thẩm định lần 3 (Claude)" w:date="2026-09-27T11:24:57Z">
        <w:r>
          <w:rPr>
            <w:b/>
          </w:rPr>
          <w:t xml:space="preserve">Khi Claude hỏi xác nhận kèm dòng “KTC-Quan-tri guard: … không xác định được đích ghi”: chọn từ chối, trừ khi chắc chắn lệnh không ghi vào kho KTC-Database, 03-Templates(1), 04-Good-Documents; nếu không rõ, báo Phòng TH-HC&amp;QT. Thao tác chặn ghi chỉ chặn các lệnh ghi, xóa nhận dạng được; phân quyền chỉ đọc trên Google Drive là biện pháp bảo vệ chính.</w:t>
        </w:r>
      </w:ins>
    </w:p>
    <w:p w14:paraId="0A01B41B" w14:textId="0E59FEB7" w:rsidR="00FA4B7E" w:rsidRDefault="00802107">
      <w:pPr>
        <w:pStyle w:val="Heading2"/>
      </w:pPr>
      <w:r>
        <w:rPr>
          <w:rFonts w:ascii="Times New Roman" w:hAnsi="Times New Roman"/>
        </w:rPr>
        <w:t>6. Sử dụng trên ChatGPT, Gemini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Mục Skills: tải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Mục 7 Thông báo số 1056/TB-CĐKT khi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Xử lý kết quả: sửa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7777777" w:rsidR="00FA4B7E" w:rsidRDefault="00802107">
      <w:r>
        <w:t xml:space="preserve">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w:t>
      </w:r>
      <w:del w:id="1023" w:author="Tiếp thu thẩm định lần 3 (Claude)" w:date="2026-09-27T11:24:57Z">
        <w:r>
          <w:delText xml:space="preserve">KHONG_DAT - sản phẩm được kiểm tra nhưng không đạt.</w:delText>
        </w:r>
      </w:del>
      <w:ins w:id="1024" w:author="Tiếp thu thẩm định lần 3 (Claude)" w:date="2026-09-27T11:24:57Z">
        <w:r>
          <w:t xml:space="preserve">KHONG_DAT - sản phẩm được kiểm tra nhưng không đạt. Kết quả không có khối này là dấu hiệu kỹ năng chưa được kích hoạt: gọi lại đích danh kỹ năng (gõ “/”), không dùng kết quả đó làm cơ sở.</w:t>
        </w:r>
      </w:ins>
    </w:p>
    <w:p w14:paraId="3C166500" w14:textId="77777777" w:rsidR="00FA4B7E" w:rsidRDefault="00802107">
      <w:r>
        <w:t xml:space="preserve">Mã cảnh báo thường gặp: THIEU_DU_LIEU (thiếu nguồn); NGHI_CHI_DAN_TRONG_DU_LIEU (tệp có câu lệnh bất thường - kiểm tra lại nguồn tệp); </w:t>
      </w:r>
      <w:del w:id="1017" w:author="Tiếp thu thẩm định lần 3 (Claude)" w:date="2026-09-27T11:24:57Z">
        <w:r>
          <w:delText xml:space="preserve">DOI_CHIEU_GAN_DUNG (đối chiếu theo tên, chưa theo Task_ID)</w:delText>
        </w:r>
      </w:del>
      <w:ins w:id="1018" w:author="Tiếp thu thẩm định lần 3 (Claude)" w:date="2026-09-27T11:24:57Z">
        <w:r>
          <w:t xml:space="preserve">DOI_CHIEU_GAN_DUNG (đối chiếu theo tên, chưa theo Task_ID - đơn vị đối chiếu thủ công toàn bộ với dữ liệu gốc trước khi Lãnh đạo đơn vị ký duyệt)</w:t>
        </w:r>
      </w:ins>
      <w:r>
        <w:t xml:space="preserve">; FORMAT_BINARY_UNVERIFIED (chưa đo được thể thức); THANG_DIEM_CHUA_PHAN_DINH (hai thang điểm chưa có văn bản phân định - giữ điểm gốc); MA_DON_VI_KHONG_HOP_LE (tên đơn vị không ánh xạ được về mã chuẩn).</w:t>
      </w:r>
    </w:p>
    <w:p w14:paraId="3C166500" w14:textId="77777777" w:rsidR="00FA4B7E" w:rsidRDefault="00802107">
      <w:pPr>
        <w:rPr>
          <w:ins w:id="1029" w:author="Tiếp thu thẩm định lần 3 (Claude)" w:date="2026-09-27T11:24:57Z"/>
        </w:rPr>
      </w:pPr>
      <w:ins w:id="1027" w:author="Tiếp thu thẩm định lần 3 (Claude)" w:date="2026-09-27T11:24:57Z">
        <w:r>
          <w:rPr>
            <w:bCs/>
            <w:b/>
          </w:rPr>
          <w:t xml:space="preserve">Khi kết luận trái nhau: </w:t>
        </w:r>
      </w:ins>
      <w:ins w:id="1028" w:author="Tiếp thu thẩm định lần 3 (Claude)" w:date="2026-09-27T11:24:57Z">
        <w:r>
          <w:rPr/>
          <w:t xml:space="preserve">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ins>
    </w:p>
    <w:p w14:paraId="3C166500" w14:textId="77777777" w:rsidR="00FA4B7E" w:rsidRDefault="00802107">
      <w:pPr>
        <w:rPr>
          <w:ins w:id="1031" w:author="Tiếp thu thẩm định lần 3 (Claude)" w:date="2026-09-27T11:24:57Z"/>
        </w:rPr>
      </w:pPr>
      <w:ins w:id="1030" w:author="Tiếp thu thẩm định lần 3 (Claude)" w:date="2026-09-27T11:24:57Z">
        <w:r>
          <w:rPr>
            <w:bCs/>
            <w:b/>
          </w:rPr>
          <w:t xml:space="preserve">Sử dụng tiết kiệm lưu lượng</w:t>
        </w:r>
      </w:ins>
    </w:p>
    <w:p w14:paraId="3C166500" w14:textId="77777777" w:rsidR="00FA4B7E" w:rsidRDefault="00802107">
      <w:pPr>
        <w:rPr>
          <w:ins w:id="1033" w:author="Tiếp thu thẩm định lần 3 (Claude)" w:date="2026-09-27T11:24:57Z"/>
        </w:rPr>
      </w:pPr>
      <w:ins w:id="1032" w:author="Tiếp thu thẩm định lần 3 (Claude)" w:date="2026-09-27T11:24:57Z">
        <w:r>
          <w:rPr/>
          <w:t xml:space="preserve">Tài khoản Claude AI Team được kiểm soát lưu lượng theo kỳ; mỗi lần gửi, Claude đọc lại toàn bộ cuộc hội thoại và các tệp đã đính kèm. Để tiết kiệm lưu lượng và giữ chất lượng kết quả:</w:t>
        </w:r>
      </w:ins>
    </w:p>
    <w:p w14:paraId="3C166500" w14:textId="77777777" w:rsidR="00FA4B7E" w:rsidRDefault="00802107">
      <w:pPr>
        <w:rPr>
          <w:ins w:id="1035" w:author="Tiếp thu thẩm định lần 3 (Claude)" w:date="2026-09-27T11:24:57Z"/>
        </w:rPr>
      </w:pPr>
      <w:ins w:id="1034" w:author="Tiếp thu thẩm định lần 3 (Claude)" w:date="2026-09-27T11:24:57Z">
        <w:r>
          <w:rPr/>
          <w:t xml:space="preserve">- Mỗi việc (một kế hoạch, một báo cáo, một văn bản) dùng một cuộc hội thoại mới; không nối tiếp nhiều việc khác nhau trong cùng cuộc hội thoại.</w:t>
        </w:r>
      </w:ins>
    </w:p>
    <w:p w14:paraId="3C166500" w14:textId="77777777" w:rsidR="00FA4B7E" w:rsidRDefault="00802107">
      <w:pPr>
        <w:rPr>
          <w:ins w:id="1037" w:author="Tiếp thu thẩm định lần 3 (Claude)" w:date="2026-09-27T11:24:57Z"/>
        </w:rPr>
      </w:pPr>
      <w:ins w:id="1036" w:author="Tiếp thu thẩm định lần 3 (Claude)" w:date="2026-09-27T11:24:57Z">
        <w:r>
          <w:rPr/>
          <w:t xml:space="preserve">- Chỉ đính kèm tệp cần cho việc đó (Phần VII); không đính kèm cả thư mục; không dán lại nội dung tệp đã đính kèm.</w:t>
        </w:r>
      </w:ins>
    </w:p>
    <w:p w14:paraId="3C166500" w14:textId="77777777" w:rsidR="00FA4B7E" w:rsidRDefault="00802107">
      <w:pPr>
        <w:rPr>
          <w:ins w:id="1039" w:author="Tiếp thu thẩm định lần 3 (Claude)" w:date="2026-09-27T11:24:57Z"/>
        </w:rPr>
      </w:pPr>
      <w:ins w:id="1038" w:author="Tiếp thu thẩm định lần 3 (Claude)" w:date="2026-09-27T11:24:57Z">
        <w:r>
          <w:rPr/>
          <w:t xml:space="preserve">- Tệp dài (hàng trăm trang, nhiều phụ lục): tách theo phần hoặc phụ lục, hoặc nêu rõ phần cần xử lý (ví dụ “chỉ kiểm Phụ lục IIb”).</w:t>
        </w:r>
      </w:ins>
    </w:p>
    <w:p w14:paraId="3C166500" w14:textId="77777777" w:rsidR="00FA4B7E" w:rsidRDefault="00802107">
      <w:pPr>
        <w:rPr>
          <w:ins w:id="1041" w:author="Tiếp thu thẩm định lần 3 (Claude)" w:date="2026-09-27T11:24:57Z"/>
        </w:rPr>
      </w:pPr>
      <w:ins w:id="1040" w:author="Tiếp thu thẩm định lần 3 (Claude)" w:date="2026-09-27T11:24:57Z">
        <w:r>
          <w:rPr/>
          <w:t xml:space="preserve">- Đã quen quy trình thì dùng lệnh rút gọn (Phần VI); khi cuộc hội thoại quá dài, yêu cầu Claude tóm tắt kết quả, rồi mở cuộc hội thoại mới kèm bản tóm tắt.</w:t>
        </w:r>
      </w:ins>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r>
              <w:rPr>
                <w:b/>
                <w:bCs/>
                <w:color w:val="1F3864"/>
                <w:sz w:val="24"/>
              </w:rPr>
              <w:t>Tổng hợp báo cáo công tác [quý IV/2026] của Trường từ các báo cáo đơn vị đính kèm, đối chiếu kế hoạch cùng kỳ, tính KPI theo 6 trục, dự thảo báo cáo theo mẫu TB 736.</w:t>
            </w:r>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r>
              <w:rPr>
                <w:b/>
                <w:color w:val="1F3864"/>
                <w:sz w:val="24"/>
              </w:rPr>
              <w: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LỖI: bắt buộc sửa trước khi gửi. CẢNH BÁO: xem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Có đủ: nguồn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Không. Dùng Skill “ktc-ra-soat-897” theo Thông báo số 948/TB-CĐKT.</w:t>
            </w:r>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17C9C2DE" w:rsidR="00FA4B7E" w:rsidRDefault="00802107">
      <w:pPr>
        <w:pStyle w:val="ListBullet"/>
      </w:pPr>
      <w:r>
        <w:t xml:space="preserve">Dữ liệu đánh giá cá nhân (họ tên, điểm, nhận xét) chỉ xử lý trong phạm vi cần thiết; trên Cowork, Claude Code, </w:t>
      </w:r>
      <w:del w:id="1019" w:author="Tiếp thu thẩm định lần 3 (Claude)" w:date="2026-09-27T11:24:57Z">
        <w:r>
          <w:delText xml:space="preserve">nhật ký vận hành mặc định không ghi nội dung lời nhắn;</w:delText>
        </w:r>
      </w:del>
      <w:ins w:id="1020" w:author="Tiếp thu thẩm định lần 3 (Claude)" w:date="2026-09-27T11:24:57Z">
        <w:r>
          <w:t xml:space="preserve">nhật ký vận hành mặc định không ghi nội dung lời nhắn, câu lệnh;</w:t>
        </w:r>
      </w:ins>
      <w:r>
        <w:t xml:space="preserve">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Nếu AI vẫn làm theo yêu cầu bỏ bước dừng, tự xếp loại hoặc làm theo câu lệnh nằm trong tệp: dừng sử dụng kết quả, báo Phòng TH-HC&amp;QT.</w:t>
      </w:r>
    </w:p>
    <w:p w14:paraId="7769DA2A" w14:textId="77777777"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DF4FB" w14:textId="77777777" w:rsidR="00226E75" w:rsidRDefault="00226E75">
      <w:pPr>
        <w:spacing w:after="0" w:line="240" w:lineRule="auto"/>
      </w:pPr>
      <w:r>
        <w:separator/>
      </w:r>
    </w:p>
  </w:endnote>
  <w:endnote w:type="continuationSeparator" w:id="0">
    <w:p w14:paraId="400E9871" w14:textId="77777777" w:rsidR="00226E75" w:rsidRDefault="00226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4F502154" w:rsidR="00FA4B7E" w:rsidRDefault="00802107">
    <w:pPr>
      <w:pStyle w:val="Footer"/>
      <w:jc w:val="center"/>
    </w:pPr>
    <w:del w:id="1044" w:author="Tiếp thu thẩm định lần 3 (Claude)" w:date="2026-09-27T11:24:57Z">
      <w:r>
        <w:rPr>
          <w:color w:val="666666"/>
          <w:sz w:val="20"/>
        </w:rPr>
        <w:delText xml:space="preserve">KTC-Quan-tri - Hướng dẫn sử dụng 1.3.0 | Trang </w:delText>
      </w:r>
    </w:del>
    <w:ins w:id="1045" w:author="Tiếp thu thẩm định lần 3 (Claude)" w:date="2026-09-27T11:24:57Z">
      <w:r>
        <w:rPr>
          <w:color w:val="666666"/>
          <w:sz w:val="20"/>
        </w:rPr>
        <w:t xml:space="preserve">KTC-Quan-tri - Hướng dẫn sử dụng 1.3.1 | Trang </w:t>
      </w:r>
    </w:ins>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66D0D" w14:textId="77777777" w:rsidR="00226E75" w:rsidRDefault="00226E75">
      <w:pPr>
        <w:spacing w:after="0" w:line="240" w:lineRule="auto"/>
      </w:pPr>
      <w:r>
        <w:separator/>
      </w:r>
    </w:p>
  </w:footnote>
  <w:footnote w:type="continuationSeparator" w:id="0">
    <w:p w14:paraId="38AC9889" w14:textId="77777777" w:rsidR="00226E75" w:rsidRDefault="00226E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CB0664"/>
    <w:rsid w:val="00CD3B56"/>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4080</Words>
  <Characters>23256</Characters>
  <Application>Microsoft Office Word</Application>
  <DocSecurity>0</DocSecurity>
  <Lines>193</Lines>
  <Paragraphs>54</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27282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4</cp:revision>
  <dcterms:created xsi:type="dcterms:W3CDTF">2026-08-17T01:27:00Z</dcterms:created>
  <dcterms:modified xsi:type="dcterms:W3CDTF">2026-09-26T23:46:00Z</dcterms:modified>
  <cp:category/>
</cp:coreProperties>
</file>