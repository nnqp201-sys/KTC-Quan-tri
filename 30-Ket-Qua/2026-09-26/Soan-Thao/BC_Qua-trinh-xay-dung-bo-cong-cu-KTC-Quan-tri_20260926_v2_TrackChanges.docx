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r>
            <w:r w:rsidR="008A421E">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Pr="00335ACD">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b w:val="0"/>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b w:val="0"/>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b w:val="0"/>
          <w:sz w:val="28"/>
          <w:szCs w:val="28"/>
        </w:rPr>
        <w:t>khác các Skill chuyên dụng đơn lẻ, Bộ công cụ được đóng gói dưới dạng plugin trên nền tảng Claude AI, gồm: 8 kỹ năng (skills); 7 tác tử kiểm tra độc lập (agents); các thao tác tự động khi mở, kết thúc phiên (hooks); các công cụ tính toán bằng thuật toán cố định (scripts); dùng chung kho KTC-Database. Bộ công cụ chạy trên 3 nền tảng: Claude (trò chuyện), Claude Cowork và Claude Code; nền tảng Claude Code chạy đầy đủ mọi thành phần.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hai kỹ năng nền 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Gói kỹ năng .skill; chưa lưu 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Tháng 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 (hiện hành)</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bl>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79 lần cập nhật trên kho mã nguồn (từ 18/9/2026), nhật ký thay đổi 25 phiên bản, 23 biên bản quyết định kỹ thuật, 10 bản ghi kinh nghiệm quá trình (Process Memory).</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không ghi nội dung lời nhắn đánh dấu #riêng</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8F2450">
        <w:trPr>
          <w:jc w:val="center"/>
        </w:trPr>
        <w:tc>
          <w:tcPr>
            <w:tcW w:w="704"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3600"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3"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26/9/2026)</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(13 phép kiểm: phiên bản, gói, tham chiếu, dữ liệu dùng chung)</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bộ ca thử hồi quy (tính KPI, xếp loại, biểu mẫu, viện dẫn, thể thức, minh chứng, Track Changes, nhật ký)</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del w:id="1001" w:author="Bổ sung kết quả thẩm định lần 1 (Claude)" w:date="2026-09-26T10:11:06Z">
              <w:r w:rsidRPr="00160C0F">
                <w:rPr>
                  <w:rFonts w:asciiTheme="majorHAnsi" w:hAnsiTheme="majorHAnsi" w:cstheme="majorHAnsi"/>
                  <w:sz w:val="28"/>
                  <w:szCs w:val="28"/>
                </w:rPr>
                <w:delText>Cùng dữ liệu cho cùng kết quả</w:delText>
              </w:r>
            </w:del>
            <w:ins w:id="1002" w:author="Bổ sung kết quả thẩm định lần 1 (Claude)" w:date="2026-09-26T10:11:06Z">
              <w:r w:rsidRPr="00160C0F">
                <w:rPr>
                  <w:rFonts w:asciiTheme="majorHAnsi" w:hAnsiTheme="majorHAnsi" w:cstheme="majorHAnsi"/>
                  <w:sz w:val="28"/>
                  <w:szCs w:val="28"/>
                </w:rPr>
                <w:t xml:space="preserve">Cùng dữ liệu cho cùng kết quả; chạy trên máy có đủ kho KTC-Database và công cụ KTC-Ra-Soat-897</w:t>
              </w:r>
            </w:ins>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19/19 đạt</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25/9/2026</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chỉ thực hiện được trên Claude Code.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70928652" w14:textId="4D2D36C6" w:rsidR="00B60CA8" w:rsidRPr="00B60CA8" w:rsidRDefault="008F2450" w:rsidP="006465FF">
      <w:pPr>
        <w:widowControl w:val="0"/>
        <w:spacing w:before="120" w:after="120"/>
        <w:ind w:firstLine="720"/>
        <w:jc w:val="both"/>
        <w:rPr>
          <w:ins w:id="1016" w:author="Bổ sung kết quả thẩm định lần 1 (Claude)" w:date="2026-09-26T10:11:06Z"/>
          <w:rFonts w:asciiTheme="majorHAnsi" w:hAnsiTheme="majorHAnsi" w:cstheme="majorHAnsi"/>
          <w:sz w:val="28"/>
          <w:szCs w:val="28"/>
          <w:shd w:val="clear" w:color="auto" w:fill="FFFFFF"/>
        </w:rPr>
      </w:pPr>
      <w:ins w:id="1015" w:author="Bổ sung kết quả thẩm định lần 1 (Claude)" w:date="2026-09-26T10:11:06Z">
        <w:r>
          <w:rPr>
            <w:rFonts w:asciiTheme="majorHAnsi" w:hAnsiTheme="majorHAnsi" w:cstheme="majorHAnsi"/>
            <w:b/>
            <w:bCs/>
            <w:sz w:val="28"/>
            <w:szCs w:val="28"/>
            <w:shd w:val="clear" w:color="auto" w:fill="FFFFFF"/>
          </w:rPr>
          <w:t xml:space="preserve">6. Kết quả thẩm định độc lập lần 1, tiếp thu, giải trình</w:t>
        </w:r>
      </w:ins>
    </w:p>
    <w:p w14:paraId="70928652" w14:textId="4D2D36C6" w:rsidR="00B60CA8" w:rsidRPr="00B60CA8" w:rsidRDefault="008F2450" w:rsidP="006465FF">
      <w:pPr>
        <w:widowControl w:val="0"/>
        <w:spacing w:before="120" w:after="120"/>
        <w:ind w:firstLine="720"/>
        <w:jc w:val="both"/>
        <w:rPr>
          <w:ins w:id="1014" w:author="Bổ sung kết quả thẩm định lần 1 (Claude)" w:date="2026-09-26T10:11:06Z"/>
          <w:rFonts w:asciiTheme="majorHAnsi" w:hAnsiTheme="majorHAnsi" w:cstheme="majorHAnsi"/>
          <w:sz w:val="28"/>
          <w:szCs w:val="28"/>
          <w:shd w:val="clear" w:color="auto" w:fill="FFFFFF"/>
        </w:rPr>
      </w:pPr>
      <w:ins w:id="1013" w:author="Bổ sung kết quả thẩm định lần 1 (Claude)" w:date="2026-09-26T10:11:06Z">
        <w:r>
          <w:rPr>
            <w:rFonts w:asciiTheme="majorHAnsi" w:hAnsiTheme="majorHAnsi" w:cstheme="majorHAnsi"/>
            <w:sz w:val="28"/>
            <w:szCs w:val="28"/>
            <w:shd w:val="clear" w:color="auto" w:fill="FFFFFF"/>
          </w:rPr>
          <w:t xml:space="preserve">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ins>
    </w:p>
    <w:p w14:paraId="70928652" w14:textId="4D2D36C6" w:rsidR="00B60CA8" w:rsidRPr="00B60CA8" w:rsidRDefault="008F2450" w:rsidP="006465FF">
      <w:pPr>
        <w:widowControl w:val="0"/>
        <w:spacing w:before="120" w:after="120"/>
        <w:ind w:firstLine="720"/>
        <w:jc w:val="both"/>
        <w:rPr>
          <w:ins w:id="1012" w:author="Bổ sung kết quả thẩm định lần 1 (Claude)" w:date="2026-09-26T10:11:06Z"/>
          <w:rFonts w:asciiTheme="majorHAnsi" w:hAnsiTheme="majorHAnsi" w:cstheme="majorHAnsi"/>
          <w:sz w:val="28"/>
          <w:szCs w:val="28"/>
          <w:shd w:val="clear" w:color="auto" w:fill="FFFFFF"/>
        </w:rPr>
      </w:pPr>
      <w:ins w:id="1011" w:author="Bổ sung kết quả thẩm định lần 1 (Claude)" w:date="2026-09-26T10:11:06Z">
        <w:r>
          <w:rPr>
            <w:rFonts w:asciiTheme="majorHAnsi" w:hAnsiTheme="majorHAnsi" w:cstheme="majorHAnsi"/>
            <w:sz w:val="28"/>
            <w:szCs w:val="28"/>
            <w:shd w:val="clear" w:color="auto" w:fill="FFFFFF"/>
          </w:rPr>
          <w:t xml:space="preserve">-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ins>
    </w:p>
    <w:p w14:paraId="70928652" w14:textId="4D2D36C6" w:rsidR="00B60CA8" w:rsidRPr="00B60CA8" w:rsidRDefault="008F2450" w:rsidP="006465FF">
      <w:pPr>
        <w:widowControl w:val="0"/>
        <w:spacing w:before="120" w:after="120"/>
        <w:ind w:firstLine="720"/>
        <w:jc w:val="both"/>
        <w:rPr>
          <w:ins w:id="1010" w:author="Bổ sung kết quả thẩm định lần 1 (Claude)" w:date="2026-09-26T10:11:06Z"/>
          <w:rFonts w:asciiTheme="majorHAnsi" w:hAnsiTheme="majorHAnsi" w:cstheme="majorHAnsi"/>
          <w:sz w:val="28"/>
          <w:szCs w:val="28"/>
          <w:shd w:val="clear" w:color="auto" w:fill="FFFFFF"/>
        </w:rPr>
      </w:pPr>
      <w:ins w:id="1009" w:author="Bổ sung kết quả thẩm định lần 1 (Claude)" w:date="2026-09-26T10:11:06Z">
        <w:r>
          <w:rPr>
            <w:rFonts w:asciiTheme="majorHAnsi" w:hAnsiTheme="majorHAnsi" w:cstheme="majorHAnsi"/>
            <w:sz w:val="28"/>
            <w:szCs w:val="28"/>
            <w:shd w:val="clear" w:color="auto" w:fill="FFFFFF"/>
          </w:rPr>
          <w:t xml:space="preserve">-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ins>
    </w:p>
    <w:p w14:paraId="70928652" w14:textId="4D2D36C6" w:rsidR="00B60CA8" w:rsidRPr="00B60CA8" w:rsidRDefault="008F2450" w:rsidP="006465FF">
      <w:pPr>
        <w:widowControl w:val="0"/>
        <w:spacing w:before="120" w:after="120"/>
        <w:ind w:firstLine="720"/>
        <w:jc w:val="both"/>
        <w:rPr>
          <w:ins w:id="1008" w:author="Bổ sung kết quả thẩm định lần 1 (Claude)" w:date="2026-09-26T10:11:06Z"/>
          <w:rFonts w:asciiTheme="majorHAnsi" w:hAnsiTheme="majorHAnsi" w:cstheme="majorHAnsi"/>
          <w:sz w:val="28"/>
          <w:szCs w:val="28"/>
          <w:shd w:val="clear" w:color="auto" w:fill="FFFFFF"/>
        </w:rPr>
      </w:pPr>
      <w:ins w:id="1007" w:author="Bổ sung kết quả thẩm định lần 1 (Claude)" w:date="2026-09-26T10:11:06Z">
        <w:r>
          <w:rPr>
            <w:rFonts w:asciiTheme="majorHAnsi" w:hAnsiTheme="majorHAnsi" w:cstheme="majorHAnsi"/>
            <w:sz w:val="28"/>
            <w:szCs w:val="28"/>
            <w:shd w:val="clear" w:color="auto" w:fill="FFFFFF"/>
          </w:rPr>
          <w:t xml:space="preserve">-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từ vòng 2, hồ sơ gửi thẩm định chỉ gồm tệp plugin phát hành và các văn bản kèm theo.</w:t>
        </w:r>
      </w:ins>
    </w:p>
    <w:p w14:paraId="70928652" w14:textId="4D2D36C6" w:rsidR="00B60CA8" w:rsidRPr="00B60CA8" w:rsidRDefault="008F2450" w:rsidP="006465FF">
      <w:pPr>
        <w:widowControl w:val="0"/>
        <w:spacing w:before="120" w:after="120"/>
        <w:ind w:firstLine="720"/>
        <w:jc w:val="both"/>
        <w:rPr>
          <w:ins w:id="1006" w:author="Bổ sung kết quả thẩm định lần 1 (Claude)" w:date="2026-09-26T10:11:06Z"/>
          <w:rFonts w:asciiTheme="majorHAnsi" w:hAnsiTheme="majorHAnsi" w:cstheme="majorHAnsi"/>
          <w:sz w:val="28"/>
          <w:szCs w:val="28"/>
          <w:shd w:val="clear" w:color="auto" w:fill="FFFFFF"/>
        </w:rPr>
      </w:pPr>
      <w:ins w:id="1005" w:author="Bổ sung kết quả thẩm định lần 1 (Claude)" w:date="2026-09-26T10:11:06Z">
        <w:r>
          <w:rPr>
            <w:rFonts w:asciiTheme="majorHAnsi" w:hAnsiTheme="majorHAnsi" w:cstheme="majorHAnsi"/>
            <w:sz w:val="28"/>
            <w:szCs w:val="28"/>
            <w:shd w:val="clear" w:color="auto" w:fill="FFFFFF"/>
          </w:rPr>
          <w:t xml:space="preserve">-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ins>
    </w:p>
    <w:p w14:paraId="70928652" w14:textId="4D2D36C6" w:rsidR="00B60CA8" w:rsidRPr="00B60CA8" w:rsidRDefault="008F2450" w:rsidP="006465FF">
      <w:pPr>
        <w:widowControl w:val="0"/>
        <w:spacing w:before="120" w:after="120"/>
        <w:ind w:firstLine="720"/>
        <w:jc w:val="both"/>
        <w:rPr>
          <w:ins w:id="1004" w:author="Bổ sung kết quả thẩm định lần 1 (Claude)" w:date="2026-09-26T10:11:06Z"/>
          <w:rFonts w:asciiTheme="majorHAnsi" w:hAnsiTheme="majorHAnsi" w:cstheme="majorHAnsi"/>
          <w:sz w:val="28"/>
          <w:szCs w:val="28"/>
          <w:shd w:val="clear" w:color="auto" w:fill="FFFFFF"/>
        </w:rPr>
      </w:pPr>
      <w:ins w:id="1003" w:author="Bổ sung kết quả thẩm định lần 1 (Claude)" w:date="2026-09-26T10:11:06Z">
        <w:r>
          <w:rPr>
            <w:rFonts w:asciiTheme="majorHAnsi" w:hAnsiTheme="majorHAnsi" w:cstheme="majorHAnsi"/>
            <w:sz w:val="28"/>
            <w:szCs w:val="28"/>
            <w:shd w:val="clear" w:color="auto" w:fill="FFFFFF"/>
          </w:rPr>
          <w:t xml:space="preserve">- Việc tiếp theo: phát hành plugin bản 1.3.0 trước ngày 02/10/2026; rà soát 2 vòng bằng công cụ KTC-Ra-Soat-897-v2-Cai-tien đối với Dự thảo Thông báo, Tài liệu hướng dẫn trước ngày 03/10/2026; kiểm thử nghiệm thu 5 ca trên 3 nền tảng trước ngày 05/10/2026; thẩm định độc lập vòng 2 trước ngày 07/10/2026.</w:t>
        </w:r>
      </w:ins>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7" w:author="Bổ sung kết quả thẩm định lần 1 (Claude)" w:date="2026-09-26T10:11:06Z">
        <w:r w:rsidRPr="00517B10">
          <w:rPr>
            <w:rFonts w:asciiTheme="majorHAnsi" w:hAnsiTheme="majorHAnsi" w:cstheme="majorHAnsi"/>
            <w:b/>
            <w:bCs/>
            <w:sz w:val="28"/>
            <w:szCs w:val="28"/>
          </w:rPr>
          <w:delText>6. Hồ sơ kèm theo và các bước tiếp theo</w:delText>
        </w:r>
      </w:del>
      <w:ins w:id="1018" w:author="Bổ sung kết quả thẩm định lần 1 (Claude)" w:date="2026-09-26T10:11:06Z">
        <w:r w:rsidRPr="00517B10">
          <w:rPr>
            <w:rFonts w:asciiTheme="majorHAnsi" w:hAnsiTheme="majorHAnsi" w:cstheme="majorHAnsi"/>
            <w:b/>
            <w:bCs/>
            <w:sz w:val="28"/>
            <w:szCs w:val="28"/>
          </w:rPr>
          <w:t xml:space="preserve">7. Hồ sơ kèm theo và các bước tiếp theo</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70928652" w14:textId="4D2D36C6" w:rsidR="00B60CA8" w:rsidRPr="00B60CA8" w:rsidRDefault="008F2450" w:rsidP="006465FF">
      <w:pPr>
        <w:widowControl w:val="0"/>
        <w:spacing w:before="120" w:after="120"/>
        <w:ind w:firstLine="720"/>
        <w:jc w:val="both"/>
        <w:rPr>
          <w:ins w:id="1020" w:author="Bổ sung kết quả thẩm định lần 1 (Claude)" w:date="2026-09-26T10:11:06Z"/>
          <w:rFonts w:asciiTheme="majorHAnsi" w:hAnsiTheme="majorHAnsi" w:cstheme="majorHAnsi"/>
          <w:sz w:val="28"/>
          <w:szCs w:val="28"/>
          <w:shd w:val="clear" w:color="auto" w:fill="FFFFFF"/>
        </w:rPr>
      </w:pPr>
      <w:ins w:id="1019" w:author="Bổ sung kết quả thẩm định lần 1 (Claude)" w:date="2026-09-26T10:11:06Z">
        <w:r>
          <w:rPr>
            <w:rFonts w:asciiTheme="majorHAnsi" w:hAnsiTheme="majorHAnsi" w:cstheme="majorHAnsi"/>
            <w:sz w:val="28"/>
            <w:szCs w:val="28"/>
            <w:shd w:val="clear" w:color="auto" w:fill="FFFFFF"/>
          </w:rPr>
          <w:t xml:space="preserve">- Báo cáo tiếp thu, giải trình ý kiến thẩm định độc lập lần 1, kèm 07 báo cáo thẩm định; dự thảo tệp SKILL.md bản 1.13 và Dự thảo Thông báo bản 4 (Track Changes).</w:t>
        </w:r>
      </w:ins>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 w:val="0"/>
          <w:bCs/>
          <w:i/>
          <w:sz w:val="28"/>
          <w:szCs w:val="28"/>
          <w:shd w:val="clear" w:color="auto" w:fill="FFFFFF"/>
        </w:rPr>
        <w:t xml:space="preserve">(i) </w:t>
      </w:r>
      <w:del w:id="1021" w:author="Bổ sung kết quả thẩm định lần 1 (Claude)" w:date="2026-09-26T10:11:06Z">
        <w:r w:rsidRPr="00387637">
          <w:rPr>
            <w:rFonts w:asciiTheme="majorHAnsi" w:hAnsiTheme="majorHAnsi" w:cstheme="majorHAnsi"/>
            <w:b w:val="0"/>
            <w:bCs/>
            <w:i/>
            <w:sz w:val="28"/>
            <w:szCs w:val="28"/>
            <w:shd w:val="clear" w:color="auto" w:fill="FFFFFF"/>
          </w:rPr>
          <w:delText xml:space="preserve">tối thiểu 2 vòng thẩm định độc lập nội dung chuyên môn của Bộ công cụ trên các hệ thống AI của nhà cung cấp khác</w:delText>
        </w:r>
      </w:del>
      <w:ins w:id="1022" w:author="Bổ sung kết quả thẩm định lần 1 (Claude)" w:date="2026-09-26T10:11:06Z">
        <w:r w:rsidRPr="00387637">
          <w:rPr>
            <w:rFonts w:asciiTheme="majorHAnsi" w:hAnsiTheme="majorHAnsi" w:cstheme="majorHAnsi"/>
            <w:b w:val="0"/>
            <w:bCs/>
            <w:i/>
            <w:sz w:val="28"/>
            <w:szCs w:val="28"/>
            <w:shd w:val="clear" w:color="auto" w:fill="FFFFFF"/>
          </w:rPr>
          <w:t xml:space="preserve">vòng 2 thẩm định độc lập nội dung chuyên môn của Bộ công cụ trên các hệ thống AI của nhà cung cấp khác (vòng 1 đã thực hiện, kết quả tại Mục 6)</w:t>
        </w:r>
      </w:ins>
      <w:r w:rsidRPr="00387637">
        <w:rPr>
          <w:rFonts w:asciiTheme="majorHAnsi" w:hAnsiTheme="majorHAnsi" w:cstheme="majorHAnsi"/>
          <w:b w:val="0"/>
          <w:bCs/>
          <w:i/>
          <w:sz w:val="28"/>
          <w:szCs w:val="28"/>
          <w:shd w:val="clear" w:color="auto" w:fill="FFFFFF"/>
        </w:rPr>
        <w:t xml:space="preserve">; (ii) tối thiểu 2 vòng rà soát bằng công cụ KTC-Ra-Soat-897-v2-Cai-tien đối với dự thảo Thông báo và Tài liệu hướng dẫn. Phòng TH-HC&amp;QT sẽ thực hiện và bổ sung kết quả vào hồ sơ trước khi trình ban hành.</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