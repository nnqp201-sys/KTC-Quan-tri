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4FEA6873" w:rsidR="00C65584" w:rsidRDefault="00C65584" w:rsidP="00C65584">
      <w:pPr>
        <w:spacing w:before="120" w:after="120"/>
        <w:ind w:firstLine="720"/>
        <w:jc w:val="both"/>
        <w:rPr>
          <w:sz w:val="28"/>
        </w:rPr>
      </w:pPr>
      <w:r>
        <w:rPr>
          <w:sz w:val="28"/>
        </w:rPr>
        <w:t xml:space="preserve">- 8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w:t>
      </w:r>
      <w:del w:id="1015" w:author="Tiếp thu thẩm định lần 3 (Claude)" w:date="2026-09-27T11:24:56Z">
        <w:r>
          <w:rPr>
            <w:sz w:val="28"/>
          </w:rPr>
          <w:delText xml:space="preserve">báo cáo cấp Trường hoặc có dữ liệu cá nhân, người dùng gọi đích danh kỹ năng (gõ “/”) hoặc kiểm tra kỹ năng đã được kích hoạt trước khi dùng kết quả.</w:delText>
        </w:r>
      </w:del>
      <w:ins w:id="1016" w:author="Tiếp thu thẩm định lần 3 (Claude)" w:date="2026-09-27T11:24:56Z">
        <w:r>
          <w:rPr>
            <w:sz w:val="28"/>
          </w:rPr>
          <w:t xml:space="preserve">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ins>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54CCA7FF" w:rsidR="00C65584" w:rsidRDefault="00C65584" w:rsidP="00C65584">
      <w:pPr>
        <w:spacing w:before="120" w:after="120"/>
        <w:ind w:firstLine="720"/>
        <w:jc w:val="both"/>
        <w:rPr>
          <w:sz w:val="28"/>
        </w:rPr>
      </w:pPr>
      <w:r>
        <w:rPr>
          <w:sz w:val="28"/>
        </w:rPr>
        <w:t xml:space="preserve">- Các thao tác tự động (hooks) trên Claude Cowork và Claude Code, </w:t>
      </w:r>
      <w:del w:id="1001" w:author="Tiếp thu thẩm định lần 3 (Claude)" w:date="2026-09-27T11:24:56Z">
        <w:r>
          <w:rPr>
            <w:sz w:val="28"/>
          </w:rPr>
          <w:delText xml:space="preserve">từ phiên bản 1.3.0: tự kiểm tra phiên bản; chặn ghi, xóa đối với kho KTC-Database và biểu mẫu chuẩn;</w:delText>
        </w:r>
      </w:del>
      <w:ins w:id="1002" w:author="Tiếp thu thẩm định lần 3 (Claude)" w:date="2026-09-27T11:24:56Z">
        <w:r>
          <w:rPr>
            <w:sz w:val="28"/>
          </w:rPr>
          <w:t xml:space="preserve">từ phiên bản 1.3.1: tự kiểm tra phiên bản; chặn các thao tác ghi, xóa đã nhận dạng được đối với kho KTC-Database và biểu mẫu chuẩn, yêu cầu người dùng xác nhận khi không xác định được nơi ghi;</w:t>
        </w:r>
      </w:ins>
      <w:r>
        <w:rPr>
          <w:sz w:val="28"/>
        </w:rPr>
        <w:t xml:space="preserve"> đo thể thức tệp vừa tạo; ghi nhật ký vận hành, theo mặc định chỉ gồm thông tin mô tả, </w:t>
      </w:r>
      <w:del w:id="1003" w:author="Tiếp thu thẩm định lần 3 (Claude)" w:date="2026-09-27T11:24:56Z">
        <w:r>
          <w:rPr>
            <w:sz w:val="28"/>
          </w:rPr>
          <w:delText xml:space="preserve">không ghi nội dung lời nhắn (trừ khi người dùng chủ động chọn ghi)</w:delText>
        </w:r>
      </w:del>
      <w:ins w:id="1004" w:author="Tiếp thu thẩm định lần 3 (Claude)" w:date="2026-09-27T11:24:56Z">
        <w:r>
          <w:rPr>
            <w:sz w:val="28"/>
          </w:rPr>
          <w:t xml:space="preserve">không ghi nội dung lời nhắn, câu lệnh (trừ khi người dùng chủ động chọn ghi)</w:t>
        </w:r>
      </w:ins>
      <w:r>
        <w:rPr>
          <w:sz w:val="28"/>
        </w:rPr>
        <w:t xml:space="preserve">, tự xóa sau 30 ngày. </w:t>
      </w:r>
      <w:del w:id="1005" w:author="Tiếp thu thẩm định lần 3 (Claude)" w:date="2026-09-27T11:24:56Z">
        <w:r>
          <w:rPr>
            <w:sz w:val="28"/>
          </w:rPr>
          <w:delText xml:space="preserve">Thao tác chặn ghi không kiểm được mã lệnh do AI viết bên trong chương trình và không chạy khi máy thiếu Python (khi đó đầu phiên không hiện dòng “guard: HOẠT ĐỘNG”); phân quyền chỉ đọc kho KTC-Database trên Google Drive vẫn là biện pháp bảo vệ chính.</w:delText>
        </w:r>
      </w:del>
      <w:ins w:id="1006" w:author="Tiếp thu thẩm định lần 3 (Claude)" w:date="2026-09-27T11:24:56Z">
        <w:r>
          <w:rPr>
            <w:sz w:val="28"/>
          </w:rPr>
          <w:t xml:space="preserve">Thao tác chặn ghi là biện pháp hỗ trợ, không kiểm được chương trình do AI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ins>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xml:space="preserve">- Bộ công cụ không thay thế bước rà soát dự thảo văn bản trước khi trình ký bằng Skill “ktc-ra-soat-897” theo </w:t>
      </w:r>
      <w:r>
        <w:rPr>
          <w:sz w:val="28"/>
        </w:rPr>
        <w:t xml:space="preserve">Thông báo số 948/TB-CĐKT ngày 17 tháng 8 năm 2026</w:t>
      </w:r>
      <w:ins w:id="1001" w:author="Xác minh căn cứ (Claude)" w:date="2026-09-27T07:11:26Z">
        <w:r>
          <w:rPr>
            <w:sz w:val="28"/>
          </w:rPr>
          <w:t xml:space="preserve"> (Công cụ AI KTC-Ra-Soat-897-v2-Cai-tien)</w:t>
        </w:r>
      </w:ins>
      <w:r>
        <w:rPr>
          <w:sz w:val="28"/>
        </w:rPr>
        <w:t xml:space="preserve">;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3F7E92F6"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các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mới chuyển “Installed by default” (cài sẵn cho mọi tài khoản) hoặc </w:t>
      </w:r>
      <w:del w:id="1007" w:author="Tiếp thu thẩm định lần 3 (Claude)" w:date="2026-09-27T11:24:56Z">
        <w:r>
          <w:rPr>
            <w:sz w:val="28"/>
          </w:rPr>
          <w:delText xml:space="preserve">“Required” (bắt buộc) theo quyết định của Hiệu trưởng.</w:delText>
        </w:r>
      </w:del>
      <w:ins w:id="1008" w:author="Tiếp thu thẩm định lần 3 (Claude)" w:date="2026-09-27T11:24:56Z">
        <w:r>
          <w:rPr>
            <w:sz w:val="28"/>
          </w:rPr>
          <w:t xml:space="preserve">“Required” (bắt buộc) theo quyết định của Hiệu trưởng. Trong giai đoạn thí điểm, dữ liệu nội bộ, dữ liệu cá nhân chỉ được xử lý trên nền tảng đã có biên bản nghiệm thu và sau khi kho KTC-Database đã được phân quyền chỉ đọc; trên nền tảng chưa nghiệm thu chỉ sử dụng văn bản đã ban hành, công khai hoặc dữ liệu giả lập.</w:t>
        </w:r>
      </w:ins>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59DB7EB6"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w:t>
      </w:r>
      <w:del w:id="1009" w:author="Tiếp thu thẩm định lần 3 (Claude)" w:date="2026-09-27T11:24:56Z">
        <w:r>
          <w:rPr>
            <w:sz w:val="28"/>
            <w:szCs w:val="28"/>
          </w:rPr>
          <w:delText xml:space="preserve">Biện pháp chặn ghi, xóa kho dữ liệu và chế độ nhật ký mặc định không ghi nội dung lời nhắn chỉ có từ plugin KTC-Quan-tri phiên bản 1.3.0</w:delText>
        </w:r>
      </w:del>
      <w:ins w:id="1010" w:author="Tiếp thu thẩm định lần 3 (Claude)" w:date="2026-09-27T11:24:56Z">
        <w:r>
          <w:rPr>
            <w:sz w:val="28"/>
            <w:szCs w:val="28"/>
          </w:rPr>
          <w:t xml:space="preserve">Biện pháp chặn ghi, xóa kho dữ liệu và chế độ nhật ký không ghi nội dung lời nhắn, câu lệnh chỉ có đầy đủ từ plugin KTC-Quan-tri phiên bản 1.3.1</w:t>
        </w:r>
      </w:ins>
      <w:r>
        <w:rPr>
          <w:sz w:val="28"/>
          <w:szCs w:val="28"/>
        </w:rPr>
        <w:t xml:space="preserve"> (mã SHA-256 do Phòng TH-HC&amp;QT công bố kèm ghi chú phát hành); không cài đặt, </w:t>
      </w:r>
      <w:del w:id="1011" w:author="Tiếp thu thẩm định lần 3 (Claude)" w:date="2026-09-27T11:24:56Z">
        <w:r>
          <w:rPr>
            <w:sz w:val="28"/>
            <w:szCs w:val="28"/>
          </w:rPr>
          <w:delText xml:space="preserve">không phân phối phiên bản 1.2.1 trở về trước</w:delText>
        </w:r>
      </w:del>
      <w:ins w:id="1012" w:author="Tiếp thu thẩm định lần 3 (Claude)" w:date="2026-09-27T11:24:56Z">
        <w:r>
          <w:rPr>
            <w:sz w:val="28"/>
            <w:szCs w:val="28"/>
          </w:rPr>
          <w:t xml:space="preserve">không phân phối phiên bản 1.3.0 trở về trước</w:t>
        </w:r>
      </w:ins>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77777777" w:rsidR="00C65584" w:rsidRDefault="00C65584" w:rsidP="00C65584">
      <w:pPr>
        <w:spacing w:before="120" w:after="120"/>
        <w:ind w:firstLine="720"/>
        <w:jc w:val="both"/>
        <w:rPr>
          <w:sz w:val="28"/>
        </w:rPr>
      </w:pPr>
      <w:r>
        <w:rPr>
          <w:sz w:val="28"/>
        </w:rPr>
        <w:t xml:space="preserve">b) Định kỳ cập nhật văn bản, biểu mẫu mới </w:t>
      </w:r>
      <w:del w:id="1013" w:author="Tiếp thu thẩm định lần 3 (Claude)" w:date="2026-09-27T11:24:56Z">
        <w:r>
          <w:rPr>
            <w:sz w:val="28"/>
          </w:rPr>
          <w:delText xml:space="preserve">vào kho KTC-Database dùng chung cho Bộ công cụ.</w:delText>
        </w:r>
      </w:del>
      <w:ins w:id="1014" w:author="Tiếp thu thẩm định lần 3 (Claude)" w:date="2026-09-27T11:24:56Z">
        <w:r>
          <w:rPr>
            <w:sz w:val="28"/>
          </w:rPr>
          <w:t xml:space="preserve">vào kho KTC-Database dùng chung cho Bộ công cụ; phân quyền chỉ đọc đối với kho KTC-Database, thư mục biểu mẫu chuẩn cho mọi tài khoản không phải người quản lý kho, kiểm tra bằng tài khoản thử và lập biên bản trước khi thí điểm.</w:t>
        </w:r>
      </w:ins>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13E78747" w:rsidR="00C65584" w:rsidRDefault="00C65584" w:rsidP="0089728B">
            <w:pPr>
              <w:widowControl w:val="0"/>
              <w:jc w:val="both"/>
              <w:rPr>
                <w:sz w:val="22"/>
                <w:szCs w:val="22"/>
                <w:lang w:val="vi-VN"/>
              </w:rPr>
            </w:pPr>
            <w:r>
              <w:rPr>
                <w:sz w:val="22"/>
                <w:szCs w:val="22"/>
                <w:lang w:val="vi-VN"/>
              </w:rPr>
              <w:t>- Đoàn Trường;</w:t>
            </w:r>
          </w:p>
          <w:p w14:paraId="14CDF9D3" w14:textId="77777777" w:rsidR="00C65584" w:rsidRDefault="00C65584" w:rsidP="0089728B">
            <w:pPr>
              <w:widowControl w:val="0"/>
              <w:jc w:val="both"/>
              <w:rPr>
                <w:sz w:val="22"/>
                <w:szCs w:val="22"/>
                <w:lang w:val="vi-VN"/>
              </w:rPr>
            </w:pPr>
            <w:r>
              <w:rPr>
                <w:sz w:val="22"/>
                <w:szCs w:val="22"/>
                <w:lang w:val="vi-VN"/>
              </w:rPr>
              <w:t>-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D5796" w14:textId="77777777" w:rsidR="00346BCB" w:rsidRDefault="00346BCB">
      <w:r>
        <w:separator/>
      </w:r>
    </w:p>
  </w:endnote>
  <w:endnote w:type="continuationSeparator" w:id="0">
    <w:p w14:paraId="14AF4496" w14:textId="77777777" w:rsidR="00346BCB" w:rsidRDefault="00346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2ACCF" w14:textId="77777777" w:rsidR="00346BCB" w:rsidRDefault="00346BCB">
      <w:r>
        <w:separator/>
      </w:r>
    </w:p>
  </w:footnote>
  <w:footnote w:type="continuationSeparator" w:id="0">
    <w:p w14:paraId="1EA60612" w14:textId="77777777" w:rsidR="00346BCB" w:rsidRDefault="00346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44</cp:revision>
  <cp:lastPrinted>2020-10-29T02:41:00Z</cp:lastPrinted>
  <dcterms:created xsi:type="dcterms:W3CDTF">2026-08-14T11:38:00Z</dcterms:created>
  <dcterms:modified xsi:type="dcterms:W3CDTF">2026-09-26T23:40:00Z</dcterms:modified>
</cp:coreProperties>
</file>