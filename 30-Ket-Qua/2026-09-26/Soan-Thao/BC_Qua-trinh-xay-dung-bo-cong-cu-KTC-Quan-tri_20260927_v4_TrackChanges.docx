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77777777" w:rsidR="00E0585F" w:rsidRPr="00160C0F" w:rsidRDefault="00E90F83" w:rsidP="008F2450">
            <w:pPr>
              <w:widowControl w:val="0"/>
              <w:jc w:val="both"/>
              <w:rPr>
                <w:rFonts w:asciiTheme="majorHAnsi" w:hAnsiTheme="majorHAnsi" w:cstheme="majorHAnsi"/>
                <w:sz w:val="28"/>
                <w:szCs w:val="28"/>
              </w:rPr>
            </w:pPr>
            <w:del w:id="1001" w:author="Tiếp thu thẩm định lần 3 (Claude)" w:date="2026-09-27T11:30:42Z">
              <w:r>
                <w:rPr>
                  <w:rFonts w:asciiTheme="majorHAnsi" w:hAnsiTheme="majorHAnsi" w:cstheme="majorHAnsi"/>
                  <w:sz w:val="28"/>
                  <w:szCs w:val="28"/>
                </w:rPr>
                <w:delText xml:space="preserve">Bản 1.3.0 (hiện hành)</w:delText>
              </w:r>
            </w:del>
            <w:ins w:id="1002" w:author="Tiếp thu thẩm định lần 3 (Claude)" w:date="2026-09-27T11:30:42Z">
              <w:r>
                <w:rPr>
                  <w:rFonts w:asciiTheme="majorHAnsi" w:hAnsiTheme="majorHAnsi" w:cstheme="majorHAnsi"/>
                  <w:sz w:val="28"/>
                  <w:szCs w:val="28"/>
                </w:rPr>
                <w:t xml:space="preserve">Bản 1.3.0</w:t>
              </w:r>
            </w:ins>
            <w:r>
              <w:rPr>
                <w:rFonts w:asciiTheme="majorHAnsi" w:hAnsiTheme="majorHAnsi" w:cstheme="majorHAnsi"/>
                <w:sz w:val="28"/>
                <w:szCs w:val="28"/>
              </w:rPr>
              <w:t xml:space="preserve">,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50E8E1F5" w14:textId="77777777" w:rsidTr="008F2450">
        <w:trPr>
          <w:jc w:val="center"/>
          <w:ins w:id="1003" w:author="Tiếp thu thẩm định lần 3 (Claude)" w:date="2026-09-27T11:30:42Z"/>
        </w:trPr>
        <w:tc>
          <w:tcPr>
            <w:tcW w:w="704" w:type="dxa"/>
            <w:vAlign w:val="center"/>
          </w:tcPr>
          <w:p w14:paraId="25397141" w14:textId="77777777" w:rsidR="00E0585F" w:rsidRPr="008F2450" w:rsidRDefault="008F2450" w:rsidP="008F2450">
            <w:pPr>
              <w:widowControl w:val="0"/>
              <w:jc w:val="center"/>
              <w:rPr>
                <w:ins w:id="1005" w:author="Tiếp thu thẩm định lần 3 (Claude)" w:date="2026-09-27T11:30:42Z"/>
                <w:rFonts w:asciiTheme="majorHAnsi" w:hAnsiTheme="majorHAnsi" w:cstheme="majorHAnsi"/>
                <w:sz w:val="28"/>
                <w:szCs w:val="28"/>
              </w:rPr>
            </w:pPr>
            <w:ins w:id="1004" w:author="Tiếp thu thẩm định lần 3 (Claude)" w:date="2026-09-27T11:30:42Z">
              <w:r>
                <w:rPr>
                  <w:rFonts w:asciiTheme="majorHAnsi" w:hAnsiTheme="majorHAnsi" w:cstheme="majorHAnsi"/>
                  <w:sz w:val="28"/>
                  <w:szCs w:val="28"/>
                </w:rPr>
                <w:t xml:space="preserve">9</w:t>
              </w:r>
            </w:ins>
          </w:p>
        </w:tc>
        <w:tc>
          <w:tcPr>
            <w:tcW w:w="3600" w:type="dxa"/>
            <w:vAlign w:val="center"/>
          </w:tcPr>
          <w:p w14:paraId="27BA8103" w14:textId="77777777" w:rsidR="00E0585F" w:rsidRPr="00160C0F" w:rsidRDefault="00E90F83" w:rsidP="008F2450">
            <w:pPr>
              <w:widowControl w:val="0"/>
              <w:jc w:val="both"/>
              <w:rPr>
                <w:ins w:id="1007" w:author="Tiếp thu thẩm định lần 3 (Claude)" w:date="2026-09-27T11:30:42Z"/>
                <w:rFonts w:asciiTheme="majorHAnsi" w:hAnsiTheme="majorHAnsi" w:cstheme="majorHAnsi"/>
                <w:sz w:val="28"/>
                <w:szCs w:val="28"/>
              </w:rPr>
            </w:pPr>
            <w:ins w:id="1006" w:author="Tiếp thu thẩm định lần 3 (Claude)" w:date="2026-09-27T11:30:42Z">
              <w:r>
                <w:rPr>
                  <w:rFonts w:asciiTheme="majorHAnsi" w:hAnsiTheme="majorHAnsi" w:cstheme="majorHAnsi"/>
                  <w:sz w:val="28"/>
                  <w:szCs w:val="28"/>
                </w:rPr>
                <w:t xml:space="preserve">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ins>
          </w:p>
        </w:tc>
        <w:tc>
          <w:tcPr>
            <w:tcW w:w="3600" w:type="dxa"/>
            <w:vAlign w:val="center"/>
          </w:tcPr>
          <w:p w14:paraId="38F424FC" w14:textId="77777777" w:rsidR="00E0585F" w:rsidRPr="00160C0F" w:rsidRDefault="00E90F83" w:rsidP="008F2450">
            <w:pPr>
              <w:widowControl w:val="0"/>
              <w:jc w:val="both"/>
              <w:rPr>
                <w:ins w:id="1009" w:author="Tiếp thu thẩm định lần 3 (Claude)" w:date="2026-09-27T11:30:42Z"/>
                <w:rFonts w:asciiTheme="majorHAnsi" w:hAnsiTheme="majorHAnsi" w:cstheme="majorHAnsi"/>
                <w:sz w:val="28"/>
                <w:szCs w:val="28"/>
              </w:rPr>
            </w:pPr>
            <w:ins w:id="1008" w:author="Tiếp thu thẩm định lần 3 (Claude)" w:date="2026-09-27T11:30:42Z">
              <w:r>
                <w:rPr>
                  <w:rFonts w:asciiTheme="majorHAnsi" w:hAnsiTheme="majorHAnsi" w:cstheme="majorHAnsi"/>
                  <w:sz w:val="28"/>
                  <w:szCs w:val="28"/>
                </w:rPr>
                <w:t xml:space="preserve">Bản 1.3.1 (hiện hành), mã SHA-256 e7af7718...4821, mã nguồn commit 0d9188d; hồ sơ bằng chứng kiểm thử, đo token</w:t>
              </w:r>
            </w:ins>
          </w:p>
        </w:tc>
        <w:tc>
          <w:tcPr>
            <w:tcW w:w="1163" w:type="dxa"/>
            <w:vAlign w:val="center"/>
          </w:tcPr>
          <w:p w14:paraId="093BA9AC" w14:textId="77777777" w:rsidR="00E0585F" w:rsidRPr="008F2450" w:rsidRDefault="00E90F83" w:rsidP="008F2450">
            <w:pPr>
              <w:widowControl w:val="0"/>
              <w:jc w:val="center"/>
              <w:rPr>
                <w:ins w:id="1011" w:author="Tiếp thu thẩm định lần 3 (Claude)" w:date="2026-09-27T11:30:42Z"/>
                <w:rFonts w:asciiTheme="majorHAnsi" w:hAnsiTheme="majorHAnsi" w:cstheme="majorHAnsi"/>
                <w:sz w:val="28"/>
                <w:szCs w:val="28"/>
              </w:rPr>
            </w:pPr>
            <w:ins w:id="1010" w:author="Tiếp thu thẩm định lần 3 (Claude)" w:date="2026-09-27T11:30:42Z">
              <w:r>
                <w:rPr>
                  <w:rFonts w:asciiTheme="majorHAnsi" w:hAnsiTheme="majorHAnsi" w:cstheme="majorHAnsi"/>
                  <w:sz w:val="28"/>
                  <w:szCs w:val="28"/>
                </w:rPr>
                <w:t xml:space="preserve">27/9/2026</w:t>
              </w:r>
            </w:ins>
          </w:p>
        </w:tc>
      </w:tr>
    </w:tbl>
    <w:p w14:paraId="11314FDF" w14:textId="592E1A62" w:rsidR="006E7DA0" w:rsidRPr="00517B10" w:rsidRDefault="004B4C8F" w:rsidP="006465FF">
      <w:pPr>
        <w:spacing w:before="120" w:after="120"/>
        <w:ind w:firstLine="720"/>
        <w:jc w:val="both"/>
        <w:rPr>
          <w:rFonts w:asciiTheme="majorHAnsi" w:hAnsiTheme="majorHAnsi" w:cstheme="majorHAnsi"/>
          <w:sz w:val="28"/>
          <w:szCs w:val="28"/>
        </w:rPr>
      </w:pPr>
      <w:del w:id="1012" w:author="Tiếp thu thẩm định lần 3 (Claude)" w:date="2026-09-27T11:30:42Z">
        <w:r w:rsidRPr="00517B10">
          <w:rPr>
            <w:rFonts w:asciiTheme="majorHAnsi" w:hAnsiTheme="majorHAnsi" w:cstheme="majorHAnsi"/>
            <w:sz w:val="28"/>
            <w:szCs w:val="28"/>
          </w:rPr>
          <w:delText xml:space="preserve">Toàn bộ quá trình được lưu vết: 79 lần cập nhật trên kho mã nguồn (từ 18/9/2026), nhật ký thay đổi 26 phiên bản, 24 biên bản quyết định kỹ thuật, 10 bản ghi</w:delText>
        </w:r>
      </w:del>
      <w:ins w:id="1013" w:author="Tiếp thu thẩm định lần 3 (Claude)" w:date="2026-09-27T11:30:42Z">
        <w:r w:rsidRPr="00517B10">
          <w:rPr>
            <w:rFonts w:asciiTheme="majorHAnsi" w:hAnsiTheme="majorHAnsi" w:cstheme="majorHAnsi"/>
            <w:sz w:val="28"/>
            <w:szCs w:val="28"/>
          </w:rPr>
          <w:t xml:space="preserve">Toàn bộ quá trình được lưu vết: 84 lần cập nhật trên kho mã nguồn (từ 18/9/2026), nhật ký thay đổi 27 phiên bản, 25 biên bản quyết định kỹ thuật, 10 bản ghi</w:t>
        </w:r>
      </w:ins>
      <w:r w:rsidRPr="00517B10">
        <w:rPr>
          <w:rFonts w:asciiTheme="majorHAnsi" w:hAnsiTheme="majorHAnsi" w:cstheme="majorHAnsi"/>
          <w:sz w:val="28"/>
          <w:szCs w:val="28"/>
        </w:rPr>
        <w:t xml:space="preserve">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3511"/>
        <w:gridCol w:w="3544"/>
        <w:gridCol w:w="1161"/>
      </w:tblGrid>
      <w:tr w:rsidR="00E0585F" w:rsidRPr="00E0585F" w14:paraId="754B6682" w14:textId="77777777" w:rsidTr="008F2450">
        <w:trPr>
          <w:jc w:val="center"/>
        </w:trPr>
        <w:tc>
          <w:tcPr>
            <w:tcW w:w="704"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3600"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3600"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3"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8F2450">
        <w:trPr>
          <w:jc w:val="center"/>
        </w:trPr>
        <w:tc>
          <w:tcPr>
            <w:tcW w:w="704"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3600"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kho KTC-Database (8 kho), mẫu Phụ lục TB 736, TB 817, Quyết định số 1923/QĐ-CĐKT, TB 1052, 6 mẫu Kế hoạch + KPI</w:t>
            </w:r>
          </w:p>
        </w:tc>
        <w:tc>
          <w:tcPr>
            <w:tcW w:w="1163"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8F2450">
        <w:trPr>
          <w:jc w:val="center"/>
        </w:trPr>
        <w:tc>
          <w:tcPr>
            <w:tcW w:w="704"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3600"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3"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8F2450">
        <w:trPr>
          <w:jc w:val="center"/>
        </w:trPr>
        <w:tc>
          <w:tcPr>
            <w:tcW w:w="704"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3600"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3"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8F2450">
        <w:trPr>
          <w:jc w:val="center"/>
        </w:trPr>
        <w:tc>
          <w:tcPr>
            <w:tcW w:w="704"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3600"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Dừng, không tự đặt quy tắc đối với: hai thang điểm quy đổi khối lượng công việc chưa có văn bản phân định; các câu hỏi mở về đánh giá KPI gửi Phòng TCCB&amp;CTHSSV</w:t>
            </w:r>
          </w:p>
        </w:tc>
        <w:tc>
          <w:tcPr>
            <w:tcW w:w="1163"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8F2450">
        <w:trPr>
          <w:jc w:val="center"/>
        </w:trPr>
        <w:tc>
          <w:tcPr>
            <w:tcW w:w="704"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3600"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3"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8F2450">
        <w:trPr>
          <w:jc w:val="center"/>
        </w:trPr>
        <w:tc>
          <w:tcPr>
            <w:tcW w:w="704"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3600"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3"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8F2450">
        <w:trPr>
          <w:jc w:val="center"/>
        </w:trPr>
        <w:tc>
          <w:tcPr>
            <w:tcW w:w="704"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3600"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3"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8F2450">
        <w:trPr>
          <w:jc w:val="center"/>
        </w:trPr>
        <w:tc>
          <w:tcPr>
            <w:tcW w:w="704"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3600"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3"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del w:id="1014" w:author="Tiếp thu thẩm định lần 3 (Claude)" w:date="2026-09-27T11:30:42Z">
        <w:r w:rsidRPr="00517B10">
          <w:rPr>
            <w:rFonts w:asciiTheme="majorHAnsi" w:hAnsiTheme="majorHAnsi" w:cstheme="majorHAnsi"/>
            <w:b/>
            <w:bCs/>
            <w:sz w:val="28"/>
            <w:szCs w:val="28"/>
          </w:rPr>
          <w:delText>4. Kết quả kiểm thử (chạy lại ngày 26/9/2026)</w:delText>
        </w:r>
      </w:del>
      <w:ins w:id="1015" w:author="Tiếp thu thẩm định lần 3 (Claude)" w:date="2026-09-27T11:30:42Z">
        <w:r w:rsidRPr="00517B10">
          <w:rPr>
            <w:rFonts w:asciiTheme="majorHAnsi" w:hAnsiTheme="majorHAnsi" w:cstheme="majorHAnsi"/>
            <w:b/>
            <w:bCs/>
            <w:sz w:val="28"/>
            <w:szCs w:val="28"/>
          </w:rPr>
          <w:t xml:space="preserve">4. Kết quả kiểm thử (chạy lại ngày 27/9/2026, bản 1.3.1)</w:t>
        </w:r>
      </w:ins>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33A435CE" w:rsidR="00E0585F" w:rsidRPr="00160C0F" w:rsidRDefault="00E0585F" w:rsidP="008F2450">
            <w:pPr>
              <w:widowControl w:val="0"/>
              <w:jc w:val="both"/>
              <w:rPr>
                <w:rFonts w:asciiTheme="majorHAnsi" w:hAnsiTheme="majorHAnsi" w:cstheme="majorHAnsi"/>
                <w:sz w:val="28"/>
                <w:szCs w:val="28"/>
              </w:rPr>
            </w:pPr>
            <w:del w:id="1016" w:author="Tiếp thu thẩm định lần 3 (Claude)" w:date="2026-09-27T11:30:42Z">
              <w:r w:rsidRPr="00160C0F">
                <w:rPr>
                  <w:rFonts w:asciiTheme="majorHAnsi" w:hAnsiTheme="majorHAnsi" w:cstheme="majorHAnsi"/>
                  <w:sz w:val="28"/>
                  <w:szCs w:val="28"/>
                </w:rPr>
                <w:delText>20 bộ ca thử hồi quy (tính KPI, xếp loại, biểu mẫu, viện dẫn, thể thức, minh chứng, Track Changes, nhật ký, thao tác chặn ghi và bản dựng 1.3.0)</w:delText>
              </w:r>
            </w:del>
            <w:ins w:id="1017" w:author="Tiếp thu thẩm định lần 3 (Claude)" w:date="2026-09-27T11:30:42Z">
              <w:r w:rsidRPr="00160C0F">
                <w:rPr>
                  <w:rFonts w:asciiTheme="majorHAnsi" w:hAnsiTheme="majorHAnsi" w:cstheme="majorHAnsi"/>
                  <w:sz w:val="28"/>
                  <w:szCs w:val="28"/>
                </w:rPr>
                <w:t xml:space="preserve">21 bộ ca thử hồi quy (tính KPI, xếp loại, biểu mẫu, viện dẫn, thể thức, minh chứng, Track Changes, nhật ký, thao tác chặn ghi và bản dựng 1.3.0, 1.3.1)</w:t>
              </w:r>
            </w:ins>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20/20 đạt</w:t>
            </w:r>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54D6BCC1" w14:textId="77777777" w:rsidTr="008F2450">
        <w:trPr>
          <w:jc w:val="center"/>
          <w:ins w:id="1018" w:author="Tiếp thu thẩm định lần 3 (Claude)" w:date="2026-09-27T11:30:42Z"/>
        </w:trPr>
        <w:tc>
          <w:tcPr>
            <w:tcW w:w="704" w:type="dxa"/>
            <w:vAlign w:val="center"/>
          </w:tcPr>
          <w:p w14:paraId="270619E8" w14:textId="77777777" w:rsidR="00E0585F" w:rsidRPr="008F2450" w:rsidRDefault="008F2450" w:rsidP="008F2450">
            <w:pPr>
              <w:widowControl w:val="0"/>
              <w:jc w:val="center"/>
              <w:rPr>
                <w:ins w:id="1020" w:author="Tiếp thu thẩm định lần 3 (Claude)" w:date="2026-09-27T11:30:42Z"/>
                <w:rFonts w:asciiTheme="majorHAnsi" w:hAnsiTheme="majorHAnsi" w:cstheme="majorHAnsi"/>
                <w:sz w:val="28"/>
                <w:szCs w:val="28"/>
              </w:rPr>
            </w:pPr>
            <w:ins w:id="1019" w:author="Tiếp thu thẩm định lần 3 (Claude)" w:date="2026-09-27T11:30:42Z">
              <w:r>
                <w:rPr>
                  <w:rFonts w:asciiTheme="majorHAnsi" w:hAnsiTheme="majorHAnsi" w:cstheme="majorHAnsi"/>
                  <w:sz w:val="28"/>
                  <w:szCs w:val="28"/>
                </w:rPr>
                <w:t xml:space="preserve">7</w:t>
              </w:r>
            </w:ins>
          </w:p>
        </w:tc>
        <w:tc>
          <w:tcPr>
            <w:tcW w:w="3600" w:type="dxa"/>
            <w:vAlign w:val="center"/>
          </w:tcPr>
          <w:p w14:paraId="301C91FE" w14:textId="77777777" w:rsidR="00E0585F" w:rsidRPr="00160C0F" w:rsidRDefault="005B300B" w:rsidP="008F2450">
            <w:pPr>
              <w:widowControl w:val="0"/>
              <w:jc w:val="both"/>
              <w:rPr>
                <w:ins w:id="1022" w:author="Tiếp thu thẩm định lần 3 (Claude)" w:date="2026-09-27T11:30:42Z"/>
                <w:rFonts w:asciiTheme="majorHAnsi" w:hAnsiTheme="majorHAnsi" w:cstheme="majorHAnsi"/>
                <w:sz w:val="28"/>
                <w:szCs w:val="28"/>
              </w:rPr>
            </w:pPr>
            <w:ins w:id="1021" w:author="Tiếp thu thẩm định lần 3 (Claude)" w:date="2026-09-27T11:30:42Z">
              <w:r>
                <w:rPr>
                  <w:rFonts w:asciiTheme="majorHAnsi" w:hAnsiTheme="majorHAnsi" w:cstheme="majorHAnsi"/>
                  <w:sz w:val="28"/>
                  <w:szCs w:val="28"/>
                </w:rPr>
                <w:t xml:space="preserve">Nghiệm thu 15 ca trên Claude Code (claude plugin eval, 2 lượt mỗi ca; 9 ca mới cho KPI, báo cáo, soạn thảo có phép kiểm tất định)</w:t>
              </w:r>
            </w:ins>
          </w:p>
        </w:tc>
        <w:tc>
          <w:tcPr>
            <w:tcW w:w="3600" w:type="dxa"/>
            <w:vAlign w:val="center"/>
          </w:tcPr>
          <w:p w14:paraId="53199B1F" w14:textId="77777777" w:rsidR="00E0585F" w:rsidRPr="00160C0F" w:rsidRDefault="005B300B" w:rsidP="008F2450">
            <w:pPr>
              <w:widowControl w:val="0"/>
              <w:jc w:val="both"/>
              <w:rPr>
                <w:ins w:id="1024" w:author="Tiếp thu thẩm định lần 3 (Claude)" w:date="2026-09-27T11:30:42Z"/>
                <w:rFonts w:asciiTheme="majorHAnsi" w:hAnsiTheme="majorHAnsi" w:cstheme="majorHAnsi"/>
                <w:sz w:val="28"/>
                <w:szCs w:val="28"/>
              </w:rPr>
            </w:pPr>
            <w:ins w:id="1023" w:author="Tiếp thu thẩm định lần 3 (Claude)" w:date="2026-09-27T11:30:42Z">
              <w:r>
                <w:rPr>
                  <w:rFonts w:asciiTheme="majorHAnsi" w:hAnsiTheme="majorHAnsi" w:cstheme="majorHAnsi"/>
                  <w:sz w:val="28"/>
                  <w:szCs w:val="28"/>
                </w:rPr>
                <w:t xml:space="preserve">Bản 1.3.1; ngày 27/9/2026</w:t>
              </w:r>
            </w:ins>
          </w:p>
        </w:tc>
        <w:tc>
          <w:tcPr>
            <w:tcW w:w="1163" w:type="dxa"/>
            <w:vAlign w:val="center"/>
          </w:tcPr>
          <w:p w14:paraId="1860CE4A" w14:textId="77777777" w:rsidR="00E0585F" w:rsidRPr="008F2450" w:rsidRDefault="005B300B" w:rsidP="008F2450">
            <w:pPr>
              <w:widowControl w:val="0"/>
              <w:jc w:val="center"/>
              <w:rPr>
                <w:ins w:id="1026" w:author="Tiếp thu thẩm định lần 3 (Claude)" w:date="2026-09-27T11:30:42Z"/>
                <w:rFonts w:asciiTheme="majorHAnsi" w:hAnsiTheme="majorHAnsi" w:cstheme="majorHAnsi"/>
                <w:sz w:val="28"/>
                <w:szCs w:val="28"/>
              </w:rPr>
            </w:pPr>
            <w:ins w:id="1025" w:author="Tiếp thu thẩm định lần 3 (Claude)" w:date="2026-09-27T11:30:42Z">
              <w:r>
                <w:rPr>
                  <w:rFonts w:asciiTheme="majorHAnsi" w:hAnsiTheme="majorHAnsi" w:cstheme="majorHAnsi"/>
                  <w:sz w:val="28"/>
                  <w:szCs w:val="28"/>
                </w:rPr>
                <w:t xml:space="preserve">15/15 ca, 30/30 lượt đạt</w:t>
              </w:r>
            </w:ins>
          </w:p>
        </w:tc>
      </w:tr>
      <w:tr w:rsidR="00E0585F" w:rsidRPr="00E0585F" w14:paraId="54D6BCC1" w14:textId="77777777" w:rsidTr="008F2450">
        <w:trPr>
          <w:jc w:val="center"/>
          <w:ins w:id="1018" w:author="Tiếp thu thẩm định lần 3 (Claude)" w:date="2026-09-27T11:30:42Z"/>
          <w:ins w:id="1027" w:author="Tiếp thu thẩm định lần 3 (Claude)" w:date="2026-09-27T11:30:42Z"/>
        </w:trPr>
        <w:tc>
          <w:tcPr>
            <w:tcW w:w="704" w:type="dxa"/>
            <w:vAlign w:val="center"/>
          </w:tcPr>
          <w:p w14:paraId="270619E8" w14:textId="77777777" w:rsidR="00E0585F" w:rsidRPr="008F2450" w:rsidRDefault="008F2450" w:rsidP="008F2450">
            <w:pPr>
              <w:widowControl w:val="0"/>
              <w:jc w:val="center"/>
              <w:rPr>
                <w:ins w:id="1029" w:author="Tiếp thu thẩm định lần 3 (Claude)" w:date="2026-09-27T11:30:42Z"/>
                <w:ins w:id="1020" w:author="Tiếp thu thẩm định lần 3 (Claude)" w:date="2026-09-27T11:30:42Z"/>
                <w:rFonts w:asciiTheme="majorHAnsi" w:hAnsiTheme="majorHAnsi" w:cstheme="majorHAnsi"/>
                <w:sz w:val="28"/>
                <w:szCs w:val="28"/>
              </w:rPr>
            </w:pPr>
            <w:ins w:id="1028" w:author="Tiếp thu thẩm định lần 3 (Claude)" w:date="2026-09-27T11:30:42Z">
              <w:r>
                <w:rPr>
                  <w:rFonts w:asciiTheme="majorHAnsi" w:hAnsiTheme="majorHAnsi" w:cstheme="majorHAnsi"/>
                  <w:sz w:val="28"/>
                  <w:szCs w:val="28"/>
                </w:rPr>
                <w:t xml:space="preserve">8</w:t>
              </w:r>
            </w:ins>
          </w:p>
        </w:tc>
        <w:tc>
          <w:tcPr>
            <w:tcW w:w="3600" w:type="dxa"/>
            <w:vAlign w:val="center"/>
          </w:tcPr>
          <w:p w14:paraId="301C91FE" w14:textId="77777777" w:rsidR="00E0585F" w:rsidRPr="00160C0F" w:rsidRDefault="005B300B" w:rsidP="008F2450">
            <w:pPr>
              <w:widowControl w:val="0"/>
              <w:jc w:val="both"/>
              <w:rPr>
                <w:ins w:id="1031" w:author="Tiếp thu thẩm định lần 3 (Claude)" w:date="2026-09-27T11:30:42Z"/>
                <w:ins w:id="1022" w:author="Tiếp thu thẩm định lần 3 (Claude)" w:date="2026-09-27T11:30:42Z"/>
                <w:rFonts w:asciiTheme="majorHAnsi" w:hAnsiTheme="majorHAnsi" w:cstheme="majorHAnsi"/>
                <w:sz w:val="28"/>
                <w:szCs w:val="28"/>
              </w:rPr>
            </w:pPr>
            <w:ins w:id="1030" w:author="Tiếp thu thẩm định lần 3 (Claude)" w:date="2026-09-27T11:30:42Z">
              <w:r>
                <w:rPr>
                  <w:rFonts w:asciiTheme="majorHAnsi" w:hAnsiTheme="majorHAnsi" w:cstheme="majorHAnsi"/>
                  <w:sz w:val="28"/>
                  <w:szCs w:val="28"/>
                </w:rPr>
                <w:t xml:space="preserve">Thao tác chặn ghi: chạy lại 1.481 câu lệnh thật trong nhật ký vận hành</w:t>
              </w:r>
            </w:ins>
          </w:p>
        </w:tc>
        <w:tc>
          <w:tcPr>
            <w:tcW w:w="3600" w:type="dxa"/>
            <w:vAlign w:val="center"/>
          </w:tcPr>
          <w:p w14:paraId="53199B1F" w14:textId="77777777" w:rsidR="00E0585F" w:rsidRPr="00160C0F" w:rsidRDefault="005B300B" w:rsidP="008F2450">
            <w:pPr>
              <w:widowControl w:val="0"/>
              <w:jc w:val="both"/>
              <w:rPr>
                <w:ins w:id="1033" w:author="Tiếp thu thẩm định lần 3 (Claude)" w:date="2026-09-27T11:30:42Z"/>
                <w:ins w:id="1024" w:author="Tiếp thu thẩm định lần 3 (Claude)" w:date="2026-09-27T11:30:42Z"/>
                <w:rFonts w:asciiTheme="majorHAnsi" w:hAnsiTheme="majorHAnsi" w:cstheme="majorHAnsi"/>
                <w:sz w:val="28"/>
                <w:szCs w:val="28"/>
              </w:rPr>
            </w:pPr>
            <w:ins w:id="1032" w:author="Tiếp thu thẩm định lần 3 (Claude)" w:date="2026-09-27T11:30:42Z">
              <w:r>
                <w:rPr>
                  <w:rFonts w:asciiTheme="majorHAnsi" w:hAnsiTheme="majorHAnsi" w:cstheme="majorHAnsi"/>
                  <w:sz w:val="28"/>
                  <w:szCs w:val="28"/>
                </w:rPr>
                <w:t xml:space="preserve">Bản 1.3.1; gồm 2 lệnh vượt chặn do thẩm định lần 3 phát hiện (ca thử riêng)</w:t>
              </w:r>
            </w:ins>
          </w:p>
        </w:tc>
        <w:tc>
          <w:tcPr>
            <w:tcW w:w="1163" w:type="dxa"/>
            <w:vAlign w:val="center"/>
          </w:tcPr>
          <w:p w14:paraId="1860CE4A" w14:textId="77777777" w:rsidR="00E0585F" w:rsidRPr="008F2450" w:rsidRDefault="005B300B" w:rsidP="008F2450">
            <w:pPr>
              <w:widowControl w:val="0"/>
              <w:jc w:val="center"/>
              <w:rPr>
                <w:ins w:id="1035" w:author="Tiếp thu thẩm định lần 3 (Claude)" w:date="2026-09-27T11:30:42Z"/>
                <w:ins w:id="1026" w:author="Tiếp thu thẩm định lần 3 (Claude)" w:date="2026-09-27T11:30:42Z"/>
                <w:rFonts w:asciiTheme="majorHAnsi" w:hAnsiTheme="majorHAnsi" w:cstheme="majorHAnsi"/>
                <w:sz w:val="28"/>
                <w:szCs w:val="28"/>
              </w:rPr>
            </w:pPr>
            <w:ins w:id="1034" w:author="Tiếp thu thẩm định lần 3 (Claude)" w:date="2026-09-27T11:30:42Z">
              <w:r>
                <w:rPr>
                  <w:rFonts w:asciiTheme="majorHAnsi" w:hAnsiTheme="majorHAnsi" w:cstheme="majorHAnsi"/>
                  <w:sz w:val="28"/>
                  <w:szCs w:val="28"/>
                </w:rPr>
                <w:t xml:space="preserve">0 chặn nhầm, 0 hỏi nhầm</w:t>
              </w:r>
            </w:ins>
          </w:p>
        </w:tc>
      </w:tr>
      <w:tr w:rsidR="00E0585F" w:rsidRPr="00E0585F" w14:paraId="54D6BCC1" w14:textId="77777777" w:rsidTr="008F2450">
        <w:trPr>
          <w:jc w:val="center"/>
          <w:ins w:id="1018" w:author="Tiếp thu thẩm định lần 3 (Claude)" w:date="2026-09-27T11:30:42Z"/>
          <w:ins w:id="1027" w:author="Tiếp thu thẩm định lần 3 (Claude)" w:date="2026-09-27T11:30:42Z"/>
          <w:ins w:id="1036" w:author="Tiếp thu thẩm định lần 3 (Claude)" w:date="2026-09-27T11:30:42Z"/>
        </w:trPr>
        <w:tc>
          <w:tcPr>
            <w:tcW w:w="704" w:type="dxa"/>
            <w:vAlign w:val="center"/>
          </w:tcPr>
          <w:p w14:paraId="270619E8" w14:textId="77777777" w:rsidR="00E0585F" w:rsidRPr="008F2450" w:rsidRDefault="008F2450" w:rsidP="008F2450">
            <w:pPr>
              <w:widowControl w:val="0"/>
              <w:jc w:val="center"/>
              <w:rPr>
                <w:ins w:id="1038" w:author="Tiếp thu thẩm định lần 3 (Claude)" w:date="2026-09-27T11:30:42Z"/>
                <w:ins w:id="1029" w:author="Tiếp thu thẩm định lần 3 (Claude)" w:date="2026-09-27T11:30:42Z"/>
                <w:ins w:id="1020" w:author="Tiếp thu thẩm định lần 3 (Claude)" w:date="2026-09-27T11:30:42Z"/>
                <w:rFonts w:asciiTheme="majorHAnsi" w:hAnsiTheme="majorHAnsi" w:cstheme="majorHAnsi"/>
                <w:sz w:val="28"/>
                <w:szCs w:val="28"/>
              </w:rPr>
            </w:pPr>
            <w:ins w:id="1037" w:author="Tiếp thu thẩm định lần 3 (Claude)" w:date="2026-09-27T11:30:42Z">
              <w:r>
                <w:rPr>
                  <w:rFonts w:asciiTheme="majorHAnsi" w:hAnsiTheme="majorHAnsi" w:cstheme="majorHAnsi"/>
                  <w:sz w:val="28"/>
                  <w:szCs w:val="28"/>
                </w:rPr>
                <w:t xml:space="preserve">9</w:t>
              </w:r>
            </w:ins>
          </w:p>
        </w:tc>
        <w:tc>
          <w:tcPr>
            <w:tcW w:w="3600" w:type="dxa"/>
            <w:vAlign w:val="center"/>
          </w:tcPr>
          <w:p w14:paraId="301C91FE" w14:textId="77777777" w:rsidR="00E0585F" w:rsidRPr="00160C0F" w:rsidRDefault="005B300B" w:rsidP="008F2450">
            <w:pPr>
              <w:widowControl w:val="0"/>
              <w:jc w:val="both"/>
              <w:rPr>
                <w:ins w:id="1040" w:author="Tiếp thu thẩm định lần 3 (Claude)" w:date="2026-09-27T11:30:42Z"/>
                <w:ins w:id="1031" w:author="Tiếp thu thẩm định lần 3 (Claude)" w:date="2026-09-27T11:30:42Z"/>
                <w:ins w:id="1022" w:author="Tiếp thu thẩm định lần 3 (Claude)" w:date="2026-09-27T11:30:42Z"/>
                <w:rFonts w:asciiTheme="majorHAnsi" w:hAnsiTheme="majorHAnsi" w:cstheme="majorHAnsi"/>
                <w:sz w:val="28"/>
                <w:szCs w:val="28"/>
              </w:rPr>
            </w:pPr>
            <w:ins w:id="1039" w:author="Tiếp thu thẩm định lần 3 (Claude)" w:date="2026-09-27T11:30:42Z">
              <w:r>
                <w:rPr>
                  <w:rFonts w:asciiTheme="majorHAnsi" w:hAnsiTheme="majorHAnsi" w:cstheme="majorHAnsi"/>
                  <w:sz w:val="28"/>
                  <w:szCs w:val="28"/>
                </w:rPr>
                <w:t xml:space="preserve">Đo chi phí ngữ cảnh (token) so với bản 1.3.0</w:t>
              </w:r>
            </w:ins>
          </w:p>
        </w:tc>
        <w:tc>
          <w:tcPr>
            <w:tcW w:w="3600" w:type="dxa"/>
            <w:vAlign w:val="center"/>
          </w:tcPr>
          <w:p w14:paraId="53199B1F" w14:textId="77777777" w:rsidR="00E0585F" w:rsidRPr="00160C0F" w:rsidRDefault="005B300B" w:rsidP="008F2450">
            <w:pPr>
              <w:widowControl w:val="0"/>
              <w:jc w:val="both"/>
              <w:rPr>
                <w:ins w:id="1042" w:author="Tiếp thu thẩm định lần 3 (Claude)" w:date="2026-09-27T11:30:42Z"/>
                <w:ins w:id="1033" w:author="Tiếp thu thẩm định lần 3 (Claude)" w:date="2026-09-27T11:30:42Z"/>
                <w:ins w:id="1024" w:author="Tiếp thu thẩm định lần 3 (Claude)" w:date="2026-09-27T11:30:42Z"/>
                <w:rFonts w:asciiTheme="majorHAnsi" w:hAnsiTheme="majorHAnsi" w:cstheme="majorHAnsi"/>
                <w:sz w:val="28"/>
                <w:szCs w:val="28"/>
              </w:rPr>
            </w:pPr>
            <w:ins w:id="1041" w:author="Tiếp thu thẩm định lần 3 (Claude)" w:date="2026-09-27T11:30:42Z">
              <w:r>
                <w:rPr>
                  <w:rFonts w:asciiTheme="majorHAnsi" w:hAnsiTheme="majorHAnsi" w:cstheme="majorHAnsi"/>
                  <w:sz w:val="28"/>
                  <w:szCs w:val="28"/>
                </w:rPr>
                <w:t xml:space="preserve">DO-TOKEN-1.3.1.md</w:t>
              </w:r>
            </w:ins>
          </w:p>
        </w:tc>
        <w:tc>
          <w:tcPr>
            <w:tcW w:w="1163" w:type="dxa"/>
            <w:vAlign w:val="center"/>
          </w:tcPr>
          <w:p w14:paraId="1860CE4A" w14:textId="77777777" w:rsidR="00E0585F" w:rsidRPr="008F2450" w:rsidRDefault="005B300B" w:rsidP="008F2450">
            <w:pPr>
              <w:widowControl w:val="0"/>
              <w:jc w:val="center"/>
              <w:rPr>
                <w:ins w:id="1044" w:author="Tiếp thu thẩm định lần 3 (Claude)" w:date="2026-09-27T11:30:42Z"/>
                <w:ins w:id="1035" w:author="Tiếp thu thẩm định lần 3 (Claude)" w:date="2026-09-27T11:30:42Z"/>
                <w:ins w:id="1026" w:author="Tiếp thu thẩm định lần 3 (Claude)" w:date="2026-09-27T11:30:42Z"/>
                <w:rFonts w:asciiTheme="majorHAnsi" w:hAnsiTheme="majorHAnsi" w:cstheme="majorHAnsi"/>
                <w:sz w:val="28"/>
                <w:szCs w:val="28"/>
              </w:rPr>
            </w:pPr>
            <w:ins w:id="1043" w:author="Tiếp thu thẩm định lần 3 (Claude)" w:date="2026-09-27T11:30:42Z">
              <w:r>
                <w:rPr>
                  <w:rFonts w:asciiTheme="majorHAnsi" w:hAnsiTheme="majorHAnsi" w:cstheme="majorHAnsi"/>
                  <w:sz w:val="28"/>
                  <w:szCs w:val="28"/>
                </w:rPr>
                <w:t xml:space="preserve">Khối quy tắc −45%; nạp đầu phiên −44%; thân kỹ năng, tác tử −21%</w:t>
              </w:r>
            </w:ins>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có dữ liệu vận hành thật: sổ nhiệm vụ trung tâm chưa có nhiệm vụ của kỳ nào;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Hai thang điểm quy đổi khối lượng công việc chưa có văn bản phân định; một số nội dung đánh giá KPI chờ ý kiến Phòng TCCB&amp;CTHSSV; chưa có đủ các phụ lục mẫu của Quyết định số 1923/QĐ-CĐKT trong kho dữ liệu.</w:t>
      </w:r>
    </w:p>
    <w:p w14:paraId="0974FA40" w14:textId="77777777" w:rsidR="00B60CA8" w:rsidRPr="00B60CA8" w:rsidRDefault="008F2450" w:rsidP="006465FF">
      <w:pPr>
        <w:widowControl w:val="0"/>
        <w:spacing w:before="120" w:after="120"/>
        <w:ind w:firstLine="720"/>
        <w:jc w:val="both"/>
        <w:rPr>
          <w:ins w:id="1046" w:author="Tiếp thu thẩm định lần 3 (Claude)" w:date="2026-09-27T11:30:42Z"/>
          <w:rFonts w:asciiTheme="majorHAnsi" w:hAnsiTheme="majorHAnsi" w:cstheme="majorHAnsi"/>
          <w:sz w:val="28"/>
          <w:szCs w:val="28"/>
          <w:shd w:val="clear" w:color="auto" w:fill="FFFFFF"/>
        </w:rPr>
      </w:pPr>
      <w:ins w:id="1045" w:author="Tiếp thu thẩm định lần 3 (Claude)" w:date="2026-09-27T11:30:42Z">
        <w:r>
          <w:rPr>
            <w:rFonts w:asciiTheme="majorHAnsi" w:hAnsiTheme="majorHAnsi" w:cstheme="majorHAnsi"/>
            <w:sz w:val="28"/>
            <w:szCs w:val="28"/>
            <w:shd w:val="clear" w:color="auto" w:fill="FFFFFF"/>
          </w:rPr>
          <w:t xml:space="preserve">- Thao tác chặn ghi là biện pháp hỗ trợ, không kiểm được chương trình viết sẵn trong tệp; phân quyền chỉ đọc kho KTC-Database chưa có biên bản kiểm tra bằng tài khoản thử. Mô tả các kỹ năng (trừ kỹ năng báo cáo) chưa rút gọn, chờ đo tỷ lệ kích hoạt đúng trong thí điểm.</w:t>
        </w:r>
      </w:ins>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72B5835B"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del w:id="1047" w:author="Tiếp thu thẩm định lần 3 (Claude)" w:date="2026-09-27T11:30:42Z">
        <w:r>
          <w:rPr>
            <w:rFonts w:asciiTheme="majorHAnsi" w:hAnsiTheme="majorHAnsi" w:cstheme="majorHAnsi"/>
            <w:b/>
            <w:bCs/>
            <w:sz w:val="28"/>
            <w:szCs w:val="28"/>
            <w:shd w:val="clear" w:color="auto" w:fill="FFFFFF"/>
          </w:rPr>
          <w:delText>6. Kết quả thẩm định độc lập lần 1, lần 2, tiếp thu, giải trình</w:delText>
        </w:r>
      </w:del>
      <w:ins w:id="1048" w:author="Tiếp thu thẩm định lần 3 (Claude)" w:date="2026-09-27T11:30:42Z">
        <w:r>
          <w:rPr>
            <w:rFonts w:asciiTheme="majorHAnsi" w:hAnsiTheme="majorHAnsi" w:cstheme="majorHAnsi"/>
            <w:b/>
            <w:bCs/>
            <w:sz w:val="28"/>
            <w:szCs w:val="28"/>
            <w:shd w:val="clear" w:color="auto" w:fill="FFFFFF"/>
          </w:rPr>
          <w:t xml:space="preserve">6. Kết quả thẩm định độc lập lần 1, lần 2, lần 3, tiếp thu, giải trình</w:t>
        </w:r>
      </w:ins>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77777777" w:rsidR="00E0585F" w:rsidRPr="00E0585F" w:rsidRDefault="008F2450" w:rsidP="008F2450">
            <w:pPr>
              <w:widowControl w:val="0"/>
              <w:jc w:val="center"/>
              <w:rPr>
                <w:rFonts w:asciiTheme="majorHAnsi" w:hAnsiTheme="majorHAnsi" w:cstheme="majorHAnsi"/>
                <w:b/>
                <w:bCs/>
                <w:sz w:val="28"/>
                <w:szCs w:val="28"/>
              </w:rPr>
            </w:pPr>
            <w:del w:id="1049" w:author="Tiếp thu thẩm định lần 3 (Claude)" w:date="2026-09-27T11:30:42Z">
              <w:r>
                <w:rPr>
                  <w:rFonts w:asciiTheme="majorHAnsi" w:hAnsiTheme="majorHAnsi" w:cstheme="majorHAnsi"/>
                  <w:b/>
                  <w:bCs/>
                  <w:sz w:val="24"/>
                  <w:szCs w:val="24"/>
                </w:rPr>
                <w:delText>Trạng thái ngày 26/9/2026</w:delText>
              </w:r>
            </w:del>
            <w:ins w:id="1050" w:author="Tiếp thu thẩm định lần 3 (Claude)" w:date="2026-09-27T11:30:42Z">
              <w:r>
                <w:rPr>
                  <w:rFonts w:asciiTheme="majorHAnsi" w:hAnsiTheme="majorHAnsi" w:cstheme="majorHAnsi"/>
                  <w:b/>
                  <w:bCs/>
                  <w:sz w:val="24"/>
                  <w:szCs w:val="24"/>
                </w:rPr>
                <w:t xml:space="preserve">Trạng thái ngày 27/9/2026</w:t>
              </w:r>
            </w:ins>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7777777" w:rsidR="00E0585F" w:rsidRPr="008F2450" w:rsidRDefault="00E0585F" w:rsidP="008F2450">
            <w:pPr>
              <w:widowControl w:val="0"/>
              <w:jc w:val="both"/>
              <w:rPr>
                <w:rFonts w:asciiTheme="majorHAnsi" w:hAnsiTheme="majorHAnsi" w:cstheme="majorHAnsi"/>
                <w:sz w:val="28"/>
                <w:szCs w:val="28"/>
              </w:rPr>
            </w:pPr>
            <w:del w:id="1051" w:author="Tiếp thu thẩm định lần 3 (Claude)" w:date="2026-09-27T11:30:42Z">
              <w:r>
                <w:rPr>
                  <w:rFonts w:asciiTheme="majorHAnsi" w:hAnsiTheme="majorHAnsi" w:cstheme="majorHAnsi"/>
                  <w:sz w:val="24"/>
                  <w:szCs w:val="24"/>
                </w:rPr>
                <w:delText>Phiếu nghiệm thu cùng 6 ca (trước 05/10/2026)</w:delText>
              </w:r>
            </w:del>
            <w:ins w:id="1052" w:author="Tiếp thu thẩm định lần 3 (Claude)" w:date="2026-09-27T11:30:42Z">
              <w:r>
                <w:rPr>
                  <w:rFonts w:asciiTheme="majorHAnsi" w:hAnsiTheme="majorHAnsi" w:cstheme="majorHAnsi"/>
                  <w:sz w:val="24"/>
                  <w:szCs w:val="24"/>
                </w:rPr>
                <w:t xml:space="preserve">Phiếu nghiệm thu bản 1.3.1: 15 ca, thêm 2 ca chỉ chạy trên Cowork (trước 05/10/2026)</w:t>
              </w:r>
            </w:ins>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thực hiện 27/9/2026: không có vấn đề Mức 1; 10 vấn đề Mức 2 đã sửa; </w:t>
            </w:r>
            <w:del w:id="1001" w:author="Xác minh căn cứ (Claude)" w:date="2026-09-27T07:12:01Z">
              <w:r>
                <w:rPr>
                  <w:rFonts w:asciiTheme="majorHAnsi" w:hAnsiTheme="majorHAnsi" w:cstheme="majorHAnsi"/>
                  <w:sz w:val="24"/>
                  <w:szCs w:val="24"/>
                </w:rPr>
                <w:delText xml:space="preserve">còn xác minh TB 917, 924, 948</w:delText>
              </w:r>
            </w:del>
            <w:ins w:id="1002" w:author="Xác minh căn cứ (Claude)" w:date="2026-09-27T07:12:01Z">
              <w:r>
                <w:rPr>
                  <w:rFonts w:asciiTheme="majorHAnsi" w:hAnsiTheme="majorHAnsi" w:cstheme="majorHAnsi"/>
                  <w:sz w:val="24"/>
                  <w:szCs w:val="24"/>
                </w:rPr>
                <w:t xml:space="preserve">đã đối chiếu bản gốc Thông báo số 917/TB-CĐKT, số 924/TB-CĐKT, số 948/TB-CĐKT: số hiệu, ngày ban hành và nội dung viện dẫn khớp</w:t>
              </w:r>
            </w:ins>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Máy Phòng TH-HC&amp;QT: đã kiểm kê, </w:t>
            </w:r>
            <w:del w:id="1053" w:author="Tiếp thu thẩm định lần 3 (Claude)" w:date="2026-09-27T11:30:42Z">
              <w:r>
                <w:rPr>
                  <w:rFonts w:asciiTheme="majorHAnsi" w:hAnsiTheme="majorHAnsi" w:cstheme="majorHAnsi"/>
                  <w:sz w:val="24"/>
                  <w:szCs w:val="24"/>
                </w:rPr>
                <w:delText xml:space="preserve">nâng 1.2.1 lên 1.3.0,</w:delText>
              </w:r>
            </w:del>
            <w:ins w:id="1054" w:author="Tiếp thu thẩm định lần 3 (Claude)" w:date="2026-09-27T11:30:42Z">
              <w:r>
                <w:rPr>
                  <w:rFonts w:asciiTheme="majorHAnsi" w:hAnsiTheme="majorHAnsi" w:cstheme="majorHAnsi"/>
                  <w:sz w:val="24"/>
                  <w:szCs w:val="24"/>
                </w:rPr>
                <w:t xml:space="preserve">nâng 1.2.1 lên 1.3.0, ngày 27/9/2026 lên 1.3.1,</w:t>
              </w:r>
            </w:ins>
            <w:r>
              <w:rPr>
                <w:rFonts w:asciiTheme="majorHAnsi" w:hAnsiTheme="majorHAnsi" w:cstheme="majorHAnsi"/>
                <w:sz w:val="24"/>
                <w:szCs w:val="24"/>
              </w:rPr>
              <w:t xml:space="preserve">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2894AE38" w14:textId="77777777" w:rsidTr="008F2450">
        <w:trPr>
          <w:jc w:val="center"/>
          <w:ins w:id="1057" w:author="Tiếp thu thẩm định lần 3 (Claude)" w:date="2026-09-27T11:30:42Z"/>
        </w:trPr>
        <w:tc>
          <w:tcPr>
            <w:tcW w:w="567" w:type="dxa"/>
            <w:vAlign w:val="center"/>
          </w:tcPr>
          <w:p w14:paraId="5A3E7848" w14:textId="77777777" w:rsidR="00E0585F" w:rsidRPr="008F2450" w:rsidRDefault="00E0585F" w:rsidP="008F2450">
            <w:pPr>
              <w:widowControl w:val="0"/>
              <w:jc w:val="center"/>
              <w:rPr>
                <w:ins w:id="1059" w:author="Tiếp thu thẩm định lần 3 (Claude)" w:date="2026-09-27T11:30:42Z"/>
                <w:rFonts w:asciiTheme="majorHAnsi" w:hAnsiTheme="majorHAnsi" w:cstheme="majorHAnsi"/>
                <w:sz w:val="28"/>
                <w:szCs w:val="28"/>
              </w:rPr>
            </w:pPr>
            <w:ins w:id="1058" w:author="Tiếp thu thẩm định lần 3 (Claude)" w:date="2026-09-27T11:30:42Z">
              <w:r>
                <w:rPr>
                  <w:rFonts w:asciiTheme="majorHAnsi" w:hAnsiTheme="majorHAnsi" w:cstheme="majorHAnsi"/>
                  <w:sz w:val="24"/>
                  <w:szCs w:val="24"/>
                </w:rPr>
                <w:t xml:space="preserve">10</w:t>
              </w:r>
            </w:ins>
          </w:p>
        </w:tc>
        <w:tc>
          <w:tcPr>
            <w:tcW w:w="3000" w:type="dxa"/>
            <w:vAlign w:val="center"/>
          </w:tcPr>
          <w:p w14:paraId="2999358E" w14:textId="77777777" w:rsidR="00E0585F" w:rsidRPr="008F2450" w:rsidRDefault="00E0585F" w:rsidP="008F2450">
            <w:pPr>
              <w:widowControl w:val="0"/>
              <w:jc w:val="both"/>
              <w:rPr>
                <w:ins w:id="1061" w:author="Tiếp thu thẩm định lần 3 (Claude)" w:date="2026-09-27T11:30:42Z"/>
                <w:rFonts w:asciiTheme="majorHAnsi" w:hAnsiTheme="majorHAnsi" w:cstheme="majorHAnsi"/>
                <w:sz w:val="28"/>
                <w:szCs w:val="28"/>
              </w:rPr>
            </w:pPr>
            <w:ins w:id="1060" w:author="Tiếp thu thẩm định lần 3 (Claude)" w:date="2026-09-27T11:30:42Z">
              <w:r>
                <w:rPr>
                  <w:rFonts w:asciiTheme="majorHAnsi" w:hAnsiTheme="majorHAnsi" w:cstheme="majorHAnsi"/>
                  <w:sz w:val="24"/>
                  <w:szCs w:val="24"/>
                </w:rPr>
                <w:t xml:space="preserve">Nhật ký lưu câu lệnh, mô tả tác tử (thẩm định lần 3)</w:t>
              </w:r>
            </w:ins>
          </w:p>
        </w:tc>
        <w:tc>
          <w:tcPr>
            <w:tcW w:w="3000" w:type="dxa"/>
            <w:vAlign w:val="center"/>
          </w:tcPr>
          <w:p w14:paraId="75A8426D" w14:textId="77777777" w:rsidR="00E0585F" w:rsidRPr="008F2450" w:rsidRDefault="00E0585F" w:rsidP="008F2450">
            <w:pPr>
              <w:widowControl w:val="0"/>
              <w:jc w:val="both"/>
              <w:rPr>
                <w:ins w:id="1063" w:author="Tiếp thu thẩm định lần 3 (Claude)" w:date="2026-09-27T11:30:42Z"/>
                <w:rFonts w:asciiTheme="majorHAnsi" w:hAnsiTheme="majorHAnsi" w:cstheme="majorHAnsi"/>
                <w:sz w:val="28"/>
                <w:szCs w:val="28"/>
              </w:rPr>
            </w:pPr>
            <w:ins w:id="1062" w:author="Tiếp thu thẩm định lần 3 (Claude)" w:date="2026-09-27T11:30:42Z">
              <w:r>
                <w:rPr>
                  <w:rFonts w:asciiTheme="majorHAnsi" w:hAnsiTheme="majorHAnsi" w:cstheme="majorHAnsi"/>
                  <w:sz w:val="24"/>
                  <w:szCs w:val="24"/>
                </w:rPr>
                <w:t xml:space="preserve">Đã khắc phục trong bản 1.3.1: chỉ lưu chương trình, loại hành động, loại tác tử; làm sạch nhật ký cũ</w:t>
              </w:r>
            </w:ins>
          </w:p>
        </w:tc>
        <w:tc>
          <w:tcPr>
            <w:tcW w:w="2500" w:type="dxa"/>
            <w:vAlign w:val="center"/>
          </w:tcPr>
          <w:p w14:paraId="5309587E" w14:textId="77777777" w:rsidR="00E0585F" w:rsidRPr="008F2450" w:rsidRDefault="00E0585F" w:rsidP="008F2450">
            <w:pPr>
              <w:widowControl w:val="0"/>
              <w:jc w:val="both"/>
              <w:rPr>
                <w:ins w:id="1065" w:author="Tiếp thu thẩm định lần 3 (Claude)" w:date="2026-09-27T11:30:42Z"/>
                <w:rFonts w:asciiTheme="majorHAnsi" w:hAnsiTheme="majorHAnsi" w:cstheme="majorHAnsi"/>
                <w:sz w:val="28"/>
                <w:szCs w:val="28"/>
              </w:rPr>
            </w:pPr>
            <w:ins w:id="1064" w:author="Tiếp thu thẩm định lần 3 (Claude)" w:date="2026-09-27T11:30:42Z">
              <w:r>
                <w:rPr>
                  <w:rFonts w:asciiTheme="majorHAnsi" w:hAnsiTheme="majorHAnsi" w:cstheme="majorHAnsi"/>
                  <w:sz w:val="24"/>
                  <w:szCs w:val="24"/>
                </w:rPr>
                <w:t xml:space="preserve">ktc_nhat_ky.py; test_plugin_131</w:t>
              </w:r>
            </w:ins>
          </w:p>
        </w:tc>
      </w:tr>
      <w:tr w:rsidR="00E0585F" w:rsidRPr="00E0585F" w14:paraId="2894AE38" w14:textId="77777777" w:rsidTr="008F2450">
        <w:trPr>
          <w:jc w:val="center"/>
          <w:ins w:id="1057" w:author="Tiếp thu thẩm định lần 3 (Claude)" w:date="2026-09-27T11:30:42Z"/>
          <w:ins w:id="1066" w:author="Tiếp thu thẩm định lần 3 (Claude)" w:date="2026-09-27T11:30:42Z"/>
        </w:trPr>
        <w:tc>
          <w:tcPr>
            <w:tcW w:w="567" w:type="dxa"/>
            <w:vAlign w:val="center"/>
          </w:tcPr>
          <w:p w14:paraId="5A3E7848" w14:textId="77777777" w:rsidR="00E0585F" w:rsidRPr="008F2450" w:rsidRDefault="00E0585F" w:rsidP="008F2450">
            <w:pPr>
              <w:widowControl w:val="0"/>
              <w:jc w:val="center"/>
              <w:rPr>
                <w:ins w:id="1068" w:author="Tiếp thu thẩm định lần 3 (Claude)" w:date="2026-09-27T11:30:42Z"/>
                <w:ins w:id="1059" w:author="Tiếp thu thẩm định lần 3 (Claude)" w:date="2026-09-27T11:30:42Z"/>
                <w:rFonts w:asciiTheme="majorHAnsi" w:hAnsiTheme="majorHAnsi" w:cstheme="majorHAnsi"/>
                <w:sz w:val="28"/>
                <w:szCs w:val="28"/>
              </w:rPr>
            </w:pPr>
            <w:ins w:id="1067" w:author="Tiếp thu thẩm định lần 3 (Claude)" w:date="2026-09-27T11:30:42Z">
              <w:r>
                <w:rPr>
                  <w:rFonts w:asciiTheme="majorHAnsi" w:hAnsiTheme="majorHAnsi" w:cstheme="majorHAnsi"/>
                  <w:sz w:val="24"/>
                  <w:szCs w:val="24"/>
                </w:rPr>
                <w:t xml:space="preserve">11</w:t>
              </w:r>
            </w:ins>
          </w:p>
        </w:tc>
        <w:tc>
          <w:tcPr>
            <w:tcW w:w="3000" w:type="dxa"/>
            <w:vAlign w:val="center"/>
          </w:tcPr>
          <w:p w14:paraId="2999358E" w14:textId="77777777" w:rsidR="00E0585F" w:rsidRPr="008F2450" w:rsidRDefault="00E0585F" w:rsidP="008F2450">
            <w:pPr>
              <w:widowControl w:val="0"/>
              <w:jc w:val="both"/>
              <w:rPr>
                <w:ins w:id="1070" w:author="Tiếp thu thẩm định lần 3 (Claude)" w:date="2026-09-27T11:30:42Z"/>
                <w:ins w:id="1061" w:author="Tiếp thu thẩm định lần 3 (Claude)" w:date="2026-09-27T11:30:42Z"/>
                <w:rFonts w:asciiTheme="majorHAnsi" w:hAnsiTheme="majorHAnsi" w:cstheme="majorHAnsi"/>
                <w:sz w:val="28"/>
                <w:szCs w:val="28"/>
              </w:rPr>
            </w:pPr>
            <w:ins w:id="1069" w:author="Tiếp thu thẩm định lần 3 (Claude)" w:date="2026-09-27T11:30:42Z">
              <w:r>
                <w:rPr>
                  <w:rFonts w:asciiTheme="majorHAnsi" w:hAnsiTheme="majorHAnsi" w:cstheme="majorHAnsi"/>
                  <w:sz w:val="24"/>
                  <w:szCs w:val="24"/>
                </w:rPr>
                <w:t xml:space="preserve">Thao tác chặn ghi bị vượt qua (thẩm định lần 3)</w:t>
              </w:r>
            </w:ins>
          </w:p>
        </w:tc>
        <w:tc>
          <w:tcPr>
            <w:tcW w:w="3000" w:type="dxa"/>
            <w:vAlign w:val="center"/>
          </w:tcPr>
          <w:p w14:paraId="75A8426D" w14:textId="77777777" w:rsidR="00E0585F" w:rsidRPr="008F2450" w:rsidRDefault="00E0585F" w:rsidP="008F2450">
            <w:pPr>
              <w:widowControl w:val="0"/>
              <w:jc w:val="both"/>
              <w:rPr>
                <w:ins w:id="1072" w:author="Tiếp thu thẩm định lần 3 (Claude)" w:date="2026-09-27T11:30:42Z"/>
                <w:ins w:id="1063" w:author="Tiếp thu thẩm định lần 3 (Claude)" w:date="2026-09-27T11:30:42Z"/>
                <w:rFonts w:asciiTheme="majorHAnsi" w:hAnsiTheme="majorHAnsi" w:cstheme="majorHAnsi"/>
                <w:sz w:val="28"/>
                <w:szCs w:val="28"/>
              </w:rPr>
            </w:pPr>
            <w:ins w:id="1071" w:author="Tiếp thu thẩm định lần 3 (Claude)" w:date="2026-09-27T11:30:42Z">
              <w:r>
                <w:rPr>
                  <w:rFonts w:asciiTheme="majorHAnsi" w:hAnsiTheme="majorHAnsi" w:cstheme="majorHAnsi"/>
                  <w:sz w:val="24"/>
                  <w:szCs w:val="24"/>
                </w:rPr>
                <w:t xml:space="preserve">Đã khắc phục: hai tầng chặn, hỏi xác nhận; 0 chặn nhầm trên 1.481 lệnh thật</w:t>
              </w:r>
            </w:ins>
          </w:p>
        </w:tc>
        <w:tc>
          <w:tcPr>
            <w:tcW w:w="2500" w:type="dxa"/>
            <w:vAlign w:val="center"/>
          </w:tcPr>
          <w:p w14:paraId="5309587E" w14:textId="77777777" w:rsidR="00E0585F" w:rsidRPr="008F2450" w:rsidRDefault="00E0585F" w:rsidP="008F2450">
            <w:pPr>
              <w:widowControl w:val="0"/>
              <w:jc w:val="both"/>
              <w:rPr>
                <w:ins w:id="1074" w:author="Tiếp thu thẩm định lần 3 (Claude)" w:date="2026-09-27T11:30:42Z"/>
                <w:ins w:id="1065" w:author="Tiếp thu thẩm định lần 3 (Claude)" w:date="2026-09-27T11:30:42Z"/>
                <w:rFonts w:asciiTheme="majorHAnsi" w:hAnsiTheme="majorHAnsi" w:cstheme="majorHAnsi"/>
                <w:sz w:val="28"/>
                <w:szCs w:val="28"/>
              </w:rPr>
            </w:pPr>
            <w:ins w:id="1073" w:author="Tiếp thu thẩm định lần 3 (Claude)" w:date="2026-09-27T11:30:42Z">
              <w:r>
                <w:rPr>
                  <w:rFonts w:asciiTheme="majorHAnsi" w:hAnsiTheme="majorHAnsi" w:cstheme="majorHAnsi"/>
                  <w:sz w:val="24"/>
                  <w:szCs w:val="24"/>
                </w:rPr>
                <w:t xml:space="preserve">ktc_guard.py; 14 ca chặn, 3 ca hỏi, 7 ca cho qua</w:t>
              </w:r>
            </w:ins>
          </w:p>
        </w:tc>
      </w:tr>
      <w:tr w:rsidR="00E0585F" w:rsidRPr="00E0585F" w14:paraId="2894AE38" w14:textId="77777777" w:rsidTr="008F2450">
        <w:trPr>
          <w:jc w:val="center"/>
          <w:ins w:id="1057" w:author="Tiếp thu thẩm định lần 3 (Claude)" w:date="2026-09-27T11:30:42Z"/>
          <w:ins w:id="1066" w:author="Tiếp thu thẩm định lần 3 (Claude)" w:date="2026-09-27T11:30:42Z"/>
          <w:ins w:id="1075" w:author="Tiếp thu thẩm định lần 3 (Claude)" w:date="2026-09-27T11:30:42Z"/>
        </w:trPr>
        <w:tc>
          <w:tcPr>
            <w:tcW w:w="567" w:type="dxa"/>
            <w:vAlign w:val="center"/>
          </w:tcPr>
          <w:p w14:paraId="5A3E7848" w14:textId="77777777" w:rsidR="00E0585F" w:rsidRPr="008F2450" w:rsidRDefault="00E0585F" w:rsidP="008F2450">
            <w:pPr>
              <w:widowControl w:val="0"/>
              <w:jc w:val="center"/>
              <w:rPr>
                <w:ins w:id="1077" w:author="Tiếp thu thẩm định lần 3 (Claude)" w:date="2026-09-27T11:30:42Z"/>
                <w:ins w:id="1068" w:author="Tiếp thu thẩm định lần 3 (Claude)" w:date="2026-09-27T11:30:42Z"/>
                <w:ins w:id="1059" w:author="Tiếp thu thẩm định lần 3 (Claude)" w:date="2026-09-27T11:30:42Z"/>
                <w:rFonts w:asciiTheme="majorHAnsi" w:hAnsiTheme="majorHAnsi" w:cstheme="majorHAnsi"/>
                <w:sz w:val="28"/>
                <w:szCs w:val="28"/>
              </w:rPr>
            </w:pPr>
            <w:ins w:id="1076" w:author="Tiếp thu thẩm định lần 3 (Claude)" w:date="2026-09-27T11:30:42Z">
              <w:r>
                <w:rPr>
                  <w:rFonts w:asciiTheme="majorHAnsi" w:hAnsiTheme="majorHAnsi" w:cstheme="majorHAnsi"/>
                  <w:sz w:val="24"/>
                  <w:szCs w:val="24"/>
                </w:rPr>
                <w:t xml:space="preserve">12</w:t>
              </w:r>
            </w:ins>
          </w:p>
        </w:tc>
        <w:tc>
          <w:tcPr>
            <w:tcW w:w="3000" w:type="dxa"/>
            <w:vAlign w:val="center"/>
          </w:tcPr>
          <w:p w14:paraId="2999358E" w14:textId="77777777" w:rsidR="00E0585F" w:rsidRPr="008F2450" w:rsidRDefault="00E0585F" w:rsidP="008F2450">
            <w:pPr>
              <w:widowControl w:val="0"/>
              <w:jc w:val="both"/>
              <w:rPr>
                <w:ins w:id="1079" w:author="Tiếp thu thẩm định lần 3 (Claude)" w:date="2026-09-27T11:30:42Z"/>
                <w:ins w:id="1070" w:author="Tiếp thu thẩm định lần 3 (Claude)" w:date="2026-09-27T11:30:42Z"/>
                <w:ins w:id="1061" w:author="Tiếp thu thẩm định lần 3 (Claude)" w:date="2026-09-27T11:30:42Z"/>
                <w:rFonts w:asciiTheme="majorHAnsi" w:hAnsiTheme="majorHAnsi" w:cstheme="majorHAnsi"/>
                <w:sz w:val="28"/>
                <w:szCs w:val="28"/>
              </w:rPr>
            </w:pPr>
            <w:ins w:id="1078" w:author="Tiếp thu thẩm định lần 3 (Claude)" w:date="2026-09-27T11:30:42Z">
              <w:r>
                <w:rPr>
                  <w:rFonts w:asciiTheme="majorHAnsi" w:hAnsiTheme="majorHAnsi" w:cstheme="majorHAnsi"/>
                  <w:sz w:val="24"/>
                  <w:szCs w:val="24"/>
                </w:rPr>
                <w:t xml:space="preserve">Hiệu quả token</w:t>
              </w:r>
            </w:ins>
          </w:p>
        </w:tc>
        <w:tc>
          <w:tcPr>
            <w:tcW w:w="3000" w:type="dxa"/>
            <w:vAlign w:val="center"/>
          </w:tcPr>
          <w:p w14:paraId="75A8426D" w14:textId="77777777" w:rsidR="00E0585F" w:rsidRPr="008F2450" w:rsidRDefault="00E0585F" w:rsidP="008F2450">
            <w:pPr>
              <w:widowControl w:val="0"/>
              <w:jc w:val="both"/>
              <w:rPr>
                <w:ins w:id="1081" w:author="Tiếp thu thẩm định lần 3 (Claude)" w:date="2026-09-27T11:30:42Z"/>
                <w:ins w:id="1072" w:author="Tiếp thu thẩm định lần 3 (Claude)" w:date="2026-09-27T11:30:42Z"/>
                <w:ins w:id="1063" w:author="Tiếp thu thẩm định lần 3 (Claude)" w:date="2026-09-27T11:30:42Z"/>
                <w:rFonts w:asciiTheme="majorHAnsi" w:hAnsiTheme="majorHAnsi" w:cstheme="majorHAnsi"/>
                <w:sz w:val="28"/>
                <w:szCs w:val="28"/>
              </w:rPr>
            </w:pPr>
            <w:ins w:id="1080" w:author="Tiếp thu thẩm định lần 3 (Claude)" w:date="2026-09-27T11:30:42Z">
              <w:r>
                <w:rPr>
                  <w:rFonts w:asciiTheme="majorHAnsi" w:hAnsiTheme="majorHAnsi" w:cstheme="majorHAnsi"/>
                  <w:sz w:val="24"/>
                  <w:szCs w:val="24"/>
                </w:rPr>
                <w:t xml:space="preserve">Đã giảm khối quy tắc 45%, nạp đầu phiên 44%; viết lại mô tả kỹ năng báo cáo (kích hoạt đúng 15/15 ca); mô tả các kỹ năng khác rút gọn kèm đo trong thí điểm</w:t>
              </w:r>
            </w:ins>
          </w:p>
        </w:tc>
        <w:tc>
          <w:tcPr>
            <w:tcW w:w="2500" w:type="dxa"/>
            <w:vAlign w:val="center"/>
          </w:tcPr>
          <w:p w14:paraId="5309587E" w14:textId="77777777" w:rsidR="00E0585F" w:rsidRPr="008F2450" w:rsidRDefault="00E0585F" w:rsidP="008F2450">
            <w:pPr>
              <w:widowControl w:val="0"/>
              <w:jc w:val="both"/>
              <w:rPr>
                <w:ins w:id="1083" w:author="Tiếp thu thẩm định lần 3 (Claude)" w:date="2026-09-27T11:30:42Z"/>
                <w:ins w:id="1074" w:author="Tiếp thu thẩm định lần 3 (Claude)" w:date="2026-09-27T11:30:42Z"/>
                <w:ins w:id="1065" w:author="Tiếp thu thẩm định lần 3 (Claude)" w:date="2026-09-27T11:30:42Z"/>
                <w:rFonts w:asciiTheme="majorHAnsi" w:hAnsiTheme="majorHAnsi" w:cstheme="majorHAnsi"/>
                <w:sz w:val="28"/>
                <w:szCs w:val="28"/>
              </w:rPr>
            </w:pPr>
            <w:ins w:id="1082" w:author="Tiếp thu thẩm định lần 3 (Claude)" w:date="2026-09-27T11:30:42Z">
              <w:r>
                <w:rPr>
                  <w:rFonts w:asciiTheme="majorHAnsi" w:hAnsiTheme="majorHAnsi" w:cstheme="majorHAnsi"/>
                  <w:sz w:val="24"/>
                  <w:szCs w:val="24"/>
                </w:rPr>
                <w:t xml:space="preserve">DO-TOKEN-1.3.1.md</w:t>
              </w:r>
            </w:ins>
          </w:p>
        </w:tc>
      </w:tr>
      <w:tr w:rsidR="00E0585F" w:rsidRPr="00E0585F" w14:paraId="2894AE38" w14:textId="77777777" w:rsidTr="008F2450">
        <w:trPr>
          <w:jc w:val="center"/>
          <w:ins w:id="1057" w:author="Tiếp thu thẩm định lần 3 (Claude)" w:date="2026-09-27T11:30:42Z"/>
          <w:ins w:id="1066" w:author="Tiếp thu thẩm định lần 3 (Claude)" w:date="2026-09-27T11:30:42Z"/>
          <w:ins w:id="1075" w:author="Tiếp thu thẩm định lần 3 (Claude)" w:date="2026-09-27T11:30:42Z"/>
          <w:ins w:id="1084" w:author="Tiếp thu thẩm định lần 3 (Claude)" w:date="2026-09-27T11:30:42Z"/>
        </w:trPr>
        <w:tc>
          <w:tcPr>
            <w:tcW w:w="567" w:type="dxa"/>
            <w:vAlign w:val="center"/>
          </w:tcPr>
          <w:p w14:paraId="5A3E7848" w14:textId="77777777" w:rsidR="00E0585F" w:rsidRPr="008F2450" w:rsidRDefault="00E0585F" w:rsidP="008F2450">
            <w:pPr>
              <w:widowControl w:val="0"/>
              <w:jc w:val="center"/>
              <w:rPr>
                <w:ins w:id="1086" w:author="Tiếp thu thẩm định lần 3 (Claude)" w:date="2026-09-27T11:30:42Z"/>
                <w:ins w:id="1077" w:author="Tiếp thu thẩm định lần 3 (Claude)" w:date="2026-09-27T11:30:42Z"/>
                <w:ins w:id="1068" w:author="Tiếp thu thẩm định lần 3 (Claude)" w:date="2026-09-27T11:30:42Z"/>
                <w:ins w:id="1059" w:author="Tiếp thu thẩm định lần 3 (Claude)" w:date="2026-09-27T11:30:42Z"/>
                <w:rFonts w:asciiTheme="majorHAnsi" w:hAnsiTheme="majorHAnsi" w:cstheme="majorHAnsi"/>
                <w:sz w:val="28"/>
                <w:szCs w:val="28"/>
              </w:rPr>
            </w:pPr>
            <w:ins w:id="1085" w:author="Tiếp thu thẩm định lần 3 (Claude)" w:date="2026-09-27T11:30:42Z">
              <w:r>
                <w:rPr>
                  <w:rFonts w:asciiTheme="majorHAnsi" w:hAnsiTheme="majorHAnsi" w:cstheme="majorHAnsi"/>
                  <w:sz w:val="24"/>
                  <w:szCs w:val="24"/>
                </w:rPr>
                <w:t xml:space="preserve">13</w:t>
              </w:r>
            </w:ins>
          </w:p>
        </w:tc>
        <w:tc>
          <w:tcPr>
            <w:tcW w:w="3000" w:type="dxa"/>
            <w:vAlign w:val="center"/>
          </w:tcPr>
          <w:p w14:paraId="2999358E" w14:textId="77777777" w:rsidR="00E0585F" w:rsidRPr="008F2450" w:rsidRDefault="00E0585F" w:rsidP="008F2450">
            <w:pPr>
              <w:widowControl w:val="0"/>
              <w:jc w:val="both"/>
              <w:rPr>
                <w:ins w:id="1088" w:author="Tiếp thu thẩm định lần 3 (Claude)" w:date="2026-09-27T11:30:42Z"/>
                <w:ins w:id="1079" w:author="Tiếp thu thẩm định lần 3 (Claude)" w:date="2026-09-27T11:30:42Z"/>
                <w:ins w:id="1070" w:author="Tiếp thu thẩm định lần 3 (Claude)" w:date="2026-09-27T11:30:42Z"/>
                <w:ins w:id="1061" w:author="Tiếp thu thẩm định lần 3 (Claude)" w:date="2026-09-27T11:30:42Z"/>
                <w:rFonts w:asciiTheme="majorHAnsi" w:hAnsiTheme="majorHAnsi" w:cstheme="majorHAnsi"/>
                <w:sz w:val="28"/>
                <w:szCs w:val="28"/>
              </w:rPr>
            </w:pPr>
            <w:ins w:id="1087" w:author="Tiếp thu thẩm định lần 3 (Claude)" w:date="2026-09-27T11:30:42Z">
              <w:r>
                <w:rPr>
                  <w:rFonts w:asciiTheme="majorHAnsi" w:hAnsiTheme="majorHAnsi" w:cstheme="majorHAnsi"/>
                  <w:sz w:val="24"/>
                  <w:szCs w:val="24"/>
                </w:rPr>
                <w:t xml:space="preserve">Phân quyền chỉ đọc kho KTC-Database, biểu mẫu chuẩn</w:t>
              </w:r>
            </w:ins>
          </w:p>
        </w:tc>
        <w:tc>
          <w:tcPr>
            <w:tcW w:w="3000" w:type="dxa"/>
            <w:vAlign w:val="center"/>
          </w:tcPr>
          <w:p w14:paraId="75A8426D" w14:textId="77777777" w:rsidR="00E0585F" w:rsidRPr="008F2450" w:rsidRDefault="00E0585F" w:rsidP="008F2450">
            <w:pPr>
              <w:widowControl w:val="0"/>
              <w:jc w:val="both"/>
              <w:rPr>
                <w:ins w:id="1090" w:author="Tiếp thu thẩm định lần 3 (Claude)" w:date="2026-09-27T11:30:42Z"/>
                <w:ins w:id="1081" w:author="Tiếp thu thẩm định lần 3 (Claude)" w:date="2026-09-27T11:30:42Z"/>
                <w:ins w:id="1072" w:author="Tiếp thu thẩm định lần 3 (Claude)" w:date="2026-09-27T11:30:42Z"/>
                <w:ins w:id="1063" w:author="Tiếp thu thẩm định lần 3 (Claude)" w:date="2026-09-27T11:30:42Z"/>
                <w:rFonts w:asciiTheme="majorHAnsi" w:hAnsiTheme="majorHAnsi" w:cstheme="majorHAnsi"/>
                <w:sz w:val="28"/>
                <w:szCs w:val="28"/>
              </w:rPr>
            </w:pPr>
            <w:ins w:id="1089" w:author="Tiếp thu thẩm định lần 3 (Claude)" w:date="2026-09-27T11:30:42Z">
              <w:r>
                <w:rPr>
                  <w:rFonts w:asciiTheme="majorHAnsi" w:hAnsiTheme="majorHAnsi" w:cstheme="majorHAnsi"/>
                  <w:sz w:val="24"/>
                  <w:szCs w:val="24"/>
                </w:rPr>
                <w:t xml:space="preserve">Chưa thực hiện</w:t>
              </w:r>
            </w:ins>
          </w:p>
        </w:tc>
        <w:tc>
          <w:tcPr>
            <w:tcW w:w="2500" w:type="dxa"/>
            <w:vAlign w:val="center"/>
          </w:tcPr>
          <w:p w14:paraId="5309587E" w14:textId="77777777" w:rsidR="00E0585F" w:rsidRPr="008F2450" w:rsidRDefault="00E0585F" w:rsidP="008F2450">
            <w:pPr>
              <w:widowControl w:val="0"/>
              <w:jc w:val="both"/>
              <w:rPr>
                <w:ins w:id="1092" w:author="Tiếp thu thẩm định lần 3 (Claude)" w:date="2026-09-27T11:30:42Z"/>
                <w:ins w:id="1083" w:author="Tiếp thu thẩm định lần 3 (Claude)" w:date="2026-09-27T11:30:42Z"/>
                <w:ins w:id="1074" w:author="Tiếp thu thẩm định lần 3 (Claude)" w:date="2026-09-27T11:30:42Z"/>
                <w:ins w:id="1065" w:author="Tiếp thu thẩm định lần 3 (Claude)" w:date="2026-09-27T11:30:42Z"/>
                <w:rFonts w:asciiTheme="majorHAnsi" w:hAnsiTheme="majorHAnsi" w:cstheme="majorHAnsi"/>
                <w:sz w:val="28"/>
                <w:szCs w:val="28"/>
              </w:rPr>
            </w:pPr>
            <w:ins w:id="1091" w:author="Tiếp thu thẩm định lần 3 (Claude)" w:date="2026-09-27T11:30:42Z">
              <w:r>
                <w:rPr>
                  <w:rFonts w:asciiTheme="majorHAnsi" w:hAnsiTheme="majorHAnsi" w:cstheme="majorHAnsi"/>
                  <w:sz w:val="24"/>
                  <w:szCs w:val="24"/>
                </w:rPr>
                <w:t xml:space="preserve">Biên bản kiểm tra bằng tài khoản thử (trước 30/9/2026)</w:t>
              </w:r>
            </w:ins>
          </w:p>
        </w:tc>
      </w:tr>
    </w:tbl>
    <w:p w14:paraId="61F00FC6" w14:textId="77777777" w:rsidR="00B60CA8" w:rsidRPr="00B60CA8" w:rsidRDefault="008F2450" w:rsidP="006465FF">
      <w:pPr>
        <w:widowControl w:val="0"/>
        <w:spacing w:before="120" w:after="120"/>
        <w:ind w:firstLine="720"/>
        <w:jc w:val="both"/>
        <w:rPr>
          <w:ins w:id="1056" w:author="Tiếp thu thẩm định lần 3 (Claude)" w:date="2026-09-27T11:30:42Z"/>
          <w:rFonts w:asciiTheme="majorHAnsi" w:hAnsiTheme="majorHAnsi" w:cstheme="majorHAnsi"/>
          <w:sz w:val="28"/>
          <w:szCs w:val="28"/>
          <w:shd w:val="clear" w:color="auto" w:fill="FFFFFF"/>
        </w:rPr>
      </w:pPr>
      <w:ins w:id="1055" w:author="Tiếp thu thẩm định lần 3 (Claude)" w:date="2026-09-27T11:30:42Z">
        <w:r>
          <w:rPr>
            <w:rFonts w:asciiTheme="majorHAnsi" w:hAnsiTheme="majorHAnsi" w:cstheme="majorHAnsi"/>
            <w:sz w:val="28"/>
            <w:szCs w:val="28"/>
            <w:shd w:val="clear" w:color="auto" w:fill="FFFFFF"/>
          </w:rPr>
          <w:t xml:space="preserve">-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(Báo cáo tiếp thu, giải trình lần 3). Bổ sung trạng thái:</w:t>
        </w:r>
      </w:ins>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Tài liệu đầu vào: Thông báo số 736/TB-CĐKT, Thông báo số 817/TB-CĐKT, Quyết định số 1923/QĐ-CĐKT, Thông báo số 1052/TB-CĐKT, mẫu Phụ lục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464F67A9" w14:textId="77777777" w:rsidR="00B60CA8" w:rsidRPr="00B60CA8" w:rsidRDefault="008F2450" w:rsidP="006465FF">
      <w:pPr>
        <w:widowControl w:val="0"/>
        <w:spacing w:before="120" w:after="120"/>
        <w:ind w:firstLine="720"/>
        <w:jc w:val="both"/>
        <w:rPr>
          <w:ins w:id="1094" w:author="Tiếp thu thẩm định lần 3 (Claude)" w:date="2026-09-27T11:30:42Z"/>
          <w:rFonts w:asciiTheme="majorHAnsi" w:hAnsiTheme="majorHAnsi" w:cstheme="majorHAnsi"/>
          <w:sz w:val="28"/>
          <w:szCs w:val="28"/>
          <w:shd w:val="clear" w:color="auto" w:fill="FFFFFF"/>
        </w:rPr>
      </w:pPr>
      <w:ins w:id="1093" w:author="Tiếp thu thẩm định lần 3 (Claude)" w:date="2026-09-27T11:30:42Z">
        <w:r>
          <w:rPr>
            <w:rFonts w:asciiTheme="majorHAnsi" w:hAnsiTheme="majorHAnsi" w:cstheme="majorHAnsi"/>
            <w:sz w:val="28"/>
            <w:szCs w:val="28"/>
            <w:shd w:val="clear" w:color="auto" w:fill="FFFFFF"/>
          </w:rPr>
          <w:t xml:space="preserve">-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ins>
    </w:p>
    <w:p w14:paraId="20EE2A5A" w14:textId="5F4FCB5C"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del w:id="1095" w:author="Tiếp thu thẩm định lần 3 (Claude)" w:date="2026-09-27T11:30:42Z">
        <w:r w:rsidRPr="00387637">
          <w:rPr>
            <w:rFonts w:asciiTheme="majorHAnsi" w:hAnsiTheme="majorHAnsi" w:cstheme="majorHAnsi"/>
            <w:bCs/>
            <w:i/>
            <w:sz w:val="28"/>
            <w:szCs w:val="28"/>
            <w:shd w:val="clear" w:color="auto" w:fill="FFFFFF"/>
          </w:rPr>
          <w:delText xml:space="preserve">(i) thẩm định độc lập bổ sung (vòng 3) trên tệp plugin bản 1.3.0 để xác nhận việc khắc phục (vòng 1, vòng 2 đã thực hiện, kết quả tại Mục 6)</w:delText>
        </w:r>
      </w:del>
      <w:ins w:id="1096" w:author="Tiếp thu thẩm định lần 3 (Claude)" w:date="2026-09-27T11:30:42Z">
        <w:r w:rsidRPr="00387637">
          <w:rPr>
            <w:rFonts w:asciiTheme="majorHAnsi" w:hAnsiTheme="majorHAnsi" w:cstheme="majorHAnsi"/>
            <w:bCs/>
            <w:i/>
            <w:sz w:val="28"/>
            <w:szCs w:val="28"/>
            <w:shd w:val="clear" w:color="auto" w:fill="FFFFFF"/>
          </w:rPr>
          <w:t xml:space="preserve">(i) thẩm định độc lập bổ sung (vòng 4) trên tệp plugin bản 1.3.1 để xác nhận việc khắc phục (vòng 1, vòng 2, vòng 3 đã thực hiện, kết quả tại Mục 6)</w:t>
        </w:r>
      </w:ins>
      <w:r w:rsidRPr="00387637">
        <w:rPr>
          <w:rFonts w:asciiTheme="majorHAnsi" w:hAnsiTheme="majorHAnsi" w:cstheme="majorHAnsi"/>
          <w:bCs/>
          <w:i/>
          <w:sz w:val="28"/>
          <w:szCs w:val="28"/>
          <w:shd w:val="clear" w:color="auto" w:fill="FFFFFF"/>
        </w:rPr>
        <w:t xml:space="preserve">; (ii) kiểm thử nghiệm thu trên Claude (trò chuyện) và Claude Cowork; </w:t>
      </w:r>
      <w:del w:id="1097" w:author="Tiếp thu thẩm định lần 3 (Claude)" w:date="2026-09-27T11:30:42Z">
        <w:r w:rsidRPr="00387637">
          <w:rPr>
            <w:rFonts w:asciiTheme="majorHAnsi" w:hAnsiTheme="majorHAnsi" w:cstheme="majorHAnsi"/>
            <w:bCs/>
            <w:i/>
            <w:sz w:val="28"/>
            <w:szCs w:val="28"/>
            <w:shd w:val="clear" w:color="auto" w:fill="FFFFFF"/>
          </w:rPr>
          <w:delText xml:space="preserve">(iii) kiểm kê, thu hồi phiên bản cũ ở cấp tổ chức;</w:delText>
        </w:r>
      </w:del>
      <w:ins w:id="1098" w:author="Tiếp thu thẩm định lần 3 (Claude)" w:date="2026-09-27T11:30:42Z">
        <w:r w:rsidRPr="00387637">
          <w:rPr>
            <w:rFonts w:asciiTheme="majorHAnsi" w:hAnsiTheme="majorHAnsi" w:cstheme="majorHAnsi"/>
            <w:bCs/>
            <w:i/>
            <w:sz w:val="28"/>
            <w:szCs w:val="28"/>
            <w:shd w:val="clear" w:color="auto" w:fill="FFFFFF"/>
          </w:rPr>
          <w:t xml:space="preserve">(iii) kiểm kê, thu hồi phiên bản cũ ở cấp tổ chức; phân quyền chỉ đọc kho KTC-Database có biên bản;</w:t>
        </w:r>
      </w:ins>
      <w:r w:rsidRPr="00387637">
        <w:rPr>
          <w:rFonts w:asciiTheme="majorHAnsi" w:hAnsiTheme="majorHAnsi" w:cstheme="majorHAnsi"/>
          <w:bCs/>
          <w:i/>
          <w:sz w:val="28"/>
          <w:szCs w:val="28"/>
          <w:shd w:val="clear" w:color="auto" w:fill="FFFFFF"/>
        </w:rPr>
        <w:t xml:space="preserve"> </w:t>
      </w:r>
      <w:del w:id="1099" w:author="Tiếp thu thẩm định lần 3 (Claude)" w:date="2026-09-27T11:30:42Z">
        <w:r w:rsidRPr="00387637">
          <w:rPr>
            <w:rFonts w:asciiTheme="majorHAnsi" w:hAnsiTheme="majorHAnsi" w:cstheme="majorHAnsi"/>
            <w:bCs/>
            <w:i/>
            <w:sz w:val="28"/>
            <w:szCs w:val="28"/>
            <w:shd w:val="clear" w:color="auto" w:fill="FFFFFF"/>
          </w:rPr>
          <w:delText xml:space="preserve">(iv) xác minh Thông báo số 917/TB-CĐKT, 924/TB-CĐKT, 948/TB-CĐKT (chưa có trong kho) theo phiếu rà soát bằng Skill “ktc-ra-soat-897” (2 vòng đối với dự thảo Thông báo và Tài liệu hướng dẫn đã thực hiện ngày 27/9/2026).</w:delText>
        </w:r>
      </w:del>
      <w:ins w:id="1100" w:author="Tiếp thu thẩm định lần 3 (Claude)" w:date="2026-09-27T11:30:42Z">
        <w:r w:rsidRPr="00387637">
          <w:rPr>
            <w:rFonts w:asciiTheme="majorHAnsi" w:hAnsiTheme="majorHAnsi" w:cstheme="majorHAnsi"/>
            <w:bCs/>
            <w:i/>
            <w:sz w:val="28"/>
            <w:szCs w:val="28"/>
            <w:shd w:val="clear" w:color="auto" w:fill="FFFFFF"/>
          </w:rPr>
          <w:t xml:space="preserve">(iv) rà soát bằng Skill “ktc-ra-soat-897” phần sửa đổi lần 3 của dự thảo Thông báo, Tài liệu hướng dẫn (2 vòng đối với Thông báo bản 5, Tài liệu hướng dẫn bản 4 đã thực hiện; Thông báo số 917/TB-CĐKT, 924/TB-CĐKT, 948/TB-CĐKT đã đối chiếu bản gốc ngày 27/9/2026).</w:t>
        </w:r>
      </w:ins>
      <w:r w:rsidRPr="00387637">
        <w:rPr>
          <w:rFonts w:asciiTheme="majorHAnsi" w:hAnsiTheme="majorHAnsi" w:cstheme="majorHAnsi"/>
          <w:bCs/>
          <w:i/>
          <w:sz w:val="28"/>
          <w:szCs w:val="28"/>
          <w:shd w:val="clear" w:color="auto" w:fill="FFFFFF"/>
        </w:rPr>
        <w:t xml:space="preserve">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1340208A" w14:textId="77777777" w:rsidR="008F2450" w:rsidRDefault="008F2450" w:rsidP="004B4C8F">
            <w:pPr>
              <w:ind w:hanging="108"/>
              <w:rPr>
                <w:rFonts w:asciiTheme="majorHAnsi" w:hAnsiTheme="majorHAnsi" w:cstheme="majorHAnsi"/>
                <w:b/>
                <w:i/>
                <w:color w:val="000000"/>
                <w:sz w:val="24"/>
              </w:rPr>
            </w:pPr>
          </w:p>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42A2EB1A"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sz w:val="28"/>
                <w:szCs w:val="28"/>
                <w:lang w:val="nl-NL"/>
              </w:rPr>
              <w:t>Lê Trí Khải</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80313" w14:textId="77777777" w:rsidR="00DB366C" w:rsidRDefault="00DB366C">
      <w:r>
        <w:separator/>
      </w:r>
    </w:p>
  </w:endnote>
  <w:endnote w:type="continuationSeparator" w:id="0">
    <w:p w14:paraId="366314AB" w14:textId="77777777" w:rsidR="00DB366C" w:rsidRDefault="00DB3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B91FC" w14:textId="77777777" w:rsidR="00DB366C" w:rsidRDefault="00DB366C">
      <w:r>
        <w:separator/>
      </w:r>
    </w:p>
  </w:footnote>
  <w:footnote w:type="continuationSeparator" w:id="0">
    <w:p w14:paraId="25450639" w14:textId="77777777" w:rsidR="00DB366C" w:rsidRDefault="00DB3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2104</Words>
  <Characters>11995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5</cp:revision>
  <cp:lastPrinted>2020-02-11T03:16:00Z</cp:lastPrinted>
  <dcterms:created xsi:type="dcterms:W3CDTF">2026-07-28T09:22:00Z</dcterms:created>
  <dcterms:modified xsi:type="dcterms:W3CDTF">2026-09-26T23:49:00Z</dcterms:modified>
</cp:coreProperties>
</file>