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1 đối với bộ công cụ trí tuệ nhân tạo KTC-Quan-tri và dự thảo Thông báo hướng dẫn sử dụng</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07 báo cáo thẩm định độc lập lần 1 ngày 26/9/2026 của 04 hệ thống trí tuệ nhân tạo (ChatGPT, Grok, Copilot, Gemini) đối với hồ sơ bộ công cụ trí tuệ nhân tạo KTC-Quan-tri (sau đây gọi là Bộ công cụ), gồm: plugin bản 1.2.1, Báo cáo quá trình xây dựng, Tài liệu hướng dẫn sử dụng chi tiết và dự thảo Thông báo hướng dẫn sử dụng (sau đây gọi là Dự thảo Thông báo), Phòng TH-HC&amp;QT (đơn vị soạn thảo) đã đối chiếu từng ý kiến với mã nguồn, kết quả chạy lại kiểm thử ngày 26/9/2026 và văn bản gốc,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1</w:t>
      </w:r>
    </w:p>
    <w:tbl>
      <w:tblPr>
        <w:tblStyle w:val="TableGrid"/>
        <w:tblW w:w="9067" w:type="dxa"/>
        <w:jc w:val="center"/>
        <w:tblLook w:val="04A0" w:firstRow="1" w:lastRow="0" w:firstColumn="1" w:lastColumn="0" w:noHBand="0" w:noVBand="1"/>
      </w:tblPr>
      <w:tblGrid>
        <w:gridCol w:w="567"/>
        <w:gridCol w:w="1900"/>
        <w:gridCol w:w="1000"/>
        <w:gridCol w:w="2500"/>
        <w:gridCol w:w="31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 báo cáo</w:t>
            </w:r>
          </w:p>
        </w:tc>
        <w:tc>
          <w:tcPr>
            <w:tcW w:w="10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5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31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52</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đủ điều kiện triển khai diện rộng; thí điểm có kiểm soát trên Claude Code</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có chạy lại mã, kiểm mã băm SHA-256 của gói phát hành, dẫn nguồn chính thức của Anthropic</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 lần 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73</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Thí điểm có điều kiện sau khi khắc phục lỗi Mức 1</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một số nhận định về nền tảng Claude đã lỗi thời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 lần 1.1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68</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trình ký Dự thảo Thông báo; khắc phục lỗi Mức 1 trong 7 - 10 ngày</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 02 báo cáo</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81</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có điều kiện, thí điểm nội bộ</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mỗi mục lặp nguyên văn nhiều lần, không nêu vị trí lỗi, không có bằng chứng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 lần 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84,5</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giai đoạn thử nghiệm</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sử dụng: nêu lỗi không có trong sản phẩm, không kiểm chứng được</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 lần 1.1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67,4</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Cần tái cấu trúc khẩn cấp</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sử dụng: thẩm định văn bản không thuộc hồ sơ</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Điểm số dao động từ 52 đến 84,5 do mỗi hệ thống dùng thang chấm và mức độ kiểm chứng khác nhau. Đơn vị soạn thảo lấy báo cáo có kiểm chứng thực tế (ChatGPT) làm căn cứ chính, báo cáo của Grok làm căn cứ bổ trợ; ý kiến của Copilot, Gemini chỉ được xem xét khi kiểm chứng được trên mã nguồn. Theo điểm b Mục 8 Thông báo số 1056/TB-CĐKT, tính độc lập xác định theo nhà phát triển mô hình nền tảng: vòng 1 có ý kiến sử dụng được của 02 hệ thống độc lập (OpenAI, xAI); Copilot chủ yếu dùng mô hình nền của OpenAI nên không tính là hệ thống độc lập riêng với ChatGPT.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Ba nội dung được đa số báo cáo cùng nêu: (i) thiếu quy tắc bất biến chống câu lệnh độc hại nằm trong dữ liệu đầu vào (7/7 báo cáo); (ii) chưa kiểm thử nghiệm thu trên Claude (trò chuyện) và Claude Cowork (5/7); (iii) thiếu ví dụ mẫu và khuôn đầu ra thống nhất trong tệp SKILL.md (5/7). Kết quả kiểm chứng của Đơn vị soạn thảo: chạy lại kiểm tra tĩnh toàn hệ (13 phép kiểm) cho 0 lỗi, 0 cảnh báo và 19/19 bộ ca thử hồi quy kết thúc với mã thoát 0 trên máy có đủ kho KTC-Database và công cụ KTC-Ra-Soat-897-v2-Cai-tien; cả 8 tệp SKILL.md không có quy tắc về dữ liệu không tin cậy, không dùng thẻ XML, 6/8 tệp không có ví dụ mẫu. Đơn vị soạn thảo thống nhất kết luận chung: bản 1.2.1 chưa đủ điều kiện triển khai diện rộng, chỉ thí điểm có kiểm soát sau khi khắc phục các lỗi Mức 1.</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Thao tác tự động khi mở phiên tự sao lưu dự án lên GitHub (gom mọi thay đổi, ghi và đẩy lên kho ngoài); chỉ quét tên tệp nên không ngăn được dữ liệu nhạy cảm nằm trong tệp có tên bình thường (lỗi C-01,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Kiểm chứng mã nguồn: thao tác có thật, đã có 3 chốt chặn (chỉ chạy trong dự án KTC-Quan-tri, chỉ khi đã từng sao lưu thủ công thành công, chỉ khi quá 24 giờ) nên không chạy trên tài khoản của các đơn vị; tuy vậy chưa quét nội dung tệp. Bản plugin 1.3.0 gỡ thao tác này khỏi plugin; việc sao lưu chỉ chạy theo lịch trên máy Phòng TH-HC&amp;QT và bổ sung bước quét nội dung (số định danh, họ tên kèm điểm KPI) trước khi sao lưu.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Nhật ký tự động lưu nguyên văn tối đa 600 ký tự lời người dùng; ký hiệu “#riêng” là tùy chọn loại trừ, trong khi dữ liệu KPI cá nhân cần nguyên tắc mặc định không lưu (lỗi C-02,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Kiểm chứng: đúng; nhật ký chỉ ghi trên máy phát triển và đã được loại khỏi kho mã nguồn. Bản 1.3.0 mặc định chỉ ghi thông tin mô tả (thời điểm, độ dài, nhãn tín hiệu); chỉ ghi trích đoạn tối đa 200 ký tự khi có tín hiệu học và không chứa dữ liệu cá nhân; tự xóa sau 30 ngày; giữ “#riêng”. Không áp dụng hoàn toàn cơ chế chỉ ghi khi người dùng chủ động đồng ý vì tác tử tự học cần trích đoạn lời sửa sai làm nguồn học; đề nghị Lãnh đạo Trường cho ý kiến về phương án này.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Các kỹ năng không có ranh giới coi nội dung tệp, trang web, nhật ký là dữ liệu không tin cậy; câu lệnh ẩn trong tệp có thể điều khiển tác tử dùng công cụ trái mục tiêu (lỗi C-03,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Bổ sung khối quy tắc bất biến và ranh giới dữ liệu (6 quy tắc) vào đầu cả 8 tệp SKILL.md, mẫu tại dự thảo SKILL.md kỹ năng điều phối kèm theo; bổ sung ca thử tệp Excel, Word có câu lệnh ẩn.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Không có thao tác chặn ghi độc lập đối với kho KTC-Database, biểu mẫu chuẩn; plugin phụ thuộc công cụ KTC-Ra-Soat-897 nhưng không khai báo phụ thuộc (lỗi C-04, Mức 1; M-01,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 1.3.0 đóng gói thao tác kiểm tra trước khi ghi, chặn ghi, xóa đối với KTC-Database, 03-Templates(1), 04-Good-Documents, kèm ca thử ngược; lập bảng phụ thuộc; thao tác kiểm tra đầu phiên báo rõ phụ thuộc còn thiếu và kỹ năng trả trạng thái “cần bổ sung” thay vì dừng không nêu lý do.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Chưa có hợp đồng đầu vào, đầu ra thống nhất, chưa dùng thẻ XML; kết luận “đạt” chưa buộc ghi phép kiểm nào đã chạy, chưa chạy (lỗi M-02,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Dùng thẻ XML cho khối quy tắc bất biến, khuôn đầu ra 5 trường (trạng thái, nguồn đã đối chiếu, kiểm tra đã chạy, kiểm tra chưa chạy, cảnh báo, việc người có thẩm quyền quyết định) và bước tự kiểm; phần quy trình giữ tiêu đề Markdown vì hướng dẫn của Anthropic không bắt buộc viết toàn bộ SKILL.md bằng thẻ XML.</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Kết quả “19/19 đạt, 0 cảnh báo” khó tái lập; môi trường thẩm định chỉ chạy xong 16/19 bộ, còn cảnh báo đường dẫn (lỗi M-03,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Chạy lại ngày 26/9/2026: 19/19 bộ đạt, 0 lỗi, 0 cảnh báo khi có đủ hai phụ thuộc ngoài gói; chênh lệch do môi trường thẩm định thiếu các phụ thuộc này. Giữ kết quả; từ bản 1.3.0, mỗi lần chạy lưu nhật ký máy, mã băm gói, phiên bản Python, danh sách phụ thuộc có hoặc không; báo cáo ghi rõ điều kiện môi trường.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Chưa kiểm thử nghiệm thu trên Claude (trò chuyện) và Claude Cowork; tài liệu mô tả năng lực nền tảng theo lối “có/không” đã lỗi thời, kỹ năng trên Claude hiện chạy trong môi trường thực thi mã (lỗi M-04,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Kiểm thử 5 ca trên 3 nền tảng, ghi mô hình, phiên bản, quyền, ngày thử và bằng chứng, là điều kiện trước khi chuyển chế độ “Installed by default”; sửa Dự thảo Thông báo, Tài liệu hướng dẫn và SKILL.md theo năng lực thực tế, phần chưa kiểm chứng ghi rõ “chưa kiểm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Gói nguồn dung lượng khoảng 49 MB chứa lịch sử mã nguồn, kho lưu trữ, dữ liệu đầu vào, đầu ra; không phải bản phân phối an toàn (lỗi M-05,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del w:id="1001" w:author="Giải trình nội dung 6.3 (Claude)" w:date="2026-09-26T10:11:06Z">
        <w:r>
          <w:rPr>
            <w:rFonts w:asciiTheme="majorHAnsi" w:hAnsiTheme="majorHAnsi" w:cstheme="majorHAnsi"/>
            <w:sz w:val="28"/>
            <w:szCs w:val="28"/>
            <w:shd w:val="clear" w:color="auto" w:fill="FFFFFF"/>
          </w:rPr>
          <w:delText xml:space="preserve">Tiếp thu, xếp lên Mức 1 (xem mục 6.3).</w:delText>
        </w:r>
      </w:del>
      <w:ins w:id="1002" w:author="Giải trình nội dung 6.3 (Claude)" w:date="2026-09-26T10:11:06Z">
        <w:r>
          <w:rPr>
            <w:rFonts w:asciiTheme="majorHAnsi" w:hAnsiTheme="majorHAnsi" w:cstheme="majorHAnsi"/>
            <w:sz w:val="28"/>
            <w:szCs w:val="28"/>
            <w:shd w:val="clear" w:color="auto" w:fill="FFFFFF"/>
          </w:rPr>
          <w:t xml:space="preserve">Tiếp thu (giải trình về dữ liệu trong thư mục dự án tại nội dung 6.3).</w:t>
        </w:r>
      </w:ins>
      <w:r>
        <w:rPr>
          <w:rFonts w:asciiTheme="majorHAnsi" w:hAnsiTheme="majorHAnsi" w:cstheme="majorHAnsi"/>
          <w:sz w:val="28"/>
          <w:szCs w:val="28"/>
          <w:shd w:val="clear" w:color="auto" w:fill="FFFFFF"/>
        </w:rPr>
        <w:t xml:space="preserve"> Từ vòng 2, hồ sơ thẩm định chỉ gồm tệp plugin phát hành (có mã SHA-256) và các văn bản; không gửi gói nguồn; lập danh sách tệp trước mỗi lần gửi.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Thao tác tự động gọi trực tiếp lệnh “python”, có thể sai hoặc thiếu trình thông dịch (lỗi M-06,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Thao tác kiểm tra đầu phiên báo rõ khi không có Python; không đổi cơ chế gọi ở bản 1.3.0 vì lỗi hiện được bỏ qua mềm, không làm hỏng phiên làm việc.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2.10. </w:t>
      </w:r>
      <w:r>
        <w:rPr>
          <w:rFonts w:asciiTheme="majorHAnsi" w:hAnsiTheme="majorHAnsi" w:cstheme="majorHAnsi"/>
          <w:sz w:val="28"/>
          <w:szCs w:val="28"/>
        </w:rPr>
        <w:t xml:space="preserve">Bảng kiểm đầu vào coi kỹ thuật điền trước câu trả lời (prefill) là chuẩn bắt buộc; các lệnh “/skills reload”, “/mcp reindex” không còn đúng (lỗi M-07,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áp dụng đối với Bộ công cụ: Bộ công cụ không dùng các cơ chế này; nội dung thuộc bảng kiểm của Skill tao-skill-va-prompt-chuan, đề nghị đơn vị chủ trì Skill này xem xét cập nhật.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2.11. </w:t>
      </w:r>
      <w:r>
        <w:rPr>
          <w:rFonts w:asciiTheme="majorHAnsi" w:hAnsiTheme="majorHAnsi" w:cstheme="majorHAnsi"/>
          <w:sz w:val="28"/>
          <w:szCs w:val="28"/>
        </w:rPr>
        <w:t xml:space="preserve">Lịch sử phiên bản dài nằm ở đầu nhiều SKILL.md (lỗi m-01,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Kỹ năng điều phối có đoạn lịch sử khoảng 1.500 ký tự ngay dòng thứ 7; chuyển sang tệp CHANGELOG.md, SKILL.md chỉ giữ 01 dòng phiên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2.12. </w:t>
      </w:r>
      <w:r>
        <w:rPr>
          <w:rFonts w:asciiTheme="majorHAnsi" w:hAnsiTheme="majorHAnsi" w:cstheme="majorHAnsi"/>
          <w:sz w:val="28"/>
          <w:szCs w:val="28"/>
        </w:rPr>
        <w:t xml:space="preserve">Báo cáo và Thông báo chỉ dùng kiểu trình bày Normal; Tài liệu hướng dẫn có 36 đoạn trống; ba văn bản không có liên kết nguồn chính thức (lỗi m-03, m-04, m-05,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Giữ kiểu trình bày của Báo cáo, Thông báo theo mẫu văn bản hành chính đã ban hành của Trường; Tài liệu hướng dẫn bản 4 dùng kiểu Heading để có mục lục, thay đoạn trống bằng khoảng cách đoạn và bổ sung danh mục tài liệu tham khảo của Anthropic (ghi ngày truy cập). Không đưa liên kết trang web vào Thông báo vì trang web không phải căn cứ ban hành.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2.13. </w:t>
      </w:r>
      <w:r>
        <w:rPr>
          <w:rFonts w:asciiTheme="majorHAnsi" w:hAnsiTheme="majorHAnsi" w:cstheme="majorHAnsi"/>
          <w:sz w:val="28"/>
          <w:szCs w:val="28"/>
        </w:rPr>
        <w:t xml:space="preserve">Dự thảo Thông báo cần bổ sung phạm vi thí điểm, dữ liệu cấm nhập, đầu mối sự cố, quy trình khôi phục, thời hạn lưu nhật ký, quyền cài đặt, tiêu chí dừng; khẳng định AI chỉ đề xuất (mục 3.4).</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bổ sung tại Dự thảo Thông báo bản 4 (Track Changes, kèm theo). Nội dung “AI chỉ đề xuất, người có thẩm quyền chịu trách nhiệm” đã có tại phần Lưu ý Mục II của bản 3, giữ nguyên.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2.14. </w:t>
      </w:r>
      <w:r>
        <w:rPr>
          <w:rFonts w:asciiTheme="majorHAnsi" w:hAnsiTheme="majorHAnsi" w:cstheme="majorHAnsi"/>
          <w:sz w:val="28"/>
          <w:szCs w:val="28"/>
        </w:rPr>
        <w:t xml:space="preserve">Bên thẩm định gửi kèm gói tái cấu trúc 1.3.0 dựng sẵn và dự kiến đạt 89/100.</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sử dụng trực tiếp. Hồ sơ nhận được không có gói này; kể cả khi nhận được, Đơn vị soạn thảo không cài gói do bên ngoài dựng để bảo đảm an toàn chuỗi cung ứng. Các nội dung đã tiếp thu do Đơn vị soạn thảo tự triển khai và kiểm thử.</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Chưa hoàn thành 2 vòng rà soát bằng công cụ KTC-Ra-Soat-897 đối với Dự thảo Thông báo và Tài liệu hướng dẫn; đề nghị chưa trình ký Thông báo (lỗi C1,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Nội dung này đã được tự nêu tại Báo cáo quá trình xây dựng; thực hiện 2 vòng rà soát trên Dự thảo Thông báo bản 4 và Tài liệu hướng dẫn bản 4 trước khi thẩm định vòng 2; chưa trình ký Thông báo.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Thiếu quy tắc bất biến chống yêu cầu bỏ qua quy tắc dừng, tự tạo nhiệm vụ, tự xếp loại (lỗi C2, Mức 1); kiểm thử trên Claude, Cowork chưa thực hiện (lỗi C3,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trùng nội dung 2.3 và 2.7. Ví dụ mẫu số 2, số 3 trong dự thảo SKILL.md kèm theo mô tả đúng cách xử lý hai tình huống Grok nêu.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Sổ nhiệm vụ trung tâm chưa có dữ liệu vận hành thật (lỗi C4,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như điều kiện thí điểm, không phải lỗi của Bộ công cụ: vận hành với dữ liệu thật từ kỳ báo cáo tháng 10/2026 và đánh giá sau 01 kỳ.</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3.4. </w:t>
      </w:r>
      <w:r>
        <w:rPr>
          <w:rFonts w:asciiTheme="majorHAnsi" w:hAnsiTheme="majorHAnsi" w:cstheme="majorHAnsi"/>
          <w:sz w:val="28"/>
          <w:szCs w:val="28"/>
        </w:rPr>
        <w:t xml:space="preserve">Thiếu cấu trúc thẻ XML, thiếu 3 - 5 ví dụ mẫu trong SKILL.md (lỗi M1, M2, Mức 2); hai thang điểm quy đổi khối lượng công việc chưa có văn bản phân định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đối với thẻ XML, ví dụ mẫu (trùng nội dung 2.5): mỗi SKILL.md có tối thiểu 3 ví dụ ngắn, bộ ví dụ đầy đủ đặt trong thư mục references/. Bảo lưu đối với hai thang điểm: Bộ công cụ đã dừng, không tự quy đổi giữa hai thang; chờ văn bản phân định của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3.5. </w:t>
      </w:r>
      <w:r>
        <w:rPr>
          <w:rFonts w:asciiTheme="majorHAnsi" w:hAnsiTheme="majorHAnsi" w:cstheme="majorHAnsi"/>
          <w:sz w:val="28"/>
          <w:szCs w:val="28"/>
        </w:rPr>
        <w:t xml:space="preserve">Dự thảo Thông báo còn chỗ trống số, ngày nên chưa phù hợp để trình ký (lỗi M4,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Dự thảo chưa ban hành; số, ngày do Văn thư cấp khi ký ban hành theo Nghị định số 30/2020/NĐ-CP ngày 05/3/2020 của Chính phủ về công tác văn thư.</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3.6. </w:t>
      </w:r>
      <w:r>
        <w:rPr>
          <w:rFonts w:asciiTheme="majorHAnsi" w:hAnsiTheme="majorHAnsi" w:cstheme="majorHAnsi"/>
          <w:sz w:val="28"/>
          <w:szCs w:val="28"/>
        </w:rPr>
        <w:t xml:space="preserve">Claude (trò chuyện) chỉ ở mức câu lệnh thuần; đề nghị bổ sung các lệnh gọi tay (/ktc-doctor, /ktc-validate).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Nhận định về Claude không đúng với năng lực hiện hành (xem nội dung 2.7); thao tác kiểm tra đầu phiên đã tự chạy, lệnh gọi tay không ảnh hưởng an toàn, để giai đoạn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Thiếu quy tắc bất biến, thiếu kiểm thử Claude, Cowork (Mức 1); thiếu thẻ XML, khuôn đầu ra (Mức 2); thiếu ví dụ mẫu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trùng nội dung 2.3, 2.5, 2.7, 3.4.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4.2. </w:t>
      </w:r>
      <w:r>
        <w:rPr>
          <w:rFonts w:asciiTheme="majorHAnsi" w:hAnsiTheme="majorHAnsi" w:cstheme="majorHAnsi"/>
          <w:sz w:val="28"/>
          <w:szCs w:val="28"/>
        </w:rPr>
        <w:t xml:space="preserve">Bổ sung điểm tin cậy (confidence score) cho kết quả.</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Điểm do mô hình tự chấm không kiểm chứng được; Bộ công cụ dùng trạng thái “ĐÃ XÁC MINH”, “CHƯA XÁC MINH” có căn cứ và mục “kiểm tra chưa chạy” trong khuôn đầu ra.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4.3. </w:t>
      </w:r>
      <w:r>
        <w:rPr>
          <w:rFonts w:asciiTheme="majorHAnsi" w:hAnsiTheme="majorHAnsi" w:cstheme="majorHAnsi"/>
          <w:sz w:val="28"/>
          <w:szCs w:val="28"/>
        </w:rPr>
        <w:t xml:space="preserve">Thiếu cơ chế xử lý khi các tác tử bất đồng kết quả; thiếu sơ đồ xử lý ngoại lệ và khôi phục.</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Các tác tử chỉ đọc, không quyết định; khi bất đồng, kết quả được trình người có thẩm quyền. Bổ sung quy trình khôi phục phiên bản vào Dự thảo Thông báo bản 4 và Tài liệu hướng dẫn bản 4.</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Báo cáo lần 1 nêu các lỗi: lẫn biến môi trường Staging/Production sau hơn 5 tác vụ, vượt quyền qua khối mã, tràn ngữ cảnh khi đọc nhật ký hơn 200 dòng, định dạng thời gian không thống nhất; đề xuất cấu hình 1.2.2 lọc câu lệnh bằng biểu thức chính quy.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Bộ công cụ không có môi trường Staging/Production, không có cấu hình dạng JSON, không có phân quyền người dùng cấp thấp như mô tả; báo cáo không nêu được vị trí lỗi nào trong hồ sơ. Lọc câu lệnh bằng biểu thức chính quy dễ bị vượt qua; Bộ công cụ dùng ranh giới dữ liệu và thao tác chặn ghi (nội dung 2.3, 2.4).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Báo cáo lần 1.1 phản biện “TB 1060/TB-CĐKT về Google Drive” và “QĐ-1763/PL-VI về định mức thiết bị”, kèm kỹ năng kiểm định mua sắm thiết bị tái cấu trúc.</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Hai văn bản này không thuộc hồ sơ thẩm định; bảng định mức giá thiết bị trong bản tái cấu trúc không có nguồn, không sử dụng. Đề nghị gửi lại Gemini đúng hồ sơ ở vòng 2, yêu cầu nêu vị trí lỗi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trong quá trình kiểm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Mô tả kích hoạt của kỹ năng điều phối ghi “quy đổi điểm và hệ số theo 5 nhóm”, mâu thuẫn với quy tắc của chính Bộ công cụ (thang 5 nhóm chỉ là bảng gợi ý trong dự thảo danh mục sản phẩm, chưa ban hành, không dùng để kiểm dữ liệu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bỏ cụm từ tại dự thảo SKILL.md bản 1.13.</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Dự thảo Thông báo bản 3 khẳng định Claude Code là “nền tảng duy nhất” đo được thể thức thật của tệp Word và theo dõi thay đổi, chưa chính xác với năng lực hiện hành của Claude.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theo năng lực, nêu rõ trường hợp chưa đo thì không coi là đạt chuẩn thể thức.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Rủi ro bảo mật của chính hồ sơ gửi thẩm định</w:t>
      </w:r>
      <w:del w:id="1003" w:author="Giải trình nội dung 6.3 (Claude)" w:date="2026-09-26T10:11:06Z">
        <w:r>
          <w:rPr>
            <w:rFonts w:asciiTheme="majorHAnsi" w:hAnsiTheme="majorHAnsi" w:cstheme="majorHAnsi"/>
            <w:sz w:val="28"/>
            <w:szCs w:val="28"/>
          </w:rPr>
          <w:delText xml:space="preserve"> (Mức 1): ChatGPT xác nhận</w:delText>
        </w:r>
      </w:del>
      <w:ins w:id="1004" w:author="Giải trình nội dung 6.3 (Claude)" w:date="2026-09-26T10:11:06Z">
        <w:r>
          <w:rPr>
            <w:rFonts w:asciiTheme="majorHAnsi" w:hAnsiTheme="majorHAnsi" w:cstheme="majorHAnsi"/>
            <w:sz w:val="28"/>
            <w:szCs w:val="28"/>
          </w:rPr>
          <w:t xml:space="preserve">: ChatGPT xác nhận</w:t>
        </w:r>
      </w:ins>
      <w:r>
        <w:rPr>
          <w:rFonts w:asciiTheme="majorHAnsi" w:hAnsiTheme="majorHAnsi" w:cstheme="majorHAnsi"/>
          <w:sz w:val="28"/>
          <w:szCs w:val="28"/>
        </w:rPr>
        <w:t xml:space="preserve"> gói nguồn đã nhận chứa lịch sử mã nguồn và dữ liệu đầu vào, đầu ra. Tại máy phát triển, thư mục dự án có 02 thư mục KPI cá nhân (07 tệp của 02 viên chức) và 09 tệp nhật ký tự động; lịch sử mã nguồn còn các bản nhật ký trước ngày 24/9/2026. Nếu gói đã gửi được nén từ toàn bộ thư mục dự án thì các dữ liệu này đã được đưa lên nền tảng AI bên ngoài, không đúng yêu cầu tại Mục 7 Thông báo số 1056/TB-CĐKT.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del w:id="1005" w:author="Giải trình nội dung 6.3 (Claude)" w:date="2026-09-26T10:11:06Z">
        <w:r>
          <w:rPr>
            <w:rFonts w:asciiTheme="majorHAnsi" w:hAnsiTheme="majorHAnsi" w:cstheme="majorHAnsi"/>
            <w:b/>
            <w:bCs/>
            <w:i/>
            <w:iCs/>
            <w:sz w:val="28"/>
            <w:szCs w:val="28"/>
            <w:shd w:val="clear" w:color="auto" w:fill="FFFFFF"/>
          </w:rPr>
          <w:delText xml:space="preserve">Biện pháp xử lý: </w:delText>
        </w:r>
      </w:del>
      <w:ins w:id="1006" w:author="Giải trình nội dung 6.3 (Claude)" w:date="2026-09-26T10:11:06Z">
        <w:r>
          <w:rPr>
            <w:rFonts w:asciiTheme="majorHAnsi" w:hAnsiTheme="majorHAnsi" w:cstheme="majorHAnsi"/>
            <w:b/>
            <w:bCs/>
            <w:i/>
            <w:iCs/>
            <w:sz w:val="28"/>
            <w:szCs w:val="28"/>
            <w:shd w:val="clear" w:color="auto" w:fill="FFFFFF"/>
          </w:rPr>
          <w:t xml:space="preserve">Ý kiến giải trình của Đơn vị soạn thảo: </w:t>
        </w:r>
      </w:ins>
      <w:del w:id="1007" w:author="Giải trình nội dung 6.3 (Claude)" w:date="2026-09-26T10:11:06Z">
        <w:r>
          <w:rPr>
            <w:rFonts w:asciiTheme="majorHAnsi" w:hAnsiTheme="majorHAnsi" w:cstheme="majorHAnsi"/>
            <w:sz w:val="28"/>
            <w:szCs w:val="28"/>
            <w:shd w:val="clear" w:color="auto" w:fill="FFFFFF"/>
          </w:rPr>
          <w:delText xml:space="preserve">Đơn vị soạn thảo chưa xác định được nội dung chính xác của gói đã gửi; người chủ trì xây dựng Bộ công cụ kiểm tra lại tệp nén đã gửi trong ngày 27/9/2026, nếu có dữ liệu nêu trên thì báo cáo người có thẩm quyền để xử lý theo Mục 7 Thông báo số 1056/TB-CĐKT.</w:delText>
        </w:r>
      </w:del>
      <w:ins w:id="1008" w:author="Giải trình nội dung 6.3 (Claude)" w:date="2026-09-26T10:11:06Z">
        <w:r>
          <w:rPr>
            <w:rFonts w:asciiTheme="majorHAnsi" w:hAnsiTheme="majorHAnsi" w:cstheme="majorHAnsi"/>
            <w:sz w:val="28"/>
            <w:szCs w:val="28"/>
            <w:shd w:val="clear" w:color="auto" w:fill="FFFFFF"/>
          </w:rPr>
          <w:t xml:space="preserve">Thư mục dự án KTC-Quan-tri là thư mục làm việc cá nhân của người xây dựng Bộ công cụ, không phải sản phẩm phân phối. Sản phẩm chia sẻ cho các đơn vị, cá nhân chỉ gồm tệp plugin (.zip), các kỹ năng phát hành (.skill) và văn bản kèm theo; các tệp KPI cá nhân và nhật ký tự động không nằm trong các tệp này (ChatGPT đã xác nhận tệp plugin phát hành bản 1.2.1 không chứa lịch sử mã nguồn, nhật ký hay dữ liệu KPI cá nhân). Vì vậy, nội dung này không ảnh hưởng đến việc phân phối, sử dụng Bộ công cụ. Để bảo đảm yêu cầu tại Mục 7 Thông báo số 1056/TB-CĐKT, từ vòng 2, hồ sơ gửi thẩm định chỉ gồm tệp plugin phát hành và các văn bản kèm theo.</w:t>
        </w:r>
      </w:ins>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Điều chỉnh, sửa đổi, bổ sung tại các dự thảo kèm theo, cụ thể:</w:t>
      </w:r>
    </w:p>
    <w:tbl>
      <w:tblPr>
        <w:tblStyle w:val="TableGrid"/>
        <w:tblW w:w="9067" w:type="dxa"/>
        <w:jc w:val="center"/>
        <w:tblLook w:val="04A0" w:firstRow="1" w:lastRow="0" w:firstColumn="1" w:lastColumn="0" w:noHBand="0" w:noVBand="1"/>
      </w:tblPr>
      <w:tblGrid>
        <w:gridCol w:w="704"/>
        <w:gridCol w:w="3400"/>
        <w:gridCol w:w="38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4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8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không có ranh giới dữ liệu không tin cậy, không có quy tắc từ chối yêu cầu bỏ bước dừng, tự xếp loại</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khối quy tắc bất biến và ranh giới dữ liệu (6 quy tắc, thẻ XML) ngay sau nguyên tắc gốc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kết quả không buộc nêu phép kiểm đã chạy, chưa chạy</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khuôn đầu ra (thẻ XML) và bước tự kiểm trước khi trả kết quả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không có ví dụ mẫu</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04 ví dụ: thiếu nguồn; câu lệnh ẩn trong tệp; yêu cầu tạo trùng nhiệm vụ; tình huống không kích hoạt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mô tả “quy đổi điểm và hệ số theo 5 nhóm”</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Bỏ cụm “theo 5 nhóm”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giới hạn nền tảng viết theo lối chỉ Claude Code đo được</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Viết theo năng lực: đo được khi phiên chạy được công cụ đo trên chính tệp; tác tử, thao tác tự động chỉ có trên Cowork, Claude Code</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đoạn lịch sử phiên bản dài ở dòng thứ 7</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Thay bằng 01 dòng phiên bản 1.13, lịch sử chuyển CHANGELOG.md</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chưa nêu quan hệ với hai kỹ năng KPI cá nhân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vào mục Quan hệ với hệ khác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thao tác tự động chưa nêu việc chặn ghi kho dữ liệu, không ghi dữ liệu cá nhân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điểm b khoản 1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khẳng định Claude Code là “nền tảng duy nhất”; chưa nêu giới hạn của Claude</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năng lực tại điểm c khoản 1 Mục I; bổ sung đoạn giới hạn khi chưa đo được thể thức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10.</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có lưu ý về câu lệnh nằm trong tệp đính kèm</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phần Lưu ý khoản 1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11.</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nêu phạm vi, điều kiện thí điểm, nghiệm thu; chưa có quy trình khôi phục phiên bản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điểm a và phần Lưu ý khoản 3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12.</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liệt kê dữ liệu không được đưa vào nền tảng AI, chưa có đầu mối báo sự cố</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phần Lưu ý Mục II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giao trách nhiệm thí điểm, tạm dừng phân phối khi có sự cố</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điểm d khoản 1 Mục III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Ngoài các nội dung đã tiếp thu, giải trình nêu trên, Đơn vị soạn thảo đề xuất lộ trình hoàn thiện hồ sơ như sau:</w:t>
      </w:r>
    </w:p>
    <w:p w14:paraId="70928652" w14:textId="4D2D36C6" w:rsidR="00B60CA8" w:rsidRPr="00B60CA8" w:rsidRDefault="008F2450" w:rsidP="006465FF">
      <w:pPr>
        <w:widowControl w:val="0"/>
        <w:spacing w:before="120" w:after="120"/>
        <w:ind w:firstLine="720"/>
        <w:jc w:val="both"/>
        <w:rPr>
          <w:del w:id="1010" w:author="Giải trình nội dung 6.3 (Claude)" w:date="2026-09-26T10:11:06Z"/>
          <w:rFonts w:asciiTheme="majorHAnsi" w:hAnsiTheme="majorHAnsi" w:cstheme="majorHAnsi"/>
          <w:sz w:val="28"/>
          <w:szCs w:val="28"/>
          <w:shd w:val="clear" w:color="auto" w:fill="FFFFFF"/>
        </w:rPr>
      </w:pPr>
      <w:del w:id="1009" w:author="Giải trình nội dung 6.3 (Claude)" w:date="2026-09-26T10:11:06Z">
        <w:r>
          <w:rPr>
            <w:rFonts w:asciiTheme="majorHAnsi" w:hAnsiTheme="majorHAnsi" w:cstheme="majorHAnsi"/>
            <w:sz w:val="28"/>
            <w:szCs w:val="28"/>
            <w:shd w:val="clear" w:color="auto" w:fill="FFFFFF"/>
          </w:rPr>
          <w:delText xml:space="preserve">- Ngày 27/9/2026: kiểm tra lại gói nguồn đã gửi thẩm định lần 1 (nội dung 6.3).</w:delText>
        </w:r>
      </w:del>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02/10/2026: phát hành plugin bản 1.3.0, khắc phục các nội dung 2.1 - 2.9, 2.11 và mục 7; áp dụng mẫu SKILL.md cho cả 8 kỹ năng; lưu nhật ký kiểm thử và mã SHA-256.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rà soát 2 vòng bằng công cụ KTC-Ra-Soat-897-v2-Cai-tien đối với Dự thảo Thông báo bản 4 và Tài liệu hướng dẫn bản 4.</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kiểm thử nghiệm thu 5 ca trên 3 nền tảng, có biên bản và bằng chứng.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07/10/2026: thẩm định độc lập vòng 2, đổi vai trò phản biện, không mặc định kết quả vòng 1 là đúng.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09/10/2026: hoàn thiện hồ sơ, đề nghị Phòng QLKHCN&amp;HTPT thẩm định theo điểm c Mục 8 Thông báo số 1056/TB-CĐKT; thí điểm chế độ “Available to install” với Phòng TH-HC&amp;QT và 01 - 02 đơn vị từ kỳ báo cáo tháng 10/2026.</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hoàn thiện, không phân phối rộng plugin bản 1.2.1; bản này chỉ dùng tại Phòng TH-HC&amp;QT trên Claude Code với dữ liệu không chứa thông tin cá nhân. Đơn vị soạn thảo kính đề nghị Lãnh đạo Trường cho ý kiến về: (a) phương án ghi nhật ký tại nội dung 2.2; (b) đơn vị tham gia thí điểm; (c) việc duy trì sao lưu mã nguồn tự động theo lịch trên máy Phòng TH-HC&amp;QT.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1 đối với bộ công cụ trí tuệ nhân tạo KTC-Quan-tri và dự thảo Thông báo hướng dẫn sử dụng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