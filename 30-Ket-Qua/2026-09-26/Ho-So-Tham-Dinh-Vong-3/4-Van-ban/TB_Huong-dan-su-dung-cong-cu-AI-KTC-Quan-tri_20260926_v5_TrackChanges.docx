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del w:id="1001" w:author="Tiếp thu thẩm định lần 2 (Claude)" w:date="2026-09-27T06:30:22Z">
              <w:r>
                <w:rPr>
                  <w:bCs/>
                  <w:i/>
                  <w:sz w:val="28"/>
                  <w:szCs w:val="26"/>
                </w:rPr>
                <w:delText>Quảng Ngãi, ngày      tháng 9 năm 2026</w:delText>
              </w:r>
            </w:del>
            <w:ins w:id="1002" w:author="Tiếp thu thẩm định lần 2 (Claude)" w:date="2026-09-27T06:30:22Z">
              <w:r>
                <w:rPr>
                  <w:bCs/>
                  <w:i/>
                  <w:sz w:val="28"/>
                  <w:szCs w:val="26"/>
                </w:rPr>
                <w:t xml:space="preserve">Quảng Ngãi, ngày      tháng      năm 2026</w:t>
              </w:r>
            </w:ins>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i w:val="0"/>
          <w:sz w:val="28"/>
          <w:szCs w:val="28"/>
        </w:rPr>
        <w:t xml:space="preserve">hướng dẫn sử dụng bộ công cụ trí tuệ nhân tạo (plugin) trong xây dựng kế hoạch, báo cáo định kỳ và quản trị nhiệm vụ </w:t>
      </w:r>
      <w:r>
        <w:rPr>
          <w:b/>
          <w:sz w:val="28"/>
          <w:szCs w:val="28"/>
          <w:rPrChange w:id="1048" w:author="Rà soát 897 vòng 1 (Claude)" w:date="2026-09-27T06:30:22Z">
            <w:rPr>
              <w:b/>
              <w:i/>
              <w:sz w:val="28"/>
              <w:szCs w:val="28"/>
            </w:rPr>
          </w:rPrChange>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ACB6A7F" w14:textId="77777777" w:rsidR="00C65584" w:rsidRDefault="00C65584" w:rsidP="00C65584">
      <w:pPr>
        <w:widowControl w:val="0"/>
        <w:spacing w:before="120" w:after="120"/>
        <w:ind w:firstLine="720"/>
        <w:jc w:val="both"/>
        <w:rPr>
          <w:ins w:id="1047" w:author="Rà soát 897 vòng 1 (Claude)" w:date="2026-09-27T06:30:22Z"/>
          <w:i/>
          <w:iCs/>
          <w:sz w:val="28"/>
          <w:szCs w:val="28"/>
        </w:rPr>
      </w:pPr>
      <w:ins w:id="1046" w:author="Rà soát 897 vòng 1 (Claude)" w:date="2026-09-27T06:30:22Z">
        <w:r>
          <w:rPr>
            <w:i/>
            <w:iCs/>
            <w:sz w:val="28"/>
            <w:szCs w:val="28"/>
          </w:rPr>
          <w:t xml:space="preserve">Căn cứ Thông báo số 1056/TB-CĐKT ngày 16 tháng 9 năm 2026 của Trường Cao đẳng Kon Tum hướng dẫn sử dụng Skill “tao-skill-va-prompt-chuan” để xây dựng các Skill chuyên dụng phục vụ công việc tại các đơn vị thuộc Trường;</w:t>
        </w:r>
      </w:ins>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4E3490C1"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77777777" w:rsidR="00C65584" w:rsidRDefault="00C65584" w:rsidP="00C65584">
      <w:pPr>
        <w:spacing w:before="120" w:after="120"/>
        <w:ind w:firstLine="720"/>
        <w:jc w:val="both"/>
        <w:rPr>
          <w:sz w:val="28"/>
        </w:rPr>
      </w:pPr>
      <w:r>
        <w:rPr>
          <w:sz w:val="28"/>
        </w:rPr>
        <w:t xml:space="preserve">- 8 kỹ năng (skills): xây dựng kế hoạch; tổng hợp báo cáo; theo dõi nhiệm vụ; quản trị, điều phối; lập KPI cá nhân; tự đánh giá KPI cá nhân; soạn thảo văn bản; chuẩn thể thức sản phẩm. </w:t>
      </w:r>
      <w:del w:id="1003" w:author="Tiếp thu thẩm định lần 2 (Claude)" w:date="2026-09-27T06:30:22Z">
        <w:r>
          <w:rPr>
            <w:sz w:val="28"/>
          </w:rPr>
          <w:delText xml:space="preserve">Claude tự chọn kỹ năng phù hợp với yêu cầu, người dùng không phải chọn thủ công.</w:delText>
        </w:r>
      </w:del>
      <w:ins w:id="1004" w:author="Tiếp thu thẩm định lần 2 (Claude)" w:date="2026-09-27T06:30:22Z">
        <w:r>
          <w:rPr>
            <w:sz w:val="28"/>
          </w:rPr>
          <w:t xml:space="preserve">Claude tự chọn kỹ năng phù hợp với yêu cầu; đối với việc lập, tự đánh giá KPI cá nhân, báo cáo cấp Trường hoặc có dữ liệu cá nhân, người dùng gọi đích danh kỹ năng (gõ “/”) hoặc kiểm tra kỹ năng đã được kích hoạt trước khi dùng kết quả.</w:t>
        </w:r>
      </w:ins>
    </w:p>
    <w:p w14:paraId="102512B4"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102512B4" w14:textId="77777777" w:rsidR="00C65584" w:rsidRDefault="00C65584" w:rsidP="00C65584">
      <w:pPr>
        <w:spacing w:before="120" w:after="120"/>
        <w:ind w:firstLine="720"/>
        <w:jc w:val="both"/>
        <w:rPr>
          <w:sz w:val="28"/>
        </w:rPr>
      </w:pPr>
      <w:del w:id="1005" w:author="Tiếp thu thẩm định lần 2 (Claude)" w:date="2026-09-27T06:30:22Z">
        <w:r>
          <w:rPr>
            <w:sz w:val="28"/>
          </w:rPr>
          <w:delText xml:space="preserve">- Các thao tác tự động (hooks) khi mở, kết thúc phiên làm việc: </w:delText>
        </w:r>
      </w:del>
      <w:ins w:id="1006" w:author="Tiếp thu thẩm định lần 2 (Claude)" w:date="2026-09-27T06:30:22Z">
        <w:r>
          <w:rPr>
            <w:sz w:val="28"/>
          </w:rPr>
          <w:t xml:space="preserve">- Các thao tác tự động (hooks) trên Claude Cowork và Claude Code, từ phiên bản 1.3.0: </w:t>
        </w:r>
      </w:ins>
      <w:r>
        <w:rPr>
          <w:sz w:val="28"/>
        </w:rPr>
        <w:t xml:space="preserve">tự kiểm tra phiên bản; chặn ghi, xóa đối với kho KTC-Database và biểu mẫu chuẩn; đo thể thức tệp vừa tạo; </w:t>
      </w:r>
      <w:del w:id="1007" w:author="Tiếp thu thẩm định lần 2 (Claude)" w:date="2026-09-27T06:30:22Z">
        <w:r>
          <w:rPr>
            <w:sz w:val="28"/>
          </w:rPr>
          <w:delText xml:space="preserve">ghi nhật ký vận hành (không ghi nội dung dữ liệu cá nhân).</w:delText>
        </w:r>
      </w:del>
      <w:ins w:id="1008" w:author="Tiếp thu thẩm định lần 2 (Claude)" w:date="2026-09-27T06:30:22Z">
        <w:r>
          <w:rPr>
            <w:sz w:val="28"/>
          </w:rPr>
          <w:t xml:space="preserve">ghi nhật ký vận hành, theo mặc định chỉ gồm thông tin mô tả, không ghi nội dung lời nhắn (trừ khi người dùng chủ động chọn ghi), tự xóa sau 30 ngày. Thao tác chặn ghi không kiểm được mã lệnh do AI viết bên trong chương trình và không chạy khi máy thiếu Python (khi đó đầu phiên không hiện dòng “guard: HOẠT ĐỘNG”); phân quyền chỉ đọc kho KTC-Database trên Google Drive vẫn là biện pháp bảo vệ chính.</w:t>
        </w:r>
      </w:ins>
    </w:p>
    <w:p w14:paraId="102512B4"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4E3490C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102512B4" w14:textId="77777777" w:rsidR="00C65584" w:rsidRDefault="00C65584" w:rsidP="00C65584">
      <w:pPr>
        <w:spacing w:before="120" w:after="120"/>
        <w:ind w:firstLine="720"/>
        <w:jc w:val="both"/>
        <w:rPr>
          <w:sz w:val="28"/>
        </w:rPr>
      </w:pPr>
      <w:r>
        <w:rPr>
          <w:sz w:val="28"/>
        </w:rPr>
        <w:t xml:space="preserve">- Claude (trò chuyện trên trình duyệt hoặc ứng dụng Claude Desktop): dùng được 8 kỹ năng; phù hợp lập kế hoạch, báo cáo của đơn vị, </w:t>
      </w:r>
      <w:r>
        <w:rPr>
          <w:sz w:val="28"/>
        </w:rPr>
        <w:t xml:space="preserve">KPI cá nhân, soạn thảo văn bản; không có tác tử kiểm tra, thao tác tự động và </w:t>
      </w:r>
      <w:del w:id="1011" w:author="Tiếp thu thẩm định lần 2 (Claude)" w:date="2026-09-27T06:30:22Z">
        <w:r>
          <w:rPr>
            <w:sz w:val="28"/>
          </w:rPr>
          <w:delText xml:space="preserve">chỉ xử lý tệp đính kèm trong cuộc trò chuyện.</w:delText>
        </w:r>
      </w:del>
      <w:ins w:id="1012" w:author="Tiếp thu thẩm định lần 2 (Claude)" w:date="2026-09-27T06:30:22Z">
        <w:r>
          <w:rPr>
            <w:sz w:val="28"/>
          </w:rPr>
          <w:t xml:space="preserve">chỉ xử lý nguồn dữ liệu người dùng chủ động cung cấp hoặc cho phép kết nối.</w:t>
        </w:r>
      </w:ins>
    </w:p>
    <w:p w14:paraId="102512B4"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102512B4" w14:textId="77777777" w:rsidR="00C65584" w:rsidRDefault="00C65584" w:rsidP="00C65584">
      <w:pPr>
        <w:spacing w:before="120" w:after="120"/>
        <w:ind w:firstLine="720"/>
        <w:jc w:val="both"/>
        <w:rPr>
          <w:sz w:val="28"/>
        </w:rPr>
      </w:pPr>
      <w:r>
        <w:rPr>
          <w:sz w:val="28"/>
        </w:rPr>
        <w:t xml:space="preserve">- Claude Code: chạy đầy đủ mọi thành phần, </w:t>
      </w:r>
      <w:r>
        <w:rPr>
          <w:sz w:val="28"/>
        </w:rPr>
        <w:t xml:space="preserve">là nền tảng </w:t>
      </w:r>
      <w:del w:id="1009" w:author="Tiếp thu thẩm định lần 2 (Claude)" w:date="2026-09-27T06:30:22Z">
        <w:r>
          <w:rPr>
            <w:sz w:val="28"/>
          </w:rPr>
          <w:delText xml:space="preserve">đã được kiểm thử đầy đủ, đo được</w:delText>
        </w:r>
      </w:del>
      <w:ins w:id="1010" w:author="Tiếp thu thẩm định lần 2 (Claude)" w:date="2026-09-27T06:30:22Z">
        <w:r>
          <w:rPr>
            <w:sz w:val="28"/>
          </w:rPr>
          <w:t xml:space="preserve">đã được kiểm thử trên dữ liệu giả lập, đo được</w:t>
        </w:r>
      </w:ins>
      <w:r>
        <w:rPr>
          <w:sz w:val="28"/>
        </w:rPr>
        <w:t xml:space="preserve"> thể thức thật của tệp Word và theo dõi thay đổi (Track Changes)</w:t>
      </w:r>
      <w:r>
        <w:rPr>
          <w:sz w:val="28"/>
        </w:rPr>
        <w:t xml:space="preserve">; Phòng TH-HC&amp;QT sử dụng khi tổng hợp, kiểm tra cấp Trường.</w:t>
      </w:r>
    </w:p>
    <w:p w14:paraId="102512B4" w14:textId="77777777" w:rsidR="00C65584" w:rsidRDefault="00C65584" w:rsidP="00C65584">
      <w:pPr>
        <w:spacing w:before="120" w:after="120"/>
        <w:ind w:firstLine="720"/>
        <w:jc w:val="both"/>
        <w:rPr>
          <w:sz w:val="28"/>
        </w:rPr>
      </w:pPr>
      <w:r>
        <w:rPr>
          <w:sz w:val="28"/>
        </w:rPr>
        <w:t xml:space="preserve">- Trên Claude và Claude Cowork, việc đo thể thức và theo dõi thay đổi chỉ thực hiện được khi môi trường chạy được công cụ đo; trường hợp không chạy được, Bộ công cụ ghi rõ </w:t>
      </w:r>
      <w:del w:id="1032" w:author="Rà soát 897 vòng 2 (Claude)" w:date="2026-09-27T06:30:22Z">
        <w:r>
          <w:rPr>
            <w:sz w:val="28"/>
          </w:rPr>
          <w:delText xml:space="preserve">“chưa đo thể thức”</w:delText>
        </w:r>
      </w:del>
      <w:ins w:id="1033" w:author="Rà soát 897 vòng 2 (Claude)" w:date="2026-09-27T06:30:22Z">
        <w:r>
          <w:rPr>
            <w:sz w:val="28"/>
          </w:rPr>
          <w:t xml:space="preserve">“chưa xác minh bằng công cụ đo”</w:t>
        </w:r>
      </w:ins>
      <w:r>
        <w:rPr>
          <w:sz w:val="28"/>
        </w:rPr>
        <w:t xml:space="preserve">, người dùng không coi sản phẩm là đã đạt chuẩn thể thức.</w:t>
      </w:r>
    </w:p>
    <w:p w14:paraId="1A604588" w14:textId="77777777" w:rsidR="00C65584" w:rsidRDefault="00C65584" w:rsidP="00C65584">
      <w:pPr>
        <w:spacing w:before="120" w:after="120"/>
        <w:ind w:firstLine="720"/>
        <w:jc w:val="both"/>
        <w:rPr>
          <w:sz w:val="28"/>
        </w:rPr>
      </w:pPr>
      <w:del w:id="1040" w:author="Rà soát 897 vòng 1 (Claude)" w:date="2026-09-27T06:30:22Z">
        <w:r>
          <w:rPr>
            <w:b/>
            <w:i/>
            <w:sz w:val="28"/>
          </w:rPr>
          <w:delText>* Lưu ý:</w:delText>
        </w:r>
      </w:del>
      <w:ins w:id="1041" w:author="Rà soát 897 vòng 1 (Claude)" w:date="2026-09-27T06:30:22Z">
        <w:r>
          <w:rPr>
            <w:b/>
            <w:i/>
            <w:sz w:val="28"/>
          </w:rPr>
          <w:t xml:space="preserve">Lưu ý:</w:t>
        </w:r>
      </w:ins>
    </w:p>
    <w:p w14:paraId="102512B4"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102512B4" w14:textId="77777777" w:rsidR="00C65584" w:rsidRDefault="00C65584" w:rsidP="00C65584">
      <w:pPr>
        <w:spacing w:before="120" w:after="120"/>
        <w:ind w:firstLine="720"/>
        <w:jc w:val="both"/>
        <w:rPr>
          <w:sz w:val="28"/>
        </w:rPr>
      </w:pPr>
      <w:r>
        <w:rPr>
          <w:sz w:val="28"/>
        </w:rPr>
        <w:t xml:space="preserve">- Bộ công cụ không thay thế bước rà soát dự thảo văn bản trước khi trình ký </w:t>
      </w:r>
      <w:del w:id="1026" w:author="Rà soát 897 vòng 2 (Claude)" w:date="2026-09-27T06:30:22Z">
        <w:r>
          <w:rPr>
            <w:sz w:val="28"/>
          </w:rPr>
          <w:delText xml:space="preserve">bằng công cụ KTC-Ra-Soat-897-v2-Cai-tien theo Thông báo số 948/TB-CĐKT</w:delText>
        </w:r>
      </w:del>
      <w:ins w:id="1027" w:author="Rà soát 897 vòng 2 (Claude)" w:date="2026-09-27T06:30:22Z">
        <w:r>
          <w:rPr>
            <w:sz w:val="28"/>
          </w:rPr>
          <w:t xml:space="preserve">bằng Skill “ktc-ra-soat-897” theo Thông báo số 948/TB-CĐKT</w:t>
        </w:r>
      </w:ins>
      <w:r>
        <w:rPr>
          <w:sz w:val="28"/>
        </w:rPr>
        <w:t xml:space="preserve"> ngày 17 tháng 8 năm 2026; không tự quyết định mức xếp loại, không tự phê duyệt; không tự tạo nhiệm vụ mới khi nhiệm vụ đó đã có trong kế hoạch.</w:t>
      </w:r>
    </w:p>
    <w:p w14:paraId="102512B4" w14:textId="77777777" w:rsidR="00C65584" w:rsidRDefault="00C65584" w:rsidP="00C65584">
      <w:pPr>
        <w:spacing w:before="120" w:after="120"/>
        <w:ind w:firstLine="720"/>
        <w:jc w:val="both"/>
        <w:rPr>
          <w:sz w:val="28"/>
        </w:rPr>
      </w:pPr>
      <w:r>
        <w:rPr>
          <w:sz w:val="28"/>
        </w:rPr>
        <w:t xml:space="preserve">-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102512B4" w14:textId="77777777" w:rsidR="00C65584" w:rsidRDefault="00C65584" w:rsidP="00C65584">
      <w:pPr>
        <w:spacing w:before="120" w:after="120"/>
        <w:ind w:firstLine="720"/>
        <w:jc w:val="both"/>
        <w:rPr>
          <w:ins w:id="1014" w:author="Tiếp thu thẩm định lần 2 (Claude)" w:date="2026-09-27T06:30:22Z"/>
          <w:sz w:val="28"/>
        </w:rPr>
      </w:pPr>
      <w:ins w:id="1013" w:author="Tiếp thu thẩm định lần 2 (Claude)" w:date="2026-09-27T06:30:22Z">
        <w:r>
          <w:rPr>
            <w:sz w:val="28"/>
          </w:rPr>
          <w:t xml:space="preserve">-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ins>
    </w:p>
    <w:p w14:paraId="7A3E9705" w14:textId="77777777" w:rsidR="00C65584" w:rsidRDefault="00C65584" w:rsidP="00C65584">
      <w:pPr>
        <w:keepNext/>
        <w:spacing w:before="120" w:after="120"/>
        <w:ind w:firstLine="720"/>
        <w:jc w:val="both"/>
        <w:rPr>
          <w:sz w:val="28"/>
        </w:rPr>
      </w:pPr>
      <w:r>
        <w:rPr>
          <w:b/>
          <w:sz w:val="28"/>
        </w:rPr>
        <w:t>2. Các yêu cầu cần thiết để sử dụng</w:t>
      </w:r>
    </w:p>
    <w:p w14:paraId="102512B4" w14:textId="77777777" w:rsidR="00C65584" w:rsidRDefault="00C65584" w:rsidP="00C65584">
      <w:pPr>
        <w:spacing w:before="120" w:after="120"/>
        <w:ind w:firstLine="720"/>
        <w:jc w:val="both"/>
        <w:rPr>
          <w:sz w:val="28"/>
        </w:rPr>
      </w:pPr>
      <w:r>
        <w:rPr>
          <w:sz w:val="28"/>
        </w:rPr>
        <w:t xml:space="preserve">- Tài khoản Claude AI Team do nhà trường cấp theo Thông báo số 924/TB-CĐKT ngày 11 tháng 8 năm 2026, </w:t>
      </w:r>
      <w:del w:id="1030" w:author="Rà soát 897 vòng 2 (Claude)" w:date="2026-09-27T06:30:22Z">
        <w:r>
          <w:rPr>
            <w:sz w:val="28"/>
          </w:rPr>
          <w:delText xml:space="preserve">hoặc tài khoản Claude trả phí (Pro, Max).</w:delText>
        </w:r>
      </w:del>
      <w:ins w:id="1031" w:author="Rà soát 897 vòng 2 (Claude)" w:date="2026-09-27T06:30:22Z">
        <w:r>
          <w:rPr>
            <w:sz w:val="28"/>
          </w:rPr>
          <w:t xml:space="preserve">hoặc tài khoản Claude trả phí (Pro, Max); trên tài khoản cá nhân chỉ xử lý văn bản đã ban hành, công khai hoặc dữ liệu giả lập, không xử lý dữ liệu nội bộ, dữ liệu cá nhân.</w:t>
        </w:r>
      </w:ins>
      <w:r>
        <w:rPr>
          <w:sz w:val="28"/>
        </w:rPr>
        <w:t xml:space="preserve"> Tài khoản miễn phí không sử dụng được plugin.</w:t>
      </w:r>
    </w:p>
    <w:p w14:paraId="102512B4"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102512B4"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7A3E9705" w14:textId="77777777" w:rsidR="00C65584" w:rsidRDefault="00C65584" w:rsidP="00C65584">
      <w:pPr>
        <w:keepNext/>
        <w:spacing w:before="120" w:after="120"/>
        <w:ind w:firstLine="720"/>
        <w:jc w:val="both"/>
        <w:rPr>
          <w:sz w:val="28"/>
        </w:rPr>
      </w:pPr>
      <w:r>
        <w:rPr>
          <w:b/>
          <w:sz w:val="28"/>
        </w:rPr>
        <w:t>3. Cài đặt Bộ công cụ</w:t>
      </w:r>
    </w:p>
    <w:p w14:paraId="4E3490C1" w14:textId="7777777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r>
        <w:rPr>
          <w:sz w:val="28"/>
        </w:rPr>
        <w:t xml:space="preserve">Giai đoạn thí điểm (Phòng TH-HC&amp;QT và các đơn vị do Hiệu trưởng chỉ định, từ kỳ báo cáo tháng 10/2026) </w:t>
      </w:r>
      <w:del w:id="1015" w:author="Tiếp thu thẩm định lần 2 (Claude)" w:date="2026-09-27T06:30:22Z">
        <w:r>
          <w:rPr>
            <w:sz w:val="28"/>
          </w:rPr>
          <w:delText xml:space="preserve">đặt chế độ</w:delText>
        </w:r>
      </w:del>
      <w:del w:id="1016" w:author="Tiếp thu thẩm định lần 2 (Claude)" w:date="2026-09-27T06:30:22Z">
        <w:r>
          <w:rPr>
            <w:sz w:val="28"/>
          </w:rPr>
          <w:delText xml:space="preserve"> “Available to install” (người dùng tự cài);</w:delText>
        </w:r>
      </w:del>
      <w:ins w:id="1017" w:author="Tiếp thu thẩm định lần 2 (Claude)" w:date="2026-09-27T06:30:22Z">
        <w:r>
          <w:rPr>
            <w:sz w:val="28"/>
          </w:rPr>
          <w:t xml:space="preserve">đặt chế độ “Available to install” (người dùng tự cài; chế độ này chỉ giới hạn phạm vi phân phối, không phải nghiệm thu);</w:t>
        </w:r>
      </w:ins>
      <w:r>
        <w:rPr>
          <w:sz w:val="28"/>
        </w:rPr>
        <w:t xml:space="preserve"> </w:t>
      </w:r>
      <w:r>
        <w:rPr>
          <w:sz w:val="28"/>
        </w:rPr>
        <w:t xml:space="preserve">sau khi nghiệm thu (đạt kiểm thử trên cả 3 nền tảng và ít nhất 01 kỳ vận hành thí điểm) mới chuyển</w:t>
      </w:r>
      <w:r>
        <w:rPr>
          <w:sz w:val="28"/>
        </w:rPr>
        <w:t xml:space="preserve"> “Installed by default” (cài sẵn cho mọi tài khoản) hoặc “Required” (bắt buộc) theo quyết định của Hiệu trưởng.</w:t>
      </w:r>
    </w:p>
    <w:p w14:paraId="4E3490C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4E3490C1"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4E3490C1" w14:textId="77777777" w:rsidR="00C65584" w:rsidRDefault="00C65584" w:rsidP="00C65584">
      <w:pPr>
        <w:spacing w:before="120" w:after="120"/>
        <w:ind w:firstLine="720"/>
        <w:jc w:val="both"/>
        <w:rPr>
          <w:sz w:val="28"/>
        </w:rPr>
      </w:pPr>
      <w:del w:id="1036" w:author="Rà soát 897 vòng 1 (Claude)" w:date="2026-09-27T06:30:22Z">
        <w:r>
          <w:rPr>
            <w:sz w:val="28"/>
          </w:rPr>
          <w:delText xml:space="preserve">d) Cài phụ trên nền tảng khác (ChatGPT, Gemini)</w:delText>
        </w:r>
      </w:del>
      <w:ins w:id="1037" w:author="Rà soát 897 vòng 1 (Claude)" w:date="2026-09-27T06:30:22Z">
        <w:r>
          <w:rPr>
            <w:sz w:val="28"/>
          </w:rPr>
          <w:t xml:space="preserve">d) Sử dụng trên nền tảng khác (ChatGPT, Gemini)</w:t>
        </w:r>
      </w:ins>
      <w:r>
        <w:rPr>
          <w:sz w:val="28"/>
        </w:rPr>
        <w:t xml:space="preserve">: chỉ nạp được phần kỹ năng (SKILL.md và tài liệu kèm theo), không có tác tử kiểm tra và thao tác tự động; chỉ dùng để đối chiếu chéo, </w:t>
      </w:r>
      <w:del w:id="1038" w:author="Rà soát 897 vòng 1 (Claude)" w:date="2026-09-27T06:30:22Z">
        <w:r>
          <w:rPr>
            <w:sz w:val="28"/>
          </w:rPr>
          <w:delText xml:space="preserve">không thay thế kết quả trên Claude.</w:delText>
        </w:r>
      </w:del>
      <w:ins w:id="1039" w:author="Rà soát 897 vòng 1 (Claude)" w:date="2026-09-27T06:30:22Z">
        <w:r>
          <w:rPr>
            <w:sz w:val="28"/>
          </w:rPr>
          <w:t xml:space="preserve">không thay thế kết quả trên Claude; tuân thủ yêu cầu bảo mật dữ liệu tại phần Lưu ý Mục II Thông báo này.</w:t>
        </w:r>
      </w:ins>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w:t>
      </w:r>
      <w:r>
        <w:rPr>
          <w:sz w:val="28"/>
          <w:szCs w:val="28"/>
        </w:rPr>
        <w:t xml:space="preserve">không để song song nhiều phiên bản; trường hợp phiên bản mới phát sinh lỗi, gỡ phiên bản đó, cài lại phiên bản liền trước do Phòng TH-HC&amp;QT lưu giữ và báo Phòng TH-HC&amp;QT.</w:t>
      </w:r>
      <w:r>
        <w:rPr>
          <w:sz w:val="28"/>
          <w:szCs w:val="28"/>
        </w:rPr>
        <w:t xml:space="preserve"> </w:t>
      </w:r>
      <w:del w:id="1018" w:author="Tiếp thu thẩm định lần 2 (Claude)" w:date="2026-09-27T06:30:22Z">
        <w:r>
          <w:rPr>
            <w:sz w:val="28"/>
            <w:szCs w:val="28"/>
          </w:rPr>
          <w:delText xml:space="preserve">Các bước chi tiết tại Tài liệu hướng dẫn</w:delText>
        </w:r>
      </w:del>
      <w:ins w:id="1019" w:author="Tiếp thu thẩm định lần 2 (Claude)" w:date="2026-09-27T06:30:22Z">
        <w:r>
          <w:rPr>
            <w:sz w:val="28"/>
            <w:szCs w:val="28"/>
          </w:rPr>
          <w:t xml:space="preserve">Chỉ cài tệp do Phòng TH-HC&amp;QT công bố và đối chiếu mã SHA-256 trước khi cài; không cài plugin, kỹ năng từ nguồn khác. Biện pháp chặn ghi, xóa kho dữ liệu và chế độ nhật ký mặc định không ghi nội dung lời nhắn chỉ có từ plugin KTC-Quan-tri phiên bản 1.3.0 (mã SHA-256 do Phòng TH-HC&amp;QT công bố kèm ghi chú phát hành); không cài đặt, không phân phối phiên bản 1.2.1 trở về trước. Các bước chi tiết tại Tài liệu hướng dẫn</w:t>
        </w:r>
      </w:ins>
      <w:r>
        <w:rPr>
          <w:sz w:val="28"/>
          <w:szCs w:val="28"/>
        </w:rPr>
        <w:t xml:space="preserve"> sử dụng chi tiết Bộ công cụ KTC-Quan-tri kèm theo Thông báo này.</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AF65AB9"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3AF65AB9"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4055C646"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 xml:space="preserve">Kế hoạch, báo cáo và văn bản do Bộ công cụ hỗ trợ soạn thảo phải được rà soát </w:t>
      </w:r>
      <w:del w:id="1028" w:author="Rà soát 897 vòng 2 (Claude)" w:date="2026-09-27T06:30:22Z">
        <w:r>
          <w:rPr>
            <w:sz w:val="28"/>
            <w:szCs w:val="28"/>
          </w:rPr>
          <w:delText xml:space="preserve">bằng công cụ KTC-Ra-Soat-897-v2-Cai-tien theo Thông báo số 948/TB-CĐKT</w:delText>
        </w:r>
      </w:del>
      <w:ins w:id="1029" w:author="Rà soát 897 vòng 2 (Claude)" w:date="2026-09-27T06:30:22Z">
        <w:r>
          <w:rPr>
            <w:sz w:val="28"/>
            <w:szCs w:val="28"/>
          </w:rPr>
          <w:t xml:space="preserve">bằng Skill “ktc-ra-soat-897” theo Thông báo số 948/TB-CĐKT</w:t>
        </w:r>
      </w:ins>
      <w:r>
        <w:rPr>
          <w:sz w:val="28"/>
          <w:szCs w:val="28"/>
        </w:rPr>
        <w:t xml:space="preserve">; còn vấn đề Mức 1 thì chưa trình ký.</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Kết quả do AI tạo ra chỉ có giá trị tham khảo; đơn vị, người soạn thảo và Lãnh đạo đơn vị kiểm tra, chịu trách nhiệm về số liệu, nội dung trước khi gửi, trình. </w:t>
      </w:r>
      <w:r>
        <w:rPr>
          <w:sz w:val="28"/>
          <w:szCs w:val="28"/>
        </w:rPr>
        <w:t xml:space="preserve">Không đưa thông tin thuộc bí mật nhà nước, tài liệu có dấu mật, mật khẩu, số định danh cá nhân vào nền tảng AI</w:t>
      </w:r>
      <w:r>
        <w:rPr>
          <w:sz w:val="28"/>
          <w:szCs w:val="28"/>
        </w:rPr>
        <w:t xml:space="preserve">; </w:t>
      </w:r>
      <w:del w:id="1020" w:author="Tiếp thu thẩm định lần 2 (Claude)" w:date="2026-09-27T06:30:22Z">
        <w:r>
          <w:rPr>
            <w:sz w:val="28"/>
            <w:szCs w:val="28"/>
          </w:rPr>
          <w:delText xml:space="preserve">dữ liệu cá nhân (họ tên, điểm, nhận xét đánh giá) chỉ xử lý trong phạm vi cần thiết,</w:delText>
        </w:r>
      </w:del>
      <w:ins w:id="1021" w:author="Tiếp thu thẩm định lần 2 (Claude)" w:date="2026-09-27T06:30:22Z">
        <w:r>
          <w:rPr>
            <w:sz w:val="28"/>
            <w:szCs w:val="28"/>
          </w:rPr>
          <w:t xml:space="preserve">dữ liệu cá nhân (họ tên, điểm, nhận xét đánh giá) chỉ do người được đánh giá và người có thẩm quyền xử lý, trong phạm vi cần thiết,</w:t>
        </w:r>
      </w:ins>
      <w:r>
        <w:rPr>
          <w:sz w:val="28"/>
          <w:szCs w:val="28"/>
        </w:rPr>
        <w:t xml:space="preserve"> </w:t>
      </w:r>
      <w:r>
        <w:rPr>
          <w:sz w:val="28"/>
          <w:szCs w:val="28"/>
        </w:rPr>
        <w:t xml:space="preserve">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7A3E9705" w14:textId="77777777" w:rsidR="00C65584" w:rsidRDefault="00C65584" w:rsidP="00C65584">
      <w:pPr>
        <w:keepNext/>
        <w:spacing w:before="120" w:after="120"/>
        <w:ind w:firstLine="720"/>
        <w:jc w:val="both"/>
        <w:rPr>
          <w:sz w:val="28"/>
        </w:rPr>
      </w:pPr>
      <w:r>
        <w:rPr>
          <w:b/>
          <w:sz w:val="28"/>
        </w:rPr>
        <w:t>1. Phòng TH-HC&amp;QT</w:t>
      </w:r>
    </w:p>
    <w:p w14:paraId="4E3490C1"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4E3490C1" w14:textId="77777777"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w:t>
      </w:r>
    </w:p>
    <w:p w14:paraId="4E3490C1"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4E3490C1"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lưu giữ phiên bản liền trước để khôi phục khi cần; tạm dừng phân phối phiên bản khi phát hiện lỗi làm sai lệch số liệu, lộ, lọt dữ liệu hoặc ghi đè dữ liệu gốc và báo cáo Lãnh đạo Trường.</w:t>
      </w:r>
    </w:p>
    <w:p w14:paraId="7A3E9705" w14:textId="77777777" w:rsidR="00C65584" w:rsidRDefault="00C65584" w:rsidP="00C65584">
      <w:pPr>
        <w:keepNext/>
        <w:spacing w:before="120" w:after="120"/>
        <w:ind w:firstLine="720"/>
        <w:jc w:val="both"/>
        <w:rPr>
          <w:sz w:val="28"/>
        </w:rPr>
      </w:pPr>
      <w:r>
        <w:rPr>
          <w:b/>
          <w:sz w:val="28"/>
        </w:rPr>
        <w:t>2. Phòng QLKHCN&amp;HTPT</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Quản trị Hệ thống Claude AI Team của Trường; nạp, cập nhật, đặt chế độ phân phối Bộ công cụ ở cấp tổ chức </w:t>
      </w:r>
      <w:del w:id="1022" w:author="Tiếp thu thẩm định lần 2 (Claude)" w:date="2026-09-27T06:30:22Z">
        <w:r>
          <w:rPr>
            <w:sz w:val="28"/>
            <w:szCs w:val="28"/>
          </w:rPr>
          <w:delText xml:space="preserve">theo Thông báo số 1056/TB-CĐKT ngày 16 tháng 9 năm 2026.</w:delText>
        </w:r>
      </w:del>
      <w:ins w:id="1023" w:author="Tiếp thu thẩm định lần 2 (Claude)" w:date="2026-09-27T06:30:22Z">
        <w:r>
          <w:rPr>
            <w:sz w:val="28"/>
            <w:szCs w:val="28"/>
          </w:rPr>
          <w:t xml:space="preserve">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ins>
    </w:p>
    <w:p w14:paraId="7A3E9705" w14:textId="77777777" w:rsidR="00C65584" w:rsidRDefault="00C65584" w:rsidP="00C65584">
      <w:pPr>
        <w:keepNext/>
        <w:spacing w:before="120" w:after="120"/>
        <w:ind w:firstLine="720"/>
        <w:jc w:val="both"/>
        <w:rPr>
          <w:sz w:val="28"/>
        </w:rPr>
      </w:pPr>
      <w:r>
        <w:rPr>
          <w:b/>
          <w:sz w:val="28"/>
        </w:rPr>
        <w:t>3. Phòng TCCB&amp;CTHSSV</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Hướng dẫn, giải đáp các nội dung đánh giá, xếp loại theo Quyết định số 1923/QĐ-CĐKT </w:t>
      </w:r>
      <w:del w:id="1024" w:author="Tiếp thu thẩm định lần 2 (Claude)" w:date="2026-09-27T06:30:22Z">
        <w:r>
          <w:rPr>
            <w:sz w:val="28"/>
            <w:szCs w:val="28"/>
          </w:rPr>
          <w:delText xml:space="preserve">làm cơ sở cập nhật chức năng KPI cá nhân của Bộ công cụ.</w:delText>
        </w:r>
      </w:del>
      <w:ins w:id="1025" w:author="Tiếp thu thẩm định lần 2 (Claude)" w:date="2026-09-27T06:30:22Z">
        <w:r>
          <w:rPr>
            <w:sz w:val="28"/>
            <w:szCs w:val="28"/>
          </w:rPr>
          <w:t xml:space="preserve">làm cơ sở cập nhật chức năng KPI cá nhân của Bộ công cụ; cử đại diện tham gia kiểm thử nghiệm thu chức năng KPI cá nhân.</w:t>
        </w:r>
      </w:ins>
    </w:p>
    <w:p w14:paraId="7A3E9705" w14:textId="77777777" w:rsidR="00C65584" w:rsidRDefault="00C65584" w:rsidP="00C65584">
      <w:pPr>
        <w:keepNext/>
        <w:spacing w:before="120" w:after="120"/>
        <w:ind w:firstLine="720"/>
        <w:jc w:val="both"/>
        <w:rPr>
          <w:sz w:val="28"/>
        </w:rPr>
      </w:pPr>
      <w:r>
        <w:rPr>
          <w:b/>
          <w:sz w:val="28"/>
        </w:rPr>
        <w:t>4. Các đơn vị, cá nhân thuộc Trường</w:t>
      </w:r>
    </w:p>
    <w:p w14:paraId="4E3490C1"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4E3490C1"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del w:id="1042" w:author="Rà soát 897 vòng 2 (Claude)" w:date="2026-09-27T06:30:22Z">
              <w:r>
                <w:rPr>
                  <w:sz w:val="22"/>
                  <w:szCs w:val="22"/>
                  <w:lang w:val="vi-VN"/>
                </w:rPr>
                <w:delText xml:space="preserve">- Đoàn </w:delText>
              </w:r>
            </w:del>
            <w:del w:id="1043" w:author="Rà soát 897 vòng 2 (Claude)" w:date="2026-09-27T06:30:22Z">
              <w:r>
                <w:rPr>
                  <w:sz w:val="22"/>
                  <w:szCs w:val="22"/>
                </w:rPr>
                <w:delText xml:space="preserve">TN </w:delText>
              </w:r>
            </w:del>
            <w:del w:id="1044" w:author="Rà soát 897 vòng 2 (Claude)" w:date="2026-09-27T06:30:22Z">
              <w:r>
                <w:rPr>
                  <w:sz w:val="22"/>
                  <w:szCs w:val="22"/>
                  <w:lang w:val="vi-VN"/>
                </w:rPr>
                <w:delText>– Hội SV Trường;</w:delText>
              </w:r>
            </w:del>
            <w:ins w:id="1045" w:author="Rà soát 897 vòng 2 (Claude)" w:date="2026-09-27T06:30:22Z">
              <w:r>
                <w:rPr>
                  <w:sz w:val="22"/>
                  <w:szCs w:val="22"/>
                  <w:lang w:val="vi-VN"/>
                </w:rPr>
                <w:t xml:space="preserve">- Đoàn Trường;</w:t>
              </w:r>
            </w:ins>
          </w:p>
          <w:p w14:paraId="52E45307" w14:textId="77777777" w:rsidR="00C65584" w:rsidRDefault="00C65584" w:rsidP="0089728B">
            <w:pPr>
              <w:widowControl w:val="0"/>
              <w:jc w:val="both"/>
              <w:rPr>
                <w:ins w:id="1035" w:author="Rà soát 897 vòng 2 (Claude)" w:date="2026-09-27T06:30:22Z"/>
                <w:sz w:val="22"/>
                <w:szCs w:val="22"/>
                <w:lang w:val="vi-VN"/>
              </w:rPr>
            </w:pPr>
            <w:ins w:id="1034" w:author="Rà soát 897 vòng 2 (Claude)" w:date="2026-09-27T06:30:22Z">
              <w:r>
                <w:rPr>
                  <w:sz w:val="22"/>
                  <w:szCs w:val="22"/>
                  <w:lang w:val="vi-VN"/>
                </w:rPr>
                <w:t xml:space="preserve">- Hội Sinh viên Trường;</w:t>
              </w:r>
            </w:ins>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4B2D" w14:textId="77777777" w:rsidR="00C75975" w:rsidRDefault="00C75975">
      <w:r>
        <w:separator/>
      </w:r>
    </w:p>
  </w:endnote>
  <w:endnote w:type="continuationSeparator" w:id="0">
    <w:p w14:paraId="7EA589D2" w14:textId="77777777" w:rsidR="00C75975" w:rsidRDefault="00C75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6F97" w14:textId="77777777" w:rsidR="00C75975" w:rsidRDefault="00C75975">
      <w:r>
        <w:separator/>
      </w:r>
    </w:p>
  </w:footnote>
  <w:footnote w:type="continuationSeparator" w:id="0">
    <w:p w14:paraId="66C8CEDF" w14:textId="77777777" w:rsidR="00C75975" w:rsidRDefault="00C75975">
      <w:r>
        <w:continuationSeparator/>
      </w:r>
    </w:p>
  </w:footnote>
  <w:footnote w:id="1">
    <w:p w14:paraId="44BA2155" w14:textId="77777777" w:rsidR="00C65584" w:rsidRPr="00822D02" w:rsidRDefault="00C65584" w:rsidP="00C65584">
      <w:pPr>
        <w:pStyle w:val="FootnoteText"/>
        <w:rPr>
          <w:sz w:val="18"/>
          <w:szCs w:val="18"/>
        </w:rPr>
      </w:pPr>
      <w:r w:rsidRPr="00822D02">
        <w:rPr>
          <w:rStyle w:val="FootnoteCharacters"/>
          <w:sz w:val="18"/>
          <w:szCs w:val="18"/>
        </w:rPr>
        <w:footnoteRef/>
      </w:r>
      <w:r w:rsidRPr="00822D02">
        <w:rPr>
          <w:sz w:val="18"/>
          <w:szCs w:val="18"/>
        </w:rPr>
        <w:t xml:space="preserve"> Nhưng cần thực hiện các biện pháp an toàn, bảo mật thông tin; sử dụng tài khoản của đơn vị được Trường phê duyệt; tài khoản miễn phí chỉ được dùng với tài liệu công khai, không nhạy cảm và khi đáp ứng chính sách bảo mật do Trường xác nhận.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2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Lê Trí Khải</cp:lastModifiedBy>
  <cp:revision>43</cp:revision>
  <cp:lastPrinted>2020-10-29T02:41:00Z</cp:lastPrinted>
  <dcterms:created xsi:type="dcterms:W3CDTF">2026-08-14T11:38:00Z</dcterms:created>
  <dcterms:modified xsi:type="dcterms:W3CDTF">2026-08-17T01:40:00Z</dcterms:modified>
</cp:coreProperties>
</file>