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r>
            <w:r w:rsidR="008A421E">
              <w:rPr>
                <w:rFonts w:asciiTheme="majorHAnsi" w:hAnsiTheme="majorHAnsi" w:cstheme="majorHAnsi"/>
                <w:i/>
                <w:color w:val="000000"/>
                <w:sz w:val="28"/>
                <w:szCs w:val="28"/>
              </w:rPr>
            </w:r>
            <w:r w:rsidR="00525547">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003217E5">
              <w:rPr>
                <w:rFonts w:asciiTheme="majorHAnsi" w:hAnsiTheme="majorHAnsi" w:cstheme="majorHAnsi"/>
                <w:i/>
                <w:color w:val="000000"/>
                <w:sz w:val="28"/>
                <w:szCs w:val="28"/>
              </w:rPr>
            </w:r>
            <w:r w:rsidR="00EF06A4" w:rsidRPr="00335ACD">
              <w:rPr>
                <w:rFonts w:asciiTheme="majorHAnsi" w:hAnsiTheme="majorHAnsi" w:cstheme="majorHAnsi"/>
                <w:i/>
                <w:color w:val="000000"/>
                <w:sz w:val="28"/>
                <w:szCs w:val="28"/>
              </w:rPr>
            </w:r>
            <w:r w:rsidRPr="00335ACD">
              <w:rPr>
                <w:rFonts w:asciiTheme="majorHAnsi" w:hAnsiTheme="majorHAnsi" w:cstheme="majorHAnsi"/>
                <w:i/>
                <w:color w:val="000000"/>
                <w:sz w:val="28"/>
                <w:szCs w:val="28"/>
              </w:rPr>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b w:val="0"/>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b w:val="0"/>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b w:val="0"/>
          <w:sz w:val="28"/>
          <w:szCs w:val="28"/>
        </w:rPr>
        <w:t xml:space="preserve">khác các Skill chuyên dụng đơn lẻ, Bộ công cụ được đóng gói dưới dạng plugin trên nền tảng Claude AI, gồm: 8 kỹ năng (skills); 7 tác tử kiểm tra độc lập (agents); </w:t>
      </w:r>
      <w:del w:id="1013" w:author="Tiếp thu thẩm định lần 2 (Claude)" w:date="2026-09-27T06:30:22Z">
        <w:r w:rsidRPr="00335ACD">
          <w:rPr>
            <w:rFonts w:asciiTheme="majorHAnsi" w:hAnsiTheme="majorHAnsi" w:cstheme="majorHAnsi"/>
            <w:b w:val="0"/>
            <w:sz w:val="28"/>
            <w:szCs w:val="28"/>
          </w:rPr>
          <w:delText xml:space="preserve">các thao tác tự động khi mở, kết thúc phiên (hooks)</w:delText>
        </w:r>
      </w:del>
      <w:ins w:id="1014" w:author="Tiếp thu thẩm định lần 2 (Claude)" w:date="2026-09-27T06:30:22Z">
        <w:r w:rsidRPr="00335ACD">
          <w:rPr>
            <w:rFonts w:asciiTheme="majorHAnsi" w:hAnsiTheme="majorHAnsi" w:cstheme="majorHAnsi"/>
            <w:b w:val="0"/>
            <w:sz w:val="28"/>
            <w:szCs w:val="28"/>
          </w:rPr>
          <w:t xml:space="preserve">các thao tác tự động (hooks) khi mở, kết thúc phiên, trước và sau khi thao tác trên tệp</w:t>
        </w:r>
      </w:ins>
      <w:r w:rsidRPr="00335ACD">
        <w:rPr>
          <w:rFonts w:asciiTheme="majorHAnsi" w:hAnsiTheme="majorHAnsi" w:cstheme="majorHAnsi"/>
          <w:b w:val="0"/>
          <w:sz w:val="28"/>
          <w:szCs w:val="28"/>
        </w:rPr>
        <w:t xml:space="preserve">; các công cụ tính toán bằng thuật toán cố định (scripts); dùng chung kho KTC-Database. Bộ công cụ chạy trên 3 nền tảng: Claude (trò chuyện), Claude Cowork và Claude Code; nền tảng Claude Code chạy đầy đủ mọi thành phần.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4"/>
        <w:gridCol w:w="3600"/>
        <w:gridCol w:w="3600"/>
        <w:gridCol w:w="1163"/>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hai kỹ năng nền 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Gói kỹ năng .skill; chưa lưu 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Tháng 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1DBF1334" w:rsidR="00E0585F" w:rsidRPr="00160C0F" w:rsidRDefault="00E90F83" w:rsidP="008F2450">
            <w:pPr>
              <w:widowControl w:val="0"/>
              <w:jc w:val="both"/>
              <w:rPr>
                <w:rFonts w:asciiTheme="majorHAnsi" w:hAnsiTheme="majorHAnsi" w:cstheme="majorHAnsi"/>
                <w:sz w:val="28"/>
                <w:szCs w:val="28"/>
              </w:rPr>
            </w:pPr>
            <w:del w:id="1001" w:author="Tiếp thu thẩm định lần 2 (Claude)" w:date="2026-09-27T06:30:22Z">
              <w:r w:rsidRPr="00160C0F">
                <w:rPr>
                  <w:rFonts w:asciiTheme="majorHAnsi" w:hAnsiTheme="majorHAnsi" w:cstheme="majorHAnsi"/>
                  <w:sz w:val="28"/>
                  <w:szCs w:val="28"/>
                </w:rPr>
                <w:delText>Bản 1.2.0 - 1.2.1 (hiện hành)</w:delText>
              </w:r>
            </w:del>
            <w:ins w:id="1002" w:author="Tiếp thu thẩm định lần 2 (Claude)" w:date="2026-09-27T06:30:22Z">
              <w:r w:rsidRPr="00160C0F">
                <w:rPr>
                  <w:rFonts w:asciiTheme="majorHAnsi" w:hAnsiTheme="majorHAnsi" w:cstheme="majorHAnsi"/>
                  <w:sz w:val="28"/>
                  <w:szCs w:val="28"/>
                </w:rPr>
                <w:t xml:space="preserve">Bản 1.2.0 - 1.2.1</w:t>
              </w:r>
            </w:ins>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661598B9" w14:textId="3F48B177" w:rsidTr="008F2450">
        <w:trPr>
          <w:jc w:val="center"/>
          <w:ins w:id="1130" w:author="Tiếp thu thẩm định lần 2 (Claude)" w:date="2026-09-27T06:30:22Z"/>
        </w:trPr>
        <w:tc>
          <w:tcPr>
            <w:tcW w:w="704" w:type="dxa"/>
            <w:vAlign w:val="center"/>
          </w:tcPr>
          <w:p w14:paraId="4075DBB9" w14:textId="1842B689" w:rsidR="00E0585F" w:rsidRPr="008F2450" w:rsidRDefault="008F2450" w:rsidP="008F2450">
            <w:pPr>
              <w:widowControl w:val="0"/>
              <w:jc w:val="center"/>
              <w:rPr>
                <w:ins w:id="1132" w:author="Tiếp thu thẩm định lần 2 (Claude)" w:date="2026-09-27T06:30:22Z"/>
                <w:rFonts w:asciiTheme="majorHAnsi" w:hAnsiTheme="majorHAnsi" w:cstheme="majorHAnsi"/>
                <w:sz w:val="28"/>
                <w:szCs w:val="28"/>
              </w:rPr>
            </w:pPr>
            <w:ins w:id="1131" w:author="Tiếp thu thẩm định lần 2 (Claude)" w:date="2026-09-27T06:30:22Z">
              <w:r>
                <w:rPr>
                  <w:rFonts w:asciiTheme="majorHAnsi" w:hAnsiTheme="majorHAnsi" w:cstheme="majorHAnsi"/>
                  <w:sz w:val="28"/>
                  <w:szCs w:val="28"/>
                </w:rPr>
                <w:t xml:space="preserve">8</w:t>
              </w:r>
            </w:ins>
          </w:p>
        </w:tc>
        <w:tc>
          <w:tcPr>
            <w:tcW w:w="3600" w:type="dxa"/>
            <w:vAlign w:val="center"/>
          </w:tcPr>
          <w:p w14:paraId="047B0E92" w14:textId="740DBB75" w:rsidR="00E0585F" w:rsidRPr="00160C0F" w:rsidRDefault="00E90F83" w:rsidP="008F2450">
            <w:pPr>
              <w:widowControl w:val="0"/>
              <w:jc w:val="both"/>
              <w:rPr>
                <w:ins w:id="1134" w:author="Tiếp thu thẩm định lần 2 (Claude)" w:date="2026-09-27T06:30:22Z"/>
                <w:rFonts w:asciiTheme="majorHAnsi" w:hAnsiTheme="majorHAnsi" w:cstheme="majorHAnsi"/>
                <w:sz w:val="28"/>
                <w:szCs w:val="28"/>
              </w:rPr>
            </w:pPr>
            <w:ins w:id="1133" w:author="Tiếp thu thẩm định lần 2 (Claude)" w:date="2026-09-27T06:30:22Z">
              <w:r>
                <w:rPr>
                  <w:rFonts w:asciiTheme="majorHAnsi" w:hAnsiTheme="majorHAnsi" w:cstheme="majorHAnsi"/>
                  <w:sz w:val="28"/>
                  <w:szCs w:val="28"/>
                </w:rPr>
                <w:t xml:space="preserve">Tiếp thu thẩm định độc lập lần 1, lần 2: gỡ sao lưu tự động khỏi plugin; thao tác chặn ghi kho chuẩn; nhật ký không ghi nội dung; quy tắc bất biến, khuôn đầu ra cho 8 kỹ năng, 7 tác tử</w:t>
              </w:r>
            </w:ins>
          </w:p>
        </w:tc>
        <w:tc>
          <w:tcPr>
            <w:tcW w:w="3600" w:type="dxa"/>
            <w:vAlign w:val="center"/>
          </w:tcPr>
          <w:p w14:paraId="7FEA99A7" w14:textId="1DBF1334" w:rsidR="00E0585F" w:rsidRPr="00160C0F" w:rsidRDefault="00E90F83" w:rsidP="008F2450">
            <w:pPr>
              <w:widowControl w:val="0"/>
              <w:jc w:val="both"/>
              <w:rPr>
                <w:ins w:id="1136" w:author="Tiếp thu thẩm định lần 2 (Claude)" w:date="2026-09-27T06:30:22Z"/>
                <w:rFonts w:asciiTheme="majorHAnsi" w:hAnsiTheme="majorHAnsi" w:cstheme="majorHAnsi"/>
                <w:sz w:val="28"/>
                <w:szCs w:val="28"/>
              </w:rPr>
            </w:pPr>
            <w:ins w:id="1135" w:author="Tiếp thu thẩm định lần 2 (Claude)" w:date="2026-09-27T06:30:22Z">
              <w:r>
                <w:rPr>
                  <w:rFonts w:asciiTheme="majorHAnsi" w:hAnsiTheme="majorHAnsi" w:cstheme="majorHAnsi"/>
                  <w:sz w:val="28"/>
                  <w:szCs w:val="28"/>
                </w:rPr>
                <w:t xml:space="preserve">Bản 1.3.0 (hiện hành), mã SHA-256 2d0c795a...4c87, mã nguồn commit c95507e; hồ sơ bằng chứng kiểm thử</w:t>
              </w:r>
            </w:ins>
          </w:p>
        </w:tc>
        <w:tc>
          <w:tcPr>
            <w:tcW w:w="1163" w:type="dxa"/>
            <w:vAlign w:val="center"/>
          </w:tcPr>
          <w:p w14:paraId="62CD031C" w14:textId="62C07BC4" w:rsidR="00E0585F" w:rsidRPr="008F2450" w:rsidRDefault="00E90F83" w:rsidP="008F2450">
            <w:pPr>
              <w:widowControl w:val="0"/>
              <w:jc w:val="center"/>
              <w:rPr>
                <w:ins w:id="1138" w:author="Tiếp thu thẩm định lần 2 (Claude)" w:date="2026-09-27T06:30:22Z"/>
                <w:rFonts w:asciiTheme="majorHAnsi" w:hAnsiTheme="majorHAnsi" w:cstheme="majorHAnsi"/>
                <w:sz w:val="28"/>
                <w:szCs w:val="28"/>
              </w:rPr>
            </w:pPr>
            <w:ins w:id="1137" w:author="Tiếp thu thẩm định lần 2 (Claude)" w:date="2026-09-27T06:30:22Z">
              <w:r>
                <w:rPr>
                  <w:rFonts w:asciiTheme="majorHAnsi" w:hAnsiTheme="majorHAnsi" w:cstheme="majorHAnsi"/>
                  <w:sz w:val="28"/>
                  <w:szCs w:val="28"/>
                </w:rPr>
                <w:t xml:space="preserve">26/9/2026</w:t>
              </w:r>
            </w:ins>
          </w:p>
        </w:tc>
      </w:tr>
    </w:tbl>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79 lần cập nhật trên kho mã nguồn (từ 18/9/2026), </w:t>
      </w:r>
      <w:del w:id="1009" w:author="Tiếp thu thẩm định lần 2 (Claude)" w:date="2026-09-27T06:30:22Z">
        <w:r w:rsidRPr="00517B10">
          <w:rPr>
            <w:rFonts w:asciiTheme="majorHAnsi" w:hAnsiTheme="majorHAnsi" w:cstheme="majorHAnsi"/>
            <w:sz w:val="28"/>
            <w:szCs w:val="28"/>
          </w:rPr>
          <w:delText xml:space="preserve">nhật ký thay đổi 25 phiên bản, 23 biên bản quyết định kỹ thuật</w:delText>
        </w:r>
      </w:del>
      <w:ins w:id="1010" w:author="Tiếp thu thẩm định lần 2 (Claude)" w:date="2026-09-27T06:30:22Z">
        <w:r w:rsidRPr="00517B10">
          <w:rPr>
            <w:rFonts w:asciiTheme="majorHAnsi" w:hAnsiTheme="majorHAnsi" w:cstheme="majorHAnsi"/>
            <w:sz w:val="28"/>
            <w:szCs w:val="28"/>
          </w:rPr>
          <w:t xml:space="preserve">nhật ký thay đổi 26 phiên bản, 24 biên bản quyết định kỹ thuật</w:t>
        </w:r>
      </w:ins>
      <w:r w:rsidRPr="00517B10">
        <w:rPr>
          <w:rFonts w:asciiTheme="majorHAnsi" w:hAnsiTheme="majorHAnsi" w:cstheme="majorHAnsi"/>
          <w:sz w:val="28"/>
          <w:szCs w:val="28"/>
        </w:rPr>
        <w:t xml:space="preserve">, 10 bản ghi kinh nghiệm quá trình (Process Memory).</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4"/>
        <w:gridCol w:w="3600"/>
        <w:gridCol w:w="3600"/>
        <w:gridCol w:w="1163"/>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TB 736, TB 817, Quyết định số 1923/QĐ-CĐKT, TB 1052, 6 mẫu Kế hoạch + KPI</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các câu hỏi mở về đánh giá KPI gửi Phòng TCCB&amp;CTHSSV</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Không làm theo chỉ dẫn nằm trong tài liệu đầu vào; </w:t>
            </w:r>
            <w:del w:id="1015" w:author="Tiếp thu thẩm định lần 2 (Claude)" w:date="2026-09-27T06:30:22Z">
              <w:r w:rsidRPr="00160C0F">
                <w:rPr>
                  <w:rFonts w:asciiTheme="majorHAnsi" w:hAnsiTheme="majorHAnsi" w:cstheme="majorHAnsi"/>
                  <w:sz w:val="28"/>
                  <w:szCs w:val="28"/>
                </w:rPr>
                <w:delText xml:space="preserve">nhật ký không ghi nội dung lời nhắn đánh dấu #riêng</w:delText>
              </w:r>
            </w:del>
            <w:ins w:id="1016" w:author="Tiếp thu thẩm định lần 2 (Claude)" w:date="2026-09-27T06:30:22Z">
              <w:r w:rsidRPr="00160C0F">
                <w:rPr>
                  <w:rFonts w:asciiTheme="majorHAnsi" w:hAnsiTheme="majorHAnsi" w:cstheme="majorHAnsi"/>
                  <w:sz w:val="28"/>
                  <w:szCs w:val="28"/>
                </w:rPr>
                <w:t xml:space="preserve">nhật ký mặc định không ghi nội dung lời nhắn (từ bản 1.3.0)</w:t>
              </w:r>
            </w:ins>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3600" w:type="dxa"/>
            <w:vAlign w:val="center"/>
          </w:tcPr>
          <w:p w14:paraId="7FEA99A7" w14:textId="1DBF133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8F2450">
        <w:trPr>
          <w:jc w:val="center"/>
        </w:trPr>
        <w:tc>
          <w:tcPr>
            <w:tcW w:w="704"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3600"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3"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4. Kết quả kiểm thử (chạy lại ngày 26/9/2026)</w:t>
      </w:r>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4"/>
        <w:gridCol w:w="3600"/>
        <w:gridCol w:w="3600"/>
        <w:gridCol w:w="1163"/>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Kiểm tra tĩnh toàn hệ </w:t>
            </w:r>
            <w:del w:id="1011" w:author="Tiếp thu thẩm định lần 2 (Claude)" w:date="2026-09-27T06:30:22Z">
              <w:r w:rsidRPr="00160C0F">
                <w:rPr>
                  <w:rFonts w:asciiTheme="majorHAnsi" w:hAnsiTheme="majorHAnsi" w:cstheme="majorHAnsi"/>
                  <w:sz w:val="28"/>
                  <w:szCs w:val="28"/>
                </w:rPr>
                <w:delText xml:space="preserve">(13 phép kiểm: </w:delText>
              </w:r>
            </w:del>
            <w:ins w:id="1012" w:author="Tiếp thu thẩm định lần 2 (Claude)" w:date="2026-09-27T06:30:22Z">
              <w:r w:rsidRPr="00160C0F">
                <w:rPr>
                  <w:rFonts w:asciiTheme="majorHAnsi" w:hAnsiTheme="majorHAnsi" w:cstheme="majorHAnsi"/>
                  <w:sz w:val="28"/>
                  <w:szCs w:val="28"/>
                </w:rPr>
                <w:t xml:space="preserve">(14 phép kiểm: </w:t>
              </w:r>
            </w:ins>
            <w:r w:rsidRPr="00160C0F">
              <w:rPr>
                <w:rFonts w:asciiTheme="majorHAnsi" w:hAnsiTheme="majorHAnsi" w:cstheme="majorHAnsi"/>
                <w:sz w:val="28"/>
                <w:szCs w:val="28"/>
              </w:rPr>
              <w:t xml:space="preserve">phiên bản, gói, tham chiếu, dữ liệu dùng chung)</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del w:id="1003" w:author="Tiếp thu thẩm định lần 2 (Claude)" w:date="2026-09-27T06:30:22Z">
              <w:r w:rsidRPr="00160C0F">
                <w:rPr>
                  <w:rFonts w:asciiTheme="majorHAnsi" w:hAnsiTheme="majorHAnsi" w:cstheme="majorHAnsi"/>
                  <w:sz w:val="28"/>
                  <w:szCs w:val="28"/>
                </w:rPr>
                <w:delText>19 bộ ca thử hồi quy (tính KPI, xếp loại, biểu mẫu, viện dẫn, thể thức, minh chứng, Track Changes, nhật ký)</w:delText>
              </w:r>
            </w:del>
            <w:ins w:id="1004" w:author="Tiếp thu thẩm định lần 2 (Claude)" w:date="2026-09-27T06:30:22Z">
              <w:r w:rsidRPr="00160C0F">
                <w:rPr>
                  <w:rFonts w:asciiTheme="majorHAnsi" w:hAnsiTheme="majorHAnsi" w:cstheme="majorHAnsi"/>
                  <w:sz w:val="28"/>
                  <w:szCs w:val="28"/>
                </w:rPr>
                <w:t xml:space="preserve">20 bộ ca thử hồi quy (tính KPI, xếp loại, biểu mẫu, viện dẫn, thể thức, minh chứng, Track Changes, nhật ký, thao tác chặn ghi và bản dựng 1.3.0)</w:t>
              </w:r>
            </w:ins>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Cùng dữ liệu cho cùng kết quả; </w:t>
            </w:r>
            <w:del w:id="1005" w:author="Tiếp thu thẩm định lần 2 (Claude)" w:date="2026-09-27T06:30:22Z">
              <w:r w:rsidRPr="00160C0F">
                <w:rPr>
                  <w:rFonts w:asciiTheme="majorHAnsi" w:hAnsiTheme="majorHAnsi" w:cstheme="majorHAnsi"/>
                  <w:sz w:val="28"/>
                  <w:szCs w:val="28"/>
                </w:rPr>
                <w:delText xml:space="preserve">chạy trên máy có đủ kho KTC-Database và công cụ KTC-Ra-Soat-897</w:delText>
              </w:r>
            </w:del>
            <w:ins w:id="1006" w:author="Tiếp thu thẩm định lần 2 (Claude)" w:date="2026-09-27T06:30:22Z">
              <w:r w:rsidRPr="00160C0F">
                <w:rPr>
                  <w:rFonts w:asciiTheme="majorHAnsi" w:hAnsiTheme="majorHAnsi" w:cstheme="majorHAnsi"/>
                  <w:sz w:val="28"/>
                  <w:szCs w:val="28"/>
                </w:rPr>
                <w:t xml:space="preserve">chạy trên Claude Code, dữ liệu giả lập, máy có đủ kho KTC-Database và công cụ KTC-Ra-Soat-897; nhật ký, mã băm tại hồ sơ bằng chứng</w:t>
              </w:r>
            </w:ins>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del w:id="1007" w:author="Tiếp thu thẩm định lần 2 (Claude)" w:date="2026-09-27T06:30:22Z">
              <w:r w:rsidRPr="008F2450">
                <w:rPr>
                  <w:rFonts w:asciiTheme="majorHAnsi" w:hAnsiTheme="majorHAnsi" w:cstheme="majorHAnsi"/>
                  <w:sz w:val="28"/>
                  <w:szCs w:val="28"/>
                </w:rPr>
                <w:delText>19/19 đạt</w:delText>
              </w:r>
            </w:del>
            <w:ins w:id="1008" w:author="Tiếp thu thẩm định lần 2 (Claude)" w:date="2026-09-27T06:30:22Z">
              <w:r w:rsidRPr="008F2450">
                <w:rPr>
                  <w:rFonts w:asciiTheme="majorHAnsi" w:hAnsiTheme="majorHAnsi" w:cstheme="majorHAnsi"/>
                  <w:sz w:val="28"/>
                  <w:szCs w:val="28"/>
                </w:rPr>
                <w:t xml:space="preserve">20/20 đạt</w:t>
              </w:r>
            </w:ins>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del w:id="1019" w:author="Tiếp thu thẩm định lần 2 (Claude)" w:date="2026-09-27T06:30:22Z">
              <w:r w:rsidRPr="00160C0F">
                <w:rPr>
                  <w:rFonts w:asciiTheme="majorHAnsi" w:hAnsiTheme="majorHAnsi" w:cstheme="majorHAnsi"/>
                  <w:sz w:val="28"/>
                  <w:szCs w:val="28"/>
                </w:rPr>
                <w:delText>Ngày 25/9/2026</w:delText>
              </w:r>
            </w:del>
            <w:ins w:id="1020" w:author="Tiếp thu thẩm định lần 2 (Claude)" w:date="2026-09-27T06:30:22Z">
              <w:r w:rsidRPr="00160C0F">
                <w:rPr>
                  <w:rFonts w:asciiTheme="majorHAnsi" w:hAnsiTheme="majorHAnsi" w:cstheme="majorHAnsi"/>
                  <w:sz w:val="28"/>
                  <w:szCs w:val="28"/>
                </w:rPr>
                <w:t xml:space="preserve">Ngày 26/9/2026, bản 1.3.0, Claude Code 2.1.283 (bản 1.2.1 không đạt với phiên bản này)</w:t>
              </w:r>
            </w:ins>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2AC62FBC" w14:textId="67CECAC1" w:rsidTr="008F2450">
        <w:trPr>
          <w:jc w:val="center"/>
          <w:ins w:id="1139" w:author="Tiếp thu thẩm định lần 2 (Claude)" w:date="2026-09-27T06:30:22Z"/>
        </w:trPr>
        <w:tc>
          <w:tcPr>
            <w:tcW w:w="704" w:type="dxa"/>
            <w:vAlign w:val="center"/>
          </w:tcPr>
          <w:p w14:paraId="7905FD8D" w14:textId="413501D9" w:rsidR="00E0585F" w:rsidRPr="008F2450" w:rsidRDefault="008F2450" w:rsidP="008F2450">
            <w:pPr>
              <w:widowControl w:val="0"/>
              <w:jc w:val="center"/>
              <w:rPr>
                <w:ins w:id="1141" w:author="Tiếp thu thẩm định lần 2 (Claude)" w:date="2026-09-27T06:30:22Z"/>
                <w:rFonts w:asciiTheme="majorHAnsi" w:hAnsiTheme="majorHAnsi" w:cstheme="majorHAnsi"/>
                <w:sz w:val="28"/>
                <w:szCs w:val="28"/>
              </w:rPr>
            </w:pPr>
            <w:ins w:id="1140" w:author="Tiếp thu thẩm định lần 2 (Claude)" w:date="2026-09-27T06:30:22Z">
              <w:r>
                <w:rPr>
                  <w:rFonts w:asciiTheme="majorHAnsi" w:hAnsiTheme="majorHAnsi" w:cstheme="majorHAnsi"/>
                  <w:sz w:val="28"/>
                  <w:szCs w:val="28"/>
                </w:rPr>
                <w:t xml:space="preserve">6</w:t>
              </w:r>
            </w:ins>
          </w:p>
        </w:tc>
        <w:tc>
          <w:tcPr>
            <w:tcW w:w="3600" w:type="dxa"/>
            <w:vAlign w:val="center"/>
          </w:tcPr>
          <w:p w14:paraId="75DD04CD" w14:textId="5788EF22" w:rsidR="00E0585F" w:rsidRPr="00160C0F" w:rsidRDefault="005B300B" w:rsidP="008F2450">
            <w:pPr>
              <w:widowControl w:val="0"/>
              <w:jc w:val="both"/>
              <w:rPr>
                <w:ins w:id="1143" w:author="Tiếp thu thẩm định lần 2 (Claude)" w:date="2026-09-27T06:30:22Z"/>
                <w:rFonts w:asciiTheme="majorHAnsi" w:hAnsiTheme="majorHAnsi" w:cstheme="majorHAnsi"/>
                <w:sz w:val="28"/>
                <w:szCs w:val="28"/>
              </w:rPr>
            </w:pPr>
            <w:ins w:id="1142" w:author="Tiếp thu thẩm định lần 2 (Claude)" w:date="2026-09-27T06:30:22Z">
              <w:r>
                <w:rPr>
                  <w:rFonts w:asciiTheme="majorHAnsi" w:hAnsiTheme="majorHAnsi" w:cstheme="majorHAnsi"/>
                  <w:sz w:val="28"/>
                  <w:szCs w:val="28"/>
                </w:rPr>
                <w:t xml:space="preserve">Nghiệm thu 6 ca trên Claude Code (claude plugin eval, 2 lượt mỗi ca)</w:t>
              </w:r>
            </w:ins>
          </w:p>
        </w:tc>
        <w:tc>
          <w:tcPr>
            <w:tcW w:w="3600" w:type="dxa"/>
            <w:vAlign w:val="center"/>
          </w:tcPr>
          <w:p w14:paraId="3B0E32F8" w14:textId="598FB9FB" w:rsidR="00E0585F" w:rsidRPr="00160C0F" w:rsidRDefault="005B300B" w:rsidP="008F2450">
            <w:pPr>
              <w:widowControl w:val="0"/>
              <w:jc w:val="both"/>
              <w:rPr>
                <w:ins w:id="1145" w:author="Tiếp thu thẩm định lần 2 (Claude)" w:date="2026-09-27T06:30:22Z"/>
                <w:rFonts w:asciiTheme="majorHAnsi" w:hAnsiTheme="majorHAnsi" w:cstheme="majorHAnsi"/>
                <w:sz w:val="28"/>
                <w:szCs w:val="28"/>
              </w:rPr>
            </w:pPr>
            <w:ins w:id="1144" w:author="Tiếp thu thẩm định lần 2 (Claude)" w:date="2026-09-27T06:30:22Z">
              <w:r>
                <w:rPr>
                  <w:rFonts w:asciiTheme="majorHAnsi" w:hAnsiTheme="majorHAnsi" w:cstheme="majorHAnsi"/>
                  <w:sz w:val="28"/>
                  <w:szCs w:val="28"/>
                </w:rPr>
                <w:t xml:space="preserve">Bản 1.3.0; ngày 26/9/2026</w:t>
              </w:r>
            </w:ins>
          </w:p>
        </w:tc>
        <w:tc>
          <w:tcPr>
            <w:tcW w:w="1163" w:type="dxa"/>
            <w:vAlign w:val="center"/>
          </w:tcPr>
          <w:p w14:paraId="03452A94" w14:textId="2C28139B" w:rsidR="00E0585F" w:rsidRPr="008F2450" w:rsidRDefault="005B300B" w:rsidP="008F2450">
            <w:pPr>
              <w:widowControl w:val="0"/>
              <w:jc w:val="center"/>
              <w:rPr>
                <w:ins w:id="1147" w:author="Tiếp thu thẩm định lần 2 (Claude)" w:date="2026-09-27T06:30:22Z"/>
                <w:rFonts w:asciiTheme="majorHAnsi" w:hAnsiTheme="majorHAnsi" w:cstheme="majorHAnsi"/>
                <w:sz w:val="28"/>
                <w:szCs w:val="28"/>
              </w:rPr>
            </w:pPr>
            <w:ins w:id="1146" w:author="Tiếp thu thẩm định lần 2 (Claude)" w:date="2026-09-27T06:30:22Z">
              <w:r>
                <w:rPr>
                  <w:rFonts w:asciiTheme="majorHAnsi" w:hAnsiTheme="majorHAnsi" w:cstheme="majorHAnsi"/>
                  <w:sz w:val="28"/>
                  <w:szCs w:val="28"/>
                </w:rPr>
                <w:t xml:space="preserve">6/6 ca đạt</w:t>
              </w:r>
            </w:ins>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có dữ liệu vận hành thật: sổ nhiệm vụ trung tâm chưa có nhiệm vụ của kỳ nào; kết quả kiểm thử dựa trên mẫu biểu thật và dữ liệu giả lập.</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Chưa chạy thử đầy đủ trên nền tảng Claude (trò chuyện) và Cowork; </w:t>
      </w:r>
      <w:del w:id="1021" w:author="Tiếp thu thẩm định lần 2 (Claude)" w:date="2026-09-27T06:30:22Z">
        <w:r>
          <w:rPr>
            <w:rFonts w:asciiTheme="majorHAnsi" w:hAnsiTheme="majorHAnsi" w:cstheme="majorHAnsi"/>
            <w:sz w:val="28"/>
            <w:szCs w:val="28"/>
            <w:shd w:val="clear" w:color="auto" w:fill="FFFFFF"/>
          </w:rPr>
          <w:delText xml:space="preserve">phần đo thể thức thật và theo dõi thay đổi chỉ thực hiện được trên Claude Code.</w:delText>
        </w:r>
      </w:del>
      <w:ins w:id="1022" w:author="Tiếp thu thẩm định lần 2 (Claude)" w:date="2026-09-27T06:30:22Z">
        <w:r>
          <w:rPr>
            <w:rFonts w:asciiTheme="majorHAnsi" w:hAnsiTheme="majorHAnsi" w:cstheme="majorHAnsi"/>
            <w:sz w:val="28"/>
            <w:szCs w:val="28"/>
            <w:shd w:val="clear" w:color="auto" w:fill="FFFFFF"/>
          </w:rPr>
          <w:t xml:space="preserve">phần đo thể thức thật và theo dõi thay đổi mới kiểm thử đầy đủ trên Claude Code.</w:t>
        </w:r>
      </w:ins>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Hai thang điểm quy đổi khối lượng công việc chưa có văn bản phân định; một số nội dung đánh giá KPI chờ ý kiến Phòng TCCB&amp;CTHSSV; chưa có đủ các phụ lục mẫu của Quyết định số 1923/QĐ-CĐKT trong kho dữ liệu.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23" w:author="Tiếp thu thẩm định lần 2 (Claude)" w:date="2026-09-27T06:30:22Z">
        <w:r>
          <w:rPr>
            <w:rFonts w:asciiTheme="majorHAnsi" w:hAnsiTheme="majorHAnsi" w:cstheme="majorHAnsi"/>
            <w:b/>
            <w:bCs/>
            <w:sz w:val="28"/>
            <w:szCs w:val="28"/>
            <w:shd w:val="clear" w:color="auto" w:fill="FFFFFF"/>
          </w:rPr>
          <w:delText xml:space="preserve">6. Kết quả thẩm định độc lập lần 1, tiếp thu, giải trình</w:delText>
        </w:r>
      </w:del>
      <w:ins w:id="1024" w:author="Tiếp thu thẩm định lần 2 (Claude)" w:date="2026-09-27T06:30:22Z">
        <w:r>
          <w:rPr>
            <w:rFonts w:asciiTheme="majorHAnsi" w:hAnsiTheme="majorHAnsi" w:cstheme="majorHAnsi"/>
            <w:b/>
            <w:bCs/>
            <w:sz w:val="28"/>
            <w:szCs w:val="28"/>
            <w:shd w:val="clear" w:color="auto" w:fill="FFFFFF"/>
          </w:rPr>
          <w:t xml:space="preserve">6. Kết quả thẩm định độc lập lần 1, lần 2, tiếp thu, giải trình</w:t>
        </w:r>
      </w:ins>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w:t>
      </w:r>
      <w:del w:id="1025" w:author="Tiếp thu thẩm định lần 2 (Claude)" w:date="2026-09-27T06:30:22Z">
        <w:r>
          <w:rPr>
            <w:rFonts w:asciiTheme="majorHAnsi" w:hAnsiTheme="majorHAnsi" w:cstheme="majorHAnsi"/>
            <w:sz w:val="28"/>
            <w:szCs w:val="28"/>
            <w:shd w:val="clear" w:color="auto" w:fill="FFFFFF"/>
          </w:rPr>
          <w:delText xml:space="preserve">từ vòng 2, hồ sơ gửi thẩm định</w:delText>
        </w:r>
      </w:del>
      <w:ins w:id="1026" w:author="Tiếp thu thẩm định lần 2 (Claude)" w:date="2026-09-27T06:30:22Z">
        <w:r>
          <w:rPr>
            <w:rFonts w:asciiTheme="majorHAnsi" w:hAnsiTheme="majorHAnsi" w:cstheme="majorHAnsi"/>
            <w:sz w:val="28"/>
            <w:szCs w:val="28"/>
            <w:shd w:val="clear" w:color="auto" w:fill="FFFFFF"/>
          </w:rPr>
          <w:t xml:space="preserve">các vòng tiếp theo, hồ sơ gửi thẩm định</w:t>
        </w:r>
      </w:ins>
      <w:r>
        <w:rPr>
          <w:rFonts w:asciiTheme="majorHAnsi" w:hAnsiTheme="majorHAnsi" w:cstheme="majorHAnsi"/>
          <w:sz w:val="28"/>
          <w:szCs w:val="28"/>
          <w:shd w:val="clear" w:color="auto" w:fill="FFFFFF"/>
        </w:rPr>
        <w:t xml:space="preserve"> chỉ gồm tệp plugin phát hành và các văn bản kèm theo.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Việc tiếp theo: </w:t>
      </w:r>
      <w:del w:id="1027" w:author="Tiếp thu thẩm định lần 2 (Claude)" w:date="2026-09-27T06:30:22Z">
        <w:r>
          <w:rPr>
            <w:rFonts w:asciiTheme="majorHAnsi" w:hAnsiTheme="majorHAnsi" w:cstheme="majorHAnsi"/>
            <w:sz w:val="28"/>
            <w:szCs w:val="28"/>
            <w:shd w:val="clear" w:color="auto" w:fill="FFFFFF"/>
          </w:rPr>
          <w:delText xml:space="preserve">phát hành plugin bản 1.3.0 trước ngày 02/10/2026; </w:delText>
        </w:r>
      </w:del>
      <w:del w:id="1028" w:author="Tiếp thu thẩm định lần 2 (Claude)" w:date="2026-09-27T06:30:22Z">
        <w:r>
          <w:rPr>
            <w:rFonts w:asciiTheme="majorHAnsi" w:hAnsiTheme="majorHAnsi" w:cstheme="majorHAnsi"/>
            <w:sz w:val="28"/>
            <w:szCs w:val="28"/>
            <w:shd w:val="clear" w:color="auto" w:fill="FFFFFF"/>
          </w:rPr>
          <w:delText xml:space="preserve">rà soát 2 vòng bằng công cụ KTC-Ra-Soat-897-v2-Cai-tien đối với Dự thảo Thông báo, Tài liệu hướng dẫn trước ngày 03/10/2026; </w:delText>
        </w:r>
      </w:del>
      <w:del w:id="1017" w:author="Tiếp thu thẩm định lần 2 (Claude)" w:date="2026-09-27T06:30:22Z">
        <w:r>
          <w:rPr>
            <w:rFonts w:asciiTheme="majorHAnsi" w:hAnsiTheme="majorHAnsi" w:cstheme="majorHAnsi"/>
            <w:sz w:val="28"/>
            <w:szCs w:val="28"/>
            <w:shd w:val="clear" w:color="auto" w:fill="FFFFFF"/>
          </w:rPr>
          <w:delText xml:space="preserve">kiểm thử nghiệm thu 5 ca trên 3 nền tảng</w:delText>
        </w:r>
      </w:del>
      <w:ins w:id="1018" w:author="Tiếp thu thẩm định lần 2 (Claude)" w:date="2026-09-27T06:30:22Z">
        <w:r>
          <w:rPr>
            <w:rFonts w:asciiTheme="majorHAnsi" w:hAnsiTheme="majorHAnsi" w:cstheme="majorHAnsi"/>
            <w:sz w:val="28"/>
            <w:szCs w:val="28"/>
            <w:shd w:val="clear" w:color="auto" w:fill="FFFFFF"/>
          </w:rPr>
          <w:t xml:space="preserve">kiểm thử nghiệm thu 6 ca trên Claude (trò chuyện) và Claude Cowork (Claude Code đã đạt 6/6)</w:t>
        </w:r>
      </w:ins>
      <w:r>
        <w:rPr>
          <w:rFonts w:asciiTheme="majorHAnsi" w:hAnsiTheme="majorHAnsi" w:cstheme="majorHAnsi"/>
          <w:sz w:val="28"/>
          <w:szCs w:val="28"/>
          <w:shd w:val="clear" w:color="auto" w:fill="FFFFFF"/>
        </w:rPr>
        <w:t xml:space="preserve"> trước ngày 05/10/2026; </w:t>
      </w:r>
      <w:del w:id="1029" w:author="Tiếp thu thẩm định lần 2 (Claude)" w:date="2026-09-27T06:30:22Z">
        <w:r>
          <w:rPr>
            <w:rFonts w:asciiTheme="majorHAnsi" w:hAnsiTheme="majorHAnsi" w:cstheme="majorHAnsi"/>
            <w:sz w:val="28"/>
            <w:szCs w:val="28"/>
            <w:shd w:val="clear" w:color="auto" w:fill="FFFFFF"/>
          </w:rPr>
          <w:delText xml:space="preserve">thẩm định độc lập vòng 2 trước ngày 07/10/2026.</w:delText>
        </w:r>
      </w:del>
      <w:ins w:id="1030" w:author="Tiếp thu thẩm định lần 2 (Claude)" w:date="2026-09-27T06:30:22Z">
        <w:r>
          <w:rPr>
            <w:rFonts w:asciiTheme="majorHAnsi" w:hAnsiTheme="majorHAnsi" w:cstheme="majorHAnsi"/>
            <w:sz w:val="28"/>
            <w:szCs w:val="28"/>
            <w:shd w:val="clear" w:color="auto" w:fill="FFFFFF"/>
          </w:rPr>
          <w:t xml:space="preserve">thẩm định độc lập vòng 3 trước ngày 07/10/2026.</w:t>
        </w:r>
      </w:ins>
    </w:p>
    <w:p w14:paraId="70928652" w14:textId="4D2D36C6" w:rsidR="00B60CA8" w:rsidRPr="00B60CA8" w:rsidRDefault="008F2450" w:rsidP="006465FF">
      <w:pPr>
        <w:widowControl w:val="0"/>
        <w:spacing w:before="120" w:after="120"/>
        <w:ind w:firstLine="720"/>
        <w:jc w:val="both"/>
        <w:rPr>
          <w:ins w:id="1122" w:author="Tiếp thu thẩm định lần 2 (Claude)" w:date="2026-09-27T06:30:22Z"/>
          <w:rFonts w:asciiTheme="majorHAnsi" w:hAnsiTheme="majorHAnsi" w:cstheme="majorHAnsi"/>
          <w:sz w:val="28"/>
          <w:szCs w:val="28"/>
          <w:shd w:val="clear" w:color="auto" w:fill="FFFFFF"/>
        </w:rPr>
      </w:pPr>
      <w:ins w:id="1121" w:author="Tiếp thu thẩm định lần 2 (Claude)" w:date="2026-09-27T06:30:22Z">
        <w:r>
          <w:rPr>
            <w:rFonts w:asciiTheme="majorHAnsi" w:hAnsiTheme="majorHAnsi" w:cstheme="majorHAnsi"/>
            <w:sz w:val="28"/>
            <w:szCs w:val="28"/>
            <w:shd w:val="clear" w:color="auto" w:fill="FFFFFF"/>
          </w:rPr>
          <w:t xml:space="preserve">-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ins>
    </w:p>
    <w:tbl>
      <w:tblPr>
        <w:tblStyle w:val="TableGrid"/>
        <w:tblW w:w="9067" w:type="dxa"/>
        <w:jc w:val="center"/>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67"/>
        <w:gridCol w:w="3000"/>
        <w:gridCol w:w="3000"/>
        <w:gridCol w:w="2500"/>
      </w:tblGrid>
      <w:tr w:rsidR="00E0585F" w:rsidRPr="00E0585F" w14:paraId="595E2142" w14:textId="25732765" w:rsidTr="008F2450">
        <w:trPr>
          <w:jc w:val="center"/>
          <w:tblHeader/>
          <w:ins w:id="1031" w:author="Tiếp thu thẩm định lần 2 (Claude)" w:date="2026-09-27T06:30:22Z"/>
        </w:trPr>
        <w:tc>
          <w:tcPr>
            <w:tcW w:w="567" w:type="dxa"/>
          </w:tcPr>
          <w:p w14:paraId="4DBB2701" w14:textId="18418B83" w:rsidR="00E0585F" w:rsidRPr="00E0585F" w:rsidRDefault="008F2450" w:rsidP="008F2450">
            <w:pPr>
              <w:widowControl w:val="0"/>
              <w:jc w:val="center"/>
              <w:rPr>
                <w:ins w:id="1033" w:author="Tiếp thu thẩm định lần 2 (Claude)" w:date="2026-09-27T06:30:22Z"/>
                <w:rFonts w:asciiTheme="majorHAnsi" w:hAnsiTheme="majorHAnsi" w:cstheme="majorHAnsi"/>
                <w:b/>
                <w:bCs/>
                <w:sz w:val="28"/>
                <w:szCs w:val="28"/>
              </w:rPr>
            </w:pPr>
            <w:ins w:id="1032" w:author="Tiếp thu thẩm định lần 2 (Claude)" w:date="2026-09-27T06:30:22Z">
              <w:r>
                <w:rPr>
                  <w:rFonts w:asciiTheme="majorHAnsi" w:hAnsiTheme="majorHAnsi" w:cstheme="majorHAnsi"/>
                  <w:bCs/>
                  <w:b/>
                  <w:sz w:val="24"/>
                  <w:szCs w:val="24"/>
                </w:rPr>
                <w:t xml:space="preserve">TT</w:t>
              </w:r>
            </w:ins>
          </w:p>
        </w:tc>
        <w:tc>
          <w:tcPr>
            <w:tcW w:w="3000" w:type="dxa"/>
          </w:tcPr>
          <w:p w14:paraId="4DBB2701" w14:textId="18418B83" w:rsidR="00E0585F" w:rsidRPr="00E0585F" w:rsidRDefault="008F2450" w:rsidP="008F2450">
            <w:pPr>
              <w:widowControl w:val="0"/>
              <w:jc w:val="center"/>
              <w:rPr>
                <w:ins w:id="1035" w:author="Tiếp thu thẩm định lần 2 (Claude)" w:date="2026-09-27T06:30:22Z"/>
                <w:rFonts w:asciiTheme="majorHAnsi" w:hAnsiTheme="majorHAnsi" w:cstheme="majorHAnsi"/>
                <w:b/>
                <w:bCs/>
                <w:sz w:val="28"/>
                <w:szCs w:val="28"/>
              </w:rPr>
            </w:pPr>
            <w:ins w:id="1034" w:author="Tiếp thu thẩm định lần 2 (Claude)" w:date="2026-09-27T06:30:22Z">
              <w:r>
                <w:rPr>
                  <w:rFonts w:asciiTheme="majorHAnsi" w:hAnsiTheme="majorHAnsi" w:cstheme="majorHAnsi"/>
                  <w:bCs/>
                  <w:b/>
                  <w:sz w:val="24"/>
                  <w:szCs w:val="24"/>
                </w:rPr>
                <w:t xml:space="preserve">Nội dung</w:t>
              </w:r>
            </w:ins>
          </w:p>
        </w:tc>
        <w:tc>
          <w:tcPr>
            <w:tcW w:w="3000" w:type="dxa"/>
          </w:tcPr>
          <w:p w14:paraId="4DBB2701" w14:textId="18418B83" w:rsidR="00E0585F" w:rsidRPr="00E0585F" w:rsidRDefault="008F2450" w:rsidP="008F2450">
            <w:pPr>
              <w:widowControl w:val="0"/>
              <w:jc w:val="center"/>
              <w:rPr>
                <w:ins w:id="1037" w:author="Tiếp thu thẩm định lần 2 (Claude)" w:date="2026-09-27T06:30:22Z"/>
                <w:rFonts w:asciiTheme="majorHAnsi" w:hAnsiTheme="majorHAnsi" w:cstheme="majorHAnsi"/>
                <w:b/>
                <w:bCs/>
                <w:sz w:val="28"/>
                <w:szCs w:val="28"/>
              </w:rPr>
            </w:pPr>
            <w:ins w:id="1036" w:author="Tiếp thu thẩm định lần 2 (Claude)" w:date="2026-09-27T06:30:22Z">
              <w:r>
                <w:rPr>
                  <w:rFonts w:asciiTheme="majorHAnsi" w:hAnsiTheme="majorHAnsi" w:cstheme="majorHAnsi"/>
                  <w:bCs/>
                  <w:b/>
                  <w:sz w:val="24"/>
                  <w:szCs w:val="24"/>
                </w:rPr>
                <w:t xml:space="preserve">Trạng thái ngày 26/9/2026</w:t>
              </w:r>
            </w:ins>
          </w:p>
        </w:tc>
        <w:tc>
          <w:tcPr>
            <w:tcW w:w="2500" w:type="dxa"/>
          </w:tcPr>
          <w:p w14:paraId="4DBB2701" w14:textId="18418B83" w:rsidR="00E0585F" w:rsidRPr="00E0585F" w:rsidRDefault="008F2450" w:rsidP="008F2450">
            <w:pPr>
              <w:widowControl w:val="0"/>
              <w:jc w:val="center"/>
              <w:rPr>
                <w:ins w:id="1039" w:author="Tiếp thu thẩm định lần 2 (Claude)" w:date="2026-09-27T06:30:22Z"/>
                <w:rFonts w:asciiTheme="majorHAnsi" w:hAnsiTheme="majorHAnsi" w:cstheme="majorHAnsi"/>
                <w:b/>
                <w:bCs/>
                <w:sz w:val="28"/>
                <w:szCs w:val="28"/>
              </w:rPr>
            </w:pPr>
            <w:ins w:id="1038" w:author="Tiếp thu thẩm định lần 2 (Claude)" w:date="2026-09-27T06:30:22Z">
              <w:r>
                <w:rPr>
                  <w:rFonts w:asciiTheme="majorHAnsi" w:hAnsiTheme="majorHAnsi" w:cstheme="majorHAnsi"/>
                  <w:bCs/>
                  <w:b/>
                  <w:sz w:val="24"/>
                  <w:szCs w:val="24"/>
                </w:rPr>
                <w:t xml:space="preserve">Bằng chứng</w:t>
              </w:r>
            </w:ins>
          </w:p>
        </w:tc>
      </w:tr>
      <w:tr w:rsidR="00E0585F" w:rsidRPr="00E0585F" w14:paraId="309F89E7" w14:textId="1FD43EFC" w:rsidTr="008F2450">
        <w:trPr>
          <w:jc w:val="center"/>
          <w:ins w:id="1040" w:author="Tiếp thu thẩm định lần 2 (Claude)" w:date="2026-09-27T06:30:22Z"/>
        </w:trPr>
        <w:tc>
          <w:tcPr>
            <w:tcW w:w="567" w:type="dxa"/>
            <w:vAlign w:val="center"/>
          </w:tcPr>
          <w:p w14:paraId="2C81196C" w14:textId="0C9C5164" w:rsidR="00E0585F" w:rsidRPr="008F2450" w:rsidRDefault="00E0585F" w:rsidP="008F2450">
            <w:pPr>
              <w:widowControl w:val="0"/>
              <w:jc w:val="center"/>
              <w:rPr>
                <w:ins w:id="1042" w:author="Tiếp thu thẩm định lần 2 (Claude)" w:date="2026-09-27T06:30:22Z"/>
                <w:rFonts w:asciiTheme="majorHAnsi" w:hAnsiTheme="majorHAnsi" w:cstheme="majorHAnsi"/>
                <w:sz w:val="28"/>
                <w:szCs w:val="28"/>
              </w:rPr>
            </w:pPr>
            <w:ins w:id="1041" w:author="Tiếp thu thẩm định lần 2 (Claude)" w:date="2026-09-27T06:30:22Z">
              <w:r>
                <w:rPr>
                  <w:rFonts w:asciiTheme="majorHAnsi" w:hAnsiTheme="majorHAnsi" w:cstheme="majorHAnsi"/>
                  <w:sz w:val="24"/>
                  <w:szCs w:val="24"/>
                </w:rPr>
                <w:t xml:space="preserve">1</w:t>
              </w:r>
            </w:ins>
          </w:p>
        </w:tc>
        <w:tc>
          <w:tcPr>
            <w:tcW w:w="3000" w:type="dxa"/>
            <w:vAlign w:val="center"/>
          </w:tcPr>
          <w:p w14:paraId="2C81196C" w14:textId="0C9C5164" w:rsidR="00E0585F" w:rsidRPr="008F2450" w:rsidRDefault="00E0585F" w:rsidP="008F2450">
            <w:pPr>
              <w:widowControl w:val="0"/>
              <w:jc w:val="both"/>
              <w:rPr>
                <w:ins w:id="1044" w:author="Tiếp thu thẩm định lần 2 (Claude)" w:date="2026-09-27T06:30:22Z"/>
                <w:rFonts w:asciiTheme="majorHAnsi" w:hAnsiTheme="majorHAnsi" w:cstheme="majorHAnsi"/>
                <w:sz w:val="28"/>
                <w:szCs w:val="28"/>
              </w:rPr>
            </w:pPr>
            <w:ins w:id="1043" w:author="Tiếp thu thẩm định lần 2 (Claude)" w:date="2026-09-27T06:30:22Z">
              <w:r>
                <w:rPr>
                  <w:rFonts w:asciiTheme="majorHAnsi" w:hAnsiTheme="majorHAnsi" w:cstheme="majorHAnsi"/>
                  <w:sz w:val="24"/>
                  <w:szCs w:val="24"/>
                </w:rPr>
                <w:t xml:space="preserve">Sao lưu GitHub tự động khi mở phiên</w:t>
              </w:r>
            </w:ins>
          </w:p>
        </w:tc>
        <w:tc>
          <w:tcPr>
            <w:tcW w:w="3000" w:type="dxa"/>
            <w:vAlign w:val="center"/>
          </w:tcPr>
          <w:p w14:paraId="2C81196C" w14:textId="0C9C5164" w:rsidR="00E0585F" w:rsidRPr="008F2450" w:rsidRDefault="00E0585F" w:rsidP="008F2450">
            <w:pPr>
              <w:widowControl w:val="0"/>
              <w:jc w:val="both"/>
              <w:rPr>
                <w:ins w:id="1046" w:author="Tiếp thu thẩm định lần 2 (Claude)" w:date="2026-09-27T06:30:22Z"/>
                <w:rFonts w:asciiTheme="majorHAnsi" w:hAnsiTheme="majorHAnsi" w:cstheme="majorHAnsi"/>
                <w:sz w:val="28"/>
                <w:szCs w:val="28"/>
              </w:rPr>
            </w:pPr>
            <w:ins w:id="1045" w:author="Tiếp thu thẩm định lần 2 (Claude)" w:date="2026-09-27T06:30:22Z">
              <w:r>
                <w:rPr>
                  <w:rFonts w:asciiTheme="majorHAnsi" w:hAnsiTheme="majorHAnsi" w:cstheme="majorHAnsi"/>
                  <w:sz w:val="24"/>
                  <w:szCs w:val="24"/>
                </w:rPr>
                <w:t xml:space="preserve">Đã khắc phục trong bản 1.3.0: không còn trong thao tác tự động, không còn trong tệp plugin</w:t>
              </w:r>
            </w:ins>
          </w:p>
        </w:tc>
        <w:tc>
          <w:tcPr>
            <w:tcW w:w="2500" w:type="dxa"/>
            <w:vAlign w:val="center"/>
          </w:tcPr>
          <w:p w14:paraId="2C81196C" w14:textId="0C9C5164" w:rsidR="00E0585F" w:rsidRPr="008F2450" w:rsidRDefault="00E0585F" w:rsidP="008F2450">
            <w:pPr>
              <w:widowControl w:val="0"/>
              <w:jc w:val="both"/>
              <w:rPr>
                <w:ins w:id="1048" w:author="Tiếp thu thẩm định lần 2 (Claude)" w:date="2026-09-27T06:30:22Z"/>
                <w:rFonts w:asciiTheme="majorHAnsi" w:hAnsiTheme="majorHAnsi" w:cstheme="majorHAnsi"/>
                <w:sz w:val="28"/>
                <w:szCs w:val="28"/>
              </w:rPr>
            </w:pPr>
            <w:ins w:id="1047" w:author="Tiếp thu thẩm định lần 2 (Claude)" w:date="2026-09-27T06:30:22Z">
              <w:r>
                <w:rPr>
                  <w:rFonts w:asciiTheme="majorHAnsi" w:hAnsiTheme="majorHAnsi" w:cstheme="majorHAnsi"/>
                  <w:sz w:val="24"/>
                  <w:szCs w:val="24"/>
                </w:rPr>
                <w:t xml:space="preserve">hooks.json 1.3.0; danh mục tệp; ca thử test_plugin_130</w:t>
              </w:r>
            </w:ins>
          </w:p>
        </w:tc>
      </w:tr>
      <w:tr w:rsidR="00E0585F" w:rsidRPr="00E0585F" w14:paraId="309F89E7" w14:textId="1FD43EFC" w:rsidTr="008F2450">
        <w:trPr>
          <w:jc w:val="center"/>
          <w:ins w:id="1049" w:author="Tiếp thu thẩm định lần 2 (Claude)" w:date="2026-09-27T06:30:22Z"/>
        </w:trPr>
        <w:tc>
          <w:tcPr>
            <w:tcW w:w="567" w:type="dxa"/>
            <w:vAlign w:val="center"/>
          </w:tcPr>
          <w:p w14:paraId="2C81196C" w14:textId="0C9C5164" w:rsidR="00E0585F" w:rsidRPr="008F2450" w:rsidRDefault="00E0585F" w:rsidP="008F2450">
            <w:pPr>
              <w:widowControl w:val="0"/>
              <w:jc w:val="center"/>
              <w:rPr>
                <w:ins w:id="1051" w:author="Tiếp thu thẩm định lần 2 (Claude)" w:date="2026-09-27T06:30:22Z"/>
                <w:rFonts w:asciiTheme="majorHAnsi" w:hAnsiTheme="majorHAnsi" w:cstheme="majorHAnsi"/>
                <w:sz w:val="28"/>
                <w:szCs w:val="28"/>
              </w:rPr>
            </w:pPr>
            <w:ins w:id="1050" w:author="Tiếp thu thẩm định lần 2 (Claude)" w:date="2026-09-27T06:30:22Z">
              <w:r>
                <w:rPr>
                  <w:rFonts w:asciiTheme="majorHAnsi" w:hAnsiTheme="majorHAnsi" w:cstheme="majorHAnsi"/>
                  <w:sz w:val="24"/>
                  <w:szCs w:val="24"/>
                </w:rPr>
                <w:t xml:space="preserve">2</w:t>
              </w:r>
            </w:ins>
          </w:p>
        </w:tc>
        <w:tc>
          <w:tcPr>
            <w:tcW w:w="3000" w:type="dxa"/>
            <w:vAlign w:val="center"/>
          </w:tcPr>
          <w:p w14:paraId="2C81196C" w14:textId="0C9C5164" w:rsidR="00E0585F" w:rsidRPr="008F2450" w:rsidRDefault="00E0585F" w:rsidP="008F2450">
            <w:pPr>
              <w:widowControl w:val="0"/>
              <w:jc w:val="both"/>
              <w:rPr>
                <w:ins w:id="1053" w:author="Tiếp thu thẩm định lần 2 (Claude)" w:date="2026-09-27T06:30:22Z"/>
                <w:rFonts w:asciiTheme="majorHAnsi" w:hAnsiTheme="majorHAnsi" w:cstheme="majorHAnsi"/>
                <w:sz w:val="28"/>
                <w:szCs w:val="28"/>
              </w:rPr>
            </w:pPr>
            <w:ins w:id="1052" w:author="Tiếp thu thẩm định lần 2 (Claude)" w:date="2026-09-27T06:30:22Z">
              <w:r>
                <w:rPr>
                  <w:rFonts w:asciiTheme="majorHAnsi" w:hAnsiTheme="majorHAnsi" w:cstheme="majorHAnsi"/>
                  <w:sz w:val="24"/>
                  <w:szCs w:val="24"/>
                </w:rPr>
                <w:t xml:space="preserve">Nhật ký ghi nguyên văn lời người dùng</w:t>
              </w:r>
            </w:ins>
          </w:p>
        </w:tc>
        <w:tc>
          <w:tcPr>
            <w:tcW w:w="3000" w:type="dxa"/>
            <w:vAlign w:val="center"/>
          </w:tcPr>
          <w:p w14:paraId="2C81196C" w14:textId="0C9C5164" w:rsidR="00E0585F" w:rsidRPr="008F2450" w:rsidRDefault="00E0585F" w:rsidP="008F2450">
            <w:pPr>
              <w:widowControl w:val="0"/>
              <w:jc w:val="both"/>
              <w:rPr>
                <w:ins w:id="1055" w:author="Tiếp thu thẩm định lần 2 (Claude)" w:date="2026-09-27T06:30:22Z"/>
                <w:rFonts w:asciiTheme="majorHAnsi" w:hAnsiTheme="majorHAnsi" w:cstheme="majorHAnsi"/>
                <w:sz w:val="28"/>
                <w:szCs w:val="28"/>
              </w:rPr>
            </w:pPr>
            <w:ins w:id="1054" w:author="Tiếp thu thẩm định lần 2 (Claude)" w:date="2026-09-27T06:30:22Z">
              <w:r>
                <w:rPr>
                  <w:rFonts w:asciiTheme="majorHAnsi" w:hAnsiTheme="majorHAnsi" w:cstheme="majorHAnsi"/>
                  <w:sz w:val="24"/>
                  <w:szCs w:val="24"/>
                </w:rPr>
                <w:t xml:space="preserve">Đã khắc phục: mặc định chỉ ghi thông tin mô tả; nội dung chỉ khi người dùng chọn; tự xóa sau 30 ngày</w:t>
              </w:r>
            </w:ins>
          </w:p>
        </w:tc>
        <w:tc>
          <w:tcPr>
            <w:tcW w:w="2500" w:type="dxa"/>
            <w:vAlign w:val="center"/>
          </w:tcPr>
          <w:p w14:paraId="2C81196C" w14:textId="0C9C5164" w:rsidR="00E0585F" w:rsidRPr="008F2450" w:rsidRDefault="00E0585F" w:rsidP="008F2450">
            <w:pPr>
              <w:widowControl w:val="0"/>
              <w:jc w:val="both"/>
              <w:rPr>
                <w:ins w:id="1057" w:author="Tiếp thu thẩm định lần 2 (Claude)" w:date="2026-09-27T06:30:22Z"/>
                <w:rFonts w:asciiTheme="majorHAnsi" w:hAnsiTheme="majorHAnsi" w:cstheme="majorHAnsi"/>
                <w:sz w:val="28"/>
                <w:szCs w:val="28"/>
              </w:rPr>
            </w:pPr>
            <w:ins w:id="1056" w:author="Tiếp thu thẩm định lần 2 (Claude)" w:date="2026-09-27T06:30:22Z">
              <w:r>
                <w:rPr>
                  <w:rFonts w:asciiTheme="majorHAnsi" w:hAnsiTheme="majorHAnsi" w:cstheme="majorHAnsi"/>
                  <w:sz w:val="24"/>
                  <w:szCs w:val="24"/>
                </w:rPr>
                <w:t xml:space="preserve">ktc_nhat_ky.py; 18 ca thử nhật ký đạt</w:t>
              </w:r>
            </w:ins>
          </w:p>
        </w:tc>
      </w:tr>
      <w:tr w:rsidR="00E0585F" w:rsidRPr="00E0585F" w14:paraId="309F89E7" w14:textId="1FD43EFC" w:rsidTr="008F2450">
        <w:trPr>
          <w:jc w:val="center"/>
          <w:ins w:id="1058" w:author="Tiếp thu thẩm định lần 2 (Claude)" w:date="2026-09-27T06:30:22Z"/>
        </w:trPr>
        <w:tc>
          <w:tcPr>
            <w:tcW w:w="567" w:type="dxa"/>
            <w:vAlign w:val="center"/>
          </w:tcPr>
          <w:p w14:paraId="2C81196C" w14:textId="0C9C5164" w:rsidR="00E0585F" w:rsidRPr="008F2450" w:rsidRDefault="00E0585F" w:rsidP="008F2450">
            <w:pPr>
              <w:widowControl w:val="0"/>
              <w:jc w:val="center"/>
              <w:rPr>
                <w:ins w:id="1060" w:author="Tiếp thu thẩm định lần 2 (Claude)" w:date="2026-09-27T06:30:22Z"/>
                <w:rFonts w:asciiTheme="majorHAnsi" w:hAnsiTheme="majorHAnsi" w:cstheme="majorHAnsi"/>
                <w:sz w:val="28"/>
                <w:szCs w:val="28"/>
              </w:rPr>
            </w:pPr>
            <w:ins w:id="1059" w:author="Tiếp thu thẩm định lần 2 (Claude)" w:date="2026-09-27T06:30:22Z">
              <w:r>
                <w:rPr>
                  <w:rFonts w:asciiTheme="majorHAnsi" w:hAnsiTheme="majorHAnsi" w:cstheme="majorHAnsi"/>
                  <w:sz w:val="24"/>
                  <w:szCs w:val="24"/>
                </w:rPr>
                <w:t xml:space="preserve">3</w:t>
              </w:r>
            </w:ins>
          </w:p>
        </w:tc>
        <w:tc>
          <w:tcPr>
            <w:tcW w:w="3000" w:type="dxa"/>
            <w:vAlign w:val="center"/>
          </w:tcPr>
          <w:p w14:paraId="2C81196C" w14:textId="0C9C5164" w:rsidR="00E0585F" w:rsidRPr="008F2450" w:rsidRDefault="00E0585F" w:rsidP="008F2450">
            <w:pPr>
              <w:widowControl w:val="0"/>
              <w:jc w:val="both"/>
              <w:rPr>
                <w:ins w:id="1062" w:author="Tiếp thu thẩm định lần 2 (Claude)" w:date="2026-09-27T06:30:22Z"/>
                <w:rFonts w:asciiTheme="majorHAnsi" w:hAnsiTheme="majorHAnsi" w:cstheme="majorHAnsi"/>
                <w:sz w:val="28"/>
                <w:szCs w:val="28"/>
              </w:rPr>
            </w:pPr>
            <w:ins w:id="1061" w:author="Tiếp thu thẩm định lần 2 (Claude)" w:date="2026-09-27T06:30:22Z">
              <w:r>
                <w:rPr>
                  <w:rFonts w:asciiTheme="majorHAnsi" w:hAnsiTheme="majorHAnsi" w:cstheme="majorHAnsi"/>
                  <w:sz w:val="24"/>
                  <w:szCs w:val="24"/>
                </w:rPr>
                <w:t xml:space="preserve">Chặn ghi kho chuẩn</w:t>
              </w:r>
            </w:ins>
          </w:p>
        </w:tc>
        <w:tc>
          <w:tcPr>
            <w:tcW w:w="3000" w:type="dxa"/>
            <w:vAlign w:val="center"/>
          </w:tcPr>
          <w:p w14:paraId="2C81196C" w14:textId="0C9C5164" w:rsidR="00E0585F" w:rsidRPr="008F2450" w:rsidRDefault="00E0585F" w:rsidP="008F2450">
            <w:pPr>
              <w:widowControl w:val="0"/>
              <w:jc w:val="both"/>
              <w:rPr>
                <w:ins w:id="1064" w:author="Tiếp thu thẩm định lần 2 (Claude)" w:date="2026-09-27T06:30:22Z"/>
                <w:rFonts w:asciiTheme="majorHAnsi" w:hAnsiTheme="majorHAnsi" w:cstheme="majorHAnsi"/>
                <w:sz w:val="28"/>
                <w:szCs w:val="28"/>
              </w:rPr>
            </w:pPr>
            <w:ins w:id="1063" w:author="Tiếp thu thẩm định lần 2 (Claude)" w:date="2026-09-27T06:30:22Z">
              <w:r>
                <w:rPr>
                  <w:rFonts w:asciiTheme="majorHAnsi" w:hAnsiTheme="majorHAnsi" w:cstheme="majorHAnsi"/>
                  <w:sz w:val="24"/>
                  <w:szCs w:val="24"/>
                </w:rPr>
                <w:t xml:space="preserve">Đã khắc phục: guard PreToolUse, chặn khi lỗi; kiểm tra đầu phiên tự thử, báo “HOẠT ĐỘNG”</w:t>
              </w:r>
            </w:ins>
          </w:p>
        </w:tc>
        <w:tc>
          <w:tcPr>
            <w:tcW w:w="2500" w:type="dxa"/>
            <w:vAlign w:val="center"/>
          </w:tcPr>
          <w:p w14:paraId="2C81196C" w14:textId="0C9C5164" w:rsidR="00E0585F" w:rsidRPr="008F2450" w:rsidRDefault="00E0585F" w:rsidP="008F2450">
            <w:pPr>
              <w:widowControl w:val="0"/>
              <w:jc w:val="both"/>
              <w:rPr>
                <w:ins w:id="1066" w:author="Tiếp thu thẩm định lần 2 (Claude)" w:date="2026-09-27T06:30:22Z"/>
                <w:rFonts w:asciiTheme="majorHAnsi" w:hAnsiTheme="majorHAnsi" w:cstheme="majorHAnsi"/>
                <w:sz w:val="28"/>
                <w:szCs w:val="28"/>
              </w:rPr>
            </w:pPr>
            <w:ins w:id="1065" w:author="Tiếp thu thẩm định lần 2 (Claude)" w:date="2026-09-27T06:30:22Z">
              <w:r>
                <w:rPr>
                  <w:rFonts w:asciiTheme="majorHAnsi" w:hAnsiTheme="majorHAnsi" w:cstheme="majorHAnsi"/>
                  <w:sz w:val="24"/>
                  <w:szCs w:val="24"/>
                </w:rPr>
                <w:t xml:space="preserve">ktc_guard.py; 14 ca chặn, 7 ca cho qua, 2 ca lỗi dữ liệu đều đạt</w:t>
              </w:r>
            </w:ins>
          </w:p>
        </w:tc>
      </w:tr>
      <w:tr w:rsidR="00E0585F" w:rsidRPr="00E0585F" w14:paraId="309F89E7" w14:textId="1FD43EFC" w:rsidTr="008F2450">
        <w:trPr>
          <w:jc w:val="center"/>
          <w:ins w:id="1067" w:author="Tiếp thu thẩm định lần 2 (Claude)" w:date="2026-09-27T06:30:22Z"/>
        </w:trPr>
        <w:tc>
          <w:tcPr>
            <w:tcW w:w="567" w:type="dxa"/>
            <w:vAlign w:val="center"/>
          </w:tcPr>
          <w:p w14:paraId="2C81196C" w14:textId="0C9C5164" w:rsidR="00E0585F" w:rsidRPr="008F2450" w:rsidRDefault="00E0585F" w:rsidP="008F2450">
            <w:pPr>
              <w:widowControl w:val="0"/>
              <w:jc w:val="center"/>
              <w:rPr>
                <w:ins w:id="1069" w:author="Tiếp thu thẩm định lần 2 (Claude)" w:date="2026-09-27T06:30:22Z"/>
                <w:rFonts w:asciiTheme="majorHAnsi" w:hAnsiTheme="majorHAnsi" w:cstheme="majorHAnsi"/>
                <w:sz w:val="28"/>
                <w:szCs w:val="28"/>
              </w:rPr>
            </w:pPr>
            <w:ins w:id="1068" w:author="Tiếp thu thẩm định lần 2 (Claude)" w:date="2026-09-27T06:30:22Z">
              <w:r>
                <w:rPr>
                  <w:rFonts w:asciiTheme="majorHAnsi" w:hAnsiTheme="majorHAnsi" w:cstheme="majorHAnsi"/>
                  <w:sz w:val="24"/>
                  <w:szCs w:val="24"/>
                </w:rPr>
                <w:t xml:space="preserve">4</w:t>
              </w:r>
            </w:ins>
          </w:p>
        </w:tc>
        <w:tc>
          <w:tcPr>
            <w:tcW w:w="3000" w:type="dxa"/>
            <w:vAlign w:val="center"/>
          </w:tcPr>
          <w:p w14:paraId="2C81196C" w14:textId="0C9C5164" w:rsidR="00E0585F" w:rsidRPr="008F2450" w:rsidRDefault="00E0585F" w:rsidP="008F2450">
            <w:pPr>
              <w:widowControl w:val="0"/>
              <w:jc w:val="both"/>
              <w:rPr>
                <w:ins w:id="1071" w:author="Tiếp thu thẩm định lần 2 (Claude)" w:date="2026-09-27T06:30:22Z"/>
                <w:rFonts w:asciiTheme="majorHAnsi" w:hAnsiTheme="majorHAnsi" w:cstheme="majorHAnsi"/>
                <w:sz w:val="28"/>
                <w:szCs w:val="28"/>
              </w:rPr>
            </w:pPr>
            <w:ins w:id="1070" w:author="Tiếp thu thẩm định lần 2 (Claude)" w:date="2026-09-27T06:30:22Z">
              <w:r>
                <w:rPr>
                  <w:rFonts w:asciiTheme="majorHAnsi" w:hAnsiTheme="majorHAnsi" w:cstheme="majorHAnsi"/>
                  <w:sz w:val="24"/>
                  <w:szCs w:val="24"/>
                </w:rPr>
                <w:t xml:space="preserve">Quy tắc bất biến, khuôn đầu ra</w:t>
              </w:r>
            </w:ins>
          </w:p>
        </w:tc>
        <w:tc>
          <w:tcPr>
            <w:tcW w:w="3000" w:type="dxa"/>
            <w:vAlign w:val="center"/>
          </w:tcPr>
          <w:p w14:paraId="2C81196C" w14:textId="0C9C5164" w:rsidR="00E0585F" w:rsidRPr="008F2450" w:rsidRDefault="00E0585F" w:rsidP="008F2450">
            <w:pPr>
              <w:widowControl w:val="0"/>
              <w:jc w:val="both"/>
              <w:rPr>
                <w:ins w:id="1073" w:author="Tiếp thu thẩm định lần 2 (Claude)" w:date="2026-09-27T06:30:22Z"/>
                <w:rFonts w:asciiTheme="majorHAnsi" w:hAnsiTheme="majorHAnsi" w:cstheme="majorHAnsi"/>
                <w:sz w:val="28"/>
                <w:szCs w:val="28"/>
              </w:rPr>
            </w:pPr>
            <w:ins w:id="1072" w:author="Tiếp thu thẩm định lần 2 (Claude)" w:date="2026-09-27T06:30:22Z">
              <w:r>
                <w:rPr>
                  <w:rFonts w:asciiTheme="majorHAnsi" w:hAnsiTheme="majorHAnsi" w:cstheme="majorHAnsi"/>
                  <w:sz w:val="24"/>
                  <w:szCs w:val="24"/>
                </w:rPr>
                <w:t xml:space="preserve">Đã áp dụng cho 8/8 kỹ năng, 7/7 tác tử</w:t>
              </w:r>
            </w:ins>
          </w:p>
        </w:tc>
        <w:tc>
          <w:tcPr>
            <w:tcW w:w="2500" w:type="dxa"/>
            <w:vAlign w:val="center"/>
          </w:tcPr>
          <w:p w14:paraId="2C81196C" w14:textId="0C9C5164" w:rsidR="00E0585F" w:rsidRPr="008F2450" w:rsidRDefault="00E0585F" w:rsidP="008F2450">
            <w:pPr>
              <w:widowControl w:val="0"/>
              <w:jc w:val="both"/>
              <w:rPr>
                <w:ins w:id="1075" w:author="Tiếp thu thẩm định lần 2 (Claude)" w:date="2026-09-27T06:30:22Z"/>
                <w:rFonts w:asciiTheme="majorHAnsi" w:hAnsiTheme="majorHAnsi" w:cstheme="majorHAnsi"/>
                <w:sz w:val="28"/>
                <w:szCs w:val="28"/>
              </w:rPr>
            </w:pPr>
            <w:ins w:id="1074" w:author="Tiếp thu thẩm định lần 2 (Claude)" w:date="2026-09-27T06:30:22Z">
              <w:r>
                <w:rPr>
                  <w:rFonts w:asciiTheme="majorHAnsi" w:hAnsiTheme="majorHAnsi" w:cstheme="majorHAnsi"/>
                  <w:sz w:val="24"/>
                  <w:szCs w:val="24"/>
                </w:rPr>
                <w:t xml:space="preserve">test_plugin_130: 94 ca đạt</w:t>
              </w:r>
            </w:ins>
          </w:p>
        </w:tc>
      </w:tr>
      <w:tr w:rsidR="00E0585F" w:rsidRPr="00E0585F" w14:paraId="309F89E7" w14:textId="1FD43EFC" w:rsidTr="008F2450">
        <w:trPr>
          <w:jc w:val="center"/>
          <w:ins w:id="1076" w:author="Tiếp thu thẩm định lần 2 (Claude)" w:date="2026-09-27T06:30:22Z"/>
        </w:trPr>
        <w:tc>
          <w:tcPr>
            <w:tcW w:w="567" w:type="dxa"/>
            <w:vAlign w:val="center"/>
          </w:tcPr>
          <w:p w14:paraId="2C81196C" w14:textId="0C9C5164" w:rsidR="00E0585F" w:rsidRPr="008F2450" w:rsidRDefault="00E0585F" w:rsidP="008F2450">
            <w:pPr>
              <w:widowControl w:val="0"/>
              <w:jc w:val="center"/>
              <w:rPr>
                <w:ins w:id="1078" w:author="Tiếp thu thẩm định lần 2 (Claude)" w:date="2026-09-27T06:30:22Z"/>
                <w:rFonts w:asciiTheme="majorHAnsi" w:hAnsiTheme="majorHAnsi" w:cstheme="majorHAnsi"/>
                <w:sz w:val="28"/>
                <w:szCs w:val="28"/>
              </w:rPr>
            </w:pPr>
            <w:ins w:id="1077" w:author="Tiếp thu thẩm định lần 2 (Claude)" w:date="2026-09-27T06:30:22Z">
              <w:r>
                <w:rPr>
                  <w:rFonts w:asciiTheme="majorHAnsi" w:hAnsiTheme="majorHAnsi" w:cstheme="majorHAnsi"/>
                  <w:sz w:val="24"/>
                  <w:szCs w:val="24"/>
                </w:rPr>
                <w:t xml:space="preserve">5</w:t>
              </w:r>
            </w:ins>
          </w:p>
        </w:tc>
        <w:tc>
          <w:tcPr>
            <w:tcW w:w="3000" w:type="dxa"/>
            <w:vAlign w:val="center"/>
          </w:tcPr>
          <w:p w14:paraId="2C81196C" w14:textId="0C9C5164" w:rsidR="00E0585F" w:rsidRPr="008F2450" w:rsidRDefault="00E0585F" w:rsidP="008F2450">
            <w:pPr>
              <w:widowControl w:val="0"/>
              <w:jc w:val="both"/>
              <w:rPr>
                <w:ins w:id="1080" w:author="Tiếp thu thẩm định lần 2 (Claude)" w:date="2026-09-27T06:30:22Z"/>
                <w:rFonts w:asciiTheme="majorHAnsi" w:hAnsiTheme="majorHAnsi" w:cstheme="majorHAnsi"/>
                <w:sz w:val="28"/>
                <w:szCs w:val="28"/>
              </w:rPr>
            </w:pPr>
            <w:ins w:id="1079" w:author="Tiếp thu thẩm định lần 2 (Claude)" w:date="2026-09-27T06:30:22Z">
              <w:r>
                <w:rPr>
                  <w:rFonts w:asciiTheme="majorHAnsi" w:hAnsiTheme="majorHAnsi" w:cstheme="majorHAnsi"/>
                  <w:sz w:val="24"/>
                  <w:szCs w:val="24"/>
                </w:rPr>
                <w:t xml:space="preserve">Kiểm định cấu trúc plugin (chế độ nghiêm ngặt)</w:t>
              </w:r>
            </w:ins>
          </w:p>
        </w:tc>
        <w:tc>
          <w:tcPr>
            <w:tcW w:w="3000" w:type="dxa"/>
            <w:vAlign w:val="center"/>
          </w:tcPr>
          <w:p w14:paraId="2C81196C" w14:textId="0C9C5164" w:rsidR="00E0585F" w:rsidRPr="008F2450" w:rsidRDefault="00E0585F" w:rsidP="008F2450">
            <w:pPr>
              <w:widowControl w:val="0"/>
              <w:jc w:val="both"/>
              <w:rPr>
                <w:ins w:id="1082" w:author="Tiếp thu thẩm định lần 2 (Claude)" w:date="2026-09-27T06:30:22Z"/>
                <w:rFonts w:asciiTheme="majorHAnsi" w:hAnsiTheme="majorHAnsi" w:cstheme="majorHAnsi"/>
                <w:sz w:val="28"/>
                <w:szCs w:val="28"/>
              </w:rPr>
            </w:pPr>
            <w:ins w:id="1081" w:author="Tiếp thu thẩm định lần 2 (Claude)" w:date="2026-09-27T06:30:22Z">
              <w:r>
                <w:rPr>
                  <w:rFonts w:asciiTheme="majorHAnsi" w:hAnsiTheme="majorHAnsi" w:cstheme="majorHAnsi"/>
                  <w:sz w:val="24"/>
                  <w:szCs w:val="24"/>
                </w:rPr>
                <w:t xml:space="preserve">Đạt với Claude Code 2.1.283</w:t>
              </w:r>
            </w:ins>
          </w:p>
        </w:tc>
        <w:tc>
          <w:tcPr>
            <w:tcW w:w="2500" w:type="dxa"/>
            <w:vAlign w:val="center"/>
          </w:tcPr>
          <w:p w14:paraId="2C81196C" w14:textId="0C9C5164" w:rsidR="00E0585F" w:rsidRPr="008F2450" w:rsidRDefault="00E0585F" w:rsidP="008F2450">
            <w:pPr>
              <w:widowControl w:val="0"/>
              <w:jc w:val="both"/>
              <w:rPr>
                <w:ins w:id="1084" w:author="Tiếp thu thẩm định lần 2 (Claude)" w:date="2026-09-27T06:30:22Z"/>
                <w:rFonts w:asciiTheme="majorHAnsi" w:hAnsiTheme="majorHAnsi" w:cstheme="majorHAnsi"/>
                <w:sz w:val="28"/>
                <w:szCs w:val="28"/>
              </w:rPr>
            </w:pPr>
            <w:ins w:id="1083" w:author="Tiếp thu thẩm định lần 2 (Claude)" w:date="2026-09-27T06:30:22Z">
              <w:r>
                <w:rPr>
                  <w:rFonts w:asciiTheme="majorHAnsi" w:hAnsiTheme="majorHAnsi" w:cstheme="majorHAnsi"/>
                  <w:sz w:val="24"/>
                  <w:szCs w:val="24"/>
                </w:rPr>
                <w:t xml:space="preserve">log-validate-strict-1.3.0.txt</w:t>
              </w:r>
            </w:ins>
          </w:p>
        </w:tc>
      </w:tr>
      <w:tr w:rsidR="00E0585F" w:rsidRPr="00E0585F" w14:paraId="309F89E7" w14:textId="1FD43EFC" w:rsidTr="008F2450">
        <w:trPr>
          <w:jc w:val="center"/>
          <w:ins w:id="1085" w:author="Tiếp thu thẩm định lần 2 (Claude)" w:date="2026-09-27T06:30:22Z"/>
        </w:trPr>
        <w:tc>
          <w:tcPr>
            <w:tcW w:w="567" w:type="dxa"/>
            <w:vAlign w:val="center"/>
          </w:tcPr>
          <w:p w14:paraId="2C81196C" w14:textId="0C9C5164" w:rsidR="00E0585F" w:rsidRPr="008F2450" w:rsidRDefault="00E0585F" w:rsidP="008F2450">
            <w:pPr>
              <w:widowControl w:val="0"/>
              <w:jc w:val="center"/>
              <w:rPr>
                <w:ins w:id="1087" w:author="Tiếp thu thẩm định lần 2 (Claude)" w:date="2026-09-27T06:30:22Z"/>
                <w:rFonts w:asciiTheme="majorHAnsi" w:hAnsiTheme="majorHAnsi" w:cstheme="majorHAnsi"/>
                <w:sz w:val="28"/>
                <w:szCs w:val="28"/>
              </w:rPr>
            </w:pPr>
            <w:ins w:id="1086" w:author="Tiếp thu thẩm định lần 2 (Claude)" w:date="2026-09-27T06:30:22Z">
              <w:r>
                <w:rPr>
                  <w:rFonts w:asciiTheme="majorHAnsi" w:hAnsiTheme="majorHAnsi" w:cstheme="majorHAnsi"/>
                  <w:sz w:val="24"/>
                  <w:szCs w:val="24"/>
                </w:rPr>
                <w:t xml:space="preserve">6</w:t>
              </w:r>
            </w:ins>
          </w:p>
        </w:tc>
        <w:tc>
          <w:tcPr>
            <w:tcW w:w="3000" w:type="dxa"/>
            <w:vAlign w:val="center"/>
          </w:tcPr>
          <w:p w14:paraId="2C81196C" w14:textId="0C9C5164" w:rsidR="00E0585F" w:rsidRPr="008F2450" w:rsidRDefault="00E0585F" w:rsidP="008F2450">
            <w:pPr>
              <w:widowControl w:val="0"/>
              <w:jc w:val="both"/>
              <w:rPr>
                <w:ins w:id="1089" w:author="Tiếp thu thẩm định lần 2 (Claude)" w:date="2026-09-27T06:30:22Z"/>
                <w:rFonts w:asciiTheme="majorHAnsi" w:hAnsiTheme="majorHAnsi" w:cstheme="majorHAnsi"/>
                <w:sz w:val="28"/>
                <w:szCs w:val="28"/>
              </w:rPr>
            </w:pPr>
            <w:ins w:id="1088" w:author="Tiếp thu thẩm định lần 2 (Claude)" w:date="2026-09-27T06:30:22Z">
              <w:r>
                <w:rPr>
                  <w:rFonts w:asciiTheme="majorHAnsi" w:hAnsiTheme="majorHAnsi" w:cstheme="majorHAnsi"/>
                  <w:sz w:val="24"/>
                  <w:szCs w:val="24"/>
                </w:rPr>
                <w:t xml:space="preserve">Nghiệm thu 6 ca trên Claude Code (claude plugin eval)</w:t>
              </w:r>
            </w:ins>
          </w:p>
        </w:tc>
        <w:tc>
          <w:tcPr>
            <w:tcW w:w="3000" w:type="dxa"/>
            <w:vAlign w:val="center"/>
          </w:tcPr>
          <w:p w14:paraId="2C81196C" w14:textId="0C9C5164" w:rsidR="00E0585F" w:rsidRPr="008F2450" w:rsidRDefault="00E0585F" w:rsidP="008F2450">
            <w:pPr>
              <w:widowControl w:val="0"/>
              <w:jc w:val="both"/>
              <w:rPr>
                <w:ins w:id="1091" w:author="Tiếp thu thẩm định lần 2 (Claude)" w:date="2026-09-27T06:30:22Z"/>
                <w:rFonts w:asciiTheme="majorHAnsi" w:hAnsiTheme="majorHAnsi" w:cstheme="majorHAnsi"/>
                <w:sz w:val="28"/>
                <w:szCs w:val="28"/>
              </w:rPr>
            </w:pPr>
            <w:ins w:id="1090" w:author="Tiếp thu thẩm định lần 2 (Claude)" w:date="2026-09-27T06:30:22Z">
              <w:r>
                <w:rPr>
                  <w:rFonts w:asciiTheme="majorHAnsi" w:hAnsiTheme="majorHAnsi" w:cstheme="majorHAnsi"/>
                  <w:sz w:val="24"/>
                  <w:szCs w:val="24"/>
                </w:rPr>
                <w:t xml:space="preserve">Đạt 6/6 ca, 12/12 lượt; ca ghi kho chuẩn chưa kích hoạt thao tác chặn ghi trong môi trường đánh giá</w:t>
              </w:r>
            </w:ins>
          </w:p>
        </w:tc>
        <w:tc>
          <w:tcPr>
            <w:tcW w:w="2500" w:type="dxa"/>
            <w:vAlign w:val="center"/>
          </w:tcPr>
          <w:p w14:paraId="2C81196C" w14:textId="0C9C5164" w:rsidR="00E0585F" w:rsidRPr="008F2450" w:rsidRDefault="00E0585F" w:rsidP="008F2450">
            <w:pPr>
              <w:widowControl w:val="0"/>
              <w:jc w:val="both"/>
              <w:rPr>
                <w:ins w:id="1093" w:author="Tiếp thu thẩm định lần 2 (Claude)" w:date="2026-09-27T06:30:22Z"/>
                <w:rFonts w:asciiTheme="majorHAnsi" w:hAnsiTheme="majorHAnsi" w:cstheme="majorHAnsi"/>
                <w:sz w:val="28"/>
                <w:szCs w:val="28"/>
              </w:rPr>
            </w:pPr>
            <w:ins w:id="1092" w:author="Tiếp thu thẩm định lần 2 (Claude)" w:date="2026-09-27T06:30:22Z">
              <w:r>
                <w:rPr>
                  <w:rFonts w:asciiTheme="majorHAnsi" w:hAnsiTheme="majorHAnsi" w:cstheme="majorHAnsi"/>
                  <w:sz w:val="24"/>
                  <w:szCs w:val="24"/>
                </w:rPr>
                <w:t xml:space="preserve">TOM-TAT-NGHIEM-THU-CODE.md, ket-qua.json</w:t>
              </w:r>
            </w:ins>
          </w:p>
        </w:tc>
      </w:tr>
      <w:tr w:rsidR="00E0585F" w:rsidRPr="00E0585F" w14:paraId="309F89E7" w14:textId="1FD43EFC" w:rsidTr="008F2450">
        <w:trPr>
          <w:jc w:val="center"/>
          <w:ins w:id="1094" w:author="Tiếp thu thẩm định lần 2 (Claude)" w:date="2026-09-27T06:30:22Z"/>
        </w:trPr>
        <w:tc>
          <w:tcPr>
            <w:tcW w:w="567" w:type="dxa"/>
            <w:vAlign w:val="center"/>
          </w:tcPr>
          <w:p w14:paraId="2C81196C" w14:textId="0C9C5164" w:rsidR="00E0585F" w:rsidRPr="008F2450" w:rsidRDefault="00E0585F" w:rsidP="008F2450">
            <w:pPr>
              <w:widowControl w:val="0"/>
              <w:jc w:val="center"/>
              <w:rPr>
                <w:ins w:id="1096" w:author="Tiếp thu thẩm định lần 2 (Claude)" w:date="2026-09-27T06:30:22Z"/>
                <w:rFonts w:asciiTheme="majorHAnsi" w:hAnsiTheme="majorHAnsi" w:cstheme="majorHAnsi"/>
                <w:sz w:val="28"/>
                <w:szCs w:val="28"/>
              </w:rPr>
            </w:pPr>
            <w:ins w:id="1095" w:author="Tiếp thu thẩm định lần 2 (Claude)" w:date="2026-09-27T06:30:22Z">
              <w:r>
                <w:rPr>
                  <w:rFonts w:asciiTheme="majorHAnsi" w:hAnsiTheme="majorHAnsi" w:cstheme="majorHAnsi"/>
                  <w:sz w:val="24"/>
                  <w:szCs w:val="24"/>
                </w:rPr>
                <w:t xml:space="preserve">7</w:t>
              </w:r>
            </w:ins>
          </w:p>
        </w:tc>
        <w:tc>
          <w:tcPr>
            <w:tcW w:w="3000" w:type="dxa"/>
            <w:vAlign w:val="center"/>
          </w:tcPr>
          <w:p w14:paraId="2C81196C" w14:textId="0C9C5164" w:rsidR="00E0585F" w:rsidRPr="008F2450" w:rsidRDefault="00E0585F" w:rsidP="008F2450">
            <w:pPr>
              <w:widowControl w:val="0"/>
              <w:jc w:val="both"/>
              <w:rPr>
                <w:ins w:id="1098" w:author="Tiếp thu thẩm định lần 2 (Claude)" w:date="2026-09-27T06:30:22Z"/>
                <w:rFonts w:asciiTheme="majorHAnsi" w:hAnsiTheme="majorHAnsi" w:cstheme="majorHAnsi"/>
                <w:sz w:val="28"/>
                <w:szCs w:val="28"/>
              </w:rPr>
            </w:pPr>
            <w:ins w:id="1097" w:author="Tiếp thu thẩm định lần 2 (Claude)" w:date="2026-09-27T06:30:22Z">
              <w:r>
                <w:rPr>
                  <w:rFonts w:asciiTheme="majorHAnsi" w:hAnsiTheme="majorHAnsi" w:cstheme="majorHAnsi"/>
                  <w:sz w:val="24"/>
                  <w:szCs w:val="24"/>
                </w:rPr>
                <w:t xml:space="preserve">Nghiệm thu trên Claude (trò chuyện), Claude Cowork</w:t>
              </w:r>
            </w:ins>
          </w:p>
        </w:tc>
        <w:tc>
          <w:tcPr>
            <w:tcW w:w="3000" w:type="dxa"/>
            <w:vAlign w:val="center"/>
          </w:tcPr>
          <w:p w14:paraId="2C81196C" w14:textId="0C9C5164" w:rsidR="00E0585F" w:rsidRPr="008F2450" w:rsidRDefault="00E0585F" w:rsidP="008F2450">
            <w:pPr>
              <w:widowControl w:val="0"/>
              <w:jc w:val="both"/>
              <w:rPr>
                <w:ins w:id="1100" w:author="Tiếp thu thẩm định lần 2 (Claude)" w:date="2026-09-27T06:30:22Z"/>
                <w:rFonts w:asciiTheme="majorHAnsi" w:hAnsiTheme="majorHAnsi" w:cstheme="majorHAnsi"/>
                <w:sz w:val="28"/>
                <w:szCs w:val="28"/>
              </w:rPr>
            </w:pPr>
            <w:ins w:id="1099" w:author="Tiếp thu thẩm định lần 2 (Claude)" w:date="2026-09-27T06:30:22Z">
              <w:r>
                <w:rPr>
                  <w:rFonts w:asciiTheme="majorHAnsi" w:hAnsiTheme="majorHAnsi" w:cstheme="majorHAnsi"/>
                  <w:sz w:val="24"/>
                  <w:szCs w:val="24"/>
                </w:rPr>
                <w:t xml:space="preserve">Chưa thực hiện</w:t>
              </w:r>
            </w:ins>
          </w:p>
        </w:tc>
        <w:tc>
          <w:tcPr>
            <w:tcW w:w="2500" w:type="dxa"/>
            <w:vAlign w:val="center"/>
          </w:tcPr>
          <w:p w14:paraId="2C81196C" w14:textId="0C9C5164" w:rsidR="00E0585F" w:rsidRPr="008F2450" w:rsidRDefault="00E0585F" w:rsidP="008F2450">
            <w:pPr>
              <w:widowControl w:val="0"/>
              <w:jc w:val="both"/>
              <w:rPr>
                <w:ins w:id="1102" w:author="Tiếp thu thẩm định lần 2 (Claude)" w:date="2026-09-27T06:30:22Z"/>
                <w:rFonts w:asciiTheme="majorHAnsi" w:hAnsiTheme="majorHAnsi" w:cstheme="majorHAnsi"/>
                <w:sz w:val="28"/>
                <w:szCs w:val="28"/>
              </w:rPr>
            </w:pPr>
            <w:ins w:id="1101" w:author="Tiếp thu thẩm định lần 2 (Claude)" w:date="2026-09-27T06:30:22Z">
              <w:r>
                <w:rPr>
                  <w:rFonts w:asciiTheme="majorHAnsi" w:hAnsiTheme="majorHAnsi" w:cstheme="majorHAnsi"/>
                  <w:sz w:val="24"/>
                  <w:szCs w:val="24"/>
                </w:rPr>
                <w:t xml:space="preserve">Phiếu nghiệm thu cùng 6 ca (trước 05/10/2026)</w:t>
              </w:r>
            </w:ins>
          </w:p>
        </w:tc>
      </w:tr>
      <w:tr w:rsidR="00E0585F" w:rsidRPr="00E0585F" w14:paraId="309F89E7" w14:textId="1FD43EFC" w:rsidTr="008F2450">
        <w:trPr>
          <w:jc w:val="center"/>
          <w:ins w:id="1103" w:author="Tiếp thu thẩm định lần 2 (Claude)" w:date="2026-09-27T06:30:22Z"/>
        </w:trPr>
        <w:tc>
          <w:tcPr>
            <w:tcW w:w="567" w:type="dxa"/>
            <w:vAlign w:val="center"/>
          </w:tcPr>
          <w:p w14:paraId="2C81196C" w14:textId="0C9C5164" w:rsidR="00E0585F" w:rsidRPr="008F2450" w:rsidRDefault="00E0585F" w:rsidP="008F2450">
            <w:pPr>
              <w:widowControl w:val="0"/>
              <w:jc w:val="center"/>
              <w:rPr>
                <w:ins w:id="1105" w:author="Tiếp thu thẩm định lần 2 (Claude)" w:date="2026-09-27T06:30:22Z"/>
                <w:rFonts w:asciiTheme="majorHAnsi" w:hAnsiTheme="majorHAnsi" w:cstheme="majorHAnsi"/>
                <w:sz w:val="28"/>
                <w:szCs w:val="28"/>
              </w:rPr>
            </w:pPr>
            <w:ins w:id="1104" w:author="Tiếp thu thẩm định lần 2 (Claude)" w:date="2026-09-27T06:30:22Z">
              <w:r>
                <w:rPr>
                  <w:rFonts w:asciiTheme="majorHAnsi" w:hAnsiTheme="majorHAnsi" w:cstheme="majorHAnsi"/>
                  <w:sz w:val="24"/>
                  <w:szCs w:val="24"/>
                </w:rPr>
                <w:t xml:space="preserve">8</w:t>
              </w:r>
            </w:ins>
          </w:p>
        </w:tc>
        <w:tc>
          <w:tcPr>
            <w:tcW w:w="3000" w:type="dxa"/>
            <w:vAlign w:val="center"/>
          </w:tcPr>
          <w:p w14:paraId="2C81196C" w14:textId="0C9C5164" w:rsidR="00E0585F" w:rsidRPr="008F2450" w:rsidRDefault="00E0585F" w:rsidP="008F2450">
            <w:pPr>
              <w:widowControl w:val="0"/>
              <w:jc w:val="both"/>
              <w:rPr>
                <w:ins w:id="1107" w:author="Tiếp thu thẩm định lần 2 (Claude)" w:date="2026-09-27T06:30:22Z"/>
                <w:rFonts w:asciiTheme="majorHAnsi" w:hAnsiTheme="majorHAnsi" w:cstheme="majorHAnsi"/>
                <w:sz w:val="28"/>
                <w:szCs w:val="28"/>
              </w:rPr>
            </w:pPr>
            <w:ins w:id="1106" w:author="Tiếp thu thẩm định lần 2 (Claude)" w:date="2026-09-27T06:30:22Z">
              <w:r>
                <w:rPr>
                  <w:rFonts w:asciiTheme="majorHAnsi" w:hAnsiTheme="majorHAnsi" w:cstheme="majorHAnsi"/>
                  <w:sz w:val="24"/>
                  <w:szCs w:val="24"/>
                </w:rPr>
                <w:t xml:space="preserve">Rà soát 2 vòng bằng Skill “ktc-ra-soat-897” (Thông báo, Tài liệu hướng dẫn)</w:t>
              </w:r>
            </w:ins>
          </w:p>
        </w:tc>
        <w:tc>
          <w:tcPr>
            <w:tcW w:w="3000" w:type="dxa"/>
            <w:vAlign w:val="center"/>
          </w:tcPr>
          <w:p w14:paraId="2C81196C" w14:textId="0C9C5164" w:rsidR="00E0585F" w:rsidRPr="008F2450" w:rsidRDefault="00E0585F" w:rsidP="008F2450">
            <w:pPr>
              <w:widowControl w:val="0"/>
              <w:jc w:val="both"/>
              <w:rPr>
                <w:ins w:id="1109" w:author="Tiếp thu thẩm định lần 2 (Claude)" w:date="2026-09-27T06:30:22Z"/>
                <w:rFonts w:asciiTheme="majorHAnsi" w:hAnsiTheme="majorHAnsi" w:cstheme="majorHAnsi"/>
                <w:sz w:val="28"/>
                <w:szCs w:val="28"/>
              </w:rPr>
            </w:pPr>
            <w:ins w:id="1108" w:author="Tiếp thu thẩm định lần 2 (Claude)" w:date="2026-09-27T06:30:22Z">
              <w:r>
                <w:rPr>
                  <w:rFonts w:asciiTheme="majorHAnsi" w:hAnsiTheme="majorHAnsi" w:cstheme="majorHAnsi"/>
                  <w:sz w:val="24"/>
                  <w:szCs w:val="24"/>
                </w:rPr>
                <w:t xml:space="preserve">Đã thực hiện 27/9/2026: không có vấn đề Mức 1; 10 vấn đề Mức 2 đã sửa; còn xác minh TB 917, 924, 948</w:t>
              </w:r>
            </w:ins>
          </w:p>
        </w:tc>
        <w:tc>
          <w:tcPr>
            <w:tcW w:w="2500" w:type="dxa"/>
            <w:vAlign w:val="center"/>
          </w:tcPr>
          <w:p w14:paraId="2C81196C" w14:textId="0C9C5164" w:rsidR="00E0585F" w:rsidRPr="008F2450" w:rsidRDefault="00E0585F" w:rsidP="008F2450">
            <w:pPr>
              <w:widowControl w:val="0"/>
              <w:jc w:val="both"/>
              <w:rPr>
                <w:ins w:id="1111" w:author="Tiếp thu thẩm định lần 2 (Claude)" w:date="2026-09-27T06:30:22Z"/>
                <w:rFonts w:asciiTheme="majorHAnsi" w:hAnsiTheme="majorHAnsi" w:cstheme="majorHAnsi"/>
                <w:sz w:val="28"/>
                <w:szCs w:val="28"/>
              </w:rPr>
            </w:pPr>
            <w:ins w:id="1110" w:author="Tiếp thu thẩm định lần 2 (Claude)" w:date="2026-09-27T06:30:22Z">
              <w:r>
                <w:rPr>
                  <w:rFonts w:asciiTheme="majorHAnsi" w:hAnsiTheme="majorHAnsi" w:cstheme="majorHAnsi"/>
                  <w:sz w:val="24"/>
                  <w:szCs w:val="24"/>
                </w:rPr>
                <w:t xml:space="preserve">04 phiếu rà soát (2 vòng × 2 văn bản)</w:t>
              </w:r>
            </w:ins>
          </w:p>
        </w:tc>
      </w:tr>
      <w:tr w:rsidR="00E0585F" w:rsidRPr="00E0585F" w14:paraId="309F89E7" w14:textId="1FD43EFC" w:rsidTr="008F2450">
        <w:trPr>
          <w:jc w:val="center"/>
          <w:ins w:id="1112" w:author="Tiếp thu thẩm định lần 2 (Claude)" w:date="2026-09-27T06:30:22Z"/>
        </w:trPr>
        <w:tc>
          <w:tcPr>
            <w:tcW w:w="567" w:type="dxa"/>
            <w:vAlign w:val="center"/>
          </w:tcPr>
          <w:p w14:paraId="2C81196C" w14:textId="0C9C5164" w:rsidR="00E0585F" w:rsidRPr="008F2450" w:rsidRDefault="00E0585F" w:rsidP="008F2450">
            <w:pPr>
              <w:widowControl w:val="0"/>
              <w:jc w:val="center"/>
              <w:rPr>
                <w:ins w:id="1114" w:author="Tiếp thu thẩm định lần 2 (Claude)" w:date="2026-09-27T06:30:22Z"/>
                <w:rFonts w:asciiTheme="majorHAnsi" w:hAnsiTheme="majorHAnsi" w:cstheme="majorHAnsi"/>
                <w:sz w:val="28"/>
                <w:szCs w:val="28"/>
              </w:rPr>
            </w:pPr>
            <w:ins w:id="1113" w:author="Tiếp thu thẩm định lần 2 (Claude)" w:date="2026-09-27T06:30:22Z">
              <w:r>
                <w:rPr>
                  <w:rFonts w:asciiTheme="majorHAnsi" w:hAnsiTheme="majorHAnsi" w:cstheme="majorHAnsi"/>
                  <w:sz w:val="24"/>
                  <w:szCs w:val="24"/>
                </w:rPr>
                <w:t xml:space="preserve">9</w:t>
              </w:r>
            </w:ins>
          </w:p>
        </w:tc>
        <w:tc>
          <w:tcPr>
            <w:tcW w:w="3000" w:type="dxa"/>
            <w:vAlign w:val="center"/>
          </w:tcPr>
          <w:p w14:paraId="2C81196C" w14:textId="0C9C5164" w:rsidR="00E0585F" w:rsidRPr="008F2450" w:rsidRDefault="00E0585F" w:rsidP="008F2450">
            <w:pPr>
              <w:widowControl w:val="0"/>
              <w:jc w:val="both"/>
              <w:rPr>
                <w:ins w:id="1116" w:author="Tiếp thu thẩm định lần 2 (Claude)" w:date="2026-09-27T06:30:22Z"/>
                <w:rFonts w:asciiTheme="majorHAnsi" w:hAnsiTheme="majorHAnsi" w:cstheme="majorHAnsi"/>
                <w:sz w:val="28"/>
                <w:szCs w:val="28"/>
              </w:rPr>
            </w:pPr>
            <w:ins w:id="1115" w:author="Tiếp thu thẩm định lần 2 (Claude)" w:date="2026-09-27T06:30:22Z">
              <w:r>
                <w:rPr>
                  <w:rFonts w:asciiTheme="majorHAnsi" w:hAnsiTheme="majorHAnsi" w:cstheme="majorHAnsi"/>
                  <w:sz w:val="24"/>
                  <w:szCs w:val="24"/>
                </w:rPr>
                <w:t xml:space="preserve">Kiểm kê, thu hồi phiên bản cũ</w:t>
              </w:r>
            </w:ins>
          </w:p>
        </w:tc>
        <w:tc>
          <w:tcPr>
            <w:tcW w:w="3000" w:type="dxa"/>
            <w:vAlign w:val="center"/>
          </w:tcPr>
          <w:p w14:paraId="2C81196C" w14:textId="0C9C5164" w:rsidR="00E0585F" w:rsidRPr="008F2450" w:rsidRDefault="00E0585F" w:rsidP="008F2450">
            <w:pPr>
              <w:widowControl w:val="0"/>
              <w:jc w:val="both"/>
              <w:rPr>
                <w:ins w:id="1118" w:author="Tiếp thu thẩm định lần 2 (Claude)" w:date="2026-09-27T06:30:22Z"/>
                <w:rFonts w:asciiTheme="majorHAnsi" w:hAnsiTheme="majorHAnsi" w:cstheme="majorHAnsi"/>
                <w:sz w:val="28"/>
                <w:szCs w:val="28"/>
              </w:rPr>
            </w:pPr>
            <w:ins w:id="1117" w:author="Tiếp thu thẩm định lần 2 (Claude)" w:date="2026-09-27T06:30:22Z">
              <w:r>
                <w:rPr>
                  <w:rFonts w:asciiTheme="majorHAnsi" w:hAnsiTheme="majorHAnsi" w:cstheme="majorHAnsi"/>
                  <w:sz w:val="24"/>
                  <w:szCs w:val="24"/>
                </w:rPr>
                <w:t xml:space="preserve">Máy Phòng TH-HC&amp;QT: đã kiểm kê, nâng 1.2.1 lên 1.3.0, tài khoản không đồng bộ bản KTC-Quan-tri nào; cấp tổ chức: chưa thực hiện</w:t>
              </w:r>
            </w:ins>
          </w:p>
        </w:tc>
        <w:tc>
          <w:tcPr>
            <w:tcW w:w="2500" w:type="dxa"/>
            <w:vAlign w:val="center"/>
          </w:tcPr>
          <w:p w14:paraId="2C81196C" w14:textId="0C9C5164" w:rsidR="00E0585F" w:rsidRPr="008F2450" w:rsidRDefault="00E0585F" w:rsidP="008F2450">
            <w:pPr>
              <w:widowControl w:val="0"/>
              <w:jc w:val="both"/>
              <w:rPr>
                <w:ins w:id="1120" w:author="Tiếp thu thẩm định lần 2 (Claude)" w:date="2026-09-27T06:30:22Z"/>
                <w:rFonts w:asciiTheme="majorHAnsi" w:hAnsiTheme="majorHAnsi" w:cstheme="majorHAnsi"/>
                <w:sz w:val="28"/>
                <w:szCs w:val="28"/>
              </w:rPr>
            </w:pPr>
            <w:ins w:id="1119" w:author="Tiếp thu thẩm định lần 2 (Claude)" w:date="2026-09-27T06:30:22Z">
              <w:r>
                <w:rPr>
                  <w:rFonts w:asciiTheme="majorHAnsi" w:hAnsiTheme="majorHAnsi" w:cstheme="majorHAnsi"/>
                  <w:sz w:val="24"/>
                  <w:szCs w:val="24"/>
                </w:rPr>
                <w:t xml:space="preserve">Biên bản kiểm kê (máy); Phòng QLKHCN&amp;HTPT (tổ chức)</w:t>
              </w:r>
            </w:ins>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 xml:space="preserve">7. Hồ sơ kèm theo và các bước tiếp theo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mẫu Phụ lục và 6 mẫu Kế hoạch + KPI, kho KTC-Database.</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Báo cáo tiếp thu, giải trình ý kiến thẩm định độc lập lần 1, kèm 07 báo cáo thẩm định; dự thảo tệp SKILL.md bản 1.13 và Dự thảo Thông báo bản 4 (Track Changes).</w:t>
      </w:r>
    </w:p>
    <w:p w14:paraId="70928652" w14:textId="4D2D36C6" w:rsidR="00B60CA8" w:rsidRPr="00B60CA8" w:rsidRDefault="008F2450" w:rsidP="006465FF">
      <w:pPr>
        <w:widowControl w:val="0"/>
        <w:spacing w:before="120" w:after="120"/>
        <w:ind w:firstLine="720"/>
        <w:jc w:val="both"/>
        <w:rPr>
          <w:ins w:id="1124" w:author="Tiếp thu thẩm định lần 2 (Claude)" w:date="2026-09-27T06:30:22Z"/>
          <w:rFonts w:asciiTheme="majorHAnsi" w:hAnsiTheme="majorHAnsi" w:cstheme="majorHAnsi"/>
          <w:sz w:val="28"/>
          <w:szCs w:val="28"/>
          <w:shd w:val="clear" w:color="auto" w:fill="FFFFFF"/>
        </w:rPr>
      </w:pPr>
      <w:ins w:id="1123" w:author="Tiếp thu thẩm định lần 2 (Claude)" w:date="2026-09-27T06:30:22Z">
        <w:r>
          <w:rPr>
            <w:rFonts w:asciiTheme="majorHAnsi" w:hAnsiTheme="majorHAnsi" w:cstheme="majorHAnsi"/>
            <w:sz w:val="28"/>
            <w:szCs w:val="28"/>
            <w:shd w:val="clear" w:color="auto" w:fill="FFFFFF"/>
          </w:rPr>
          <w:t xml:space="preserve">-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ins>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del w:id="1125" w:author="Tiếp thu thẩm định lần 2 (Claude)" w:date="2026-09-27T06:30:22Z">
        <w:r w:rsidRPr="00387637">
          <w:rPr>
            <w:rFonts w:asciiTheme="majorHAnsi" w:hAnsiTheme="majorHAnsi" w:cstheme="majorHAnsi"/>
            <w:b w:val="0"/>
            <w:bCs/>
            <w:i/>
            <w:sz w:val="28"/>
            <w:szCs w:val="28"/>
            <w:shd w:val="clear" w:color="auto" w:fill="FFFFFF"/>
          </w:rPr>
          <w:delText xml:space="preserve">(i) </w:delText>
        </w:r>
      </w:del>
      <w:del w:id="1126" w:author="Tiếp thu thẩm định lần 2 (Claude)" w:date="2026-09-27T06:30:22Z">
        <w:r w:rsidRPr="00387637">
          <w:rPr>
            <w:rFonts w:asciiTheme="majorHAnsi" w:hAnsiTheme="majorHAnsi" w:cstheme="majorHAnsi"/>
            <w:b w:val="0"/>
            <w:bCs/>
            <w:i/>
            <w:sz w:val="28"/>
            <w:szCs w:val="28"/>
            <w:shd w:val="clear" w:color="auto" w:fill="FFFFFF"/>
          </w:rPr>
          <w:delText xml:space="preserve">vòng 2 thẩm định độc lập nội dung chuyên môn của Bộ công cụ trên các hệ thống AI của nhà cung cấp khác (vòng 1 đã thực hiện, kết quả tại Mục 6)</w:delText>
        </w:r>
      </w:del>
      <w:del w:id="1127" w:author="Tiếp thu thẩm định lần 2 (Claude)" w:date="2026-09-27T06:30:22Z">
        <w:r w:rsidRPr="00387637">
          <w:rPr>
            <w:rFonts w:asciiTheme="majorHAnsi" w:hAnsiTheme="majorHAnsi" w:cstheme="majorHAnsi"/>
            <w:b w:val="0"/>
            <w:bCs/>
            <w:i/>
            <w:sz w:val="28"/>
            <w:szCs w:val="28"/>
            <w:shd w:val="clear" w:color="auto" w:fill="FFFFFF"/>
          </w:rPr>
          <w:delText xml:space="preserve">; (ii) tối thiểu</w:delText>
        </w:r>
      </w:del>
      <w:ins w:id="1128" w:author="Tiếp thu thẩm định lần 2 (Claude)" w:date="2026-09-27T06:30:22Z">
        <w:r w:rsidRPr="00387637">
          <w:rPr>
            <w:rFonts w:asciiTheme="majorHAnsi" w:hAnsiTheme="majorHAnsi" w:cstheme="majorHAnsi"/>
            <w:b w:val="0"/>
            <w:bCs/>
            <w:i/>
            <w:sz w:val="28"/>
            <w:szCs w:val="28"/>
            <w:shd w:val="clear" w:color="auto" w:fill="FFFFFF"/>
          </w:rPr>
          <w:t xml:space="preserve">(i) thẩm định độc lập bổ sung (vòng 3) trên tệp plugin bản 1.3.0 để xác nhận việc khắc phục (vòng 1, vòng 2 đã thực hiện, kết quả tại Mục 6); (ii) kiểm thử nghiệm thu trên Claude (trò chuyện) và Claude Cowork; (iii) kiểm kê, thu hồi phiên bản cũ ở cấp tổ chức; (iv) xác minh Thông báo số 917/TB-CĐKT, 924/TB-CĐKT, 948/TB-CĐKT (chưa có trong kho) theo phiếu rà soát bằng Skill “ktc-ra-soat-897” (2 vòng đối với dự thảo Thông báo và Tài liệu hướng dẫn đã thực hiện ngày 27/9/2026)</w:t>
        </w:r>
      </w:ins>
      <w:del w:id="1129" w:author="Tiếp thu thẩm định lần 2 (Claude)" w:date="2026-09-27T06:30:22Z">
        <w:r w:rsidRPr="00387637">
          <w:rPr>
            <w:rFonts w:asciiTheme="majorHAnsi" w:hAnsiTheme="majorHAnsi" w:cstheme="majorHAnsi"/>
            <w:b w:val="0"/>
            <w:bCs/>
            <w:i/>
            <w:sz w:val="28"/>
            <w:szCs w:val="28"/>
            <w:shd w:val="clear" w:color="auto" w:fill="FFFFFF"/>
          </w:rPr>
          <w:delText xml:space="preserve"> 2 vòng rà soát bằng công cụ KTC-Ra-Soat-897-v2-Cai-tien đối với dự thảo Thông báo và Tài liệu hướng dẫn</w:delText>
        </w:r>
      </w:del>
      <w:r w:rsidRPr="00387637">
        <w:rPr>
          <w:rFonts w:asciiTheme="majorHAnsi" w:hAnsiTheme="majorHAnsi" w:cstheme="majorHAnsi"/>
          <w:b w:val="0"/>
          <w:bCs/>
          <w:i/>
          <w:sz w:val="28"/>
          <w:szCs w:val="28"/>
          <w:shd w:val="clear" w:color="auto" w:fill="FFFFFF"/>
        </w:rPr>
        <w:t xml:space="preserve">. Phòng TH-HC&amp;QT sẽ thực hiện và bổ sung kết quả vào hồ sơ trước khi trình ban hành.</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3583CC79" w14:textId="77777777" w:rsidR="004B4C8F" w:rsidRPr="00517B10" w:rsidRDefault="004B4C8F" w:rsidP="004B4C8F">
            <w:pPr>
              <w:jc w:val="center"/>
              <w:rPr>
                <w:rFonts w:asciiTheme="majorHAnsi" w:hAnsiTheme="majorHAnsi" w:cstheme="majorHAnsi"/>
                <w:b/>
                <w:color w:val="000000"/>
                <w:sz w:val="28"/>
                <w:szCs w:val="28"/>
              </w:rPr>
            </w:pP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r w:rsidR="004B4C8F" w:rsidRPr="006D2C45" w14:paraId="0ED538BC" w14:textId="77777777" w:rsidTr="004B4C8F">
        <w:trPr>
          <w:trHeight w:val="652"/>
          <w:jc w:val="center"/>
        </w:trPr>
        <w:tc>
          <w:tcPr>
            <w:tcW w:w="3828" w:type="dxa"/>
          </w:tcPr>
          <w:p w14:paraId="689FB298" w14:textId="77777777" w:rsidR="00E6530A" w:rsidRPr="00517B10" w:rsidRDefault="00E6530A" w:rsidP="004B4C8F">
            <w:pPr>
              <w:ind w:hanging="108"/>
              <w:rPr>
                <w:rFonts w:asciiTheme="majorHAnsi" w:hAnsiTheme="majorHAnsi" w:cstheme="majorHAnsi"/>
                <w:b/>
                <w:i/>
                <w:color w:val="000000"/>
                <w:sz w:val="24"/>
              </w:rPr>
            </w:pPr>
          </w:p>
          <w:p w14:paraId="1340208A" w14:textId="77777777" w:rsidR="008F2450" w:rsidRDefault="008F2450" w:rsidP="004B4C8F">
            <w:pPr>
              <w:ind w:hanging="108"/>
              <w:rPr>
                <w:rFonts w:asciiTheme="majorHAnsi" w:hAnsiTheme="majorHAnsi" w:cstheme="majorHAnsi"/>
                <w:b/>
                <w:i/>
                <w:color w:val="000000"/>
                <w:sz w:val="24"/>
              </w:rPr>
            </w:pPr>
          </w:p>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5B2185FE" w14:textId="39D8486F"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PHÊ DUYỆT CỦA</w:t>
            </w:r>
          </w:p>
          <w:p w14:paraId="1680BFD7" w14:textId="7F221F8E"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color w:val="000000"/>
                <w:sz w:val="28"/>
                <w:szCs w:val="28"/>
                <w:lang w:val="nl-BE"/>
              </w:rPr>
              <w:t>HIỆU TRƯỞNG</w:t>
            </w:r>
          </w:p>
          <w:p w14:paraId="644C6129" w14:textId="77777777" w:rsidR="004B4C8F" w:rsidRPr="00335ACD" w:rsidRDefault="004B4C8F" w:rsidP="004B4C8F">
            <w:pPr>
              <w:jc w:val="center"/>
              <w:rPr>
                <w:rFonts w:asciiTheme="majorHAnsi" w:hAnsiTheme="majorHAnsi" w:cstheme="majorHAnsi"/>
                <w:b/>
                <w:color w:val="000000"/>
                <w:sz w:val="28"/>
                <w:szCs w:val="28"/>
                <w:lang w:val="nl-BE"/>
              </w:rPr>
            </w:pPr>
          </w:p>
          <w:p w14:paraId="61385BBA" w14:textId="77777777" w:rsidR="004B4C8F" w:rsidRPr="00335ACD" w:rsidRDefault="004B4C8F" w:rsidP="004B4C8F">
            <w:pPr>
              <w:jc w:val="center"/>
              <w:rPr>
                <w:rFonts w:asciiTheme="majorHAnsi" w:hAnsiTheme="majorHAnsi" w:cstheme="majorHAnsi"/>
                <w:b/>
                <w:color w:val="000000"/>
                <w:sz w:val="28"/>
                <w:szCs w:val="28"/>
                <w:lang w:val="nl-BE"/>
              </w:rPr>
            </w:pPr>
          </w:p>
          <w:p w14:paraId="4A23D5BF" w14:textId="77777777" w:rsidR="004B4C8F" w:rsidRPr="00335ACD" w:rsidRDefault="004B4C8F" w:rsidP="004B4C8F">
            <w:pPr>
              <w:jc w:val="center"/>
              <w:rPr>
                <w:rFonts w:asciiTheme="majorHAnsi" w:hAnsiTheme="majorHAnsi" w:cstheme="majorHAnsi"/>
                <w:b/>
                <w:color w:val="000000"/>
                <w:sz w:val="28"/>
                <w:szCs w:val="28"/>
                <w:lang w:val="nl-BE"/>
              </w:rPr>
            </w:pPr>
          </w:p>
          <w:p w14:paraId="5BCBDECC" w14:textId="77777777" w:rsidR="004B4C8F" w:rsidRPr="00335ACD" w:rsidRDefault="004B4C8F" w:rsidP="004B4C8F">
            <w:pPr>
              <w:jc w:val="center"/>
              <w:rPr>
                <w:rFonts w:asciiTheme="majorHAnsi" w:hAnsiTheme="majorHAnsi" w:cstheme="majorHAnsi"/>
                <w:b/>
                <w:color w:val="000000"/>
                <w:sz w:val="28"/>
                <w:szCs w:val="28"/>
                <w:lang w:val="nl-BE"/>
              </w:rPr>
            </w:pPr>
          </w:p>
          <w:p w14:paraId="372F0CDB" w14:textId="77777777" w:rsidR="004B4C8F" w:rsidRPr="00335ACD" w:rsidRDefault="004B4C8F" w:rsidP="004B4C8F">
            <w:pPr>
              <w:jc w:val="center"/>
              <w:rPr>
                <w:rFonts w:asciiTheme="majorHAnsi" w:hAnsiTheme="majorHAnsi" w:cstheme="majorHAnsi"/>
                <w:b/>
                <w:color w:val="000000"/>
                <w:sz w:val="28"/>
                <w:szCs w:val="28"/>
                <w:lang w:val="nl-BE"/>
              </w:rPr>
            </w:pPr>
          </w:p>
          <w:p w14:paraId="3CC93A7A" w14:textId="42A2EB1A" w:rsidR="004B4C8F" w:rsidRPr="00335ACD" w:rsidRDefault="004B4C8F" w:rsidP="004B4C8F">
            <w:pPr>
              <w:jc w:val="center"/>
              <w:rPr>
                <w:rFonts w:asciiTheme="majorHAnsi" w:hAnsiTheme="majorHAnsi" w:cstheme="majorHAnsi"/>
                <w:b/>
                <w:color w:val="000000"/>
                <w:sz w:val="28"/>
                <w:szCs w:val="28"/>
                <w:lang w:val="nl-BE"/>
              </w:rPr>
            </w:pPr>
            <w:r w:rsidRPr="00335ACD">
              <w:rPr>
                <w:rFonts w:asciiTheme="majorHAnsi" w:hAnsiTheme="majorHAnsi" w:cstheme="majorHAnsi"/>
                <w:b/>
                <w:sz w:val="28"/>
                <w:szCs w:val="28"/>
                <w:lang w:val="nl-NL"/>
              </w:rPr>
              <w:t>Lê Trí Khải</w:t>
            </w: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