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9EE82" w14:textId="2F3BFB9E" w:rsidR="00FA4B7E" w:rsidRDefault="0002312E">
      <w:pPr>
        <w:spacing w:after="0"/>
        <w:jc w:val="center"/>
      </w:pPr>
      <w:r>
        <w:rPr>
          <w:b/>
          <w:bCs/>
          <w:noProof/>
          <w:szCs w:val="28"/>
        </w:rPr>
        <mc:AlternateContent>
          <mc:Choice Requires="wps">
            <w:drawing>
              <wp:anchor distT="0" distB="0" distL="114300" distR="114300" simplePos="0" relativeHeight="251659264" behindDoc="0" locked="0" layoutInCell="1" allowOverlap="1" wp14:anchorId="2B30A083" wp14:editId="038A7957">
                <wp:simplePos x="0" y="0"/>
                <wp:positionH relativeFrom="column">
                  <wp:posOffset>0</wp:posOffset>
                </wp:positionH>
                <wp:positionV relativeFrom="paragraph">
                  <wp:posOffset>-635</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77C9C1" w14:textId="77777777" w:rsidR="0002312E" w:rsidRPr="00736991" w:rsidRDefault="0002312E" w:rsidP="0002312E">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0A083" id="Rectangle 1" o:spid="_x0000_s1026" style="position:absolute;left:0;text-align:left;margin-left:0;margin-top:-.05pt;width:101.85pt;height:3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" fillcolor="white [3201]" strokecolor="#f79646 [3209]" strokeweight="2pt">
                <v:textbox>
                  <w:txbxContent>
                    <w:p w14:paraId="4777C9C1" w14:textId="77777777" w:rsidR="0002312E" w:rsidRPr="00736991" w:rsidRDefault="0002312E" w:rsidP="0002312E">
                      <w:pPr>
                        <w:jc w:val="center"/>
                        <w:rPr>
                          <w:b/>
                          <w:bCs/>
                          <w:color w:val="FF0000"/>
                        </w:rPr>
                      </w:pPr>
                      <w:r w:rsidRPr="00736991">
                        <w:rPr>
                          <w:b/>
                          <w:bCs/>
                          <w:color w:val="FF0000"/>
                        </w:rPr>
                        <w:t>DỰ THẢO</w:t>
                      </w:r>
                    </w:p>
                  </w:txbxContent>
                </v:textbox>
              </v:rect>
            </w:pict>
          </mc:Fallback>
        </mc:AlternateContent>
      </w:r>
      <w:r w:rsidR="00802107">
        <w:rPr>
          <w:sz w:val="26"/>
          <w:szCs w:val="26"/>
        </w:rPr>
        <w:t>UBND TỈNH QUẢNG NGÃI</w:t>
      </w:r>
    </w:p>
    <w:p w14:paraId="706FEB95" w14:textId="77777777" w:rsidR="00FA4B7E" w:rsidRDefault="00802107">
      <w:pPr>
        <w:spacing w:after="360"/>
        <w:jc w:val="center"/>
      </w:pPr>
      <w:r>
        <w:rPr>
          <w:b/>
          <w:sz w:val="26"/>
          <w:szCs w:val="26"/>
        </w:rPr>
        <w:t>TRƯỜNG CAO ĐẲNG KON TUM</w:t>
      </w:r>
    </w:p>
    <w:p w14:paraId="10ADA4CC" w14:textId="77777777" w:rsidR="00FA4B7E" w:rsidRDefault="00802107">
      <w:pPr>
        <w:jc w:val="center"/>
      </w:pPr>
      <w:r>
        <w:rPr>
          <w:b/>
          <w:sz w:val="40"/>
        </w:rPr>
        <w:t>TÀI LIỆU HƯỚNG DẪN SỬ DỤNG CHI TIẾT</w:t>
      </w:r>
    </w:p>
    <w:p w14:paraId="7097EEB6" w14:textId="77777777" w:rsidR="00FA4B7E" w:rsidRDefault="008F256D">
      <w:pPr>
        <w:spacing w:after="280"/>
        <w:jc w:val="center"/>
      </w:pPr>
      <w:r>
        <w:rPr>
          <w:b/>
          <w:sz w:val="36"/>
        </w:rPr>
        <w:t>BỘ CÔNG CỤ (PLUGIN) KTC-QUAN-TRI</w:t>
      </w:r>
    </w:p>
    <w:p w14:paraId="0FADBCB3" w14:textId="77777777" w:rsidR="00FA4B7E" w:rsidRDefault="00802107">
      <w:pPr>
        <w:spacing w:after="560"/>
        <w:jc w:val="center"/>
      </w:pPr>
      <w:r>
        <w:rPr>
          <w:i/>
        </w:rPr>
        <w:t>Kế hoạch - theo dõi - báo cáo định kỳ - KPI cá nhân - trên Claude, Cowork, Claude Code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7FC58A36" w14:textId="77777777">
        <w:trPr>
          <w:tblHeader/>
          <w:jc w:val="center"/>
        </w:trPr>
        <w:tc>
          <w:tcPr>
            <w:tcW w:w="2381" w:type="dxa"/>
            <w:tcMar>
              <w:top w:w="90" w:type="dxa"/>
              <w:left w:w="100" w:type="dxa"/>
              <w:bottom w:w="90" w:type="dxa"/>
              <w:right w:w="100" w:type="dxa"/>
            </w:tcMar>
            <w:vAlign w:val="center"/>
          </w:tcPr>
          <w:p w14:paraId="172CC6D1"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2BD404B6" w14:textId="77777777" w:rsidR="00FA4B7E" w:rsidRDefault="00802107">
            <w:pPr>
              <w:spacing w:before="40" w:after="40" w:line="252" w:lineRule="auto"/>
              <w:jc w:val="center"/>
            </w:pPr>
            <w:r>
              <w:rPr>
                <w:b/>
                <w:sz w:val="24"/>
                <w:szCs w:val="24"/>
              </w:rPr>
              <w:t>NỘI DUNG</w:t>
            </w:r>
          </w:p>
        </w:tc>
      </w:tr>
      <w:tr w:rsidR="00FA4B7E" w14:paraId="72CECD06" w14:textId="77777777">
        <w:trPr>
          <w:jc w:val="center"/>
        </w:trPr>
        <w:tc>
          <w:tcPr>
            <w:tcW w:w="2381" w:type="dxa"/>
            <w:tcMar>
              <w:top w:w="90" w:type="dxa"/>
              <w:left w:w="100" w:type="dxa"/>
              <w:bottom w:w="90" w:type="dxa"/>
              <w:right w:w="100" w:type="dxa"/>
            </w:tcMar>
            <w:vAlign w:val="center"/>
          </w:tcPr>
          <w:p w14:paraId="5854407D"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333AD374" w14:textId="77777777" w:rsidR="00FA4B7E" w:rsidRDefault="00802107">
            <w:pPr>
              <w:spacing w:before="40" w:after="40" w:line="252" w:lineRule="auto"/>
            </w:pPr>
            <w:r>
              <w:rPr>
                <w:sz w:val="24"/>
                <w:szCs w:val="24"/>
              </w:rPr>
              <w:t>Plugin KTC-Quan-tri 1.3.13 (mã SHA-256 công bố kèm ghi chú phát hành) - cập nhật ngày 29/9/2026</w:t>
            </w:r>
          </w:p>
        </w:tc>
      </w:tr>
      <w:tr w:rsidR="00FA4B7E" w14:paraId="4817D6F7" w14:textId="77777777">
        <w:trPr>
          <w:jc w:val="center"/>
        </w:trPr>
        <w:tc>
          <w:tcPr>
            <w:tcW w:w="2381" w:type="dxa"/>
            <w:tcMar>
              <w:top w:w="90" w:type="dxa"/>
              <w:left w:w="100" w:type="dxa"/>
              <w:bottom w:w="90" w:type="dxa"/>
              <w:right w:w="100" w:type="dxa"/>
            </w:tcMar>
            <w:vAlign w:val="center"/>
          </w:tcPr>
          <w:p w14:paraId="029C4EC1"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4185E10F" w14:textId="77777777" w:rsidR="00FA4B7E" w:rsidRDefault="00802107">
            <w:pPr>
              <w:spacing w:before="40" w:after="40" w:line="252" w:lineRule="auto"/>
            </w:pPr>
            <w:r>
              <w:rPr>
                <w:sz w:val="24"/>
                <w:szCs w:val="24"/>
              </w:rPr>
              <w:t>Các đơn vị, viên chức và người lao động thuộc Trường Cao đẳng Kon Tum</w:t>
            </w:r>
          </w:p>
        </w:tc>
      </w:tr>
      <w:tr w:rsidR="00FA4B7E" w14:paraId="512C094E" w14:textId="77777777">
        <w:trPr>
          <w:jc w:val="center"/>
        </w:trPr>
        <w:tc>
          <w:tcPr>
            <w:tcW w:w="2381" w:type="dxa"/>
            <w:tcMar>
              <w:top w:w="90" w:type="dxa"/>
              <w:left w:w="100" w:type="dxa"/>
              <w:bottom w:w="90" w:type="dxa"/>
              <w:right w:w="100" w:type="dxa"/>
            </w:tcMar>
            <w:vAlign w:val="center"/>
          </w:tcPr>
          <w:p w14:paraId="559E9C6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0E2A04A" w14:textId="77777777" w:rsidR="00FA4B7E" w:rsidRDefault="00802107">
            <w:pPr>
              <w:spacing w:before="40" w:after="40" w:line="252" w:lineRule="auto"/>
            </w:pPr>
            <w:r>
              <w:rPr>
                <w:sz w:val="24"/>
                <w:szCs w:val="24"/>
              </w:rPr>
              <w:t>Phòng Tổng hợp - Hành chính và Quản trị</w:t>
            </w:r>
          </w:p>
        </w:tc>
      </w:tr>
      <w:tr w:rsidR="00FA4B7E" w14:paraId="07121325" w14:textId="77777777">
        <w:trPr>
          <w:jc w:val="center"/>
        </w:trPr>
        <w:tc>
          <w:tcPr>
            <w:tcW w:w="2381" w:type="dxa"/>
            <w:tcMar>
              <w:top w:w="90" w:type="dxa"/>
              <w:left w:w="100" w:type="dxa"/>
              <w:bottom w:w="90" w:type="dxa"/>
              <w:right w:w="100" w:type="dxa"/>
            </w:tcMar>
            <w:vAlign w:val="center"/>
          </w:tcPr>
          <w:p w14:paraId="216DC7AF"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B924FF5" w14:textId="77777777" w:rsidR="00FA4B7E" w:rsidRDefault="00802107">
            <w:pPr>
              <w:spacing w:before="40" w:after="40" w:line="252" w:lineRule="auto"/>
            </w:pPr>
            <w:r>
              <w:rPr>
                <w:sz w:val="24"/>
                <w:szCs w:val="24"/>
              </w:rPr>
              <w:t>Xây dựng kế hoạch, theo dõi nhiệm vụ, báo cáo định kỳ, KPI cá nhân, soạn thảo văn bản; không rà soát văn bản trước khi trình ký</w:t>
            </w:r>
          </w:p>
        </w:tc>
      </w:tr>
    </w:tbl>
    <w:p w14:paraId="5B751B33" w14:textId="77777777" w:rsidR="00FA4B7E" w:rsidRDefault="00FA4B7E"/>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26C433" w14:textId="77777777">
        <w:trPr>
          <w:cantSplit/>
          <w:jc w:val="center"/>
        </w:trPr>
        <w:tc>
          <w:tcPr>
            <w:tcW w:w="9071" w:type="dxa"/>
            <w:tcMar>
              <w:top w:w="120" w:type="dxa"/>
              <w:left w:w="140" w:type="dxa"/>
              <w:bottom w:w="120" w:type="dxa"/>
              <w:right w:w="140" w:type="dxa"/>
            </w:tcMar>
          </w:tcPr>
          <w:p w14:paraId="36A16C8A" w14:textId="77777777" w:rsidR="00FA4B7E" w:rsidRDefault="00802107">
            <w:pPr>
              <w:spacing w:before="40" w:after="40" w:line="252" w:lineRule="auto"/>
            </w:pPr>
            <w:r>
              <w:rPr>
                <w:b/>
                <w:sz w:val="24"/>
                <w:szCs w:val="24"/>
              </w:rPr>
              <w:t>HƯỚNG DẪN SỬ DỤNG NHANH</w:t>
            </w:r>
          </w:p>
          <w:p w14:paraId="69CDAB05" w14:textId="77777777" w:rsidR="00FA4B7E" w:rsidRDefault="00802107">
            <w:pPr>
              <w:spacing w:before="40" w:after="40" w:line="252" w:lineRule="auto"/>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744182C9" w14:textId="77777777" w:rsidR="00FA4B7E" w:rsidRDefault="00FA4B7E"/>
    <w:p w14:paraId="104343F2" w14:textId="1562B731" w:rsidR="00FA4B7E" w:rsidRDefault="00802107">
      <w:pPr>
        <w:spacing w:before="480"/>
        <w:jc w:val="center"/>
      </w:pPr>
      <w:r>
        <w:rPr>
          <w:i/>
          <w:sz w:val="26"/>
        </w:rPr>
        <w:t>Quảng Ngãi, tháng 10 năm 2026</w:t>
      </w:r>
    </w:p>
    <w:p w14:paraId="7F92562E" w14:textId="77777777" w:rsidR="00FA4B7E" w:rsidRDefault="00802107">
      <w:r>
        <w:br w:type="page"/>
      </w:r>
    </w:p>
    <w:p w14:paraId="2C01168D" w14:textId="77777777" w:rsidR="00FA4B7E" w:rsidRDefault="00802107">
      <w:pPr>
        <w:jc w:val="center"/>
      </w:pPr>
      <w:r>
        <w:rPr>
          <w:b/>
          <w:bCs/>
          <w:sz w:val="40"/>
        </w:rPr>
        <w:lastRenderedPageBreak/>
        <w:t>MỤC LỤC</w:t>
      </w:r>
    </w:p>
    <w:p w14:paraId="40CAF22B" w14:textId="77777777" w:rsidR="00E12D34" w:rsidRDefault="00000000">
      <w:pPr>
        <w:jc w:val="center"/>
      </w:pPr>
    </w:p>
    <w:p w14:paraId="4FF99F1A" w14:textId="4ABDE083" w:rsidR="0002312E" w:rsidRDefault="00802107">
      <w:pPr>
        <w:pStyle w:val="TOC1"/>
        <w:tabs>
          <w:tab w:val="right" w:leader="dot" w:pos="9061"/>
        </w:tabs>
        <w:rPr>
          <w:noProof/>
        </w:rPr>
      </w:pPr>
      <w:r>
        <w:fldChar w:fldCharType="begin"/>
      </w:r>
      <w:r>
        <w:instrText xml:space="preserve"> TOC \o "1-2" \h \z \u </w:instrText>
      </w:r>
      <w:r>
        <w:fldChar w:fldCharType="separate"/>
      </w:r>
      <w:hyperlink w:anchor="_Toc242558908" w:history="1">
        <w:r w:rsidR="0002312E" w:rsidRPr="00341C6C">
          <w:rPr>
            <w:rStyle w:val="Hyperlink"/>
            <w:noProof/>
          </w:rPr>
          <w:t>I. GIỚI THIỆU BỘ CÔNG CỤ</w:t>
        </w:r>
        <w:r w:rsidR="0002312E">
          <w:rPr>
            <w:noProof/>
            <w:webHidden/>
          </w:rPr>
          <w:tab/>
        </w:r>
        <w:r w:rsidR="0002312E">
          <w:rPr>
            <w:noProof/>
            <w:webHidden/>
          </w:rPr>
          <w:fldChar w:fldCharType="begin"/>
        </w:r>
        <w:r w:rsidR="0002312E">
          <w:rPr>
            <w:noProof/>
            <w:webHidden/>
          </w:rPr>
          <w:instrText xml:space="preserve"> PAGEREF _Toc242558908 \h </w:instrText>
        </w:r>
        <w:r w:rsidR="0002312E">
          <w:rPr>
            <w:noProof/>
            <w:webHidden/>
          </w:rPr>
        </w:r>
        <w:r w:rsidR="0002312E">
          <w:rPr>
            <w:noProof/>
            <w:webHidden/>
          </w:rPr>
          <w:fldChar w:fldCharType="separate"/>
        </w:r>
        <w:r w:rsidR="0002312E">
          <w:rPr>
            <w:noProof/>
            <w:webHidden/>
          </w:rPr>
          <w:t>3</w:t>
        </w:r>
        <w:r w:rsidR="0002312E">
          <w:rPr>
            <w:noProof/>
            <w:webHidden/>
          </w:rPr>
          <w:fldChar w:fldCharType="end"/>
        </w:r>
      </w:hyperlink>
    </w:p>
    <w:p w14:paraId="36599B29" w14:textId="7490042C" w:rsidR="0002312E" w:rsidRDefault="0002312E">
      <w:pPr>
        <w:pStyle w:val="TOC1"/>
        <w:tabs>
          <w:tab w:val="right" w:leader="dot" w:pos="9061"/>
        </w:tabs>
        <w:rPr>
          <w:noProof/>
        </w:rPr>
      </w:pPr>
      <w:hyperlink w:anchor="_Toc242558909" w:history="1">
        <w:r w:rsidRPr="00341C6C">
          <w:rPr>
            <w:rStyle w:val="Hyperlink"/>
            <w:noProof/>
          </w:rPr>
          <w:t>II. PLUGIN, KỸ NĂNG VÀ CÁC NỀN TẢNG SỬ DỤNG</w:t>
        </w:r>
        <w:r>
          <w:rPr>
            <w:noProof/>
            <w:webHidden/>
          </w:rPr>
          <w:tab/>
        </w:r>
        <w:r>
          <w:rPr>
            <w:noProof/>
            <w:webHidden/>
          </w:rPr>
          <w:fldChar w:fldCharType="begin"/>
        </w:r>
        <w:r>
          <w:rPr>
            <w:noProof/>
            <w:webHidden/>
          </w:rPr>
          <w:instrText xml:space="preserve"> PAGEREF _Toc242558909 \h </w:instrText>
        </w:r>
        <w:r>
          <w:rPr>
            <w:noProof/>
            <w:webHidden/>
          </w:rPr>
        </w:r>
        <w:r>
          <w:rPr>
            <w:noProof/>
            <w:webHidden/>
          </w:rPr>
          <w:fldChar w:fldCharType="separate"/>
        </w:r>
        <w:r>
          <w:rPr>
            <w:noProof/>
            <w:webHidden/>
          </w:rPr>
          <w:t>4</w:t>
        </w:r>
        <w:r>
          <w:rPr>
            <w:noProof/>
            <w:webHidden/>
          </w:rPr>
          <w:fldChar w:fldCharType="end"/>
        </w:r>
      </w:hyperlink>
    </w:p>
    <w:p w14:paraId="26A25142" w14:textId="4EE3C0A2" w:rsidR="0002312E" w:rsidRDefault="0002312E">
      <w:pPr>
        <w:pStyle w:val="TOC2"/>
        <w:tabs>
          <w:tab w:val="right" w:leader="dot" w:pos="9061"/>
        </w:tabs>
        <w:rPr>
          <w:noProof/>
        </w:rPr>
      </w:pPr>
      <w:hyperlink w:anchor="_Toc242558910" w:history="1">
        <w:r w:rsidRPr="00341C6C">
          <w:rPr>
            <w:rStyle w:val="Hyperlink"/>
            <w:noProof/>
          </w:rPr>
          <w:t>1. Plugin và kỹ năng</w:t>
        </w:r>
        <w:r>
          <w:rPr>
            <w:noProof/>
            <w:webHidden/>
          </w:rPr>
          <w:tab/>
        </w:r>
        <w:r>
          <w:rPr>
            <w:noProof/>
            <w:webHidden/>
          </w:rPr>
          <w:fldChar w:fldCharType="begin"/>
        </w:r>
        <w:r>
          <w:rPr>
            <w:noProof/>
            <w:webHidden/>
          </w:rPr>
          <w:instrText xml:space="preserve"> PAGEREF _Toc242558910 \h </w:instrText>
        </w:r>
        <w:r>
          <w:rPr>
            <w:noProof/>
            <w:webHidden/>
          </w:rPr>
        </w:r>
        <w:r>
          <w:rPr>
            <w:noProof/>
            <w:webHidden/>
          </w:rPr>
          <w:fldChar w:fldCharType="separate"/>
        </w:r>
        <w:r>
          <w:rPr>
            <w:noProof/>
            <w:webHidden/>
          </w:rPr>
          <w:t>4</w:t>
        </w:r>
        <w:r>
          <w:rPr>
            <w:noProof/>
            <w:webHidden/>
          </w:rPr>
          <w:fldChar w:fldCharType="end"/>
        </w:r>
      </w:hyperlink>
    </w:p>
    <w:p w14:paraId="3C1410E4" w14:textId="597B1232" w:rsidR="0002312E" w:rsidRDefault="0002312E">
      <w:pPr>
        <w:pStyle w:val="TOC2"/>
        <w:tabs>
          <w:tab w:val="right" w:leader="dot" w:pos="9061"/>
        </w:tabs>
        <w:rPr>
          <w:noProof/>
        </w:rPr>
      </w:pPr>
      <w:hyperlink w:anchor="_Toc242558911" w:history="1">
        <w:r w:rsidRPr="00341C6C">
          <w:rPr>
            <w:rStyle w:val="Hyperlink"/>
            <w:noProof/>
          </w:rPr>
          <w:t>2. Ba nền tảng Claude</w:t>
        </w:r>
        <w:r>
          <w:rPr>
            <w:noProof/>
            <w:webHidden/>
          </w:rPr>
          <w:tab/>
        </w:r>
        <w:r>
          <w:rPr>
            <w:noProof/>
            <w:webHidden/>
          </w:rPr>
          <w:fldChar w:fldCharType="begin"/>
        </w:r>
        <w:r>
          <w:rPr>
            <w:noProof/>
            <w:webHidden/>
          </w:rPr>
          <w:instrText xml:space="preserve"> PAGEREF _Toc242558911 \h </w:instrText>
        </w:r>
        <w:r>
          <w:rPr>
            <w:noProof/>
            <w:webHidden/>
          </w:rPr>
        </w:r>
        <w:r>
          <w:rPr>
            <w:noProof/>
            <w:webHidden/>
          </w:rPr>
          <w:fldChar w:fldCharType="separate"/>
        </w:r>
        <w:r>
          <w:rPr>
            <w:noProof/>
            <w:webHidden/>
          </w:rPr>
          <w:t>5</w:t>
        </w:r>
        <w:r>
          <w:rPr>
            <w:noProof/>
            <w:webHidden/>
          </w:rPr>
          <w:fldChar w:fldCharType="end"/>
        </w:r>
      </w:hyperlink>
    </w:p>
    <w:p w14:paraId="68D8D258" w14:textId="51CFFA55" w:rsidR="0002312E" w:rsidRDefault="0002312E">
      <w:pPr>
        <w:pStyle w:val="TOC1"/>
        <w:tabs>
          <w:tab w:val="right" w:leader="dot" w:pos="9061"/>
        </w:tabs>
        <w:rPr>
          <w:noProof/>
        </w:rPr>
      </w:pPr>
      <w:hyperlink w:anchor="_Toc242558912" w:history="1">
        <w:r w:rsidRPr="00341C6C">
          <w:rPr>
            <w:rStyle w:val="Hyperlink"/>
            <w:noProof/>
          </w:rPr>
          <w:t>III. CÀI ĐẶT</w:t>
        </w:r>
        <w:r>
          <w:rPr>
            <w:noProof/>
            <w:webHidden/>
          </w:rPr>
          <w:tab/>
        </w:r>
        <w:r>
          <w:rPr>
            <w:noProof/>
            <w:webHidden/>
          </w:rPr>
          <w:fldChar w:fldCharType="begin"/>
        </w:r>
        <w:r>
          <w:rPr>
            <w:noProof/>
            <w:webHidden/>
          </w:rPr>
          <w:instrText xml:space="preserve"> PAGEREF _Toc242558912 \h </w:instrText>
        </w:r>
        <w:r>
          <w:rPr>
            <w:noProof/>
            <w:webHidden/>
          </w:rPr>
        </w:r>
        <w:r>
          <w:rPr>
            <w:noProof/>
            <w:webHidden/>
          </w:rPr>
          <w:fldChar w:fldCharType="separate"/>
        </w:r>
        <w:r>
          <w:rPr>
            <w:noProof/>
            <w:webHidden/>
          </w:rPr>
          <w:t>6</w:t>
        </w:r>
        <w:r>
          <w:rPr>
            <w:noProof/>
            <w:webHidden/>
          </w:rPr>
          <w:fldChar w:fldCharType="end"/>
        </w:r>
      </w:hyperlink>
    </w:p>
    <w:p w14:paraId="610A59CD" w14:textId="63CA2CF2" w:rsidR="0002312E" w:rsidRDefault="0002312E">
      <w:pPr>
        <w:pStyle w:val="TOC2"/>
        <w:tabs>
          <w:tab w:val="right" w:leader="dot" w:pos="9061"/>
        </w:tabs>
        <w:rPr>
          <w:noProof/>
        </w:rPr>
      </w:pPr>
      <w:hyperlink w:anchor="_Toc242558913" w:history="1">
        <w:r w:rsidRPr="00341C6C">
          <w:rPr>
            <w:rStyle w:val="Hyperlink"/>
            <w:noProof/>
          </w:rPr>
          <w:t>1. Tệp cài đặt</w:t>
        </w:r>
        <w:r>
          <w:rPr>
            <w:noProof/>
            <w:webHidden/>
          </w:rPr>
          <w:tab/>
        </w:r>
        <w:r>
          <w:rPr>
            <w:noProof/>
            <w:webHidden/>
          </w:rPr>
          <w:fldChar w:fldCharType="begin"/>
        </w:r>
        <w:r>
          <w:rPr>
            <w:noProof/>
            <w:webHidden/>
          </w:rPr>
          <w:instrText xml:space="preserve"> PAGEREF _Toc242558913 \h </w:instrText>
        </w:r>
        <w:r>
          <w:rPr>
            <w:noProof/>
            <w:webHidden/>
          </w:rPr>
        </w:r>
        <w:r>
          <w:rPr>
            <w:noProof/>
            <w:webHidden/>
          </w:rPr>
          <w:fldChar w:fldCharType="separate"/>
        </w:r>
        <w:r>
          <w:rPr>
            <w:noProof/>
            <w:webHidden/>
          </w:rPr>
          <w:t>6</w:t>
        </w:r>
        <w:r>
          <w:rPr>
            <w:noProof/>
            <w:webHidden/>
          </w:rPr>
          <w:fldChar w:fldCharType="end"/>
        </w:r>
      </w:hyperlink>
    </w:p>
    <w:p w14:paraId="6523F386" w14:textId="1D30B6BB" w:rsidR="0002312E" w:rsidRDefault="0002312E">
      <w:pPr>
        <w:pStyle w:val="TOC2"/>
        <w:tabs>
          <w:tab w:val="right" w:leader="dot" w:pos="9061"/>
        </w:tabs>
        <w:rPr>
          <w:noProof/>
        </w:rPr>
      </w:pPr>
      <w:hyperlink w:anchor="_Toc242558914" w:history="1">
        <w:r w:rsidRPr="00341C6C">
          <w:rPr>
            <w:rStyle w:val="Hyperlink"/>
            <w:noProof/>
          </w:rPr>
          <w:t>2. Cài ở cấp tổ chức - Hệ thống Claude AI Team (Phòng QLKHCN&amp;HTPT)</w:t>
        </w:r>
        <w:r>
          <w:rPr>
            <w:noProof/>
            <w:webHidden/>
          </w:rPr>
          <w:tab/>
        </w:r>
        <w:r>
          <w:rPr>
            <w:noProof/>
            <w:webHidden/>
          </w:rPr>
          <w:fldChar w:fldCharType="begin"/>
        </w:r>
        <w:r>
          <w:rPr>
            <w:noProof/>
            <w:webHidden/>
          </w:rPr>
          <w:instrText xml:space="preserve"> PAGEREF _Toc242558914 \h </w:instrText>
        </w:r>
        <w:r>
          <w:rPr>
            <w:noProof/>
            <w:webHidden/>
          </w:rPr>
        </w:r>
        <w:r>
          <w:rPr>
            <w:noProof/>
            <w:webHidden/>
          </w:rPr>
          <w:fldChar w:fldCharType="separate"/>
        </w:r>
        <w:r>
          <w:rPr>
            <w:noProof/>
            <w:webHidden/>
          </w:rPr>
          <w:t>7</w:t>
        </w:r>
        <w:r>
          <w:rPr>
            <w:noProof/>
            <w:webHidden/>
          </w:rPr>
          <w:fldChar w:fldCharType="end"/>
        </w:r>
      </w:hyperlink>
    </w:p>
    <w:p w14:paraId="2F4244A8" w14:textId="1C4193EB" w:rsidR="0002312E" w:rsidRDefault="0002312E">
      <w:pPr>
        <w:pStyle w:val="TOC2"/>
        <w:tabs>
          <w:tab w:val="right" w:leader="dot" w:pos="9061"/>
        </w:tabs>
        <w:rPr>
          <w:noProof/>
        </w:rPr>
      </w:pPr>
      <w:hyperlink w:anchor="_Toc242558915" w:history="1">
        <w:r w:rsidRPr="00341C6C">
          <w:rPr>
            <w:rStyle w:val="Hyperlink"/>
            <w:noProof/>
          </w:rPr>
          <w:t>3. Người dùng tài khoản Team của đơn vị</w:t>
        </w:r>
        <w:r>
          <w:rPr>
            <w:noProof/>
            <w:webHidden/>
          </w:rPr>
          <w:tab/>
        </w:r>
        <w:r>
          <w:rPr>
            <w:noProof/>
            <w:webHidden/>
          </w:rPr>
          <w:fldChar w:fldCharType="begin"/>
        </w:r>
        <w:r>
          <w:rPr>
            <w:noProof/>
            <w:webHidden/>
          </w:rPr>
          <w:instrText xml:space="preserve"> PAGEREF _Toc242558915 \h </w:instrText>
        </w:r>
        <w:r>
          <w:rPr>
            <w:noProof/>
            <w:webHidden/>
          </w:rPr>
        </w:r>
        <w:r>
          <w:rPr>
            <w:noProof/>
            <w:webHidden/>
          </w:rPr>
          <w:fldChar w:fldCharType="separate"/>
        </w:r>
        <w:r>
          <w:rPr>
            <w:noProof/>
            <w:webHidden/>
          </w:rPr>
          <w:t>7</w:t>
        </w:r>
        <w:r>
          <w:rPr>
            <w:noProof/>
            <w:webHidden/>
          </w:rPr>
          <w:fldChar w:fldCharType="end"/>
        </w:r>
      </w:hyperlink>
    </w:p>
    <w:p w14:paraId="1C50A6DE" w14:textId="7C97B29D" w:rsidR="0002312E" w:rsidRDefault="0002312E">
      <w:pPr>
        <w:pStyle w:val="TOC2"/>
        <w:tabs>
          <w:tab w:val="right" w:leader="dot" w:pos="9061"/>
        </w:tabs>
        <w:rPr>
          <w:noProof/>
        </w:rPr>
      </w:pPr>
      <w:hyperlink w:anchor="_Toc242558916" w:history="1">
        <w:r w:rsidRPr="00341C6C">
          <w:rPr>
            <w:rStyle w:val="Hyperlink"/>
            <w:noProof/>
          </w:rPr>
          <w:t>4. Tài khoản Claude cá nhân (Pro, Max)</w:t>
        </w:r>
        <w:r>
          <w:rPr>
            <w:noProof/>
            <w:webHidden/>
          </w:rPr>
          <w:tab/>
        </w:r>
        <w:r>
          <w:rPr>
            <w:noProof/>
            <w:webHidden/>
          </w:rPr>
          <w:fldChar w:fldCharType="begin"/>
        </w:r>
        <w:r>
          <w:rPr>
            <w:noProof/>
            <w:webHidden/>
          </w:rPr>
          <w:instrText xml:space="preserve"> PAGEREF _Toc242558916 \h </w:instrText>
        </w:r>
        <w:r>
          <w:rPr>
            <w:noProof/>
            <w:webHidden/>
          </w:rPr>
        </w:r>
        <w:r>
          <w:rPr>
            <w:noProof/>
            <w:webHidden/>
          </w:rPr>
          <w:fldChar w:fldCharType="separate"/>
        </w:r>
        <w:r>
          <w:rPr>
            <w:noProof/>
            <w:webHidden/>
          </w:rPr>
          <w:t>8</w:t>
        </w:r>
        <w:r>
          <w:rPr>
            <w:noProof/>
            <w:webHidden/>
          </w:rPr>
          <w:fldChar w:fldCharType="end"/>
        </w:r>
      </w:hyperlink>
    </w:p>
    <w:p w14:paraId="5D1E5136" w14:textId="32169C61" w:rsidR="0002312E" w:rsidRDefault="0002312E">
      <w:pPr>
        <w:pStyle w:val="TOC2"/>
        <w:tabs>
          <w:tab w:val="right" w:leader="dot" w:pos="9061"/>
        </w:tabs>
        <w:rPr>
          <w:noProof/>
        </w:rPr>
      </w:pPr>
      <w:hyperlink w:anchor="_Toc242558917" w:history="1">
        <w:r w:rsidRPr="00341C6C">
          <w:rPr>
            <w:rStyle w:val="Hyperlink"/>
            <w:noProof/>
          </w:rPr>
          <w:t>5. Claude Code, Cowork</w:t>
        </w:r>
        <w:r>
          <w:rPr>
            <w:noProof/>
            <w:webHidden/>
          </w:rPr>
          <w:tab/>
        </w:r>
        <w:r>
          <w:rPr>
            <w:noProof/>
            <w:webHidden/>
          </w:rPr>
          <w:fldChar w:fldCharType="begin"/>
        </w:r>
        <w:r>
          <w:rPr>
            <w:noProof/>
            <w:webHidden/>
          </w:rPr>
          <w:instrText xml:space="preserve"> PAGEREF _Toc242558917 \h </w:instrText>
        </w:r>
        <w:r>
          <w:rPr>
            <w:noProof/>
            <w:webHidden/>
          </w:rPr>
        </w:r>
        <w:r>
          <w:rPr>
            <w:noProof/>
            <w:webHidden/>
          </w:rPr>
          <w:fldChar w:fldCharType="separate"/>
        </w:r>
        <w:r>
          <w:rPr>
            <w:noProof/>
            <w:webHidden/>
          </w:rPr>
          <w:t>8</w:t>
        </w:r>
        <w:r>
          <w:rPr>
            <w:noProof/>
            <w:webHidden/>
          </w:rPr>
          <w:fldChar w:fldCharType="end"/>
        </w:r>
      </w:hyperlink>
    </w:p>
    <w:p w14:paraId="6F1E7827" w14:textId="15EAEB14" w:rsidR="0002312E" w:rsidRDefault="0002312E">
      <w:pPr>
        <w:pStyle w:val="TOC2"/>
        <w:tabs>
          <w:tab w:val="right" w:leader="dot" w:pos="9061"/>
        </w:tabs>
        <w:rPr>
          <w:noProof/>
        </w:rPr>
      </w:pPr>
      <w:hyperlink w:anchor="_Toc242558918" w:history="1">
        <w:r w:rsidRPr="00341C6C">
          <w:rPr>
            <w:rStyle w:val="Hyperlink"/>
            <w:noProof/>
          </w:rPr>
          <w:t>6. Dùng tài liệu kỹ năng trên ChatGPT, Gemini (không phải plugin, chỉ đối chiếu chéo)</w:t>
        </w:r>
        <w:r>
          <w:rPr>
            <w:noProof/>
            <w:webHidden/>
          </w:rPr>
          <w:tab/>
        </w:r>
        <w:r>
          <w:rPr>
            <w:noProof/>
            <w:webHidden/>
          </w:rPr>
          <w:fldChar w:fldCharType="begin"/>
        </w:r>
        <w:r>
          <w:rPr>
            <w:noProof/>
            <w:webHidden/>
          </w:rPr>
          <w:instrText xml:space="preserve"> PAGEREF _Toc242558918 \h </w:instrText>
        </w:r>
        <w:r>
          <w:rPr>
            <w:noProof/>
            <w:webHidden/>
          </w:rPr>
        </w:r>
        <w:r>
          <w:rPr>
            <w:noProof/>
            <w:webHidden/>
          </w:rPr>
          <w:fldChar w:fldCharType="separate"/>
        </w:r>
        <w:r>
          <w:rPr>
            <w:noProof/>
            <w:webHidden/>
          </w:rPr>
          <w:t>9</w:t>
        </w:r>
        <w:r>
          <w:rPr>
            <w:noProof/>
            <w:webHidden/>
          </w:rPr>
          <w:fldChar w:fldCharType="end"/>
        </w:r>
      </w:hyperlink>
    </w:p>
    <w:p w14:paraId="7EF473D0" w14:textId="2E84A768" w:rsidR="0002312E" w:rsidRDefault="0002312E">
      <w:pPr>
        <w:pStyle w:val="TOC1"/>
        <w:tabs>
          <w:tab w:val="right" w:leader="dot" w:pos="9061"/>
        </w:tabs>
        <w:rPr>
          <w:noProof/>
        </w:rPr>
      </w:pPr>
      <w:hyperlink w:anchor="_Toc242558919" w:history="1">
        <w:r w:rsidRPr="00341C6C">
          <w:rPr>
            <w:rStyle w:val="Hyperlink"/>
            <w:noProof/>
          </w:rPr>
          <w:t>IV. QUY TRÌNH SỬ DỤNG CHUNG</w:t>
        </w:r>
        <w:r>
          <w:rPr>
            <w:noProof/>
            <w:webHidden/>
          </w:rPr>
          <w:tab/>
        </w:r>
        <w:r>
          <w:rPr>
            <w:noProof/>
            <w:webHidden/>
          </w:rPr>
          <w:fldChar w:fldCharType="begin"/>
        </w:r>
        <w:r>
          <w:rPr>
            <w:noProof/>
            <w:webHidden/>
          </w:rPr>
          <w:instrText xml:space="preserve"> PAGEREF _Toc242558919 \h </w:instrText>
        </w:r>
        <w:r>
          <w:rPr>
            <w:noProof/>
            <w:webHidden/>
          </w:rPr>
        </w:r>
        <w:r>
          <w:rPr>
            <w:noProof/>
            <w:webHidden/>
          </w:rPr>
          <w:fldChar w:fldCharType="separate"/>
        </w:r>
        <w:r>
          <w:rPr>
            <w:noProof/>
            <w:webHidden/>
          </w:rPr>
          <w:t>10</w:t>
        </w:r>
        <w:r>
          <w:rPr>
            <w:noProof/>
            <w:webHidden/>
          </w:rPr>
          <w:fldChar w:fldCharType="end"/>
        </w:r>
      </w:hyperlink>
    </w:p>
    <w:p w14:paraId="030BF850" w14:textId="4644A961" w:rsidR="0002312E" w:rsidRDefault="0002312E">
      <w:pPr>
        <w:pStyle w:val="TOC1"/>
        <w:tabs>
          <w:tab w:val="right" w:leader="dot" w:pos="9061"/>
        </w:tabs>
        <w:rPr>
          <w:noProof/>
        </w:rPr>
      </w:pPr>
      <w:hyperlink w:anchor="_Toc242558920" w:history="1">
        <w:r w:rsidRPr="00341C6C">
          <w:rPr>
            <w:rStyle w:val="Hyperlink"/>
            <w:noProof/>
          </w:rPr>
          <w:t>V. VIỆC NÊN LÀM TRÊN NỀN TẢNG NÀO</w:t>
        </w:r>
        <w:r>
          <w:rPr>
            <w:noProof/>
            <w:webHidden/>
          </w:rPr>
          <w:tab/>
        </w:r>
        <w:r>
          <w:rPr>
            <w:noProof/>
            <w:webHidden/>
          </w:rPr>
          <w:fldChar w:fldCharType="begin"/>
        </w:r>
        <w:r>
          <w:rPr>
            <w:noProof/>
            <w:webHidden/>
          </w:rPr>
          <w:instrText xml:space="preserve"> PAGEREF _Toc242558920 \h </w:instrText>
        </w:r>
        <w:r>
          <w:rPr>
            <w:noProof/>
            <w:webHidden/>
          </w:rPr>
        </w:r>
        <w:r>
          <w:rPr>
            <w:noProof/>
            <w:webHidden/>
          </w:rPr>
          <w:fldChar w:fldCharType="separate"/>
        </w:r>
        <w:r>
          <w:rPr>
            <w:noProof/>
            <w:webHidden/>
          </w:rPr>
          <w:t>12</w:t>
        </w:r>
        <w:r>
          <w:rPr>
            <w:noProof/>
            <w:webHidden/>
          </w:rPr>
          <w:fldChar w:fldCharType="end"/>
        </w:r>
      </w:hyperlink>
    </w:p>
    <w:p w14:paraId="7D41D160" w14:textId="37DEF8E3" w:rsidR="0002312E" w:rsidRDefault="0002312E">
      <w:pPr>
        <w:pStyle w:val="TOC1"/>
        <w:tabs>
          <w:tab w:val="right" w:leader="dot" w:pos="9061"/>
        </w:tabs>
        <w:rPr>
          <w:noProof/>
        </w:rPr>
      </w:pPr>
      <w:hyperlink w:anchor="_Toc242558921" w:history="1">
        <w:r w:rsidRPr="00341C6C">
          <w:rPr>
            <w:rStyle w:val="Hyperlink"/>
            <w:noProof/>
          </w:rPr>
          <w:t>VI. CÂU LỆNH MẪU THEO CHỨC NĂNG</w:t>
        </w:r>
        <w:r>
          <w:rPr>
            <w:noProof/>
            <w:webHidden/>
          </w:rPr>
          <w:tab/>
        </w:r>
        <w:r>
          <w:rPr>
            <w:noProof/>
            <w:webHidden/>
          </w:rPr>
          <w:fldChar w:fldCharType="begin"/>
        </w:r>
        <w:r>
          <w:rPr>
            <w:noProof/>
            <w:webHidden/>
          </w:rPr>
          <w:instrText xml:space="preserve"> PAGEREF _Toc242558921 \h </w:instrText>
        </w:r>
        <w:r>
          <w:rPr>
            <w:noProof/>
            <w:webHidden/>
          </w:rPr>
        </w:r>
        <w:r>
          <w:rPr>
            <w:noProof/>
            <w:webHidden/>
          </w:rPr>
          <w:fldChar w:fldCharType="separate"/>
        </w:r>
        <w:r>
          <w:rPr>
            <w:noProof/>
            <w:webHidden/>
          </w:rPr>
          <w:t>12</w:t>
        </w:r>
        <w:r>
          <w:rPr>
            <w:noProof/>
            <w:webHidden/>
          </w:rPr>
          <w:fldChar w:fldCharType="end"/>
        </w:r>
      </w:hyperlink>
    </w:p>
    <w:p w14:paraId="610A588B" w14:textId="61006C85" w:rsidR="0002312E" w:rsidRDefault="0002312E">
      <w:pPr>
        <w:pStyle w:val="TOC2"/>
        <w:tabs>
          <w:tab w:val="right" w:leader="dot" w:pos="9061"/>
        </w:tabs>
        <w:rPr>
          <w:noProof/>
        </w:rPr>
      </w:pPr>
      <w:hyperlink w:anchor="_Toc242558922" w:history="1">
        <w:r w:rsidRPr="00341C6C">
          <w:rPr>
            <w:rStyle w:val="Hyperlink"/>
            <w:noProof/>
          </w:rPr>
          <w:t>1. Xây dựng kế hoạch công tác</w:t>
        </w:r>
        <w:r>
          <w:rPr>
            <w:noProof/>
            <w:webHidden/>
          </w:rPr>
          <w:tab/>
        </w:r>
        <w:r>
          <w:rPr>
            <w:noProof/>
            <w:webHidden/>
          </w:rPr>
          <w:fldChar w:fldCharType="begin"/>
        </w:r>
        <w:r>
          <w:rPr>
            <w:noProof/>
            <w:webHidden/>
          </w:rPr>
          <w:instrText xml:space="preserve"> PAGEREF _Toc242558922 \h </w:instrText>
        </w:r>
        <w:r>
          <w:rPr>
            <w:noProof/>
            <w:webHidden/>
          </w:rPr>
        </w:r>
        <w:r>
          <w:rPr>
            <w:noProof/>
            <w:webHidden/>
          </w:rPr>
          <w:fldChar w:fldCharType="separate"/>
        </w:r>
        <w:r>
          <w:rPr>
            <w:noProof/>
            <w:webHidden/>
          </w:rPr>
          <w:t>12</w:t>
        </w:r>
        <w:r>
          <w:rPr>
            <w:noProof/>
            <w:webHidden/>
          </w:rPr>
          <w:fldChar w:fldCharType="end"/>
        </w:r>
      </w:hyperlink>
    </w:p>
    <w:p w14:paraId="64F3C966" w14:textId="05C7ED2B" w:rsidR="0002312E" w:rsidRDefault="0002312E">
      <w:pPr>
        <w:pStyle w:val="TOC2"/>
        <w:tabs>
          <w:tab w:val="right" w:leader="dot" w:pos="9061"/>
        </w:tabs>
        <w:rPr>
          <w:noProof/>
        </w:rPr>
      </w:pPr>
      <w:hyperlink w:anchor="_Toc242558923" w:history="1">
        <w:r w:rsidRPr="00341C6C">
          <w:rPr>
            <w:rStyle w:val="Hyperlink"/>
            <w:noProof/>
          </w:rPr>
          <w:t>2. Tổng hợp báo cáo công tác định kỳ</w:t>
        </w:r>
        <w:r>
          <w:rPr>
            <w:noProof/>
            <w:webHidden/>
          </w:rPr>
          <w:tab/>
        </w:r>
        <w:r>
          <w:rPr>
            <w:noProof/>
            <w:webHidden/>
          </w:rPr>
          <w:fldChar w:fldCharType="begin"/>
        </w:r>
        <w:r>
          <w:rPr>
            <w:noProof/>
            <w:webHidden/>
          </w:rPr>
          <w:instrText xml:space="preserve"> PAGEREF _Toc242558923 \h </w:instrText>
        </w:r>
        <w:r>
          <w:rPr>
            <w:noProof/>
            <w:webHidden/>
          </w:rPr>
        </w:r>
        <w:r>
          <w:rPr>
            <w:noProof/>
            <w:webHidden/>
          </w:rPr>
          <w:fldChar w:fldCharType="separate"/>
        </w:r>
        <w:r>
          <w:rPr>
            <w:noProof/>
            <w:webHidden/>
          </w:rPr>
          <w:t>13</w:t>
        </w:r>
        <w:r>
          <w:rPr>
            <w:noProof/>
            <w:webHidden/>
          </w:rPr>
          <w:fldChar w:fldCharType="end"/>
        </w:r>
      </w:hyperlink>
    </w:p>
    <w:p w14:paraId="77824663" w14:textId="50BDFED5" w:rsidR="0002312E" w:rsidRDefault="0002312E">
      <w:pPr>
        <w:pStyle w:val="TOC2"/>
        <w:tabs>
          <w:tab w:val="right" w:leader="dot" w:pos="9061"/>
        </w:tabs>
        <w:rPr>
          <w:noProof/>
        </w:rPr>
      </w:pPr>
      <w:hyperlink w:anchor="_Toc242558924" w:history="1">
        <w:r w:rsidRPr="00341C6C">
          <w:rPr>
            <w:rStyle w:val="Hyperlink"/>
            <w:noProof/>
          </w:rPr>
          <w:t>3. Theo dõi nhiệm vụ</w:t>
        </w:r>
        <w:r>
          <w:rPr>
            <w:noProof/>
            <w:webHidden/>
          </w:rPr>
          <w:tab/>
        </w:r>
        <w:r>
          <w:rPr>
            <w:noProof/>
            <w:webHidden/>
          </w:rPr>
          <w:fldChar w:fldCharType="begin"/>
        </w:r>
        <w:r>
          <w:rPr>
            <w:noProof/>
            <w:webHidden/>
          </w:rPr>
          <w:instrText xml:space="preserve"> PAGEREF _Toc242558924 \h </w:instrText>
        </w:r>
        <w:r>
          <w:rPr>
            <w:noProof/>
            <w:webHidden/>
          </w:rPr>
        </w:r>
        <w:r>
          <w:rPr>
            <w:noProof/>
            <w:webHidden/>
          </w:rPr>
          <w:fldChar w:fldCharType="separate"/>
        </w:r>
        <w:r>
          <w:rPr>
            <w:noProof/>
            <w:webHidden/>
          </w:rPr>
          <w:t>13</w:t>
        </w:r>
        <w:r>
          <w:rPr>
            <w:noProof/>
            <w:webHidden/>
          </w:rPr>
          <w:fldChar w:fldCharType="end"/>
        </w:r>
      </w:hyperlink>
    </w:p>
    <w:p w14:paraId="5BD3393A" w14:textId="6FC5BF71" w:rsidR="0002312E" w:rsidRDefault="0002312E">
      <w:pPr>
        <w:pStyle w:val="TOC2"/>
        <w:tabs>
          <w:tab w:val="right" w:leader="dot" w:pos="9061"/>
        </w:tabs>
        <w:rPr>
          <w:noProof/>
        </w:rPr>
      </w:pPr>
      <w:hyperlink w:anchor="_Toc242558925" w:history="1">
        <w:r w:rsidRPr="00341C6C">
          <w:rPr>
            <w:rStyle w:val="Hyperlink"/>
            <w:noProof/>
          </w:rPr>
          <w:t>4. Lập kế hoạch KPI cá nhân quý</w:t>
        </w:r>
        <w:r>
          <w:rPr>
            <w:noProof/>
            <w:webHidden/>
          </w:rPr>
          <w:tab/>
        </w:r>
        <w:r>
          <w:rPr>
            <w:noProof/>
            <w:webHidden/>
          </w:rPr>
          <w:fldChar w:fldCharType="begin"/>
        </w:r>
        <w:r>
          <w:rPr>
            <w:noProof/>
            <w:webHidden/>
          </w:rPr>
          <w:instrText xml:space="preserve"> PAGEREF _Toc242558925 \h </w:instrText>
        </w:r>
        <w:r>
          <w:rPr>
            <w:noProof/>
            <w:webHidden/>
          </w:rPr>
        </w:r>
        <w:r>
          <w:rPr>
            <w:noProof/>
            <w:webHidden/>
          </w:rPr>
          <w:fldChar w:fldCharType="separate"/>
        </w:r>
        <w:r>
          <w:rPr>
            <w:noProof/>
            <w:webHidden/>
          </w:rPr>
          <w:t>14</w:t>
        </w:r>
        <w:r>
          <w:rPr>
            <w:noProof/>
            <w:webHidden/>
          </w:rPr>
          <w:fldChar w:fldCharType="end"/>
        </w:r>
      </w:hyperlink>
    </w:p>
    <w:p w14:paraId="51474A40" w14:textId="4D926B8E" w:rsidR="0002312E" w:rsidRDefault="0002312E">
      <w:pPr>
        <w:pStyle w:val="TOC2"/>
        <w:tabs>
          <w:tab w:val="right" w:leader="dot" w:pos="9061"/>
        </w:tabs>
        <w:rPr>
          <w:noProof/>
        </w:rPr>
      </w:pPr>
      <w:hyperlink w:anchor="_Toc242558926" w:history="1">
        <w:r w:rsidRPr="00341C6C">
          <w:rPr>
            <w:rStyle w:val="Hyperlink"/>
            <w:noProof/>
          </w:rPr>
          <w:t>5. Tự đánh giá KPI cá nhân quý</w:t>
        </w:r>
        <w:r>
          <w:rPr>
            <w:noProof/>
            <w:webHidden/>
          </w:rPr>
          <w:tab/>
        </w:r>
        <w:r>
          <w:rPr>
            <w:noProof/>
            <w:webHidden/>
          </w:rPr>
          <w:fldChar w:fldCharType="begin"/>
        </w:r>
        <w:r>
          <w:rPr>
            <w:noProof/>
            <w:webHidden/>
          </w:rPr>
          <w:instrText xml:space="preserve"> PAGEREF _Toc242558926 \h </w:instrText>
        </w:r>
        <w:r>
          <w:rPr>
            <w:noProof/>
            <w:webHidden/>
          </w:rPr>
        </w:r>
        <w:r>
          <w:rPr>
            <w:noProof/>
            <w:webHidden/>
          </w:rPr>
          <w:fldChar w:fldCharType="separate"/>
        </w:r>
        <w:r>
          <w:rPr>
            <w:noProof/>
            <w:webHidden/>
          </w:rPr>
          <w:t>14</w:t>
        </w:r>
        <w:r>
          <w:rPr>
            <w:noProof/>
            <w:webHidden/>
          </w:rPr>
          <w:fldChar w:fldCharType="end"/>
        </w:r>
      </w:hyperlink>
    </w:p>
    <w:p w14:paraId="36F84D78" w14:textId="1D57670F" w:rsidR="0002312E" w:rsidRDefault="0002312E">
      <w:pPr>
        <w:pStyle w:val="TOC2"/>
        <w:tabs>
          <w:tab w:val="right" w:leader="dot" w:pos="9061"/>
        </w:tabs>
        <w:rPr>
          <w:noProof/>
        </w:rPr>
      </w:pPr>
      <w:hyperlink w:anchor="_Toc242558927" w:history="1">
        <w:r w:rsidRPr="00341C6C">
          <w:rPr>
            <w:rStyle w:val="Hyperlink"/>
            <w:noProof/>
          </w:rPr>
          <w:t>6. Soạn thảo văn bản hành chính</w:t>
        </w:r>
        <w:r>
          <w:rPr>
            <w:noProof/>
            <w:webHidden/>
          </w:rPr>
          <w:tab/>
        </w:r>
        <w:r>
          <w:rPr>
            <w:noProof/>
            <w:webHidden/>
          </w:rPr>
          <w:fldChar w:fldCharType="begin"/>
        </w:r>
        <w:r>
          <w:rPr>
            <w:noProof/>
            <w:webHidden/>
          </w:rPr>
          <w:instrText xml:space="preserve"> PAGEREF _Toc242558927 \h </w:instrText>
        </w:r>
        <w:r>
          <w:rPr>
            <w:noProof/>
            <w:webHidden/>
          </w:rPr>
        </w:r>
        <w:r>
          <w:rPr>
            <w:noProof/>
            <w:webHidden/>
          </w:rPr>
          <w:fldChar w:fldCharType="separate"/>
        </w:r>
        <w:r>
          <w:rPr>
            <w:noProof/>
            <w:webHidden/>
          </w:rPr>
          <w:t>14</w:t>
        </w:r>
        <w:r>
          <w:rPr>
            <w:noProof/>
            <w:webHidden/>
          </w:rPr>
          <w:fldChar w:fldCharType="end"/>
        </w:r>
      </w:hyperlink>
    </w:p>
    <w:p w14:paraId="6EC0D4B9" w14:textId="7EBE99E1" w:rsidR="0002312E" w:rsidRDefault="0002312E">
      <w:pPr>
        <w:pStyle w:val="TOC2"/>
        <w:tabs>
          <w:tab w:val="right" w:leader="dot" w:pos="9061"/>
        </w:tabs>
        <w:rPr>
          <w:noProof/>
        </w:rPr>
      </w:pPr>
      <w:hyperlink w:anchor="_Toc242558928" w:history="1">
        <w:r w:rsidRPr="00341C6C">
          <w:rPr>
            <w:rStyle w:val="Hyperlink"/>
            <w:noProof/>
          </w:rPr>
          <w:t>7. Quản trị, điều phối nhiệm vụ</w:t>
        </w:r>
        <w:r>
          <w:rPr>
            <w:noProof/>
            <w:webHidden/>
          </w:rPr>
          <w:tab/>
        </w:r>
        <w:r>
          <w:rPr>
            <w:noProof/>
            <w:webHidden/>
          </w:rPr>
          <w:fldChar w:fldCharType="begin"/>
        </w:r>
        <w:r>
          <w:rPr>
            <w:noProof/>
            <w:webHidden/>
          </w:rPr>
          <w:instrText xml:space="preserve"> PAGEREF _Toc242558928 \h </w:instrText>
        </w:r>
        <w:r>
          <w:rPr>
            <w:noProof/>
            <w:webHidden/>
          </w:rPr>
        </w:r>
        <w:r>
          <w:rPr>
            <w:noProof/>
            <w:webHidden/>
          </w:rPr>
          <w:fldChar w:fldCharType="separate"/>
        </w:r>
        <w:r>
          <w:rPr>
            <w:noProof/>
            <w:webHidden/>
          </w:rPr>
          <w:t>15</w:t>
        </w:r>
        <w:r>
          <w:rPr>
            <w:noProof/>
            <w:webHidden/>
          </w:rPr>
          <w:fldChar w:fldCharType="end"/>
        </w:r>
      </w:hyperlink>
    </w:p>
    <w:p w14:paraId="76ADBF21" w14:textId="0C128699" w:rsidR="0002312E" w:rsidRDefault="0002312E">
      <w:pPr>
        <w:pStyle w:val="TOC2"/>
        <w:tabs>
          <w:tab w:val="right" w:leader="dot" w:pos="9061"/>
        </w:tabs>
        <w:rPr>
          <w:noProof/>
        </w:rPr>
      </w:pPr>
      <w:hyperlink w:anchor="_Toc242558929" w:history="1">
        <w:r w:rsidRPr="00341C6C">
          <w:rPr>
            <w:rStyle w:val="Hyperlink"/>
            <w:noProof/>
          </w:rPr>
          <w:t>8. Kiểm tra độc lập bằng tác tử (Cowork, Claude Code)</w:t>
        </w:r>
        <w:r>
          <w:rPr>
            <w:noProof/>
            <w:webHidden/>
          </w:rPr>
          <w:tab/>
        </w:r>
        <w:r>
          <w:rPr>
            <w:noProof/>
            <w:webHidden/>
          </w:rPr>
          <w:fldChar w:fldCharType="begin"/>
        </w:r>
        <w:r>
          <w:rPr>
            <w:noProof/>
            <w:webHidden/>
          </w:rPr>
          <w:instrText xml:space="preserve"> PAGEREF _Toc242558929 \h </w:instrText>
        </w:r>
        <w:r>
          <w:rPr>
            <w:noProof/>
            <w:webHidden/>
          </w:rPr>
        </w:r>
        <w:r>
          <w:rPr>
            <w:noProof/>
            <w:webHidden/>
          </w:rPr>
          <w:fldChar w:fldCharType="separate"/>
        </w:r>
        <w:r>
          <w:rPr>
            <w:noProof/>
            <w:webHidden/>
          </w:rPr>
          <w:t>15</w:t>
        </w:r>
        <w:r>
          <w:rPr>
            <w:noProof/>
            <w:webHidden/>
          </w:rPr>
          <w:fldChar w:fldCharType="end"/>
        </w:r>
      </w:hyperlink>
    </w:p>
    <w:p w14:paraId="028A53FF" w14:textId="0CAF7745" w:rsidR="0002312E" w:rsidRDefault="0002312E">
      <w:pPr>
        <w:pStyle w:val="TOC1"/>
        <w:tabs>
          <w:tab w:val="right" w:leader="dot" w:pos="9061"/>
        </w:tabs>
        <w:rPr>
          <w:noProof/>
        </w:rPr>
      </w:pPr>
      <w:hyperlink w:anchor="_Toc242558930" w:history="1">
        <w:r w:rsidRPr="00341C6C">
          <w:rPr>
            <w:rStyle w:val="Hyperlink"/>
            <w:noProof/>
          </w:rPr>
          <w:t>VII. HỒ SƠ ĐẦU VÀO, ĐẦU RA CHUẨN</w:t>
        </w:r>
        <w:r>
          <w:rPr>
            <w:noProof/>
            <w:webHidden/>
          </w:rPr>
          <w:tab/>
        </w:r>
        <w:r>
          <w:rPr>
            <w:noProof/>
            <w:webHidden/>
          </w:rPr>
          <w:fldChar w:fldCharType="begin"/>
        </w:r>
        <w:r>
          <w:rPr>
            <w:noProof/>
            <w:webHidden/>
          </w:rPr>
          <w:instrText xml:space="preserve"> PAGEREF _Toc242558930 \h </w:instrText>
        </w:r>
        <w:r>
          <w:rPr>
            <w:noProof/>
            <w:webHidden/>
          </w:rPr>
        </w:r>
        <w:r>
          <w:rPr>
            <w:noProof/>
            <w:webHidden/>
          </w:rPr>
          <w:fldChar w:fldCharType="separate"/>
        </w:r>
        <w:r>
          <w:rPr>
            <w:noProof/>
            <w:webHidden/>
          </w:rPr>
          <w:t>16</w:t>
        </w:r>
        <w:r>
          <w:rPr>
            <w:noProof/>
            <w:webHidden/>
          </w:rPr>
          <w:fldChar w:fldCharType="end"/>
        </w:r>
      </w:hyperlink>
    </w:p>
    <w:p w14:paraId="0FC50C9F" w14:textId="3F03B804" w:rsidR="0002312E" w:rsidRDefault="0002312E">
      <w:pPr>
        <w:pStyle w:val="TOC1"/>
        <w:tabs>
          <w:tab w:val="right" w:leader="dot" w:pos="9061"/>
        </w:tabs>
        <w:rPr>
          <w:noProof/>
        </w:rPr>
      </w:pPr>
      <w:hyperlink w:anchor="_Toc242558931" w:history="1">
        <w:r w:rsidRPr="00341C6C">
          <w:rPr>
            <w:rStyle w:val="Hyperlink"/>
            <w:noProof/>
          </w:rPr>
          <w:t>VIII. CÂU HỎI THƯỜNG GẶP VÀ XỬ LÝ LỖI</w:t>
        </w:r>
        <w:r>
          <w:rPr>
            <w:noProof/>
            <w:webHidden/>
          </w:rPr>
          <w:tab/>
        </w:r>
        <w:r>
          <w:rPr>
            <w:noProof/>
            <w:webHidden/>
          </w:rPr>
          <w:fldChar w:fldCharType="begin"/>
        </w:r>
        <w:r>
          <w:rPr>
            <w:noProof/>
            <w:webHidden/>
          </w:rPr>
          <w:instrText xml:space="preserve"> PAGEREF _Toc242558931 \h </w:instrText>
        </w:r>
        <w:r>
          <w:rPr>
            <w:noProof/>
            <w:webHidden/>
          </w:rPr>
        </w:r>
        <w:r>
          <w:rPr>
            <w:noProof/>
            <w:webHidden/>
          </w:rPr>
          <w:fldChar w:fldCharType="separate"/>
        </w:r>
        <w:r>
          <w:rPr>
            <w:noProof/>
            <w:webHidden/>
          </w:rPr>
          <w:t>16</w:t>
        </w:r>
        <w:r>
          <w:rPr>
            <w:noProof/>
            <w:webHidden/>
          </w:rPr>
          <w:fldChar w:fldCharType="end"/>
        </w:r>
      </w:hyperlink>
    </w:p>
    <w:p w14:paraId="1581DEF9" w14:textId="26DCDEB7" w:rsidR="0002312E" w:rsidRDefault="0002312E">
      <w:pPr>
        <w:pStyle w:val="TOC1"/>
        <w:tabs>
          <w:tab w:val="right" w:leader="dot" w:pos="9061"/>
        </w:tabs>
        <w:rPr>
          <w:noProof/>
        </w:rPr>
      </w:pPr>
      <w:hyperlink w:anchor="_Toc242558932" w:history="1">
        <w:r w:rsidRPr="00341C6C">
          <w:rPr>
            <w:rStyle w:val="Hyperlink"/>
            <w:noProof/>
          </w:rPr>
          <w:t>IX. NGUYÊN TẮC AN TOÀN VÀ TRÁCH NHIỆM</w:t>
        </w:r>
        <w:r>
          <w:rPr>
            <w:noProof/>
            <w:webHidden/>
          </w:rPr>
          <w:tab/>
        </w:r>
        <w:r>
          <w:rPr>
            <w:noProof/>
            <w:webHidden/>
          </w:rPr>
          <w:fldChar w:fldCharType="begin"/>
        </w:r>
        <w:r>
          <w:rPr>
            <w:noProof/>
            <w:webHidden/>
          </w:rPr>
          <w:instrText xml:space="preserve"> PAGEREF _Toc242558932 \h </w:instrText>
        </w:r>
        <w:r>
          <w:rPr>
            <w:noProof/>
            <w:webHidden/>
          </w:rPr>
        </w:r>
        <w:r>
          <w:rPr>
            <w:noProof/>
            <w:webHidden/>
          </w:rPr>
          <w:fldChar w:fldCharType="separate"/>
        </w:r>
        <w:r>
          <w:rPr>
            <w:noProof/>
            <w:webHidden/>
          </w:rPr>
          <w:t>17</w:t>
        </w:r>
        <w:r>
          <w:rPr>
            <w:noProof/>
            <w:webHidden/>
          </w:rPr>
          <w:fldChar w:fldCharType="end"/>
        </w:r>
      </w:hyperlink>
    </w:p>
    <w:p w14:paraId="3253AB35" w14:textId="301582C0" w:rsidR="0002312E" w:rsidRDefault="0002312E">
      <w:pPr>
        <w:pStyle w:val="TOC1"/>
        <w:tabs>
          <w:tab w:val="right" w:leader="dot" w:pos="9061"/>
        </w:tabs>
        <w:rPr>
          <w:noProof/>
        </w:rPr>
      </w:pPr>
      <w:hyperlink w:anchor="_Toc242558933" w:history="1">
        <w:r w:rsidRPr="00341C6C">
          <w:rPr>
            <w:rStyle w:val="Hyperlink"/>
            <w:noProof/>
          </w:rPr>
          <w:t>X. TÀI LIỆU THAM KHẢO</w:t>
        </w:r>
        <w:r>
          <w:rPr>
            <w:noProof/>
            <w:webHidden/>
          </w:rPr>
          <w:tab/>
        </w:r>
        <w:r>
          <w:rPr>
            <w:noProof/>
            <w:webHidden/>
          </w:rPr>
          <w:fldChar w:fldCharType="begin"/>
        </w:r>
        <w:r>
          <w:rPr>
            <w:noProof/>
            <w:webHidden/>
          </w:rPr>
          <w:instrText xml:space="preserve"> PAGEREF _Toc242558933 \h </w:instrText>
        </w:r>
        <w:r>
          <w:rPr>
            <w:noProof/>
            <w:webHidden/>
          </w:rPr>
        </w:r>
        <w:r>
          <w:rPr>
            <w:noProof/>
            <w:webHidden/>
          </w:rPr>
          <w:fldChar w:fldCharType="separate"/>
        </w:r>
        <w:r>
          <w:rPr>
            <w:noProof/>
            <w:webHidden/>
          </w:rPr>
          <w:t>18</w:t>
        </w:r>
        <w:r>
          <w:rPr>
            <w:noProof/>
            <w:webHidden/>
          </w:rPr>
          <w:fldChar w:fldCharType="end"/>
        </w:r>
      </w:hyperlink>
    </w:p>
    <w:p w14:paraId="626AAB94" w14:textId="4EDBE54C" w:rsidR="00FA4B7E" w:rsidRDefault="00802107">
      <w:pPr>
        <w:tabs>
          <w:tab w:val="right" w:leader="dot" w:pos="9072"/>
        </w:tabs>
      </w:pPr>
      <w:r>
        <w:fldChar w:fldCharType="end"/>
      </w:r>
    </w:p>
    <w:p w14:paraId="31452E40" w14:textId="77777777" w:rsidR="00FA4B7E" w:rsidRDefault="00802107">
      <w:pPr>
        <w:pStyle w:val="Heading1"/>
        <w:pageBreakBefore/>
        <w:spacing w:before="240" w:after="120" w:line="264" w:lineRule="auto"/>
        <w:ind w:firstLine="720"/>
      </w:pPr>
      <w:bookmarkStart w:id="0" w:name="_Toc242558908"/>
      <w:r>
        <w:t>I. GIỚI THIỆU BỘ CÔNG CỤ</w:t>
      </w:r>
      <w:bookmarkEnd w:id="0"/>
    </w:p>
    <w:p w14:paraId="460C0CCA" w14:textId="77777777" w:rsidR="00FA4B7E" w:rsidRDefault="00802107">
      <w:pPr>
        <w:spacing w:line="264" w:lineRule="auto"/>
        <w:ind w:firstLine="720"/>
        <w:jc w:val="both"/>
      </w:pPr>
      <w:r>
        <w:t xml:space="preserve">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w:t>
      </w:r>
      <w:del w:id="1005" w:author="Tiếp thu thẩm định lần 2, 12/10 (Claude)" w:date="2026-10-12T07:20:26Z">
        <w:r>
          <w:delText xml:space="preserve">và mã nhiệm vụ (Task_ID) thống nhất từ kế hoạch đến báo cáo.</w:delText>
        </w:r>
      </w:del>
      <w:ins w:id="1006" w:author="Tiếp thu thẩm định lần 2, 12/10 (Claude)" w:date="2026-10-12T07:20:26Z">
        <w:r>
          <w:t xml:space="preserve">và mã sản phẩm, công việc theo Danh mục sản phẩm, công việc ban hành kèm theo Quyết định số 2119/QĐ-CĐKT ngày 28/9/2026;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 trong thời gian này nhiệm vụ được đối chiếu theo mã sản phẩm và tên nhiệm vụ.</w:t>
        </w:r>
      </w:ins>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33D32EF5" w14:textId="77777777">
        <w:trPr>
          <w:tblHeader/>
          <w:jc w:val="center"/>
        </w:trPr>
        <w:tc>
          <w:tcPr>
            <w:tcW w:w="2154" w:type="dxa"/>
            <w:tcMar>
              <w:top w:w="90" w:type="dxa"/>
              <w:left w:w="100" w:type="dxa"/>
              <w:bottom w:w="90" w:type="dxa"/>
              <w:right w:w="100" w:type="dxa"/>
            </w:tcMar>
            <w:vAlign w:val="center"/>
          </w:tcPr>
          <w:p w14:paraId="57537C6B"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38D9094F" w14:textId="77777777" w:rsidR="00FA4B7E" w:rsidRDefault="00802107">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7946FFE0" w14:textId="77777777" w:rsidR="00FA4B7E" w:rsidRDefault="00802107">
            <w:pPr>
              <w:spacing w:before="40" w:after="40" w:line="252" w:lineRule="auto"/>
              <w:jc w:val="center"/>
            </w:pPr>
            <w:r>
              <w:rPr>
                <w:b/>
                <w:sz w:val="24"/>
                <w:szCs w:val="24"/>
              </w:rPr>
              <w:t>SẢN PHẨM</w:t>
            </w:r>
          </w:p>
        </w:tc>
      </w:tr>
      <w:tr w:rsidR="00FA4B7E" w14:paraId="354AAEDA" w14:textId="77777777">
        <w:trPr>
          <w:jc w:val="center"/>
        </w:trPr>
        <w:tc>
          <w:tcPr>
            <w:tcW w:w="2154" w:type="dxa"/>
            <w:tcMar>
              <w:top w:w="90" w:type="dxa"/>
              <w:left w:w="100" w:type="dxa"/>
              <w:bottom w:w="90" w:type="dxa"/>
              <w:right w:w="100" w:type="dxa"/>
            </w:tcMar>
            <w:vAlign w:val="center"/>
          </w:tcPr>
          <w:p w14:paraId="47BD4D23"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4451347" w14:textId="77777777" w:rsidR="00FA4B7E" w:rsidRDefault="00802107">
            <w:pPr>
              <w:spacing w:before="40" w:after="40" w:line="252" w:lineRule="auto"/>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29016349" w14:textId="77777777" w:rsidR="00FA4B7E" w:rsidRDefault="00802107">
            <w:pPr>
              <w:spacing w:before="40" w:after="40" w:line="252" w:lineRule="auto"/>
            </w:pPr>
            <w:r>
              <w:rPr>
                <w:sz w:val="24"/>
                <w:szCs w:val="24"/>
              </w:rPr>
              <w:t>Kế hoạch theo mẫu Phụ lục Thông báo số 736/TB-CĐKT, phân 6 trục; danh sách nhiệm vụ thiếu sản phẩm, thời hạn, lệch kế hoạch cấp trên</w:t>
            </w:r>
          </w:p>
        </w:tc>
      </w:tr>
      <w:tr w:rsidR="00FA4B7E" w14:paraId="4A7862AA" w14:textId="77777777">
        <w:trPr>
          <w:jc w:val="center"/>
        </w:trPr>
        <w:tc>
          <w:tcPr>
            <w:tcW w:w="2154" w:type="dxa"/>
            <w:tcMar>
              <w:top w:w="90" w:type="dxa"/>
              <w:left w:w="100" w:type="dxa"/>
              <w:bottom w:w="90" w:type="dxa"/>
              <w:right w:w="100" w:type="dxa"/>
            </w:tcMar>
            <w:vAlign w:val="center"/>
          </w:tcPr>
          <w:p w14:paraId="0D22B80A"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07FB1F1E" w14:textId="77777777" w:rsidR="00FA4B7E" w:rsidRDefault="00802107">
            <w:pPr>
              <w:spacing w:before="40" w:after="40" w:line="252" w:lineRule="auto"/>
            </w:pPr>
            <w:r>
              <w:rPr>
                <w:sz w:val="24"/>
                <w:szCs w:val="24"/>
              </w:rPr>
              <w:t>Báo cáo công tác tháng, quý, 6 tháng, năm</w:t>
            </w:r>
          </w:p>
        </w:tc>
        <w:tc>
          <w:tcPr>
            <w:tcW w:w="3345" w:type="dxa"/>
            <w:tcMar>
              <w:top w:w="90" w:type="dxa"/>
              <w:left w:w="100" w:type="dxa"/>
              <w:bottom w:w="90" w:type="dxa"/>
              <w:right w:w="100" w:type="dxa"/>
            </w:tcMar>
            <w:vAlign w:val="center"/>
          </w:tcPr>
          <w:p w14:paraId="47E58050" w14:textId="77777777" w:rsidR="00FA4B7E" w:rsidRDefault="00802107">
            <w:pPr>
              <w:spacing w:before="40" w:after="40" w:line="252" w:lineRule="auto"/>
            </w:pPr>
            <w:r>
              <w:rPr>
                <w:sz w:val="24"/>
                <w:szCs w:val="24"/>
              </w:rPr>
              <w:t>Bảng kiểm báo cáo từng đơn vị; tỷ lệ KPI theo trục; dự thảo báo cáo cấp Trường theo mẫu Thông báo số 736/TB-CĐKT</w:t>
            </w:r>
          </w:p>
        </w:tc>
      </w:tr>
      <w:tr w:rsidR="00FA4B7E" w14:paraId="608E4738" w14:textId="77777777">
        <w:trPr>
          <w:jc w:val="center"/>
        </w:trPr>
        <w:tc>
          <w:tcPr>
            <w:tcW w:w="2154" w:type="dxa"/>
            <w:tcMar>
              <w:top w:w="90" w:type="dxa"/>
              <w:left w:w="100" w:type="dxa"/>
              <w:bottom w:w="90" w:type="dxa"/>
              <w:right w:w="100" w:type="dxa"/>
            </w:tcMar>
            <w:vAlign w:val="center"/>
          </w:tcPr>
          <w:p w14:paraId="076DF94A"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21014415" w14:textId="77777777" w:rsidR="00FA4B7E" w:rsidRDefault="00802107">
            <w:pPr>
              <w:spacing w:before="40" w:after="40" w:line="252" w:lineRule="auto"/>
            </w:pPr>
            <w:r>
              <w:rPr>
                <w:sz w:val="24"/>
                <w:szCs w:val="24"/>
              </w:rPr>
              <w:t>Cập nhật tiến độ, minh chứng trong kỳ</w:t>
            </w:r>
          </w:p>
        </w:tc>
        <w:tc>
          <w:tcPr>
            <w:tcW w:w="3345" w:type="dxa"/>
            <w:tcMar>
              <w:top w:w="90" w:type="dxa"/>
              <w:left w:w="100" w:type="dxa"/>
              <w:bottom w:w="90" w:type="dxa"/>
              <w:right w:w="100" w:type="dxa"/>
            </w:tcMar>
            <w:vAlign w:val="center"/>
          </w:tcPr>
          <w:p w14:paraId="489D95F2" w14:textId="77777777" w:rsidR="00FA4B7E" w:rsidRDefault="00802107">
            <w:pPr>
              <w:spacing w:before="40" w:after="40" w:line="252" w:lineRule="auto"/>
            </w:pPr>
            <w:r>
              <w:rPr>
                <w:sz w:val="24"/>
                <w:szCs w:val="24"/>
              </w:rPr>
              <w:t>Tình hình thực hiện; cảnh báo 8 loại; dữ liệu đã xác nhận chuyển sang báo cáo</w:t>
            </w:r>
          </w:p>
        </w:tc>
      </w:tr>
      <w:tr w:rsidR="00FA4B7E" w14:paraId="6D544209" w14:textId="77777777">
        <w:trPr>
          <w:jc w:val="center"/>
        </w:trPr>
        <w:tc>
          <w:tcPr>
            <w:tcW w:w="2154" w:type="dxa"/>
            <w:tcMar>
              <w:top w:w="90" w:type="dxa"/>
              <w:left w:w="100" w:type="dxa"/>
              <w:bottom w:w="90" w:type="dxa"/>
              <w:right w:w="100" w:type="dxa"/>
            </w:tcMar>
            <w:vAlign w:val="center"/>
          </w:tcPr>
          <w:p w14:paraId="4D4F152C"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6DEC0D0D" w14:textId="77777777" w:rsidR="00FA4B7E" w:rsidRDefault="00802107">
            <w:pPr>
              <w:spacing w:before="40" w:after="40" w:line="252" w:lineRule="auto"/>
            </w:pPr>
            <w:del w:id="1007" w:author="Tiếp thu thẩm định lần 2, 12/10 (Claude)" w:date="2026-10-12T07:20:26Z">
              <w:r>
                <w:rPr>
                  <w:sz w:val="24"/>
                  <w:szCs w:val="24"/>
                </w:rPr>
                <w:delText xml:space="preserve">Chuẩn hóa nhiệm vụ, cấp Task_ID, phân loại trục</w:delText>
              </w:r>
            </w:del>
            <w:ins w:id="1008" w:author="Tiếp thu thẩm định lần 2, 12/10 (Claude)" w:date="2026-10-12T07:20:26Z">
              <w:r>
                <w:rPr>
                  <w:sz w:val="24"/>
                  <w:szCs w:val="24"/>
                </w:rPr>
                <w:t xml:space="preserve">Chuẩn hóa nhiệm vụ, gắn mã sản phẩm theo Quyết định số 2119/QĐ-CĐKT, phân loại trục</w:t>
              </w:r>
            </w:ins>
            <w:r>
              <w:rPr>
                <w:sz w:val="24"/>
                <w:szCs w:val="24"/>
              </w:rPr>
              <w:t xml:space="preserve">, chốt kỳ; chưa rõ nên dùng chức năng nào</w:t>
            </w:r>
          </w:p>
        </w:tc>
        <w:tc>
          <w:tcPr>
            <w:tcW w:w="3345" w:type="dxa"/>
            <w:tcMar>
              <w:top w:w="90" w:type="dxa"/>
              <w:left w:w="100" w:type="dxa"/>
              <w:bottom w:w="90" w:type="dxa"/>
              <w:right w:w="100" w:type="dxa"/>
            </w:tcMar>
            <w:vAlign w:val="center"/>
          </w:tcPr>
          <w:p w14:paraId="13BDA449" w14:textId="77777777" w:rsidR="00FA4B7E" w:rsidRDefault="00802107">
            <w:pPr>
              <w:spacing w:before="40" w:after="40" w:line="252" w:lineRule="auto"/>
            </w:pPr>
            <w:r>
              <w:rPr>
                <w:sz w:val="24"/>
                <w:szCs w:val="24"/>
              </w:rPr>
              <w:t>Bảng nhiệm vụ chuẩn hóa; bảng đối chiếu kế hoạch - kết quả</w:t>
            </w:r>
          </w:p>
        </w:tc>
      </w:tr>
      <w:tr w:rsidR="00FA4B7E" w14:paraId="242E5A54" w14:textId="77777777">
        <w:trPr>
          <w:jc w:val="center"/>
        </w:trPr>
        <w:tc>
          <w:tcPr>
            <w:tcW w:w="2154" w:type="dxa"/>
            <w:tcMar>
              <w:top w:w="90" w:type="dxa"/>
              <w:left w:w="100" w:type="dxa"/>
              <w:bottom w:w="90" w:type="dxa"/>
              <w:right w:w="100" w:type="dxa"/>
            </w:tcMar>
            <w:vAlign w:val="center"/>
          </w:tcPr>
          <w:p w14:paraId="547631FA"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55683470" w14:textId="77777777" w:rsidR="00FA4B7E" w:rsidRDefault="00802107">
            <w:pPr>
              <w:spacing w:before="40" w:after="40" w:line="252" w:lineRule="auto"/>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9B086C1" w14:textId="77777777" w:rsidR="00FA4B7E" w:rsidRDefault="00802107">
            <w:pPr>
              <w:spacing w:before="40" w:after="40" w:line="252" w:lineRule="auto"/>
            </w:pPr>
            <w:r>
              <w:rPr>
                <w:sz w:val="24"/>
                <w:szCs w:val="24"/>
              </w:rPr>
              <w:t>Tệp Excel Kế hoạch + KPI đúng mẫu của nhóm vị trí; bảng lỗi, cảnh báo</w:t>
            </w:r>
          </w:p>
        </w:tc>
      </w:tr>
      <w:tr w:rsidR="00FA4B7E" w14:paraId="58886CDA" w14:textId="77777777">
        <w:trPr>
          <w:jc w:val="center"/>
        </w:trPr>
        <w:tc>
          <w:tcPr>
            <w:tcW w:w="2154" w:type="dxa"/>
            <w:tcMar>
              <w:top w:w="90" w:type="dxa"/>
              <w:left w:w="100" w:type="dxa"/>
              <w:bottom w:w="90" w:type="dxa"/>
              <w:right w:w="100" w:type="dxa"/>
            </w:tcMar>
            <w:vAlign w:val="center"/>
          </w:tcPr>
          <w:p w14:paraId="214C158B"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7EE344D7" w14:textId="77777777" w:rsidR="00FA4B7E" w:rsidRDefault="00802107">
            <w:pPr>
              <w:spacing w:before="40" w:after="40" w:line="252" w:lineRule="auto"/>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6FD4FA04" w14:textId="77777777" w:rsidR="00FA4B7E" w:rsidRDefault="00802107">
            <w:pPr>
              <w:spacing w:before="40" w:after="40" w:line="252" w:lineRule="auto"/>
            </w:pPr>
            <w:r>
              <w:rPr>
                <w:sz w:val="24"/>
                <w:szCs w:val="24"/>
              </w:rPr>
              <w:t>Bảng hỏi Excel; Bản tự đánh giá có điểm phần A, phần B và mức xếp loại đề xuất</w:t>
            </w:r>
          </w:p>
        </w:tc>
      </w:tr>
      <w:tr w:rsidR="00FA4B7E" w14:paraId="415E90F6" w14:textId="77777777">
        <w:trPr>
          <w:jc w:val="center"/>
        </w:trPr>
        <w:tc>
          <w:tcPr>
            <w:tcW w:w="2154" w:type="dxa"/>
            <w:tcMar>
              <w:top w:w="90" w:type="dxa"/>
              <w:left w:w="100" w:type="dxa"/>
              <w:bottom w:w="90" w:type="dxa"/>
              <w:right w:w="100" w:type="dxa"/>
            </w:tcMar>
            <w:vAlign w:val="center"/>
          </w:tcPr>
          <w:p w14:paraId="04C4DBB6" w14:textId="77777777" w:rsidR="00FA4B7E" w:rsidRDefault="00802107">
            <w:pPr>
              <w:spacing w:before="40" w:after="40" w:line="252" w:lineRule="auto"/>
              <w:jc w:val="center"/>
            </w:pPr>
            <w:r>
              <w:rPr>
                <w:b/>
                <w:sz w:val="24"/>
                <w:szCs w:val="24"/>
              </w:rPr>
              <w:t>Soạn thảo văn bản (soan-thao-vb)</w:t>
            </w:r>
          </w:p>
        </w:tc>
        <w:tc>
          <w:tcPr>
            <w:tcW w:w="3572" w:type="dxa"/>
            <w:tcMar>
              <w:top w:w="90" w:type="dxa"/>
              <w:left w:w="100" w:type="dxa"/>
              <w:bottom w:w="90" w:type="dxa"/>
              <w:right w:w="100" w:type="dxa"/>
            </w:tcMar>
            <w:vAlign w:val="center"/>
          </w:tcPr>
          <w:p w14:paraId="0F2D99E8" w14:textId="77777777" w:rsidR="00FA4B7E" w:rsidRDefault="00802107">
            <w:pPr>
              <w:spacing w:before="40" w:after="40" w:line="252" w:lineRule="auto"/>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63760304" w14:textId="77777777" w:rsidR="00FA4B7E" w:rsidRDefault="00802107">
            <w:pPr>
              <w:spacing w:before="40" w:after="40" w:line="252" w:lineRule="auto"/>
            </w:pPr>
            <w:r>
              <w:rPr>
                <w:sz w:val="24"/>
                <w:szCs w:val="24"/>
              </w:rPr>
              <w:t>Dự thảo .docx phát triển từ văn bản cùng loại đã ban hành</w:t>
            </w:r>
          </w:p>
        </w:tc>
      </w:tr>
      <w:tr w:rsidR="00FA4B7E" w14:paraId="4CF242D8" w14:textId="77777777">
        <w:trPr>
          <w:jc w:val="center"/>
        </w:trPr>
        <w:tc>
          <w:tcPr>
            <w:tcW w:w="2154" w:type="dxa"/>
            <w:tcMar>
              <w:top w:w="90" w:type="dxa"/>
              <w:left w:w="100" w:type="dxa"/>
              <w:bottom w:w="90" w:type="dxa"/>
              <w:right w:w="100" w:type="dxa"/>
            </w:tcMar>
            <w:vAlign w:val="center"/>
          </w:tcPr>
          <w:p w14:paraId="63EC0568"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70985107" w14:textId="77777777" w:rsidR="00FA4B7E" w:rsidRDefault="00802107">
            <w:pPr>
              <w:spacing w:before="40" w:after="40" w:line="252" w:lineRule="auto"/>
            </w:pPr>
            <w:r>
              <w:rPr>
                <w:sz w:val="24"/>
                <w:szCs w:val="24"/>
              </w:rPr>
              <w:t>Mọi tệp .docx, .xlsx do Bộ công cụ xuất</w:t>
            </w:r>
          </w:p>
        </w:tc>
        <w:tc>
          <w:tcPr>
            <w:tcW w:w="3345" w:type="dxa"/>
            <w:tcMar>
              <w:top w:w="90" w:type="dxa"/>
              <w:left w:w="100" w:type="dxa"/>
              <w:bottom w:w="90" w:type="dxa"/>
              <w:right w:w="100" w:type="dxa"/>
            </w:tcMar>
            <w:vAlign w:val="center"/>
          </w:tcPr>
          <w:p w14:paraId="1E69691D" w14:textId="77777777" w:rsidR="00FA4B7E" w:rsidRDefault="00802107">
            <w:pPr>
              <w:spacing w:before="40" w:after="40" w:line="252" w:lineRule="auto"/>
            </w:pPr>
            <w:r>
              <w:rPr>
                <w:sz w:val="24"/>
                <w:szCs w:val="24"/>
              </w:rPr>
              <w:t>Tệp đúng thể thức: A4, lề 2-2-3-2 cm, Times New Roman cỡ 14</w:t>
            </w:r>
          </w:p>
        </w:tc>
      </w:tr>
    </w:tbl>
    <w:p w14:paraId="04FB32FC"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72EC0F7" w14:textId="77777777">
        <w:trPr>
          <w:cantSplit/>
          <w:jc w:val="center"/>
        </w:trPr>
        <w:tc>
          <w:tcPr>
            <w:tcW w:w="9071" w:type="dxa"/>
            <w:tcMar>
              <w:top w:w="120" w:type="dxa"/>
              <w:left w:w="140" w:type="dxa"/>
              <w:bottom w:w="120" w:type="dxa"/>
              <w:right w:w="140" w:type="dxa"/>
            </w:tcMar>
          </w:tcPr>
          <w:p w14:paraId="33DFB135" w14:textId="77777777" w:rsidR="00FA4B7E" w:rsidRDefault="00802107">
            <w:pPr>
              <w:spacing w:before="40" w:after="40" w:line="252" w:lineRule="auto"/>
            </w:pPr>
            <w:r>
              <w:rPr>
                <w:b/>
                <w:sz w:val="24"/>
                <w:szCs w:val="24"/>
              </w:rPr>
              <w:t>Bộ công cụ không thực hiện</w:t>
            </w:r>
          </w:p>
          <w:p w14:paraId="279E18EB" w14:textId="77777777" w:rsidR="00FA4B7E" w:rsidRDefault="00802107">
            <w:pPr>
              <w:spacing w:before="40" w:after="40" w:line="252" w:lineRule="auto"/>
            </w:pPr>
            <w:r>
              <w:rPr>
                <w:sz w:val="24"/>
                <w:szCs w:val="24"/>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57ADBC84" w14:textId="77777777" w:rsidR="00FA4B7E" w:rsidRDefault="00FA4B7E">
      <w:pPr>
        <w:spacing w:after="0" w:line="120" w:lineRule="exact"/>
      </w:pPr>
    </w:p>
    <w:p w14:paraId="3F25E64D" w14:textId="77777777" w:rsidR="00FA4B7E" w:rsidRDefault="00802107">
      <w:pPr>
        <w:pStyle w:val="Heading1"/>
        <w:spacing w:before="240" w:after="120" w:line="264" w:lineRule="auto"/>
        <w:ind w:firstLine="720"/>
      </w:pPr>
      <w:bookmarkStart w:id="1" w:name="_Toc242558909"/>
      <w:r>
        <w:t>II. PLUGIN, KỸ NĂNG VÀ CÁC NỀN TẢNG SỬ DỤNG</w:t>
      </w:r>
      <w:bookmarkEnd w:id="1"/>
    </w:p>
    <w:p w14:paraId="2C00E35A" w14:textId="77777777" w:rsidR="00FA4B7E" w:rsidRDefault="00802107">
      <w:pPr>
        <w:pStyle w:val="Heading2"/>
        <w:spacing w:before="120" w:after="120" w:line="264" w:lineRule="auto"/>
        <w:ind w:firstLine="720"/>
        <w:jc w:val="both"/>
      </w:pPr>
      <w:bookmarkStart w:id="2" w:name="_Toc242558910"/>
      <w:r>
        <w:t>1. Plugin và kỹ năng</w:t>
      </w:r>
      <w:bookmarkEnd w:id="2"/>
    </w:p>
    <w:p w14:paraId="391EC332" w14:textId="77777777" w:rsidR="00FA4B7E" w:rsidRDefault="00802107">
      <w:pPr>
        <w:spacing w:line="264" w:lineRule="auto"/>
        <w:ind w:firstLine="720"/>
        <w:jc w:val="both"/>
      </w:pPr>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11220B5F" w14:textId="77777777">
        <w:trPr>
          <w:tblHeader/>
          <w:jc w:val="center"/>
        </w:trPr>
        <w:tc>
          <w:tcPr>
            <w:tcW w:w="2381" w:type="dxa"/>
            <w:tcMar>
              <w:top w:w="90" w:type="dxa"/>
              <w:left w:w="100" w:type="dxa"/>
              <w:bottom w:w="90" w:type="dxa"/>
              <w:right w:w="100" w:type="dxa"/>
            </w:tcMar>
            <w:vAlign w:val="center"/>
          </w:tcPr>
          <w:p w14:paraId="6C332449"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0103FD88" w14:textId="77777777" w:rsidR="00FA4B7E" w:rsidRDefault="00802107">
            <w:pPr>
              <w:spacing w:before="40" w:after="40" w:line="252" w:lineRule="auto"/>
              <w:jc w:val="center"/>
            </w:pPr>
            <w:r>
              <w:rPr>
                <w:b/>
                <w:sz w:val="24"/>
                <w:szCs w:val="24"/>
              </w:rPr>
              <w:t>VAI TRÒ TRONG KTC-QUAN-TRI</w:t>
            </w:r>
          </w:p>
        </w:tc>
      </w:tr>
      <w:tr w:rsidR="00FA4B7E" w14:paraId="66D761B2" w14:textId="77777777">
        <w:trPr>
          <w:jc w:val="center"/>
        </w:trPr>
        <w:tc>
          <w:tcPr>
            <w:tcW w:w="2381" w:type="dxa"/>
            <w:tcMar>
              <w:top w:w="90" w:type="dxa"/>
              <w:left w:w="100" w:type="dxa"/>
              <w:bottom w:w="90" w:type="dxa"/>
              <w:right w:w="100" w:type="dxa"/>
            </w:tcMar>
            <w:vAlign w:val="center"/>
          </w:tcPr>
          <w:p w14:paraId="621B017F"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41153D24" w14:textId="77777777" w:rsidR="00FA4B7E" w:rsidRDefault="00802107" w:rsidP="0002312E">
            <w:pPr>
              <w:spacing w:before="40" w:after="40" w:line="252" w:lineRule="auto"/>
              <w:jc w:val="both"/>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3A84DA83" w14:textId="77777777">
        <w:trPr>
          <w:jc w:val="center"/>
        </w:trPr>
        <w:tc>
          <w:tcPr>
            <w:tcW w:w="2381" w:type="dxa"/>
            <w:tcMar>
              <w:top w:w="90" w:type="dxa"/>
              <w:left w:w="100" w:type="dxa"/>
              <w:bottom w:w="90" w:type="dxa"/>
              <w:right w:w="100" w:type="dxa"/>
            </w:tcMar>
            <w:vAlign w:val="center"/>
          </w:tcPr>
          <w:p w14:paraId="6FCBDEC6"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7B2E4E75" w14:textId="77777777" w:rsidR="00FA4B7E" w:rsidRDefault="00802107" w:rsidP="0002312E">
            <w:pPr>
              <w:spacing w:before="40" w:after="40" w:line="252" w:lineRule="auto"/>
              <w:jc w:val="both"/>
            </w:pPr>
            <w:r>
              <w:rPr>
                <w:sz w:val="24"/>
                <w:szCs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0986DBAD" w14:textId="77777777">
        <w:trPr>
          <w:jc w:val="center"/>
        </w:trPr>
        <w:tc>
          <w:tcPr>
            <w:tcW w:w="2381" w:type="dxa"/>
            <w:tcMar>
              <w:top w:w="90" w:type="dxa"/>
              <w:left w:w="100" w:type="dxa"/>
              <w:bottom w:w="90" w:type="dxa"/>
              <w:right w:w="100" w:type="dxa"/>
            </w:tcMar>
            <w:vAlign w:val="center"/>
          </w:tcPr>
          <w:p w14:paraId="15BF9EBF"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7339BFFA" w14:textId="63A990E4" w:rsidR="00FA4B7E" w:rsidRDefault="00802107" w:rsidP="0002312E">
            <w:pPr>
              <w:spacing w:before="40" w:after="40" w:line="252" w:lineRule="auto"/>
              <w:jc w:val="both"/>
            </w:pPr>
            <w:r>
              <w:rPr>
                <w:sz w:val="24"/>
                <w:szCs w:val="24"/>
              </w:rPr>
              <w:t xml:space="preserve">Tự chạy khi mở, kết thúc phiên và sau khi tạo tệp: In phiên bản và tự thử thao tác chặn ghi; chặn thao tác ghi, xóa đã nhận dạng được vào kho KTC-Database, 03-Templates(1), 04-Good-Documents, </w:t>
            </w:r>
            <w:del w:id="1023" w:author="Tiếp thu thẩm định lần 2, 12/10 (Claude)" w:date="2026-10-12T07:20:26Z">
              <w:r>
                <w:rPr>
                  <w:sz w:val="24"/>
                  <w:szCs w:val="24"/>
                </w:rPr>
                <w:delText xml:space="preserve">kể cả thao tác không xác định được nơi ghi; đo thể thức</w:delText>
              </w:r>
            </w:del>
            <w:ins w:id="1024" w:author="Tiếp thu thẩm định lần 2, 12/10 (Claude)" w:date="2026-10-12T07:20:26Z">
              <w:r>
                <w:rPr>
                  <w:sz w:val="24"/>
                  <w:szCs w:val="24"/>
                </w:rPr>
                <w:t xml:space="preserve">kể cả thao tác không xác định được nơi ghi (chỉ giảm rủi ro đối với một số thao tác ghi trên máy tính, không áp dụng cho thao tác qua kết nối Google Drive; không thay thế phân quyền chỉ đọc trên Google Drive); đo thể thức</w:t>
              </w:r>
            </w:ins>
            <w:r>
              <w:rPr>
                <w:sz w:val="24"/>
                <w:szCs w:val="24"/>
              </w:rPr>
              <w:t xml:space="preserve">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theo bộ 15 ca) và Cowork (đã kiểm thử bằng tài khoản cá nhân và tài khoản của phòng TH-HC&amp;QT).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14:paraId="11EB7C12" w14:textId="77777777">
        <w:trPr>
          <w:jc w:val="center"/>
        </w:trPr>
        <w:tc>
          <w:tcPr>
            <w:tcW w:w="2381" w:type="dxa"/>
            <w:tcMar>
              <w:top w:w="90" w:type="dxa"/>
              <w:left w:w="100" w:type="dxa"/>
              <w:bottom w:w="90" w:type="dxa"/>
              <w:right w:w="100" w:type="dxa"/>
            </w:tcMar>
            <w:vAlign w:val="center"/>
          </w:tcPr>
          <w:p w14:paraId="15A62716" w14:textId="77777777" w:rsidR="00FA4B7E" w:rsidRDefault="00802107">
            <w:pPr>
              <w:spacing w:before="40" w:after="40" w:line="252" w:lineRule="auto"/>
              <w:jc w:val="center"/>
            </w:pPr>
            <w:r>
              <w:rPr>
                <w:b/>
                <w:sz w:val="24"/>
                <w:szCs w:val="24"/>
              </w:rPr>
              <w:t>Công cụ tính toán (scripts)</w:t>
            </w:r>
          </w:p>
        </w:tc>
        <w:tc>
          <w:tcPr>
            <w:tcW w:w="6690" w:type="dxa"/>
            <w:tcMar>
              <w:top w:w="90" w:type="dxa"/>
              <w:left w:w="100" w:type="dxa"/>
              <w:bottom w:w="90" w:type="dxa"/>
              <w:right w:w="100" w:type="dxa"/>
            </w:tcMar>
            <w:vAlign w:val="center"/>
          </w:tcPr>
          <w:p w14:paraId="2236230D" w14:textId="77777777" w:rsidR="00FA4B7E" w:rsidRDefault="00802107">
            <w:pPr>
              <w:spacing w:before="40" w:after="40" w:line="252" w:lineRule="auto"/>
            </w:pPr>
            <w:r>
              <w:rPr>
                <w:sz w:val="24"/>
                <w:szCs w:val="24"/>
              </w:rPr>
              <w:t>Tính điểm, hệ số, tỷ lệ KPI, kiểm biểu mẫu Excel, đo lề, cỡ chữ bằng thuật toán cố định - cùng dữ liệu luôn cho cùng kết quả.</w:t>
            </w:r>
          </w:p>
        </w:tc>
      </w:tr>
      <w:tr w:rsidR="00FA4B7E" w14:paraId="146FF924" w14:textId="77777777">
        <w:trPr>
          <w:jc w:val="center"/>
        </w:trPr>
        <w:tc>
          <w:tcPr>
            <w:tcW w:w="2381" w:type="dxa"/>
            <w:tcMar>
              <w:top w:w="90" w:type="dxa"/>
              <w:left w:w="100" w:type="dxa"/>
              <w:bottom w:w="90" w:type="dxa"/>
              <w:right w:w="100" w:type="dxa"/>
            </w:tcMar>
            <w:vAlign w:val="center"/>
          </w:tcPr>
          <w:p w14:paraId="120389EC"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2CCECBDF" w14:textId="77777777" w:rsidR="00FA4B7E" w:rsidRDefault="00802107">
            <w:pPr>
              <w:spacing w:before="40" w:after="40" w:line="252" w:lineRule="auto"/>
            </w:pPr>
            <w:r>
              <w:rPr>
                <w:sz w:val="24"/>
                <w:szCs w:val="24"/>
              </w:rPr>
              <w:t>Kho KTC-Database trên Google Drive (căn cứ, biểu mẫu), mẫu Phụ lục Thông báo số 736/TB-CĐKT, 6 mẫu Kế hoạch + KPI theo nhóm vị trí.</w:t>
            </w:r>
          </w:p>
        </w:tc>
      </w:tr>
    </w:tbl>
    <w:p w14:paraId="26B5865D" w14:textId="77777777" w:rsidR="00FA4B7E" w:rsidRDefault="00FA4B7E">
      <w:pPr>
        <w:spacing w:after="0" w:line="120" w:lineRule="exact"/>
      </w:pPr>
    </w:p>
    <w:p w14:paraId="1CF05EAD" w14:textId="77777777" w:rsidR="00FA4B7E" w:rsidRDefault="00802107">
      <w:pPr>
        <w:pStyle w:val="Heading2"/>
        <w:spacing w:before="120" w:after="120" w:line="264" w:lineRule="auto"/>
        <w:ind w:firstLine="720"/>
        <w:jc w:val="both"/>
      </w:pPr>
      <w:bookmarkStart w:id="3" w:name="_Toc242558911"/>
      <w:r>
        <w:t>2. Ba nền tảng Claude</w:t>
      </w:r>
      <w:bookmarkEnd w:id="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258F3273" w14:textId="77777777">
        <w:trPr>
          <w:tblHeader/>
          <w:jc w:val="center"/>
        </w:trPr>
        <w:tc>
          <w:tcPr>
            <w:tcW w:w="2154" w:type="dxa"/>
            <w:tcMar>
              <w:top w:w="90" w:type="dxa"/>
              <w:left w:w="100" w:type="dxa"/>
              <w:bottom w:w="90" w:type="dxa"/>
              <w:right w:w="100" w:type="dxa"/>
            </w:tcMar>
            <w:vAlign w:val="center"/>
          </w:tcPr>
          <w:p w14:paraId="4C6CD1DD"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05BBDBE9" w14:textId="77777777" w:rsidR="00FA4B7E" w:rsidRDefault="00802107">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12F03E35" w14:textId="77777777" w:rsidR="00FA4B7E" w:rsidRDefault="00802107">
            <w:pPr>
              <w:spacing w:before="40" w:after="40" w:line="252" w:lineRule="auto"/>
              <w:jc w:val="center"/>
            </w:pPr>
            <w:r>
              <w:rPr>
                <w:b/>
                <w:sz w:val="24"/>
                <w:szCs w:val="24"/>
              </w:rPr>
              <w:t>PHÙ HỢP VỚI VIỆC</w:t>
            </w:r>
          </w:p>
        </w:tc>
      </w:tr>
      <w:tr w:rsidR="00FA4B7E" w14:paraId="4BFE20FC" w14:textId="77777777">
        <w:trPr>
          <w:jc w:val="center"/>
        </w:trPr>
        <w:tc>
          <w:tcPr>
            <w:tcW w:w="2154" w:type="dxa"/>
            <w:tcMar>
              <w:top w:w="90" w:type="dxa"/>
              <w:left w:w="100" w:type="dxa"/>
              <w:bottom w:w="90" w:type="dxa"/>
              <w:right w:w="100" w:type="dxa"/>
            </w:tcMar>
            <w:vAlign w:val="center"/>
          </w:tcPr>
          <w:p w14:paraId="018F2C4A"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6CA2C36F" w14:textId="77777777" w:rsidR="00FA4B7E" w:rsidRDefault="00802107">
            <w:pPr>
              <w:spacing w:before="40" w:after="40" w:line="252" w:lineRule="auto"/>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B306E24" w14:textId="77777777" w:rsidR="00FA4B7E" w:rsidRDefault="00802107">
            <w:pPr>
              <w:spacing w:before="40" w:after="40" w:line="252" w:lineRule="auto"/>
            </w:pPr>
            <w:r>
              <w:rPr>
                <w:sz w:val="24"/>
                <w:szCs w:val="24"/>
              </w:rPr>
              <w:t>Lập kế hoạch, báo cáo của đơn vị; KPI cá nhân; soạn thảo văn bản. Nền tảng dùng hằng ngày của các đơn vị.</w:t>
            </w:r>
          </w:p>
        </w:tc>
      </w:tr>
      <w:tr w:rsidR="00FA4B7E" w14:paraId="29EB2746" w14:textId="77777777">
        <w:trPr>
          <w:jc w:val="center"/>
        </w:trPr>
        <w:tc>
          <w:tcPr>
            <w:tcW w:w="2154" w:type="dxa"/>
            <w:tcMar>
              <w:top w:w="90" w:type="dxa"/>
              <w:left w:w="100" w:type="dxa"/>
              <w:bottom w:w="90" w:type="dxa"/>
              <w:right w:w="100" w:type="dxa"/>
            </w:tcMar>
            <w:vAlign w:val="center"/>
          </w:tcPr>
          <w:p w14:paraId="6F444F71"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2AA89179" w14:textId="77777777" w:rsidR="00FA4B7E" w:rsidRDefault="00802107">
            <w:pPr>
              <w:spacing w:before="40" w:after="40" w:line="252" w:lineRule="auto"/>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1FE18655" w14:textId="77777777" w:rsidR="00FA4B7E" w:rsidRDefault="00802107">
            <w:pPr>
              <w:spacing w:before="40" w:after="40" w:line="252" w:lineRule="auto"/>
            </w:pPr>
            <w:r>
              <w:rPr>
                <w:sz w:val="24"/>
                <w:szCs w:val="24"/>
              </w:rPr>
              <w:t>Tổng hợp nhiều hồ sơ đơn vị một lần; kiểm hồ sơ đơn vị nộp; công việc nhiều bước.</w:t>
            </w:r>
          </w:p>
        </w:tc>
      </w:tr>
      <w:tr w:rsidR="00FA4B7E" w14:paraId="0822D0E8" w14:textId="77777777">
        <w:trPr>
          <w:jc w:val="center"/>
        </w:trPr>
        <w:tc>
          <w:tcPr>
            <w:tcW w:w="2154" w:type="dxa"/>
            <w:tcMar>
              <w:top w:w="90" w:type="dxa"/>
              <w:left w:w="100" w:type="dxa"/>
              <w:bottom w:w="90" w:type="dxa"/>
              <w:right w:w="100" w:type="dxa"/>
            </w:tcMar>
            <w:vAlign w:val="center"/>
          </w:tcPr>
          <w:p w14:paraId="3D4E6B57"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0478CA51" w14:textId="77777777" w:rsidR="00FA4B7E" w:rsidRDefault="00802107">
            <w:pPr>
              <w:spacing w:before="40" w:after="40" w:line="252" w:lineRule="auto"/>
            </w:pPr>
            <w:r>
              <w:rPr>
                <w:sz w:val="24"/>
                <w:szCs w:val="24"/>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8F63382" w14:textId="77777777" w:rsidR="00FA4B7E" w:rsidRDefault="00802107">
            <w:pPr>
              <w:spacing w:before="40" w:after="40" w:line="252" w:lineRule="auto"/>
            </w:pPr>
            <w:r>
              <w:rPr>
                <w:sz w:val="24"/>
                <w:szCs w:val="24"/>
              </w:rPr>
              <w:t>Phòng TH-HC&amp;QT: Tổng hợp, kiểm tra cấp Trường; đo thể thức thật của tệp Word; theo dõi thay đổi (Track Changes); cập nhật Bộ công cụ.</w:t>
            </w:r>
          </w:p>
        </w:tc>
      </w:tr>
    </w:tbl>
    <w:p w14:paraId="3AB4FD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577599" w14:textId="77777777">
        <w:trPr>
          <w:cantSplit/>
          <w:jc w:val="center"/>
        </w:trPr>
        <w:tc>
          <w:tcPr>
            <w:tcW w:w="9071" w:type="dxa"/>
            <w:tcMar>
              <w:top w:w="120" w:type="dxa"/>
              <w:left w:w="140" w:type="dxa"/>
              <w:bottom w:w="120" w:type="dxa"/>
              <w:right w:w="140" w:type="dxa"/>
            </w:tcMar>
          </w:tcPr>
          <w:p w14:paraId="4C5F4183" w14:textId="77777777" w:rsidR="00FA4B7E" w:rsidRDefault="00802107">
            <w:pPr>
              <w:spacing w:before="40" w:after="40" w:line="252" w:lineRule="auto"/>
            </w:pPr>
            <w:r>
              <w:rPr>
                <w:b/>
                <w:sz w:val="24"/>
                <w:szCs w:val="24"/>
              </w:rPr>
              <w:t>Lưu ý về độ tin cậy theo nền tảng</w:t>
            </w:r>
          </w:p>
          <w:p w14:paraId="7D6121B7" w14:textId="77777777" w:rsidR="00FA4B7E" w:rsidRDefault="00802107">
            <w:pPr>
              <w:spacing w:before="40" w:after="40" w:line="252" w:lineRule="auto"/>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40473BD5" w14:textId="2EAF2FD2" w:rsidR="00FA4B7E" w:rsidRDefault="00802107">
      <w:pPr>
        <w:spacing w:line="264" w:lineRule="auto"/>
        <w:ind w:firstLine="720"/>
        <w:jc w:val="both"/>
      </w:pPr>
      <w:r>
        <w:t>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p>
    <w:p w14:paraId="07CF3EA3" w14:textId="673C7462" w:rsidR="00FA4B7E" w:rsidRDefault="00802107">
      <w:pPr>
        <w:spacing w:line="264" w:lineRule="auto"/>
        <w:ind w:firstLine="720"/>
        <w:jc w:val="both"/>
      </w:pPr>
      <w:del w:id="1025" w:author="Tiếp thu thẩm định lần 2, 12/10 (Claude)" w:date="2026-10-12T07:20:26Z">
        <w:r>
          <w:delText xml:space="preserve">Kết quả kiểm thử gắn với phiên bản, mô hình đã chạy.</w:delText>
        </w:r>
      </w:del>
      <w:ins w:id="1026" w:author="Tiếp thu thẩm định lần 2, 12/10 (Claude)" w:date="2026-10-12T07:20:26Z">
        <w:r>
          <w:t xml:space="preserve">Kết quả thử nghiệm sơ bộ, gắn với phiên bản, mô hình đã chạy; không phải chứng nhận độ tin cậy trong vận hành.</w:t>
        </w:r>
      </w:ins>
      <w:r>
        <w:t xml:space="preserve">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Kết quả trên chỉ áp dụng cho Claude Code với các mô hình đã nêu; khi dùng mô hình khác hoặc dùng trên Claude (trò chuyện), Cowork, người dùng ghi nền tảng, mô hình đang dùng khi phản ánh lỗi về Phòng TH-HC&amp;QT.</w:t>
      </w:r>
    </w:p>
    <w:p w14:paraId="34A2A80A" w14:textId="77777777" w:rsidR="00FA4B7E" w:rsidRDefault="00FA4B7E">
      <w:pPr>
        <w:spacing w:after="0" w:line="120" w:lineRule="exact"/>
      </w:pPr>
    </w:p>
    <w:p w14:paraId="5F1563A5" w14:textId="77777777" w:rsidR="00FA4B7E" w:rsidRDefault="00802107">
      <w:pPr>
        <w:pStyle w:val="Heading1"/>
        <w:spacing w:before="240" w:after="120" w:line="264" w:lineRule="auto"/>
        <w:ind w:firstLine="720"/>
      </w:pPr>
      <w:bookmarkStart w:id="4" w:name="_Toc242558912"/>
      <w:r>
        <w:t>III. CÀI ĐẶT</w:t>
      </w:r>
      <w:bookmarkEnd w:id="4"/>
    </w:p>
    <w:p w14:paraId="529C8CE1" w14:textId="77777777" w:rsidR="00FA4B7E" w:rsidRDefault="00802107">
      <w:pPr>
        <w:pStyle w:val="Heading2"/>
        <w:spacing w:before="120" w:after="120" w:line="264" w:lineRule="auto"/>
        <w:ind w:firstLine="720"/>
        <w:jc w:val="both"/>
      </w:pPr>
      <w:bookmarkStart w:id="5" w:name="_Toc242558913"/>
      <w:r>
        <w:t>1. Tệp cài đặt</w:t>
      </w:r>
      <w:bookmarkEnd w:id="5"/>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5ED8F72F" w14:textId="77777777">
        <w:trPr>
          <w:tblHeader/>
          <w:jc w:val="center"/>
        </w:trPr>
        <w:tc>
          <w:tcPr>
            <w:tcW w:w="2381" w:type="dxa"/>
            <w:tcMar>
              <w:top w:w="90" w:type="dxa"/>
              <w:left w:w="100" w:type="dxa"/>
              <w:bottom w:w="90" w:type="dxa"/>
              <w:right w:w="100" w:type="dxa"/>
            </w:tcMar>
            <w:vAlign w:val="center"/>
          </w:tcPr>
          <w:p w14:paraId="5AD568B5"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481EC0D8" w14:textId="77777777" w:rsidR="00FA4B7E" w:rsidRDefault="00802107">
            <w:pPr>
              <w:spacing w:before="40" w:after="40" w:line="252" w:lineRule="auto"/>
              <w:jc w:val="center"/>
            </w:pPr>
            <w:r>
              <w:rPr>
                <w:b/>
                <w:sz w:val="24"/>
                <w:szCs w:val="24"/>
              </w:rPr>
              <w:t>DÙNG CHO</w:t>
            </w:r>
          </w:p>
        </w:tc>
      </w:tr>
      <w:tr w:rsidR="00FA4B7E" w14:paraId="5E0C1A1A" w14:textId="77777777">
        <w:trPr>
          <w:jc w:val="center"/>
        </w:trPr>
        <w:tc>
          <w:tcPr>
            <w:tcW w:w="2381" w:type="dxa"/>
            <w:tcMar>
              <w:top w:w="90" w:type="dxa"/>
              <w:left w:w="100" w:type="dxa"/>
              <w:bottom w:w="90" w:type="dxa"/>
              <w:right w:w="100" w:type="dxa"/>
            </w:tcMar>
            <w:vAlign w:val="center"/>
          </w:tcPr>
          <w:p w14:paraId="448FA250"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5552A18A" w14:textId="77777777" w:rsidR="00FA4B7E" w:rsidRDefault="00802107">
            <w:pPr>
              <w:spacing w:before="40" w:after="40" w:line="252" w:lineRule="auto"/>
            </w:pPr>
            <w:r>
              <w:rPr>
                <w:sz w:val="24"/>
                <w:szCs w:val="24"/>
              </w:rPr>
              <w:t>Cài ở cấp tổ chức (Claude Team) hoặc tài khoản Claude cá nhân trả phí. Đây là cách cài chính.</w:t>
            </w:r>
          </w:p>
        </w:tc>
      </w:tr>
      <w:tr w:rsidR="00FA4B7E" w14:paraId="779735A4" w14:textId="77777777">
        <w:trPr>
          <w:jc w:val="center"/>
        </w:trPr>
        <w:tc>
          <w:tcPr>
            <w:tcW w:w="2381" w:type="dxa"/>
            <w:tcMar>
              <w:top w:w="90" w:type="dxa"/>
              <w:left w:w="100" w:type="dxa"/>
              <w:bottom w:w="90" w:type="dxa"/>
              <w:right w:w="100" w:type="dxa"/>
            </w:tcMar>
            <w:vAlign w:val="center"/>
          </w:tcPr>
          <w:p w14:paraId="115231AA"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1947EE8C" w14:textId="77777777" w:rsidR="00FA4B7E" w:rsidRDefault="00802107">
            <w:pPr>
              <w:spacing w:before="40" w:after="40" w:line="252" w:lineRule="auto"/>
            </w:pPr>
            <w:r>
              <w:rPr>
                <w:sz w:val="24"/>
                <w:szCs w:val="24"/>
              </w:rPr>
              <w:t>Cài từng kỹ năng khi không cài được plugin; sử dụng trên ChatGPT, Gemini.</w:t>
            </w:r>
          </w:p>
        </w:tc>
      </w:tr>
      <w:tr w:rsidR="00FA4B7E" w14:paraId="35456011" w14:textId="77777777">
        <w:trPr>
          <w:jc w:val="center"/>
        </w:trPr>
        <w:tc>
          <w:tcPr>
            <w:tcW w:w="2381" w:type="dxa"/>
            <w:tcMar>
              <w:top w:w="90" w:type="dxa"/>
              <w:left w:w="100" w:type="dxa"/>
              <w:bottom w:w="90" w:type="dxa"/>
              <w:right w:w="100" w:type="dxa"/>
            </w:tcMar>
            <w:vAlign w:val="center"/>
          </w:tcPr>
          <w:p w14:paraId="7EF1CB09"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1D071F38" w14:textId="77777777" w:rsidR="00FA4B7E" w:rsidRDefault="00802107">
            <w:pPr>
              <w:spacing w:before="40" w:after="40" w:line="252" w:lineRule="auto"/>
            </w:pPr>
            <w:r>
              <w:rPr>
                <w:sz w:val="24"/>
                <w:szCs w:val="24"/>
              </w:rPr>
              <w:t>Bắt buộc đối chiếu trước khi cài: Mã SHA-256 của tệp tải về phải trùng mã do Phòng TH-HC&amp;QT công bố kèm ghi chú phát hành; không trùng thì không cài, báo Phòng TH-HC&amp;QT.</w:t>
            </w:r>
          </w:p>
        </w:tc>
      </w:tr>
    </w:tbl>
    <w:p w14:paraId="418332E9" w14:textId="77777777" w:rsidR="00FA4B7E" w:rsidRDefault="00FA4B7E">
      <w:pPr>
        <w:spacing w:after="0" w:line="120" w:lineRule="exact"/>
      </w:pPr>
    </w:p>
    <w:p w14:paraId="6144DA1A" w14:textId="77777777" w:rsidR="00FA4B7E" w:rsidRDefault="00802107">
      <w:pPr>
        <w:spacing w:line="264" w:lineRule="auto"/>
        <w:ind w:firstLine="720"/>
        <w:jc w:val="both"/>
      </w:pPr>
      <w:r>
        <w:t>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được nơi ghi) và nhật ký không ghi nội dung lời nhắn, câu lệnh có đầy đủ từ phiên bản 1.3.2.</w:t>
      </w:r>
    </w:p>
    <w:p w14:paraId="296FFFE6" w14:textId="77777777" w:rsidR="00FA4B7E" w:rsidRDefault="00802107">
      <w:pPr>
        <w:pStyle w:val="Heading2"/>
        <w:spacing w:before="120" w:after="120" w:line="264" w:lineRule="auto"/>
        <w:ind w:firstLine="720"/>
        <w:jc w:val="both"/>
      </w:pPr>
      <w:bookmarkStart w:id="6" w:name="_Toc242558914"/>
      <w:r>
        <w:t>2. Cài ở cấp tổ chức - Hệ thống Claude AI Team (Phòng QLKHCN&amp;HTPT)</w:t>
      </w:r>
      <w:bookmarkEnd w:id="6"/>
    </w:p>
    <w:p w14:paraId="48B8D5F9" w14:textId="77777777" w:rsidR="00FA4B7E" w:rsidRDefault="00802107">
      <w:pPr>
        <w:spacing w:line="264" w:lineRule="auto"/>
        <w:ind w:firstLine="720"/>
        <w:jc w:val="both"/>
      </w:pPr>
      <w:r>
        <w:rPr>
          <w:b/>
        </w:rPr>
        <w:t xml:space="preserve">Điều kiện: </w:t>
      </w:r>
      <w:r>
        <w:t>Tài khoản Chủ sở hữu (Owner hoặc Primary Owner); Cowork và Skills đã được bật cho tổ chức.</w:t>
      </w:r>
    </w:p>
    <w:p w14:paraId="75F58CDE" w14:textId="77777777" w:rsidR="00FA4B7E" w:rsidRDefault="00802107">
      <w:pPr>
        <w:spacing w:line="264" w:lineRule="auto"/>
        <w:ind w:firstLine="720"/>
        <w:jc w:val="both"/>
      </w:pPr>
      <w:r>
        <w:rPr>
          <w:b/>
        </w:rPr>
        <w:t xml:space="preserve">Bước 1: </w:t>
      </w:r>
      <w:r>
        <w:t>Vào Organization settings &gt; Plugins &amp; skills &gt; thẻ Marketplaces &gt; Add &gt; Upload a plugin.</w:t>
      </w:r>
    </w:p>
    <w:p w14:paraId="682A1190" w14:textId="77777777" w:rsidR="00FA4B7E" w:rsidRDefault="00802107">
      <w:pPr>
        <w:spacing w:line="264" w:lineRule="auto"/>
        <w:ind w:firstLine="720"/>
        <w:jc w:val="both"/>
      </w:pPr>
      <w:r>
        <w:rPr>
          <w:b/>
        </w:rPr>
        <w:t xml:space="preserve">Bước 2: </w:t>
      </w:r>
      <w:r>
        <w:t xml:space="preserve">Chọn marketplace có sẵn hoặc tạo mới (ví dụ: KTC); kéo thả hoặc chọn tệp ktc-quan-tri-&lt;phiên bản&gt;.zip </w:t>
      </w:r>
      <w:del w:id="1027" w:author="Tiếp thu thẩm định lần 2, 12/10 (Claude)" w:date="2026-10-12T07:20:26Z">
        <w:r>
          <w:delText xml:space="preserve">(tối đa 50 MB)</w:delText>
        </w:r>
      </w:del>
      <w:ins w:id="1028" w:author="Tiếp thu thẩm định lần 2, 12/10 (Claude)" w:date="2026-10-12T07:20:26Z">
        <w:r>
          <w:t xml:space="preserve">(dưới 200 MB)</w:t>
        </w:r>
      </w:ins>
      <w:r>
        <w:t xml:space="preserve"> &gt; Upload.</w:t>
      </w:r>
    </w:p>
    <w:p w14:paraId="30F0B753" w14:textId="24167764" w:rsidR="00FA4B7E" w:rsidRDefault="00802107">
      <w:pPr>
        <w:spacing w:line="264" w:lineRule="auto"/>
        <w:ind w:firstLine="720"/>
        <w:jc w:val="both"/>
      </w:pPr>
      <w:r>
        <w:rPr>
          <w:b/>
        </w:rPr>
        <w:t xml:space="preserve">Bước 3: </w:t>
      </w:r>
      <w:r>
        <w:t>Vào thẻ Inventory &gt; nút menu ở cuối dòng KTC-Quan-tri &gt; Default access, chọn chế độ phân phối: “Available to install” - người dùng tự cài (chế độ áp dụng khi ban hành); “Installed by default” - cài sẵn cho mọi tài khoản (theo quyết định của Hiệu trưởng); “Required” - bắt buộc, người dùng không tắt được (chỉ khi Hiệu trưởng quyết định).</w:t>
      </w:r>
    </w:p>
    <w:p w14:paraId="1DB5C837" w14:textId="77777777" w:rsidR="00FA4B7E" w:rsidRDefault="00802107">
      <w:pPr>
        <w:spacing w:line="264" w:lineRule="auto"/>
        <w:ind w:firstLine="720"/>
        <w:jc w:val="both"/>
      </w:pPr>
      <w:r>
        <w:rPr>
          <w:b/>
        </w:rPr>
        <w:t xml:space="preserve">Bước 4 - cập nhật: </w:t>
      </w:r>
      <w:del w:id="1029" w:author="Tiếp thu thẩm định lần 2, 12/10 (Claude)" w:date="2026-10-12T07:20:26Z">
        <w:r>
          <w:delText xml:space="preserve">Gỡ phiên bản cũ trước, tải phiên bản mới, thông báo</w:delText>
        </w:r>
      </w:del>
      <w:ins w:id="1030" w:author="Tiếp thu thẩm định lần 2, 12/10 (Claude)" w:date="2026-10-12T07:20:26Z">
        <w:r>
          <w:t xml:space="preserve">Tải tệp phiên bản mới cùng tên lên (hệ thống tự ghi đè phiên bản trước, không cần gỡ), thông báo</w:t>
        </w:r>
      </w:ins>
      <w:r>
        <w:t xml:space="preserve"> người dùng mở cuộc hội thoại mới. Không để song song hai phiên bản. Phiên bản mới phát sinh lỗi: </w:t>
      </w:r>
      <w:del w:id="1031" w:author="Tiếp thu thẩm định lần 2, 12/10 (Claude)" w:date="2026-10-12T07:20:26Z">
        <w:r>
          <w:delText xml:space="preserve">Gỡ phiên bản đó, cài lại phiên bản liền trước</w:delText>
        </w:r>
      </w:del>
      <w:ins w:id="1032" w:author="Tiếp thu thẩm định lần 2, 12/10 (Claude)" w:date="2026-10-12T07:20:26Z">
        <w:r>
          <w:t xml:space="preserve">Tải lại tệp phiên bản liền trước</w:t>
        </w:r>
      </w:ins>
      <w:r>
        <w:t xml:space="preserve"> do Phòng TH-HC&amp;QT lưu giữ (kèm mã SHA-256), báo Phòng TH-HC&amp;QT.</w:t>
      </w:r>
    </w:p>
    <w:p w14:paraId="61CEB062" w14:textId="77777777" w:rsidR="00FA4B7E" w:rsidRDefault="00802107">
      <w:pPr>
        <w:spacing w:line="264" w:lineRule="auto"/>
        <w:ind w:firstLine="720"/>
        <w:jc w:val="both"/>
      </w:pPr>
      <w:r>
        <w:t>Plugin chỉ tải lên ở mục Customize của một tài khoản thì chỉ tài khoản đó dùng được, không phân phối cho toàn Team.</w:t>
      </w:r>
    </w:p>
    <w:p w14:paraId="5151879A" w14:textId="3B61DF25" w:rsidR="00FA4B7E" w:rsidRDefault="00802107">
      <w:pPr>
        <w:spacing w:line="264" w:lineRule="auto"/>
        <w:ind w:firstLine="720"/>
        <w:jc w:val="both"/>
      </w:pPr>
      <w:r>
        <w:t xml:space="preserve">Bước 5 - khi nạp phiên bản mới: </w:t>
      </w:r>
      <w:del w:id="1001" w:author="Tiếp thu thẩm định lần 2, 12/10 (Claude)" w:date="2026-10-12T07:20:25Z">
        <w:r>
          <w:delText xml:space="preserve">Chuyển phiên bản cũ đang có ở cấp tổ chức sang chế độ “Not available”.</w:delText>
        </w:r>
      </w:del>
      <w:ins w:id="1002" w:author="Tiếp thu thẩm định lần 2, 12/10 (Claude)" w:date="2026-10-12T07:20:25Z">
        <w:r>
          <w:t xml:space="preserve">Kiểm tra tại thẻ Inventory chỉ còn một plugin KTC-Quan-tri (tải lên cùng tên thì bản cũ được ghi đè); plugin, kỹ năng KTC cũ mang tên khác chuyển sang chế độ “Not available”.</w:t>
        </w:r>
      </w:ins>
      <w:r>
        <w:t xml:space="preserve"> Tắt ở một máy không có nghĩa là đã gỡ ở cấp tổ chức.</w:t>
      </w:r>
    </w:p>
    <w:p w14:paraId="3FCBFD48" w14:textId="77777777" w:rsidR="00FA4B7E" w:rsidRDefault="00802107">
      <w:pPr>
        <w:pStyle w:val="Heading2"/>
        <w:spacing w:before="120" w:after="120" w:line="264" w:lineRule="auto"/>
        <w:ind w:firstLine="720"/>
        <w:jc w:val="both"/>
      </w:pPr>
      <w:bookmarkStart w:id="7" w:name="_Toc242558915"/>
      <w:r>
        <w:t>3. Người dùng tài khoản Team của đơn vị</w:t>
      </w:r>
      <w:bookmarkEnd w:id="7"/>
    </w:p>
    <w:p w14:paraId="0FC080EF" w14:textId="77777777" w:rsidR="00FA4B7E" w:rsidRDefault="00802107">
      <w:pPr>
        <w:spacing w:line="264" w:lineRule="auto"/>
        <w:ind w:firstLine="720"/>
        <w:jc w:val="both"/>
      </w:pPr>
      <w:r>
        <w:rPr>
          <w:b/>
        </w:rPr>
        <w:t xml:space="preserve">Bước 1: </w:t>
      </w:r>
      <w:r>
        <w:t>Mở claude.ai hoặc Claude Desktop, vào Customize (thanh bên trái) &gt; Plugins.</w:t>
      </w:r>
    </w:p>
    <w:p w14:paraId="671F1921" w14:textId="77777777" w:rsidR="00FA4B7E" w:rsidRDefault="00802107">
      <w:pPr>
        <w:spacing w:line="264" w:lineRule="auto"/>
        <w:ind w:firstLine="720"/>
        <w:jc w:val="both"/>
      </w:pPr>
      <w:r>
        <w:rPr>
          <w:b/>
        </w:rPr>
        <w:t xml:space="preserve">Bước 2: </w:t>
      </w:r>
      <w:r>
        <w:t>Tìm KTC-Quan-tri &gt; Install (nếu tổ chức đặt “Installed by default” thì plugin đã có sẵn, bỏ qua bước này).</w:t>
      </w:r>
    </w:p>
    <w:p w14:paraId="2F13EBB1" w14:textId="77777777" w:rsidR="00FA4B7E" w:rsidRDefault="00802107">
      <w:pPr>
        <w:spacing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2A45C3F0" w14:textId="77777777" w:rsidR="00FA4B7E" w:rsidRDefault="00802107">
      <w:pPr>
        <w:spacing w:line="264" w:lineRule="auto"/>
        <w:ind w:firstLine="720"/>
        <w:jc w:val="both"/>
      </w:pPr>
      <w:r>
        <w:rPr>
          <w:b/>
        </w:rPr>
        <w:t xml:space="preserve">Bước 4: </w:t>
      </w:r>
      <w:r>
        <w:t>Mở cuộc hội thoại mới, gõ “/” hoặc bấm “+”: Danh sách phải có các kỹ năng của KTC-Quan-tri.</w:t>
      </w:r>
    </w:p>
    <w:p w14:paraId="517A9179" w14:textId="77777777" w:rsidR="00FA4B7E" w:rsidRDefault="00802107">
      <w:pPr>
        <w:pStyle w:val="Heading2"/>
        <w:spacing w:before="120" w:after="120" w:line="264" w:lineRule="auto"/>
        <w:ind w:firstLine="720"/>
        <w:jc w:val="both"/>
      </w:pPr>
      <w:bookmarkStart w:id="8" w:name="_Toc242558916"/>
      <w:r>
        <w:t>4. Tài khoản Claude cá nhân (Pro, Max)</w:t>
      </w:r>
      <w:bookmarkEnd w:id="8"/>
    </w:p>
    <w:p w14:paraId="662BAD24" w14:textId="77777777" w:rsidR="00FA4B7E" w:rsidRDefault="00802107">
      <w:pPr>
        <w:spacing w:line="264" w:lineRule="auto"/>
        <w:ind w:firstLine="720"/>
        <w:jc w:val="both"/>
      </w:pPr>
      <w:r>
        <w:rPr>
          <w:b/>
        </w:rPr>
        <w:t xml:space="preserve">Cách 1 - plugin: </w:t>
      </w:r>
      <w:r>
        <w:t>Customize &gt; Plugins &gt; tải lên tệp ktc-quan-tri-&lt;phiên bản&gt;.zip &gt; bật; làm tiếp Bước 3, Bước 4 tại Mục 3.</w:t>
      </w:r>
    </w:p>
    <w:p w14:paraId="349E2448" w14:textId="77777777" w:rsidR="00FA4B7E" w:rsidRDefault="00802107">
      <w:pPr>
        <w:spacing w:line="264" w:lineRule="auto"/>
        <w:ind w:firstLine="720"/>
        <w:jc w:val="both"/>
      </w:pPr>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31E2AEB5" w14:textId="77777777" w:rsidR="00FA4B7E" w:rsidRDefault="00802107">
      <w:pPr>
        <w:spacing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60551358" w14:textId="77777777" w:rsidR="00FA4B7E" w:rsidRDefault="00802107">
      <w:pPr>
        <w:pStyle w:val="Heading2"/>
        <w:spacing w:before="120" w:after="120" w:line="264" w:lineRule="auto"/>
        <w:ind w:firstLine="720"/>
        <w:jc w:val="both"/>
      </w:pPr>
      <w:bookmarkStart w:id="9" w:name="_Toc242558917"/>
      <w:r>
        <w:t>5. Claude Code, Cowork</w:t>
      </w:r>
      <w:bookmarkEnd w:id="9"/>
    </w:p>
    <w:p w14:paraId="3AD3FCA6" w14:textId="77777777" w:rsidR="00FA4B7E" w:rsidRDefault="00802107">
      <w:pPr>
        <w:spacing w:line="264" w:lineRule="auto"/>
        <w:ind w:firstLine="720"/>
        <w:jc w:val="both"/>
      </w:pPr>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190326F" w14:textId="77777777" w:rsidR="00FA4B7E" w:rsidRDefault="00802107">
      <w:pPr>
        <w:spacing w:line="264" w:lineRule="auto"/>
        <w:ind w:firstLine="720"/>
        <w:jc w:val="both"/>
      </w:pPr>
      <w:r>
        <w:rPr>
          <w:b/>
        </w:rPr>
        <w:t xml:space="preserve">Cài từ tệp: </w:t>
      </w:r>
      <w:r>
        <w:t>Giải nén tệp plugin vào một thư mục marketplace, gõ lệnh /plugin marketplace add &lt;thư mục&gt; rồi /plugin install ktc-quan-tri@&lt;tên marketplace&gt;; mở phiên mới.</w:t>
      </w:r>
    </w:p>
    <w:p w14:paraId="43EBCD20" w14:textId="77777777" w:rsidR="00FA4B7E" w:rsidRDefault="00802107">
      <w:pPr>
        <w:spacing w:line="264" w:lineRule="auto"/>
        <w:ind w:firstLine="720"/>
        <w:jc w:val="both"/>
      </w:pPr>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482927C1" w14:textId="0F2BE662" w:rsidR="00FA4B7E" w:rsidRDefault="00802107">
      <w:pPr>
        <w:spacing w:line="264" w:lineRule="auto"/>
        <w:ind w:firstLine="720"/>
        <w:jc w:val="both"/>
      </w:pPr>
      <w:r>
        <w:rPr>
          <w:b/>
        </w:rPr>
        <w:t>Khi Claude báo “KTC-Quan-tri guard: CHẶN …”:</w:t>
      </w:r>
      <w:r>
        <w:t xml:space="preserve"> Không tìm cách khác để ghi vào kho KTC-Database, 03-Templates(1), 04-Good-Documents; ghi sản phẩm vào thư mục kết quả; cần sửa kho thì lập đề xuất gửi Phòng TH-HC&amp;QT.</w:t>
      </w:r>
      <w:r>
        <w:rPr>
          <w:b/>
        </w:rPr>
        <w:t xml:space="preserve"> </w:t>
      </w:r>
      <w:r>
        <w:t>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14:paraId="6DE6FCDD" w14:textId="77777777" w:rsidR="00FA4B7E" w:rsidRDefault="00802107">
      <w:pPr>
        <w:spacing w:line="264" w:lineRule="auto"/>
        <w:ind w:firstLine="720"/>
        <w:jc w:val="both"/>
      </w:pPr>
      <w:r>
        <w:rPr>
          <w:b/>
        </w:rPr>
        <w:t>Kết nối thư mục đầu vào, đầu ra (Cowork, tài khoản thành viên; từ phiên bản 1.3.5):</w:t>
      </w:r>
      <w:r>
        <w:t xml:space="preserve">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517F9DC0" w14:textId="77777777" w:rsidR="00FA4B7E" w:rsidRDefault="00802107">
      <w:pPr>
        <w:spacing w:line="264" w:lineRule="auto"/>
        <w:ind w:firstLine="720"/>
        <w:jc w:val="both"/>
      </w:pPr>
      <w:r>
        <w:rPr>
          <w:b/>
        </w:rPr>
        <w:t>Kho KTC-Database:</w:t>
      </w:r>
      <w:r>
        <w:t xml:space="preserv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27D3A525" w14:textId="77777777" w:rsidR="00FA4B7E" w:rsidRDefault="00802107">
      <w:pPr>
        <w:spacing w:line="264" w:lineRule="auto"/>
        <w:ind w:firstLine="720"/>
        <w:jc w:val="both"/>
      </w:pPr>
      <w:r>
        <w:rPr>
          <w:b/>
        </w:rPr>
        <w:t>Plugin tự đủ (từ phiên bản 1.3.9):</w:t>
      </w:r>
      <w:r>
        <w:t xml:space="preserve"> Kỹ năng, công cụ, mẫu cần dùng đều nằm trong tệp plugin. Trên Cowork, nếu Claude đề nghị thêm thư mục dự án KTC-Quan-tri vào phiên thì từ chối và báo Phòng TH-HC&amp;QT.</w:t>
      </w:r>
    </w:p>
    <w:p w14:paraId="7D734079" w14:textId="77777777" w:rsidR="00FA4B7E" w:rsidRDefault="00802107">
      <w:pPr>
        <w:spacing w:line="264" w:lineRule="auto"/>
        <w:ind w:firstLine="720"/>
        <w:jc w:val="both"/>
      </w:pPr>
      <w:r>
        <w:rPr>
          <w:b/>
        </w:rPr>
        <w:t>Soạn văn bản hành chính (từ phiên bản 1.3.11):</w:t>
      </w:r>
      <w: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497D5F76" w14:textId="77777777" w:rsidR="00FA4B7E" w:rsidRDefault="00802107">
      <w:pPr>
        <w:pStyle w:val="Heading2"/>
        <w:spacing w:before="120" w:after="120" w:line="264" w:lineRule="auto"/>
        <w:ind w:firstLine="720"/>
        <w:jc w:val="both"/>
      </w:pPr>
      <w:bookmarkStart w:id="10" w:name="_Toc242558918"/>
      <w:r>
        <w:t>6. Dùng tài liệu kỹ năng trên ChatGPT, Gemini (không phải plugin, chỉ đối chiếu chéo)</w:t>
      </w:r>
      <w:bookmarkEnd w:id="1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05A650FF" w14:textId="77777777">
        <w:trPr>
          <w:tblHeader/>
          <w:jc w:val="center"/>
        </w:trPr>
        <w:tc>
          <w:tcPr>
            <w:tcW w:w="2381" w:type="dxa"/>
            <w:tcMar>
              <w:top w:w="90" w:type="dxa"/>
              <w:left w:w="100" w:type="dxa"/>
              <w:bottom w:w="90" w:type="dxa"/>
              <w:right w:w="100" w:type="dxa"/>
            </w:tcMar>
            <w:vAlign w:val="center"/>
          </w:tcPr>
          <w:p w14:paraId="69C415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2271DFE0" w14:textId="77777777" w:rsidR="00FA4B7E" w:rsidRDefault="00802107">
            <w:pPr>
              <w:spacing w:before="40" w:after="40" w:line="252" w:lineRule="auto"/>
              <w:jc w:val="center"/>
            </w:pPr>
            <w:r>
              <w:rPr>
                <w:b/>
                <w:sz w:val="24"/>
                <w:szCs w:val="24"/>
              </w:rPr>
              <w:t>CÁCH NẠP KỸ NĂNG</w:t>
            </w:r>
          </w:p>
        </w:tc>
      </w:tr>
      <w:tr w:rsidR="00FA4B7E" w14:paraId="5D9B2B98" w14:textId="77777777">
        <w:trPr>
          <w:jc w:val="center"/>
        </w:trPr>
        <w:tc>
          <w:tcPr>
            <w:tcW w:w="2381" w:type="dxa"/>
            <w:tcMar>
              <w:top w:w="90" w:type="dxa"/>
              <w:left w:w="100" w:type="dxa"/>
              <w:bottom w:w="90" w:type="dxa"/>
              <w:right w:w="100" w:type="dxa"/>
            </w:tcMar>
            <w:vAlign w:val="center"/>
          </w:tcPr>
          <w:p w14:paraId="587DF817"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3A35FB2" w14:textId="77777777" w:rsidR="00FA4B7E" w:rsidRDefault="00802107">
            <w:pPr>
              <w:spacing w:before="40" w:after="40" w:line="252" w:lineRule="auto"/>
            </w:pPr>
            <w:r>
              <w:rPr>
                <w:sz w:val="24"/>
                <w:szCs w:val="24"/>
              </w:rPr>
              <w:t>Mục Skills &gt; Create &gt; Upload from your computer; tải lên từng tệp .skill (nếu không nhận, đổi phần mở rộng .skill thành .zip).</w:t>
            </w:r>
          </w:p>
        </w:tc>
      </w:tr>
      <w:tr w:rsidR="00FA4B7E" w14:paraId="64239328" w14:textId="77777777">
        <w:trPr>
          <w:jc w:val="center"/>
        </w:trPr>
        <w:tc>
          <w:tcPr>
            <w:tcW w:w="2381" w:type="dxa"/>
            <w:tcMar>
              <w:top w:w="90" w:type="dxa"/>
              <w:left w:w="100" w:type="dxa"/>
              <w:bottom w:w="90" w:type="dxa"/>
              <w:right w:w="100" w:type="dxa"/>
            </w:tcMar>
            <w:vAlign w:val="center"/>
          </w:tcPr>
          <w:p w14:paraId="24E450D8"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65FE3426" w14:textId="77777777" w:rsidR="00FA4B7E" w:rsidRDefault="00802107">
            <w:pPr>
              <w:spacing w:before="40" w:after="40" w:line="252" w:lineRule="auto"/>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5662D1EF" w14:textId="77777777">
        <w:trPr>
          <w:jc w:val="center"/>
        </w:trPr>
        <w:tc>
          <w:tcPr>
            <w:tcW w:w="2381" w:type="dxa"/>
            <w:tcMar>
              <w:top w:w="90" w:type="dxa"/>
              <w:left w:w="100" w:type="dxa"/>
              <w:bottom w:w="90" w:type="dxa"/>
              <w:right w:w="100" w:type="dxa"/>
            </w:tcMar>
            <w:vAlign w:val="center"/>
          </w:tcPr>
          <w:p w14:paraId="43D1615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528F1699" w14:textId="77777777" w:rsidR="00FA4B7E" w:rsidRDefault="00802107">
            <w:pPr>
              <w:spacing w:before="40" w:after="40" w:line="252" w:lineRule="auto"/>
            </w:pPr>
            <w:r>
              <w:rPr>
                <w:sz w:val="24"/>
                <w:szCs w:val="24"/>
              </w:rPr>
              <w:t>Tạo Gem mới, tải SKILL.md và tệp references của kỹ năng vào mục Knowledge; phần Instructions ghi: “Tuân thủ SKILL.md đã tải lên”.</w:t>
            </w:r>
          </w:p>
        </w:tc>
      </w:tr>
      <w:tr w:rsidR="00FA4B7E" w14:paraId="1F23C893" w14:textId="77777777">
        <w:trPr>
          <w:jc w:val="center"/>
        </w:trPr>
        <w:tc>
          <w:tcPr>
            <w:tcW w:w="2381" w:type="dxa"/>
            <w:tcMar>
              <w:top w:w="90" w:type="dxa"/>
              <w:left w:w="100" w:type="dxa"/>
              <w:bottom w:w="90" w:type="dxa"/>
              <w:right w:w="100" w:type="dxa"/>
            </w:tcMar>
            <w:vAlign w:val="center"/>
          </w:tcPr>
          <w:p w14:paraId="281C9C50"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6CA55E69" w14:textId="77777777" w:rsidR="00FA4B7E" w:rsidRDefault="00802107">
            <w:pPr>
              <w:spacing w:before="40" w:after="40" w:line="252" w:lineRule="auto"/>
            </w:pPr>
            <w:r>
              <w:rPr>
                <w:sz w:val="24"/>
                <w:szCs w:val="24"/>
              </w:rPr>
              <w:t>Mục Skills: Tải lên tệp .zip hoặc SKILL.md của từng kỹ năng.</w:t>
            </w:r>
          </w:p>
        </w:tc>
      </w:tr>
    </w:tbl>
    <w:p w14:paraId="3AD26E9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77CD1A0" w14:textId="77777777">
        <w:trPr>
          <w:cantSplit/>
          <w:jc w:val="center"/>
        </w:trPr>
        <w:tc>
          <w:tcPr>
            <w:tcW w:w="9071" w:type="dxa"/>
            <w:tcMar>
              <w:top w:w="120" w:type="dxa"/>
              <w:left w:w="140" w:type="dxa"/>
              <w:bottom w:w="120" w:type="dxa"/>
              <w:right w:w="140" w:type="dxa"/>
            </w:tcMar>
          </w:tcPr>
          <w:p w14:paraId="35E88F3C" w14:textId="77777777" w:rsidR="00FA4B7E" w:rsidRDefault="00802107">
            <w:pPr>
              <w:spacing w:before="40" w:after="40" w:line="252" w:lineRule="auto"/>
            </w:pPr>
            <w:r>
              <w:rPr>
                <w:b/>
                <w:sz w:val="24"/>
                <w:szCs w:val="24"/>
              </w:rPr>
              <w:t>Giới hạn khi dùng ChatGPT, Gemini</w:t>
            </w:r>
          </w:p>
          <w:p w14:paraId="35CBD37A" w14:textId="77777777" w:rsidR="00FA4B7E" w:rsidRDefault="00802107">
            <w:pPr>
              <w:spacing w:before="40" w:after="40" w:line="252" w:lineRule="auto"/>
            </w:pPr>
            <w:r>
              <w:rPr>
                <w:sz w:val="24"/>
                <w:szCs w:val="24"/>
              </w:rPr>
              <w:t xml:space="preserve">Chỉ có phần hướng dẫn của kỹ năng; không có tác tử kiểm tra, thao tác tự động; không bảo đảm chạy được công cụ tính toán; chỉ đối chiếu được KTC-Database khi đã kết nối Google Drive. </w:t>
            </w:r>
            <w:del w:id="1037" w:author="Tiếp thu thẩm định lần 2, 12/10 (Claude)" w:date="2026-10-12T07:20:26Z">
              <w:r>
                <w:rPr>
                  <w:sz w:val="24"/>
                  <w:szCs w:val="24"/>
                </w:rPr>
                <w:delText xml:space="preserve">Kết quả chỉ dùng đối chiếu chéo, không thay kết quả trên Claude.</w:delText>
              </w:r>
            </w:del>
            <w:ins w:id="1038" w:author="Tiếp thu thẩm định lần 2, 12/10 (Claude)" w:date="2026-10-12T07:20:26Z">
              <w:r>
                <w:rPr>
                  <w:sz w:val="24"/>
                  <w:szCs w:val="24"/>
                </w:rPr>
                <w:t xml:space="preserve">Kết quả chỉ để tham khảo, đối chiếu chéo, không dùng làm căn cứ chính thức và không thay kết quả trên Claude; cách nạp kỹ năng phụ thuộc tính năng của từng nhà cung cấp tại thời điểm sử dụng.</w:t>
              </w:r>
            </w:ins>
            <w:r>
              <w:rPr>
                <w:sz w:val="24"/>
                <w:szCs w:val="24"/>
              </w:rPr>
              <w:t xml:space="preserve">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14:paraId="3A82CCF4"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063F9851" w14:textId="77777777">
        <w:trPr>
          <w:tblHeader/>
          <w:jc w:val="center"/>
        </w:trPr>
        <w:tc>
          <w:tcPr>
            <w:tcW w:w="9071" w:type="dxa"/>
            <w:tcMar>
              <w:top w:w="90" w:type="dxa"/>
              <w:left w:w="100" w:type="dxa"/>
              <w:bottom w:w="90" w:type="dxa"/>
              <w:right w:w="100" w:type="dxa"/>
            </w:tcMar>
          </w:tcPr>
          <w:p w14:paraId="46FD80B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679DD463" w14:textId="77777777">
        <w:trPr>
          <w:jc w:val="center"/>
        </w:trPr>
        <w:tc>
          <w:tcPr>
            <w:tcW w:w="9071" w:type="dxa"/>
            <w:tcMar>
              <w:top w:w="120" w:type="dxa"/>
              <w:left w:w="140" w:type="dxa"/>
              <w:bottom w:w="120" w:type="dxa"/>
              <w:right w:w="140" w:type="dxa"/>
            </w:tcMar>
          </w:tcPr>
          <w:p w14:paraId="50C318DE" w14:textId="77777777" w:rsidR="00FA4B7E" w:rsidRDefault="00802107">
            <w:pPr>
              <w:spacing w:before="40" w:after="40" w:line="252" w:lineRule="auto"/>
              <w:jc w:val="both"/>
            </w:pPr>
            <w:r>
              <w:rPr>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2CE9CEB4" w14:textId="77777777" w:rsidR="00FA4B7E" w:rsidRDefault="00FA4B7E">
      <w:pPr>
        <w:spacing w:after="0" w:line="120" w:lineRule="exact"/>
      </w:pPr>
    </w:p>
    <w:p w14:paraId="20ABA915" w14:textId="77777777" w:rsidR="00FA4B7E" w:rsidRDefault="00802107">
      <w:pPr>
        <w:pStyle w:val="Heading1"/>
        <w:spacing w:before="240" w:after="120" w:line="264" w:lineRule="auto"/>
        <w:ind w:firstLine="720"/>
      </w:pPr>
      <w:bookmarkStart w:id="11" w:name="_Toc242558919"/>
      <w:r>
        <w:t>IV. QUY TRÌNH SỬ DỤNG CHUNG</w:t>
      </w:r>
      <w:bookmarkEnd w:id="11"/>
    </w:p>
    <w:p w14:paraId="74824E5C" w14:textId="77777777" w:rsidR="00FA4B7E" w:rsidRDefault="00802107">
      <w:pPr>
        <w:spacing w:line="264" w:lineRule="auto"/>
        <w:ind w:firstLine="720"/>
        <w:jc w:val="both"/>
      </w:pPr>
      <w:r>
        <w:t>1. Xác định việc cần làm và kỳ (tháng, quý, 6 tháng, năm); chọn nền tảng phù hợp theo Mục 2 Phần II; chuẩn bị đúng mẫu và dữ liệu.</w:t>
      </w:r>
    </w:p>
    <w:p w14:paraId="4605276B" w14:textId="77777777" w:rsidR="00FA4B7E" w:rsidRDefault="00802107">
      <w:pPr>
        <w:spacing w:line="264" w:lineRule="auto"/>
        <w:ind w:firstLine="720"/>
        <w:jc w:val="both"/>
      </w:pPr>
      <w:r>
        <w:t>2. Mở cuộc hội thoại mới, gửi lệnh xác nhận Bộ công cụ.</w:t>
      </w:r>
    </w:p>
    <w:p w14:paraId="4EC6016C" w14:textId="77777777" w:rsidR="00FA4B7E" w:rsidRDefault="00802107">
      <w:pPr>
        <w:spacing w:line="264" w:lineRule="auto"/>
        <w:ind w:firstLine="720"/>
        <w:jc w:val="both"/>
      </w:pPr>
      <w:r>
        <w:t>3. Đính kèm tệp; nêu đơn vị (mã đơn vị chuẩn, ví dụ P-THHC), kỳ và người ký dự kiến.</w:t>
      </w:r>
    </w:p>
    <w:p w14:paraId="1D316600" w14:textId="77777777" w:rsidR="00FA4B7E" w:rsidRDefault="00802107">
      <w:pPr>
        <w:spacing w:line="264" w:lineRule="auto"/>
        <w:ind w:firstLine="720"/>
        <w:jc w:val="both"/>
      </w:pPr>
      <w:r>
        <w:t>4. Chọn đúng chức năng và dùng câu lệnh mẫu ở Phần VI.</w:t>
      </w:r>
    </w:p>
    <w:p w14:paraId="0B22D8B5" w14:textId="77777777" w:rsidR="00FA4B7E" w:rsidRDefault="00802107">
      <w:pPr>
        <w:spacing w:line="264" w:lineRule="auto"/>
        <w:ind w:firstLine="720"/>
        <w:jc w:val="both"/>
      </w:pPr>
      <w:r>
        <w:t>5. Xử lý kết quả: Sửa LỖI trước, xem xét CẢNH BÁO; giải trình khi AI thiếu ngữ cảnh, không tiếp thu máy móc.</w:t>
      </w:r>
    </w:p>
    <w:p w14:paraId="52E04EE6" w14:textId="77777777" w:rsidR="00FA4B7E" w:rsidRDefault="00802107">
      <w:pPr>
        <w:spacing w:line="264" w:lineRule="auto"/>
        <w:ind w:firstLine="720"/>
        <w:jc w:val="both"/>
      </w:pPr>
      <w:r>
        <w:t>6. Tải tệp về, đặt tên đúng quy tắc; Lãnh đạo đơn vị kiểm tra; văn bản trình ký phải qua rà soát bằng Skill “ktc-ra-soat-897”.</w:t>
      </w:r>
    </w:p>
    <w:p w14:paraId="023FC1C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95FC6F3" w14:textId="77777777">
        <w:trPr>
          <w:cantSplit/>
          <w:jc w:val="center"/>
        </w:trPr>
        <w:tc>
          <w:tcPr>
            <w:tcW w:w="9071" w:type="dxa"/>
            <w:tcMar>
              <w:top w:w="120" w:type="dxa"/>
              <w:left w:w="140" w:type="dxa"/>
              <w:bottom w:w="120" w:type="dxa"/>
              <w:right w:w="140" w:type="dxa"/>
            </w:tcMar>
          </w:tcPr>
          <w:p w14:paraId="62F971D7" w14:textId="77777777" w:rsidR="00FA4B7E" w:rsidRDefault="00802107">
            <w:pPr>
              <w:spacing w:before="40" w:after="40" w:line="252" w:lineRule="auto"/>
            </w:pPr>
            <w:r>
              <w:rPr>
                <w:b/>
                <w:sz w:val="24"/>
                <w:szCs w:val="24"/>
              </w:rPr>
              <w:t>Điểm dừng bắt buộc</w:t>
            </w:r>
          </w:p>
          <w:p w14:paraId="169125B1" w14:textId="77777777" w:rsidR="00FA4B7E" w:rsidRDefault="00802107">
            <w:pPr>
              <w:spacing w:before="40" w:after="40" w:line="252" w:lineRule="auto"/>
            </w:pPr>
            <w:r>
              <w:rPr>
                <w:sz w:val="24"/>
                <w:szCs w:val="24"/>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4A603557" w14:textId="77777777" w:rsidR="00FA4B7E" w:rsidRDefault="00802107">
      <w:pPr>
        <w:spacing w:line="264" w:lineRule="auto"/>
        <w:ind w:firstLine="720"/>
        <w:jc w:val="both"/>
      </w:pPr>
      <w:r>
        <w:rPr>
          <w:b/>
          <w:bCs/>
        </w:rPr>
        <w:t>Đọc khối kết quả của Bộ công cụ (từ phiên bản 1.3.0)</w:t>
      </w:r>
    </w:p>
    <w:p w14:paraId="67EB1502" w14:textId="77777777" w:rsidR="00FA4B7E" w:rsidRDefault="00802107">
      <w:pPr>
        <w:spacing w:line="264" w:lineRule="auto"/>
        <w:ind w:firstLine="720"/>
        <w:jc w:val="both"/>
      </w:pPr>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4091D5BA" w14:textId="32967274" w:rsidR="00FA4B7E" w:rsidRDefault="00802107">
      <w:pPr>
        <w:spacing w:line="264" w:lineRule="auto"/>
        <w:ind w:firstLine="720"/>
        <w:jc w:val="both"/>
      </w:pPr>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 người dùng mở tệp trong Word, kiểm tra khổ A4, lề trên 2 - dưới 2 - trái 3 - phải 2 cm, phông Times New Roman cỡ 14, số trang ở giữa lề trên trước khi trình); THANG_DIEM_CHUA_PHAN_DINH (phép nhân hệ số sản phẩm theo Danh mục ban hành kèm Quyết định số 2119/QĐ-CĐKT với hệ số mức độ công việc </w:t>
      </w:r>
      <w:del w:id="1003" w:author="Tiếp thu thẩm định lần 2, 12/10 (Claude)" w:date="2026-10-12T07:20:26Z">
        <w:r>
          <w:delText xml:space="preserve">không áp dụng: Theo ý kiến của Phòng TCCB&amp;CTHSSV ngày 06/10/2026, từ Quý IV/2026</w:delText>
        </w:r>
      </w:del>
      <w:ins w:id="1004" w:author="Tiếp thu thẩm định lần 2, 12/10 (Claude)" w:date="2026-10-12T07:20:26Z">
        <w:r>
          <w:t xml:space="preserve">không áp dụng: Từ Quý IV/2026</w:t>
        </w:r>
      </w:ins>
      <w:r>
        <w:t xml:space="preserve"> khối lượng KPI cá nhân quy đổi chỉ theo hệ số sản phẩm, người dùng chọn phương án “A”, không dùng phương án “AxB” cho số liệu chính thức); MA_DON_VI_KHONG_HOP_LE (tên đơn vị không ánh xạ được về mã chuẩn).</w:t>
      </w:r>
    </w:p>
    <w:p w14:paraId="35C11EE8" w14:textId="77777777" w:rsidR="00FA4B7E" w:rsidRDefault="00802107">
      <w:pPr>
        <w:spacing w:line="264" w:lineRule="auto"/>
        <w:ind w:firstLine="720"/>
        <w:jc w:val="both"/>
      </w:pPr>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4CCB780E" w14:textId="77777777" w:rsidR="00FA4B7E" w:rsidRDefault="00802107">
      <w:pPr>
        <w:spacing w:line="264" w:lineRule="auto"/>
        <w:ind w:firstLine="720"/>
        <w:jc w:val="both"/>
      </w:pPr>
      <w:r>
        <w:rPr>
          <w:b/>
          <w:bCs/>
        </w:rPr>
        <w:t>Sử dụng tiết kiệm lưu lượng</w:t>
      </w:r>
    </w:p>
    <w:p w14:paraId="34C99FC2" w14:textId="77777777" w:rsidR="00FA4B7E" w:rsidRDefault="00802107">
      <w:pPr>
        <w:spacing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360293D1" w14:textId="77777777" w:rsidR="00FA4B7E" w:rsidRDefault="00802107">
      <w:pPr>
        <w:spacing w:line="264" w:lineRule="auto"/>
        <w:ind w:firstLine="720"/>
        <w:jc w:val="both"/>
      </w:pPr>
      <w:r>
        <w:t>- Mỗi việc (một kế hoạch, một báo cáo, một văn bản) dùng một cuộc hội thoại mới; không nối tiếp nhiều việc khác nhau trong cùng cuộc hội thoại.</w:t>
      </w:r>
    </w:p>
    <w:p w14:paraId="1BED9790" w14:textId="77777777" w:rsidR="00FA4B7E" w:rsidRDefault="00802107">
      <w:pPr>
        <w:spacing w:line="264" w:lineRule="auto"/>
        <w:ind w:firstLine="720"/>
        <w:jc w:val="both"/>
      </w:pPr>
      <w:r>
        <w:t>- Chỉ đính kèm tệp cần cho việc đó (Phần VII); không đính kèm cả thư mục; không dán lại nội dung tệp đã đính kèm.</w:t>
      </w:r>
    </w:p>
    <w:p w14:paraId="04DC329A" w14:textId="77777777" w:rsidR="00FA4B7E" w:rsidRDefault="00802107">
      <w:pPr>
        <w:spacing w:line="264" w:lineRule="auto"/>
        <w:ind w:firstLine="720"/>
        <w:jc w:val="both"/>
      </w:pPr>
      <w:r>
        <w:t>- Tệp dài (hàng trăm trang, nhiều phụ lục): Tách theo phần hoặc phụ lục, hoặc nêu rõ phần cần xử lý (ví dụ “chỉ kiểm Phụ lục IIb”).</w:t>
      </w:r>
    </w:p>
    <w:p w14:paraId="0E8DF5C5" w14:textId="77777777" w:rsidR="00FA4B7E" w:rsidRDefault="00802107">
      <w:pPr>
        <w:spacing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771A4667" w14:textId="77777777" w:rsidR="00FA4B7E" w:rsidRDefault="00FA4B7E">
      <w:pPr>
        <w:spacing w:after="0" w:line="120" w:lineRule="exact"/>
      </w:pPr>
    </w:p>
    <w:p w14:paraId="460BD454" w14:textId="77777777" w:rsidR="00FA4B7E" w:rsidRDefault="00802107">
      <w:pPr>
        <w:pStyle w:val="Heading1"/>
        <w:spacing w:before="240" w:after="120" w:line="264" w:lineRule="auto"/>
        <w:ind w:firstLine="720"/>
      </w:pPr>
      <w:bookmarkStart w:id="12" w:name="_Toc242558920"/>
      <w:r>
        <w:t>V. VIỆC NÊN LÀM TRÊN NỀN TẢNG NÀO</w:t>
      </w:r>
      <w:bookmarkEnd w:id="1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CE95873" w14:textId="77777777">
        <w:trPr>
          <w:tblHeader/>
          <w:jc w:val="center"/>
        </w:trPr>
        <w:tc>
          <w:tcPr>
            <w:tcW w:w="2381" w:type="dxa"/>
            <w:tcMar>
              <w:top w:w="90" w:type="dxa"/>
              <w:left w:w="100" w:type="dxa"/>
              <w:bottom w:w="90" w:type="dxa"/>
              <w:right w:w="100" w:type="dxa"/>
            </w:tcMar>
            <w:vAlign w:val="center"/>
          </w:tcPr>
          <w:p w14:paraId="4EDD7E8B"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224C8725" w14:textId="77777777" w:rsidR="00FA4B7E" w:rsidRDefault="00802107">
            <w:pPr>
              <w:spacing w:before="40" w:after="40" w:line="252" w:lineRule="auto"/>
              <w:jc w:val="center"/>
            </w:pPr>
            <w:r>
              <w:rPr>
                <w:b/>
                <w:sz w:val="24"/>
                <w:szCs w:val="24"/>
              </w:rPr>
              <w:t>NỀN TẢNG KHUYẾN NGHỊ</w:t>
            </w:r>
          </w:p>
        </w:tc>
      </w:tr>
      <w:tr w:rsidR="00FA4B7E" w14:paraId="29010C87" w14:textId="77777777">
        <w:trPr>
          <w:jc w:val="center"/>
        </w:trPr>
        <w:tc>
          <w:tcPr>
            <w:tcW w:w="2381" w:type="dxa"/>
            <w:tcMar>
              <w:top w:w="90" w:type="dxa"/>
              <w:left w:w="100" w:type="dxa"/>
              <w:bottom w:w="90" w:type="dxa"/>
              <w:right w:w="100" w:type="dxa"/>
            </w:tcMar>
            <w:vAlign w:val="center"/>
          </w:tcPr>
          <w:p w14:paraId="4EF334F4"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6343542C" w14:textId="77777777" w:rsidR="00FA4B7E" w:rsidRDefault="00802107">
            <w:pPr>
              <w:spacing w:before="40" w:after="40" w:line="252" w:lineRule="auto"/>
            </w:pPr>
            <w:r>
              <w:rPr>
                <w:sz w:val="24"/>
                <w:szCs w:val="24"/>
              </w:rPr>
              <w:t>Claude (trò chuyện) hoặc Cowork</w:t>
            </w:r>
          </w:p>
        </w:tc>
      </w:tr>
      <w:tr w:rsidR="00FA4B7E" w14:paraId="4B7ACE29" w14:textId="77777777">
        <w:trPr>
          <w:jc w:val="center"/>
        </w:trPr>
        <w:tc>
          <w:tcPr>
            <w:tcW w:w="2381" w:type="dxa"/>
            <w:tcMar>
              <w:top w:w="90" w:type="dxa"/>
              <w:left w:w="100" w:type="dxa"/>
              <w:bottom w:w="90" w:type="dxa"/>
              <w:right w:w="100" w:type="dxa"/>
            </w:tcMar>
            <w:vAlign w:val="center"/>
          </w:tcPr>
          <w:p w14:paraId="284A6A24"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49D6AB6A" w14:textId="77777777" w:rsidR="00FA4B7E" w:rsidRDefault="00802107">
            <w:pPr>
              <w:spacing w:before="40" w:after="40" w:line="252" w:lineRule="auto"/>
            </w:pPr>
            <w:r>
              <w:rPr>
                <w:sz w:val="24"/>
                <w:szCs w:val="24"/>
              </w:rPr>
              <w:t>Cowork hoặc Claude Code</w:t>
            </w:r>
          </w:p>
        </w:tc>
      </w:tr>
      <w:tr w:rsidR="00FA4B7E" w14:paraId="7CD4E8A6" w14:textId="77777777">
        <w:trPr>
          <w:jc w:val="center"/>
        </w:trPr>
        <w:tc>
          <w:tcPr>
            <w:tcW w:w="2381" w:type="dxa"/>
            <w:tcMar>
              <w:top w:w="90" w:type="dxa"/>
              <w:left w:w="100" w:type="dxa"/>
              <w:bottom w:w="90" w:type="dxa"/>
              <w:right w:w="100" w:type="dxa"/>
            </w:tcMar>
            <w:vAlign w:val="center"/>
          </w:tcPr>
          <w:p w14:paraId="4143CDC4"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6139ADFF" w14:textId="77777777" w:rsidR="00FA4B7E" w:rsidRDefault="00802107">
            <w:pPr>
              <w:spacing w:before="40" w:after="40" w:line="252" w:lineRule="auto"/>
            </w:pPr>
            <w:r>
              <w:rPr>
                <w:sz w:val="24"/>
                <w:szCs w:val="24"/>
              </w:rPr>
              <w:t>Claude Code</w:t>
            </w:r>
          </w:p>
        </w:tc>
      </w:tr>
      <w:tr w:rsidR="00FA4B7E" w14:paraId="200688A0" w14:textId="77777777">
        <w:trPr>
          <w:jc w:val="center"/>
        </w:trPr>
        <w:tc>
          <w:tcPr>
            <w:tcW w:w="2381" w:type="dxa"/>
            <w:tcMar>
              <w:top w:w="90" w:type="dxa"/>
              <w:left w:w="100" w:type="dxa"/>
              <w:bottom w:w="90" w:type="dxa"/>
              <w:right w:w="100" w:type="dxa"/>
            </w:tcMar>
            <w:vAlign w:val="center"/>
          </w:tcPr>
          <w:p w14:paraId="0EEE206B"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605E62F0" w14:textId="77777777" w:rsidR="00FA4B7E" w:rsidRDefault="00802107">
            <w:pPr>
              <w:spacing w:before="40" w:after="40" w:line="252" w:lineRule="auto"/>
            </w:pPr>
            <w:r>
              <w:rPr>
                <w:sz w:val="24"/>
                <w:szCs w:val="24"/>
              </w:rPr>
              <w:t>ChatGPT, Gemini (Mục 6 Phần III)</w:t>
            </w:r>
          </w:p>
        </w:tc>
      </w:tr>
    </w:tbl>
    <w:p w14:paraId="35B42A22" w14:textId="77777777" w:rsidR="00FA4B7E" w:rsidRDefault="00FA4B7E">
      <w:pPr>
        <w:spacing w:after="0" w:line="120" w:lineRule="exact"/>
      </w:pPr>
    </w:p>
    <w:p w14:paraId="5BC1232E" w14:textId="77777777" w:rsidR="00FA4B7E" w:rsidRDefault="00802107">
      <w:pPr>
        <w:pStyle w:val="Heading1"/>
        <w:spacing w:before="240" w:after="120" w:line="264" w:lineRule="auto"/>
        <w:ind w:firstLine="720"/>
      </w:pPr>
      <w:bookmarkStart w:id="13" w:name="_Toc242558921"/>
      <w:r>
        <w:t>VI. CÂU LỆNH MẪU THEO CHỨC NĂNG</w:t>
      </w:r>
      <w:bookmarkEnd w:id="13"/>
    </w:p>
    <w:p w14:paraId="1B6F8AD5" w14:textId="77777777" w:rsidR="00FA4B7E" w:rsidRDefault="00802107">
      <w:pPr>
        <w:spacing w:line="264" w:lineRule="auto"/>
        <w:ind w:firstLine="720"/>
        <w:jc w:val="both"/>
      </w:pPr>
      <w:r>
        <w:t>Cách dùng: Chọn lệnh rút gọn khi hồ sơ đã rõ; chọn lệnh đầy đủ khi việc quan trọng, nhiều đơn vị hoặc cần kiểm soát đầu ra chặt chẽ. Điền nội dung trong [ ].</w:t>
      </w:r>
    </w:p>
    <w:p w14:paraId="212DCF2B" w14:textId="77777777" w:rsidR="00FA4B7E" w:rsidRDefault="00802107">
      <w:pPr>
        <w:pStyle w:val="Heading2"/>
        <w:spacing w:before="120" w:after="120" w:line="264" w:lineRule="auto"/>
        <w:ind w:firstLine="720"/>
        <w:jc w:val="both"/>
      </w:pPr>
      <w:bookmarkStart w:id="14" w:name="_Toc242558922"/>
      <w:r>
        <w:t>1. Xây dựng kế hoạch công tác</w:t>
      </w:r>
      <w:bookmarkEnd w:id="14"/>
    </w:p>
    <w:p w14:paraId="75716A87" w14:textId="77777777" w:rsidR="00FA4B7E" w:rsidRDefault="00802107">
      <w:pPr>
        <w:keepNext/>
        <w:spacing w:line="264" w:lineRule="auto"/>
        <w:ind w:firstLine="720"/>
        <w:jc w:val="both"/>
      </w:pPr>
      <w:r>
        <w:t>Dùng khi tổng hợp kế hoạch tháng, quý, năm của Trường hoặc của đơn vị.</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92DEE9B" w14:textId="77777777" w:rsidTr="00F34B8C">
        <w:trPr>
          <w:tblHeader/>
          <w:jc w:val="center"/>
        </w:trPr>
        <w:tc>
          <w:tcPr>
            <w:tcW w:w="9071" w:type="dxa"/>
            <w:tcMar>
              <w:top w:w="90" w:type="dxa"/>
              <w:left w:w="100" w:type="dxa"/>
              <w:bottom w:w="90" w:type="dxa"/>
              <w:right w:w="100" w:type="dxa"/>
            </w:tcMar>
          </w:tcPr>
          <w:p w14:paraId="1B10A8F1" w14:textId="77777777" w:rsidR="00FA4B7E" w:rsidRDefault="00802107">
            <w:pPr>
              <w:spacing w:before="40" w:after="40" w:line="252" w:lineRule="auto"/>
              <w:jc w:val="center"/>
            </w:pPr>
            <w:r>
              <w:rPr>
                <w:b/>
                <w:sz w:val="24"/>
                <w:szCs w:val="24"/>
              </w:rPr>
              <w:t>LỆNH RÚT GỌN - SAO CHÉP NGUYÊN VĂN</w:t>
            </w:r>
          </w:p>
        </w:tc>
      </w:tr>
      <w:tr w:rsidR="00FA4B7E" w14:paraId="627E3EE1" w14:textId="77777777">
        <w:trPr>
          <w:jc w:val="center"/>
        </w:trPr>
        <w:tc>
          <w:tcPr>
            <w:tcW w:w="9071" w:type="dxa"/>
            <w:tcMar>
              <w:top w:w="120" w:type="dxa"/>
              <w:left w:w="140" w:type="dxa"/>
              <w:bottom w:w="120" w:type="dxa"/>
              <w:right w:w="140" w:type="dxa"/>
            </w:tcMar>
          </w:tcPr>
          <w:p w14:paraId="22278DF9" w14:textId="77777777" w:rsidR="00FA4B7E" w:rsidRDefault="00EF1D4C">
            <w:pPr>
              <w:spacing w:before="40" w:after="40" w:line="252" w:lineRule="auto"/>
              <w:jc w:val="both"/>
              <w:rPr>
                <w:sz w:val="24"/>
              </w:rPr>
            </w:pPr>
            <w:r>
              <w:rPr>
                <w:sz w:val="24"/>
                <w:szCs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14:paraId="203F2B2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24FC498B" w14:textId="77777777">
        <w:trPr>
          <w:tblHeader/>
          <w:jc w:val="center"/>
        </w:trPr>
        <w:tc>
          <w:tcPr>
            <w:tcW w:w="9071" w:type="dxa"/>
            <w:tcMar>
              <w:top w:w="90" w:type="dxa"/>
              <w:left w:w="100" w:type="dxa"/>
              <w:bottom w:w="90" w:type="dxa"/>
              <w:right w:w="100" w:type="dxa"/>
            </w:tcMar>
          </w:tcPr>
          <w:p w14:paraId="326698AF" w14:textId="77777777" w:rsidR="00FA4B7E" w:rsidRDefault="00802107">
            <w:pPr>
              <w:spacing w:before="40" w:after="40" w:line="252" w:lineRule="auto"/>
              <w:jc w:val="center"/>
            </w:pPr>
            <w:r>
              <w:rPr>
                <w:b/>
                <w:sz w:val="24"/>
                <w:szCs w:val="24"/>
              </w:rPr>
              <w:t>LỆNH ĐẦY ĐỦ - SAO CHÉP VÀ ĐIỀN PHẦN TRONG [ ]</w:t>
            </w:r>
          </w:p>
        </w:tc>
      </w:tr>
      <w:tr w:rsidR="00FA4B7E" w14:paraId="34CEADD6" w14:textId="77777777">
        <w:trPr>
          <w:jc w:val="center"/>
        </w:trPr>
        <w:tc>
          <w:tcPr>
            <w:tcW w:w="9071" w:type="dxa"/>
            <w:tcMar>
              <w:top w:w="120" w:type="dxa"/>
              <w:left w:w="140" w:type="dxa"/>
              <w:bottom w:w="120" w:type="dxa"/>
              <w:right w:w="140" w:type="dxa"/>
            </w:tcMar>
          </w:tcPr>
          <w:p w14:paraId="7D9E1669" w14:textId="77777777" w:rsidR="00FA4B7E" w:rsidRDefault="00802107">
            <w:pPr>
              <w:spacing w:before="40" w:after="40" w:line="252" w:lineRule="auto"/>
              <w:jc w:val="both"/>
            </w:pPr>
            <w:r>
              <w:rPr>
                <w:sz w:val="24"/>
                <w:szCs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14:paraId="77EFAF99" w14:textId="77777777" w:rsidR="00FA4B7E" w:rsidRDefault="00FA4B7E">
      <w:pPr>
        <w:spacing w:after="0" w:line="120" w:lineRule="exact"/>
      </w:pPr>
    </w:p>
    <w:p w14:paraId="41307E03" w14:textId="77777777" w:rsidR="00FA4B7E" w:rsidRDefault="00802107">
      <w:pPr>
        <w:pStyle w:val="Heading2"/>
        <w:spacing w:before="120" w:after="120" w:line="264" w:lineRule="auto"/>
        <w:ind w:firstLine="720"/>
        <w:jc w:val="both"/>
      </w:pPr>
      <w:bookmarkStart w:id="15" w:name="_Toc242558923"/>
      <w:r>
        <w:t>2. Tổng hợp báo cáo công tác định kỳ</w:t>
      </w:r>
      <w:bookmarkEnd w:id="15"/>
    </w:p>
    <w:p w14:paraId="7C5F159F" w14:textId="77777777" w:rsidR="00FA4B7E" w:rsidRDefault="00802107">
      <w:pPr>
        <w:keepNext/>
        <w:spacing w:line="264" w:lineRule="auto"/>
        <w:ind w:firstLine="720"/>
        <w:jc w:val="both"/>
      </w:pPr>
      <w:r>
        <w:t>Dùng khi tổng hợp báo cáo tháng, quý, 6 tháng, năm.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4ED03F4" w14:textId="77777777" w:rsidTr="00F34B8C">
        <w:trPr>
          <w:tblHeader/>
          <w:jc w:val="center"/>
        </w:trPr>
        <w:tc>
          <w:tcPr>
            <w:tcW w:w="9071" w:type="dxa"/>
            <w:tcMar>
              <w:top w:w="90" w:type="dxa"/>
              <w:left w:w="100" w:type="dxa"/>
              <w:bottom w:w="90" w:type="dxa"/>
              <w:right w:w="100" w:type="dxa"/>
            </w:tcMar>
          </w:tcPr>
          <w:p w14:paraId="66CD817A" w14:textId="77777777" w:rsidR="00FA4B7E" w:rsidRDefault="00802107">
            <w:pPr>
              <w:spacing w:before="40" w:after="40" w:line="252" w:lineRule="auto"/>
              <w:jc w:val="center"/>
            </w:pPr>
            <w:r>
              <w:rPr>
                <w:b/>
                <w:sz w:val="24"/>
                <w:szCs w:val="24"/>
              </w:rPr>
              <w:t>LỆNH RÚT GỌN - SAO CHÉP NGUYÊN VĂN</w:t>
            </w:r>
          </w:p>
        </w:tc>
      </w:tr>
      <w:tr w:rsidR="00FA4B7E" w14:paraId="5A7BA237" w14:textId="77777777">
        <w:trPr>
          <w:jc w:val="center"/>
        </w:trPr>
        <w:tc>
          <w:tcPr>
            <w:tcW w:w="9071" w:type="dxa"/>
            <w:tcMar>
              <w:top w:w="120" w:type="dxa"/>
              <w:left w:w="140" w:type="dxa"/>
              <w:bottom w:w="120" w:type="dxa"/>
              <w:right w:w="140" w:type="dxa"/>
            </w:tcMar>
          </w:tcPr>
          <w:p w14:paraId="43BD914A" w14:textId="77777777" w:rsidR="00FA4B7E" w:rsidRDefault="00EF1D4C">
            <w:pPr>
              <w:spacing w:before="40" w:after="40" w:line="252" w:lineRule="auto"/>
              <w:jc w:val="both"/>
              <w:rPr>
                <w:sz w:val="24"/>
              </w:rPr>
            </w:pPr>
            <w:r>
              <w:rPr>
                <w:sz w:val="24"/>
                <w:szCs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14:paraId="540B0C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F2DA462" w14:textId="77777777">
        <w:trPr>
          <w:tblHeader/>
          <w:jc w:val="center"/>
        </w:trPr>
        <w:tc>
          <w:tcPr>
            <w:tcW w:w="9071" w:type="dxa"/>
            <w:tcMar>
              <w:top w:w="90" w:type="dxa"/>
              <w:left w:w="100" w:type="dxa"/>
              <w:bottom w:w="90" w:type="dxa"/>
              <w:right w:w="100" w:type="dxa"/>
            </w:tcMar>
          </w:tcPr>
          <w:p w14:paraId="46DCC991" w14:textId="77777777" w:rsidR="00FA4B7E" w:rsidRDefault="00802107">
            <w:pPr>
              <w:spacing w:before="40" w:after="40" w:line="252" w:lineRule="auto"/>
              <w:jc w:val="center"/>
            </w:pPr>
            <w:r>
              <w:rPr>
                <w:b/>
                <w:sz w:val="24"/>
                <w:szCs w:val="24"/>
              </w:rPr>
              <w:t>LỆNH ĐẦY ĐỦ - SAO CHÉP VÀ ĐIỀN PHẦN TRONG [ ]</w:t>
            </w:r>
          </w:p>
        </w:tc>
      </w:tr>
      <w:tr w:rsidR="00FA4B7E" w14:paraId="0E5683AA" w14:textId="77777777">
        <w:trPr>
          <w:jc w:val="center"/>
        </w:trPr>
        <w:tc>
          <w:tcPr>
            <w:tcW w:w="9071" w:type="dxa"/>
            <w:tcMar>
              <w:top w:w="120" w:type="dxa"/>
              <w:left w:w="140" w:type="dxa"/>
              <w:bottom w:w="120" w:type="dxa"/>
              <w:right w:w="140" w:type="dxa"/>
            </w:tcMar>
          </w:tcPr>
          <w:p w14:paraId="3507FBE0" w14:textId="77777777" w:rsidR="00FA4B7E" w:rsidRDefault="00802107">
            <w:pPr>
              <w:spacing w:before="40" w:after="40" w:line="252" w:lineRule="auto"/>
              <w:jc w:val="both"/>
            </w:pPr>
            <w:r>
              <w:rPr>
                <w:sz w:val="24"/>
                <w:szCs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2805C895" w14:textId="77777777" w:rsidR="00FA4B7E" w:rsidRDefault="00FA4B7E">
      <w:pPr>
        <w:spacing w:after="0" w:line="120" w:lineRule="exact"/>
      </w:pPr>
    </w:p>
    <w:p w14:paraId="00ECBBF9" w14:textId="77777777" w:rsidR="00FA4B7E" w:rsidRDefault="00802107">
      <w:pPr>
        <w:pStyle w:val="Heading2"/>
        <w:spacing w:before="120" w:after="120" w:line="264" w:lineRule="auto"/>
        <w:ind w:firstLine="720"/>
        <w:jc w:val="both"/>
      </w:pPr>
      <w:bookmarkStart w:id="16" w:name="_Toc242558924"/>
      <w:r>
        <w:t>3. Theo dõi nhiệm vụ</w:t>
      </w:r>
      <w:bookmarkEnd w:id="16"/>
    </w:p>
    <w:p w14:paraId="14F3E9A5" w14:textId="77777777" w:rsidR="00FA4B7E" w:rsidRDefault="00802107">
      <w:pPr>
        <w:keepNext/>
        <w:spacing w:line="264" w:lineRule="auto"/>
        <w:ind w:firstLine="720"/>
        <w:jc w:val="both"/>
      </w:pPr>
      <w:r>
        <w:t>Dùng trong kỳ, khi cập nhật tiến độ, minh chứng và cần danh sách cảnh báo.</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4EE7E95" w14:textId="77777777" w:rsidTr="00F34B8C">
        <w:trPr>
          <w:tblHeader/>
          <w:jc w:val="center"/>
        </w:trPr>
        <w:tc>
          <w:tcPr>
            <w:tcW w:w="9071" w:type="dxa"/>
            <w:tcMar>
              <w:top w:w="90" w:type="dxa"/>
              <w:left w:w="100" w:type="dxa"/>
              <w:bottom w:w="90" w:type="dxa"/>
              <w:right w:w="100" w:type="dxa"/>
            </w:tcMar>
          </w:tcPr>
          <w:p w14:paraId="6C571C88" w14:textId="77777777" w:rsidR="00FA4B7E" w:rsidRDefault="00802107">
            <w:pPr>
              <w:spacing w:before="40" w:after="40" w:line="252" w:lineRule="auto"/>
              <w:jc w:val="center"/>
            </w:pPr>
            <w:r>
              <w:rPr>
                <w:b/>
                <w:sz w:val="24"/>
                <w:szCs w:val="24"/>
              </w:rPr>
              <w:t>LỆNH RÚT GỌN - SAO CHÉP NGUYÊN VĂN</w:t>
            </w:r>
          </w:p>
        </w:tc>
      </w:tr>
      <w:tr w:rsidR="00FA4B7E" w14:paraId="08F04917" w14:textId="77777777">
        <w:trPr>
          <w:jc w:val="center"/>
        </w:trPr>
        <w:tc>
          <w:tcPr>
            <w:tcW w:w="9071" w:type="dxa"/>
            <w:tcMar>
              <w:top w:w="120" w:type="dxa"/>
              <w:left w:w="140" w:type="dxa"/>
              <w:bottom w:w="120" w:type="dxa"/>
              <w:right w:w="140" w:type="dxa"/>
            </w:tcMar>
          </w:tcPr>
          <w:p w14:paraId="2C7B1563" w14:textId="77777777" w:rsidR="00FA4B7E" w:rsidRDefault="00EF1D4C">
            <w:pPr>
              <w:spacing w:before="40" w:after="40" w:line="252" w:lineRule="auto"/>
              <w:jc w:val="both"/>
              <w:rPr>
                <w:sz w:val="24"/>
              </w:rPr>
            </w:pPr>
            <w:r>
              <w:rPr>
                <w:sz w:val="24"/>
                <w:szCs w:val="24"/>
              </w:rPr>
              <w:t>Cập nhật tiến độ các nhiệm vụ của [đơn vị] theo tệp đính kèm và lập danh sách cảnh báo đến ngày [dd/mm/yyyy].</w:t>
            </w:r>
          </w:p>
        </w:tc>
      </w:tr>
    </w:tbl>
    <w:p w14:paraId="0530ADD5"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0157ABD" w14:textId="77777777">
        <w:trPr>
          <w:tblHeader/>
          <w:jc w:val="center"/>
        </w:trPr>
        <w:tc>
          <w:tcPr>
            <w:tcW w:w="9071" w:type="dxa"/>
            <w:tcMar>
              <w:top w:w="90" w:type="dxa"/>
              <w:left w:w="100" w:type="dxa"/>
              <w:bottom w:w="90" w:type="dxa"/>
              <w:right w:w="100" w:type="dxa"/>
            </w:tcMar>
          </w:tcPr>
          <w:p w14:paraId="378979E1" w14:textId="77777777" w:rsidR="00FA4B7E" w:rsidRDefault="00802107">
            <w:pPr>
              <w:spacing w:before="40" w:after="40" w:line="252" w:lineRule="auto"/>
              <w:jc w:val="center"/>
            </w:pPr>
            <w:r>
              <w:rPr>
                <w:b/>
                <w:sz w:val="24"/>
                <w:szCs w:val="24"/>
              </w:rPr>
              <w:t>LỆNH ĐẦY ĐỦ - SAO CHÉP VÀ ĐIỀN PHẦN TRONG [ ]</w:t>
            </w:r>
          </w:p>
        </w:tc>
      </w:tr>
      <w:tr w:rsidR="00FA4B7E" w14:paraId="380D205A" w14:textId="77777777">
        <w:trPr>
          <w:jc w:val="center"/>
        </w:trPr>
        <w:tc>
          <w:tcPr>
            <w:tcW w:w="9071" w:type="dxa"/>
            <w:tcMar>
              <w:top w:w="120" w:type="dxa"/>
              <w:left w:w="140" w:type="dxa"/>
              <w:bottom w:w="120" w:type="dxa"/>
              <w:right w:w="140" w:type="dxa"/>
            </w:tcMar>
          </w:tcPr>
          <w:p w14:paraId="431281DF" w14:textId="77777777" w:rsidR="00FA4B7E" w:rsidRDefault="00802107">
            <w:pPr>
              <w:spacing w:before="40" w:after="40" w:line="252" w:lineRule="auto"/>
              <w:jc w:val="both"/>
            </w:pPr>
            <w:r>
              <w:rPr>
                <w:sz w:val="24"/>
                <w:szCs w:val="24"/>
              </w:rPr>
              <w:t xml:space="preserve">Dùng bộ công cụ KTC-Quan-tri, kỹ năng theo dõi nhiệm vụ (theo-doi-cv). Đầu vào: </w:t>
            </w:r>
            <w:del w:id="1009" w:author="Tiếp thu thẩm định lần 2, 12/10 (Claude)" w:date="2026-10-12T07:20:26Z">
              <w:r>
                <w:rPr>
                  <w:sz w:val="24"/>
                  <w:szCs w:val="24"/>
                </w:rPr>
                <w:delText xml:space="preserve">[danh sách nhiệm vụ có Task_ID]</w:delText>
              </w:r>
            </w:del>
            <w:ins w:id="1010" w:author="Tiếp thu thẩm định lần 2, 12/10 (Claude)" w:date="2026-10-12T07:20:26Z">
              <w:r>
                <w:rPr>
                  <w:sz w:val="24"/>
                  <w:szCs w:val="24"/>
                </w:rPr>
                <w:t xml:space="preserve">[danh sách nhiệm vụ trong kế hoạch]</w:t>
              </w:r>
            </w:ins>
            <w:r>
              <w:rPr>
                <w:sz w:val="24"/>
                <w:szCs w:val="24"/>
              </w:rPr>
              <w:t xml:space="preserve">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6A9EFC74" w14:textId="77777777" w:rsidR="00FA4B7E" w:rsidRDefault="00FA4B7E">
      <w:pPr>
        <w:spacing w:after="0" w:line="120" w:lineRule="exact"/>
      </w:pPr>
    </w:p>
    <w:p w14:paraId="7047CD39" w14:textId="77777777" w:rsidR="00FA4B7E" w:rsidRDefault="00802107">
      <w:pPr>
        <w:pStyle w:val="Heading2"/>
        <w:spacing w:before="120" w:after="120" w:line="264" w:lineRule="auto"/>
        <w:ind w:firstLine="720"/>
        <w:jc w:val="both"/>
      </w:pPr>
      <w:bookmarkStart w:id="17" w:name="_Toc242558925"/>
      <w:r>
        <w:t>4. Lập kế hoạch KPI cá nhân quý</w:t>
      </w:r>
      <w:bookmarkEnd w:id="17"/>
    </w:p>
    <w:p w14:paraId="0D98F0CE" w14:textId="77777777" w:rsidR="00FA4B7E" w:rsidRDefault="00802107">
      <w:pPr>
        <w:keepNext/>
        <w:spacing w:line="264" w:lineRule="auto"/>
        <w:ind w:firstLine="720"/>
        <w:jc w:val="both"/>
      </w:pPr>
      <w:r>
        <w:t>Dùng đầu quý, khi lập Phụ lục kèm Bản cam kết KPI.</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A8F29B3" w14:textId="77777777" w:rsidTr="00F34B8C">
        <w:trPr>
          <w:tblHeader/>
          <w:jc w:val="center"/>
        </w:trPr>
        <w:tc>
          <w:tcPr>
            <w:tcW w:w="9071" w:type="dxa"/>
            <w:tcMar>
              <w:top w:w="90" w:type="dxa"/>
              <w:left w:w="100" w:type="dxa"/>
              <w:bottom w:w="90" w:type="dxa"/>
              <w:right w:w="100" w:type="dxa"/>
            </w:tcMar>
          </w:tcPr>
          <w:p w14:paraId="3F5AD44B" w14:textId="77777777" w:rsidR="00FA4B7E" w:rsidRDefault="00802107">
            <w:pPr>
              <w:spacing w:before="40" w:after="40" w:line="252" w:lineRule="auto"/>
              <w:jc w:val="center"/>
            </w:pPr>
            <w:r>
              <w:rPr>
                <w:b/>
                <w:sz w:val="24"/>
                <w:szCs w:val="24"/>
              </w:rPr>
              <w:t>LỆNH RÚT GỌN - SAO CHÉP NGUYÊN VĂN</w:t>
            </w:r>
          </w:p>
        </w:tc>
      </w:tr>
      <w:tr w:rsidR="00FA4B7E" w14:paraId="7A3CB7D3" w14:textId="77777777">
        <w:trPr>
          <w:jc w:val="center"/>
        </w:trPr>
        <w:tc>
          <w:tcPr>
            <w:tcW w:w="9071" w:type="dxa"/>
            <w:tcMar>
              <w:top w:w="120" w:type="dxa"/>
              <w:left w:w="140" w:type="dxa"/>
              <w:bottom w:w="120" w:type="dxa"/>
              <w:right w:w="140" w:type="dxa"/>
            </w:tcMar>
          </w:tcPr>
          <w:p w14:paraId="013F7373" w14:textId="77777777" w:rsidR="00FA4B7E" w:rsidRDefault="00EF1D4C">
            <w:pPr>
              <w:spacing w:before="40" w:after="40" w:line="252" w:lineRule="auto"/>
              <w:jc w:val="both"/>
              <w:rPr>
                <w:sz w:val="24"/>
              </w:rPr>
            </w:pPr>
            <w:r>
              <w:rPr>
                <w:sz w:val="24"/>
                <w:szCs w:val="24"/>
              </w:rPr>
              <w:t>Lập kế hoạch KPI quý [IV/2026] cho tôi - [chức danh], [đơn vị], nhóm vị trí [viên chức hành chính]. Danh sách công việc đính kèm.</w:t>
            </w:r>
          </w:p>
        </w:tc>
      </w:tr>
    </w:tbl>
    <w:p w14:paraId="06650A9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252B315" w14:textId="77777777">
        <w:trPr>
          <w:tblHeader/>
          <w:jc w:val="center"/>
        </w:trPr>
        <w:tc>
          <w:tcPr>
            <w:tcW w:w="9071" w:type="dxa"/>
            <w:tcMar>
              <w:top w:w="90" w:type="dxa"/>
              <w:left w:w="100" w:type="dxa"/>
              <w:bottom w:w="90" w:type="dxa"/>
              <w:right w:w="100" w:type="dxa"/>
            </w:tcMar>
          </w:tcPr>
          <w:p w14:paraId="6D535E39" w14:textId="77777777" w:rsidR="00FA4B7E" w:rsidRDefault="00802107">
            <w:pPr>
              <w:spacing w:before="40" w:after="40" w:line="252" w:lineRule="auto"/>
              <w:jc w:val="center"/>
            </w:pPr>
            <w:r>
              <w:rPr>
                <w:b/>
                <w:sz w:val="24"/>
                <w:szCs w:val="24"/>
              </w:rPr>
              <w:t>LỆNH ĐẦY ĐỦ - SAO CHÉP VÀ ĐIỀN PHẦN TRONG [ ]</w:t>
            </w:r>
          </w:p>
        </w:tc>
      </w:tr>
      <w:tr w:rsidR="00FA4B7E" w14:paraId="6E2E77A4" w14:textId="77777777">
        <w:trPr>
          <w:jc w:val="center"/>
        </w:trPr>
        <w:tc>
          <w:tcPr>
            <w:tcW w:w="9071" w:type="dxa"/>
            <w:tcMar>
              <w:top w:w="120" w:type="dxa"/>
              <w:left w:w="140" w:type="dxa"/>
              <w:bottom w:w="120" w:type="dxa"/>
              <w:right w:w="140" w:type="dxa"/>
            </w:tcMar>
          </w:tcPr>
          <w:p w14:paraId="29AD0891" w14:textId="77777777" w:rsidR="00FA4B7E" w:rsidRDefault="00802107">
            <w:pPr>
              <w:spacing w:before="40" w:after="40" w:line="252" w:lineRule="auto"/>
              <w:jc w:val="both"/>
            </w:pPr>
            <w:r>
              <w:rPr>
                <w:sz w:val="24"/>
                <w:szCs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07B0CE09" w14:textId="77777777" w:rsidR="00FA4B7E" w:rsidRDefault="00FA4B7E">
      <w:pPr>
        <w:spacing w:after="0" w:line="120" w:lineRule="exact"/>
      </w:pPr>
    </w:p>
    <w:p w14:paraId="24DCE1B3" w14:textId="77777777" w:rsidR="00FA4B7E" w:rsidRDefault="00802107">
      <w:pPr>
        <w:pStyle w:val="Heading2"/>
        <w:spacing w:before="120" w:after="120" w:line="264" w:lineRule="auto"/>
        <w:ind w:firstLine="720"/>
        <w:jc w:val="both"/>
      </w:pPr>
      <w:bookmarkStart w:id="18" w:name="_Toc242558926"/>
      <w:r>
        <w:t>5. Tự đánh giá KPI cá nhân quý</w:t>
      </w:r>
      <w:bookmarkEnd w:id="18"/>
    </w:p>
    <w:p w14:paraId="48CB4CDE" w14:textId="77777777" w:rsidR="00FA4B7E" w:rsidRDefault="00802107">
      <w:pPr>
        <w:keepNext/>
        <w:spacing w:line="264" w:lineRule="auto"/>
        <w:ind w:firstLine="720"/>
        <w:jc w:val="both"/>
      </w:pPr>
      <w:r>
        <w:t>Dùng cuối quý, khi điền Bản tự đánh giá, xếp loại cá nhân.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48E37E7E" w14:textId="77777777" w:rsidTr="00F34B8C">
        <w:trPr>
          <w:tblHeader/>
          <w:jc w:val="center"/>
        </w:trPr>
        <w:tc>
          <w:tcPr>
            <w:tcW w:w="9071" w:type="dxa"/>
            <w:tcMar>
              <w:top w:w="90" w:type="dxa"/>
              <w:left w:w="100" w:type="dxa"/>
              <w:bottom w:w="90" w:type="dxa"/>
              <w:right w:w="100" w:type="dxa"/>
            </w:tcMar>
          </w:tcPr>
          <w:p w14:paraId="3A50CD5F" w14:textId="77777777" w:rsidR="00FA4B7E" w:rsidRDefault="00802107">
            <w:pPr>
              <w:spacing w:before="40" w:after="40" w:line="252" w:lineRule="auto"/>
              <w:jc w:val="center"/>
            </w:pPr>
            <w:r>
              <w:rPr>
                <w:b/>
                <w:sz w:val="24"/>
                <w:szCs w:val="24"/>
              </w:rPr>
              <w:t>LỆNH RÚT GỌN - SAO CHÉP NGUYÊN VĂN</w:t>
            </w:r>
          </w:p>
        </w:tc>
      </w:tr>
      <w:tr w:rsidR="00FA4B7E" w14:paraId="5B987B23" w14:textId="77777777">
        <w:trPr>
          <w:jc w:val="center"/>
        </w:trPr>
        <w:tc>
          <w:tcPr>
            <w:tcW w:w="9071" w:type="dxa"/>
            <w:tcMar>
              <w:top w:w="120" w:type="dxa"/>
              <w:left w:w="140" w:type="dxa"/>
              <w:bottom w:w="120" w:type="dxa"/>
              <w:right w:w="140" w:type="dxa"/>
            </w:tcMar>
          </w:tcPr>
          <w:p w14:paraId="5A787E77" w14:textId="77777777" w:rsidR="00FA4B7E" w:rsidRDefault="00EF1D4C">
            <w:pPr>
              <w:spacing w:before="40" w:after="40" w:line="252" w:lineRule="auto"/>
              <w:jc w:val="both"/>
              <w:rPr>
                <w:sz w:val="24"/>
              </w:rPr>
            </w:pPr>
            <w:r>
              <w:rPr>
                <w:sz w:val="24"/>
                <w:szCs w:val="24"/>
              </w:rPr>
              <w:t>Tự đánh giá KPI quý [III/2026] từ kế hoạch KPI đã duyệt đính kèm.</w:t>
            </w:r>
          </w:p>
        </w:tc>
      </w:tr>
    </w:tbl>
    <w:p w14:paraId="03B8DA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C98F561" w14:textId="77777777">
        <w:trPr>
          <w:tblHeader/>
          <w:jc w:val="center"/>
        </w:trPr>
        <w:tc>
          <w:tcPr>
            <w:tcW w:w="9071" w:type="dxa"/>
            <w:tcMar>
              <w:top w:w="90" w:type="dxa"/>
              <w:left w:w="100" w:type="dxa"/>
              <w:bottom w:w="90" w:type="dxa"/>
              <w:right w:w="100" w:type="dxa"/>
            </w:tcMar>
          </w:tcPr>
          <w:p w14:paraId="65AC4326" w14:textId="77777777" w:rsidR="00FA4B7E" w:rsidRDefault="00802107">
            <w:pPr>
              <w:spacing w:before="40" w:after="40" w:line="252" w:lineRule="auto"/>
              <w:jc w:val="center"/>
            </w:pPr>
            <w:r>
              <w:rPr>
                <w:b/>
                <w:sz w:val="24"/>
                <w:szCs w:val="24"/>
              </w:rPr>
              <w:t>LỆNH ĐẦY ĐỦ - SAO CHÉP VÀ ĐIỀN PHẦN TRONG [ ]</w:t>
            </w:r>
          </w:p>
        </w:tc>
      </w:tr>
      <w:tr w:rsidR="00FA4B7E" w14:paraId="2C10BA18" w14:textId="77777777">
        <w:trPr>
          <w:jc w:val="center"/>
        </w:trPr>
        <w:tc>
          <w:tcPr>
            <w:tcW w:w="9071" w:type="dxa"/>
            <w:tcMar>
              <w:top w:w="120" w:type="dxa"/>
              <w:left w:w="140" w:type="dxa"/>
              <w:bottom w:w="120" w:type="dxa"/>
              <w:right w:w="140" w:type="dxa"/>
            </w:tcMar>
          </w:tcPr>
          <w:p w14:paraId="330A4548" w14:textId="2EC76812" w:rsidR="00FA4B7E" w:rsidRDefault="00802107">
            <w:pPr>
              <w:spacing w:before="40" w:after="40" w:line="252" w:lineRule="auto"/>
              <w:jc w:val="both"/>
            </w:pPr>
            <w:r>
              <w:rPr>
                <w:sz w:val="24"/>
                <w:szCs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14:paraId="18BFE384" w14:textId="77777777" w:rsidR="00FA4B7E" w:rsidRDefault="00FA4B7E">
      <w:pPr>
        <w:spacing w:after="0" w:line="120" w:lineRule="exact"/>
      </w:pPr>
    </w:p>
    <w:p w14:paraId="14880CA8" w14:textId="77777777" w:rsidR="00FA4B7E" w:rsidRDefault="00802107">
      <w:pPr>
        <w:pStyle w:val="Heading2"/>
        <w:spacing w:before="120" w:after="120" w:line="264" w:lineRule="auto"/>
        <w:ind w:firstLine="720"/>
        <w:jc w:val="both"/>
      </w:pPr>
      <w:bookmarkStart w:id="19" w:name="_Toc242558927"/>
      <w:r>
        <w:t>6. Soạn thảo văn bản hành chính</w:t>
      </w:r>
      <w:bookmarkEnd w:id="19"/>
    </w:p>
    <w:p w14:paraId="425A4A5E" w14:textId="77777777" w:rsidR="00FA4B7E" w:rsidRDefault="00802107">
      <w:pPr>
        <w:keepNext/>
        <w:spacing w:line="264" w:lineRule="auto"/>
        <w:ind w:firstLine="720"/>
        <w:jc w:val="both"/>
      </w:pPr>
      <w:r>
        <w:t>Dùng khi soạn văn bản mới hoặc sửa dự thảo đã có.</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D3A8EB7" w14:textId="77777777" w:rsidTr="00F34B8C">
        <w:trPr>
          <w:tblHeader/>
          <w:jc w:val="center"/>
        </w:trPr>
        <w:tc>
          <w:tcPr>
            <w:tcW w:w="9071" w:type="dxa"/>
            <w:tcMar>
              <w:top w:w="90" w:type="dxa"/>
              <w:left w:w="100" w:type="dxa"/>
              <w:bottom w:w="90" w:type="dxa"/>
              <w:right w:w="100" w:type="dxa"/>
            </w:tcMar>
          </w:tcPr>
          <w:p w14:paraId="1CE3E0FA" w14:textId="77777777" w:rsidR="00FA4B7E" w:rsidRDefault="00802107">
            <w:pPr>
              <w:spacing w:before="40" w:after="40" w:line="252" w:lineRule="auto"/>
              <w:jc w:val="center"/>
            </w:pPr>
            <w:r>
              <w:rPr>
                <w:b/>
                <w:sz w:val="24"/>
                <w:szCs w:val="24"/>
              </w:rPr>
              <w:t>LỆNH RÚT GỌN - SAO CHÉP NGUYÊN VĂN</w:t>
            </w:r>
          </w:p>
        </w:tc>
      </w:tr>
      <w:tr w:rsidR="00FA4B7E" w14:paraId="65D3A62B" w14:textId="77777777">
        <w:trPr>
          <w:jc w:val="center"/>
        </w:trPr>
        <w:tc>
          <w:tcPr>
            <w:tcW w:w="9071" w:type="dxa"/>
            <w:tcMar>
              <w:top w:w="120" w:type="dxa"/>
              <w:left w:w="140" w:type="dxa"/>
              <w:bottom w:w="120" w:type="dxa"/>
              <w:right w:w="140" w:type="dxa"/>
            </w:tcMar>
          </w:tcPr>
          <w:p w14:paraId="7A81EFA6" w14:textId="77777777" w:rsidR="00FA4B7E" w:rsidRDefault="00EF1D4C">
            <w:pPr>
              <w:spacing w:before="40" w:after="40" w:line="252" w:lineRule="auto"/>
              <w:jc w:val="both"/>
              <w:rPr>
                <w:sz w:val="24"/>
              </w:rPr>
            </w:pPr>
            <w:r>
              <w:rPr>
                <w:sz w:val="24"/>
                <w:szCs w:val="24"/>
              </w:rPr>
              <w:t>Soạn [Thông báo/Kế hoạch/...] về [nội dung] của [đơn vị], người ký [chức danh]; tài liệu liên quan đính kèm.</w:t>
            </w:r>
          </w:p>
        </w:tc>
      </w:tr>
    </w:tbl>
    <w:p w14:paraId="039AAAF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6E9F2EF" w14:textId="77777777">
        <w:trPr>
          <w:tblHeader/>
          <w:jc w:val="center"/>
        </w:trPr>
        <w:tc>
          <w:tcPr>
            <w:tcW w:w="9071" w:type="dxa"/>
            <w:tcMar>
              <w:top w:w="90" w:type="dxa"/>
              <w:left w:w="100" w:type="dxa"/>
              <w:bottom w:w="90" w:type="dxa"/>
              <w:right w:w="100" w:type="dxa"/>
            </w:tcMar>
          </w:tcPr>
          <w:p w14:paraId="5F9EB746" w14:textId="77777777" w:rsidR="00FA4B7E" w:rsidRDefault="00802107">
            <w:pPr>
              <w:spacing w:before="40" w:after="40" w:line="252" w:lineRule="auto"/>
              <w:jc w:val="center"/>
            </w:pPr>
            <w:r>
              <w:rPr>
                <w:b/>
                <w:sz w:val="24"/>
                <w:szCs w:val="24"/>
              </w:rPr>
              <w:t>LỆNH ĐẦY ĐỦ - SAO CHÉP VÀ ĐIỀN PHẦN TRONG [ ]</w:t>
            </w:r>
          </w:p>
        </w:tc>
      </w:tr>
      <w:tr w:rsidR="00FA4B7E" w14:paraId="4E0EEE61" w14:textId="77777777">
        <w:trPr>
          <w:jc w:val="center"/>
        </w:trPr>
        <w:tc>
          <w:tcPr>
            <w:tcW w:w="9071" w:type="dxa"/>
            <w:tcMar>
              <w:top w:w="120" w:type="dxa"/>
              <w:left w:w="140" w:type="dxa"/>
              <w:bottom w:w="120" w:type="dxa"/>
              <w:right w:w="140" w:type="dxa"/>
            </w:tcMar>
          </w:tcPr>
          <w:p w14:paraId="3819BA5A" w14:textId="77777777" w:rsidR="00FA4B7E" w:rsidRDefault="00802107">
            <w:pPr>
              <w:spacing w:before="40" w:after="40" w:line="252" w:lineRule="auto"/>
              <w:jc w:val="both"/>
            </w:pPr>
            <w:r>
              <w:rPr>
                <w:sz w:val="24"/>
                <w:szCs w:val="24"/>
              </w:rPr>
              <w:t xml:space="preserve">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w:t>
            </w:r>
            <w:del w:id="1011" w:author="Tiếp thu thẩm định lần 2, 12/10 (Claude)" w:date="2026-10-12T07:20:26Z">
              <w:r>
                <w:rPr>
                  <w:sz w:val="24"/>
                  <w:szCs w:val="24"/>
                </w:rPr>
                <w:delText xml:space="preserve">(3) áp dụng checklist của Skill “ktc-ra-soat-897” ngay khi viết;</w:delText>
              </w:r>
            </w:del>
            <w:ins w:id="1012" w:author="Tiếp thu thẩm định lần 2, 12/10 (Claude)" w:date="2026-10-12T07:20:26Z">
              <w:r>
                <w:rPr>
                  <w:sz w:val="24"/>
                  <w:szCs w:val="24"/>
                </w:rPr>
                <w:t xml:space="preserve">(3) áp dụng quy tắc soạn thảo về tên đơn vị, thể thức, từ ngữ ngay khi viết;</w:t>
              </w:r>
            </w:ins>
            <w:r>
              <w:rPr>
                <w:sz w:val="24"/>
                <w:szCs w:val="24"/>
              </w:rPr>
              <w:t xml:space="preserve"> (4) xuất .docx đúng thể thức, nêu các điểm cần người soạn xác nhận. Sửa trên dự thảo có sẵn thì bật theo dõi thay đổi (Track Changes).</w:t>
            </w:r>
          </w:p>
        </w:tc>
      </w:tr>
    </w:tbl>
    <w:p w14:paraId="2DDBD75B" w14:textId="77777777" w:rsidR="00FA4B7E" w:rsidRDefault="00FA4B7E">
      <w:pPr>
        <w:spacing w:after="0" w:line="120" w:lineRule="exact"/>
      </w:pPr>
    </w:p>
    <w:p w14:paraId="65E188E9" w14:textId="77777777" w:rsidR="00FA4B7E" w:rsidRDefault="00802107">
      <w:pPr>
        <w:pStyle w:val="Heading2"/>
        <w:spacing w:before="120" w:after="120" w:line="264" w:lineRule="auto"/>
        <w:ind w:firstLine="720"/>
        <w:jc w:val="both"/>
      </w:pPr>
      <w:bookmarkStart w:id="20" w:name="_Toc242558928"/>
      <w:r>
        <w:t>7. Quản trị, điều phối nhiệm vụ</w:t>
      </w:r>
      <w:bookmarkEnd w:id="20"/>
    </w:p>
    <w:p w14:paraId="184E3E18" w14:textId="77777777" w:rsidR="00FA4B7E" w:rsidRDefault="00802107">
      <w:pPr>
        <w:keepNext/>
        <w:spacing w:line="264" w:lineRule="auto"/>
        <w:ind w:firstLine="720"/>
        <w:jc w:val="both"/>
      </w:pPr>
      <w:r>
        <w:t>Dùng khi nhận kết luận giao ban, văn bản giao việc cần chuẩn hóa thành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9343A89" w14:textId="77777777" w:rsidTr="00F34B8C">
        <w:trPr>
          <w:tblHeader/>
          <w:jc w:val="center"/>
        </w:trPr>
        <w:tc>
          <w:tcPr>
            <w:tcW w:w="9071" w:type="dxa"/>
            <w:tcMar>
              <w:top w:w="90" w:type="dxa"/>
              <w:left w:w="100" w:type="dxa"/>
              <w:bottom w:w="90" w:type="dxa"/>
              <w:right w:w="100" w:type="dxa"/>
            </w:tcMar>
          </w:tcPr>
          <w:p w14:paraId="0CB0E455" w14:textId="77777777" w:rsidR="00FA4B7E" w:rsidRDefault="00802107">
            <w:pPr>
              <w:spacing w:before="40" w:after="40" w:line="252" w:lineRule="auto"/>
              <w:jc w:val="center"/>
            </w:pPr>
            <w:r>
              <w:rPr>
                <w:b/>
                <w:sz w:val="24"/>
                <w:szCs w:val="24"/>
              </w:rPr>
              <w:t>LỆNH RÚT GỌN - SAO CHÉP NGUYÊN VĂN</w:t>
            </w:r>
          </w:p>
        </w:tc>
      </w:tr>
      <w:tr w:rsidR="00FA4B7E" w14:paraId="6F3237B8" w14:textId="77777777">
        <w:trPr>
          <w:jc w:val="center"/>
        </w:trPr>
        <w:tc>
          <w:tcPr>
            <w:tcW w:w="9071" w:type="dxa"/>
            <w:tcMar>
              <w:top w:w="120" w:type="dxa"/>
              <w:left w:w="140" w:type="dxa"/>
              <w:bottom w:w="120" w:type="dxa"/>
              <w:right w:w="140" w:type="dxa"/>
            </w:tcMar>
          </w:tcPr>
          <w:p w14:paraId="63B699AC" w14:textId="77777777" w:rsidR="00FA4B7E" w:rsidRDefault="00EF1D4C">
            <w:pPr>
              <w:spacing w:before="40" w:after="40" w:line="252" w:lineRule="auto"/>
              <w:jc w:val="both"/>
              <w:rPr>
                <w:sz w:val="24"/>
              </w:rPr>
            </w:pPr>
            <w:r>
              <w:rPr>
                <w:sz w:val="24"/>
                <w:szCs w:val="24"/>
              </w:rPr>
              <w:t xml:space="preserve">Chuẩn hóa danh sách nhiệm vụ đính kèm: </w:t>
            </w:r>
            <w:del w:id="1013" w:author="Tiếp thu thẩm định lần 2, 12/10 (Claude)" w:date="2026-10-12T07:20:26Z">
              <w:r>
                <w:rPr>
                  <w:sz w:val="24"/>
                  <w:szCs w:val="24"/>
                </w:rPr>
                <w:delText xml:space="preserve">Cấp Task_ID, chuẩn hóa mã đơn vị</w:delText>
              </w:r>
            </w:del>
            <w:ins w:id="1014" w:author="Tiếp thu thẩm định lần 2, 12/10 (Claude)" w:date="2026-10-12T07:20:26Z">
              <w:r>
                <w:rPr>
                  <w:sz w:val="24"/>
                  <w:szCs w:val="24"/>
                </w:rPr>
                <w:t xml:space="preserve">Gắn mã sản phẩm theo Quyết định số 2119/QĐ-CĐKT, chuẩn hóa mã đơn vị</w:t>
              </w:r>
            </w:ins>
            <w:r>
              <w:rPr>
                <w:sz w:val="24"/>
                <w:szCs w:val="24"/>
              </w:rPr>
              <w:t xml:space="preserve">, phân loại 6 trục.</w:t>
            </w:r>
          </w:p>
        </w:tc>
      </w:tr>
    </w:tbl>
    <w:p w14:paraId="74907EA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CC9E486" w14:textId="77777777">
        <w:trPr>
          <w:tblHeader/>
          <w:jc w:val="center"/>
        </w:trPr>
        <w:tc>
          <w:tcPr>
            <w:tcW w:w="9071" w:type="dxa"/>
            <w:tcMar>
              <w:top w:w="90" w:type="dxa"/>
              <w:left w:w="100" w:type="dxa"/>
              <w:bottom w:w="90" w:type="dxa"/>
              <w:right w:w="100" w:type="dxa"/>
            </w:tcMar>
          </w:tcPr>
          <w:p w14:paraId="6658EEB1" w14:textId="77777777" w:rsidR="00FA4B7E" w:rsidRDefault="00802107">
            <w:pPr>
              <w:spacing w:before="40" w:after="40" w:line="252" w:lineRule="auto"/>
              <w:jc w:val="center"/>
            </w:pPr>
            <w:r>
              <w:rPr>
                <w:b/>
                <w:sz w:val="24"/>
                <w:szCs w:val="24"/>
              </w:rPr>
              <w:t>LỆNH ĐẦY ĐỦ - SAO CHÉP VÀ ĐIỀN PHẦN TRONG [ ]</w:t>
            </w:r>
          </w:p>
        </w:tc>
      </w:tr>
      <w:tr w:rsidR="00FA4B7E" w14:paraId="0111AE4D" w14:textId="77777777">
        <w:trPr>
          <w:jc w:val="center"/>
        </w:trPr>
        <w:tc>
          <w:tcPr>
            <w:tcW w:w="9071" w:type="dxa"/>
            <w:tcMar>
              <w:top w:w="120" w:type="dxa"/>
              <w:left w:w="140" w:type="dxa"/>
              <w:bottom w:w="120" w:type="dxa"/>
              <w:right w:w="140" w:type="dxa"/>
            </w:tcMar>
          </w:tcPr>
          <w:p w14:paraId="6850DBEB" w14:textId="77777777" w:rsidR="00FA4B7E" w:rsidRDefault="00802107">
            <w:pPr>
              <w:spacing w:before="40" w:after="40" w:line="252" w:lineRule="auto"/>
              <w:jc w:val="both"/>
            </w:pPr>
            <w:r>
              <w:rPr>
                <w:sz w:val="24"/>
                <w:szCs w:val="24"/>
              </w:rPr>
              <w:t xml:space="preserve">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w:t>
            </w:r>
            <w:del w:id="1015" w:author="Tiếp thu thẩm định lần 2, 12/10 (Claude)" w:date="2026-10-12T07:20:26Z">
              <w:r>
                <w:rPr>
                  <w:sz w:val="24"/>
                  <w:szCs w:val="24"/>
                </w:rPr>
                <w:delText xml:space="preserve">(3) cấp Task_ID (dạng KTC-2026-Q4-00125) cho nhiệm vụ mới;</w:delText>
              </w:r>
            </w:del>
            <w:ins w:id="1016" w:author="Tiếp thu thẩm định lần 2, 12/10 (Claude)" w:date="2026-10-12T07:20:26Z">
              <w:r>
                <w:rPr>
                  <w:sz w:val="24"/>
                  <w:szCs w:val="24"/>
                </w:rPr>
                <w:t xml:space="preserve">(3) gắn mã sản phẩm theo Danh mục sản phẩm, công việc ban hành kèm theo Quyết định số 2119/QĐ-CĐKT ngày 28/9/2026 cho nhiệm vụ mới;</w:t>
              </w:r>
            </w:ins>
            <w:r>
              <w:rPr>
                <w:sz w:val="24"/>
                <w:szCs w:val="24"/>
              </w:rPr>
              <w:t xml:space="preserve"> (4) phân loại theo 6 trục và nội hàm; (5) nêu nhiệm vụ thiếu thông tin cần hỏi lại. Đầu ra: Bảng nhiệm vụ chuẩn hóa.</w:t>
            </w:r>
          </w:p>
        </w:tc>
      </w:tr>
    </w:tbl>
    <w:p w14:paraId="1E5870FA" w14:textId="77777777" w:rsidR="00FA4B7E" w:rsidRDefault="00FA4B7E">
      <w:pPr>
        <w:spacing w:after="0" w:line="120" w:lineRule="exact"/>
      </w:pPr>
    </w:p>
    <w:p w14:paraId="41F2F8B8" w14:textId="77777777" w:rsidR="00FA4B7E" w:rsidRDefault="00802107">
      <w:pPr>
        <w:pStyle w:val="Heading2"/>
        <w:spacing w:before="120" w:after="120" w:line="264" w:lineRule="auto"/>
        <w:ind w:firstLine="720"/>
        <w:jc w:val="both"/>
      </w:pPr>
      <w:bookmarkStart w:id="21" w:name="_Toc242558929"/>
      <w:r>
        <w:t>8. Kiểm tra độc lập bằng tác tử (Cowork, Claude Code)</w:t>
      </w:r>
      <w:bookmarkEnd w:id="21"/>
    </w:p>
    <w:p w14:paraId="213C7E47" w14:textId="77777777" w:rsidR="00FA4B7E" w:rsidRDefault="00802107">
      <w:pPr>
        <w:keepNext/>
        <w:spacing w:line="264" w:lineRule="auto"/>
        <w:ind w:firstLine="720"/>
        <w:jc w:val="both"/>
      </w:pPr>
      <w:r>
        <w:t>Dùng khi Phòng TH-HC&amp;QT nhận hồ sơ đơn vị hoặc trước khi giao sản phẩm.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1591FB1" w14:textId="77777777" w:rsidTr="00F34B8C">
        <w:trPr>
          <w:tblHeader/>
          <w:jc w:val="center"/>
        </w:trPr>
        <w:tc>
          <w:tcPr>
            <w:tcW w:w="9071" w:type="dxa"/>
            <w:tcMar>
              <w:top w:w="90" w:type="dxa"/>
              <w:left w:w="100" w:type="dxa"/>
              <w:bottom w:w="90" w:type="dxa"/>
              <w:right w:w="100" w:type="dxa"/>
            </w:tcMar>
          </w:tcPr>
          <w:p w14:paraId="28C53A45" w14:textId="77777777" w:rsidR="00FA4B7E" w:rsidRDefault="00802107">
            <w:pPr>
              <w:spacing w:before="40" w:after="40" w:line="252" w:lineRule="auto"/>
              <w:jc w:val="center"/>
            </w:pPr>
            <w:r>
              <w:rPr>
                <w:b/>
                <w:sz w:val="24"/>
                <w:szCs w:val="24"/>
              </w:rPr>
              <w:t>LỆNH RÚT GỌN - SAO CHÉP NGUYÊN VĂN</w:t>
            </w:r>
          </w:p>
        </w:tc>
      </w:tr>
      <w:tr w:rsidR="00FA4B7E" w14:paraId="7920F46A" w14:textId="77777777">
        <w:trPr>
          <w:jc w:val="center"/>
        </w:trPr>
        <w:tc>
          <w:tcPr>
            <w:tcW w:w="9071" w:type="dxa"/>
            <w:tcMar>
              <w:top w:w="120" w:type="dxa"/>
              <w:left w:w="140" w:type="dxa"/>
              <w:bottom w:w="120" w:type="dxa"/>
              <w:right w:w="140" w:type="dxa"/>
            </w:tcMar>
          </w:tcPr>
          <w:p w14:paraId="43218CBD" w14:textId="77777777" w:rsidR="00FA4B7E" w:rsidRDefault="00EF1D4C">
            <w:pPr>
              <w:spacing w:before="40" w:after="40" w:line="252" w:lineRule="auto"/>
              <w:jc w:val="both"/>
              <w:rPr>
                <w:sz w:val="24"/>
              </w:rPr>
            </w:pPr>
            <w:r>
              <w:rPr>
                <w:sz w:val="24"/>
                <w:szCs w:val="24"/>
              </w:rPr>
              <w:t>Dùng tác tử ktc-kiem-ho-so-don-vi kiểm các hồ sơ kế hoạch, báo cáo đính kèm của [kỳ]; trả bảng lỗi theo đơn vị.</w:t>
            </w:r>
          </w:p>
        </w:tc>
      </w:tr>
    </w:tbl>
    <w:p w14:paraId="004D8AD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0182F81" w14:textId="77777777">
        <w:trPr>
          <w:tblHeader/>
          <w:jc w:val="center"/>
        </w:trPr>
        <w:tc>
          <w:tcPr>
            <w:tcW w:w="9071" w:type="dxa"/>
            <w:tcMar>
              <w:top w:w="90" w:type="dxa"/>
              <w:left w:w="100" w:type="dxa"/>
              <w:bottom w:w="90" w:type="dxa"/>
              <w:right w:w="100" w:type="dxa"/>
            </w:tcMar>
          </w:tcPr>
          <w:p w14:paraId="39D3DED4" w14:textId="77777777" w:rsidR="00FA4B7E" w:rsidRDefault="00802107">
            <w:pPr>
              <w:spacing w:before="40" w:after="40" w:line="252" w:lineRule="auto"/>
              <w:jc w:val="center"/>
            </w:pPr>
            <w:r>
              <w:rPr>
                <w:b/>
                <w:sz w:val="24"/>
                <w:szCs w:val="24"/>
              </w:rPr>
              <w:t>LỆNH ĐẦY ĐỦ - SAO CHÉP VÀ ĐIỀN PHẦN TRONG [ ]</w:t>
            </w:r>
          </w:p>
        </w:tc>
      </w:tr>
      <w:tr w:rsidR="00FA4B7E" w14:paraId="47E15027" w14:textId="77777777">
        <w:trPr>
          <w:jc w:val="center"/>
        </w:trPr>
        <w:tc>
          <w:tcPr>
            <w:tcW w:w="9071" w:type="dxa"/>
            <w:tcMar>
              <w:top w:w="120" w:type="dxa"/>
              <w:left w:w="140" w:type="dxa"/>
              <w:bottom w:w="120" w:type="dxa"/>
              <w:right w:w="140" w:type="dxa"/>
            </w:tcMar>
          </w:tcPr>
          <w:p w14:paraId="0AE32A7A" w14:textId="77777777" w:rsidR="00FA4B7E" w:rsidRDefault="00802107">
            <w:pPr>
              <w:spacing w:before="40" w:after="40" w:line="252" w:lineRule="auto"/>
              <w:jc w:val="both"/>
            </w:pPr>
            <w:r>
              <w:rPr>
                <w:sz w:val="24"/>
                <w:szCs w:val="24"/>
              </w:rPr>
              <w:t xml:space="preserve">Dùng bộ công cụ KTC-Quan-tri, tác tử kiểm hồ sơ đơn vị (ktc-kiem-ho-so-don-vi), mỗi đơn vị một lượt. Kiểm đúng mẫu Phụ lục Thông báo số 736/TB-CĐKT, </w:t>
            </w:r>
            <w:del w:id="1017" w:author="Tiếp thu thẩm định lần 2, 12/10 (Claude)" w:date="2026-10-12T07:20:26Z">
              <w:r>
                <w:rPr>
                  <w:sz w:val="24"/>
                  <w:szCs w:val="24"/>
                </w:rPr>
                <w:delText xml:space="preserve">cột Task_ID, mã đơn vị chuẩn</w:delText>
              </w:r>
            </w:del>
            <w:ins w:id="1018" w:author="Tiếp thu thẩm định lần 2, 12/10 (Claude)" w:date="2026-10-12T07:20:26Z">
              <w:r>
                <w:rPr>
                  <w:sz w:val="24"/>
                  <w:szCs w:val="24"/>
                </w:rPr>
                <w:t xml:space="preserve">mã đơn vị chuẩn</w:t>
              </w:r>
            </w:ins>
            <w:r>
              <w:rPr>
                <w:sz w:val="24"/>
                <w:szCs w:val="24"/>
              </w:rPr>
              <w:t xml:space="preserve">,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29CCCD19" w14:textId="77777777" w:rsidR="00FA4B7E" w:rsidRDefault="00FA4B7E">
      <w:pPr>
        <w:spacing w:after="0" w:line="120" w:lineRule="exact"/>
      </w:pPr>
    </w:p>
    <w:p w14:paraId="30E50542" w14:textId="77777777" w:rsidR="00FA4B7E" w:rsidRDefault="00802107">
      <w:pPr>
        <w:pStyle w:val="Heading1"/>
        <w:spacing w:before="240" w:after="120" w:line="264" w:lineRule="auto"/>
        <w:ind w:firstLine="720"/>
      </w:pPr>
      <w:bookmarkStart w:id="22" w:name="_Toc242558930"/>
      <w:r>
        <w:t>VII. HỒ SƠ ĐẦU VÀO, ĐẦU RA CHUẨN</w:t>
      </w:r>
      <w:bookmarkEnd w:id="2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8CA02F1" w14:textId="77777777">
        <w:trPr>
          <w:tblHeader/>
          <w:jc w:val="center"/>
        </w:trPr>
        <w:tc>
          <w:tcPr>
            <w:tcW w:w="2381" w:type="dxa"/>
            <w:tcMar>
              <w:top w:w="90" w:type="dxa"/>
              <w:left w:w="100" w:type="dxa"/>
              <w:bottom w:w="90" w:type="dxa"/>
              <w:right w:w="100" w:type="dxa"/>
            </w:tcMar>
            <w:vAlign w:val="center"/>
          </w:tcPr>
          <w:p w14:paraId="5D079243"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0682F3A7" w14:textId="77777777" w:rsidR="00FA4B7E" w:rsidRDefault="00802107">
            <w:pPr>
              <w:spacing w:before="40" w:after="40" w:line="252" w:lineRule="auto"/>
              <w:jc w:val="center"/>
            </w:pPr>
            <w:r>
              <w:rPr>
                <w:b/>
                <w:sz w:val="24"/>
                <w:szCs w:val="24"/>
              </w:rPr>
              <w:t>TỆP NÊN CUNG CẤP</w:t>
            </w:r>
          </w:p>
        </w:tc>
      </w:tr>
      <w:tr w:rsidR="00FA4B7E" w14:paraId="2FAAAE31" w14:textId="77777777">
        <w:trPr>
          <w:jc w:val="center"/>
        </w:trPr>
        <w:tc>
          <w:tcPr>
            <w:tcW w:w="2381" w:type="dxa"/>
            <w:tcMar>
              <w:top w:w="90" w:type="dxa"/>
              <w:left w:w="100" w:type="dxa"/>
              <w:bottom w:w="90" w:type="dxa"/>
              <w:right w:w="100" w:type="dxa"/>
            </w:tcMar>
            <w:vAlign w:val="center"/>
          </w:tcPr>
          <w:p w14:paraId="28DFB70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297CB14D" w14:textId="77777777" w:rsidR="00FA4B7E" w:rsidRDefault="00802107">
            <w:pPr>
              <w:spacing w:before="40" w:after="40" w:line="252" w:lineRule="auto"/>
            </w:pPr>
            <w:r>
              <w:rPr>
                <w:sz w:val="24"/>
                <w:szCs w:val="24"/>
              </w:rPr>
              <w:t>Đề xuất nhiệm vụ của đơn vị theo mẫu Phụ lục Thông báo số 736/TB-CĐKT; kế hoạch quý/năm đã ban hành; văn bản chỉ đạo, kết luận giao ban.</w:t>
            </w:r>
          </w:p>
        </w:tc>
      </w:tr>
      <w:tr w:rsidR="00FA4B7E" w14:paraId="26A63891" w14:textId="77777777">
        <w:trPr>
          <w:jc w:val="center"/>
        </w:trPr>
        <w:tc>
          <w:tcPr>
            <w:tcW w:w="2381" w:type="dxa"/>
            <w:tcMar>
              <w:top w:w="90" w:type="dxa"/>
              <w:left w:w="100" w:type="dxa"/>
              <w:bottom w:w="90" w:type="dxa"/>
              <w:right w:w="100" w:type="dxa"/>
            </w:tcMar>
            <w:vAlign w:val="center"/>
          </w:tcPr>
          <w:p w14:paraId="41E951C3"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2EF27604" w14:textId="77777777" w:rsidR="00FA4B7E" w:rsidRDefault="00802107">
            <w:pPr>
              <w:spacing w:before="40" w:after="40" w:line="252" w:lineRule="auto"/>
            </w:pPr>
            <w:r>
              <w:rPr>
                <w:sz w:val="24"/>
                <w:szCs w:val="24"/>
              </w:rPr>
              <w:t>Báo cáo Excel và Word của các đơn vị; kế hoạch cùng kỳ; báo cáo kỳ trước; minh chứng kết quả.</w:t>
            </w:r>
          </w:p>
        </w:tc>
      </w:tr>
      <w:tr w:rsidR="00FA4B7E" w14:paraId="4B610727" w14:textId="77777777">
        <w:trPr>
          <w:jc w:val="center"/>
        </w:trPr>
        <w:tc>
          <w:tcPr>
            <w:tcW w:w="2381" w:type="dxa"/>
            <w:tcMar>
              <w:top w:w="90" w:type="dxa"/>
              <w:left w:w="100" w:type="dxa"/>
              <w:bottom w:w="90" w:type="dxa"/>
              <w:right w:w="100" w:type="dxa"/>
            </w:tcMar>
            <w:vAlign w:val="center"/>
          </w:tcPr>
          <w:p w14:paraId="51D4E698"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6F9F3FD7" w14:textId="77777777" w:rsidR="00FA4B7E" w:rsidRDefault="00802107">
            <w:pPr>
              <w:spacing w:before="40" w:after="40" w:line="252" w:lineRule="auto"/>
            </w:pPr>
            <w:del w:id="1019" w:author="Tiếp thu thẩm định lần 2, 12/10 (Claude)" w:date="2026-10-12T07:20:26Z">
              <w:r>
                <w:rPr>
                  <w:sz w:val="24"/>
                  <w:szCs w:val="24"/>
                </w:rPr>
                <w:delText xml:space="preserve">Danh sách nhiệm vụ có Task_ID;</w:delText>
              </w:r>
            </w:del>
            <w:ins w:id="1020" w:author="Tiếp thu thẩm định lần 2, 12/10 (Claude)" w:date="2026-10-12T07:20:26Z">
              <w:r>
                <w:rPr>
                  <w:sz w:val="24"/>
                  <w:szCs w:val="24"/>
                </w:rPr>
                <w:t xml:space="preserve">Danh sách nhiệm vụ trong kế hoạch;</w:t>
              </w:r>
            </w:ins>
            <w:r>
              <w:rPr>
                <w:sz w:val="24"/>
                <w:szCs w:val="24"/>
              </w:rPr>
              <w:t xml:space="preserve"> cập nhật tiến độ; minh chứng hoặc đường dẫn minh chứng.</w:t>
            </w:r>
          </w:p>
        </w:tc>
      </w:tr>
      <w:tr w:rsidR="00FA4B7E" w14:paraId="47E20961" w14:textId="77777777">
        <w:trPr>
          <w:jc w:val="center"/>
        </w:trPr>
        <w:tc>
          <w:tcPr>
            <w:tcW w:w="2381" w:type="dxa"/>
            <w:tcMar>
              <w:top w:w="90" w:type="dxa"/>
              <w:left w:w="100" w:type="dxa"/>
              <w:bottom w:w="90" w:type="dxa"/>
              <w:right w:w="100" w:type="dxa"/>
            </w:tcMar>
            <w:vAlign w:val="center"/>
          </w:tcPr>
          <w:p w14:paraId="645C3A4F"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4135CC0E" w14:textId="77777777" w:rsidR="00FA4B7E" w:rsidRDefault="00802107">
            <w:pPr>
              <w:spacing w:before="40" w:after="40" w:line="252" w:lineRule="auto"/>
            </w:pPr>
            <w:r>
              <w:rPr>
                <w:sz w:val="24"/>
                <w:szCs w:val="24"/>
              </w:rPr>
              <w:t>Mẫu Kế hoạch + KPI của nhóm vị trí; nhiệm vụ được phân công; kế hoạch KPI đã duyệt (khi tự đánh giá).</w:t>
            </w:r>
          </w:p>
        </w:tc>
      </w:tr>
      <w:tr w:rsidR="00FA4B7E" w14:paraId="4E887F39" w14:textId="77777777">
        <w:trPr>
          <w:jc w:val="center"/>
        </w:trPr>
        <w:tc>
          <w:tcPr>
            <w:tcW w:w="2381" w:type="dxa"/>
            <w:tcMar>
              <w:top w:w="90" w:type="dxa"/>
              <w:left w:w="100" w:type="dxa"/>
              <w:bottom w:w="90" w:type="dxa"/>
              <w:right w:w="100" w:type="dxa"/>
            </w:tcMar>
            <w:vAlign w:val="center"/>
          </w:tcPr>
          <w:p w14:paraId="458EB557"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0ECFA20D" w14:textId="77777777" w:rsidR="00FA4B7E" w:rsidRDefault="00802107">
            <w:pPr>
              <w:spacing w:before="40" w:after="40" w:line="252" w:lineRule="auto"/>
            </w:pPr>
            <w:r>
              <w:rPr>
                <w:sz w:val="24"/>
                <w:szCs w:val="24"/>
              </w:rPr>
              <w:t>Văn bản chỉ đạo; văn bản cùng loại kỳ trước; số liệu; dự thảo đã có (nếu sửa).</w:t>
            </w:r>
          </w:p>
        </w:tc>
      </w:tr>
    </w:tbl>
    <w:p w14:paraId="658597E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B0E8D8A" w14:textId="77777777">
        <w:trPr>
          <w:tblHeader/>
          <w:jc w:val="center"/>
        </w:trPr>
        <w:tc>
          <w:tcPr>
            <w:tcW w:w="2381" w:type="dxa"/>
            <w:tcMar>
              <w:top w:w="90" w:type="dxa"/>
              <w:left w:w="100" w:type="dxa"/>
              <w:bottom w:w="90" w:type="dxa"/>
              <w:right w:w="100" w:type="dxa"/>
            </w:tcMar>
            <w:vAlign w:val="center"/>
          </w:tcPr>
          <w:p w14:paraId="51207B5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2881F5" w14:textId="77777777" w:rsidR="00FA4B7E" w:rsidRDefault="00802107">
            <w:pPr>
              <w:spacing w:before="40" w:after="40" w:line="252" w:lineRule="auto"/>
              <w:jc w:val="center"/>
            </w:pPr>
            <w:r>
              <w:rPr>
                <w:b/>
                <w:sz w:val="24"/>
                <w:szCs w:val="24"/>
              </w:rPr>
              <w:t>YÊU CẦU</w:t>
            </w:r>
          </w:p>
        </w:tc>
      </w:tr>
      <w:tr w:rsidR="00FA4B7E" w14:paraId="5F66A696" w14:textId="77777777">
        <w:trPr>
          <w:jc w:val="center"/>
        </w:trPr>
        <w:tc>
          <w:tcPr>
            <w:tcW w:w="2381" w:type="dxa"/>
            <w:tcMar>
              <w:top w:w="90" w:type="dxa"/>
              <w:left w:w="100" w:type="dxa"/>
              <w:bottom w:w="90" w:type="dxa"/>
              <w:right w:w="100" w:type="dxa"/>
            </w:tcMar>
            <w:vAlign w:val="center"/>
          </w:tcPr>
          <w:p w14:paraId="3858B270"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3DC23B38" w14:textId="77777777" w:rsidR="00FA4B7E" w:rsidRDefault="00802107">
            <w:pPr>
              <w:spacing w:before="40" w:after="40" w:line="252" w:lineRule="auto"/>
            </w:pPr>
            <w:r>
              <w:rPr>
                <w:sz w:val="24"/>
                <w:szCs w:val="24"/>
              </w:rPr>
              <w:t>&lt;mã đơn vị&gt;_&lt;loại&gt;_&lt;kỳ&gt;_v&lt;số lần&gt;, kèm phiếu tự kiểm do Bộ công cụ xuất.</w:t>
            </w:r>
          </w:p>
        </w:tc>
      </w:tr>
      <w:tr w:rsidR="00FA4B7E" w14:paraId="39FCC3AD" w14:textId="77777777">
        <w:trPr>
          <w:jc w:val="center"/>
        </w:trPr>
        <w:tc>
          <w:tcPr>
            <w:tcW w:w="2381" w:type="dxa"/>
            <w:tcMar>
              <w:top w:w="90" w:type="dxa"/>
              <w:left w:w="100" w:type="dxa"/>
              <w:bottom w:w="90" w:type="dxa"/>
              <w:right w:w="100" w:type="dxa"/>
            </w:tcMar>
            <w:vAlign w:val="center"/>
          </w:tcPr>
          <w:p w14:paraId="0011C122"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442AD366" w14:textId="77777777" w:rsidR="00FA4B7E" w:rsidRDefault="00802107">
            <w:pPr>
              <w:spacing w:before="40" w:after="40" w:line="252" w:lineRule="auto"/>
            </w:pPr>
            <w:r>
              <w:rPr>
                <w:sz w:val="24"/>
                <w:szCs w:val="24"/>
              </w:rPr>
              <w:t>Ghi bằng mã đơn vị chuẩn (ví dụ P-THHC, K-KTCN), không ghi tên tự do.</w:t>
            </w:r>
          </w:p>
        </w:tc>
      </w:tr>
      <w:tr w:rsidR="00FA4B7E" w14:paraId="6DE85C57" w14:textId="77777777">
        <w:trPr>
          <w:jc w:val="center"/>
        </w:trPr>
        <w:tc>
          <w:tcPr>
            <w:tcW w:w="2381" w:type="dxa"/>
            <w:tcMar>
              <w:top w:w="90" w:type="dxa"/>
              <w:left w:w="100" w:type="dxa"/>
              <w:bottom w:w="90" w:type="dxa"/>
              <w:right w:w="100" w:type="dxa"/>
            </w:tcMar>
            <w:vAlign w:val="center"/>
          </w:tcPr>
          <w:p w14:paraId="30EBA03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5A6EF636" w14:textId="77777777" w:rsidR="00FA4B7E" w:rsidRDefault="00802107">
            <w:pPr>
              <w:spacing w:before="40" w:after="40" w:line="252" w:lineRule="auto"/>
            </w:pPr>
            <w:del w:id="1021" w:author="Tiếp thu thẩm định lần 2, 12/10 (Claude)" w:date="2026-10-12T07:20:26Z">
              <w:r>
                <w:rPr>
                  <w:sz w:val="24"/>
                  <w:szCs w:val="24"/>
                </w:rPr>
                <w:delText>Task_ID dạng KTC-2026-Q4-00125, dùng xuyên suốt kế hoạch, theo dõi, báo cáo, minh chứng.</w:delText>
              </w:r>
            </w:del>
            <w:ins w:id="1022" w:author="Tiếp thu thẩm định lần 2, 12/10 (Claude)" w:date="2026-10-12T07:20:26Z">
              <w:r>
                <w:rPr>
                  <w:sz w:val="24"/>
                  <w:szCs w:val="24"/>
                </w:rPr>
                <w:t xml:space="preserve">Mã sản phẩm, công việc theo Danh mục sản phẩm, công việc ban hành kèm theo Quyết định số 2119/QĐ-CĐKT ngày 28/9/2026; Task_ID chưa áp dụng.</w:t>
              </w:r>
            </w:ins>
          </w:p>
        </w:tc>
      </w:tr>
      <w:tr w:rsidR="00FA4B7E" w14:paraId="2A84D381" w14:textId="77777777">
        <w:trPr>
          <w:jc w:val="center"/>
        </w:trPr>
        <w:tc>
          <w:tcPr>
            <w:tcW w:w="2381" w:type="dxa"/>
            <w:tcMar>
              <w:top w:w="90" w:type="dxa"/>
              <w:left w:w="100" w:type="dxa"/>
              <w:bottom w:w="90" w:type="dxa"/>
              <w:right w:w="100" w:type="dxa"/>
            </w:tcMar>
            <w:vAlign w:val="center"/>
          </w:tcPr>
          <w:p w14:paraId="062B76F0"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4C7E7615" w14:textId="77777777" w:rsidR="00FA4B7E" w:rsidRDefault="00802107">
            <w:pPr>
              <w:spacing w:before="40" w:after="40" w:line="252" w:lineRule="auto"/>
            </w:pPr>
            <w:r>
              <w:rPr>
                <w:sz w:val="24"/>
                <w:szCs w:val="24"/>
              </w:rPr>
              <w:t>LỖI: Bắt buộc sửa trước khi gửi. CẢNH BÁO: Xem xét, sửa hoặc giải trình.</w:t>
            </w:r>
          </w:p>
        </w:tc>
      </w:tr>
      <w:tr w:rsidR="00FA4B7E" w14:paraId="6B0DA3F9" w14:textId="77777777">
        <w:trPr>
          <w:jc w:val="center"/>
        </w:trPr>
        <w:tc>
          <w:tcPr>
            <w:tcW w:w="2381" w:type="dxa"/>
            <w:tcMar>
              <w:top w:w="90" w:type="dxa"/>
              <w:left w:w="100" w:type="dxa"/>
              <w:bottom w:w="90" w:type="dxa"/>
              <w:right w:w="100" w:type="dxa"/>
            </w:tcMar>
            <w:vAlign w:val="center"/>
          </w:tcPr>
          <w:p w14:paraId="44B2C777"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199B04A3" w14:textId="77777777" w:rsidR="00FA4B7E" w:rsidRDefault="00802107">
            <w:pPr>
              <w:spacing w:before="40" w:after="40" w:line="252" w:lineRule="auto"/>
            </w:pPr>
            <w:r>
              <w:rPr>
                <w:sz w:val="24"/>
                <w:szCs w:val="24"/>
              </w:rPr>
              <w:t>A4, lề trên 2 - dưới 2 - trái 3 - phải 2 cm, Times New Roman cỡ 14; phụ lục Excel khổ ngang.</w:t>
            </w:r>
          </w:p>
        </w:tc>
      </w:tr>
      <w:tr w:rsidR="00FA4B7E" w14:paraId="0454142B" w14:textId="77777777">
        <w:trPr>
          <w:jc w:val="center"/>
        </w:trPr>
        <w:tc>
          <w:tcPr>
            <w:tcW w:w="2381" w:type="dxa"/>
            <w:tcMar>
              <w:top w:w="90" w:type="dxa"/>
              <w:left w:w="100" w:type="dxa"/>
              <w:bottom w:w="90" w:type="dxa"/>
              <w:right w:w="100" w:type="dxa"/>
            </w:tcMar>
            <w:vAlign w:val="center"/>
          </w:tcPr>
          <w:p w14:paraId="05588198"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2F705AB1" w14:textId="77777777" w:rsidR="00FA4B7E" w:rsidRDefault="00802107">
            <w:pPr>
              <w:spacing w:before="40" w:after="40" w:line="252" w:lineRule="auto"/>
            </w:pPr>
            <w:r>
              <w:rPr>
                <w:sz w:val="24"/>
                <w:szCs w:val="24"/>
              </w:rPr>
              <w:t>Có đủ: Nguồn dữ liệu đã dùng; người kiểm tra; trạng thái phê duyệt.</w:t>
            </w:r>
          </w:p>
        </w:tc>
      </w:tr>
    </w:tbl>
    <w:p w14:paraId="28965D43" w14:textId="77777777" w:rsidR="00FA4B7E" w:rsidRDefault="00FA4B7E">
      <w:pPr>
        <w:spacing w:after="0" w:line="120" w:lineRule="exact"/>
      </w:pPr>
    </w:p>
    <w:p w14:paraId="2B848A30" w14:textId="77777777" w:rsidR="00FA4B7E" w:rsidRDefault="00802107">
      <w:pPr>
        <w:pStyle w:val="Heading1"/>
        <w:spacing w:before="240" w:after="120" w:line="264" w:lineRule="auto"/>
        <w:ind w:firstLine="720"/>
      </w:pPr>
      <w:bookmarkStart w:id="23" w:name="_Toc242558931"/>
      <w:r>
        <w:t>VIII. CÂU HỎI THƯỜNG GẶP VÀ XỬ LÝ LỖI</w:t>
      </w:r>
      <w:bookmarkEnd w:id="2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7C43ECF" w14:textId="77777777">
        <w:trPr>
          <w:tblHeader/>
          <w:jc w:val="center"/>
        </w:trPr>
        <w:tc>
          <w:tcPr>
            <w:tcW w:w="2381" w:type="dxa"/>
            <w:tcMar>
              <w:top w:w="90" w:type="dxa"/>
              <w:left w:w="100" w:type="dxa"/>
              <w:bottom w:w="90" w:type="dxa"/>
              <w:right w:w="100" w:type="dxa"/>
            </w:tcMar>
            <w:vAlign w:val="center"/>
          </w:tcPr>
          <w:p w14:paraId="16B62BC8"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5BA510D" w14:textId="77777777" w:rsidR="00FA4B7E" w:rsidRDefault="00802107">
            <w:pPr>
              <w:spacing w:before="40" w:after="40" w:line="252" w:lineRule="auto"/>
              <w:jc w:val="center"/>
            </w:pPr>
            <w:r>
              <w:rPr>
                <w:b/>
                <w:sz w:val="24"/>
                <w:szCs w:val="24"/>
              </w:rPr>
              <w:t>HƯỚNG XỬ LÝ</w:t>
            </w:r>
          </w:p>
        </w:tc>
      </w:tr>
      <w:tr w:rsidR="00FA4B7E" w14:paraId="5288C9AE" w14:textId="77777777">
        <w:trPr>
          <w:jc w:val="center"/>
        </w:trPr>
        <w:tc>
          <w:tcPr>
            <w:tcW w:w="2381" w:type="dxa"/>
            <w:tcMar>
              <w:top w:w="90" w:type="dxa"/>
              <w:left w:w="100" w:type="dxa"/>
              <w:bottom w:w="90" w:type="dxa"/>
              <w:right w:w="100" w:type="dxa"/>
            </w:tcMar>
            <w:vAlign w:val="center"/>
          </w:tcPr>
          <w:p w14:paraId="7EAA51EE"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7160348" w14:textId="77777777" w:rsidR="00FA4B7E" w:rsidRDefault="00802107">
            <w:pPr>
              <w:spacing w:before="40" w:after="40" w:line="252" w:lineRule="auto"/>
            </w:pPr>
            <w:r>
              <w:rPr>
                <w:sz w:val="24"/>
                <w:szCs w:val="24"/>
              </w:rPr>
              <w:t>Kiểm tra Customize &gt; Plugins đã cài và bật; mở cuộc hội thoại mới; liên hệ Phòng QLKHCN&amp;HTPT (tài khoản Team) hoặc Phòng TH-HC&amp;QT.</w:t>
            </w:r>
          </w:p>
        </w:tc>
      </w:tr>
      <w:tr w:rsidR="00FA4B7E" w14:paraId="5F8A8252" w14:textId="77777777">
        <w:trPr>
          <w:jc w:val="center"/>
        </w:trPr>
        <w:tc>
          <w:tcPr>
            <w:tcW w:w="2381" w:type="dxa"/>
            <w:tcMar>
              <w:top w:w="90" w:type="dxa"/>
              <w:left w:w="100" w:type="dxa"/>
              <w:bottom w:w="90" w:type="dxa"/>
              <w:right w:w="100" w:type="dxa"/>
            </w:tcMar>
            <w:vAlign w:val="center"/>
          </w:tcPr>
          <w:p w14:paraId="64AE00F5" w14:textId="77777777" w:rsidR="00FA4B7E" w:rsidRDefault="00802107">
            <w:pPr>
              <w:spacing w:before="40" w:after="40" w:line="252" w:lineRule="auto"/>
              <w:jc w:val="center"/>
            </w:pPr>
            <w:r>
              <w:rPr>
                <w:b/>
                <w:sz w:val="24"/>
                <w:szCs w:val="24"/>
              </w:rPr>
              <w:t>Có hai phiên bản KTC-Quan-tri cùng hiện?</w:t>
            </w:r>
          </w:p>
        </w:tc>
        <w:tc>
          <w:tcPr>
            <w:tcW w:w="6690" w:type="dxa"/>
            <w:tcMar>
              <w:top w:w="90" w:type="dxa"/>
              <w:left w:w="100" w:type="dxa"/>
              <w:bottom w:w="90" w:type="dxa"/>
              <w:right w:w="100" w:type="dxa"/>
            </w:tcMar>
            <w:vAlign w:val="center"/>
          </w:tcPr>
          <w:p w14:paraId="0267B4AA" w14:textId="77777777" w:rsidR="00FA4B7E" w:rsidRDefault="00802107">
            <w:pPr>
              <w:spacing w:before="40" w:after="40" w:line="252" w:lineRule="auto"/>
            </w:pPr>
            <w:del w:id="1033" w:author="Tiếp thu thẩm định lần 2, 12/10 (Claude)" w:date="2026-10-12T07:20:26Z">
              <w:r>
                <w:rPr>
                  <w:sz w:val="24"/>
                  <w:szCs w:val="24"/>
                </w:rPr>
                <w:delText>Gỡ bản cũ, chỉ giữ bản mới nhất; mở cuộc hội thoại mới.</w:delText>
              </w:r>
            </w:del>
            <w:ins w:id="1034" w:author="Tiếp thu thẩm định lần 2, 12/10 (Claude)" w:date="2026-10-12T07:20:26Z">
              <w:r>
                <w:rPr>
                  <w:sz w:val="24"/>
                  <w:szCs w:val="24"/>
                </w:rPr>
                <w:t xml:space="preserve">Tại Customize &gt; Plugins, tắt bản cũ (cài từ tài khoản cá nhân), chỉ giữ bản do Phòng QLKHCN&amp;HTPT phân phối; mở cuộc hội thoại mới.</w:t>
              </w:r>
            </w:ins>
          </w:p>
        </w:tc>
      </w:tr>
      <w:tr w:rsidR="00FA4B7E" w14:paraId="6CED11B7" w14:textId="77777777">
        <w:trPr>
          <w:jc w:val="center"/>
        </w:trPr>
        <w:tc>
          <w:tcPr>
            <w:tcW w:w="2381" w:type="dxa"/>
            <w:tcMar>
              <w:top w:w="90" w:type="dxa"/>
              <w:left w:w="100" w:type="dxa"/>
              <w:bottom w:w="90" w:type="dxa"/>
              <w:right w:w="100" w:type="dxa"/>
            </w:tcMar>
            <w:vAlign w:val="center"/>
          </w:tcPr>
          <w:p w14:paraId="5FB67635"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75E1A7BE" w14:textId="77777777" w:rsidR="00FA4B7E" w:rsidRDefault="00802107">
            <w:pPr>
              <w:spacing w:before="40" w:after="40" w:line="252" w:lineRule="auto"/>
            </w:pPr>
            <w:r>
              <w:rPr>
                <w:sz w:val="24"/>
                <w:szCs w:val="24"/>
              </w:rPr>
              <w:t>Kiểm tra dùng đúng tệp .zip do Phòng TH-HC&amp;QT cung cấp, tệp không bị giải nén rồi nén lại; báo Phòng TH-HC&amp;QT kèm ảnh thông báo lỗi.</w:t>
            </w:r>
          </w:p>
        </w:tc>
      </w:tr>
      <w:tr w:rsidR="00FA4B7E" w14:paraId="204BBE86" w14:textId="77777777">
        <w:trPr>
          <w:jc w:val="center"/>
        </w:trPr>
        <w:tc>
          <w:tcPr>
            <w:tcW w:w="2381" w:type="dxa"/>
            <w:tcMar>
              <w:top w:w="90" w:type="dxa"/>
              <w:left w:w="100" w:type="dxa"/>
              <w:bottom w:w="90" w:type="dxa"/>
              <w:right w:w="100" w:type="dxa"/>
            </w:tcMar>
            <w:vAlign w:val="center"/>
          </w:tcPr>
          <w:p w14:paraId="5DCD96AF"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331AA57F" w14:textId="77777777" w:rsidR="00FA4B7E" w:rsidRDefault="00802107">
            <w:pPr>
              <w:spacing w:before="40" w:after="40" w:line="252" w:lineRule="auto"/>
            </w:pPr>
            <w:r>
              <w:rPr>
                <w:sz w:val="24"/>
                <w:szCs w:val="24"/>
              </w:rPr>
              <w:t>Kiểm tra kết nối Google Drive và quyền chia sẻ; không yêu cầu AI kết luận khi chưa đối chiếu được kho.</w:t>
            </w:r>
          </w:p>
        </w:tc>
      </w:tr>
      <w:tr w:rsidR="00FA4B7E" w14:paraId="4C282321" w14:textId="77777777">
        <w:trPr>
          <w:jc w:val="center"/>
        </w:trPr>
        <w:tc>
          <w:tcPr>
            <w:tcW w:w="2381" w:type="dxa"/>
            <w:tcMar>
              <w:top w:w="90" w:type="dxa"/>
              <w:left w:w="100" w:type="dxa"/>
              <w:bottom w:w="90" w:type="dxa"/>
              <w:right w:w="100" w:type="dxa"/>
            </w:tcMar>
            <w:vAlign w:val="center"/>
          </w:tcPr>
          <w:p w14:paraId="14D8D5CD"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5D8ED903" w14:textId="77777777" w:rsidR="00FA4B7E" w:rsidRDefault="00802107">
            <w:pPr>
              <w:spacing w:before="40" w:after="40" w:line="252" w:lineRule="auto"/>
            </w:pPr>
            <w:r>
              <w:rPr>
                <w:sz w:val="24"/>
                <w:szCs w:val="24"/>
              </w:rPr>
              <w:t>Số liệu gốc của đơn vị là chuẩn; yêu cầu AI chỉ ra dòng lệch, không tự sửa số liệu.</w:t>
            </w:r>
          </w:p>
        </w:tc>
      </w:tr>
      <w:tr w:rsidR="00FA4B7E" w14:paraId="0166D87F" w14:textId="77777777">
        <w:trPr>
          <w:jc w:val="center"/>
        </w:trPr>
        <w:tc>
          <w:tcPr>
            <w:tcW w:w="2381" w:type="dxa"/>
            <w:tcMar>
              <w:top w:w="90" w:type="dxa"/>
              <w:left w:w="100" w:type="dxa"/>
              <w:bottom w:w="90" w:type="dxa"/>
              <w:right w:w="100" w:type="dxa"/>
            </w:tcMar>
            <w:vAlign w:val="center"/>
          </w:tcPr>
          <w:p w14:paraId="3AD87710"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1D5C84FE" w14:textId="77777777" w:rsidR="00FA4B7E" w:rsidRDefault="00802107">
            <w:pPr>
              <w:spacing w:before="40" w:after="40" w:line="252" w:lineRule="auto"/>
            </w:pPr>
            <w:r>
              <w:rPr>
                <w:sz w:val="24"/>
                <w:szCs w:val="24"/>
              </w:rPr>
              <w:t>Ghi đủ nguồn, căn cứ, ngày phát sinh, đơn vị giao, đơn vị thực hiện, thời hạn, sản phẩm rồi mới đưa vào theo dõi.</w:t>
            </w:r>
          </w:p>
        </w:tc>
      </w:tr>
      <w:tr w:rsidR="00FA4B7E" w14:paraId="3141C66D" w14:textId="77777777">
        <w:trPr>
          <w:jc w:val="center"/>
        </w:trPr>
        <w:tc>
          <w:tcPr>
            <w:tcW w:w="2381" w:type="dxa"/>
            <w:tcMar>
              <w:top w:w="90" w:type="dxa"/>
              <w:left w:w="100" w:type="dxa"/>
              <w:bottom w:w="90" w:type="dxa"/>
              <w:right w:w="100" w:type="dxa"/>
            </w:tcMar>
            <w:vAlign w:val="center"/>
          </w:tcPr>
          <w:p w14:paraId="618C39E8"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B9654D8" w14:textId="77777777" w:rsidR="00FA4B7E" w:rsidRDefault="00802107">
            <w:pPr>
              <w:spacing w:before="40" w:after="40" w:line="252" w:lineRule="auto"/>
            </w:pPr>
            <w:r>
              <w:rPr>
                <w:sz w:val="24"/>
                <w:szCs w:val="24"/>
              </w:rPr>
              <w:t>Không. Đây là đề xuất của cá nhân; cấp có thẩm quyền đánh giá, xếp loại theo Quyết định số 1923/QĐ-CĐKT.</w:t>
            </w:r>
          </w:p>
        </w:tc>
      </w:tr>
      <w:tr w:rsidR="00FA4B7E" w14:paraId="4DEEEC84" w14:textId="77777777">
        <w:trPr>
          <w:jc w:val="center"/>
        </w:trPr>
        <w:tc>
          <w:tcPr>
            <w:tcW w:w="2381" w:type="dxa"/>
            <w:tcMar>
              <w:top w:w="90" w:type="dxa"/>
              <w:left w:w="100" w:type="dxa"/>
              <w:bottom w:w="90" w:type="dxa"/>
              <w:right w:w="100" w:type="dxa"/>
            </w:tcMar>
            <w:vAlign w:val="center"/>
          </w:tcPr>
          <w:p w14:paraId="436602EA"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3B8A9124" w14:textId="77777777" w:rsidR="00FA4B7E" w:rsidRDefault="00802107">
            <w:pPr>
              <w:spacing w:before="40" w:after="40" w:line="252" w:lineRule="auto"/>
            </w:pPr>
            <w:r>
              <w:rPr>
                <w:sz w:val="24"/>
                <w:szCs w:val="24"/>
              </w:rPr>
              <w:t>Không. Dùng Skill “ktc-ra-soat-897” theo Thông báo số 948/TB-CĐKT ngày 17/8/2026.</w:t>
            </w:r>
          </w:p>
        </w:tc>
      </w:tr>
      <w:tr w:rsidR="00FA4B7E" w14:paraId="153AF0D1" w14:textId="77777777">
        <w:trPr>
          <w:jc w:val="center"/>
        </w:trPr>
        <w:tc>
          <w:tcPr>
            <w:tcW w:w="2381" w:type="dxa"/>
            <w:tcMar>
              <w:top w:w="90" w:type="dxa"/>
              <w:left w:w="100" w:type="dxa"/>
              <w:bottom w:w="90" w:type="dxa"/>
              <w:right w:w="100" w:type="dxa"/>
            </w:tcMar>
            <w:vAlign w:val="center"/>
          </w:tcPr>
          <w:p w14:paraId="61F46702"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78209682" w14:textId="77777777" w:rsidR="00FA4B7E" w:rsidRDefault="00802107">
            <w:pPr>
              <w:spacing w:before="40" w:after="40" w:line="252" w:lineRule="auto"/>
            </w:pPr>
            <w:r>
              <w:rPr>
                <w:sz w:val="24"/>
                <w:szCs w:val="24"/>
              </w:rPr>
              <w:t>Đóng tệp trong Excel hoặc đặt tên tệp khác rồi chạy lại.</w:t>
            </w:r>
          </w:p>
        </w:tc>
      </w:tr>
    </w:tbl>
    <w:p w14:paraId="11353182" w14:textId="77777777" w:rsidR="00FA4B7E" w:rsidRDefault="00FA4B7E">
      <w:pPr>
        <w:spacing w:after="0" w:line="120" w:lineRule="exact"/>
      </w:pPr>
    </w:p>
    <w:p w14:paraId="40B908D1" w14:textId="77777777" w:rsidR="00FA4B7E" w:rsidRDefault="00802107">
      <w:pPr>
        <w:pStyle w:val="Heading1"/>
        <w:spacing w:before="240" w:after="120" w:line="264" w:lineRule="auto"/>
        <w:ind w:firstLine="720"/>
      </w:pPr>
      <w:bookmarkStart w:id="24" w:name="_Toc242558932"/>
      <w:r>
        <w:t>IX. NGUYÊN TẮC AN TOÀN VÀ TRÁCH NHIỆM</w:t>
      </w:r>
      <w:bookmarkEnd w:id="24"/>
    </w:p>
    <w:p w14:paraId="1594036F" w14:textId="77777777" w:rsidR="00FA4B7E" w:rsidRDefault="00802107">
      <w:pPr>
        <w:spacing w:line="264" w:lineRule="auto"/>
        <w:ind w:firstLine="720"/>
        <w:jc w:val="both"/>
      </w:pPr>
      <w:r>
        <w:t>- Không đưa thông tin thuộc bí mật nhà nước, tài liệu có dấu mật, mật khẩu, số định danh cá nhân hoặc dữ liệu nhạy cảm không cần thiết vào nền tảng AI; không tải lên cả thư mục.</w:t>
      </w:r>
    </w:p>
    <w:p w14:paraId="6A547411" w14:textId="77777777" w:rsidR="00FA4B7E" w:rsidRDefault="00802107">
      <w:pPr>
        <w:spacing w:line="264" w:lineRule="auto"/>
        <w:ind w:firstLine="720"/>
        <w:jc w:val="both"/>
      </w:pPr>
      <w:r>
        <w:t>- 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44F5999A" w14:textId="77777777" w:rsidR="00FA4B7E" w:rsidRDefault="00802107">
      <w:pPr>
        <w:spacing w:line="264" w:lineRule="auto"/>
        <w:ind w:firstLine="720"/>
        <w:jc w:val="both"/>
      </w:pPr>
      <w:r>
        <w:t>- Không giao AI tự phê duyệt, tự quyết định mức xếp loại hoặc tự tạo căn cứ chưa được kiểm chứng.</w:t>
      </w:r>
    </w:p>
    <w:p w14:paraId="1D12723A" w14:textId="77777777" w:rsidR="00FA4B7E" w:rsidRDefault="00802107">
      <w:pPr>
        <w:spacing w:line="264" w:lineRule="auto"/>
        <w:ind w:firstLine="720"/>
        <w:jc w:val="both"/>
      </w:pPr>
      <w:r>
        <w:t>- Mỗi cuộc hội thoại tập trung một việc, một kỳ; đặt tên phiên bản tệp rõ ràng để tránh dùng nhầm.</w:t>
      </w:r>
    </w:p>
    <w:p w14:paraId="67B4E745" w14:textId="77777777" w:rsidR="00FA4B7E" w:rsidRDefault="00802107">
      <w:pPr>
        <w:spacing w:line="264" w:lineRule="auto"/>
        <w:ind w:firstLine="720"/>
        <w:jc w:val="both"/>
      </w:pPr>
      <w:r>
        <w:t>- Kết quả AI là tài liệu hỗ trợ; người lập và Lãnh đạo đơn vị chịu trách nhiệm về số liệu, nội dung trước khi gửi, trình.</w:t>
      </w:r>
    </w:p>
    <w:p w14:paraId="221937DB" w14:textId="77777777" w:rsidR="00FA4B7E" w:rsidRDefault="00802107">
      <w:pPr>
        <w:spacing w:line="264" w:lineRule="auto"/>
        <w:ind w:firstLine="720"/>
        <w:jc w:val="both"/>
      </w:pPr>
      <w:r>
        <w:t xml:space="preserve">- 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w:t>
      </w:r>
      <w:del w:id="1035" w:author="Tiếp thu thẩm định lần 2, 12/10 (Claude)" w:date="2026-10-12T07:20:26Z">
        <w:r>
          <w:delText xml:space="preserve">(4) bí mật nhà nước, tài liệu mật - không đưa vào nền tảng AI dưới mọi hình thức.</w:delText>
        </w:r>
      </w:del>
      <w:ins w:id="1036" w:author="Tiếp thu thẩm định lần 2, 12/10 (Claude)" w:date="2026-10-12T07:20:26Z">
        <w:r>
          <w:t xml:space="preserve">(4) bí mật nhà nước, tài liệu mật - không đưa vào nền tảng AI dưới mọi hình thức. Dữ liệu nhóm (2), (3) đưa vào Claude (trò chuyện, Cowork, Code) được xử lý trên hạ tầng của nhà cung cấp theo điều khoản của tài khoản Claude AI Team; ưu tiên ẩn danh, chỉ đưa phần dữ liệu cần cho việc đang làm.</w:t>
        </w:r>
      </w:ins>
    </w:p>
    <w:p w14:paraId="3C8094B7" w14:textId="77777777" w:rsidR="00FA4B7E" w:rsidRDefault="00802107">
      <w:pPr>
        <w:spacing w:line="264" w:lineRule="auto"/>
        <w:ind w:firstLine="720"/>
        <w:jc w:val="both"/>
      </w:pPr>
      <w:r>
        <w:t>- 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2BD60740" w14:textId="77777777" w:rsidR="00FA4B7E" w:rsidRDefault="00802107">
      <w:pPr>
        <w:spacing w:line="264" w:lineRule="auto"/>
        <w:ind w:firstLine="720"/>
        <w:jc w:val="both"/>
      </w:pPr>
      <w:r>
        <w:t>- Nếu AI vẫn làm theo yêu cầu bỏ bước dừng, tự xếp loại hoặc làm theo câu lệnh nằm trong tệp: Dừng sử dụng kết quả, báo Phòng TH-HC&amp;QT.</w:t>
      </w:r>
    </w:p>
    <w:p w14:paraId="4CE0E2C3" w14:textId="77777777" w:rsidR="00FA4B7E" w:rsidRDefault="00802107">
      <w:pPr>
        <w:spacing w:line="264" w:lineRule="auto"/>
        <w:ind w:firstLine="720"/>
        <w:jc w:val="both"/>
      </w:pPr>
      <w:r>
        <w:t>- 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6A683B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F7303C1" w14:textId="77777777">
        <w:trPr>
          <w:cantSplit/>
          <w:jc w:val="center"/>
        </w:trPr>
        <w:tc>
          <w:tcPr>
            <w:tcW w:w="9071" w:type="dxa"/>
            <w:tcMar>
              <w:top w:w="120" w:type="dxa"/>
              <w:left w:w="140" w:type="dxa"/>
              <w:bottom w:w="120" w:type="dxa"/>
              <w:right w:w="140" w:type="dxa"/>
            </w:tcMar>
          </w:tcPr>
          <w:p w14:paraId="3BC8A6E4" w14:textId="77777777" w:rsidR="00FA4B7E" w:rsidRDefault="00802107">
            <w:pPr>
              <w:spacing w:before="40" w:after="40" w:line="252" w:lineRule="auto"/>
            </w:pPr>
            <w:r>
              <w:rPr>
                <w:b/>
                <w:sz w:val="24"/>
                <w:szCs w:val="24"/>
              </w:rPr>
              <w:t>Đầu mối hỗ trợ</w:t>
            </w:r>
          </w:p>
          <w:p w14:paraId="1BB73B84" w14:textId="77777777" w:rsidR="00FA4B7E" w:rsidRDefault="00802107">
            <w:pPr>
              <w:spacing w:before="40" w:after="40" w:line="252" w:lineRule="auto"/>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5A63E3EB" w14:textId="77777777" w:rsidR="00FA4B7E" w:rsidRDefault="00802107">
      <w:pPr>
        <w:pStyle w:val="Heading1"/>
        <w:spacing w:before="240" w:after="120" w:line="264" w:lineRule="auto"/>
        <w:ind w:firstLine="720"/>
      </w:pPr>
      <w:bookmarkStart w:id="25" w:name="_Toc242558933"/>
      <w:r>
        <w:t>X. TÀI LIỆU THAM KHẢO</w:t>
      </w:r>
      <w:bookmarkEnd w:id="25"/>
    </w:p>
    <w:p w14:paraId="452BA249" w14:textId="77777777" w:rsidR="00FA4B7E" w:rsidRDefault="00802107">
      <w:pPr>
        <w:spacing w:line="264" w:lineRule="auto"/>
        <w:ind w:firstLine="720"/>
      </w:pPr>
      <w:r>
        <w:t>- Anthropic, “Use plugins in Claude”, https://support.claude.com/en/articles/13837440-use-plugins-in-claude - plugin dùng được trên Chat, Cowork, Claude Code; hook và tác tử chỉ chạy trên Cowork, Claude Code (truy cập ngày 26/9/2026).</w:t>
      </w:r>
    </w:p>
    <w:p w14:paraId="35FDA449" w14:textId="77777777" w:rsidR="00FA4B7E" w:rsidRDefault="00802107">
      <w:pPr>
        <w:spacing w:line="264" w:lineRule="auto"/>
        <w:ind w:firstLine="720"/>
      </w:pPr>
      <w:r>
        <w:t>- Anthropic, “Manage plugins for your organization”, https://support.claude.com/en/articles/13837433-manage-plugins-for-your-organization - bốn chế độ phân phối: Installed by default, Available to install, Not available, Required (truy cập ngày 26/9/2026).</w:t>
      </w:r>
    </w:p>
    <w:p w14:paraId="5E944F39" w14:textId="77777777" w:rsidR="00FA4B7E" w:rsidRDefault="00802107">
      <w:pPr>
        <w:spacing w:line="264" w:lineRule="auto"/>
        <w:ind w:firstLine="720"/>
      </w:pPr>
      <w:r>
        <w:t>- Anthropic, “Agent Skills”, https://platform.claude.com/docs/en/agents-and-tools/agent-skills/overview - SKILL.md bắt buộc hai trường name, description; khuyến cáo chỉ dùng kỹ năng từ nguồn tin cậy (truy cập ngày 26/9/2026).</w:t>
      </w:r>
    </w:p>
    <w:p w14:paraId="7AB01B37" w14:textId="77777777" w:rsidR="00FA4B7E" w:rsidRDefault="00FA4B7E">
      <w:pPr>
        <w:spacing w:after="0" w:line="120" w:lineRule="exact"/>
      </w:pPr>
    </w:p>
    <w:sectPr w:rsidR="00FA4B7E" w:rsidSect="003F4FF9">
      <w:headerReference w:type="default" r:id="rId8"/>
      <w:footerReference w:type="even" r:id="rId9"/>
      <w:footerReference w:type="defaul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7A4BD" w14:textId="77777777" w:rsidR="00102E87" w:rsidRDefault="00102E87">
      <w:pPr>
        <w:spacing w:after="0" w:line="240" w:lineRule="auto"/>
      </w:pPr>
      <w:r>
        <w:separator/>
      </w:r>
    </w:p>
  </w:endnote>
  <w:endnote w:type="continuationSeparator" w:id="0">
    <w:p w14:paraId="0B4B9DEC" w14:textId="77777777" w:rsidR="00102E87" w:rsidRDefault="0010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12A1"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6248" w14:textId="77777777" w:rsidR="00FA4B7E" w:rsidRDefault="00FA4B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A35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34BC" w14:textId="77777777" w:rsidR="00102E87" w:rsidRDefault="00102E87">
      <w:pPr>
        <w:spacing w:after="0" w:line="240" w:lineRule="auto"/>
      </w:pPr>
      <w:r>
        <w:separator/>
      </w:r>
    </w:p>
  </w:footnote>
  <w:footnote w:type="continuationSeparator" w:id="0">
    <w:p w14:paraId="6E10136B" w14:textId="77777777" w:rsidR="00102E87" w:rsidRDefault="00102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4A7C" w14:textId="77777777" w:rsidR="00416D3D" w:rsidRDefault="00D42C13">
    <w:pPr>
      <w:pStyle w:val="Header"/>
      <w:jc w:val="center"/>
    </w:pPr>
    <w:r>
      <w:fldChar w:fldCharType="begin"/>
    </w:r>
    <w:r>
      <w:instrText>PAGE</w:instrText>
    </w:r>
    <w:r>
      <w:fldChar w:fldCharType="separate"/>
    </w:r>
    <w:r>
      <w:rPr>
        <w:rFonts w:cs="Times New Roman"/>
        <w:sz w:val="26"/>
      </w:rPr>
      <w:t>2</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2E"/>
    <w:rsid w:val="00034616"/>
    <w:rsid w:val="0006063C"/>
    <w:rsid w:val="00102E87"/>
    <w:rsid w:val="0015074B"/>
    <w:rsid w:val="00226E75"/>
    <w:rsid w:val="0029639D"/>
    <w:rsid w:val="00326F90"/>
    <w:rsid w:val="00327B89"/>
    <w:rsid w:val="003F4FF9"/>
    <w:rsid w:val="00416D3D"/>
    <w:rsid w:val="006B0099"/>
    <w:rsid w:val="006B53F8"/>
    <w:rsid w:val="006C547D"/>
    <w:rsid w:val="00802107"/>
    <w:rsid w:val="008F256D"/>
    <w:rsid w:val="00AA1D8D"/>
    <w:rsid w:val="00B47730"/>
    <w:rsid w:val="00BC0F1A"/>
    <w:rsid w:val="00CB0664"/>
    <w:rsid w:val="00CD3B56"/>
    <w:rsid w:val="00D42C13"/>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E83FF"/>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02312E"/>
    <w:pPr>
      <w:spacing w:after="100"/>
    </w:pPr>
  </w:style>
  <w:style w:type="paragraph" w:styleId="TOC2">
    <w:name w:val="toc 2"/>
    <w:basedOn w:val="Normal"/>
    <w:next w:val="Normal"/>
    <w:autoRedefine/>
    <w:uiPriority w:val="39"/>
    <w:unhideWhenUsed/>
    <w:rsid w:val="0002312E"/>
    <w:pPr>
      <w:spacing w:after="100"/>
      <w:ind w:left="280"/>
    </w:pPr>
  </w:style>
  <w:style w:type="character" w:styleId="Hyperlink">
    <w:name w:val="Hyperlink"/>
    <w:basedOn w:val="DefaultParagraphFont"/>
    <w:uiPriority w:val="99"/>
    <w:unhideWhenUsed/>
    <w:rsid w:val="000231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5215</Words>
  <Characters>29731</Characters>
  <Application>Microsoft Office Word</Application>
  <DocSecurity>0</DocSecurity>
  <Lines>247</Lines>
  <Paragraphs>69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7</cp:revision>
  <dcterms:created xsi:type="dcterms:W3CDTF">2026-08-17T01:27:00Z</dcterms:created>
  <dcterms:modified xsi:type="dcterms:W3CDTF">2026-10-10T14:08:00Z</dcterms:modified>
  <cp:category/>
</cp:coreProperties>
</file>