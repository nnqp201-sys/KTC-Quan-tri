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39D108AB" w:rsidR="00C65584" w:rsidRDefault="00736991" w:rsidP="00C65584">
      <w:pPr>
        <w:widowControl w:val="0"/>
        <w:spacing w:before="120" w:after="120"/>
        <w:jc w:val="cente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234655C0" wp14:editId="4384DB0F">
                <wp:simplePos x="0" y="0"/>
                <wp:positionH relativeFrom="column">
                  <wp:posOffset>427389</wp:posOffset>
                </wp:positionH>
                <wp:positionV relativeFrom="paragraph">
                  <wp:posOffset>10949</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A0A95" w14:textId="112848D7" w:rsidR="00736991" w:rsidRPr="00736991" w:rsidRDefault="00736991" w:rsidP="00736991">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655C0" id="Rectangle 1" o:spid="_x0000_s1026" style="position:absolute;left:0;text-align:left;margin-left:33.65pt;margin-top:.85pt;width:101.85pt;height:3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" fillcolor="white [3201]" strokecolor="#4ea72e [3209]" strokeweight="1.5pt">
                <v:textbox>
                  <w:txbxContent>
                    <w:p w14:paraId="504A0A95" w14:textId="112848D7" w:rsidR="00736991" w:rsidRPr="00736991" w:rsidRDefault="00736991" w:rsidP="00736991">
                      <w:pPr>
                        <w:jc w:val="center"/>
                        <w:rPr>
                          <w:b/>
                          <w:bCs/>
                          <w:color w:val="FF0000"/>
                        </w:rPr>
                      </w:pPr>
                      <w:r w:rsidRPr="00736991">
                        <w:rPr>
                          <w:b/>
                          <w:bCs/>
                          <w:color w:val="FF0000"/>
                        </w:rPr>
                        <w:t>DỰ THẢO</w:t>
                      </w:r>
                    </w:p>
                  </w:txbxContent>
                </v:textbox>
              </v:rect>
            </w:pict>
          </mc:Fallback>
        </mc:AlternateContent>
      </w: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11B3644F"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71B8DFC7" w14:textId="2A1BEA51"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C6DCF46" w14:textId="0BF8E112"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4055C646" w14:textId="7D611636"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của Trường Cao đẳng Kon Tum hướng dẫn xây dựng kế hoạch và báo cáo kết quả công tác định kỳ và 6 trục kết quả trọng tâm theo Thông báo số 817/TB-CĐKT ngày 14 tháng 7 năm 2026 của Trường Cao đẳng Kon Tum nội hàm 6 trục kết quả trọng tâm theo Hướng dẫn số 02-HD/BTCTW ngày 22/5/2026 của Ban Tổ chức Trung ương; theo dõi nhiệm vụ từ khi giao đến khi có kết quả, minh chứng; hỗ trợ viên chức, người lao động lập kế hoạch và tự đánh giá KPI cá nhân theo Quyết định số 1923/QĐ-CĐKT ngày 30 tháng 8 năm 2026 của Hiệu trưởng Trường Cao đẳng Kon Tum ban hành Quy chế đánh giá, xếp loại chất lượng tập thể, cá nhân gắn với Chỉ số đánh giá hiệu quả công việc (KPI),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lastRenderedPageBreak/>
        <w:t>1. Giới thiệu chung</w:t>
      </w:r>
    </w:p>
    <w:p w14:paraId="4E3490C1" w14:textId="77777777" w:rsidR="00C65584" w:rsidRDefault="00C65584" w:rsidP="00C65584">
      <w:pPr>
        <w:spacing w:before="120" w:after="120"/>
        <w:ind w:firstLine="720"/>
        <w:jc w:val="both"/>
        <w:rPr>
          <w:sz w:val="28"/>
        </w:rPr>
      </w:pPr>
      <w:r>
        <w:rPr>
          <w:sz w:val="28"/>
        </w:rPr>
        <w:t xml:space="preserve">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w:t>
      </w:r>
      <w:del w:id="1001" w:author="Tiếp thu thẩm định lần 2, 12/10 (Claude)" w:date="2026-10-12T07:12:04Z">
        <w:r>
          <w:rPr>
            <w:sz w:val="28"/>
          </w:rPr>
          <w:delText xml:space="preserve">Mỗi nhiệm vụ được gắn một mã nhiệm vụ (Task_ID) dùng xuyên suốt từ kế hoạch đến báo cáo và minh chứng;</w:delText>
        </w:r>
      </w:del>
      <w:ins w:id="1002" w:author="Tiếp thu thẩm định lần 2, 12/10 (Claude)" w:date="2026-10-12T07:12:04Z">
        <w:r>
          <w:rPr>
            <w:sz w:val="28"/>
          </w:rPr>
          <w:t xml:space="preserve">Nhiệm vụ được đối chiếu từ kế hoạch đến báo cáo và minh chứng theo mã sản phẩm, công việc tại Danh mục sản phẩm, công việc ban hành kèm theo Quyết định số 2119/QĐ-CĐKT ngày 28/9/2026 và theo tên nhiệm vụ;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w:t>
        </w:r>
      </w:ins>
      <w:r>
        <w:rPr>
          <w:sz w:val="28"/>
        </w:rPr>
        <w:t xml:space="preserve">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w:t>
      </w:r>
      <w:del w:id="1007" w:author="Tiếp thu thẩm định lần 2, 12/10 (Claude)" w:date="2026-10-12T07:12:04Z">
        <w:r>
          <w:rPr>
            <w:sz w:val="28"/>
          </w:rPr>
          <w:delText xml:space="preserve">Phân quyền chỉ đọc kho KTC-Database trên Google Drive là biện pháp bảo vệ chính.</w:delText>
        </w:r>
      </w:del>
      <w:ins w:id="1008" w:author="Tiếp thu thẩm định lần 2, 12/10 (Claude)" w:date="2026-10-12T07:12:04Z">
        <w:r>
          <w:rPr>
            <w:sz w:val="28"/>
          </w:rPr>
          <w:t xml:space="preserve">Phân quyền chỉ đọc kho KTC-Database trên Google Drive là biện pháp bảo vệ chính; thao tác chặn ghi chỉ giảm rủi ro đối với một số thao tác ghi trên máy tính, không áp dụng cho thao tác qua kết nối Google Drive.</w:t>
        </w:r>
      </w:ins>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xml:space="preserve">- Claude Code: Chạy đầy đủ mọi thành phần, </w:t>
      </w:r>
      <w:del w:id="1005" w:author="Tiếp thu thẩm định lần 2, 12/10 (Claude)" w:date="2026-10-12T07:12:04Z">
        <w:r>
          <w:rPr>
            <w:sz w:val="28"/>
          </w:rPr>
          <w:delText xml:space="preserve">là nền tảng đã được kiểm thử trên dữ liệu giả lập</w:delText>
        </w:r>
      </w:del>
      <w:ins w:id="1006" w:author="Tiếp thu thẩm định lần 2, 12/10 (Claude)" w:date="2026-10-12T07:12:04Z">
        <w:r>
          <w:rPr>
            <w:sz w:val="28"/>
          </w:rPr>
          <w:t xml:space="preserve">là nền tảng đã được thử nghiệm sơ bộ trên dữ liệu giả lập</w:t>
        </w:r>
      </w:ins>
      <w:r>
        <w:rPr>
          <w:sz w:val="28"/>
        </w:rPr>
        <w:t xml:space="preserve">, đo được thể thức thật của tệp Word và theo dõi thay đổi (Track Changes); Phòng TH-HC&amp;QT sử dụng khi tổng hợp, kiểm tra cấp Trường.</w:t>
      </w:r>
    </w:p>
    <w:p w14:paraId="620076D1" w14:textId="109E0783"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 Bộ công cụ đã được kiểm thử theo bộ ca trên Claude Code; trên Claude và Claude Cowork đã kiểm thử bằng tài khoản cá nhân của người phụ trách xây dựng và tài khoản của phòng TH-HC&amp;QT.</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992E3AA" w:rsidR="00C65584" w:rsidRDefault="00C65584" w:rsidP="00C65584">
      <w:pPr>
        <w:spacing w:before="120" w:after="120"/>
        <w:ind w:firstLine="720"/>
        <w:jc w:val="both"/>
        <w:rPr>
          <w:sz w:val="28"/>
        </w:rPr>
      </w:pPr>
      <w:r>
        <w:rPr>
          <w:sz w:val="28"/>
        </w:rPr>
        <w:t xml:space="preserve">- Bộ công cụ không thay thế bước rà soát dự thảo văn bản trước khi trình ký bằng Skill “ktc-ra-soat-897” theo Thông báo số 948/TB-CĐKT ngày 17 tháng 8 năm 2026 của Trường Cao đẳng Kon Tum hướng dẫn kiểm tra, rà soát dự thảo văn bản trước khi ban hành bằng công cụ trí tuệ nhân tạo </w:t>
      </w:r>
      <w:del w:id="1009" w:author="Tiếp thu thẩm định lần 2, 12/10 (Claude)" w:date="2026-10-12T07:12:04Z">
        <w:r>
          <w:rPr>
            <w:sz w:val="28"/>
          </w:rPr>
          <w:delText xml:space="preserve">(KTC-Ra-Soat-897-v2-Cai-tien); không tự quyết định</w:delText>
        </w:r>
      </w:del>
      <w:ins w:id="1010" w:author="Tiếp thu thẩm định lần 2, 12/10 (Claude)" w:date="2026-10-12T07:12:04Z">
        <w:r>
          <w:rPr>
            <w:sz w:val="28"/>
          </w:rPr>
          <w:t xml:space="preserve">(KTC-Ra-Soat-897-v2-Cai-tien); Skill này cài đặt, sử dụng riêng, không nằm trong Bộ công cụ. Bộ công cụ chỉ áp dụng một số quy tắc soạn thảo của Hệ KTC-Ra-Soat-897 (tên đơn vị, thể thức, từ ngữ) khi hỗ trợ soạn kế hoạch, báo cáo, văn bản; không tự quyết định</w:t>
        </w:r>
      </w:ins>
      <w:r>
        <w:rPr>
          <w:sz w:val="28"/>
        </w:rPr>
        <w:t xml:space="preserve">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3334B7A4" w:rsidR="00C65584" w:rsidRDefault="00C65584" w:rsidP="00C65584">
      <w:pPr>
        <w:spacing w:before="120" w:after="120"/>
        <w:ind w:firstLine="720"/>
        <w:jc w:val="both"/>
        <w:rPr>
          <w:sz w:val="28"/>
        </w:rPr>
      </w:pPr>
      <w:r>
        <w:rPr>
          <w:sz w:val="28"/>
        </w:rPr>
        <w:t xml:space="preserve">- Kết quả của Bộ công cụ ghi rõ trạng thái; chỉ kết quả ở trạng thái “Đạt” hoặc “Đạt có điều kiện” được dùng làm cơ sở để đơn vị, người soạn thảo kiểm tra, </w:t>
      </w:r>
      <w:del w:id="1011" w:author="Tiếp thu thẩm định lần 2, 12/10 (Claude)" w:date="2026-10-12T07:12:04Z">
        <w:r>
          <w:rPr>
            <w:sz w:val="28"/>
          </w:rPr>
          <w:delText xml:space="preserve">hoàn thiện sản phẩm chính thức.</w:delText>
        </w:r>
      </w:del>
      <w:ins w:id="1012" w:author="Tiếp thu thẩm định lần 2, 12/10 (Claude)" w:date="2026-10-12T07:12:04Z">
        <w:r>
          <w:rPr>
            <w:sz w:val="28"/>
          </w:rPr>
          <w:t xml:space="preserve">hoàn thiện sản phẩm chính thức; kết quả “Đạt có điều kiện” chỉ được gửi, trình sau khi người soạn thảo xử lý hết các điều kiện ghi kèm và Lãnh đạo đơn vị kiểm tra, xác nhận.</w:t>
        </w:r>
      </w:ins>
      <w:r>
        <w:rPr>
          <w:sz w:val="28"/>
        </w:rPr>
        <w:t xml:space="preserve">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0875E1FA"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của Trường Cao đẳng Kon Tum hướng dẫn cài đặt, quản lý và sử dụng phần mềm trí tuệ nhân tạo Claude (gói Claude Team – Standard seat),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2D6AEDAB"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 sử dụng mô hình Claude Sonnet 5 hoặc Claude Opus 5.5, không dùng mô hình Claude Haiku 4.5 để soạn văn bản, phần căn cứ của văn bản.</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09F1C179"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Pr="00736991" w:rsidRDefault="00C65584" w:rsidP="00C65584">
      <w:pPr>
        <w:widowControl w:val="0"/>
        <w:spacing w:before="120" w:after="120"/>
        <w:ind w:firstLine="720"/>
        <w:jc w:val="both"/>
        <w:rPr>
          <w:b/>
          <w:bCs/>
          <w:sz w:val="28"/>
          <w:szCs w:val="28"/>
        </w:rPr>
      </w:pPr>
      <w:r>
        <w:rPr>
          <w:b/>
          <w:sz w:val="28"/>
          <w:szCs w:val="28"/>
        </w:rPr>
        <w:t xml:space="preserve">Lưu ý: </w:t>
      </w:r>
      <w:r>
        <w:rPr>
          <w:sz w:val="28"/>
          <w:szCs w:val="28"/>
        </w:rPr>
        <w:t xml:space="preserve">Khi cập nhật phiên bản mới, </w:t>
      </w:r>
      <w:del w:id="1013" w:author="Tiếp thu thẩm định lần 2, 12/10 (Claude)" w:date="2026-10-12T07:12:04Z">
        <w:r>
          <w:rPr>
            <w:sz w:val="28"/>
            <w:szCs w:val="28"/>
          </w:rPr>
          <w:delText xml:space="preserve">phải gỡ bản cũ trước rồi mới tải bản mới, sau đó mở cuộc hội thoại mới</w:delText>
        </w:r>
      </w:del>
      <w:ins w:id="1014" w:author="Tiếp thu thẩm định lần 2, 12/10 (Claude)" w:date="2026-10-12T07:12:04Z">
        <w:r>
          <w:rPr>
            <w:sz w:val="28"/>
            <w:szCs w:val="28"/>
          </w:rPr>
          <w:t xml:space="preserve">tải tệp plugin mới cùng tên lên để thay thế (hệ thống tự ghi đè phiên bản trước), sau đó mở cuộc hội thoại mới</w:t>
        </w:r>
      </w:ins>
      <w:r>
        <w:rPr>
          <w:sz w:val="28"/>
          <w:szCs w:val="28"/>
        </w:rPr>
        <w:t xml:space="preserve">; không để song song nhiều phiên bản; trường hợp phiên bản mới phát sinh lỗi, </w:t>
      </w:r>
      <w:del w:id="1015" w:author="Tiếp thu thẩm định lần 2, 12/10 (Claude)" w:date="2026-10-12T07:12:04Z">
        <w:r>
          <w:rPr>
            <w:sz w:val="28"/>
            <w:szCs w:val="28"/>
          </w:rPr>
          <w:delText xml:space="preserve">gỡ phiên bản đó, cài lại phiên bản liền trước</w:delText>
        </w:r>
      </w:del>
      <w:ins w:id="1016" w:author="Tiếp thu thẩm định lần 2, 12/10 (Claude)" w:date="2026-10-12T07:12:04Z">
        <w:r>
          <w:rPr>
            <w:sz w:val="28"/>
            <w:szCs w:val="28"/>
          </w:rPr>
          <w:t xml:space="preserve">tải lại tệp phiên bản liền trước</w:t>
        </w:r>
      </w:ins>
      <w:r>
        <w:rPr>
          <w:sz w:val="28"/>
          <w:szCs w:val="28"/>
        </w:rPr>
        <w:t xml:space="preserve">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w:t>
      </w:r>
      <w:r w:rsidRPr="00736991">
        <w:rPr>
          <w:b/>
          <w:bCs/>
          <w:sz w:val="28"/>
          <w:szCs w:val="28"/>
        </w:rPr>
        <w:t>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del w:id="1003" w:author="Tiếp thu thẩm định lần 2, 12/10 (Claude)" w:date="2026-10-12T07:12:04Z">
              <w:r>
                <w:rPr>
                  <w:b/>
                  <w:sz w:val="28"/>
                  <w:szCs w:val="28"/>
                </w:rPr>
                <w:delText>Giao việc, Task_ID</w:delText>
              </w:r>
            </w:del>
            <w:ins w:id="1004" w:author="Tiếp thu thẩm định lần 2, 12/10 (Claude)" w:date="2026-10-12T07:12:04Z">
              <w:r>
                <w:rPr>
                  <w:b/>
                  <w:sz w:val="28"/>
                  <w:szCs w:val="28"/>
                </w:rPr>
                <w:t xml:space="preserve">Giao việc</w:t>
              </w:r>
            </w:ins>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1A97F9DA"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 khi Bộ công cụ hỏi cách quy đổi khối lượng, chọn quy đổi theo hệ số sản phẩm tại Danh mục ban hành kèm theo Quyết định số 2119/QĐ-CĐKT ngày 28 tháng 9 năm 2026 của Hiệu trưởng Trường Cao đẳng Kon Tum ban hành Danh mục sản phẩm, công việc (phương án “A”), không nhân với hệ số mức độ công việc.</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w:t>
      </w:r>
      <w:del w:id="1017" w:author="Tiếp thu thẩm định lần 2, 12/10 (Claude)" w:date="2026-10-12T07:12:04Z">
        <w:r>
          <w:rPr>
            <w:sz w:val="28"/>
            <w:szCs w:val="28"/>
          </w:rPr>
          <w:delText xml:space="preserve">theo quy định của pháp luật về bảo vệ dữ liệu cá nhân.</w:delText>
        </w:r>
      </w:del>
      <w:ins w:id="1018" w:author="Tiếp thu thẩm định lần 2, 12/10 (Claude)" w:date="2026-10-12T07:12:04Z">
        <w:r>
          <w:rPr>
            <w:sz w:val="28"/>
            <w:szCs w:val="28"/>
          </w:rPr>
          <w:t xml:space="preserve">theo quy định của pháp luật về bảo vệ dữ liệu cá nhân. Dữ liệu đưa vào Claude (trò chuyện, Cowork, Code) được xử lý trên hạ tầng của nhà cung cấp theo điều khoản của tài khoản Claude AI Team; dữ liệu cá nhân chỉ đưa vào ở mức tối thiểu cần thiết, ưu tiên ẩn danh.</w:t>
        </w:r>
      </w:ins>
      <w:r>
        <w:rPr>
          <w:sz w:val="28"/>
          <w:szCs w:val="28"/>
        </w:rPr>
        <w:t xml:space="preserve">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5358F131"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5C8BB3D7" w:rsidR="00C65584" w:rsidRDefault="00C65584" w:rsidP="00C65584">
      <w:pPr>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767F2DD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chuyển phiên bản cũ sang chế độ “Not available”.</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080EC982"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del w:id="1019" w:author="Tiếp thu thẩm định lần 2, 12/10 (Claude)" w:date="2026-10-12T07:12:04Z">
        <w:r>
          <w:rPr>
            <w:sz w:val="28"/>
          </w:rPr>
          <w:delText xml:space="preserve">b) Sử dụng Bộ công cụ khi xây dựng kế hoạch, báo cáo công tác định kỳ;</w:delText>
        </w:r>
      </w:del>
      <w:ins w:id="1020" w:author="Tiếp thu thẩm định lần 2, 12/10 (Claude)" w:date="2026-10-12T07:12:04Z">
        <w:r>
          <w:rPr>
            <w:sz w:val="28"/>
          </w:rPr>
          <w:t xml:space="preserve">b) Sử dụng Bộ công cụ khi xây dựng kế hoạch, báo cáo công tác định kỳ; trường hợp chưa đủ điều kiện sử dụng (tài khoản, quyền truy cập, kết nối) thì thực hiện theo cách làm hiện hành và báo Phòng TH-HC&amp;QT để được hỗ trợ;</w:t>
        </w:r>
      </w:ins>
      <w:r>
        <w:rPr>
          <w:sz w:val="28"/>
        </w:rPr>
        <w:t xml:space="preserve">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0CB7" w14:textId="77777777" w:rsidR="00231CD4" w:rsidRDefault="00231CD4">
      <w:r>
        <w:separator/>
      </w:r>
    </w:p>
  </w:endnote>
  <w:endnote w:type="continuationSeparator" w:id="0">
    <w:p w14:paraId="455D3F38" w14:textId="77777777" w:rsidR="00231CD4" w:rsidRDefault="0023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B80BE" w14:textId="77777777" w:rsidR="00231CD4" w:rsidRDefault="00231CD4">
      <w:r>
        <w:separator/>
      </w:r>
    </w:p>
  </w:footnote>
  <w:footnote w:type="continuationSeparator" w:id="0">
    <w:p w14:paraId="1DDC5D31" w14:textId="77777777" w:rsidR="00231CD4" w:rsidRDefault="00231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2CD5"/>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CD4"/>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991"/>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47</cp:revision>
  <cp:lastPrinted>2020-10-29T02:41:00Z</cp:lastPrinted>
  <dcterms:created xsi:type="dcterms:W3CDTF">2026-08-14T11:38:00Z</dcterms:created>
  <dcterms:modified xsi:type="dcterms:W3CDTF">2026-10-10T14:10:00Z</dcterms:modified>
</cp:coreProperties>
</file>