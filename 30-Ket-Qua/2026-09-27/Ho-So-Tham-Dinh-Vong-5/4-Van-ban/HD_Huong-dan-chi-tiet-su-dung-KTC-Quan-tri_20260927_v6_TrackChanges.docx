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del w:id="1001" w:author="Tiếp thu thẩm định lần 4 (Claude)" w:date="2026-09-27T20:35:10Z">
              <w:r>
                <w:rPr>
                  <w:sz w:val="24"/>
                </w:rPr>
                <w:delText xml:space="preserve">Plugin KTC-Quan-tri 1.3.1 (mã SHA-256</w:delText>
              </w:r>
            </w:del>
            <w:ins w:id="1002" w:author="Tiếp thu thẩm định lần 4 (Claude)" w:date="2026-09-27T20:35:10Z">
              <w:r>
                <w:rPr>
                  <w:sz w:val="24"/>
                </w:rPr>
                <w:t xml:space="preserve">Plugin KTC-Quan-tri 1.3.2 (mã SHA-256</w:t>
              </w:r>
            </w:ins>
            <w:r>
              <w:rPr>
                <w:sz w:val="24"/>
              </w:rPr>
              <w:t xml:space="preserve"> công bố kèm ghi chú phát hành) - cập nhật ngày 27/9/2026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del w:id="1011" w:author="Tiếp thu thẩm định lần 4 (Claude)" w:date="2026-09-27T20:35:10Z">
        <w:r>
          <w:delText>6. Sử dụng trên ChatGPT, Gemini (đối chiếu chéo)</w:delText>
        </w:r>
      </w:del>
      <w:ins w:id="1012" w:author="Tiếp thu thẩm định lần 4 (Claude)" w:date="2026-09-27T20:35:10Z">
        <w:r>
          <w:t xml:space="preserve">6. Dùng tài liệu kỹ năng trên ChatGPT, Gemini (không phải plugin, chỉ đối chiếu chéo)</w:t>
        </w:r>
      </w:ins>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del w:id="1003" w:author="Tiếp thu thẩm định lần 4 (Claude)" w:date="2026-09-27T20:35:10Z">
              <w:r>
                <w:rPr>
                  <w:sz w:val="24"/>
                </w:rPr>
                <w:delText xml:space="preserve">vào kho KTC-Database, 03-Templates(1), 04-Good-Documents và hỏi người dùng khi không xác định được nơi ghi;</w:delText>
              </w:r>
            </w:del>
            <w:ins w:id="1004" w:author="Tiếp thu thẩm định lần 4 (Claude)" w:date="2026-09-27T20:35:10Z">
              <w:r>
                <w:rPr>
                  <w:sz w:val="24"/>
                </w:rPr>
                <w:t xml:space="preserve">vào kho KTC-Database, 03-Templates(1), 04-Good-Documents, kể cả thao tác không xác định được nơi ghi;</w:t>
              </w:r>
            </w:ins>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del w:id="1005" w:author="Tiếp thu thẩm định lần 4 (Claude)" w:date="2026-09-27T20:35:10Z">
              <w:r>
                <w:rPr>
                  <w:sz w:val="24"/>
                </w:rPr>
                <w:delText xml:space="preserve">(hỏi xác nhận, không ghi câu lệnh: từ 1.3.1)</w:delText>
              </w:r>
            </w:del>
            <w:ins w:id="1006" w:author="Tiếp thu thẩm định lần 4 (Claude)" w:date="2026-09-27T20:35:10Z">
              <w:r>
                <w:rPr>
                  <w:sz w:val="24"/>
                </w:rPr>
                <w:t xml:space="preserve">(không ghi câu lệnh: từ 1.3.1; chặn thao tác không xác định được nơi ghi: từ 1.3.2)</w:t>
              </w:r>
            </w:ins>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del w:id="1015" w:author="Rà soát 897 vòng 3 (Claude)" w:date="2026-09-27T20:35:10Z">
        <w:r>
          <w:delText xml:space="preserve">dữ liệu nội bộ, dữ liệu cá nhân chỉ xử lý trên nền tảng đã có biên bản nghiệm thu (Claude Code đã có kết quả nghiệm thu với dữ liệu giả lập)</w:delText>
        </w:r>
      </w:del>
      <w:ins w:id="1016" w:author="Rà soát 897 vòng 3 (Claude)" w:date="2026-09-27T20:35:10Z">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ins>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del w:id="1007" w:author="Tiếp thu thẩm định lần 4 (Claude)" w:date="2026-09-27T20:35:10Z">
        <w:r>
          <w:delText xml:space="preserve">Chỉ dùng phiên bản 1.3.1 trở lên: thao tác chặn ghi hai tầng (chặn, hỏi xác nhận)</w:delText>
        </w:r>
      </w:del>
      <w:ins w:id="1008" w:author="Tiếp thu thẩm định lần 4 (Claude)" w:date="2026-09-27T20:35:10Z">
        <w:r>
          <w:t xml:space="preserve">Chỉ dùng phiên bản 1.3.2 trở lên: thao tác chặn ghi (kể cả thao tác không xác định được nơi ghi)</w:t>
        </w:r>
      </w:ins>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del w:id="1009" w:author="Tiếp thu thẩm định lần 4 (Claude)" w:date="2026-09-27T20:35:10Z">
        <w:r>
          <w:rPr>
            <w:b/>
          </w:rPr>
          <w:delText xml:space="preserve">Khi Claude hỏi xác nhận kèm dòng “KTC-Quan-tri guard: … không xác định được đích ghi”: chọn từ chối, trừ khi chắc chắn lệnh không ghi vào kho KTC-Database, 03-Templates(1), 04-Good-Documents; nếu không rõ, báo Phòng TH-HC&amp;QT.</w:delText>
        </w:r>
      </w:del>
      <w:ins w:id="1010" w:author="Tiếp thu thẩm định lần 4 (Claude)" w:date="2026-09-27T20:35:10Z">
        <w:r>
          <w:rPr>
            <w:b/>
          </w:rPr>
          <w:t xml:space="preserve">Khi Claude báo “KTC-Quan-tri guard: CHẶN …”: không tìm cách khác để ghi vào kho KTC-Database, 03-Templates(1), 04-Good-Documents; ghi sản phẩm vào thư mục kết quả; cần sửa kho thì lập đề xuất gửi Phòng TH-HC&amp;QT.</w:t>
        </w:r>
      </w:ins>
      <w:r>
        <w:rPr>
          <w:b/>
        </w:rPr>
        <w:t xml:space="preserve"> Thao tác chặn ghi chỉ chặn các lệnh ghi, xóa nhận dạng được; phân quyền chỉ đọc trên Google Drive là biện pháp bảo vệ chính.</w:t>
      </w:r>
    </w:p>
    <w:p w14:paraId="0A01B41B" w14:textId="0E59FEB7" w:rsidR="00FA4B7E" w:rsidRDefault="00802107">
      <w:pPr>
        <w:pStyle w:val="Heading2"/>
      </w:pPr>
      <w:del w:id="1013" w:author="Tiếp thu thẩm định lần 4 (Claude)" w:date="2026-09-27T20:35:10Z">
        <w:r>
          <w:rPr>
            <w:rFonts w:ascii="Times New Roman" w:hAnsi="Times New Roman"/>
          </w:rPr>
          <w:delText>6. Sử dụng trên ChatGPT, Gemini (đối chiếu chéo)</w:delText>
        </w:r>
      </w:del>
      <w:ins w:id="1014" w:author="Tiếp thu thẩm định lần 4 (Claude)" w:date="2026-09-27T20:35:10Z">
        <w:r>
          <w:rPr>
            <w:rFonts w:ascii="Times New Roman" w:hAnsi="Times New Roman"/>
          </w:rPr>
          <w:t xml:space="preserve">6. Dùng tài liệu kỹ năng trên ChatGPT, Gemini (không phải plugin, chỉ đối chiếu chéo)</w:t>
        </w:r>
      </w:ins>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del w:id="1017" w:author="Tiếp thu thẩm định lần 4 (Claude)" w:date="2026-09-27T20:35:10Z">
      <w:r>
        <w:rPr>
          <w:color w:val="666666"/>
          <w:sz w:val="20"/>
        </w:rPr>
        <w:delText xml:space="preserve">KTC-Quan-tri - Hướng dẫn sử dụng 1.3.1 | Trang </w:delText>
      </w:r>
    </w:del>
    <w:ins w:id="1018" w:author="Tiếp thu thẩm định lần 4 (Claude)" w:date="2026-09-27T20:35:10Z">
      <w:r>
        <w:rPr>
          <w:color w:val="666666"/>
          <w:sz w:val="20"/>
        </w:rPr>
        <w:t xml:space="preserve">KTC-Quan-tri - Hướng dẫn sử dụng 1.3.2 | Trang </w:t>
      </w:r>
    </w:ins>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