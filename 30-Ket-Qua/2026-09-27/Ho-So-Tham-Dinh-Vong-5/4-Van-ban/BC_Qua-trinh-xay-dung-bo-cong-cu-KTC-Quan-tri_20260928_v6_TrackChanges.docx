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Thực hiện nội dung 1 và nội dung 2 Kế hoạch số 848/KH-CĐKT ngày 03/9/2026 của Trường Cao đẳng Kon Tum phát triển các công cụ trí tuệ nhân tạo hỗ trợ thực hiện nhiệm vụ của các đơn vị thuộc Trường năm 2026, 2027 và Thông báo số 917/TB-CĐKT ngày 10/8/2026 của Trường Cao đẳng Kon Tum;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sz w:val="28"/>
          <w:szCs w:val="28"/>
        </w:rPr>
        <w:t>hỗ trợ xây dựng kế hoạch công tác năm, quý, tháng; tổng hợp báo cáo công tác tháng, quý, 6 tháng, năm theo Thông báo số 736/TB-CĐKT và 6 trục kết quả trọng tâm theo Thông báo số 817/TB-CĐKT; theo dõi nhiệm vụ đến khi có kết quả, minh chứng; hỗ trợ viên chức, người lao động lập kế hoạch và tự đánh giá KPI cá nhân theo Quyết định số 1923/QĐ-CĐKT. Mỗi nhiệm vụ gắn một mã nhiệm vụ (Task_ID) dùng xuyên suốt, bảo đảm báo cáo truy ngược được về nhiệm vụ, đơn vị thực hiện và minh chứng.</w:t>
      </w:r>
    </w:p>
    <w:p w14:paraId="172736AF" w14:textId="77777777"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5669A4F9" w14:textId="21414F4E"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sz w:val="28"/>
          <w:szCs w:val="28"/>
        </w:rPr>
        <w:t>khác các Skill chuyên dụng đơn lẻ, Bộ công cụ được đóng gói dưới dạng plugin trên nền tảng Claude AI, gồm: 8 kỹ năng (skills); 7 tác tử kiểm tra độc lập (agents); các thao tác tự động (hooks) khi mở, kết thúc phiên, trước và sau khi thao tác trên tệp; các công cụ tính toán bằng thuật toán cố định (scripts); dùng chung kho KTC-Database. Bộ công cụ chạy trên 3 nền tảng: Claude (trò chuyện), Claude Cowork và Claude Code; nền tảng Claude Code chạy đầy đủ mọi thành phần.</w:t>
      </w:r>
    </w:p>
    <w:p w14:paraId="2DEAD6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98"/>
        <w:gridCol w:w="3491"/>
        <w:gridCol w:w="3526"/>
        <w:gridCol w:w="1352"/>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Thời 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Xây dựng hai kỹ năng nền </w:t>
            </w:r>
            <w:r w:rsidRPr="00160C0F">
              <w:rPr>
                <w:rFonts w:asciiTheme="majorHAnsi" w:hAnsiTheme="majorHAnsi" w:cstheme="majorHAnsi"/>
                <w:sz w:val="28"/>
                <w:szCs w:val="28"/>
              </w:rPr>
              <w:lastRenderedPageBreak/>
              <w:t>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lastRenderedPageBreak/>
              <w:t xml:space="preserve">Gói kỹ năng .skill; chưa lưu </w:t>
            </w:r>
            <w:r w:rsidRPr="00160C0F">
              <w:rPr>
                <w:rFonts w:asciiTheme="majorHAnsi" w:hAnsiTheme="majorHAnsi" w:cstheme="majorHAnsi"/>
                <w:sz w:val="28"/>
                <w:szCs w:val="28"/>
              </w:rPr>
              <w:lastRenderedPageBreak/>
              <w:t>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lastRenderedPageBreak/>
              <w:t xml:space="preserve">Tháng </w:t>
            </w:r>
            <w:r w:rsidRPr="008F2450">
              <w:rPr>
                <w:rFonts w:asciiTheme="majorHAnsi" w:hAnsiTheme="majorHAnsi" w:cstheme="majorHAnsi"/>
                <w:sz w:val="28"/>
                <w:szCs w:val="28"/>
              </w:rPr>
              <w:lastRenderedPageBreak/>
              <w:t>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lastRenderedPageBreak/>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chuẩn dùng chung: quy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Hợp nhất thành plugin (bản 0.1.0 đến 0.9.1): định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lập kế hoạch KPI cá nhân theo 6 mẫu nhóm vị trí (Quyết định số 1923/QĐ-CĐKT, Thông báo số 1052/TB-CĐKT)</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618C29D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1.2.0 - 1.2.1</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r w:rsidR="00E0585F" w:rsidRPr="00E0585F" w14:paraId="50E8E1F5" w14:textId="77777777" w:rsidTr="008F2450">
        <w:trPr>
          <w:jc w:val="center"/>
        </w:trPr>
        <w:tc>
          <w:tcPr>
            <w:tcW w:w="704" w:type="dxa"/>
            <w:vAlign w:val="center"/>
          </w:tcPr>
          <w:p w14:paraId="25397141"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27BA810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1, lần 2: gỡ sao lưu tự động khỏi plugin; thao tác chặn ghi kho chuẩn; nhật ký không ghi nội dung; quy tắc bất biến, khuôn đầu ra cho 8 kỹ năng, 7 tác tử</w:t>
            </w:r>
          </w:p>
        </w:tc>
        <w:tc>
          <w:tcPr>
            <w:tcW w:w="3600" w:type="dxa"/>
            <w:vAlign w:val="center"/>
          </w:tcPr>
          <w:p w14:paraId="38F424FC" w14:textId="23953315"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mã SHA-256 2d0c795a...4c87, mã nguồn commit c95507e; hồ sơ bằng chứng kiểm thử</w:t>
            </w:r>
          </w:p>
        </w:tc>
        <w:tc>
          <w:tcPr>
            <w:tcW w:w="1163" w:type="dxa"/>
            <w:vAlign w:val="center"/>
          </w:tcPr>
          <w:p w14:paraId="093BA9AC"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26/9/2026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3: nhật ký không lưu câu lệnh; thao tác chặn ghi hai tầng (chặn, hỏi xác nhận); rút gọn khối quy tắc chung, tách lịch sử phiên bản (giảm token); quy tắc xử lý bất đồng giữa kỹ năng và tác tử; bộ ca nghiệm thu 15 ca</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w:t>
            </w:r>
            <w:r>
              <w:rPr>
                <w:rFonts w:asciiTheme="majorHAnsi" w:hAnsiTheme="majorHAnsi" w:cstheme="majorHAnsi"/>
                <w:sz w:val="28"/>
                <w:szCs w:val="28"/>
              </w:rPr>
              <w:t xml:space="preserve">, mã SHA-256 e7af7718...4821, mã nguồn commit 0d9188d; hồ sơ bằng chứng kiểm thử, đo token</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27/9/2026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Tiếp thu thẩm định độc lập lần 4: thao tác chặn ghi chặn cả lệnh không xác định được nơi ghi (thay cho hỏi xác nhận), chặn tạo liên kết trỏ vào kho; đọc tệp văn bản nhiều bảng mã; thống kê vận hành thực tế</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del w:id="1001" w:author="Cập nhật 28 - 29/9, bản 1.3.12 (Claude)" w:date="2026-09-29T09:02:01Z">
              <w:r>
                <w:rPr>
                  <w:rFonts w:asciiTheme="majorHAnsi" w:hAnsiTheme="majorHAnsi" w:cstheme="majorHAnsi"/>
                  <w:sz w:val="28"/>
                  <w:szCs w:val="28"/>
                </w:rPr>
                <w:delText xml:space="preserve">Bản 1.3.2 (hiện hành), mã SHA-256</w:delText>
              </w:r>
            </w:del>
            <w:ins w:id="1002" w:author="Cập nhật 28 - 29/9, bản 1.3.12 (Claude)" w:date="2026-09-29T09:02:01Z">
              <w:r>
                <w:rPr>
                  <w:rFonts w:asciiTheme="majorHAnsi" w:hAnsiTheme="majorHAnsi" w:cstheme="majorHAnsi"/>
                  <w:sz w:val="28"/>
                  <w:szCs w:val="28"/>
                </w:rPr>
                <w:t xml:space="preserve">Bản 1.3.2, mã SHA-256</w:t>
              </w:r>
            </w:ins>
            <w:r>
              <w:rPr>
                <w:rFonts w:asciiTheme="majorHAnsi" w:hAnsiTheme="majorHAnsi" w:cstheme="majorHAnsi"/>
                <w:sz w:val="28"/>
                <w:szCs w:val="28"/>
              </w:rPr>
              <w:t xml:space="preserve"> 83cd2815...7959, mã nguồn commit 93df213</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27/9/2026</w:t>
            </w:r>
          </w:p>
        </w:tc>
      </w:tr>
      <w:tr w:rsidR="00E0585F" w:rsidRPr="00E0585F" w14:paraId="1A24930F" w14:textId="77777777" w:rsidTr="008F2450">
        <w:trPr>
          <w:jc w:val="center"/>
          <w:ins w:id="1003" w:author="Cập nhật 28 - 29/9, bản 1.3.12 (Claude)" w:date="2026-09-29T09:02:01Z"/>
        </w:trPr>
        <w:tc>
          <w:tcPr>
            <w:tcW w:w="704" w:type="dxa"/>
            <w:vAlign w:val="center"/>
          </w:tcPr>
          <w:p w14:paraId="671846F4" w14:textId="77777777" w:rsidR="00E0585F" w:rsidRPr="008F2450" w:rsidRDefault="008F2450" w:rsidP="008F2450">
            <w:pPr>
              <w:widowControl w:val="0"/>
              <w:jc w:val="center"/>
              <w:rPr>
                <w:ins w:id="1005" w:author="Cập nhật 28 - 29/9, bản 1.3.12 (Claude)" w:date="2026-09-29T09:02:01Z"/>
                <w:rFonts w:asciiTheme="majorHAnsi" w:hAnsiTheme="majorHAnsi" w:cstheme="majorHAnsi"/>
                <w:sz w:val="28"/>
                <w:szCs w:val="28"/>
              </w:rPr>
            </w:pPr>
            <w:ins w:id="1004" w:author="Cập nhật 28 - 29/9, bản 1.3.12 (Claude)" w:date="2026-09-29T09:02:01Z">
              <w:r>
                <w:rPr>
                  <w:rFonts w:asciiTheme="majorHAnsi" w:hAnsiTheme="majorHAnsi" w:cstheme="majorHAnsi"/>
                  <w:sz w:val="28"/>
                  <w:szCs w:val="28"/>
                </w:rPr>
                <w:t xml:space="preserve">11</w:t>
              </w:r>
            </w:ins>
          </w:p>
        </w:tc>
        <w:tc>
          <w:tcPr>
            <w:tcW w:w="3600" w:type="dxa"/>
            <w:vAlign w:val="center"/>
          </w:tcPr>
          <w:p w14:paraId="2966FDCC" w14:textId="77777777" w:rsidR="00E0585F" w:rsidRPr="00160C0F" w:rsidRDefault="00E90F83" w:rsidP="008F2450">
            <w:pPr>
              <w:widowControl w:val="0"/>
              <w:jc w:val="both"/>
              <w:rPr>
                <w:ins w:id="1007" w:author="Cập nhật 28 - 29/9, bản 1.3.12 (Claude)" w:date="2026-09-29T09:02:01Z"/>
                <w:rFonts w:asciiTheme="majorHAnsi" w:hAnsiTheme="majorHAnsi" w:cstheme="majorHAnsi"/>
                <w:sz w:val="28"/>
                <w:szCs w:val="28"/>
              </w:rPr>
            </w:pPr>
            <w:ins w:id="1006" w:author="Cập nhật 28 - 29/9, bản 1.3.12 (Claude)" w:date="2026-09-29T09:02:01Z">
              <w:r>
                <w:rPr>
                  <w:rFonts w:asciiTheme="majorHAnsi" w:hAnsiTheme="majorHAnsi" w:cstheme="majorHAnsi"/>
                  <w:sz w:val="28"/>
                  <w:szCs w:val="28"/>
                </w:rPr>
                <w:t xml:space="preserve">Cập nhật theo Quyết định số 2119/QĐ-CĐKT ban hành Danh mục sản phẩm, công việc (thay thế danh mục dự thảo kèm Thông báo số 1052/TB-CĐKT): hệ số quy đổi tra theo từng sản phẩm của Danh mục chính thức; chuẩn phân loại 6 Trục ghi căn cứ Quyết định số 1923/QĐ-CĐKT (Phụ lục I, II) cho cột Điểm chấm, Hệ số quy đổi; sửa thao tác chặn ghi chặn nhầm lệnh chỉ đọc kho; kết nối thư mục đầu vào, đầu ra cho tài khoản thành viên trên Cowork; báo cáo tháng cấp Trường dựng từ bản đã ban hành, đóng vào plugin mọi công cụ dựng báo cáo (khắc phục chạy thử ngày 28/9/2026); plugin tự đủ, không đề nghị thêm thư mục dự án khi dùng trên Cowork; văn bản dựng bằng cách ráp nội dung vào mẫu 03-Templates(1) hoặc sửa văn bản tương tự, đo thể thức ánh xạ bộ quy tắc KTC-Ra-Soat-897</w:t>
              </w:r>
            </w:ins>
          </w:p>
        </w:tc>
        <w:tc>
          <w:tcPr>
            <w:tcW w:w="3600" w:type="dxa"/>
            <w:vAlign w:val="center"/>
          </w:tcPr>
          <w:p w14:paraId="6F2337F3" w14:textId="77777777" w:rsidR="00E0585F" w:rsidRPr="00160C0F" w:rsidRDefault="00E90F83" w:rsidP="008F2450">
            <w:pPr>
              <w:widowControl w:val="0"/>
              <w:jc w:val="both"/>
              <w:rPr>
                <w:ins w:id="1009" w:author="Cập nhật 28 - 29/9, bản 1.3.12 (Claude)" w:date="2026-09-29T09:02:01Z"/>
                <w:rFonts w:asciiTheme="majorHAnsi" w:hAnsiTheme="majorHAnsi" w:cstheme="majorHAnsi"/>
                <w:sz w:val="28"/>
                <w:szCs w:val="28"/>
              </w:rPr>
            </w:pPr>
            <w:ins w:id="1008" w:author="Cập nhật 28 - 29/9, bản 1.3.12 (Claude)" w:date="2026-09-29T09:02:01Z">
              <w:r>
                <w:rPr>
                  <w:rFonts w:asciiTheme="majorHAnsi" w:hAnsiTheme="majorHAnsi" w:cstheme="majorHAnsi"/>
                  <w:sz w:val="28"/>
                  <w:szCs w:val="28"/>
                </w:rPr>
                <w:t xml:space="preserve">Bản 1.3.3 - 1.3.12 (hiện hành), mã SHA-256 ac180420...69df, mã nguồn commit 5d98f2b; hồ sơ bằng chứng kiểm thử</w:t>
              </w:r>
            </w:ins>
          </w:p>
        </w:tc>
        <w:tc>
          <w:tcPr>
            <w:tcW w:w="1163" w:type="dxa"/>
            <w:vAlign w:val="center"/>
          </w:tcPr>
          <w:p w14:paraId="35265200" w14:textId="77777777" w:rsidR="00E0585F" w:rsidRPr="008F2450" w:rsidRDefault="00E90F83" w:rsidP="008F2450">
            <w:pPr>
              <w:widowControl w:val="0"/>
              <w:jc w:val="center"/>
              <w:rPr>
                <w:ins w:id="1011" w:author="Cập nhật 28 - 29/9, bản 1.3.12 (Claude)" w:date="2026-09-29T09:02:01Z"/>
                <w:rFonts w:asciiTheme="majorHAnsi" w:hAnsiTheme="majorHAnsi" w:cstheme="majorHAnsi"/>
                <w:sz w:val="28"/>
                <w:szCs w:val="28"/>
              </w:rPr>
            </w:pPr>
            <w:ins w:id="1010" w:author="Cập nhật 28 - 29/9, bản 1.3.12 (Claude)" w:date="2026-09-29T09:02:01Z">
              <w:r>
                <w:rPr>
                  <w:rFonts w:asciiTheme="majorHAnsi" w:hAnsiTheme="majorHAnsi" w:cstheme="majorHAnsi"/>
                  <w:sz w:val="28"/>
                  <w:szCs w:val="28"/>
                </w:rPr>
                <w:t xml:space="preserve">28 - 29/9/2026</w:t>
              </w:r>
            </w:ins>
          </w:p>
        </w:tc>
      </w:tr>
    </w:tbl>
    <w:p w14:paraId="11314FDF" w14:textId="2DD569D9"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Toàn bộ quá trình được lưu vết: </w:t>
      </w:r>
      <w:del w:id="1012" w:author="Cập nhật 28 - 29/9, bản 1.3.12 (Claude)" w:date="2026-09-29T09:02:01Z">
        <w:r w:rsidRPr="00517B10">
          <w:rPr>
            <w:rFonts w:asciiTheme="majorHAnsi" w:hAnsiTheme="majorHAnsi" w:cstheme="majorHAnsi"/>
            <w:sz w:val="28"/>
            <w:szCs w:val="28"/>
          </w:rPr>
          <w:delText xml:space="preserve">87 lần cập nhật trên kho mã nguồn (từ 18/9/2026), nhật ký thay đổi 28 phiên bản, 26</w:delText>
        </w:r>
      </w:del>
      <w:ins w:id="1013" w:author="Cập nhật 28 - 29/9, bản 1.3.12 (Claude)" w:date="2026-09-29T09:02:01Z">
        <w:r w:rsidRPr="00517B10">
          <w:rPr>
            <w:rFonts w:asciiTheme="majorHAnsi" w:hAnsiTheme="majorHAnsi" w:cstheme="majorHAnsi"/>
            <w:sz w:val="28"/>
            <w:szCs w:val="28"/>
          </w:rPr>
          <w:t xml:space="preserve">116 lần cập nhật trên kho mã nguồn (từ 18/9/2026), nhật ký thay đổi 38 phiên bản, 30</w:t>
        </w:r>
      </w:ins>
      <w:r w:rsidRPr="00517B10">
        <w:rPr>
          <w:rFonts w:asciiTheme="majorHAnsi" w:hAnsiTheme="majorHAnsi" w:cstheme="majorHAnsi"/>
          <w:sz w:val="28"/>
          <w:szCs w:val="28"/>
        </w:rPr>
        <w:t xml:space="preserve"> biên bản</w:t>
      </w:r>
      <w:r w:rsidRPr="00517B10">
        <w:rPr>
          <w:rFonts w:asciiTheme="majorHAnsi" w:hAnsiTheme="majorHAnsi" w:cstheme="majorHAnsi"/>
          <w:sz w:val="28"/>
          <w:szCs w:val="28"/>
        </w:rPr>
        <w:t xml:space="preserve"> quyết định kỹ thuật, 10 bản ghi kinh nghiệm quá trình (Process Memory).</w:t>
      </w:r>
    </w:p>
    <w:p w14:paraId="2BD1C5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9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51"/>
        <w:gridCol w:w="2263"/>
        <w:gridCol w:w="4819"/>
        <w:gridCol w:w="1161"/>
      </w:tblGrid>
      <w:tr w:rsidR="00E0585F" w:rsidRPr="00E0585F" w14:paraId="754B6682" w14:textId="77777777" w:rsidTr="00321EBC">
        <w:trPr>
          <w:jc w:val="center"/>
        </w:trPr>
        <w:tc>
          <w:tcPr>
            <w:tcW w:w="851" w:type="dxa"/>
            <w:vAlign w:val="center"/>
          </w:tcPr>
          <w:p w14:paraId="29984E8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2263" w:type="dxa"/>
            <w:vAlign w:val="center"/>
          </w:tcPr>
          <w:p w14:paraId="5308F64B"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4819" w:type="dxa"/>
            <w:vAlign w:val="center"/>
          </w:tcPr>
          <w:p w14:paraId="19DD7B02"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1" w:type="dxa"/>
          </w:tcPr>
          <w:p w14:paraId="60C4B472"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0E5F3F6B" w14:textId="77777777" w:rsidTr="00321EBC">
        <w:trPr>
          <w:jc w:val="center"/>
        </w:trPr>
        <w:tc>
          <w:tcPr>
            <w:tcW w:w="851" w:type="dxa"/>
            <w:vAlign w:val="center"/>
          </w:tcPr>
          <w:p w14:paraId="68A875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2263" w:type="dxa"/>
            <w:vAlign w:val="center"/>
          </w:tcPr>
          <w:p w14:paraId="219F35E3"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4819" w:type="dxa"/>
            <w:vAlign w:val="center"/>
          </w:tcPr>
          <w:p w14:paraId="73E307D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Kiểm kê kho KTC-Database (8 kho), mẫu Phụ lục TB 736, TB 817, </w:t>
            </w:r>
            <w:del w:id="1014" w:author="Cập nhật 28 - 29/9, bản 1.3.12 (Claude)" w:date="2026-09-29T09:02:01Z">
              <w:r w:rsidRPr="00160C0F">
                <w:rPr>
                  <w:rFonts w:asciiTheme="majorHAnsi" w:hAnsiTheme="majorHAnsi" w:cstheme="majorHAnsi"/>
                  <w:sz w:val="28"/>
                  <w:szCs w:val="28"/>
                </w:rPr>
                <w:delText xml:space="preserve">Quyết định số 1923/QĐ-CĐKT, TB 1052, 6 mẫu Kế hoạch + KPI</w:delText>
              </w:r>
            </w:del>
            <w:ins w:id="1015" w:author="Cập nhật 28 - 29/9, bản 1.3.12 (Claude)" w:date="2026-09-29T09:02:01Z">
              <w:r w:rsidRPr="00160C0F">
                <w:rPr>
                  <w:rFonts w:asciiTheme="majorHAnsi" w:hAnsiTheme="majorHAnsi" w:cstheme="majorHAnsi"/>
                  <w:sz w:val="28"/>
                  <w:szCs w:val="28"/>
                </w:rPr>
                <w:t xml:space="preserve">Quyết định số 1923/QĐ-CĐKT, TB 1052, Quyết định số 2119/QĐ-CĐKT, 6 mẫu Kế hoạch + KPI</w:t>
              </w:r>
            </w:ins>
          </w:p>
        </w:tc>
        <w:tc>
          <w:tcPr>
            <w:tcW w:w="1161" w:type="dxa"/>
            <w:vAlign w:val="center"/>
          </w:tcPr>
          <w:p w14:paraId="67B10D7C"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7BD10AC" w14:textId="77777777" w:rsidTr="00321EBC">
        <w:trPr>
          <w:jc w:val="center"/>
        </w:trPr>
        <w:tc>
          <w:tcPr>
            <w:tcW w:w="851" w:type="dxa"/>
            <w:vAlign w:val="center"/>
          </w:tcPr>
          <w:p w14:paraId="7710988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2263" w:type="dxa"/>
            <w:vAlign w:val="center"/>
          </w:tcPr>
          <w:p w14:paraId="52B856C6"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4819" w:type="dxa"/>
            <w:vAlign w:val="center"/>
          </w:tcPr>
          <w:p w14:paraId="04E5BAC8"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1" w:type="dxa"/>
            <w:vAlign w:val="center"/>
          </w:tcPr>
          <w:p w14:paraId="7C3B3DC1"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EFAD029" w14:textId="77777777" w:rsidTr="00321EBC">
        <w:trPr>
          <w:jc w:val="center"/>
        </w:trPr>
        <w:tc>
          <w:tcPr>
            <w:tcW w:w="851" w:type="dxa"/>
            <w:vAlign w:val="center"/>
          </w:tcPr>
          <w:p w14:paraId="7B355E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2263" w:type="dxa"/>
            <w:vAlign w:val="center"/>
          </w:tcPr>
          <w:p w14:paraId="496B51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4819" w:type="dxa"/>
            <w:vAlign w:val="center"/>
          </w:tcPr>
          <w:p w14:paraId="3513EB8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1" w:type="dxa"/>
            <w:vAlign w:val="center"/>
          </w:tcPr>
          <w:p w14:paraId="583E742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8F12A3B" w14:textId="77777777" w:rsidTr="00321EBC">
        <w:trPr>
          <w:jc w:val="center"/>
        </w:trPr>
        <w:tc>
          <w:tcPr>
            <w:tcW w:w="851" w:type="dxa"/>
            <w:vAlign w:val="center"/>
          </w:tcPr>
          <w:p w14:paraId="2710A67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2263" w:type="dxa"/>
            <w:vAlign w:val="center"/>
          </w:tcPr>
          <w:p w14:paraId="44CFCAF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4819" w:type="dxa"/>
            <w:vAlign w:val="center"/>
          </w:tcPr>
          <w:p w14:paraId="72AA89D2" w14:textId="77777777" w:rsidR="00E0585F" w:rsidRPr="00160C0F" w:rsidRDefault="00E0585F" w:rsidP="008F2450">
            <w:pPr>
              <w:widowControl w:val="0"/>
              <w:jc w:val="both"/>
              <w:rPr>
                <w:rFonts w:asciiTheme="majorHAnsi" w:hAnsiTheme="majorHAnsi" w:cstheme="majorHAnsi"/>
                <w:sz w:val="28"/>
                <w:szCs w:val="28"/>
              </w:rPr>
            </w:pPr>
            <w:del w:id="1016" w:author="Cập nhật 28 - 29/9, bản 1.3.12 (Claude)" w:date="2026-09-29T09:02:01Z">
              <w:r w:rsidRPr="00160C0F">
                <w:rPr>
                  <w:rFonts w:asciiTheme="majorHAnsi" w:hAnsiTheme="majorHAnsi" w:cstheme="majorHAnsi"/>
                  <w:sz w:val="28"/>
                  <w:szCs w:val="28"/>
                </w:rPr>
                <w:delText xml:space="preserve">Dừng, không tự đặt quy tắc đối với: hai thang điểm quy đổi khối lượng công việc chưa có văn bản phân định; </w:delText>
              </w:r>
            </w:del>
            <w:ins w:id="1017" w:author="Cập nhật 28 - 29/9, bản 1.3.12 (Claude)" w:date="2026-09-29T09:02:01Z">
              <w:r w:rsidRPr="00160C0F">
                <w:rPr>
                  <w:rFonts w:asciiTheme="majorHAnsi" w:hAnsiTheme="majorHAnsi" w:cstheme="majorHAnsi"/>
                  <w:sz w:val="28"/>
                  <w:szCs w:val="28"/>
                </w:rPr>
                <w:t xml:space="preserve">Dừng, không tự đặt quy tắc đối với: hai thang điểm quy đổi khối lượng công việc chưa có văn bản phân định (nay đã có: Quyết định số 2119/QĐ-CĐKT, Bộ công cụ áp dụng từ bản 1.3.3; cột Điểm chấm, Hệ số quy đổi của kế hoạch, báo cáo giữ 4 mức theo Quyết định số 1923/QĐ-CĐKT Phụ lục I, II; quy ước nhân hệ số sản phẩm với hệ số mức độ công việc chưa có văn bản, vẫn cảnh báo); </w:t>
              </w:r>
            </w:ins>
            <w:r w:rsidRPr="00160C0F">
              <w:rPr>
                <w:rFonts w:asciiTheme="majorHAnsi" w:hAnsiTheme="majorHAnsi" w:cstheme="majorHAnsi"/>
                <w:sz w:val="28"/>
                <w:szCs w:val="28"/>
              </w:rPr>
              <w:t xml:space="preserve">các câu hỏi mở về đánh giá KPI gửi Phòng TCCB&amp;CTHSSV</w:t>
            </w:r>
          </w:p>
        </w:tc>
        <w:tc>
          <w:tcPr>
            <w:tcW w:w="1161" w:type="dxa"/>
            <w:vAlign w:val="center"/>
          </w:tcPr>
          <w:p w14:paraId="1376358D"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509A1C15" w14:textId="77777777" w:rsidTr="00321EBC">
        <w:trPr>
          <w:jc w:val="center"/>
        </w:trPr>
        <w:tc>
          <w:tcPr>
            <w:tcW w:w="851" w:type="dxa"/>
            <w:vAlign w:val="center"/>
          </w:tcPr>
          <w:p w14:paraId="16EDE24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2263" w:type="dxa"/>
            <w:vAlign w:val="center"/>
          </w:tcPr>
          <w:p w14:paraId="3F0E137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4819" w:type="dxa"/>
            <w:vAlign w:val="center"/>
          </w:tcPr>
          <w:p w14:paraId="1A0D57A8" w14:textId="58B7166A"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Không làm theo chỉ dẫn nằm trong tài liệu đầu vào; nhật ký mặc định không ghi nội dung lời nhắn (từ bản 1.3.0)</w:t>
            </w:r>
          </w:p>
        </w:tc>
        <w:tc>
          <w:tcPr>
            <w:tcW w:w="1161" w:type="dxa"/>
            <w:vAlign w:val="center"/>
          </w:tcPr>
          <w:p w14:paraId="0CE88DF1"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B5B5DF0" w14:textId="77777777" w:rsidTr="00321EBC">
        <w:trPr>
          <w:jc w:val="center"/>
        </w:trPr>
        <w:tc>
          <w:tcPr>
            <w:tcW w:w="851" w:type="dxa"/>
            <w:vAlign w:val="center"/>
          </w:tcPr>
          <w:p w14:paraId="433441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2263" w:type="dxa"/>
            <w:vAlign w:val="center"/>
          </w:tcPr>
          <w:p w14:paraId="46B0470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4819" w:type="dxa"/>
            <w:vAlign w:val="center"/>
          </w:tcPr>
          <w:p w14:paraId="73A1669A"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1" w:type="dxa"/>
            <w:vAlign w:val="center"/>
          </w:tcPr>
          <w:p w14:paraId="11EA0F58"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7FD4D72F" w14:textId="77777777" w:rsidTr="00321EBC">
        <w:trPr>
          <w:jc w:val="center"/>
        </w:trPr>
        <w:tc>
          <w:tcPr>
            <w:tcW w:w="851" w:type="dxa"/>
            <w:vAlign w:val="center"/>
          </w:tcPr>
          <w:p w14:paraId="5B2F9827"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2263" w:type="dxa"/>
            <w:vAlign w:val="center"/>
          </w:tcPr>
          <w:p w14:paraId="4BECF373"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4819" w:type="dxa"/>
            <w:vAlign w:val="center"/>
          </w:tcPr>
          <w:p w14:paraId="5C44501A"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1" w:type="dxa"/>
            <w:vAlign w:val="center"/>
          </w:tcPr>
          <w:p w14:paraId="43C1E0AB" w14:textId="77777777"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321EBC">
        <w:trPr>
          <w:jc w:val="center"/>
        </w:trPr>
        <w:tc>
          <w:tcPr>
            <w:tcW w:w="851"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2263"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4819"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1"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235028D3" w14:textId="6F4A6CAA" w:rsidR="00BA05D7" w:rsidRPr="00517B10" w:rsidRDefault="00BA05D7" w:rsidP="006465FF">
      <w:pPr>
        <w:widowControl w:val="0"/>
        <w:spacing w:before="120" w:after="120"/>
        <w:ind w:firstLine="720"/>
        <w:jc w:val="both"/>
        <w:rPr>
          <w:rFonts w:asciiTheme="majorHAnsi" w:hAnsiTheme="majorHAnsi" w:cstheme="majorHAnsi"/>
          <w:b/>
          <w:bCs/>
          <w:sz w:val="28"/>
          <w:szCs w:val="28"/>
        </w:rPr>
      </w:pPr>
      <w:del w:id="1018" w:author="Cập nhật 28 - 29/9, bản 1.3.12 (Claude)" w:date="2026-09-29T09:02:01Z">
        <w:r w:rsidRPr="00517B10">
          <w:rPr>
            <w:rFonts w:asciiTheme="majorHAnsi" w:hAnsiTheme="majorHAnsi" w:cstheme="majorHAnsi"/>
            <w:b/>
            <w:bCs/>
            <w:sz w:val="28"/>
            <w:szCs w:val="28"/>
          </w:rPr>
          <w:delText xml:space="preserve">4. Kết quả kiểm thử (chạy lại ngày 27/9/2026, bản 1.3.2)</w:delText>
        </w:r>
      </w:del>
      <w:ins w:id="1019" w:author="Cập nhật 28 - 29/9, bản 1.3.12 (Claude)" w:date="2026-09-29T09:02:01Z">
        <w:r w:rsidRPr="00517B10">
          <w:rPr>
            <w:rFonts w:asciiTheme="majorHAnsi" w:hAnsiTheme="majorHAnsi" w:cstheme="majorHAnsi"/>
            <w:b/>
            <w:bCs/>
            <w:sz w:val="28"/>
            <w:szCs w:val="28"/>
          </w:rPr>
          <w:t xml:space="preserve">4. Kết quả kiểm thử (chạy lại ngày 29/9/2026, bản 1.3.12)</w:t>
        </w:r>
      </w:ins>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04"/>
        <w:gridCol w:w="3600"/>
        <w:gridCol w:w="3600"/>
        <w:gridCol w:w="1163"/>
      </w:tblGrid>
      <w:tr w:rsidR="00E0585F" w:rsidRPr="00E0585F" w14:paraId="1A2342ED" w14:textId="77777777" w:rsidTr="008F2450">
        <w:trPr>
          <w:jc w:val="center"/>
        </w:trPr>
        <w:tc>
          <w:tcPr>
            <w:tcW w:w="704" w:type="dxa"/>
            <w:vAlign w:val="center"/>
          </w:tcPr>
          <w:p w14:paraId="553AFF2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535AF5C6"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39383C5"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2D330A6A"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40B3C162" w14:textId="77777777" w:rsidTr="008F2450">
        <w:trPr>
          <w:jc w:val="center"/>
        </w:trPr>
        <w:tc>
          <w:tcPr>
            <w:tcW w:w="704" w:type="dxa"/>
            <w:vAlign w:val="center"/>
          </w:tcPr>
          <w:p w14:paraId="55CB3D5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70FCF1C4" w14:textId="02E3C12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tra tĩnh toàn hệ (14 phép kiểm: phiên bản, gói, tham chiếu, dữ liệu dùng chung)</w:t>
            </w:r>
          </w:p>
        </w:tc>
        <w:tc>
          <w:tcPr>
            <w:tcW w:w="3600" w:type="dxa"/>
            <w:vAlign w:val="center"/>
          </w:tcPr>
          <w:p w14:paraId="32D3F12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07D63B76"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364BB868" w14:textId="77777777" w:rsidTr="008F2450">
        <w:trPr>
          <w:jc w:val="center"/>
        </w:trPr>
        <w:tc>
          <w:tcPr>
            <w:tcW w:w="704" w:type="dxa"/>
            <w:vAlign w:val="center"/>
          </w:tcPr>
          <w:p w14:paraId="4B0EAA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CA3C843" w14:textId="156EEE91" w:rsidR="00E0585F" w:rsidRPr="00160C0F" w:rsidRDefault="00E0585F" w:rsidP="008F2450">
            <w:pPr>
              <w:widowControl w:val="0"/>
              <w:jc w:val="both"/>
              <w:rPr>
                <w:rFonts w:asciiTheme="majorHAnsi" w:hAnsiTheme="majorHAnsi" w:cstheme="majorHAnsi"/>
                <w:sz w:val="28"/>
                <w:szCs w:val="28"/>
              </w:rPr>
            </w:pPr>
            <w:del w:id="1026" w:author="Cập nhật 28 - 29/9, bản 1.3.12 (Claude)" w:date="2026-09-29T09:02:01Z">
              <w:r w:rsidRPr="00160C0F">
                <w:rPr>
                  <w:rFonts w:asciiTheme="majorHAnsi" w:hAnsiTheme="majorHAnsi" w:cstheme="majorHAnsi"/>
                  <w:sz w:val="28"/>
                  <w:szCs w:val="28"/>
                </w:rPr>
                <w:delText xml:space="preserve">21 bộ ca thử hồi quy (</w:delText>
              </w:r>
            </w:del>
            <w:ins w:id="1027" w:author="Cập nhật 28 - 29/9, bản 1.3.12 (Claude)" w:date="2026-09-29T09:02:01Z">
              <w:r w:rsidRPr="00160C0F">
                <w:rPr>
                  <w:rFonts w:asciiTheme="majorHAnsi" w:hAnsiTheme="majorHAnsi" w:cstheme="majorHAnsi"/>
                  <w:sz w:val="28"/>
                  <w:szCs w:val="28"/>
                </w:rPr>
                <w:t xml:space="preserve">24 bộ ca thử hồi quy (plugin tự đủ, thể thức ánh xạ bộ quy tắc KTC-Ra-Soat-897, dựng báo cáo tháng từ bản đã ban hành, kết nối thư mục đơn vị, </w:t>
              </w:r>
            </w:ins>
            <w:r w:rsidRPr="00160C0F">
              <w:rPr>
                <w:rFonts w:asciiTheme="majorHAnsi" w:hAnsiTheme="majorHAnsi" w:cstheme="majorHAnsi"/>
                <w:sz w:val="28"/>
                <w:szCs w:val="28"/>
              </w:rPr>
              <w:t xml:space="preserve">tính KPI, xếp loại, biểu mẫu, </w:t>
            </w:r>
            <w:del w:id="1024" w:author="Cập nhật 28 - 29/9, bản 1.3.12 (Claude)" w:date="2026-09-29T09:02:01Z">
              <w:r w:rsidRPr="00160C0F">
                <w:rPr>
                  <w:rFonts w:asciiTheme="majorHAnsi" w:hAnsiTheme="majorHAnsi" w:cstheme="majorHAnsi"/>
                  <w:sz w:val="28"/>
                  <w:szCs w:val="28"/>
                </w:rPr>
                <w:delText xml:space="preserve">viện dẫn, thể thức, minh chứng</w:delText>
              </w:r>
            </w:del>
            <w:ins w:id="1025" w:author="Cập nhật 28 - 29/9, bản 1.3.12 (Claude)" w:date="2026-09-29T09:02:01Z">
              <w:r w:rsidRPr="00160C0F">
                <w:rPr>
                  <w:rFonts w:asciiTheme="majorHAnsi" w:hAnsiTheme="majorHAnsi" w:cstheme="majorHAnsi"/>
                  <w:sz w:val="28"/>
                  <w:szCs w:val="28"/>
                </w:rPr>
                <w:t xml:space="preserve">viện dẫn, minh chứng</w:t>
              </w:r>
            </w:ins>
            <w:r w:rsidRPr="00160C0F">
              <w:rPr>
                <w:rFonts w:asciiTheme="majorHAnsi" w:hAnsiTheme="majorHAnsi" w:cstheme="majorHAnsi"/>
                <w:sz w:val="28"/>
                <w:szCs w:val="28"/>
              </w:rPr>
              <w:t xml:space="preserve">, Track Changes, nhật ký, </w:t>
            </w:r>
            <w:del w:id="1020" w:author="Cập nhật 28 - 29/9, bản 1.3.12 (Claude)" w:date="2026-09-29T09:02:01Z">
              <w:r w:rsidRPr="00160C0F">
                <w:rPr>
                  <w:rFonts w:asciiTheme="majorHAnsi" w:hAnsiTheme="majorHAnsi" w:cstheme="majorHAnsi"/>
                  <w:sz w:val="28"/>
                  <w:szCs w:val="28"/>
                </w:rPr>
                <w:delText xml:space="preserve">thao tác chặn ghi và bản dựng 1.3.0, 1.3.1)</w:delText>
              </w:r>
            </w:del>
            <w:ins w:id="1021" w:author="Cập nhật 28 - 29/9, bản 1.3.12 (Claude)" w:date="2026-09-29T09:02:01Z">
              <w:r w:rsidRPr="00160C0F">
                <w:rPr>
                  <w:rFonts w:asciiTheme="majorHAnsi" w:hAnsiTheme="majorHAnsi" w:cstheme="majorHAnsi"/>
                  <w:sz w:val="28"/>
                  <w:szCs w:val="28"/>
                </w:rPr>
                <w:t xml:space="preserve">thao tác chặn ghi và bản dựng 1.3.0, 1.3.1, hệ số theo Danh mục Quyết định số 2119/QĐ-CĐKT)</w:t>
              </w:r>
            </w:ins>
          </w:p>
        </w:tc>
        <w:tc>
          <w:tcPr>
            <w:tcW w:w="3600" w:type="dxa"/>
            <w:vAlign w:val="center"/>
          </w:tcPr>
          <w:p w14:paraId="02465722" w14:textId="3DB100D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Cùng dữ liệu cho cùng kết quả; chạy trên Claude Code, dữ liệu giả lập, máy có đủ kho KTC-Database và công cụ KTC-Ra-Soat-897; nhật ký, mã băm tại hồ sơ bằng chứng</w:t>
            </w:r>
          </w:p>
        </w:tc>
        <w:tc>
          <w:tcPr>
            <w:tcW w:w="1163" w:type="dxa"/>
            <w:vAlign w:val="center"/>
          </w:tcPr>
          <w:p w14:paraId="5F896DF2" w14:textId="4A7B271B" w:rsidR="00E0585F" w:rsidRPr="008F2450" w:rsidRDefault="00E0585F" w:rsidP="008F2450">
            <w:pPr>
              <w:widowControl w:val="0"/>
              <w:jc w:val="center"/>
              <w:rPr>
                <w:rFonts w:asciiTheme="majorHAnsi" w:hAnsiTheme="majorHAnsi" w:cstheme="majorHAnsi"/>
                <w:sz w:val="28"/>
                <w:szCs w:val="28"/>
              </w:rPr>
            </w:pPr>
            <w:del w:id="1022" w:author="Cập nhật 28 - 29/9, bản 1.3.12 (Claude)" w:date="2026-09-29T09:02:01Z">
              <w:r w:rsidRPr="008F2450">
                <w:rPr>
                  <w:rFonts w:asciiTheme="majorHAnsi" w:hAnsiTheme="majorHAnsi" w:cstheme="majorHAnsi"/>
                  <w:sz w:val="28"/>
                  <w:szCs w:val="28"/>
                </w:rPr>
                <w:delText>20/20 đạt</w:delText>
              </w:r>
            </w:del>
            <w:ins w:id="1023" w:author="Cập nhật 28 - 29/9, bản 1.3.12 (Claude)" w:date="2026-09-29T09:02:01Z">
              <w:r w:rsidRPr="008F2450">
                <w:rPr>
                  <w:rFonts w:asciiTheme="majorHAnsi" w:hAnsiTheme="majorHAnsi" w:cstheme="majorHAnsi"/>
                  <w:sz w:val="28"/>
                  <w:szCs w:val="28"/>
                </w:rPr>
                <w:t xml:space="preserve">24/24 đạt</w:t>
              </w:r>
            </w:ins>
          </w:p>
        </w:tc>
      </w:tr>
      <w:tr w:rsidR="00E0585F" w:rsidRPr="00E0585F" w14:paraId="1F86C7C7" w14:textId="77777777" w:rsidTr="008F2450">
        <w:trPr>
          <w:jc w:val="center"/>
        </w:trPr>
        <w:tc>
          <w:tcPr>
            <w:tcW w:w="704" w:type="dxa"/>
            <w:vAlign w:val="center"/>
          </w:tcPr>
          <w:p w14:paraId="11EE2FF2"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79B2194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40817644" w14:textId="7198043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Ngày 26/9/2026, bản 1.3.0, Claude Code 2.1.283 (bản 1.2.1 không đạt với phiên bản này)</w:t>
            </w:r>
          </w:p>
        </w:tc>
        <w:tc>
          <w:tcPr>
            <w:tcW w:w="1163" w:type="dxa"/>
            <w:vAlign w:val="center"/>
          </w:tcPr>
          <w:p w14:paraId="41A2D9B5"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53D70F3D" w14:textId="77777777" w:rsidTr="008F2450">
        <w:trPr>
          <w:jc w:val="center"/>
        </w:trPr>
        <w:tc>
          <w:tcPr>
            <w:tcW w:w="704" w:type="dxa"/>
            <w:vAlign w:val="center"/>
          </w:tcPr>
          <w:p w14:paraId="10AADAAA"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0593562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005D82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1E55923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0AEFA7D4" w14:textId="77777777" w:rsidTr="008F2450">
        <w:trPr>
          <w:jc w:val="center"/>
        </w:trPr>
        <w:tc>
          <w:tcPr>
            <w:tcW w:w="704" w:type="dxa"/>
            <w:vAlign w:val="center"/>
          </w:tcPr>
          <w:p w14:paraId="7C70756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0155770C"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46C4AD7F"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240CC70"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r w:rsidR="00E0585F" w:rsidRPr="00E0585F" w14:paraId="54D6BCC1" w14:textId="77777777" w:rsidTr="008F2450">
        <w:trPr>
          <w:jc w:val="center"/>
        </w:trPr>
        <w:tc>
          <w:tcPr>
            <w:tcW w:w="704" w:type="dxa"/>
            <w:vAlign w:val="center"/>
          </w:tcPr>
          <w:p w14:paraId="270619E8"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301C91FE"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6 ca trên Claude Code (claude plugin eval, 2 lượt mỗi ca)</w:t>
            </w:r>
          </w:p>
        </w:tc>
        <w:tc>
          <w:tcPr>
            <w:tcW w:w="3600" w:type="dxa"/>
            <w:vAlign w:val="center"/>
          </w:tcPr>
          <w:p w14:paraId="53199B1F"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ngày 26/9/2026</w:t>
            </w:r>
          </w:p>
        </w:tc>
        <w:tc>
          <w:tcPr>
            <w:tcW w:w="1163" w:type="dxa"/>
            <w:vAlign w:val="center"/>
          </w:tcPr>
          <w:p w14:paraId="1860CE4A"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6/6 ca đạt</w:t>
            </w:r>
          </w:p>
        </w:tc>
      </w:tr>
      <w:tr w:rsidR="00E0585F" w:rsidRPr="00E0585F" w14:paraId="1340FC02" w14:textId="77777777" w:rsidTr="008F2450">
        <w:trPr>
          <w:jc w:val="center"/>
        </w:trPr>
        <w:tc>
          <w:tcPr>
            <w:tcW w:w="704" w:type="dxa"/>
            <w:vAlign w:val="center"/>
          </w:tcPr>
          <w:p w14:paraId="082A5DC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5C5B442C"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15 ca trên Claude Code (claude plugin eval, 2 lượt mỗi ca; 9 ca mới cho KPI, báo cáo, soạn thảo có phép kiểm tất định)</w:t>
            </w:r>
          </w:p>
        </w:tc>
        <w:tc>
          <w:tcPr>
            <w:tcW w:w="3600" w:type="dxa"/>
            <w:vAlign w:val="center"/>
          </w:tcPr>
          <w:p w14:paraId="34533961" w14:textId="77777777" w:rsidR="00E0585F" w:rsidRPr="00160C0F" w:rsidRDefault="005B300B" w:rsidP="008F2450">
            <w:pPr>
              <w:widowControl w:val="0"/>
              <w:jc w:val="both"/>
              <w:rPr>
                <w:rFonts w:asciiTheme="majorHAnsi" w:hAnsiTheme="majorHAnsi" w:cstheme="majorHAnsi"/>
                <w:sz w:val="28"/>
                <w:szCs w:val="28"/>
              </w:rPr>
            </w:pPr>
            <w:del w:id="1028" w:author="Cập nhật 28 - 29/9, bản 1.3.12 (Claude)" w:date="2026-09-29T09:02:01Z">
              <w:r>
                <w:rPr>
                  <w:rFonts w:asciiTheme="majorHAnsi" w:hAnsiTheme="majorHAnsi" w:cstheme="majorHAnsi"/>
                  <w:sz w:val="28"/>
                  <w:szCs w:val="28"/>
                </w:rPr>
                <w:delText xml:space="preserve">Bản 1.3.2; ngày 27/9/2026</w:delText>
              </w:r>
            </w:del>
            <w:ins w:id="1029" w:author="Cập nhật 28 - 29/9, bản 1.3.12 (Claude)" w:date="2026-09-29T09:02:01Z">
              <w:r>
                <w:rPr>
                  <w:rFonts w:asciiTheme="majorHAnsi" w:hAnsiTheme="majorHAnsi" w:cstheme="majorHAnsi"/>
                  <w:sz w:val="28"/>
                  <w:szCs w:val="28"/>
                </w:rPr>
                <w:t xml:space="preserve">Bản 1.3.2; ngày 27/9/2026 (bản 1.3.1: 15/15 ca, 30/30 lượt)</w:t>
              </w:r>
            </w:ins>
          </w:p>
        </w:tc>
        <w:tc>
          <w:tcPr>
            <w:tcW w:w="1163" w:type="dxa"/>
            <w:vAlign w:val="center"/>
          </w:tcPr>
          <w:p w14:paraId="77CD1F91" w14:textId="77777777" w:rsidR="00E0585F" w:rsidRPr="008F2450" w:rsidRDefault="005B300B" w:rsidP="008F2450">
            <w:pPr>
              <w:widowControl w:val="0"/>
              <w:jc w:val="center"/>
              <w:rPr>
                <w:rFonts w:asciiTheme="majorHAnsi" w:hAnsiTheme="majorHAnsi" w:cstheme="majorHAnsi"/>
                <w:sz w:val="28"/>
                <w:szCs w:val="28"/>
              </w:rPr>
            </w:pPr>
            <w:del w:id="1030" w:author="Cập nhật 28 - 29/9, bản 1.3.12 (Claude)" w:date="2026-09-29T09:02:01Z">
              <w:r>
                <w:rPr>
                  <w:rFonts w:asciiTheme="majorHAnsi" w:hAnsiTheme="majorHAnsi" w:cstheme="majorHAnsi"/>
                  <w:sz w:val="28"/>
                  <w:szCs w:val="28"/>
                </w:rPr>
                <w:delText>15/15 ca, 30/30 lượt đạt</w:delText>
              </w:r>
            </w:del>
            <w:ins w:id="1031" w:author="Cập nhật 28 - 29/9, bản 1.3.12 (Claude)" w:date="2026-09-29T09:02:01Z">
              <w:r>
                <w:rPr>
                  <w:rFonts w:asciiTheme="majorHAnsi" w:hAnsiTheme="majorHAnsi" w:cstheme="majorHAnsi"/>
                  <w:sz w:val="28"/>
                  <w:szCs w:val="28"/>
                </w:rPr>
                <w:t xml:space="preserve">11/15 ca đạt cả 2 lượt, 26/30 lượt đạt (1 lượt quá thời gian chờ)</w:t>
              </w:r>
            </w:ins>
          </w:p>
        </w:tc>
      </w:tr>
      <w:tr w:rsidR="00E0585F" w:rsidRPr="00E0585F" w14:paraId="162E4042" w14:textId="77777777" w:rsidTr="008F2450">
        <w:trPr>
          <w:jc w:val="center"/>
        </w:trPr>
        <w:tc>
          <w:tcPr>
            <w:tcW w:w="704" w:type="dxa"/>
            <w:vAlign w:val="center"/>
          </w:tcPr>
          <w:p w14:paraId="3F1095C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7A4F6801" w14:textId="77777777" w:rsidR="00E0585F" w:rsidRPr="00160C0F" w:rsidRDefault="005B300B" w:rsidP="008F2450">
            <w:pPr>
              <w:widowControl w:val="0"/>
              <w:jc w:val="both"/>
              <w:rPr>
                <w:rFonts w:asciiTheme="majorHAnsi" w:hAnsiTheme="majorHAnsi" w:cstheme="majorHAnsi"/>
                <w:sz w:val="28"/>
                <w:szCs w:val="28"/>
              </w:rPr>
            </w:pPr>
            <w:del w:id="1032" w:author="Cập nhật 28 - 29/9, bản 1.3.12 (Claude)" w:date="2026-09-29T09:02:01Z">
              <w:r>
                <w:rPr>
                  <w:rFonts w:asciiTheme="majorHAnsi" w:hAnsiTheme="majorHAnsi" w:cstheme="majorHAnsi"/>
                  <w:sz w:val="28"/>
                  <w:szCs w:val="28"/>
                </w:rPr>
                <w:delText xml:space="preserve">Thao tác chặn ghi: chạy lại 1.653 câu lệnh thật trong nhật ký vận hành</w:delText>
              </w:r>
            </w:del>
            <w:ins w:id="1033" w:author="Cập nhật 28 - 29/9, bản 1.3.12 (Claude)" w:date="2026-09-29T09:02:01Z">
              <w:r>
                <w:rPr>
                  <w:rFonts w:asciiTheme="majorHAnsi" w:hAnsiTheme="majorHAnsi" w:cstheme="majorHAnsi"/>
                  <w:sz w:val="28"/>
                  <w:szCs w:val="28"/>
                </w:rPr>
                <w:t xml:space="preserve">Thao tác chặn ghi: chạy lại 2.289 câu lệnh thật trong nhật ký vận hành</w:t>
              </w:r>
            </w:ins>
          </w:p>
        </w:tc>
        <w:tc>
          <w:tcPr>
            <w:tcW w:w="3600" w:type="dxa"/>
            <w:vAlign w:val="center"/>
          </w:tcPr>
          <w:p w14:paraId="5355F7B5" w14:textId="77777777" w:rsidR="00E0585F" w:rsidRPr="00160C0F" w:rsidRDefault="005B300B" w:rsidP="008F2450">
            <w:pPr>
              <w:widowControl w:val="0"/>
              <w:jc w:val="both"/>
              <w:rPr>
                <w:rFonts w:asciiTheme="majorHAnsi" w:hAnsiTheme="majorHAnsi" w:cstheme="majorHAnsi"/>
                <w:sz w:val="28"/>
                <w:szCs w:val="28"/>
              </w:rPr>
            </w:pPr>
            <w:del w:id="1034" w:author="Cập nhật 28 - 29/9, bản 1.3.12 (Claude)" w:date="2026-09-29T09:02:01Z">
              <w:r>
                <w:rPr>
                  <w:rFonts w:asciiTheme="majorHAnsi" w:hAnsiTheme="majorHAnsi" w:cstheme="majorHAnsi"/>
                  <w:sz w:val="28"/>
                  <w:szCs w:val="28"/>
                </w:rPr>
                <w:delText xml:space="preserve">Bản 1.3.2; gồm các lệnh vượt chặn do thẩm định lần 3, lần 4 phát hiện (ca thử riêng)</w:delText>
              </w:r>
            </w:del>
            <w:ins w:id="1035" w:author="Cập nhật 28 - 29/9, bản 1.3.12 (Claude)" w:date="2026-09-29T09:02:01Z">
              <w:r>
                <w:rPr>
                  <w:rFonts w:asciiTheme="majorHAnsi" w:hAnsiTheme="majorHAnsi" w:cstheme="majorHAnsi"/>
                  <w:sz w:val="28"/>
                  <w:szCs w:val="28"/>
                </w:rPr>
                <w:t xml:space="preserve">Bản 1.3.12 so với 1.3.2; gồm các lệnh vượt chặn do thẩm định lần 3, lần 4 phát hiện, các lệnh bị chặn nhầm ngày 28/9/2026 (ca thử riêng)</w:t>
              </w:r>
            </w:ins>
          </w:p>
        </w:tc>
        <w:tc>
          <w:tcPr>
            <w:tcW w:w="1163" w:type="dxa"/>
            <w:vAlign w:val="center"/>
          </w:tcPr>
          <w:p w14:paraId="240CB2A6" w14:textId="77777777" w:rsidR="00E0585F" w:rsidRPr="008F2450" w:rsidRDefault="005B300B" w:rsidP="008F2450">
            <w:pPr>
              <w:widowControl w:val="0"/>
              <w:jc w:val="center"/>
              <w:rPr>
                <w:rFonts w:asciiTheme="majorHAnsi" w:hAnsiTheme="majorHAnsi" w:cstheme="majorHAnsi"/>
                <w:sz w:val="28"/>
                <w:szCs w:val="28"/>
              </w:rPr>
            </w:pPr>
            <w:del w:id="1036" w:author="Cập nhật 28 - 29/9, bản 1.3.12 (Claude)" w:date="2026-09-29T09:02:01Z">
              <w:r>
                <w:rPr>
                  <w:rFonts w:asciiTheme="majorHAnsi" w:hAnsiTheme="majorHAnsi" w:cstheme="majorHAnsi"/>
                  <w:sz w:val="28"/>
                  <w:szCs w:val="28"/>
                </w:rPr>
                <w:delText xml:space="preserve">0 chặn nhầm</w:delText>
              </w:r>
            </w:del>
            <w:ins w:id="1037" w:author="Cập nhật 28 - 29/9, bản 1.3.12 (Claude)" w:date="2026-09-29T09:02:01Z">
              <w:r>
                <w:rPr>
                  <w:rFonts w:asciiTheme="majorHAnsi" w:hAnsiTheme="majorHAnsi" w:cstheme="majorHAnsi"/>
                  <w:sz w:val="28"/>
                  <w:szCs w:val="28"/>
                </w:rPr>
                <w:t xml:space="preserve">Bỏ 25 lần chặn nhầm (lệnh chỉ đọc kho); 0 lần chặn mới</w:t>
              </w:r>
            </w:ins>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Đo chi phí ngữ cảnh (token) so với bản 1.3.0</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DO-TOKEN-1.3.1.md</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Khối quy tắc −45%; nạp đầu phiên −44%; thân kỹ năng, tác tử −21%</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Vận hành thực tế: người phụ trách dùng Bộ công cụ trong công việc của Phòng TH-HC&amp;QT </w:t>
            </w:r>
            <w:del w:id="1038" w:author="Cập nhật 28 - 29/9, bản 1.3.12 (Claude)" w:date="2026-09-29T09:02:01Z">
              <w:r>
                <w:rPr>
                  <w:rFonts w:asciiTheme="majorHAnsi" w:hAnsiTheme="majorHAnsi" w:cstheme="majorHAnsi"/>
                  <w:sz w:val="28"/>
                  <w:szCs w:val="28"/>
                </w:rPr>
                <w:delText xml:space="preserve">trên Claude Code (18 - 27/9/2026)</w:delText>
              </w:r>
            </w:del>
            <w:ins w:id="1039" w:author="Cập nhật 28 - 29/9, bản 1.3.12 (Claude)" w:date="2026-09-29T09:02:01Z">
              <w:r>
                <w:rPr>
                  <w:rFonts w:asciiTheme="majorHAnsi" w:hAnsiTheme="majorHAnsi" w:cstheme="majorHAnsi"/>
                  <w:sz w:val="28"/>
                  <w:szCs w:val="28"/>
                </w:rPr>
                <w:t xml:space="preserve">trên Claude Code (18 - 28/9/2026)</w:t>
              </w:r>
            </w:ins>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THONG-KE-VAN-HANH-THUC-TE; không phải thí điểm tại đơn vị</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del w:id="1040" w:author="Cập nhật 28 - 29/9, bản 1.3.12 (Claude)" w:date="2026-09-29T09:02:01Z">
              <w:r>
                <w:rPr>
                  <w:rFonts w:asciiTheme="majorHAnsi" w:hAnsiTheme="majorHAnsi" w:cstheme="majorHAnsi"/>
                  <w:sz w:val="28"/>
                  <w:szCs w:val="28"/>
                </w:rPr>
                <w:delText xml:space="preserve">10 ngày, 37 phiên, 2.024 thao tác</w:delText>
              </w:r>
            </w:del>
            <w:ins w:id="1041" w:author="Cập nhật 28 - 29/9, bản 1.3.12 (Claude)" w:date="2026-09-29T09:02:01Z">
              <w:r>
                <w:rPr>
                  <w:rFonts w:asciiTheme="majorHAnsi" w:hAnsiTheme="majorHAnsi" w:cstheme="majorHAnsi"/>
                  <w:sz w:val="28"/>
                  <w:szCs w:val="28"/>
                </w:rPr>
                <w:t xml:space="preserve">11 ngày, 38 phiên, 2.274 thao tác</w:t>
              </w:r>
            </w:ins>
            <w:r>
              <w:rPr>
                <w:rFonts w:asciiTheme="majorHAnsi" w:hAnsiTheme="majorHAnsi" w:cstheme="majorHAnsi"/>
                <w:sz w:val="28"/>
                <w:szCs w:val="28"/>
              </w:rPr>
              <w:t xml:space="preserve">; khoảng 36 văn bản, 26 bảng tính nghiệp vụ</w:t>
            </w:r>
          </w:p>
        </w:tc>
      </w:tr>
      <w:tr w:rsidR="00E0585F" w:rsidRPr="00E0585F" w14:paraId="76A8A712" w14:textId="77777777" w:rsidTr="008F2450">
        <w:trPr>
          <w:jc w:val="center"/>
          <w:ins w:id="1042" w:author="Cập nhật 28 - 29/9, bản 1.3.12 (Claude)" w:date="2026-09-29T09:02:01Z"/>
        </w:trPr>
        <w:tc>
          <w:tcPr>
            <w:tcW w:w="704" w:type="dxa"/>
            <w:vAlign w:val="center"/>
          </w:tcPr>
          <w:p w14:paraId="0763CF10" w14:textId="77777777" w:rsidR="00E0585F" w:rsidRPr="008F2450" w:rsidRDefault="008F2450" w:rsidP="008F2450">
            <w:pPr>
              <w:widowControl w:val="0"/>
              <w:jc w:val="center"/>
              <w:rPr>
                <w:ins w:id="1044" w:author="Cập nhật 28 - 29/9, bản 1.3.12 (Claude)" w:date="2026-09-29T09:02:01Z"/>
                <w:rFonts w:asciiTheme="majorHAnsi" w:hAnsiTheme="majorHAnsi" w:cstheme="majorHAnsi"/>
                <w:sz w:val="28"/>
                <w:szCs w:val="28"/>
              </w:rPr>
            </w:pPr>
            <w:ins w:id="1043" w:author="Cập nhật 28 - 29/9, bản 1.3.12 (Claude)" w:date="2026-09-29T09:02:01Z">
              <w:r>
                <w:rPr>
                  <w:rFonts w:asciiTheme="majorHAnsi" w:hAnsiTheme="majorHAnsi" w:cstheme="majorHAnsi"/>
                  <w:sz w:val="28"/>
                  <w:szCs w:val="28"/>
                </w:rPr>
                <w:t xml:space="preserve">11</w:t>
              </w:r>
            </w:ins>
          </w:p>
        </w:tc>
        <w:tc>
          <w:tcPr>
            <w:tcW w:w="3600" w:type="dxa"/>
            <w:vAlign w:val="center"/>
          </w:tcPr>
          <w:p w14:paraId="1B0B5D4D" w14:textId="77777777" w:rsidR="00E0585F" w:rsidRPr="00160C0F" w:rsidRDefault="005B300B" w:rsidP="008F2450">
            <w:pPr>
              <w:widowControl w:val="0"/>
              <w:jc w:val="both"/>
              <w:rPr>
                <w:ins w:id="1046" w:author="Cập nhật 28 - 29/9, bản 1.3.12 (Claude)" w:date="2026-09-29T09:02:01Z"/>
                <w:rFonts w:asciiTheme="majorHAnsi" w:hAnsiTheme="majorHAnsi" w:cstheme="majorHAnsi"/>
                <w:sz w:val="28"/>
                <w:szCs w:val="28"/>
              </w:rPr>
            </w:pPr>
            <w:ins w:id="1045" w:author="Cập nhật 28 - 29/9, bản 1.3.12 (Claude)" w:date="2026-09-29T09:02:01Z">
              <w:r>
                <w:rPr>
                  <w:rFonts w:asciiTheme="majorHAnsi" w:hAnsiTheme="majorHAnsi" w:cstheme="majorHAnsi"/>
                  <w:sz w:val="28"/>
                  <w:szCs w:val="28"/>
                </w:rPr>
                <w:t xml:space="preserve">Nghiệm thu lại các ca về hệ số quy đổi, KPI (thang điểm dự thảo, thiếu dữ liệu, tự phê duyệt), kích hoạt kỹ năng, ghi kho chuẩn trên bản 1.3.3 - 1.3.5 (claude plugin eval, 2 lượt mỗi ca); tiêu chí chấm cập nhật theo Quyết định số 2119/QĐ-CĐKT</w:t>
              </w:r>
            </w:ins>
          </w:p>
        </w:tc>
        <w:tc>
          <w:tcPr>
            <w:tcW w:w="3600" w:type="dxa"/>
            <w:vAlign w:val="center"/>
          </w:tcPr>
          <w:p w14:paraId="1E070733" w14:textId="77777777" w:rsidR="00E0585F" w:rsidRPr="00160C0F" w:rsidRDefault="005B300B" w:rsidP="008F2450">
            <w:pPr>
              <w:widowControl w:val="0"/>
              <w:jc w:val="both"/>
              <w:rPr>
                <w:ins w:id="1048" w:author="Cập nhật 28 - 29/9, bản 1.3.12 (Claude)" w:date="2026-09-29T09:02:01Z"/>
                <w:rFonts w:asciiTheme="majorHAnsi" w:hAnsiTheme="majorHAnsi" w:cstheme="majorHAnsi"/>
                <w:sz w:val="28"/>
                <w:szCs w:val="28"/>
              </w:rPr>
            </w:pPr>
            <w:ins w:id="1047" w:author="Cập nhật 28 - 29/9, bản 1.3.12 (Claude)" w:date="2026-09-29T09:02:01Z">
              <w:r>
                <w:rPr>
                  <w:rFonts w:asciiTheme="majorHAnsi" w:hAnsiTheme="majorHAnsi" w:cstheme="majorHAnsi"/>
                  <w:sz w:val="28"/>
                  <w:szCs w:val="28"/>
                </w:rPr>
                <w:t xml:space="preserve">Bản 1.3.3 (ca 05, 07, 08, 09), 1.3.4 (ca 05, 07), 1.3.5 (ca 01, 04, 05, 06); ngày 28/9/2026</w:t>
              </w:r>
            </w:ins>
          </w:p>
        </w:tc>
        <w:tc>
          <w:tcPr>
            <w:tcW w:w="1163" w:type="dxa"/>
            <w:vAlign w:val="center"/>
          </w:tcPr>
          <w:p w14:paraId="0EABFA29" w14:textId="77777777" w:rsidR="00E0585F" w:rsidRPr="008F2450" w:rsidRDefault="005B300B" w:rsidP="008F2450">
            <w:pPr>
              <w:widowControl w:val="0"/>
              <w:jc w:val="center"/>
              <w:rPr>
                <w:ins w:id="1050" w:author="Cập nhật 28 - 29/9, bản 1.3.12 (Claude)" w:date="2026-09-29T09:02:01Z"/>
                <w:rFonts w:asciiTheme="majorHAnsi" w:hAnsiTheme="majorHAnsi" w:cstheme="majorHAnsi"/>
                <w:sz w:val="28"/>
                <w:szCs w:val="28"/>
              </w:rPr>
            </w:pPr>
            <w:ins w:id="1049" w:author="Cập nhật 28 - 29/9, bản 1.3.12 (Claude)" w:date="2026-09-29T09:02:01Z">
              <w:r>
                <w:rPr>
                  <w:rFonts w:asciiTheme="majorHAnsi" w:hAnsiTheme="majorHAnsi" w:cstheme="majorHAnsi"/>
                  <w:sz w:val="28"/>
                  <w:szCs w:val="28"/>
                </w:rPr>
                <w:t xml:space="preserve">4/4 ca, 8/8 lượt đạt (bản 1.3.3); 4/4 lượt đạt (bản 1.3.4); 6/8 lượt đạt (bản 1.3.5; 2 lượt ca 01 bị chấm trượt do tiêu chí lấy mã đơn vị đoán làm đáp án, đã sửa tiêu chí, chạy lại ca 01: 2/2 lượt đạt)</w:t>
              </w:r>
            </w:ins>
          </w:p>
        </w:tc>
      </w:tr>
      <w:tr w:rsidR="00E0585F" w:rsidRPr="00E0585F" w14:paraId="76A8A712" w14:textId="77777777" w:rsidTr="008F2450">
        <w:trPr>
          <w:jc w:val="center"/>
          <w:ins w:id="1051" w:author="Cập nhật 28 - 29/9, bản 1.3.12 (Claude)" w:date="2026-09-29T09:02:01Z"/>
        </w:trPr>
        <w:tc>
          <w:tcPr>
            <w:tcW w:w="704" w:type="dxa"/>
            <w:vAlign w:val="center"/>
          </w:tcPr>
          <w:p w14:paraId="0763CF10" w14:textId="77777777" w:rsidR="00E0585F" w:rsidRPr="008F2450" w:rsidRDefault="008F2450" w:rsidP="008F2450">
            <w:pPr>
              <w:widowControl w:val="0"/>
              <w:jc w:val="center"/>
              <w:rPr>
                <w:ins w:id="1053" w:author="Cập nhật 28 - 29/9, bản 1.3.12 (Claude)" w:date="2026-09-29T09:02:01Z"/>
                <w:ins w:id="1044" w:author="Cập nhật 28 - 29/9, bản 1.3.12 (Claude)" w:date="2026-09-29T09:02:01Z"/>
                <w:rFonts w:asciiTheme="majorHAnsi" w:hAnsiTheme="majorHAnsi" w:cstheme="majorHAnsi"/>
                <w:sz w:val="28"/>
                <w:szCs w:val="28"/>
              </w:rPr>
            </w:pPr>
            <w:ins w:id="1052" w:author="Cập nhật 28 - 29/9, bản 1.3.12 (Claude)" w:date="2026-09-29T09:02:01Z">
              <w:r>
                <w:rPr>
                  <w:rFonts w:asciiTheme="majorHAnsi" w:hAnsiTheme="majorHAnsi" w:cstheme="majorHAnsi"/>
                  <w:sz w:val="28"/>
                  <w:szCs w:val="28"/>
                </w:rPr>
                <w:t xml:space="preserve">12</w:t>
              </w:r>
            </w:ins>
          </w:p>
        </w:tc>
        <w:tc>
          <w:tcPr>
            <w:tcW w:w="3600" w:type="dxa"/>
            <w:vAlign w:val="center"/>
          </w:tcPr>
          <w:p w14:paraId="1B0B5D4D" w14:textId="77777777" w:rsidR="00E0585F" w:rsidRPr="00160C0F" w:rsidRDefault="005B300B" w:rsidP="008F2450">
            <w:pPr>
              <w:widowControl w:val="0"/>
              <w:jc w:val="both"/>
              <w:rPr>
                <w:ins w:id="1055" w:author="Cập nhật 28 - 29/9, bản 1.3.12 (Claude)" w:date="2026-09-29T09:02:01Z"/>
                <w:ins w:id="1046" w:author="Cập nhật 28 - 29/9, bản 1.3.12 (Claude)" w:date="2026-09-29T09:02:01Z"/>
                <w:rFonts w:asciiTheme="majorHAnsi" w:hAnsiTheme="majorHAnsi" w:cstheme="majorHAnsi"/>
                <w:sz w:val="28"/>
                <w:szCs w:val="28"/>
              </w:rPr>
            </w:pPr>
            <w:ins w:id="1054" w:author="Cập nhật 28 - 29/9, bản 1.3.12 (Claude)" w:date="2026-09-29T09:02:01Z">
              <w:r>
                <w:rPr>
                  <w:rFonts w:asciiTheme="majorHAnsi" w:hAnsiTheme="majorHAnsi" w:cstheme="majorHAnsi"/>
                  <w:sz w:val="28"/>
                  <w:szCs w:val="28"/>
                </w:rPr>
                <w:t xml:space="preserve">Dựng báo cáo tháng 9 (Word, phụ lục KPI, kế hoạch tháng 10, ghi chú đối soát) bằng plugin 1.3.6, chạy độc lập như tài khoản thành viên (thư mục ngoài dự án, câu lệnh mẫu mới)</w:t>
              </w:r>
            </w:ins>
          </w:p>
        </w:tc>
        <w:tc>
          <w:tcPr>
            <w:tcW w:w="3600" w:type="dxa"/>
            <w:vAlign w:val="center"/>
          </w:tcPr>
          <w:p w14:paraId="1E070733" w14:textId="77777777" w:rsidR="00E0585F" w:rsidRPr="00160C0F" w:rsidRDefault="005B300B" w:rsidP="008F2450">
            <w:pPr>
              <w:widowControl w:val="0"/>
              <w:jc w:val="both"/>
              <w:rPr>
                <w:ins w:id="1057" w:author="Cập nhật 28 - 29/9, bản 1.3.12 (Claude)" w:date="2026-09-29T09:02:01Z"/>
                <w:ins w:id="1048" w:author="Cập nhật 28 - 29/9, bản 1.3.12 (Claude)" w:date="2026-09-29T09:02:01Z"/>
                <w:rFonts w:asciiTheme="majorHAnsi" w:hAnsiTheme="majorHAnsi" w:cstheme="majorHAnsi"/>
                <w:sz w:val="28"/>
                <w:szCs w:val="28"/>
              </w:rPr>
            </w:pPr>
            <w:ins w:id="1056" w:author="Cập nhật 28 - 29/9, bản 1.3.12 (Claude)" w:date="2026-09-29T09:02:01Z">
              <w:r>
                <w:rPr>
                  <w:rFonts w:asciiTheme="majorHAnsi" w:hAnsiTheme="majorHAnsi" w:cstheme="majorHAnsi"/>
                  <w:sz w:val="28"/>
                  <w:szCs w:val="28"/>
                </w:rPr>
                <w:t xml:space="preserve">Bản 1.3.6; ngày 28/9/2026; đối chiếu bản dựng ngày 21/9/2026</w:t>
              </w:r>
            </w:ins>
          </w:p>
        </w:tc>
        <w:tc>
          <w:tcPr>
            <w:tcW w:w="1163" w:type="dxa"/>
            <w:vAlign w:val="center"/>
          </w:tcPr>
          <w:p w14:paraId="0EABFA29" w14:textId="77777777" w:rsidR="00E0585F" w:rsidRPr="008F2450" w:rsidRDefault="005B300B" w:rsidP="008F2450">
            <w:pPr>
              <w:widowControl w:val="0"/>
              <w:jc w:val="center"/>
              <w:rPr>
                <w:ins w:id="1059" w:author="Cập nhật 28 - 29/9, bản 1.3.12 (Claude)" w:date="2026-09-29T09:02:01Z"/>
                <w:ins w:id="1050" w:author="Cập nhật 28 - 29/9, bản 1.3.12 (Claude)" w:date="2026-09-29T09:02:01Z"/>
                <w:rFonts w:asciiTheme="majorHAnsi" w:hAnsiTheme="majorHAnsi" w:cstheme="majorHAnsi"/>
                <w:sz w:val="28"/>
                <w:szCs w:val="28"/>
              </w:rPr>
            </w:pPr>
            <w:ins w:id="1058" w:author="Cập nhật 28 - 29/9, bản 1.3.12 (Claude)" w:date="2026-09-29T09:02:01Z">
              <w:r>
                <w:rPr>
                  <w:rFonts w:asciiTheme="majorHAnsi" w:hAnsiTheme="majorHAnsi" w:cstheme="majorHAnsi"/>
                  <w:sz w:val="28"/>
                  <w:szCs w:val="28"/>
                </w:rPr>
                <w:t xml:space="preserve">chạy độc lập như tài khoản thành viên: báo cáo Word 8.720 chữ (bản ngày 21/9: 5.916 chữ), phụ lục 261 công thức KPI, có kế hoạch tháng 10, 14 chỗ ghi cần bổ sung đều là chi tiết không có nguồn, 0 lỗi thể thức Mức 1 - 2; lỗi phát hiện thêm (số hiệu văn bản gốc sai dạng, tiêu đề phụ lục còn tháng 8) đã sửa ở bản 1.3.7</w:t>
              </w:r>
            </w:ins>
          </w:p>
        </w:tc>
      </w:tr>
      <w:tr w:rsidR="00E0585F" w:rsidRPr="00E0585F" w14:paraId="76A8A712" w14:textId="77777777" w:rsidTr="008F2450">
        <w:trPr>
          <w:jc w:val="center"/>
          <w:ins w:id="1060" w:author="Cập nhật 28 - 29/9, bản 1.3.12 (Claude)" w:date="2026-09-29T09:02:01Z"/>
        </w:trPr>
        <w:tc>
          <w:tcPr>
            <w:tcW w:w="704" w:type="dxa"/>
            <w:vAlign w:val="center"/>
          </w:tcPr>
          <w:p w14:paraId="0763CF10" w14:textId="77777777" w:rsidR="00E0585F" w:rsidRPr="008F2450" w:rsidRDefault="008F2450" w:rsidP="008F2450">
            <w:pPr>
              <w:widowControl w:val="0"/>
              <w:jc w:val="center"/>
              <w:rPr>
                <w:ins w:id="1062" w:author="Cập nhật 28 - 29/9, bản 1.3.12 (Claude)" w:date="2026-09-29T09:02:01Z"/>
                <w:ins w:id="1053" w:author="Cập nhật 28 - 29/9, bản 1.3.12 (Claude)" w:date="2026-09-29T09:02:01Z"/>
                <w:ins w:id="1044" w:author="Cập nhật 28 - 29/9, bản 1.3.12 (Claude)" w:date="2026-09-29T09:02:01Z"/>
                <w:rFonts w:asciiTheme="majorHAnsi" w:hAnsiTheme="majorHAnsi" w:cstheme="majorHAnsi"/>
                <w:sz w:val="28"/>
                <w:szCs w:val="28"/>
              </w:rPr>
            </w:pPr>
            <w:ins w:id="1061" w:author="Cập nhật 28 - 29/9, bản 1.3.12 (Claude)" w:date="2026-09-29T09:02:01Z">
              <w:r>
                <w:rPr>
                  <w:rFonts w:asciiTheme="majorHAnsi" w:hAnsiTheme="majorHAnsi" w:cstheme="majorHAnsi"/>
                  <w:sz w:val="28"/>
                  <w:szCs w:val="28"/>
                </w:rPr>
                <w:t xml:space="preserve">13</w:t>
              </w:r>
            </w:ins>
          </w:p>
        </w:tc>
        <w:tc>
          <w:tcPr>
            <w:tcW w:w="3600" w:type="dxa"/>
            <w:vAlign w:val="center"/>
          </w:tcPr>
          <w:p w14:paraId="1B0B5D4D" w14:textId="77777777" w:rsidR="00E0585F" w:rsidRPr="00160C0F" w:rsidRDefault="005B300B" w:rsidP="008F2450">
            <w:pPr>
              <w:widowControl w:val="0"/>
              <w:jc w:val="both"/>
              <w:rPr>
                <w:ins w:id="1064" w:author="Cập nhật 28 - 29/9, bản 1.3.12 (Claude)" w:date="2026-09-29T09:02:01Z"/>
                <w:ins w:id="1055" w:author="Cập nhật 28 - 29/9, bản 1.3.12 (Claude)" w:date="2026-09-29T09:02:01Z"/>
                <w:ins w:id="1046" w:author="Cập nhật 28 - 29/9, bản 1.3.12 (Claude)" w:date="2026-09-29T09:02:01Z"/>
                <w:rFonts w:asciiTheme="majorHAnsi" w:hAnsiTheme="majorHAnsi" w:cstheme="majorHAnsi"/>
                <w:sz w:val="28"/>
                <w:szCs w:val="28"/>
              </w:rPr>
            </w:pPr>
            <w:ins w:id="1063" w:author="Cập nhật 28 - 29/9, bản 1.3.12 (Claude)" w:date="2026-09-29T09:02:01Z">
              <w:r>
                <w:rPr>
                  <w:rFonts w:asciiTheme="majorHAnsi" w:hAnsiTheme="majorHAnsi" w:cstheme="majorHAnsi"/>
                  <w:sz w:val="28"/>
                  <w:szCs w:val="28"/>
                </w:rPr>
                <w:t xml:space="preserve">Đo thể thức văn bản: công cụ đo ánh xạ Checklist 01, 05, 08 của bộ quy tắc KTC-Ra-Soat-897 (bảng tiêu đề, đường kẻ, cỡ và kiểu chữ từng thành phần theo Thông báo số 597/TB-CĐKT ngày 19/5/2026, số trang, người ký); ca thử ngược từng lỗi</w:t>
              </w:r>
            </w:ins>
          </w:p>
        </w:tc>
        <w:tc>
          <w:tcPr>
            <w:tcW w:w="3600" w:type="dxa"/>
            <w:vAlign w:val="center"/>
          </w:tcPr>
          <w:p w14:paraId="1E070733" w14:textId="77777777" w:rsidR="00E0585F" w:rsidRPr="00160C0F" w:rsidRDefault="005B300B" w:rsidP="008F2450">
            <w:pPr>
              <w:widowControl w:val="0"/>
              <w:jc w:val="both"/>
              <w:rPr>
                <w:ins w:id="1066" w:author="Cập nhật 28 - 29/9, bản 1.3.12 (Claude)" w:date="2026-09-29T09:02:01Z"/>
                <w:ins w:id="1057" w:author="Cập nhật 28 - 29/9, bản 1.3.12 (Claude)" w:date="2026-09-29T09:02:01Z"/>
                <w:ins w:id="1048" w:author="Cập nhật 28 - 29/9, bản 1.3.12 (Claude)" w:date="2026-09-29T09:02:01Z"/>
                <w:rFonts w:asciiTheme="majorHAnsi" w:hAnsiTheme="majorHAnsi" w:cstheme="majorHAnsi"/>
                <w:sz w:val="28"/>
                <w:szCs w:val="28"/>
              </w:rPr>
            </w:pPr>
            <w:ins w:id="1065" w:author="Cập nhật 28 - 29/9, bản 1.3.12 (Claude)" w:date="2026-09-29T09:02:01Z">
              <w:r>
                <w:rPr>
                  <w:rFonts w:asciiTheme="majorHAnsi" w:hAnsiTheme="majorHAnsi" w:cstheme="majorHAnsi"/>
                  <w:sz w:val="28"/>
                  <w:szCs w:val="28"/>
                </w:rPr>
                <w:t xml:space="preserve">Bản 1.3.10 - 1.3.12; ngày 28 - 29/9/2026; 434 văn bản đã ban hành trong kho, 16 mẫu 03-Templates(1)</w:t>
              </w:r>
            </w:ins>
          </w:p>
        </w:tc>
        <w:tc>
          <w:tcPr>
            <w:tcW w:w="1163" w:type="dxa"/>
            <w:vAlign w:val="center"/>
          </w:tcPr>
          <w:p w14:paraId="0EABFA29" w14:textId="77777777" w:rsidR="00E0585F" w:rsidRPr="008F2450" w:rsidRDefault="005B300B" w:rsidP="008F2450">
            <w:pPr>
              <w:widowControl w:val="0"/>
              <w:jc w:val="center"/>
              <w:rPr>
                <w:ins w:id="1068" w:author="Cập nhật 28 - 29/9, bản 1.3.12 (Claude)" w:date="2026-09-29T09:02:01Z"/>
                <w:ins w:id="1059" w:author="Cập nhật 28 - 29/9, bản 1.3.12 (Claude)" w:date="2026-09-29T09:02:01Z"/>
                <w:ins w:id="1050" w:author="Cập nhật 28 - 29/9, bản 1.3.12 (Claude)" w:date="2026-09-29T09:02:01Z"/>
                <w:rFonts w:asciiTheme="majorHAnsi" w:hAnsiTheme="majorHAnsi" w:cstheme="majorHAnsi"/>
                <w:sz w:val="28"/>
                <w:szCs w:val="28"/>
              </w:rPr>
            </w:pPr>
            <w:ins w:id="1067" w:author="Cập nhật 28 - 29/9, bản 1.3.12 (Claude)" w:date="2026-09-29T09:02:01Z">
              <w:r>
                <w:rPr>
                  <w:rFonts w:asciiTheme="majorHAnsi" w:hAnsiTheme="majorHAnsi" w:cstheme="majorHAnsi"/>
                  <w:sz w:val="28"/>
                  <w:szCs w:val="28"/>
                </w:rPr>
                <w:t xml:space="preserve">Bắt đủ 7 loại lỗi của thông báo dựng tay ngày 28/9/2026 (trước đó công cụ báo đạt); phát hiện lỗi thể thức của 5 mẫu trống (01, 02A, 03A, 06D, 07), ghi để người có thẩm quyền sửa kho; thông báo ráp lại vào mẫu 03A: 0 lỗi, đã kiểm tra hiển thị từng trang</w:t>
              </w:r>
            </w:ins>
          </w:p>
        </w:tc>
      </w:tr>
      <w:tr w:rsidR="00E0585F" w:rsidRPr="00E0585F" w14:paraId="76A8A712" w14:textId="77777777" w:rsidTr="008F2450">
        <w:trPr>
          <w:jc w:val="center"/>
          <w:ins w:id="1069" w:author="Cập nhật 28 - 29/9, bản 1.3.12 (Claude)" w:date="2026-09-29T09:02:01Z"/>
        </w:trPr>
        <w:tc>
          <w:tcPr>
            <w:tcW w:w="704" w:type="dxa"/>
            <w:vAlign w:val="center"/>
          </w:tcPr>
          <w:p w14:paraId="0763CF10" w14:textId="77777777" w:rsidR="00E0585F" w:rsidRPr="008F2450" w:rsidRDefault="008F2450" w:rsidP="008F2450">
            <w:pPr>
              <w:widowControl w:val="0"/>
              <w:jc w:val="center"/>
              <w:rPr>
                <w:ins w:id="1071" w:author="Cập nhật 28 - 29/9, bản 1.3.12 (Claude)" w:date="2026-09-29T09:02:01Z"/>
                <w:ins w:id="1062" w:author="Cập nhật 28 - 29/9, bản 1.3.12 (Claude)" w:date="2026-09-29T09:02:01Z"/>
                <w:ins w:id="1053" w:author="Cập nhật 28 - 29/9, bản 1.3.12 (Claude)" w:date="2026-09-29T09:02:01Z"/>
                <w:ins w:id="1044" w:author="Cập nhật 28 - 29/9, bản 1.3.12 (Claude)" w:date="2026-09-29T09:02:01Z"/>
                <w:rFonts w:asciiTheme="majorHAnsi" w:hAnsiTheme="majorHAnsi" w:cstheme="majorHAnsi"/>
                <w:sz w:val="28"/>
                <w:szCs w:val="28"/>
              </w:rPr>
            </w:pPr>
            <w:ins w:id="1070" w:author="Cập nhật 28 - 29/9, bản 1.3.12 (Claude)" w:date="2026-09-29T09:02:01Z">
              <w:r>
                <w:rPr>
                  <w:rFonts w:asciiTheme="majorHAnsi" w:hAnsiTheme="majorHAnsi" w:cstheme="majorHAnsi"/>
                  <w:sz w:val="28"/>
                  <w:szCs w:val="28"/>
                </w:rPr>
                <w:t xml:space="preserve">14</w:t>
              </w:r>
            </w:ins>
          </w:p>
        </w:tc>
        <w:tc>
          <w:tcPr>
            <w:tcW w:w="3600" w:type="dxa"/>
            <w:vAlign w:val="center"/>
          </w:tcPr>
          <w:p w14:paraId="1B0B5D4D" w14:textId="77777777" w:rsidR="00E0585F" w:rsidRPr="00160C0F" w:rsidRDefault="005B300B" w:rsidP="008F2450">
            <w:pPr>
              <w:widowControl w:val="0"/>
              <w:jc w:val="both"/>
              <w:rPr>
                <w:ins w:id="1073" w:author="Cập nhật 28 - 29/9, bản 1.3.12 (Claude)" w:date="2026-09-29T09:02:01Z"/>
                <w:ins w:id="1064" w:author="Cập nhật 28 - 29/9, bản 1.3.12 (Claude)" w:date="2026-09-29T09:02:01Z"/>
                <w:ins w:id="1055" w:author="Cập nhật 28 - 29/9, bản 1.3.12 (Claude)" w:date="2026-09-29T09:02:01Z"/>
                <w:ins w:id="1046" w:author="Cập nhật 28 - 29/9, bản 1.3.12 (Claude)" w:date="2026-09-29T09:02:01Z"/>
                <w:rFonts w:asciiTheme="majorHAnsi" w:hAnsiTheme="majorHAnsi" w:cstheme="majorHAnsi"/>
                <w:sz w:val="28"/>
                <w:szCs w:val="28"/>
              </w:rPr>
            </w:pPr>
            <w:ins w:id="1072" w:author="Cập nhật 28 - 29/9, bản 1.3.12 (Claude)" w:date="2026-09-29T09:02:01Z">
              <w:r>
                <w:rPr>
                  <w:rFonts w:asciiTheme="majorHAnsi" w:hAnsiTheme="majorHAnsi" w:cstheme="majorHAnsi"/>
                  <w:sz w:val="28"/>
                  <w:szCs w:val="28"/>
                </w:rPr>
                <w:t xml:space="preserve">Nghiệm thu lại toàn bộ 15 ca trên bản hiện hành (claude plugin eval, 2 lượt mỗi ca)</w:t>
              </w:r>
            </w:ins>
          </w:p>
        </w:tc>
        <w:tc>
          <w:tcPr>
            <w:tcW w:w="3600" w:type="dxa"/>
            <w:vAlign w:val="center"/>
          </w:tcPr>
          <w:p w14:paraId="1E070733" w14:textId="77777777" w:rsidR="00E0585F" w:rsidRPr="00160C0F" w:rsidRDefault="005B300B" w:rsidP="008F2450">
            <w:pPr>
              <w:widowControl w:val="0"/>
              <w:jc w:val="both"/>
              <w:rPr>
                <w:ins w:id="1075" w:author="Cập nhật 28 - 29/9, bản 1.3.12 (Claude)" w:date="2026-09-29T09:02:01Z"/>
                <w:ins w:id="1066" w:author="Cập nhật 28 - 29/9, bản 1.3.12 (Claude)" w:date="2026-09-29T09:02:01Z"/>
                <w:ins w:id="1057" w:author="Cập nhật 28 - 29/9, bản 1.3.12 (Claude)" w:date="2026-09-29T09:02:01Z"/>
                <w:ins w:id="1048" w:author="Cập nhật 28 - 29/9, bản 1.3.12 (Claude)" w:date="2026-09-29T09:02:01Z"/>
                <w:rFonts w:asciiTheme="majorHAnsi" w:hAnsiTheme="majorHAnsi" w:cstheme="majorHAnsi"/>
                <w:sz w:val="28"/>
                <w:szCs w:val="28"/>
              </w:rPr>
            </w:pPr>
            <w:ins w:id="1074" w:author="Cập nhật 28 - 29/9, bản 1.3.12 (Claude)" w:date="2026-09-29T09:02:01Z">
              <w:r>
                <w:rPr>
                  <w:rFonts w:asciiTheme="majorHAnsi" w:hAnsiTheme="majorHAnsi" w:cstheme="majorHAnsi"/>
                  <w:sz w:val="28"/>
                  <w:szCs w:val="28"/>
                </w:rPr>
                <w:t xml:space="preserve">Bản 1.3.12; ngày 29/9/2026</w:t>
              </w:r>
            </w:ins>
          </w:p>
        </w:tc>
        <w:tc>
          <w:tcPr>
            <w:tcW w:w="1163" w:type="dxa"/>
            <w:vAlign w:val="center"/>
          </w:tcPr>
          <w:p w14:paraId="0EABFA29" w14:textId="77777777" w:rsidR="00E0585F" w:rsidRPr="008F2450" w:rsidRDefault="005B300B" w:rsidP="008F2450">
            <w:pPr>
              <w:widowControl w:val="0"/>
              <w:jc w:val="center"/>
              <w:rPr>
                <w:ins w:id="1077" w:author="Cập nhật 28 - 29/9, bản 1.3.12 (Claude)" w:date="2026-09-29T09:02:01Z"/>
                <w:ins w:id="1068" w:author="Cập nhật 28 - 29/9, bản 1.3.12 (Claude)" w:date="2026-09-29T09:02:01Z"/>
                <w:ins w:id="1059" w:author="Cập nhật 28 - 29/9, bản 1.3.12 (Claude)" w:date="2026-09-29T09:02:01Z"/>
                <w:ins w:id="1050" w:author="Cập nhật 28 - 29/9, bản 1.3.12 (Claude)" w:date="2026-09-29T09:02:01Z"/>
                <w:rFonts w:asciiTheme="majorHAnsi" w:hAnsiTheme="majorHAnsi" w:cstheme="majorHAnsi"/>
                <w:sz w:val="28"/>
                <w:szCs w:val="28"/>
              </w:rPr>
            </w:pPr>
            <w:ins w:id="1076" w:author="Cập nhật 28 - 29/9, bản 1.3.12 (Claude)" w:date="2026-09-29T09:02:01Z">
              <w:r>
                <w:rPr>
                  <w:rFonts w:asciiTheme="majorHAnsi" w:hAnsiTheme="majorHAnsi" w:cstheme="majorHAnsi"/>
                  <w:sz w:val="28"/>
                  <w:szCs w:val="28"/>
                </w:rPr>
                <w:t xml:space="preserve">14/15 ca, 28/30 lượt đạt; ca 15 (2 lượt) bị bộ chấm tất định chấm trượt vì câu trả lời trích lại yêu cầu của người dùng trong lời giải thích (giám khảo LLM chấm đạt cả 2 lượt, 3/3 phiếu); đã sửa bộ chấm, chạy lại ca 15: 2/2 lượt đạt</w:t>
              </w:r>
            </w:ins>
          </w:p>
        </w:tc>
      </w:tr>
    </w:tbl>
    <w:p w14:paraId="4D142A1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Chưa có dữ liệu vận hành tại các đơn vị (mới có vận hành thực tế của Phòng TH-HC&amp;QT trên Claude Code, mục 4): sổ nhiệm vụ trung tâm chưa có nhiệm vụ của kỳ nào;</w:t>
      </w:r>
      <w:r>
        <w:rPr>
          <w:rFonts w:asciiTheme="majorHAnsi" w:hAnsiTheme="majorHAnsi" w:cstheme="majorHAnsi"/>
          <w:sz w:val="28"/>
          <w:szCs w:val="28"/>
          <w:shd w:val="clear" w:color="auto" w:fill="FFFFFF"/>
        </w:rPr>
        <w:t xml:space="preserve"> kết quả kiểm thử dựa trên mẫu biểu thật và dữ liệu giả lập.</w:t>
      </w:r>
    </w:p>
    <w:p w14:paraId="199F25AC" w14:textId="6FE65771"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chạy thử đầy đủ trên nền tảng Claude (trò chuyện) và Cowork; phần đo thể thức thật và theo dõi thay đổi mới kiểm thử đầy đủ trên Claude Code.</w:t>
      </w:r>
    </w:p>
    <w:p w14:paraId="0974FA4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del w:id="1078" w:author="Cập nhật 28 - 29/9, bản 1.3.12 (Claude)" w:date="2026-09-29T09:02:01Z">
        <w:r>
          <w:rPr>
            <w:rFonts w:asciiTheme="majorHAnsi" w:hAnsiTheme="majorHAnsi" w:cstheme="majorHAnsi"/>
            <w:sz w:val="28"/>
            <w:szCs w:val="28"/>
            <w:shd w:val="clear" w:color="auto" w:fill="FFFFFF"/>
          </w:rPr>
          <w:delText xml:space="preserve">- Hai thang điểm quy đổi khối lượng công việc chưa có văn bản phân định; một số nội dung đánh giá KPI chờ ý kiến Phòng TCCB&amp;CTHSSV;</w:delText>
        </w:r>
      </w:del>
      <w:ins w:id="1079" w:author="Cập nhật 28 - 29/9, bản 1.3.12 (Claude)" w:date="2026-09-29T09:02:01Z">
        <w:r>
          <w:rPr>
            <w:rFonts w:asciiTheme="majorHAnsi" w:hAnsiTheme="majorHAnsi" w:cstheme="majorHAnsi"/>
            <w:sz w:val="28"/>
            <w:szCs w:val="28"/>
            <w:shd w:val="clear" w:color="auto" w:fill="FFFFFF"/>
          </w:rPr>
          <w:t xml:space="preserve">- Nội dung hai thang điểm quy đổi đã có văn bản phân định (Quyết định số 2119/QĐ-CĐKT ngày 28/9/2026 ban hành Danh mục sản phẩm, công việc); kết quả KPI đã chấm trước ngày 28/9/2026 Bộ công cụ không tự tính lại; một số nội dung đánh giá KPI (trong đó có quy ước nhân hệ số sản phẩm với hệ số mức độ) chờ ý kiến Phòng TCCB&amp;CTHSSV;</w:t>
        </w:r>
      </w:ins>
      <w:r>
        <w:rPr>
          <w:rFonts w:asciiTheme="majorHAnsi" w:hAnsiTheme="majorHAnsi" w:cstheme="majorHAnsi"/>
          <w:sz w:val="28"/>
          <w:szCs w:val="28"/>
          <w:shd w:val="clear" w:color="auto" w:fill="FFFFFF"/>
        </w:rPr>
        <w:t xml:space="preserve"> chưa có đủ các phụ lục mẫu của Quyết định số 1923/QĐ-CĐKT trong kho dữ liệu.</w:t>
      </w:r>
    </w:p>
    <w:p w14:paraId="3F1E55E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Thao tác chặn ghi là biện pháp hỗ trợ, không kiểm được chương trình viết sẵn trong tệp; phân quyền chỉ đọc kho KTC-Database chưa có biên bản kiểm tra bằng tài khoản thử. Mô tả các kỹ năng (trừ kỹ năng báo cáo) chưa rút gọn, chờ đo tỷ lệ kích hoạt đúng trong thí điểm.</w:t>
      </w:r>
    </w:p>
    <w:p w14:paraId="67B116A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0FBF07B9" w14:textId="5BC2DF94"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sz w:val="28"/>
          <w:szCs w:val="28"/>
          <w:shd w:val="clear" w:color="auto" w:fill="FFFFFF"/>
        </w:rPr>
        <w:t xml:space="preserve">6. Kết quả thẩm định độc lập lần 1, lần 2, lần 3, lần 4, tiếp thu, giải trình</w:t>
      </w:r>
    </w:p>
    <w:p w14:paraId="2E97EBC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Ngày 26/9/2026, Phòng TH-HC&amp;QT nhận 07 báo cáo thẩm định độc lập lần 1 của 04 hệ thống trí tuệ nhân tạo (ChatGPT, Grok, Copilot, Gemini), điểm đánh giá từ 52 đến 84,5/100. Căn cứ chính là báo cáo của ChatGPT (có chạy lại mã, kiểm mã băm SHA-256 của gói phát hành) và báo cáo của Grok; ý kiến của Copilot, Gemini chỉ được xem xét khi kiểm chứng được trên mã nguồn (hai báo cáo của Gemini thẩm định văn bản không thuộc hồ sơ nên không sử dụng). Theo điểm b Mục 8 Thông báo số 1056/TB-CĐKT, vòng 1 có ý kiến sử dụng được của 02 hệ thống độc lập (OpenAI, xAI).</w:t>
      </w:r>
    </w:p>
    <w:p w14:paraId="153CBAD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luận chung được tiếp thu: bản 1.2.1 chưa đủ điều kiện triển khai diện rộng, chỉ thí điểm có kiểm soát sau khi khắc phục 04 lỗi Mức 1 (đã kiểm chứng trên mã nguồn): thao tác tự sao lưu mã nguồn lên GitHub khi mở phiên; nhật ký tự động ghi nguyên văn lời người dùng; chưa có quy tắc bất biến chống câu lệnh độc hại nằm trong dữ liệu đầu vào; chưa có thao tác chặn ghi kho KTC-Database và biểu mẫu chuẩn.</w:t>
      </w:r>
    </w:p>
    <w:p w14:paraId="55D773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xử lý 25 ý kiến: tiếp thu 12 ý kiến (trong đó nội dung hai thang điểm quy đổi được bảo lưu, chờ văn bản phân định); tiếp thu một phần 06 ý kiến; không tiếp thu hoặc không áp dụng 07 ý kiến, có giải trình và bằng chứng. Phòng TH-HC&amp;QT tự phát hiện, điều chỉnh thêm 02 nội dung (mô tả kỹ năng điều phối ghi thang điểm 5 nhóm chưa ban hành; Dự thảo Thông báo khẳng định Claude Code là nền tảng duy nhất đo được thể thức).</w:t>
      </w:r>
    </w:p>
    <w:p w14:paraId="457CF9C7" w14:textId="387D3D42"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Về dữ liệu trong thư mục dự án: thư mục dự án là thư mục làm việc cá nhân của người xây dựng Bộ công cụ; sản phẩm chia sẻ chỉ gồm tệp plugin (.zip), các kỹ năng phát hành (.skill) và văn bản kèm theo, không chứa dữ liệu KPI cá nhân hay nhật ký tự động, nên không ảnh hưởng đến việc phân phối, sử dụng Bộ công cụ; các vòng tiếp theo, hồ sơ gửi thẩm định chỉ gồm tệp plugin phát hành và các văn bản kèm theo.</w:t>
      </w:r>
    </w:p>
    <w:p w14:paraId="668729E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Đã chỉnh sửa theo ý kiến tiếp thu, bằng Track Changes: dự thảo tệp SKILL.md của kỹ năng điều phối bản 1.13 (bổ sung quy tắc bất biến và ranh giới dữ liệu, khuôn đầu ra, ví dụ mẫu; là mẫu áp dụng cho 8 kỹ năng) và Dự thảo Thông báo bản 4 (phạm vi thí điểm, khôi phục phiên bản, dữ liệu không được đưa vào nền tảng AI, đầu mối báo sự cố, tiêu chí tạm dừng phân phối). Chi tiết tại Báo cáo tiếp thu, giải trình ý kiến thẩm định độc lập lần 1 kèm theo.</w:t>
      </w:r>
    </w:p>
    <w:p w14:paraId="6A5F37E4" w14:textId="262B2DFA"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Việc tiếp theo: kiểm thử nghiệm thu 6 ca trên Claude (trò chuyện) và Claude Cowork (Claude Code đã đạt 6/6) trước ngày 05/10/2026; thẩm định độc lập vòng 3 trước ngày 07/10/2026.</w:t>
      </w:r>
    </w:p>
    <w:p w14:paraId="61F00FC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2 (26/9/2026): 04 báo cáo (ChatGPT 56/100 cho bản 1.2.1; Grok 68 - 73/100 cho bản 1.2.1, ước tính 78 - 82/100 sau khi áp dụng đủ bản 1.3.0; Gemini không chấm điểm, Copilot 88/100, cùng kết luận đạt có điều kiện). Các hệ thống thống nhất hướng tiếp thu; ChatGPT không đồng ý đóng các lỗi Mức 1 vì tại thời điểm thẩm định chưa có tệp plugin bản 1.3.0 để kiểm chứng. Trong ngày 26/9/2026, Phòng TH-HC&amp;QT đã dựng, kiểm thử bản 1.3.0 (tệp ktc-quan-tri-1.3.0.zip, mã SHA-256 2d0c795a79a0afb906183f31ef6c3841e5b9faddb4ed558052a81e1ecd5b4c87; hồ sơ bằng chứng kiểm thử kèm theo). Trạng thái từng nội dung như sau:</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67"/>
        <w:gridCol w:w="3000"/>
        <w:gridCol w:w="3000"/>
        <w:gridCol w:w="2500"/>
      </w:tblGrid>
      <w:tr w:rsidR="00E0585F" w:rsidRPr="00E0585F" w14:paraId="47696B33" w14:textId="77777777" w:rsidTr="008F2450">
        <w:trPr>
          <w:tblHeader/>
          <w:jc w:val="center"/>
        </w:trPr>
        <w:tc>
          <w:tcPr>
            <w:tcW w:w="567" w:type="dxa"/>
          </w:tcPr>
          <w:p w14:paraId="519A18FD"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TT</w:t>
            </w:r>
          </w:p>
        </w:tc>
        <w:tc>
          <w:tcPr>
            <w:tcW w:w="3000" w:type="dxa"/>
          </w:tcPr>
          <w:p w14:paraId="1FBD77A1"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Nội dung</w:t>
            </w:r>
          </w:p>
        </w:tc>
        <w:tc>
          <w:tcPr>
            <w:tcW w:w="3000" w:type="dxa"/>
          </w:tcPr>
          <w:p w14:paraId="42A32D89" w14:textId="5E0825BA" w:rsidR="00E0585F" w:rsidRPr="00E0585F" w:rsidRDefault="008F2450" w:rsidP="008F2450">
            <w:pPr>
              <w:widowControl w:val="0"/>
              <w:jc w:val="center"/>
              <w:rPr>
                <w:rFonts w:asciiTheme="majorHAnsi" w:hAnsiTheme="majorHAnsi" w:cstheme="majorHAnsi"/>
                <w:b/>
                <w:bCs/>
                <w:sz w:val="28"/>
                <w:szCs w:val="28"/>
              </w:rPr>
            </w:pPr>
            <w:del w:id="1080" w:author="Cập nhật 28 - 29/9, bản 1.3.12 (Claude)" w:date="2026-09-29T09:02:01Z">
              <w:r>
                <w:rPr>
                  <w:rFonts w:asciiTheme="majorHAnsi" w:hAnsiTheme="majorHAnsi" w:cstheme="majorHAnsi"/>
                  <w:b/>
                  <w:bCs/>
                  <w:sz w:val="24"/>
                  <w:szCs w:val="24"/>
                </w:rPr>
                <w:delText>Trạng thái ngày 27/9/2026</w:delText>
              </w:r>
            </w:del>
            <w:ins w:id="1081" w:author="Cập nhật 28 - 29/9, bản 1.3.12 (Claude)" w:date="2026-09-29T09:02:01Z">
              <w:r>
                <w:rPr>
                  <w:rFonts w:asciiTheme="majorHAnsi" w:hAnsiTheme="majorHAnsi" w:cstheme="majorHAnsi"/>
                  <w:b/>
                  <w:bCs/>
                  <w:sz w:val="24"/>
                  <w:szCs w:val="24"/>
                </w:rPr>
                <w:t xml:space="preserve">Trạng thái ngày 29/9/2026</w:t>
              </w:r>
            </w:ins>
          </w:p>
        </w:tc>
        <w:tc>
          <w:tcPr>
            <w:tcW w:w="2500" w:type="dxa"/>
          </w:tcPr>
          <w:p w14:paraId="0916B6A4"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Bằng chứng</w:t>
            </w:r>
          </w:p>
        </w:tc>
      </w:tr>
      <w:tr w:rsidR="00E0585F" w:rsidRPr="00E0585F" w14:paraId="4E6A394B" w14:textId="77777777" w:rsidTr="008F2450">
        <w:trPr>
          <w:jc w:val="center"/>
        </w:trPr>
        <w:tc>
          <w:tcPr>
            <w:tcW w:w="567" w:type="dxa"/>
            <w:vAlign w:val="center"/>
          </w:tcPr>
          <w:p w14:paraId="3242512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w:t>
            </w:r>
          </w:p>
        </w:tc>
        <w:tc>
          <w:tcPr>
            <w:tcW w:w="3000" w:type="dxa"/>
            <w:vAlign w:val="center"/>
          </w:tcPr>
          <w:p w14:paraId="353025E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Sao lưu GitHub tự động khi mở phiên</w:t>
            </w:r>
          </w:p>
        </w:tc>
        <w:tc>
          <w:tcPr>
            <w:tcW w:w="3000" w:type="dxa"/>
            <w:vAlign w:val="center"/>
          </w:tcPr>
          <w:p w14:paraId="132AD58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1.3.0: không còn trong thao tác tự động, không còn trong tệp plugin</w:t>
            </w:r>
          </w:p>
        </w:tc>
        <w:tc>
          <w:tcPr>
            <w:tcW w:w="2500" w:type="dxa"/>
            <w:vAlign w:val="center"/>
          </w:tcPr>
          <w:p w14:paraId="6D4D6D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hooks.json 1.3.0; danh mục tệp; ca thử test_plugin_130</w:t>
            </w:r>
          </w:p>
        </w:tc>
      </w:tr>
      <w:tr w:rsidR="00E0585F" w:rsidRPr="00E0585F" w14:paraId="428C8A15" w14:textId="77777777" w:rsidTr="008F2450">
        <w:trPr>
          <w:jc w:val="center"/>
        </w:trPr>
        <w:tc>
          <w:tcPr>
            <w:tcW w:w="567" w:type="dxa"/>
            <w:vAlign w:val="center"/>
          </w:tcPr>
          <w:p w14:paraId="5C24D3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w:t>
            </w:r>
          </w:p>
        </w:tc>
        <w:tc>
          <w:tcPr>
            <w:tcW w:w="3000" w:type="dxa"/>
            <w:vAlign w:val="center"/>
          </w:tcPr>
          <w:p w14:paraId="0BCA2D4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ghi nguyên văn lời người dùng</w:t>
            </w:r>
          </w:p>
        </w:tc>
        <w:tc>
          <w:tcPr>
            <w:tcW w:w="3000" w:type="dxa"/>
            <w:vAlign w:val="center"/>
          </w:tcPr>
          <w:p w14:paraId="6636BDA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mặc định chỉ ghi thông tin mô tả; nội dung chỉ khi người dùng chọn; tự xóa sau 30 ngày</w:t>
            </w:r>
          </w:p>
        </w:tc>
        <w:tc>
          <w:tcPr>
            <w:tcW w:w="2500" w:type="dxa"/>
            <w:vAlign w:val="center"/>
          </w:tcPr>
          <w:p w14:paraId="5D167B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18 ca thử nhật ký đạt</w:t>
            </w:r>
          </w:p>
        </w:tc>
      </w:tr>
      <w:tr w:rsidR="00E0585F" w:rsidRPr="00E0585F" w14:paraId="3321B922" w14:textId="77777777" w:rsidTr="008F2450">
        <w:trPr>
          <w:jc w:val="center"/>
        </w:trPr>
        <w:tc>
          <w:tcPr>
            <w:tcW w:w="567" w:type="dxa"/>
            <w:vAlign w:val="center"/>
          </w:tcPr>
          <w:p w14:paraId="249A2464"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3</w:t>
            </w:r>
          </w:p>
        </w:tc>
        <w:tc>
          <w:tcPr>
            <w:tcW w:w="3000" w:type="dxa"/>
            <w:vAlign w:val="center"/>
          </w:tcPr>
          <w:p w14:paraId="4872E53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Chặn ghi kho chuẩn</w:t>
            </w:r>
          </w:p>
        </w:tc>
        <w:tc>
          <w:tcPr>
            <w:tcW w:w="3000" w:type="dxa"/>
            <w:vAlign w:val="center"/>
          </w:tcPr>
          <w:p w14:paraId="7AD08DD3"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guard PreToolUse, chặn khi lỗi; kiểm tra đầu phiên tự thử, báo “HOẠT ĐỘNG”</w:t>
            </w:r>
          </w:p>
        </w:tc>
        <w:tc>
          <w:tcPr>
            <w:tcW w:w="2500" w:type="dxa"/>
            <w:vAlign w:val="center"/>
          </w:tcPr>
          <w:p w14:paraId="2DDDDA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7 ca cho qua, 2 ca lỗi dữ liệu đều đạt</w:t>
            </w:r>
          </w:p>
        </w:tc>
      </w:tr>
      <w:tr w:rsidR="00E0585F" w:rsidRPr="00E0585F" w14:paraId="124A55B8" w14:textId="77777777" w:rsidTr="008F2450">
        <w:trPr>
          <w:jc w:val="center"/>
        </w:trPr>
        <w:tc>
          <w:tcPr>
            <w:tcW w:w="567" w:type="dxa"/>
            <w:vAlign w:val="center"/>
          </w:tcPr>
          <w:p w14:paraId="2FC822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4</w:t>
            </w:r>
          </w:p>
        </w:tc>
        <w:tc>
          <w:tcPr>
            <w:tcW w:w="3000" w:type="dxa"/>
            <w:vAlign w:val="center"/>
          </w:tcPr>
          <w:p w14:paraId="2BD97CE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Quy tắc bất biến, khuôn đầu ra</w:t>
            </w:r>
          </w:p>
        </w:tc>
        <w:tc>
          <w:tcPr>
            <w:tcW w:w="3000" w:type="dxa"/>
            <w:vAlign w:val="center"/>
          </w:tcPr>
          <w:p w14:paraId="51989C74"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áp dụng cho 8/8 kỹ năng, 7/7 tác tử</w:t>
            </w:r>
          </w:p>
        </w:tc>
        <w:tc>
          <w:tcPr>
            <w:tcW w:w="2500" w:type="dxa"/>
            <w:vAlign w:val="center"/>
          </w:tcPr>
          <w:p w14:paraId="66B6EA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test_plugin_130: 94 ca đạt</w:t>
            </w:r>
          </w:p>
        </w:tc>
      </w:tr>
      <w:tr w:rsidR="00E0585F" w:rsidRPr="00E0585F" w14:paraId="3C2AA4DA" w14:textId="77777777" w:rsidTr="008F2450">
        <w:trPr>
          <w:jc w:val="center"/>
        </w:trPr>
        <w:tc>
          <w:tcPr>
            <w:tcW w:w="567" w:type="dxa"/>
            <w:vAlign w:val="center"/>
          </w:tcPr>
          <w:p w14:paraId="48C73C73"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5</w:t>
            </w:r>
          </w:p>
        </w:tc>
        <w:tc>
          <w:tcPr>
            <w:tcW w:w="3000" w:type="dxa"/>
            <w:vAlign w:val="center"/>
          </w:tcPr>
          <w:p w14:paraId="1E66E1F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định cấu trúc plugin (chế độ nghiêm ngặt)</w:t>
            </w:r>
          </w:p>
        </w:tc>
        <w:tc>
          <w:tcPr>
            <w:tcW w:w="3000" w:type="dxa"/>
            <w:vAlign w:val="center"/>
          </w:tcPr>
          <w:p w14:paraId="6BF89B6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với Claude Code 2.1.283</w:t>
            </w:r>
          </w:p>
        </w:tc>
        <w:tc>
          <w:tcPr>
            <w:tcW w:w="2500" w:type="dxa"/>
            <w:vAlign w:val="center"/>
          </w:tcPr>
          <w:p w14:paraId="3B6F69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log-validate-strict-1.3.0.txt</w:t>
            </w:r>
          </w:p>
        </w:tc>
      </w:tr>
      <w:tr w:rsidR="00E0585F" w:rsidRPr="00E0585F" w14:paraId="77A6FB97" w14:textId="77777777" w:rsidTr="008F2450">
        <w:trPr>
          <w:jc w:val="center"/>
        </w:trPr>
        <w:tc>
          <w:tcPr>
            <w:tcW w:w="567" w:type="dxa"/>
            <w:vAlign w:val="center"/>
          </w:tcPr>
          <w:p w14:paraId="4B0307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6</w:t>
            </w:r>
          </w:p>
        </w:tc>
        <w:tc>
          <w:tcPr>
            <w:tcW w:w="3000" w:type="dxa"/>
            <w:vAlign w:val="center"/>
          </w:tcPr>
          <w:p w14:paraId="4E3AFE9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6 ca trên Claude Code (claude plugin eval)</w:t>
            </w:r>
          </w:p>
        </w:tc>
        <w:tc>
          <w:tcPr>
            <w:tcW w:w="3000" w:type="dxa"/>
            <w:vAlign w:val="center"/>
          </w:tcPr>
          <w:p w14:paraId="4845D1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6/6 ca, 12/12 lượt; ca ghi kho chuẩn chưa kích hoạt thao tác chặn ghi trong môi trường đánh giá</w:t>
            </w:r>
          </w:p>
        </w:tc>
        <w:tc>
          <w:tcPr>
            <w:tcW w:w="2500" w:type="dxa"/>
            <w:vAlign w:val="center"/>
          </w:tcPr>
          <w:p w14:paraId="399080B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TOM-TAT-NGHIEM-THU-CODE.md, ket-qua.json</w:t>
            </w:r>
          </w:p>
        </w:tc>
      </w:tr>
      <w:tr w:rsidR="00E0585F" w:rsidRPr="00E0585F" w14:paraId="5171E9AD" w14:textId="77777777" w:rsidTr="008F2450">
        <w:trPr>
          <w:jc w:val="center"/>
        </w:trPr>
        <w:tc>
          <w:tcPr>
            <w:tcW w:w="567" w:type="dxa"/>
            <w:vAlign w:val="center"/>
          </w:tcPr>
          <w:p w14:paraId="5C0ECD8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7</w:t>
            </w:r>
          </w:p>
        </w:tc>
        <w:tc>
          <w:tcPr>
            <w:tcW w:w="3000" w:type="dxa"/>
            <w:vAlign w:val="center"/>
          </w:tcPr>
          <w:p w14:paraId="3EEEE59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trên Claude (trò chuyện), Claude Cowork</w:t>
            </w:r>
          </w:p>
        </w:tc>
        <w:tc>
          <w:tcPr>
            <w:tcW w:w="3000" w:type="dxa"/>
            <w:vAlign w:val="center"/>
          </w:tcPr>
          <w:p w14:paraId="6DEACB3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6383C6E3" w14:textId="799C3F29"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Phiếu nghiệm thu bản 1.3.1: 15 ca, thêm 2 ca chỉ chạy trên Cowork (trước 05/10/2026)</w:t>
            </w:r>
          </w:p>
        </w:tc>
      </w:tr>
      <w:tr w:rsidR="00E0585F" w:rsidRPr="00E0585F" w14:paraId="5D59D49D" w14:textId="77777777" w:rsidTr="008F2450">
        <w:trPr>
          <w:jc w:val="center"/>
        </w:trPr>
        <w:tc>
          <w:tcPr>
            <w:tcW w:w="567" w:type="dxa"/>
            <w:vAlign w:val="center"/>
          </w:tcPr>
          <w:p w14:paraId="1A1E6B5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8</w:t>
            </w:r>
          </w:p>
        </w:tc>
        <w:tc>
          <w:tcPr>
            <w:tcW w:w="3000" w:type="dxa"/>
            <w:vAlign w:val="center"/>
          </w:tcPr>
          <w:p w14:paraId="1C07B14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Rà soát 2 vòng bằng Skill “ktc-ra-soat-897” (Thông báo, Tài liệu hướng dẫn)</w:t>
            </w:r>
          </w:p>
        </w:tc>
        <w:tc>
          <w:tcPr>
            <w:tcW w:w="3000" w:type="dxa"/>
            <w:vAlign w:val="center"/>
          </w:tcPr>
          <w:p w14:paraId="6E27F89B" w14:textId="7A300BFD"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thực hiện 27/9/2026: không có vấn đề Mức 1; 10 vấn đề Mức 2 đã sửa; đã đối chiếu bản gốc Thông báo số 917/TB-CĐKT, số 924/TB-CĐKT, số 948/TB-CĐKT: số hiệu, ngày ban hành và nội dung viện dẫn khớp</w:t>
            </w:r>
          </w:p>
        </w:tc>
        <w:tc>
          <w:tcPr>
            <w:tcW w:w="2500" w:type="dxa"/>
            <w:vAlign w:val="center"/>
          </w:tcPr>
          <w:p w14:paraId="0E79450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04 phiếu rà soát (2 vòng × 2 văn bản)</w:t>
            </w:r>
          </w:p>
        </w:tc>
      </w:tr>
      <w:tr w:rsidR="00E0585F" w:rsidRPr="00E0585F" w14:paraId="2894AE38" w14:textId="77777777" w:rsidTr="008F2450">
        <w:trPr>
          <w:jc w:val="center"/>
        </w:trPr>
        <w:tc>
          <w:tcPr>
            <w:tcW w:w="567" w:type="dxa"/>
            <w:vAlign w:val="center"/>
          </w:tcPr>
          <w:p w14:paraId="5A3E7848"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9</w:t>
            </w:r>
          </w:p>
        </w:tc>
        <w:tc>
          <w:tcPr>
            <w:tcW w:w="3000" w:type="dxa"/>
            <w:vAlign w:val="center"/>
          </w:tcPr>
          <w:p w14:paraId="299935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kê, thu hồi phiên bản cũ</w:t>
            </w:r>
          </w:p>
        </w:tc>
        <w:tc>
          <w:tcPr>
            <w:tcW w:w="3000" w:type="dxa"/>
            <w:vAlign w:val="center"/>
          </w:tcPr>
          <w:p w14:paraId="75A8426D" w14:textId="2048F21B"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Máy Phòng TH-HC&amp;QT: đã kiểm kê, </w:t>
            </w:r>
            <w:r>
              <w:rPr>
                <w:rFonts w:asciiTheme="majorHAnsi" w:hAnsiTheme="majorHAnsi" w:cstheme="majorHAnsi"/>
                <w:sz w:val="24"/>
                <w:szCs w:val="24"/>
              </w:rPr>
              <w:t xml:space="preserve">nâng 1.2.1 lên 1.3.0, </w:t>
            </w:r>
            <w:del w:id="1082" w:author="Cập nhật 28 - 29/9, bản 1.3.12 (Claude)" w:date="2026-09-29T09:02:01Z">
              <w:r>
                <w:rPr>
                  <w:rFonts w:asciiTheme="majorHAnsi" w:hAnsiTheme="majorHAnsi" w:cstheme="majorHAnsi"/>
                  <w:sz w:val="24"/>
                  <w:szCs w:val="24"/>
                </w:rPr>
                <w:delText xml:space="preserve">ngày 27/9/2026 lên 1.3.1, 1.3.2,</w:delText>
              </w:r>
            </w:del>
            <w:ins w:id="1083" w:author="Cập nhật 28 - 29/9, bản 1.3.12 (Claude)" w:date="2026-09-29T09:02:01Z">
              <w:r>
                <w:rPr>
                  <w:rFonts w:asciiTheme="majorHAnsi" w:hAnsiTheme="majorHAnsi" w:cstheme="majorHAnsi"/>
                  <w:sz w:val="24"/>
                  <w:szCs w:val="24"/>
                </w:rPr>
                <w:t xml:space="preserve">ngày 27/9/2026 lên 1.3.1, 1.3.2, ngày 28 - 29/9/2026 lên 1.3.3 - 1.3.12,</w:t>
              </w:r>
            </w:ins>
            <w:r>
              <w:rPr>
                <w:rFonts w:asciiTheme="majorHAnsi" w:hAnsiTheme="majorHAnsi" w:cstheme="majorHAnsi"/>
                <w:sz w:val="24"/>
                <w:szCs w:val="24"/>
              </w:rPr>
              <w:t xml:space="preserve"> tài khoản không đồng bộ bản KTC-Quan-tri nào; cấp tổ chức: chưa thực hiện</w:t>
            </w:r>
          </w:p>
        </w:tc>
        <w:tc>
          <w:tcPr>
            <w:tcW w:w="2500" w:type="dxa"/>
            <w:vAlign w:val="center"/>
          </w:tcPr>
          <w:p w14:paraId="530958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kê (máy); Phòng QLKHCN&amp;HTPT (tổ chức)</w:t>
            </w:r>
          </w:p>
        </w:tc>
      </w:tr>
      <w:tr w:rsidR="00E0585F" w:rsidRPr="00E0585F" w14:paraId="69C48376" w14:textId="77777777" w:rsidTr="008F2450">
        <w:trPr>
          <w:jc w:val="center"/>
        </w:trPr>
        <w:tc>
          <w:tcPr>
            <w:tcW w:w="567" w:type="dxa"/>
            <w:vAlign w:val="center"/>
          </w:tcPr>
          <w:p w14:paraId="09D1416E"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10</w:t>
            </w:r>
          </w:p>
        </w:tc>
        <w:tc>
          <w:tcPr>
            <w:tcW w:w="3000" w:type="dxa"/>
            <w:vAlign w:val="center"/>
          </w:tcPr>
          <w:p w14:paraId="3BC7BE4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lưu câu lệnh, mô tả tác tử (thẩm định lần 3)</w:t>
            </w:r>
          </w:p>
        </w:tc>
        <w:tc>
          <w:tcPr>
            <w:tcW w:w="3000" w:type="dxa"/>
            <w:vAlign w:val="center"/>
          </w:tcPr>
          <w:p w14:paraId="78DB6EC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1.3.1: chỉ lưu chương trình, loại hành động, loại tác tử; làm sạch nhật ký cũ</w:t>
            </w:r>
          </w:p>
        </w:tc>
        <w:tc>
          <w:tcPr>
            <w:tcW w:w="2500" w:type="dxa"/>
            <w:vAlign w:val="center"/>
          </w:tcPr>
          <w:p w14:paraId="1536937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test_plugin_131</w:t>
            </w:r>
          </w:p>
        </w:tc>
      </w:tr>
      <w:tr w:rsidR="00E0585F" w:rsidRPr="00E0585F" w14:paraId="418B2F26" w14:textId="77777777" w:rsidTr="008F2450">
        <w:trPr>
          <w:jc w:val="center"/>
        </w:trPr>
        <w:tc>
          <w:tcPr>
            <w:tcW w:w="567" w:type="dxa"/>
            <w:vAlign w:val="center"/>
          </w:tcPr>
          <w:p w14:paraId="32F44565"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11</w:t>
            </w:r>
          </w:p>
        </w:tc>
        <w:tc>
          <w:tcPr>
            <w:tcW w:w="3000" w:type="dxa"/>
            <w:vAlign w:val="center"/>
          </w:tcPr>
          <w:p w14:paraId="601713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Thao tác chặn ghi bị vượt qua (thẩm định lần 3)</w:t>
            </w:r>
          </w:p>
        </w:tc>
        <w:tc>
          <w:tcPr>
            <w:tcW w:w="3000" w:type="dxa"/>
            <w:vAlign w:val="center"/>
          </w:tcPr>
          <w:p w14:paraId="704F21F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hai tầng chặn, hỏi xác nhận; 0 chặn nhầm trên 1.481 lệnh thật</w:t>
            </w:r>
          </w:p>
        </w:tc>
        <w:tc>
          <w:tcPr>
            <w:tcW w:w="2500" w:type="dxa"/>
            <w:vAlign w:val="center"/>
          </w:tcPr>
          <w:p w14:paraId="26D7D82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3 ca hỏi, 7 ca cho qua</w:t>
            </w:r>
          </w:p>
        </w:tc>
      </w:tr>
      <w:tr w:rsidR="00E0585F" w:rsidRPr="00E0585F" w14:paraId="30F14E18" w14:textId="77777777" w:rsidTr="008F2450">
        <w:trPr>
          <w:jc w:val="center"/>
        </w:trPr>
        <w:tc>
          <w:tcPr>
            <w:tcW w:w="567" w:type="dxa"/>
            <w:vAlign w:val="center"/>
          </w:tcPr>
          <w:p w14:paraId="139C916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12</w:t>
            </w:r>
          </w:p>
        </w:tc>
        <w:tc>
          <w:tcPr>
            <w:tcW w:w="3000" w:type="dxa"/>
            <w:vAlign w:val="center"/>
          </w:tcPr>
          <w:p w14:paraId="7882288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Hiệu quả token</w:t>
            </w:r>
          </w:p>
        </w:tc>
        <w:tc>
          <w:tcPr>
            <w:tcW w:w="3000" w:type="dxa"/>
            <w:vAlign w:val="center"/>
          </w:tcPr>
          <w:p w14:paraId="3458B6C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giảm khối quy tắc 45%, nạp đầu phiên 44%; viết lại mô tả kỹ năng báo cáo (kích hoạt đúng 15/15 ca); mô tả các kỹ năng khác rút gọn kèm đo trong thí điểm</w:t>
            </w:r>
          </w:p>
        </w:tc>
        <w:tc>
          <w:tcPr>
            <w:tcW w:w="2500" w:type="dxa"/>
            <w:vAlign w:val="center"/>
          </w:tcPr>
          <w:p w14:paraId="4A68C8EF"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DO-TOKEN-1.3.1.md</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13</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Phân quyền chỉ đọc kho KTC-Database, biểu mẫu chuẩn</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tra bằng tài khoản thử (trước 30/9/2026)</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14</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Thao tác chặn ghi hỏi xác nhận khi không xác định được nơi ghi (thẩm định lần 4)</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1.3.2: chặn; chặn cả tạo liên kết trỏ vào kho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ktc_guard.py; test_plugin_131</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15</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Văn bản Track Changes trong hồ sơ mất đánh dấu</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quy trình: mỗi văn bản gửi kèm bản Track Changes (chỉ đọc) và bản sạch; kiểm mã băm, số đánh dấu trước khi gửi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kiem_ho_so.py; danh mục hồ sơ vòng 5</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16</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Dữ liệu vận hành thật</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del w:id="1084" w:author="Cập nhật 28 - 29/9, bản 1.3.12 (Claude)" w:date="2026-09-29T09:02:01Z">
              <w:r>
                <w:rPr>
                  <w:rFonts w:asciiTheme="majorHAnsi" w:hAnsiTheme="majorHAnsi" w:cstheme="majorHAnsi"/>
                  <w:sz w:val="24"/>
                  <w:szCs w:val="24"/>
                </w:rPr>
                <w:delText xml:space="preserve">Có số liệu vận hành của Phòng TH-HC&amp;QT (18 - 27/9/2026)</w:delText>
              </w:r>
            </w:del>
            <w:ins w:id="1085" w:author="Cập nhật 28 - 29/9, bản 1.3.12 (Claude)" w:date="2026-09-29T09:02:01Z">
              <w:r>
                <w:rPr>
                  <w:rFonts w:asciiTheme="majorHAnsi" w:hAnsiTheme="majorHAnsi" w:cstheme="majorHAnsi"/>
                  <w:sz w:val="24"/>
                  <w:szCs w:val="24"/>
                </w:rPr>
                <w:t xml:space="preserve">Có số liệu vận hành của Phòng TH-HC&amp;QT (18 - 28/9/2026)</w:t>
              </w:r>
            </w:ins>
            <w:r>
              <w:rPr>
                <w:rFonts w:asciiTheme="majorHAnsi" w:hAnsiTheme="majorHAnsi" w:cstheme="majorHAnsi"/>
                <w:sz w:val="24"/>
                <w:szCs w:val="24"/>
              </w:rPr>
              <w:t xml:space="preserve">; chưa có tại đơn vị</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THONG-KE-VAN-HANH-THUC-TE</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17</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Kiểm tra tĩnh toàn hệ còn 28 lỗi (tệp đầu vào trùng kho do người dùng nạp)</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Chờ người phụ trách quyết định giữ hoặc bỏ 28 tệp; không thuộc plugin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Danh mục ngoại lệ chờ duyệt</w:t>
            </w:r>
          </w:p>
        </w:tc>
      </w:tr>
      <w:tr w:rsidR="00E0585F" w:rsidRPr="00E0585F" w14:paraId="7EA86317" w14:textId="77777777" w:rsidTr="008F2450">
        <w:trPr>
          <w:jc w:val="center"/>
          <w:ins w:id="1086" w:author="Cập nhật 28 - 29/9, bản 1.3.12 (Claude)" w:date="2026-09-29T09:02:01Z"/>
        </w:trPr>
        <w:tc>
          <w:tcPr>
            <w:tcW w:w="567" w:type="dxa"/>
            <w:vAlign w:val="center"/>
          </w:tcPr>
          <w:p w14:paraId="344DBD52" w14:textId="77777777" w:rsidR="00E0585F" w:rsidRPr="008F2450" w:rsidRDefault="00E0585F" w:rsidP="008F2450">
            <w:pPr>
              <w:widowControl w:val="0"/>
              <w:jc w:val="center"/>
              <w:rPr>
                <w:ins w:id="1088" w:author="Cập nhật 28 - 29/9, bản 1.3.12 (Claude)" w:date="2026-09-29T09:02:01Z"/>
                <w:rFonts w:asciiTheme="majorHAnsi" w:hAnsiTheme="majorHAnsi" w:cstheme="majorHAnsi"/>
                <w:sz w:val="28"/>
                <w:szCs w:val="28"/>
              </w:rPr>
            </w:pPr>
            <w:ins w:id="1087" w:author="Cập nhật 28 - 29/9, bản 1.3.12 (Claude)" w:date="2026-09-29T09:02:01Z">
              <w:r>
                <w:rPr>
                  <w:rFonts w:asciiTheme="majorHAnsi" w:hAnsiTheme="majorHAnsi" w:cstheme="majorHAnsi"/>
                  <w:sz w:val="24"/>
                  <w:szCs w:val="24"/>
                </w:rPr>
                <w:t xml:space="preserve">18</w:t>
              </w:r>
            </w:ins>
          </w:p>
        </w:tc>
        <w:tc>
          <w:tcPr>
            <w:tcW w:w="3000" w:type="dxa"/>
            <w:vAlign w:val="center"/>
          </w:tcPr>
          <w:p w14:paraId="2564BB06" w14:textId="77777777" w:rsidR="00E0585F" w:rsidRPr="008F2450" w:rsidRDefault="00E0585F" w:rsidP="008F2450">
            <w:pPr>
              <w:widowControl w:val="0"/>
              <w:jc w:val="both"/>
              <w:rPr>
                <w:ins w:id="1090" w:author="Cập nhật 28 - 29/9, bản 1.3.12 (Claude)" w:date="2026-09-29T09:02:01Z"/>
                <w:rFonts w:asciiTheme="majorHAnsi" w:hAnsiTheme="majorHAnsi" w:cstheme="majorHAnsi"/>
                <w:sz w:val="28"/>
                <w:szCs w:val="28"/>
              </w:rPr>
            </w:pPr>
            <w:ins w:id="1089" w:author="Cập nhật 28 - 29/9, bản 1.3.12 (Claude)" w:date="2026-09-29T09:02:01Z">
              <w:r>
                <w:rPr>
                  <w:rFonts w:asciiTheme="majorHAnsi" w:hAnsiTheme="majorHAnsi" w:cstheme="majorHAnsi"/>
                  <w:sz w:val="24"/>
                  <w:szCs w:val="24"/>
                </w:rPr>
                <w:t xml:space="preserve">Hai thang điểm quy đổi chưa có văn bản phân định (bảo lưu từ lần 1)</w:t>
              </w:r>
            </w:ins>
          </w:p>
        </w:tc>
        <w:tc>
          <w:tcPr>
            <w:tcW w:w="3000" w:type="dxa"/>
            <w:vAlign w:val="center"/>
          </w:tcPr>
          <w:p w14:paraId="24678C8E" w14:textId="77777777" w:rsidR="00E0585F" w:rsidRPr="008F2450" w:rsidRDefault="00E0585F" w:rsidP="008F2450">
            <w:pPr>
              <w:widowControl w:val="0"/>
              <w:jc w:val="both"/>
              <w:rPr>
                <w:ins w:id="1092" w:author="Cập nhật 28 - 29/9, bản 1.3.12 (Claude)" w:date="2026-09-29T09:02:01Z"/>
                <w:rFonts w:asciiTheme="majorHAnsi" w:hAnsiTheme="majorHAnsi" w:cstheme="majorHAnsi"/>
                <w:sz w:val="28"/>
                <w:szCs w:val="28"/>
              </w:rPr>
            </w:pPr>
            <w:ins w:id="1091" w:author="Cập nhật 28 - 29/9, bản 1.3.12 (Claude)" w:date="2026-09-29T09:02:01Z">
              <w:r>
                <w:rPr>
                  <w:rFonts w:asciiTheme="majorHAnsi" w:hAnsiTheme="majorHAnsi" w:cstheme="majorHAnsi"/>
                  <w:sz w:val="24"/>
                  <w:szCs w:val="24"/>
                </w:rPr>
                <w:t xml:space="preserve">Đã có văn bản: Quyết định số 2119/QĐ-CĐKT ban hành Danh mục sản phẩm, công việc chính thức (416 sản phẩm, hệ số theo từng sản phẩm); bản 1.3.3 tra hệ số theo Danh mục; cột Điểm chấm, Hệ số của kế hoạch, báo cáo giữ 4 mức theo Quyết định số 1923/QĐ-CĐKT Phụ lục I, II (bản 1.3.4); quy ước nhân với hệ số mức độ công việc chưa có văn bản, giữ cảnh báo</w:t>
              </w:r>
            </w:ins>
          </w:p>
        </w:tc>
        <w:tc>
          <w:tcPr>
            <w:tcW w:w="2500" w:type="dxa"/>
            <w:vAlign w:val="center"/>
          </w:tcPr>
          <w:p w14:paraId="3387DFFB" w14:textId="77777777" w:rsidR="00E0585F" w:rsidRPr="008F2450" w:rsidRDefault="00E0585F" w:rsidP="008F2450">
            <w:pPr>
              <w:widowControl w:val="0"/>
              <w:jc w:val="both"/>
              <w:rPr>
                <w:ins w:id="1094" w:author="Cập nhật 28 - 29/9, bản 1.3.12 (Claude)" w:date="2026-09-29T09:02:01Z"/>
                <w:rFonts w:asciiTheme="majorHAnsi" w:hAnsiTheme="majorHAnsi" w:cstheme="majorHAnsi"/>
                <w:sz w:val="28"/>
                <w:szCs w:val="28"/>
              </w:rPr>
            </w:pPr>
            <w:ins w:id="1093" w:author="Cập nhật 28 - 29/9, bản 1.3.12 (Claude)" w:date="2026-09-29T09:02:01Z">
              <w:r>
                <w:rPr>
                  <w:rFonts w:asciiTheme="majorHAnsi" w:hAnsiTheme="majorHAnsi" w:cstheme="majorHAnsi"/>
                  <w:sz w:val="24"/>
                  <w:szCs w:val="24"/>
                </w:rPr>
                <w:t xml:space="preserve">kpi_calc.py; test_kpi_calc; nghiệm thu ca 05, 07</w:t>
              </w:r>
            </w:ins>
          </w:p>
        </w:tc>
      </w:tr>
      <w:tr w:rsidR="00E0585F" w:rsidRPr="00E0585F" w14:paraId="7EA86317" w14:textId="77777777" w:rsidTr="008F2450">
        <w:trPr>
          <w:jc w:val="center"/>
          <w:ins w:id="1095" w:author="Cập nhật 28 - 29/9, bản 1.3.12 (Claude)" w:date="2026-09-29T09:02:01Z"/>
        </w:trPr>
        <w:tc>
          <w:tcPr>
            <w:tcW w:w="567" w:type="dxa"/>
            <w:vAlign w:val="center"/>
          </w:tcPr>
          <w:p w14:paraId="344DBD52" w14:textId="77777777" w:rsidR="00E0585F" w:rsidRPr="008F2450" w:rsidRDefault="00E0585F" w:rsidP="008F2450">
            <w:pPr>
              <w:widowControl w:val="0"/>
              <w:jc w:val="center"/>
              <w:rPr>
                <w:ins w:id="1097" w:author="Cập nhật 28 - 29/9, bản 1.3.12 (Claude)" w:date="2026-09-29T09:02:01Z"/>
                <w:ins w:id="1088" w:author="Cập nhật 28 - 29/9, bản 1.3.12 (Claude)" w:date="2026-09-29T09:02:01Z"/>
                <w:rFonts w:asciiTheme="majorHAnsi" w:hAnsiTheme="majorHAnsi" w:cstheme="majorHAnsi"/>
                <w:sz w:val="28"/>
                <w:szCs w:val="28"/>
              </w:rPr>
            </w:pPr>
            <w:ins w:id="1096" w:author="Cập nhật 28 - 29/9, bản 1.3.12 (Claude)" w:date="2026-09-29T09:02:01Z">
              <w:r>
                <w:rPr>
                  <w:rFonts w:asciiTheme="majorHAnsi" w:hAnsiTheme="majorHAnsi" w:cstheme="majorHAnsi"/>
                  <w:sz w:val="24"/>
                  <w:szCs w:val="24"/>
                </w:rPr>
                <w:t xml:space="preserve">19</w:t>
              </w:r>
            </w:ins>
          </w:p>
        </w:tc>
        <w:tc>
          <w:tcPr>
            <w:tcW w:w="3000" w:type="dxa"/>
            <w:vAlign w:val="center"/>
          </w:tcPr>
          <w:p w14:paraId="2564BB06" w14:textId="77777777" w:rsidR="00E0585F" w:rsidRPr="008F2450" w:rsidRDefault="00E0585F" w:rsidP="008F2450">
            <w:pPr>
              <w:widowControl w:val="0"/>
              <w:jc w:val="both"/>
              <w:rPr>
                <w:ins w:id="1099" w:author="Cập nhật 28 - 29/9, bản 1.3.12 (Claude)" w:date="2026-09-29T09:02:01Z"/>
                <w:ins w:id="1090" w:author="Cập nhật 28 - 29/9, bản 1.3.12 (Claude)" w:date="2026-09-29T09:02:01Z"/>
                <w:rFonts w:asciiTheme="majorHAnsi" w:hAnsiTheme="majorHAnsi" w:cstheme="majorHAnsi"/>
                <w:sz w:val="28"/>
                <w:szCs w:val="28"/>
              </w:rPr>
            </w:pPr>
            <w:ins w:id="1098" w:author="Cập nhật 28 - 29/9, bản 1.3.12 (Claude)" w:date="2026-09-29T09:02:01Z">
              <w:r>
                <w:rPr>
                  <w:rFonts w:asciiTheme="majorHAnsi" w:hAnsiTheme="majorHAnsi" w:cstheme="majorHAnsi"/>
                  <w:sz w:val="24"/>
                  <w:szCs w:val="24"/>
                </w:rPr>
                <w:t xml:space="preserve">Thao tác chặn ghi chặn nhầm lệnh chỉ đọc kho có phép thay chuỗi (vận hành thật 28/9/2026)</w:t>
              </w:r>
            </w:ins>
          </w:p>
        </w:tc>
        <w:tc>
          <w:tcPr>
            <w:tcW w:w="3000" w:type="dxa"/>
            <w:vAlign w:val="center"/>
          </w:tcPr>
          <w:p w14:paraId="24678C8E" w14:textId="77777777" w:rsidR="00E0585F" w:rsidRPr="008F2450" w:rsidRDefault="00E0585F" w:rsidP="008F2450">
            <w:pPr>
              <w:widowControl w:val="0"/>
              <w:jc w:val="both"/>
              <w:rPr>
                <w:ins w:id="1101" w:author="Cập nhật 28 - 29/9, bản 1.3.12 (Claude)" w:date="2026-09-29T09:02:01Z"/>
                <w:ins w:id="1092" w:author="Cập nhật 28 - 29/9, bản 1.3.12 (Claude)" w:date="2026-09-29T09:02:01Z"/>
                <w:rFonts w:asciiTheme="majorHAnsi" w:hAnsiTheme="majorHAnsi" w:cstheme="majorHAnsi"/>
                <w:sz w:val="28"/>
                <w:szCs w:val="28"/>
              </w:rPr>
            </w:pPr>
            <w:ins w:id="1100" w:author="Cập nhật 28 - 29/9, bản 1.3.12 (Claude)" w:date="2026-09-29T09:02:01Z">
              <w:r>
                <w:rPr>
                  <w:rFonts w:asciiTheme="majorHAnsi" w:hAnsiTheme="majorHAnsi" w:cstheme="majorHAnsi"/>
                  <w:sz w:val="24"/>
                  <w:szCs w:val="24"/>
                </w:rPr>
                <w:t xml:space="preserve">Đã khắc phục trong bản 1.3.3, 1.3.4; chạy lại 2.289 lệnh thật: bỏ 25 lần chặn nhầm, không phát sinh lần chặn mới</w:t>
              </w:r>
            </w:ins>
          </w:p>
        </w:tc>
        <w:tc>
          <w:tcPr>
            <w:tcW w:w="2500" w:type="dxa"/>
            <w:vAlign w:val="center"/>
          </w:tcPr>
          <w:p w14:paraId="3387DFFB" w14:textId="77777777" w:rsidR="00E0585F" w:rsidRPr="008F2450" w:rsidRDefault="00E0585F" w:rsidP="008F2450">
            <w:pPr>
              <w:widowControl w:val="0"/>
              <w:jc w:val="both"/>
              <w:rPr>
                <w:ins w:id="1103" w:author="Cập nhật 28 - 29/9, bản 1.3.12 (Claude)" w:date="2026-09-29T09:02:01Z"/>
                <w:ins w:id="1094" w:author="Cập nhật 28 - 29/9, bản 1.3.12 (Claude)" w:date="2026-09-29T09:02:01Z"/>
                <w:rFonts w:asciiTheme="majorHAnsi" w:hAnsiTheme="majorHAnsi" w:cstheme="majorHAnsi"/>
                <w:sz w:val="28"/>
                <w:szCs w:val="28"/>
              </w:rPr>
            </w:pPr>
            <w:ins w:id="1102" w:author="Cập nhật 28 - 29/9, bản 1.3.12 (Claude)" w:date="2026-09-29T09:02:01Z">
              <w:r>
                <w:rPr>
                  <w:rFonts w:asciiTheme="majorHAnsi" w:hAnsiTheme="majorHAnsi" w:cstheme="majorHAnsi"/>
                  <w:sz w:val="24"/>
                  <w:szCs w:val="24"/>
                </w:rPr>
                <w:t xml:space="preserve">ktc_guard.py; test_plugin_131</w:t>
              </w:r>
            </w:ins>
          </w:p>
        </w:tc>
      </w:tr>
      <w:tr w:rsidR="00E0585F" w:rsidRPr="00E0585F" w14:paraId="7EA86317" w14:textId="77777777" w:rsidTr="008F2450">
        <w:trPr>
          <w:jc w:val="center"/>
          <w:ins w:id="1104" w:author="Cập nhật 28 - 29/9, bản 1.3.12 (Claude)" w:date="2026-09-29T09:02:01Z"/>
        </w:trPr>
        <w:tc>
          <w:tcPr>
            <w:tcW w:w="567" w:type="dxa"/>
            <w:vAlign w:val="center"/>
          </w:tcPr>
          <w:p w14:paraId="344DBD52" w14:textId="77777777" w:rsidR="00E0585F" w:rsidRPr="008F2450" w:rsidRDefault="00E0585F" w:rsidP="008F2450">
            <w:pPr>
              <w:widowControl w:val="0"/>
              <w:jc w:val="center"/>
              <w:rPr>
                <w:ins w:id="1106" w:author="Cập nhật 28 - 29/9, bản 1.3.12 (Claude)" w:date="2026-09-29T09:02:01Z"/>
                <w:ins w:id="1097" w:author="Cập nhật 28 - 29/9, bản 1.3.12 (Claude)" w:date="2026-09-29T09:02:01Z"/>
                <w:ins w:id="1088" w:author="Cập nhật 28 - 29/9, bản 1.3.12 (Claude)" w:date="2026-09-29T09:02:01Z"/>
                <w:rFonts w:asciiTheme="majorHAnsi" w:hAnsiTheme="majorHAnsi" w:cstheme="majorHAnsi"/>
                <w:sz w:val="28"/>
                <w:szCs w:val="28"/>
              </w:rPr>
            </w:pPr>
            <w:ins w:id="1105" w:author="Cập nhật 28 - 29/9, bản 1.3.12 (Claude)" w:date="2026-09-29T09:02:01Z">
              <w:r>
                <w:rPr>
                  <w:rFonts w:asciiTheme="majorHAnsi" w:hAnsiTheme="majorHAnsi" w:cstheme="majorHAnsi"/>
                  <w:sz w:val="24"/>
                  <w:szCs w:val="24"/>
                </w:rPr>
                <w:t xml:space="preserve">20</w:t>
              </w:r>
            </w:ins>
          </w:p>
        </w:tc>
        <w:tc>
          <w:tcPr>
            <w:tcW w:w="3000" w:type="dxa"/>
            <w:vAlign w:val="center"/>
          </w:tcPr>
          <w:p w14:paraId="2564BB06" w14:textId="77777777" w:rsidR="00E0585F" w:rsidRPr="008F2450" w:rsidRDefault="00E0585F" w:rsidP="008F2450">
            <w:pPr>
              <w:widowControl w:val="0"/>
              <w:jc w:val="both"/>
              <w:rPr>
                <w:ins w:id="1108" w:author="Cập nhật 28 - 29/9, bản 1.3.12 (Claude)" w:date="2026-09-29T09:02:01Z"/>
                <w:ins w:id="1099" w:author="Cập nhật 28 - 29/9, bản 1.3.12 (Claude)" w:date="2026-09-29T09:02:01Z"/>
                <w:ins w:id="1090" w:author="Cập nhật 28 - 29/9, bản 1.3.12 (Claude)" w:date="2026-09-29T09:02:01Z"/>
                <w:rFonts w:asciiTheme="majorHAnsi" w:hAnsiTheme="majorHAnsi" w:cstheme="majorHAnsi"/>
                <w:sz w:val="28"/>
                <w:szCs w:val="28"/>
              </w:rPr>
            </w:pPr>
            <w:ins w:id="1107" w:author="Cập nhật 28 - 29/9, bản 1.3.12 (Claude)" w:date="2026-09-29T09:02:01Z">
              <w:r>
                <w:rPr>
                  <w:rFonts w:asciiTheme="majorHAnsi" w:hAnsiTheme="majorHAnsi" w:cstheme="majorHAnsi"/>
                  <w:sz w:val="24"/>
                  <w:szCs w:val="24"/>
                </w:rPr>
                <w:t xml:space="preserve">Chạy thử ngày 28/9/2026 trên Cowork, Claude Code: báo cáo tháng 9 kém bản ngày 21/9 (dựng từ mẫu trắng, còn nhiều chỗ đánh dấu cần bổ sung, thiếu kế hoạch tháng 10)</w:t>
              </w:r>
            </w:ins>
          </w:p>
        </w:tc>
        <w:tc>
          <w:tcPr>
            <w:tcW w:w="3000" w:type="dxa"/>
            <w:vAlign w:val="center"/>
          </w:tcPr>
          <w:p w14:paraId="24678C8E" w14:textId="77777777" w:rsidR="00E0585F" w:rsidRPr="008F2450" w:rsidRDefault="00E0585F" w:rsidP="008F2450">
            <w:pPr>
              <w:widowControl w:val="0"/>
              <w:jc w:val="both"/>
              <w:rPr>
                <w:ins w:id="1110" w:author="Cập nhật 28 - 29/9, bản 1.3.12 (Claude)" w:date="2026-09-29T09:02:01Z"/>
                <w:ins w:id="1101" w:author="Cập nhật 28 - 29/9, bản 1.3.12 (Claude)" w:date="2026-09-29T09:02:01Z"/>
                <w:ins w:id="1092" w:author="Cập nhật 28 - 29/9, bản 1.3.12 (Claude)" w:date="2026-09-29T09:02:01Z"/>
                <w:rFonts w:asciiTheme="majorHAnsi" w:hAnsiTheme="majorHAnsi" w:cstheme="majorHAnsi"/>
                <w:sz w:val="28"/>
                <w:szCs w:val="28"/>
              </w:rPr>
            </w:pPr>
            <w:ins w:id="1109" w:author="Cập nhật 28 - 29/9, bản 1.3.12 (Claude)" w:date="2026-09-29T09:02:01Z">
              <w:r>
                <w:rPr>
                  <w:rFonts w:asciiTheme="majorHAnsi" w:hAnsiTheme="majorHAnsi" w:cstheme="majorHAnsi"/>
                  <w:sz w:val="24"/>
                  <w:szCs w:val="24"/>
                </w:rPr>
                <w:t xml:space="preserve">Đã khắc phục trong bản 1.3.6: dựng từ bản đã ban hành bằng công cụ trong plugin; tổng hợp từ nguồn khác có ghi nguồn khi đầu mối chưa nộp; chạy độc lập như tài khoản thành viên: báo cáo Word 8.720 chữ (bản ngày 21/9: 5.916 chữ), phụ lục 261 công thức KPI, có kế hoạch tháng 10, 14 chỗ ghi cần bổ sung đều là chi tiết không có nguồn, 0 lỗi thể thức Mức 1 - 2; lỗi phát hiện thêm (số hiệu văn bản gốc sai dạng, tiêu đề phụ lục còn tháng 8) đã sửa ở bản 1.3.7</w:t>
              </w:r>
            </w:ins>
          </w:p>
        </w:tc>
        <w:tc>
          <w:tcPr>
            <w:tcW w:w="2500" w:type="dxa"/>
            <w:vAlign w:val="center"/>
          </w:tcPr>
          <w:p w14:paraId="3387DFFB" w14:textId="77777777" w:rsidR="00E0585F" w:rsidRPr="008F2450" w:rsidRDefault="00E0585F" w:rsidP="008F2450">
            <w:pPr>
              <w:widowControl w:val="0"/>
              <w:jc w:val="both"/>
              <w:rPr>
                <w:ins w:id="1112" w:author="Cập nhật 28 - 29/9, bản 1.3.12 (Claude)" w:date="2026-09-29T09:02:01Z"/>
                <w:ins w:id="1103" w:author="Cập nhật 28 - 29/9, bản 1.3.12 (Claude)" w:date="2026-09-29T09:02:01Z"/>
                <w:ins w:id="1094" w:author="Cập nhật 28 - 29/9, bản 1.3.12 (Claude)" w:date="2026-09-29T09:02:01Z"/>
                <w:rFonts w:asciiTheme="majorHAnsi" w:hAnsiTheme="majorHAnsi" w:cstheme="majorHAnsi"/>
                <w:sz w:val="28"/>
                <w:szCs w:val="28"/>
              </w:rPr>
            </w:pPr>
            <w:ins w:id="1111" w:author="Cập nhật 28 - 29/9, bản 1.3.12 (Claude)" w:date="2026-09-29T09:02:01Z">
              <w:r>
                <w:rPr>
                  <w:rFonts w:asciiTheme="majorHAnsi" w:hAnsiTheme="majorHAnsi" w:cstheme="majorHAnsi"/>
                  <w:sz w:val="24"/>
                  <w:szCs w:val="24"/>
                </w:rPr>
                <w:t xml:space="preserve">bc_thang.py; test_bc_thang; DL-20260928-004</w:t>
              </w:r>
            </w:ins>
          </w:p>
        </w:tc>
      </w:tr>
      <w:tr w:rsidR="00E0585F" w:rsidRPr="00E0585F" w14:paraId="7EA86317" w14:textId="77777777" w:rsidTr="008F2450">
        <w:trPr>
          <w:jc w:val="center"/>
          <w:ins w:id="1113" w:author="Cập nhật 28 - 29/9, bản 1.3.12 (Claude)" w:date="2026-09-29T09:02:01Z"/>
        </w:trPr>
        <w:tc>
          <w:tcPr>
            <w:tcW w:w="567" w:type="dxa"/>
            <w:vAlign w:val="center"/>
          </w:tcPr>
          <w:p w14:paraId="344DBD52" w14:textId="77777777" w:rsidR="00E0585F" w:rsidRPr="008F2450" w:rsidRDefault="00E0585F" w:rsidP="008F2450">
            <w:pPr>
              <w:widowControl w:val="0"/>
              <w:jc w:val="center"/>
              <w:rPr>
                <w:ins w:id="1115" w:author="Cập nhật 28 - 29/9, bản 1.3.12 (Claude)" w:date="2026-09-29T09:02:01Z"/>
                <w:ins w:id="1106" w:author="Cập nhật 28 - 29/9, bản 1.3.12 (Claude)" w:date="2026-09-29T09:02:01Z"/>
                <w:ins w:id="1097" w:author="Cập nhật 28 - 29/9, bản 1.3.12 (Claude)" w:date="2026-09-29T09:02:01Z"/>
                <w:ins w:id="1088" w:author="Cập nhật 28 - 29/9, bản 1.3.12 (Claude)" w:date="2026-09-29T09:02:01Z"/>
                <w:rFonts w:asciiTheme="majorHAnsi" w:hAnsiTheme="majorHAnsi" w:cstheme="majorHAnsi"/>
                <w:sz w:val="28"/>
                <w:szCs w:val="28"/>
              </w:rPr>
            </w:pPr>
            <w:ins w:id="1114" w:author="Cập nhật 28 - 29/9, bản 1.3.12 (Claude)" w:date="2026-09-29T09:02:01Z">
              <w:r>
                <w:rPr>
                  <w:rFonts w:asciiTheme="majorHAnsi" w:hAnsiTheme="majorHAnsi" w:cstheme="majorHAnsi"/>
                  <w:sz w:val="24"/>
                  <w:szCs w:val="24"/>
                </w:rPr>
                <w:t xml:space="preserve">21</w:t>
              </w:r>
            </w:ins>
          </w:p>
        </w:tc>
        <w:tc>
          <w:tcPr>
            <w:tcW w:w="3000" w:type="dxa"/>
            <w:vAlign w:val="center"/>
          </w:tcPr>
          <w:p w14:paraId="2564BB06" w14:textId="77777777" w:rsidR="00E0585F" w:rsidRPr="008F2450" w:rsidRDefault="00E0585F" w:rsidP="008F2450">
            <w:pPr>
              <w:widowControl w:val="0"/>
              <w:jc w:val="both"/>
              <w:rPr>
                <w:ins w:id="1117" w:author="Cập nhật 28 - 29/9, bản 1.3.12 (Claude)" w:date="2026-09-29T09:02:01Z"/>
                <w:ins w:id="1108" w:author="Cập nhật 28 - 29/9, bản 1.3.12 (Claude)" w:date="2026-09-29T09:02:01Z"/>
                <w:ins w:id="1099" w:author="Cập nhật 28 - 29/9, bản 1.3.12 (Claude)" w:date="2026-09-29T09:02:01Z"/>
                <w:ins w:id="1090" w:author="Cập nhật 28 - 29/9, bản 1.3.12 (Claude)" w:date="2026-09-29T09:02:01Z"/>
                <w:rFonts w:asciiTheme="majorHAnsi" w:hAnsiTheme="majorHAnsi" w:cstheme="majorHAnsi"/>
                <w:sz w:val="28"/>
                <w:szCs w:val="28"/>
              </w:rPr>
            </w:pPr>
            <w:ins w:id="1116" w:author="Cập nhật 28 - 29/9, bản 1.3.12 (Claude)" w:date="2026-09-29T09:02:01Z">
              <w:r>
                <w:rPr>
                  <w:rFonts w:asciiTheme="majorHAnsi" w:hAnsiTheme="majorHAnsi" w:cstheme="majorHAnsi"/>
                  <w:sz w:val="24"/>
                  <w:szCs w:val="24"/>
                </w:rPr>
                <w:t xml:space="preserve">Trên Cowork, Claude đề nghị thêm cả thư mục dự án vào phiên để đọc bản gốc chuẩn chung (tệp trong plugin bị đổi tên, thiếu gói tự học kế hoạch, thiếu mẫu)</w:t>
              </w:r>
            </w:ins>
          </w:p>
        </w:tc>
        <w:tc>
          <w:tcPr>
            <w:tcW w:w="3000" w:type="dxa"/>
            <w:vAlign w:val="center"/>
          </w:tcPr>
          <w:p w14:paraId="24678C8E" w14:textId="77777777" w:rsidR="00E0585F" w:rsidRPr="008F2450" w:rsidRDefault="00E0585F" w:rsidP="008F2450">
            <w:pPr>
              <w:widowControl w:val="0"/>
              <w:jc w:val="both"/>
              <w:rPr>
                <w:ins w:id="1119" w:author="Cập nhật 28 - 29/9, bản 1.3.12 (Claude)" w:date="2026-09-29T09:02:01Z"/>
                <w:ins w:id="1110" w:author="Cập nhật 28 - 29/9, bản 1.3.12 (Claude)" w:date="2026-09-29T09:02:01Z"/>
                <w:ins w:id="1101" w:author="Cập nhật 28 - 29/9, bản 1.3.12 (Claude)" w:date="2026-09-29T09:02:01Z"/>
                <w:ins w:id="1092" w:author="Cập nhật 28 - 29/9, bản 1.3.12 (Claude)" w:date="2026-09-29T09:02:01Z"/>
                <w:rFonts w:asciiTheme="majorHAnsi" w:hAnsiTheme="majorHAnsi" w:cstheme="majorHAnsi"/>
                <w:sz w:val="28"/>
                <w:szCs w:val="28"/>
              </w:rPr>
            </w:pPr>
            <w:ins w:id="1118" w:author="Cập nhật 28 - 29/9, bản 1.3.12 (Claude)" w:date="2026-09-29T09:02:01Z">
              <w:r>
                <w:rPr>
                  <w:rFonts w:asciiTheme="majorHAnsi" w:hAnsiTheme="majorHAnsi" w:cstheme="majorHAnsi"/>
                  <w:sz w:val="24"/>
                  <w:szCs w:val="24"/>
                </w:rPr>
                <w:t xml:space="preserve">Đã khắc phục trong bản 1.3.8, 1.3.9: mọi kỹ năng, tác tử được dặn không đề nghị thêm thư mục dự án; bảng đối chiếu tên tệp BAN-DO-TEP.md sinh khi dựng; đưa gói tự học kế hoạch, mẫu định tuyến, mẫu trắng vào plugin; ca thử tự đủ (chạy trên bản dựng cũ báo đúng 6 lỗi)</w:t>
              </w:r>
            </w:ins>
          </w:p>
        </w:tc>
        <w:tc>
          <w:tcPr>
            <w:tcW w:w="2500" w:type="dxa"/>
            <w:vAlign w:val="center"/>
          </w:tcPr>
          <w:p w14:paraId="3387DFFB" w14:textId="77777777" w:rsidR="00E0585F" w:rsidRPr="008F2450" w:rsidRDefault="00E0585F" w:rsidP="008F2450">
            <w:pPr>
              <w:widowControl w:val="0"/>
              <w:jc w:val="both"/>
              <w:rPr>
                <w:ins w:id="1121" w:author="Cập nhật 28 - 29/9, bản 1.3.12 (Claude)" w:date="2026-09-29T09:02:01Z"/>
                <w:ins w:id="1112" w:author="Cập nhật 28 - 29/9, bản 1.3.12 (Claude)" w:date="2026-09-29T09:02:01Z"/>
                <w:ins w:id="1103" w:author="Cập nhật 28 - 29/9, bản 1.3.12 (Claude)" w:date="2026-09-29T09:02:01Z"/>
                <w:ins w:id="1094" w:author="Cập nhật 28 - 29/9, bản 1.3.12 (Claude)" w:date="2026-09-29T09:02:01Z"/>
                <w:rFonts w:asciiTheme="majorHAnsi" w:hAnsiTheme="majorHAnsi" w:cstheme="majorHAnsi"/>
                <w:sz w:val="28"/>
                <w:szCs w:val="28"/>
              </w:rPr>
            </w:pPr>
            <w:ins w:id="1120" w:author="Cập nhật 28 - 29/9, bản 1.3.12 (Claude)" w:date="2026-09-29T09:02:01Z">
              <w:r>
                <w:rPr>
                  <w:rFonts w:asciiTheme="majorHAnsi" w:hAnsiTheme="majorHAnsi" w:cstheme="majorHAnsi"/>
                  <w:sz w:val="24"/>
                  <w:szCs w:val="24"/>
                </w:rPr>
                <w:t xml:space="preserve">test_tu_du_plugin; BAN-DO-TEP.md</w:t>
              </w:r>
            </w:ins>
          </w:p>
        </w:tc>
      </w:tr>
      <w:tr w:rsidR="00E0585F" w:rsidRPr="00E0585F" w14:paraId="7EA86317" w14:textId="77777777" w:rsidTr="008F2450">
        <w:trPr>
          <w:jc w:val="center"/>
          <w:ins w:id="1122" w:author="Cập nhật 28 - 29/9, bản 1.3.12 (Claude)" w:date="2026-09-29T09:02:01Z"/>
        </w:trPr>
        <w:tc>
          <w:tcPr>
            <w:tcW w:w="567" w:type="dxa"/>
            <w:vAlign w:val="center"/>
          </w:tcPr>
          <w:p w14:paraId="344DBD52" w14:textId="77777777" w:rsidR="00E0585F" w:rsidRPr="008F2450" w:rsidRDefault="00E0585F" w:rsidP="008F2450">
            <w:pPr>
              <w:widowControl w:val="0"/>
              <w:jc w:val="center"/>
              <w:rPr>
                <w:ins w:id="1124" w:author="Cập nhật 28 - 29/9, bản 1.3.12 (Claude)" w:date="2026-09-29T09:02:01Z"/>
                <w:ins w:id="1115" w:author="Cập nhật 28 - 29/9, bản 1.3.12 (Claude)" w:date="2026-09-29T09:02:01Z"/>
                <w:ins w:id="1106" w:author="Cập nhật 28 - 29/9, bản 1.3.12 (Claude)" w:date="2026-09-29T09:02:01Z"/>
                <w:ins w:id="1097" w:author="Cập nhật 28 - 29/9, bản 1.3.12 (Claude)" w:date="2026-09-29T09:02:01Z"/>
                <w:ins w:id="1088" w:author="Cập nhật 28 - 29/9, bản 1.3.12 (Claude)" w:date="2026-09-29T09:02:01Z"/>
                <w:rFonts w:asciiTheme="majorHAnsi" w:hAnsiTheme="majorHAnsi" w:cstheme="majorHAnsi"/>
                <w:sz w:val="28"/>
                <w:szCs w:val="28"/>
              </w:rPr>
            </w:pPr>
            <w:ins w:id="1123" w:author="Cập nhật 28 - 29/9, bản 1.3.12 (Claude)" w:date="2026-09-29T09:02:01Z">
              <w:r>
                <w:rPr>
                  <w:rFonts w:asciiTheme="majorHAnsi" w:hAnsiTheme="majorHAnsi" w:cstheme="majorHAnsi"/>
                  <w:sz w:val="24"/>
                  <w:szCs w:val="24"/>
                </w:rPr>
                <w:t xml:space="preserve">22</w:t>
              </w:r>
            </w:ins>
          </w:p>
        </w:tc>
        <w:tc>
          <w:tcPr>
            <w:tcW w:w="3000" w:type="dxa"/>
            <w:vAlign w:val="center"/>
          </w:tcPr>
          <w:p w14:paraId="2564BB06" w14:textId="77777777" w:rsidR="00E0585F" w:rsidRPr="008F2450" w:rsidRDefault="00E0585F" w:rsidP="008F2450">
            <w:pPr>
              <w:widowControl w:val="0"/>
              <w:jc w:val="both"/>
              <w:rPr>
                <w:ins w:id="1126" w:author="Cập nhật 28 - 29/9, bản 1.3.12 (Claude)" w:date="2026-09-29T09:02:01Z"/>
                <w:ins w:id="1117" w:author="Cập nhật 28 - 29/9, bản 1.3.12 (Claude)" w:date="2026-09-29T09:02:01Z"/>
                <w:ins w:id="1108" w:author="Cập nhật 28 - 29/9, bản 1.3.12 (Claude)" w:date="2026-09-29T09:02:01Z"/>
                <w:ins w:id="1099" w:author="Cập nhật 28 - 29/9, bản 1.3.12 (Claude)" w:date="2026-09-29T09:02:01Z"/>
                <w:ins w:id="1090" w:author="Cập nhật 28 - 29/9, bản 1.3.12 (Claude)" w:date="2026-09-29T09:02:01Z"/>
                <w:rFonts w:asciiTheme="majorHAnsi" w:hAnsiTheme="majorHAnsi" w:cstheme="majorHAnsi"/>
                <w:sz w:val="28"/>
                <w:szCs w:val="28"/>
              </w:rPr>
            </w:pPr>
            <w:ins w:id="1125" w:author="Cập nhật 28 - 29/9, bản 1.3.12 (Claude)" w:date="2026-09-29T09:02:01Z">
              <w:r>
                <w:rPr>
                  <w:rFonts w:asciiTheme="majorHAnsi" w:hAnsiTheme="majorHAnsi" w:cstheme="majorHAnsi"/>
                  <w:sz w:val="24"/>
                  <w:szCs w:val="24"/>
                </w:rPr>
                <w:t xml:space="preserve">Thông báo soạn trên Cowork ngày 28/9/2026 sai thể thức phần đầu (bảng tiêu đề dựng tay: quốc hiệu xuống dòng, thiếu đường kẻ), công cụ đo vẫn báo đạt</w:t>
              </w:r>
            </w:ins>
          </w:p>
        </w:tc>
        <w:tc>
          <w:tcPr>
            <w:tcW w:w="3000" w:type="dxa"/>
            <w:vAlign w:val="center"/>
          </w:tcPr>
          <w:p w14:paraId="24678C8E" w14:textId="77777777" w:rsidR="00E0585F" w:rsidRPr="008F2450" w:rsidRDefault="00E0585F" w:rsidP="008F2450">
            <w:pPr>
              <w:widowControl w:val="0"/>
              <w:jc w:val="both"/>
              <w:rPr>
                <w:ins w:id="1128" w:author="Cập nhật 28 - 29/9, bản 1.3.12 (Claude)" w:date="2026-09-29T09:02:01Z"/>
                <w:ins w:id="1119" w:author="Cập nhật 28 - 29/9, bản 1.3.12 (Claude)" w:date="2026-09-29T09:02:01Z"/>
                <w:ins w:id="1110" w:author="Cập nhật 28 - 29/9, bản 1.3.12 (Claude)" w:date="2026-09-29T09:02:01Z"/>
                <w:ins w:id="1101" w:author="Cập nhật 28 - 29/9, bản 1.3.12 (Claude)" w:date="2026-09-29T09:02:01Z"/>
                <w:ins w:id="1092" w:author="Cập nhật 28 - 29/9, bản 1.3.12 (Claude)" w:date="2026-09-29T09:02:01Z"/>
                <w:rFonts w:asciiTheme="majorHAnsi" w:hAnsiTheme="majorHAnsi" w:cstheme="majorHAnsi"/>
                <w:sz w:val="28"/>
                <w:szCs w:val="28"/>
              </w:rPr>
            </w:pPr>
            <w:ins w:id="1127" w:author="Cập nhật 28 - 29/9, bản 1.3.12 (Claude)" w:date="2026-09-29T09:02:01Z">
              <w:r>
                <w:rPr>
                  <w:rFonts w:asciiTheme="majorHAnsi" w:hAnsiTheme="majorHAnsi" w:cstheme="majorHAnsi"/>
                  <w:sz w:val="24"/>
                  <w:szCs w:val="24"/>
                </w:rPr>
                <w:t xml:space="preserve">Đã khắc phục trong bản 1.3.10 - 1.3.12 theo chỉ đạo của người phụ trách: dựng văn bản bằng cách sửa văn bản tương tự đã ban hành hoặc ráp nội dung vào mẫu 03-Templates(1), không tự dựng phần đầu; công cụ đo bổ sung phép đo ánh xạ bộ quy tắc KTC-Ra-Soat-897; bước xem trang thật trước khi giao</w:t>
              </w:r>
            </w:ins>
          </w:p>
        </w:tc>
        <w:tc>
          <w:tcPr>
            <w:tcW w:w="2500" w:type="dxa"/>
            <w:vAlign w:val="center"/>
          </w:tcPr>
          <w:p w14:paraId="3387DFFB" w14:textId="77777777" w:rsidR="00E0585F" w:rsidRPr="008F2450" w:rsidRDefault="00E0585F" w:rsidP="008F2450">
            <w:pPr>
              <w:widowControl w:val="0"/>
              <w:jc w:val="both"/>
              <w:rPr>
                <w:ins w:id="1130" w:author="Cập nhật 28 - 29/9, bản 1.3.12 (Claude)" w:date="2026-09-29T09:02:01Z"/>
                <w:ins w:id="1121" w:author="Cập nhật 28 - 29/9, bản 1.3.12 (Claude)" w:date="2026-09-29T09:02:01Z"/>
                <w:ins w:id="1112" w:author="Cập nhật 28 - 29/9, bản 1.3.12 (Claude)" w:date="2026-09-29T09:02:01Z"/>
                <w:ins w:id="1103" w:author="Cập nhật 28 - 29/9, bản 1.3.12 (Claude)" w:date="2026-09-29T09:02:01Z"/>
                <w:ins w:id="1094" w:author="Cập nhật 28 - 29/9, bản 1.3.12 (Claude)" w:date="2026-09-29T09:02:01Z"/>
                <w:rFonts w:asciiTheme="majorHAnsi" w:hAnsiTheme="majorHAnsi" w:cstheme="majorHAnsi"/>
                <w:sz w:val="28"/>
                <w:szCs w:val="28"/>
              </w:rPr>
            </w:pPr>
            <w:ins w:id="1129" w:author="Cập nhật 28 - 29/9, bản 1.3.12 (Claude)" w:date="2026-09-29T09:02:01Z">
              <w:r>
                <w:rPr>
                  <w:rFonts w:asciiTheme="majorHAnsi" w:hAnsiTheme="majorHAnsi" w:cstheme="majorHAnsi"/>
                  <w:sz w:val="24"/>
                  <w:szCs w:val="24"/>
                </w:rPr>
                <w:t xml:space="preserve">kiem_the_thuc.py; test_kiem_the_thuc; chuẩn 18 mục 3a, 6</w:t>
              </w:r>
            </w:ins>
          </w:p>
        </w:tc>
      </w:tr>
    </w:tbl>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thẩm định độc lập lần 4 (27/9/2026): 04 báo cáo trên tệp plugin bản 1.3.1 (ChatGPT 72/100; Grok 79 - 85/100; Copilot 92/100; Gemini không chấm điểm) cùng xác nhận 02 lỗi phát hiện ở lần 3 đã được khắc phục, đồng ý kiểm thử có kiểm soát, chưa đồng ý triển khai diện rộng. ChatGPT chạy thử, nêu: thao tác chặn ghi còn hỏi xác nhận (thay vì chặn) khi không xác định được nơi ghi; ba văn bản mang tên Track Changes trong hồ sơ không còn đánh dấu (do người phụ trách chấp nhận thay đổi trên bản sao trong hồ sơ); metadata nghiệm thu ghi 3 lượt/ca trong khi chạy 2 lượt. Đã khắc phục trong bản 1.3.2 (mã SHA-256 83cd2815113ce30de0a7af64c6f1eee99c83907fca18a180312516848ffa7959); nghiệm thu lại 15 ca: 11/15 ca đạt cả 2 lượt, 26/30 lượt (1 lượt quá thời gian chờ) đạt. Bổ sung trạng thái:</w:t>
      </w:r>
    </w:p>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3 (27/9/2026): 04 báo cáo trên tệp plugin bản 1.3.0 (ChatGPT 70/100; Grok 78 - 83/100; Gemini 85/100; Copilot 92/100) cùng công nhận các lỗi Mức 1 của bản 1.2.1 đã được khắc phục và chưa đồng ý triển khai diện rộng. ChatGPT chạy thử mã, phát hiện 02 lỗi mới: nhật ký vẫn lưu nguyên câu lệnh; thao tác chặn ghi bị vượt qua bằng mã nhúng, lệnh lồng. Phòng TH-HC&amp;QT đã tái hiện, khắc phục trong bản 1.3.1 (tệp ktc-quan-tri-1.3.1.zip, mã SHA-256 e7af7718bbbf1a9181668ad346f4eefc1359ef48b1227172b2972618b7dc4821); xử lý 19 ý kiến: tiếp thu 13, tiếp thu một phần 05, không tiếp thu 01 có giải trình (Báo cáo tiếp thu, giải trình lần 3). Bổ sung trạng thái:</w:t>
      </w:r>
    </w:p>
    <w:p w14:paraId="6AEC690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7. Hồ sơ kèm theo và các bước tiếp theo</w:t>
      </w:r>
    </w:p>
    <w:p w14:paraId="0A85B40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Minh chứng tạo ra Bộ công cụ: lịch sử cập nhật trên kho mã nguồn, nhật ký thay đổi, biên bản quyết định kỹ thuật, kết quả chạy thử.</w:t>
      </w:r>
    </w:p>
    <w:p w14:paraId="4657D72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Tài liệu đầu vào: Thông báo số 736/TB-CĐKT, Thông báo số 817/TB-CĐKT, </w:t>
      </w:r>
      <w:del w:id="1131" w:author="Cập nhật 28 - 29/9, bản 1.3.12 (Claude)" w:date="2026-09-29T09:02:01Z">
        <w:r>
          <w:rPr>
            <w:rFonts w:asciiTheme="majorHAnsi" w:hAnsiTheme="majorHAnsi" w:cstheme="majorHAnsi"/>
            <w:sz w:val="28"/>
            <w:szCs w:val="28"/>
            <w:shd w:val="clear" w:color="auto" w:fill="FFFFFF"/>
          </w:rPr>
          <w:delText xml:space="preserve">Quyết định số 1923/QĐ-CĐKT, Thông báo số 1052/TB-CĐKT, mẫu Phụ lục</w:delText>
        </w:r>
      </w:del>
      <w:ins w:id="1132" w:author="Cập nhật 28 - 29/9, bản 1.3.12 (Claude)" w:date="2026-09-29T09:02:01Z">
        <w:r>
          <w:rPr>
            <w:rFonts w:asciiTheme="majorHAnsi" w:hAnsiTheme="majorHAnsi" w:cstheme="majorHAnsi"/>
            <w:sz w:val="28"/>
            <w:szCs w:val="28"/>
            <w:shd w:val="clear" w:color="auto" w:fill="FFFFFF"/>
          </w:rPr>
          <w:t xml:space="preserve">Quyết định số 1923/QĐ-CĐKT, Thông báo số 1052/TB-CĐKT, Quyết định số 2119/QĐ-CĐKT ngày 28/9/2026, mẫu Phụ lục</w:t>
        </w:r>
      </w:ins>
      <w:r>
        <w:rPr>
          <w:rFonts w:asciiTheme="majorHAnsi" w:hAnsiTheme="majorHAnsi" w:cstheme="majorHAnsi"/>
          <w:sz w:val="28"/>
          <w:szCs w:val="28"/>
          <w:shd w:val="clear" w:color="auto" w:fill="FFFFFF"/>
        </w:rPr>
        <w:t xml:space="preserve"> và 6 mẫu Kế hoạch + KPI, kho KTC-Database.</w:t>
      </w:r>
    </w:p>
    <w:p w14:paraId="32E56A2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262721F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1, kèm 07 báo cáo thẩm định; dự thảo tệp SKILL.md bản 1.13 và Dự thảo Thông báo bản 4 (Track Changes).</w:t>
      </w:r>
    </w:p>
    <w:p w14:paraId="464F67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2, kèm 04 báo cáo thẩm định; tệp plugin bản 1.3.0, mã SHA-256, danh mục tệp và hồ sơ bằng chứng kiểm thử; Dự thảo Thông báo bản 5, Tài liệu hướng dẫn bản 4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3, kèm 04 báo cáo thẩm định; tệp plugin bản 1.3.1, mã SHA-256, danh mục tệp, hồ sơ bằng chứng kiểm thử, kết quả đo token, kết quả nghiệm thu 15 ca; Dự thảo Thông báo bản 6, Tài liệu hướng dẫn bản 5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Báo cáo tiếp thu, giải trình ý kiến thẩm định độc lập lần 4, kèm 04 báo cáo thẩm định; tệp plugin bản 1.3.2, mã SHA-256, hồ sơ bằng chứng, kết quả nghiệm thu, thống kê vận hành thực tế; Dự thảo Thông báo bản 7, Tài liệu hướng dẫn bản 6 (Track Changes và bản sạch).</w:t>
      </w:r>
    </w:p>
    <w:p w14:paraId="0282370C" w14:textId="77777777" w:rsidR="00B60CA8" w:rsidRPr="00B60CA8" w:rsidRDefault="008F2450" w:rsidP="006465FF">
      <w:pPr>
        <w:widowControl w:val="0"/>
        <w:spacing w:before="120" w:after="120"/>
        <w:ind w:firstLine="720"/>
        <w:jc w:val="both"/>
        <w:rPr>
          <w:ins w:id="1134" w:author="Cập nhật 28 - 29/9, bản 1.3.12 (Claude)" w:date="2026-09-29T09:02:01Z"/>
          <w:rFonts w:asciiTheme="majorHAnsi" w:hAnsiTheme="majorHAnsi" w:cstheme="majorHAnsi"/>
          <w:sz w:val="28"/>
          <w:szCs w:val="28"/>
          <w:shd w:val="clear" w:color="auto" w:fill="FFFFFF"/>
        </w:rPr>
      </w:pPr>
      <w:ins w:id="1133" w:author="Cập nhật 28 - 29/9, bản 1.3.12 (Claude)" w:date="2026-09-29T09:02:01Z">
        <w:r>
          <w:rPr>
            <w:rFonts w:asciiTheme="majorHAnsi" w:hAnsiTheme="majorHAnsi" w:cstheme="majorHAnsi"/>
            <w:sz w:val="28"/>
            <w:szCs w:val="28"/>
            <w:shd w:val="clear" w:color="auto" w:fill="FFFFFF"/>
          </w:rPr>
          <w:t xml:space="preserve">- Cập nhật ngày 28 - 29/9/2026 theo Quyết định số 2119/QĐ-CĐKT ngày 28/9/2026: tệp plugin bản 1.3.12 (kết nối thư mục đầu vào, đầu ra cho tài khoản thành viên; báo cáo tháng dựng từ bản đã ban hành; plugin tự đủ; dựng văn bản từ mẫu, đo thể thức ánh xạ bộ quy tắc KTC-Ra-Soat-897), mã SHA-256, hồ sơ bằng chứng kiểm thử, kết quả nghiệm thu lại các ca liên quan, phiếu nghiệm thu trên Claude, Cowork bản 1.3.12; kết quả chạy độc lập báo cáo tháng 9; Báo cáo quá trình xây dựng bản 6, Tài liệu hướng dẫn bản 7, Báo cáo tiếp thu, giải trình lần 4 bản 2 (Track Changes và bản sạch).</w:t>
        </w:r>
      </w:ins>
    </w:p>
    <w:p w14:paraId="20EE2A5A" w14:textId="66AB7363"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r w:rsidRPr="00387637">
        <w:rPr>
          <w:rFonts w:asciiTheme="majorHAnsi" w:hAnsiTheme="majorHAnsi" w:cstheme="majorHAnsi"/>
          <w:bCs/>
          <w:i/>
          <w:sz w:val="28"/>
          <w:szCs w:val="28"/>
          <w:shd w:val="clear" w:color="auto" w:fill="FFFFFF"/>
        </w:rPr>
        <w:t xml:space="preserve">(i) thẩm định độc lập bổ sung </w:t>
      </w:r>
      <w:del w:id="1135" w:author="Cập nhật 28 - 29/9, bản 1.3.12 (Claude)" w:date="2026-09-29T09:02:01Z">
        <w:r w:rsidRPr="00387637">
          <w:rPr>
            <w:rFonts w:asciiTheme="majorHAnsi" w:hAnsiTheme="majorHAnsi" w:cstheme="majorHAnsi"/>
            <w:bCs/>
            <w:i/>
            <w:sz w:val="28"/>
            <w:szCs w:val="28"/>
            <w:shd w:val="clear" w:color="auto" w:fill="FFFFFF"/>
          </w:rPr>
          <w:delText xml:space="preserve">(vòng 5) trên tệp plugin bản 1.3.2 để xác nhận</w:delText>
        </w:r>
      </w:del>
      <w:ins w:id="1136" w:author="Cập nhật 28 - 29/9, bản 1.3.12 (Claude)" w:date="2026-09-29T09:02:01Z">
        <w:r w:rsidRPr="00387637">
          <w:rPr>
            <w:rFonts w:asciiTheme="majorHAnsi" w:hAnsiTheme="majorHAnsi" w:cstheme="majorHAnsi"/>
            <w:bCs/>
            <w:i/>
            <w:sz w:val="28"/>
            <w:szCs w:val="28"/>
            <w:shd w:val="clear" w:color="auto" w:fill="FFFFFF"/>
          </w:rPr>
          <w:t xml:space="preserve">(vòng 5) trên tệp plugin bản 1.3.12 để xác nhận</w:t>
        </w:r>
      </w:ins>
      <w:r w:rsidRPr="00387637">
        <w:rPr>
          <w:rFonts w:asciiTheme="majorHAnsi" w:hAnsiTheme="majorHAnsi" w:cstheme="majorHAnsi"/>
          <w:bCs/>
          <w:i/>
          <w:sz w:val="28"/>
          <w:szCs w:val="28"/>
          <w:shd w:val="clear" w:color="auto" w:fill="FFFFFF"/>
        </w:rPr>
        <w:t xml:space="preserve"> việc khắc phục (vòng 1 đến vòng 4 đã thực hiện, kết quả tại Mục 6)</w:t>
      </w:r>
      <w:r w:rsidRPr="00387637">
        <w:rPr>
          <w:rFonts w:asciiTheme="majorHAnsi" w:hAnsiTheme="majorHAnsi" w:cstheme="majorHAnsi"/>
          <w:bCs/>
          <w:i/>
          <w:sz w:val="28"/>
          <w:szCs w:val="28"/>
          <w:shd w:val="clear" w:color="auto" w:fill="FFFFFF"/>
        </w:rPr>
        <w:t xml:space="preserve">; (ii) kiểm thử nghiệm thu trên Claude (trò chuyện) và Claude Cowork; (iii) kiểm kê, thu hồi phiên bản cũ ở cấp tổ chức; phân quyền chỉ đọc kho KTC-Database có biên bản; (iv) rà soát bằng Skill “ktc-ra-soat-897” phần sửa đổi lần 3 của dự thảo Thông báo, Tài liệu hướng dẫn (2 vòng đối với Thông báo bản 5, Tài liệu hướng dẫn bản 4 đã thực hiện; Thông báo số 917/TB-CĐKT, 924/TB-CĐKT, 948/TB-CĐKT </w:t>
      </w:r>
      <w:del w:id="1137" w:author="Cập nhật 28 - 29/9, bản 1.3.12 (Claude)" w:date="2026-09-29T09:02:01Z">
        <w:r w:rsidRPr="00387637">
          <w:rPr>
            <w:rFonts w:asciiTheme="majorHAnsi" w:hAnsiTheme="majorHAnsi" w:cstheme="majorHAnsi"/>
            <w:bCs/>
            <w:i/>
            <w:sz w:val="28"/>
            <w:szCs w:val="28"/>
            <w:shd w:val="clear" w:color="auto" w:fill="FFFFFF"/>
          </w:rPr>
          <w:delText xml:space="preserve">đã đối chiếu bản gốc ngày 27/9/2026)</w:delText>
        </w:r>
      </w:del>
      <w:ins w:id="1138" w:author="Cập nhật 28 - 29/9, bản 1.3.12 (Claude)" w:date="2026-09-29T09:02:01Z">
        <w:r w:rsidRPr="00387637">
          <w:rPr>
            <w:rFonts w:asciiTheme="majorHAnsi" w:hAnsiTheme="majorHAnsi" w:cstheme="majorHAnsi"/>
            <w:bCs/>
            <w:i/>
            <w:sz w:val="28"/>
            <w:szCs w:val="28"/>
            <w:shd w:val="clear" w:color="auto" w:fill="FFFFFF"/>
          </w:rPr>
          <w:t xml:space="preserve">đã đối chiếu bản gốc ngày 27/9/2026; phần cập nhật ngày 28 - 29/9/2026 đã rà soát bổ sung (vòng 4) ngày 29/9/2026)</w:t>
        </w:r>
      </w:ins>
      <w:r w:rsidRPr="00387637">
        <w:rPr>
          <w:rFonts w:asciiTheme="majorHAnsi" w:hAnsiTheme="majorHAnsi" w:cstheme="majorHAnsi"/>
          <w:bCs/>
          <w:i/>
          <w:sz w:val="28"/>
          <w:szCs w:val="28"/>
          <w:shd w:val="clear" w:color="auto" w:fill="FFFFFF"/>
        </w:rPr>
        <w:t xml:space="preserve">. Phòng TH-HC&amp;QT sẽ thực hiện và bổ sung kết quả vào hồ sơ trước khi trình ban hành.</w:t>
      </w:r>
    </w:p>
    <w:p w14:paraId="6F489130" w14:textId="77777777"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Phòng TH-HC&amp;QT đề xuất: sau khi hoàn thiện hồ sơ, Phòng QLKHCN&amp;HTPT thẩm định theo điểm c Mục 8 Thông báo số 1056/TB-CĐKT; Bộ công cụ được triển khai thí điểm ở chế độ người dùng tự cài trên Hệ thống Claude AI Team của Trường, sau nghiệm thu mới áp dụng rộng.</w:t>
      </w:r>
    </w:p>
    <w:p w14:paraId="77766779" w14:textId="3143FAFC" w:rsidR="007839E3" w:rsidRPr="00517B10" w:rsidRDefault="007839E3" w:rsidP="006465FF">
      <w:pPr>
        <w:widowControl w:val="0"/>
        <w:spacing w:before="120" w:after="120"/>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tbl>
      <w:tblPr>
        <w:tblW w:w="9072" w:type="dxa"/>
        <w:jc w:val="center"/>
        <w:tblLook w:val="01E0" w:firstRow="1" w:lastRow="1" w:firstColumn="1" w:lastColumn="1" w:noHBand="0" w:noVBand="0"/>
      </w:tblPr>
      <w:tblGrid>
        <w:gridCol w:w="3828"/>
        <w:gridCol w:w="5244"/>
      </w:tblGrid>
      <w:tr w:rsidR="004B4C8F" w:rsidRPr="006D2C45" w14:paraId="0ED538BC" w14:textId="77777777" w:rsidTr="004B4C8F">
        <w:trPr>
          <w:trHeight w:val="652"/>
          <w:jc w:val="center"/>
        </w:trPr>
        <w:tc>
          <w:tcPr>
            <w:tcW w:w="3828" w:type="dxa"/>
          </w:tcPr>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1F21EB9F"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359039B"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38EC5123" w14:textId="77777777" w:rsidR="00321EBC" w:rsidRPr="006D2C45" w:rsidRDefault="00321EBC" w:rsidP="00321EBC">
            <w:pPr>
              <w:jc w:val="center"/>
              <w:rPr>
                <w:rFonts w:asciiTheme="majorHAnsi" w:hAnsiTheme="majorHAnsi" w:cstheme="majorHAnsi"/>
                <w:b/>
                <w:bCs/>
                <w:iCs/>
                <w:noProof/>
                <w:color w:val="000000"/>
                <w:sz w:val="28"/>
                <w:szCs w:val="28"/>
              </w:rPr>
            </w:pPr>
          </w:p>
          <w:p w14:paraId="37F0F205" w14:textId="77777777" w:rsidR="00321EBC" w:rsidRDefault="00321EBC" w:rsidP="00321EBC">
            <w:pPr>
              <w:jc w:val="center"/>
              <w:rPr>
                <w:rFonts w:asciiTheme="majorHAnsi" w:hAnsiTheme="majorHAnsi" w:cstheme="majorHAnsi"/>
                <w:b/>
                <w:bCs/>
                <w:iCs/>
                <w:noProof/>
                <w:color w:val="000000"/>
                <w:sz w:val="28"/>
                <w:szCs w:val="28"/>
                <w:lang w:val="nl-BE"/>
              </w:rPr>
            </w:pPr>
          </w:p>
          <w:p w14:paraId="31816DED" w14:textId="77777777" w:rsidR="00321EBC" w:rsidRDefault="00321EBC" w:rsidP="00321EBC">
            <w:pPr>
              <w:jc w:val="center"/>
              <w:rPr>
                <w:rFonts w:asciiTheme="majorHAnsi" w:hAnsiTheme="majorHAnsi" w:cstheme="majorHAnsi"/>
                <w:b/>
                <w:bCs/>
                <w:iCs/>
                <w:noProof/>
                <w:color w:val="000000"/>
                <w:sz w:val="28"/>
                <w:szCs w:val="28"/>
                <w:lang w:val="nl-BE"/>
              </w:rPr>
            </w:pPr>
          </w:p>
          <w:p w14:paraId="4D62FB35" w14:textId="77777777" w:rsidR="00321EBC" w:rsidRPr="00335ACD" w:rsidRDefault="00321EBC" w:rsidP="00321EBC">
            <w:pPr>
              <w:jc w:val="center"/>
              <w:rPr>
                <w:rFonts w:asciiTheme="majorHAnsi" w:hAnsiTheme="majorHAnsi" w:cstheme="majorHAnsi"/>
                <w:b/>
                <w:color w:val="000000"/>
                <w:sz w:val="28"/>
                <w:szCs w:val="28"/>
                <w:lang w:val="nl-BE"/>
              </w:rPr>
            </w:pPr>
          </w:p>
          <w:p w14:paraId="694BFF7C" w14:textId="77777777" w:rsidR="00321EBC" w:rsidRPr="00335ACD" w:rsidRDefault="00321EBC" w:rsidP="00321EBC">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3CC93A7A" w14:textId="0E7E5224" w:rsidR="004B4C8F" w:rsidRPr="00335ACD" w:rsidRDefault="004B4C8F" w:rsidP="004B4C8F">
            <w:pPr>
              <w:jc w:val="center"/>
              <w:rPr>
                <w:rFonts w:asciiTheme="majorHAnsi" w:hAnsiTheme="majorHAnsi" w:cstheme="majorHAnsi"/>
                <w:b/>
                <w:color w:val="000000"/>
                <w:sz w:val="28"/>
                <w:szCs w:val="2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ACA3F" w14:textId="77777777" w:rsidR="003E3FEF" w:rsidRDefault="003E3FEF">
      <w:r>
        <w:separator/>
      </w:r>
    </w:p>
  </w:endnote>
  <w:endnote w:type="continuationSeparator" w:id="0">
    <w:p w14:paraId="5962D513" w14:textId="77777777" w:rsidR="003E3FEF" w:rsidRDefault="003E3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9A279" w14:textId="77777777" w:rsidR="003E3FEF" w:rsidRDefault="003E3FEF">
      <w:r>
        <w:separator/>
      </w:r>
    </w:p>
  </w:footnote>
  <w:footnote w:type="continuationSeparator" w:id="0">
    <w:p w14:paraId="4A95EF50" w14:textId="77777777" w:rsidR="003E3FEF" w:rsidRDefault="003E3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21EBC"/>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3FEF"/>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27E2A"/>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B366C"/>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927E2A"/>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2552</Words>
  <Characters>14550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6</cp:revision>
  <cp:lastPrinted>2020-02-11T03:16:00Z</cp:lastPrinted>
  <dcterms:created xsi:type="dcterms:W3CDTF">2026-07-28T09:22:00Z</dcterms:created>
  <dcterms:modified xsi:type="dcterms:W3CDTF">2026-09-27T04:42:00Z</dcterms:modified>
</cp:coreProperties>
</file>