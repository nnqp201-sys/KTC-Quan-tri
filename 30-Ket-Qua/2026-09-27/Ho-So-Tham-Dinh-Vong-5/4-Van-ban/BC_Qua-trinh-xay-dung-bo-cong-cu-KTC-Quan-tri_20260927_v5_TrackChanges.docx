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Quảng Ngãi, ngày      tháng 9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BÁO CÁO</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quá trình xây dựng bộ công cụ trí tuệ nhân tạo KTC-Quan-tri</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xmlns:w16sdtfl="http://schemas.microsoft.com/office/word/2024/wordml/sdtformatlo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307358BC" w14:textId="6C85016F" w:rsidR="00EF06A4" w:rsidRPr="00517B10" w:rsidRDefault="00EF06A4" w:rsidP="004A6569">
      <w:pPr>
        <w:jc w:val="center"/>
        <w:rPr>
          <w:rFonts w:asciiTheme="majorHAnsi" w:hAnsiTheme="majorHAnsi" w:cstheme="majorHAnsi"/>
          <w:spacing w:val="-2"/>
          <w:sz w:val="28"/>
          <w:szCs w:val="28"/>
        </w:rPr>
      </w:pPr>
      <w:r w:rsidRPr="00335ACD">
        <w:rPr>
          <w:rFonts w:asciiTheme="majorHAnsi" w:hAnsiTheme="majorHAnsi" w:cstheme="majorHAnsi"/>
          <w:spacing w:val="-2"/>
          <w:sz w:val="28"/>
          <w:szCs w:val="28"/>
        </w:rPr>
        <w:t>Kính gửi: Lãnh đạo Trường.</w:t>
      </w:r>
    </w:p>
    <w:p w14:paraId="76927467" w14:textId="69E1762A"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Thực hiện nội dung 1 và nội dung 2 Kế hoạch số 848/KH-CĐKT ngày 03/9/2026 của Trường Cao đẳng Kon Tum phát triển các công cụ trí tuệ nhân tạo hỗ trợ thực hiện nhiệm vụ của các đơn vị thuộc Trường năm 2026, 2027 và Thông báo số 917/TB-CĐKT ngày 10/8/2026 của Trường Cao đẳng Kon Tum; căn cứ Mục 8 Thông báo số 1056/TB-CĐKT ngày 16/9/2026 của Trường Cao đẳng Kon Tum hướng dẫn sử dụng Skill “tao-skill-va-prompt-chuan” để xây dựng các Skill chuyên dụng phục vụ công việc tại các đơn vị thuộc Trường, Phòng TH-HC&amp;QT báo cáo quá trình xây dựng bộ công cụ trí tuệ nhân tạo KTC-Quan-tri (sau đây gọi là Bộ công cụ), cụ thể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1. Mục đích, phạm vi sử dụng</w:t>
      </w:r>
    </w:p>
    <w:p w14:paraId="6B92EB0F" w14:textId="74557959"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1.1. Mục đích: </w:t>
      </w:r>
      <w:r w:rsidRPr="00335ACD">
        <w:rPr>
          <w:rFonts w:asciiTheme="majorHAnsi" w:hAnsiTheme="majorHAnsi" w:cstheme="majorHAnsi"/>
          <w:sz w:val="28"/>
          <w:szCs w:val="28"/>
        </w:rPr>
        <w:t>hỗ trợ xây dựng kế hoạch công tác năm, quý, tháng; tổng hợp báo cáo công tác tháng, quý, 6 tháng, năm theo Thông báo số 736/TB-CĐKT và 6 trục kết quả trọng tâm theo Thông báo số 817/TB-CĐKT; theo dõi nhiệm vụ đến khi có kết quả, minh chứng; hỗ trợ viên chức, người lao động lập kế hoạch và tự đánh giá KPI cá nhân theo Quyết định số 1923/QĐ-CĐKT. Mỗi nhiệm vụ gắn một mã nhiệm vụ (Task_ID) dùng xuyên suốt, bảo đảm báo cáo truy ngược được về nhiệm vụ, đơn vị thực hiện và minh chứng.</w:t>
      </w:r>
    </w:p>
    <w:p w14:paraId="172736AF" w14:textId="77777777"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1.2. Phạm vi, đối tượng sử dụng: </w:t>
      </w:r>
      <w:r w:rsidRPr="00335ACD">
        <w:rPr>
          <w:rFonts w:asciiTheme="majorHAnsi" w:hAnsiTheme="majorHAnsi" w:cstheme="majorHAnsi"/>
          <w:sz w:val="28"/>
          <w:szCs w:val="28"/>
        </w:rPr>
        <w:t>Phòng TH-HC&amp;QT (tổng hợp cấp Trường), các đơn vị thuộc Trường (kế hoạch, báo cáo của đơn vị), viên chức, người lao động (KPI cá nhân). Bộ công cụ không rà soát văn bản trước khi trình ký (thuộc công cụ KTC-Ra-Soat-897-v2-Cai-tien), không tự phê duyệt, không quyết định mức xếp loại.</w:t>
      </w:r>
    </w:p>
    <w:p w14:paraId="5669A4F9" w14:textId="21414F4E" w:rsidR="000131E2" w:rsidRDefault="00CF6BB3" w:rsidP="006465FF">
      <w:pPr>
        <w:widowControl w:val="0"/>
        <w:spacing w:before="120" w:after="120"/>
        <w:ind w:firstLine="720"/>
        <w:jc w:val="both"/>
        <w:rPr>
          <w:rFonts w:asciiTheme="majorHAnsi" w:hAnsiTheme="majorHAnsi" w:cstheme="majorHAnsi"/>
          <w:sz w:val="28"/>
          <w:szCs w:val="28"/>
        </w:rPr>
      </w:pPr>
      <w:r w:rsidRPr="00335ACD">
        <w:rPr>
          <w:rFonts w:asciiTheme="majorHAnsi" w:hAnsiTheme="majorHAnsi" w:cstheme="majorHAnsi"/>
          <w:b/>
          <w:sz w:val="28"/>
          <w:szCs w:val="28"/>
        </w:rPr>
        <w:t xml:space="preserve">1.3. Hình thức: </w:t>
      </w:r>
      <w:r w:rsidRPr="00335ACD">
        <w:rPr>
          <w:rFonts w:asciiTheme="majorHAnsi" w:hAnsiTheme="majorHAnsi" w:cstheme="majorHAnsi"/>
          <w:sz w:val="28"/>
          <w:szCs w:val="28"/>
        </w:rPr>
        <w:t>khác các Skill chuyên dụng đơn lẻ, Bộ công cụ được đóng gói dưới dạng plugin trên nền tảng Claude AI, gồm: 8 kỹ năng (skills); 7 tác tử kiểm tra độc lập (agents); các thao tác tự động (hooks) khi mở, kết thúc phiên, trước và sau khi thao tác trên tệp; các công cụ tính toán bằng thuật toán cố định (scripts); dùng chung kho KTC-Database. Bộ công cụ chạy trên 3 nền tảng: Claude (trò chuyện), Claude Cowork và Claude Code; nền tảng Claude Code chạy đầy đủ mọi thành phần.</w:t>
      </w:r>
    </w:p>
    <w:p w14:paraId="2DEAD6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2. Quá trình xây dựng</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698"/>
        <w:gridCol w:w="3491"/>
        <w:gridCol w:w="3526"/>
        <w:gridCol w:w="1352"/>
      </w:tblGrid>
      <w:tr w:rsidR="00E0585F" w:rsidRPr="00E0585F" w14:paraId="595E2142" w14:textId="25732765" w:rsidTr="008F2450">
        <w:trPr>
          <w:jc w:val="center"/>
        </w:trPr>
        <w:tc>
          <w:tcPr>
            <w:tcW w:w="704" w:type="dxa"/>
            <w:vAlign w:val="center"/>
          </w:tcPr>
          <w:p w14:paraId="6AE55048" w14:textId="629ABE5E"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7A45BD6F" w14:textId="08F6E95D"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Nội dung thực hiện</w:t>
            </w:r>
          </w:p>
        </w:tc>
        <w:tc>
          <w:tcPr>
            <w:tcW w:w="3600" w:type="dxa"/>
            <w:vAlign w:val="center"/>
          </w:tcPr>
          <w:p w14:paraId="60813F16" w14:textId="13A6FAB4"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Kết quả, minh chứng</w:t>
            </w:r>
          </w:p>
        </w:tc>
        <w:tc>
          <w:tcPr>
            <w:tcW w:w="1163" w:type="dxa"/>
          </w:tcPr>
          <w:p w14:paraId="4DBB2701" w14:textId="18418B83"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Thời gian</w:t>
            </w:r>
          </w:p>
        </w:tc>
      </w:tr>
      <w:tr w:rsidR="00E0585F" w:rsidRPr="00E0585F" w14:paraId="309F89E7" w14:textId="1FD43EFC" w:rsidTr="008F2450">
        <w:trPr>
          <w:jc w:val="center"/>
        </w:trPr>
        <w:tc>
          <w:tcPr>
            <w:tcW w:w="704" w:type="dxa"/>
            <w:vAlign w:val="center"/>
          </w:tcPr>
          <w:p w14:paraId="25B42485" w14:textId="758C7248"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0AE9D591" w14:textId="709B6120"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 xml:space="preserve">Xây dựng hai kỹ năng nền </w:t>
            </w:r>
            <w:r w:rsidRPr="00160C0F">
              <w:rPr>
                <w:rFonts w:asciiTheme="majorHAnsi" w:hAnsiTheme="majorHAnsi" w:cstheme="majorHAnsi"/>
                <w:sz w:val="28"/>
                <w:szCs w:val="28"/>
              </w:rPr>
              <w:lastRenderedPageBreak/>
              <w:t>KTC-Ke-Hoach (bản 3.0 ngày 12/8/2026) và KTC-Bao-Cao; chạy thử trên Claude (trò chuyện)</w:t>
            </w:r>
          </w:p>
        </w:tc>
        <w:tc>
          <w:tcPr>
            <w:tcW w:w="3600" w:type="dxa"/>
            <w:vAlign w:val="center"/>
          </w:tcPr>
          <w:p w14:paraId="47B2C795" w14:textId="4E5AC59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lastRenderedPageBreak/>
              <w:t xml:space="preserve">Gói kỹ năng .skill; chưa lưu </w:t>
            </w:r>
            <w:r w:rsidRPr="00160C0F">
              <w:rPr>
                <w:rFonts w:asciiTheme="majorHAnsi" w:hAnsiTheme="majorHAnsi" w:cstheme="majorHAnsi"/>
                <w:sz w:val="28"/>
                <w:szCs w:val="28"/>
              </w:rPr>
              <w:lastRenderedPageBreak/>
              <w:t>nhật ký đợt chạy thử</w:t>
            </w:r>
          </w:p>
        </w:tc>
        <w:tc>
          <w:tcPr>
            <w:tcW w:w="1163" w:type="dxa"/>
            <w:vAlign w:val="center"/>
          </w:tcPr>
          <w:p w14:paraId="2C81196C" w14:textId="0C9C516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lastRenderedPageBreak/>
              <w:t xml:space="preserve">Tháng </w:t>
            </w:r>
            <w:r w:rsidRPr="008F2450">
              <w:rPr>
                <w:rFonts w:asciiTheme="majorHAnsi" w:hAnsiTheme="majorHAnsi" w:cstheme="majorHAnsi"/>
                <w:sz w:val="28"/>
                <w:szCs w:val="28"/>
              </w:rPr>
              <w:lastRenderedPageBreak/>
              <w:t>8/2026</w:t>
            </w:r>
          </w:p>
        </w:tc>
      </w:tr>
      <w:tr w:rsidR="00E0585F" w:rsidRPr="00E0585F" w14:paraId="4ADE6BEB" w14:textId="6FB90FD6" w:rsidTr="008F2450">
        <w:trPr>
          <w:jc w:val="center"/>
        </w:trPr>
        <w:tc>
          <w:tcPr>
            <w:tcW w:w="704" w:type="dxa"/>
            <w:vAlign w:val="center"/>
          </w:tcPr>
          <w:p w14:paraId="67D5C150" w14:textId="040800B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lastRenderedPageBreak/>
              <w:t>2</w:t>
            </w:r>
          </w:p>
        </w:tc>
        <w:tc>
          <w:tcPr>
            <w:tcW w:w="3600" w:type="dxa"/>
            <w:vAlign w:val="center"/>
          </w:tcPr>
          <w:p w14:paraId="0E661506" w14:textId="1A17FCE8"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Lập Kế hoạch hợp nhất ba hệ Kế hoạch - Theo dõi - Báo cáo thành chu trình quản trị nhiệm vụ khép kín</w:t>
            </w:r>
          </w:p>
        </w:tc>
        <w:tc>
          <w:tcPr>
            <w:tcW w:w="3600" w:type="dxa"/>
            <w:vAlign w:val="center"/>
          </w:tcPr>
          <w:p w14:paraId="7D413D6D" w14:textId="48387C63"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Tài liệu kiến trúc bản 1.0</w:t>
            </w:r>
          </w:p>
        </w:tc>
        <w:tc>
          <w:tcPr>
            <w:tcW w:w="1163" w:type="dxa"/>
            <w:vAlign w:val="center"/>
          </w:tcPr>
          <w:p w14:paraId="29A16926" w14:textId="3A08C09A"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10/9/2026</w:t>
            </w:r>
          </w:p>
        </w:tc>
      </w:tr>
      <w:tr w:rsidR="00E0585F" w:rsidRPr="00E0585F" w14:paraId="589F2CFA" w14:textId="304B9991" w:rsidTr="008F2450">
        <w:trPr>
          <w:jc w:val="center"/>
        </w:trPr>
        <w:tc>
          <w:tcPr>
            <w:tcW w:w="704" w:type="dxa"/>
            <w:vAlign w:val="center"/>
          </w:tcPr>
          <w:p w14:paraId="797F52EC" w14:textId="0DC9C8DC"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249D2E28" w14:textId="0E5C36D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Xây dựng chuẩn dùng chung: quy tắc Task_ID, bảng 11 mã đơn vị, vòng đời trạng thái nhiệm vụ; sổ nhiệm vụ trung tâm (Master Task Register); đóng gói kỹ năng theo dõi nhiệm vụ</w:t>
            </w:r>
          </w:p>
        </w:tc>
        <w:tc>
          <w:tcPr>
            <w:tcW w:w="3600" w:type="dxa"/>
            <w:vAlign w:val="center"/>
          </w:tcPr>
          <w:p w14:paraId="3D008947" w14:textId="36792E6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8 biên bản quyết định kỹ thuật (Decision Log)</w:t>
            </w:r>
          </w:p>
        </w:tc>
        <w:tc>
          <w:tcPr>
            <w:tcW w:w="1163" w:type="dxa"/>
            <w:vAlign w:val="center"/>
          </w:tcPr>
          <w:p w14:paraId="5F4F2372" w14:textId="1C8DE414"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13 - 14/9/2026</w:t>
            </w:r>
          </w:p>
        </w:tc>
      </w:tr>
      <w:tr w:rsidR="00E0585F" w:rsidRPr="00E0585F" w14:paraId="0AC7E59A" w14:textId="7A0FA919" w:rsidTr="008F2450">
        <w:trPr>
          <w:jc w:val="center"/>
        </w:trPr>
        <w:tc>
          <w:tcPr>
            <w:tcW w:w="704" w:type="dxa"/>
            <w:vAlign w:val="center"/>
          </w:tcPr>
          <w:p w14:paraId="050F28AE" w14:textId="1CB6D5B1"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31985C06" w14:textId="10FD773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Hợp nhất thành plugin (bản 0.1.0 đến 0.9.1): định tuyến kỹ năng, quy tắc viện dẫn văn bản, chuẩn thể thức sản phẩm, quy trình đơn vị nộp hồ sơ, 7 tác tử kiểm tra, nhật ký vận hành, sao lưu tự động</w:t>
            </w:r>
          </w:p>
        </w:tc>
        <w:tc>
          <w:tcPr>
            <w:tcW w:w="3600" w:type="dxa"/>
            <w:vAlign w:val="center"/>
          </w:tcPr>
          <w:p w14:paraId="3D0F3097" w14:textId="2426A4F4"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19 phiên bản; 12 biên bản quyết định</w:t>
            </w:r>
          </w:p>
        </w:tc>
        <w:tc>
          <w:tcPr>
            <w:tcW w:w="1163" w:type="dxa"/>
            <w:vAlign w:val="center"/>
          </w:tcPr>
          <w:p w14:paraId="45D7185F" w14:textId="0DB891F9"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18 - 19/9/2026</w:t>
            </w:r>
          </w:p>
        </w:tc>
      </w:tr>
      <w:tr w:rsidR="00E0585F" w:rsidRPr="00E0585F" w14:paraId="2AC62FBC" w14:textId="67CECAC1" w:rsidTr="008F2450">
        <w:trPr>
          <w:jc w:val="center"/>
        </w:trPr>
        <w:tc>
          <w:tcPr>
            <w:tcW w:w="704" w:type="dxa"/>
            <w:vAlign w:val="center"/>
          </w:tcPr>
          <w:p w14:paraId="7905FD8D" w14:textId="413501D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75DD04CD" w14:textId="5788EF22"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Phát hành bản 1.0.0: đóng gói lặp lại được, kèm mã kiểm toàn vẹn SHA-256; hướng dẫn cài đặt trên Cowork</w:t>
            </w:r>
          </w:p>
        </w:tc>
        <w:tc>
          <w:tcPr>
            <w:tcW w:w="3600" w:type="dxa"/>
            <w:vAlign w:val="center"/>
          </w:tcPr>
          <w:p w14:paraId="3B0E32F8" w14:textId="598FB9FB"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Tệp ktc-quan-tri-1.0.0.zip</w:t>
            </w:r>
          </w:p>
        </w:tc>
        <w:tc>
          <w:tcPr>
            <w:tcW w:w="1163" w:type="dxa"/>
            <w:vAlign w:val="center"/>
          </w:tcPr>
          <w:p w14:paraId="03452A94" w14:textId="2C28139B"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21/9/2026</w:t>
            </w:r>
          </w:p>
        </w:tc>
      </w:tr>
      <w:tr w:rsidR="00E0585F" w:rsidRPr="00E0585F" w14:paraId="391E795D" w14:textId="0F7F28CA" w:rsidTr="008F2450">
        <w:trPr>
          <w:jc w:val="center"/>
        </w:trPr>
        <w:tc>
          <w:tcPr>
            <w:tcW w:w="704" w:type="dxa"/>
            <w:vAlign w:val="center"/>
          </w:tcPr>
          <w:p w14:paraId="69F84389" w14:textId="4832FB34"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7443C39F" w14:textId="7DAD69EC"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lập kế hoạch KPI cá nhân theo 6 mẫu nhóm vị trí (Quyết định số 1923/QĐ-CĐKT, Thông báo số 1052/TB-CĐKT)</w:t>
            </w:r>
          </w:p>
        </w:tc>
        <w:tc>
          <w:tcPr>
            <w:tcW w:w="3600" w:type="dxa"/>
            <w:vAlign w:val="center"/>
          </w:tcPr>
          <w:p w14:paraId="66B49755" w14:textId="1F078854"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1.0.1 - 1.1.2</w:t>
            </w:r>
          </w:p>
        </w:tc>
        <w:tc>
          <w:tcPr>
            <w:tcW w:w="1163" w:type="dxa"/>
            <w:vAlign w:val="center"/>
          </w:tcPr>
          <w:p w14:paraId="1C4C89A1" w14:textId="7AA36DB0"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24/9/2026</w:t>
            </w:r>
          </w:p>
        </w:tc>
      </w:tr>
      <w:tr w:rsidR="00E0585F" w:rsidRPr="00E0585F" w14:paraId="661598B9" w14:textId="3F48B177" w:rsidTr="008F2450">
        <w:trPr>
          <w:jc w:val="center"/>
        </w:trPr>
        <w:tc>
          <w:tcPr>
            <w:tcW w:w="704" w:type="dxa"/>
            <w:vAlign w:val="center"/>
          </w:tcPr>
          <w:p w14:paraId="4075DBB9" w14:textId="1842B689"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047B0E92" w14:textId="740DBB75"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Bổ sung kỹ năng tự đánh giá KPI cá nhân quý; sửa trình bày sheet KPI; kiểm định plugin theo chuẩn của nhà cung cấp</w:t>
            </w:r>
          </w:p>
        </w:tc>
        <w:tc>
          <w:tcPr>
            <w:tcW w:w="3600" w:type="dxa"/>
            <w:vAlign w:val="center"/>
          </w:tcPr>
          <w:p w14:paraId="7FEA99A7" w14:textId="618C29D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Bản 1.2.0 - 1.2.1</w:t>
            </w:r>
          </w:p>
        </w:tc>
        <w:tc>
          <w:tcPr>
            <w:tcW w:w="1163" w:type="dxa"/>
            <w:vAlign w:val="center"/>
          </w:tcPr>
          <w:p w14:paraId="62CD031C" w14:textId="62C07BC4"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25/9/2026</w:t>
            </w:r>
          </w:p>
        </w:tc>
      </w:tr>
      <w:tr w:rsidR="00E0585F" w:rsidRPr="00E0585F" w14:paraId="50E8E1F5" w14:textId="77777777" w:rsidTr="008F2450">
        <w:trPr>
          <w:jc w:val="center"/>
        </w:trPr>
        <w:tc>
          <w:tcPr>
            <w:tcW w:w="704" w:type="dxa"/>
            <w:vAlign w:val="center"/>
          </w:tcPr>
          <w:p w14:paraId="25397141"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27BA8103"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1, lần 2: gỡ sao lưu tự động khỏi plugin; thao tác chặn ghi kho chuẩn; nhật ký không ghi nội dung; quy tắc bất biến, khuôn đầu ra cho 8 kỹ năng, 7 tác tử</w:t>
            </w:r>
          </w:p>
        </w:tc>
        <w:tc>
          <w:tcPr>
            <w:tcW w:w="3600" w:type="dxa"/>
            <w:vAlign w:val="center"/>
          </w:tcPr>
          <w:p w14:paraId="38F424FC" w14:textId="23953315"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mã SHA-256 2d0c795a...4c87, mã nguồn commit c95507e; hồ sơ bằng chứng kiểm thử</w:t>
            </w:r>
          </w:p>
        </w:tc>
        <w:tc>
          <w:tcPr>
            <w:tcW w:w="1163" w:type="dxa"/>
            <w:vAlign w:val="center"/>
          </w:tcPr>
          <w:p w14:paraId="093BA9AC"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26/9/2026</w:t>
            </w:r>
          </w:p>
        </w:tc>
      </w:tr>
      <w:tr w:rsidR="00E0585F" w:rsidRPr="00E0585F" w14:paraId="1A24930F" w14:textId="77777777" w:rsidTr="008F2450">
        <w:trPr>
          <w:jc w:val="center"/>
        </w:trPr>
        <w:tc>
          <w:tcPr>
            <w:tcW w:w="704" w:type="dxa"/>
            <w:vAlign w:val="center"/>
          </w:tcPr>
          <w:p w14:paraId="671846F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2966FDCC" w14:textId="77777777" w:rsidR="00E0585F" w:rsidRPr="00160C0F" w:rsidRDefault="00E90F83" w:rsidP="008F2450">
            <w:pPr>
              <w:widowControl w:val="0"/>
              <w:jc w:val="both"/>
              <w:rPr>
                <w:rFonts w:asciiTheme="majorHAnsi" w:hAnsiTheme="majorHAnsi" w:cstheme="majorHAnsi"/>
                <w:sz w:val="28"/>
                <w:szCs w:val="28"/>
              </w:rPr>
            </w:pPr>
            <w:r>
              <w:rPr>
                <w:rFonts w:asciiTheme="majorHAnsi" w:hAnsiTheme="majorHAnsi" w:cstheme="majorHAnsi"/>
                <w:sz w:val="28"/>
                <w:szCs w:val="28"/>
              </w:rPr>
              <w:t>Tiếp thu thẩm định độc lập lần 3: nhật ký không lưu câu lệnh; thao tác chặn ghi hai tầng (chặn, hỏi xác nhận); rút gọn khối quy tắc chung, tách lịch sử phiên bản (giảm token); quy tắc xử lý bất đồng giữa kỹ năng và tác tử; bộ ca nghiệm thu 15 ca</w:t>
            </w:r>
          </w:p>
        </w:tc>
        <w:tc>
          <w:tcPr>
            <w:tcW w:w="3600" w:type="dxa"/>
            <w:vAlign w:val="center"/>
          </w:tcPr>
          <w:p w14:paraId="6F2337F3" w14:textId="77777777" w:rsidR="00E0585F" w:rsidRPr="00160C0F" w:rsidRDefault="00E90F83" w:rsidP="008F2450">
            <w:pPr>
              <w:widowControl w:val="0"/>
              <w:jc w:val="both"/>
              <w:rPr>
                <w:rFonts w:asciiTheme="majorHAnsi" w:hAnsiTheme="majorHAnsi" w:cstheme="majorHAnsi"/>
                <w:sz w:val="28"/>
                <w:szCs w:val="28"/>
              </w:rPr>
            </w:pPr>
            <w:del w:id="1001" w:author="Tiếp thu thẩm định lần 4 (Claude)" w:date="2026-09-27T20:35:10Z">
              <w:r>
                <w:rPr>
                  <w:rFonts w:asciiTheme="majorHAnsi" w:hAnsiTheme="majorHAnsi" w:cstheme="majorHAnsi"/>
                  <w:sz w:val="28"/>
                  <w:szCs w:val="28"/>
                </w:rPr>
                <w:delText xml:space="preserve">Bản 1.3.1 (hiện hành)</w:delText>
              </w:r>
            </w:del>
            <w:ins w:id="1002" w:author="Tiếp thu thẩm định lần 4 (Claude)" w:date="2026-09-27T20:35:10Z">
              <w:r>
                <w:rPr>
                  <w:rFonts w:asciiTheme="majorHAnsi" w:hAnsiTheme="majorHAnsi" w:cstheme="majorHAnsi"/>
                  <w:sz w:val="28"/>
                  <w:szCs w:val="28"/>
                </w:rPr>
                <w:t xml:space="preserve">Bản 1.3.1</w:t>
              </w:r>
            </w:ins>
            <w:r>
              <w:rPr>
                <w:rFonts w:asciiTheme="majorHAnsi" w:hAnsiTheme="majorHAnsi" w:cstheme="majorHAnsi"/>
                <w:sz w:val="28"/>
                <w:szCs w:val="28"/>
              </w:rPr>
              <w:t xml:space="preserve">, mã SHA-256 e7af7718...4821, mã nguồn commit 0d9188d; hồ sơ bằng chứng kiểm thử, đo token</w:t>
            </w:r>
          </w:p>
        </w:tc>
        <w:tc>
          <w:tcPr>
            <w:tcW w:w="1163" w:type="dxa"/>
            <w:vAlign w:val="center"/>
          </w:tcPr>
          <w:p w14:paraId="35265200" w14:textId="77777777" w:rsidR="00E0585F" w:rsidRPr="008F2450" w:rsidRDefault="00E90F83" w:rsidP="008F2450">
            <w:pPr>
              <w:widowControl w:val="0"/>
              <w:jc w:val="center"/>
              <w:rPr>
                <w:rFonts w:asciiTheme="majorHAnsi" w:hAnsiTheme="majorHAnsi" w:cstheme="majorHAnsi"/>
                <w:sz w:val="28"/>
                <w:szCs w:val="28"/>
              </w:rPr>
            </w:pPr>
            <w:r>
              <w:rPr>
                <w:rFonts w:asciiTheme="majorHAnsi" w:hAnsiTheme="majorHAnsi" w:cstheme="majorHAnsi"/>
                <w:sz w:val="28"/>
                <w:szCs w:val="28"/>
              </w:rPr>
              <w:t>27/9/2026</w:t>
            </w:r>
          </w:p>
        </w:tc>
      </w:tr>
      <w:tr w:rsidR="00E0585F" w:rsidRPr="00E0585F" w14:paraId="1A24930F" w14:textId="77777777" w:rsidTr="008F2450">
        <w:trPr>
          <w:jc w:val="center"/>
          <w:ins w:id="1005" w:author="Tiếp thu thẩm định lần 4 (Claude)" w:date="2026-09-27T20:35:10Z"/>
        </w:trPr>
        <w:tc>
          <w:tcPr>
            <w:tcW w:w="704" w:type="dxa"/>
            <w:vAlign w:val="center"/>
          </w:tcPr>
          <w:p w14:paraId="671846F4" w14:textId="77777777" w:rsidR="00E0585F" w:rsidRPr="008F2450" w:rsidRDefault="008F2450" w:rsidP="008F2450">
            <w:pPr>
              <w:widowControl w:val="0"/>
              <w:jc w:val="center"/>
              <w:rPr>
                <w:ins w:id="1007" w:author="Tiếp thu thẩm định lần 4 (Claude)" w:date="2026-09-27T20:35:10Z"/>
                <w:rFonts w:asciiTheme="majorHAnsi" w:hAnsiTheme="majorHAnsi" w:cstheme="majorHAnsi"/>
                <w:sz w:val="28"/>
                <w:szCs w:val="28"/>
              </w:rPr>
            </w:pPr>
            <w:ins w:id="1006" w:author="Tiếp thu thẩm định lần 4 (Claude)" w:date="2026-09-27T20:35:10Z">
              <w:r>
                <w:rPr>
                  <w:rFonts w:asciiTheme="majorHAnsi" w:hAnsiTheme="majorHAnsi" w:cstheme="majorHAnsi"/>
                  <w:sz w:val="28"/>
                  <w:szCs w:val="28"/>
                </w:rPr>
                <w:t xml:space="preserve">10</w:t>
              </w:r>
            </w:ins>
          </w:p>
        </w:tc>
        <w:tc>
          <w:tcPr>
            <w:tcW w:w="3600" w:type="dxa"/>
            <w:vAlign w:val="center"/>
          </w:tcPr>
          <w:p w14:paraId="2966FDCC" w14:textId="77777777" w:rsidR="00E0585F" w:rsidRPr="00160C0F" w:rsidRDefault="00E90F83" w:rsidP="008F2450">
            <w:pPr>
              <w:widowControl w:val="0"/>
              <w:jc w:val="both"/>
              <w:rPr>
                <w:ins w:id="1009" w:author="Tiếp thu thẩm định lần 4 (Claude)" w:date="2026-09-27T20:35:10Z"/>
                <w:rFonts w:asciiTheme="majorHAnsi" w:hAnsiTheme="majorHAnsi" w:cstheme="majorHAnsi"/>
                <w:sz w:val="28"/>
                <w:szCs w:val="28"/>
              </w:rPr>
            </w:pPr>
            <w:ins w:id="1008" w:author="Tiếp thu thẩm định lần 4 (Claude)" w:date="2026-09-27T20:35:10Z">
              <w:r>
                <w:rPr>
                  <w:rFonts w:asciiTheme="majorHAnsi" w:hAnsiTheme="majorHAnsi" w:cstheme="majorHAnsi"/>
                  <w:sz w:val="28"/>
                  <w:szCs w:val="28"/>
                </w:rPr>
                <w:t xml:space="preserve">Tiếp thu thẩm định độc lập lần 4: thao tác chặn ghi chặn cả lệnh không xác định được nơi ghi (thay cho hỏi xác nhận), chặn tạo liên kết trỏ vào kho; đọc tệp văn bản nhiều bảng mã; thống kê vận hành thực tế</w:t>
              </w:r>
            </w:ins>
          </w:p>
        </w:tc>
        <w:tc>
          <w:tcPr>
            <w:tcW w:w="3600" w:type="dxa"/>
            <w:vAlign w:val="center"/>
          </w:tcPr>
          <w:p w14:paraId="6F2337F3" w14:textId="77777777" w:rsidR="00E0585F" w:rsidRPr="00160C0F" w:rsidRDefault="00E90F83" w:rsidP="008F2450">
            <w:pPr>
              <w:widowControl w:val="0"/>
              <w:jc w:val="both"/>
              <w:rPr>
                <w:ins w:id="1011" w:author="Tiếp thu thẩm định lần 4 (Claude)" w:date="2026-09-27T20:35:10Z"/>
                <w:rFonts w:asciiTheme="majorHAnsi" w:hAnsiTheme="majorHAnsi" w:cstheme="majorHAnsi"/>
                <w:sz w:val="28"/>
                <w:szCs w:val="28"/>
              </w:rPr>
            </w:pPr>
            <w:ins w:id="1010" w:author="Tiếp thu thẩm định lần 4 (Claude)" w:date="2026-09-27T20:35:10Z">
              <w:r>
                <w:rPr>
                  <w:rFonts w:asciiTheme="majorHAnsi" w:hAnsiTheme="majorHAnsi" w:cstheme="majorHAnsi"/>
                  <w:sz w:val="28"/>
                  <w:szCs w:val="28"/>
                </w:rPr>
                <w:t xml:space="preserve">Bản 1.3.2 (hiện hành), mã SHA-256 83cd2815...7959, mã nguồn commit 93df213</w:t>
              </w:r>
            </w:ins>
          </w:p>
        </w:tc>
        <w:tc>
          <w:tcPr>
            <w:tcW w:w="1163" w:type="dxa"/>
            <w:vAlign w:val="center"/>
          </w:tcPr>
          <w:p w14:paraId="35265200" w14:textId="77777777" w:rsidR="00E0585F" w:rsidRPr="008F2450" w:rsidRDefault="00E90F83" w:rsidP="008F2450">
            <w:pPr>
              <w:widowControl w:val="0"/>
              <w:jc w:val="center"/>
              <w:rPr>
                <w:ins w:id="1013" w:author="Tiếp thu thẩm định lần 4 (Claude)" w:date="2026-09-27T20:35:10Z"/>
                <w:rFonts w:asciiTheme="majorHAnsi" w:hAnsiTheme="majorHAnsi" w:cstheme="majorHAnsi"/>
                <w:sz w:val="28"/>
                <w:szCs w:val="28"/>
              </w:rPr>
            </w:pPr>
            <w:ins w:id="1012" w:author="Tiếp thu thẩm định lần 4 (Claude)" w:date="2026-09-27T20:35:10Z">
              <w:r>
                <w:rPr>
                  <w:rFonts w:asciiTheme="majorHAnsi" w:hAnsiTheme="majorHAnsi" w:cstheme="majorHAnsi"/>
                  <w:sz w:val="28"/>
                  <w:szCs w:val="28"/>
                </w:rPr>
                <w:t xml:space="preserve">27/9/2026</w:t>
              </w:r>
            </w:ins>
          </w:p>
        </w:tc>
      </w:tr>
    </w:tbl>
    <w:p w14:paraId="11314FDF" w14:textId="2DD569D9"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 xml:space="preserve">Toàn bộ quá trình được lưu vết: </w:t>
      </w:r>
      <w:del w:id="1003" w:author="Tiếp thu thẩm định lần 4 (Claude)" w:date="2026-09-27T20:35:10Z">
        <w:r w:rsidRPr="00517B10">
          <w:rPr>
            <w:rFonts w:asciiTheme="majorHAnsi" w:hAnsiTheme="majorHAnsi" w:cstheme="majorHAnsi"/>
            <w:sz w:val="28"/>
            <w:szCs w:val="28"/>
          </w:rPr>
          <w:delText xml:space="preserve">84 lần cập nhật trên kho mã nguồn (từ 18/9/2026), nhật ký thay đổi 27 phiên bản, 25 biên bản</w:delText>
        </w:r>
      </w:del>
      <w:ins w:id="1004" w:author="Tiếp thu thẩm định lần 4 (Claude)" w:date="2026-09-27T20:35:10Z">
        <w:r w:rsidRPr="00517B10">
          <w:rPr>
            <w:rFonts w:asciiTheme="majorHAnsi" w:hAnsiTheme="majorHAnsi" w:cstheme="majorHAnsi"/>
            <w:sz w:val="28"/>
            <w:szCs w:val="28"/>
          </w:rPr>
          <w:t xml:space="preserve">87 lần cập nhật trên kho mã nguồn (từ 18/9/2026), nhật ký thay đổi 28 phiên bản, 26 biên bản</w:t>
        </w:r>
      </w:ins>
      <w:r w:rsidRPr="00517B10">
        <w:rPr>
          <w:rFonts w:asciiTheme="majorHAnsi" w:hAnsiTheme="majorHAnsi" w:cstheme="majorHAnsi"/>
          <w:sz w:val="28"/>
          <w:szCs w:val="28"/>
        </w:rPr>
        <w:t xml:space="preserve"> quyết định kỹ thuật, 10 bản ghi kinh nghiệm quá trình (Process Memory).</w:t>
      </w:r>
    </w:p>
    <w:p w14:paraId="2BD1C5A6"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3. Việc thực hiện quy trình xây dựng tại Mục 5 Thông báo số 1056/TB-CĐKT</w:t>
      </w:r>
    </w:p>
    <w:tbl>
      <w:tblPr>
        <w:tblStyle w:val="TableGrid"/>
        <w:tblW w:w="9094"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851"/>
        <w:gridCol w:w="2263"/>
        <w:gridCol w:w="4819"/>
        <w:gridCol w:w="1161"/>
      </w:tblGrid>
      <w:tr w:rsidR="00E0585F" w:rsidRPr="00E0585F" w14:paraId="754B6682" w14:textId="77777777" w:rsidTr="00321EBC">
        <w:trPr>
          <w:jc w:val="center"/>
        </w:trPr>
        <w:tc>
          <w:tcPr>
            <w:tcW w:w="851" w:type="dxa"/>
            <w:vAlign w:val="center"/>
          </w:tcPr>
          <w:p w14:paraId="29984E8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Bước</w:t>
            </w:r>
          </w:p>
        </w:tc>
        <w:tc>
          <w:tcPr>
            <w:tcW w:w="2263" w:type="dxa"/>
            <w:vAlign w:val="center"/>
          </w:tcPr>
          <w:p w14:paraId="5308F64B"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Yêu cầu</w:t>
            </w:r>
          </w:p>
        </w:tc>
        <w:tc>
          <w:tcPr>
            <w:tcW w:w="4819" w:type="dxa"/>
            <w:vAlign w:val="center"/>
          </w:tcPr>
          <w:p w14:paraId="19DD7B02"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Việc đã thực hiện</w:t>
            </w:r>
          </w:p>
        </w:tc>
        <w:tc>
          <w:tcPr>
            <w:tcW w:w="1161" w:type="dxa"/>
          </w:tcPr>
          <w:p w14:paraId="60C4B472"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Trạng thái</w:t>
            </w:r>
          </w:p>
        </w:tc>
      </w:tr>
      <w:tr w:rsidR="00E0585F" w:rsidRPr="00E0585F" w14:paraId="0E5F3F6B" w14:textId="77777777" w:rsidTr="00321EBC">
        <w:trPr>
          <w:jc w:val="center"/>
        </w:trPr>
        <w:tc>
          <w:tcPr>
            <w:tcW w:w="851" w:type="dxa"/>
            <w:vAlign w:val="center"/>
          </w:tcPr>
          <w:p w14:paraId="68A875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2263" w:type="dxa"/>
            <w:vAlign w:val="center"/>
          </w:tcPr>
          <w:p w14:paraId="219F35E3"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tài liệu, ví dụ, đầu ra mong muốn</w:t>
            </w:r>
          </w:p>
        </w:tc>
        <w:tc>
          <w:tcPr>
            <w:tcW w:w="4819" w:type="dxa"/>
            <w:vAlign w:val="center"/>
          </w:tcPr>
          <w:p w14:paraId="73E307D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kê kho KTC-Database (8 kho), mẫu Phụ lục TB 736, TB 817, Quyết định số 1923/QĐ-CĐKT, TB 1052, 6 mẫu Kế hoạch + KPI</w:t>
            </w:r>
          </w:p>
        </w:tc>
        <w:tc>
          <w:tcPr>
            <w:tcW w:w="1161" w:type="dxa"/>
            <w:vAlign w:val="center"/>
          </w:tcPr>
          <w:p w14:paraId="67B10D7C"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07BD10AC" w14:textId="77777777" w:rsidTr="00321EBC">
        <w:trPr>
          <w:jc w:val="center"/>
        </w:trPr>
        <w:tc>
          <w:tcPr>
            <w:tcW w:w="851" w:type="dxa"/>
            <w:vAlign w:val="center"/>
          </w:tcPr>
          <w:p w14:paraId="7710988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2263" w:type="dxa"/>
            <w:vAlign w:val="center"/>
          </w:tcPr>
          <w:p w14:paraId="52B856C6"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Đọc kỹ toàn bộ tài liệu gốc</w:t>
            </w:r>
          </w:p>
        </w:tc>
        <w:tc>
          <w:tcPr>
            <w:tcW w:w="4819" w:type="dxa"/>
            <w:vAlign w:val="center"/>
          </w:tcPr>
          <w:p w14:paraId="04E5BAC8"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Đối chiếu trực tiếp từng mẫu biểu, ghi lại chỗ khác biệt giữa mẫu và yêu cầu (ví dụ các cột người chỉ đạo, phối hợp trống trong cả 6 mẫu KPI)</w:t>
            </w:r>
          </w:p>
        </w:tc>
        <w:tc>
          <w:tcPr>
            <w:tcW w:w="1161" w:type="dxa"/>
            <w:vAlign w:val="center"/>
          </w:tcPr>
          <w:p w14:paraId="7C3B3DC1"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6EFAD029" w14:textId="77777777" w:rsidTr="00321EBC">
        <w:trPr>
          <w:jc w:val="center"/>
        </w:trPr>
        <w:tc>
          <w:tcPr>
            <w:tcW w:w="851" w:type="dxa"/>
            <w:vAlign w:val="center"/>
          </w:tcPr>
          <w:p w14:paraId="7B355E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2263" w:type="dxa"/>
            <w:vAlign w:val="center"/>
          </w:tcPr>
          <w:p w14:paraId="496B51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Xác định tài liệu có thẩm quyền, còn hiệu lực</w:t>
            </w:r>
          </w:p>
        </w:tc>
        <w:tc>
          <w:tcPr>
            <w:tcW w:w="4819" w:type="dxa"/>
            <w:vAlign w:val="center"/>
          </w:tcPr>
          <w:p w14:paraId="3513EB8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Cập nhật căn cứ theo Quy chế tổ chức và hoạt động hiện hành (Quyết định số 1976/QĐ-CĐKT ngày 14/9/2026), thay quy chế cũ đã hết hiệu lực; công cụ quét hiệu lực văn bản viện dẫn</w:t>
            </w:r>
          </w:p>
        </w:tc>
        <w:tc>
          <w:tcPr>
            <w:tcW w:w="1161" w:type="dxa"/>
            <w:vAlign w:val="center"/>
          </w:tcPr>
          <w:p w14:paraId="583E742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38F12A3B" w14:textId="77777777" w:rsidTr="00321EBC">
        <w:trPr>
          <w:jc w:val="center"/>
        </w:trPr>
        <w:tc>
          <w:tcPr>
            <w:tcW w:w="851" w:type="dxa"/>
            <w:vAlign w:val="center"/>
          </w:tcPr>
          <w:p w14:paraId="2710A67D"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2263" w:type="dxa"/>
            <w:vAlign w:val="center"/>
          </w:tcPr>
          <w:p w14:paraId="44CFCAF9"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Cổng dừng bắt buộc khi tài liệu mập mờ, mâu thuẫn</w:t>
            </w:r>
          </w:p>
        </w:tc>
        <w:tc>
          <w:tcPr>
            <w:tcW w:w="4819" w:type="dxa"/>
            <w:vAlign w:val="center"/>
          </w:tcPr>
          <w:p w14:paraId="72AA89D2"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Dừng, không tự đặt quy tắc đối với: hai thang điểm quy đổi khối lượng công việc chưa có văn bản phân định; các câu hỏi mở về đánh giá KPI gửi Phòng TCCB&amp;CTHSSV</w:t>
            </w:r>
          </w:p>
        </w:tc>
        <w:tc>
          <w:tcPr>
            <w:tcW w:w="1161" w:type="dxa"/>
            <w:vAlign w:val="center"/>
          </w:tcPr>
          <w:p w14:paraId="1376358D"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dừng; chờ ý kiến</w:t>
            </w:r>
          </w:p>
        </w:tc>
      </w:tr>
      <w:tr w:rsidR="00E0585F" w:rsidRPr="00E0585F" w14:paraId="509A1C15" w14:textId="77777777" w:rsidTr="00321EBC">
        <w:trPr>
          <w:jc w:val="center"/>
        </w:trPr>
        <w:tc>
          <w:tcPr>
            <w:tcW w:w="851" w:type="dxa"/>
            <w:vAlign w:val="center"/>
          </w:tcPr>
          <w:p w14:paraId="16EDE244"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2263" w:type="dxa"/>
            <w:vAlign w:val="center"/>
          </w:tcPr>
          <w:p w14:paraId="3F0E137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Coi tài liệu đầu vào là dữ liệu tham khảo</w:t>
            </w:r>
          </w:p>
        </w:tc>
        <w:tc>
          <w:tcPr>
            <w:tcW w:w="4819" w:type="dxa"/>
            <w:vAlign w:val="center"/>
          </w:tcPr>
          <w:p w14:paraId="1A0D57A8" w14:textId="58B7166A"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Không làm theo chỉ dẫn nằm trong tài liệu đầu vào; nhật ký mặc định không ghi nội dung lời nhắn (từ bản 1.3.0)</w:t>
            </w:r>
          </w:p>
        </w:tc>
        <w:tc>
          <w:tcPr>
            <w:tcW w:w="1161" w:type="dxa"/>
            <w:vAlign w:val="center"/>
          </w:tcPr>
          <w:p w14:paraId="0CE88DF1"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5B5B5DF0" w14:textId="77777777" w:rsidTr="00321EBC">
        <w:trPr>
          <w:jc w:val="center"/>
        </w:trPr>
        <w:tc>
          <w:tcPr>
            <w:tcW w:w="851" w:type="dxa"/>
            <w:vAlign w:val="center"/>
          </w:tcPr>
          <w:p w14:paraId="4334410C"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2263" w:type="dxa"/>
            <w:vAlign w:val="center"/>
          </w:tcPr>
          <w:p w14:paraId="46B04705"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Soạn SKILL.md theo khung chuẩn</w:t>
            </w:r>
          </w:p>
        </w:tc>
        <w:tc>
          <w:tcPr>
            <w:tcW w:w="4819" w:type="dxa"/>
            <w:vAlign w:val="center"/>
          </w:tcPr>
          <w:p w14:paraId="73A1669A"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kỹ năng có mô tả dùng khi / không dùng khi, quy trình, đầu vào, đầu ra, bảo mật; công cụ đóng gói tự chặn mô tả vượt giới hạn của nền tảng</w:t>
            </w:r>
          </w:p>
        </w:tc>
        <w:tc>
          <w:tcPr>
            <w:tcW w:w="1161" w:type="dxa"/>
            <w:vAlign w:val="center"/>
          </w:tcPr>
          <w:p w14:paraId="11EA0F58"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Đã thực hiện</w:t>
            </w:r>
          </w:p>
        </w:tc>
      </w:tr>
      <w:tr w:rsidR="00E0585F" w:rsidRPr="00E0585F" w14:paraId="7FD4D72F" w14:textId="77777777" w:rsidTr="00321EBC">
        <w:trPr>
          <w:jc w:val="center"/>
        </w:trPr>
        <w:tc>
          <w:tcPr>
            <w:tcW w:w="851" w:type="dxa"/>
            <w:vAlign w:val="center"/>
          </w:tcPr>
          <w:p w14:paraId="5B2F9827"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2263" w:type="dxa"/>
            <w:vAlign w:val="center"/>
          </w:tcPr>
          <w:p w14:paraId="4BECF373"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thử: 2 tình huống nên kích hoạt, 1 không nên kích hoạt, 1 tình huống thực tế</w:t>
            </w:r>
          </w:p>
        </w:tc>
        <w:tc>
          <w:tcPr>
            <w:tcW w:w="4819" w:type="dxa"/>
            <w:vAlign w:val="center"/>
          </w:tcPr>
          <w:p w14:paraId="5C44501A" w14:textId="77777777"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Chạy thật 8 câu hỏi (có câu không được kích hoạt) cho 2 kỹ năng KPI: 8/8 đúng; chạy trọn quy trình trên 6 mẫu thật; đối chiếu số tính với Excel</w:t>
            </w:r>
          </w:p>
        </w:tc>
        <w:tc>
          <w:tcPr>
            <w:tcW w:w="1161" w:type="dxa"/>
            <w:vAlign w:val="center"/>
          </w:tcPr>
          <w:p w14:paraId="43C1E0AB" w14:textId="77777777"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trên Claude Code; chưa chạy thử đủ trên Claude, Cowork</w:t>
            </w:r>
          </w:p>
        </w:tc>
      </w:tr>
      <w:tr w:rsidR="00E0585F" w:rsidRPr="00E0585F" w14:paraId="0F135A4C" w14:textId="6DFD440D" w:rsidTr="00321EBC">
        <w:trPr>
          <w:jc w:val="center"/>
        </w:trPr>
        <w:tc>
          <w:tcPr>
            <w:tcW w:w="851" w:type="dxa"/>
            <w:vAlign w:val="center"/>
          </w:tcPr>
          <w:p w14:paraId="0FBD570F" w14:textId="7ADD80BD"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2263" w:type="dxa"/>
            <w:vAlign w:val="center"/>
          </w:tcPr>
          <w:p w14:paraId="6DC18634" w14:textId="217D5A74"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Người có thẩm quyền xác nhận phạm vi, quy tắc nghiệp vụ</w:t>
            </w:r>
          </w:p>
        </w:tc>
        <w:tc>
          <w:tcPr>
            <w:tcW w:w="4819" w:type="dxa"/>
            <w:vAlign w:val="center"/>
          </w:tcPr>
          <w:p w14:paraId="34467C17" w14:textId="226D3708" w:rsidR="00E0585F" w:rsidRPr="00160C0F" w:rsidRDefault="00E90F83"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Trình Lãnh đạo Trường cùng Báo cáo này</w:t>
            </w:r>
          </w:p>
        </w:tc>
        <w:tc>
          <w:tcPr>
            <w:tcW w:w="1161" w:type="dxa"/>
            <w:vAlign w:val="center"/>
          </w:tcPr>
          <w:p w14:paraId="2828A2BB" w14:textId="35479655" w:rsidR="00E0585F" w:rsidRPr="008F2450" w:rsidRDefault="00E90F83"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Chưa thực hiện</w:t>
            </w:r>
          </w:p>
        </w:tc>
      </w:tr>
    </w:tbl>
    <w:p w14:paraId="235028D3" w14:textId="6F4A6CAA" w:rsidR="00BA05D7" w:rsidRPr="00517B10" w:rsidRDefault="00BA05D7" w:rsidP="006465FF">
      <w:pPr>
        <w:widowControl w:val="0"/>
        <w:spacing w:before="120" w:after="120"/>
        <w:ind w:firstLine="720"/>
        <w:jc w:val="both"/>
        <w:rPr>
          <w:rFonts w:asciiTheme="majorHAnsi" w:hAnsiTheme="majorHAnsi" w:cstheme="majorHAnsi"/>
          <w:b/>
          <w:bCs/>
          <w:sz w:val="28"/>
          <w:szCs w:val="28"/>
        </w:rPr>
      </w:pPr>
      <w:del w:id="1014" w:author="Tiếp thu thẩm định lần 4 (Claude)" w:date="2026-09-27T20:35:10Z">
        <w:r w:rsidRPr="00517B10">
          <w:rPr>
            <w:rFonts w:asciiTheme="majorHAnsi" w:hAnsiTheme="majorHAnsi" w:cstheme="majorHAnsi"/>
            <w:b/>
            <w:bCs/>
            <w:sz w:val="28"/>
            <w:szCs w:val="28"/>
          </w:rPr>
          <w:delText>4. Kết quả kiểm thử (chạy lại ngày 27/9/2026, bản 1.3.1)</w:delText>
        </w:r>
      </w:del>
      <w:ins w:id="1015" w:author="Tiếp thu thẩm định lần 4 (Claude)" w:date="2026-09-27T20:35:10Z">
        <w:r w:rsidRPr="00517B10">
          <w:rPr>
            <w:rFonts w:asciiTheme="majorHAnsi" w:hAnsiTheme="majorHAnsi" w:cstheme="majorHAnsi"/>
            <w:b/>
            <w:bCs/>
            <w:sz w:val="28"/>
            <w:szCs w:val="28"/>
          </w:rPr>
          <w:t xml:space="preserve">4. Kết quả kiểm thử (chạy lại ngày 27/9/2026, bản 1.3.2)</w:t>
        </w:r>
      </w:ins>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704"/>
        <w:gridCol w:w="3600"/>
        <w:gridCol w:w="3600"/>
        <w:gridCol w:w="1163"/>
      </w:tblGrid>
      <w:tr w:rsidR="00E0585F" w:rsidRPr="00E0585F" w14:paraId="1A2342ED" w14:textId="77777777" w:rsidTr="008F2450">
        <w:trPr>
          <w:jc w:val="center"/>
        </w:trPr>
        <w:tc>
          <w:tcPr>
            <w:tcW w:w="704" w:type="dxa"/>
            <w:vAlign w:val="center"/>
          </w:tcPr>
          <w:p w14:paraId="553AFF24" w14:textId="77777777" w:rsidR="00E0585F" w:rsidRPr="00E0585F" w:rsidRDefault="00E0585F"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TT</w:t>
            </w:r>
          </w:p>
        </w:tc>
        <w:tc>
          <w:tcPr>
            <w:tcW w:w="3600" w:type="dxa"/>
            <w:vAlign w:val="center"/>
          </w:tcPr>
          <w:p w14:paraId="535AF5C6"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Phép kiểm</w:t>
            </w:r>
          </w:p>
        </w:tc>
        <w:tc>
          <w:tcPr>
            <w:tcW w:w="3600" w:type="dxa"/>
            <w:vAlign w:val="center"/>
          </w:tcPr>
          <w:p w14:paraId="639383C5" w14:textId="77777777" w:rsidR="00E0585F" w:rsidRPr="00E0585F" w:rsidRDefault="008F2450" w:rsidP="008F2450">
            <w:pPr>
              <w:widowControl w:val="0"/>
              <w:jc w:val="center"/>
              <w:rPr>
                <w:rFonts w:asciiTheme="majorHAnsi" w:hAnsiTheme="majorHAnsi" w:cstheme="majorHAnsi"/>
                <w:b/>
                <w:bCs/>
                <w:sz w:val="28"/>
                <w:szCs w:val="28"/>
              </w:rPr>
            </w:pPr>
            <w:r w:rsidRPr="00E0585F">
              <w:rPr>
                <w:rFonts w:asciiTheme="majorHAnsi" w:hAnsiTheme="majorHAnsi" w:cstheme="majorHAnsi"/>
                <w:b/>
                <w:bCs/>
                <w:sz w:val="28"/>
                <w:szCs w:val="28"/>
              </w:rPr>
              <w:t>Ghi chú</w:t>
            </w:r>
          </w:p>
        </w:tc>
        <w:tc>
          <w:tcPr>
            <w:tcW w:w="1163" w:type="dxa"/>
          </w:tcPr>
          <w:p w14:paraId="2D330A6A"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8"/>
                <w:szCs w:val="28"/>
              </w:rPr>
              <w:t>Kết quả</w:t>
            </w:r>
          </w:p>
        </w:tc>
      </w:tr>
      <w:tr w:rsidR="00E0585F" w:rsidRPr="00E0585F" w14:paraId="40B3C162" w14:textId="77777777" w:rsidTr="008F2450">
        <w:trPr>
          <w:jc w:val="center"/>
        </w:trPr>
        <w:tc>
          <w:tcPr>
            <w:tcW w:w="704" w:type="dxa"/>
            <w:vAlign w:val="center"/>
          </w:tcPr>
          <w:p w14:paraId="55CB3D56"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1</w:t>
            </w:r>
          </w:p>
        </w:tc>
        <w:tc>
          <w:tcPr>
            <w:tcW w:w="3600" w:type="dxa"/>
            <w:vAlign w:val="center"/>
          </w:tcPr>
          <w:p w14:paraId="70FCF1C4" w14:textId="02E3C12B"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tra tĩnh toàn hệ (14 phép kiểm: phiên bản, gói, tham chiếu, dữ liệu dùng chung)</w:t>
            </w:r>
          </w:p>
        </w:tc>
        <w:tc>
          <w:tcPr>
            <w:tcW w:w="3600" w:type="dxa"/>
            <w:vAlign w:val="center"/>
          </w:tcPr>
          <w:p w14:paraId="32D3F121"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Mỗi phép kiểm có ca thử ngược</w:t>
            </w:r>
          </w:p>
        </w:tc>
        <w:tc>
          <w:tcPr>
            <w:tcW w:w="1163" w:type="dxa"/>
            <w:vAlign w:val="center"/>
          </w:tcPr>
          <w:p w14:paraId="07D63B76"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0 lỗi, 0 cảnh báo</w:t>
            </w:r>
          </w:p>
        </w:tc>
      </w:tr>
      <w:tr w:rsidR="00E0585F" w:rsidRPr="00E0585F" w14:paraId="364BB868" w14:textId="77777777" w:rsidTr="008F2450">
        <w:trPr>
          <w:jc w:val="center"/>
        </w:trPr>
        <w:tc>
          <w:tcPr>
            <w:tcW w:w="704" w:type="dxa"/>
            <w:vAlign w:val="center"/>
          </w:tcPr>
          <w:p w14:paraId="4B0EAA3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2</w:t>
            </w:r>
          </w:p>
        </w:tc>
        <w:tc>
          <w:tcPr>
            <w:tcW w:w="3600" w:type="dxa"/>
            <w:vAlign w:val="center"/>
          </w:tcPr>
          <w:p w14:paraId="0CA3C843" w14:textId="156EEE91"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21 bộ ca thử hồi quy (tính KPI, xếp loại, biểu mẫu, viện dẫn, thể thức, minh chứng, Track Changes, nhật ký, thao tác chặn ghi và bản dựng 1.3.0, 1.3.1)</w:t>
            </w:r>
          </w:p>
        </w:tc>
        <w:tc>
          <w:tcPr>
            <w:tcW w:w="3600" w:type="dxa"/>
            <w:vAlign w:val="center"/>
          </w:tcPr>
          <w:p w14:paraId="02465722" w14:textId="3DB100DE"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Cùng dữ liệu cho cùng kết quả; chạy trên Claude Code, dữ liệu giả lập, máy có đủ kho KTC-Database và công cụ KTC-Ra-Soat-897; nhật ký, mã băm tại hồ sơ bằng chứng</w:t>
            </w:r>
          </w:p>
        </w:tc>
        <w:tc>
          <w:tcPr>
            <w:tcW w:w="1163" w:type="dxa"/>
            <w:vAlign w:val="center"/>
          </w:tcPr>
          <w:p w14:paraId="5F896DF2" w14:textId="4A7B271B"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20/20 đạt</w:t>
            </w:r>
          </w:p>
        </w:tc>
      </w:tr>
      <w:tr w:rsidR="00E0585F" w:rsidRPr="00E0585F" w14:paraId="1F86C7C7" w14:textId="77777777" w:rsidTr="008F2450">
        <w:trPr>
          <w:jc w:val="center"/>
        </w:trPr>
        <w:tc>
          <w:tcPr>
            <w:tcW w:w="704" w:type="dxa"/>
            <w:vAlign w:val="center"/>
          </w:tcPr>
          <w:p w14:paraId="11EE2FF2"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3</w:t>
            </w:r>
          </w:p>
        </w:tc>
        <w:tc>
          <w:tcPr>
            <w:tcW w:w="3600" w:type="dxa"/>
            <w:vAlign w:val="center"/>
          </w:tcPr>
          <w:p w14:paraId="79B2194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Kiểm định cấu trúc plugin theo chuẩn của nhà cung cấp (chế độ nghiêm ngặt)</w:t>
            </w:r>
          </w:p>
        </w:tc>
        <w:tc>
          <w:tcPr>
            <w:tcW w:w="3600" w:type="dxa"/>
            <w:vAlign w:val="center"/>
          </w:tcPr>
          <w:p w14:paraId="40817644" w14:textId="71980435"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Ngày 26/9/2026, bản 1.3.0, Claude Code 2.1.283 (bản 1.2.1 không đạt với phiên bản này)</w:t>
            </w:r>
          </w:p>
        </w:tc>
        <w:tc>
          <w:tcPr>
            <w:tcW w:w="1163" w:type="dxa"/>
            <w:vAlign w:val="center"/>
          </w:tcPr>
          <w:p w14:paraId="41A2D9B5"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w:t>
            </w:r>
          </w:p>
        </w:tc>
      </w:tr>
      <w:tr w:rsidR="00E0585F" w:rsidRPr="00E0585F" w14:paraId="53D70F3D" w14:textId="77777777" w:rsidTr="008F2450">
        <w:trPr>
          <w:jc w:val="center"/>
        </w:trPr>
        <w:tc>
          <w:tcPr>
            <w:tcW w:w="704" w:type="dxa"/>
            <w:vAlign w:val="center"/>
          </w:tcPr>
          <w:p w14:paraId="10AADAAA"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4</w:t>
            </w:r>
          </w:p>
        </w:tc>
        <w:tc>
          <w:tcPr>
            <w:tcW w:w="3600" w:type="dxa"/>
            <w:vAlign w:val="center"/>
          </w:tcPr>
          <w:p w14:paraId="0593562C"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Kích hoạt đúng kỹ năng KPI (chạy thật)</w:t>
            </w:r>
          </w:p>
        </w:tc>
        <w:tc>
          <w:tcPr>
            <w:tcW w:w="3600" w:type="dxa"/>
            <w:vAlign w:val="center"/>
          </w:tcPr>
          <w:p w14:paraId="005D821F" w14:textId="77777777" w:rsidR="00E0585F" w:rsidRPr="00160C0F" w:rsidRDefault="00E0585F"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Trên Claude Code</w:t>
            </w:r>
          </w:p>
        </w:tc>
        <w:tc>
          <w:tcPr>
            <w:tcW w:w="1163" w:type="dxa"/>
            <w:vAlign w:val="center"/>
          </w:tcPr>
          <w:p w14:paraId="1E559237" w14:textId="77777777" w:rsidR="00E0585F" w:rsidRPr="008F2450" w:rsidRDefault="00E0585F"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8/8 đúng</w:t>
            </w:r>
          </w:p>
        </w:tc>
      </w:tr>
      <w:tr w:rsidR="00E0585F" w:rsidRPr="00E0585F" w14:paraId="0AEFA7D4" w14:textId="77777777" w:rsidTr="008F2450">
        <w:trPr>
          <w:jc w:val="center"/>
        </w:trPr>
        <w:tc>
          <w:tcPr>
            <w:tcW w:w="704" w:type="dxa"/>
            <w:vAlign w:val="center"/>
          </w:tcPr>
          <w:p w14:paraId="7C70756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5</w:t>
            </w:r>
          </w:p>
        </w:tc>
        <w:tc>
          <w:tcPr>
            <w:tcW w:w="3600" w:type="dxa"/>
            <w:vAlign w:val="center"/>
          </w:tcPr>
          <w:p w14:paraId="0155770C"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Thể thức sản phẩm .docx do Bộ công cụ xuất (công cụ đo)</w:t>
            </w:r>
          </w:p>
        </w:tc>
        <w:tc>
          <w:tcPr>
            <w:tcW w:w="3600" w:type="dxa"/>
            <w:vAlign w:val="center"/>
          </w:tcPr>
          <w:p w14:paraId="46C4AD7F" w14:textId="77777777" w:rsidR="00E0585F" w:rsidRPr="00160C0F" w:rsidRDefault="005B300B" w:rsidP="008F2450">
            <w:pPr>
              <w:widowControl w:val="0"/>
              <w:jc w:val="both"/>
              <w:rPr>
                <w:rFonts w:asciiTheme="majorHAnsi" w:hAnsiTheme="majorHAnsi" w:cstheme="majorHAnsi"/>
                <w:sz w:val="28"/>
                <w:szCs w:val="28"/>
              </w:rPr>
            </w:pPr>
            <w:r w:rsidRPr="00160C0F">
              <w:rPr>
                <w:rFonts w:asciiTheme="majorHAnsi" w:hAnsiTheme="majorHAnsi" w:cstheme="majorHAnsi"/>
                <w:sz w:val="28"/>
                <w:szCs w:val="28"/>
              </w:rPr>
              <w:t>A4, lề 2-2-3-2 cm, Times New Roman cỡ 14</w:t>
            </w:r>
          </w:p>
        </w:tc>
        <w:tc>
          <w:tcPr>
            <w:tcW w:w="1163" w:type="dxa"/>
            <w:vAlign w:val="center"/>
          </w:tcPr>
          <w:p w14:paraId="0240CC70" w14:textId="77777777" w:rsidR="00E0585F" w:rsidRPr="008F2450" w:rsidRDefault="005B300B" w:rsidP="008F2450">
            <w:pPr>
              <w:widowControl w:val="0"/>
              <w:jc w:val="center"/>
              <w:rPr>
                <w:rFonts w:asciiTheme="majorHAnsi" w:hAnsiTheme="majorHAnsi" w:cstheme="majorHAnsi"/>
                <w:sz w:val="28"/>
                <w:szCs w:val="28"/>
              </w:rPr>
            </w:pPr>
            <w:r w:rsidRPr="008F2450">
              <w:rPr>
                <w:rFonts w:asciiTheme="majorHAnsi" w:hAnsiTheme="majorHAnsi" w:cstheme="majorHAnsi"/>
                <w:sz w:val="28"/>
                <w:szCs w:val="28"/>
              </w:rPr>
              <w:t>Đạt chuẩn</w:t>
            </w:r>
          </w:p>
        </w:tc>
      </w:tr>
      <w:tr w:rsidR="00E0585F" w:rsidRPr="00E0585F" w14:paraId="54D6BCC1" w14:textId="77777777" w:rsidTr="008F2450">
        <w:trPr>
          <w:jc w:val="center"/>
        </w:trPr>
        <w:tc>
          <w:tcPr>
            <w:tcW w:w="704" w:type="dxa"/>
            <w:vAlign w:val="center"/>
          </w:tcPr>
          <w:p w14:paraId="270619E8"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6</w:t>
            </w:r>
          </w:p>
        </w:tc>
        <w:tc>
          <w:tcPr>
            <w:tcW w:w="3600" w:type="dxa"/>
            <w:vAlign w:val="center"/>
          </w:tcPr>
          <w:p w14:paraId="301C91FE"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6 ca trên Claude Code (claude plugin eval, 2 lượt mỗi ca)</w:t>
            </w:r>
          </w:p>
        </w:tc>
        <w:tc>
          <w:tcPr>
            <w:tcW w:w="3600" w:type="dxa"/>
            <w:vAlign w:val="center"/>
          </w:tcPr>
          <w:p w14:paraId="53199B1F"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Bản 1.3.0; ngày 26/9/2026</w:t>
            </w:r>
          </w:p>
        </w:tc>
        <w:tc>
          <w:tcPr>
            <w:tcW w:w="1163" w:type="dxa"/>
            <w:vAlign w:val="center"/>
          </w:tcPr>
          <w:p w14:paraId="1860CE4A"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6/6 ca đạt</w:t>
            </w:r>
          </w:p>
        </w:tc>
      </w:tr>
      <w:tr w:rsidR="00E0585F" w:rsidRPr="00E0585F" w14:paraId="1340FC02" w14:textId="77777777" w:rsidTr="008F2450">
        <w:trPr>
          <w:jc w:val="center"/>
        </w:trPr>
        <w:tc>
          <w:tcPr>
            <w:tcW w:w="704" w:type="dxa"/>
            <w:vAlign w:val="center"/>
          </w:tcPr>
          <w:p w14:paraId="082A5DC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7</w:t>
            </w:r>
          </w:p>
        </w:tc>
        <w:tc>
          <w:tcPr>
            <w:tcW w:w="3600" w:type="dxa"/>
            <w:vAlign w:val="center"/>
          </w:tcPr>
          <w:p w14:paraId="5C5B442C"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Nghiệm thu 15 ca trên Claude Code (claude plugin eval, 2 lượt mỗi ca; 9 ca mới cho KPI, báo cáo, soạn thảo có phép kiểm tất định)</w:t>
            </w:r>
          </w:p>
        </w:tc>
        <w:tc>
          <w:tcPr>
            <w:tcW w:w="3600" w:type="dxa"/>
            <w:vAlign w:val="center"/>
          </w:tcPr>
          <w:p w14:paraId="34533961" w14:textId="77777777" w:rsidR="00E0585F" w:rsidRPr="00160C0F" w:rsidRDefault="005B300B" w:rsidP="008F2450">
            <w:pPr>
              <w:widowControl w:val="0"/>
              <w:jc w:val="both"/>
              <w:rPr>
                <w:rFonts w:asciiTheme="majorHAnsi" w:hAnsiTheme="majorHAnsi" w:cstheme="majorHAnsi"/>
                <w:sz w:val="28"/>
                <w:szCs w:val="28"/>
              </w:rPr>
            </w:pPr>
            <w:del w:id="1016" w:author="Tiếp thu thẩm định lần 4 (Claude)" w:date="2026-09-27T20:35:10Z">
              <w:r>
                <w:rPr>
                  <w:rFonts w:asciiTheme="majorHAnsi" w:hAnsiTheme="majorHAnsi" w:cstheme="majorHAnsi"/>
                  <w:sz w:val="28"/>
                  <w:szCs w:val="28"/>
                </w:rPr>
                <w:delText>Bản 1.3.1; ngày 27/9/2026</w:delText>
              </w:r>
            </w:del>
            <w:ins w:id="1017" w:author="Tiếp thu thẩm định lần 4 (Claude)" w:date="2026-09-27T20:35:10Z">
              <w:r>
                <w:rPr>
                  <w:rFonts w:asciiTheme="majorHAnsi" w:hAnsiTheme="majorHAnsi" w:cstheme="majorHAnsi"/>
                  <w:sz w:val="28"/>
                  <w:szCs w:val="28"/>
                </w:rPr>
                <w:t xml:space="preserve">Bản 1.3.2; ngày 27/9/2026</w:t>
              </w:r>
            </w:ins>
          </w:p>
        </w:tc>
        <w:tc>
          <w:tcPr>
            <w:tcW w:w="1163" w:type="dxa"/>
            <w:vAlign w:val="center"/>
          </w:tcPr>
          <w:p w14:paraId="77CD1F91"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15/15 ca, 30/30 lượt đạt</w:t>
            </w:r>
          </w:p>
        </w:tc>
      </w:tr>
      <w:tr w:rsidR="00E0585F" w:rsidRPr="00E0585F" w14:paraId="162E4042" w14:textId="77777777" w:rsidTr="008F2450">
        <w:trPr>
          <w:jc w:val="center"/>
        </w:trPr>
        <w:tc>
          <w:tcPr>
            <w:tcW w:w="704" w:type="dxa"/>
            <w:vAlign w:val="center"/>
          </w:tcPr>
          <w:p w14:paraId="3F1095CB"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8</w:t>
            </w:r>
          </w:p>
        </w:tc>
        <w:tc>
          <w:tcPr>
            <w:tcW w:w="3600" w:type="dxa"/>
            <w:vAlign w:val="center"/>
          </w:tcPr>
          <w:p w14:paraId="7A4F6801" w14:textId="77777777" w:rsidR="00E0585F" w:rsidRPr="00160C0F" w:rsidRDefault="005B300B" w:rsidP="008F2450">
            <w:pPr>
              <w:widowControl w:val="0"/>
              <w:jc w:val="both"/>
              <w:rPr>
                <w:rFonts w:asciiTheme="majorHAnsi" w:hAnsiTheme="majorHAnsi" w:cstheme="majorHAnsi"/>
                <w:sz w:val="28"/>
                <w:szCs w:val="28"/>
              </w:rPr>
            </w:pPr>
            <w:del w:id="1018" w:author="Tiếp thu thẩm định lần 4 (Claude)" w:date="2026-09-27T20:35:10Z">
              <w:r>
                <w:rPr>
                  <w:rFonts w:asciiTheme="majorHAnsi" w:hAnsiTheme="majorHAnsi" w:cstheme="majorHAnsi"/>
                  <w:sz w:val="28"/>
                  <w:szCs w:val="28"/>
                </w:rPr>
                <w:delText>Thao tác chặn ghi: chạy lại 1.481 câu lệnh thật trong nhật ký vận hành</w:delText>
              </w:r>
            </w:del>
            <w:ins w:id="1019" w:author="Tiếp thu thẩm định lần 4 (Claude)" w:date="2026-09-27T20:35:10Z">
              <w:r>
                <w:rPr>
                  <w:rFonts w:asciiTheme="majorHAnsi" w:hAnsiTheme="majorHAnsi" w:cstheme="majorHAnsi"/>
                  <w:sz w:val="28"/>
                  <w:szCs w:val="28"/>
                </w:rPr>
                <w:t xml:space="preserve">Thao tác chặn ghi: chạy lại 1.653 câu lệnh thật trong nhật ký vận hành</w:t>
              </w:r>
            </w:ins>
          </w:p>
        </w:tc>
        <w:tc>
          <w:tcPr>
            <w:tcW w:w="3600" w:type="dxa"/>
            <w:vAlign w:val="center"/>
          </w:tcPr>
          <w:p w14:paraId="5355F7B5" w14:textId="77777777" w:rsidR="00E0585F" w:rsidRPr="00160C0F" w:rsidRDefault="005B300B" w:rsidP="008F2450">
            <w:pPr>
              <w:widowControl w:val="0"/>
              <w:jc w:val="both"/>
              <w:rPr>
                <w:rFonts w:asciiTheme="majorHAnsi" w:hAnsiTheme="majorHAnsi" w:cstheme="majorHAnsi"/>
                <w:sz w:val="28"/>
                <w:szCs w:val="28"/>
              </w:rPr>
            </w:pPr>
            <w:del w:id="1020" w:author="Tiếp thu thẩm định lần 4 (Claude)" w:date="2026-09-27T20:35:10Z">
              <w:r>
                <w:rPr>
                  <w:rFonts w:asciiTheme="majorHAnsi" w:hAnsiTheme="majorHAnsi" w:cstheme="majorHAnsi"/>
                  <w:sz w:val="28"/>
                  <w:szCs w:val="28"/>
                </w:rPr>
                <w:delText>Bản 1.3.1; gồm 2 lệnh vượt chặn do thẩm định lần 3 phát hiện (ca thử riêng)</w:delText>
              </w:r>
            </w:del>
            <w:ins w:id="1021" w:author="Tiếp thu thẩm định lần 4 (Claude)" w:date="2026-09-27T20:35:10Z">
              <w:r>
                <w:rPr>
                  <w:rFonts w:asciiTheme="majorHAnsi" w:hAnsiTheme="majorHAnsi" w:cstheme="majorHAnsi"/>
                  <w:sz w:val="28"/>
                  <w:szCs w:val="28"/>
                </w:rPr>
                <w:t xml:space="preserve">Bản 1.3.2; gồm các lệnh vượt chặn do thẩm định lần 3, lần 4 phát hiện (ca thử riêng)</w:t>
              </w:r>
            </w:ins>
          </w:p>
        </w:tc>
        <w:tc>
          <w:tcPr>
            <w:tcW w:w="1163" w:type="dxa"/>
            <w:vAlign w:val="center"/>
          </w:tcPr>
          <w:p w14:paraId="240CB2A6" w14:textId="77777777" w:rsidR="00E0585F" w:rsidRPr="008F2450" w:rsidRDefault="005B300B" w:rsidP="008F2450">
            <w:pPr>
              <w:widowControl w:val="0"/>
              <w:jc w:val="center"/>
              <w:rPr>
                <w:rFonts w:asciiTheme="majorHAnsi" w:hAnsiTheme="majorHAnsi" w:cstheme="majorHAnsi"/>
                <w:sz w:val="28"/>
                <w:szCs w:val="28"/>
              </w:rPr>
            </w:pPr>
            <w:del w:id="1022" w:author="Tiếp thu thẩm định lần 4 (Claude)" w:date="2026-09-27T20:35:10Z">
              <w:r>
                <w:rPr>
                  <w:rFonts w:asciiTheme="majorHAnsi" w:hAnsiTheme="majorHAnsi" w:cstheme="majorHAnsi"/>
                  <w:sz w:val="28"/>
                  <w:szCs w:val="28"/>
                </w:rPr>
                <w:delText>0 chặn nhầm, 0 hỏi nhầm</w:delText>
              </w:r>
            </w:del>
            <w:ins w:id="1023" w:author="Tiếp thu thẩm định lần 4 (Claude)" w:date="2026-09-27T20:35:10Z">
              <w:r>
                <w:rPr>
                  <w:rFonts w:asciiTheme="majorHAnsi" w:hAnsiTheme="majorHAnsi" w:cstheme="majorHAnsi"/>
                  <w:sz w:val="28"/>
                  <w:szCs w:val="28"/>
                </w:rPr>
                <w:t xml:space="preserve">0 chặn nhầm</w:t>
              </w:r>
            </w:ins>
          </w:p>
        </w:tc>
      </w:tr>
      <w:tr w:rsidR="00E0585F" w:rsidRPr="00E0585F" w14:paraId="76A8A712" w14:textId="77777777" w:rsidTr="008F2450">
        <w:trPr>
          <w:jc w:val="center"/>
        </w:trPr>
        <w:tc>
          <w:tcPr>
            <w:tcW w:w="704" w:type="dxa"/>
            <w:vAlign w:val="center"/>
          </w:tcPr>
          <w:p w14:paraId="0763CF10" w14:textId="77777777" w:rsidR="00E0585F" w:rsidRPr="008F2450" w:rsidRDefault="008F2450" w:rsidP="008F2450">
            <w:pPr>
              <w:widowControl w:val="0"/>
              <w:jc w:val="center"/>
              <w:rPr>
                <w:rFonts w:asciiTheme="majorHAnsi" w:hAnsiTheme="majorHAnsi" w:cstheme="majorHAnsi"/>
                <w:sz w:val="28"/>
                <w:szCs w:val="28"/>
              </w:rPr>
            </w:pPr>
            <w:r>
              <w:rPr>
                <w:rFonts w:asciiTheme="majorHAnsi" w:hAnsiTheme="majorHAnsi" w:cstheme="majorHAnsi"/>
                <w:sz w:val="28"/>
                <w:szCs w:val="28"/>
              </w:rPr>
              <w:t>9</w:t>
            </w:r>
          </w:p>
        </w:tc>
        <w:tc>
          <w:tcPr>
            <w:tcW w:w="3600" w:type="dxa"/>
            <w:vAlign w:val="center"/>
          </w:tcPr>
          <w:p w14:paraId="1B0B5D4D"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Đo chi phí ngữ cảnh (token) so với bản 1.3.0</w:t>
            </w:r>
          </w:p>
        </w:tc>
        <w:tc>
          <w:tcPr>
            <w:tcW w:w="3600" w:type="dxa"/>
            <w:vAlign w:val="center"/>
          </w:tcPr>
          <w:p w14:paraId="1E070733" w14:textId="77777777" w:rsidR="00E0585F" w:rsidRPr="00160C0F" w:rsidRDefault="005B300B" w:rsidP="008F2450">
            <w:pPr>
              <w:widowControl w:val="0"/>
              <w:jc w:val="both"/>
              <w:rPr>
                <w:rFonts w:asciiTheme="majorHAnsi" w:hAnsiTheme="majorHAnsi" w:cstheme="majorHAnsi"/>
                <w:sz w:val="28"/>
                <w:szCs w:val="28"/>
              </w:rPr>
            </w:pPr>
            <w:r>
              <w:rPr>
                <w:rFonts w:asciiTheme="majorHAnsi" w:hAnsiTheme="majorHAnsi" w:cstheme="majorHAnsi"/>
                <w:sz w:val="28"/>
                <w:szCs w:val="28"/>
              </w:rPr>
              <w:t>DO-TOKEN-1.3.1.md</w:t>
            </w:r>
          </w:p>
        </w:tc>
        <w:tc>
          <w:tcPr>
            <w:tcW w:w="1163" w:type="dxa"/>
            <w:vAlign w:val="center"/>
          </w:tcPr>
          <w:p w14:paraId="0EABFA29" w14:textId="77777777" w:rsidR="00E0585F" w:rsidRPr="008F2450" w:rsidRDefault="005B300B" w:rsidP="008F2450">
            <w:pPr>
              <w:widowControl w:val="0"/>
              <w:jc w:val="center"/>
              <w:rPr>
                <w:rFonts w:asciiTheme="majorHAnsi" w:hAnsiTheme="majorHAnsi" w:cstheme="majorHAnsi"/>
                <w:sz w:val="28"/>
                <w:szCs w:val="28"/>
              </w:rPr>
            </w:pPr>
            <w:r>
              <w:rPr>
                <w:rFonts w:asciiTheme="majorHAnsi" w:hAnsiTheme="majorHAnsi" w:cstheme="majorHAnsi"/>
                <w:sz w:val="28"/>
                <w:szCs w:val="28"/>
              </w:rPr>
              <w:t>Khối quy tắc −45%; nạp đầu phiên −44%; thân kỹ năng, tác tử −21%</w:t>
            </w:r>
          </w:p>
        </w:tc>
      </w:tr>
      <w:tr w:rsidR="00E0585F" w:rsidRPr="00E0585F" w14:paraId="76A8A712" w14:textId="77777777" w:rsidTr="008F2450">
        <w:trPr>
          <w:jc w:val="center"/>
          <w:ins w:id="1024" w:author="Tiếp thu thẩm định lần 4 (Claude)" w:date="2026-09-27T20:35:10Z"/>
        </w:trPr>
        <w:tc>
          <w:tcPr>
            <w:tcW w:w="704" w:type="dxa"/>
            <w:vAlign w:val="center"/>
          </w:tcPr>
          <w:p w14:paraId="0763CF10" w14:textId="77777777" w:rsidR="00E0585F" w:rsidRPr="008F2450" w:rsidRDefault="008F2450" w:rsidP="008F2450">
            <w:pPr>
              <w:widowControl w:val="0"/>
              <w:jc w:val="center"/>
              <w:rPr>
                <w:ins w:id="1026" w:author="Tiếp thu thẩm định lần 4 (Claude)" w:date="2026-09-27T20:35:10Z"/>
                <w:rFonts w:asciiTheme="majorHAnsi" w:hAnsiTheme="majorHAnsi" w:cstheme="majorHAnsi"/>
                <w:sz w:val="28"/>
                <w:szCs w:val="28"/>
              </w:rPr>
            </w:pPr>
            <w:ins w:id="1025" w:author="Tiếp thu thẩm định lần 4 (Claude)" w:date="2026-09-27T20:35:10Z">
              <w:r>
                <w:rPr>
                  <w:rFonts w:asciiTheme="majorHAnsi" w:hAnsiTheme="majorHAnsi" w:cstheme="majorHAnsi"/>
                  <w:sz w:val="28"/>
                  <w:szCs w:val="28"/>
                </w:rPr>
                <w:t xml:space="preserve">10</w:t>
              </w:r>
            </w:ins>
          </w:p>
        </w:tc>
        <w:tc>
          <w:tcPr>
            <w:tcW w:w="3600" w:type="dxa"/>
            <w:vAlign w:val="center"/>
          </w:tcPr>
          <w:p w14:paraId="1B0B5D4D" w14:textId="77777777" w:rsidR="00E0585F" w:rsidRPr="00160C0F" w:rsidRDefault="005B300B" w:rsidP="008F2450">
            <w:pPr>
              <w:widowControl w:val="0"/>
              <w:jc w:val="both"/>
              <w:rPr>
                <w:ins w:id="1028" w:author="Tiếp thu thẩm định lần 4 (Claude)" w:date="2026-09-27T20:35:10Z"/>
                <w:rFonts w:asciiTheme="majorHAnsi" w:hAnsiTheme="majorHAnsi" w:cstheme="majorHAnsi"/>
                <w:sz w:val="28"/>
                <w:szCs w:val="28"/>
              </w:rPr>
            </w:pPr>
            <w:ins w:id="1027" w:author="Tiếp thu thẩm định lần 4 (Claude)" w:date="2026-09-27T20:35:10Z">
              <w:r>
                <w:rPr>
                  <w:rFonts w:asciiTheme="majorHAnsi" w:hAnsiTheme="majorHAnsi" w:cstheme="majorHAnsi"/>
                  <w:sz w:val="28"/>
                  <w:szCs w:val="28"/>
                </w:rPr>
                <w:t xml:space="preserve">Vận hành thực tế: người phụ trách dùng Bộ công cụ trong công việc của Phòng TH-HC&amp;QT trên Claude Code (18 - 27/9/2026)</w:t>
              </w:r>
            </w:ins>
          </w:p>
        </w:tc>
        <w:tc>
          <w:tcPr>
            <w:tcW w:w="3600" w:type="dxa"/>
            <w:vAlign w:val="center"/>
          </w:tcPr>
          <w:p w14:paraId="1E070733" w14:textId="77777777" w:rsidR="00E0585F" w:rsidRPr="00160C0F" w:rsidRDefault="005B300B" w:rsidP="008F2450">
            <w:pPr>
              <w:widowControl w:val="0"/>
              <w:jc w:val="both"/>
              <w:rPr>
                <w:ins w:id="1030" w:author="Tiếp thu thẩm định lần 4 (Claude)" w:date="2026-09-27T20:35:10Z"/>
                <w:rFonts w:asciiTheme="majorHAnsi" w:hAnsiTheme="majorHAnsi" w:cstheme="majorHAnsi"/>
                <w:sz w:val="28"/>
                <w:szCs w:val="28"/>
              </w:rPr>
            </w:pPr>
            <w:ins w:id="1029" w:author="Tiếp thu thẩm định lần 4 (Claude)" w:date="2026-09-27T20:35:10Z">
              <w:r>
                <w:rPr>
                  <w:rFonts w:asciiTheme="majorHAnsi" w:hAnsiTheme="majorHAnsi" w:cstheme="majorHAnsi"/>
                  <w:sz w:val="28"/>
                  <w:szCs w:val="28"/>
                </w:rPr>
                <w:t xml:space="preserve">THONG-KE-VAN-HANH-THUC-TE; không phải thí điểm tại đơn vị</w:t>
              </w:r>
            </w:ins>
          </w:p>
        </w:tc>
        <w:tc>
          <w:tcPr>
            <w:tcW w:w="1163" w:type="dxa"/>
            <w:vAlign w:val="center"/>
          </w:tcPr>
          <w:p w14:paraId="0EABFA29" w14:textId="77777777" w:rsidR="00E0585F" w:rsidRPr="008F2450" w:rsidRDefault="005B300B" w:rsidP="008F2450">
            <w:pPr>
              <w:widowControl w:val="0"/>
              <w:jc w:val="center"/>
              <w:rPr>
                <w:ins w:id="1032" w:author="Tiếp thu thẩm định lần 4 (Claude)" w:date="2026-09-27T20:35:10Z"/>
                <w:rFonts w:asciiTheme="majorHAnsi" w:hAnsiTheme="majorHAnsi" w:cstheme="majorHAnsi"/>
                <w:sz w:val="28"/>
                <w:szCs w:val="28"/>
              </w:rPr>
            </w:pPr>
            <w:ins w:id="1031" w:author="Tiếp thu thẩm định lần 4 (Claude)" w:date="2026-09-27T20:35:10Z">
              <w:r>
                <w:rPr>
                  <w:rFonts w:asciiTheme="majorHAnsi" w:hAnsiTheme="majorHAnsi" w:cstheme="majorHAnsi"/>
                  <w:sz w:val="28"/>
                  <w:szCs w:val="28"/>
                </w:rPr>
                <w:t xml:space="preserve">10 ngày, 37 phiên, 2.024 thao tác; khoảng 36 văn bản, 26 bảng tính nghiệp vụ</w:t>
              </w:r>
            </w:ins>
          </w:p>
        </w:tc>
      </w:tr>
    </w:tbl>
    <w:p w14:paraId="4D142A1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5. Tồn tại, hạn chế</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del w:id="1033" w:author="Tiếp thu thẩm định lần 4 (Claude)" w:date="2026-09-27T20:35:10Z">
        <w:r>
          <w:rPr>
            <w:rFonts w:asciiTheme="majorHAnsi" w:hAnsiTheme="majorHAnsi" w:cstheme="majorHAnsi"/>
            <w:sz w:val="28"/>
            <w:szCs w:val="28"/>
            <w:shd w:val="clear" w:color="auto" w:fill="FFFFFF"/>
          </w:rPr>
          <w:delText xml:space="preserve">- Chưa có dữ liệu vận hành thật: sổ nhiệm vụ trung tâm chưa có nhiệm vụ của kỳ nào;</w:delText>
        </w:r>
      </w:del>
      <w:ins w:id="1034" w:author="Tiếp thu thẩm định lần 4 (Claude)" w:date="2026-09-27T20:35:10Z">
        <w:r>
          <w:rPr>
            <w:rFonts w:asciiTheme="majorHAnsi" w:hAnsiTheme="majorHAnsi" w:cstheme="majorHAnsi"/>
            <w:sz w:val="28"/>
            <w:szCs w:val="28"/>
            <w:shd w:val="clear" w:color="auto" w:fill="FFFFFF"/>
          </w:rPr>
          <w:t xml:space="preserve">- Chưa có dữ liệu vận hành tại các đơn vị (mới có vận hành thực tế của Phòng TH-HC&amp;QT trên Claude Code, mục 4): sổ nhiệm vụ trung tâm chưa có nhiệm vụ của kỳ nào;</w:t>
        </w:r>
      </w:ins>
      <w:r>
        <w:rPr>
          <w:rFonts w:asciiTheme="majorHAnsi" w:hAnsiTheme="majorHAnsi" w:cstheme="majorHAnsi"/>
          <w:sz w:val="28"/>
          <w:szCs w:val="28"/>
          <w:shd w:val="clear" w:color="auto" w:fill="FFFFFF"/>
        </w:rPr>
        <w:t xml:space="preserve"> kết quả kiểm thử dựa trên mẫu biểu thật và dữ liệu giả lập.</w:t>
      </w:r>
    </w:p>
    <w:p w14:paraId="199F25AC" w14:textId="6FE65771"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Chưa chạy thử đầy đủ trên nền tảng Claude (trò chuyện) và Cowork; phần đo thể thức thật và theo dõi thay đổi mới kiểm thử đầy đủ trên Claude Code.</w:t>
      </w:r>
    </w:p>
    <w:p w14:paraId="0974FA4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Hai thang điểm quy đổi khối lượng công việc chưa có văn bản phân định; một số nội dung đánh giá KPI chờ ý kiến Phòng TCCB&amp;CTHSSV; chưa có đủ các phụ lục mẫu của Quyết định số 1923/QĐ-CĐKT trong kho dữ liệu.</w:t>
      </w:r>
    </w:p>
    <w:p w14:paraId="3F1E55E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Thao tác chặn ghi là biện pháp hỗ trợ, không kiểm được chương trình viết sẵn trong tệp; phân quyền chỉ đọc kho KTC-Database chưa có biên bản kiểm tra bằng tài khoản thử. Mô tả các kỹ năng (trừ kỹ năng báo cáo) chưa rút gọn, chờ đo tỷ lệ kích hoạt đúng trong thí điểm.</w:t>
      </w:r>
    </w:p>
    <w:p w14:paraId="67B116A8"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Thời gian hoàn thành bản 1.0.0 (21/9/2026) chậm so với thời hạn 28/8/2026 tại Thông báo số 917/TB-CĐKT và 18/9/2026 tại Kế hoạch số 848/KH-CĐKT.</w:t>
      </w:r>
    </w:p>
    <w:p w14:paraId="0FBF07B9" w14:textId="5BC2DF94"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del w:id="1035" w:author="Tiếp thu thẩm định lần 4 (Claude)" w:date="2026-09-27T20:35:10Z">
        <w:r>
          <w:rPr>
            <w:rFonts w:asciiTheme="majorHAnsi" w:hAnsiTheme="majorHAnsi" w:cstheme="majorHAnsi"/>
            <w:b/>
            <w:bCs/>
            <w:sz w:val="28"/>
            <w:szCs w:val="28"/>
            <w:shd w:val="clear" w:color="auto" w:fill="FFFFFF"/>
          </w:rPr>
          <w:delText>6. Kết quả thẩm định độc lập lần 1, lần 2, lần 3, tiếp thu, giải trình</w:delText>
        </w:r>
      </w:del>
      <w:ins w:id="1036" w:author="Tiếp thu thẩm định lần 4 (Claude)" w:date="2026-09-27T20:35:10Z">
        <w:r>
          <w:rPr>
            <w:rFonts w:asciiTheme="majorHAnsi" w:hAnsiTheme="majorHAnsi" w:cstheme="majorHAnsi"/>
            <w:b/>
            <w:bCs/>
            <w:sz w:val="28"/>
            <w:szCs w:val="28"/>
            <w:shd w:val="clear" w:color="auto" w:fill="FFFFFF"/>
          </w:rPr>
          <w:t xml:space="preserve">6. Kết quả thẩm định độc lập lần 1, lần 2, lần 3, lần 4, tiếp thu, giải trình</w:t>
        </w:r>
      </w:ins>
    </w:p>
    <w:p w14:paraId="2E97EBC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Ngày 26/9/2026, Phòng TH-HC&amp;QT nhận 07 báo cáo thẩm định độc lập lần 1 của 04 hệ thống trí tuệ nhân tạo (ChatGPT, Grok, Copilot, Gemini), điểm đánh giá từ 52 đến 84,5/100. Căn cứ chính là báo cáo của ChatGPT (có chạy lại mã, kiểm mã băm SHA-256 của gói phát hành) và báo cáo của Grok; ý kiến của Copilot, Gemini chỉ được xem xét khi kiểm chứng được trên mã nguồn (hai báo cáo của Gemini thẩm định văn bản không thuộc hồ sơ nên không sử dụng). Theo điểm b Mục 8 Thông báo số 1056/TB-CĐKT, vòng 1 có ý kiến sử dụng được của 02 hệ thống độc lập (OpenAI, xAI).</w:t>
      </w:r>
    </w:p>
    <w:p w14:paraId="153CBAD0"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luận chung được tiếp thu: bản 1.2.1 chưa đủ điều kiện triển khai diện rộng, chỉ thí điểm có kiểm soát sau khi khắc phục 04 lỗi Mức 1 (đã kiểm chứng trên mã nguồn): thao tác tự sao lưu mã nguồn lên GitHub khi mở phiên; nhật ký tự động ghi nguyên văn lời người dùng; chưa có quy tắc bất biến chống câu lệnh độc hại nằm trong dữ liệu đầu vào; chưa có thao tác chặn ghi kho KTC-Database và biểu mẫu chuẩn.</w:t>
      </w:r>
    </w:p>
    <w:p w14:paraId="55D773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xử lý 25 ý kiến: tiếp thu 12 ý kiến (trong đó nội dung hai thang điểm quy đổi được bảo lưu, chờ văn bản phân định); tiếp thu một phần 06 ý kiến; không tiếp thu hoặc không áp dụng 07 ý kiến, có giải trình và bằng chứng. Phòng TH-HC&amp;QT tự phát hiện, điều chỉnh thêm 02 nội dung (mô tả kỹ năng điều phối ghi thang điểm 5 nhóm chưa ban hành; Dự thảo Thông báo khẳng định Claude Code là nền tảng duy nhất đo được thể thức).</w:t>
      </w:r>
    </w:p>
    <w:p w14:paraId="457CF9C7" w14:textId="387D3D42"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Về dữ liệu trong thư mục dự án: thư mục dự án là thư mục làm việc cá nhân của người xây dựng Bộ công cụ; sản phẩm chia sẻ chỉ gồm tệp plugin (.zip), các kỹ năng phát hành (.skill) và văn bản kèm theo, không chứa dữ liệu KPI cá nhân hay nhật ký tự động, nên không ảnh hưởng đến việc phân phối, sử dụng Bộ công cụ; các vòng tiếp theo, hồ sơ gửi thẩm định chỉ gồm tệp plugin phát hành và các văn bản kèm theo.</w:t>
      </w:r>
    </w:p>
    <w:p w14:paraId="668729E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Đã chỉnh sửa theo ý kiến tiếp thu, bằng Track Changes: dự thảo tệp SKILL.md của kỹ năng điều phối bản 1.13 (bổ sung quy tắc bất biến và ranh giới dữ liệu, khuôn đầu ra, ví dụ mẫu; là mẫu áp dụng cho 8 kỹ năng) và Dự thảo Thông báo bản 4 (phạm vi thí điểm, khôi phục phiên bản, dữ liệu không được đưa vào nền tảng AI, đầu mối báo sự cố, tiêu chí tạm dừng phân phối). Chi tiết tại Báo cáo tiếp thu, giải trình ý kiến thẩm định độc lập lần 1 kèm theo.</w:t>
      </w:r>
    </w:p>
    <w:p w14:paraId="6A5F37E4" w14:textId="262B2DFA"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Việc tiếp theo: kiểm thử nghiệm thu 6 ca trên Claude (trò chuyện) và Claude Cowork (Claude Code đã đạt 6/6) trước ngày 05/10/2026; thẩm định độc lập vòng 3 trước ngày 07/10/2026.</w:t>
      </w:r>
    </w:p>
    <w:p w14:paraId="61F00FC6"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2 (26/9/2026): 04 báo cáo (ChatGPT 56/100 cho bản 1.2.1; Grok 68 - 73/100 cho bản 1.2.1, ước tính 78 - 82/100 sau khi áp dụng đủ bản 1.3.0; Gemini không chấm điểm, Copilot 88/100, cùng kết luận đạt có điều kiện). Các hệ thống thống nhất hướng tiếp thu; ChatGPT không đồng ý đóng các lỗi Mức 1 vì tại thời điểm thẩm định chưa có tệp plugin bản 1.3.0 để kiểm chứng. Trong ngày 26/9/2026, Phòng TH-HC&amp;QT đã dựng, kiểm thử bản 1.3.0 (tệp ktc-quan-tri-1.3.0.zip, mã SHA-256 2d0c795a79a0afb906183f31ef6c3841e5b9faddb4ed558052a81e1ecd5b4c87; hồ sơ bằng chứng kiểm thử kèm theo). Trạng thái từng nội dung như sau:</w:t>
      </w:r>
    </w:p>
    <w:tbl>
      <w:tblPr>
        <w:tblStyle w:val="TableGrid"/>
        <w:tblW w:w="9067"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67"/>
        <w:gridCol w:w="3000"/>
        <w:gridCol w:w="3000"/>
        <w:gridCol w:w="2500"/>
      </w:tblGrid>
      <w:tr w:rsidR="00E0585F" w:rsidRPr="00E0585F" w14:paraId="47696B33" w14:textId="77777777" w:rsidTr="008F2450">
        <w:trPr>
          <w:tblHeader/>
          <w:jc w:val="center"/>
        </w:trPr>
        <w:tc>
          <w:tcPr>
            <w:tcW w:w="567" w:type="dxa"/>
          </w:tcPr>
          <w:p w14:paraId="519A18FD"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TT</w:t>
            </w:r>
          </w:p>
        </w:tc>
        <w:tc>
          <w:tcPr>
            <w:tcW w:w="3000" w:type="dxa"/>
          </w:tcPr>
          <w:p w14:paraId="1FBD77A1"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Nội dung</w:t>
            </w:r>
          </w:p>
        </w:tc>
        <w:tc>
          <w:tcPr>
            <w:tcW w:w="3000" w:type="dxa"/>
          </w:tcPr>
          <w:p w14:paraId="42A32D89" w14:textId="5E0825BA"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Trạng thái ngày 27/9/2026</w:t>
            </w:r>
          </w:p>
        </w:tc>
        <w:tc>
          <w:tcPr>
            <w:tcW w:w="2500" w:type="dxa"/>
          </w:tcPr>
          <w:p w14:paraId="0916B6A4" w14:textId="77777777" w:rsidR="00E0585F" w:rsidRPr="00E0585F" w:rsidRDefault="008F2450" w:rsidP="008F2450">
            <w:pPr>
              <w:widowControl w:val="0"/>
              <w:jc w:val="center"/>
              <w:rPr>
                <w:rFonts w:asciiTheme="majorHAnsi" w:hAnsiTheme="majorHAnsi" w:cstheme="majorHAnsi"/>
                <w:b/>
                <w:bCs/>
                <w:sz w:val="28"/>
                <w:szCs w:val="28"/>
              </w:rPr>
            </w:pPr>
            <w:r>
              <w:rPr>
                <w:rFonts w:asciiTheme="majorHAnsi" w:hAnsiTheme="majorHAnsi" w:cstheme="majorHAnsi"/>
                <w:b/>
                <w:bCs/>
                <w:sz w:val="24"/>
                <w:szCs w:val="24"/>
              </w:rPr>
              <w:t>Bằng chứng</w:t>
            </w:r>
          </w:p>
        </w:tc>
      </w:tr>
      <w:tr w:rsidR="00E0585F" w:rsidRPr="00E0585F" w14:paraId="4E6A394B" w14:textId="77777777" w:rsidTr="008F2450">
        <w:trPr>
          <w:jc w:val="center"/>
        </w:trPr>
        <w:tc>
          <w:tcPr>
            <w:tcW w:w="567" w:type="dxa"/>
            <w:vAlign w:val="center"/>
          </w:tcPr>
          <w:p w14:paraId="3242512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w:t>
            </w:r>
          </w:p>
        </w:tc>
        <w:tc>
          <w:tcPr>
            <w:tcW w:w="3000" w:type="dxa"/>
            <w:vAlign w:val="center"/>
          </w:tcPr>
          <w:p w14:paraId="353025E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Sao lưu GitHub tự động khi mở phiên</w:t>
            </w:r>
          </w:p>
        </w:tc>
        <w:tc>
          <w:tcPr>
            <w:tcW w:w="3000" w:type="dxa"/>
            <w:vAlign w:val="center"/>
          </w:tcPr>
          <w:p w14:paraId="132AD58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1.3.0: không còn trong thao tác tự động, không còn trong tệp plugin</w:t>
            </w:r>
          </w:p>
        </w:tc>
        <w:tc>
          <w:tcPr>
            <w:tcW w:w="2500" w:type="dxa"/>
            <w:vAlign w:val="center"/>
          </w:tcPr>
          <w:p w14:paraId="6D4D6D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hooks.json 1.3.0; danh mục tệp; ca thử test_plugin_130</w:t>
            </w:r>
          </w:p>
        </w:tc>
      </w:tr>
      <w:tr w:rsidR="00E0585F" w:rsidRPr="00E0585F" w14:paraId="428C8A15" w14:textId="77777777" w:rsidTr="008F2450">
        <w:trPr>
          <w:jc w:val="center"/>
        </w:trPr>
        <w:tc>
          <w:tcPr>
            <w:tcW w:w="567" w:type="dxa"/>
            <w:vAlign w:val="center"/>
          </w:tcPr>
          <w:p w14:paraId="5C24D3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2</w:t>
            </w:r>
          </w:p>
        </w:tc>
        <w:tc>
          <w:tcPr>
            <w:tcW w:w="3000" w:type="dxa"/>
            <w:vAlign w:val="center"/>
          </w:tcPr>
          <w:p w14:paraId="0BCA2D4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ghi nguyên văn lời người dùng</w:t>
            </w:r>
          </w:p>
        </w:tc>
        <w:tc>
          <w:tcPr>
            <w:tcW w:w="3000" w:type="dxa"/>
            <w:vAlign w:val="center"/>
          </w:tcPr>
          <w:p w14:paraId="6636BDA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mặc định chỉ ghi thông tin mô tả; nội dung chỉ khi người dùng chọn; tự xóa sau 30 ngày</w:t>
            </w:r>
          </w:p>
        </w:tc>
        <w:tc>
          <w:tcPr>
            <w:tcW w:w="2500" w:type="dxa"/>
            <w:vAlign w:val="center"/>
          </w:tcPr>
          <w:p w14:paraId="5D167B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18 ca thử nhật ký đạt</w:t>
            </w:r>
          </w:p>
        </w:tc>
      </w:tr>
      <w:tr w:rsidR="00E0585F" w:rsidRPr="00E0585F" w14:paraId="3321B922" w14:textId="77777777" w:rsidTr="008F2450">
        <w:trPr>
          <w:jc w:val="center"/>
        </w:trPr>
        <w:tc>
          <w:tcPr>
            <w:tcW w:w="567" w:type="dxa"/>
            <w:vAlign w:val="center"/>
          </w:tcPr>
          <w:p w14:paraId="249A2464"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3</w:t>
            </w:r>
          </w:p>
        </w:tc>
        <w:tc>
          <w:tcPr>
            <w:tcW w:w="3000" w:type="dxa"/>
            <w:vAlign w:val="center"/>
          </w:tcPr>
          <w:p w14:paraId="4872E53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Chặn ghi kho chuẩn</w:t>
            </w:r>
          </w:p>
        </w:tc>
        <w:tc>
          <w:tcPr>
            <w:tcW w:w="3000" w:type="dxa"/>
            <w:vAlign w:val="center"/>
          </w:tcPr>
          <w:p w14:paraId="7AD08DD3"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guard PreToolUse, chặn khi lỗi; kiểm tra đầu phiên tự thử, báo “HOẠT ĐỘNG”</w:t>
            </w:r>
          </w:p>
        </w:tc>
        <w:tc>
          <w:tcPr>
            <w:tcW w:w="2500" w:type="dxa"/>
            <w:vAlign w:val="center"/>
          </w:tcPr>
          <w:p w14:paraId="2DDDDA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7 ca cho qua, 2 ca lỗi dữ liệu đều đạt</w:t>
            </w:r>
          </w:p>
        </w:tc>
      </w:tr>
      <w:tr w:rsidR="00E0585F" w:rsidRPr="00E0585F" w14:paraId="124A55B8" w14:textId="77777777" w:rsidTr="008F2450">
        <w:trPr>
          <w:jc w:val="center"/>
        </w:trPr>
        <w:tc>
          <w:tcPr>
            <w:tcW w:w="567" w:type="dxa"/>
            <w:vAlign w:val="center"/>
          </w:tcPr>
          <w:p w14:paraId="2FC822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4</w:t>
            </w:r>
          </w:p>
        </w:tc>
        <w:tc>
          <w:tcPr>
            <w:tcW w:w="3000" w:type="dxa"/>
            <w:vAlign w:val="center"/>
          </w:tcPr>
          <w:p w14:paraId="2BD97CE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Quy tắc bất biến, khuôn đầu ra</w:t>
            </w:r>
          </w:p>
        </w:tc>
        <w:tc>
          <w:tcPr>
            <w:tcW w:w="3000" w:type="dxa"/>
            <w:vAlign w:val="center"/>
          </w:tcPr>
          <w:p w14:paraId="51989C74"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áp dụng cho 8/8 kỹ năng, 7/7 tác tử</w:t>
            </w:r>
          </w:p>
        </w:tc>
        <w:tc>
          <w:tcPr>
            <w:tcW w:w="2500" w:type="dxa"/>
            <w:vAlign w:val="center"/>
          </w:tcPr>
          <w:p w14:paraId="66B6EA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test_plugin_130: 94 ca đạt</w:t>
            </w:r>
          </w:p>
        </w:tc>
      </w:tr>
      <w:tr w:rsidR="00E0585F" w:rsidRPr="00E0585F" w14:paraId="3C2AA4DA" w14:textId="77777777" w:rsidTr="008F2450">
        <w:trPr>
          <w:jc w:val="center"/>
        </w:trPr>
        <w:tc>
          <w:tcPr>
            <w:tcW w:w="567" w:type="dxa"/>
            <w:vAlign w:val="center"/>
          </w:tcPr>
          <w:p w14:paraId="48C73C73"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5</w:t>
            </w:r>
          </w:p>
        </w:tc>
        <w:tc>
          <w:tcPr>
            <w:tcW w:w="3000" w:type="dxa"/>
            <w:vAlign w:val="center"/>
          </w:tcPr>
          <w:p w14:paraId="1E66E1F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định cấu trúc plugin (chế độ nghiêm ngặt)</w:t>
            </w:r>
          </w:p>
        </w:tc>
        <w:tc>
          <w:tcPr>
            <w:tcW w:w="3000" w:type="dxa"/>
            <w:vAlign w:val="center"/>
          </w:tcPr>
          <w:p w14:paraId="6BF89B6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với Claude Code 2.1.283</w:t>
            </w:r>
          </w:p>
        </w:tc>
        <w:tc>
          <w:tcPr>
            <w:tcW w:w="2500" w:type="dxa"/>
            <w:vAlign w:val="center"/>
          </w:tcPr>
          <w:p w14:paraId="3B6F696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log-validate-strict-1.3.0.txt</w:t>
            </w:r>
          </w:p>
        </w:tc>
      </w:tr>
      <w:tr w:rsidR="00E0585F" w:rsidRPr="00E0585F" w14:paraId="77A6FB97" w14:textId="77777777" w:rsidTr="008F2450">
        <w:trPr>
          <w:jc w:val="center"/>
        </w:trPr>
        <w:tc>
          <w:tcPr>
            <w:tcW w:w="567" w:type="dxa"/>
            <w:vAlign w:val="center"/>
          </w:tcPr>
          <w:p w14:paraId="4B030747"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6</w:t>
            </w:r>
          </w:p>
        </w:tc>
        <w:tc>
          <w:tcPr>
            <w:tcW w:w="3000" w:type="dxa"/>
            <w:vAlign w:val="center"/>
          </w:tcPr>
          <w:p w14:paraId="4E3AFE9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6 ca trên Claude Code (claude plugin eval)</w:t>
            </w:r>
          </w:p>
        </w:tc>
        <w:tc>
          <w:tcPr>
            <w:tcW w:w="3000" w:type="dxa"/>
            <w:vAlign w:val="center"/>
          </w:tcPr>
          <w:p w14:paraId="4845D1DA"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Đạt 6/6 ca, 12/12 lượt; ca ghi kho chuẩn chưa kích hoạt thao tác chặn ghi trong môi trường đánh giá</w:t>
            </w:r>
          </w:p>
        </w:tc>
        <w:tc>
          <w:tcPr>
            <w:tcW w:w="2500" w:type="dxa"/>
            <w:vAlign w:val="center"/>
          </w:tcPr>
          <w:p w14:paraId="399080B9"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TOM-TAT-NGHIEM-THU-CODE.md, ket-qua.json</w:t>
            </w:r>
          </w:p>
        </w:tc>
      </w:tr>
      <w:tr w:rsidR="00E0585F" w:rsidRPr="00E0585F" w14:paraId="5171E9AD" w14:textId="77777777" w:rsidTr="008F2450">
        <w:trPr>
          <w:jc w:val="center"/>
        </w:trPr>
        <w:tc>
          <w:tcPr>
            <w:tcW w:w="567" w:type="dxa"/>
            <w:vAlign w:val="center"/>
          </w:tcPr>
          <w:p w14:paraId="5C0ECD8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7</w:t>
            </w:r>
          </w:p>
        </w:tc>
        <w:tc>
          <w:tcPr>
            <w:tcW w:w="3000" w:type="dxa"/>
            <w:vAlign w:val="center"/>
          </w:tcPr>
          <w:p w14:paraId="3EEEE598"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Nghiệm thu trên Claude (trò chuyện), Claude Cowork</w:t>
            </w:r>
          </w:p>
        </w:tc>
        <w:tc>
          <w:tcPr>
            <w:tcW w:w="3000" w:type="dxa"/>
            <w:vAlign w:val="center"/>
          </w:tcPr>
          <w:p w14:paraId="6DEACB3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6383C6E3" w14:textId="799C3F29"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Phiếu nghiệm thu bản 1.3.1: 15 ca, thêm 2 ca chỉ chạy trên Cowork (trước 05/10/2026)</w:t>
            </w:r>
          </w:p>
        </w:tc>
      </w:tr>
      <w:tr w:rsidR="00E0585F" w:rsidRPr="00E0585F" w14:paraId="5D59D49D" w14:textId="77777777" w:rsidTr="008F2450">
        <w:trPr>
          <w:jc w:val="center"/>
        </w:trPr>
        <w:tc>
          <w:tcPr>
            <w:tcW w:w="567" w:type="dxa"/>
            <w:vAlign w:val="center"/>
          </w:tcPr>
          <w:p w14:paraId="1A1E6B51"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8</w:t>
            </w:r>
          </w:p>
        </w:tc>
        <w:tc>
          <w:tcPr>
            <w:tcW w:w="3000" w:type="dxa"/>
            <w:vAlign w:val="center"/>
          </w:tcPr>
          <w:p w14:paraId="1C07B142"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Rà soát 2 vòng bằng Skill “ktc-ra-soat-897” (Thông báo, Tài liệu hướng dẫn)</w:t>
            </w:r>
          </w:p>
        </w:tc>
        <w:tc>
          <w:tcPr>
            <w:tcW w:w="3000" w:type="dxa"/>
            <w:vAlign w:val="center"/>
          </w:tcPr>
          <w:p w14:paraId="6E27F89B" w14:textId="7A300BFD"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thực hiện 27/9/2026: không có vấn đề Mức 1; 10 vấn đề Mức 2 đã sửa; đã đối chiếu bản gốc Thông báo số 917/TB-CĐKT, số 924/TB-CĐKT, số 948/TB-CĐKT: số hiệu, ngày ban hành và nội dung viện dẫn khớp</w:t>
            </w:r>
          </w:p>
        </w:tc>
        <w:tc>
          <w:tcPr>
            <w:tcW w:w="2500" w:type="dxa"/>
            <w:vAlign w:val="center"/>
          </w:tcPr>
          <w:p w14:paraId="0E79450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04 phiếu rà soát (2 vòng × 2 văn bản)</w:t>
            </w:r>
          </w:p>
        </w:tc>
      </w:tr>
      <w:tr w:rsidR="00E0585F" w:rsidRPr="00E0585F" w14:paraId="2894AE38" w14:textId="77777777" w:rsidTr="008F2450">
        <w:trPr>
          <w:jc w:val="center"/>
        </w:trPr>
        <w:tc>
          <w:tcPr>
            <w:tcW w:w="567" w:type="dxa"/>
            <w:vAlign w:val="center"/>
          </w:tcPr>
          <w:p w14:paraId="5A3E7848"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9</w:t>
            </w:r>
          </w:p>
        </w:tc>
        <w:tc>
          <w:tcPr>
            <w:tcW w:w="3000" w:type="dxa"/>
            <w:vAlign w:val="center"/>
          </w:tcPr>
          <w:p w14:paraId="299935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Kiểm kê, thu hồi phiên bản cũ</w:t>
            </w:r>
          </w:p>
        </w:tc>
        <w:tc>
          <w:tcPr>
            <w:tcW w:w="3000" w:type="dxa"/>
            <w:vAlign w:val="center"/>
          </w:tcPr>
          <w:p w14:paraId="75A8426D" w14:textId="2048F21B"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 xml:space="preserve">Máy Phòng TH-HC&amp;QT: đã kiểm kê, </w:t>
            </w:r>
            <w:del w:id="1079" w:author="Tiếp thu thẩm định lần 4 (Claude)" w:date="2026-09-27T20:35:10Z">
              <w:r>
                <w:rPr>
                  <w:rFonts w:asciiTheme="majorHAnsi" w:hAnsiTheme="majorHAnsi" w:cstheme="majorHAnsi"/>
                  <w:sz w:val="24"/>
                  <w:szCs w:val="24"/>
                </w:rPr>
                <w:delText xml:space="preserve">nâng 1.2.1 lên 1.3.0, ngày 27/9/2026 lên 1.3.1,</w:delText>
              </w:r>
            </w:del>
            <w:ins w:id="1080" w:author="Tiếp thu thẩm định lần 4 (Claude)" w:date="2026-09-27T20:35:10Z">
              <w:r>
                <w:rPr>
                  <w:rFonts w:asciiTheme="majorHAnsi" w:hAnsiTheme="majorHAnsi" w:cstheme="majorHAnsi"/>
                  <w:sz w:val="24"/>
                  <w:szCs w:val="24"/>
                </w:rPr>
                <w:t xml:space="preserve">nâng 1.2.1 lên 1.3.0, ngày 27/9/2026 lên 1.3.1, 1.3.2,</w:t>
              </w:r>
            </w:ins>
            <w:r>
              <w:rPr>
                <w:rFonts w:asciiTheme="majorHAnsi" w:hAnsiTheme="majorHAnsi" w:cstheme="majorHAnsi"/>
                <w:sz w:val="24"/>
                <w:szCs w:val="24"/>
              </w:rPr>
              <w:t xml:space="preserve"> tài khoản không đồng bộ bản KTC-Quan-tri nào; cấp tổ chức: chưa thực hiện</w:t>
            </w:r>
          </w:p>
        </w:tc>
        <w:tc>
          <w:tcPr>
            <w:tcW w:w="2500" w:type="dxa"/>
            <w:vAlign w:val="center"/>
          </w:tcPr>
          <w:p w14:paraId="5309587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kê (máy); Phòng QLKHCN&amp;HTPT (tổ chức)</w:t>
            </w:r>
          </w:p>
        </w:tc>
      </w:tr>
      <w:tr w:rsidR="00E0585F" w:rsidRPr="00E0585F" w14:paraId="69C48376" w14:textId="77777777" w:rsidTr="008F2450">
        <w:trPr>
          <w:jc w:val="center"/>
        </w:trPr>
        <w:tc>
          <w:tcPr>
            <w:tcW w:w="567" w:type="dxa"/>
            <w:vAlign w:val="center"/>
          </w:tcPr>
          <w:p w14:paraId="09D1416E"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10</w:t>
            </w:r>
          </w:p>
        </w:tc>
        <w:tc>
          <w:tcPr>
            <w:tcW w:w="3000" w:type="dxa"/>
            <w:vAlign w:val="center"/>
          </w:tcPr>
          <w:p w14:paraId="3BC7BE4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Nhật ký lưu câu lệnh, mô tả tác tử (thẩm định lần 3)</w:t>
            </w:r>
          </w:p>
        </w:tc>
        <w:tc>
          <w:tcPr>
            <w:tcW w:w="3000" w:type="dxa"/>
            <w:vAlign w:val="center"/>
          </w:tcPr>
          <w:p w14:paraId="78DB6ECC"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trong bản 1.3.1: chỉ lưu chương trình, loại hành động, loại tác tử; làm sạch nhật ký cũ</w:t>
            </w:r>
          </w:p>
        </w:tc>
        <w:tc>
          <w:tcPr>
            <w:tcW w:w="2500" w:type="dxa"/>
            <w:vAlign w:val="center"/>
          </w:tcPr>
          <w:p w14:paraId="1536937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ktc_nhat_ky.py; test_plugin_131</w:t>
            </w:r>
          </w:p>
        </w:tc>
      </w:tr>
      <w:tr w:rsidR="00E0585F" w:rsidRPr="00E0585F" w14:paraId="418B2F26" w14:textId="77777777" w:rsidTr="008F2450">
        <w:trPr>
          <w:jc w:val="center"/>
        </w:trPr>
        <w:tc>
          <w:tcPr>
            <w:tcW w:w="567" w:type="dxa"/>
            <w:vAlign w:val="center"/>
          </w:tcPr>
          <w:p w14:paraId="32F44565"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11</w:t>
            </w:r>
          </w:p>
        </w:tc>
        <w:tc>
          <w:tcPr>
            <w:tcW w:w="3000" w:type="dxa"/>
            <w:vAlign w:val="center"/>
          </w:tcPr>
          <w:p w14:paraId="6017136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Thao tác chặn ghi bị vượt qua (thẩm định lần 3)</w:t>
            </w:r>
          </w:p>
        </w:tc>
        <w:tc>
          <w:tcPr>
            <w:tcW w:w="3000" w:type="dxa"/>
            <w:vAlign w:val="center"/>
          </w:tcPr>
          <w:p w14:paraId="704F21FD"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khắc phục: hai tầng chặn, hỏi xác nhận; 0 chặn nhầm trên 1.481 lệnh thật</w:t>
            </w:r>
          </w:p>
        </w:tc>
        <w:tc>
          <w:tcPr>
            <w:tcW w:w="2500" w:type="dxa"/>
            <w:vAlign w:val="center"/>
          </w:tcPr>
          <w:p w14:paraId="26D7D821"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ktc_guard.py; 14 ca chặn, 3 ca hỏi, 7 ca cho qua</w:t>
            </w:r>
          </w:p>
        </w:tc>
      </w:tr>
      <w:tr w:rsidR="00E0585F" w:rsidRPr="00E0585F" w14:paraId="30F14E18" w14:textId="77777777" w:rsidTr="008F2450">
        <w:trPr>
          <w:jc w:val="center"/>
        </w:trPr>
        <w:tc>
          <w:tcPr>
            <w:tcW w:w="567" w:type="dxa"/>
            <w:vAlign w:val="center"/>
          </w:tcPr>
          <w:p w14:paraId="139C916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12</w:t>
            </w:r>
          </w:p>
        </w:tc>
        <w:tc>
          <w:tcPr>
            <w:tcW w:w="3000" w:type="dxa"/>
            <w:vAlign w:val="center"/>
          </w:tcPr>
          <w:p w14:paraId="78822880"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Hiệu quả token</w:t>
            </w:r>
          </w:p>
        </w:tc>
        <w:tc>
          <w:tcPr>
            <w:tcW w:w="3000" w:type="dxa"/>
            <w:vAlign w:val="center"/>
          </w:tcPr>
          <w:p w14:paraId="3458B6C7"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Đã giảm khối quy tắc 45%, nạp đầu phiên 44%; viết lại mô tả kỹ năng báo cáo (kích hoạt đúng 15/15 ca); mô tả các kỹ năng khác rút gọn kèm đo trong thí điểm</w:t>
            </w:r>
          </w:p>
        </w:tc>
        <w:tc>
          <w:tcPr>
            <w:tcW w:w="2500" w:type="dxa"/>
            <w:vAlign w:val="center"/>
          </w:tcPr>
          <w:p w14:paraId="4A68C8EF"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DO-TOKEN-1.3.1.md</w:t>
            </w:r>
          </w:p>
        </w:tc>
      </w:tr>
      <w:tr w:rsidR="00E0585F" w:rsidRPr="00E0585F" w14:paraId="7EA86317" w14:textId="77777777" w:rsidTr="008F2450">
        <w:trPr>
          <w:jc w:val="center"/>
        </w:trPr>
        <w:tc>
          <w:tcPr>
            <w:tcW w:w="567" w:type="dxa"/>
            <w:vAlign w:val="center"/>
          </w:tcPr>
          <w:p w14:paraId="344DBD52" w14:textId="77777777" w:rsidR="00E0585F" w:rsidRPr="008F2450" w:rsidRDefault="00E0585F" w:rsidP="008F2450">
            <w:pPr>
              <w:widowControl w:val="0"/>
              <w:jc w:val="center"/>
              <w:rPr>
                <w:rFonts w:asciiTheme="majorHAnsi" w:hAnsiTheme="majorHAnsi" w:cstheme="majorHAnsi"/>
                <w:sz w:val="28"/>
                <w:szCs w:val="28"/>
              </w:rPr>
            </w:pPr>
            <w:r>
              <w:rPr>
                <w:rFonts w:asciiTheme="majorHAnsi" w:hAnsiTheme="majorHAnsi" w:cstheme="majorHAnsi"/>
                <w:sz w:val="24"/>
                <w:szCs w:val="24"/>
              </w:rPr>
              <w:t>13</w:t>
            </w:r>
          </w:p>
        </w:tc>
        <w:tc>
          <w:tcPr>
            <w:tcW w:w="3000" w:type="dxa"/>
            <w:vAlign w:val="center"/>
          </w:tcPr>
          <w:p w14:paraId="2564BB06"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Phân quyền chỉ đọc kho KTC-Database, biểu mẫu chuẩn</w:t>
            </w:r>
          </w:p>
        </w:tc>
        <w:tc>
          <w:tcPr>
            <w:tcW w:w="3000" w:type="dxa"/>
            <w:vAlign w:val="center"/>
          </w:tcPr>
          <w:p w14:paraId="24678C8E"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Chưa thực hiện</w:t>
            </w:r>
          </w:p>
        </w:tc>
        <w:tc>
          <w:tcPr>
            <w:tcW w:w="2500" w:type="dxa"/>
            <w:vAlign w:val="center"/>
          </w:tcPr>
          <w:p w14:paraId="3387DFFB" w14:textId="77777777" w:rsidR="00E0585F" w:rsidRPr="008F2450" w:rsidRDefault="00E0585F" w:rsidP="008F2450">
            <w:pPr>
              <w:widowControl w:val="0"/>
              <w:jc w:val="both"/>
              <w:rPr>
                <w:rFonts w:asciiTheme="majorHAnsi" w:hAnsiTheme="majorHAnsi" w:cstheme="majorHAnsi"/>
                <w:sz w:val="28"/>
                <w:szCs w:val="28"/>
              </w:rPr>
            </w:pPr>
            <w:r>
              <w:rPr>
                <w:rFonts w:asciiTheme="majorHAnsi" w:hAnsiTheme="majorHAnsi" w:cstheme="majorHAnsi"/>
                <w:sz w:val="24"/>
                <w:szCs w:val="24"/>
              </w:rPr>
              <w:t>Biên bản kiểm tra bằng tài khoản thử (trước 30/9/2026)</w:t>
            </w:r>
          </w:p>
        </w:tc>
      </w:tr>
      <w:tr w:rsidR="00E0585F" w:rsidRPr="00E0585F" w14:paraId="7EA86317" w14:textId="77777777" w:rsidTr="008F2450">
        <w:trPr>
          <w:jc w:val="center"/>
          <w:ins w:id="1039" w:author="Tiếp thu thẩm định lần 4 (Claude)" w:date="2026-09-27T20:35:10Z"/>
        </w:trPr>
        <w:tc>
          <w:tcPr>
            <w:tcW w:w="567" w:type="dxa"/>
            <w:vAlign w:val="center"/>
          </w:tcPr>
          <w:p w14:paraId="344DBD52" w14:textId="77777777" w:rsidR="00E0585F" w:rsidRPr="008F2450" w:rsidRDefault="00E0585F" w:rsidP="008F2450">
            <w:pPr>
              <w:widowControl w:val="0"/>
              <w:jc w:val="center"/>
              <w:rPr>
                <w:ins w:id="1041" w:author="Tiếp thu thẩm định lần 4 (Claude)" w:date="2026-09-27T20:35:10Z"/>
                <w:rFonts w:asciiTheme="majorHAnsi" w:hAnsiTheme="majorHAnsi" w:cstheme="majorHAnsi"/>
                <w:sz w:val="28"/>
                <w:szCs w:val="28"/>
              </w:rPr>
            </w:pPr>
            <w:ins w:id="1040" w:author="Tiếp thu thẩm định lần 4 (Claude)" w:date="2026-09-27T20:35:10Z">
              <w:r>
                <w:rPr>
                  <w:rFonts w:asciiTheme="majorHAnsi" w:hAnsiTheme="majorHAnsi" w:cstheme="majorHAnsi"/>
                  <w:sz w:val="24"/>
                  <w:szCs w:val="24"/>
                </w:rPr>
                <w:t xml:space="preserve">14</w:t>
              </w:r>
            </w:ins>
          </w:p>
        </w:tc>
        <w:tc>
          <w:tcPr>
            <w:tcW w:w="3000" w:type="dxa"/>
            <w:vAlign w:val="center"/>
          </w:tcPr>
          <w:p w14:paraId="2564BB06" w14:textId="77777777" w:rsidR="00E0585F" w:rsidRPr="008F2450" w:rsidRDefault="00E0585F" w:rsidP="008F2450">
            <w:pPr>
              <w:widowControl w:val="0"/>
              <w:jc w:val="both"/>
              <w:rPr>
                <w:ins w:id="1043" w:author="Tiếp thu thẩm định lần 4 (Claude)" w:date="2026-09-27T20:35:10Z"/>
                <w:rFonts w:asciiTheme="majorHAnsi" w:hAnsiTheme="majorHAnsi" w:cstheme="majorHAnsi"/>
                <w:sz w:val="28"/>
                <w:szCs w:val="28"/>
              </w:rPr>
            </w:pPr>
            <w:ins w:id="1042" w:author="Tiếp thu thẩm định lần 4 (Claude)" w:date="2026-09-27T20:35:10Z">
              <w:r>
                <w:rPr>
                  <w:rFonts w:asciiTheme="majorHAnsi" w:hAnsiTheme="majorHAnsi" w:cstheme="majorHAnsi"/>
                  <w:sz w:val="24"/>
                  <w:szCs w:val="24"/>
                </w:rPr>
                <w:t xml:space="preserve">Thao tác chặn ghi hỏi xác nhận khi không xác định được nơi ghi (thẩm định lần 4)</w:t>
              </w:r>
            </w:ins>
          </w:p>
        </w:tc>
        <w:tc>
          <w:tcPr>
            <w:tcW w:w="3000" w:type="dxa"/>
            <w:vAlign w:val="center"/>
          </w:tcPr>
          <w:p w14:paraId="24678C8E" w14:textId="77777777" w:rsidR="00E0585F" w:rsidRPr="008F2450" w:rsidRDefault="00E0585F" w:rsidP="008F2450">
            <w:pPr>
              <w:widowControl w:val="0"/>
              <w:jc w:val="both"/>
              <w:rPr>
                <w:ins w:id="1045" w:author="Tiếp thu thẩm định lần 4 (Claude)" w:date="2026-09-27T20:35:10Z"/>
                <w:rFonts w:asciiTheme="majorHAnsi" w:hAnsiTheme="majorHAnsi" w:cstheme="majorHAnsi"/>
                <w:sz w:val="28"/>
                <w:szCs w:val="28"/>
              </w:rPr>
            </w:pPr>
            <w:ins w:id="1044" w:author="Tiếp thu thẩm định lần 4 (Claude)" w:date="2026-09-27T20:35:10Z">
              <w:r>
                <w:rPr>
                  <w:rFonts w:asciiTheme="majorHAnsi" w:hAnsiTheme="majorHAnsi" w:cstheme="majorHAnsi"/>
                  <w:sz w:val="24"/>
                  <w:szCs w:val="24"/>
                </w:rPr>
                <w:t xml:space="preserve">Đã khắc phục trong bản 1.3.2: chặn; chặn cả tạo liên kết trỏ vào kho</w:t>
              </w:r>
            </w:ins>
          </w:p>
        </w:tc>
        <w:tc>
          <w:tcPr>
            <w:tcW w:w="2500" w:type="dxa"/>
            <w:vAlign w:val="center"/>
          </w:tcPr>
          <w:p w14:paraId="3387DFFB" w14:textId="77777777" w:rsidR="00E0585F" w:rsidRPr="008F2450" w:rsidRDefault="00E0585F" w:rsidP="008F2450">
            <w:pPr>
              <w:widowControl w:val="0"/>
              <w:jc w:val="both"/>
              <w:rPr>
                <w:ins w:id="1047" w:author="Tiếp thu thẩm định lần 4 (Claude)" w:date="2026-09-27T20:35:10Z"/>
                <w:rFonts w:asciiTheme="majorHAnsi" w:hAnsiTheme="majorHAnsi" w:cstheme="majorHAnsi"/>
                <w:sz w:val="28"/>
                <w:szCs w:val="28"/>
              </w:rPr>
            </w:pPr>
            <w:ins w:id="1046" w:author="Tiếp thu thẩm định lần 4 (Claude)" w:date="2026-09-27T20:35:10Z">
              <w:r>
                <w:rPr>
                  <w:rFonts w:asciiTheme="majorHAnsi" w:hAnsiTheme="majorHAnsi" w:cstheme="majorHAnsi"/>
                  <w:sz w:val="24"/>
                  <w:szCs w:val="24"/>
                </w:rPr>
                <w:t xml:space="preserve">ktc_guard.py; test_plugin_131</w:t>
              </w:r>
            </w:ins>
          </w:p>
        </w:tc>
      </w:tr>
      <w:tr w:rsidR="00E0585F" w:rsidRPr="00E0585F" w14:paraId="7EA86317" w14:textId="77777777" w:rsidTr="008F2450">
        <w:trPr>
          <w:jc w:val="center"/>
          <w:ins w:id="1048" w:author="Tiếp thu thẩm định lần 4 (Claude)" w:date="2026-09-27T20:35:10Z"/>
        </w:trPr>
        <w:tc>
          <w:tcPr>
            <w:tcW w:w="567" w:type="dxa"/>
            <w:vAlign w:val="center"/>
          </w:tcPr>
          <w:p w14:paraId="344DBD52" w14:textId="77777777" w:rsidR="00E0585F" w:rsidRPr="008F2450" w:rsidRDefault="00E0585F" w:rsidP="008F2450">
            <w:pPr>
              <w:widowControl w:val="0"/>
              <w:jc w:val="center"/>
              <w:rPr>
                <w:ins w:id="1050" w:author="Tiếp thu thẩm định lần 4 (Claude)" w:date="2026-09-27T20:35:10Z"/>
                <w:ins w:id="1041" w:author="Tiếp thu thẩm định lần 4 (Claude)" w:date="2026-09-27T20:35:10Z"/>
                <w:rFonts w:asciiTheme="majorHAnsi" w:hAnsiTheme="majorHAnsi" w:cstheme="majorHAnsi"/>
                <w:sz w:val="28"/>
                <w:szCs w:val="28"/>
              </w:rPr>
            </w:pPr>
            <w:ins w:id="1049" w:author="Tiếp thu thẩm định lần 4 (Claude)" w:date="2026-09-27T20:35:10Z">
              <w:r>
                <w:rPr>
                  <w:rFonts w:asciiTheme="majorHAnsi" w:hAnsiTheme="majorHAnsi" w:cstheme="majorHAnsi"/>
                  <w:sz w:val="24"/>
                  <w:szCs w:val="24"/>
                </w:rPr>
                <w:t xml:space="preserve">15</w:t>
              </w:r>
            </w:ins>
          </w:p>
        </w:tc>
        <w:tc>
          <w:tcPr>
            <w:tcW w:w="3000" w:type="dxa"/>
            <w:vAlign w:val="center"/>
          </w:tcPr>
          <w:p w14:paraId="2564BB06" w14:textId="77777777" w:rsidR="00E0585F" w:rsidRPr="008F2450" w:rsidRDefault="00E0585F" w:rsidP="008F2450">
            <w:pPr>
              <w:widowControl w:val="0"/>
              <w:jc w:val="both"/>
              <w:rPr>
                <w:ins w:id="1052" w:author="Tiếp thu thẩm định lần 4 (Claude)" w:date="2026-09-27T20:35:10Z"/>
                <w:ins w:id="1043" w:author="Tiếp thu thẩm định lần 4 (Claude)" w:date="2026-09-27T20:35:10Z"/>
                <w:rFonts w:asciiTheme="majorHAnsi" w:hAnsiTheme="majorHAnsi" w:cstheme="majorHAnsi"/>
                <w:sz w:val="28"/>
                <w:szCs w:val="28"/>
              </w:rPr>
            </w:pPr>
            <w:ins w:id="1051" w:author="Tiếp thu thẩm định lần 4 (Claude)" w:date="2026-09-27T20:35:10Z">
              <w:r>
                <w:rPr>
                  <w:rFonts w:asciiTheme="majorHAnsi" w:hAnsiTheme="majorHAnsi" w:cstheme="majorHAnsi"/>
                  <w:sz w:val="24"/>
                  <w:szCs w:val="24"/>
                </w:rPr>
                <w:t xml:space="preserve">Văn bản Track Changes trong hồ sơ mất đánh dấu</w:t>
              </w:r>
            </w:ins>
          </w:p>
        </w:tc>
        <w:tc>
          <w:tcPr>
            <w:tcW w:w="3000" w:type="dxa"/>
            <w:vAlign w:val="center"/>
          </w:tcPr>
          <w:p w14:paraId="24678C8E" w14:textId="77777777" w:rsidR="00E0585F" w:rsidRPr="008F2450" w:rsidRDefault="00E0585F" w:rsidP="008F2450">
            <w:pPr>
              <w:widowControl w:val="0"/>
              <w:jc w:val="both"/>
              <w:rPr>
                <w:ins w:id="1054" w:author="Tiếp thu thẩm định lần 4 (Claude)" w:date="2026-09-27T20:35:10Z"/>
                <w:ins w:id="1045" w:author="Tiếp thu thẩm định lần 4 (Claude)" w:date="2026-09-27T20:35:10Z"/>
                <w:rFonts w:asciiTheme="majorHAnsi" w:hAnsiTheme="majorHAnsi" w:cstheme="majorHAnsi"/>
                <w:sz w:val="28"/>
                <w:szCs w:val="28"/>
              </w:rPr>
            </w:pPr>
            <w:ins w:id="1053" w:author="Tiếp thu thẩm định lần 4 (Claude)" w:date="2026-09-27T20:35:10Z">
              <w:r>
                <w:rPr>
                  <w:rFonts w:asciiTheme="majorHAnsi" w:hAnsiTheme="majorHAnsi" w:cstheme="majorHAnsi"/>
                  <w:sz w:val="24"/>
                  <w:szCs w:val="24"/>
                </w:rPr>
                <w:t xml:space="preserve">Đã khắc phục quy trình: mỗi văn bản gửi kèm bản Track Changes (chỉ đọc) và bản sạch; kiểm mã băm, số đánh dấu trước khi gửi</w:t>
              </w:r>
            </w:ins>
          </w:p>
        </w:tc>
        <w:tc>
          <w:tcPr>
            <w:tcW w:w="2500" w:type="dxa"/>
            <w:vAlign w:val="center"/>
          </w:tcPr>
          <w:p w14:paraId="3387DFFB" w14:textId="77777777" w:rsidR="00E0585F" w:rsidRPr="008F2450" w:rsidRDefault="00E0585F" w:rsidP="008F2450">
            <w:pPr>
              <w:widowControl w:val="0"/>
              <w:jc w:val="both"/>
              <w:rPr>
                <w:ins w:id="1056" w:author="Tiếp thu thẩm định lần 4 (Claude)" w:date="2026-09-27T20:35:10Z"/>
                <w:ins w:id="1047" w:author="Tiếp thu thẩm định lần 4 (Claude)" w:date="2026-09-27T20:35:10Z"/>
                <w:rFonts w:asciiTheme="majorHAnsi" w:hAnsiTheme="majorHAnsi" w:cstheme="majorHAnsi"/>
                <w:sz w:val="28"/>
                <w:szCs w:val="28"/>
              </w:rPr>
            </w:pPr>
            <w:ins w:id="1055" w:author="Tiếp thu thẩm định lần 4 (Claude)" w:date="2026-09-27T20:35:10Z">
              <w:r>
                <w:rPr>
                  <w:rFonts w:asciiTheme="majorHAnsi" w:hAnsiTheme="majorHAnsi" w:cstheme="majorHAnsi"/>
                  <w:sz w:val="24"/>
                  <w:szCs w:val="24"/>
                </w:rPr>
                <w:t xml:space="preserve">kiem_ho_so.py; danh mục hồ sơ vòng 5</w:t>
              </w:r>
            </w:ins>
          </w:p>
        </w:tc>
      </w:tr>
      <w:tr w:rsidR="00E0585F" w:rsidRPr="00E0585F" w14:paraId="7EA86317" w14:textId="77777777" w:rsidTr="008F2450">
        <w:trPr>
          <w:jc w:val="center"/>
          <w:ins w:id="1057" w:author="Tiếp thu thẩm định lần 4 (Claude)" w:date="2026-09-27T20:35:10Z"/>
        </w:trPr>
        <w:tc>
          <w:tcPr>
            <w:tcW w:w="567" w:type="dxa"/>
            <w:vAlign w:val="center"/>
          </w:tcPr>
          <w:p w14:paraId="344DBD52" w14:textId="77777777" w:rsidR="00E0585F" w:rsidRPr="008F2450" w:rsidRDefault="00E0585F" w:rsidP="008F2450">
            <w:pPr>
              <w:widowControl w:val="0"/>
              <w:jc w:val="center"/>
              <w:rPr>
                <w:ins w:id="1059" w:author="Tiếp thu thẩm định lần 4 (Claude)" w:date="2026-09-27T20:35:10Z"/>
                <w:ins w:id="1050" w:author="Tiếp thu thẩm định lần 4 (Claude)" w:date="2026-09-27T20:35:10Z"/>
                <w:ins w:id="1041" w:author="Tiếp thu thẩm định lần 4 (Claude)" w:date="2026-09-27T20:35:10Z"/>
                <w:rFonts w:asciiTheme="majorHAnsi" w:hAnsiTheme="majorHAnsi" w:cstheme="majorHAnsi"/>
                <w:sz w:val="28"/>
                <w:szCs w:val="28"/>
              </w:rPr>
            </w:pPr>
            <w:ins w:id="1058" w:author="Tiếp thu thẩm định lần 4 (Claude)" w:date="2026-09-27T20:35:10Z">
              <w:r>
                <w:rPr>
                  <w:rFonts w:asciiTheme="majorHAnsi" w:hAnsiTheme="majorHAnsi" w:cstheme="majorHAnsi"/>
                  <w:sz w:val="24"/>
                  <w:szCs w:val="24"/>
                </w:rPr>
                <w:t xml:space="preserve">16</w:t>
              </w:r>
            </w:ins>
          </w:p>
        </w:tc>
        <w:tc>
          <w:tcPr>
            <w:tcW w:w="3000" w:type="dxa"/>
            <w:vAlign w:val="center"/>
          </w:tcPr>
          <w:p w14:paraId="2564BB06" w14:textId="77777777" w:rsidR="00E0585F" w:rsidRPr="008F2450" w:rsidRDefault="00E0585F" w:rsidP="008F2450">
            <w:pPr>
              <w:widowControl w:val="0"/>
              <w:jc w:val="both"/>
              <w:rPr>
                <w:ins w:id="1061" w:author="Tiếp thu thẩm định lần 4 (Claude)" w:date="2026-09-27T20:35:10Z"/>
                <w:ins w:id="1052" w:author="Tiếp thu thẩm định lần 4 (Claude)" w:date="2026-09-27T20:35:10Z"/>
                <w:ins w:id="1043" w:author="Tiếp thu thẩm định lần 4 (Claude)" w:date="2026-09-27T20:35:10Z"/>
                <w:rFonts w:asciiTheme="majorHAnsi" w:hAnsiTheme="majorHAnsi" w:cstheme="majorHAnsi"/>
                <w:sz w:val="28"/>
                <w:szCs w:val="28"/>
              </w:rPr>
            </w:pPr>
            <w:ins w:id="1060" w:author="Tiếp thu thẩm định lần 4 (Claude)" w:date="2026-09-27T20:35:10Z">
              <w:r>
                <w:rPr>
                  <w:rFonts w:asciiTheme="majorHAnsi" w:hAnsiTheme="majorHAnsi" w:cstheme="majorHAnsi"/>
                  <w:sz w:val="24"/>
                  <w:szCs w:val="24"/>
                </w:rPr>
                <w:t xml:space="preserve">Dữ liệu vận hành thật</w:t>
              </w:r>
            </w:ins>
          </w:p>
        </w:tc>
        <w:tc>
          <w:tcPr>
            <w:tcW w:w="3000" w:type="dxa"/>
            <w:vAlign w:val="center"/>
          </w:tcPr>
          <w:p w14:paraId="24678C8E" w14:textId="77777777" w:rsidR="00E0585F" w:rsidRPr="008F2450" w:rsidRDefault="00E0585F" w:rsidP="008F2450">
            <w:pPr>
              <w:widowControl w:val="0"/>
              <w:jc w:val="both"/>
              <w:rPr>
                <w:ins w:id="1063" w:author="Tiếp thu thẩm định lần 4 (Claude)" w:date="2026-09-27T20:35:10Z"/>
                <w:ins w:id="1054" w:author="Tiếp thu thẩm định lần 4 (Claude)" w:date="2026-09-27T20:35:10Z"/>
                <w:ins w:id="1045" w:author="Tiếp thu thẩm định lần 4 (Claude)" w:date="2026-09-27T20:35:10Z"/>
                <w:rFonts w:asciiTheme="majorHAnsi" w:hAnsiTheme="majorHAnsi" w:cstheme="majorHAnsi"/>
                <w:sz w:val="28"/>
                <w:szCs w:val="28"/>
              </w:rPr>
            </w:pPr>
            <w:ins w:id="1062" w:author="Tiếp thu thẩm định lần 4 (Claude)" w:date="2026-09-27T20:35:10Z">
              <w:r>
                <w:rPr>
                  <w:rFonts w:asciiTheme="majorHAnsi" w:hAnsiTheme="majorHAnsi" w:cstheme="majorHAnsi"/>
                  <w:sz w:val="24"/>
                  <w:szCs w:val="24"/>
                </w:rPr>
                <w:t xml:space="preserve">Có số liệu vận hành của Phòng TH-HC&amp;QT (18 - 27/9/2026); chưa có tại đơn vị</w:t>
              </w:r>
            </w:ins>
          </w:p>
        </w:tc>
        <w:tc>
          <w:tcPr>
            <w:tcW w:w="2500" w:type="dxa"/>
            <w:vAlign w:val="center"/>
          </w:tcPr>
          <w:p w14:paraId="3387DFFB" w14:textId="77777777" w:rsidR="00E0585F" w:rsidRPr="008F2450" w:rsidRDefault="00E0585F" w:rsidP="008F2450">
            <w:pPr>
              <w:widowControl w:val="0"/>
              <w:jc w:val="both"/>
              <w:rPr>
                <w:ins w:id="1065" w:author="Tiếp thu thẩm định lần 4 (Claude)" w:date="2026-09-27T20:35:10Z"/>
                <w:ins w:id="1056" w:author="Tiếp thu thẩm định lần 4 (Claude)" w:date="2026-09-27T20:35:10Z"/>
                <w:ins w:id="1047" w:author="Tiếp thu thẩm định lần 4 (Claude)" w:date="2026-09-27T20:35:10Z"/>
                <w:rFonts w:asciiTheme="majorHAnsi" w:hAnsiTheme="majorHAnsi" w:cstheme="majorHAnsi"/>
                <w:sz w:val="28"/>
                <w:szCs w:val="28"/>
              </w:rPr>
            </w:pPr>
            <w:ins w:id="1064" w:author="Tiếp thu thẩm định lần 4 (Claude)" w:date="2026-09-27T20:35:10Z">
              <w:r>
                <w:rPr>
                  <w:rFonts w:asciiTheme="majorHAnsi" w:hAnsiTheme="majorHAnsi" w:cstheme="majorHAnsi"/>
                  <w:sz w:val="24"/>
                  <w:szCs w:val="24"/>
                </w:rPr>
                <w:t xml:space="preserve">THONG-KE-VAN-HANH-THUC-TE</w:t>
              </w:r>
            </w:ins>
          </w:p>
        </w:tc>
      </w:tr>
      <w:tr w:rsidR="00E0585F" w:rsidRPr="00E0585F" w14:paraId="7EA86317" w14:textId="77777777" w:rsidTr="008F2450">
        <w:trPr>
          <w:jc w:val="center"/>
          <w:ins w:id="1066" w:author="Tiếp thu thẩm định lần 4 (Claude)" w:date="2026-09-27T20:35:10Z"/>
        </w:trPr>
        <w:tc>
          <w:tcPr>
            <w:tcW w:w="567" w:type="dxa"/>
            <w:vAlign w:val="center"/>
          </w:tcPr>
          <w:p w14:paraId="344DBD52" w14:textId="77777777" w:rsidR="00E0585F" w:rsidRPr="008F2450" w:rsidRDefault="00E0585F" w:rsidP="008F2450">
            <w:pPr>
              <w:widowControl w:val="0"/>
              <w:jc w:val="center"/>
              <w:rPr>
                <w:ins w:id="1068" w:author="Tiếp thu thẩm định lần 4 (Claude)" w:date="2026-09-27T20:35:10Z"/>
                <w:ins w:id="1059" w:author="Tiếp thu thẩm định lần 4 (Claude)" w:date="2026-09-27T20:35:10Z"/>
                <w:ins w:id="1050" w:author="Tiếp thu thẩm định lần 4 (Claude)" w:date="2026-09-27T20:35:10Z"/>
                <w:ins w:id="1041" w:author="Tiếp thu thẩm định lần 4 (Claude)" w:date="2026-09-27T20:35:10Z"/>
                <w:rFonts w:asciiTheme="majorHAnsi" w:hAnsiTheme="majorHAnsi" w:cstheme="majorHAnsi"/>
                <w:sz w:val="28"/>
                <w:szCs w:val="28"/>
              </w:rPr>
            </w:pPr>
            <w:ins w:id="1067" w:author="Tiếp thu thẩm định lần 4 (Claude)" w:date="2026-09-27T20:35:10Z">
              <w:r>
                <w:rPr>
                  <w:rFonts w:asciiTheme="majorHAnsi" w:hAnsiTheme="majorHAnsi" w:cstheme="majorHAnsi"/>
                  <w:sz w:val="24"/>
                  <w:szCs w:val="24"/>
                </w:rPr>
                <w:t xml:space="preserve">17</w:t>
              </w:r>
            </w:ins>
          </w:p>
        </w:tc>
        <w:tc>
          <w:tcPr>
            <w:tcW w:w="3000" w:type="dxa"/>
            <w:vAlign w:val="center"/>
          </w:tcPr>
          <w:p w14:paraId="2564BB06" w14:textId="77777777" w:rsidR="00E0585F" w:rsidRPr="008F2450" w:rsidRDefault="00E0585F" w:rsidP="008F2450">
            <w:pPr>
              <w:widowControl w:val="0"/>
              <w:jc w:val="both"/>
              <w:rPr>
                <w:ins w:id="1070" w:author="Tiếp thu thẩm định lần 4 (Claude)" w:date="2026-09-27T20:35:10Z"/>
                <w:ins w:id="1061" w:author="Tiếp thu thẩm định lần 4 (Claude)" w:date="2026-09-27T20:35:10Z"/>
                <w:ins w:id="1052" w:author="Tiếp thu thẩm định lần 4 (Claude)" w:date="2026-09-27T20:35:10Z"/>
                <w:ins w:id="1043" w:author="Tiếp thu thẩm định lần 4 (Claude)" w:date="2026-09-27T20:35:10Z"/>
                <w:rFonts w:asciiTheme="majorHAnsi" w:hAnsiTheme="majorHAnsi" w:cstheme="majorHAnsi"/>
                <w:sz w:val="28"/>
                <w:szCs w:val="28"/>
              </w:rPr>
            </w:pPr>
            <w:ins w:id="1069" w:author="Tiếp thu thẩm định lần 4 (Claude)" w:date="2026-09-27T20:35:10Z">
              <w:r>
                <w:rPr>
                  <w:rFonts w:asciiTheme="majorHAnsi" w:hAnsiTheme="majorHAnsi" w:cstheme="majorHAnsi"/>
                  <w:sz w:val="24"/>
                  <w:szCs w:val="24"/>
                </w:rPr>
                <w:t xml:space="preserve">Kiểm tra tĩnh toàn hệ còn 28 lỗi (tệp đầu vào trùng kho do người dùng nạp)</w:t>
              </w:r>
            </w:ins>
          </w:p>
        </w:tc>
        <w:tc>
          <w:tcPr>
            <w:tcW w:w="3000" w:type="dxa"/>
            <w:vAlign w:val="center"/>
          </w:tcPr>
          <w:p w14:paraId="24678C8E" w14:textId="77777777" w:rsidR="00E0585F" w:rsidRPr="008F2450" w:rsidRDefault="00E0585F" w:rsidP="008F2450">
            <w:pPr>
              <w:widowControl w:val="0"/>
              <w:jc w:val="both"/>
              <w:rPr>
                <w:ins w:id="1072" w:author="Tiếp thu thẩm định lần 4 (Claude)" w:date="2026-09-27T20:35:10Z"/>
                <w:ins w:id="1063" w:author="Tiếp thu thẩm định lần 4 (Claude)" w:date="2026-09-27T20:35:10Z"/>
                <w:ins w:id="1054" w:author="Tiếp thu thẩm định lần 4 (Claude)" w:date="2026-09-27T20:35:10Z"/>
                <w:ins w:id="1045" w:author="Tiếp thu thẩm định lần 4 (Claude)" w:date="2026-09-27T20:35:10Z"/>
                <w:rFonts w:asciiTheme="majorHAnsi" w:hAnsiTheme="majorHAnsi" w:cstheme="majorHAnsi"/>
                <w:sz w:val="28"/>
                <w:szCs w:val="28"/>
              </w:rPr>
            </w:pPr>
            <w:ins w:id="1071" w:author="Tiếp thu thẩm định lần 4 (Claude)" w:date="2026-09-27T20:35:10Z">
              <w:r>
                <w:rPr>
                  <w:rFonts w:asciiTheme="majorHAnsi" w:hAnsiTheme="majorHAnsi" w:cstheme="majorHAnsi"/>
                  <w:sz w:val="24"/>
                  <w:szCs w:val="24"/>
                </w:rPr>
                <w:t xml:space="preserve">Chờ người phụ trách quyết định giữ hoặc bỏ 28 tệp; không thuộc plugin</w:t>
              </w:r>
            </w:ins>
          </w:p>
        </w:tc>
        <w:tc>
          <w:tcPr>
            <w:tcW w:w="2500" w:type="dxa"/>
            <w:vAlign w:val="center"/>
          </w:tcPr>
          <w:p w14:paraId="3387DFFB" w14:textId="77777777" w:rsidR="00E0585F" w:rsidRPr="008F2450" w:rsidRDefault="00E0585F" w:rsidP="008F2450">
            <w:pPr>
              <w:widowControl w:val="0"/>
              <w:jc w:val="both"/>
              <w:rPr>
                <w:ins w:id="1074" w:author="Tiếp thu thẩm định lần 4 (Claude)" w:date="2026-09-27T20:35:10Z"/>
                <w:ins w:id="1065" w:author="Tiếp thu thẩm định lần 4 (Claude)" w:date="2026-09-27T20:35:10Z"/>
                <w:ins w:id="1056" w:author="Tiếp thu thẩm định lần 4 (Claude)" w:date="2026-09-27T20:35:10Z"/>
                <w:ins w:id="1047" w:author="Tiếp thu thẩm định lần 4 (Claude)" w:date="2026-09-27T20:35:10Z"/>
                <w:rFonts w:asciiTheme="majorHAnsi" w:hAnsiTheme="majorHAnsi" w:cstheme="majorHAnsi"/>
                <w:sz w:val="28"/>
                <w:szCs w:val="28"/>
              </w:rPr>
            </w:pPr>
            <w:ins w:id="1073" w:author="Tiếp thu thẩm định lần 4 (Claude)" w:date="2026-09-27T20:35:10Z">
              <w:r>
                <w:rPr>
                  <w:rFonts w:asciiTheme="majorHAnsi" w:hAnsiTheme="majorHAnsi" w:cstheme="majorHAnsi"/>
                  <w:sz w:val="24"/>
                  <w:szCs w:val="24"/>
                </w:rPr>
                <w:t xml:space="preserve">Danh mục ngoại lệ chờ duyệt</w:t>
              </w:r>
            </w:ins>
          </w:p>
        </w:tc>
      </w:tr>
    </w:tbl>
    <w:p w14:paraId="1CEE716D" w14:textId="77777777" w:rsidR="00B60CA8" w:rsidRPr="00B60CA8" w:rsidRDefault="008F2450" w:rsidP="006465FF">
      <w:pPr>
        <w:widowControl w:val="0"/>
        <w:spacing w:before="120" w:after="120"/>
        <w:ind w:firstLine="720"/>
        <w:jc w:val="both"/>
        <w:rPr>
          <w:ins w:id="1038" w:author="Tiếp thu thẩm định lần 4 (Claude)" w:date="2026-09-27T20:35:10Z"/>
          <w:rFonts w:asciiTheme="majorHAnsi" w:hAnsiTheme="majorHAnsi" w:cstheme="majorHAnsi"/>
          <w:sz w:val="28"/>
          <w:szCs w:val="28"/>
          <w:shd w:val="clear" w:color="auto" w:fill="FFFFFF"/>
        </w:rPr>
      </w:pPr>
      <w:ins w:id="1037" w:author="Tiếp thu thẩm định lần 4 (Claude)" w:date="2026-09-27T20:35:10Z">
        <w:r>
          <w:rPr>
            <w:rFonts w:asciiTheme="majorHAnsi" w:hAnsiTheme="majorHAnsi" w:cstheme="majorHAnsi"/>
            <w:sz w:val="28"/>
            <w:szCs w:val="28"/>
            <w:shd w:val="clear" w:color="auto" w:fill="FFFFFF"/>
          </w:rPr>
          <w:t xml:space="preserve">- Kết quả thẩm định độc lập lần 4 (27/9/2026): 04 báo cáo trên tệp plugin bản 1.3.1 (ChatGPT 72/100; Grok 79 - 85/100; Copilot 92/100; Gemini không chấm điểm) cùng xác nhận 02 lỗi phát hiện ở lần 3 đã được khắc phục, đồng ý kiểm thử có kiểm soát, chưa đồng ý triển khai diện rộng. ChatGPT chạy thử, nêu: thao tác chặn ghi còn hỏi xác nhận (thay vì chặn) khi không xác định được nơi ghi; ba văn bản mang tên Track Changes trong hồ sơ không còn đánh dấu (do người phụ trách chấp nhận thay đổi trên bản sao trong hồ sơ); metadata nghiệm thu ghi 3 lượt/ca trong khi chạy 2 lượt. Đã khắc phục trong bản 1.3.2 (mã SHA-256 83cd2815113ce30de0a7af64c6f1eee99c83907fca18a180312516848ffa7959); nghiệm thu lại 15 ca: 11/15 ca đạt cả 2 lượt, 26/30 lượt (1 lượt quá thời gian chờ) đạt. Bổ sung trạng thái:</w:t>
        </w:r>
      </w:ins>
    </w:p>
    <w:p w14:paraId="1CEE716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Kết quả thẩm định độc lập lần 3 (27/9/2026): 04 báo cáo trên tệp plugin bản 1.3.0 (ChatGPT 70/100; Grok 78 - 83/100; Gemini 85/100; Copilot 92/100) cùng công nhận các lỗi Mức 1 của bản 1.2.1 đã được khắc phục và chưa đồng ý triển khai diện rộng. ChatGPT chạy thử mã, phát hiện 02 lỗi mới: nhật ký vẫn lưu nguyên câu lệnh; thao tác chặn ghi bị vượt qua bằng mã nhúng, lệnh lồng. Phòng TH-HC&amp;QT đã tái hiện, khắc phục trong bản 1.3.1 (tệp ktc-quan-tri-1.3.1.zip, mã SHA-256 e7af7718bbbf1a9181668ad346f4eefc1359ef48b1227172b2972618b7dc4821); xử lý 19 ý kiến: tiếp thu 13, tiếp thu một phần 05, không tiếp thu 01 có giải trình (Báo cáo tiếp thu, giải trình lần 3). Bổ sung trạng thái:</w:t>
      </w:r>
    </w:p>
    <w:p w14:paraId="6AEC6904" w14:textId="77777777"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sidRPr="00517B10">
        <w:rPr>
          <w:rFonts w:asciiTheme="majorHAnsi" w:hAnsiTheme="majorHAnsi" w:cstheme="majorHAnsi"/>
          <w:b/>
          <w:bCs/>
          <w:sz w:val="28"/>
          <w:szCs w:val="28"/>
        </w:rPr>
        <w:t>7. Hồ sơ kèm theo và các bước tiếp theo</w:t>
      </w:r>
    </w:p>
    <w:p w14:paraId="0A85B405"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Minh chứng tạo ra Bộ công cụ: lịch sử cập nhật trên kho mã nguồn, nhật ký thay đổi, biên bản quyết định kỹ thuật, kết quả chạy thử.</w:t>
      </w:r>
    </w:p>
    <w:p w14:paraId="4657D724"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Tài liệu đầu vào: Thông báo số 736/TB-CĐKT, Thông báo số 817/TB-CĐKT, Quyết định số 1923/QĐ-CĐKT, Thông báo số 1052/TB-CĐKT, mẫu Phụ lục và 6 mẫu Kế hoạch + KPI, kho KTC-Database.</w:t>
      </w:r>
    </w:p>
    <w:p w14:paraId="32E56A2D"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Dự thảo Thông báo hướng dẫn sử dụng và Tài liệu hướng dẫn sử dụng chi tiết Bộ công cụ.</w:t>
      </w:r>
    </w:p>
    <w:p w14:paraId="262721FB"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1, kèm 07 báo cáo thẩm định; dự thảo tệp SKILL.md bản 1.13 và Dự thảo Thông báo bản 4 (Track Changes).</w:t>
      </w:r>
    </w:p>
    <w:p w14:paraId="464F67A9"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2, kèm 04 báo cáo thẩm định; tệp plugin bản 1.3.0, mã SHA-256, danh mục tệp và hồ sơ bằng chứng kiểm thử; Dự thảo Thông báo bản 5, Tài liệu hướng dẫn bản 4 (Track Changes).</w:t>
      </w:r>
    </w:p>
    <w:p w14:paraId="0282370C" w14:textId="77777777"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Báo cáo tiếp thu, giải trình ý kiến thẩm định độc lập lần 3, kèm 04 báo cáo thẩm định; tệp plugin bản 1.3.1, mã SHA-256, danh mục tệp, hồ sơ bằng chứng kiểm thử, kết quả đo token, kết quả nghiệm thu 15 ca; Dự thảo Thông báo bản 6, Tài liệu hướng dẫn bản 5 (Track Changes).</w:t>
      </w:r>
    </w:p>
    <w:p w14:paraId="0282370C" w14:textId="77777777" w:rsidR="00B60CA8" w:rsidRPr="00B60CA8" w:rsidRDefault="008F2450" w:rsidP="006465FF">
      <w:pPr>
        <w:widowControl w:val="0"/>
        <w:spacing w:before="120" w:after="120"/>
        <w:ind w:firstLine="720"/>
        <w:jc w:val="both"/>
        <w:rPr>
          <w:ins w:id="1076" w:author="Tiếp thu thẩm định lần 4 (Claude)" w:date="2026-09-27T20:35:10Z"/>
          <w:rFonts w:asciiTheme="majorHAnsi" w:hAnsiTheme="majorHAnsi" w:cstheme="majorHAnsi"/>
          <w:sz w:val="28"/>
          <w:szCs w:val="28"/>
          <w:shd w:val="clear" w:color="auto" w:fill="FFFFFF"/>
        </w:rPr>
      </w:pPr>
      <w:ins w:id="1075" w:author="Tiếp thu thẩm định lần 4 (Claude)" w:date="2026-09-27T20:35:10Z">
        <w:r>
          <w:rPr>
            <w:rFonts w:asciiTheme="majorHAnsi" w:hAnsiTheme="majorHAnsi" w:cstheme="majorHAnsi"/>
            <w:sz w:val="28"/>
            <w:szCs w:val="28"/>
            <w:shd w:val="clear" w:color="auto" w:fill="FFFFFF"/>
          </w:rPr>
          <w:t xml:space="preserve">- Báo cáo tiếp thu, giải trình ý kiến thẩm định độc lập lần 4, kèm 04 báo cáo thẩm định; tệp plugin bản 1.3.2, mã SHA-256, hồ sơ bằng chứng, kết quả nghiệm thu, thống kê vận hành thực tế; Dự thảo Thông báo bản 7, Tài liệu hướng dẫn bản 6 (Track Changes và bản sạch).</w:t>
        </w:r>
      </w:ins>
    </w:p>
    <w:p w14:paraId="20EE2A5A" w14:textId="66AB7363" w:rsidR="000131E2" w:rsidRDefault="000131E2" w:rsidP="006465FF">
      <w:pPr>
        <w:widowControl w:val="0"/>
        <w:spacing w:before="120" w:after="120"/>
        <w:ind w:firstLine="720"/>
        <w:jc w:val="both"/>
        <w:rPr>
          <w:rFonts w:asciiTheme="majorHAnsi" w:hAnsiTheme="majorHAnsi" w:cstheme="majorHAnsi"/>
          <w:sz w:val="28"/>
          <w:szCs w:val="28"/>
          <w:shd w:val="clear" w:color="auto" w:fill="FFFFFF"/>
        </w:rPr>
      </w:pPr>
      <w:r w:rsidRPr="00387637">
        <w:rPr>
          <w:rFonts w:asciiTheme="majorHAnsi" w:hAnsiTheme="majorHAnsi" w:cstheme="majorHAnsi"/>
          <w:b/>
          <w:bCs/>
          <w:i/>
          <w:sz w:val="28"/>
          <w:szCs w:val="28"/>
          <w:shd w:val="clear" w:color="auto" w:fill="FFFFFF"/>
        </w:rPr>
        <w:t xml:space="preserve">Các nội dung chưa thực hiện: </w:t>
      </w:r>
      <w:del w:id="1077" w:author="Tiếp thu thẩm định lần 4 (Claude)" w:date="2026-09-27T20:35:10Z">
        <w:r w:rsidRPr="00387637">
          <w:rPr>
            <w:rFonts w:asciiTheme="majorHAnsi" w:hAnsiTheme="majorHAnsi" w:cstheme="majorHAnsi"/>
            <w:bCs/>
            <w:i/>
            <w:sz w:val="28"/>
            <w:szCs w:val="28"/>
            <w:shd w:val="clear" w:color="auto" w:fill="FFFFFF"/>
          </w:rPr>
          <w:delText xml:space="preserve">(i) thẩm định độc lập bổ sung (vòng 4) trên tệp plugin bản 1.3.1 để xác nhận việc khắc phục (vòng 1, vòng 2, vòng 3 đã thực hiện, kết quả tại Mục 6)</w:delText>
        </w:r>
      </w:del>
      <w:ins w:id="1078" w:author="Tiếp thu thẩm định lần 4 (Claude)" w:date="2026-09-27T20:35:10Z">
        <w:r w:rsidRPr="00387637">
          <w:rPr>
            <w:rFonts w:asciiTheme="majorHAnsi" w:hAnsiTheme="majorHAnsi" w:cstheme="majorHAnsi"/>
            <w:bCs/>
            <w:i/>
            <w:sz w:val="28"/>
            <w:szCs w:val="28"/>
            <w:shd w:val="clear" w:color="auto" w:fill="FFFFFF"/>
          </w:rPr>
          <w:t xml:space="preserve">(i) thẩm định độc lập bổ sung (vòng 5) trên tệp plugin bản 1.3.2 để xác nhận việc khắc phục (vòng 1 đến vòng 4 đã thực hiện, kết quả tại Mục 6)</w:t>
        </w:r>
      </w:ins>
      <w:r w:rsidRPr="00387637">
        <w:rPr>
          <w:rFonts w:asciiTheme="majorHAnsi" w:hAnsiTheme="majorHAnsi" w:cstheme="majorHAnsi"/>
          <w:bCs/>
          <w:i/>
          <w:sz w:val="28"/>
          <w:szCs w:val="28"/>
          <w:shd w:val="clear" w:color="auto" w:fill="FFFFFF"/>
        </w:rPr>
        <w:t xml:space="preserve">; (ii) kiểm thử nghiệm thu trên Claude (trò chuyện) và Claude Cowork; (iii) kiểm kê, thu hồi phiên bản cũ ở cấp tổ chức; phân quyền chỉ đọc kho KTC-Database có biên bản; (iv) rà soát bằng Skill “ktc-ra-soat-897” phần sửa đổi lần 3 của dự thảo Thông báo, Tài liệu hướng dẫn (2 vòng đối với Thông báo bản 5, Tài liệu hướng dẫn bản 4 đã thực hiện; Thông báo số 917/TB-CĐKT, 924/TB-CĐKT, 948/TB-CĐKT đã đối chiếu bản gốc ngày 27/9/2026). Phòng TH-HC&amp;QT sẽ thực hiện và bổ sung kết quả vào hồ sơ trước khi trình ban hành.</w:t>
      </w:r>
    </w:p>
    <w:p w14:paraId="6F489130" w14:textId="77777777" w:rsidR="006E7DA0" w:rsidRPr="00517B10" w:rsidRDefault="004B4C8F" w:rsidP="006465FF">
      <w:pPr>
        <w:spacing w:before="120" w:after="120"/>
        <w:ind w:firstLine="720"/>
        <w:jc w:val="both"/>
        <w:rPr>
          <w:rFonts w:asciiTheme="majorHAnsi" w:hAnsiTheme="majorHAnsi" w:cstheme="majorHAnsi"/>
          <w:sz w:val="28"/>
          <w:szCs w:val="28"/>
        </w:rPr>
      </w:pPr>
      <w:r w:rsidRPr="00517B10">
        <w:rPr>
          <w:rFonts w:asciiTheme="majorHAnsi" w:hAnsiTheme="majorHAnsi" w:cstheme="majorHAnsi"/>
          <w:sz w:val="28"/>
          <w:szCs w:val="28"/>
        </w:rPr>
        <w:t>Phòng TH-HC&amp;QT đề xuất: sau khi hoàn thiện hồ sơ, Phòng QLKHCN&amp;HTPT thẩm định theo điểm c Mục 8 Thông báo số 1056/TB-CĐKT; Bộ công cụ được triển khai thí điểm ở chế độ người dùng tự cài trên Hệ thống Claude AI Team của Trường, sau nghiệm thu mới áp dụng rộng.</w:t>
      </w:r>
    </w:p>
    <w:p w14:paraId="77766779" w14:textId="3143FAFC" w:rsidR="007839E3" w:rsidRPr="00517B10" w:rsidRDefault="007839E3" w:rsidP="006465FF">
      <w:pPr>
        <w:widowControl w:val="0"/>
        <w:spacing w:before="120" w:after="120"/>
        <w:ind w:firstLine="720"/>
        <w:jc w:val="both"/>
        <w:rPr>
          <w:rFonts w:asciiTheme="majorHAnsi" w:hAnsiTheme="majorHAnsi" w:cstheme="majorHAnsi"/>
          <w:sz w:val="28"/>
          <w:szCs w:val="28"/>
          <w:lang w:eastAsia="x-none"/>
        </w:rPr>
      </w:pPr>
      <w:r w:rsidRPr="00517B10">
        <w:rPr>
          <w:rFonts w:asciiTheme="majorHAnsi" w:hAnsiTheme="majorHAnsi" w:cstheme="majorHAnsi"/>
          <w:sz w:val="28"/>
          <w:szCs w:val="28"/>
        </w:rPr>
        <w:t>Trên đây là Báo cáo quá trình xây dựng bộ công cụ trí tuệ nhân tạo KTC-Quan-tri, Phòng TH-HC&amp;QT kính báo cáo Lãnh đạo Trường xem xét, chỉ đạo./.</w:t>
      </w:r>
    </w:p>
    <w:tbl>
      <w:tblPr>
        <w:tblW w:w="9072" w:type="dxa"/>
        <w:jc w:val="center"/>
        <w:tblLook w:val="01E0" w:firstRow="1" w:lastRow="1" w:firstColumn="1" w:lastColumn="1" w:noHBand="0" w:noVBand="0"/>
      </w:tblPr>
      <w:tblGrid>
        <w:gridCol w:w="3828"/>
        <w:gridCol w:w="5244"/>
      </w:tblGrid>
      <w:tr w:rsidR="004B4C8F" w:rsidRPr="006D2C45" w14:paraId="0ED538BC" w14:textId="77777777" w:rsidTr="004B4C8F">
        <w:trPr>
          <w:trHeight w:val="652"/>
          <w:jc w:val="center"/>
        </w:trPr>
        <w:tc>
          <w:tcPr>
            <w:tcW w:w="3828" w:type="dxa"/>
          </w:tcPr>
          <w:p w14:paraId="58620D6D" w14:textId="33605F98" w:rsidR="004B4C8F" w:rsidRPr="00517B10" w:rsidRDefault="004B4C8F" w:rsidP="004B4C8F">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4A9EECE" w14:textId="77777777" w:rsidR="004B4C8F" w:rsidRPr="00517B10" w:rsidRDefault="004B4C8F" w:rsidP="004B4C8F">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Như trên;</w:t>
            </w:r>
          </w:p>
          <w:p w14:paraId="463B375E" w14:textId="77777777" w:rsidR="004B4C8F" w:rsidRPr="00335ACD" w:rsidRDefault="004B4C8F" w:rsidP="004B4C8F">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Phòng QLKHCN&amp;HTPT (thẩm định);</w:t>
            </w:r>
          </w:p>
          <w:p w14:paraId="0AD231B2" w14:textId="2B6E9BBE" w:rsidR="004B4C8F" w:rsidRPr="00335ACD" w:rsidRDefault="004B4C8F" w:rsidP="004B4C8F">
            <w:pPr>
              <w:ind w:hanging="108"/>
              <w:rPr>
                <w:rFonts w:asciiTheme="majorHAnsi" w:hAnsiTheme="majorHAnsi" w:cstheme="majorHAnsi"/>
                <w:b/>
                <w:i/>
                <w:color w:val="000000"/>
                <w:sz w:val="24"/>
                <w:lang w:val="nl-NL"/>
              </w:rPr>
            </w:pPr>
            <w:r w:rsidRPr="00335ACD">
              <w:rPr>
                <w:rFonts w:asciiTheme="majorHAnsi" w:hAnsiTheme="majorHAnsi" w:cstheme="majorHAnsi"/>
                <w:color w:val="000000"/>
                <w:sz w:val="22"/>
                <w:szCs w:val="22"/>
              </w:rPr>
              <w:t>- Lưu: VT, THHCQT.</w:t>
            </w:r>
          </w:p>
        </w:tc>
        <w:tc>
          <w:tcPr>
            <w:tcW w:w="5244" w:type="dxa"/>
          </w:tcPr>
          <w:p w14:paraId="1F21EB9F"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359039B" w14:textId="77777777" w:rsidR="00321EBC" w:rsidRPr="00517B10" w:rsidRDefault="00321EBC" w:rsidP="00321EBC">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38EC5123" w14:textId="77777777" w:rsidR="00321EBC" w:rsidRPr="006D2C45" w:rsidRDefault="00321EBC" w:rsidP="00321EBC">
            <w:pPr>
              <w:jc w:val="center"/>
              <w:rPr>
                <w:rFonts w:asciiTheme="majorHAnsi" w:hAnsiTheme="majorHAnsi" w:cstheme="majorHAnsi"/>
                <w:b/>
                <w:bCs/>
                <w:iCs/>
                <w:noProof/>
                <w:color w:val="000000"/>
                <w:sz w:val="28"/>
                <w:szCs w:val="28"/>
              </w:rPr>
            </w:pPr>
          </w:p>
          <w:p w14:paraId="37F0F205" w14:textId="77777777" w:rsidR="00321EBC" w:rsidRDefault="00321EBC" w:rsidP="00321EBC">
            <w:pPr>
              <w:jc w:val="center"/>
              <w:rPr>
                <w:rFonts w:asciiTheme="majorHAnsi" w:hAnsiTheme="majorHAnsi" w:cstheme="majorHAnsi"/>
                <w:b/>
                <w:bCs/>
                <w:iCs/>
                <w:noProof/>
                <w:color w:val="000000"/>
                <w:sz w:val="28"/>
                <w:szCs w:val="28"/>
                <w:lang w:val="nl-BE"/>
              </w:rPr>
            </w:pPr>
          </w:p>
          <w:p w14:paraId="31816DED" w14:textId="77777777" w:rsidR="00321EBC" w:rsidRDefault="00321EBC" w:rsidP="00321EBC">
            <w:pPr>
              <w:jc w:val="center"/>
              <w:rPr>
                <w:rFonts w:asciiTheme="majorHAnsi" w:hAnsiTheme="majorHAnsi" w:cstheme="majorHAnsi"/>
                <w:b/>
                <w:bCs/>
                <w:iCs/>
                <w:noProof/>
                <w:color w:val="000000"/>
                <w:sz w:val="28"/>
                <w:szCs w:val="28"/>
                <w:lang w:val="nl-BE"/>
              </w:rPr>
            </w:pPr>
          </w:p>
          <w:p w14:paraId="4D62FB35" w14:textId="77777777" w:rsidR="00321EBC" w:rsidRPr="00335ACD" w:rsidRDefault="00321EBC" w:rsidP="00321EBC">
            <w:pPr>
              <w:jc w:val="center"/>
              <w:rPr>
                <w:rFonts w:asciiTheme="majorHAnsi" w:hAnsiTheme="majorHAnsi" w:cstheme="majorHAnsi"/>
                <w:b/>
                <w:color w:val="000000"/>
                <w:sz w:val="28"/>
                <w:szCs w:val="28"/>
                <w:lang w:val="nl-BE"/>
              </w:rPr>
            </w:pPr>
          </w:p>
          <w:p w14:paraId="694BFF7C" w14:textId="77777777" w:rsidR="00321EBC" w:rsidRPr="00335ACD" w:rsidRDefault="00321EBC" w:rsidP="00321EBC">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3CC93A7A" w14:textId="0E7E5224" w:rsidR="004B4C8F" w:rsidRPr="00335ACD" w:rsidRDefault="004B4C8F" w:rsidP="004B4C8F">
            <w:pPr>
              <w:jc w:val="center"/>
              <w:rPr>
                <w:rFonts w:asciiTheme="majorHAnsi" w:hAnsiTheme="majorHAnsi" w:cstheme="majorHAnsi"/>
                <w:b/>
                <w:color w:val="000000"/>
                <w:sz w:val="28"/>
                <w:szCs w:val="2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0ACA3F" w14:textId="77777777" w:rsidR="003E3FEF" w:rsidRDefault="003E3FEF">
      <w:r>
        <w:separator/>
      </w:r>
    </w:p>
  </w:endnote>
  <w:endnote w:type="continuationSeparator" w:id="0">
    <w:p w14:paraId="5962D513" w14:textId="77777777" w:rsidR="003E3FEF" w:rsidRDefault="003E3F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E9A279" w14:textId="77777777" w:rsidR="003E3FEF" w:rsidRDefault="003E3FEF">
      <w:r>
        <w:separator/>
      </w:r>
    </w:p>
  </w:footnote>
  <w:footnote w:type="continuationSeparator" w:id="0">
    <w:p w14:paraId="4A95EF50" w14:textId="77777777" w:rsidR="003E3FEF" w:rsidRDefault="003E3F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21EBC"/>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3FEF"/>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27E2A"/>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B366C"/>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 w:type="paragraph" w:styleId="Revision">
    <w:name w:val="Revision"/>
    <w:hidden/>
    <w:uiPriority w:val="99"/>
    <w:semiHidden/>
    <w:rsid w:val="00927E2A"/>
    <w:rPr>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9</Pages>
  <Words>2552</Words>
  <Characters>14550</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17068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KON TUM</dc:title>
  <dc:subject/>
  <dc:creator>Microsoft Cop.</dc:creator>
  <cp:keywords/>
  <cp:lastModifiedBy>Nguyễn Ngọc Quang Phục</cp:lastModifiedBy>
  <cp:revision>6</cp:revision>
  <cp:lastPrinted>2020-02-11T03:16:00Z</cp:lastPrinted>
  <dcterms:created xsi:type="dcterms:W3CDTF">2026-07-28T09:22:00Z</dcterms:created>
  <dcterms:modified xsi:type="dcterms:W3CDTF">2026-09-27T04:42:00Z</dcterms:modified>
</cp:coreProperties>
</file>