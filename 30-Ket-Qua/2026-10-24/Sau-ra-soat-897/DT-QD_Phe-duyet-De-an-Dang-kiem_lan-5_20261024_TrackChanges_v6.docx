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w:t>
      </w:r>
      <w:r w:rsidRPr="00276175">
        <w:rPr>
          <w:b/>
          <w:sz w:val="28"/>
          <w:szCs w:val="28"/>
          <w:lang w:val="de-DE"/>
        </w:rPr>
        <w:t xml:space="preserve">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 xml:space="preserve">ỦY BAN NHÂN DÂN TỈNH QUẢNG NGÃI</w:t>
      </w:r>
    </w:p>
    <w:p w14:paraId="04AE049A" w14:textId="77777777" w:rsidR="00620A15" w:rsidRPr="00276175" w:rsidRDefault="00415B4B" w:rsidP="00A24D01">
      <w:pPr>
        <w:spacing w:before="120" w:after="120"/>
        <w:ind w:firstLine="720"/>
        <w:jc w:val="both"/>
        <w:rPr>
          <w:i/>
          <w:sz w:val="28"/>
          <w:szCs w:val="28"/>
          <w:lang w:val="de-DE"/>
        </w:rPr>
      </w:pPr>
      <w:del w:id="1001" w:author="Nội dung điều chỉnh (Claude)" w:date="2026-10-24T21:45:07Z">
        <w:r w:rsidRPr="00276175">
          <w:rPr>
            <w:i/>
            <w:sz w:val="28"/>
            <w:szCs w:val="28"/>
            <w:lang w:val="de-DE"/>
          </w:rPr>
          <w:delText>Căn cứ Luật Tổ chức chính quyền địa phương ngày 16/6/2025;</w:delText>
        </w:r>
      </w:del>
      <w:ins w:id="1002" w:author="Nội dung điều chỉnh (Claude)" w:date="2026-10-24T21:45:07Z">
        <w:r w:rsidRPr="00276175">
          <w:rPr>
            <w:i/>
            <w:sz w:val="28"/>
            <w:szCs w:val="28"/>
            <w:lang w:val="de-DE"/>
          </w:rPr>
          <w:t xml:space="preserve">Căn cứ Luật Tổ chức chính quyền địa phương ngày 16 tháng 6 năm 2025;</w:t>
        </w:r>
      </w:ins>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r w:rsidRPr="00276175">
        <w:rPr>
          <w:i/>
          <w:sz w:val="28"/>
          <w:szCs w:val="28"/>
          <w:lang w:val="de-DE"/>
        </w:rPr>
        <w:t>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r w:rsidRPr="00276175">
        <w:rPr>
          <w:i/>
          <w:sz w:val="28"/>
          <w:szCs w:val="28"/>
          <w:lang w:val="de-DE"/>
        </w:rPr>
        <w:t>đề xuất của Giám đốc Sở Tài chính tại Văn bản số ...</w:t>
      </w:r>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276175">
        <w:rPr>
          <w:sz w:val="28"/>
          <w:szCs w:val="28"/>
          <w:lang w:val="de-DE"/>
        </w:rPr>
        <w:t>tham gia góp vốn bằng tiền theo quy định của pháp luật (không góp vốn bằng quyền sử dụng đất)</w:t>
      </w:r>
      <w:r w:rsidRPr="00276175">
        <w:rPr>
          <w:sz w:val="28"/>
          <w:szCs w:val="28"/>
          <w:lang w:val="de-DE"/>
        </w:rPr>
        <w:t xml:space="preserve">.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w:t>
      </w:r>
      <w:del w:id="1009" w:author="Nội dung điều chỉnh (Claude)" w:date="2026-10-24T21:45:07Z">
        <w:r w:rsidRPr="00276175">
          <w:rPr>
            <w:sz w:val="28"/>
            <w:szCs w:val="28"/>
            <w:lang w:val="de-DE"/>
          </w:rPr>
          <w:delText xml:space="preserve">XCG</w:delText>
        </w:r>
      </w:del>
      <w:ins w:id="1010" w:author="Nội dung điều chỉnh (Claude)" w:date="2026-10-24T21:45:07Z">
        <w:r w:rsidRPr="00276175">
          <w:rPr>
            <w:sz w:val="28"/>
            <w:szCs w:val="28"/>
            <w:lang w:val="de-DE"/>
          </w:rPr>
          <w:t xml:space="preserve">xe cơ giới</w:t>
        </w:r>
      </w:ins>
      <w:r w:rsidRPr="00276175">
        <w:rPr>
          <w:sz w:val="28"/>
          <w:szCs w:val="28"/>
          <w:lang w:val="de-DE"/>
        </w:rPr>
        <w:t xml:space="preserve">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r w:rsidRPr="00276175">
        <w:rPr>
          <w:sz w:val="28"/>
          <w:szCs w:val="28"/>
          <w:lang w:val="de-DE"/>
        </w:rPr>
        <w:t>từ Quý III năm 2028</w:t>
      </w:r>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w:t>
      </w:r>
      <w:del w:id="1031" w:author="Nội dung điều chỉnh (Claude)" w:date="2026-10-24T21:45:08Z">
        <w:r w:rsidRPr="00276175">
          <w:rPr>
            <w:sz w:val="28"/>
            <w:szCs w:val="28"/>
            <w:lang w:val="de-DE"/>
          </w:rPr>
          <w:delText xml:space="preserve">UBND tỉnh</w:delText>
        </w:r>
      </w:del>
      <w:ins w:id="1032" w:author="Nội dung điều chỉnh (Claude)" w:date="2026-10-24T21:45:08Z">
        <w:r w:rsidRPr="00276175">
          <w:rPr>
            <w:sz w:val="28"/>
            <w:szCs w:val="28"/>
            <w:lang w:val="de-DE"/>
          </w:rPr>
          <w:t xml:space="preserve">Ủy ban nhân dân tỉnh</w:t>
        </w:r>
      </w:ins>
      <w:r w:rsidRPr="00276175">
        <w:rPr>
          <w:sz w:val="28"/>
          <w:szCs w:val="28"/>
          <w:lang w:val="de-DE"/>
        </w:rPr>
        <w:t xml:space="preserve">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r w:rsidRPr="00276175">
        <w:rPr>
          <w:sz w:val="28"/>
          <w:szCs w:val="28"/>
          <w:lang w:val="de-DE"/>
        </w:rPr>
        <w:t>Quy chế nội bộ Công ty trong năm 2027</w:t>
      </w:r>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276175">
        <w:rPr>
          <w:sz w:val="28"/>
          <w:szCs w:val="28"/>
          <w:lang w:val="de-DE"/>
        </w:rPr>
        <w:t xml:space="preserve">đạt từ 90% công suất thiết kế (khoảng 13.480 lượt/năm trên công suất thiết kế 14.976 lượt/năm)</w:t>
      </w:r>
      <w:r w:rsidRPr="00276175">
        <w:rPr>
          <w:sz w:val="28"/>
          <w:szCs w:val="28"/>
          <w:lang w:val="de-DE"/>
        </w:rPr>
        <w:t xml:space="preserve">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r w:rsidR="00392802" w:rsidRPr="00276175">
        <w:rPr>
          <w:sz w:val="28"/>
          <w:szCs w:val="28"/>
          <w:lang w:val="de-DE"/>
        </w:rPr>
        <w:t xml:space="preserve">bảo đảm doanh thu, lợi nhuận và thời gian hoàn vốn theo phương án </w:t>
      </w:r>
      <w:del w:id="1003" w:author="Nội dung điều chỉnh (Claude)" w:date="2026-10-24T21:45:07Z">
        <w:r w:rsidR="00392802" w:rsidRPr="00276175">
          <w:rPr>
            <w:sz w:val="28"/>
            <w:szCs w:val="28"/>
            <w:lang w:val="de-DE"/>
          </w:rPr>
          <w:delText xml:space="preserve">phân kỳ đầu tư: có lãi</w:delText>
        </w:r>
      </w:del>
      <w:ins w:id="1004" w:author="Nội dung điều chỉnh (Claude)" w:date="2026-10-24T21:45:07Z">
        <w:r w:rsidR="00392802" w:rsidRPr="00276175">
          <w:rPr>
            <w:sz w:val="28"/>
            <w:szCs w:val="28"/>
            <w:lang w:val="de-DE"/>
          </w:rPr>
          <w:t xml:space="preserve">phân kỳ đầu tư: Có lãi</w:t>
        </w:r>
      </w:ins>
      <w:r w:rsidR="00392802" w:rsidRPr="00276175">
        <w:rPr>
          <w:sz w:val="28"/>
          <w:szCs w:val="28"/>
          <w:lang w:val="de-DE"/>
        </w:rPr>
        <w:t xml:space="preserve">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w:t>
      </w:r>
      <w:del w:id="1021" w:author="Nội dung điều chỉnh (Claude)" w:date="2026-10-24T21:45:07Z">
        <w:r w:rsidRPr="00276175">
          <w:rPr>
            <w:sz w:val="28"/>
            <w:szCs w:val="28"/>
            <w:lang w:val="de-DE"/>
          </w:rPr>
          <w:delText xml:space="preserve">ĐKV</w:delText>
        </w:r>
      </w:del>
      <w:ins w:id="1022" w:author="Nội dung điều chỉnh (Claude)" w:date="2026-10-24T21:45:07Z">
        <w:r w:rsidRPr="00276175">
          <w:rPr>
            <w:sz w:val="28"/>
            <w:szCs w:val="28"/>
            <w:lang w:val="de-DE"/>
          </w:rPr>
          <w:t xml:space="preserve">đăng kiểm viên</w:t>
        </w:r>
      </w:ins>
      <w:r w:rsidRPr="00276175">
        <w:rPr>
          <w:sz w:val="28"/>
          <w:szCs w:val="28"/>
          <w:lang w:val="de-DE"/>
        </w:rPr>
        <w:t xml:space="preserve">, nhân viên phục vụ đối với viên chức hiện có của Trường, tổ chức tuyển dụng bổ sung (hoặc hợp đồng) đội ngũ </w:t>
      </w:r>
      <w:del w:id="1023" w:author="Nội dung điều chỉnh (Claude)" w:date="2026-10-24T21:45:07Z">
        <w:r w:rsidRPr="00276175">
          <w:rPr>
            <w:sz w:val="28"/>
            <w:szCs w:val="28"/>
            <w:lang w:val="de-DE"/>
          </w:rPr>
          <w:delText xml:space="preserve">ĐKV</w:delText>
        </w:r>
      </w:del>
      <w:ins w:id="1024" w:author="Nội dung điều chỉnh (Claude)" w:date="2026-10-24T21:45:07Z">
        <w:r w:rsidRPr="00276175">
          <w:rPr>
            <w:sz w:val="28"/>
            <w:szCs w:val="28"/>
            <w:lang w:val="de-DE"/>
          </w:rPr>
          <w:t xml:space="preserve">đăng kiểm viên</w:t>
        </w:r>
      </w:ins>
      <w:r w:rsidRPr="00276175">
        <w:rPr>
          <w:sz w:val="28"/>
          <w:szCs w:val="28"/>
          <w:lang w:val="de-DE"/>
        </w:rPr>
        <w:t xml:space="preserve">, nhân viên nhằm đáp ứng tiêu chuẩn đơn vị đăng kiểm </w:t>
      </w:r>
      <w:del w:id="1011" w:author="Nội dung điều chỉnh (Claude)" w:date="2026-10-24T21:45:07Z">
        <w:r w:rsidRPr="00276175">
          <w:rPr>
            <w:sz w:val="28"/>
            <w:szCs w:val="28"/>
            <w:lang w:val="de-DE"/>
          </w:rPr>
          <w:delText xml:space="preserve">XCG</w:delText>
        </w:r>
      </w:del>
      <w:ins w:id="1012" w:author="Nội dung điều chỉnh (Claude)" w:date="2026-10-24T21:45:07Z">
        <w:r w:rsidRPr="00276175">
          <w:rPr>
            <w:sz w:val="28"/>
            <w:szCs w:val="28"/>
            <w:lang w:val="de-DE"/>
          </w:rPr>
          <w:t xml:space="preserve">xe cơ giới</w:t>
        </w:r>
      </w:ins>
      <w:r w:rsidRPr="00276175">
        <w:rPr>
          <w:sz w:val="28"/>
          <w:szCs w:val="28"/>
          <w:lang w:val="de-DE"/>
        </w:rPr>
        <w:t xml:space="preserve">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Mã cơ sở đăng kiểm </w:t>
      </w:r>
      <w:del w:id="1013" w:author="Nội dung điều chỉnh (Claude)" w:date="2026-10-24T21:45:07Z">
        <w:r w:rsidRPr="00276175">
          <w:rPr>
            <w:bCs/>
            <w:sz w:val="28"/>
            <w:lang w:val="nl-BE"/>
          </w:rPr>
          <w:delText xml:space="preserve">XCG</w:delText>
        </w:r>
      </w:del>
      <w:ins w:id="1014" w:author="Nội dung điều chỉnh (Claude)" w:date="2026-10-24T21:45:07Z">
        <w:r w:rsidRPr="00276175">
          <w:rPr>
            <w:bCs/>
            <w:sz w:val="28"/>
            <w:lang w:val="nl-BE"/>
          </w:rPr>
          <w:t xml:space="preserve">xe cơ giới</w:t>
        </w:r>
      </w:ins>
      <w:r w:rsidRPr="00276175">
        <w:rPr>
          <w:bCs/>
          <w:sz w:val="28"/>
          <w:lang w:val="nl-BE"/>
        </w:rPr>
        <w:t xml:space="preserve">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 xml:space="preserve">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276175">
        <w:rPr>
          <w:sz w:val="28"/>
        </w:rPr>
        <w:t>tham gia góp vốn bằng tiền theo quy định của pháp luật (không góp vốn bằng quyền sử dụng đất)</w:t>
      </w:r>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chế độ thông tin, báo cáo về Trường Cao đẳng Kon Tum, Hội đồng thành viên, Kiểm soát viên, Sở Xây dựng, Cục Đăng kiểm Việt Nam, </w:t>
      </w:r>
      <w:del w:id="1033" w:author="Nội dung điều chỉnh (Claude)" w:date="2026-10-24T21:45:08Z">
        <w:r w:rsidRPr="00276175">
          <w:rPr>
            <w:sz w:val="28"/>
            <w:lang w:val="nl-BE"/>
          </w:rPr>
          <w:delText xml:space="preserve">UBND tỉnh</w:delText>
        </w:r>
      </w:del>
      <w:ins w:id="1034" w:author="Nội dung điều chỉnh (Claude)" w:date="2026-10-24T21:45:08Z">
        <w:r w:rsidRPr="00276175">
          <w:rPr>
            <w:sz w:val="28"/>
            <w:lang w:val="nl-BE"/>
          </w:rPr>
          <w:t xml:space="preserve">Ủy ban nhân dân tỉnh</w:t>
        </w:r>
      </w:ins>
      <w:r w:rsidRPr="00276175">
        <w:rPr>
          <w:sz w:val="28"/>
          <w:lang w:val="nl-BE"/>
        </w:rPr>
        <w:t xml:space="preserve">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 xml:space="preserve">Thực hiện các nhiệm vụ khác theo nghị quyết, quyết định của Hội đồng thành viên, theo hợp đồng ký với Trường Cao đẳng Kon Tum và theo yêu cầu của cơ quan nhà nước có thẩm quyền.</w:t>
      </w:r>
      <w:r w:rsidRPr="00276175">
        <w:rPr>
          <w:sz w:val="28"/>
          <w:lang w:val="nl-BE"/>
        </w:rPr>
        <w:t xml:space="preserve">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kiểm định và cấp giấy chứng nhận kiểm định cho </w:t>
      </w:r>
      <w:del w:id="1015" w:author="Nội dung điều chỉnh (Claude)" w:date="2026-10-24T21:45:07Z">
        <w:r w:rsidRPr="00276175">
          <w:rPr>
            <w:sz w:val="28"/>
            <w:lang w:val="nl-BE"/>
          </w:rPr>
          <w:delText xml:space="preserve">XCG</w:delText>
        </w:r>
      </w:del>
      <w:ins w:id="1016" w:author="Nội dung điều chỉnh (Claude)" w:date="2026-10-24T21:45:07Z">
        <w:r w:rsidRPr="00276175">
          <w:rPr>
            <w:sz w:val="28"/>
            <w:lang w:val="nl-BE"/>
          </w:rPr>
          <w:t xml:space="preserve">xe cơ giới</w:t>
        </w:r>
      </w:ins>
      <w:r w:rsidRPr="00276175">
        <w:rPr>
          <w:sz w:val="28"/>
          <w:lang w:val="nl-BE"/>
        </w:rPr>
        <w:t xml:space="preserve">,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Khi có sự cố hư hỏng hoặc thay đổi lãnh đạo cơ sở đăng kiểm, lãnh đạo bộ phận kiểm định, </w:t>
      </w:r>
      <w:del w:id="1025" w:author="Nội dung điều chỉnh (Claude)" w:date="2026-10-24T21:45:07Z">
        <w:r w:rsidRPr="00276175">
          <w:rPr>
            <w:sz w:val="28"/>
            <w:lang w:val="nl-BE"/>
          </w:rPr>
          <w:delText xml:space="preserve">ĐKV</w:delText>
        </w:r>
      </w:del>
      <w:ins w:id="1026" w:author="Nội dung điều chỉnh (Claude)" w:date="2026-10-24T21:45:07Z">
        <w:r w:rsidRPr="00276175">
          <w:rPr>
            <w:sz w:val="28"/>
            <w:lang w:val="nl-BE"/>
          </w:rPr>
          <w:t xml:space="preserve">đăng kiểm viên</w:t>
        </w:r>
      </w:ins>
      <w:r w:rsidRPr="00276175">
        <w:rPr>
          <w:sz w:val="28"/>
          <w:lang w:val="nl-BE"/>
        </w:rPr>
        <w:t xml:space="preserve">, thiết bị, dụng cụ kiểm tra, Công ty chủ động khắc phục sự cố bảo đảm thiết bị, dụng cụ kiểm tra đáp ứng quy định, đồng thời thông báo bằng bản giấy hoặc dữ liệu điện tử cho </w:t>
      </w:r>
      <w:del w:id="1035" w:author="Nội dung điều chỉnh (Claude)" w:date="2026-10-24T21:45:08Z">
        <w:r w:rsidRPr="00276175">
          <w:rPr>
            <w:sz w:val="28"/>
            <w:lang w:val="nl-BE"/>
          </w:rPr>
          <w:delText xml:space="preserve">UBND tỉnh</w:delText>
        </w:r>
      </w:del>
      <w:ins w:id="1036" w:author="Nội dung điều chỉnh (Claude)" w:date="2026-10-24T21:45:08Z">
        <w:r w:rsidRPr="00276175">
          <w:rPr>
            <w:sz w:val="28"/>
            <w:lang w:val="nl-BE"/>
          </w:rPr>
          <w:t xml:space="preserve">Ủy ban nhân dân tỉnh</w:t>
        </w:r>
      </w:ins>
      <w:r w:rsidRPr="00276175">
        <w:rPr>
          <w:sz w:val="28"/>
          <w:lang w:val="nl-BE"/>
        </w:rPr>
        <w:t xml:space="preserve">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hoạt động dịch vụ kỹ thuật liên quan đến </w:t>
      </w:r>
      <w:del w:id="1017" w:author="Nội dung điều chỉnh (Claude)" w:date="2026-10-24T21:45:07Z">
        <w:r w:rsidRPr="00276175">
          <w:rPr>
            <w:sz w:val="28"/>
            <w:lang w:val="nl-BE"/>
          </w:rPr>
          <w:delText xml:space="preserve">XCG</w:delText>
        </w:r>
      </w:del>
      <w:ins w:id="1018" w:author="Nội dung điều chỉnh (Claude)" w:date="2026-10-24T21:45:07Z">
        <w:r w:rsidRPr="00276175">
          <w:rPr>
            <w:sz w:val="28"/>
            <w:lang w:val="nl-BE"/>
          </w:rPr>
          <w:t xml:space="preserve">xe cơ giới</w:t>
        </w:r>
      </w:ins>
      <w:r w:rsidRPr="00276175">
        <w:rPr>
          <w:sz w:val="28"/>
          <w:lang w:val="nl-BE"/>
        </w:rPr>
        <w:t xml:space="preserve">,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r w:rsidRPr="00276175">
        <w:rPr>
          <w:sz w:val="28"/>
        </w:rPr>
        <w:t xml:space="preserve">Tối thiểu 11 người làm việc tác nghiệp trong giai đoạn 1 (không tính thành viên Hội đồng thành viên, người đại diện phần vốn, Kiểm soát viên)</w:t>
      </w:r>
      <w:r w:rsidRPr="00276175">
        <w:rPr>
          <w:sz w:val="28"/>
        </w:rPr>
        <w:t xml:space="preserve">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r w:rsidRPr="00276175">
        <w:rPr>
          <w:sz w:val="28"/>
        </w:rPr>
        <w:t>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 xml:space="preserve">b) Quản lý dòng tiền và tách bạch tài sản: Tách bạch hoàn toàn giữa dòng tiền của Trường (</w:t>
      </w:r>
      <w:del w:id="1029" w:author="Nội dung điều chỉnh (Claude)" w:date="2026-10-24T21:45:08Z">
        <w:r w:rsidRPr="00276175">
          <w:rPr>
            <w:sz w:val="28"/>
          </w:rPr>
          <w:delText xml:space="preserve">ĐVSNCL</w:delText>
        </w:r>
      </w:del>
      <w:ins w:id="1030" w:author="Nội dung điều chỉnh (Claude)" w:date="2026-10-24T21:45:08Z">
        <w:r w:rsidRPr="00276175">
          <w:rPr>
            <w:sz w:val="28"/>
          </w:rPr>
          <w:t xml:space="preserve">đơn vị sự nghiệp công lập</w:t>
        </w:r>
      </w:ins>
      <w:r w:rsidRPr="00276175">
        <w:rPr>
          <w:sz w:val="28"/>
        </w:rPr>
        <w:t xml:space="preserve">)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 xml:space="preserve">c) Cơ chế thu phí kiểm định</w:t>
      </w:r>
      <w:r w:rsidRPr="00276175">
        <w:rPr>
          <w:sz w:val="28"/>
        </w:rPr>
        <w:t xml:space="preserve">: Doanh nghiệp thu phí dịch vụ kiểm định an toàn kỹ thuật và bảo vệ môi trường </w:t>
      </w:r>
      <w:del w:id="1019" w:author="Nội dung điều chỉnh (Claude)" w:date="2026-10-24T21:45:07Z">
        <w:r w:rsidRPr="00276175">
          <w:rPr>
            <w:sz w:val="28"/>
          </w:rPr>
          <w:delText xml:space="preserve">XCG</w:delText>
        </w:r>
      </w:del>
      <w:ins w:id="1020" w:author="Nội dung điều chỉnh (Claude)" w:date="2026-10-24T21:45:07Z">
        <w:r w:rsidRPr="00276175">
          <w:rPr>
            <w:sz w:val="28"/>
          </w:rPr>
          <w:t xml:space="preserve">xe cơ giới</w:t>
        </w:r>
      </w:ins>
      <w:r w:rsidRPr="00276175">
        <w:rPr>
          <w:sz w:val="28"/>
        </w:rPr>
        <w:t xml:space="preserve">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del w:id="1005" w:author="Nội dung điều chỉnh (Claude)" w:date="2026-10-24T21:45:07Z">
        <w:r w:rsidRPr="00276175">
          <w:rPr>
            <w:i/>
            <w:iCs/>
            <w:sz w:val="28"/>
            <w:szCs w:val="28"/>
          </w:rPr>
          <w:delText>ĐVT: triệu đồng</w:delText>
        </w:r>
      </w:del>
      <w:ins w:id="1006" w:author="Nội dung điều chỉnh (Claude)" w:date="2026-10-24T21:45:07Z">
        <w:r w:rsidRPr="00276175">
          <w:rPr>
            <w:i/>
            <w:iCs/>
            <w:sz w:val="28"/>
            <w:szCs w:val="28"/>
          </w:rPr>
          <w:t xml:space="preserve">ĐVT: Triệu đồng</w:t>
        </w:r>
      </w:ins>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del w:id="1027" w:author="Nội dung điều chỉnh (Claude)" w:date="2026-10-24T21:45:07Z">
              <w:r w:rsidRPr="00276175">
                <w:rPr>
                  <w:iCs/>
                  <w:sz w:val="28"/>
                  <w:szCs w:val="20"/>
                  <w:lang w:val="vi-VN" w:eastAsia="vi-VN"/>
                </w:rPr>
                <w:delText xml:space="preserve">ĐKV</w:delText>
              </w:r>
            </w:del>
            <w:ins w:id="1028" w:author="Nội dung điều chỉnh (Claude)" w:date="2026-10-24T21:45:07Z">
              <w:r w:rsidRPr="00276175">
                <w:rPr>
                  <w:iCs/>
                  <w:sz w:val="28"/>
                  <w:szCs w:val="20"/>
                  <w:lang w:val="vi-VN" w:eastAsia="vi-VN"/>
                </w:rPr>
                <w:t xml:space="preserve">đăng kiểm viên</w:t>
              </w:r>
            </w:ins>
            <w:r w:rsidRPr="00276175">
              <w:rPr>
                <w:iCs/>
                <w:sz w:val="28"/>
                <w:szCs w:val="20"/>
                <w:lang w:val="vi-VN" w:eastAsia="vi-VN"/>
              </w:rPr>
              <w:t xml:space="preserve">: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w:t>
      </w:r>
      <w:r w:rsidRPr="00276175">
        <w:rPr>
          <w:sz w:val="28"/>
          <w:szCs w:val="28"/>
        </w:rPr>
        <w:t xml:space="preserve">đạt từ 90% công suất thiết kế (khoảng 13.480 lượt/năm trên công suất thiết kế 14.976 lượt/năm)</w:t>
      </w:r>
      <w:r w:rsidRPr="00276175">
        <w:rPr>
          <w:sz w:val="28"/>
          <w:szCs w:val="28"/>
        </w:rPr>
        <w:t xml:space="preserve"> trong 2 năm liên tiếp</w:t>
      </w:r>
      <w:r w:rsidRPr="00276175">
        <w:rPr>
          <w:sz w:val="28"/>
          <w:szCs w:val="28"/>
        </w:rPr>
        <w:t>.</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 xml:space="preserve">2.1. Hiệu trưởng </w:t>
      </w:r>
      <w:del w:id="1007" w:author="Nội dung điều chỉnh (Claude)" w:date="2026-10-24T21:45:07Z">
        <w:r w:rsidRPr="00276175">
          <w:rPr>
            <w:sz w:val="28"/>
            <w:szCs w:val="28"/>
          </w:rPr>
          <w:delText xml:space="preserve">Trường Cao đẳng Kon Tum: chủ trì</w:delText>
        </w:r>
      </w:del>
      <w:ins w:id="1008" w:author="Nội dung điều chỉnh (Claude)" w:date="2026-10-24T21:45:07Z">
        <w:r w:rsidRPr="00276175">
          <w:rPr>
            <w:sz w:val="28"/>
            <w:szCs w:val="28"/>
          </w:rPr>
          <w:t xml:space="preserve">Trường Cao đẳng Kon Tum: Chủ trì</w:t>
        </w:r>
      </w:ins>
      <w:r w:rsidRPr="00276175">
        <w:rPr>
          <w:sz w:val="28"/>
          <w:szCs w:val="28"/>
        </w:rPr>
        <w:t xml:space="preserve">,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 xml:space="preserve">2.2. </w:t>
      </w:r>
      <w:r w:rsidRPr="00276175">
        <w:rPr>
          <w:sz w:val="28"/>
        </w:rPr>
        <w:t xml:space="preserve">Thủ trưởng các sở, ban, ngành</w:t>
      </w:r>
      <w:r w:rsidRPr="00276175">
        <w:rPr>
          <w:sz w:val="28"/>
        </w:rPr>
        <w:t xml:space="preserve">,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 xml:space="preserve">a) Sở Xây dựng: Hướng dẫn quy trình, thủ tục và các yêu cầu kỹ thuật chuyên môn liên quan đến đầu tư và hoạt động của Công ty, Trung tâm theo quy định của ngành; hướng dẫn thực hiện các thủ tục có liên quan đến </w:t>
      </w:r>
      <w:r w:rsidRPr="00276175">
        <w:rPr>
          <w:sz w:val="28"/>
        </w:rPr>
        <w:t xml:space="preserve">quy hoạch đô thị,</w:t>
      </w:r>
      <w:r w:rsidRPr="00276175">
        <w:rPr>
          <w:sz w:val="28"/>
        </w:rPr>
        <w:t xml:space="preserve">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w:t>
      </w:r>
      <w:del w:id="1043" w:author="Nội dung điều chỉnh (Claude)" w:date="2026-10-24T21:45:08Z">
        <w:r w:rsidRPr="00276175">
          <w:rPr>
            <w:sz w:val="28"/>
          </w:rPr>
          <w:delText xml:space="preserve">UBND phường</w:delText>
        </w:r>
      </w:del>
      <w:ins w:id="1044" w:author="Nội dung điều chỉnh (Claude)" w:date="2026-10-24T21:45:08Z">
        <w:r w:rsidRPr="00276175">
          <w:rPr>
            <w:sz w:val="28"/>
          </w:rPr>
          <w:t xml:space="preserve">Ủy ban nhân dân phường</w:t>
        </w:r>
      </w:ins>
      <w:r w:rsidRPr="00276175">
        <w:rPr>
          <w:sz w:val="28"/>
        </w:rPr>
        <w:t xml:space="preserve">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 xml:space="preserve">Hướng dẫn, phối hợp với nhà trường </w:t>
      </w:r>
      <w:r w:rsidR="00F117EE" w:rsidRPr="00276175">
        <w:rPr>
          <w:sz w:val="28"/>
        </w:rPr>
        <w:t xml:space="preserve">trong việc cử người đại diện phần vốn, kiểm soát viên (nếu thuộc thẩm quyền) và các chức danh khác</w:t>
      </w:r>
      <w:r w:rsidR="00F117EE" w:rsidRPr="00276175">
        <w:rPr>
          <w:sz w:val="28"/>
        </w:rPr>
        <w:t xml:space="preserve">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xml:space="preserve">- Đảng ủy </w:t>
            </w:r>
            <w:del w:id="1037" w:author="Nội dung điều chỉnh (Claude)" w:date="2026-10-24T21:45:08Z">
              <w:r w:rsidRPr="00276175">
                <w:rPr>
                  <w:snapToGrid w:val="0"/>
                  <w:sz w:val="22"/>
                  <w:szCs w:val="22"/>
                  <w:lang w:val="fi-FI"/>
                </w:rPr>
                <w:delText xml:space="preserve">UBND tỉnh</w:delText>
              </w:r>
            </w:del>
            <w:ins w:id="1038" w:author="Nội dung điều chỉnh (Claude)" w:date="2026-10-24T21:45:08Z">
              <w:r w:rsidRPr="00276175">
                <w:rPr>
                  <w:snapToGrid w:val="0"/>
                  <w:sz w:val="22"/>
                  <w:szCs w:val="22"/>
                  <w:lang w:val="fi-FI"/>
                </w:rPr>
                <w:t xml:space="preserve">Ủy ban nhân dân tỉnh</w:t>
              </w:r>
            </w:ins>
            <w:r w:rsidRPr="00276175">
              <w:rPr>
                <w:snapToGrid w:val="0"/>
                <w:sz w:val="22"/>
                <w:szCs w:val="22"/>
                <w:lang w:val="fi-FI"/>
              </w:rPr>
              <w:t xml:space="preserve">;</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xml:space="preserve">- CT, PCT </w:t>
            </w:r>
            <w:del w:id="1039" w:author="Nội dung điều chỉnh (Claude)" w:date="2026-10-24T21:45:08Z">
              <w:r w:rsidRPr="00276175">
                <w:rPr>
                  <w:snapToGrid w:val="0"/>
                  <w:sz w:val="22"/>
                  <w:szCs w:val="22"/>
                  <w:lang w:val="fi-FI"/>
                </w:rPr>
                <w:delText xml:space="preserve">UBND tỉnh</w:delText>
              </w:r>
            </w:del>
            <w:ins w:id="1040" w:author="Nội dung điều chỉnh (Claude)" w:date="2026-10-24T21:45:08Z">
              <w:r w:rsidRPr="00276175">
                <w:rPr>
                  <w:snapToGrid w:val="0"/>
                  <w:sz w:val="22"/>
                  <w:szCs w:val="22"/>
                  <w:lang w:val="fi-FI"/>
                </w:rPr>
                <w:t xml:space="preserve">Ủy ban nhân dân tỉnh</w:t>
              </w:r>
            </w:ins>
            <w:r w:rsidRPr="00276175">
              <w:rPr>
                <w:snapToGrid w:val="0"/>
                <w:sz w:val="22"/>
                <w:szCs w:val="22"/>
                <w:lang w:val="fi-FI"/>
              </w:rPr>
              <w:t xml:space="preserve">;</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xml:space="preserve">- VP </w:t>
            </w:r>
            <w:del w:id="1041" w:author="Nội dung điều chỉnh (Claude)" w:date="2026-10-24T21:45:08Z">
              <w:r w:rsidRPr="00276175">
                <w:rPr>
                  <w:snapToGrid w:val="0"/>
                  <w:sz w:val="22"/>
                  <w:szCs w:val="22"/>
                  <w:lang w:val="fi-FI"/>
                </w:rPr>
                <w:delText xml:space="preserve">UBND tỉnh</w:delText>
              </w:r>
            </w:del>
            <w:ins w:id="1042" w:author="Nội dung điều chỉnh (Claude)" w:date="2026-10-24T21:45:08Z">
              <w:r w:rsidRPr="00276175">
                <w:rPr>
                  <w:snapToGrid w:val="0"/>
                  <w:sz w:val="22"/>
                  <w:szCs w:val="22"/>
                  <w:lang w:val="fi-FI"/>
                </w:rPr>
                <w:t xml:space="preserve">Ủy ban nhân dân tỉnh</w:t>
              </w:r>
            </w:ins>
            <w:r w:rsidRPr="00276175">
              <w:rPr>
                <w:snapToGrid w:val="0"/>
                <w:sz w:val="22"/>
                <w:szCs w:val="22"/>
                <w:lang w:val="fi-FI"/>
              </w:rPr>
              <w:t xml:space="preserve">: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