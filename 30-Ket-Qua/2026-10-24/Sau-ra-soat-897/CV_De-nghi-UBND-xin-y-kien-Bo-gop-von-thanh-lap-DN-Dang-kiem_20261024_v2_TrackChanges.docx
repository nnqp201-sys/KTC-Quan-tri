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5" w:type="dxa"/>
        <w:jc w:val="center"/>
        <w:tblLayout w:type="fixed"/>
        <w:tblLook w:val="01E0" w:firstRow="1" w:lastRow="1" w:firstColumn="1" w:lastColumn="1" w:noHBand="0" w:noVBand="0"/>
      </w:tblPr>
      <w:tblGrid>
        <w:gridCol w:w="4537"/>
        <w:gridCol w:w="5418"/>
      </w:tblGrid>
      <w:tr w:rsidR="00C008A4" w:rsidRPr="00C008A4" w14:paraId="6323CE54" w14:textId="77777777" w:rsidTr="0026626A">
        <w:trPr>
          <w:trHeight w:val="20"/>
          <w:jc w:val="center"/>
        </w:trPr>
        <w:tc>
          <w:tcPr>
            <w:tcW w:w="4537" w:type="dxa"/>
          </w:tcPr>
          <w:p w14:paraId="4A9F1849" w14:textId="77777777" w:rsidR="00C3669C" w:rsidRPr="00C008A4" w:rsidRDefault="00C3669C" w:rsidP="00D26333">
            <w:pPr>
              <w:jc w:val="center"/>
              <w:rPr>
                <w:b/>
                <w:sz w:val="26"/>
                <w:lang w:val="nl-NL" w:eastAsia="vi-VN"/>
              </w:rPr>
            </w:pPr>
            <w:r w:rsidRPr="00C008A4">
              <w:rPr>
                <w:sz w:val="26"/>
                <w:lang w:val="nl-NL" w:eastAsia="vi-VN"/>
              </w:rPr>
              <w:t>UBND TỈNH QUẢNG NGÃI</w:t>
            </w:r>
          </w:p>
          <w:p w14:paraId="54737911" w14:textId="77777777" w:rsidR="00C3669C" w:rsidRPr="00C008A4" w:rsidRDefault="00C3669C" w:rsidP="00D26333">
            <w:pPr>
              <w:jc w:val="center"/>
              <w:rPr>
                <w:b/>
                <w:spacing w:val="-16"/>
                <w:sz w:val="26"/>
                <w:lang w:val="nl-NL" w:eastAsia="vi-VN"/>
              </w:rPr>
            </w:pPr>
            <w:r w:rsidRPr="00C008A4">
              <w:rPr>
                <w:b/>
                <w:sz w:val="26"/>
                <w:lang w:val="nl-NL" w:eastAsia="vi-VN"/>
              </w:rPr>
              <w:t>TRƯỜNG CAO ĐẲNG KON TUM</w:t>
            </w:r>
          </w:p>
        </w:tc>
        <w:tc>
          <w:tcPr>
            <w:tcW w:w="5418" w:type="dxa"/>
          </w:tcPr>
          <w:p w14:paraId="6CF86521" w14:textId="77777777" w:rsidR="00C3669C" w:rsidRPr="00C008A4" w:rsidRDefault="00C3669C" w:rsidP="00673B83">
            <w:pPr>
              <w:jc w:val="center"/>
              <w:rPr>
                <w:b/>
                <w:spacing w:val="-10"/>
                <w:sz w:val="26"/>
                <w:lang w:val="nl-NL" w:eastAsia="vi-VN"/>
              </w:rPr>
            </w:pPr>
            <w:r w:rsidRPr="00C008A4">
              <w:rPr>
                <w:b/>
                <w:spacing w:val="-10"/>
                <w:sz w:val="26"/>
                <w:lang w:val="nl-NL" w:eastAsia="vi-VN"/>
              </w:rPr>
              <w:t>CỘNG HÒA XÃ HỘI CHỦ NGHĨA VIỆT NAM</w:t>
            </w:r>
          </w:p>
          <w:p w14:paraId="104C88AB" w14:textId="77777777" w:rsidR="00C3669C" w:rsidRPr="00C008A4" w:rsidRDefault="00C3669C" w:rsidP="00673B83">
            <w:pPr>
              <w:jc w:val="center"/>
              <w:rPr>
                <w:b/>
                <w:sz w:val="26"/>
                <w:szCs w:val="26"/>
                <w:lang w:eastAsia="vi-VN"/>
              </w:rPr>
            </w:pPr>
            <w:r w:rsidRPr="00C008A4">
              <w:rPr>
                <w:b/>
                <w:sz w:val="28"/>
                <w:szCs w:val="26"/>
                <w:lang w:eastAsia="vi-VN"/>
              </w:rPr>
              <w:t>Độc lập - Tự do - Hạnh phúc</w:t>
            </w:r>
          </w:p>
        </w:tc>
      </w:tr>
      <w:tr w:rsidR="00C3669C" w:rsidRPr="00C008A4" w14:paraId="01B037BB" w14:textId="77777777" w:rsidTr="0026626A">
        <w:trPr>
          <w:trHeight w:val="1137"/>
          <w:jc w:val="center"/>
        </w:trPr>
        <w:tc>
          <w:tcPr>
            <w:tcW w:w="4537" w:type="dxa"/>
            <w:vAlign w:val="center"/>
          </w:tcPr>
          <w:p w14:paraId="6FAF4DEB" w14:textId="6F48DFB4" w:rsidR="00C3669C" w:rsidRPr="00C008A4" w:rsidRDefault="000B74BF" w:rsidP="00D26333">
            <w:pPr>
              <w:spacing w:before="120" w:after="120"/>
              <w:jc w:val="center"/>
              <w:rPr>
                <w:sz w:val="26"/>
                <w:szCs w:val="26"/>
                <w:lang w:eastAsia="vi-VN"/>
              </w:rPr>
            </w:pPr>
            <w:r w:rsidRPr="00C008A4">
              <w:rPr>
                <w:b/>
                <w:noProof/>
                <w:sz w:val="26"/>
                <w:szCs w:val="26"/>
              </w:rPr>
              <mc:AlternateContent>
                <mc:Choice Requires="wps">
                  <w:drawing>
                    <wp:anchor distT="0" distB="0" distL="114300" distR="114300" simplePos="0" relativeHeight="251659264" behindDoc="0" locked="0" layoutInCell="1" allowOverlap="1" wp14:anchorId="7B3A1434" wp14:editId="7E2601D4">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C008A4">
              <w:rPr>
                <w:sz w:val="26"/>
                <w:szCs w:val="26"/>
                <w:lang w:eastAsia="vi-VN"/>
              </w:rPr>
              <w:t xml:space="preserve">Số: </w:t>
            </w:r>
            <w:r w:rsidR="004B11B0">
              <w:rPr>
                <w:sz w:val="26"/>
                <w:szCs w:val="26"/>
                <w:lang w:eastAsia="vi-VN"/>
              </w:rPr>
              <w:t xml:space="preserve">     </w:t>
            </w:r>
            <w:r w:rsidR="00B11908">
              <w:rPr>
                <w:sz w:val="26"/>
                <w:szCs w:val="26"/>
                <w:lang w:eastAsia="vi-VN"/>
              </w:rPr>
              <w:t xml:space="preserve"> </w:t>
            </w:r>
            <w:r w:rsidR="004B11B0">
              <w:rPr>
                <w:sz w:val="26"/>
                <w:szCs w:val="26"/>
                <w:lang w:eastAsia="vi-VN"/>
              </w:rPr>
              <w:t xml:space="preserve">   </w:t>
            </w:r>
            <w:r w:rsidR="00C3669C" w:rsidRPr="00C008A4">
              <w:rPr>
                <w:sz w:val="26"/>
                <w:szCs w:val="26"/>
                <w:lang w:eastAsia="vi-VN"/>
              </w:rPr>
              <w:t>/CĐKT-THHCQT</w:t>
            </w:r>
          </w:p>
          <w:p w14:paraId="334D35AB" w14:textId="77777777" w:rsidR="00C3669C" w:rsidRPr="00C008A4" w:rsidRDefault="00C3669C" w:rsidP="00EF4AB6">
            <w:pPr>
              <w:spacing w:before="120"/>
              <w:jc w:val="center"/>
              <w:rPr>
                <w:sz w:val="26"/>
                <w:szCs w:val="26"/>
                <w:lang w:eastAsia="vi-VN"/>
              </w:rPr>
            </w:pPr>
            <w:r w:rsidRPr="00C008A4">
              <w:rPr>
                <w:sz w:val="26"/>
                <w:szCs w:val="26"/>
                <w:lang w:eastAsia="vi-VN"/>
              </w:rPr>
              <w:t xml:space="preserve">V/v </w:t>
            </w:r>
            <w:bookmarkStart w:id="0" w:name="_Hlk203720149"/>
            <w:r w:rsidR="00567AD1">
              <w:rPr>
                <w:sz w:val="26"/>
                <w:szCs w:val="26"/>
                <w:lang w:eastAsia="vi-VN"/>
              </w:rPr>
              <w:t>đề nghị xin ý kiến hướng dẫn của Bộ Tài chính, Bộ Nội vụ về việc đơn vị sự nghiệp công lập góp vốn thành lập doanh nghiệp để đầu tư, vận hành Trung tâm Đăng kiểm xe cơ giới</w:t>
            </w:r>
            <w:bookmarkEnd w:id="0"/>
          </w:p>
        </w:tc>
        <w:tc>
          <w:tcPr>
            <w:tcW w:w="5418" w:type="dxa"/>
          </w:tcPr>
          <w:p w14:paraId="3410C05B" w14:textId="77777777" w:rsidR="00C3669C" w:rsidRPr="00C008A4" w:rsidRDefault="00C3669C" w:rsidP="00673B83">
            <w:pPr>
              <w:spacing w:before="120" w:after="120"/>
              <w:jc w:val="center"/>
              <w:rPr>
                <w:i/>
                <w:sz w:val="28"/>
                <w:szCs w:val="28"/>
                <w:lang w:eastAsia="vi-VN"/>
              </w:rPr>
            </w:pPr>
            <w:r w:rsidRPr="00C008A4">
              <w:rPr>
                <w:noProof/>
                <w:sz w:val="26"/>
                <w:szCs w:val="26"/>
              </w:rPr>
              <mc:AlternateContent>
                <mc:Choice Requires="wps">
                  <w:drawing>
                    <wp:anchor distT="0" distB="0" distL="114300" distR="114300" simplePos="0" relativeHeight="251660288" behindDoc="0" locked="0" layoutInCell="1" allowOverlap="1" wp14:anchorId="1321146F" wp14:editId="7719A7E2">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C008A4">
              <w:rPr>
                <w:i/>
                <w:sz w:val="28"/>
                <w:szCs w:val="28"/>
                <w:lang w:eastAsia="vi-VN"/>
              </w:rPr>
              <w:t xml:space="preserve">Quảng Ngãi, ngày </w:t>
            </w:r>
            <w:r w:rsidR="000B74BF">
              <w:rPr>
                <w:i/>
                <w:sz w:val="28"/>
                <w:szCs w:val="28"/>
                <w:lang w:eastAsia="vi-VN"/>
              </w:rPr>
              <w:t xml:space="preserve">      </w:t>
            </w:r>
            <w:r w:rsidRPr="00C008A4">
              <w:rPr>
                <w:i/>
                <w:sz w:val="28"/>
                <w:szCs w:val="28"/>
                <w:lang w:eastAsia="vi-VN"/>
              </w:rPr>
              <w:t xml:space="preserve"> tháng </w:t>
            </w:r>
            <w:r w:rsidR="000B74BF">
              <w:rPr>
                <w:i/>
                <w:sz w:val="28"/>
                <w:szCs w:val="28"/>
                <w:lang w:eastAsia="vi-VN"/>
              </w:rPr>
              <w:t>10</w:t>
            </w:r>
            <w:r w:rsidR="00AA257D">
              <w:rPr>
                <w:i/>
                <w:sz w:val="28"/>
                <w:szCs w:val="28"/>
                <w:lang w:eastAsia="vi-VN"/>
              </w:rPr>
              <w:t xml:space="preserve"> </w:t>
            </w:r>
            <w:r w:rsidRPr="00C008A4">
              <w:rPr>
                <w:i/>
                <w:sz w:val="28"/>
                <w:szCs w:val="28"/>
                <w:lang w:eastAsia="vi-VN"/>
              </w:rPr>
              <w:t>năm 202</w:t>
            </w:r>
            <w:r w:rsidR="00D26333">
              <w:rPr>
                <w:i/>
                <w:sz w:val="28"/>
                <w:szCs w:val="28"/>
                <w:lang w:eastAsia="vi-VN"/>
              </w:rPr>
              <w:t>6</w:t>
            </w:r>
          </w:p>
        </w:tc>
      </w:tr>
    </w:tbl>
    <w:p w14:paraId="6056BE26" w14:textId="77777777" w:rsidR="00C3669C" w:rsidRPr="00C008A4" w:rsidRDefault="00C3669C" w:rsidP="00C3669C">
      <w:pPr>
        <w:pStyle w:val="Normal1"/>
        <w:rPr>
          <w:b/>
          <w:sz w:val="2"/>
          <w:szCs w:val="2"/>
        </w:rPr>
      </w:pPr>
    </w:p>
    <w:p w14:paraId="7AC9A101" w14:textId="77777777" w:rsidR="00C3669C" w:rsidRPr="00C008A4" w:rsidRDefault="00C3669C" w:rsidP="00BC7F08">
      <w:pPr>
        <w:widowControl w:val="0"/>
        <w:spacing w:before="360"/>
        <w:ind w:firstLine="2268"/>
        <w:rPr>
          <w:sz w:val="28"/>
          <w:szCs w:val="28"/>
        </w:rPr>
      </w:pPr>
      <w:r w:rsidRPr="00C008A4">
        <w:rPr>
          <w:sz w:val="28"/>
          <w:szCs w:val="28"/>
        </w:rPr>
        <w:t>Kính gửi:</w:t>
      </w:r>
    </w:p>
    <w:p w14:paraId="56744493" w14:textId="77777777" w:rsidR="00C3669C" w:rsidRPr="00C008A4" w:rsidRDefault="00C3669C" w:rsidP="00BC7F08">
      <w:pPr>
        <w:widowControl w:val="0"/>
        <w:ind w:left="3685"/>
        <w:jc w:val="both"/>
        <w:rPr>
          <w:sz w:val="28"/>
          <w:szCs w:val="28"/>
        </w:rPr>
      </w:pPr>
      <w:r w:rsidRPr="00C008A4">
        <w:rPr>
          <w:sz w:val="28"/>
          <w:szCs w:val="28"/>
        </w:rPr>
        <w:t>- Ủy ban nhân dân tỉnh Quảng Ngãi;</w:t>
      </w:r>
    </w:p>
    <w:p w14:paraId="457793BE" w14:textId="77777777" w:rsidR="00C3669C" w:rsidRDefault="00C3669C" w:rsidP="00BC7F08">
      <w:pPr>
        <w:widowControl w:val="0"/>
        <w:ind w:left="3685"/>
        <w:jc w:val="both"/>
        <w:rPr>
          <w:sz w:val="28"/>
          <w:szCs w:val="28"/>
        </w:rPr>
      </w:pPr>
      <w:r w:rsidRPr="00C008A4">
        <w:rPr>
          <w:sz w:val="28"/>
          <w:szCs w:val="28"/>
        </w:rPr>
        <w:t>- Sở Tài chính.</w:t>
      </w:r>
    </w:p>
    <w:p w14:paraId="27AF08C3" w14:textId="77777777" w:rsidR="007E3D34" w:rsidRPr="00C008A4" w:rsidRDefault="007E3D34" w:rsidP="00BC7F08">
      <w:pPr>
        <w:widowControl w:val="0"/>
        <w:ind w:left="3685"/>
        <w:jc w:val="both"/>
        <w:rPr>
          <w:sz w:val="28"/>
          <w:szCs w:val="28"/>
        </w:rPr>
      </w:pPr>
    </w:p>
    <w:p w14:paraId="438EFC75" w14:textId="73C50EAA"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Thực hiện chỉ đạo của Ủy ban nhân dân tỉnh tại Văn bản số 10316/UBND-NC ngày 05/10/2026, Trường Cao đẳng Kon Tum đã nghiên cứu, tiếp thu ý kiến của các sở, ngành, </w:t>
      </w:r>
      <w:del w:id="1001" w:author="Nội dung điều chỉnh (Claude)" w:date="2026-10-24T21:45:28Z">
        <w:r>
          <w:rPr>
            <w:rFonts w:eastAsia="MS Mincho"/>
            <w:sz w:val="28"/>
            <w:szCs w:val="28"/>
            <w:lang w:eastAsia="ja-JP"/>
          </w:rPr>
          <w:delText xml:space="preserve">hoàn thiện hồ sơ Đề án thành lập Trung tâm Đăng kiểm xe cơ giới trực thuộc Trường Cao đẳng Kon Tum (sau đây gọi là Đề án).</w:delText>
        </w:r>
      </w:del>
      <w:ins w:id="1002" w:author="Nội dung điều chỉnh (Claude)" w:date="2026-10-24T21:45:28Z">
        <w:r>
          <w:rPr>
            <w:rFonts w:eastAsia="MS Mincho"/>
            <w:sz w:val="28"/>
            <w:szCs w:val="28"/>
            <w:lang w:eastAsia="ja-JP"/>
          </w:rPr>
          <w:t xml:space="preserve">hoàn thiện hồ sơ, trình Ủy ban nhân dân tỉnh phê duyệt Đề án thành lập Trung tâm Đăng kiểm xe cơ giới trực thuộc Trường Cao đẳng Kon Tum (sau đây gọi là Đề án) tại Tờ trình số      /TTr-CĐKT ngày      tháng 10 năm 2026.</w:t>
        </w:r>
      </w:ins>
      <w:r>
        <w:rPr>
          <w:rFonts w:eastAsia="MS Mincho"/>
          <w:sz w:val="28"/>
          <w:szCs w:val="28"/>
          <w:lang w:eastAsia="ja-JP"/>
        </w:rPr>
        <w:t xml:space="preserve"> Theo Đề án, Trường góp 51% vốn điều lệ bằng tiền (10.432,82 triệu đồng trên tổng vốn điều lệ giai đoạn 1 là 20.456,5 triệu đồng) cùng nhà đầu tư thành lập Công ty trách nhiệm hữu hạn hai thành viên trở lên để đầu tư, vận hành Trung tâm Đăng kiểm xe cơ giới; không góp vốn bằng quyền sử dụng đất; không sử dụng kinh phí ngân sách nhà nước cấp chi thường xuyên để góp vốn; khu đất khoảng 8.500 m² do Trường quản lý được sử dụng theo Đề án sử dụng tài sản công vào mục đích liên doanh, liên kết.</w:t>
      </w:r>
    </w:p>
    <w:p w14:paraId="176BBFC9"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Qua lấy ý kiến, Sở Tư pháp (Văn bản số 2533/STP-XD&amp;TCTHPL ngày 09/9/2026) và Sở Tài chính (Văn bản số 8766/STC-HCSN ngày 24/9/2026) có ý kiến: Pháp luật hiện hành chưa có quy định cụ thể về việc đơn vị sự nghiệp công lập góp vốn với nhà đầu tư thành lập doanh nghiệp; nội dung này thuộc lĩnh vực quản lý nhà nước của Bộ Tài chính, Bộ Nội vụ, cần được các Bộ hướng dẫn trước khi tham mưu cấp có thẩm quyền quyết định.</w:t>
      </w:r>
    </w:p>
    <w:p w14:paraId="1BA93ABE"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Qua rà soát, nhà trường nhận thấy: Khoản 6 Điều 10, điểm e khoản 1 Điều 11 Luật Giáo dục nghề nghiệp; Điều 55, khoản 1 Điều 58 Luật Quản lý, sử dụng tài sản công; điểm c khoản 4 Điều 55 Nghị định số 186/2025/NĐ-CP ngày 01/7/2025 của Chính phủ; khoản 5, điểm a khoản 7 Điều 7 Nghị định số </w:t>
      </w:r>
      <w:r>
        <w:rPr>
          <w:rFonts w:eastAsia="MS Mincho"/>
          <w:sz w:val="28"/>
          <w:szCs w:val="28"/>
          <w:lang w:eastAsia="ja-JP"/>
        </w:rPr>
        <w:lastRenderedPageBreak/>
        <w:t>334/2026/NĐ-CP ngày 20/8/2026 của Chính phủ đã quy định cơ sở giáo dục nghề nghiệp được thành lập doanh nghiệp khi đủ điều kiện, đơn vị sự nghiệp công lập được liên doanh, liên kết theo hình thức hình thành pháp nhân mới; tuy nhiên chưa có hướng dẫn chi tiết về điều kiện, trình tự, thẩm quyền, cơ chế quản lý phần vốn góp bằng tiền và việc bố trí nhân sự tham gia quản lý doanh nghiệp.</w:t>
      </w:r>
    </w:p>
    <w:p w14:paraId="463F51C1"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Để có cơ sở hoàn thiện, trình phê duyệt Đề án theo quy định, Trường Cao đẳng Kon Tum kính đề nghị Ủy ban nhân dân tỉnh (qua Sở Tài chính) có văn bản xin ý kiến hướng dẫn của Bộ Tài chính, Bộ Nội vụ về các nội dung sau:</w:t>
      </w:r>
    </w:p>
    <w:p w14:paraId="324597A9" w14:textId="77777777" w:rsidR="00812F97" w:rsidRDefault="003C53DC" w:rsidP="00D70149">
      <w:pPr>
        <w:widowControl w:val="0"/>
        <w:spacing w:before="120" w:after="120" w:line="348" w:lineRule="auto"/>
        <w:ind w:firstLine="720"/>
        <w:jc w:val="both"/>
        <w:rPr>
          <w:rFonts w:eastAsia="MS Mincho"/>
          <w:b/>
          <w:sz w:val="28"/>
          <w:szCs w:val="28"/>
          <w:lang w:eastAsia="ja-JP"/>
        </w:rPr>
      </w:pPr>
      <w:r>
        <w:rPr>
          <w:rFonts w:eastAsia="MS Mincho"/>
          <w:b/>
          <w:sz w:val="28"/>
          <w:szCs w:val="28"/>
          <w:lang w:eastAsia="ja-JP"/>
        </w:rPr>
        <w:t>1. Đề nghị Bộ Tài chính hướng dẫn</w:t>
      </w:r>
    </w:p>
    <w:p w14:paraId="063044F0"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a) Đơn vị sự nghiệp công lập (cơ sở giáo dục nghề nghiệp công lập tự bảo đảm một phần chi thường xuyên) có được sử dụng nguồn tài chính hợp pháp của đơn vị để góp vốn bằng tiền cùng nhà đầu tư thành lập công ty trách nhiệm hữu hạn hai thành viên trở lên theo hình thức liên doanh, liên kết hình thành pháp nhân mới hay không; trình tự, thủ tục và thẩm quyền quyết định việc góp vốn.</w:t>
      </w:r>
    </w:p>
    <w:p w14:paraId="04D16D47"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b) Phần vốn góp của đơn vị sự nghiệp công lập tại doanh nghiệp được quản lý theo pháp luật về quản lý và đầu tư vốn nhà nước tại doanh nghiệp hay theo pháp luật về quản lý, sử dụng tài sản công; chủ thể thực hiện quyền đại diện chủ sở hữu và cử người đại diện phần vốn.</w:t>
      </w:r>
    </w:p>
    <w:p w14:paraId="7159F835"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c) Đơn vị sự nghiệp công lập có được sử dụng vốn vay của tổ chức tín dụng hoặc vốn vay ưu đãi của Quỹ Đầu tư phát triển địa phương (điểm b khoản 6 Điều 7 Nghị định số 334/2026/NĐ-CP) để góp vốn thành lập doanh nghiệp hay không.</w:t>
      </w:r>
    </w:p>
    <w:p w14:paraId="23940B08"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d) Hình thức pháp lý để doanh nghiệp sử dụng mặt bằng là tài sản công của đơn vị sự nghiệp công lập: Cho thuê tài sản công (Điều 57) hay sử dụng tài sản công vào mục đích liên doanh, liên kết (Điều 58 Luật Quản lý, sử dụng tài sản công).</w:t>
      </w:r>
    </w:p>
    <w:p w14:paraId="0177FC77"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đ) Lợi nhuận được chia tương ứng phần vốn góp của đơn vị sự nghiệp công lập được để lại đơn vị sử dụng hay phải nộp ngân sách nhà nước theo từng cơ chế quản lý phần vốn nêu tại điểm b khoản này.</w:t>
      </w:r>
    </w:p>
    <w:p w14:paraId="731D0A70" w14:textId="77777777" w:rsidR="00812F97" w:rsidRDefault="003C53DC" w:rsidP="00D70149">
      <w:pPr>
        <w:widowControl w:val="0"/>
        <w:spacing w:before="120" w:after="120" w:line="348" w:lineRule="auto"/>
        <w:ind w:firstLine="720"/>
        <w:jc w:val="both"/>
        <w:rPr>
          <w:rFonts w:eastAsia="MS Mincho"/>
          <w:b/>
          <w:sz w:val="28"/>
          <w:szCs w:val="28"/>
          <w:lang w:eastAsia="ja-JP"/>
        </w:rPr>
      </w:pPr>
      <w:r>
        <w:rPr>
          <w:rFonts w:eastAsia="MS Mincho"/>
          <w:b/>
          <w:sz w:val="28"/>
          <w:szCs w:val="28"/>
          <w:lang w:eastAsia="ja-JP"/>
        </w:rPr>
        <w:t>2. Đề nghị Bộ Nội vụ hướng dẫn</w:t>
      </w:r>
    </w:p>
    <w:p w14:paraId="3C266725"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Việc cử viên chức quản lý của đơn vị sự nghiệp công lập làm người đại diện phần vốn, Kiểm soát viên tại doanh nghiệp do đơn vị góp vốn, trong mối quan hệ với khoản 4 Điều 4 Nghị định số 181/2026/NĐ-CP ngày 21/5/2026 của Chính phủ (chế độ kiêm nhiệm hay chấm dứt quan hệ viên chức; chế độ tiền lương, thù lao).</w:t>
      </w:r>
    </w:p>
    <w:p w14:paraId="284FD095" w14:textId="196AF91C" w:rsidR="00C3669C" w:rsidRDefault="003C53DC" w:rsidP="00D70149">
      <w:pPr>
        <w:widowControl w:val="0"/>
        <w:spacing w:before="120" w:after="120" w:line="348" w:lineRule="auto"/>
        <w:ind w:firstLine="720"/>
        <w:jc w:val="both"/>
        <w:rPr>
          <w:rFonts w:eastAsia="MS Mincho"/>
          <w:sz w:val="28"/>
          <w:szCs w:val="28"/>
          <w:lang w:eastAsia="ja-JP"/>
        </w:rPr>
      </w:pPr>
      <w:del w:id="1001" w:author="Nội dung điều chỉnh (Claude)" w:date="2026-10-24T21:45:46Z">
        <w:r>
          <w:rPr>
            <w:rFonts w:eastAsia="MS Mincho"/>
            <w:sz w:val="28"/>
            <w:szCs w:val="28"/>
            <w:lang w:eastAsia="ja-JP"/>
          </w:rPr>
          <w:delText xml:space="preserve">Nhà trường gửi kèm theo dự thảo Công văn của Ủy ban nhân dân tỉnh xin ý kiến Bộ Tài chính, Bộ Nội vụ; </w:delText>
        </w:r>
      </w:del>
      <w:del w:id="1002" w:author="Nội dung điều chỉnh (Claude)" w:date="2026-10-24T21:45:46Z">
        <w:r w:rsidR="007E3D34">
          <w:rPr>
            <w:rFonts w:eastAsia="MS Mincho"/>
            <w:sz w:val="28"/>
            <w:szCs w:val="28"/>
            <w:lang w:eastAsia="ja-JP"/>
          </w:rPr>
          <w:delText xml:space="preserve">Dự thảo </w:delText>
        </w:r>
      </w:del>
      <w:del w:id="1003" w:author="Nội dung điều chỉnh (Claude)" w:date="2026-10-24T21:45:46Z">
        <w:r>
          <w:rPr>
            <w:rFonts w:eastAsia="MS Mincho"/>
            <w:sz w:val="28"/>
            <w:szCs w:val="28"/>
            <w:lang w:eastAsia="ja-JP"/>
          </w:rPr>
          <w:delText xml:space="preserve">Đề án (lần 6); Báo cáo tiếp thu, giải trình ý kiến của các sở, ngành.</w:delText>
        </w:r>
      </w:del>
      <w:ins w:id="1004" w:author="Nội dung điều chỉnh (Claude)" w:date="2026-10-24T21:45:46Z">
        <w:r>
          <w:rPr>
            <w:rFonts w:eastAsia="MS Mincho"/>
            <w:sz w:val="28"/>
            <w:szCs w:val="28"/>
            <w:lang w:eastAsia="ja-JP"/>
          </w:rPr>
          <w:t xml:space="preserve">Dự thảo Đề án (lần 6) và Báo cáo tiếp thu, giải trình ý kiến của các sở, ngành được gửi kèm Tờ trình nêu trên; nhà trường gửi kèm Công văn này dự thảo Công văn của Ủy ban nhân dân tỉnh xin ý kiến Bộ Tài chính, Bộ Nội vụ.</w:t>
        </w:r>
      </w:ins>
      <w:r>
        <w:rPr>
          <w:rFonts w:eastAsia="MS Mincho"/>
          <w:sz w:val="28"/>
          <w:szCs w:val="28"/>
          <w:lang w:eastAsia="ja-JP"/>
        </w:rPr>
        <w:t xml:space="preserve"> Nhà trường cam kết chỉ thực hiện góp vốn, đăng ký thành lập doanh nghiệp và sử dụng tài sản công sau khi có ý kiến hướng dẫn của các Bộ và được cấp có thẩm quyền chấp thuận; sau khi có ý kiến hướng dẫn, nhà trường hoàn thiện Đề án, trình Ủy ban nhân dân tỉnh xem xét, phê duyệt.</w:t>
      </w:r>
    </w:p>
    <w:p w14:paraId="1901AB50"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Trường Cao đẳng Kon Tum kính đề nghị Ủy ban nhân dân tỉnh, Sở Tài chính quan tâm, xem xét./.</w:t>
      </w:r>
    </w:p>
    <w:tbl>
      <w:tblPr>
        <w:tblW w:w="9295" w:type="dxa"/>
        <w:jc w:val="center"/>
        <w:tblLook w:val="01E0" w:firstRow="1" w:lastRow="1" w:firstColumn="1" w:lastColumn="1" w:noHBand="0" w:noVBand="0"/>
      </w:tblPr>
      <w:tblGrid>
        <w:gridCol w:w="4820"/>
        <w:gridCol w:w="4475"/>
      </w:tblGrid>
      <w:tr w:rsidR="00C3669C" w:rsidRPr="00C008A4" w14:paraId="18568B1D" w14:textId="77777777" w:rsidTr="00673B83">
        <w:trPr>
          <w:cantSplit/>
          <w:trHeight w:val="426"/>
          <w:jc w:val="center"/>
        </w:trPr>
        <w:tc>
          <w:tcPr>
            <w:tcW w:w="4820" w:type="dxa"/>
          </w:tcPr>
          <w:p w14:paraId="06131C0B" w14:textId="77777777" w:rsidR="00C3669C" w:rsidRPr="00C008A4" w:rsidRDefault="00C3669C" w:rsidP="00673B83">
            <w:pPr>
              <w:rPr>
                <w:b/>
                <w:i/>
                <w:lang w:val="de-DE"/>
              </w:rPr>
            </w:pPr>
            <w:r w:rsidRPr="00C008A4">
              <w:rPr>
                <w:b/>
                <w:i/>
                <w:lang w:val="de-DE"/>
              </w:rPr>
              <w:t>Nơi nhận:</w:t>
            </w:r>
          </w:p>
          <w:p w14:paraId="26277969" w14:textId="77777777" w:rsidR="00C3669C" w:rsidRDefault="00C3669C" w:rsidP="00673B83">
            <w:pPr>
              <w:rPr>
                <w:sz w:val="22"/>
                <w:szCs w:val="22"/>
                <w:lang w:val="de-DE"/>
              </w:rPr>
            </w:pPr>
            <w:r w:rsidRPr="00C008A4">
              <w:rPr>
                <w:sz w:val="22"/>
                <w:szCs w:val="22"/>
                <w:lang w:val="de-DE"/>
              </w:rPr>
              <w:t>- Như trên;</w:t>
            </w:r>
          </w:p>
          <w:p w14:paraId="53697973" w14:textId="77777777" w:rsidR="00C3669C" w:rsidRPr="00C008A4" w:rsidRDefault="00C3669C" w:rsidP="00673B83">
            <w:pPr>
              <w:rPr>
                <w:sz w:val="22"/>
                <w:szCs w:val="22"/>
                <w:lang w:val="de-DE"/>
              </w:rPr>
            </w:pPr>
            <w:r w:rsidRPr="00C008A4">
              <w:rPr>
                <w:sz w:val="22"/>
                <w:szCs w:val="22"/>
                <w:lang w:val="de-DE"/>
              </w:rPr>
              <w:t>- Lãnh đạo Trường;</w:t>
            </w:r>
          </w:p>
          <w:p w14:paraId="10F5EE52" w14:textId="36DC2AC0" w:rsidR="00C3669C" w:rsidRPr="00C008A4" w:rsidRDefault="00C3669C" w:rsidP="00673B83">
            <w:pPr>
              <w:rPr>
                <w:sz w:val="28"/>
                <w:szCs w:val="28"/>
              </w:rPr>
            </w:pPr>
            <w:r w:rsidRPr="00C008A4">
              <w:rPr>
                <w:sz w:val="22"/>
                <w:szCs w:val="22"/>
              </w:rPr>
              <w:t xml:space="preserve">- </w:t>
            </w:r>
            <w:r w:rsidR="00812F97">
              <w:rPr>
                <w:sz w:val="22"/>
                <w:szCs w:val="22"/>
              </w:rPr>
              <w:t>Tổ xây dựng Đề án</w:t>
            </w:r>
            <w:r w:rsidRPr="00C008A4">
              <w:rPr>
                <w:sz w:val="22"/>
                <w:szCs w:val="22"/>
              </w:rPr>
              <w:t>;</w:t>
            </w:r>
          </w:p>
          <w:p w14:paraId="45C48313" w14:textId="77777777" w:rsidR="00C3669C" w:rsidRPr="00C008A4" w:rsidRDefault="00C3669C" w:rsidP="00673B83">
            <w:pPr>
              <w:rPr>
                <w:sz w:val="28"/>
                <w:szCs w:val="28"/>
              </w:rPr>
            </w:pPr>
            <w:r w:rsidRPr="00C008A4">
              <w:rPr>
                <w:sz w:val="22"/>
                <w:szCs w:val="22"/>
              </w:rPr>
              <w:t>- Lưu: VT, THHCQT.</w:t>
            </w:r>
          </w:p>
        </w:tc>
        <w:tc>
          <w:tcPr>
            <w:tcW w:w="4475" w:type="dxa"/>
          </w:tcPr>
          <w:p w14:paraId="1EE54E17" w14:textId="77777777" w:rsidR="00C3669C" w:rsidRPr="00C008A4" w:rsidRDefault="00C3669C" w:rsidP="00673B83">
            <w:pPr>
              <w:jc w:val="center"/>
              <w:rPr>
                <w:b/>
                <w:sz w:val="28"/>
                <w:szCs w:val="28"/>
              </w:rPr>
            </w:pPr>
            <w:r w:rsidRPr="00C008A4">
              <w:rPr>
                <w:b/>
                <w:sz w:val="28"/>
                <w:szCs w:val="28"/>
              </w:rPr>
              <w:t>HIỆU TRƯỞNG</w:t>
            </w:r>
          </w:p>
          <w:p w14:paraId="5DF18831" w14:textId="77777777" w:rsidR="00C3669C" w:rsidRPr="00C008A4" w:rsidRDefault="00C3669C" w:rsidP="00673B83">
            <w:pPr>
              <w:jc w:val="center"/>
              <w:rPr>
                <w:b/>
                <w:sz w:val="28"/>
                <w:szCs w:val="28"/>
              </w:rPr>
            </w:pPr>
          </w:p>
          <w:p w14:paraId="1602B6B7" w14:textId="77777777" w:rsidR="00C3669C" w:rsidRPr="00C008A4" w:rsidRDefault="00C3669C" w:rsidP="00673B83">
            <w:pPr>
              <w:jc w:val="center"/>
              <w:rPr>
                <w:b/>
                <w:sz w:val="28"/>
                <w:szCs w:val="28"/>
              </w:rPr>
            </w:pPr>
          </w:p>
          <w:p w14:paraId="01284813" w14:textId="77777777" w:rsidR="00C3669C" w:rsidRPr="00C008A4" w:rsidRDefault="00C3669C" w:rsidP="00673B83">
            <w:pPr>
              <w:jc w:val="center"/>
              <w:rPr>
                <w:b/>
                <w:sz w:val="28"/>
                <w:szCs w:val="28"/>
              </w:rPr>
            </w:pPr>
          </w:p>
          <w:p w14:paraId="0161C039" w14:textId="77777777" w:rsidR="00C3669C" w:rsidRPr="00C008A4" w:rsidRDefault="00C3669C" w:rsidP="00673B83">
            <w:pPr>
              <w:jc w:val="center"/>
              <w:rPr>
                <w:b/>
                <w:sz w:val="28"/>
                <w:szCs w:val="28"/>
              </w:rPr>
            </w:pPr>
          </w:p>
          <w:p w14:paraId="1E17EA7B" w14:textId="77777777" w:rsidR="00C3669C" w:rsidRDefault="00C3669C" w:rsidP="00673B83">
            <w:pPr>
              <w:jc w:val="center"/>
              <w:rPr>
                <w:b/>
                <w:sz w:val="28"/>
                <w:szCs w:val="28"/>
              </w:rPr>
            </w:pPr>
          </w:p>
          <w:p w14:paraId="168B3043" w14:textId="77777777" w:rsidR="00B40B46" w:rsidRPr="00C008A4" w:rsidRDefault="00B40B46" w:rsidP="00673B83">
            <w:pPr>
              <w:jc w:val="center"/>
              <w:rPr>
                <w:b/>
                <w:sz w:val="28"/>
                <w:szCs w:val="28"/>
              </w:rPr>
            </w:pPr>
          </w:p>
          <w:p w14:paraId="74C72EAD" w14:textId="77777777" w:rsidR="00C3669C" w:rsidRPr="00C008A4" w:rsidRDefault="00C3669C" w:rsidP="00673B83">
            <w:pPr>
              <w:jc w:val="center"/>
              <w:rPr>
                <w:b/>
                <w:sz w:val="28"/>
                <w:szCs w:val="28"/>
              </w:rPr>
            </w:pPr>
            <w:r w:rsidRPr="00C008A4">
              <w:rPr>
                <w:b/>
                <w:sz w:val="28"/>
                <w:szCs w:val="28"/>
              </w:rPr>
              <w:t>Lê Trí Khải</w:t>
            </w:r>
          </w:p>
        </w:tc>
      </w:tr>
    </w:tbl>
    <w:p w14:paraId="1DE9C42B" w14:textId="77777777" w:rsidR="00A20E5F" w:rsidRDefault="00A20E5F"/>
    <w:sectPr w:rsidR="00A20E5F">
      <w:headerReference w:type="even" r:id="rId8"/>
      <w:headerReference w:type="default" r:id="rId9"/>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59461" w14:textId="77777777" w:rsidR="00CD0EF3" w:rsidRDefault="00CD0EF3">
      <w:r>
        <w:separator/>
      </w:r>
    </w:p>
  </w:endnote>
  <w:endnote w:type="continuationSeparator" w:id="0">
    <w:p w14:paraId="02367EBC" w14:textId="77777777" w:rsidR="00CD0EF3" w:rsidRDefault="00CD0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6EEC1" w14:textId="77777777" w:rsidR="00CD0EF3" w:rsidRDefault="00CD0EF3">
      <w:r>
        <w:separator/>
      </w:r>
    </w:p>
  </w:footnote>
  <w:footnote w:type="continuationSeparator" w:id="0">
    <w:p w14:paraId="7AE49D77" w14:textId="77777777" w:rsidR="00CD0EF3" w:rsidRDefault="00CD0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6062E" w14:textId="77777777" w:rsidR="001B6626" w:rsidRDefault="001B6626" w:rsidP="002B68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D7E2E3" w14:textId="77777777" w:rsidR="001B6626" w:rsidRDefault="001B6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41509"/>
      <w:docPartObj>
        <w:docPartGallery w:val="Page Numbers (Top of Page)"/>
        <w:docPartUnique/>
      </w:docPartObj>
    </w:sdtPr>
    <w:sdtEndPr>
      <w:rPr>
        <w:noProof/>
      </w:rPr>
    </w:sdtEndPr>
    <w:sdtContent>
      <w:p w14:paraId="6DB904AF" w14:textId="77777777" w:rsidR="00A03782" w:rsidRDefault="00A03782">
        <w:pPr>
          <w:pStyle w:val="Header"/>
          <w:jc w:val="center"/>
        </w:pPr>
        <w:r>
          <w:fldChar w:fldCharType="begin"/>
        </w:r>
        <w:r>
          <w:instrText xml:space="preserve"> PAGE   \* MERGEFORMAT </w:instrText>
        </w:r>
        <w:r>
          <w:fldChar w:fldCharType="separate"/>
        </w:r>
        <w:r w:rsidR="002F380D">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0"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0702805">
    <w:abstractNumId w:val="6"/>
  </w:num>
  <w:num w:numId="2" w16cid:durableId="864254185">
    <w:abstractNumId w:val="3"/>
  </w:num>
  <w:num w:numId="3" w16cid:durableId="1008169713">
    <w:abstractNumId w:val="9"/>
  </w:num>
  <w:num w:numId="4" w16cid:durableId="1217278921">
    <w:abstractNumId w:val="11"/>
  </w:num>
  <w:num w:numId="5" w16cid:durableId="1515530214">
    <w:abstractNumId w:val="4"/>
  </w:num>
  <w:num w:numId="6" w16cid:durableId="805199016">
    <w:abstractNumId w:val="2"/>
  </w:num>
  <w:num w:numId="7" w16cid:durableId="621620204">
    <w:abstractNumId w:val="7"/>
  </w:num>
  <w:num w:numId="8" w16cid:durableId="261769518">
    <w:abstractNumId w:val="10"/>
  </w:num>
  <w:num w:numId="9" w16cid:durableId="1309163839">
    <w:abstractNumId w:val="8"/>
  </w:num>
  <w:num w:numId="10" w16cid:durableId="1513109492">
    <w:abstractNumId w:val="12"/>
  </w:num>
  <w:num w:numId="11" w16cid:durableId="603729954">
    <w:abstractNumId w:val="0"/>
  </w:num>
  <w:num w:numId="12" w16cid:durableId="331224606">
    <w:abstractNumId w:val="5"/>
  </w:num>
  <w:num w:numId="13" w16cid:durableId="38052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455F"/>
    <w:rsid w:val="00015C0D"/>
    <w:rsid w:val="0001680B"/>
    <w:rsid w:val="000229CE"/>
    <w:rsid w:val="00030AA4"/>
    <w:rsid w:val="0004283B"/>
    <w:rsid w:val="00047758"/>
    <w:rsid w:val="00047A26"/>
    <w:rsid w:val="00054522"/>
    <w:rsid w:val="00061E69"/>
    <w:rsid w:val="00062ADE"/>
    <w:rsid w:val="00071D37"/>
    <w:rsid w:val="0007255A"/>
    <w:rsid w:val="000725C9"/>
    <w:rsid w:val="00073945"/>
    <w:rsid w:val="000774D7"/>
    <w:rsid w:val="000808BA"/>
    <w:rsid w:val="00081533"/>
    <w:rsid w:val="00086051"/>
    <w:rsid w:val="00091FE8"/>
    <w:rsid w:val="000A0497"/>
    <w:rsid w:val="000A15E7"/>
    <w:rsid w:val="000A5671"/>
    <w:rsid w:val="000A681A"/>
    <w:rsid w:val="000B2B07"/>
    <w:rsid w:val="000B6CBF"/>
    <w:rsid w:val="000B74BF"/>
    <w:rsid w:val="000C50B7"/>
    <w:rsid w:val="000D1E98"/>
    <w:rsid w:val="000D26CF"/>
    <w:rsid w:val="000D5538"/>
    <w:rsid w:val="000E4E64"/>
    <w:rsid w:val="000F2BFA"/>
    <w:rsid w:val="000F3042"/>
    <w:rsid w:val="000F3C6F"/>
    <w:rsid w:val="000F61BE"/>
    <w:rsid w:val="001007BF"/>
    <w:rsid w:val="00101244"/>
    <w:rsid w:val="001070FA"/>
    <w:rsid w:val="00110349"/>
    <w:rsid w:val="001108BA"/>
    <w:rsid w:val="00111CC7"/>
    <w:rsid w:val="00122ECB"/>
    <w:rsid w:val="0012748B"/>
    <w:rsid w:val="00131BD6"/>
    <w:rsid w:val="00132FF8"/>
    <w:rsid w:val="001367AB"/>
    <w:rsid w:val="00140958"/>
    <w:rsid w:val="00142E05"/>
    <w:rsid w:val="00146C37"/>
    <w:rsid w:val="00153B55"/>
    <w:rsid w:val="001641A4"/>
    <w:rsid w:val="0016655B"/>
    <w:rsid w:val="00166695"/>
    <w:rsid w:val="0016722E"/>
    <w:rsid w:val="00167BF1"/>
    <w:rsid w:val="00171129"/>
    <w:rsid w:val="00172208"/>
    <w:rsid w:val="00175D85"/>
    <w:rsid w:val="001805BD"/>
    <w:rsid w:val="00182E50"/>
    <w:rsid w:val="00186F56"/>
    <w:rsid w:val="001875B7"/>
    <w:rsid w:val="00191476"/>
    <w:rsid w:val="00196C5B"/>
    <w:rsid w:val="00197CD5"/>
    <w:rsid w:val="001A180C"/>
    <w:rsid w:val="001A4EAB"/>
    <w:rsid w:val="001B1F38"/>
    <w:rsid w:val="001B5D85"/>
    <w:rsid w:val="001B6626"/>
    <w:rsid w:val="001C37F8"/>
    <w:rsid w:val="001C585F"/>
    <w:rsid w:val="001C5B8B"/>
    <w:rsid w:val="001C6C79"/>
    <w:rsid w:val="001D04F8"/>
    <w:rsid w:val="001D6627"/>
    <w:rsid w:val="001D7672"/>
    <w:rsid w:val="001F03B3"/>
    <w:rsid w:val="001F097E"/>
    <w:rsid w:val="001F5C6E"/>
    <w:rsid w:val="001F68D6"/>
    <w:rsid w:val="00200281"/>
    <w:rsid w:val="00201834"/>
    <w:rsid w:val="002023D9"/>
    <w:rsid w:val="002116CC"/>
    <w:rsid w:val="0021706A"/>
    <w:rsid w:val="002201E4"/>
    <w:rsid w:val="00222F0B"/>
    <w:rsid w:val="00226D3B"/>
    <w:rsid w:val="00233075"/>
    <w:rsid w:val="0023599F"/>
    <w:rsid w:val="00240FBD"/>
    <w:rsid w:val="00241209"/>
    <w:rsid w:val="002449BE"/>
    <w:rsid w:val="002453A6"/>
    <w:rsid w:val="00250C8C"/>
    <w:rsid w:val="00251C25"/>
    <w:rsid w:val="00252463"/>
    <w:rsid w:val="00253950"/>
    <w:rsid w:val="0025586D"/>
    <w:rsid w:val="002628B0"/>
    <w:rsid w:val="00265AEA"/>
    <w:rsid w:val="0026626A"/>
    <w:rsid w:val="00270D0B"/>
    <w:rsid w:val="00280E5A"/>
    <w:rsid w:val="00282AEE"/>
    <w:rsid w:val="00283CC9"/>
    <w:rsid w:val="00290DD4"/>
    <w:rsid w:val="00291ADE"/>
    <w:rsid w:val="0029336F"/>
    <w:rsid w:val="002935FD"/>
    <w:rsid w:val="002A0916"/>
    <w:rsid w:val="002A25F7"/>
    <w:rsid w:val="002A63EB"/>
    <w:rsid w:val="002A6D3B"/>
    <w:rsid w:val="002B002E"/>
    <w:rsid w:val="002B1031"/>
    <w:rsid w:val="002B683E"/>
    <w:rsid w:val="002B6C8E"/>
    <w:rsid w:val="002C209A"/>
    <w:rsid w:val="002C45AB"/>
    <w:rsid w:val="002D6FE2"/>
    <w:rsid w:val="002E09F2"/>
    <w:rsid w:val="002E45F7"/>
    <w:rsid w:val="002E6462"/>
    <w:rsid w:val="002E6779"/>
    <w:rsid w:val="002F380D"/>
    <w:rsid w:val="00314285"/>
    <w:rsid w:val="0032452F"/>
    <w:rsid w:val="003247AC"/>
    <w:rsid w:val="00341838"/>
    <w:rsid w:val="00345735"/>
    <w:rsid w:val="00345950"/>
    <w:rsid w:val="00357E7B"/>
    <w:rsid w:val="00373AD3"/>
    <w:rsid w:val="00377FEB"/>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C53DC"/>
    <w:rsid w:val="003D2617"/>
    <w:rsid w:val="003D6EE9"/>
    <w:rsid w:val="003D7158"/>
    <w:rsid w:val="003E33AF"/>
    <w:rsid w:val="003E6B5E"/>
    <w:rsid w:val="003F21EB"/>
    <w:rsid w:val="003F6367"/>
    <w:rsid w:val="0040001C"/>
    <w:rsid w:val="0040124F"/>
    <w:rsid w:val="00402508"/>
    <w:rsid w:val="00404799"/>
    <w:rsid w:val="004058B6"/>
    <w:rsid w:val="004074D5"/>
    <w:rsid w:val="00411AEE"/>
    <w:rsid w:val="00417419"/>
    <w:rsid w:val="00420D44"/>
    <w:rsid w:val="00423175"/>
    <w:rsid w:val="00423889"/>
    <w:rsid w:val="00423E7E"/>
    <w:rsid w:val="004258FC"/>
    <w:rsid w:val="00425938"/>
    <w:rsid w:val="004328B9"/>
    <w:rsid w:val="004340F0"/>
    <w:rsid w:val="00436E5E"/>
    <w:rsid w:val="00446BFF"/>
    <w:rsid w:val="00450449"/>
    <w:rsid w:val="0045048E"/>
    <w:rsid w:val="00460783"/>
    <w:rsid w:val="00461BC8"/>
    <w:rsid w:val="00461FF8"/>
    <w:rsid w:val="004649FF"/>
    <w:rsid w:val="00485DC1"/>
    <w:rsid w:val="00496713"/>
    <w:rsid w:val="004B11B0"/>
    <w:rsid w:val="004C0DDE"/>
    <w:rsid w:val="004C1808"/>
    <w:rsid w:val="004C1ECB"/>
    <w:rsid w:val="004C79E0"/>
    <w:rsid w:val="004C7F3F"/>
    <w:rsid w:val="004D176E"/>
    <w:rsid w:val="004D2D75"/>
    <w:rsid w:val="004D3919"/>
    <w:rsid w:val="004E2B73"/>
    <w:rsid w:val="004E3FCA"/>
    <w:rsid w:val="004E7351"/>
    <w:rsid w:val="004F4AD2"/>
    <w:rsid w:val="004F6515"/>
    <w:rsid w:val="005054CA"/>
    <w:rsid w:val="00505B40"/>
    <w:rsid w:val="00507FD9"/>
    <w:rsid w:val="005150E3"/>
    <w:rsid w:val="00524A33"/>
    <w:rsid w:val="00526EB9"/>
    <w:rsid w:val="005354FF"/>
    <w:rsid w:val="00540C57"/>
    <w:rsid w:val="0054229D"/>
    <w:rsid w:val="00546A13"/>
    <w:rsid w:val="00547A87"/>
    <w:rsid w:val="005514FD"/>
    <w:rsid w:val="0055666B"/>
    <w:rsid w:val="00556C45"/>
    <w:rsid w:val="005614CE"/>
    <w:rsid w:val="00561942"/>
    <w:rsid w:val="0056268D"/>
    <w:rsid w:val="00562AF4"/>
    <w:rsid w:val="00562B4F"/>
    <w:rsid w:val="005643FC"/>
    <w:rsid w:val="00564417"/>
    <w:rsid w:val="00564805"/>
    <w:rsid w:val="00565084"/>
    <w:rsid w:val="0056581D"/>
    <w:rsid w:val="00567AD1"/>
    <w:rsid w:val="00572E51"/>
    <w:rsid w:val="005759D7"/>
    <w:rsid w:val="005832D6"/>
    <w:rsid w:val="00583BD5"/>
    <w:rsid w:val="00591622"/>
    <w:rsid w:val="00592A39"/>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E4EAC"/>
    <w:rsid w:val="005E7557"/>
    <w:rsid w:val="005E7D3C"/>
    <w:rsid w:val="005F1419"/>
    <w:rsid w:val="005F2FFD"/>
    <w:rsid w:val="005F70DC"/>
    <w:rsid w:val="0060673E"/>
    <w:rsid w:val="006075D0"/>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737"/>
    <w:rsid w:val="00684578"/>
    <w:rsid w:val="00685612"/>
    <w:rsid w:val="00686C86"/>
    <w:rsid w:val="0069360B"/>
    <w:rsid w:val="00696ED3"/>
    <w:rsid w:val="006A1F62"/>
    <w:rsid w:val="006A5E16"/>
    <w:rsid w:val="006B1D4C"/>
    <w:rsid w:val="006B4CE6"/>
    <w:rsid w:val="006C4EAB"/>
    <w:rsid w:val="006C650C"/>
    <w:rsid w:val="006C6969"/>
    <w:rsid w:val="006C7357"/>
    <w:rsid w:val="006C7DB9"/>
    <w:rsid w:val="006D070E"/>
    <w:rsid w:val="006D7039"/>
    <w:rsid w:val="006E11AB"/>
    <w:rsid w:val="006E387F"/>
    <w:rsid w:val="006E5BC9"/>
    <w:rsid w:val="006E5EA5"/>
    <w:rsid w:val="006F2BBA"/>
    <w:rsid w:val="0070101B"/>
    <w:rsid w:val="0070162F"/>
    <w:rsid w:val="007074AA"/>
    <w:rsid w:val="00711677"/>
    <w:rsid w:val="007338A2"/>
    <w:rsid w:val="00733E40"/>
    <w:rsid w:val="00736E87"/>
    <w:rsid w:val="007372DE"/>
    <w:rsid w:val="007431BC"/>
    <w:rsid w:val="00743FC4"/>
    <w:rsid w:val="00747380"/>
    <w:rsid w:val="00751697"/>
    <w:rsid w:val="00753BF5"/>
    <w:rsid w:val="00754FC5"/>
    <w:rsid w:val="00763194"/>
    <w:rsid w:val="007634F6"/>
    <w:rsid w:val="00772D12"/>
    <w:rsid w:val="0077318B"/>
    <w:rsid w:val="00773F38"/>
    <w:rsid w:val="00775478"/>
    <w:rsid w:val="007810C7"/>
    <w:rsid w:val="0078201A"/>
    <w:rsid w:val="00782642"/>
    <w:rsid w:val="0078328C"/>
    <w:rsid w:val="00783A25"/>
    <w:rsid w:val="00791048"/>
    <w:rsid w:val="00794BF6"/>
    <w:rsid w:val="0079597A"/>
    <w:rsid w:val="007A3DB3"/>
    <w:rsid w:val="007B6A9E"/>
    <w:rsid w:val="007D1700"/>
    <w:rsid w:val="007E37F7"/>
    <w:rsid w:val="007E3D34"/>
    <w:rsid w:val="007E5944"/>
    <w:rsid w:val="007E6E0C"/>
    <w:rsid w:val="007E7BE3"/>
    <w:rsid w:val="007F0FE9"/>
    <w:rsid w:val="007F15A5"/>
    <w:rsid w:val="007F208C"/>
    <w:rsid w:val="00803016"/>
    <w:rsid w:val="008031E4"/>
    <w:rsid w:val="00804945"/>
    <w:rsid w:val="00812F97"/>
    <w:rsid w:val="0081398A"/>
    <w:rsid w:val="00813E7B"/>
    <w:rsid w:val="0082029F"/>
    <w:rsid w:val="00825E77"/>
    <w:rsid w:val="00831DB5"/>
    <w:rsid w:val="0083396F"/>
    <w:rsid w:val="00835B89"/>
    <w:rsid w:val="00842191"/>
    <w:rsid w:val="0084256F"/>
    <w:rsid w:val="00843700"/>
    <w:rsid w:val="00845C8D"/>
    <w:rsid w:val="008478E5"/>
    <w:rsid w:val="00851161"/>
    <w:rsid w:val="008517B1"/>
    <w:rsid w:val="0086188D"/>
    <w:rsid w:val="00865C29"/>
    <w:rsid w:val="0087240A"/>
    <w:rsid w:val="008805C0"/>
    <w:rsid w:val="00881049"/>
    <w:rsid w:val="00893664"/>
    <w:rsid w:val="008A4806"/>
    <w:rsid w:val="008B007D"/>
    <w:rsid w:val="008B0F0D"/>
    <w:rsid w:val="008B4086"/>
    <w:rsid w:val="008B46E9"/>
    <w:rsid w:val="008B58C3"/>
    <w:rsid w:val="008B6E61"/>
    <w:rsid w:val="008B7876"/>
    <w:rsid w:val="008C417A"/>
    <w:rsid w:val="008C7B5E"/>
    <w:rsid w:val="008D03CD"/>
    <w:rsid w:val="008D0471"/>
    <w:rsid w:val="008D0A77"/>
    <w:rsid w:val="008E1283"/>
    <w:rsid w:val="008E519E"/>
    <w:rsid w:val="008E55DC"/>
    <w:rsid w:val="0090368C"/>
    <w:rsid w:val="00904D58"/>
    <w:rsid w:val="00905434"/>
    <w:rsid w:val="0091628B"/>
    <w:rsid w:val="00917D8E"/>
    <w:rsid w:val="009205E4"/>
    <w:rsid w:val="00922FD2"/>
    <w:rsid w:val="00925F14"/>
    <w:rsid w:val="00926D0D"/>
    <w:rsid w:val="00934BDE"/>
    <w:rsid w:val="00945C15"/>
    <w:rsid w:val="00961E9E"/>
    <w:rsid w:val="00966BF0"/>
    <w:rsid w:val="00972A45"/>
    <w:rsid w:val="00972BC0"/>
    <w:rsid w:val="00973807"/>
    <w:rsid w:val="0097468D"/>
    <w:rsid w:val="00975D26"/>
    <w:rsid w:val="009800E5"/>
    <w:rsid w:val="00992F8C"/>
    <w:rsid w:val="00997540"/>
    <w:rsid w:val="009B279F"/>
    <w:rsid w:val="009B5A23"/>
    <w:rsid w:val="009C425B"/>
    <w:rsid w:val="009D29F3"/>
    <w:rsid w:val="009D3402"/>
    <w:rsid w:val="009E6C18"/>
    <w:rsid w:val="009F237E"/>
    <w:rsid w:val="009F26D0"/>
    <w:rsid w:val="009F314D"/>
    <w:rsid w:val="00A03782"/>
    <w:rsid w:val="00A0534C"/>
    <w:rsid w:val="00A0692B"/>
    <w:rsid w:val="00A11D52"/>
    <w:rsid w:val="00A12599"/>
    <w:rsid w:val="00A15E6A"/>
    <w:rsid w:val="00A20E5F"/>
    <w:rsid w:val="00A23F16"/>
    <w:rsid w:val="00A24260"/>
    <w:rsid w:val="00A2680D"/>
    <w:rsid w:val="00A311E4"/>
    <w:rsid w:val="00A36952"/>
    <w:rsid w:val="00A36A2B"/>
    <w:rsid w:val="00A43B8D"/>
    <w:rsid w:val="00A44E93"/>
    <w:rsid w:val="00A5108F"/>
    <w:rsid w:val="00A53AFB"/>
    <w:rsid w:val="00A53D46"/>
    <w:rsid w:val="00A562FA"/>
    <w:rsid w:val="00A56BC6"/>
    <w:rsid w:val="00A60643"/>
    <w:rsid w:val="00A62DEE"/>
    <w:rsid w:val="00A74CF0"/>
    <w:rsid w:val="00A77075"/>
    <w:rsid w:val="00A837F9"/>
    <w:rsid w:val="00A84C7E"/>
    <w:rsid w:val="00A858AE"/>
    <w:rsid w:val="00A86E75"/>
    <w:rsid w:val="00A93C36"/>
    <w:rsid w:val="00A964AE"/>
    <w:rsid w:val="00AA0705"/>
    <w:rsid w:val="00AA244E"/>
    <w:rsid w:val="00AA257D"/>
    <w:rsid w:val="00AA7B66"/>
    <w:rsid w:val="00AB1150"/>
    <w:rsid w:val="00AB5FB0"/>
    <w:rsid w:val="00AB6E3D"/>
    <w:rsid w:val="00AB7083"/>
    <w:rsid w:val="00AC144E"/>
    <w:rsid w:val="00AC4140"/>
    <w:rsid w:val="00AC44EF"/>
    <w:rsid w:val="00AC4A65"/>
    <w:rsid w:val="00AC538A"/>
    <w:rsid w:val="00AD223C"/>
    <w:rsid w:val="00AE13E5"/>
    <w:rsid w:val="00AE236B"/>
    <w:rsid w:val="00AE6457"/>
    <w:rsid w:val="00AF2B07"/>
    <w:rsid w:val="00AF3062"/>
    <w:rsid w:val="00AF7466"/>
    <w:rsid w:val="00B067BE"/>
    <w:rsid w:val="00B11908"/>
    <w:rsid w:val="00B14187"/>
    <w:rsid w:val="00B24374"/>
    <w:rsid w:val="00B24388"/>
    <w:rsid w:val="00B3144B"/>
    <w:rsid w:val="00B32000"/>
    <w:rsid w:val="00B348FD"/>
    <w:rsid w:val="00B40B46"/>
    <w:rsid w:val="00B42069"/>
    <w:rsid w:val="00B469F8"/>
    <w:rsid w:val="00B5011C"/>
    <w:rsid w:val="00B51F5D"/>
    <w:rsid w:val="00B52A5D"/>
    <w:rsid w:val="00B61F94"/>
    <w:rsid w:val="00B75497"/>
    <w:rsid w:val="00B8319C"/>
    <w:rsid w:val="00B86EEF"/>
    <w:rsid w:val="00B876C1"/>
    <w:rsid w:val="00BA05BF"/>
    <w:rsid w:val="00BA0F49"/>
    <w:rsid w:val="00BA240B"/>
    <w:rsid w:val="00BA2997"/>
    <w:rsid w:val="00BA54A7"/>
    <w:rsid w:val="00BB0554"/>
    <w:rsid w:val="00BB15CC"/>
    <w:rsid w:val="00BB2110"/>
    <w:rsid w:val="00BC1DE7"/>
    <w:rsid w:val="00BC3C7F"/>
    <w:rsid w:val="00BC41DC"/>
    <w:rsid w:val="00BC49F2"/>
    <w:rsid w:val="00BC750F"/>
    <w:rsid w:val="00BC7F08"/>
    <w:rsid w:val="00BD12C8"/>
    <w:rsid w:val="00BE59E6"/>
    <w:rsid w:val="00BE77EE"/>
    <w:rsid w:val="00BF394B"/>
    <w:rsid w:val="00BF423A"/>
    <w:rsid w:val="00BF4B2B"/>
    <w:rsid w:val="00BF59FB"/>
    <w:rsid w:val="00C008A4"/>
    <w:rsid w:val="00C07DC8"/>
    <w:rsid w:val="00C10B7A"/>
    <w:rsid w:val="00C1210A"/>
    <w:rsid w:val="00C15F9B"/>
    <w:rsid w:val="00C24E9E"/>
    <w:rsid w:val="00C2795F"/>
    <w:rsid w:val="00C27EF7"/>
    <w:rsid w:val="00C31CCA"/>
    <w:rsid w:val="00C343B2"/>
    <w:rsid w:val="00C3651A"/>
    <w:rsid w:val="00C3669C"/>
    <w:rsid w:val="00C43A04"/>
    <w:rsid w:val="00C44BFD"/>
    <w:rsid w:val="00C44E6B"/>
    <w:rsid w:val="00C47AC4"/>
    <w:rsid w:val="00C56D3A"/>
    <w:rsid w:val="00C60B90"/>
    <w:rsid w:val="00C61E77"/>
    <w:rsid w:val="00C67131"/>
    <w:rsid w:val="00C82C65"/>
    <w:rsid w:val="00C8477F"/>
    <w:rsid w:val="00CA2BE2"/>
    <w:rsid w:val="00CA3F5A"/>
    <w:rsid w:val="00CA5D0A"/>
    <w:rsid w:val="00CB7B86"/>
    <w:rsid w:val="00CC46AF"/>
    <w:rsid w:val="00CD0EF3"/>
    <w:rsid w:val="00CE4611"/>
    <w:rsid w:val="00CE51CB"/>
    <w:rsid w:val="00CF0957"/>
    <w:rsid w:val="00CF0EF9"/>
    <w:rsid w:val="00CF68CB"/>
    <w:rsid w:val="00CF74E8"/>
    <w:rsid w:val="00D0000D"/>
    <w:rsid w:val="00D00561"/>
    <w:rsid w:val="00D05FE2"/>
    <w:rsid w:val="00D1039F"/>
    <w:rsid w:val="00D14A82"/>
    <w:rsid w:val="00D16CC2"/>
    <w:rsid w:val="00D17253"/>
    <w:rsid w:val="00D26333"/>
    <w:rsid w:val="00D27BC4"/>
    <w:rsid w:val="00D30FA1"/>
    <w:rsid w:val="00D317E8"/>
    <w:rsid w:val="00D326C5"/>
    <w:rsid w:val="00D335E6"/>
    <w:rsid w:val="00D364C5"/>
    <w:rsid w:val="00D40857"/>
    <w:rsid w:val="00D4085E"/>
    <w:rsid w:val="00D43550"/>
    <w:rsid w:val="00D44BF6"/>
    <w:rsid w:val="00D52AE4"/>
    <w:rsid w:val="00D57333"/>
    <w:rsid w:val="00D60549"/>
    <w:rsid w:val="00D6225C"/>
    <w:rsid w:val="00D70149"/>
    <w:rsid w:val="00D76AFE"/>
    <w:rsid w:val="00D77EB8"/>
    <w:rsid w:val="00D85C28"/>
    <w:rsid w:val="00D8717F"/>
    <w:rsid w:val="00D924D9"/>
    <w:rsid w:val="00D947A0"/>
    <w:rsid w:val="00D9586A"/>
    <w:rsid w:val="00DA096A"/>
    <w:rsid w:val="00DA1863"/>
    <w:rsid w:val="00DA3441"/>
    <w:rsid w:val="00DC1081"/>
    <w:rsid w:val="00DC1ED6"/>
    <w:rsid w:val="00DC2262"/>
    <w:rsid w:val="00DD2386"/>
    <w:rsid w:val="00DD57A7"/>
    <w:rsid w:val="00DD6FBF"/>
    <w:rsid w:val="00DE1645"/>
    <w:rsid w:val="00DE1951"/>
    <w:rsid w:val="00DF3C39"/>
    <w:rsid w:val="00E00875"/>
    <w:rsid w:val="00E068F2"/>
    <w:rsid w:val="00E108E2"/>
    <w:rsid w:val="00E1259A"/>
    <w:rsid w:val="00E178E8"/>
    <w:rsid w:val="00E2004E"/>
    <w:rsid w:val="00E215E0"/>
    <w:rsid w:val="00E225BD"/>
    <w:rsid w:val="00E30055"/>
    <w:rsid w:val="00E30764"/>
    <w:rsid w:val="00E40570"/>
    <w:rsid w:val="00E40BBA"/>
    <w:rsid w:val="00E53FE2"/>
    <w:rsid w:val="00E54F31"/>
    <w:rsid w:val="00E67894"/>
    <w:rsid w:val="00E71A2B"/>
    <w:rsid w:val="00E74D75"/>
    <w:rsid w:val="00E76487"/>
    <w:rsid w:val="00E81730"/>
    <w:rsid w:val="00E8272B"/>
    <w:rsid w:val="00E970E7"/>
    <w:rsid w:val="00EA114C"/>
    <w:rsid w:val="00EA66FA"/>
    <w:rsid w:val="00EB35FD"/>
    <w:rsid w:val="00EB43B3"/>
    <w:rsid w:val="00EB4BB2"/>
    <w:rsid w:val="00EB770C"/>
    <w:rsid w:val="00ED2E6F"/>
    <w:rsid w:val="00EE0397"/>
    <w:rsid w:val="00EE1950"/>
    <w:rsid w:val="00EE731F"/>
    <w:rsid w:val="00EF39AF"/>
    <w:rsid w:val="00EF4AB6"/>
    <w:rsid w:val="00F00DA3"/>
    <w:rsid w:val="00F01F38"/>
    <w:rsid w:val="00F218AA"/>
    <w:rsid w:val="00F22778"/>
    <w:rsid w:val="00F271F8"/>
    <w:rsid w:val="00F300F4"/>
    <w:rsid w:val="00F34D4E"/>
    <w:rsid w:val="00F40262"/>
    <w:rsid w:val="00F40E18"/>
    <w:rsid w:val="00F426C9"/>
    <w:rsid w:val="00F44759"/>
    <w:rsid w:val="00F45C39"/>
    <w:rsid w:val="00F46221"/>
    <w:rsid w:val="00F616DF"/>
    <w:rsid w:val="00F630D2"/>
    <w:rsid w:val="00F639C0"/>
    <w:rsid w:val="00F71036"/>
    <w:rsid w:val="00F737AA"/>
    <w:rsid w:val="00F754DB"/>
    <w:rsid w:val="00F80538"/>
    <w:rsid w:val="00F84A79"/>
    <w:rsid w:val="00F851F0"/>
    <w:rsid w:val="00F85D87"/>
    <w:rsid w:val="00F8656F"/>
    <w:rsid w:val="00FA0B2A"/>
    <w:rsid w:val="00FA5EF7"/>
    <w:rsid w:val="00FA678B"/>
    <w:rsid w:val="00FB0CDB"/>
    <w:rsid w:val="00FB3E40"/>
    <w:rsid w:val="00FB4F52"/>
    <w:rsid w:val="00FB56BF"/>
    <w:rsid w:val="00FD0D72"/>
    <w:rsid w:val="00FD179F"/>
    <w:rsid w:val="00FD39A9"/>
    <w:rsid w:val="00FD5650"/>
    <w:rsid w:val="00FD5C8C"/>
    <w:rsid w:val="00FD78B2"/>
    <w:rsid w:val="00FE0660"/>
    <w:rsid w:val="00FE2C3D"/>
    <w:rsid w:val="00FE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3127DB"/>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692076745">
      <w:bodyDiv w:val="1"/>
      <w:marLeft w:val="0"/>
      <w:marRight w:val="0"/>
      <w:marTop w:val="0"/>
      <w:marBottom w:val="0"/>
      <w:divBdr>
        <w:top w:val="none" w:sz="0" w:space="0" w:color="auto"/>
        <w:left w:val="none" w:sz="0" w:space="0" w:color="auto"/>
        <w:bottom w:val="none" w:sz="0" w:space="0" w:color="auto"/>
        <w:right w:val="none" w:sz="0" w:space="0" w:color="auto"/>
      </w:divBdr>
    </w:div>
    <w:div w:id="1588802973">
      <w:bodyDiv w:val="1"/>
      <w:marLeft w:val="0"/>
      <w:marRight w:val="0"/>
      <w:marTop w:val="0"/>
      <w:marBottom w:val="0"/>
      <w:divBdr>
        <w:top w:val="none" w:sz="0" w:space="0" w:color="auto"/>
        <w:left w:val="none" w:sz="0" w:space="0" w:color="auto"/>
        <w:bottom w:val="none" w:sz="0" w:space="0" w:color="auto"/>
        <w:right w:val="none" w:sz="0" w:space="0" w:color="auto"/>
      </w:divBdr>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24B00-8B52-43D9-B9F9-D855D42A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105</cp:revision>
  <dcterms:created xsi:type="dcterms:W3CDTF">2025-07-18T07:37:00Z</dcterms:created>
  <dcterms:modified xsi:type="dcterms:W3CDTF">2026-10-24T14:19:00Z</dcterms:modified>
</cp:coreProperties>
</file>