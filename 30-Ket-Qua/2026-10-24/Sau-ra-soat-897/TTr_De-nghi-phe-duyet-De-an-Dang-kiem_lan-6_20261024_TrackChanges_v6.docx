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 w:val="26"/>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sz w:val="26"/>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r w:rsidRPr="003764DC">
              <w:rPr>
                <w:b/>
                <w:iCs/>
                <w:sz w:val="26"/>
                <w:szCs w:val="26"/>
              </w:rPr>
              <w:t>CỘNG HÒA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4A839795" w:rsidR="00837ACF" w:rsidRPr="003764DC" w:rsidRDefault="00837ACF" w:rsidP="00837ACF">
            <w:pPr>
              <w:widowControl w:val="0"/>
              <w:jc w:val="center"/>
              <w:rPr>
                <w:iCs/>
                <w:sz w:val="26"/>
                <w:szCs w:val="26"/>
                <w:u w:val="single"/>
              </w:rPr>
            </w:pPr>
            <w:r w:rsidRPr="003764DC">
              <w:rPr>
                <w:iCs/>
                <w:sz w:val="26"/>
                <w:szCs w:val="26"/>
              </w:rPr>
              <w:t xml:space="preserve">Số:  </w:t>
            </w:r>
            <w:r w:rsidR="0016459B">
              <w:rPr>
                <w:iCs/>
                <w:sz w:val="26"/>
                <w:szCs w:val="26"/>
              </w:rPr>
              <w:t xml:space="preserve">   </w:t>
            </w:r>
            <w:r w:rsidR="006A5DED">
              <w:rPr>
                <w:iCs/>
                <w:sz w:val="26"/>
                <w:szCs w:val="26"/>
              </w:rPr>
              <w:t xml:space="preserve">   </w:t>
            </w:r>
            <w:r w:rsidR="0016459B">
              <w:rPr>
                <w:iCs/>
                <w:sz w:val="26"/>
                <w:szCs w:val="26"/>
              </w:rPr>
              <w:t xml:space="preserve"> </w:t>
            </w:r>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Quảng Ngãi, ngày      tháng      năm 2026</w:t>
            </w:r>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F05F7DA" w:rsidR="00624C53" w:rsidRPr="003764DC" w:rsidRDefault="006A5DED" w:rsidP="00B24E8E">
      <w:pPr>
        <w:widowControl w:val="0"/>
        <w:jc w:val="center"/>
        <w:rPr>
          <w:b/>
          <w:bCs/>
          <w:szCs w:val="24"/>
        </w:rPr>
      </w:pPr>
      <w:bookmarkStart w:id="0" w:name="_Hlk72819948"/>
      <w:bookmarkStart w:id="1" w:name="_Hlk79650130"/>
      <w:r>
        <w:rPr>
          <w:b/>
          <w:bCs/>
          <w:szCs w:val="24"/>
        </w:rPr>
        <w:t>đ</w:t>
      </w:r>
      <w:r w:rsidR="003A2674" w:rsidRPr="003764DC">
        <w:rPr>
          <w:b/>
          <w:bCs/>
          <w:szCs w:val="24"/>
        </w:rPr>
        <w:t xml:space="preserve">ề nghị phê duyệt Đề án thành lập Trung tâm Đăng kiểm xe cơ giới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r w:rsidRPr="003764DC">
        <w:rPr>
          <w:spacing w:val="-2"/>
          <w:lang w:eastAsia="vi-VN"/>
        </w:rPr>
        <w:t>Kính gửi: Ủy ban nhân dân tỉnh (qua Sở Tài chính).</w:t>
      </w:r>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12523DC3" w14:textId="77777777" w:rsidR="009D0FE7" w:rsidRPr="003764DC" w:rsidRDefault="00C10741" w:rsidP="009B46E6">
      <w:pPr>
        <w:spacing w:before="120" w:after="120" w:line="252" w:lineRule="auto"/>
        <w:ind w:firstLine="720"/>
        <w:jc w:val="both"/>
        <w:rPr>
          <w:i/>
          <w:iCs/>
        </w:rPr>
      </w:pPr>
      <w:r w:rsidRPr="003764DC">
        <w:rPr>
          <w:i/>
          <w:iCs/>
        </w:rPr>
        <w:t>Căn cứ Quy định số 224-QĐ/TW ngày 14 tháng 10 năm 2026 của Ban Chấp hành Trung ương về đảng viên tham gia hoạt động đầu tư kinh doanh;</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Căn cứ Luật Doanh nghiệp ngày 17 tháng 6 năm 2020 (hợp nhất tại Văn bản hợp nhất số 67/VBHN-VPQH ngày 15 tháng 8 năm 2025);</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Căn cứ Luật Quản lý, sử dụng tài sản công ngày 21 tháng 6 năm 2017 (hợp nhất tại Văn bản hợp nhất số 97/VBHN-VPQH ngày 22 tháng 8 năm 2025);</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Căn cứ Luật Đất đai ngày 18 tháng 01 năm 2024 (hợp nhất tại Văn bản hợp nhất số 44/VBHN-VPQH ngày 16 tháng 3 năm 2026);</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Căn cứ Luật Kế toán ngày 20 tháng 11 năm 2015 (hợp nhất tại Văn bản hợp nhất số 41/VBHN-VPQH ngày 16 tháng 3 năm 2026);</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299/2026/NĐ-CP ngày 28 tháng 7 năm 2026 của Chính phủ quy định tổ chức đơn vị sự nghiệp công lập;</w:t>
      </w:r>
    </w:p>
    <w:p w14:paraId="78182D11"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 xml:space="preserve">Căn cứ Thông tư số 45/2024/TT-BGTVT ngày 15 tháng 11 năm 2024 của Bộ trưởng Bộ Giao thông vận tải quy định về cấp mới, cấp lại, tạm đình chỉ, thu hồi chứng chỉ </w:t>
      </w:r>
      <w:del w:id="1029" w:author="Nội dung điều chỉnh (Claude)" w:date="2026-10-24T21:45:06Z">
        <w:r w:rsidRPr="003764DC">
          <w:rPr>
            <w:i/>
            <w:iCs/>
          </w:rPr>
          <w:delText xml:space="preserve">ĐKV</w:delText>
        </w:r>
      </w:del>
      <w:ins w:id="1030" w:author="Nội dung điều chỉnh (Claude)" w:date="2026-10-24T21:45:06Z">
        <w:r w:rsidRPr="003764DC">
          <w:rPr>
            <w:i/>
            <w:iCs/>
          </w:rPr>
          <w:t xml:space="preserve">đăng kiểm viên</w:t>
        </w:r>
      </w:ins>
      <w:r w:rsidRPr="003764DC">
        <w:rPr>
          <w:i/>
          <w:iCs/>
        </w:rPr>
        <w:t xml:space="preserve">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w:t>
      </w:r>
      <w:del w:id="1009" w:author="Nội dung điều chỉnh (Claude)" w:date="2026-10-24T21:45:06Z">
        <w:r w:rsidRPr="003764DC">
          <w:rPr>
            <w:i/>
            <w:iCs/>
          </w:rPr>
          <w:delText xml:space="preserve">XCG</w:delText>
        </w:r>
      </w:del>
      <w:ins w:id="1010" w:author="Nội dung điều chỉnh (Claude)" w:date="2026-10-24T21:45:06Z">
        <w:r w:rsidRPr="003764DC">
          <w:rPr>
            <w:i/>
            <w:iCs/>
          </w:rPr>
          <w:t xml:space="preserve">xe cơ giới</w:t>
        </w:r>
      </w:ins>
      <w:r w:rsidRPr="003764DC">
        <w:rPr>
          <w:i/>
          <w:iCs/>
        </w:rPr>
        <w:t xml:space="preserve">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del w:id="1007" w:author="Nội dung điều chỉnh (Claude)" w:date="2026-10-24T21:45:06Z">
        <w:r w:rsidRPr="003764DC">
          <w:rPr>
            <w:i/>
            <w:iCs/>
          </w:rPr>
          <w:delText xml:space="preserve">Căn cứ  Thông tư số 238/2016/TT-BTC</w:delText>
        </w:r>
      </w:del>
      <w:ins w:id="1008" w:author="Nội dung điều chỉnh (Claude)" w:date="2026-10-24T21:45:06Z">
        <w:r w:rsidRPr="003764DC">
          <w:rPr>
            <w:i/>
            <w:iCs/>
          </w:rPr>
          <w:t xml:space="preserve">Căn cứ Thông tư số 238/2016/TT-BTC</w:t>
        </w:r>
      </w:ins>
      <w:r w:rsidRPr="003764DC">
        <w:rPr>
          <w:i/>
          <w:iCs/>
        </w:rPr>
        <w:t xml:space="preserve">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 xml:space="preserve">Căn cứ Quyết định số 46/2025/QĐ-CTUBND ngày 02 tháng 12 năm 2025 của Chủ tịch </w:t>
      </w:r>
      <w:del w:id="1041" w:author="Nội dung điều chỉnh (Claude)" w:date="2026-10-24T21:45:07Z">
        <w:r w:rsidRPr="003764DC">
          <w:rPr>
            <w:i/>
            <w:iCs/>
          </w:rPr>
          <w:delText xml:space="preserve">UBND tỉnh</w:delText>
        </w:r>
      </w:del>
      <w:ins w:id="1042" w:author="Nội dung điều chỉnh (Claude)" w:date="2026-10-24T21:45:07Z">
        <w:r w:rsidRPr="003764DC">
          <w:rPr>
            <w:i/>
            <w:iCs/>
          </w:rPr>
          <w:t xml:space="preserve">Ủy ban nhân dân tỉnh</w:t>
        </w:r>
      </w:ins>
      <w:r w:rsidRPr="003764DC">
        <w:rPr>
          <w:i/>
          <w:iCs/>
        </w:rPr>
        <w:t xml:space="preserve">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w:t>
      </w:r>
      <w:del w:id="1043" w:author="Nội dung điều chỉnh (Claude)" w:date="2026-10-24T21:45:07Z">
        <w:r w:rsidRPr="003764DC">
          <w:rPr>
            <w:i/>
            <w:iCs/>
          </w:rPr>
          <w:delText xml:space="preserve">UBND tỉnh</w:delText>
        </w:r>
      </w:del>
      <w:ins w:id="1044" w:author="Nội dung điều chỉnh (Claude)" w:date="2026-10-24T21:45:07Z">
        <w:r w:rsidRPr="003764DC">
          <w:rPr>
            <w:i/>
            <w:iCs/>
          </w:rPr>
          <w:t xml:space="preserve">Ủy ban nhân dân tỉnh</w:t>
        </w:r>
      </w:ins>
      <w:r w:rsidRPr="003764DC">
        <w:rPr>
          <w:i/>
          <w:iCs/>
        </w:rPr>
        <w:t xml:space="preserve"> Kon Tum tổ chức lại Trường Cao đẳng Cộng đồng Kon Tum, trực thuộc </w:t>
      </w:r>
      <w:del w:id="1045" w:author="Nội dung điều chỉnh (Claude)" w:date="2026-10-24T21:45:07Z">
        <w:r w:rsidRPr="003764DC">
          <w:rPr>
            <w:i/>
            <w:iCs/>
          </w:rPr>
          <w:delText xml:space="preserve">UBND tỉnh</w:delText>
        </w:r>
      </w:del>
      <w:ins w:id="1046" w:author="Nội dung điều chỉnh (Claude)" w:date="2026-10-24T21:45:07Z">
        <w:r w:rsidRPr="003764DC">
          <w:rPr>
            <w:i/>
            <w:iCs/>
          </w:rPr>
          <w:t xml:space="preserve">Ủy ban nhân dân tỉnh</w:t>
        </w:r>
      </w:ins>
      <w:r w:rsidRPr="003764DC">
        <w:rPr>
          <w:i/>
          <w:iCs/>
        </w:rPr>
        <w:t xml:space="preserve"> Kon Tum; Quyết định số 543/QĐ-UBND ngày 30 tháng 6 năm 2025 của </w:t>
      </w:r>
      <w:del w:id="1047" w:author="Nội dung điều chỉnh (Claude)" w:date="2026-10-24T21:45:07Z">
        <w:r w:rsidRPr="003764DC">
          <w:rPr>
            <w:i/>
            <w:iCs/>
          </w:rPr>
          <w:delText xml:space="preserve">UBND tỉnh</w:delText>
        </w:r>
      </w:del>
      <w:ins w:id="1048" w:author="Nội dung điều chỉnh (Claude)" w:date="2026-10-24T21:45:07Z">
        <w:r w:rsidRPr="003764DC">
          <w:rPr>
            <w:i/>
            <w:iCs/>
          </w:rPr>
          <w:t xml:space="preserve">Ủy ban nhân dân tỉnh</w:t>
        </w:r>
      </w:ins>
      <w:r w:rsidRPr="003764DC">
        <w:rPr>
          <w:i/>
          <w:iCs/>
        </w:rPr>
        <w:t xml:space="preserve"> Quảng Ngãi chuyển và đổi tên các đơn vị thuộc </w:t>
      </w:r>
      <w:del w:id="1049" w:author="Nội dung điều chỉnh (Claude)" w:date="2026-10-24T21:45:07Z">
        <w:r w:rsidRPr="003764DC">
          <w:rPr>
            <w:i/>
            <w:iCs/>
          </w:rPr>
          <w:delText xml:space="preserve">UBND tỉnh</w:delText>
        </w:r>
      </w:del>
      <w:ins w:id="1050" w:author="Nội dung điều chỉnh (Claude)" w:date="2026-10-24T21:45:07Z">
        <w:r w:rsidRPr="003764DC">
          <w:rPr>
            <w:i/>
            <w:iCs/>
          </w:rPr>
          <w:t xml:space="preserve">Ủy ban nhân dân tỉnh</w:t>
        </w:r>
      </w:ins>
      <w:r w:rsidRPr="003764DC">
        <w:rPr>
          <w:i/>
          <w:iCs/>
        </w:rPr>
        <w:t xml:space="preserve"> Kon Tum về thuộc </w:t>
      </w:r>
      <w:del w:id="1051" w:author="Nội dung điều chỉnh (Claude)" w:date="2026-10-24T21:45:07Z">
        <w:r w:rsidRPr="003764DC">
          <w:rPr>
            <w:i/>
            <w:iCs/>
          </w:rPr>
          <w:delText xml:space="preserve">UBND tỉnh</w:delText>
        </w:r>
      </w:del>
      <w:ins w:id="1052" w:author="Nội dung điều chỉnh (Claude)" w:date="2026-10-24T21:45:07Z">
        <w:r w:rsidRPr="003764DC">
          <w:rPr>
            <w:i/>
            <w:iCs/>
          </w:rPr>
          <w:t xml:space="preserve">Ủy ban nhân dân tỉnh</w:t>
        </w:r>
      </w:ins>
      <w:r w:rsidRPr="003764DC">
        <w:rPr>
          <w:i/>
          <w:iCs/>
        </w:rPr>
        <w:t xml:space="preserve"> Quảng Ngãi; Quyết định số 287/QĐ-UBND ngày 29 tháng 4 năm 2026 của </w:t>
      </w:r>
      <w:del w:id="1053" w:author="Nội dung điều chỉnh (Claude)" w:date="2026-10-24T21:45:07Z">
        <w:r w:rsidRPr="003764DC">
          <w:rPr>
            <w:i/>
            <w:iCs/>
          </w:rPr>
          <w:delText xml:space="preserve">UBND tỉnh</w:delText>
        </w:r>
      </w:del>
      <w:ins w:id="1054" w:author="Nội dung điều chỉnh (Claude)" w:date="2026-10-24T21:45:07Z">
        <w:r w:rsidRPr="003764DC">
          <w:rPr>
            <w:i/>
            <w:iCs/>
          </w:rPr>
          <w:t xml:space="preserve">Ủy ban nhân dân tỉnh</w:t>
        </w:r>
      </w:ins>
      <w:r w:rsidRPr="003764DC">
        <w:rPr>
          <w:i/>
          <w:iCs/>
        </w:rPr>
        <w:t xml:space="preserve">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30/QĐ-UBND ngày 19 tháng 01 năm 2026 của </w:t>
      </w:r>
      <w:del w:id="1055" w:author="Nội dung điều chỉnh (Claude)" w:date="2026-10-24T21:45:07Z">
        <w:r w:rsidRPr="003764DC">
          <w:rPr>
            <w:i/>
            <w:iCs/>
          </w:rPr>
          <w:delText xml:space="preserve">UBND tỉnh</w:delText>
        </w:r>
      </w:del>
      <w:ins w:id="1056" w:author="Nội dung điều chỉnh (Claude)" w:date="2026-10-24T21:45:07Z">
        <w:r w:rsidRPr="003764DC">
          <w:rPr>
            <w:i/>
            <w:iCs/>
          </w:rPr>
          <w:t xml:space="preserve">Ủy ban nhân dân tỉnh</w:t>
        </w:r>
      </w:ins>
      <w:r w:rsidRPr="003764DC">
        <w:rPr>
          <w:i/>
          <w:iCs/>
        </w:rPr>
        <w:t xml:space="preserve"> Quảng Ngãi ban hành nhiệm vụ, giải pháp chủ yếu thực hiện Kế hoạch phát triển kinh tế - xã hội năm 2026;</w:t>
      </w:r>
    </w:p>
    <w:p w14:paraId="5285CD1A" w14:textId="77777777" w:rsidR="00DA3FD8" w:rsidRPr="003764DC" w:rsidRDefault="0045143D" w:rsidP="009B46E6">
      <w:pPr>
        <w:widowControl w:val="0"/>
        <w:spacing w:before="120" w:after="120" w:line="252" w:lineRule="auto"/>
        <w:ind w:firstLine="720"/>
        <w:jc w:val="both"/>
        <w:rPr>
          <w:i/>
          <w:iCs/>
        </w:rPr>
      </w:pPr>
      <w:r w:rsidRPr="003764DC">
        <w:rPr>
          <w:i/>
          <w:iCs/>
        </w:rPr>
        <w:t>Căn cứ Công văn số 10316/UBND-NC ngày 05 tháng 10 năm 2026 của Ủy ban nhân dân tỉnh về Đề án thành lập Trung tâm Đăng kiểm xe cơ giới trực thuộc Trường Cao đẳng Kon Tum;</w:t>
      </w:r>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 xml:space="preserve">tiếp thu, giải trình qua các đợt lấy ý kiến đối với dự thảo Đề án thành lập Trung tâm Đăng kiểm xe cơ giới trực thuộc Trường Cao đẳng Kon Tum và hồ sơ trình </w:t>
      </w:r>
      <w:del w:id="1057" w:author="Nội dung điều chỉnh (Claude)" w:date="2026-10-24T21:45:07Z">
        <w:r w:rsidR="00AB73DC" w:rsidRPr="003764DC">
          <w:rPr>
            <w:i/>
            <w:iCs/>
          </w:rPr>
          <w:delText xml:space="preserve">UBND tỉnh</w:delText>
        </w:r>
      </w:del>
      <w:ins w:id="1058" w:author="Nội dung điều chỉnh (Claude)" w:date="2026-10-24T21:45:07Z">
        <w:r w:rsidR="00AB73DC" w:rsidRPr="003764DC">
          <w:rPr>
            <w:i/>
            <w:iCs/>
          </w:rPr>
          <w:t xml:space="preserve">Ủy ban nhân dân tỉnh</w:t>
        </w:r>
      </w:ins>
      <w:r w:rsidR="00AB73DC" w:rsidRPr="003764DC">
        <w:rPr>
          <w:i/>
          <w:iCs/>
        </w:rPr>
        <w:t xml:space="preserve">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 xml:space="preserve">Trường được tổ chức lại theo Quyết định số 339/QĐ-UBND của </w:t>
      </w:r>
      <w:del w:id="1059" w:author="Nội dung điều chỉnh (Claude)" w:date="2026-10-24T21:45:07Z">
        <w:r w:rsidRPr="003764DC">
          <w:rPr>
            <w:spacing w:val="-4"/>
            <w:lang w:val="nl-BE"/>
          </w:rPr>
          <w:delText xml:space="preserve">UBND tỉnh</w:delText>
        </w:r>
      </w:del>
      <w:ins w:id="1060" w:author="Nội dung điều chỉnh (Claude)" w:date="2026-10-24T21:45:07Z">
        <w:r w:rsidRPr="003764DC">
          <w:rPr>
            <w:spacing w:val="-4"/>
            <w:lang w:val="nl-BE"/>
          </w:rPr>
          <w:t xml:space="preserve">Ủy ban nhân dân tỉnh</w:t>
        </w:r>
      </w:ins>
      <w:r w:rsidRPr="003764DC">
        <w:rPr>
          <w:spacing w:val="-4"/>
          <w:lang w:val="nl-BE"/>
        </w:rPr>
        <w:t xml:space="preserve"> Kon Tum (cũ)</w:t>
      </w:r>
      <w:r w:rsidRPr="003764DC">
        <w:rPr>
          <w:spacing w:val="-4"/>
          <w:vertAlign w:val="superscript"/>
          <w:lang w:val="nl-NL"/>
        </w:rPr>
        <w:footnoteReference w:id="2"/>
      </w:r>
      <w:r w:rsidRPr="003764DC">
        <w:rPr>
          <w:spacing w:val="-4"/>
          <w:lang w:val="nl-BE"/>
        </w:rPr>
        <w:t xml:space="preserve"> và được chuyển về thuộc </w:t>
      </w:r>
      <w:del w:id="1061" w:author="Nội dung điều chỉnh (Claude)" w:date="2026-10-24T21:45:07Z">
        <w:r w:rsidRPr="003764DC">
          <w:rPr>
            <w:spacing w:val="-4"/>
            <w:lang w:val="nl-BE"/>
          </w:rPr>
          <w:delText xml:space="preserve">UBND tỉnh</w:delText>
        </w:r>
      </w:del>
      <w:ins w:id="1062" w:author="Nội dung điều chỉnh (Claude)" w:date="2026-10-24T21:45:07Z">
        <w:r w:rsidRPr="003764DC">
          <w:rPr>
            <w:spacing w:val="-4"/>
            <w:lang w:val="nl-BE"/>
          </w:rPr>
          <w:t xml:space="preserve">Ủy ban nhân dân tỉnh</w:t>
        </w:r>
      </w:ins>
      <w:r w:rsidRPr="003764DC">
        <w:rPr>
          <w:spacing w:val="-4"/>
          <w:lang w:val="nl-BE"/>
        </w:rPr>
        <w:t xml:space="preserve"> Quảng Ngãi (mới) từ ngày 01 tháng 7 năm 2025; đến ngày 29 tháng 4 năm 2026, Trường được </w:t>
      </w:r>
      <w:del w:id="1063" w:author="Nội dung điều chỉnh (Claude)" w:date="2026-10-24T21:45:07Z">
        <w:r w:rsidRPr="003764DC">
          <w:rPr>
            <w:spacing w:val="-4"/>
            <w:lang w:val="nl-BE"/>
          </w:rPr>
          <w:delText xml:space="preserve">UBND tỉnh</w:delText>
        </w:r>
      </w:del>
      <w:ins w:id="1064" w:author="Nội dung điều chỉnh (Claude)" w:date="2026-10-24T21:45:07Z">
        <w:r w:rsidRPr="003764DC">
          <w:rPr>
            <w:spacing w:val="-4"/>
            <w:lang w:val="nl-BE"/>
          </w:rPr>
          <w:t xml:space="preserve">Ủy ban nhân dân tỉnh</w:t>
        </w:r>
      </w:ins>
      <w:r w:rsidRPr="003764DC">
        <w:rPr>
          <w:spacing w:val="-4"/>
          <w:lang w:val="nl-BE"/>
        </w:rPr>
        <w:t xml:space="preserve">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 xml:space="preserve">Trường là đơn vị sự nghiệp công lập trực thuộc và chịu sự lãnh đạo, quản lý toàn diện, trực tiếp của </w:t>
      </w:r>
      <w:del w:id="1065" w:author="Nội dung điều chỉnh (Claude)" w:date="2026-10-24T21:45:07Z">
        <w:r w:rsidRPr="003764DC">
          <w:rPr>
            <w:lang w:val="de-DE"/>
          </w:rPr>
          <w:delText xml:space="preserve">UBND tỉnh</w:delText>
        </w:r>
      </w:del>
      <w:ins w:id="1066" w:author="Nội dung điều chỉnh (Claude)" w:date="2026-10-24T21:45:07Z">
        <w:r w:rsidRPr="003764DC">
          <w:rPr>
            <w:lang w:val="de-DE"/>
          </w:rPr>
          <w:t xml:space="preserve">Ủy ban nhân dân tỉnh</w:t>
        </w:r>
      </w:ins>
      <w:r w:rsidRPr="003764DC">
        <w:rPr>
          <w:lang w:val="de-DE"/>
        </w:rPr>
        <w:t xml:space="preserve">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 xml:space="preserve">Tốc độ tăng trưởng kinh tế - xã hội của tỉnh những năm gần đây có chiều hướng phát triển nhanh, mức độ đầu tư phương tiện </w:t>
      </w:r>
      <w:del w:id="1011" w:author="Nội dung điều chỉnh (Claude)" w:date="2026-10-24T21:45:06Z">
        <w:r w:rsidRPr="003764DC">
          <w:rPr>
            <w:szCs w:val="24"/>
            <w:lang w:val="nl-NL"/>
          </w:rPr>
          <w:delText xml:space="preserve">XCG</w:delText>
        </w:r>
      </w:del>
      <w:ins w:id="1012" w:author="Nội dung điều chỉnh (Claude)" w:date="2026-10-24T21:45:06Z">
        <w:r w:rsidRPr="003764DC">
          <w:rPr>
            <w:szCs w:val="24"/>
            <w:lang w:val="nl-NL"/>
          </w:rPr>
          <w:t xml:space="preserve">xe cơ giới</w:t>
        </w:r>
      </w:ins>
      <w:r w:rsidRPr="003764DC">
        <w:rPr>
          <w:szCs w:val="24"/>
          <w:lang w:val="nl-NL"/>
        </w:rPr>
        <w:t xml:space="preserve">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w:t>
      </w:r>
      <w:del w:id="1067" w:author="Nội dung điều chỉnh (Claude)" w:date="2026-10-24T21:45:07Z">
        <w:r w:rsidRPr="003764DC">
          <w:rPr>
            <w:szCs w:val="24"/>
            <w:lang w:val="nl-BE"/>
          </w:rPr>
          <w:delText xml:space="preserve">UBND tỉnh</w:delText>
        </w:r>
      </w:del>
      <w:ins w:id="1068" w:author="Nội dung điều chỉnh (Claude)" w:date="2026-10-24T21:45:07Z">
        <w:r w:rsidRPr="003764DC">
          <w:rPr>
            <w:szCs w:val="24"/>
            <w:lang w:val="nl-BE"/>
          </w:rPr>
          <w:t xml:space="preserve">Ủy ban nhân dân tỉnh</w:t>
        </w:r>
      </w:ins>
      <w:r w:rsidRPr="003764DC">
        <w:rPr>
          <w:szCs w:val="24"/>
          <w:lang w:val="nl-BE"/>
        </w:rPr>
        <w:t xml:space="preserve">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w:t>
      </w:r>
      <w:del w:id="1069" w:author="Nội dung điều chỉnh (Claude)" w:date="2026-10-24T21:45:07Z">
        <w:r w:rsidRPr="003764DC">
          <w:rPr>
            <w:szCs w:val="24"/>
            <w:lang w:val="nl-BE"/>
          </w:rPr>
          <w:delText xml:space="preserve">UBND tỉnh</w:delText>
        </w:r>
      </w:del>
      <w:ins w:id="1070" w:author="Nội dung điều chỉnh (Claude)" w:date="2026-10-24T21:45:07Z">
        <w:r w:rsidRPr="003764DC">
          <w:rPr>
            <w:szCs w:val="24"/>
            <w:lang w:val="nl-BE"/>
          </w:rPr>
          <w:t xml:space="preserve">Ủy ban nhân dân tỉnh</w:t>
        </w:r>
      </w:ins>
      <w:r w:rsidRPr="003764DC">
        <w:rPr>
          <w:szCs w:val="24"/>
          <w:lang w:val="nl-BE"/>
        </w:rPr>
        <w:t xml:space="preserve">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w:t>
      </w:r>
      <w:del w:id="1071" w:author="Nội dung điều chỉnh (Claude)" w:date="2026-10-24T21:45:07Z">
        <w:r w:rsidRPr="003764DC">
          <w:rPr>
            <w:bCs/>
            <w:iCs/>
            <w:szCs w:val="24"/>
            <w:lang w:val="nl-BE"/>
          </w:rPr>
          <w:delText xml:space="preserve">UBND tỉnh</w:delText>
        </w:r>
      </w:del>
      <w:ins w:id="1072" w:author="Nội dung điều chỉnh (Claude)" w:date="2026-10-24T21:45:07Z">
        <w:r w:rsidRPr="003764DC">
          <w:rPr>
            <w:bCs/>
            <w:iCs/>
            <w:szCs w:val="24"/>
            <w:lang w:val="nl-BE"/>
          </w:rPr>
          <w:t xml:space="preserve">Ủy ban nhân dân tỉnh</w:t>
        </w:r>
      </w:ins>
      <w:r w:rsidRPr="003764DC">
        <w:rPr>
          <w:bCs/>
          <w:iCs/>
          <w:szCs w:val="24"/>
          <w:lang w:val="nl-BE"/>
        </w:rPr>
        <w:t xml:space="preserve"> Kon Tum (cũ) chưa xem xét, thông qua do chưa hoàn thành công tác xã hội hoá Trung tâm Đăng kiểm 8201S (trực thuộc Sở Xây dựng). Ngày 19 tháng 01 năm 2026, </w:t>
      </w:r>
      <w:del w:id="1073" w:author="Nội dung điều chỉnh (Claude)" w:date="2026-10-24T21:45:07Z">
        <w:r w:rsidRPr="003764DC">
          <w:rPr>
            <w:bCs/>
            <w:iCs/>
            <w:szCs w:val="24"/>
            <w:lang w:val="nl-BE"/>
          </w:rPr>
          <w:delText xml:space="preserve">UBND tỉnh</w:delText>
        </w:r>
      </w:del>
      <w:ins w:id="1074" w:author="Nội dung điều chỉnh (Claude)" w:date="2026-10-24T21:45:07Z">
        <w:r w:rsidRPr="003764DC">
          <w:rPr>
            <w:bCs/>
            <w:iCs/>
            <w:szCs w:val="24"/>
            <w:lang w:val="nl-BE"/>
          </w:rPr>
          <w:t xml:space="preserve">Ủy ban nhân dân tỉnh</w:t>
        </w:r>
      </w:ins>
      <w:r w:rsidRPr="003764DC">
        <w:rPr>
          <w:bCs/>
          <w:iCs/>
          <w:szCs w:val="24"/>
          <w:lang w:val="nl-BE"/>
        </w:rPr>
        <w:t xml:space="preserve">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khai thác, sử dụng có hiệu quả nguồn nhân lực, cơ sở vật chất, tài sản công hiện có của nhà trường, gắn với hoạt động dịch vụ theo hướng xã hội hóa để tạo nguồn thu sự nghiệp cho nhà trường; đồng thời huy động tiềm năng, nguồn vốn của xã hội đầu tư cho hoạt động kiểm định, khai thác có hiệu quả tài sản công nhằm đáp ứng nhu cầu kiểm định </w:t>
      </w:r>
      <w:del w:id="1013" w:author="Nội dung điều chỉnh (Claude)" w:date="2026-10-24T21:45:06Z">
        <w:r w:rsidRPr="003764DC">
          <w:rPr>
            <w:i/>
            <w:iCs/>
            <w:szCs w:val="24"/>
            <w:lang w:val="nl-NL"/>
          </w:rPr>
          <w:delText xml:space="preserve">XCG</w:delText>
        </w:r>
      </w:del>
      <w:ins w:id="1014" w:author="Nội dung điều chỉnh (Claude)" w:date="2026-10-24T21:45:06Z">
        <w:r w:rsidRPr="003764DC">
          <w:rPr>
            <w:i/>
            <w:iCs/>
            <w:szCs w:val="24"/>
            <w:lang w:val="nl-NL"/>
          </w:rPr>
          <w:t xml:space="preserve">xe cơ giới</w:t>
        </w:r>
      </w:ins>
      <w:r w:rsidRPr="003764DC">
        <w:rPr>
          <w:i/>
          <w:iCs/>
          <w:szCs w:val="24"/>
          <w:lang w:val="nl-NL"/>
        </w:rPr>
        <w:t xml:space="preserve"> của xã hội, không sử dụng ngân sách nhà nước (NSNN) chi cho đầu tư; tạo điều kiện thuận lợi tối đa cho chủ phương tiện, tạo ra tính cạnh tranh lành mạnh để phát triển lĩnh vực kiểm định </w:t>
      </w:r>
      <w:del w:id="1015" w:author="Nội dung điều chỉnh (Claude)" w:date="2026-10-24T21:45:06Z">
        <w:r w:rsidRPr="003764DC">
          <w:rPr>
            <w:i/>
            <w:iCs/>
            <w:szCs w:val="24"/>
            <w:lang w:val="nl-NL"/>
          </w:rPr>
          <w:delText xml:space="preserve">XCG</w:delText>
        </w:r>
      </w:del>
      <w:ins w:id="1016" w:author="Nội dung điều chỉnh (Claude)" w:date="2026-10-24T21:45:06Z">
        <w:r w:rsidRPr="003764DC">
          <w:rPr>
            <w:i/>
            <w:iCs/>
            <w:szCs w:val="24"/>
            <w:lang w:val="nl-NL"/>
          </w:rPr>
          <w:t xml:space="preserve">xe cơ giới</w:t>
        </w:r>
      </w:ins>
      <w:r w:rsidRPr="003764DC">
        <w:rPr>
          <w:i/>
          <w:iCs/>
          <w:szCs w:val="24"/>
          <w:lang w:val="nl-NL"/>
        </w:rPr>
        <w:t xml:space="preserve"> trên địa bàn tỉnh.</w:t>
      </w:r>
    </w:p>
    <w:p w14:paraId="3606911D" w14:textId="77777777" w:rsidR="0058756F" w:rsidRPr="003764DC" w:rsidRDefault="0058756F" w:rsidP="009B46E6">
      <w:pPr>
        <w:widowControl w:val="0"/>
        <w:spacing w:before="120" w:after="120" w:line="252" w:lineRule="auto"/>
        <w:ind w:firstLine="720"/>
        <w:jc w:val="both"/>
        <w:rPr>
          <w:b/>
          <w:bCs/>
          <w:i/>
          <w:iCs/>
          <w:szCs w:val="24"/>
          <w:lang w:val="nl-NL"/>
        </w:rPr>
      </w:pPr>
      <w:bookmarkStart w:id="4" w:name="_Hlk49847639"/>
      <w:bookmarkEnd w:id="4"/>
      <w:r w:rsidRPr="003764DC">
        <w:rPr>
          <w:i/>
          <w:iCs/>
          <w:szCs w:val="24"/>
          <w:lang w:val="nl-NL"/>
        </w:rPr>
        <w:t>Trung tâm gắn trực tiếp với đào tạo ngành, nghề Công nghệ kỹ thuật ô tô của Trường: Là nơi thực hành, thực tập, cập nhật công nghệ kiểm định cho người học và giảng viên; góp phần nâng cao chất lượng đào tạo, gắn đào tạo với thực tiễn và tăng nguồn thu hợp pháp cho nhà trường.</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 xml:space="preserve">hoàn thành trong Quý II năm 2026 (được </w:t>
      </w:r>
      <w:del w:id="1075" w:author="Nội dung điều chỉnh (Claude)" w:date="2026-10-24T21:45:07Z">
        <w:r w:rsidRPr="003764DC">
          <w:rPr>
            <w:i/>
            <w:iCs/>
          </w:rPr>
          <w:delText xml:space="preserve">UBND tỉnh</w:delText>
        </w:r>
      </w:del>
      <w:ins w:id="1076" w:author="Nội dung điều chỉnh (Claude)" w:date="2026-10-24T21:45:07Z">
        <w:r w:rsidRPr="003764DC">
          <w:rPr>
            <w:i/>
            <w:iCs/>
          </w:rPr>
          <w:t xml:space="preserve">Ủy ban nhân dân tỉnh</w:t>
        </w:r>
      </w:ins>
      <w:r w:rsidRPr="003764DC">
        <w:rPr>
          <w:i/>
          <w:iCs/>
        </w:rPr>
        <w:t xml:space="preserve"> gia hạn thời gian hoàn thành </w:t>
      </w:r>
      <w:r w:rsidRPr="003764DC">
        <w:rPr>
          <w:rStyle w:val="FootnoteReference"/>
          <w:i/>
          <w:iCs/>
        </w:rPr>
        <w:footnoteReference w:id="6"/>
      </w:r>
      <w:r w:rsidRPr="003764DC">
        <w:rPr>
          <w:i/>
          <w:iCs/>
        </w:rPr>
        <w:t>trong tháng 8 năm 2026).</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del w:id="1077" w:author="Nội dung điều chỉnh (Claude)" w:date="2026-10-24T21:45:07Z">
        <w:r w:rsidRPr="003764DC">
          <w:rPr>
            <w:lang w:val="de-DE" w:eastAsia="vi-VN"/>
          </w:rPr>
          <w:delText xml:space="preserve">UBND tỉnh</w:delText>
        </w:r>
      </w:del>
      <w:ins w:id="1078" w:author="Nội dung điều chỉnh (Claude)" w:date="2026-10-24T21:45:07Z">
        <w:r w:rsidRPr="003764DC">
          <w:rPr>
            <w:lang w:val="de-DE" w:eastAsia="vi-VN"/>
          </w:rPr>
          <w:t xml:space="preserve">Ủy ban nhân dân tỉnh</w:t>
        </w:r>
      </w:ins>
      <w:r w:rsidRPr="003764DC">
        <w:rPr>
          <w:lang w:val="de-DE" w:eastAsia="vi-VN"/>
        </w:rPr>
        <w:t xml:space="preserve"> phê duyệt</w:t>
      </w:r>
      <w:r w:rsidRPr="003764DC">
        <w:rPr>
          <w:lang w:eastAsia="vi-VN"/>
        </w:rPr>
        <w:t>. T</w:t>
      </w:r>
      <w:r w:rsidRPr="003764DC">
        <w:rPr>
          <w:lang w:val="de-DE" w:eastAsia="vi-VN"/>
        </w:rPr>
        <w:t xml:space="preserve">rên cơ sở ý kiến góp ý của sở, ngành, đơn vị, địa phương, nhà trường đã có Báo cáo tiếp thu và giải trình ý kiến và chỉnh sửa, hoàn thiện Đề án và hồ sơ có liên quan trình </w:t>
      </w:r>
      <w:del w:id="1079" w:author="Nội dung điều chỉnh (Claude)" w:date="2026-10-24T21:45:07Z">
        <w:r w:rsidRPr="003764DC">
          <w:rPr>
            <w:lang w:val="de-DE" w:eastAsia="vi-VN"/>
          </w:rPr>
          <w:delText xml:space="preserve">UBND tỉnh</w:delText>
        </w:r>
      </w:del>
      <w:ins w:id="1080" w:author="Nội dung điều chỉnh (Claude)" w:date="2026-10-24T21:45:07Z">
        <w:r w:rsidRPr="003764DC">
          <w:rPr>
            <w:lang w:val="de-DE" w:eastAsia="vi-VN"/>
          </w:rPr>
          <w:t xml:space="preserve">Ủy ban nhân dân tỉnh</w:t>
        </w:r>
      </w:ins>
      <w:r w:rsidRPr="003764DC">
        <w:rPr>
          <w:lang w:val="de-DE" w:eastAsia="vi-VN"/>
        </w:rPr>
        <w:t xml:space="preserve"> phê duyệt.</w:t>
      </w:r>
    </w:p>
    <w:p w14:paraId="71F82C2A" w14:textId="77777777" w:rsidR="00AD70D9" w:rsidRPr="003764DC" w:rsidRDefault="001C7F11" w:rsidP="009B46E6">
      <w:pPr>
        <w:widowControl w:val="0"/>
        <w:spacing w:before="120" w:after="120" w:line="252" w:lineRule="auto"/>
        <w:ind w:firstLine="720"/>
        <w:jc w:val="both"/>
        <w:rPr>
          <w:b/>
          <w:bCs/>
        </w:rPr>
      </w:pPr>
      <w:r w:rsidRPr="003764DC">
        <w:rPr>
          <w:lang w:eastAsia="vi-VN"/>
        </w:rPr>
        <w:t>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3764DC">
        <w:rPr>
          <w:bCs/>
          <w:lang w:val="nl-BE"/>
        </w:rPr>
        <w:t xml:space="preserve">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w:t>
      </w:r>
      <w:del w:id="1017" w:author="Nội dung điều chỉnh (Claude)" w:date="2026-10-24T21:45:06Z">
        <w:r w:rsidRPr="003764DC">
          <w:rPr>
            <w:bCs/>
            <w:lang w:val="nl-BE"/>
          </w:rPr>
          <w:delText xml:space="preserve">XCG</w:delText>
        </w:r>
      </w:del>
      <w:ins w:id="1018" w:author="Nội dung điều chỉnh (Claude)" w:date="2026-10-24T21:45:06Z">
        <w:r w:rsidRPr="003764DC">
          <w:rPr>
            <w:bCs/>
            <w:lang w:val="nl-BE"/>
          </w:rPr>
          <w:t xml:space="preserve">xe cơ giới</w:t>
        </w:r>
      </w:ins>
      <w:r w:rsidRPr="003764DC">
        <w:rPr>
          <w:bCs/>
          <w:lang w:val="nl-BE"/>
        </w:rPr>
        <w:t xml:space="preserve">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từ Quý III năm 2028,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xml:space="preserve">-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w:t>
      </w:r>
      <w:del w:id="1081" w:author="Nội dung điều chỉnh (Claude)" w:date="2026-10-24T21:45:07Z">
        <w:r w:rsidRPr="003764DC">
          <w:rPr>
            <w:lang w:val="nl-NL"/>
          </w:rPr>
          <w:delText xml:space="preserve">UBND tỉnh</w:delText>
        </w:r>
      </w:del>
      <w:ins w:id="1082" w:author="Nội dung điều chỉnh (Claude)" w:date="2026-10-24T21:45:07Z">
        <w:r w:rsidRPr="003764DC">
          <w:rPr>
            <w:lang w:val="nl-NL"/>
          </w:rPr>
          <w:t xml:space="preserve">Ủy ban nhân dân tỉnh</w:t>
        </w:r>
      </w:ins>
      <w:r w:rsidRPr="003764DC">
        <w:rPr>
          <w:lang w:val="nl-NL"/>
        </w:rPr>
        <w:t xml:space="preserve">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Về đầu tư: 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bảo đảm doanh thu, lợi nhuận và thời gian hoàn vốn theo phương án </w:t>
      </w:r>
      <w:del w:id="1001" w:author="Nội dung điều chỉnh (Claude)" w:date="2026-10-24T21:45:06Z">
        <w:r w:rsidR="00B0004C" w:rsidRPr="003764DC">
          <w:rPr>
            <w:lang w:val="nl-NL"/>
          </w:rPr>
          <w:delText xml:space="preserve">phân kỳ đầu tư: có lãi</w:delText>
        </w:r>
      </w:del>
      <w:ins w:id="1002" w:author="Nội dung điều chỉnh (Claude)" w:date="2026-10-24T21:45:06Z">
        <w:r w:rsidR="00B0004C" w:rsidRPr="003764DC">
          <w:rPr>
            <w:lang w:val="nl-NL"/>
          </w:rPr>
          <w:t xml:space="preserve">phân kỳ đầu tư: Có lãi</w:t>
        </w:r>
      </w:ins>
      <w:r w:rsidR="00B0004C" w:rsidRPr="003764DC">
        <w:rPr>
          <w:lang w:val="nl-NL"/>
        </w:rPr>
        <w:t xml:space="preserve"> từ năm thứ 3 hoạt động, thời gian hoàn vốn dự kiến khoảng 8,5 năm.</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w:t>
      </w:r>
      <w:del w:id="1031" w:author="Nội dung điều chỉnh (Claude)" w:date="2026-10-24T21:45:06Z">
        <w:r w:rsidRPr="003764DC">
          <w:rPr>
            <w:lang w:val="nl-NL"/>
          </w:rPr>
          <w:delText xml:space="preserve">ĐKV</w:delText>
        </w:r>
      </w:del>
      <w:ins w:id="1032" w:author="Nội dung điều chỉnh (Claude)" w:date="2026-10-24T21:45:06Z">
        <w:r w:rsidRPr="003764DC">
          <w:rPr>
            <w:lang w:val="nl-NL"/>
          </w:rPr>
          <w:t xml:space="preserve">đăng kiểm viên</w:t>
        </w:r>
      </w:ins>
      <w:r w:rsidRPr="003764DC">
        <w:rPr>
          <w:lang w:val="nl-NL"/>
        </w:rPr>
        <w:t xml:space="preserve">, nhân viên phục vụ đối với viên chức hiện có của Trường, tổ chức tuyển dụng bổ sung (hoặc hợp đồng) đội ngũ </w:t>
      </w:r>
      <w:del w:id="1033" w:author="Nội dung điều chỉnh (Claude)" w:date="2026-10-24T21:45:06Z">
        <w:r w:rsidRPr="003764DC">
          <w:rPr>
            <w:lang w:val="nl-NL"/>
          </w:rPr>
          <w:delText xml:space="preserve">ĐKV</w:delText>
        </w:r>
      </w:del>
      <w:ins w:id="1034" w:author="Nội dung điều chỉnh (Claude)" w:date="2026-10-24T21:45:06Z">
        <w:r w:rsidRPr="003764DC">
          <w:rPr>
            <w:lang w:val="nl-NL"/>
          </w:rPr>
          <w:t xml:space="preserve">đăng kiểm viên</w:t>
        </w:r>
      </w:ins>
      <w:r w:rsidRPr="003764DC">
        <w:rPr>
          <w:lang w:val="nl-NL"/>
        </w:rPr>
        <w:t xml:space="preserve">, nhân viên nhằm đáp ứng tiêu chuẩn đơn vị đăng kiểm </w:t>
      </w:r>
      <w:del w:id="1019" w:author="Nội dung điều chỉnh (Claude)" w:date="2026-10-24T21:45:06Z">
        <w:r w:rsidRPr="003764DC">
          <w:rPr>
            <w:lang w:val="nl-NL"/>
          </w:rPr>
          <w:delText xml:space="preserve">XCG</w:delText>
        </w:r>
      </w:del>
      <w:ins w:id="1020" w:author="Nội dung điều chỉnh (Claude)" w:date="2026-10-24T21:45:06Z">
        <w:r w:rsidRPr="003764DC">
          <w:rPr>
            <w:lang w:val="nl-NL"/>
          </w:rPr>
          <w:t xml:space="preserve">xe cơ giới</w:t>
        </w:r>
      </w:ins>
      <w:r w:rsidRPr="003764DC">
        <w:rPr>
          <w:lang w:val="nl-NL"/>
        </w:rPr>
        <w:t xml:space="preserve">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Mã cơ sở đăng kiểm </w:t>
      </w:r>
      <w:del w:id="1021" w:author="Nội dung điều chỉnh (Claude)" w:date="2026-10-24T21:45:06Z">
        <w:r w:rsidRPr="003764DC">
          <w:rPr>
            <w:bCs/>
            <w:szCs w:val="24"/>
            <w:lang w:val="nl-BE"/>
          </w:rPr>
          <w:delText xml:space="preserve">XCG</w:delText>
        </w:r>
      </w:del>
      <w:ins w:id="1022" w:author="Nội dung điều chỉnh (Claude)" w:date="2026-10-24T21:45:06Z">
        <w:r w:rsidRPr="003764DC">
          <w:rPr>
            <w:bCs/>
            <w:szCs w:val="24"/>
            <w:lang w:val="nl-BE"/>
          </w:rPr>
          <w:t xml:space="preserve">xe cơ giới</w:t>
        </w:r>
      </w:ins>
      <w:r w:rsidRPr="003764DC">
        <w:rPr>
          <w:bCs/>
          <w:szCs w:val="24"/>
          <w:lang w:val="nl-BE"/>
        </w:rPr>
        <w:t xml:space="preserve">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Công ty trách nhiệm hữu hạn hai thành viên trở lên theo Luật Doanh nghiệp ngày 17 tháng 6 năm 2020 (hợp nhất tại Văn bản hợp nhất số 67/VBHN-VPQH ngày 15 tháng 8 năm 2025).</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20.456,50 triệu đồng (bằng chữ: Hai mươi tỷ, bốn trăm năm mươi sáu triệu, năm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10.432,82</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r w:rsidRPr="003764DC">
              <w:rPr>
                <w:rFonts w:eastAsia="Calibri"/>
              </w:rPr>
              <w:t>Tiền từ nguồn thu hoạt động sự nghiệp và các nguồn tài chính hợp pháp khác của Trường; vốn vay chỉ sử dụng khi được cơ quan có thẩm quyền hướng dẫn, chấp thuận</w:t>
            </w:r>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10.432,82</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10.023,68</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20.456,50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chế độ thông tin, báo cáo về Trường Cao đẳng Kon Tum, Hội đồng thành viên, Kiểm soát viên, Sở Xây dựng, Cục Đăng kiểm Việt Nam, </w:t>
      </w:r>
      <w:del w:id="1083" w:author="Nội dung điều chỉnh (Claude)" w:date="2026-10-24T21:45:07Z">
        <w:r w:rsidRPr="003764DC">
          <w:rPr>
            <w:szCs w:val="24"/>
            <w:lang w:val="nl-BE"/>
          </w:rPr>
          <w:delText xml:space="preserve">UBND tỉnh</w:delText>
        </w:r>
      </w:del>
      <w:ins w:id="1084" w:author="Nội dung điều chỉnh (Claude)" w:date="2026-10-24T21:45:07Z">
        <w:r w:rsidRPr="003764DC">
          <w:rPr>
            <w:szCs w:val="24"/>
            <w:lang w:val="nl-BE"/>
          </w:rPr>
          <w:t xml:space="preserve">Ủy ban nhân dân tỉnh</w:t>
        </w:r>
      </w:ins>
      <w:r w:rsidRPr="003764DC">
        <w:rPr>
          <w:szCs w:val="24"/>
          <w:lang w:val="nl-BE"/>
        </w:rPr>
        <w:t xml:space="preserve">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theo nghị quyết, quyết định của Hội đồng thành viên, theo hợp đồng ký với Trường Cao đẳng Kon Tum và theo yêu cầu của cơ quan nhà nước có thẩm quyền.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kiểm định và cấp giấy chứng nhận kiểm định cho </w:t>
      </w:r>
      <w:del w:id="1023" w:author="Nội dung điều chỉnh (Claude)" w:date="2026-10-24T21:45:06Z">
        <w:r w:rsidRPr="003764DC">
          <w:rPr>
            <w:szCs w:val="24"/>
            <w:lang w:val="nl-BE"/>
          </w:rPr>
          <w:delText xml:space="preserve">XCG</w:delText>
        </w:r>
      </w:del>
      <w:ins w:id="1024" w:author="Nội dung điều chỉnh (Claude)" w:date="2026-10-24T21:45:06Z">
        <w:r w:rsidRPr="003764DC">
          <w:rPr>
            <w:szCs w:val="24"/>
            <w:lang w:val="nl-BE"/>
          </w:rPr>
          <w:t xml:space="preserve">xe cơ giới</w:t>
        </w:r>
      </w:ins>
      <w:r w:rsidRPr="003764DC">
        <w:rPr>
          <w:szCs w:val="24"/>
          <w:lang w:val="nl-BE"/>
        </w:rPr>
        <w:t xml:space="preserve">,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Khi có sự cố hư hỏng hoặc thay đổi lãnh đạo cơ sở đăng kiểm, lãnh đạo bộ phận kiểm định, </w:t>
      </w:r>
      <w:del w:id="1035" w:author="Nội dung điều chỉnh (Claude)" w:date="2026-10-24T21:45:06Z">
        <w:r w:rsidRPr="003764DC">
          <w:rPr>
            <w:szCs w:val="24"/>
            <w:lang w:val="nl-BE"/>
          </w:rPr>
          <w:delText xml:space="preserve">ĐKV</w:delText>
        </w:r>
      </w:del>
      <w:ins w:id="1036" w:author="Nội dung điều chỉnh (Claude)" w:date="2026-10-24T21:45:06Z">
        <w:r w:rsidRPr="003764DC">
          <w:rPr>
            <w:szCs w:val="24"/>
            <w:lang w:val="nl-BE"/>
          </w:rPr>
          <w:t xml:space="preserve">đăng kiểm viên</w:t>
        </w:r>
      </w:ins>
      <w:r w:rsidRPr="003764DC">
        <w:rPr>
          <w:szCs w:val="24"/>
          <w:lang w:val="nl-BE"/>
        </w:rPr>
        <w:t xml:space="preserve">, thiết bị, dụng cụ kiểm tra, Công ty chủ động khắc phục sự cố bảo đảm thiết bị, dụng cụ kiểm tra đáp ứng quy định, đồng thời thông báo bằng bản giấy hoặc dữ liệu điện tử cho </w:t>
      </w:r>
      <w:del w:id="1085" w:author="Nội dung điều chỉnh (Claude)" w:date="2026-10-24T21:45:07Z">
        <w:r w:rsidRPr="003764DC">
          <w:rPr>
            <w:szCs w:val="24"/>
            <w:lang w:val="nl-BE"/>
          </w:rPr>
          <w:delText xml:space="preserve">UBND tỉnh</w:delText>
        </w:r>
      </w:del>
      <w:ins w:id="1086" w:author="Nội dung điều chỉnh (Claude)" w:date="2026-10-24T21:45:07Z">
        <w:r w:rsidRPr="003764DC">
          <w:rPr>
            <w:szCs w:val="24"/>
            <w:lang w:val="nl-BE"/>
          </w:rPr>
          <w:t xml:space="preserve">Ủy ban nhân dân tỉnh</w:t>
        </w:r>
      </w:ins>
      <w:r w:rsidRPr="003764DC">
        <w:rPr>
          <w:szCs w:val="24"/>
          <w:lang w:val="nl-BE"/>
        </w:rPr>
        <w:t xml:space="preserve">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hoạt động dịch vụ kỹ thuật liên quan đến </w:t>
      </w:r>
      <w:del w:id="1025" w:author="Nội dung điều chỉnh (Claude)" w:date="2026-10-24T21:45:06Z">
        <w:r w:rsidRPr="003764DC">
          <w:rPr>
            <w:szCs w:val="24"/>
            <w:lang w:val="nl-BE"/>
          </w:rPr>
          <w:delText xml:space="preserve">XCG</w:delText>
        </w:r>
      </w:del>
      <w:ins w:id="1026" w:author="Nội dung điều chỉnh (Claude)" w:date="2026-10-24T21:45:06Z">
        <w:r w:rsidRPr="003764DC">
          <w:rPr>
            <w:szCs w:val="24"/>
            <w:lang w:val="nl-BE"/>
          </w:rPr>
          <w:t xml:space="preserve">xe cơ giới</w:t>
        </w:r>
      </w:ins>
      <w:r w:rsidRPr="003764DC">
        <w:rPr>
          <w:szCs w:val="24"/>
          <w:lang w:val="nl-BE"/>
        </w:rPr>
        <w:t xml:space="preserve">,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a) Về nhân sự, số người làm việc: Tối thiểu 11 người làm việc tác nghiệp trong giai đoạn 1 (không tính thành viên Hội đồng thành viên, người đại diện phần vốn, Kiểm soát viên) (01 dây chuyền),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Số lượng người làm việc theo chế độ hợp đồng: Từ 09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b) Quản lý dòng tiền và tách bạch tài sản: Tách bạch hoàn toàn giữa dòng tiền của Trường (</w:t>
      </w:r>
      <w:del w:id="1039" w:author="Nội dung điều chỉnh (Claude)" w:date="2026-10-24T21:45:07Z">
        <w:r w:rsidRPr="003764DC">
          <w:rPr>
            <w:szCs w:val="24"/>
            <w:lang w:val="nl-NL"/>
          </w:rPr>
          <w:delText xml:space="preserve">ĐVSNCL</w:delText>
        </w:r>
      </w:del>
      <w:ins w:id="1040" w:author="Nội dung điều chỉnh (Claude)" w:date="2026-10-24T21:45:07Z">
        <w:r w:rsidRPr="003764DC">
          <w:rPr>
            <w:szCs w:val="24"/>
            <w:lang w:val="nl-NL"/>
          </w:rPr>
          <w:t xml:space="preserve">đơn vị sự nghiệp công lập</w:t>
        </w:r>
      </w:ins>
      <w:r w:rsidRPr="003764DC">
        <w:rPr>
          <w:szCs w:val="24"/>
          <w:lang w:val="nl-NL"/>
        </w:rPr>
        <w:t xml:space="preserve">)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c) Cơ chế thu phí kiểm định: Doanh nghiệp thu phí dịch vụ kiểm định an toàn kỹ thuật và bảo vệ môi trường </w:t>
      </w:r>
      <w:del w:id="1027" w:author="Nội dung điều chỉnh (Claude)" w:date="2026-10-24T21:45:06Z">
        <w:r w:rsidRPr="003764DC">
          <w:rPr>
            <w:szCs w:val="24"/>
            <w:lang w:val="nl-NL"/>
          </w:rPr>
          <w:delText xml:space="preserve">XCG</w:delText>
        </w:r>
      </w:del>
      <w:ins w:id="1028" w:author="Nội dung điều chỉnh (Claude)" w:date="2026-10-24T21:45:06Z">
        <w:r w:rsidRPr="003764DC">
          <w:rPr>
            <w:szCs w:val="24"/>
            <w:lang w:val="nl-NL"/>
          </w:rPr>
          <w:t xml:space="preserve">xe cơ giới</w:t>
        </w:r>
      </w:ins>
      <w:r w:rsidRPr="003764DC">
        <w:rPr>
          <w:szCs w:val="24"/>
          <w:lang w:val="nl-NL"/>
        </w:rPr>
        <w:t xml:space="preserve">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Tổng nhu cầu kinh phí thực hiện giai đoạn 1 của Đề án là 20.456,5 triệu đồng (bằng chữ: Hai mươi tỷ, bốn trăm năm mươi sáu triệu, năm trăm nghìn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del w:id="1003" w:author="Nội dung điều chỉnh (Claude)" w:date="2026-10-24T21:45:06Z">
        <w:r w:rsidRPr="003764DC">
          <w:rPr>
            <w:rFonts w:asciiTheme="majorHAnsi" w:hAnsiTheme="majorHAnsi" w:cstheme="majorHAnsi"/>
            <w:i/>
            <w:iCs/>
          </w:rPr>
          <w:delText>ĐVT: triệu đồng</w:delText>
        </w:r>
      </w:del>
      <w:ins w:id="1004" w:author="Nội dung điều chỉnh (Claude)" w:date="2026-10-24T21:45:06Z">
        <w:r w:rsidRPr="003764DC">
          <w:rPr>
            <w:rFonts w:asciiTheme="majorHAnsi" w:hAnsiTheme="majorHAnsi" w:cstheme="majorHAnsi"/>
            <w:i/>
            <w:iCs/>
          </w:rPr>
          <w:t xml:space="preserve">ĐVT: Triệu đồng</w:t>
        </w:r>
      </w:ins>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20.405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11.900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Nhà xưởng kiểm định 740 m2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Bãi đỗ xe bê tông 2.000 m2 (giai đoạn 1; 2.000 m2 còn lại đầu tư cùng dây chuyền thứ hai)</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2.000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r w:rsidRPr="003764DC">
              <w:rPr>
                <w:i/>
                <w:szCs w:val="20"/>
                <w:lang w:val="vi-VN" w:eastAsia="vi-VN"/>
              </w:rPr>
              <w:t>Thiết bị 01 dây chuyền kiểm định tổng hợp loại I và loại II (giai đoạn 1)</w:t>
            </w:r>
          </w:p>
        </w:tc>
        <w:tc>
          <w:tcPr>
            <w:tcW w:w="1880" w:type="dxa"/>
            <w:vAlign w:val="center"/>
          </w:tcPr>
          <w:p w14:paraId="3A4764FC" w14:textId="77777777" w:rsidR="002E09CF" w:rsidRPr="003764DC" w:rsidRDefault="002E09CF" w:rsidP="005510C9">
            <w:pPr>
              <w:jc w:val="right"/>
              <w:rPr>
                <w:i/>
                <w:szCs w:val="20"/>
                <w:lang w:val="vi-VN" w:eastAsia="vi-VN"/>
              </w:rPr>
            </w:pPr>
            <w:r w:rsidRPr="003764DC">
              <w:rPr>
                <w:i/>
                <w:szCs w:val="20"/>
                <w:lang w:val="vi-VN" w:eastAsia="vi-VN"/>
              </w:rPr>
              <w:t>2.820</w:t>
            </w:r>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6D67AA89" w14:textId="77777777" w:rsidTr="005510C9">
        <w:trPr>
          <w:trHeight w:val="454"/>
          <w:jc w:val="center"/>
        </w:trPr>
        <w:tc>
          <w:tcPr>
            <w:tcW w:w="704" w:type="dxa"/>
            <w:vAlign w:val="center"/>
          </w:tcPr>
          <w:p w14:paraId="58C335A0" w14:textId="77777777" w:rsidR="002E09CF" w:rsidRPr="003764DC" w:rsidRDefault="002E09CF" w:rsidP="005510C9">
            <w:pPr>
              <w:jc w:val="center"/>
              <w:rPr>
                <w:i/>
                <w:szCs w:val="20"/>
                <w:lang w:val="vi-VN" w:eastAsia="vi-VN"/>
              </w:rPr>
            </w:pPr>
            <w:r w:rsidRPr="003764DC">
              <w:rPr>
                <w:i/>
                <w:szCs w:val="20"/>
                <w:lang w:val="vi-VN" w:eastAsia="vi-VN"/>
              </w:rPr>
              <w:t>2.4</w:t>
            </w:r>
          </w:p>
        </w:tc>
        <w:tc>
          <w:tcPr>
            <w:tcW w:w="6237" w:type="dxa"/>
            <w:vAlign w:val="center"/>
          </w:tcPr>
          <w:p w14:paraId="53ED2A65" w14:textId="77777777" w:rsidR="002E09CF" w:rsidRPr="003764DC" w:rsidRDefault="002E09CF" w:rsidP="005510C9">
            <w:pPr>
              <w:rPr>
                <w:i/>
                <w:szCs w:val="20"/>
                <w:lang w:val="vi-VN" w:eastAsia="vi-VN"/>
              </w:rPr>
            </w:pPr>
            <w:r w:rsidRPr="003764DC">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4C80346A" w14:textId="77777777" w:rsidR="002E09CF" w:rsidRPr="003764DC" w:rsidRDefault="002E09CF" w:rsidP="005510C9">
            <w:pPr>
              <w:jc w:val="right"/>
              <w:rPr>
                <w:i/>
                <w:szCs w:val="20"/>
                <w:lang w:val="vi-VN" w:eastAsia="vi-VN"/>
              </w:rPr>
            </w:pPr>
            <w:r w:rsidRPr="003764DC">
              <w:rPr>
                <w:i/>
                <w:szCs w:val="20"/>
                <w:lang w:val="vi-VN" w:eastAsia="vi-VN"/>
              </w:rPr>
              <w:t>2.980</w:t>
            </w:r>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1.855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51,5</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del w:id="1037" w:author="Nội dung điều chỉnh (Claude)" w:date="2026-10-24T21:45:06Z">
              <w:r w:rsidRPr="003764DC">
                <w:rPr>
                  <w:iCs/>
                  <w:szCs w:val="20"/>
                  <w:lang w:val="vi-VN" w:eastAsia="vi-VN"/>
                </w:rPr>
                <w:delText xml:space="preserve">ĐKV</w:delText>
              </w:r>
            </w:del>
            <w:ins w:id="1038" w:author="Nội dung điều chỉnh (Claude)" w:date="2026-10-24T21:45:06Z">
              <w:r w:rsidRPr="003764DC">
                <w:rPr>
                  <w:iCs/>
                  <w:szCs w:val="20"/>
                  <w:lang w:val="vi-VN" w:eastAsia="vi-VN"/>
                </w:rPr>
                <w:t xml:space="preserve">đăng kiểm viên</w:t>
              </w:r>
            </w:ins>
            <w:r w:rsidRPr="003764DC">
              <w:rPr>
                <w:iCs/>
                <w:szCs w:val="20"/>
                <w:lang w:val="vi-VN" w:eastAsia="vi-VN"/>
              </w:rPr>
              <w:t xml:space="preserve">: 4 người: (10,7 triệu/người x 4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42,8</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20.456,5</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xml:space="preserve">; trình </w:t>
            </w:r>
            <w:del w:id="1095" w:author="Nội dung điều chỉnh (Claude)" w:date="2026-10-24T21:45:07Z">
              <w:r w:rsidRPr="003764DC">
                <w:rPr>
                  <w:lang w:val="vi-VN" w:eastAsia="vi-VN"/>
                </w:rPr>
                <w:delText xml:space="preserve">UBND tỉnh</w:delText>
              </w:r>
            </w:del>
            <w:ins w:id="1096" w:author="Nội dung điều chỉnh (Claude)" w:date="2026-10-24T21:45:07Z">
              <w:r w:rsidRPr="003764DC">
                <w:rPr>
                  <w:lang w:val="vi-VN" w:eastAsia="vi-VN"/>
                </w:rPr>
                <w:t xml:space="preserve">Ủy ban nhân dân tỉnh</w:t>
              </w:r>
            </w:ins>
            <w:r w:rsidRPr="003764DC">
              <w:rPr>
                <w:lang w:val="vi-VN" w:eastAsia="vi-VN"/>
              </w:rPr>
              <w:t xml:space="preserve"> Quảng Ngãi phê duyệt</w:t>
            </w:r>
            <w:r w:rsidRPr="003764DC">
              <w:rPr>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del w:id="1097" w:author="Nội dung điều chỉnh (Claude)" w:date="2026-10-24T21:45:07Z">
              <w:r w:rsidRPr="003764DC">
                <w:rPr>
                  <w:lang w:eastAsia="vi-VN"/>
                </w:rPr>
                <w:delText>UBND tỉnh</w:delText>
              </w:r>
            </w:del>
            <w:ins w:id="1098" w:author="Nội dung điều chỉnh (Claude)" w:date="2026-10-24T21:45:07Z">
              <w:r w:rsidRPr="003764DC">
                <w:rPr>
                  <w:lang w:eastAsia="vi-VN"/>
                </w:rPr>
                <w:t xml:space="preserve">Ủy ban nhân dân tỉnh</w:t>
              </w:r>
            </w:ins>
          </w:p>
        </w:tc>
        <w:tc>
          <w:tcPr>
            <w:tcW w:w="1348" w:type="dxa"/>
            <w:vAlign w:val="center"/>
          </w:tcPr>
          <w:p w14:paraId="7C6F4D41" w14:textId="77777777" w:rsidR="00AA2CBE" w:rsidRPr="003764DC" w:rsidRDefault="00AA2CBE" w:rsidP="00AA2CBE">
            <w:pPr>
              <w:jc w:val="center"/>
              <w:rPr>
                <w:lang w:val="vi-VN" w:eastAsia="vi-VN"/>
              </w:rPr>
            </w:pPr>
            <w:r w:rsidRPr="003764DC">
              <w:rPr>
                <w:lang w:eastAsia="vi-VN"/>
              </w:rPr>
              <w:t>Quý IV năm 2026 – Quý I năm 2027</w:t>
            </w:r>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r w:rsidRPr="003764DC">
              <w:rPr>
                <w:lang w:eastAsia="vi-VN"/>
              </w:rPr>
              <w:t>Quý I năm 2027</w:t>
            </w:r>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37BEC4AF" w14:textId="77777777" w:rsidTr="006D13CA">
        <w:tc>
          <w:tcPr>
            <w:tcW w:w="591" w:type="dxa"/>
            <w:vAlign w:val="center"/>
          </w:tcPr>
          <w:p w14:paraId="3D06366B" w14:textId="77777777" w:rsidR="00AA2CBE" w:rsidRPr="003764DC" w:rsidRDefault="00AA2CBE" w:rsidP="00AA2CBE">
            <w:pPr>
              <w:jc w:val="center"/>
              <w:rPr>
                <w:lang w:eastAsia="vi-VN"/>
              </w:rPr>
            </w:pPr>
            <w:r w:rsidRPr="003764DC">
              <w:rPr>
                <w:lang w:eastAsia="vi-VN"/>
              </w:rPr>
              <w:t>2.3</w:t>
            </w:r>
          </w:p>
        </w:tc>
        <w:tc>
          <w:tcPr>
            <w:tcW w:w="4366" w:type="dxa"/>
            <w:vAlign w:val="center"/>
          </w:tcPr>
          <w:p w14:paraId="32626909" w14:textId="77777777" w:rsidR="00AA2CBE" w:rsidRPr="003764DC" w:rsidRDefault="00AA2CBE" w:rsidP="00AA2CBE">
            <w:pPr>
              <w:jc w:val="both"/>
              <w:rPr>
                <w:lang w:eastAsia="vi-VN"/>
              </w:rPr>
            </w:pPr>
            <w:r w:rsidRPr="003764DC">
              <w:rPr>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46440A9"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5114453" w14:textId="77777777" w:rsidR="00AA2CBE" w:rsidRPr="003764DC" w:rsidRDefault="00AA2CBE" w:rsidP="00AA2CBE">
            <w:pPr>
              <w:jc w:val="center"/>
              <w:rPr>
                <w:lang w:eastAsia="vi-VN"/>
              </w:rPr>
            </w:pPr>
            <w:del w:id="1099" w:author="Nội dung điều chỉnh (Claude)" w:date="2026-10-24T21:45:07Z">
              <w:r w:rsidRPr="003764DC">
                <w:rPr>
                  <w:lang w:eastAsia="vi-VN"/>
                </w:rPr>
                <w:delText>UBND tỉnh</w:delText>
              </w:r>
            </w:del>
            <w:ins w:id="1100" w:author="Nội dung điều chỉnh (Claude)" w:date="2026-10-24T21:45:07Z">
              <w:r w:rsidRPr="003764DC">
                <w:rPr>
                  <w:lang w:eastAsia="vi-VN"/>
                </w:rPr>
                <w:t xml:space="preserve">Ủy ban nhân dân tỉnh</w:t>
              </w:r>
            </w:ins>
          </w:p>
        </w:tc>
        <w:tc>
          <w:tcPr>
            <w:tcW w:w="1348" w:type="dxa"/>
            <w:vMerge/>
            <w:vAlign w:val="center"/>
          </w:tcPr>
          <w:p w14:paraId="5276EF14" w14:textId="77777777" w:rsidR="00AA2CBE" w:rsidRPr="003764DC" w:rsidRDefault="00AA2CBE" w:rsidP="00AA2CBE">
            <w:pPr>
              <w:jc w:val="center"/>
              <w:rPr>
                <w:lang w:eastAsia="vi-VN"/>
              </w:rPr>
            </w:pPr>
            <w:r>
              <w:t>Quý I năm 2027</w:t>
            </w:r>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r w:rsidRPr="003764DC">
              <w:rPr>
                <w:lang w:eastAsia="vi-VN"/>
              </w:rPr>
              <w:t>Quý II năm 2027</w:t>
            </w:r>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Các thành viên cử người đại diện theo ủy quyền tham gia Hội đồng thành viên;</w:t>
            </w:r>
          </w:p>
          <w:p w14:paraId="10512934" w14:textId="77777777" w:rsidR="00AA2CBE" w:rsidRPr="003764DC" w:rsidRDefault="00AA2CBE" w:rsidP="00AA2CBE">
            <w:pPr>
              <w:jc w:val="both"/>
              <w:rPr>
                <w:lang w:eastAsia="vi-VN"/>
              </w:rPr>
            </w:pPr>
            <w:r w:rsidRPr="003764DC">
              <w:rPr>
                <w:lang w:eastAsia="vi-VN"/>
              </w:rPr>
              <w:t>- Hội đồng thành viên bầu Chủ tịch Hội đồng thành viên; bổ nhiệm Giám đốc, Phó Giám đốc, Kiểm soát viên theo Điều lệ Công ty.</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r w:rsidRPr="003764DC">
              <w:rPr>
                <w:lang w:eastAsia="vi-VN"/>
              </w:rPr>
              <w:t>Quý II năm 2027</w:t>
            </w:r>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r w:rsidRPr="003764DC">
              <w:rPr>
                <w:lang w:eastAsia="vi-VN"/>
              </w:rPr>
              <w:t>4.3</w:t>
            </w:r>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Các thành viên góp đủ vốn bằng tiền trong thời hạn 90 ngày kể từ ngày được cấp Giấy chứng nhận đăng ký doanh nghiệp (Điều 47 Luật Doanh nghiệp);</w:t>
            </w:r>
          </w:p>
          <w:p w14:paraId="5110AAC1" w14:textId="77777777" w:rsidR="00AA2CBE" w:rsidRPr="003764DC" w:rsidRDefault="00AA2CBE" w:rsidP="00AA2CBE">
            <w:pPr>
              <w:jc w:val="both"/>
              <w:rPr>
                <w:szCs w:val="24"/>
              </w:rPr>
            </w:pPr>
            <w:r w:rsidRPr="003764DC">
              <w:rPr>
                <w:szCs w:val="24"/>
              </w:rPr>
              <w:t>- Bàn giao mặt bằng theo Đề án sử dụng tài sản công được phê duyệt;</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r w:rsidRPr="003764DC">
              <w:rPr>
                <w:lang w:eastAsia="vi-VN"/>
              </w:rPr>
              <w:t>Quý III năm 2027</w:t>
            </w:r>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r w:rsidRPr="003764DC">
              <w:rPr>
                <w:lang w:eastAsia="vi-VN"/>
              </w:rPr>
              <w:t>Quý III năm 2027</w:t>
            </w:r>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r w:rsidRPr="003764DC">
              <w:rPr>
                <w:szCs w:val="24"/>
              </w:rPr>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Sở Xây dựng</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Quý II năm 2028</w:t>
            </w:r>
          </w:p>
        </w:tc>
      </w:tr>
      <w:tr w:rsidR="003764DC" w:rsidRPr="003764DC" w14:paraId="29E4F9B2" w14:textId="77777777" w:rsidTr="006D13CA">
        <w:tc>
          <w:tcPr>
            <w:tcW w:w="591" w:type="dxa"/>
            <w:vAlign w:val="center"/>
          </w:tcPr>
          <w:p w14:paraId="2C8C2F10" w14:textId="77777777" w:rsidR="00AA2CBE" w:rsidRPr="003764DC" w:rsidRDefault="00AA2CBE" w:rsidP="00AA2CBE">
            <w:pPr>
              <w:jc w:val="center"/>
              <w:rPr>
                <w:lang w:eastAsia="vi-VN"/>
              </w:rPr>
            </w:pPr>
            <w:r w:rsidRPr="003764DC">
              <w:rPr>
                <w:lang w:eastAsia="vi-VN"/>
              </w:rPr>
              <w:t>7.2</w:t>
            </w:r>
          </w:p>
        </w:tc>
        <w:tc>
          <w:tcPr>
            <w:tcW w:w="4366" w:type="dxa"/>
            <w:vAlign w:val="center"/>
          </w:tcPr>
          <w:p w14:paraId="18F64937" w14:textId="77777777" w:rsidR="00AA2CBE" w:rsidRPr="003764DC" w:rsidRDefault="00AA2CBE" w:rsidP="00AA2CBE">
            <w:pPr>
              <w:jc w:val="both"/>
              <w:rPr>
                <w:lang w:eastAsia="vi-VN"/>
              </w:rPr>
            </w:pPr>
            <w:r w:rsidRPr="003764DC">
              <w:rPr>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3B6372A3"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1319EC5" w14:textId="77777777" w:rsidR="00AA2CBE" w:rsidRPr="003764DC" w:rsidRDefault="00AA2CBE" w:rsidP="00AA2CBE">
            <w:pPr>
              <w:jc w:val="center"/>
              <w:rPr>
                <w:lang w:eastAsia="vi-VN"/>
              </w:rPr>
            </w:pPr>
            <w:r w:rsidRPr="003764DC">
              <w:rPr>
                <w:lang w:eastAsia="vi-VN"/>
              </w:rPr>
              <w:t>Sở Xây dựng; Cục Đăng kiểm Việt Nam</w:t>
            </w:r>
          </w:p>
        </w:tc>
        <w:tc>
          <w:tcPr>
            <w:tcW w:w="1348" w:type="dxa"/>
            <w:vAlign w:val="center"/>
          </w:tcPr>
          <w:p w14:paraId="17A4D751" w14:textId="77777777" w:rsidR="00AA2CBE" w:rsidRPr="003764DC" w:rsidRDefault="00AA2CBE" w:rsidP="00AA2CBE">
            <w:pPr>
              <w:jc w:val="center"/>
              <w:rPr>
                <w:lang w:eastAsia="vi-VN"/>
              </w:rPr>
            </w:pPr>
            <w:r w:rsidRPr="003764DC">
              <w:rPr>
                <w:lang w:eastAsia="vi-VN"/>
              </w:rPr>
              <w:t>Quý II năm 2028</w:t>
            </w:r>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r w:rsidRPr="003764DC">
              <w:rPr>
                <w:lang w:eastAsia="vi-VN"/>
              </w:rPr>
              <w:t>Quý III năm 2028</w:t>
            </w:r>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Từ Quý III năm 2028</w:t>
            </w:r>
          </w:p>
        </w:tc>
      </w:tr>
      <w:tr w:rsidR="003764DC" w:rsidRPr="003764DC" w14:paraId="092B6805" w14:textId="77777777" w:rsidTr="006D13CA">
        <w:tc>
          <w:tcPr>
            <w:tcW w:w="591" w:type="dxa"/>
            <w:vAlign w:val="center"/>
          </w:tcPr>
          <w:p w14:paraId="504BEF24" w14:textId="77777777" w:rsidR="00AA2CBE" w:rsidRPr="003764DC" w:rsidRDefault="00AA2CBE" w:rsidP="00AA2CBE">
            <w:pPr>
              <w:jc w:val="center"/>
              <w:rPr>
                <w:b/>
                <w:bCs/>
                <w:lang w:eastAsia="vi-VN"/>
              </w:rPr>
            </w:pPr>
            <w:r w:rsidRPr="003764DC">
              <w:rPr>
                <w:b/>
                <w:bCs/>
                <w:lang w:eastAsia="vi-VN"/>
              </w:rPr>
              <w:t>10</w:t>
            </w:r>
          </w:p>
        </w:tc>
        <w:tc>
          <w:tcPr>
            <w:tcW w:w="4366" w:type="dxa"/>
            <w:vAlign w:val="center"/>
          </w:tcPr>
          <w:p w14:paraId="0C220AE1" w14:textId="77777777" w:rsidR="00AA2CBE" w:rsidRPr="003764DC" w:rsidRDefault="00AA2CBE" w:rsidP="00AA2CBE">
            <w:pPr>
              <w:jc w:val="both"/>
              <w:rPr>
                <w:b/>
                <w:bCs/>
                <w:lang w:eastAsia="vi-VN"/>
              </w:rPr>
            </w:pPr>
            <w:r w:rsidRPr="003764DC">
              <w:rPr>
                <w:b/>
                <w:bCs/>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11080234"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B493BA9" w14:textId="77777777" w:rsidR="00AA2CBE" w:rsidRPr="003764DC" w:rsidRDefault="00AA2CBE" w:rsidP="00AA2CBE">
            <w:pPr>
              <w:jc w:val="center"/>
              <w:rPr>
                <w:b/>
                <w:bCs/>
                <w:lang w:eastAsia="vi-VN"/>
              </w:rPr>
            </w:pPr>
            <w:r>
              <w:t>Hội đồng thành viên Công ty</w:t>
            </w:r>
          </w:p>
        </w:tc>
        <w:tc>
          <w:tcPr>
            <w:tcW w:w="1348" w:type="dxa"/>
            <w:vAlign w:val="center"/>
          </w:tcPr>
          <w:p w14:paraId="4382BA21" w14:textId="77777777" w:rsidR="00AA2CBE" w:rsidRPr="003764DC" w:rsidRDefault="00AA2CBE" w:rsidP="00AA2CBE">
            <w:pPr>
              <w:jc w:val="center"/>
              <w:rPr>
                <w:b/>
                <w:bCs/>
                <w:lang w:val="vi-VN" w:eastAsia="vi-VN"/>
              </w:rPr>
            </w:pPr>
            <w:r w:rsidRPr="003764DC">
              <w:rPr>
                <w:lang w:eastAsia="vi-VN"/>
              </w:rPr>
              <w:t>Theo nhu cầu thực tế</w:t>
            </w:r>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 xml:space="preserve">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w:t>
      </w:r>
      <w:del w:id="1005" w:author="Nội dung điều chỉnh (Claude)" w:date="2026-10-24T21:45:06Z">
        <w:r w:rsidRPr="009B46E6">
          <w:delText xml:space="preserve">trong khi Nhà trường thực hiện quyền</w:delText>
        </w:r>
      </w:del>
      <w:ins w:id="1006" w:author="Nội dung điều chỉnh (Claude)" w:date="2026-10-24T21:45:06Z">
        <w:r w:rsidRPr="009B46E6">
          <w:t xml:space="preserve">trong khi nhà trường thực hiện quyền</w:t>
        </w:r>
      </w:ins>
      <w:r w:rsidRPr="009B46E6">
        <w:t xml:space="preserve">, trách nhiệm của thành viên góp vốn theo quy định của pháp luật và không làm thay đổi mục tiêu, nhiệm vụ của </w:t>
      </w:r>
      <w:del w:id="1087" w:author="Nội dung điều chỉnh (Claude)" w:date="2026-10-24T21:45:07Z">
        <w:r w:rsidRPr="009B46E6">
          <w:delText xml:space="preserve">UBND tỉnh</w:delText>
        </w:r>
      </w:del>
      <w:ins w:id="1088" w:author="Nội dung điều chỉnh (Claude)" w:date="2026-10-24T21:45:07Z">
        <w:r w:rsidRPr="009B46E6">
          <w:t xml:space="preserve">Ủy ban nhân dân tỉnh</w:t>
        </w:r>
      </w:ins>
      <w:r w:rsidRPr="009B46E6">
        <w:t xml:space="preserve"> giao tại Quyết định số 30/QĐ-UBND ngày 19/01/2026</w:t>
      </w:r>
      <w:r w:rsidR="009B46E6">
        <w:t xml:space="preserve">; </w:t>
      </w:r>
      <w:r w:rsidR="009B46E6" w:rsidRPr="009B46E6">
        <w:rPr>
          <w:b/>
          <w:bCs/>
          <w:i/>
          <w:iCs/>
        </w:rPr>
        <w:t xml:space="preserve">do đó, nhà trường kính đề nghị </w:t>
      </w:r>
      <w:del w:id="1089" w:author="Nội dung điều chỉnh (Claude)" w:date="2026-10-24T21:45:07Z">
        <w:r w:rsidR="009B46E6" w:rsidRPr="009B46E6">
          <w:rPr>
            <w:b/>
            <w:bCs/>
            <w:i/>
            <w:iCs/>
          </w:rPr>
          <w:delText xml:space="preserve">UBND tỉnh</w:delText>
        </w:r>
      </w:del>
      <w:ins w:id="1090" w:author="Nội dung điều chỉnh (Claude)" w:date="2026-10-24T21:45:07Z">
        <w:r w:rsidR="009B46E6" w:rsidRPr="009B46E6">
          <w:rPr>
            <w:b/>
            <w:bCs/>
            <w:i/>
            <w:iCs/>
          </w:rPr>
          <w:t xml:space="preserve">Ủy ban nhân dân tỉnh</w:t>
        </w:r>
      </w:ins>
      <w:r w:rsidR="009B46E6" w:rsidRPr="009B46E6">
        <w:rPr>
          <w:b/>
          <w:bCs/>
          <w:i/>
          <w:iCs/>
        </w:rPr>
        <w:t xml:space="preserve"> xem xét, quyết định. </w:t>
      </w:r>
    </w:p>
    <w:p w14:paraId="6B9A4C51" w14:textId="77777777" w:rsidR="009B46E6" w:rsidRPr="009B46E6" w:rsidRDefault="00AF67F5" w:rsidP="009B46E6">
      <w:pPr>
        <w:widowControl w:val="0"/>
        <w:spacing w:before="120" w:after="120" w:line="252" w:lineRule="auto"/>
        <w:ind w:firstLine="720"/>
        <w:jc w:val="both"/>
        <w:rPr>
          <w:b/>
          <w:bCs/>
          <w:i/>
          <w:iCs/>
        </w:rPr>
      </w:pPr>
      <w:r w:rsidRPr="009B46E6">
        <w:t>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196E9EF6"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c) Tham mưu Ủy ban nhân dân tỉnh xin ý kiến hướng dẫn của Bộ Tài chính về cơ chế góp vốn, quản lý phần vốn của Trường tại Công ty và việc sử dụng vốn vay để góp vốn.</w:t>
      </w:r>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w:t>
      </w:r>
      <w:del w:id="1101" w:author="Nội dung điều chỉnh (Claude)" w:date="2026-10-24T21:45:07Z">
        <w:r w:rsidRPr="003764DC">
          <w:rPr>
            <w:b/>
            <w:bCs/>
            <w:szCs w:val="24"/>
            <w:lang w:val="nl-BE"/>
          </w:rPr>
          <w:delText xml:space="preserve">UBND phường</w:delText>
        </w:r>
      </w:del>
      <w:ins w:id="1102" w:author="Nội dung điều chỉnh (Claude)" w:date="2026-10-24T21:45:07Z">
        <w:r w:rsidRPr="003764DC">
          <w:rPr>
            <w:b/>
            <w:bCs/>
            <w:szCs w:val="24"/>
            <w:lang w:val="nl-BE"/>
          </w:rPr>
          <w:t xml:space="preserve">Ủy ban nhân dân phường</w:t>
        </w:r>
      </w:ins>
      <w:r w:rsidRPr="003764DC">
        <w:rPr>
          <w:b/>
          <w:bCs/>
          <w:szCs w:val="24"/>
          <w:lang w:val="nl-BE"/>
        </w:rPr>
        <w:t xml:space="preserve">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việc cử người đại diện phần vốn, kiểm soát viên (nếu thuộc thẩm quyền)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r w:rsidRPr="001E7AC1">
        <w:t>Đề án số      /ĐA-CĐKT ngày      tháng      năm 2026 (lần 6) của Trường</w:t>
      </w:r>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 xml:space="preserve">2. Dự thảo Quyết định của </w:t>
      </w:r>
      <w:del w:id="1091" w:author="Nội dung điều chỉnh (Claude)" w:date="2026-10-24T21:45:07Z">
        <w:r w:rsidRPr="003764DC">
          <w:delText xml:space="preserve">UBND tỉnh</w:delText>
        </w:r>
      </w:del>
      <w:ins w:id="1092" w:author="Nội dung điều chỉnh (Claude)" w:date="2026-10-24T21:45:07Z">
        <w:r w:rsidRPr="003764DC">
          <w:t xml:space="preserve">Ủy ban nhân dân tỉnh</w:t>
        </w:r>
      </w:ins>
      <w:r w:rsidRPr="003764DC">
        <w:t xml:space="preserve"> Quảng Ngãi phê duyệt Đề án thành lập Trung tâm Đăng kiểm xe cơ giới trực thuộc Trường Cao đẳng Kon Tum (hoàn thiện sau khi có ý kiến hướng dẫn của Bộ Tài chính, Bộ Nội vụ).</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 xml:space="preserve">tổng hợp tiếp thu, giải trình qua các đợt lấy ý kiến đối với dự thảo Đề án thành lập Trung tâm Đăng kiểm xe cơ giới trực thuộc Trường Cao đẳng Kon Tum và hồ sơ trình </w:t>
      </w:r>
      <w:del w:id="1093" w:author="Nội dung điều chỉnh (Claude)" w:date="2026-10-24T21:45:07Z">
        <w:r w:rsidR="007F260B" w:rsidRPr="003764DC">
          <w:delText xml:space="preserve">UBND tỉnh</w:delText>
        </w:r>
      </w:del>
      <w:ins w:id="1094" w:author="Nội dung điều chỉnh (Claude)" w:date="2026-10-24T21:45:07Z">
        <w:r w:rsidR="007F260B" w:rsidRPr="003764DC">
          <w:t xml:space="preserve">Ủy ban nhân dân tỉnh</w:t>
        </w:r>
      </w:ins>
      <w:r w:rsidR="007F260B" w:rsidRPr="003764DC">
        <w:t xml:space="preserve">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43D50D9F" w14:textId="77777777" w:rsidR="008916D5" w:rsidRPr="003764DC" w:rsidRDefault="009B46E6" w:rsidP="009B46E6">
      <w:pPr>
        <w:widowControl w:val="0"/>
        <w:spacing w:before="120" w:after="120" w:line="252" w:lineRule="auto"/>
        <w:ind w:firstLine="720"/>
        <w:jc w:val="both"/>
      </w:pPr>
      <w:r>
        <w:t>4. Báo cáo số      /BC-CĐKT ngày      tháng      năm 2026 của Trường Cao đẳng Kon Tum tiếp thu, giải trình ý kiến của các sở, ngành về Đề án theo Công văn số 10316/UBND-NC ngày 05 tháng 10 năm 2026 của Ủy ban nhân dân tỉnh.</w:t>
      </w:r>
    </w:p>
    <w:p w14:paraId="5F7866D3" w14:textId="77777777" w:rsidR="008916D5" w:rsidRPr="003764DC" w:rsidRDefault="009B46E6" w:rsidP="009B46E6">
      <w:pPr>
        <w:widowControl w:val="0"/>
        <w:spacing w:before="120" w:after="120" w:line="252" w:lineRule="auto"/>
        <w:ind w:firstLine="720"/>
        <w:jc w:val="both"/>
      </w:pPr>
      <w:r>
        <w:t>5. Dự thảo Công văn của Ủy ban nhân dân tỉnh xin ý kiến hướng dẫn của Bộ Tài chính, Bộ Nội vụ.</w:t>
      </w:r>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nhà trường kính đề nghị Ủy ban nhân dân tỉnh Quảng Ngãi xem xét, có văn bản xin ý kiến hướng dẫn của Bộ Tài chính, Bộ Nội vụ và phê duyệt Đề án sau khi có ý kiến hướng dẫn. Việc phê duyệt Đề án là phê duyệt mục tiêu, mô hình, quy mô và phương án thực hiện; không thay thế các quyết định về góp vốn, sử dụng tài sản công, vay vốn của cấp có thẩm quyền theo quy định.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xml:space="preserve">- </w:t>
            </w:r>
            <w:del w:id="1103" w:author="Nội dung điều chỉnh (Claude)" w:date="2026-10-24T21:45:07Z">
              <w:r w:rsidRPr="003764DC">
                <w:rPr>
                  <w:sz w:val="22"/>
                  <w:szCs w:val="22"/>
                  <w:lang w:val="da-DK"/>
                </w:rPr>
                <w:delText xml:space="preserve">UBND phường</w:delText>
              </w:r>
            </w:del>
            <w:ins w:id="1104" w:author="Nội dung điều chỉnh (Claude)" w:date="2026-10-24T21:45:07Z">
              <w:r w:rsidRPr="003764DC">
                <w:rPr>
                  <w:sz w:val="22"/>
                  <w:szCs w:val="22"/>
                  <w:lang w:val="da-DK"/>
                </w:rPr>
                <w:t xml:space="preserve">Ủy ban nhân dân phường</w:t>
              </w:r>
            </w:ins>
            <w:r w:rsidRPr="003764DC">
              <w:rPr>
                <w:sz w:val="22"/>
                <w:szCs w:val="22"/>
                <w:lang w:val="da-DK"/>
              </w:rPr>
              <w:t xml:space="preserve">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99446" w14:textId="77777777" w:rsidR="00414684" w:rsidRDefault="00414684">
      <w:r>
        <w:separator/>
      </w:r>
    </w:p>
  </w:endnote>
  <w:endnote w:type="continuationSeparator" w:id="0">
    <w:p w14:paraId="23578097" w14:textId="77777777" w:rsidR="00414684" w:rsidRDefault="00414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D3EEC" w14:textId="77777777" w:rsidR="00414684" w:rsidRDefault="00414684">
      <w:r>
        <w:separator/>
      </w:r>
    </w:p>
  </w:footnote>
  <w:footnote w:type="continuationSeparator" w:id="0">
    <w:p w14:paraId="57311778" w14:textId="77777777" w:rsidR="00414684" w:rsidRDefault="00414684">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14684"/>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A5DED"/>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6435</Words>
  <Characters>36685</Characters>
  <Application>Microsoft Office Word</Application>
  <DocSecurity>0</DocSecurity>
  <Lines>305</Lines>
  <Paragraphs>86</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63</cp:revision>
  <cp:lastPrinted>2025-06-02T02:27:00Z</cp:lastPrinted>
  <dcterms:created xsi:type="dcterms:W3CDTF">2026-08-24T16:15:00Z</dcterms:created>
  <dcterms:modified xsi:type="dcterms:W3CDTF">2026-10-24T14:17:00Z</dcterms:modified>
</cp:coreProperties>
</file>