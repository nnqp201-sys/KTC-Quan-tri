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923046" w:rsidRPr="00923046" w14:paraId="02A04005" w14:textId="77777777" w:rsidTr="00EF0E94">
        <w:trPr>
          <w:trHeight w:val="699"/>
        </w:trPr>
        <w:tc>
          <w:tcPr>
            <w:tcW w:w="4820" w:type="dxa"/>
            <w:hideMark/>
          </w:tcPr>
          <w:p w14:paraId="46462984" w14:textId="77777777" w:rsidR="00EF0E94" w:rsidRPr="00923046" w:rsidRDefault="00EF0E94" w:rsidP="00EF0E94">
            <w:pPr>
              <w:widowControl w:val="0"/>
              <w:spacing w:after="0" w:line="240" w:lineRule="auto"/>
              <w:jc w:val="center"/>
              <w:rPr>
                <w:iCs/>
                <w:sz w:val="26"/>
                <w:szCs w:val="26"/>
                <w:lang w:val="nl-NL"/>
              </w:rPr>
            </w:pPr>
            <w:r w:rsidRPr="00923046">
              <w:rPr>
                <w:iCs/>
                <w:sz w:val="26"/>
                <w:szCs w:val="26"/>
                <w:lang w:val="nl-NL"/>
              </w:rPr>
              <w:t>UBND TỈNH QUẢNG NGÃI</w:t>
            </w:r>
          </w:p>
          <w:p w14:paraId="0CB38107" w14:textId="77777777" w:rsidR="00EF0E94" w:rsidRPr="00923046" w:rsidRDefault="00EF0E94" w:rsidP="00EF0E94">
            <w:pPr>
              <w:widowControl w:val="0"/>
              <w:spacing w:after="0" w:line="240" w:lineRule="auto"/>
              <w:jc w:val="center"/>
              <w:rPr>
                <w:b/>
                <w:bCs/>
                <w:iCs/>
                <w:sz w:val="26"/>
                <w:szCs w:val="26"/>
                <w:lang w:val="nl-NL"/>
              </w:rPr>
            </w:pPr>
            <w:r w:rsidRPr="0092304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923046">
              <w:rPr>
                <w:b/>
                <w:bCs/>
                <w:iCs/>
                <w:sz w:val="26"/>
                <w:szCs w:val="26"/>
                <w:lang w:val="nl-NL"/>
              </w:rPr>
              <w:t>TRƯỜNG CAO ĐẲNG KON TUM</w:t>
            </w:r>
          </w:p>
        </w:tc>
        <w:tc>
          <w:tcPr>
            <w:tcW w:w="2551" w:type="dxa"/>
          </w:tcPr>
          <w:p w14:paraId="5D699560" w14:textId="77777777" w:rsidR="00EF0E94" w:rsidRPr="0092304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923046" w:rsidRDefault="00EF0E94" w:rsidP="00EF0E94">
            <w:pPr>
              <w:widowControl w:val="0"/>
              <w:spacing w:after="0" w:line="240" w:lineRule="auto"/>
              <w:jc w:val="center"/>
              <w:rPr>
                <w:b/>
                <w:iCs/>
                <w:sz w:val="26"/>
                <w:szCs w:val="26"/>
                <w:lang w:val="nl-NL"/>
              </w:rPr>
            </w:pPr>
            <w:r w:rsidRPr="00923046">
              <w:rPr>
                <w:b/>
                <w:iCs/>
                <w:sz w:val="26"/>
                <w:szCs w:val="26"/>
                <w:lang w:val="nl-NL"/>
              </w:rPr>
              <w:t>CỘNG HÒA XÃ HỘI CHỦ NGHĨA VIỆT NAM</w:t>
            </w:r>
          </w:p>
          <w:p w14:paraId="765A55F3" w14:textId="77777777" w:rsidR="00EF0E94" w:rsidRPr="00923046" w:rsidRDefault="00EF0E94" w:rsidP="00EF0E94">
            <w:pPr>
              <w:widowControl w:val="0"/>
              <w:spacing w:after="0" w:line="240" w:lineRule="auto"/>
              <w:jc w:val="center"/>
              <w:rPr>
                <w:iCs/>
                <w:szCs w:val="24"/>
              </w:rPr>
            </w:pPr>
            <w:r w:rsidRPr="0092304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923046">
              <w:rPr>
                <w:b/>
                <w:iCs/>
                <w:szCs w:val="24"/>
              </w:rPr>
              <w:t>Độc lập - Tự do - Hạnh phúc</w:t>
            </w:r>
          </w:p>
        </w:tc>
      </w:tr>
      <w:tr w:rsidR="00923046" w:rsidRPr="00923046" w14:paraId="0C5ACC5E" w14:textId="77777777" w:rsidTr="00EF0E94">
        <w:trPr>
          <w:trHeight w:val="232"/>
        </w:trPr>
        <w:tc>
          <w:tcPr>
            <w:tcW w:w="4820" w:type="dxa"/>
            <w:hideMark/>
          </w:tcPr>
          <w:p w14:paraId="58C4B34A" w14:textId="63CF12BA" w:rsidR="00EF0E94" w:rsidRPr="00923046" w:rsidRDefault="00EF0E94" w:rsidP="00EF0E94">
            <w:pPr>
              <w:widowControl w:val="0"/>
              <w:spacing w:before="120" w:after="0" w:line="240" w:lineRule="auto"/>
              <w:jc w:val="center"/>
              <w:rPr>
                <w:iCs/>
                <w:sz w:val="26"/>
                <w:szCs w:val="26"/>
              </w:rPr>
            </w:pPr>
            <w:r w:rsidRPr="00923046">
              <w:rPr>
                <w:iCs/>
                <w:sz w:val="26"/>
                <w:szCs w:val="26"/>
              </w:rPr>
              <w:t xml:space="preserve">Số:  </w:t>
            </w:r>
            <w:r w:rsidR="00062F17" w:rsidRPr="00923046">
              <w:rPr>
                <w:iCs/>
                <w:sz w:val="26"/>
                <w:szCs w:val="26"/>
              </w:rPr>
              <w:t xml:space="preserve">       </w:t>
            </w:r>
            <w:r w:rsidRPr="00923046">
              <w:rPr>
                <w:iCs/>
                <w:sz w:val="26"/>
                <w:szCs w:val="26"/>
              </w:rPr>
              <w:t xml:space="preserve">  /BC-CĐKT</w:t>
            </w:r>
          </w:p>
        </w:tc>
        <w:tc>
          <w:tcPr>
            <w:tcW w:w="2551" w:type="dxa"/>
          </w:tcPr>
          <w:p w14:paraId="0D1F15EC" w14:textId="77777777" w:rsidR="00EF0E94" w:rsidRPr="00923046" w:rsidRDefault="00EF0E94" w:rsidP="00EF0E94">
            <w:pPr>
              <w:widowControl w:val="0"/>
              <w:spacing w:before="120" w:after="0" w:line="240" w:lineRule="auto"/>
              <w:jc w:val="center"/>
              <w:rPr>
                <w:i/>
                <w:iCs/>
                <w:szCs w:val="24"/>
                <w:lang w:val="nl-NL"/>
              </w:rPr>
            </w:pPr>
          </w:p>
        </w:tc>
        <w:tc>
          <w:tcPr>
            <w:tcW w:w="7513" w:type="dxa"/>
            <w:hideMark/>
          </w:tcPr>
          <w:p w14:paraId="7C98C8C3" w14:textId="789FD78F" w:rsidR="00EF0E94" w:rsidRPr="00923046" w:rsidRDefault="00EF0E94" w:rsidP="00EF0E94">
            <w:pPr>
              <w:widowControl w:val="0"/>
              <w:spacing w:before="120" w:after="0" w:line="240" w:lineRule="auto"/>
              <w:jc w:val="center"/>
              <w:rPr>
                <w:iCs/>
                <w:szCs w:val="24"/>
                <w:lang w:val="nl-NL"/>
              </w:rPr>
            </w:pPr>
            <w:r w:rsidRPr="00923046">
              <w:rPr>
                <w:i/>
                <w:iCs/>
                <w:szCs w:val="24"/>
                <w:lang w:val="nl-NL"/>
              </w:rPr>
              <w:t xml:space="preserve">Quảng Ngãi, ngày </w:t>
            </w:r>
            <w:r w:rsidR="00820636" w:rsidRPr="00923046">
              <w:rPr>
                <w:i/>
                <w:iCs/>
                <w:szCs w:val="24"/>
                <w:lang w:val="nl-NL"/>
              </w:rPr>
              <w:t xml:space="preserve">     </w:t>
            </w:r>
            <w:r w:rsidRPr="00923046">
              <w:rPr>
                <w:i/>
                <w:iCs/>
                <w:szCs w:val="24"/>
                <w:lang w:val="nl-NL"/>
              </w:rPr>
              <w:t xml:space="preserve"> tháng </w:t>
            </w:r>
            <w:r w:rsidR="008436EB" w:rsidRPr="00923046">
              <w:rPr>
                <w:i/>
                <w:iCs/>
                <w:szCs w:val="24"/>
                <w:lang w:val="nl-NL"/>
              </w:rPr>
              <w:t>10</w:t>
            </w:r>
            <w:r w:rsidRPr="00923046">
              <w:rPr>
                <w:i/>
                <w:iCs/>
                <w:szCs w:val="24"/>
                <w:lang w:val="nl-NL"/>
              </w:rPr>
              <w:t xml:space="preserve"> năm 2026</w:t>
            </w:r>
          </w:p>
        </w:tc>
      </w:tr>
    </w:tbl>
    <w:p w14:paraId="1FFD395C" w14:textId="77777777" w:rsidR="00923046" w:rsidRDefault="00923046" w:rsidP="007F6037">
      <w:pPr>
        <w:spacing w:after="0"/>
        <w:jc w:val="center"/>
        <w:rPr>
          <w:b/>
          <w:lang w:val="nl-NL"/>
        </w:rPr>
      </w:pPr>
    </w:p>
    <w:p w14:paraId="72B31089" w14:textId="04E9FF8B" w:rsidR="00D268AB" w:rsidRPr="00923046" w:rsidRDefault="00C42D26" w:rsidP="007F6037">
      <w:pPr>
        <w:spacing w:after="0"/>
        <w:jc w:val="center"/>
        <w:rPr>
          <w:b/>
          <w:lang w:val="nl-NL"/>
        </w:rPr>
      </w:pPr>
      <w:r w:rsidRPr="00923046">
        <w:rPr>
          <w:b/>
          <w:lang w:val="nl-NL"/>
        </w:rPr>
        <w:t>BÁO CÁO</w:t>
      </w:r>
    </w:p>
    <w:p w14:paraId="6ECB1F7A" w14:textId="4A23BAFA" w:rsidR="00AA619E" w:rsidRPr="00923046" w:rsidRDefault="00AA619E" w:rsidP="007F6037">
      <w:pPr>
        <w:spacing w:after="0"/>
        <w:jc w:val="center"/>
        <w:rPr>
          <w:b/>
          <w:bCs/>
          <w:lang w:val="nl-NL"/>
        </w:rPr>
      </w:pPr>
      <w:r w:rsidRPr="00923046">
        <w:rPr>
          <w:b/>
          <w:bCs/>
          <w:lang w:val="nl-NL"/>
        </w:rPr>
        <w:t>tiếp thu, giải trình ý kiến của các sở, ngành về Đề án thành lập Trung tâm Đăng kiểm xe cơ giới trực thuộc Trường Cao đẳng Kon Tum theo Công văn số 10316/UBND-NC ngày 05/10/2026 của Ủy ban nhân dân tỉnh</w:t>
      </w:r>
    </w:p>
    <w:p w14:paraId="0A532E0F" w14:textId="57C8F743" w:rsidR="007F6037" w:rsidRPr="00923046" w:rsidRDefault="007F6037" w:rsidP="00EF0E94">
      <w:pPr>
        <w:spacing w:after="120"/>
        <w:rPr>
          <w:sz w:val="10"/>
          <w:szCs w:val="4"/>
          <w:lang w:val="nl-NL"/>
        </w:rPr>
      </w:pPr>
      <w:r w:rsidRPr="0092304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923046" w:rsidRDefault="00AA619E" w:rsidP="00D530E5">
      <w:pPr>
        <w:spacing w:after="0"/>
        <w:ind w:left="787" w:firstLine="4253"/>
        <w:rPr>
          <w:lang w:val="nl-NL"/>
        </w:rPr>
      </w:pPr>
      <w:r w:rsidRPr="00923046">
        <w:rPr>
          <w:lang w:val="nl-NL"/>
        </w:rPr>
        <w:t>Kính gửi:</w:t>
      </w:r>
    </w:p>
    <w:p w14:paraId="10B2F820" w14:textId="77777777" w:rsidR="00D268AB" w:rsidRPr="00923046" w:rsidRDefault="00C42D26" w:rsidP="002A3466">
      <w:pPr>
        <w:spacing w:after="0"/>
        <w:ind w:left="1093" w:firstLine="5003"/>
        <w:jc w:val="both"/>
        <w:rPr>
          <w:lang w:val="nl-NL"/>
        </w:rPr>
      </w:pPr>
      <w:r w:rsidRPr="00923046">
        <w:rPr>
          <w:lang w:val="nl-NL"/>
        </w:rPr>
        <w:t>- Ủy ban nhân dân tỉnh;</w:t>
      </w:r>
    </w:p>
    <w:p w14:paraId="3CE58BB6" w14:textId="77777777" w:rsidR="00D268AB" w:rsidRPr="00923046" w:rsidRDefault="00C42D26" w:rsidP="002A3466">
      <w:pPr>
        <w:spacing w:after="0"/>
        <w:ind w:left="1093" w:firstLine="5003"/>
        <w:jc w:val="both"/>
        <w:rPr>
          <w:lang w:val="nl-NL"/>
        </w:rPr>
      </w:pPr>
      <w:r w:rsidRPr="00923046">
        <w:rPr>
          <w:lang w:val="nl-NL"/>
        </w:rPr>
        <w:t>- Sở Tài chính.</w:t>
      </w:r>
    </w:p>
    <w:p w14:paraId="31D3E04A" w14:textId="3373706F" w:rsidR="00D268AB" w:rsidRPr="00923046" w:rsidRDefault="007F6037" w:rsidP="004C3D0D">
      <w:pPr>
        <w:ind w:firstLine="720"/>
        <w:jc w:val="both"/>
        <w:rPr>
          <w:lang w:val="nl-NL"/>
        </w:rPr>
      </w:pPr>
      <w:r w:rsidRPr="00923046">
        <w:rPr>
          <w:lang w:val="nl-NL"/>
        </w:rPr>
        <w:t>Ngày 25/8/2026, Trường Cao đẳng Kon Tum có Tờ trình số 22/TTr-CĐKT đề nghị Ủy ban nhân dân tỉnh phê duyệt Đề án thành lập Trung tâm Đăng kiểm xe cơ giới trực thuộc Trường Cao đẳng Kon Tum (sau đây gọi là Đề án). Trên cơ sở ý kiến của các sở, ngành theo đề nghị của Sở Tài chính tại Công văn số 7927/STC-HCSN ngày 04/9/2026, Sở Tài chính đã báo cáo Ủy ban nhân dân tỉnh tại Công văn số 8766/STC-HCSN ngày 24/9/2026. Ngày 05/10/2026, Ủy ban nhân dân tỉnh có Công văn số 10316/UBND-NC yêu cầu Trường nghiên cứu, tiếp thu đầy đủ ý kiến của các Sở: Tư pháp, Xây dựng, Tài chính và các cơ quan, đơn vị có liên quan; rà soát kỹ căn cứ pháp lý, sự cần thiết, chức năng, nhiệm vụ, cơ cấu tổ chức, phương án tài chính của Đề án; hoàn thiện hồ sơ, trình Ủy ban nhân dân tỉnh (qua Sở Tài chính). Thực hiện chỉ đạo trên, Trường Cao đẳng Kon Tum báo cáo tiếp thu, giải trình cụ thể như sau:</w:t>
      </w:r>
    </w:p>
    <w:tbl>
      <w:tblPr>
        <w:tblW w:w="14029" w:type="dxa"/>
        <w:jc w:val="center"/>
        <w:tblLayout w:type="fixed"/>
        <w:tblLook w:val="04A0" w:firstRow="1" w:lastRow="0" w:firstColumn="1" w:lastColumn="0" w:noHBand="0" w:noVBand="1"/>
      </w:tblPr>
      <w:tblGrid>
        <w:gridCol w:w="704"/>
        <w:gridCol w:w="3969"/>
        <w:gridCol w:w="9356"/>
      </w:tblGrid>
      <w:tr w:rsidR="00923046" w:rsidRPr="00923046" w14:paraId="28CE4A82" w14:textId="77777777" w:rsidTr="00923046">
        <w:trPr>
          <w:trHeight w:val="453"/>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923046" w:rsidRDefault="00C42D26">
            <w:pPr>
              <w:spacing w:after="40" w:line="240" w:lineRule="auto"/>
              <w:jc w:val="center"/>
            </w:pPr>
            <w:r w:rsidRPr="00923046">
              <w:rPr>
                <w:b/>
              </w:rPr>
              <w:t>TT</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923046" w:rsidRDefault="00C42D26">
            <w:pPr>
              <w:spacing w:after="40" w:line="240" w:lineRule="auto"/>
              <w:jc w:val="center"/>
            </w:pPr>
            <w:r w:rsidRPr="00923046">
              <w:rPr>
                <w:b/>
              </w:rPr>
              <w:t>NỘI DUNG Ý KIẾN</w:t>
            </w:r>
          </w:p>
        </w:tc>
        <w:tc>
          <w:tcPr>
            <w:tcW w:w="93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923046" w:rsidRDefault="00C42D26">
            <w:pPr>
              <w:spacing w:after="40" w:line="240" w:lineRule="auto"/>
              <w:jc w:val="center"/>
            </w:pPr>
            <w:r w:rsidRPr="00923046">
              <w:rPr>
                <w:b/>
              </w:rPr>
              <w:t>NỘI DUNG TIẾP THU, GIẢI TRÌNH CỦA TRƯỜNG</w:t>
            </w:r>
          </w:p>
        </w:tc>
      </w:tr>
      <w:tr w:rsidR="00923046" w:rsidRPr="00923046" w14:paraId="45F4AFE2"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923046" w:rsidRDefault="00192A31">
            <w:pPr>
              <w:spacing w:after="40" w:line="240" w:lineRule="auto"/>
              <w:jc w:val="center"/>
              <w:rPr>
                <w:b/>
                <w:bCs/>
              </w:rPr>
            </w:pPr>
            <w:r w:rsidRPr="00923046">
              <w:rPr>
                <w:b/>
                <w:bCs/>
              </w:rPr>
              <w:t>1</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923046" w:rsidRDefault="00C42D26" w:rsidP="00321942">
            <w:pPr>
              <w:spacing w:after="40" w:line="240" w:lineRule="auto"/>
              <w:jc w:val="both"/>
              <w:rPr>
                <w:b/>
                <w:bCs/>
              </w:rPr>
            </w:pPr>
            <w:r w:rsidRPr="00923046">
              <w:rPr>
                <w:b/>
                <w:bCs/>
              </w:rPr>
              <w:t>Ý kiến của Sở Tài chính tại Công văn số 8766/STC-HCSN ngày 24/9/2026 (báo cáo Ủy ban nhân dân tỉnh)</w:t>
            </w:r>
          </w:p>
        </w:tc>
      </w:tr>
      <w:tr w:rsidR="00923046" w:rsidRPr="00923046" w14:paraId="5151AB80"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923046" w:rsidRDefault="00C42D26">
            <w:pPr>
              <w:spacing w:after="40" w:line="240" w:lineRule="auto"/>
              <w:jc w:val="center"/>
            </w:pPr>
            <w:r w:rsidRPr="00923046">
              <w:t>1.1</w:t>
            </w:r>
          </w:p>
        </w:tc>
        <w:tc>
          <w:tcPr>
            <w:tcW w:w="3969"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923046" w:rsidRDefault="00C42D26">
            <w:pPr>
              <w:spacing w:after="40" w:line="240" w:lineRule="auto"/>
              <w:jc w:val="both"/>
            </w:pPr>
            <w:r w:rsidRPr="00923046">
              <w:t xml:space="preserve">1. Về cơ sở pháp lý của mô hình tổ chức và việc Trường Cao đẳng Kon Tum tham gia góp vốn thành lập doanh nghiệp: Theo ý kiến của Sở Tư pháp, chưa có quy định </w:t>
            </w:r>
            <w:r w:rsidRPr="00923046">
              <w:lastRenderedPageBreak/>
              <w:t>cụ thể về việc đơn vị sự nghiệp công lập tham gia góp vốn với nhà đầu tư để thành lập Công ty trách nhiệm hữu hạn trực thuộc. Hồ sơ hiện chưa làm rõ đầy đủ căn cứ pháp lý, cơ chế thực hiện, thẩm quyền quyết định và trách nhiệm quản lý phần vốn nhà nước tại doanh nghiệp.</w:t>
            </w:r>
          </w:p>
          <w:p w14:paraId="00633157" w14:textId="77777777" w:rsidR="00D268AB" w:rsidRPr="00923046" w:rsidRDefault="00C42D26">
            <w:pPr>
              <w:spacing w:after="40" w:line="240" w:lineRule="auto"/>
              <w:jc w:val="both"/>
              <w:rPr>
                <w:i/>
                <w:iCs/>
              </w:rPr>
            </w:pPr>
            <w:r w:rsidRPr="00923046">
              <w:rPr>
                <w:i/>
                <w:iCs/>
              </w:rPr>
              <w:t>Đề nghị Trường rà soát, làm rõ căn cứ pháp lý; đồng thời tham vấn cơ quan có thẩm quyền ở Trung ương để được hướng dẫn trước khi trình Ủy ban nhân dân tỉnh.</w:t>
            </w:r>
          </w:p>
        </w:tc>
        <w:tc>
          <w:tcPr>
            <w:tcW w:w="9356" w:type="dxa"/>
            <w:tcBorders>
              <w:top w:val="single" w:sz="4" w:space="0" w:color="000000"/>
              <w:left w:val="single" w:sz="4" w:space="0" w:color="000000"/>
              <w:bottom w:val="single" w:sz="4" w:space="0" w:color="000000"/>
              <w:right w:val="single" w:sz="4" w:space="0" w:color="000000"/>
            </w:tcBorders>
            <w:vAlign w:val="center"/>
          </w:tcPr>
          <w:p w14:paraId="64AE018F" w14:textId="7141A476" w:rsidR="005B5556" w:rsidRPr="00923046" w:rsidRDefault="00514A58">
            <w:pPr>
              <w:spacing w:after="40" w:line="240" w:lineRule="auto"/>
              <w:jc w:val="both"/>
            </w:pPr>
            <w:r w:rsidRPr="00923046">
              <w:rPr>
                <w:b/>
              </w:rPr>
              <w:lastRenderedPageBreak/>
              <w:t>Tiếp thu và giải trình như sau:</w:t>
            </w:r>
          </w:p>
          <w:p w14:paraId="786897DD" w14:textId="65D0CB5A" w:rsidR="005B5556" w:rsidRPr="00923046" w:rsidRDefault="00514A58">
            <w:pPr>
              <w:spacing w:after="40" w:line="240" w:lineRule="auto"/>
              <w:jc w:val="both"/>
            </w:pPr>
            <w:r w:rsidRPr="00923046">
              <w:rPr>
                <w:b/>
                <w:bCs/>
              </w:rPr>
              <w:t xml:space="preserve">a) Về căn cứ pháp lý: </w:t>
            </w:r>
            <w:r w:rsidRPr="00923046">
              <w:t>Nhà trường đã rà soát và xác định mô hình có căn cứ ở cấp luật, nghị định, gồm: (i) Khoản 6 Điều 10 Luật Giáo dục nghề nghiệp</w:t>
            </w:r>
            <w:r w:rsidR="00596F87" w:rsidRPr="00923046">
              <w:t xml:space="preserve"> ngày 10/12/2025 </w:t>
            </w:r>
            <w:r w:rsidRPr="00923046">
              <w:t xml:space="preserve">quy định cơ sở giáo dục nghề nghiệp có nhiệm vụ, quyền hạn “thành </w:t>
            </w:r>
            <w:r w:rsidRPr="00923046">
              <w:lastRenderedPageBreak/>
              <w:t xml:space="preserve">lập doanh nghiệp, tổ chức khoa học và công nghệ khi đủ điều kiện”; điểm e khoản 1 Điều 11 Luật Giáo dục nghề nghiệp </w:t>
            </w:r>
            <w:r w:rsidR="00596F87" w:rsidRPr="00923046">
              <w:t xml:space="preserve">ngày 10/12/2025  cũng </w:t>
            </w:r>
            <w:r w:rsidRPr="00923046">
              <w:t>xác định “doanh nghiệp, cơ sở sản xuất, kinh doanh, dịch vụ phục vụ hoạt động giáo dục nghề nghiệp” là một thành phần trong cơ cấu tổ chức của cơ sở giáo dục nghề nghiệp; (ii) Điều 55 và khoản 1 Điều 58 Luật Quản lý, sử dụng tài sản công cho phép đơn vị sự nghiệp công lập sử dụng tài sản công để liên doanh, liên kết với tổ chức, cá nhân; (iii) điểm c khoản 4 Điều 55 Nghị định số 186/2025/NĐ-CP quy định hình thức “liên doanh, liên kết hình thành pháp nhân mới, các bên tham gia liên doanh, liên kết cùng góp tài sản hoặc góp vốn”; (iv) Nghị định số 334/2026/NĐ-CP ngày 20/8/2026 của Chính phủ quy định về tự chủ của cơ sở giáo dục đại học, cơ sở giáo dục nghề nghiệp (có hiệu lực từ ngày 05/10/2026, sau thời điểm các sở, ngành cho ý kiến), trong đó</w:t>
            </w:r>
            <w:r w:rsidR="00596F87" w:rsidRPr="00923046">
              <w:t>: Tại</w:t>
            </w:r>
            <w:r w:rsidRPr="00923046">
              <w:t xml:space="preserve"> khoản 5 Điều 7 cho phép cơ sở giáo dục công lập chủ động huy động vốn vay ưu đãi và các nguồn vốn hợp pháp khác, xây dựng cơ chế thu hút doanh nghiệp, nhà đầu tư tham gia đầu tư phát triển cơ sở vật chất, quyết định phương thức huy động, sử dụng nguồn lực và chịu trách nhiệm về hiệu quả đầu tư; điểm a khoản 7 Điều 7 giao người đứng đầu cơ sở giáo dục phê duyệt Đề án sử dụng tài sản công thuộc phạm vi quản lý vào mục đích kinh doanh, cho thuê, liên doanh, liên kết và báo cáo cơ quan quản lý cấp trên trực tiếp.</w:t>
            </w:r>
          </w:p>
          <w:p w14:paraId="5F970181" w14:textId="1F3354C3" w:rsidR="005B5556" w:rsidRPr="00923046" w:rsidRDefault="00514A58">
            <w:pPr>
              <w:spacing w:after="40" w:line="240" w:lineRule="auto"/>
              <w:jc w:val="both"/>
            </w:pPr>
            <w:r w:rsidRPr="00923046">
              <w:rPr>
                <w:i/>
                <w:iCs/>
              </w:rPr>
              <w:t>Như vậy, việc Trường góp vốn cùng nhà đầu tư hình thành pháp nhân mới có cơ sở ở cấp luật, nghị định (cơ sở giáo dục nghề nghiệp được thành lập doanh nghiệp khi đủ điều kiện; đơn vị sự nghiệp công lập được liên doanh, liên kết theo hình thức hình thành pháp nhân mới), nhưng chưa có hướng dẫn chi tiết về điều kiện, trình tự, thẩm quyền và cơ chế quản lý phần vốn góp bằng tiền; do đó cần có ý kiến hướng dẫn của Bộ Tài chính, Bộ Nội vụ trước khi thực hiện.</w:t>
            </w:r>
            <w:r w:rsidRPr="00923046">
              <w:t xml:space="preserve"> Nhà trường tiếp thu ý kiến, bổ sung các căn cứ nêu trên vào Bảng 6 Mục III Phần II Đề án; đồng thời làm rõ Trung tâm phục vụ trực tiếp hoạt động đào tạo ngành, nghề Công nghệ ô tô </w:t>
            </w:r>
            <w:r w:rsidR="001A09C1" w:rsidRPr="00923046">
              <w:t xml:space="preserve">(nay là Công nghệ kỹ thuật ô tô) </w:t>
            </w:r>
            <w:r w:rsidRPr="00923046">
              <w:t xml:space="preserve">của Trường (thực hành, thực tập, </w:t>
            </w:r>
            <w:r w:rsidR="001A09C1" w:rsidRPr="00923046">
              <w:t>kiểm định ô tô</w:t>
            </w:r>
            <w:r w:rsidRPr="00923046">
              <w:t>) để đáp ứng điều kiện “phục vụ hoạt động giáo dục nghề nghiệp” tại điểm e khoản 1 Điều 11 Luật Giáo dục nghề nghiệp.</w:t>
            </w:r>
          </w:p>
          <w:p w14:paraId="2B8AB4AD" w14:textId="79F511A2" w:rsidR="005B5556" w:rsidRPr="00923046" w:rsidRDefault="00514A58">
            <w:pPr>
              <w:spacing w:after="40" w:line="240" w:lineRule="auto"/>
              <w:jc w:val="both"/>
            </w:pPr>
            <w:r w:rsidRPr="00923046">
              <w:rPr>
                <w:iCs/>
              </w:rPr>
              <w:t>Cập nhật văn bản mới ban hành sau khi Trường trình Đề án: (v) điểm b khoản 3 Điều 8 Quy định số 224-QĐ/TW ngày 14/10/2026 của Ban Chấp hành Trung ương về đảng viên tham gia hoạt động đầu tư kinh doanh cho phép viên chức giữ chức vụ quản lý được “cử tham gia quản lý hoặc làm đại diện phần vốn, tài sản của đơn vị tại tổ chức kinh tế theo quy định của pháp luật”, cho thấy quy định của Đảng đã tính đến trường hợp đơn vị có phần vốn, tài sản tại tổ chức kinh tế; đây là căn cứ tham khảo, không thay thế quy định của pháp luật về thẩm quyền, trình tự góp vốn; (vi) Điều 18 Nghị định số 373/2026/NĐ-CP ngày 30/9/2026 của Chính phủ về chuyển đơn vị sự nghiệp công lập thành doanh nghiệp quy định việc xử lý “các khoản đầu tư tài chính” của đơn vị sự nghiệp công lập khi chuyển đổi. Qua tra cứu, đến nay chưa có văn bản hướng dẫn riêng của Bộ Tài chính về trình tự đơn vị sự nghiệp công lập góp vốn bằng tiền thành lập pháp nhân mới; đây là cơ sở để nhà trường kiến nghị xin ý kiến hướng dẫn tại điểm b mục này.</w:t>
            </w:r>
          </w:p>
          <w:p w14:paraId="438CDB03" w14:textId="77777777" w:rsidR="001A09C1" w:rsidRPr="00923046" w:rsidRDefault="00514A58">
            <w:pPr>
              <w:spacing w:after="40" w:line="240" w:lineRule="auto"/>
              <w:jc w:val="both"/>
            </w:pPr>
            <w:r w:rsidRPr="00923046">
              <w:rPr>
                <w:b/>
                <w:bCs/>
              </w:rPr>
              <w:t>b) Về thẩm quyền quyết định và trách nhiệm quản lý phần vốn:</w:t>
            </w:r>
            <w:r w:rsidRPr="00923046">
              <w:t xml:space="preserve"> Theo khoản 1 Điều 3 Luật Quản lý và đầu tư vốn nhà nước tại doanh nghiệp, cơ quan đại diện chủ sở hữu là bộ, cơ quan ngang bộ hoặc Ủy ban nhân dân cấp tỉnh; Trường không phải là cơ quan đại diện chủ sở hữu. Do đó, nhà trường đề xuất xác định rõ một trong hai cơ chế: </w:t>
            </w:r>
          </w:p>
          <w:p w14:paraId="7030CEB1" w14:textId="77777777" w:rsidR="001A09C1" w:rsidRPr="00923046" w:rsidRDefault="00514A58">
            <w:pPr>
              <w:spacing w:after="40" w:line="240" w:lineRule="auto"/>
              <w:jc w:val="both"/>
            </w:pPr>
            <w:r w:rsidRPr="00923046">
              <w:rPr>
                <w:b/>
                <w:bCs/>
              </w:rPr>
              <w:t>(1)</w:t>
            </w:r>
            <w:r w:rsidRPr="00923046">
              <w:t xml:space="preserve"> </w:t>
            </w:r>
            <w:r w:rsidR="001A09C1" w:rsidRPr="00923046">
              <w:t xml:space="preserve">Phần </w:t>
            </w:r>
            <w:r w:rsidRPr="00923046">
              <w:t xml:space="preserve">vốn góp của Trường là tài sản công của đơn vị sự nghiệp công lập sử dụng vào liên doanh, liên kết, được quản lý theo pháp luật về quản lý, sử dụng tài sản công; Đề án sử dụng tài sản công vào mục đích liên doanh, liên kết do Hiệu trưởng phê duyệt theo điểm a khoản 7 Điều 7 Nghị định số 334/2026/NĐ-CP, khoản 2 Điều 14 Quy định ban hành kèm theo Quyết định số 46/2025/QĐ-CTUBND ngày 02/12/2025 của Chủ tịch Ủy ban nhân dân tỉnh và khoản 3 Điều 8 Quy chế quản lý, sử dụng tài sản công của Trường (Quyết định số 1710/QĐ-CĐKT), báo cáo Ủy ban nhân dân tỉnh để tổng hợp, theo dõi; </w:t>
            </w:r>
          </w:p>
          <w:p w14:paraId="26BC1321" w14:textId="77777777" w:rsidR="001A09C1" w:rsidRPr="00923046" w:rsidRDefault="00514A58">
            <w:pPr>
              <w:spacing w:after="40" w:line="240" w:lineRule="auto"/>
              <w:jc w:val="both"/>
              <w:rPr>
                <w:i/>
                <w:iCs/>
              </w:rPr>
            </w:pPr>
            <w:r w:rsidRPr="00923046">
              <w:rPr>
                <w:i/>
                <w:iCs/>
              </w:rPr>
              <w:t xml:space="preserve">hoặc </w:t>
            </w:r>
          </w:p>
          <w:p w14:paraId="3F21A2A1" w14:textId="1561E720" w:rsidR="005B5556" w:rsidRPr="00923046" w:rsidRDefault="00514A58">
            <w:pPr>
              <w:spacing w:after="40" w:line="240" w:lineRule="auto"/>
              <w:jc w:val="both"/>
            </w:pPr>
            <w:r w:rsidRPr="00923046">
              <w:rPr>
                <w:b/>
                <w:bCs/>
              </w:rPr>
              <w:t>(2)</w:t>
            </w:r>
            <w:r w:rsidRPr="00923046">
              <w:t xml:space="preserve"> Ủy ban nhân dân tỉnh thực hiện quyền của cơ quan đại diện chủ sở hữu đối với phần vốn nhà nước tại Công ty: </w:t>
            </w:r>
            <w:r w:rsidR="00EB2D31" w:rsidRPr="00923046">
              <w:t xml:space="preserve">Cử </w:t>
            </w:r>
            <w:r w:rsidRPr="00923046">
              <w:t>người đại diện phần vốn nhà nước theo Điều 6, Điều 24 Nghị định số 181/2026/NĐ-CP và Quy định ban hành kèm theo Quyết định số 31/2025/QĐ-UBND ngày 15/10/2025 của Ủy ban nhân dân tỉnh (được sửa đổi, bổ sung bởi Quyết định số 42/2026/QĐ-UBND ngày 01/5/2026); Sở Tài chính là cơ quan tham mưu về quản lý vốn nhà nước tại doanh nghiệp. Hiện Quy chế hoạt động của người đại diện phần vốn nhà nước ban hành kèm theo Quyết định số 836/QĐ-UBND ngày 17/9/2026 của Ủy ban nhân dân tỉnh chỉ áp dụng cho công ty cổ phần; nếu chọn cơ chế (2), nhà trường kiến nghị Ủy ban nhân dân tỉnh xem xét áp dụng tương tự hoặc ban hành quy chế đối với công ty trách nhiệm hữu hạn hai thành viên trở lên. Nhà trường kiến nghị Ủy ban nhân dân tỉnh (qua Sở Tài chính) xin ý kiến hướng dẫn của Bộ Tài chính về cơ chế áp dụng; nhà trường sẽ dự thảo văn bản xin ý kiến gửi Sở Tài chính.</w:t>
            </w:r>
          </w:p>
          <w:p w14:paraId="0868E27E" w14:textId="77777777" w:rsidR="005B5556" w:rsidRPr="00923046" w:rsidRDefault="00514A58">
            <w:pPr>
              <w:spacing w:after="40" w:line="240" w:lineRule="auto"/>
              <w:jc w:val="both"/>
            </w:pPr>
            <w:r w:rsidRPr="00923046">
              <w:rPr>
                <w:b/>
                <w:bCs/>
              </w:rPr>
              <w:t xml:space="preserve">c) Điều chỉnh hồ sơ: </w:t>
            </w:r>
            <w:r w:rsidRPr="00923046">
              <w:t>Đề án (Bảng 6; Mục IV, V Phần II về quản lý phần vốn); Tờ trình (phần Căn cứ và Mục IV “Vấn đề còn có ý kiến khác nhau”, nêu rõ nội dung xin hướng dẫn); dự thảo Quyết định (điều khoản về đại diện phần vốn, giao trách nhiệm xin ý kiến Bộ Tài chính).</w:t>
            </w:r>
          </w:p>
        </w:tc>
      </w:tr>
      <w:tr w:rsidR="00923046" w:rsidRPr="00923046" w14:paraId="6CA22EC3"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AC5B3BF" w14:textId="77777777" w:rsidR="00D268AB" w:rsidRPr="00923046" w:rsidRDefault="00C42D26">
            <w:pPr>
              <w:spacing w:after="40" w:line="240" w:lineRule="auto"/>
              <w:jc w:val="center"/>
            </w:pPr>
            <w:r w:rsidRPr="00923046">
              <w:lastRenderedPageBreak/>
              <w:t>1.2</w:t>
            </w:r>
          </w:p>
        </w:tc>
        <w:tc>
          <w:tcPr>
            <w:tcW w:w="3969" w:type="dxa"/>
            <w:tcBorders>
              <w:top w:val="single" w:sz="4" w:space="0" w:color="000000"/>
              <w:left w:val="single" w:sz="4" w:space="0" w:color="000000"/>
              <w:bottom w:val="single" w:sz="4" w:space="0" w:color="000000"/>
              <w:right w:val="single" w:sz="4" w:space="0" w:color="000000"/>
            </w:tcBorders>
            <w:vAlign w:val="center"/>
          </w:tcPr>
          <w:p w14:paraId="4D8D7429" w14:textId="77777777" w:rsidR="00D268AB" w:rsidRPr="00923046" w:rsidRDefault="00C42D26">
            <w:pPr>
              <w:spacing w:after="40" w:line="240" w:lineRule="auto"/>
              <w:jc w:val="both"/>
            </w:pPr>
            <w:r w:rsidRPr="00923046">
              <w:t>2. Về sự cần thiết và tính phù hợp của việc thành lập thêm cơ sở đăng kiểm xe cơ giới trên địa bàn khu vực phía Tây tỉnh: Theo Sở Xây dựng, ngoài Trung tâm 82.01.S, Công ty TNHH thương mại dịch vụ An Phú Đăk Hà đã đề nghị chấp thuận chủ trương đầu tư 01 Trung tâm đăng kiểm có 02 dây chuyền tại Km1541+700(T) đường Hồ Chí Minh, xã Đăk Hà. Đề nghị Trường nghiên cứu, điều chỉnh quy mô dự án để bảo đảm hiệu quả, tránh lãng phí.</w:t>
            </w:r>
          </w:p>
        </w:tc>
        <w:tc>
          <w:tcPr>
            <w:tcW w:w="9356" w:type="dxa"/>
            <w:tcBorders>
              <w:top w:val="single" w:sz="4" w:space="0" w:color="000000"/>
              <w:left w:val="single" w:sz="4" w:space="0" w:color="000000"/>
              <w:bottom w:val="single" w:sz="4" w:space="0" w:color="000000"/>
              <w:right w:val="single" w:sz="4" w:space="0" w:color="000000"/>
            </w:tcBorders>
            <w:vAlign w:val="center"/>
          </w:tcPr>
          <w:p w14:paraId="46AE3790" w14:textId="5FB05C85" w:rsidR="005B5556" w:rsidRPr="00923046" w:rsidRDefault="00514A58">
            <w:pPr>
              <w:spacing w:after="40" w:line="240" w:lineRule="auto"/>
              <w:jc w:val="both"/>
            </w:pPr>
            <w:r w:rsidRPr="00923046">
              <w:rPr>
                <w:b/>
              </w:rPr>
              <w:t>Tiếp thu và giải trình như sau</w:t>
            </w:r>
            <w:r w:rsidR="00B91D44" w:rsidRPr="00923046">
              <w:rPr>
                <w:b/>
              </w:rPr>
              <w:t>:</w:t>
            </w:r>
          </w:p>
          <w:p w14:paraId="24967405" w14:textId="0BDA5474" w:rsidR="005B5556" w:rsidRPr="00923046" w:rsidRDefault="00514A58">
            <w:pPr>
              <w:spacing w:after="40" w:line="240" w:lineRule="auto"/>
              <w:jc w:val="both"/>
            </w:pPr>
            <w:r w:rsidRPr="00923046">
              <w:rPr>
                <w:b/>
                <w:bCs/>
              </w:rPr>
              <w:t>a) Giải trình sự cần thiết:</w:t>
            </w:r>
            <w:r w:rsidRPr="00923046">
              <w:t xml:space="preserve"> Khu vực phía Tây tỉnh hiện có khoảng 36.127 ô tô (khảo sát tháng 3/2026), chưa kể phương tiện vãng lai; Trung tâm 82.01.S chỉ có 01 dây chuyền, số lượt kiểm định bình quân khoảng 40–60 phương tiện/ngày (Văn bản số 1457/SXD-VTPT ngày 12/9/2025 của Sở Xây dựng). Dự án của Công ty An Phú Đăk Hà mới ở bước đề nghị chấp thuận chủ trương đầu tư, đặt tại xã Đăk Hà, cách trung tâm phường Đăk Cấm khoảng </w:t>
            </w:r>
            <w:r w:rsidR="001A09C1" w:rsidRPr="00923046">
              <w:t>20</w:t>
            </w:r>
            <w:r w:rsidRPr="00923046">
              <w:t xml:space="preserve"> km. Ngoài chức năng dịch vụ, Trung tâm của Trường gắn với đào tạo (thực hành nghề Công nghệ </w:t>
            </w:r>
            <w:r w:rsidR="00EB2D31" w:rsidRPr="00923046">
              <w:t xml:space="preserve">kỹ thuật </w:t>
            </w:r>
            <w:r w:rsidRPr="00923046">
              <w:t xml:space="preserve">ô tô, đào tạo, cập nhật </w:t>
            </w:r>
            <w:r w:rsidR="00EB2D31" w:rsidRPr="00923046">
              <w:t xml:space="preserve">công nghệ </w:t>
            </w:r>
            <w:r w:rsidRPr="00923046">
              <w:t xml:space="preserve">đăng kiểm), đây là điểm khác biệt so với cơ sở đăng kiểm thuần thương mại. Bên cạnh đó, Trung tâm 82.01.S là đơn vị sự nghiệp công lập đang thực hiện thủ tục chuyển đổi (cổ phần hóa); từ ngày 30/9/2026, việc chuyển đổi thực hiện theo Nghị định số 373/2026/NĐ-CP. </w:t>
            </w:r>
          </w:p>
          <w:p w14:paraId="3AED9C17" w14:textId="663AA922" w:rsidR="005B5556" w:rsidRPr="00923046" w:rsidRDefault="00514A58">
            <w:pPr>
              <w:spacing w:after="40" w:line="240" w:lineRule="auto"/>
              <w:jc w:val="both"/>
            </w:pPr>
            <w:r w:rsidRPr="00923046">
              <w:rPr>
                <w:bCs/>
              </w:rPr>
              <w:t xml:space="preserve">b) Tiếp thu điều chỉnh quy mô: Nhà trường cập nhật dự báo nhu cầu kiểm định có tính đến năng lực của Trung tâm 82.01.S và dự án An Phú Đăk Hà, và điều chỉnh quy mô theo hướng </w:t>
            </w:r>
            <w:del w:id="1001" w:author="Nội dung điều chỉnh (Claude)" w:date="2026-10-24T21:45:08Z">
              <w:r w:rsidRPr="00923046">
                <w:rPr>
                  <w:bCs/>
                </w:rPr>
                <w:delText xml:space="preserve">phân kỳ đầu tư: giai đoạn</w:delText>
              </w:r>
            </w:del>
            <w:ins w:id="1002" w:author="Nội dung điều chỉnh (Claude)" w:date="2026-10-24T21:45:08Z">
              <w:r w:rsidRPr="00923046">
                <w:rPr>
                  <w:bCs/>
                </w:rPr>
                <w:t xml:space="preserve">phân kỳ đầu tư: Giai đoạn</w:t>
              </w:r>
            </w:ins>
            <w:r w:rsidRPr="00923046">
              <w:rPr>
                <w:bCs/>
              </w:rPr>
              <w:t xml:space="preserve"> 1 đầu tư 01 dây chuyền kiểm định tổng hợp (loại I và loại II, trong đó thiết bị kiểm tra phanh tổng hợp có chức năng kiểm tra xe dẫn động bốn bánh toàn thời gian) để kiểm định được cả xe con, xe bán tải (pickup), xe tải van, xe điện và xe tải, xe khách; dây chuyền thứ hai chỉ đầu tư khi lưu lượng thực tế của dây chuyền giai đoạn 1 đạt từ 90% công suất thiết kế (khoảng 13.480 lượt/năm trên công suất thiết kế 14.976 lượt/năm) trong 2 năm liên tiếp. Diện tích mặt bằng vẫn bảo đảm điều kiện cho 02 dây chuyền theo khoản 1 Điều 5 Nghị định số 89/2026/NĐ-CP (dự phòng trường hợp đầu tư phát triển, nâng cấp chuyển kiểm định). Tổng vốn đầu tư, vốn điều lệ, Bảng 15, 18, 19, 20 và thời gian hoàn vốn được tính lại tương ứng: Vốn đầu tư giai đoạn 1 là 20.456,5 triệu đồng (Trường góp 51% là 10.432,82 triệu đồng), nhân sự 11 người, thời gian hoàn vốn khoảng 8,5 năm.</w:t>
            </w:r>
          </w:p>
          <w:p w14:paraId="4889E1A4" w14:textId="77777777" w:rsidR="005B5556" w:rsidRPr="00923046" w:rsidRDefault="00514A58">
            <w:pPr>
              <w:spacing w:after="40" w:line="240" w:lineRule="auto"/>
              <w:jc w:val="both"/>
            </w:pPr>
            <w:r w:rsidRPr="00923046">
              <w:t>c) Điều chỉnh hồ sơ: Đề án (Mục I Phần I về sự cần thiết; Mục 2 Phần III về thiết bị; Phần IV về kinh phí, hiệu quả tài chính); Tờ trình (Mục quy mô, vốn); dự thảo Quyết định (quy mô, vốn điều lệ).</w:t>
            </w:r>
          </w:p>
        </w:tc>
      </w:tr>
      <w:tr w:rsidR="00923046" w:rsidRPr="00923046" w14:paraId="6AE0BC48"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4E8D50B" w14:textId="77777777" w:rsidR="00D268AB" w:rsidRPr="00923046" w:rsidRDefault="00C42D26">
            <w:pPr>
              <w:spacing w:after="40" w:line="240" w:lineRule="auto"/>
              <w:jc w:val="center"/>
            </w:pPr>
            <w:r w:rsidRPr="00923046">
              <w:t>1.3</w:t>
            </w:r>
          </w:p>
        </w:tc>
        <w:tc>
          <w:tcPr>
            <w:tcW w:w="3969" w:type="dxa"/>
            <w:tcBorders>
              <w:top w:val="single" w:sz="4" w:space="0" w:color="000000"/>
              <w:left w:val="single" w:sz="4" w:space="0" w:color="000000"/>
              <w:bottom w:val="single" w:sz="4" w:space="0" w:color="000000"/>
              <w:right w:val="single" w:sz="4" w:space="0" w:color="000000"/>
            </w:tcBorders>
            <w:vAlign w:val="center"/>
          </w:tcPr>
          <w:p w14:paraId="1341D78C" w14:textId="77777777" w:rsidR="00D268AB" w:rsidRPr="00923046" w:rsidRDefault="00C42D26">
            <w:pPr>
              <w:spacing w:after="40" w:line="240" w:lineRule="auto"/>
              <w:jc w:val="both"/>
            </w:pPr>
            <w:r w:rsidRPr="00923046">
              <w:t>3. Về phương án tài chính: Trường dự kiến góp 51% vốn điều lệ, tương ứng 11.571,19 triệu đồng. Khoản 3 Điều 24 Nghị định số 60/2021/NĐ-CP (được sửa đổi tại khoản 16 Điều 1 Nghị định số 111/2025/NĐ-CP) cho phép vay vốn để đầu tư mở rộng cơ sở vật chất, mua sắm trang thiết bị, tổ chức hoạt động dịch vụ; chưa có hướng dẫn về việc sử dụng các nguồn vốn này để góp vốn. Số dư Quỹ phát triển hoạt động sự nghiệp đến ngày 01/6/2026 là 0 đồng (Báo cáo số 270/BC-CĐKT ngày 05/6/2026). Chưa đủ cơ sở xác định tính hợp pháp và tính khả thi của nguồn vốn góp; đề nghị Trường xác định rõ nguồn hình thành, căn cứ pháp lý, khả năng bố trí và tiến độ góp vốn.</w:t>
            </w:r>
          </w:p>
        </w:tc>
        <w:tc>
          <w:tcPr>
            <w:tcW w:w="9356" w:type="dxa"/>
            <w:tcBorders>
              <w:top w:val="single" w:sz="4" w:space="0" w:color="000000"/>
              <w:left w:val="single" w:sz="4" w:space="0" w:color="000000"/>
              <w:bottom w:val="single" w:sz="4" w:space="0" w:color="000000"/>
              <w:right w:val="single" w:sz="4" w:space="0" w:color="000000"/>
            </w:tcBorders>
            <w:vAlign w:val="center"/>
          </w:tcPr>
          <w:p w14:paraId="5FF6D373" w14:textId="7DEDC568" w:rsidR="005B5556" w:rsidRPr="00923046" w:rsidRDefault="00514A58">
            <w:pPr>
              <w:spacing w:after="40" w:line="240" w:lineRule="auto"/>
              <w:jc w:val="both"/>
            </w:pPr>
            <w:r w:rsidRPr="00923046">
              <w:rPr>
                <w:b/>
              </w:rPr>
              <w:t>Tiếp thu ý kiến. Nhà trường điều chỉnh phương án tài chính như sau:</w:t>
            </w:r>
          </w:p>
          <w:p w14:paraId="1B1AC875" w14:textId="48D1E9AC" w:rsidR="005B5556" w:rsidRPr="00923046" w:rsidRDefault="00514A58">
            <w:pPr>
              <w:spacing w:after="40" w:line="240" w:lineRule="auto"/>
              <w:jc w:val="both"/>
            </w:pPr>
            <w:r w:rsidRPr="00923046">
              <w:t>a) Bỏ nguồn Quỹ phát triển hoạt động sự nghiệp khỏi cơ cấu nguồn vốn góp tại Bảng 5 Đề án. Phần vốn góp của Trường được xác định cụ thể theo từng nguồn</w:t>
            </w:r>
            <w:r w:rsidR="00236BC2" w:rsidRPr="00923046">
              <w:t xml:space="preserve"> vốn góp trong Đề án.</w:t>
            </w:r>
          </w:p>
          <w:p w14:paraId="6D88F6A2" w14:textId="77777777" w:rsidR="005B5556" w:rsidRPr="00923046" w:rsidRDefault="00514A58">
            <w:pPr>
              <w:spacing w:after="40" w:line="240" w:lineRule="auto"/>
              <w:jc w:val="both"/>
            </w:pPr>
            <w:r w:rsidRPr="00923046">
              <w:t>b) Đối với vốn vay của tổ chức tín dụng: Nhà trường tiếp thu ý kiến, chỉ sử dụng nguồn vốn vay để góp vốn khi được cơ quan có thẩm quyền hướng dẫn, chấp thuận; nội dung này đưa vào văn bản xin ý kiến Bộ Tài chính nêu tại mục 1.1. Do cơ sở giáo dục nghề nghiệp công lập không có Hội đồng trường (điểm b khoản 1 Điều 11 Luật Giáo dục nghề nghiệp), phương án vay vốn, huy động vốn và hoàn trả vốn của Trường được báo cáo cơ quan quản lý cấp trên cho ý kiến về chủ trương theo khoản 4 Điều 24 Nghị định số 60/2021/NĐ-CP (được sửa đổi tại khoản 16 Điều 1 Nghị định số 111/2025/NĐ-CP); nhà trường bổ sung bước này vào Giai đoạn 2 Bảng 17 Đề án.</w:t>
            </w:r>
          </w:p>
          <w:p w14:paraId="3A6AA5A7" w14:textId="77777777" w:rsidR="005B5556" w:rsidRPr="00923046" w:rsidRDefault="00514A58">
            <w:pPr>
              <w:spacing w:after="40" w:line="240" w:lineRule="auto"/>
              <w:jc w:val="both"/>
            </w:pPr>
            <w:r w:rsidRPr="00923046">
              <w:rPr>
                <w:b/>
                <w:bCs/>
              </w:rPr>
              <w:t>Về nguồn vay:</w:t>
            </w:r>
            <w:r w:rsidRPr="00923046">
              <w:t xml:space="preserve"> Theo điểm b khoản 6 Điều 7 Nghị định số 334/2026/NĐ-CP, dự án đầu tư xây dựng xưởng thực hành phục vụ nâng cao chất lượng giáo dục được ưu tiên xem xét cho vay, áp dụng lãi suất ưu đãi từ Quỹ Đầu tư phát triển địa phương khi đáp ứng điều kiện cho vay. Nhà trường nghiên cứu phương án thiết kế dây chuyền kiểm định kết hợp chức năng xưởng thực hành nghề Công nghệ ô tô để tiếp cận nguồn vốn này; mọi khoản vay phải có phương án trả nợ, không phát sinh nghĩa vụ nợ của ngân sách nhà nước (điểm d khoản 5 Điều 7 Nghị định số 334/2026/NĐ-CP).</w:t>
            </w:r>
          </w:p>
          <w:p w14:paraId="2861DACD" w14:textId="68FD9A6C" w:rsidR="005B5556" w:rsidRPr="00923046" w:rsidRDefault="00514A58">
            <w:pPr>
              <w:spacing w:after="40" w:line="240" w:lineRule="auto"/>
              <w:jc w:val="both"/>
            </w:pPr>
            <w:r w:rsidRPr="00923046">
              <w:t xml:space="preserve">c) Giảm nhu cầu vốn góp của Trường thông qua phân kỳ đầu tư tại mục 1.2; nghiên cứu phương án điều chỉnh tỷ lệ góp vốn, trong đó Trường giữ tỷ lệ </w:t>
            </w:r>
            <w:r w:rsidR="00236BC2" w:rsidRPr="00923046">
              <w:t>51</w:t>
            </w:r>
            <w:r w:rsidRPr="00923046">
              <w:t>% (trường hợp giữ quyền chi phối thì không thấp hơn 51%).</w:t>
            </w:r>
          </w:p>
          <w:p w14:paraId="4D13A9DD" w14:textId="77777777" w:rsidR="005B5556" w:rsidRPr="00923046" w:rsidRDefault="00514A58">
            <w:pPr>
              <w:spacing w:after="40" w:line="240" w:lineRule="auto"/>
              <w:jc w:val="both"/>
            </w:pPr>
            <w:r w:rsidRPr="00923046">
              <w:t>d) Bổ sung phương án dự phòng để cấp có thẩm quyền lựa chọn: Trường liên doanh, liên kết không hình thành pháp nhân mới theo điểm a, b khoản 4 Điều 55 Nghị định số 186/2025/NĐ-CP, trong đó Trường sử dụng mặt bằng và tài sản sẵn có, nhà đầu tư đầu tư nhà xưởng, dây chuyền, thiết bị; Trung tâm là đơn vị trực thuộc Trường do Hiệu trưởng quyết định thành lập theo điểm a khoản 1 Điều 6 Nghị định số 334/2026/NĐ-CP, hạch toán độc lập, tự chủ kinh phí (mô hình đã có tiền lệ tại Trung tâm Đăng kiểm xe cơ giới 50-08D thuộc Trường Cao đẳng Giao thông vận tải Trung ương III). Phương án này không phát sinh nhu cầu vốn góp bằng tiền của Trường.</w:t>
            </w:r>
          </w:p>
          <w:p w14:paraId="06685064" w14:textId="77777777" w:rsidR="005B5556" w:rsidRPr="00923046" w:rsidRDefault="00514A58">
            <w:pPr>
              <w:spacing w:after="40" w:line="240" w:lineRule="auto"/>
              <w:jc w:val="both"/>
            </w:pPr>
            <w:r w:rsidRPr="00923046">
              <w:t>đ) Điều chỉnh hồ sơ: Đề án (Bảng 5, 18, 20, 21; mục quản lý phần vốn); Tờ trình (Mục III.1a, 4.1a, thống nhất cách ghi “góp vốn bằng tiền”); dự thảo Quyết định (cơ cấu vốn, nguồn vốn).</w:t>
            </w:r>
          </w:p>
        </w:tc>
      </w:tr>
      <w:tr w:rsidR="00923046" w:rsidRPr="00923046" w14:paraId="263410F7"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A3F996" w14:textId="77777777" w:rsidR="00D268AB" w:rsidRPr="00923046" w:rsidRDefault="00192A31">
            <w:pPr>
              <w:spacing w:after="40" w:line="240" w:lineRule="auto"/>
              <w:jc w:val="center"/>
              <w:rPr>
                <w:b/>
                <w:bCs/>
              </w:rPr>
            </w:pPr>
            <w:r w:rsidRPr="00923046">
              <w:rPr>
                <w:b/>
                <w:bCs/>
              </w:rPr>
              <w:t>2</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FAACAD5" w14:textId="77777777" w:rsidR="00D268AB" w:rsidRPr="00923046" w:rsidRDefault="00C42D26" w:rsidP="00321942">
            <w:pPr>
              <w:spacing w:after="40" w:line="240" w:lineRule="auto"/>
              <w:jc w:val="both"/>
              <w:rPr>
                <w:b/>
                <w:bCs/>
              </w:rPr>
            </w:pPr>
            <w:r w:rsidRPr="00923046">
              <w:rPr>
                <w:b/>
                <w:bCs/>
              </w:rPr>
              <w:t>Ý kiến của Sở Tư pháp tại Công văn số 2533/STP-XD&amp;TCTHPL ngày 09/9/2026</w:t>
            </w:r>
          </w:p>
        </w:tc>
      </w:tr>
      <w:tr w:rsidR="00923046" w:rsidRPr="00923046" w14:paraId="6FAEE29E"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67BA76D" w14:textId="77777777" w:rsidR="00D268AB" w:rsidRPr="00923046" w:rsidRDefault="00C42D26">
            <w:pPr>
              <w:spacing w:after="40" w:line="240" w:lineRule="auto"/>
              <w:jc w:val="center"/>
            </w:pPr>
            <w:r w:rsidRPr="00923046">
              <w:t>2.1</w:t>
            </w:r>
          </w:p>
        </w:tc>
        <w:tc>
          <w:tcPr>
            <w:tcW w:w="3969" w:type="dxa"/>
            <w:tcBorders>
              <w:top w:val="single" w:sz="4" w:space="0" w:color="000000"/>
              <w:left w:val="single" w:sz="4" w:space="0" w:color="000000"/>
              <w:bottom w:val="single" w:sz="4" w:space="0" w:color="000000"/>
              <w:right w:val="single" w:sz="4" w:space="0" w:color="000000"/>
            </w:tcBorders>
            <w:vAlign w:val="center"/>
          </w:tcPr>
          <w:p w14:paraId="40D2D651" w14:textId="77777777" w:rsidR="00D268AB" w:rsidRPr="00923046" w:rsidRDefault="00C42D26">
            <w:pPr>
              <w:spacing w:after="40" w:line="240" w:lineRule="auto"/>
              <w:jc w:val="both"/>
            </w:pPr>
            <w:r w:rsidRPr="00923046">
              <w:t>Chưa tìm thấy quy định cụ thể về việc đơn vị sự nghiệp công lập tham gia góp vốn với nhà đầu tư thành lập Công ty trách nhiệm hữu hạn trực thuộc. Đặc biệt, Trường đề xuất sử dụng khu đất khoảng 8.500 m² (Nhà nước giao không thu tiền sử dụng đất), quyền sử dụng đất không đưa vào vốn điều lệ và việc sử dụng tài sản công thực hiện theo pháp luật; đề nghị làm rõ căn cứ pháp lý của nội dung này.</w:t>
            </w:r>
          </w:p>
        </w:tc>
        <w:tc>
          <w:tcPr>
            <w:tcW w:w="9356" w:type="dxa"/>
            <w:tcBorders>
              <w:top w:val="single" w:sz="4" w:space="0" w:color="000000"/>
              <w:left w:val="single" w:sz="4" w:space="0" w:color="000000"/>
              <w:bottom w:val="single" w:sz="4" w:space="0" w:color="000000"/>
              <w:right w:val="single" w:sz="4" w:space="0" w:color="000000"/>
            </w:tcBorders>
            <w:vAlign w:val="center"/>
          </w:tcPr>
          <w:p w14:paraId="7374B378" w14:textId="7ABCE62A" w:rsidR="005B5556" w:rsidRPr="00923046" w:rsidRDefault="00514A58">
            <w:pPr>
              <w:spacing w:after="40" w:line="240" w:lineRule="auto"/>
              <w:jc w:val="both"/>
            </w:pPr>
            <w:r w:rsidRPr="00923046">
              <w:rPr>
                <w:b/>
              </w:rPr>
              <w:t>Tiếp thu và giải trình như sau:</w:t>
            </w:r>
          </w:p>
          <w:p w14:paraId="5F15FED3" w14:textId="77777777" w:rsidR="005B5556" w:rsidRPr="00923046" w:rsidRDefault="00514A58">
            <w:pPr>
              <w:spacing w:after="40" w:line="240" w:lineRule="auto"/>
              <w:jc w:val="both"/>
            </w:pPr>
            <w:r w:rsidRPr="00923046">
              <w:t>a) Về căn cứ góp vốn: Như đã giải trình tại mục 1.1 Báo cáo này.</w:t>
            </w:r>
          </w:p>
          <w:p w14:paraId="69DDC4C8" w14:textId="644015C4" w:rsidR="005B5556" w:rsidRPr="00923046" w:rsidRDefault="00514A58">
            <w:pPr>
              <w:spacing w:after="40" w:line="240" w:lineRule="auto"/>
              <w:jc w:val="both"/>
            </w:pPr>
            <w:r w:rsidRPr="00923046">
              <w:t>b) Về việc sử dụng khu đất: Đề án không góp vốn bằng quyền sử dụng đất (đã tiếp thu theo ý kiến Sở Nông nghiệp và Môi trường tại Báo cáo số 382/BC-CĐKT ngày 25/8/2026). Nhà trường tiếp thu, làm rõ trong Đề án hình thức pháp lý để Công ty sử dụng mặt bằng (cho thuê tài sản công theo Điều 57 Luật Quản lý, sử dụng tài sản công hoặc sử dụng tài sản gắn liền với đất vào liên doanh, liên kết theo Điều 58 Luật Quản lý, sử dụng tài sản công và điểm d khoản 4 Điều 51 Nghị định số 186/2025/NĐ-CP), kèm thời hạn, giá, nghĩa vụ tài chính và phương án xử lý tài sản khi chấm dứt hợp tác. Việc sử dụng đất chỉ thực hiện sau khi Đề án sử dụng tài sản công được Hiệu trưởng phê duyệt theo điểm a khoản 7 Điều 7 Nghị định số 334/2026/NĐ-CP, khoản 2 Điều 14 Quy định ban hành kèm theo Quyết định số 46/2025/QĐ-CTUBND và báo cáo Ủy ban nhân dân tỉnh (Giai đoạn 2 Bảng 17 Đề án). Đồng thời, việc xác định diện tích khu đất thuộc trường hợp “chưa sử dụng hết công suất” theo khoản 1 Điều 58 Luật Quản lý, sử dụng tài sản công được rà soát theo tiêu chuẩn, định mức cơ sở hoạt động sự nghiệp tại Nghị định số 155/2025/NĐ-CP được sửa đổi, bổ sung bởi Nghị định số 369/2026/NĐ-CP ngày 25/9/2026 của Chính phủ (có hiệu lực từ ngày 11/11/2026).</w:t>
            </w:r>
          </w:p>
          <w:p w14:paraId="7BD32E94" w14:textId="77777777" w:rsidR="005B5556" w:rsidRPr="00923046" w:rsidRDefault="00514A58">
            <w:pPr>
              <w:spacing w:after="40" w:line="240" w:lineRule="auto"/>
              <w:jc w:val="both"/>
            </w:pPr>
            <w:r w:rsidRPr="00923046">
              <w:rPr>
                <w:b/>
                <w:bCs/>
              </w:rPr>
              <w:t>c) Điều chỉnh hồ sơ:</w:t>
            </w:r>
            <w:r w:rsidRPr="00923046">
              <w:t xml:space="preserve"> Đề án (Mục 2, 3, 4 Phần III; xử lý dòng quyền sử dụng đất tại Bảng 12 để thống nhất với nội dung không góp vốn bằng đất); Tờ trình, dự thảo Quyết định (bổ sung nội dung giao Trường lập Đề án sử dụng tài sản công).</w:t>
            </w:r>
          </w:p>
        </w:tc>
      </w:tr>
      <w:tr w:rsidR="00923046" w:rsidRPr="00923046" w14:paraId="0EFB94DC"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338B52C" w14:textId="77777777" w:rsidR="00D268AB" w:rsidRPr="00923046" w:rsidRDefault="00C42D26">
            <w:pPr>
              <w:spacing w:after="40" w:line="240" w:lineRule="auto"/>
              <w:jc w:val="center"/>
            </w:pPr>
            <w:r w:rsidRPr="00923046">
              <w:t>2.2</w:t>
            </w:r>
          </w:p>
        </w:tc>
        <w:tc>
          <w:tcPr>
            <w:tcW w:w="3969" w:type="dxa"/>
            <w:tcBorders>
              <w:top w:val="single" w:sz="4" w:space="0" w:color="000000"/>
              <w:left w:val="single" w:sz="4" w:space="0" w:color="000000"/>
              <w:bottom w:val="single" w:sz="4" w:space="0" w:color="000000"/>
              <w:right w:val="single" w:sz="4" w:space="0" w:color="000000"/>
            </w:tcBorders>
            <w:vAlign w:val="center"/>
          </w:tcPr>
          <w:p w14:paraId="518B1081" w14:textId="77777777" w:rsidR="00D268AB" w:rsidRPr="00923046" w:rsidRDefault="00C42D26">
            <w:pPr>
              <w:spacing w:after="40" w:line="240" w:lineRule="auto"/>
              <w:jc w:val="both"/>
            </w:pPr>
            <w:r w:rsidRPr="00923046">
              <w:t>Thủ tướng Chính phủ ban hành Công điện số 52/CĐ-TTg ngày 07/8/2026 về triển khai công tác cơ cấu lại vốn nhà nước tại doanh nghiệp. Đề nghị Sở Tài chính cân nhắc, thận trọng trong việc tham mưu cho phép các đơn vị sự nghiệp công lập góp vốn nhà nước thành lập doanh nghiệp, góp vốn đầu tư ngoài ngành.</w:t>
            </w:r>
          </w:p>
        </w:tc>
        <w:tc>
          <w:tcPr>
            <w:tcW w:w="9356" w:type="dxa"/>
            <w:tcBorders>
              <w:top w:val="single" w:sz="4" w:space="0" w:color="000000"/>
              <w:left w:val="single" w:sz="4" w:space="0" w:color="000000"/>
              <w:bottom w:val="single" w:sz="4" w:space="0" w:color="000000"/>
              <w:right w:val="single" w:sz="4" w:space="0" w:color="000000"/>
            </w:tcBorders>
            <w:vAlign w:val="center"/>
          </w:tcPr>
          <w:p w14:paraId="5F05158E" w14:textId="2F0A1EA7" w:rsidR="005B5556" w:rsidRPr="00923046" w:rsidRDefault="00514A58">
            <w:pPr>
              <w:spacing w:after="40" w:line="240" w:lineRule="auto"/>
              <w:jc w:val="both"/>
            </w:pPr>
            <w:r w:rsidRPr="00923046">
              <w:rPr>
                <w:b/>
                <w:bCs/>
                <w:i/>
                <w:iCs/>
              </w:rPr>
              <w:t>Giải trình:</w:t>
            </w:r>
            <w:r w:rsidRPr="00923046">
              <w:t xml:space="preserve"> Nhà trường nhận thức rõ chủ trương tại Công điện số 52/CĐ-TTg ngày 07/8/2026 về cơ cấu lại vốn nhà nước tại doanh nghiệp, bảo đảm hiệu quả, không thất thoát, lãng phí. Đề án không sử dụng ngân sách nhà nước để đầu tư; lĩnh vực kiểm định xe cơ giới gắn trực tiếp với ngành, nghề Công nghệ </w:t>
            </w:r>
            <w:r w:rsidR="00F218E4" w:rsidRPr="00923046">
              <w:t xml:space="preserve">kỹ thuật </w:t>
            </w:r>
            <w:r w:rsidRPr="00923046">
              <w:t>ô tô Trường đang đào tạo, không phải đầu tư ngoài ngành.</w:t>
            </w:r>
          </w:p>
          <w:p w14:paraId="6118C99E" w14:textId="72A63BE2" w:rsidR="005B5556" w:rsidRPr="00923046" w:rsidRDefault="00514A58">
            <w:pPr>
              <w:spacing w:after="40" w:line="240" w:lineRule="auto"/>
              <w:jc w:val="both"/>
            </w:pPr>
            <w:r w:rsidRPr="00923046">
              <w:t xml:space="preserve">Tiếp thu tinh thần thận trọng của ý kiến, nhà trường bổ sung vào Đề án: </w:t>
            </w:r>
            <w:r w:rsidR="00236BC2" w:rsidRPr="00923046">
              <w:t xml:space="preserve">Cơ </w:t>
            </w:r>
            <w:r w:rsidRPr="00923046">
              <w:t>chế giám sát phần vốn (kiểm toán độc lập hằng năm, báo cáo định kỳ), ngưỡng cảnh báo hiệu quả và lộ trình thoái vốn, thu hồi vốn khi Công ty thua lỗ (hoàn thiện mục quản lý phần vốn tại Phần IV Đề án); đồng thời trình bày phương án dự phòng không hình thành pháp nhân mới tại điểm d mục 1.3 Báo cáo này.</w:t>
            </w:r>
          </w:p>
        </w:tc>
      </w:tr>
      <w:tr w:rsidR="00923046" w:rsidRPr="00923046" w14:paraId="697F16EE"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48A62F5" w14:textId="77777777" w:rsidR="00D268AB" w:rsidRPr="00923046" w:rsidRDefault="00C42D26">
            <w:pPr>
              <w:spacing w:after="40" w:line="240" w:lineRule="auto"/>
              <w:jc w:val="center"/>
            </w:pPr>
            <w:r w:rsidRPr="00923046">
              <w:t>2.3</w:t>
            </w:r>
          </w:p>
        </w:tc>
        <w:tc>
          <w:tcPr>
            <w:tcW w:w="3969" w:type="dxa"/>
            <w:tcBorders>
              <w:top w:val="single" w:sz="4" w:space="0" w:color="000000"/>
              <w:left w:val="single" w:sz="4" w:space="0" w:color="000000"/>
              <w:bottom w:val="single" w:sz="4" w:space="0" w:color="000000"/>
              <w:right w:val="single" w:sz="4" w:space="0" w:color="000000"/>
            </w:tcBorders>
            <w:vAlign w:val="center"/>
          </w:tcPr>
          <w:p w14:paraId="2C034332" w14:textId="77777777" w:rsidR="00D268AB" w:rsidRPr="00923046" w:rsidRDefault="00C42D26">
            <w:pPr>
              <w:spacing w:after="40" w:line="240" w:lineRule="auto"/>
              <w:jc w:val="both"/>
            </w:pPr>
            <w:r w:rsidRPr="00923046">
              <w:t>Nội dung Sở Tài chính lấy ý kiến thuộc lĩnh vực quản lý nhà nước của Bộ Tài chính, Bộ Nội vụ, lại chưa có căn cứ pháp lý cụ thể, rõ ràng; đề nghị Sở Tài chính đề nghị các cơ quan này hướng dẫn trước khi tham mưu cơ quan có thẩm quyền xem xét, quyết định.</w:t>
            </w:r>
          </w:p>
        </w:tc>
        <w:tc>
          <w:tcPr>
            <w:tcW w:w="9356" w:type="dxa"/>
            <w:tcBorders>
              <w:top w:val="single" w:sz="4" w:space="0" w:color="000000"/>
              <w:left w:val="single" w:sz="4" w:space="0" w:color="000000"/>
              <w:bottom w:val="single" w:sz="4" w:space="0" w:color="000000"/>
              <w:right w:val="single" w:sz="4" w:space="0" w:color="000000"/>
            </w:tcBorders>
            <w:vAlign w:val="center"/>
          </w:tcPr>
          <w:p w14:paraId="1435A81D" w14:textId="0BE7DFFA" w:rsidR="005B5556" w:rsidRPr="00923046" w:rsidRDefault="00514A58">
            <w:pPr>
              <w:spacing w:after="40" w:line="240" w:lineRule="auto"/>
              <w:jc w:val="both"/>
            </w:pPr>
            <w:r w:rsidRPr="00923046">
              <w:rPr>
                <w:b/>
                <w:bCs/>
              </w:rPr>
              <w:t xml:space="preserve">Tiếp thu ý kiến. </w:t>
            </w:r>
            <w:r w:rsidRPr="00923046">
              <w:t>Nhà trường thống nhất và kiến nghị Ủy ban nhân dân tỉnh (qua Sở Tài chính) xin ý kiến Bộ Tài chính (về cơ chế góp vốn, quản lý phần vốn, sử dụng vốn vay) và Bộ Nội vụ (về nhân sự là viên chức tham gia quản lý Công ty). Nhà trường dự thảo nội dung xin ý kiến gửi kèm Báo cáo này.</w:t>
            </w:r>
          </w:p>
        </w:tc>
      </w:tr>
      <w:tr w:rsidR="00923046" w:rsidRPr="00923046" w14:paraId="50642F91"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9FA3B8" w14:textId="77777777" w:rsidR="00D268AB" w:rsidRPr="00923046" w:rsidRDefault="00192A31">
            <w:pPr>
              <w:spacing w:after="40" w:line="240" w:lineRule="auto"/>
              <w:jc w:val="center"/>
              <w:rPr>
                <w:b/>
                <w:bCs/>
              </w:rPr>
            </w:pPr>
            <w:r w:rsidRPr="00923046">
              <w:rPr>
                <w:b/>
                <w:bCs/>
              </w:rPr>
              <w:t>3</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6589BF7" w14:textId="77777777" w:rsidR="00D268AB" w:rsidRPr="00923046" w:rsidRDefault="00C42D26" w:rsidP="00321942">
            <w:pPr>
              <w:spacing w:after="40" w:line="240" w:lineRule="auto"/>
              <w:jc w:val="both"/>
              <w:rPr>
                <w:b/>
                <w:bCs/>
              </w:rPr>
            </w:pPr>
            <w:r w:rsidRPr="00923046">
              <w:rPr>
                <w:b/>
                <w:bCs/>
              </w:rPr>
              <w:t>Ý kiến của Sở Nội vụ tại Công văn số 4478/SNV-TCBM ngày 11/9/2026</w:t>
            </w:r>
          </w:p>
        </w:tc>
      </w:tr>
      <w:tr w:rsidR="00923046" w:rsidRPr="00923046" w14:paraId="246D16A8"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E81A98A" w14:textId="77777777" w:rsidR="00D268AB" w:rsidRPr="00923046" w:rsidRDefault="00C42D26">
            <w:pPr>
              <w:spacing w:after="40" w:line="240" w:lineRule="auto"/>
              <w:jc w:val="center"/>
            </w:pPr>
            <w:r w:rsidRPr="00923046">
              <w:t>3.1</w:t>
            </w:r>
          </w:p>
        </w:tc>
        <w:tc>
          <w:tcPr>
            <w:tcW w:w="3969" w:type="dxa"/>
            <w:tcBorders>
              <w:top w:val="single" w:sz="4" w:space="0" w:color="000000"/>
              <w:left w:val="single" w:sz="4" w:space="0" w:color="000000"/>
              <w:bottom w:val="single" w:sz="4" w:space="0" w:color="000000"/>
              <w:right w:val="single" w:sz="4" w:space="0" w:color="000000"/>
            </w:tcBorders>
            <w:vAlign w:val="center"/>
          </w:tcPr>
          <w:p w14:paraId="3F51E122" w14:textId="77777777" w:rsidR="00D268AB" w:rsidRPr="00923046" w:rsidRDefault="00C42D26">
            <w:pPr>
              <w:spacing w:after="40" w:line="240" w:lineRule="auto"/>
              <w:jc w:val="both"/>
            </w:pPr>
            <w:r w:rsidRPr="00923046">
              <w:t>Nội dung về thành lập, tổ chức và hoạt động của Công ty TNHH hai thành viên trở lên và Trung tâm Đăng kiểm trực thuộc Công ty chủ yếu thuộc phạm vi điều chỉnh của pháp luật về doanh nghiệp, quản lý và đầu tư vốn nhà nước tại doanh nghiệp, quản lý, sử dụng tài sản công và pháp luật chuyên ngành; không thuộc phạm vi chức năng, nhiệm vụ của Sở Nội vụ để thẩm định.</w:t>
            </w:r>
          </w:p>
        </w:tc>
        <w:tc>
          <w:tcPr>
            <w:tcW w:w="9356" w:type="dxa"/>
            <w:tcBorders>
              <w:top w:val="single" w:sz="4" w:space="0" w:color="000000"/>
              <w:left w:val="single" w:sz="4" w:space="0" w:color="000000"/>
              <w:bottom w:val="single" w:sz="4" w:space="0" w:color="000000"/>
              <w:right w:val="single" w:sz="4" w:space="0" w:color="000000"/>
            </w:tcBorders>
            <w:vAlign w:val="center"/>
          </w:tcPr>
          <w:p w14:paraId="4336B290" w14:textId="0DCAE174" w:rsidR="005B5556" w:rsidRPr="00923046" w:rsidRDefault="00514A58">
            <w:pPr>
              <w:spacing w:after="40" w:line="240" w:lineRule="auto"/>
              <w:jc w:val="both"/>
            </w:pPr>
            <w:r w:rsidRPr="00923046">
              <w:t>Ghi nhận ý kiến của Sở Nội vụ</w:t>
            </w:r>
            <w:r w:rsidR="00CE079D" w:rsidRPr="00923046">
              <w:t>.</w:t>
            </w:r>
          </w:p>
        </w:tc>
      </w:tr>
      <w:tr w:rsidR="00923046" w:rsidRPr="00923046" w14:paraId="7DEBE427"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080AE46E" w14:textId="77777777" w:rsidR="00D268AB" w:rsidRPr="00923046" w:rsidRDefault="00C42D26">
            <w:pPr>
              <w:spacing w:after="40" w:line="240" w:lineRule="auto"/>
              <w:jc w:val="center"/>
            </w:pPr>
            <w:r w:rsidRPr="00923046">
              <w:t>3.2</w:t>
            </w:r>
          </w:p>
        </w:tc>
        <w:tc>
          <w:tcPr>
            <w:tcW w:w="3969" w:type="dxa"/>
            <w:tcBorders>
              <w:top w:val="single" w:sz="4" w:space="0" w:color="000000"/>
              <w:left w:val="single" w:sz="4" w:space="0" w:color="000000"/>
              <w:bottom w:val="single" w:sz="4" w:space="0" w:color="000000"/>
              <w:right w:val="single" w:sz="4" w:space="0" w:color="000000"/>
            </w:tcBorders>
            <w:vAlign w:val="center"/>
          </w:tcPr>
          <w:p w14:paraId="24EA08AF" w14:textId="77777777" w:rsidR="00D268AB" w:rsidRPr="00923046" w:rsidRDefault="00C42D26">
            <w:pPr>
              <w:spacing w:after="40" w:line="240" w:lineRule="auto"/>
              <w:jc w:val="both"/>
            </w:pPr>
            <w:r w:rsidRPr="00923046">
              <w:t>Viên chức, người lao động của Trường dự kiến tham gia hoặc thực hiện nhiệm vụ tại Công ty/Trung tâm phải bảo đảm phù hợp với quy định của pháp luật về viên chức, người lao động; không làm ảnh hưởng đến việc thực hiện chức năng, nhiệm vụ được giao của Trường.</w:t>
            </w:r>
          </w:p>
        </w:tc>
        <w:tc>
          <w:tcPr>
            <w:tcW w:w="9356" w:type="dxa"/>
            <w:tcBorders>
              <w:top w:val="single" w:sz="4" w:space="0" w:color="000000"/>
              <w:left w:val="single" w:sz="4" w:space="0" w:color="000000"/>
              <w:bottom w:val="single" w:sz="4" w:space="0" w:color="000000"/>
              <w:right w:val="single" w:sz="4" w:space="0" w:color="000000"/>
            </w:tcBorders>
            <w:vAlign w:val="center"/>
          </w:tcPr>
          <w:p w14:paraId="415BE84F" w14:textId="65B0739F" w:rsidR="005B5556" w:rsidRPr="00923046" w:rsidRDefault="00514A58">
            <w:pPr>
              <w:spacing w:after="40" w:line="240" w:lineRule="auto"/>
              <w:jc w:val="both"/>
            </w:pPr>
            <w:r w:rsidRPr="00923046">
              <w:rPr>
                <w:b/>
                <w:bCs/>
                <w:i/>
                <w:iCs/>
              </w:rPr>
              <w:t>Tiếp thu ý kiến.</w:t>
            </w:r>
            <w:r w:rsidRPr="00923046">
              <w:t xml:space="preserve"> Đề án đã bỏ hình thức biệt phái, điều động viên chức sang Công ty (Báo cáo số 382/BC-CĐKT ngày 25/8/2026). Theo khoản 4 Điều 4 Nghị định số 181/2026/NĐ-CP, người đại diện phần vốn nhà nước, kiểm soát viên không là cán bộ, công chức, viên chức; việc bố trí người có nguồn gốc từ viên chức của Trường chỉ thực hiện sau khi có hướng dẫn của Bộ Nội vụ (kiêm nhiệm hay chấm dứt quan hệ viên chức) và quyết định của cấp có thẩm quyền. Nhà trường bổ sung vào Mục IV Phần II Đề án nguyên tắc: </w:t>
            </w:r>
            <w:r w:rsidR="00236BC2" w:rsidRPr="00923046">
              <w:t xml:space="preserve">Viên </w:t>
            </w:r>
            <w:r w:rsidRPr="00923046">
              <w:t>chức tham gia không làm ảnh hưởng đến nhiệm vụ được giao tại Trường; chế độ tiền lương, thù lao thực hiện theo pháp luật về viên chức và quản lý vốn nhà nước tại doanh nghiệp. Việc cử viên chức là đảng viên tham gia quản lý, làm đại diện phần vốn, tài sản của Trường tại Công ty thực hiện theo điểm b khoản 3 Điều 8 và Điều 12 (kiểm soát xung đột lợi ích) Quy định số 224-QĐ/TW ngày 14/10/2026; người được cử không được đầu tư kinh doanh cá nhân trong lĩnh vực đăng kiểm có lợi ích liên quan trực tiếp đến Công ty. Nhà trường bổ sung nội dung này vào Mục IV Phần II Đề án.</w:t>
            </w:r>
          </w:p>
        </w:tc>
      </w:tr>
      <w:tr w:rsidR="00923046" w:rsidRPr="00923046" w14:paraId="76A36EE2"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9CBAFB" w14:textId="77777777" w:rsidR="00D268AB" w:rsidRPr="00923046" w:rsidRDefault="00192A31">
            <w:pPr>
              <w:spacing w:after="40" w:line="240" w:lineRule="auto"/>
              <w:jc w:val="center"/>
              <w:rPr>
                <w:b/>
                <w:bCs/>
              </w:rPr>
            </w:pPr>
            <w:r w:rsidRPr="00923046">
              <w:rPr>
                <w:b/>
                <w:bCs/>
              </w:rPr>
              <w:t>4</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0BE111D" w14:textId="77777777" w:rsidR="00D268AB" w:rsidRPr="00923046" w:rsidRDefault="00C42D26" w:rsidP="00321942">
            <w:pPr>
              <w:spacing w:after="40" w:line="240" w:lineRule="auto"/>
              <w:jc w:val="both"/>
              <w:rPr>
                <w:b/>
                <w:bCs/>
              </w:rPr>
            </w:pPr>
            <w:r w:rsidRPr="00923046">
              <w:rPr>
                <w:b/>
                <w:bCs/>
              </w:rPr>
              <w:t>Ý kiến của Sở Xây dựng tại Công văn số 7173/SXD-VTPT ngày 11/9/2026</w:t>
            </w:r>
          </w:p>
        </w:tc>
      </w:tr>
      <w:tr w:rsidR="00923046" w:rsidRPr="00923046" w14:paraId="1D6C3B38"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76E1BCC6" w14:textId="77777777" w:rsidR="00D268AB" w:rsidRPr="00923046" w:rsidRDefault="00C42D26">
            <w:pPr>
              <w:spacing w:after="40" w:line="240" w:lineRule="auto"/>
              <w:jc w:val="center"/>
            </w:pPr>
            <w:r w:rsidRPr="00923046">
              <w:t>4.1</w:t>
            </w:r>
          </w:p>
        </w:tc>
        <w:tc>
          <w:tcPr>
            <w:tcW w:w="3969" w:type="dxa"/>
            <w:tcBorders>
              <w:top w:val="single" w:sz="4" w:space="0" w:color="000000"/>
              <w:left w:val="single" w:sz="4" w:space="0" w:color="000000"/>
              <w:bottom w:val="single" w:sz="4" w:space="0" w:color="000000"/>
              <w:right w:val="single" w:sz="4" w:space="0" w:color="000000"/>
            </w:tcBorders>
            <w:vAlign w:val="center"/>
          </w:tcPr>
          <w:p w14:paraId="4D13EEB1" w14:textId="77777777" w:rsidR="00D268AB" w:rsidRPr="00923046" w:rsidRDefault="00C42D26">
            <w:pPr>
              <w:spacing w:after="40" w:line="240" w:lineRule="auto"/>
              <w:jc w:val="both"/>
            </w:pPr>
            <w:r w:rsidRPr="00923046">
              <w:t>Vị trí dự kiến đầu tư Trung tâm theo dự thảo Đề án (lần 5) phù hợp với quy hoạch đô thị (Điều chỉnh Quy hoạch chung thành phố Kon Tum đến năm 2040, Quyết định số 69/QĐ-UBND ngày 08/02/2024; định hướng đất dịch vụ - công cộng cấp đô thị).</w:t>
            </w:r>
          </w:p>
        </w:tc>
        <w:tc>
          <w:tcPr>
            <w:tcW w:w="9356" w:type="dxa"/>
            <w:tcBorders>
              <w:top w:val="single" w:sz="4" w:space="0" w:color="000000"/>
              <w:left w:val="single" w:sz="4" w:space="0" w:color="000000"/>
              <w:bottom w:val="single" w:sz="4" w:space="0" w:color="000000"/>
              <w:right w:val="single" w:sz="4" w:space="0" w:color="000000"/>
            </w:tcBorders>
            <w:vAlign w:val="center"/>
          </w:tcPr>
          <w:p w14:paraId="10B8D266" w14:textId="77777777" w:rsidR="005B5556" w:rsidRPr="00923046" w:rsidRDefault="00514A58">
            <w:pPr>
              <w:spacing w:after="40" w:line="240" w:lineRule="auto"/>
              <w:jc w:val="both"/>
            </w:pPr>
            <w:r w:rsidRPr="00923046">
              <w:t>Ghi nhận ý kiến. Nhà trường giữ nguyên vị trí khu đất khoảng 8.500 m² tại Cơ sở 2, đường Võ Nguyên Giáp, phường Đăk Cấm (đã loại khoảng 62 m² thuộc đất đơn vị ở theo ý kiến Ủy ban nhân dân phường Đăk Cấm).</w:t>
            </w:r>
          </w:p>
        </w:tc>
      </w:tr>
      <w:tr w:rsidR="00923046" w:rsidRPr="00923046" w14:paraId="223B9303"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C28949B" w14:textId="77777777" w:rsidR="00D268AB" w:rsidRPr="00923046" w:rsidRDefault="00C42D26">
            <w:pPr>
              <w:spacing w:after="40" w:line="240" w:lineRule="auto"/>
              <w:jc w:val="center"/>
            </w:pPr>
            <w:r w:rsidRPr="00923046">
              <w:t>4.2</w:t>
            </w:r>
          </w:p>
        </w:tc>
        <w:tc>
          <w:tcPr>
            <w:tcW w:w="3969" w:type="dxa"/>
            <w:tcBorders>
              <w:top w:val="single" w:sz="4" w:space="0" w:color="000000"/>
              <w:left w:val="single" w:sz="4" w:space="0" w:color="000000"/>
              <w:bottom w:val="single" w:sz="4" w:space="0" w:color="000000"/>
              <w:right w:val="single" w:sz="4" w:space="0" w:color="000000"/>
            </w:tcBorders>
            <w:vAlign w:val="center"/>
          </w:tcPr>
          <w:p w14:paraId="1BD9E02B" w14:textId="77777777" w:rsidR="00D268AB" w:rsidRPr="00923046" w:rsidRDefault="00C42D26">
            <w:pPr>
              <w:spacing w:after="40" w:line="240" w:lineRule="auto"/>
              <w:jc w:val="both"/>
            </w:pPr>
            <w:r w:rsidRPr="00923046">
              <w:t>Sự cần thiết và tính phù hợp của việc thành lập thêm cơ sở đăng kiểm (đã có dự án của Công ty An Phú Đăk Hà); đề nghị điều chỉnh quy mô dự án.</w:t>
            </w:r>
          </w:p>
        </w:tc>
        <w:tc>
          <w:tcPr>
            <w:tcW w:w="9356" w:type="dxa"/>
            <w:tcBorders>
              <w:top w:val="single" w:sz="4" w:space="0" w:color="000000"/>
              <w:left w:val="single" w:sz="4" w:space="0" w:color="000000"/>
              <w:bottom w:val="single" w:sz="4" w:space="0" w:color="000000"/>
              <w:right w:val="single" w:sz="4" w:space="0" w:color="000000"/>
            </w:tcBorders>
            <w:vAlign w:val="center"/>
          </w:tcPr>
          <w:p w14:paraId="10798DA4" w14:textId="77777777" w:rsidR="005B5556" w:rsidRPr="00923046" w:rsidRDefault="00514A58">
            <w:pPr>
              <w:spacing w:after="40" w:line="240" w:lineRule="auto"/>
              <w:jc w:val="both"/>
            </w:pPr>
            <w:r w:rsidRPr="00923046">
              <w:t>Như đã giải trình, tiếp thu tại mục 1.2 Báo cáo này.</w:t>
            </w:r>
          </w:p>
        </w:tc>
      </w:tr>
      <w:tr w:rsidR="00923046" w:rsidRPr="00923046" w14:paraId="6922548E"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283AA09" w14:textId="77777777" w:rsidR="00D268AB" w:rsidRPr="00923046" w:rsidRDefault="00C42D26">
            <w:pPr>
              <w:spacing w:after="40" w:line="240" w:lineRule="auto"/>
              <w:jc w:val="center"/>
            </w:pPr>
            <w:r w:rsidRPr="00923046">
              <w:t>4.3</w:t>
            </w:r>
          </w:p>
        </w:tc>
        <w:tc>
          <w:tcPr>
            <w:tcW w:w="3969" w:type="dxa"/>
            <w:tcBorders>
              <w:top w:val="single" w:sz="4" w:space="0" w:color="000000"/>
              <w:left w:val="single" w:sz="4" w:space="0" w:color="000000"/>
              <w:bottom w:val="single" w:sz="4" w:space="0" w:color="000000"/>
              <w:right w:val="single" w:sz="4" w:space="0" w:color="000000"/>
            </w:tcBorders>
            <w:vAlign w:val="center"/>
          </w:tcPr>
          <w:p w14:paraId="701F1434" w14:textId="77777777" w:rsidR="00D268AB" w:rsidRPr="00923046" w:rsidRDefault="00C42D26">
            <w:pPr>
              <w:spacing w:after="40" w:line="240" w:lineRule="auto"/>
              <w:jc w:val="both"/>
            </w:pPr>
            <w:r w:rsidRPr="00923046">
              <w:t>Theo khoản 3 Điều 23 Nghị định số 89/2026/NĐ-CP, trước khi đề nghị cấp giấy chứng nhận đủ điều kiện hoạt động kiểm định, tổ chức thành lập cơ sở đăng kiểm phải vận hành thử toàn bộ hệ thống kiểm định, đối với cơ sở đăng kiểm xe cơ giới tối thiểu 01 tháng. Đề nghị điều chỉnh lộ trình, các bước thực hiện Đề án.</w:t>
            </w:r>
          </w:p>
        </w:tc>
        <w:tc>
          <w:tcPr>
            <w:tcW w:w="9356" w:type="dxa"/>
            <w:tcBorders>
              <w:top w:val="single" w:sz="4" w:space="0" w:color="000000"/>
              <w:left w:val="single" w:sz="4" w:space="0" w:color="000000"/>
              <w:bottom w:val="single" w:sz="4" w:space="0" w:color="000000"/>
              <w:right w:val="single" w:sz="4" w:space="0" w:color="000000"/>
            </w:tcBorders>
            <w:vAlign w:val="center"/>
          </w:tcPr>
          <w:p w14:paraId="7356EF2C" w14:textId="651337B7" w:rsidR="005B5556" w:rsidRPr="00923046" w:rsidRDefault="00514A58">
            <w:pPr>
              <w:spacing w:after="40" w:line="240" w:lineRule="auto"/>
              <w:jc w:val="both"/>
            </w:pPr>
            <w:r w:rsidRPr="00923046">
              <w:rPr>
                <w:b/>
                <w:bCs/>
              </w:rPr>
              <w:t>Tiếp thu ý kiến.</w:t>
            </w:r>
            <w:r w:rsidRPr="00923046">
              <w:t xml:space="preserve"> Nhà trường bổ sung bước “Vận hành thử toàn bộ hệ thống kiểm định tối thiểu 01 tháng” vào Giai đoạn 7 Bảng 17 Đề án, trước bước đề nghị cấp giấy chứng nhận; bổ sung bước lựa chọn tổ chức đánh giá sự phù hợp hoặc đề nghị Ủy ban nhân dân tỉnh kiểm tra xác nhận theo khoản 5 Điều 23 Nghị định số 89/2026/NĐ-CP. Mốc dự kiến đưa Trung tâm vào hoạt động điều chỉnh tương ứng </w:t>
            </w:r>
            <w:r w:rsidR="00236BC2" w:rsidRPr="00923046">
              <w:t>trong Đề án</w:t>
            </w:r>
            <w:r w:rsidRPr="00923046">
              <w:t>. Đồng thời sửa lỗi đánh số trùng mục “4.2” tại lộ trình. Điều chỉnh đồng bộ lộ trình trong Tờ trình. Trình tự, hồ sơ cấp giấy chứng nhận đủ điều kiện hoạt động kiểm định thực hiện theo Thông tư số 46/2024/TT-BGTVT ngày 15/11/2024 của Bộ trưởng Bộ Giao thông vận tải, được sửa đổi, bổ sung bởi Thông tư số 71/2025/TT-BXD, Thông tư số 24/2026/TT-BXD và Thông tư số 45/2026/TT-BXD ngày 30/6/2026 của Bộ trưởng Bộ Xây dựng (hợp nhất tại Văn bản hợp nhất số 68/VBHN-BXD ngày 09/9/2026); trong đó, theo Điều 16a, trước khi đề nghị cấp giấy chứng nhận, tổ chức thành lập cơ sở đăng kiểm đề nghị Cục Đăng kiểm Việt Nam cấp quyền khai thác thử nghiệm phần mềm quản lý kiểm định, phần mềm thu phí sử dụng đường bộ và thông báo cho Sở Xây dựng, Cục Đăng kiểm Việt Nam thời gian vận hành thử. Nhà trường bổ sung các bước này vào Giai đoạn 7 Bảng 17 Đề án.</w:t>
            </w:r>
          </w:p>
        </w:tc>
      </w:tr>
      <w:tr w:rsidR="00923046" w:rsidRPr="00923046" w14:paraId="7E1C5FA6" w14:textId="77777777" w:rsidTr="00923046">
        <w:trPr>
          <w:trHeight w:val="2362"/>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512C93D" w14:textId="77777777" w:rsidR="00D268AB" w:rsidRPr="00923046" w:rsidRDefault="00C42D26">
            <w:pPr>
              <w:spacing w:after="40" w:line="240" w:lineRule="auto"/>
              <w:jc w:val="center"/>
            </w:pPr>
            <w:r w:rsidRPr="00923046">
              <w:t>4.4</w:t>
            </w:r>
          </w:p>
        </w:tc>
        <w:tc>
          <w:tcPr>
            <w:tcW w:w="3969" w:type="dxa"/>
            <w:tcBorders>
              <w:top w:val="single" w:sz="4" w:space="0" w:color="000000"/>
              <w:left w:val="single" w:sz="4" w:space="0" w:color="000000"/>
              <w:bottom w:val="single" w:sz="4" w:space="0" w:color="000000"/>
              <w:right w:val="single" w:sz="4" w:space="0" w:color="000000"/>
            </w:tcBorders>
            <w:vAlign w:val="center"/>
          </w:tcPr>
          <w:p w14:paraId="1CBF1A74" w14:textId="77777777" w:rsidR="00D268AB" w:rsidRPr="00923046" w:rsidRDefault="00C42D26">
            <w:pPr>
              <w:spacing w:after="40" w:line="240" w:lineRule="auto"/>
              <w:jc w:val="both"/>
            </w:pPr>
            <w:r w:rsidRPr="00923046">
              <w:t>Bộ Xây dựng đang hoàn thiện dự thảo sửa đổi, bổ sung QCVN 103:2024/BGTVT về cơ sở vật chất kỹ thuật và vị trí cơ sở đăng kiểm; đề nghị thường xuyên cập nhật, phân bổ nguồn lực hợp lý để đầu tư cơ sở vật chất theo đúng quy chuẩn.</w:t>
            </w:r>
          </w:p>
        </w:tc>
        <w:tc>
          <w:tcPr>
            <w:tcW w:w="9356" w:type="dxa"/>
            <w:tcBorders>
              <w:top w:val="single" w:sz="4" w:space="0" w:color="000000"/>
              <w:left w:val="single" w:sz="4" w:space="0" w:color="000000"/>
              <w:bottom w:val="single" w:sz="4" w:space="0" w:color="000000"/>
              <w:right w:val="single" w:sz="4" w:space="0" w:color="000000"/>
            </w:tcBorders>
            <w:vAlign w:val="center"/>
          </w:tcPr>
          <w:p w14:paraId="6A66A031" w14:textId="7AA01B2E" w:rsidR="005B5556" w:rsidRPr="00923046" w:rsidRDefault="00514A58">
            <w:pPr>
              <w:spacing w:after="40" w:line="240" w:lineRule="auto"/>
              <w:jc w:val="both"/>
            </w:pPr>
            <w:r w:rsidRPr="00923046">
              <w:t xml:space="preserve">Tiếp thu ý kiến. Nhà trường bổ sung vào Mục 2 Phần III và Phụ lục IV Đề án nguyên tắc: </w:t>
            </w:r>
            <w:r w:rsidR="00236BC2" w:rsidRPr="00923046">
              <w:t xml:space="preserve">Danh </w:t>
            </w:r>
            <w:r w:rsidRPr="00923046">
              <w:t xml:space="preserve">mục thiết bị, thiết kế xưởng kiểm định được rà soát theo quy chuẩn kỹ thuật quốc gia có hiệu lực tại thời điểm lập dự án đầu tư (Giai đoạn 6); dự phòng chi phí cho điều chỉnh do thay đổi quy chuẩn. Việc lựa chọn nhà thầu xây lắp, mua sắm dây chuyền, thiết bị của Công ty thực hiện theo pháp luật về đấu thầu (Nghị định số 214/2025/NĐ-CP được sửa đổi, bổ sung bởi Nghị định số 165/2026/NĐ-CP, Nghị định số 170/2026/NĐ-CP và Nghị định số 349/2026/NĐ-CP), bảo đảm công khai, cạnh tranh, hiệu quả; nội dung này bổ sung vào Giai đoạn 6 Bảng 17 Đề án. Qua rà soát, QCVN 103:2024/BGTVT ban hành kèm theo Thông tư số 50/2024/TT-BGTVT ngày 15/11/2024 của Bộ trưởng Bộ Giao thông vận tải hiện vẫn còn hiệu lực; Bộ Xây dựng đang lấy ý kiến dự thảo QCVN thay thế, dự kiến có hiệu lực từ ngày 01/01/2027, trước thời điểm Trung tâm đầu tư (từ Quý II năm 2027). Trung tâm là cơ sở xây mới, không thuộc diện áp dụng điều khoản chuyển tiếp, nên nhà trường điều chỉnh Đề án theo dự thảo như sau: (i) Mặt bằng, xưởng kiểm định, đường nội bộ: </w:t>
            </w:r>
            <w:r w:rsidR="00B91D44" w:rsidRPr="00923046">
              <w:t xml:space="preserve">Yêu </w:t>
            </w:r>
            <w:r w:rsidRPr="00923046">
              <w:t xml:space="preserve">cầu của dự thảo không thay đổi so với QCVN 103:2024/BGTVT; Đề án đáp ứng (xưởng 740 m², kích thước thông xe dây chuyền loại II tối thiểu 36 x 5 x 4,5 m; đường nội bộ rộng 6 m, quy định tối thiểu 3,0 m; khu vực xe chờ tách biệt khu vực kiểm tra); bổ sung hố móng và vùng mặt sàn có độ phẳng ± 6 mm trong phạm vi 10 m phía trước, phía sau thiết bị cân cụm trục; thống nhất diện tích xưởng giữa Bảng 14 (740 m²) và Bảng 18 (700 m²); (ii) Dây chuyền, </w:t>
            </w:r>
            <w:del w:id="1003" w:author="Nội dung điều chỉnh (Claude)" w:date="2026-10-24T21:45:08Z">
              <w:r w:rsidRPr="00923046">
                <w:delText xml:space="preserve">thiết bị: bổ sung</w:delText>
              </w:r>
            </w:del>
            <w:ins w:id="1004" w:author="Nội dung điều chỉnh (Claude)" w:date="2026-10-24T21:45:08Z">
              <w:r w:rsidRPr="00923046">
                <w:t xml:space="preserve">thiết bị: Bổ sung</w:t>
              </w:r>
            </w:ins>
            <w:r w:rsidRPr="00923046">
              <w:t xml:space="preserve"> thiết bị cân kiểm tra khối lượng xe cơ giới gồm cân trục đơn (dải đo 0 – 5.000 kg, kích thước 3,0 x 0,8 m) và cân cụm trục (dải đo 0 – 30.000 kg, kích thước 3,0 x 3,0 m), cấp chính xác III; trang bị ít nhất 01 thiết bị kiểm tra phanh tổng hợp (loại I và loại II) có chức năng kiểm tra xe dẫn động bốn bánh toàn thời gian (con lăn quay trơn có khóa hãm hoặc thiết bị đo lực bàn đạp phanh) để kiểm định xe con, xe bán tải, xe tải van, xe điện có khối lượng toàn bộ đến 3,5 tấn; dụng cụ đo độ truyền sáng kính chắn gió (dải đo 0 – 100%, sai số ± 2%, kết nối máy tính); dụng cụ, trang bị bảo vệ an toàn cách điện cho đăng kiểm viên khi kiểm tra xe điện, xe hybrid điện; thiết bị kiểm tra đèn chiếu sáng phía trước xác định được hình dạng chùm sáng và định vị buồng đo song song, vuông góc với phương tiện; phần mềm điều khiển thiết bị mã hóa, lưu trữ dữ liệu tối thiểu 36 tháng; camera giám sát khu vực tiếp nhận hồ sơ; (iii) Kiểm định khí thải xe mô tô, </w:t>
            </w:r>
            <w:del w:id="1005" w:author="Nội dung điều chỉnh (Claude)" w:date="2026-10-24T21:45:08Z">
              <w:r w:rsidRPr="00923046">
                <w:delText xml:space="preserve">xe gắn máy: khu vực</w:delText>
              </w:r>
            </w:del>
            <w:ins w:id="1006" w:author="Nội dung điều chỉnh (Claude)" w:date="2026-10-24T21:45:08Z">
              <w:r w:rsidRPr="00923046">
                <w:t xml:space="preserve">xe gắn máy: Khu vực</w:t>
              </w:r>
            </w:ins>
            <w:r w:rsidRPr="00923046">
              <w:t xml:space="preserve"> chờ tách biệt khu vực kiểm định; thiết bị phân tích khí thải đo CO, CO2, HC, O2, lamda theo Bảng 8 của dự thảo; camera AI (01 camera khu vực kiểm định, 02 camera và 01 camera nhận diện khuôn mặt đăng kiểm viên cho mỗi thiết bị), kết nối Sở Xây dựng và Cục Đăng kiểm Việt Nam; (iv) Hệ thống quản lý chất lượng theo nguyên tắc TCVN ISO/IEC 17020:2012 và chứng nhận phù hợp quy chuẩn do tổ chức đánh giá sự phù hợp được chỉ định thực hiện trước khi đưa vào hoạt động. Các yêu cầu tại các điểm (i), (ii), (iii) và (iv) nêu trên được tính đủ vào khoản dự phòng đầu tư chuẩn hóa theo quy chuẩn mới khoảng 2.980 triệu đồng; nhà trường cập nhật Bảng 15 (giai đoạn 1 đầu tư 01 dây chuyền kiểm định tổng hợp loại I và loại II, có thiết bị kiểm tra phanh tổng hợp kiểm tra được xe dẫn động bốn bánh toàn thời gian), Bảng 18 và Phụ lục IV Đề án (ước tính trên cơ sở giá tham khảo, sẽ chuẩn xác bằng báo giá khi lập dự án đầu tư</w:t>
            </w:r>
            <w:r w:rsidR="00B91D44" w:rsidRPr="00923046">
              <w:t xml:space="preserve"> và Quy chuẩn mới được ban hành</w:t>
            </w:r>
            <w:r w:rsidRPr="00923046">
              <w:t>).</w:t>
            </w:r>
          </w:p>
        </w:tc>
      </w:tr>
      <w:tr w:rsidR="00923046" w:rsidRPr="00923046" w14:paraId="4F706997" w14:textId="77777777" w:rsidTr="00923046">
        <w:trPr>
          <w:trHeight w:val="708"/>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8E5A11" w14:textId="77777777" w:rsidR="00D268AB" w:rsidRPr="00923046" w:rsidRDefault="00192A31">
            <w:pPr>
              <w:spacing w:after="40" w:line="240" w:lineRule="auto"/>
              <w:jc w:val="center"/>
              <w:rPr>
                <w:b/>
                <w:bCs/>
              </w:rPr>
            </w:pPr>
            <w:r w:rsidRPr="00923046">
              <w:rPr>
                <w:b/>
                <w:bCs/>
              </w:rPr>
              <w:t>5</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D221444" w14:textId="77777777" w:rsidR="00D268AB" w:rsidRPr="00923046" w:rsidRDefault="00C42D26" w:rsidP="00321942">
            <w:pPr>
              <w:spacing w:after="40" w:line="240" w:lineRule="auto"/>
              <w:jc w:val="both"/>
              <w:rPr>
                <w:b/>
                <w:bCs/>
              </w:rPr>
            </w:pPr>
            <w:r w:rsidRPr="00923046">
              <w:rPr>
                <w:b/>
                <w:bCs/>
              </w:rPr>
              <w:t>Ý kiến của Sở Nông nghiệp và Môi trường tại Công văn số 10668/SNNMT-QLĐĐ ngày 07/9/2026</w:t>
            </w:r>
          </w:p>
        </w:tc>
      </w:tr>
      <w:tr w:rsidR="00923046" w:rsidRPr="00923046" w14:paraId="224E0F76"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8FAD7C" w14:textId="77777777" w:rsidR="00D268AB" w:rsidRPr="00923046" w:rsidRDefault="00C42D26">
            <w:pPr>
              <w:spacing w:after="40" w:line="240" w:lineRule="auto"/>
              <w:jc w:val="center"/>
            </w:pPr>
            <w:r w:rsidRPr="00923046">
              <w:t>5.1</w:t>
            </w:r>
          </w:p>
        </w:tc>
        <w:tc>
          <w:tcPr>
            <w:tcW w:w="3969" w:type="dxa"/>
            <w:tcBorders>
              <w:top w:val="single" w:sz="4" w:space="0" w:color="000000"/>
              <w:left w:val="single" w:sz="4" w:space="0" w:color="000000"/>
              <w:bottom w:val="single" w:sz="4" w:space="0" w:color="000000"/>
              <w:right w:val="single" w:sz="4" w:space="0" w:color="000000"/>
            </w:tcBorders>
            <w:vAlign w:val="center"/>
          </w:tcPr>
          <w:p w14:paraId="70FF298A" w14:textId="77777777" w:rsidR="00D268AB" w:rsidRPr="00923046" w:rsidRDefault="00C42D26">
            <w:pPr>
              <w:spacing w:after="40" w:line="240" w:lineRule="auto"/>
              <w:jc w:val="both"/>
            </w:pPr>
            <w:r w:rsidRPr="00923046">
              <w:t>Căn cứ Kết luận số 1060-KL/TU ngày 27/8/2026 của Ban Thường vụ Tỉnh ủy về bãi bỏ chủ trương chọn vị trí xây dựng trụ sở mới của Trường Chính trị tỉnh (Công văn số 667-CV/TU ngày 12/9/2022), đề nghị Sở Tài chính lấy ý kiến Sở Xây dựng về thủ tục điều chỉnh quy hoạch cục bộ xây dựng.</w:t>
            </w:r>
          </w:p>
        </w:tc>
        <w:tc>
          <w:tcPr>
            <w:tcW w:w="9356" w:type="dxa"/>
            <w:tcBorders>
              <w:top w:val="single" w:sz="4" w:space="0" w:color="000000"/>
              <w:left w:val="single" w:sz="4" w:space="0" w:color="000000"/>
              <w:bottom w:val="single" w:sz="4" w:space="0" w:color="000000"/>
              <w:right w:val="single" w:sz="4" w:space="0" w:color="000000"/>
            </w:tcBorders>
            <w:vAlign w:val="center"/>
          </w:tcPr>
          <w:p w14:paraId="07E97584" w14:textId="53E9725D" w:rsidR="005B5556" w:rsidRPr="00923046" w:rsidRDefault="00514A58">
            <w:pPr>
              <w:spacing w:after="40" w:line="240" w:lineRule="auto"/>
              <w:jc w:val="both"/>
            </w:pPr>
            <w:r w:rsidRPr="00923046">
              <w:t>Ghi nhận ý kiến. Sở Xây dựng đã có ý kiến khu đất dự kiến phù hợp quy hoạch chung đô thị (Công văn số 7173/SXD-VTPT ngày 11/9/2026). Nhà trường sẽ phối hợp Sở Xây dựng xác định việc có phải điều chỉnh quy hoạch cục bộ hay không khi lập dự án đầu tư; trường hợp phải điều chỉnh, bổ sung thủ tục này vào Giai đoạn 6 Bảng 17 Đề án.</w:t>
            </w:r>
          </w:p>
        </w:tc>
      </w:tr>
      <w:tr w:rsidR="00923046" w:rsidRPr="00923046" w14:paraId="2AE5563B"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7B3F8C9" w14:textId="77777777" w:rsidR="00D268AB" w:rsidRPr="00923046" w:rsidRDefault="00C42D26">
            <w:pPr>
              <w:spacing w:after="40" w:line="240" w:lineRule="auto"/>
              <w:jc w:val="center"/>
            </w:pPr>
            <w:r w:rsidRPr="00923046">
              <w:t>5.2</w:t>
            </w:r>
          </w:p>
        </w:tc>
        <w:tc>
          <w:tcPr>
            <w:tcW w:w="3969" w:type="dxa"/>
            <w:tcBorders>
              <w:top w:val="single" w:sz="4" w:space="0" w:color="000000"/>
              <w:left w:val="single" w:sz="4" w:space="0" w:color="000000"/>
              <w:bottom w:val="single" w:sz="4" w:space="0" w:color="000000"/>
              <w:right w:val="single" w:sz="4" w:space="0" w:color="000000"/>
            </w:tcBorders>
            <w:vAlign w:val="center"/>
          </w:tcPr>
          <w:p w14:paraId="3E5C0578" w14:textId="77777777" w:rsidR="00D268AB" w:rsidRPr="00923046" w:rsidRDefault="00C42D26">
            <w:pPr>
              <w:spacing w:after="40" w:line="240" w:lineRule="auto"/>
              <w:jc w:val="both"/>
            </w:pPr>
            <w:r w:rsidRPr="00923046">
              <w:t>Theo điểm b khoản 3 Điều 12 Nghị quyết số 254/2025/QH15, khoản 2 Điều 2 Nghị quyết số 66.3/2025/NQ-CP và Quyết định số 788/QĐ-UBND ngày 27/02/2026 (điều chỉnh Quy hoạch tỉnh, phân bổ chỉ tiêu sử dụng đất đến cấp xã), đề nghị tổng hợp ý kiến cơ quan chuyên ngành và Ủy ban nhân dân phường Đăk Cấm về sự phù hợp với quy hoạch tỉnh và chỉ tiêu sử dụng đất của phường.</w:t>
            </w:r>
          </w:p>
        </w:tc>
        <w:tc>
          <w:tcPr>
            <w:tcW w:w="9356" w:type="dxa"/>
            <w:tcBorders>
              <w:top w:val="single" w:sz="4" w:space="0" w:color="000000"/>
              <w:left w:val="single" w:sz="4" w:space="0" w:color="000000"/>
              <w:bottom w:val="single" w:sz="4" w:space="0" w:color="000000"/>
              <w:right w:val="single" w:sz="4" w:space="0" w:color="000000"/>
            </w:tcBorders>
            <w:vAlign w:val="center"/>
          </w:tcPr>
          <w:p w14:paraId="6B4AAD40" w14:textId="3463F1CE" w:rsidR="005B5556" w:rsidRPr="00923046" w:rsidRDefault="00514A58">
            <w:pPr>
              <w:spacing w:after="40" w:line="240" w:lineRule="auto"/>
              <w:jc w:val="both"/>
            </w:pPr>
            <w:r w:rsidRPr="00923046">
              <w:rPr>
                <w:b/>
                <w:bCs/>
              </w:rPr>
              <w:t>Tiếp thu ý kiến.</w:t>
            </w:r>
            <w:r w:rsidRPr="00923046">
              <w:t xml:space="preserve"> Nhà trường phối hợp Ủy ban nhân dân phường Đăk Cấm xác nhận khu đất trong chỉ tiêu sử dụng đất được phân bổ cho phường theo Quyết định số 788/QĐ-UBND ngày 27/02/2026; bổ sung kết quả vào Mục 2 Phần III Đề án. </w:t>
            </w:r>
            <w:r w:rsidR="00216309" w:rsidRPr="00923046">
              <w:t>Hiện nay, vị trí khu đất dự kiến đặt Trung tâm thuộc quy hoạch đất dịch vụ - công cộng khác cấp đô thị, bảo đảm phù hợp với quy hoạch tỉnh và chỉ tiêu sử dụng đất của phường.</w:t>
            </w:r>
          </w:p>
        </w:tc>
      </w:tr>
      <w:tr w:rsidR="00923046" w:rsidRPr="00923046" w14:paraId="11C9A675"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B29D127" w14:textId="77777777" w:rsidR="00D268AB" w:rsidRPr="00923046" w:rsidRDefault="00C42D26">
            <w:pPr>
              <w:spacing w:after="40" w:line="240" w:lineRule="auto"/>
              <w:jc w:val="center"/>
            </w:pPr>
            <w:r w:rsidRPr="00923046">
              <w:t>5.3</w:t>
            </w:r>
          </w:p>
        </w:tc>
        <w:tc>
          <w:tcPr>
            <w:tcW w:w="3969" w:type="dxa"/>
            <w:tcBorders>
              <w:top w:val="single" w:sz="4" w:space="0" w:color="000000"/>
              <w:left w:val="single" w:sz="4" w:space="0" w:color="000000"/>
              <w:bottom w:val="single" w:sz="4" w:space="0" w:color="000000"/>
              <w:right w:val="single" w:sz="4" w:space="0" w:color="000000"/>
            </w:tcBorders>
            <w:vAlign w:val="center"/>
          </w:tcPr>
          <w:p w14:paraId="4E499617" w14:textId="77777777" w:rsidR="00D268AB" w:rsidRPr="00923046" w:rsidRDefault="00C42D26">
            <w:pPr>
              <w:spacing w:after="40" w:line="240" w:lineRule="auto"/>
              <w:jc w:val="both"/>
            </w:pPr>
            <w:r w:rsidRPr="00923046">
              <w:t>Sau khi được cơ quan có thẩm quyền chấp thuận chủ trương đầu tư, đề nghị chủ dự án lập hồ sơ thủ tục môi trường theo Luật Bảo vệ môi trường. Các nội dung khác đã có ý kiến tại Công văn số 10002/STNMT-TCCB ngày 22/8/2026.</w:t>
            </w:r>
          </w:p>
        </w:tc>
        <w:tc>
          <w:tcPr>
            <w:tcW w:w="9356" w:type="dxa"/>
            <w:tcBorders>
              <w:top w:val="single" w:sz="4" w:space="0" w:color="000000"/>
              <w:left w:val="single" w:sz="4" w:space="0" w:color="000000"/>
              <w:bottom w:val="single" w:sz="4" w:space="0" w:color="000000"/>
              <w:right w:val="single" w:sz="4" w:space="0" w:color="000000"/>
            </w:tcBorders>
            <w:vAlign w:val="center"/>
          </w:tcPr>
          <w:p w14:paraId="780FD0C9" w14:textId="77777777" w:rsidR="005B5556" w:rsidRPr="00923046" w:rsidRDefault="00514A58">
            <w:pPr>
              <w:spacing w:after="40" w:line="240" w:lineRule="auto"/>
              <w:jc w:val="both"/>
            </w:pPr>
            <w:r w:rsidRPr="00923046">
              <w:rPr>
                <w:b/>
                <w:bCs/>
                <w:i/>
                <w:iCs/>
              </w:rPr>
              <w:t>Tiếp thu ý kiến.</w:t>
            </w:r>
            <w:r w:rsidRPr="00923046">
              <w:t xml:space="preserve"> Nhà trường bổ sung bước lập hồ sơ thủ tục môi trường vào Giai đoạn 6 Bảng 17 Đề án (sau khi chấp thuận chủ trương đầu tư); các nội dung tại Công văn số 10002/STNMT-TCCB đã được tiếp thu, giải trình tại Báo cáo số 382/BC-CĐKT ngày 25/8/2026.</w:t>
            </w:r>
          </w:p>
        </w:tc>
      </w:tr>
      <w:tr w:rsidR="00923046" w:rsidRPr="00923046" w14:paraId="32A95BC6"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39EAA" w14:textId="77777777" w:rsidR="00D268AB" w:rsidRPr="00923046" w:rsidRDefault="00192A31">
            <w:pPr>
              <w:spacing w:after="40" w:line="240" w:lineRule="auto"/>
              <w:jc w:val="center"/>
              <w:rPr>
                <w:b/>
                <w:bCs/>
              </w:rPr>
            </w:pPr>
            <w:r w:rsidRPr="00923046">
              <w:rPr>
                <w:b/>
                <w:bCs/>
              </w:rPr>
              <w:t>6</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5EA902A" w14:textId="77777777" w:rsidR="00D268AB" w:rsidRPr="00923046" w:rsidRDefault="00C42D26" w:rsidP="00321942">
            <w:pPr>
              <w:spacing w:after="40" w:line="240" w:lineRule="auto"/>
              <w:jc w:val="both"/>
              <w:rPr>
                <w:b/>
                <w:bCs/>
              </w:rPr>
            </w:pPr>
            <w:r w:rsidRPr="00923046">
              <w:rPr>
                <w:b/>
                <w:bCs/>
              </w:rPr>
              <w:t>Ý kiến của Thuế tỉnh Quảng Ngãi tại Công văn số 7399/QNG-QLDN2 ngày 08/9/2026 (kèm Công văn số 6060/QNG-QLDN2 ngày 14/7/2026)</w:t>
            </w:r>
          </w:p>
        </w:tc>
      </w:tr>
      <w:tr w:rsidR="00923046" w:rsidRPr="00923046" w14:paraId="128D69EA"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328B4B" w14:textId="77777777" w:rsidR="00D268AB" w:rsidRPr="00923046" w:rsidRDefault="00C42D26">
            <w:pPr>
              <w:spacing w:after="40" w:line="240" w:lineRule="auto"/>
              <w:jc w:val="center"/>
            </w:pPr>
            <w:r w:rsidRPr="00923046">
              <w:t>6.1</w:t>
            </w:r>
          </w:p>
        </w:tc>
        <w:tc>
          <w:tcPr>
            <w:tcW w:w="3969" w:type="dxa"/>
            <w:tcBorders>
              <w:top w:val="single" w:sz="4" w:space="0" w:color="000000"/>
              <w:left w:val="single" w:sz="4" w:space="0" w:color="000000"/>
              <w:bottom w:val="single" w:sz="4" w:space="0" w:color="000000"/>
              <w:right w:val="single" w:sz="4" w:space="0" w:color="000000"/>
            </w:tcBorders>
            <w:vAlign w:val="center"/>
          </w:tcPr>
          <w:p w14:paraId="7C167B98" w14:textId="77777777" w:rsidR="00D268AB" w:rsidRPr="00923046" w:rsidRDefault="00C42D26">
            <w:pPr>
              <w:spacing w:after="40" w:line="240" w:lineRule="auto"/>
              <w:jc w:val="both"/>
            </w:pPr>
            <w:r w:rsidRPr="00923046">
              <w:t xml:space="preserve">Công ty là pháp nhân thương mại độc lập, phải thực hiện </w:t>
            </w:r>
            <w:del w:id="1007" w:author="Nội dung điều chỉnh (Claude)" w:date="2026-10-24T21:45:08Z">
              <w:r w:rsidRPr="00923046">
                <w:delText xml:space="preserve">đầy đủ nghĩa vụ: thuế</w:delText>
              </w:r>
            </w:del>
            <w:ins w:id="1008" w:author="Nội dung điều chỉnh (Claude)" w:date="2026-10-24T21:45:08Z">
              <w:r w:rsidRPr="00923046">
                <w:t xml:space="preserve">đầy đủ nghĩa vụ: Thuế</w:t>
              </w:r>
            </w:ins>
            <w:r w:rsidRPr="00923046">
              <w:t xml:space="preserve"> giá trị gia tăng (phương pháp khấu trừ); thuế thu nhập doanh nghiệp (thuế suất phổ thông 20%, rà soát điều kiện ưu đãi xã hội hóa hoặc địa bàn); khấu trừ, nộp thay thuế thu nhập cá nhân của người lao động; thu, nộp các khoản phí, lệ phí vào ngân sách nhà nước.</w:t>
            </w:r>
          </w:p>
        </w:tc>
        <w:tc>
          <w:tcPr>
            <w:tcW w:w="9356" w:type="dxa"/>
            <w:tcBorders>
              <w:top w:val="single" w:sz="4" w:space="0" w:color="000000"/>
              <w:left w:val="single" w:sz="4" w:space="0" w:color="000000"/>
              <w:bottom w:val="single" w:sz="4" w:space="0" w:color="000000"/>
              <w:right w:val="single" w:sz="4" w:space="0" w:color="000000"/>
            </w:tcBorders>
            <w:vAlign w:val="center"/>
          </w:tcPr>
          <w:p w14:paraId="05907962" w14:textId="67637307" w:rsidR="005B5556" w:rsidRPr="00923046" w:rsidRDefault="00514A58">
            <w:pPr>
              <w:spacing w:after="40" w:line="240" w:lineRule="auto"/>
              <w:jc w:val="both"/>
            </w:pPr>
            <w:r w:rsidRPr="00923046">
              <w:rPr>
                <w:b/>
                <w:bCs/>
                <w:i/>
                <w:iCs/>
              </w:rPr>
              <w:t>Tiếp thu ý kiến.</w:t>
            </w:r>
            <w:r w:rsidRPr="00923046">
              <w:t xml:space="preserve"> Đề án đã tính thuế thu nhập doanh nghiệp tại Bảng 20; thuế giá trị gia tăng kê khai, nộp theo phương pháp khấu trừ, không làm giảm doanh thu, lợi nhuận của Công ty. Nhà trường bổ sung vào mục cơ chế tài chính </w:t>
            </w:r>
            <w:del w:id="1009" w:author="Nội dung điều chỉnh (Claude)" w:date="2026-10-24T21:45:08Z">
              <w:r w:rsidRPr="00923046">
                <w:delText xml:space="preserve">của Công ty: nghĩa vụ</w:delText>
              </w:r>
            </w:del>
            <w:ins w:id="1010" w:author="Nội dung điều chỉnh (Claude)" w:date="2026-10-24T21:45:08Z">
              <w:r w:rsidRPr="00923046">
                <w:t xml:space="preserve">của Công ty: Nghĩa vụ</w:t>
              </w:r>
            </w:ins>
            <w:r w:rsidRPr="00923046">
              <w:t xml:space="preserve"> khấu trừ thuế thu nhập cá nhân; thu, nộp lệ phí cấp giấy chứng nhận kiểm định và phí sử dụng đường bộ; rà soát lại căn cứ miễn thuế thu nhập doanh nghiệp 03 năm đầu và thuế suất áp dụng sau thời gian miễn (Nghị định số 20/2026/NĐ-CP) ; theo đó, thời gian miễn thuế 03 năm tính từ năm được cấp Giấy chứng nhận đăng ký doanh nghiệp lần đầu, thuế suất 17% áp dụng theo khoản 3 Điều 10 Luật Thuế thu nhập doanh nghiệp đối với doanh nghiệp có doanh thu năm từ trên 03 tỷ đồng đến không quá 50 tỷ đồng; phương án tài chính tạm tính thuế suất 20% để thận trọng. Giá dịch vụ kiểm định chưa bao gồm thuế giá trị gia tăng theo khoản 2 Điều 3 Thông tư số 40/2025/TT-BXD.</w:t>
            </w:r>
          </w:p>
        </w:tc>
      </w:tr>
    </w:tbl>
    <w:p w14:paraId="03422C0A" w14:textId="2111BDBA" w:rsidR="00D268AB" w:rsidRPr="00923046" w:rsidRDefault="00C42D26" w:rsidP="00923046">
      <w:pPr>
        <w:spacing w:before="240" w:after="240"/>
        <w:ind w:firstLine="720"/>
        <w:jc w:val="both"/>
      </w:pPr>
      <w:r w:rsidRPr="00923046">
        <w:t>Trên đây là Báo cáo tiếp thu, giải trình ý kiến của các sở, ngành về Đề án thành lập Trung tâm Đăng kiểm xe cơ giới trực thuộc Trường Cao đẳng Kon Tum. Nhà trường sẽ chỉnh lý, đồng bộ Đề án, Tờ trình, dự thảo Quyết định và các Phụ lục theo nội dung Báo cáo này. Đối với các nội dung chưa có hướng dẫn cụ thể (cơ chế đơn vị sự nghiệp công lập góp vốn thành lập pháp nhân mới, chủ thể quản lý phần vốn của Trường, nguồn vốn vay để góp vốn), nhà trường kính đề nghị Sở Tài chính báo cáo Ủy ban nhân dân tỉnh xem xét, xin ý kiến hướng dẫn của Bộ Tài chính làm cơ sở hoàn thiện Đề án, trình Ủy ban nhân dân tỉnh phê duyệt theo quy định./.</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3680"/>
      </w:tblGrid>
      <w:tr w:rsidR="005C2C20" w:rsidRPr="00923046" w14:paraId="4C1FE0CC" w14:textId="77777777" w:rsidTr="00EE02FD">
        <w:tc>
          <w:tcPr>
            <w:tcW w:w="8931" w:type="dxa"/>
            <w:hideMark/>
          </w:tcPr>
          <w:p w14:paraId="70788E32" w14:textId="77777777" w:rsidR="005C2C20" w:rsidRPr="00923046" w:rsidRDefault="005C2C20" w:rsidP="00EE02FD">
            <w:pPr>
              <w:widowControl w:val="0"/>
              <w:rPr>
                <w:b/>
                <w:i/>
                <w:sz w:val="24"/>
                <w:szCs w:val="24"/>
                <w:lang w:val="de-DE"/>
              </w:rPr>
            </w:pPr>
            <w:r w:rsidRPr="00923046">
              <w:rPr>
                <w:b/>
                <w:i/>
                <w:sz w:val="24"/>
                <w:szCs w:val="24"/>
                <w:lang w:val="de-DE"/>
              </w:rPr>
              <w:t>Nơi nhận:</w:t>
            </w:r>
          </w:p>
          <w:p w14:paraId="5BF414BD" w14:textId="77777777" w:rsidR="005C2C20" w:rsidRPr="00923046" w:rsidRDefault="005C2C20" w:rsidP="00EE02FD">
            <w:pPr>
              <w:widowControl w:val="0"/>
              <w:rPr>
                <w:sz w:val="22"/>
                <w:szCs w:val="22"/>
                <w:lang w:val="de-DE"/>
              </w:rPr>
            </w:pPr>
            <w:r w:rsidRPr="00923046">
              <w:rPr>
                <w:sz w:val="22"/>
                <w:szCs w:val="22"/>
                <w:lang w:val="de-DE"/>
              </w:rPr>
              <w:t>- Như trên;</w:t>
            </w:r>
          </w:p>
          <w:p w14:paraId="3DCC8B2D" w14:textId="77777777" w:rsidR="005C2C20" w:rsidRPr="00923046" w:rsidRDefault="005C2C20" w:rsidP="00EE02FD">
            <w:pPr>
              <w:widowControl w:val="0"/>
              <w:rPr>
                <w:sz w:val="22"/>
                <w:szCs w:val="22"/>
                <w:lang w:val="de-DE"/>
              </w:rPr>
            </w:pPr>
            <w:r w:rsidRPr="00923046">
              <w:rPr>
                <w:sz w:val="22"/>
                <w:szCs w:val="22"/>
                <w:lang w:val="de-DE"/>
              </w:rPr>
              <w:t>- Lãnh đạo Trường;</w:t>
            </w:r>
          </w:p>
          <w:p w14:paraId="6B040221" w14:textId="77777777" w:rsidR="005C2C20" w:rsidRPr="00923046" w:rsidRDefault="005C2C20" w:rsidP="00EE02FD">
            <w:pPr>
              <w:widowControl w:val="0"/>
              <w:rPr>
                <w:sz w:val="22"/>
                <w:szCs w:val="22"/>
                <w:lang w:val="de-DE"/>
              </w:rPr>
            </w:pPr>
            <w:r w:rsidRPr="00923046">
              <w:rPr>
                <w:sz w:val="22"/>
                <w:szCs w:val="22"/>
                <w:lang w:val="de-DE"/>
              </w:rPr>
              <w:t>- Các đơn vị thuộc Trường;</w:t>
            </w:r>
          </w:p>
          <w:p w14:paraId="13D2A274" w14:textId="77777777" w:rsidR="005C2C20" w:rsidRPr="00923046" w:rsidRDefault="005C2C20" w:rsidP="00EE02FD">
            <w:pPr>
              <w:widowControl w:val="0"/>
              <w:rPr>
                <w:sz w:val="20"/>
                <w:lang w:val="de-DE"/>
              </w:rPr>
            </w:pPr>
            <w:r w:rsidRPr="00923046">
              <w:rPr>
                <w:sz w:val="22"/>
                <w:szCs w:val="22"/>
                <w:lang w:val="de-DE"/>
              </w:rPr>
              <w:t>- Lưu: VT, THHCQT.</w:t>
            </w:r>
          </w:p>
        </w:tc>
        <w:tc>
          <w:tcPr>
            <w:tcW w:w="3680" w:type="dxa"/>
          </w:tcPr>
          <w:p w14:paraId="12AEF65D" w14:textId="77777777" w:rsidR="005C2C20" w:rsidRPr="00923046" w:rsidRDefault="005C2C20" w:rsidP="00EE02FD">
            <w:pPr>
              <w:widowControl w:val="0"/>
              <w:jc w:val="center"/>
              <w:rPr>
                <w:b/>
                <w:lang w:val="de-DE"/>
              </w:rPr>
            </w:pPr>
            <w:r w:rsidRPr="00923046">
              <w:rPr>
                <w:b/>
                <w:lang w:val="de-DE"/>
              </w:rPr>
              <w:t>HIỆU TRƯỞNG</w:t>
            </w:r>
          </w:p>
          <w:p w14:paraId="5D2E066E" w14:textId="77777777" w:rsidR="005C2C20" w:rsidRPr="00923046" w:rsidRDefault="005C2C20" w:rsidP="00EE02FD">
            <w:pPr>
              <w:widowControl w:val="0"/>
              <w:jc w:val="center"/>
              <w:rPr>
                <w:b/>
                <w:lang w:val="de-DE"/>
              </w:rPr>
            </w:pPr>
          </w:p>
          <w:p w14:paraId="49B99017" w14:textId="77777777" w:rsidR="005C2C20" w:rsidRPr="00923046" w:rsidRDefault="005C2C20" w:rsidP="00EE02FD">
            <w:pPr>
              <w:widowControl w:val="0"/>
              <w:jc w:val="center"/>
              <w:rPr>
                <w:b/>
                <w:lang w:val="de-DE"/>
              </w:rPr>
            </w:pPr>
          </w:p>
          <w:p w14:paraId="6ED98BEF" w14:textId="77777777" w:rsidR="005C2C20" w:rsidRPr="00923046" w:rsidRDefault="005C2C20" w:rsidP="00EE02FD">
            <w:pPr>
              <w:widowControl w:val="0"/>
              <w:jc w:val="center"/>
              <w:rPr>
                <w:b/>
                <w:lang w:val="de-DE"/>
              </w:rPr>
            </w:pPr>
          </w:p>
          <w:p w14:paraId="2ADA37E7" w14:textId="77777777" w:rsidR="005C2C20" w:rsidRPr="00923046" w:rsidRDefault="005C2C20" w:rsidP="00EE02FD">
            <w:pPr>
              <w:widowControl w:val="0"/>
              <w:jc w:val="center"/>
              <w:rPr>
                <w:b/>
                <w:lang w:val="de-DE"/>
              </w:rPr>
            </w:pPr>
          </w:p>
          <w:p w14:paraId="109F57F0" w14:textId="77777777" w:rsidR="005C2C20" w:rsidRPr="00923046" w:rsidRDefault="005C2C20" w:rsidP="00EE02FD">
            <w:pPr>
              <w:widowControl w:val="0"/>
              <w:jc w:val="center"/>
              <w:rPr>
                <w:b/>
                <w:lang w:val="de-DE"/>
              </w:rPr>
            </w:pPr>
          </w:p>
          <w:p w14:paraId="4BFD3C72" w14:textId="77777777" w:rsidR="005C2C20" w:rsidRPr="00923046" w:rsidRDefault="005C2C20" w:rsidP="00EE02FD">
            <w:pPr>
              <w:widowControl w:val="0"/>
              <w:jc w:val="center"/>
              <w:rPr>
                <w:b/>
                <w:lang w:val="de-DE"/>
              </w:rPr>
            </w:pPr>
          </w:p>
          <w:p w14:paraId="4D04CC56" w14:textId="77777777" w:rsidR="005C2C20" w:rsidRPr="00923046" w:rsidRDefault="005C2C20" w:rsidP="00EE02FD">
            <w:pPr>
              <w:widowControl w:val="0"/>
              <w:jc w:val="center"/>
              <w:rPr>
                <w:lang w:val="de-DE"/>
              </w:rPr>
            </w:pPr>
            <w:r w:rsidRPr="00923046">
              <w:rPr>
                <w:b/>
                <w:lang w:val="de-DE"/>
              </w:rPr>
              <w:t>Lê Trí Khải</w:t>
            </w:r>
          </w:p>
        </w:tc>
      </w:tr>
    </w:tbl>
    <w:p w14:paraId="2420873D" w14:textId="77777777" w:rsidR="00A02712" w:rsidRPr="00923046" w:rsidRDefault="00A02712">
      <w:pPr>
        <w:rPr>
          <w:lang w:val="de-DE"/>
        </w:rPr>
      </w:pPr>
    </w:p>
    <w:sectPr w:rsidR="00A02712" w:rsidRPr="00923046" w:rsidSect="002A3466">
      <w:headerReference w:type="default" r:id="rId8"/>
      <w:pgSz w:w="16838" w:h="11906" w:orient="landscape"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6E043" w14:textId="77777777" w:rsidR="00312E14" w:rsidRDefault="00312E14">
      <w:pPr>
        <w:spacing w:after="0" w:line="240" w:lineRule="auto"/>
      </w:pPr>
      <w:r>
        <w:separator/>
      </w:r>
    </w:p>
  </w:endnote>
  <w:endnote w:type="continuationSeparator" w:id="0">
    <w:p w14:paraId="7FE40F47" w14:textId="77777777" w:rsidR="00312E14" w:rsidRDefault="00312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7A46E" w14:textId="77777777" w:rsidR="00312E14" w:rsidRDefault="00312E14">
      <w:pPr>
        <w:spacing w:after="0" w:line="240" w:lineRule="auto"/>
      </w:pPr>
      <w:r>
        <w:separator/>
      </w:r>
    </w:p>
  </w:footnote>
  <w:footnote w:type="continuationSeparator" w:id="0">
    <w:p w14:paraId="0F74DC74" w14:textId="77777777" w:rsidR="00312E14" w:rsidRDefault="00312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91648"/>
    <w:rsid w:val="000A182E"/>
    <w:rsid w:val="000A708A"/>
    <w:rsid w:val="000D688D"/>
    <w:rsid w:val="0011295A"/>
    <w:rsid w:val="00122FDB"/>
    <w:rsid w:val="0015074B"/>
    <w:rsid w:val="00164A43"/>
    <w:rsid w:val="0016683B"/>
    <w:rsid w:val="001706E1"/>
    <w:rsid w:val="001825A5"/>
    <w:rsid w:val="00192A31"/>
    <w:rsid w:val="001A09C1"/>
    <w:rsid w:val="0020074A"/>
    <w:rsid w:val="00216309"/>
    <w:rsid w:val="00230B4C"/>
    <w:rsid w:val="00236BC2"/>
    <w:rsid w:val="0029639D"/>
    <w:rsid w:val="002A3466"/>
    <w:rsid w:val="002B7DFF"/>
    <w:rsid w:val="002C2E70"/>
    <w:rsid w:val="002D695B"/>
    <w:rsid w:val="002D7A26"/>
    <w:rsid w:val="003067B3"/>
    <w:rsid w:val="00312E14"/>
    <w:rsid w:val="00321942"/>
    <w:rsid w:val="00326F90"/>
    <w:rsid w:val="00367023"/>
    <w:rsid w:val="003926DB"/>
    <w:rsid w:val="003D7145"/>
    <w:rsid w:val="00424A90"/>
    <w:rsid w:val="0043282D"/>
    <w:rsid w:val="004C3D0D"/>
    <w:rsid w:val="004D10D6"/>
    <w:rsid w:val="004D5DA5"/>
    <w:rsid w:val="004F0D75"/>
    <w:rsid w:val="00514A58"/>
    <w:rsid w:val="00550568"/>
    <w:rsid w:val="00550E10"/>
    <w:rsid w:val="00573EA3"/>
    <w:rsid w:val="00596F87"/>
    <w:rsid w:val="00597784"/>
    <w:rsid w:val="005B1E8F"/>
    <w:rsid w:val="005B5556"/>
    <w:rsid w:val="005C2C20"/>
    <w:rsid w:val="00603CC2"/>
    <w:rsid w:val="00605EAD"/>
    <w:rsid w:val="00617600"/>
    <w:rsid w:val="00625B02"/>
    <w:rsid w:val="00632C36"/>
    <w:rsid w:val="0065782A"/>
    <w:rsid w:val="0071768B"/>
    <w:rsid w:val="007308E3"/>
    <w:rsid w:val="00734116"/>
    <w:rsid w:val="00751C49"/>
    <w:rsid w:val="00767681"/>
    <w:rsid w:val="007703E2"/>
    <w:rsid w:val="007D45FC"/>
    <w:rsid w:val="007F33E1"/>
    <w:rsid w:val="007F6037"/>
    <w:rsid w:val="00810919"/>
    <w:rsid w:val="00812BD9"/>
    <w:rsid w:val="00820636"/>
    <w:rsid w:val="008436EB"/>
    <w:rsid w:val="00846FA5"/>
    <w:rsid w:val="008F57F9"/>
    <w:rsid w:val="008F79A2"/>
    <w:rsid w:val="00923046"/>
    <w:rsid w:val="009F1DCE"/>
    <w:rsid w:val="00A02712"/>
    <w:rsid w:val="00A87F69"/>
    <w:rsid w:val="00A908A6"/>
    <w:rsid w:val="00AA1D8D"/>
    <w:rsid w:val="00AA6030"/>
    <w:rsid w:val="00AA619E"/>
    <w:rsid w:val="00B07376"/>
    <w:rsid w:val="00B33917"/>
    <w:rsid w:val="00B4205D"/>
    <w:rsid w:val="00B47730"/>
    <w:rsid w:val="00B55EDC"/>
    <w:rsid w:val="00B91D44"/>
    <w:rsid w:val="00B970AF"/>
    <w:rsid w:val="00BA49A6"/>
    <w:rsid w:val="00BC4961"/>
    <w:rsid w:val="00BE2AAF"/>
    <w:rsid w:val="00BE35ED"/>
    <w:rsid w:val="00C044B4"/>
    <w:rsid w:val="00C27939"/>
    <w:rsid w:val="00C42D26"/>
    <w:rsid w:val="00C515D9"/>
    <w:rsid w:val="00CB0664"/>
    <w:rsid w:val="00CC4203"/>
    <w:rsid w:val="00CE079D"/>
    <w:rsid w:val="00CF04F2"/>
    <w:rsid w:val="00D105C8"/>
    <w:rsid w:val="00D268AB"/>
    <w:rsid w:val="00D530E5"/>
    <w:rsid w:val="00D86EAB"/>
    <w:rsid w:val="00E14765"/>
    <w:rsid w:val="00E214C9"/>
    <w:rsid w:val="00E865C0"/>
    <w:rsid w:val="00EB2D31"/>
    <w:rsid w:val="00EB3971"/>
    <w:rsid w:val="00EC1A7D"/>
    <w:rsid w:val="00ED603B"/>
    <w:rsid w:val="00EF0E94"/>
    <w:rsid w:val="00EF46B2"/>
    <w:rsid w:val="00F218E4"/>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14</Pages>
  <Words>4326</Words>
  <Characters>24660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49</cp:revision>
  <dcterms:created xsi:type="dcterms:W3CDTF">2026-08-24T02:25:00Z</dcterms:created>
  <dcterms:modified xsi:type="dcterms:W3CDTF">2026-10-24T14:13:00Z</dcterms:modified>
  <cp:category/>
</cp:coreProperties>
</file>