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 w:val="26"/>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sz w:val="26"/>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r w:rsidRPr="003764DC">
              <w:rPr>
                <w:b/>
                <w:iCs/>
                <w:sz w:val="26"/>
                <w:szCs w:val="26"/>
              </w:rPr>
              <w:t xml:space="preserve">CỘNG HÒA</w:t>
            </w:r>
            <w:r w:rsidRPr="003764DC">
              <w:rPr>
                <w:b/>
                <w:iCs/>
                <w:sz w:val="26"/>
                <w:szCs w:val="26"/>
              </w:rPr>
              <w:t xml:space="preserve">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66D7404B" w:rsidR="00837ACF" w:rsidRPr="003764DC" w:rsidRDefault="00837ACF" w:rsidP="00837ACF">
            <w:pPr>
              <w:widowControl w:val="0"/>
              <w:jc w:val="center"/>
              <w:rPr>
                <w:iCs/>
                <w:sz w:val="26"/>
                <w:szCs w:val="26"/>
                <w:u w:val="single"/>
              </w:rPr>
            </w:pPr>
            <w:r w:rsidRPr="003764DC">
              <w:rPr>
                <w:iCs/>
                <w:sz w:val="26"/>
                <w:szCs w:val="26"/>
              </w:rPr>
              <w:t xml:space="preserve">Số:  </w:t>
            </w:r>
            <w:r w:rsidR="0016459B">
              <w:rPr>
                <w:iCs/>
                <w:sz w:val="26"/>
                <w:szCs w:val="26"/>
              </w:rPr>
              <w:t xml:space="preserve">    </w:t>
            </w:r>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 xml:space="preserve">Quảng Ngãi, </w:t>
            </w:r>
            <w:r w:rsidRPr="003764DC">
              <w:rPr>
                <w:i/>
                <w:iCs/>
                <w:szCs w:val="24"/>
                <w:lang w:val="nl-NL"/>
              </w:rPr>
              <w:t xml:space="preserve">ngày      tháng      năm 2026</w:t>
            </w:r>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7777777" w:rsidR="00624C53" w:rsidRPr="003764DC" w:rsidRDefault="003A2674" w:rsidP="00B24E8E">
      <w:pPr>
        <w:widowControl w:val="0"/>
        <w:jc w:val="center"/>
        <w:rPr>
          <w:b/>
          <w:bCs/>
          <w:szCs w:val="24"/>
        </w:rPr>
      </w:pPr>
      <w:bookmarkStart w:id="0" w:name="_Hlk72819948"/>
      <w:bookmarkStart w:id="1" w:name="_Hlk79650130"/>
      <w:r w:rsidRPr="003764DC">
        <w:rPr>
          <w:b/>
          <w:bCs/>
          <w:szCs w:val="24"/>
        </w:rPr>
        <w:t xml:space="preserve">Đề nghị phê duyệt Đề án thành lập Trung tâm Đăng kiểm xe cơ giới</w:t>
      </w:r>
      <w:r w:rsidRPr="003764DC">
        <w:rPr>
          <w:b/>
          <w:bCs/>
          <w:szCs w:val="24"/>
        </w:rPr>
        <w:t xml:space="preserve">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r w:rsidRPr="003764DC">
        <w:rPr>
          <w:spacing w:val="-2"/>
          <w:lang w:eastAsia="vi-VN"/>
        </w:rPr>
        <w:t xml:space="preserve">Kính gửi: Ủy ban nhân dân tỉnh (qua Sở Tài chính).</w:t>
      </w:r>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7B9D78E6" w14:textId="2B55BC8A" w:rsidR="009D0FE7" w:rsidRPr="003764DC" w:rsidRDefault="00C10741" w:rsidP="009B46E6">
      <w:pPr>
        <w:spacing w:before="120" w:after="120" w:line="252" w:lineRule="auto"/>
        <w:ind w:firstLine="720"/>
        <w:jc w:val="both"/>
        <w:rPr>
          <w:i/>
          <w:iCs/>
        </w:rPr>
      </w:pPr>
      <w:r w:rsidRPr="003764DC">
        <w:rPr>
          <w:i/>
          <w:iCs/>
        </w:rPr>
        <w:t xml:space="preserve">Căn cứ Quy định số 224-QĐ/TW ngày 14 tháng 10 năm 2026 của Ban Chấp hành Trung ương về đảng viên tham gia hoạt động đầu tư kinh doanh;</w:t>
      </w:r>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Doanh nghiệp ngày 17 tháng 6 năm 2020</w:t>
      </w:r>
      <w:r w:rsidRPr="003764DC">
        <w:rPr>
          <w:i/>
          <w:iCs/>
        </w:rPr>
        <w:t xml:space="preserve"> (hợp nhất tại Văn bản hợp nhất số 67/VBHN-VPQH ngày 15 tháng 8 năm 2025)</w:t>
      </w:r>
      <w:r w:rsidRPr="003764DC">
        <w:rPr>
          <w:i/>
          <w:iCs/>
        </w:rPr>
        <w:t xml:space="preserve">;</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 xml:space="preserve">Căn cứ Luật Quản lý, sử dụng tài sản công ngày 21 tháng 6 năm 2017</w:t>
      </w:r>
      <w:r w:rsidRPr="003764DC">
        <w:rPr>
          <w:i/>
          <w:iCs/>
        </w:rPr>
        <w:t xml:space="preserve"> (hợp nhất tại Văn bản hợp nhất số 97/VBHN-VPQH ngày 22 tháng 8 năm 2025)</w:t>
      </w:r>
      <w:r w:rsidRPr="003764DC">
        <w:rPr>
          <w:i/>
          <w:iCs/>
        </w:rPr>
        <w:t xml:space="preserve">;</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 xml:space="preserve">Căn cứ Luật Đất đai ngày 18 tháng 01 năm 2024</w:t>
      </w:r>
      <w:r w:rsidRPr="003764DC">
        <w:rPr>
          <w:i/>
          <w:iCs/>
        </w:rPr>
        <w:t xml:space="preserve"> (hợp nhất tại Văn bản hợp nhất số 44/VBHN-VPQH ngày 16 tháng 3 năm 2026)</w:t>
      </w:r>
      <w:r w:rsidRPr="003764DC">
        <w:rPr>
          <w:i/>
          <w:iCs/>
        </w:rPr>
        <w:t xml:space="preserve">;</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Kế toán ngày 20 tháng 11 năm 2015</w:t>
      </w:r>
      <w:r w:rsidRPr="003764DC">
        <w:rPr>
          <w:i/>
          <w:iCs/>
        </w:rPr>
        <w:t xml:space="preserve"> (hợp nhất tại Văn bản hợp nhất số 41/VBHN-VPQH ngày 16 tháng 3 năm 2026)</w:t>
      </w:r>
      <w:r w:rsidRPr="003764DC">
        <w:rPr>
          <w:i/>
          <w:iCs/>
        </w:rPr>
        <w:t xml:space="preserve">;</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299/2026/NĐ-CP ngày 28 tháng 7 năm 2026 của Chính phủ quy định tổ chức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 xml:space="preserve">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Căn cứ Thông tư số 45/2024/TT-BGTVT ngày 15 tháng 11 năm 2024 của Bộ trưởng Bộ Giao thông vận tải quy định về cấp mới, cấp lại, tạm đình chỉ, thu hồi chứng chỉ ĐKV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3764DC">
        <w:rPr>
          <w:i/>
          <w:iCs/>
        </w:rPr>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238/2016/TT-BTC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Căn cứ Quyết định số 46/2025/QĐ-CTUBND ngày 02 tháng 12 năm 2025 của Chủ tịch UBND tỉnh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UBND tỉnh Kon Tum tổ chức lại Trường Cao đẳng Cộng đồng Kon Tum, trực thuộc UBND tỉnh Kon Tum; Quyết định số 543/QĐ-UBND ngày 30 tháng 6 năm 2025 của UBND tỉnh Quảng Ngãi chuyển và đổi tên các đơn vị thuộc UBND tỉnh Kon Tum về thuộc UBND tỉnh Quảng Ngãi; Quyết định số 287/QĐ-UBND ngày 29 tháng 4 năm 2026 của UBND tỉnh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30/QĐ-UBND ngày 19 tháng 01 năm 2026 của UBND tỉnh Quảng Ngãi ban hành nhiệm vụ, giải pháp chủ yếu thực hiện Kế hoạch phát triển kinh tế - xã hội năm 2026;</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Công văn số 10316/UBND-NC ngày 05 tháng 10 năm 2026 của Ủy ban nhân dân tỉnh về Đề án thành lập Trung tâm Đăng kiểm xe cơ giới trực thuộc Trường Cao đẳng Kon Tum;</w:t>
      </w:r>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tiếp thu, giải trình qua các đợt lấy ý kiến đối với dự thảo Đề án thành lập Trung tâm Đăng kiểm xe cơ giới trực thuộc Trường Cao đẳng Kon Tum và hồ sơ trình UBND tỉnh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Trường được tổ chức lại theo Quyết định số 339/QĐ-UBND của UBND tỉnh Kon Tum (cũ)</w:t>
      </w:r>
      <w:r w:rsidRPr="003764DC">
        <w:rPr>
          <w:spacing w:val="-4"/>
          <w:vertAlign w:val="superscript"/>
          <w:lang w:val="nl-NL"/>
        </w:rPr>
        <w:footnoteReference w:id="2"/>
      </w:r>
      <w:r w:rsidRPr="003764DC">
        <w:rPr>
          <w:spacing w:val="-4"/>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3764DC">
        <w:rPr>
          <w:i/>
          <w:iCs/>
          <w:szCs w:val="24"/>
          <w:lang w:val="nl-NL"/>
        </w:rPr>
        <w:t>khai thác, sử dụng có hiệu quả nguồn nhân lực, cơ sở vật chất, tài sản công hiện có của nhà trường, gắn với hoạt động dịch vụ theo hướng xã hội hóa để tạo nguồn thu sự nghiệp cho nhà trường</w:t>
      </w:r>
      <w:bookmarkEnd w:id="4"/>
      <w:r w:rsidRPr="003764DC">
        <w:rPr>
          <w:i/>
          <w:iCs/>
          <w:szCs w:val="24"/>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bookmarkStart w:id="4" w:name="_Hlk49847639"/>
      <w:bookmarkEnd w:id="4"/>
      <w:r w:rsidRPr="003764DC">
        <w:rPr>
          <w:i/>
          <w:iCs/>
          <w:szCs w:val="24"/>
          <w:lang w:val="nl-NL"/>
        </w:rPr>
        <w:t xml:space="preserve">Trung tâm gắn trực tiếp với đào tạo ngành, nghề Công nghệ kỹ thuật ô tô của Trường: Là nơi thực hành, thực tập, cập nhật công nghệ kiểm định cho người học và giảng viên; góp phần nâng cao chất lượng đào tạo, gắn đào tạo với thực tiễn và tăng nguồn thu hợp pháp cho nhà trường.</w:t>
      </w:r>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hoàn thành trong Quý II năm 2026 (được UBND tỉnh gia hạn thời gian hoàn thành trong tháng 8 năm 2026</w:t>
      </w:r>
      <w:r w:rsidRPr="003764DC">
        <w:rPr>
          <w:rStyle w:val="FootnoteReference"/>
          <w:i/>
          <w:iCs/>
        </w:rPr>
        <w:footnoteReference w:id="6"/>
      </w:r>
      <w:r w:rsidRPr="003764DC">
        <w:rPr>
          <w:i/>
          <w:iCs/>
        </w:rPr>
        <w:t>)..</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r w:rsidRPr="003764DC">
        <w:rPr>
          <w:lang w:val="de-DE" w:eastAsia="vi-VN"/>
        </w:rPr>
        <w:t>UBND tỉnh phê duyệt</w:t>
      </w:r>
      <w:r w:rsidRPr="003764DC">
        <w:rPr>
          <w:lang w:eastAsia="vi-VN"/>
        </w:rPr>
        <w:t>. T</w:t>
      </w:r>
      <w:r w:rsidRPr="003764DC">
        <w:rPr>
          <w:lang w:val="de-DE" w:eastAsia="vi-VN"/>
        </w:rPr>
        <w:t>rên cơ sở ý kiến góp ý của sở, ngành, đơn vị, địa phương, nhà trường đã có Báo cáo tiếp thu và giải trình ý kiến và chỉnh sửa, hoàn thiện Đề án và hồ sơ có liên quan trình UBND tỉnh phê duyệt.</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3764DC">
        <w:rPr>
          <w:lang w:val="nl-NL"/>
        </w:rPr>
        <w:t xml:space="preserve">tham gia góp vốn bằng tiền theo quy định của pháp luật (không góp vốn bằng quyền sử dụng đất)</w:t>
      </w:r>
      <w:r w:rsidRPr="003764DC">
        <w:rPr>
          <w:lang w:val="nl-NL"/>
        </w:rPr>
        <w:t xml:space="preserve">. Công ty đầu tư, quản trị và điều hành hoạt động Trung tâm Đăng kiểm xe cơ giới nhằm k</w:t>
      </w:r>
      <w:r w:rsidRPr="003764DC">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w:t>
      </w:r>
      <w:r w:rsidRPr="003764DC">
        <w:rPr>
          <w:lang w:val="nl-NL"/>
        </w:rPr>
        <w:t xml:space="preserve">từ Quý III năm 2028</w:t>
      </w:r>
      <w:r w:rsidRPr="003764DC">
        <w:rPr>
          <w:lang w:val="nl-NL"/>
        </w:rPr>
        <w:t xml:space="preserve">,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xml:space="preserve">- Về đầu tư: Chuẩn bị đầy đủ các điều kiện về cơ sở vật chất hiện có của Trường; tổ chức huy động, thu hút nhà đầu tư tham gia đầu tư xây dựng cơ sở vật chất, </w:t>
      </w:r>
      <w:r w:rsidRPr="003764DC">
        <w:rPr>
          <w:lang w:val="nl-NL"/>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r w:rsidRPr="003764DC">
        <w:rPr>
          <w:lang w:val="nl-NL"/>
        </w:rPr>
        <w:t xml:space="preserve">đạt từ 90% công suất thiết kế (khoảng 13.480 lượt/năm trên công suất thiết kế 14.976 lượt/năm)</w:t>
      </w:r>
      <w:r w:rsidRPr="003764DC">
        <w:rPr>
          <w:lang w:val="nl-NL"/>
        </w:rPr>
        <w:t xml:space="preserve"> trong 2 năm liên tiếp.</w:t>
      </w:r>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 xml:space="preserve">Tăng cường công tác quản lý tài chính Công ty, </w:t>
      </w:r>
      <w:r w:rsidR="00B0004C" w:rsidRPr="003764DC">
        <w:rPr>
          <w:lang w:val="nl-NL"/>
        </w:rPr>
        <w:t xml:space="preserve">bảo đảm doanh thu, lợi nhuận và thời gian hoàn vốn theo phương án phân kỳ đầu tư: có lãi từ năm thứ 3 hoạt động, thời gian hoàn vốn dự kiến khoảng 8,5 năm</w:t>
      </w:r>
      <w:r w:rsidR="00B0004C" w:rsidRPr="003764DC">
        <w:rPr>
          <w:lang w:val="nl-NL"/>
        </w:rPr>
        <w:t xml:space="preserve">.</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Mã cơ sở đăng kiểm XCG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 xml:space="preserve">Công ty trách nhiệm hữu hạn hai thành viên trở lên theo Luật Doanh nghiệp ngày 17 tháng 6 năm 2020</w:t>
      </w:r>
      <w:r w:rsidRPr="003764DC">
        <w:rPr>
          <w:lang w:val="nl-BE"/>
        </w:rPr>
        <w:t xml:space="preserve"> (hợp nhất tại Văn bản hợp nhất số 67/VBHN-VPQH ngày 15 tháng 8 năm 2025)</w:t>
      </w:r>
      <w:r w:rsidRPr="003764DC">
        <w:rPr>
          <w:lang w:val="nl-BE"/>
        </w:rPr>
        <w:t xml:space="preserve">.</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r w:rsidR="006A0210" w:rsidRPr="003764DC">
        <w:rPr>
          <w:bCs/>
          <w:szCs w:val="24"/>
          <w:lang w:val="nl-BE"/>
        </w:rPr>
        <w:t xml:space="preserve">20.456,50 triệu đồng (bằng chữ: Hai mươi tỷ, bốn trăm năm mươi sáu triệu, năm trăm nghìn đồng)</w:t>
      </w:r>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e) Cơ quan đại diện chủ sở hữu vốn nhà nước: UBND tỉnh Quảng Ngãi.</w:t>
      </w:r>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r w:rsidRPr="003764DC">
              <w:rPr>
                <w:b/>
                <w:bCs/>
              </w:rPr>
              <w:t xml:space="preserve">10.432,82</w:t>
            </w:r>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r w:rsidRPr="003764DC">
              <w:rPr>
                <w:rFonts w:eastAsia="Calibri"/>
              </w:rPr>
              <w:t xml:space="preserve">Tiền từ nguồn thu hoạt động sự nghiệp và các nguồn tài chính hợp pháp khác của Trường; vốn vay chỉ sử dụng khi được cơ quan có thẩm quyền hướng dẫn, chấp thuận</w:t>
            </w:r>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r w:rsidRPr="003764DC">
              <w:t xml:space="preserve">10.432,82</w:t>
            </w:r>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r w:rsidRPr="003764DC">
              <w:rPr>
                <w:b/>
                <w:bCs/>
              </w:rPr>
              <w:t xml:space="preserve">10.023,68</w:t>
            </w:r>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r w:rsidRPr="003764DC">
              <w:rPr>
                <w:b/>
                <w:bCs/>
              </w:rPr>
              <w:t xml:space="preserve">20.456,50</w:t>
            </w:r>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 xml:space="preserve">a) Công ty TNHH Đăng kiểm Cao đẳng Kon Tum: Là doanh nghiệp được thành lập theo loại hình công ty trách nhiệm hữu hạn hai thành viên trở lên theo Luật Doanh nghiệp ngày 17 tháng 6 năm 2020</w:t>
      </w:r>
      <w:r w:rsidRPr="003764DC">
        <w:rPr>
          <w:szCs w:val="24"/>
          <w:lang w:val="nl-BE"/>
        </w:rPr>
        <w:t xml:space="preserve"> (hợp nhất tại Văn bản hợp nhất số 67/VBHN-VPQH ngày 15 tháng 8 năm 2025)</w:t>
      </w:r>
      <w:r w:rsidRPr="003764DC">
        <w:rPr>
          <w:szCs w:val="24"/>
          <w:lang w:val="nl-BE"/>
        </w:rPr>
        <w:t xml:space="preserve">; trong đó Trường Cao đẳng Kon Tum </w:t>
      </w:r>
      <w:r w:rsidRPr="003764DC">
        <w:rPr>
          <w:szCs w:val="24"/>
          <w:lang w:val="nl-BE"/>
        </w:rPr>
        <w:t xml:space="preserve">tham gia góp vốn bằng tiền theo quy định của pháp luật (không góp vốn bằng quyền sử dụng đất)</w:t>
      </w:r>
      <w:r w:rsidRPr="003764DC">
        <w:rPr>
          <w:szCs w:val="24"/>
          <w:lang w:val="nl-BE"/>
        </w:rPr>
        <w:t xml:space="preserve">.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w:t>
      </w:r>
      <w:r w:rsidRPr="003764DC">
        <w:rPr>
          <w:szCs w:val="24"/>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3764DC">
        <w:rPr>
          <w:szCs w:val="24"/>
          <w:lang w:val="nl-BE"/>
        </w:rPr>
        <w:t xml:space="preserve">;</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Thực hiện các nhiệm vụ khác do Hiệu trưởng Trường Cao đẳng Kon Tum và các cơ quan có thẩm quyền giao.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hoạt động dịch vụ kỹ thuật liên quan đến XCG,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 xml:space="preserve">Doanh nghiệp được tổ chức theo mô hình bốn tầng quản trị, phân định rõ quyền hạn, trách nhiệm và cơ chế phối hợp giữa các cấp theo Luật Doanh nghiệp ngày 17 tháng 6 năm 2020</w:t>
      </w:r>
      <w:r w:rsidRPr="003764DC">
        <w:t xml:space="preserve"> (hợp nhất tại Văn bản hợp nhất số 67/VBHN-VPQH ngày 15 tháng 8 năm 2025)</w:t>
      </w:r>
      <w:r w:rsidRPr="003764DC">
        <w:t xml:space="preserve">,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 xml:space="preserve">a) Về nhân sự, số người làm việc: </w:t>
      </w:r>
      <w:r w:rsidRPr="003764DC">
        <w:rPr>
          <w:szCs w:val="24"/>
          <w:lang w:val="nl-BE"/>
        </w:rPr>
        <w:t xml:space="preserve">Tối thiểu 11 người trong giai đoạn 1 (01 dây chuyền), trong đó:</w:t>
      </w:r>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xml:space="preserve">- Số lượng người làm việc theo chế độ hợp đồng: </w:t>
      </w:r>
      <w:r w:rsidRPr="003764DC">
        <w:rPr>
          <w:szCs w:val="24"/>
          <w:lang w:val="nl-BE"/>
        </w:rPr>
        <w:t xml:space="preserve">Từ 09 người trở lên.</w:t>
      </w:r>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a) Công ty thực hiện chế độ kế toán doanh nghiệp theo Luật Kế toán ngày 20 tháng 11 năm 2015</w:t>
      </w:r>
      <w:r w:rsidRPr="003764DC">
        <w:rPr>
          <w:szCs w:val="24"/>
          <w:lang w:val="nl-NL"/>
        </w:rPr>
        <w:t xml:space="preserve"> (hợp nhất tại Văn bản hợp nhất số 41/VBHN-VPQH ngày 16 tháng 3 năm 2026)</w:t>
      </w:r>
      <w:r w:rsidRPr="003764DC">
        <w:rPr>
          <w:szCs w:val="24"/>
          <w:lang w:val="nl-NL"/>
        </w:rPr>
        <w:t xml:space="preserve"> và chế độ kế toán doanh nghiệp hiện hành; tự chủ, tự chịu trách nhiệm về tài chính theo Luật Doanh nghiệp ngày 17 tháng 6 năm 2020</w:t>
      </w:r>
      <w:r w:rsidRPr="003764DC">
        <w:rPr>
          <w:szCs w:val="24"/>
          <w:lang w:val="nl-NL"/>
        </w:rPr>
        <w:t xml:space="preserve"> (hợp nhất tại Văn bản hợp nhất số 67/VBHN-VPQH ngày 15 tháng 8 năm 2025)</w:t>
      </w:r>
      <w:r w:rsidRPr="003764DC">
        <w:rPr>
          <w:szCs w:val="24"/>
          <w:lang w:val="nl-NL"/>
        </w:rPr>
        <w:t xml:space="preserve">;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del w:id="1003" w:author="Nội dung điều chỉnh (Claude)" w:date="2026-10-24T15:12:34Z">
        <w:r w:rsidRPr="003764DC">
          <w:rPr>
            <w:szCs w:val="24"/>
            <w:lang w:val="nl-NL"/>
          </w:rPr>
          <w:delText xml:space="preserve">b) Cơ chế thu phí kiểm định</w:delText>
        </w:r>
      </w:del>
      <w:ins w:id="1004" w:author="Nội dung điều chỉnh (Claude)" w:date="2026-10-24T15:12:34Z">
        <w:r w:rsidRPr="003764DC">
          <w:rPr>
            <w:szCs w:val="24"/>
            <w:lang w:val="nl-NL"/>
          </w:rPr>
          <w:t xml:space="preserve">c) Cơ chế thu phí kiểm định</w:t>
        </w:r>
      </w:ins>
      <w:r w:rsidRPr="003764DC">
        <w:rPr>
          <w:szCs w:val="24"/>
          <w:lang w:val="nl-NL"/>
        </w:rPr>
        <w:t xml:space="preserve">: Doanh nghiệp thu phí dịch vụ kiểm định an toàn kỹ thuật và bảo vệ môi trường XCG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r w:rsidRPr="003764DC">
        <w:rPr>
          <w:lang w:val="nl-NL"/>
        </w:rPr>
        <w:t xml:space="preserve">Tổng nhu cầu kinh phí thực hiện giai đoạn 1 của Đề án là 20.456,5 triệu đồng (bằng chữ: Hai mươi tỷ, bốn trăm năm mươi sáu triệu, năm trăm nghìn đồng)</w:t>
      </w:r>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r w:rsidRPr="003764DC">
        <w:rPr>
          <w:rFonts w:asciiTheme="majorHAnsi" w:hAnsiTheme="majorHAnsi" w:cstheme="majorHAnsi"/>
          <w:i/>
          <w:iCs/>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20.405</w:t>
            </w:r>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11.900</w:t>
            </w:r>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r w:rsidRPr="003764DC">
              <w:rPr>
                <w:i/>
                <w:szCs w:val="20"/>
                <w:lang w:val="vi-VN" w:eastAsia="vi-VN"/>
              </w:rPr>
              <w:t xml:space="preserve">Nhà xưởng kiểm định 740 m2</w:t>
            </w:r>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r w:rsidRPr="003764DC">
              <w:rPr>
                <w:i/>
                <w:szCs w:val="20"/>
                <w:lang w:val="vi-VN" w:eastAsia="vi-VN"/>
              </w:rPr>
              <w:t xml:space="preserve">Bãi đỗ xe bê tông 2.000 m2 (giai đoạn 1; 2.000 m2 còn lại đầu tư cùng dây chuyền thứ hai)</w:t>
            </w:r>
          </w:p>
        </w:tc>
        <w:tc>
          <w:tcPr>
            <w:tcW w:w="1880" w:type="dxa"/>
            <w:vAlign w:val="center"/>
          </w:tcPr>
          <w:p w14:paraId="0C4D9E08" w14:textId="77777777" w:rsidR="002E09CF" w:rsidRPr="003764DC" w:rsidRDefault="002E09CF" w:rsidP="005510C9">
            <w:pPr>
              <w:jc w:val="right"/>
              <w:rPr>
                <w:i/>
                <w:szCs w:val="20"/>
                <w:lang w:val="vi-VN" w:eastAsia="vi-VN"/>
              </w:rPr>
            </w:pPr>
            <w:r w:rsidRPr="003764DC">
              <w:rPr>
                <w:i/>
                <w:szCs w:val="20"/>
                <w:lang w:val="vi-VN" w:eastAsia="vi-VN"/>
              </w:rPr>
              <w:t xml:space="preserve">2.000</w:t>
            </w:r>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r w:rsidRPr="003764DC">
              <w:rPr>
                <w:i/>
                <w:szCs w:val="20"/>
                <w:lang w:val="vi-VN" w:eastAsia="vi-VN"/>
              </w:rPr>
              <w:t xml:space="preserve">Thiết bị 01 dây chuyền kiểm định tổng hợp loại I và loại II (giai đoạn 1)</w:t>
            </w:r>
          </w:p>
        </w:tc>
        <w:tc>
          <w:tcPr>
            <w:tcW w:w="1880" w:type="dxa"/>
            <w:vAlign w:val="center"/>
          </w:tcPr>
          <w:p w14:paraId="3A4764FC" w14:textId="77777777" w:rsidR="002E09CF" w:rsidRPr="003764DC" w:rsidRDefault="002E09CF" w:rsidP="005510C9">
            <w:pPr>
              <w:jc w:val="right"/>
              <w:rPr>
                <w:i/>
                <w:szCs w:val="20"/>
                <w:lang w:val="vi-VN" w:eastAsia="vi-VN"/>
              </w:rPr>
            </w:pPr>
            <w:r w:rsidRPr="003764DC">
              <w:rPr>
                <w:i/>
                <w:szCs w:val="20"/>
                <w:lang w:val="vi-VN" w:eastAsia="vi-VN"/>
              </w:rPr>
              <w:t xml:space="preserve">2.820</w:t>
            </w:r>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 xml:space="preserve">2.4</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 xml:space="preserve">2.980</w:t>
            </w:r>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1.855</w:t>
            </w:r>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51,5</w:t>
            </w:r>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r w:rsidRPr="003764DC">
              <w:rPr>
                <w:iCs/>
                <w:szCs w:val="20"/>
                <w:lang w:val="vi-VN" w:eastAsia="vi-VN"/>
              </w:rPr>
              <w:t xml:space="preserve">ĐKV: 4 người: (10,7 triệu/người x 4 người) gồm: Học phí 5 triệu/người + tiền công tác phí, ăn ở, đi lại: 5,7 triệu/người.</w:t>
            </w:r>
          </w:p>
        </w:tc>
        <w:tc>
          <w:tcPr>
            <w:tcW w:w="1880" w:type="dxa"/>
            <w:vAlign w:val="center"/>
          </w:tcPr>
          <w:p w14:paraId="5BEDC616" w14:textId="77777777" w:rsidR="002E09CF" w:rsidRPr="003764DC" w:rsidRDefault="002E09CF" w:rsidP="005510C9">
            <w:pPr>
              <w:jc w:val="right"/>
              <w:rPr>
                <w:iCs/>
                <w:szCs w:val="20"/>
                <w:lang w:val="vi-VN" w:eastAsia="vi-VN"/>
              </w:rPr>
            </w:pPr>
            <w:r w:rsidRPr="003764DC">
              <w:rPr>
                <w:iCs/>
                <w:szCs w:val="20"/>
                <w:lang w:val="vi-VN" w:eastAsia="vi-VN"/>
              </w:rPr>
              <w:t xml:space="preserve">42,8</w:t>
            </w:r>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20.456,5</w:t>
            </w:r>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trình UBND tỉnh Quảng Ngãi phê duyệt</w:t>
            </w:r>
            <w:r w:rsidRPr="003764DC">
              <w:rPr>
                <w:lang w:eastAsia="vi-VN"/>
              </w:rPr>
              <w:t xml:space="preserve">: Đề án, </w:t>
            </w:r>
            <w:r w:rsidRPr="003764DC">
              <w:rPr>
                <w:lang w:eastAsia="vi-VN"/>
              </w:rPr>
              <w:t xml:space="preserve">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r w:rsidRPr="003764DC">
              <w:rPr>
                <w:lang w:eastAsia="vi-VN"/>
              </w:rPr>
              <w:t>UBND tỉnh</w:t>
            </w:r>
          </w:p>
        </w:tc>
        <w:tc>
          <w:tcPr>
            <w:tcW w:w="1348" w:type="dxa"/>
            <w:vAlign w:val="center"/>
          </w:tcPr>
          <w:p w14:paraId="7C6F4D41" w14:textId="77777777" w:rsidR="00AA2CBE" w:rsidRPr="003764DC" w:rsidRDefault="00AA2CBE" w:rsidP="00AA2CBE">
            <w:pPr>
              <w:jc w:val="center"/>
              <w:rPr>
                <w:lang w:val="vi-VN" w:eastAsia="vi-VN"/>
              </w:rPr>
            </w:pPr>
            <w:r w:rsidRPr="003764DC">
              <w:rPr>
                <w:lang w:eastAsia="vi-VN"/>
              </w:rPr>
              <w:t xml:space="preserve">Quý IV năm 2026 – Quý I năm 2027</w:t>
            </w:r>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r w:rsidRPr="003764DC">
              <w:rPr>
                <w:lang w:eastAsia="vi-VN"/>
              </w:rPr>
              <w:t xml:space="preserve">Quý I năm 2027</w:t>
            </w:r>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2D00BB8C" w14:textId="77777777" w:rsidTr="006D13CA">
        <w:trPr/>
        <w:tc>
          <w:tcPr>
            <w:tcW w:w="591" w:type="dxa"/>
            <w:vAlign w:val="center"/>
          </w:tcPr>
          <w:p w14:paraId="383AD0B7" w14:textId="381AB7B4" w:rsidR="00AA2CBE" w:rsidRPr="003764DC" w:rsidRDefault="00AA2CBE" w:rsidP="00AA2CBE">
            <w:pPr>
              <w:jc w:val="center"/>
              <w:rPr>
                <w:lang w:eastAsia="vi-VN"/>
              </w:rPr>
            </w:pPr>
            <w:r w:rsidRPr="003764DC">
              <w:rPr>
                <w:lang w:eastAsia="vi-VN"/>
              </w:rPr>
              <w:t xml:space="preserve">2.3</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 xml:space="preserve">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 xml:space="preserve">UBND tỉnh</w:t>
            </w:r>
          </w:p>
        </w:tc>
        <w:tc>
          <w:tcPr>
            <w:tcW w:w="1348" w:type="dxa"/>
            <w:vMerge/>
            <w:vAlign w:val="center"/>
          </w:tcPr>
          <w:p w14:paraId="68F57E72" w14:textId="77777777" w:rsidR="00AA2CBE" w:rsidRPr="003764DC" w:rsidRDefault="00AA2CBE" w:rsidP="00AA2CBE">
            <w:pPr>
              <w:jc w:val="center"/>
              <w:rPr>
                <w:lang w:eastAsia="vi-VN"/>
              </w:rPr>
            </w:pPr>
            <w:r>
              <w:t xml:space="preserve">Quý I năm 2027</w:t>
            </w:r>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del w:id="1009" w:author="Nội dung điều chỉnh (Claude)" w:date="2026-10-24T15:12:34Z">
              <w:r w:rsidRPr="003764DC">
                <w:rPr>
                  <w:lang w:eastAsia="vi-VN"/>
                </w:rPr>
                <w:delText xml:space="preserve">Ban hành tiêu chí lựa chọn; Thông báo công khai lựa chọn;</w:delText>
              </w:r>
            </w:del>
            <w:ins w:id="1010" w:author="Nội dung điều chỉnh (Claude)" w:date="2026-10-24T15:12:34Z">
              <w:r w:rsidRPr="003764DC">
                <w:rPr>
                  <w:lang w:eastAsia="vi-VN"/>
                </w:rPr>
                <w:t xml:space="preserve">Khảo sát, tiếp nhận văn bản bày tỏ quan tâm của nhà đầu tư tiềm năng; ban hành tiêu chí lựa chọn; Thông báo công khai lựa chọn;</w:t>
              </w:r>
            </w:ins>
            <w:r w:rsidRPr="003764DC">
              <w:rPr>
                <w:lang w:eastAsia="vi-VN"/>
              </w:rPr>
              <w:t xml:space="preserve">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r w:rsidRPr="003764DC">
              <w:rPr>
                <w:lang w:eastAsia="vi-VN"/>
              </w:rPr>
              <w:t xml:space="preserve">Quý II năm 2027</w:t>
            </w:r>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r w:rsidRPr="003764DC">
              <w:rPr>
                <w:lang w:eastAsia="vi-VN"/>
              </w:rPr>
              <w:t>- Bầu Hội đồng thành viên;</w:t>
            </w:r>
          </w:p>
          <w:p w14:paraId="10512934" w14:textId="77777777" w:rsidR="00AA2CBE" w:rsidRPr="003764DC" w:rsidRDefault="00AA2CBE" w:rsidP="00AA2CBE">
            <w:pPr>
              <w:jc w:val="both"/>
              <w:rPr>
                <w:lang w:eastAsia="vi-VN"/>
              </w:rPr>
            </w:pPr>
            <w:r w:rsidRPr="003764DC">
              <w:rPr>
                <w:lang w:eastAsia="vi-VN"/>
              </w:rPr>
              <w:t>- Bổ nhiệm Chủ tịch Hội đồng thành viên; Ban Giám đốc; Kiểm soát viên.</w:t>
            </w:r>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r w:rsidRPr="003764DC">
              <w:rPr>
                <w:lang w:eastAsia="vi-VN"/>
              </w:rPr>
              <w:t xml:space="preserve">Quý II năm 2027</w:t>
            </w:r>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r w:rsidRPr="003764DC">
              <w:rPr>
                <w:lang w:eastAsia="vi-VN"/>
              </w:rPr>
              <w:t xml:space="preserve">4.3</w:t>
            </w:r>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del w:id="1005" w:author="Nội dung điều chỉnh (Claude)" w:date="2026-10-24T15:12:34Z">
              <w:r w:rsidRPr="003764DC">
                <w:rPr>
                  <w:szCs w:val="24"/>
                </w:rPr>
                <w:delText>- Chuyển giao tài sản;</w:delText>
              </w:r>
            </w:del>
            <w:ins w:id="1006" w:author="Nội dung điều chỉnh (Claude)" w:date="2026-10-24T15:12:34Z">
              <w:r w:rsidRPr="003764DC">
                <w:rPr>
                  <w:szCs w:val="24"/>
                </w:rPr>
                <w:t xml:space="preserve">- Các thành viên góp đủ vốn bằng tiền trong thời hạn 90 ngày kể từ ngày được cấp Giấy chứng nhận đăng ký doanh nghiệp (Điều 47 Luật Doanh nghiệp);</w:t>
              </w:r>
            </w:ins>
          </w:p>
          <w:p w14:paraId="5110AAC1" w14:textId="77777777" w:rsidR="00AA2CBE" w:rsidRPr="003764DC" w:rsidRDefault="00AA2CBE" w:rsidP="00AA2CBE">
            <w:pPr>
              <w:jc w:val="both"/>
              <w:rPr>
                <w:szCs w:val="24"/>
              </w:rPr>
            </w:pPr>
            <w:del w:id="1007" w:author="Nội dung điều chỉnh (Claude)" w:date="2026-10-24T15:12:34Z">
              <w:r w:rsidRPr="003764DC">
                <w:rPr>
                  <w:szCs w:val="24"/>
                </w:rPr>
                <w:delText>- Lập biên bản bàn giao;</w:delText>
              </w:r>
            </w:del>
            <w:ins w:id="1008" w:author="Nội dung điều chỉnh (Claude)" w:date="2026-10-24T15:12:34Z">
              <w:r w:rsidRPr="003764DC">
                <w:rPr>
                  <w:szCs w:val="24"/>
                </w:rPr>
                <w:t xml:space="preserve">- Bàn giao mặt bằng theo Đề án sử dụng tài sản công được phê duyệt;</w:t>
              </w:r>
            </w:ins>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r w:rsidRPr="003764DC">
              <w:rPr>
                <w:lang w:eastAsia="vi-VN"/>
              </w:rPr>
              <w:t xml:space="preserve">Quý III năm 2027</w:t>
            </w:r>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 xml:space="preserve">Lập Dự án đầu tư, Ban quản lý dự án đầu tư, </w:t>
            </w:r>
            <w:r w:rsidRPr="003764DC">
              <w:rPr>
                <w:szCs w:val="24"/>
              </w:rPr>
              <w:t xml:space="preserve">xin cấp phép xây dựng (nếu có); lập hồ sơ thủ tục môi trường; xác định việc điều chỉnh quy hoạch cục bộ (nếu có)</w:t>
            </w:r>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r w:rsidRPr="003764DC">
              <w:rPr>
                <w:lang w:eastAsia="vi-VN"/>
              </w:rPr>
              <w:t xml:space="preserve">Quý III năm 2027</w:t>
            </w:r>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r w:rsidRPr="003764DC">
              <w:rPr>
                <w:szCs w:val="24"/>
              </w:rPr>
              <w:t xml:space="preserve">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Công ty chuẩn bị hồ sơ theo quy định chuyên ngành, bao gồm: Cơ sở vật chất; dây chuyền kiểm định; thiết bị; đăng kiểm viên; </w:t>
            </w:r>
            <w:r w:rsidRPr="003764DC">
              <w:rPr>
                <w:lang w:eastAsia="vi-VN"/>
              </w:rPr>
              <w:t xml:space="preserve">hệ thống quản lý chất lượng theo nguyên tắc TCVN ISO/IEC 17020:2012; kết quả đánh giá sự phù hợp quy chuẩn;</w:t>
            </w:r>
            <w:r w:rsidRPr="003764DC">
              <w:rPr>
                <w:lang w:eastAsia="vi-VN"/>
              </w:rPr>
              <w:t xml:space="preserve">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del w:id="1001" w:author="Nội dung điều chỉnh (Claude)" w:date="2026-10-24T15:12:34Z">
              <w:r w:rsidRPr="003764DC">
                <w:rPr>
                  <w:lang w:eastAsia="vi-VN"/>
                </w:rPr>
                <w:delText>Cục Đăng kiểm Việt Nam</w:delText>
              </w:r>
            </w:del>
            <w:ins w:id="1002" w:author="Nội dung điều chỉnh (Claude)" w:date="2026-10-24T15:12:34Z">
              <w:r w:rsidRPr="003764DC">
                <w:rPr>
                  <w:lang w:eastAsia="vi-VN"/>
                </w:rPr>
                <w:t xml:space="preserve">Sở Xây dựng</w:t>
              </w:r>
            </w:ins>
          </w:p>
        </w:tc>
        <w:tc>
          <w:tcPr>
            <w:tcW w:w="1348" w:type="dxa"/>
            <w:vAlign w:val="center"/>
          </w:tcPr>
          <w:p w14:paraId="7BCC232A" w14:textId="77777777" w:rsidR="00AA2CBE" w:rsidRPr="003764DC" w:rsidRDefault="00AA2CBE" w:rsidP="00AA2CBE">
            <w:pPr>
              <w:jc w:val="center"/>
              <w:rPr>
                <w:lang w:eastAsia="vi-VN"/>
              </w:rPr>
            </w:pPr>
            <w:r w:rsidRPr="003764DC">
              <w:rPr>
                <w:lang w:eastAsia="vi-VN"/>
              </w:rPr>
              <w:t xml:space="preserve">Quý II năm 2028</w:t>
            </w:r>
          </w:p>
        </w:tc>
      </w:tr>
      <w:tr w:rsidR="003764DC" w:rsidRPr="003764DC" w14:paraId="616E0648" w14:textId="77777777" w:rsidTr="006D13CA">
        <w:trPr/>
        <w:tc>
          <w:tcPr>
            <w:tcW w:w="591" w:type="dxa"/>
            <w:vAlign w:val="center"/>
          </w:tcPr>
          <w:p w14:paraId="6377BAE3" w14:textId="77777777" w:rsidR="00AA2CBE" w:rsidRPr="003764DC" w:rsidRDefault="00AA2CBE" w:rsidP="00AA2CBE">
            <w:pPr>
              <w:jc w:val="center"/>
              <w:rPr>
                <w:lang w:eastAsia="vi-VN"/>
              </w:rPr>
            </w:pPr>
            <w:r w:rsidRPr="003764DC">
              <w:rPr>
                <w:lang w:eastAsia="vi-VN"/>
              </w:rPr>
              <w:t xml:space="preserve">7.2</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 xml:space="preserve">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 xml:space="preserve">Sở Xây dựng; Cục Đăng kiểm Việt Nam</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 xml:space="preserve">Quý II năm 2028</w:t>
            </w:r>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r w:rsidRPr="003764DC">
              <w:rPr>
                <w:lang w:eastAsia="vi-VN"/>
              </w:rPr>
              <w:t xml:space="preserve">Quý III năm 2028</w:t>
            </w:r>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 xml:space="preserve">Từ Quý III năm 2028</w:t>
            </w:r>
          </w:p>
        </w:tc>
      </w:tr>
      <w:tr w:rsidR="003764DC" w:rsidRPr="003764DC" w14:paraId="456E5CA2" w14:textId="77777777" w:rsidTr="006D13CA">
        <w:trPr/>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 xml:space="preserve">10</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 xml:space="preserve">Giai đoạn 10. Đầu tư dây chuyền kiểm định thứ hai khi lưu lượng thực tế của dây chuyền giai đoạn 1 </w:t>
            </w:r>
            <w:r w:rsidRPr="003764DC">
              <w:rPr>
                <w:b/>
                <w:bCs/>
                <w:lang w:eastAsia="vi-VN"/>
              </w:rPr>
              <w:t xml:space="preserve">đạt từ 90% công suất thiết kế (khoảng 13.480 lượt/năm trên công suất thiết kế 14.976 lượt/năm)</w:t>
            </w:r>
            <w:r w:rsidRPr="003764DC">
              <w:rPr>
                <w:b/>
                <w:bCs/>
                <w:lang w:eastAsia="vi-VN"/>
              </w:rPr>
              <w:t xml:space="preserve"> trong 2 năm liên tiếp</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 xml:space="preserve">Công ty</w:t>
            </w:r>
          </w:p>
        </w:tc>
        <w:tc>
          <w:tcPr>
            <w:tcW w:w="1378" w:type="dxa"/>
            <w:vAlign w:val="center"/>
          </w:tcPr>
          <w:p w14:paraId="4A89A240" w14:textId="77777777" w:rsidR="00AA2CBE" w:rsidRPr="003764DC" w:rsidRDefault="00AA2CBE" w:rsidP="00AA2CBE">
            <w:pPr>
              <w:jc w:val="center"/>
              <w:rPr>
                <w:b/>
                <w:bCs/>
                <w:lang w:eastAsia="vi-VN"/>
              </w:rPr>
            </w:pPr>
            <w:r>
              <w:t xml:space="preserve">Hội đồng thành viên Công ty</w:t>
            </w: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 xml:space="preserve">Theo nhu cầu thực tế</w:t>
            </w:r>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trong khi Nhà trường thực hiện quyền, trách nhiệm của thành viên góp vốn theo quy định của pháp luật và không làm thay đổi mục tiêu, nhiệm vụ của UBND tỉnh giao tại Quyết định số 30/QĐ-UBND ngày 19/01/2026</w:t>
      </w:r>
      <w:r w:rsidR="009B46E6">
        <w:t xml:space="preserve">; </w:t>
      </w:r>
      <w:r w:rsidR="009B46E6" w:rsidRPr="009B46E6">
        <w:rPr>
          <w:b/>
          <w:bCs/>
          <w:i/>
          <w:iCs/>
        </w:rPr>
        <w:t xml:space="preserve">do đó, nhà trường kính đề nghị UBND tỉnh xem xét, quyết định. </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 xml:space="preserve">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 xml:space="preserve">c) Tham mưu Ủy ban nhân dân tỉnh xin ý kiến hướng dẫn của Bộ Tài chính về cơ chế góp vốn, quản lý phần vốn của Trường tại Công ty và việc sử dụng vốn vay để góp vốn.</w:t>
      </w:r>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UBND phường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Hướng dẫn, phối hợp với nhà trường trong công tác bổ nhiệm Hội đồng thành viên, kiểm soát viên và các chức danh khác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r w:rsidRPr="001E7AC1">
        <w:t xml:space="preserve">Đề án số      /ĐA-CĐKT ngày      tháng      năm 2026 (lần 6) của Trường</w:t>
      </w:r>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del w:id="1011" w:author="Nội dung điều chỉnh (Claude)" w:date="2026-10-24T15:12:34Z">
        <w:r w:rsidRPr="003764DC">
          <w:delText>2. Dự thảo Quyết định của UBND tỉnh Quảng Ngãi phê duyệt Đề án thành lập Trung tâm Đăng kiểm xe cơ giới trực thuộc Trường Cao đẳng Kon Tum.</w:delText>
        </w:r>
      </w:del>
      <w:ins w:id="1012" w:author="Nội dung điều chỉnh (Claude)" w:date="2026-10-24T15:12:34Z">
        <w:r w:rsidRPr="003764DC">
          <w:t xml:space="preserve">2. Dự thảo Quyết định của UBND tỉnh Quảng Ngãi phê duyệt Đề án thành lập Trung tâm Đăng kiểm xe cơ giới trực thuộc Trường Cao đẳng Kon Tum (hoàn thiện sau khi có ý kiến hướng dẫn của Bộ Tài chính, Bộ Nội vụ).</w:t>
        </w:r>
      </w:ins>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tổng hợp tiếp thu, giải trình qua các đợt lấy ý kiến đối với dự thảo Đề án thành lập Trung tâm Đăng kiểm xe cơ giới trực thuộc Trường Cao đẳng Kon Tum và hồ sơ trình UBND tỉnh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19AC31AD" w14:textId="4F062988" w:rsidR="008916D5" w:rsidRPr="003764DC" w:rsidRDefault="009B46E6" w:rsidP="009B46E6">
      <w:pPr>
        <w:widowControl w:val="0"/>
        <w:spacing w:before="120" w:after="120" w:line="252" w:lineRule="auto"/>
        <w:ind w:firstLine="720"/>
        <w:jc w:val="both"/>
      </w:pPr>
      <w:r>
        <w:t xml:space="preserve">4. Báo cáo số      /BC-CĐKT ngày      tháng      năm 2026 của Trường Cao đẳng Kon Tum tiếp thu, giải trình ý kiến của các sở, ngành về Đề án theo Công văn số 10316/UBND-NC ngày 05 tháng 10 năm 2026 của Ủy ban nhân dân tỉnh.</w:t>
      </w:r>
    </w:p>
    <w:p w14:paraId="19AC31AD" w14:textId="4F062988" w:rsidR="008916D5" w:rsidRPr="003764DC" w:rsidRDefault="009B46E6" w:rsidP="009B46E6">
      <w:pPr>
        <w:widowControl w:val="0"/>
        <w:spacing w:before="120" w:after="120" w:line="252" w:lineRule="auto"/>
        <w:ind w:firstLine="720"/>
        <w:jc w:val="both"/>
      </w:pPr>
      <w:r>
        <w:t xml:space="preserve">5. Dự thảo Công văn của Ủy ban nhân dân tỉnh xin ý kiến hướng dẫn của Bộ Tài chính, Bộ Nội vụ.</w:t>
      </w:r>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r w:rsidRPr="003764DC">
        <w:rPr>
          <w:shd w:val="clear" w:color="auto" w:fill="FFFFFF"/>
          <w:lang w:val="vi-VN" w:eastAsia="vi-VN"/>
        </w:rPr>
        <w:t xml:space="preserve">nhà trường kính đề nghị Ủy ban nhân dân tỉnh Quảng Ngãi xem xét, có văn bản xin ý kiến hướng dẫn của Bộ Tài chính, Bộ Nội vụ </w:t>
      </w:r>
      <w:del w:id="1013" w:author="Nội dung điều chỉnh (Claude)" w:date="2026-10-24T15:12:34Z">
        <w:r w:rsidRPr="003764DC">
          <w:rPr>
            <w:shd w:val="clear" w:color="auto" w:fill="FFFFFF"/>
            <w:lang w:val="vi-VN" w:eastAsia="vi-VN"/>
          </w:rPr>
          <w:delText xml:space="preserve">và phê duyệt Đề án sau khi có ý kiến hướng dẫn.</w:delText>
        </w:r>
      </w:del>
      <w:ins w:id="1014" w:author="Nội dung điều chỉnh (Claude)" w:date="2026-10-24T15:12:34Z">
        <w:r w:rsidRPr="003764DC">
          <w:rPr>
            <w:shd w:val="clear" w:color="auto" w:fill="FFFFFF"/>
            <w:lang w:val="vi-VN" w:eastAsia="vi-VN"/>
          </w:rPr>
          <w:t xml:space="preserve">và phê duyệt Đề án sau khi có ý kiến hướng dẫn. Việc phê duyệt Đề án là phê duyệt mục tiêu, mô hình, quy mô và phương án thực hiện; không thay thế các quyết định về góp vốn, sử dụng tài sản công, vay vốn của cấp có thẩm quyền theo quy định.</w:t>
        </w:r>
      </w:ins>
      <w:r w:rsidRPr="003764DC">
        <w:rPr>
          <w:shd w:val="clear" w:color="auto" w:fill="FFFFFF"/>
          <w:lang w:val="vi-VN" w:eastAsia="vi-VN"/>
        </w:rPr>
        <w:t xml:space="preserve">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UBND phường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A2BFF" w14:textId="77777777" w:rsidR="00243A16" w:rsidRDefault="00243A16">
      <w:r>
        <w:separator/>
      </w:r>
    </w:p>
  </w:endnote>
  <w:endnote w:type="continuationSeparator" w:id="0">
    <w:p w14:paraId="0A72476F" w14:textId="77777777" w:rsidR="00243A16" w:rsidRDefault="0024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BE1B4" w14:textId="77777777" w:rsidR="00243A16" w:rsidRDefault="00243A16">
      <w:r>
        <w:separator/>
      </w:r>
    </w:p>
  </w:footnote>
  <w:footnote w:type="continuationSeparator" w:id="0">
    <w:p w14:paraId="745E3319" w14:textId="77777777" w:rsidR="00243A16" w:rsidRDefault="00243A16">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5418</Words>
  <Characters>30888</Characters>
  <Application>Microsoft Office Word</Application>
  <DocSecurity>0</DocSecurity>
  <Lines>257</Lines>
  <Paragraphs>72</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36234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61</cp:revision>
  <cp:lastPrinted>2025-06-02T02:27:00Z</cp:lastPrinted>
  <dcterms:created xsi:type="dcterms:W3CDTF">2026-08-24T16:15:00Z</dcterms:created>
  <dcterms:modified xsi:type="dcterms:W3CDTF">2026-09-20T04:15:00Z</dcterms:modified>
</cp:coreProperties>
</file>