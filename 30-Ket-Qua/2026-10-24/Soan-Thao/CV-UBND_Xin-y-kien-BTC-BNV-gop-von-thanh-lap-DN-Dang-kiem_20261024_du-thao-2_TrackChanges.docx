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3" w:type="dxa"/>
        <w:tblInd w:w="108" w:type="dxa"/>
        <w:tblLook w:val="04A0" w:firstRow="1" w:lastRow="0" w:firstColumn="1" w:lastColumn="0" w:noHBand="0" w:noVBand="1"/>
      </w:tblPr>
      <w:tblGrid>
        <w:gridCol w:w="3261"/>
        <w:gridCol w:w="5812"/>
      </w:tblGrid>
      <w:tr w:rsidR="00152A2D" w:rsidRPr="00152A2D" w14:paraId="5B41B8CD" w14:textId="77777777" w:rsidTr="006F685D">
        <w:trPr>
          <w:trHeight w:val="851"/>
        </w:trPr>
        <w:tc>
          <w:tcPr>
            <w:tcW w:w="3261" w:type="dxa"/>
            <w:hideMark/>
          </w:tcPr>
          <w:p w14:paraId="171F06BE" w14:textId="77777777" w:rsidR="00152A2D" w:rsidRPr="00152A2D" w:rsidRDefault="00152A2D" w:rsidP="00152A2D">
            <w:pPr>
              <w:jc w:val="center"/>
              <w:rPr>
                <w:rFonts w:ascii="Times New Roman" w:hAnsi="Times New Roman"/>
                <w:b/>
                <w:bCs/>
                <w:sz w:val="26"/>
              </w:rPr>
            </w:pPr>
            <w:r w:rsidRPr="00152A2D">
              <w:rPr>
                <w:rFonts w:ascii="Times New Roman" w:hAnsi="Times New Roman"/>
                <w:b/>
                <w:bCs/>
                <w:sz w:val="26"/>
              </w:rPr>
              <w:t>ỦY BAN NHÂN DÂN</w:t>
            </w:r>
          </w:p>
          <w:p w14:paraId="1C5257CE" w14:textId="77777777" w:rsidR="00152A2D" w:rsidRPr="00152A2D" w:rsidRDefault="00000000" w:rsidP="00152A2D">
            <w:pPr>
              <w:tabs>
                <w:tab w:val="right" w:pos="2928"/>
              </w:tabs>
              <w:jc w:val="center"/>
              <w:rPr>
                <w:rFonts w:ascii="Times New Roman" w:hAnsi="Times New Roman"/>
                <w:b/>
                <w:bCs/>
                <w:sz w:val="26"/>
              </w:rPr>
            </w:pPr>
            <w:r>
              <w:rPr>
                <w:rFonts w:ascii="Times New Roman" w:hAnsi="Times New Roman"/>
              </w:rPr>
              <w:pict w14:anchorId="00043EF7">
                <v:line id="_x0000_s1028" style="position:absolute;left:0;text-align:left;flip:y;z-index:1" from="37.2pt,17pt" to="105.65pt,17pt"/>
              </w:pict>
            </w:r>
            <w:r w:rsidR="00152A2D" w:rsidRPr="00152A2D">
              <w:rPr>
                <w:rFonts w:ascii="Times New Roman" w:hAnsi="Times New Roman"/>
                <w:b/>
                <w:bCs/>
                <w:sz w:val="26"/>
              </w:rPr>
              <w:t>TỈNH QUẢNG NGÃI</w:t>
            </w:r>
          </w:p>
        </w:tc>
        <w:tc>
          <w:tcPr>
            <w:tcW w:w="5812" w:type="dxa"/>
            <w:hideMark/>
          </w:tcPr>
          <w:p w14:paraId="1DFF36D4" w14:textId="77777777" w:rsidR="00152A2D" w:rsidRPr="00152A2D" w:rsidRDefault="00152A2D" w:rsidP="00152A2D">
            <w:pPr>
              <w:pStyle w:val="Heading1"/>
              <w:rPr>
                <w:b/>
                <w:i w:val="0"/>
                <w:szCs w:val="26"/>
              </w:rPr>
            </w:pPr>
            <w:r w:rsidRPr="00152A2D">
              <w:rPr>
                <w:i w:val="0"/>
              </w:rPr>
              <w:t xml:space="preserve">  </w:t>
            </w:r>
            <w:r w:rsidRPr="00152A2D">
              <w:rPr>
                <w:b/>
                <w:i w:val="0"/>
                <w:szCs w:val="26"/>
              </w:rPr>
              <w:t>CỘNG HÒA XÃ HỘI CHỦ NGHĨA VIỆT NAM</w:t>
            </w:r>
          </w:p>
          <w:p w14:paraId="62E7374F" w14:textId="77777777" w:rsidR="00152A2D" w:rsidRPr="00152A2D" w:rsidRDefault="00000000" w:rsidP="00152A2D">
            <w:pPr>
              <w:pStyle w:val="Heading1"/>
              <w:rPr>
                <w:bCs/>
                <w:i w:val="0"/>
              </w:rPr>
            </w:pPr>
            <w:r>
              <w:rPr>
                <w:b/>
              </w:rPr>
              <w:pict w14:anchorId="3DF04350">
                <v:line id="_x0000_s1029" style="position:absolute;left:0;text-align:left;z-index:2" from="60.4pt,17.8pt" to="228.05pt,17.8pt"/>
              </w:pict>
            </w:r>
            <w:r w:rsidR="00152A2D" w:rsidRPr="00152A2D">
              <w:rPr>
                <w:b/>
              </w:rPr>
              <w:t xml:space="preserve">   </w:t>
            </w:r>
            <w:r w:rsidR="00152A2D" w:rsidRPr="00152A2D">
              <w:rPr>
                <w:b/>
                <w:i w:val="0"/>
                <w:sz w:val="28"/>
              </w:rPr>
              <w:t>Độc lập - Tự do - Hạnh phúc</w:t>
            </w:r>
          </w:p>
        </w:tc>
      </w:tr>
      <w:tr w:rsidR="00152A2D" w:rsidRPr="000F0E35" w14:paraId="0EFAD930" w14:textId="77777777" w:rsidTr="006F685D">
        <w:tc>
          <w:tcPr>
            <w:tcW w:w="3261" w:type="dxa"/>
            <w:hideMark/>
          </w:tcPr>
          <w:p w14:paraId="035B67EB" w14:textId="77777777" w:rsidR="00152A2D" w:rsidRPr="00152A2D" w:rsidRDefault="00152A2D" w:rsidP="00152A2D">
            <w:pPr>
              <w:jc w:val="center"/>
              <w:rPr>
                <w:rFonts w:ascii="Times New Roman" w:hAnsi="Times New Roman"/>
                <w:sz w:val="26"/>
              </w:rPr>
            </w:pPr>
            <w:r w:rsidRPr="00152A2D">
              <w:rPr>
                <w:rFonts w:ascii="Times New Roman" w:hAnsi="Times New Roman"/>
                <w:sz w:val="26"/>
              </w:rPr>
              <w:t>Số:        /UBND-NC</w:t>
            </w:r>
          </w:p>
        </w:tc>
        <w:tc>
          <w:tcPr>
            <w:tcW w:w="5812" w:type="dxa"/>
            <w:hideMark/>
          </w:tcPr>
          <w:p w14:paraId="64AE54DF" w14:textId="77777777" w:rsidR="00152A2D" w:rsidRPr="006F685D" w:rsidRDefault="00152A2D" w:rsidP="00152A2D">
            <w:pPr>
              <w:pStyle w:val="Heading3"/>
              <w:spacing w:before="0" w:after="0"/>
              <w:jc w:val="center"/>
              <w:rPr>
                <w:rFonts w:ascii="Times New Roman" w:hAnsi="Times New Roman"/>
                <w:b w:val="0"/>
                <w:bCs w:val="0"/>
                <w:i/>
                <w:sz w:val="28"/>
                <w:szCs w:val="28"/>
              </w:rPr>
            </w:pPr>
            <w:r w:rsidRPr="006F685D">
              <w:rPr>
                <w:rFonts w:ascii="Times New Roman" w:hAnsi="Times New Roman"/>
                <w:b w:val="0"/>
                <w:bCs w:val="0"/>
                <w:i/>
                <w:sz w:val="28"/>
                <w:szCs w:val="28"/>
              </w:rPr>
              <w:t>Quảng Ngãi, ngày      tháng      năm 2026</w:t>
            </w:r>
          </w:p>
        </w:tc>
      </w:tr>
      <w:tr w:rsidR="00152A2D" w:rsidRPr="00152A2D" w14:paraId="43A15E34" w14:textId="77777777" w:rsidTr="006F685D">
        <w:trPr>
          <w:gridAfter w:val="1"/>
          <w:wAfter w:w="5812" w:type="dxa"/>
          <w:trHeight w:val="809"/>
        </w:trPr>
        <w:tc>
          <w:tcPr>
            <w:tcW w:w="3261" w:type="dxa"/>
            <w:hideMark/>
          </w:tcPr>
          <w:p w14:paraId="486AC8AD" w14:textId="77777777" w:rsidR="00152A2D" w:rsidRPr="00152A2D" w:rsidRDefault="00152A2D" w:rsidP="00152A2D">
            <w:pPr>
              <w:spacing w:before="120"/>
              <w:ind w:left="-108" w:right="-108"/>
              <w:jc w:val="center"/>
              <w:rPr>
                <w:rFonts w:ascii="Times New Roman" w:hAnsi="Times New Roman"/>
                <w:sz w:val="26"/>
                <w:szCs w:val="26"/>
              </w:rPr>
            </w:pPr>
            <w:r w:rsidRPr="00152A2D">
              <w:rPr>
                <w:rFonts w:ascii="Times New Roman" w:hAnsi="Times New Roman"/>
                <w:sz w:val="26"/>
                <w:szCs w:val="26"/>
                <w:shd w:val="clear" w:color="auto" w:fill="FFFFFF"/>
              </w:rPr>
              <w:t>V/v xin ý kiến hướng dẫn việc đơn vị sự nghiệp công lập góp vốn thành lập doanh nghiệp để đầu tư, vận hành Trung tâm Đăng kiểm xe cơ giới</w:t>
            </w:r>
          </w:p>
        </w:tc>
      </w:tr>
    </w:tbl>
    <w:p w14:paraId="20A7C410" w14:textId="7B0ABD1C" w:rsidR="00152A2D" w:rsidRPr="00152A2D" w:rsidRDefault="00000000" w:rsidP="00152A2D">
      <w:pPr>
        <w:spacing w:before="40" w:after="40"/>
        <w:jc w:val="center"/>
        <w:rPr>
          <w:rFonts w:ascii="Times New Roman" w:hAnsi="Times New Roman"/>
          <w:sz w:val="20"/>
          <w:lang w:val="nl-NL"/>
        </w:rPr>
      </w:pPr>
      <w:r>
        <w:rPr>
          <w:rFonts w:ascii="Times New Roman" w:hAnsi="Times New Roman"/>
          <w:noProof/>
          <w:sz w:val="20"/>
          <w:lang w:val="nl-NL"/>
        </w:rPr>
        <w:pict w14:anchorId="6605D5FA">
          <v:rect id="_x0000_s1030" style="position:absolute;left:0;text-align:left;margin-left:19.5pt;margin-top:13.8pt;width:84.85pt;height:24.3pt;z-index:3;mso-position-horizontal-relative:text;mso-position-vertical-relative:text">
            <v:textbox>
              <w:txbxContent>
                <w:p w14:paraId="389D5FC4" w14:textId="45E2BE4F" w:rsidR="006F685D" w:rsidRPr="006F685D" w:rsidRDefault="006F685D" w:rsidP="006F685D">
                  <w:pPr>
                    <w:jc w:val="center"/>
                    <w:rPr>
                      <w:rFonts w:ascii="Times New Roman" w:hAnsi="Times New Roman"/>
                      <w:b/>
                      <w:bCs/>
                      <w:color w:val="FF0000"/>
                    </w:rPr>
                  </w:pPr>
                  <w:r w:rsidRPr="006F685D">
                    <w:rPr>
                      <w:rFonts w:ascii="Times New Roman" w:hAnsi="Times New Roman"/>
                      <w:b/>
                      <w:bCs/>
                      <w:color w:val="FF0000"/>
                    </w:rPr>
                    <w:t>DỰ THẢO</w:t>
                  </w:r>
                </w:p>
              </w:txbxContent>
            </v:textbox>
          </v:rect>
        </w:pict>
      </w:r>
    </w:p>
    <w:tbl>
      <w:tblPr>
        <w:tblW w:w="6336" w:type="dxa"/>
        <w:tblInd w:w="1526" w:type="dxa"/>
        <w:tblCellMar>
          <w:left w:w="0" w:type="dxa"/>
          <w:right w:w="0" w:type="dxa"/>
        </w:tblCellMar>
        <w:tblLook w:val="04A0" w:firstRow="1" w:lastRow="0" w:firstColumn="1" w:lastColumn="0" w:noHBand="0" w:noVBand="1"/>
      </w:tblPr>
      <w:tblGrid>
        <w:gridCol w:w="2268"/>
        <w:gridCol w:w="4068"/>
      </w:tblGrid>
      <w:tr w:rsidR="00152A2D" w:rsidRPr="00F5446D" w14:paraId="6C239552" w14:textId="77777777" w:rsidTr="006F685D">
        <w:tc>
          <w:tcPr>
            <w:tcW w:w="2268" w:type="dxa"/>
            <w:tcMar>
              <w:top w:w="0" w:type="dxa"/>
              <w:left w:w="108" w:type="dxa"/>
              <w:bottom w:w="0" w:type="dxa"/>
              <w:right w:w="108" w:type="dxa"/>
            </w:tcMar>
            <w:hideMark/>
          </w:tcPr>
          <w:p w14:paraId="5F19651D" w14:textId="77777777" w:rsidR="00152A2D" w:rsidRPr="00F5446D" w:rsidRDefault="00152A2D" w:rsidP="006F685D">
            <w:pPr>
              <w:jc w:val="right"/>
              <w:rPr>
                <w:rFonts w:ascii="Times New Roman" w:hAnsi="Times New Roman"/>
                <w:szCs w:val="28"/>
              </w:rPr>
            </w:pPr>
            <w:r w:rsidRPr="00F5446D">
              <w:rPr>
                <w:rFonts w:ascii="Times New Roman" w:hAnsi="Times New Roman"/>
                <w:szCs w:val="28"/>
              </w:rPr>
              <w:t>Kính gửi:</w:t>
            </w:r>
          </w:p>
        </w:tc>
        <w:tc>
          <w:tcPr>
            <w:tcW w:w="4068" w:type="dxa"/>
            <w:tcMar>
              <w:top w:w="0" w:type="dxa"/>
              <w:left w:w="108" w:type="dxa"/>
              <w:bottom w:w="0" w:type="dxa"/>
              <w:right w:w="108" w:type="dxa"/>
            </w:tcMar>
          </w:tcPr>
          <w:p w14:paraId="6C48F86D" w14:textId="77777777" w:rsidR="00152A2D" w:rsidRPr="00F5446D" w:rsidRDefault="00152A2D" w:rsidP="00CD4D8B">
            <w:pPr>
              <w:tabs>
                <w:tab w:val="left" w:pos="3916"/>
              </w:tabs>
              <w:jc w:val="both"/>
              <w:rPr>
                <w:rFonts w:ascii="Times New Roman" w:hAnsi="Times New Roman"/>
                <w:szCs w:val="28"/>
              </w:rPr>
            </w:pPr>
          </w:p>
          <w:p w14:paraId="466F6735" w14:textId="77777777" w:rsidR="00152A2D" w:rsidRPr="00F5446D" w:rsidRDefault="00152A2D" w:rsidP="00CD4D8B">
            <w:pPr>
              <w:tabs>
                <w:tab w:val="left" w:pos="3916"/>
              </w:tabs>
              <w:jc w:val="both"/>
              <w:rPr>
                <w:rFonts w:ascii="Times New Roman" w:hAnsi="Times New Roman"/>
                <w:szCs w:val="28"/>
              </w:rPr>
            </w:pPr>
            <w:r w:rsidRPr="00F5446D">
              <w:rPr>
                <w:rFonts w:ascii="Times New Roman" w:hAnsi="Times New Roman"/>
                <w:szCs w:val="28"/>
              </w:rPr>
              <w:t>- Bộ Tài chính;</w:t>
            </w:r>
          </w:p>
          <w:p w14:paraId="3AD72E9A" w14:textId="77777777" w:rsidR="00152A2D" w:rsidRPr="00F5446D" w:rsidRDefault="00152A2D" w:rsidP="00CD4D8B">
            <w:pPr>
              <w:tabs>
                <w:tab w:val="left" w:pos="3916"/>
              </w:tabs>
              <w:jc w:val="both"/>
              <w:rPr>
                <w:rFonts w:ascii="Times New Roman" w:hAnsi="Times New Roman"/>
                <w:szCs w:val="28"/>
              </w:rPr>
            </w:pPr>
            <w:r w:rsidRPr="00F5446D">
              <w:rPr>
                <w:rFonts w:ascii="Times New Roman" w:hAnsi="Times New Roman"/>
                <w:szCs w:val="28"/>
              </w:rPr>
              <w:t>- Bộ Nội vụ.</w:t>
            </w:r>
          </w:p>
        </w:tc>
      </w:tr>
    </w:tbl>
    <w:p w14:paraId="2C2460A7" w14:textId="77777777" w:rsidR="00152A2D" w:rsidRPr="00152A2D" w:rsidRDefault="00152A2D" w:rsidP="00152A2D">
      <w:pPr>
        <w:spacing w:before="120"/>
        <w:ind w:firstLine="720"/>
        <w:jc w:val="both"/>
        <w:rPr>
          <w:rFonts w:ascii="Times New Roman" w:hAnsi="Times New Roman"/>
          <w:sz w:val="4"/>
          <w:szCs w:val="18"/>
          <w:lang w:val="nl-NL"/>
        </w:rPr>
      </w:pPr>
    </w:p>
    <w:p w14:paraId="0A9CB5DF" w14:textId="77777777" w:rsidR="00152A2D" w:rsidRPr="00152A2D" w:rsidRDefault="00152A2D" w:rsidP="00152A2D">
      <w:pPr>
        <w:spacing w:before="120"/>
        <w:ind w:firstLine="720"/>
        <w:jc w:val="both"/>
        <w:rPr>
          <w:rFonts w:ascii="Times New Roman" w:hAnsi="Times New Roman"/>
          <w:szCs w:val="28"/>
          <w:lang w:val="nl-NL"/>
        </w:rPr>
      </w:pPr>
    </w:p>
    <w:p w14:paraId="38F9DF43"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Thực hiện Quyết định số 30/QĐ-UBND ngày 19/01/2026 của Ủy ban nhân dân tỉnh về nhiệm vụ, giải pháp chủ yếu thực hiện Kế hoạch phát triển kinh tế - xã hội năm 2026, Trường Cao đẳng Kon Tum (đơn vị sự nghiệp công lập trực thuộc Ủy ban nhân dân tỉnh, tự bảo đảm một phần chi thường xuyên) đã xây dựng Đề án thành lập Trung tâm Đăng kiểm xe cơ giới trực thuộc Trường. Theo Đề án, Trường góp 51% vốn điều lệ bằng tiền (không góp vốn bằng quyền sử dụng đất) cùng nhà đầu tư thành lập Công ty trách nhiệm hữu hạn hai thành viên trở lên để đầu tư, vận hành Trung tâm Đăng kiểm xe cơ giới, không sử dụng ngân sách nhà nước; khu đất khoảng 8.500 m² do Trường quản lý (Nhà nước giao đất không thu tiền sử dụng đất) được sử dụng theo Đề án sử dụng tài sản công vào mục đích liên doanh, liên kết.</w:t>
      </w:r>
    </w:p>
    <w:p w14:paraId="64F6F078" w14:textId="76E13620"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Qua </w:t>
      </w:r>
      <w:r w:rsidR="006F685D">
        <w:rPr>
          <w:rFonts w:ascii="Times New Roman" w:hAnsi="Times New Roman"/>
          <w:szCs w:val="28"/>
          <w:lang w:val="nl-NL"/>
        </w:rPr>
        <w:t xml:space="preserve">quá trình </w:t>
      </w:r>
      <w:r w:rsidRPr="00152A2D">
        <w:rPr>
          <w:rFonts w:ascii="Times New Roman" w:hAnsi="Times New Roman"/>
          <w:szCs w:val="28"/>
          <w:lang w:val="nl-NL"/>
        </w:rPr>
        <w:t>lấy ý kiến các sở, ngành, Sở Tư pháp (Công văn số 2533/STP-XD&amp;TCTHPL ngày 09/9/2026) và Sở Tài chính (Công văn số 8766/STC-HCSN ngày 24/9/2026) có ý kiến pháp luật hiện hành chưa có quy định cụ thể về việc đơn vị sự nghiệp công lập góp vốn với nhà đầu tư thành lập doanh nghiệp. Ủy ban nhân dân tỉnh nhận thấy khoản 6 Điều 10, điểm e khoản 1 Điều 11 Luật Giáo dục nghề nghiệp; Điều 55, khoản 1 Điều 58 Luật Quản lý, sử dụng tài sản công; điểm c khoản 4 Điều 55 Nghị định số 186/2025/NĐ-CP ngày 01/7/2025 của Chính phủ; khoản 5, điểm a khoản 7 Điều 7 Nghị định số 334/2026/NĐ-CP ngày 20/8/2026 của Chính phủ đã quy định cơ sở giáo dục nghề nghiệp được thành lập doanh nghiệp khi đủ điều kiện, đơn vị sự nghiệp công lập được liên doanh, liên kết theo hình thức hình thành pháp nhân mới; tuy nhiên chưa có hướng dẫn chi tiết về trình tự, thẩm quyền và cơ chế quản lý phần vốn góp bằng tiền của đơn vị sự nghiệp công lập.</w:t>
      </w:r>
    </w:p>
    <w:p w14:paraId="70741158"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Để có cơ sở xem xét, quyết định, Ủy ban nhân dân tỉnh Quảng Ngãi kính đề nghị Bộ Tài chính, Bộ Nội vụ hướng dẫn một số nội dung sau:</w:t>
      </w:r>
    </w:p>
    <w:p w14:paraId="2FCA506F"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1. Đề nghị Bộ Tài chính hướng dẫn:</w:t>
      </w:r>
    </w:p>
    <w:p w14:paraId="7F7C88B7" w14:textId="77777777" w:rsidR="00152A2D" w:rsidRPr="00152A2D" w:rsidRDefault="00152A2D" w:rsidP="009B1D6E">
      <w:pPr>
        <w:widowControl w:val="0"/>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a) Đơn vị sự nghiệp công lập (cơ sở giáo dục nghề nghiệp công lập tự bảo </w:t>
      </w:r>
      <w:r w:rsidRPr="00152A2D">
        <w:rPr>
          <w:rFonts w:ascii="Times New Roman" w:hAnsi="Times New Roman"/>
          <w:szCs w:val="28"/>
          <w:lang w:val="nl-NL"/>
        </w:rPr>
        <w:lastRenderedPageBreak/>
        <w:t>đảm một phần chi thường xuyên) có được sử dụng nguồn tài chính hợp pháp của đơn vị để góp vốn bằng tiền cùng nhà đầu tư thành lập công ty trách nhiệm hữu hạn hai thành viên trở lên theo hình thức liên doanh, liên kết hình thành pháp nhân mới quy định tại điểm c khoản 4 Điều 55 Nghị định số 186/2025/NĐ-CP hay không; trình tự, thủ tục và thẩm quyền quyết định việc góp vốn.</w:t>
      </w:r>
    </w:p>
    <w:p w14:paraId="6795BEE0"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b) Phần vốn góp của đơn vị sự nghiệp công lập tại doanh nghiệp được xác định là vốn nhà nước đầu tư tại doanh nghiệp theo Luật Quản lý và đầu tư vốn nhà nước tại doanh nghiệp hay được quản lý theo pháp luật về quản lý, sử dụng tài sản công; chủ thể thực hiện quyền đại diện chủ sở hữu và cử người đại diện phần vốn (Ủy ban nhân dân tỉnh hay đơn vị sự nghiệp công lập).</w:t>
      </w:r>
    </w:p>
    <w:p w14:paraId="76C894E0"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c) Đơn vị sự nghiệp công lập có được sử dụng vốn vay của tổ chức tín dụng theo khoản 3 Điều 24 Nghị định số 60/2021/NĐ-CP ngày 21/6/2021 của Chính phủ (được sửa đổi tại khoản 16 Điều 1 Nghị định số 111/2025/NĐ-CP ngày 22/5/2025 của Chính phủ) hoặc vốn vay ưu đãi của Quỹ Đầu tư phát triển địa phương theo điểm b khoản 6 Điều 7 Nghị định số 334/2026/NĐ-CP để góp vốn thành lập doanh nghiệp hay không.</w:t>
      </w:r>
    </w:p>
    <w:p w14:paraId="08045F19"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d) Hình thức pháp lý để doanh nghiệp sử dụng mặt bằng là tài sản công của đơn vị sự nghiệp công lập (đất được Nhà nước giao không thu tiền sử dụng đất, không góp vốn bằng quyền sử dụng đất): Cho thuê tài sản công theo Điều 57 hay sử dụng tài sản công vào mục đích liên doanh, liên kết theo Điều 58 Luật Quản lý, sử dụng tài sản công.</w:t>
      </w:r>
    </w:p>
    <w:p w14:paraId="08045F19" w14:textId="77777777" w:rsidR="00152A2D" w:rsidRPr="00152A2D" w:rsidRDefault="00152A2D" w:rsidP="00584685">
      <w:pPr>
        <w:spacing w:before="60" w:after="60"/>
        <w:ind w:firstLine="720"/>
        <w:jc w:val="both"/>
        <w:rPr>
          <w:rFonts w:ascii="Times New Roman" w:hAnsi="Times New Roman"/>
          <w:szCs w:val="28"/>
          <w:lang w:val="nl-NL"/>
        </w:rPr>
      </w:pPr>
      <w:ins w:id="1001" w:author="Nội dung bổ sung (Claude)" w:date="2026-10-24T15:12:35Z">
        <w:r w:rsidRPr="00152A2D">
          <w:rPr>
            <w:rFonts w:ascii="Times New Roman" w:hAnsi="Times New Roman"/>
            <w:szCs w:val="28"/>
            <w:lang w:val="nl-NL"/>
          </w:rPr>
          <w:t xml:space="preserve">đ) Lợi nhuận được chia tương ứng phần vốn góp của đơn vị sự nghiệp công lập được để lại đơn vị sử dụng (bổ sung nguồn tài chính, trả nợ vay) hay phải nộp ngân sách nhà nước theo từng cơ chế quản lý phần vốn nêu tại điểm b khoản này.</w:t>
        </w:r>
      </w:ins>
    </w:p>
    <w:p w14:paraId="2AC0F02A" w14:textId="09BB671C"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2. Đề nghị Bộ Nội vụ hướng dẫn: Việc cử viên chức quản lý của đơn vị sự nghiệp công lập tham gia quản lý, làm người đại diện phần vốn hoặc Kiểm soát viên tại doanh nghiệp do đơn vị góp vốn </w:t>
      </w:r>
      <w:r w:rsidR="009B1D6E">
        <w:rPr>
          <w:rFonts w:ascii="Times New Roman" w:hAnsi="Times New Roman"/>
          <w:szCs w:val="28"/>
          <w:lang w:val="nl-NL"/>
        </w:rPr>
        <w:t xml:space="preserve"> đối với trường hợp nêu trên </w:t>
      </w:r>
      <w:r w:rsidRPr="00152A2D">
        <w:rPr>
          <w:rFonts w:ascii="Times New Roman" w:hAnsi="Times New Roman"/>
          <w:szCs w:val="28"/>
          <w:lang w:val="nl-NL"/>
        </w:rPr>
        <w:t>(chế độ làm việc kiêm nhiệm hay chấm dứt quan hệ viên chức; chế độ tiền lương, thù lao).</w:t>
      </w:r>
    </w:p>
    <w:p w14:paraId="46CA49EF" w14:textId="77777777" w:rsidR="00152A2D" w:rsidRPr="009B1D6E" w:rsidRDefault="00152A2D" w:rsidP="00584685">
      <w:pPr>
        <w:spacing w:before="60" w:after="60"/>
        <w:ind w:firstLine="720"/>
        <w:jc w:val="both"/>
        <w:rPr>
          <w:rFonts w:ascii="Times New Roman" w:hAnsi="Times New Roman"/>
          <w:i/>
          <w:iCs/>
          <w:szCs w:val="28"/>
          <w:lang w:val="nl-NL"/>
        </w:rPr>
      </w:pPr>
      <w:r w:rsidRPr="009B1D6E">
        <w:rPr>
          <w:rFonts w:ascii="Times New Roman" w:hAnsi="Times New Roman"/>
          <w:i/>
          <w:iCs/>
          <w:szCs w:val="28"/>
          <w:lang w:val="nl-NL"/>
        </w:rPr>
        <w:t>(Gửi kèm theo: Đề án thành lập Trung tâm Đăng kiểm xe cơ giới trực thuộc Trường Cao đẳng Kon Tum; Báo cáo tiếp thu, giải trình ý kiến của các sở, ngành và các văn bản liên quan).</w:t>
      </w:r>
    </w:p>
    <w:p w14:paraId="59832506"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Ủy ban nhân dân tỉnh Quảng Ngãi kính đề nghị Bộ Tài chính, Bộ Nội vụ quan tâm, hướng dẫn./.</w:t>
      </w:r>
    </w:p>
    <w:tbl>
      <w:tblPr>
        <w:tblW w:w="9072" w:type="dxa"/>
        <w:tblInd w:w="108" w:type="dxa"/>
        <w:tblLook w:val="01E0" w:firstRow="1" w:lastRow="1" w:firstColumn="1" w:lastColumn="1" w:noHBand="0" w:noVBand="0"/>
      </w:tblPr>
      <w:tblGrid>
        <w:gridCol w:w="5245"/>
        <w:gridCol w:w="3827"/>
      </w:tblGrid>
      <w:tr w:rsidR="00152A2D" w:rsidRPr="00152A2D" w14:paraId="76D91652" w14:textId="77777777" w:rsidTr="000F0E35">
        <w:tc>
          <w:tcPr>
            <w:tcW w:w="5245" w:type="dxa"/>
            <w:hideMark/>
          </w:tcPr>
          <w:p w14:paraId="173030CC" w14:textId="77777777" w:rsidR="00152A2D" w:rsidRPr="00152A2D" w:rsidRDefault="00152A2D" w:rsidP="00584685">
            <w:pPr>
              <w:ind w:left="-108"/>
              <w:jc w:val="both"/>
              <w:rPr>
                <w:rFonts w:ascii="Times New Roman" w:hAnsi="Times New Roman"/>
                <w:bCs/>
                <w:iCs/>
                <w:sz w:val="22"/>
                <w:szCs w:val="24"/>
                <w:lang w:val="nl-NL"/>
              </w:rPr>
            </w:pPr>
            <w:r w:rsidRPr="00152A2D">
              <w:rPr>
                <w:rFonts w:ascii="Times New Roman" w:hAnsi="Times New Roman"/>
                <w:b/>
                <w:bCs/>
                <w:i/>
                <w:iCs/>
                <w:sz w:val="24"/>
                <w:szCs w:val="24"/>
                <w:lang w:val="nl-NL"/>
              </w:rPr>
              <w:t>Nơi nhận:</w:t>
            </w:r>
          </w:p>
          <w:p w14:paraId="2ECCBEE1" w14:textId="77777777" w:rsidR="00152A2D" w:rsidRPr="000F0E35" w:rsidRDefault="00152A2D" w:rsidP="00584685">
            <w:pPr>
              <w:ind w:left="-108"/>
              <w:jc w:val="both"/>
              <w:rPr>
                <w:rFonts w:ascii="Times New Roman" w:hAnsi="Times New Roman"/>
                <w:sz w:val="22"/>
                <w:szCs w:val="22"/>
                <w:lang w:val="nl-NL"/>
              </w:rPr>
            </w:pPr>
            <w:r w:rsidRPr="000F0E35">
              <w:rPr>
                <w:rFonts w:ascii="Times New Roman" w:hAnsi="Times New Roman"/>
                <w:sz w:val="22"/>
                <w:szCs w:val="22"/>
                <w:lang w:val="nl-NL"/>
              </w:rPr>
              <w:t>- Như trên;</w:t>
            </w:r>
          </w:p>
          <w:p w14:paraId="7FC37D20" w14:textId="77777777" w:rsidR="00152A2D" w:rsidRPr="000F0E35" w:rsidRDefault="00152A2D" w:rsidP="00584685">
            <w:pPr>
              <w:widowControl w:val="0"/>
              <w:ind w:left="-108"/>
              <w:rPr>
                <w:rFonts w:ascii="Times New Roman" w:hAnsi="Times New Roman"/>
                <w:sz w:val="22"/>
                <w:szCs w:val="22"/>
                <w:shd w:val="clear" w:color="auto" w:fill="FFFFFF"/>
                <w:lang w:val="nl-NL"/>
              </w:rPr>
            </w:pPr>
            <w:r w:rsidRPr="000F0E35">
              <w:rPr>
                <w:rFonts w:ascii="Times New Roman" w:hAnsi="Times New Roman"/>
                <w:sz w:val="22"/>
                <w:szCs w:val="22"/>
                <w:shd w:val="clear" w:color="auto" w:fill="FFFFFF"/>
                <w:lang w:val="nl-NL"/>
              </w:rPr>
              <w:t>- Chủ tịch, PCT UBND tỉnh;</w:t>
            </w:r>
          </w:p>
          <w:p w14:paraId="09A42818" w14:textId="77777777" w:rsidR="00152A2D" w:rsidRDefault="00584685" w:rsidP="00584685">
            <w:pPr>
              <w:widowControl w:val="0"/>
              <w:ind w:left="-108"/>
              <w:rPr>
                <w:rFonts w:ascii="Times New Roman" w:hAnsi="Times New Roman"/>
                <w:sz w:val="22"/>
                <w:szCs w:val="22"/>
                <w:shd w:val="clear" w:color="auto" w:fill="FFFFFF"/>
                <w:lang w:val="nl-NL"/>
              </w:rPr>
            </w:pPr>
            <w:r w:rsidRPr="000F0E35">
              <w:rPr>
                <w:rFonts w:ascii="Times New Roman" w:hAnsi="Times New Roman"/>
                <w:sz w:val="22"/>
                <w:szCs w:val="22"/>
                <w:shd w:val="clear" w:color="auto" w:fill="FFFFFF"/>
                <w:lang w:val="nl-NL"/>
              </w:rPr>
              <w:t>- Sở: Tài chính, Nội vụ, Tư pháp;</w:t>
            </w:r>
          </w:p>
          <w:p w14:paraId="79A2D0BF" w14:textId="77777777" w:rsidR="00E506A9" w:rsidRPr="000F0E35" w:rsidRDefault="00E506A9" w:rsidP="00584685">
            <w:pPr>
              <w:widowControl w:val="0"/>
              <w:ind w:left="-108"/>
              <w:rPr>
                <w:rFonts w:ascii="Times New Roman" w:hAnsi="Times New Roman"/>
                <w:sz w:val="22"/>
                <w:szCs w:val="22"/>
                <w:shd w:val="clear" w:color="auto" w:fill="FFFFFF"/>
                <w:lang w:val="nl-NL"/>
              </w:rPr>
            </w:pPr>
            <w:r>
              <w:rPr>
                <w:rFonts w:ascii="Times New Roman" w:hAnsi="Times New Roman"/>
                <w:sz w:val="22"/>
                <w:szCs w:val="22"/>
                <w:shd w:val="clear" w:color="auto" w:fill="FFFFFF"/>
                <w:lang w:val="nl-NL"/>
              </w:rPr>
              <w:t>- Trường Cao đẳng Kon Tum;</w:t>
            </w:r>
          </w:p>
          <w:p w14:paraId="762F19C8" w14:textId="77777777" w:rsidR="00152A2D" w:rsidRPr="00152A2D" w:rsidRDefault="00152A2D" w:rsidP="00584685">
            <w:pPr>
              <w:ind w:left="-108"/>
              <w:jc w:val="both"/>
              <w:rPr>
                <w:rFonts w:ascii="Times New Roman" w:hAnsi="Times New Roman"/>
                <w:szCs w:val="28"/>
                <w:lang w:val="nl-NL"/>
              </w:rPr>
            </w:pPr>
            <w:r w:rsidRPr="000F0E35">
              <w:rPr>
                <w:rFonts w:ascii="Times New Roman" w:hAnsi="Times New Roman"/>
                <w:sz w:val="22"/>
                <w:szCs w:val="22"/>
                <w:lang w:val="nl-NL"/>
              </w:rPr>
              <w:t>- VPUB: CVP, PCVP;</w:t>
            </w:r>
          </w:p>
          <w:p w14:paraId="07FD0B2A" w14:textId="77777777" w:rsidR="00152A2D" w:rsidRPr="00152A2D" w:rsidRDefault="00152A2D" w:rsidP="00584685">
            <w:pPr>
              <w:ind w:left="-108"/>
              <w:jc w:val="both"/>
              <w:rPr>
                <w:rFonts w:ascii="Times New Roman" w:hAnsi="Times New Roman"/>
                <w:szCs w:val="28"/>
                <w:lang w:val="nl-NL"/>
              </w:rPr>
            </w:pPr>
            <w:r w:rsidRPr="000F0E35">
              <w:rPr>
                <w:rFonts w:ascii="Times New Roman" w:hAnsi="Times New Roman"/>
                <w:sz w:val="22"/>
                <w:szCs w:val="22"/>
                <w:lang w:val="nl-NL"/>
              </w:rPr>
              <w:t>- Lưu: VT, NC.</w:t>
            </w:r>
          </w:p>
        </w:tc>
        <w:tc>
          <w:tcPr>
            <w:tcW w:w="3827" w:type="dxa"/>
          </w:tcPr>
          <w:p w14:paraId="11A20754"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 xml:space="preserve">TM. </w:t>
            </w:r>
            <w:r w:rsidR="00584685" w:rsidRPr="004D6312">
              <w:rPr>
                <w:rFonts w:ascii="Times New Roman" w:hAnsi="Times New Roman"/>
                <w:b/>
                <w:bCs/>
                <w:szCs w:val="28"/>
                <w:lang w:val="nl-NL"/>
              </w:rPr>
              <w:t>ỦY</w:t>
            </w:r>
            <w:r w:rsidRPr="004D6312">
              <w:rPr>
                <w:rFonts w:ascii="Times New Roman" w:hAnsi="Times New Roman"/>
                <w:b/>
                <w:bCs/>
                <w:szCs w:val="28"/>
                <w:lang w:val="nl-NL"/>
              </w:rPr>
              <w:t xml:space="preserve"> BAN NHÂN DÂN</w:t>
            </w:r>
          </w:p>
          <w:p w14:paraId="0FFFD66B"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KT. CHỦ TỊCH</w:t>
            </w:r>
          </w:p>
          <w:p w14:paraId="64D1837C"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PHÓ CHỦ TỊCH</w:t>
            </w:r>
          </w:p>
          <w:p w14:paraId="54AE2A3A" w14:textId="77777777" w:rsidR="00152A2D" w:rsidRPr="004D6312" w:rsidRDefault="00152A2D" w:rsidP="00584685">
            <w:pPr>
              <w:jc w:val="center"/>
              <w:rPr>
                <w:rFonts w:ascii="Times New Roman" w:hAnsi="Times New Roman"/>
                <w:b/>
                <w:szCs w:val="28"/>
                <w:lang w:val="nl-NL"/>
              </w:rPr>
            </w:pPr>
          </w:p>
          <w:p w14:paraId="3896C86A" w14:textId="77777777" w:rsidR="00152A2D" w:rsidRPr="004D6312" w:rsidRDefault="00152A2D" w:rsidP="00584685">
            <w:pPr>
              <w:jc w:val="center"/>
              <w:rPr>
                <w:rFonts w:ascii="Times New Roman" w:hAnsi="Times New Roman"/>
                <w:b/>
                <w:szCs w:val="28"/>
                <w:lang w:val="nl-NL"/>
              </w:rPr>
            </w:pPr>
          </w:p>
          <w:p w14:paraId="0B936014" w14:textId="77777777" w:rsidR="00152A2D" w:rsidRPr="004D6312" w:rsidRDefault="00152A2D" w:rsidP="00584685">
            <w:pPr>
              <w:jc w:val="center"/>
              <w:rPr>
                <w:rFonts w:ascii="Times New Roman" w:hAnsi="Times New Roman"/>
                <w:b/>
                <w:szCs w:val="28"/>
                <w:lang w:val="nl-NL"/>
              </w:rPr>
            </w:pPr>
          </w:p>
          <w:p w14:paraId="2FD9A360" w14:textId="77777777" w:rsidR="00152A2D" w:rsidRPr="004D6312" w:rsidRDefault="00152A2D" w:rsidP="00584685">
            <w:pPr>
              <w:jc w:val="center"/>
              <w:rPr>
                <w:rFonts w:ascii="Times New Roman" w:hAnsi="Times New Roman"/>
                <w:b/>
                <w:szCs w:val="28"/>
                <w:lang w:val="nl-NL"/>
              </w:rPr>
            </w:pPr>
          </w:p>
          <w:p w14:paraId="4B5D77FC" w14:textId="77777777" w:rsidR="00152A2D" w:rsidRPr="004D6312" w:rsidRDefault="00152A2D" w:rsidP="00584685">
            <w:pPr>
              <w:jc w:val="center"/>
              <w:rPr>
                <w:rFonts w:ascii="Times New Roman" w:hAnsi="Times New Roman"/>
                <w:b/>
                <w:szCs w:val="28"/>
                <w:lang w:val="nl-NL"/>
              </w:rPr>
            </w:pPr>
          </w:p>
          <w:p w14:paraId="5BD0DDC8" w14:textId="77777777" w:rsidR="00152A2D" w:rsidRPr="00152A2D" w:rsidRDefault="00152A2D" w:rsidP="00584685">
            <w:pPr>
              <w:jc w:val="center"/>
              <w:rPr>
                <w:rFonts w:ascii="Times New Roman" w:hAnsi="Times New Roman"/>
                <w:b/>
                <w:sz w:val="26"/>
                <w:szCs w:val="26"/>
              </w:rPr>
            </w:pPr>
            <w:r w:rsidRPr="004D6312">
              <w:rPr>
                <w:rFonts w:ascii="Times New Roman" w:hAnsi="Times New Roman"/>
                <w:b/>
                <w:szCs w:val="28"/>
              </w:rPr>
              <w:t xml:space="preserve"> </w:t>
            </w:r>
          </w:p>
        </w:tc>
      </w:tr>
    </w:tbl>
    <w:p w14:paraId="013A51BC" w14:textId="77777777" w:rsidR="00152A2D" w:rsidRPr="00152A2D" w:rsidRDefault="00152A2D" w:rsidP="00152A2D">
      <w:pPr>
        <w:spacing w:before="80"/>
        <w:ind w:firstLine="709"/>
        <w:jc w:val="both"/>
        <w:rPr>
          <w:rFonts w:ascii="Times New Roman" w:hAnsi="Times New Roman"/>
          <w:szCs w:val="28"/>
        </w:rPr>
      </w:pPr>
    </w:p>
    <w:p w14:paraId="355E5C35" w14:textId="77777777" w:rsidR="00EB5C88" w:rsidRPr="00152A2D" w:rsidRDefault="00EB5C88" w:rsidP="00152A2D">
      <w:pPr>
        <w:rPr>
          <w:rFonts w:ascii="Times New Roman" w:hAnsi="Times New Roman"/>
        </w:rPr>
      </w:pPr>
    </w:p>
    <w:sectPr w:rsidR="00EB5C88" w:rsidRPr="00152A2D" w:rsidSect="00CD4D8B">
      <w:headerReference w:type="default" r:id="rId6"/>
      <w:pgSz w:w="11906" w:h="16838" w:code="9"/>
      <w:pgMar w:top="1247" w:right="1134" w:bottom="1134" w:left="1701" w:header="709"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29C7B" w14:textId="77777777" w:rsidR="006B39AA" w:rsidRDefault="006B39AA" w:rsidP="00152A2D">
      <w:r>
        <w:separator/>
      </w:r>
    </w:p>
  </w:endnote>
  <w:endnote w:type="continuationSeparator" w:id="0">
    <w:p w14:paraId="521628EE" w14:textId="77777777" w:rsidR="006B39AA" w:rsidRDefault="006B39AA" w:rsidP="00152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2C203" w14:textId="77777777" w:rsidR="006B39AA" w:rsidRDefault="006B39AA" w:rsidP="00152A2D">
      <w:r>
        <w:separator/>
      </w:r>
    </w:p>
  </w:footnote>
  <w:footnote w:type="continuationSeparator" w:id="0">
    <w:p w14:paraId="75DA0DFE" w14:textId="77777777" w:rsidR="006B39AA" w:rsidRDefault="006B39AA" w:rsidP="00152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13FFB" w14:textId="77777777" w:rsidR="00CD4D8B" w:rsidRPr="00475593" w:rsidRDefault="00CD4D8B" w:rsidP="00CD4D8B">
    <w:pPr>
      <w:pStyle w:val="Header"/>
      <w:jc w:val="center"/>
      <w:rPr>
        <w:sz w:val="26"/>
        <w:szCs w:val="26"/>
      </w:rPr>
    </w:pPr>
    <w:r w:rsidRPr="00475593">
      <w:rPr>
        <w:sz w:val="26"/>
        <w:szCs w:val="26"/>
      </w:rPr>
      <w:fldChar w:fldCharType="begin"/>
    </w:r>
    <w:r w:rsidRPr="00475593">
      <w:rPr>
        <w:sz w:val="26"/>
        <w:szCs w:val="26"/>
      </w:rPr>
      <w:instrText xml:space="preserve"> PAGE   \* MERGEFORMAT </w:instrText>
    </w:r>
    <w:r w:rsidRPr="00475593">
      <w:rPr>
        <w:sz w:val="26"/>
        <w:szCs w:val="26"/>
      </w:rPr>
      <w:fldChar w:fldCharType="separate"/>
    </w:r>
    <w:r w:rsidR="00E506A9">
      <w:rPr>
        <w:noProof/>
        <w:sz w:val="26"/>
        <w:szCs w:val="26"/>
      </w:rPr>
      <w:t>2</w:t>
    </w:r>
    <w:r w:rsidRPr="00475593">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121C"/>
    <w:rsid w:val="000C7F3A"/>
    <w:rsid w:val="000F0E35"/>
    <w:rsid w:val="00150D3C"/>
    <w:rsid w:val="00152A2D"/>
    <w:rsid w:val="00155E3A"/>
    <w:rsid w:val="001D7599"/>
    <w:rsid w:val="00202128"/>
    <w:rsid w:val="00203086"/>
    <w:rsid w:val="00387D82"/>
    <w:rsid w:val="003C5C2B"/>
    <w:rsid w:val="003E625C"/>
    <w:rsid w:val="004D6312"/>
    <w:rsid w:val="0053735C"/>
    <w:rsid w:val="00584685"/>
    <w:rsid w:val="005D0E13"/>
    <w:rsid w:val="00611EBF"/>
    <w:rsid w:val="006B39AA"/>
    <w:rsid w:val="006E1603"/>
    <w:rsid w:val="006F685D"/>
    <w:rsid w:val="007454AF"/>
    <w:rsid w:val="0082479B"/>
    <w:rsid w:val="00850115"/>
    <w:rsid w:val="008E06CC"/>
    <w:rsid w:val="008F011F"/>
    <w:rsid w:val="00900CF4"/>
    <w:rsid w:val="009B1D6E"/>
    <w:rsid w:val="00A67DFB"/>
    <w:rsid w:val="00A95EEF"/>
    <w:rsid w:val="00B75055"/>
    <w:rsid w:val="00B90DFE"/>
    <w:rsid w:val="00BB3B66"/>
    <w:rsid w:val="00BD1E2F"/>
    <w:rsid w:val="00C67CB8"/>
    <w:rsid w:val="00CD4D8B"/>
    <w:rsid w:val="00CE2BB2"/>
    <w:rsid w:val="00D24043"/>
    <w:rsid w:val="00D607C0"/>
    <w:rsid w:val="00D647DB"/>
    <w:rsid w:val="00D9142A"/>
    <w:rsid w:val="00DC121C"/>
    <w:rsid w:val="00E506A9"/>
    <w:rsid w:val="00EA555D"/>
    <w:rsid w:val="00EB2FC6"/>
    <w:rsid w:val="00EB5C88"/>
    <w:rsid w:val="00ED195B"/>
    <w:rsid w:val="00F5446D"/>
    <w:rsid w:val="00F8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51696C26"/>
  <w15:chartTrackingRefBased/>
  <w15:docId w15:val="{C70A4E50-7EAD-4E54-ADE1-E1CCF3FE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link w:val="Heading1Char"/>
    <w:qFormat/>
    <w:pPr>
      <w:keepNext/>
      <w:jc w:val="center"/>
      <w:outlineLvl w:val="0"/>
    </w:pPr>
    <w:rPr>
      <w:rFonts w:ascii="Times New Roman" w:hAnsi="Times New Roman"/>
      <w:i/>
      <w:sz w:val="26"/>
    </w:rPr>
  </w:style>
  <w:style w:type="paragraph" w:styleId="Heading3">
    <w:name w:val="heading 3"/>
    <w:basedOn w:val="Normal"/>
    <w:next w:val="Normal"/>
    <w:link w:val="Heading3Char"/>
    <w:unhideWhenUsed/>
    <w:qFormat/>
    <w:rsid w:val="00152A2D"/>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152A2D"/>
    <w:rPr>
      <w:rFonts w:ascii="Cambria" w:eastAsia="Times New Roman" w:hAnsi="Cambria" w:cs="Times New Roman"/>
      <w:b/>
      <w:bCs/>
      <w:sz w:val="26"/>
      <w:szCs w:val="26"/>
    </w:rPr>
  </w:style>
  <w:style w:type="character" w:customStyle="1" w:styleId="Heading1Char">
    <w:name w:val="Heading 1 Char"/>
    <w:link w:val="Heading1"/>
    <w:rsid w:val="00152A2D"/>
    <w:rPr>
      <w:i/>
      <w:sz w:val="26"/>
    </w:rPr>
  </w:style>
  <w:style w:type="paragraph" w:styleId="FootnoteText">
    <w:name w:val="footnote text"/>
    <w:basedOn w:val="Normal"/>
    <w:link w:val="FootnoteTextChar"/>
    <w:semiHidden/>
    <w:rsid w:val="00152A2D"/>
    <w:rPr>
      <w:rFonts w:ascii="Times New Roman" w:hAnsi="Times New Roman"/>
      <w:sz w:val="20"/>
    </w:rPr>
  </w:style>
  <w:style w:type="character" w:customStyle="1" w:styleId="FootnoteTextChar">
    <w:name w:val="Footnote Text Char"/>
    <w:basedOn w:val="DefaultParagraphFont"/>
    <w:link w:val="FootnoteText"/>
    <w:semiHidden/>
    <w:rsid w:val="00152A2D"/>
  </w:style>
  <w:style w:type="character" w:styleId="FootnoteReference">
    <w:name w:val="footnote reference"/>
    <w:semiHidden/>
    <w:rsid w:val="00152A2D"/>
    <w:rPr>
      <w:vertAlign w:val="superscript"/>
    </w:rPr>
  </w:style>
  <w:style w:type="paragraph" w:styleId="Header">
    <w:name w:val="header"/>
    <w:basedOn w:val="Normal"/>
    <w:link w:val="HeaderChar"/>
    <w:uiPriority w:val="99"/>
    <w:unhideWhenUsed/>
    <w:rsid w:val="00152A2D"/>
    <w:pPr>
      <w:tabs>
        <w:tab w:val="center" w:pos="4680"/>
        <w:tab w:val="right" w:pos="9360"/>
      </w:tabs>
      <w:spacing w:after="200" w:line="276" w:lineRule="auto"/>
    </w:pPr>
    <w:rPr>
      <w:rFonts w:ascii="Times New Roman" w:eastAsia="Arial" w:hAnsi="Times New Roman"/>
      <w:szCs w:val="22"/>
      <w:lang w:val="vi-VN"/>
    </w:rPr>
  </w:style>
  <w:style w:type="character" w:customStyle="1" w:styleId="HeaderChar">
    <w:name w:val="Header Char"/>
    <w:link w:val="Header"/>
    <w:uiPriority w:val="99"/>
    <w:rsid w:val="00152A2D"/>
    <w:rPr>
      <w:rFonts w:eastAsia="Arial"/>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vpub</dc:creator>
  <cp:keywords/>
  <cp:lastModifiedBy>Nguyễn Ngọc Quang Phục</cp:lastModifiedBy>
  <cp:revision>5</cp:revision>
  <dcterms:created xsi:type="dcterms:W3CDTF">2026-09-22T02:00:00Z</dcterms:created>
  <dcterms:modified xsi:type="dcterms:W3CDTF">2026-10-22T07:39:00Z</dcterms:modified>
</cp:coreProperties>
</file>