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1A09C1" w:rsidRDefault="00EF0E94" w:rsidP="00BE35ED">
      <w:pPr>
        <w:spacing w:after="0"/>
        <w:ind w:left="720" w:firstLine="720"/>
        <w:rPr>
          <w:b/>
          <w:color w:val="FF0000"/>
          <w:sz w:val="18"/>
          <w:szCs w:val="12"/>
          <w:lang w:val="nl-NL"/>
        </w:rPr>
      </w:pPr>
      <w:r w:rsidRPr="001A09C1">
        <w:rPr>
          <w:b/>
          <w:color w:val="FF0000"/>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2A3466">
      <w:pPr>
        <w:spacing w:after="0"/>
        <w:ind w:left="1093" w:firstLine="5003"/>
        <w:jc w:val="both"/>
        <w:rPr>
          <w:lang w:val="nl-NL"/>
        </w:rPr>
      </w:pPr>
      <w:r w:rsidRPr="00D530E5">
        <w:rPr>
          <w:lang w:val="nl-NL"/>
        </w:rPr>
        <w:t>- Ủy ban nhân dân tỉnh;</w:t>
      </w:r>
    </w:p>
    <w:p w14:paraId="3CE58BB6" w14:textId="77777777" w:rsidR="00D268AB" w:rsidRPr="00D530E5" w:rsidRDefault="00C42D26" w:rsidP="002A3466">
      <w:pPr>
        <w:spacing w:after="0"/>
        <w:ind w:left="1093" w:firstLine="5003"/>
        <w:jc w:val="both"/>
        <w:rPr>
          <w:lang w:val="nl-NL"/>
        </w:rPr>
      </w:pPr>
      <w:r w:rsidRPr="00D530E5">
        <w:rPr>
          <w:lang w:val="nl-NL"/>
        </w:rPr>
        <w:t>- Sở Tài chính.</w:t>
      </w:r>
    </w:p>
    <w:p w14:paraId="31D3E04A" w14:textId="3373706F" w:rsidR="00D268AB" w:rsidRPr="00D530E5" w:rsidRDefault="007F6037" w:rsidP="004C3D0D">
      <w:pPr>
        <w:ind w:firstLine="720"/>
        <w:jc w:val="both"/>
        <w:rPr>
          <w:lang w:val="nl-NL"/>
        </w:rPr>
      </w:pPr>
      <w:r w:rsidRPr="00D530E5">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3745" w:type="dxa"/>
        <w:jc w:val="center"/>
        <w:tblLayout w:type="fixed"/>
        <w:tblLook w:val="04A0" w:firstRow="1" w:lastRow="0" w:firstColumn="1" w:lastColumn="0" w:noHBand="0" w:noVBand="1"/>
      </w:tblPr>
      <w:tblGrid>
        <w:gridCol w:w="704"/>
        <w:gridCol w:w="3969"/>
        <w:gridCol w:w="9072"/>
      </w:tblGrid>
      <w:tr w:rsidR="00820636" w:rsidRPr="00820636" w14:paraId="28CE4A82" w14:textId="77777777" w:rsidTr="002D695B">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NỘI DUNG Ý KIẾN</w:t>
            </w:r>
          </w:p>
        </w:tc>
        <w:tc>
          <w:tcPr>
            <w:tcW w:w="90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NỘI DUNG TIẾP THU, GIẢI TRÌNH CỦA TRƯỜNG</w:t>
            </w:r>
          </w:p>
        </w:tc>
      </w:tr>
      <w:tr w:rsidR="00820636" w:rsidRPr="00820636" w14:paraId="45F4AF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của Sở Tài chính tại Công văn số 8766/STC-HCSN ngày 24/9/2026 (báo cáo Ủy ban nhân dân tỉnh)</w:t>
            </w:r>
          </w:p>
        </w:tc>
      </w:tr>
      <w:tr w:rsidR="00820636" w:rsidRPr="00820636" w14:paraId="5151AB80"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3969"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t xml:space="preserve">1. Về cơ sở pháp lý của mô hình tổ chức và việc Trường Cao đẳng Kon Tum tham gia góp vốn thành lập doanh nghiệp: Theo ý kiến của Sở Tư pháp, chưa có quy định </w:t>
            </w:r>
            <w:r w:rsidRPr="00820636">
              <w:lastRenderedPageBreak/>
              <w:t>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596F87" w:rsidRDefault="00C42D26">
            <w:pPr>
              <w:spacing w:after="40" w:line="240" w:lineRule="auto"/>
              <w:jc w:val="both"/>
              <w:rPr>
                <w:i/>
                <w:iCs/>
              </w:rPr>
            </w:pPr>
            <w:r w:rsidRPr="00596F87">
              <w:rPr>
                <w:i/>
                <w:iCs/>
              </w:rPr>
              <w:t>Đề nghị Trường rà soát, làm rõ căn cứ pháp lý; đồng thời tham vấn cơ quan có thẩm quyền ở Trung ương để được hướng dẫn trước khi trình Ủy ban nhân dân tỉnh.</w:t>
            </w:r>
          </w:p>
        </w:tc>
        <w:tc>
          <w:tcPr>
            <w:tcW w:w="9072"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CE079D" w:rsidRDefault="00514A58">
            <w:pPr>
              <w:spacing w:after="40" w:line="240" w:lineRule="auto"/>
              <w:jc w:val="both"/>
              <w:rPr>
                <w:color w:val="FF0000"/>
              </w:rPr>
            </w:pPr>
            <w:r w:rsidRPr="00820636">
              <w:rPr>
                <w:b/>
              </w:rPr>
              <w:lastRenderedPageBreak/>
              <w:t>Tiếp thu và giải trình như sau:</w:t>
            </w:r>
          </w:p>
          <w:p w14:paraId="786897DD" w14:textId="65D0CB5A" w:rsidR="005B5556" w:rsidRPr="00820636" w:rsidRDefault="00514A58">
            <w:pPr>
              <w:spacing w:after="40" w:line="240" w:lineRule="auto"/>
              <w:jc w:val="both"/>
            </w:pPr>
            <w:r w:rsidRPr="00596F87">
              <w:rPr>
                <w:b/>
                <w:bCs/>
              </w:rPr>
              <w:t xml:space="preserve">a) Về căn cứ pháp lý: </w:t>
            </w:r>
            <w:r w:rsidRPr="00820636">
              <w:t>Nhà trường đã rà soát và xác định mô hình có căn cứ ở cấp luật, nghị định, gồm: (i) Khoản 6 Điều 10 Luật Giáo dục nghề nghiệp</w:t>
            </w:r>
            <w:r w:rsidR="00596F87">
              <w:t xml:space="preserve"> ngày 10/12/2025 </w:t>
            </w:r>
            <w:r w:rsidRPr="00820636">
              <w:t xml:space="preserve">quy định cơ sở giáo dục nghề nghiệp có nhiệm vụ, quyền hạn “thành </w:t>
            </w:r>
            <w:r w:rsidRPr="00820636">
              <w:lastRenderedPageBreak/>
              <w:t xml:space="preserve">lập doanh nghiệp, tổ chức khoa học và công nghệ khi đủ điều kiện”; điểm e khoản 1 Điều 11 Luật Giáo dục nghề nghiệp </w:t>
            </w:r>
            <w:r w:rsidR="00596F87">
              <w:t xml:space="preserve">ngày 10/12/2025  cũng </w:t>
            </w:r>
            <w:r w:rsidRPr="0082063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t>: Tại</w:t>
            </w:r>
            <w:r w:rsidRPr="0082063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820636" w:rsidRDefault="00514A58">
            <w:pPr>
              <w:spacing w:after="40" w:line="240" w:lineRule="auto"/>
              <w:jc w:val="both"/>
            </w:pPr>
            <w:del w:id="1001" w:author="Nội dung điều chỉnh (Claude)" w:date="2026-10-24T15:12:35Z">
              <w:r w:rsidRPr="00596F87">
                <w:rPr>
                  <w:i/>
                  <w:iCs/>
                  <w:color w:val="00B050"/>
                </w:rPr>
                <w:delText>Như vậy,</w:delText>
              </w:r>
            </w:del>
            <w:del w:id="1002" w:author="Nội dung điều chỉnh (Claude)" w:date="2026-10-24T15:12:35Z">
              <w:r w:rsidRPr="00820636">
                <w:rPr>
                  <w:color w:val="00B050"/>
                </w:rPr>
                <w:delText xml:space="preserve"> việc Trường góp vốn cùng nhà đầu tư hình thành pháp nhân mới không phải là trường hợp pháp luật chưa quy định, mà là trường hợp đã có quy định ở cấp luật, nghị định nhưng chưa có hướng dẫn chi tiết về trình tự, thẩm quyền và cơ chế quản lý phần vốn góp bằng tiền.</w:delText>
              </w:r>
            </w:del>
            <w:ins w:id="1003" w:author="Nội dung điều chỉnh (Claude)" w:date="2026-10-24T15:12:35Z">
              <w:r w:rsidRPr="00596F87">
                <w:rPr>
                  <w:i/>
                  <w:iCs/>
                  <w:color w:val="00B050"/>
                </w:rPr>
                <w:t xml:space="preserve">Như vậy, việc Trường góp vốn cùng nhà đầu tư hình thành pháp nhân mới có cơ sở ở cấp luật, nghị định (cơ sở giáo dục nghề nghiệp được thành lập doanh nghiệp khi đủ điều kiện; đơn vị sự nghiệp công lập được liên doanh, liên kết theo hình thức hình thành pháp nhân mới), nhưng chưa có hướng dẫn chi tiết về điều kiện, trình tự, thẩm quyền và cơ chế quản lý phần vốn góp bằng tiền; do đó cần có ý kiến hướng dẫn của Bộ Tài chính, Bộ Nội vụ trước khi thực hiện.</w:t>
              </w:r>
            </w:ins>
            <w:r w:rsidRPr="00820636">
              <w:rPr>
                <w:color w:val="00B050"/>
              </w:rPr>
              <w:t xml:space="preserve"> </w:t>
            </w:r>
            <w:r w:rsidRPr="00596F87">
              <w:rPr>
                <w:color w:val="00B050"/>
              </w:rPr>
              <w:t>Nhà trường tiếp thu ý kiến, bổ sung các căn cứ nêu trên vào Bảng 6 Mục III Phần II Đề án</w:t>
            </w:r>
            <w:r w:rsidRPr="00820636">
              <w:rPr>
                <w:color w:val="00B050"/>
              </w:rPr>
              <w:t xml:space="preserve">; đồng thời làm rõ Trung tâm phục vụ trực tiếp hoạt động đào tạo ngành, nghề Công nghệ ô tô </w:t>
            </w:r>
            <w:r w:rsidR="001A09C1">
              <w:rPr>
                <w:color w:val="00B050"/>
              </w:rPr>
              <w:t>(</w:t>
            </w:r>
            <w:r w:rsidR="001A09C1" w:rsidRPr="00596F87">
              <w:rPr>
                <w:color w:val="00B050"/>
              </w:rPr>
              <w:t>nay là Công nghệ kỹ thuật ô tô</w:t>
            </w:r>
            <w:r w:rsidR="001A09C1">
              <w:rPr>
                <w:color w:val="00B050"/>
              </w:rPr>
              <w:t xml:space="preserve">) </w:t>
            </w:r>
            <w:r w:rsidRPr="00820636">
              <w:rPr>
                <w:color w:val="00B050"/>
              </w:rPr>
              <w:t xml:space="preserve">của Trường (thực hành, thực tập, </w:t>
            </w:r>
            <w:r w:rsidR="001A09C1">
              <w:rPr>
                <w:color w:val="00B050"/>
              </w:rPr>
              <w:t>kiểm định ô tô</w:t>
            </w:r>
            <w:r w:rsidRPr="00820636">
              <w:rPr>
                <w:color w:val="00B050"/>
              </w:rPr>
              <w:t>) để đáp ứng điều kiện “phục vụ hoạt động giáo dục nghề nghiệp” tại điểm e khoản 1 Điều 11 Luật Giáo dục nghề nghiệp.</w:t>
            </w:r>
          </w:p>
          <w:p w14:paraId="2B8AB4AD" w14:textId="79F511A2" w:rsidR="005B5556" w:rsidRPr="00820636" w:rsidRDefault="00514A58">
            <w:pPr>
              <w:spacing w:after="40" w:line="240" w:lineRule="auto"/>
              <w:jc w:val="both"/>
            </w:pPr>
            <w:r w:rsidRPr="00596F87">
              <w:rPr>
                <w:iCs/>
                <w:color w:val="00B050"/>
              </w:rPr>
              <w:t xml:space="preserve">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w:t>
            </w:r>
            <w:r w:rsidRPr="00596F87">
              <w:rPr>
                <w:iCs/>
                <w:color w:val="00B050"/>
              </w:rPr>
              <w:t xml:space="preserve">cho thấy quy định của Đảng đã tính đến trường hợp đơn vị có phần vốn, tài sản tại tổ chức kinh tế; đây là căn cứ tham khảo, không thay thế quy định của pháp luật về thẩm quyền, trình tự góp vốn</w:t>
            </w:r>
            <w:r w:rsidRPr="00596F87">
              <w:rPr>
                <w:iCs/>
                <w:color w:val="00B050"/>
              </w:rPr>
              <w:t xml:space="preserve">;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Default="00514A58">
            <w:pPr>
              <w:spacing w:after="40" w:line="240" w:lineRule="auto"/>
              <w:jc w:val="both"/>
            </w:pPr>
            <w:r w:rsidRPr="00596F87">
              <w:rPr>
                <w:b/>
                <w:bCs/>
              </w:rPr>
              <w:t>b) Về thẩm quyền quyết định và trách nhiệm quản lý phần vốn:</w:t>
            </w:r>
            <w:r w:rsidRPr="0082063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Default="00514A58">
            <w:pPr>
              <w:spacing w:after="40" w:line="240" w:lineRule="auto"/>
              <w:jc w:val="both"/>
            </w:pPr>
            <w:r w:rsidRPr="00EB2D31">
              <w:rPr>
                <w:b/>
                <w:bCs/>
              </w:rPr>
              <w:t>(1)</w:t>
            </w:r>
            <w:r w:rsidRPr="00820636">
              <w:t xml:space="preserve"> </w:t>
            </w:r>
            <w:r w:rsidR="001A09C1" w:rsidRPr="00820636">
              <w:t xml:space="preserve">Phần </w:t>
            </w:r>
            <w:r w:rsidRPr="0082063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1A09C1" w:rsidRDefault="00514A58">
            <w:pPr>
              <w:spacing w:after="40" w:line="240" w:lineRule="auto"/>
              <w:jc w:val="both"/>
              <w:rPr>
                <w:i/>
                <w:iCs/>
              </w:rPr>
            </w:pPr>
            <w:r w:rsidRPr="001A09C1">
              <w:rPr>
                <w:i/>
                <w:iCs/>
              </w:rPr>
              <w:t xml:space="preserve">hoặc </w:t>
            </w:r>
          </w:p>
          <w:p w14:paraId="3F21A2A1" w14:textId="1561E720" w:rsidR="005B5556" w:rsidRPr="00820636" w:rsidRDefault="00514A58">
            <w:pPr>
              <w:spacing w:after="40" w:line="240" w:lineRule="auto"/>
              <w:jc w:val="both"/>
            </w:pPr>
            <w:r w:rsidRPr="00EB2D31">
              <w:rPr>
                <w:b/>
                <w:bCs/>
              </w:rPr>
              <w:t>(2)</w:t>
            </w:r>
            <w:r w:rsidRPr="00820636">
              <w:t xml:space="preserve"> Ủy ban nhân dân tỉnh thực hiện quyền của cơ quan đại diện chủ sở hữu đối với phần vốn nhà nước tại Công ty: </w:t>
            </w:r>
            <w:r w:rsidR="00EB2D31" w:rsidRPr="00820636">
              <w:t xml:space="preserve">Cử </w:t>
            </w:r>
            <w:r w:rsidRPr="0082063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820636" w:rsidRDefault="00514A58">
            <w:pPr>
              <w:spacing w:after="40" w:line="240" w:lineRule="auto"/>
              <w:jc w:val="both"/>
            </w:pPr>
            <w:r w:rsidRPr="00EB2D31">
              <w:rPr>
                <w:b/>
                <w:bCs/>
                <w:color w:val="00B050"/>
              </w:rPr>
              <w:t xml:space="preserve">c) Điều chỉnh hồ sơ: </w:t>
            </w:r>
            <w:r w:rsidRPr="00820636">
              <w:rPr>
                <w:color w:val="00B050"/>
              </w:rPr>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820636" w:rsidRPr="00820636" w14:paraId="6CA22EC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820636" w:rsidRDefault="00C42D26">
            <w:pPr>
              <w:spacing w:after="40" w:line="240" w:lineRule="auto"/>
              <w:jc w:val="center"/>
            </w:pPr>
            <w:r w:rsidRPr="00820636">
              <w:lastRenderedPageBreak/>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820636" w:rsidRDefault="00C42D26">
            <w:pPr>
              <w:spacing w:after="40" w:line="240" w:lineRule="auto"/>
              <w:jc w:val="both"/>
            </w:pPr>
            <w:r w:rsidRPr="0082063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072"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820636" w:rsidRDefault="00514A58">
            <w:pPr>
              <w:spacing w:after="40" w:line="240" w:lineRule="auto"/>
              <w:jc w:val="both"/>
            </w:pPr>
            <w:r w:rsidRPr="00820636">
              <w:rPr>
                <w:b/>
              </w:rPr>
              <w:t>Tiếp thu và giải trình như sau</w:t>
            </w:r>
            <w:r w:rsidR="00B91D44">
              <w:rPr>
                <w:b/>
              </w:rPr>
              <w:t>:</w:t>
            </w:r>
          </w:p>
          <w:p w14:paraId="24967405" w14:textId="0BDA5474" w:rsidR="005B5556" w:rsidRPr="00820636" w:rsidRDefault="00514A58">
            <w:pPr>
              <w:spacing w:after="40" w:line="240" w:lineRule="auto"/>
              <w:jc w:val="both"/>
            </w:pPr>
            <w:r w:rsidRPr="00EB2D31">
              <w:rPr>
                <w:b/>
                <w:bCs/>
              </w:rPr>
              <w:t>a) Giải trình sự cần thiết:</w:t>
            </w:r>
            <w:r w:rsidRPr="0082063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t>20</w:t>
            </w:r>
            <w:r w:rsidRPr="00820636">
              <w:t xml:space="preserve"> km. Ngoài chức năng dịch vụ, Trung tâm của Trường gắn với đào tạo (thực hành nghề Công nghệ </w:t>
            </w:r>
            <w:r w:rsidR="00EB2D31">
              <w:t xml:space="preserve">kỹ thuật </w:t>
            </w:r>
            <w:r w:rsidRPr="00820636">
              <w:t xml:space="preserve">ô tô, đào tạo, cập nhật </w:t>
            </w:r>
            <w:r w:rsidR="00EB2D31">
              <w:t xml:space="preserve">công nghệ </w:t>
            </w:r>
            <w:r w:rsidRPr="00820636">
              <w:t>đăng kiểm), đây là điểm khác biệt so với cơ sở đăng kiểm thuần thương mại.</w:t>
            </w:r>
            <w:r w:rsidRPr="00820636">
              <w:rPr>
                <w:color w:val="00B050"/>
              </w:rPr>
              <w:t xml:space="preserve"> Bên cạnh đó, Trung tâm 82.01.S là đơn vị sự nghiệp công lập đang thực hiện thủ tục chuyển đổi (cổ phần hóa); từ ngày 30/9/2026, việc chuyển đổi thực hiện theo Nghị định số 373/2026/NĐ-CP. </w:t>
            </w:r>
          </w:p>
          <w:p w14:paraId="3AED9C17" w14:textId="663AA922" w:rsidR="005B5556" w:rsidRPr="001A09C1" w:rsidRDefault="00514A58">
            <w:pPr>
              <w:spacing w:after="40" w:line="240" w:lineRule="auto"/>
              <w:jc w:val="both"/>
              <w:rPr>
                <w:color w:val="FF0000"/>
              </w:rPr>
            </w:pPr>
            <w:r w:rsidRPr="00EB2D31">
              <w:rPr>
                <w:bCs/>
                <w:color w:val="00B050"/>
              </w:rPr>
              <w:t xml:space="preserve">b) Tiếp thu điều chỉnh quy mô: Nhà trường cập nhật dự báo nhu cầu kiểm định có tính đến năng lực của Trung tâm 82.01.S và dự án An Phú Đăk Hà, và điều chỉnh quy mô theo hướng phân kỳ đầu tư: giai đoạn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của dây chuyền giai đoạn 1 </w:t>
            </w:r>
            <w:r w:rsidRPr="00EB2D31">
              <w:rPr>
                <w:bCs/>
                <w:color w:val="00B050"/>
              </w:rPr>
              <w:t xml:space="preserve">đạt từ 90% công suất thiết kế (khoảng 13.480 lượt/năm trên công suất thiết kế 14.976 lượt/năm)</w:t>
            </w:r>
            <w:r w:rsidRPr="00EB2D31">
              <w:rPr>
                <w:bCs/>
                <w:color w:val="00B050"/>
              </w:rPr>
              <w:t xml:space="preserve"> trong 2 năm liên tiếp. Diện tích mặt bằng vẫn bảo đảm điều kiện cho 02 dây chuyền theo khoản 1 Điều 5 Nghị định số 89/2026/NĐ-CP (dự phòng trường hợp đầu tư phát triển, nâng cấp chuyển kiểm định). </w:t>
            </w:r>
            <w:r w:rsidRPr="00EB2D31">
              <w:rPr>
                <w:bCs/>
                <w:color w:val="00B050"/>
              </w:rPr>
              <w:t xml:space="preserve">Tổng vốn đầu tư, vốn điều lệ, Bảng 15, 18, 19, 20 và thời gian hoàn vốn được tính lại tương ứng: Vốn đầu tư giai đoạn 1 là 20.456,5 triệu đồng (Trường góp 51% là 10.432,82 triệu đồng), nhân sự 11 người, thời gian hoàn vốn khoảng 8,5 năm</w:t>
            </w:r>
            <w:r w:rsidRPr="00EB2D31">
              <w:rPr>
                <w:bCs/>
                <w:color w:val="00B050"/>
              </w:rPr>
              <w:t xml:space="preserve">.</w:t>
            </w:r>
          </w:p>
          <w:p w14:paraId="4889E1A4" w14:textId="77777777" w:rsidR="005B5556" w:rsidRPr="00820636" w:rsidRDefault="00514A58">
            <w:pPr>
              <w:spacing w:after="40" w:line="240" w:lineRule="auto"/>
              <w:jc w:val="both"/>
            </w:pPr>
            <w:r w:rsidRPr="00820636">
              <w:rPr>
                <w:color w:val="00B050"/>
              </w:rPr>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820636" w:rsidRPr="00820636" w14:paraId="6AE0BC4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820636" w:rsidRDefault="00C42D26">
            <w:pPr>
              <w:spacing w:after="40" w:line="240" w:lineRule="auto"/>
              <w:jc w:val="center"/>
            </w:pPr>
            <w:r w:rsidRPr="00820636">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820636" w:rsidRDefault="00C42D26">
            <w:pPr>
              <w:spacing w:after="40" w:line="240" w:lineRule="auto"/>
              <w:jc w:val="both"/>
            </w:pPr>
            <w:r w:rsidRPr="0082063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072"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820636" w:rsidRDefault="00514A58">
            <w:pPr>
              <w:spacing w:after="40" w:line="240" w:lineRule="auto"/>
              <w:jc w:val="both"/>
            </w:pPr>
            <w:r w:rsidRPr="00820636">
              <w:rPr>
                <w:b/>
              </w:rPr>
              <w:t>Tiếp thu ý kiến. Nhà trường điều chỉnh phương án tài chính như sau:</w:t>
            </w:r>
          </w:p>
          <w:p w14:paraId="1B1AC875" w14:textId="48D1E9AC" w:rsidR="005B5556" w:rsidRPr="00820636" w:rsidRDefault="00514A58">
            <w:pPr>
              <w:spacing w:after="40" w:line="240" w:lineRule="auto"/>
              <w:jc w:val="both"/>
            </w:pPr>
            <w:r w:rsidRPr="00820636">
              <w:rPr>
                <w:color w:val="00B050"/>
              </w:rPr>
              <w:t xml:space="preserve">a) Bỏ nguồn Quỹ phát triển hoạt động sự nghiệp khỏi cơ cấu nguồn vốn góp tại Bảng 5 Đề án. </w:t>
            </w:r>
            <w:r w:rsidRPr="00236BC2">
              <w:rPr>
                <w:color w:val="00B050"/>
              </w:rPr>
              <w:t>Phần vốn góp của Trường được xác định cụ thể theo từng nguồn</w:t>
            </w:r>
            <w:r w:rsidR="00236BC2" w:rsidRPr="00236BC2">
              <w:rPr>
                <w:color w:val="00B050"/>
              </w:rPr>
              <w:t xml:space="preserve"> vốn góp trong Đề án.</w:t>
            </w:r>
          </w:p>
          <w:p w14:paraId="6D88F6A2" w14:textId="77777777" w:rsidR="005B5556" w:rsidRPr="00820636" w:rsidRDefault="00514A58">
            <w:pPr>
              <w:spacing w:after="40" w:line="240" w:lineRule="auto"/>
              <w:jc w:val="both"/>
            </w:pPr>
            <w:r w:rsidRPr="00820636">
              <w:rPr>
                <w:color w:val="00B050"/>
              </w:rPr>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820636" w:rsidRDefault="00514A58">
            <w:pPr>
              <w:spacing w:after="40" w:line="240" w:lineRule="auto"/>
              <w:jc w:val="both"/>
            </w:pPr>
            <w:r w:rsidRPr="00236BC2">
              <w:rPr>
                <w:b/>
                <w:bCs/>
                <w:color w:val="00B050"/>
              </w:rPr>
              <w:t>Về nguồn vay:</w:t>
            </w:r>
            <w:r w:rsidRPr="00820636">
              <w:rPr>
                <w:color w:val="00B050"/>
              </w:rPr>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820636" w:rsidRDefault="00514A58">
            <w:pPr>
              <w:spacing w:after="40" w:line="240" w:lineRule="auto"/>
              <w:jc w:val="both"/>
            </w:pPr>
            <w:r w:rsidRPr="00820636">
              <w:rPr>
                <w:color w:val="00B050"/>
              </w:rPr>
              <w:t xml:space="preserve">c) Giảm nhu cầu vốn góp của Trường thông qua phân kỳ đầu tư tại mục 1.2; nghiên cứu phương án điều chỉnh tỷ lệ góp vốn, trong đó Trường giữ tỷ lệ </w:t>
            </w:r>
            <w:r w:rsidR="00236BC2">
              <w:rPr>
                <w:color w:val="00B050"/>
              </w:rPr>
              <w:t>51</w:t>
            </w:r>
            <w:r w:rsidRPr="00820636">
              <w:rPr>
                <w:color w:val="00B050"/>
              </w:rPr>
              <w:t>% (trường hợp giữ quyền chi phối thì không thấp hơn 51%).</w:t>
            </w:r>
          </w:p>
          <w:p w14:paraId="4D13A9DD" w14:textId="77777777" w:rsidR="005B5556" w:rsidRPr="00820636" w:rsidRDefault="00514A58">
            <w:pPr>
              <w:spacing w:after="40" w:line="240" w:lineRule="auto"/>
              <w:jc w:val="both"/>
            </w:pPr>
            <w:r w:rsidRPr="00820636">
              <w:rPr>
                <w:color w:val="00B050"/>
              </w:rPr>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820636" w:rsidRDefault="00514A58">
            <w:pPr>
              <w:spacing w:after="40" w:line="240" w:lineRule="auto"/>
              <w:jc w:val="both"/>
            </w:pPr>
            <w:r w:rsidRPr="00820636">
              <w:rPr>
                <w:color w:val="00B050"/>
              </w:rPr>
              <w:t>đ) Điều chỉnh hồ sơ: Đề án (Bảng 5, 18, 20, 21; mục quản lý phần vốn); Tờ trình (Mục III.1a, 4.1a, thống nhất cách ghi “góp vốn bằng tiền”); dự thảo Quyết định (cơ cấu vốn, nguồn vốn).</w:t>
            </w:r>
          </w:p>
        </w:tc>
      </w:tr>
      <w:tr w:rsidR="00820636" w:rsidRPr="00820636" w14:paraId="263410F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820636" w:rsidRDefault="00192A31">
            <w:pPr>
              <w:spacing w:after="40" w:line="240" w:lineRule="auto"/>
              <w:jc w:val="center"/>
              <w:rPr>
                <w:b/>
                <w:bCs/>
              </w:rPr>
            </w:pPr>
            <w:r w:rsidRPr="00820636">
              <w:rPr>
                <w:b/>
                <w:bCs/>
              </w:rPr>
              <w:t>2</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820636" w:rsidRDefault="00C42D26" w:rsidP="00321942">
            <w:pPr>
              <w:spacing w:after="40" w:line="240" w:lineRule="auto"/>
              <w:jc w:val="both"/>
              <w:rPr>
                <w:b/>
                <w:bCs/>
              </w:rPr>
            </w:pPr>
            <w:r w:rsidRPr="00820636">
              <w:rPr>
                <w:b/>
                <w:bCs/>
              </w:rPr>
              <w:t>Ý kiến của Sở Tư pháp tại Công văn số 2533/STP-XD&amp;TCTHPL ngày 09/9/2026</w:t>
            </w:r>
          </w:p>
        </w:tc>
      </w:tr>
      <w:tr w:rsidR="00820636" w:rsidRPr="00820636" w14:paraId="6FAEE29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820636" w:rsidRDefault="00C42D26">
            <w:pPr>
              <w:spacing w:after="40" w:line="240" w:lineRule="auto"/>
              <w:jc w:val="center"/>
            </w:pPr>
            <w:r w:rsidRPr="00820636">
              <w:t>2.1</w:t>
            </w:r>
          </w:p>
        </w:tc>
        <w:tc>
          <w:tcPr>
            <w:tcW w:w="3969"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820636" w:rsidRDefault="00C42D26">
            <w:pPr>
              <w:spacing w:after="40" w:line="240" w:lineRule="auto"/>
              <w:jc w:val="both"/>
            </w:pPr>
            <w:r w:rsidRPr="0082063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072"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820636" w:rsidRDefault="00514A58">
            <w:pPr>
              <w:spacing w:after="40" w:line="240" w:lineRule="auto"/>
              <w:jc w:val="both"/>
            </w:pPr>
            <w:r w:rsidRPr="00820636">
              <w:rPr>
                <w:b/>
              </w:rPr>
              <w:t>Tiếp thu và giải trình như sau:</w:t>
            </w:r>
          </w:p>
          <w:p w14:paraId="5F15FED3" w14:textId="77777777" w:rsidR="005B5556" w:rsidRPr="00820636" w:rsidRDefault="00514A58">
            <w:pPr>
              <w:spacing w:after="40" w:line="240" w:lineRule="auto"/>
              <w:jc w:val="both"/>
            </w:pPr>
            <w:r w:rsidRPr="00820636">
              <w:t>a) Về căn cứ góp vốn: Như đã giải trình tại mục 1.1 Báo cáo này.</w:t>
            </w:r>
          </w:p>
          <w:p w14:paraId="69DDC4C8" w14:textId="644015C4" w:rsidR="005B5556" w:rsidRPr="00820636" w:rsidRDefault="00514A58">
            <w:pPr>
              <w:spacing w:after="40" w:line="240" w:lineRule="auto"/>
              <w:jc w:val="both"/>
            </w:pPr>
            <w:r w:rsidRPr="00820636">
              <w:rPr>
                <w:color w:val="00B050"/>
              </w:rPr>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820636" w:rsidRDefault="00514A58">
            <w:pPr>
              <w:spacing w:after="40" w:line="240" w:lineRule="auto"/>
              <w:jc w:val="both"/>
            </w:pPr>
            <w:r w:rsidRPr="00236BC2">
              <w:rPr>
                <w:b/>
                <w:bCs/>
                <w:color w:val="00B050"/>
              </w:rPr>
              <w:t>c) Điều chỉnh hồ sơ:</w:t>
            </w:r>
            <w:r w:rsidRPr="00820636">
              <w:rPr>
                <w:color w:val="00B050"/>
              </w:rPr>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820636" w:rsidRPr="00820636" w14:paraId="0EFB94DC"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820636" w:rsidRDefault="00C42D26">
            <w:pPr>
              <w:spacing w:after="40" w:line="240" w:lineRule="auto"/>
              <w:jc w:val="center"/>
            </w:pPr>
            <w:r w:rsidRPr="00820636">
              <w:t>2.2</w:t>
            </w:r>
          </w:p>
        </w:tc>
        <w:tc>
          <w:tcPr>
            <w:tcW w:w="3969"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820636" w:rsidRDefault="00C42D26">
            <w:pPr>
              <w:spacing w:after="40" w:line="240" w:lineRule="auto"/>
              <w:jc w:val="both"/>
            </w:pPr>
            <w:r w:rsidRPr="0082063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072"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820636" w:rsidRDefault="00514A58">
            <w:pPr>
              <w:spacing w:after="40" w:line="240" w:lineRule="auto"/>
              <w:jc w:val="both"/>
            </w:pPr>
            <w:r w:rsidRPr="00F218E4">
              <w:rPr>
                <w:b/>
                <w:bCs/>
                <w:i/>
                <w:iCs/>
              </w:rPr>
              <w:t>Giải trình:</w:t>
            </w:r>
            <w:r w:rsidRPr="0082063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t xml:space="preserve">kỹ thuật </w:t>
            </w:r>
            <w:r w:rsidRPr="00820636">
              <w:t>ô tô Trường đang đào tạo, không phải đầu tư ngoài ngành.</w:t>
            </w:r>
          </w:p>
          <w:p w14:paraId="6118C99E" w14:textId="72A63BE2" w:rsidR="005B5556" w:rsidRPr="00820636" w:rsidRDefault="00514A58">
            <w:pPr>
              <w:spacing w:after="40" w:line="240" w:lineRule="auto"/>
              <w:jc w:val="both"/>
            </w:pPr>
            <w:r w:rsidRPr="00820636">
              <w:rPr>
                <w:color w:val="00B050"/>
              </w:rPr>
              <w:t xml:space="preserve">Tiếp thu tinh thần thận trọng của ý kiến, nhà trường bổ sung vào Đề án: </w:t>
            </w:r>
            <w:r w:rsidR="00236BC2" w:rsidRPr="00820636">
              <w:rPr>
                <w:color w:val="00B050"/>
              </w:rPr>
              <w:t xml:space="preserve">Cơ </w:t>
            </w:r>
            <w:r w:rsidRPr="00820636">
              <w:rPr>
                <w:color w:val="00B050"/>
              </w:rPr>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820636" w:rsidRPr="00820636" w14:paraId="697F16E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820636" w:rsidRDefault="00C42D26">
            <w:pPr>
              <w:spacing w:after="40" w:line="240" w:lineRule="auto"/>
              <w:jc w:val="center"/>
            </w:pPr>
            <w:r w:rsidRPr="00820636">
              <w:t>2.3</w:t>
            </w:r>
          </w:p>
        </w:tc>
        <w:tc>
          <w:tcPr>
            <w:tcW w:w="3969"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820636" w:rsidRDefault="00C42D26">
            <w:pPr>
              <w:spacing w:after="40" w:line="240" w:lineRule="auto"/>
              <w:jc w:val="both"/>
            </w:pPr>
            <w:r w:rsidRPr="0082063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820636" w:rsidRDefault="00514A58">
            <w:pPr>
              <w:spacing w:after="40" w:line="240" w:lineRule="auto"/>
              <w:jc w:val="both"/>
            </w:pPr>
            <w:r w:rsidRPr="00F218E4">
              <w:rPr>
                <w:b/>
                <w:bCs/>
                <w:color w:val="00B050"/>
              </w:rPr>
              <w:t xml:space="preserve">Tiếp thu ý kiến. </w:t>
            </w:r>
            <w:r w:rsidRPr="00820636">
              <w:rPr>
                <w:color w:val="00B050"/>
              </w:rPr>
              <w:t xml:space="preserve">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w:t>
            </w:r>
            <w:r w:rsidRPr="00236BC2">
              <w:rPr>
                <w:color w:val="00B050"/>
              </w:rPr>
              <w:t>Nhà trường dự thảo nội dung xin ý kiến gửi kèm Báo cáo này.</w:t>
            </w:r>
          </w:p>
        </w:tc>
      </w:tr>
      <w:tr w:rsidR="00820636" w:rsidRPr="00820636" w14:paraId="50642F91"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820636" w:rsidRDefault="00192A31">
            <w:pPr>
              <w:spacing w:after="40" w:line="240" w:lineRule="auto"/>
              <w:jc w:val="center"/>
              <w:rPr>
                <w:b/>
                <w:bCs/>
              </w:rPr>
            </w:pPr>
            <w:r w:rsidRPr="00820636">
              <w:rPr>
                <w:b/>
                <w:bCs/>
              </w:rPr>
              <w:t>3</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820636" w:rsidRDefault="00C42D26" w:rsidP="00321942">
            <w:pPr>
              <w:spacing w:after="40" w:line="240" w:lineRule="auto"/>
              <w:jc w:val="both"/>
              <w:rPr>
                <w:b/>
                <w:bCs/>
              </w:rPr>
            </w:pPr>
            <w:r w:rsidRPr="00820636">
              <w:rPr>
                <w:b/>
                <w:bCs/>
              </w:rPr>
              <w:t>Ý kiến của Sở Nội vụ tại Công văn số 4478/SNV-TCBM ngày 11/9/2026</w:t>
            </w:r>
          </w:p>
        </w:tc>
      </w:tr>
      <w:tr w:rsidR="00820636" w:rsidRPr="00820636" w14:paraId="246D16A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820636" w:rsidRDefault="00C42D26">
            <w:pPr>
              <w:spacing w:after="40" w:line="240" w:lineRule="auto"/>
              <w:jc w:val="center"/>
            </w:pPr>
            <w:r w:rsidRPr="00820636">
              <w:t>3.1</w:t>
            </w:r>
          </w:p>
        </w:tc>
        <w:tc>
          <w:tcPr>
            <w:tcW w:w="3969"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820636" w:rsidRDefault="00C42D26">
            <w:pPr>
              <w:spacing w:after="40" w:line="240" w:lineRule="auto"/>
              <w:jc w:val="both"/>
            </w:pPr>
            <w:r w:rsidRPr="0082063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820636" w:rsidRDefault="00514A58">
            <w:pPr>
              <w:spacing w:after="40" w:line="240" w:lineRule="auto"/>
              <w:jc w:val="both"/>
            </w:pPr>
            <w:r w:rsidRPr="00820636">
              <w:t>Ghi nhận ý kiến của Sở Nội vụ</w:t>
            </w:r>
            <w:r w:rsidR="00CE079D">
              <w:t>.</w:t>
            </w:r>
          </w:p>
        </w:tc>
      </w:tr>
      <w:tr w:rsidR="00820636" w:rsidRPr="00820636" w14:paraId="7DEBE42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820636" w:rsidRDefault="00C42D26">
            <w:pPr>
              <w:spacing w:after="40" w:line="240" w:lineRule="auto"/>
              <w:jc w:val="center"/>
            </w:pPr>
            <w:r w:rsidRPr="00820636">
              <w:t>3.2</w:t>
            </w:r>
          </w:p>
        </w:tc>
        <w:tc>
          <w:tcPr>
            <w:tcW w:w="3969"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820636" w:rsidRDefault="00C42D26">
            <w:pPr>
              <w:spacing w:after="40" w:line="240" w:lineRule="auto"/>
              <w:jc w:val="both"/>
            </w:pPr>
            <w:r w:rsidRPr="0082063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820636" w:rsidRDefault="00514A58">
            <w:pPr>
              <w:spacing w:after="40" w:line="240" w:lineRule="auto"/>
              <w:jc w:val="both"/>
            </w:pPr>
            <w:r w:rsidRPr="00F218E4">
              <w:rPr>
                <w:b/>
                <w:bCs/>
                <w:i/>
                <w:iCs/>
                <w:color w:val="00B050"/>
              </w:rPr>
              <w:t>Tiếp thu ý kiến.</w:t>
            </w:r>
            <w:r w:rsidRPr="00820636">
              <w:rPr>
                <w:color w:val="00B050"/>
              </w:rPr>
              <w:t xml:space="preserve"> Đề án đã bỏ hình thức biệt phái, điều động viên chức sang Công ty (Báo cáo số 382/BC-CĐKT ngày 25/8/2026). </w:t>
            </w:r>
            <w:del w:id="1004" w:author="Nội dung điều chỉnh (Claude)" w:date="2026-10-24T15:12:35Z">
              <w:r w:rsidRPr="00820636">
                <w:rPr>
                  <w:color w:val="00B050"/>
                </w:rPr>
                <w:delText xml:space="preserve">Viên chức chỉ tham gia với tư cách người đại diện phần vốn hoặc Kiểm soát viên sau khi có quyết định của cấp có thẩm quyền theo Nghị định số 181/2026/NĐ-CP.</w:delText>
              </w:r>
            </w:del>
            <w:ins w:id="1005" w:author="Nội dung điều chỉnh (Claude)" w:date="2026-10-24T15:12:35Z">
              <w:r w:rsidRPr="00820636">
                <w:rPr>
                  <w:color w:val="00B050"/>
                </w:rPr>
                <w:t xml:space="preserve">Theo khoản 4 Điều 4 Nghị định số 181/2026/NĐ-CP, người đại diện phần vốn nhà nước, kiểm soát viên không là cán bộ, công chức, viên chức; việc bố trí người có nguồn gốc từ viên chức của Trường chỉ thực hiện sau khi có hướng dẫn của Bộ Nội vụ (kiêm nhiệm hay chấm dứt quan hệ viên chức) và quyết định của cấp có thẩm quyền.</w:t>
              </w:r>
            </w:ins>
            <w:r w:rsidRPr="00820636">
              <w:rPr>
                <w:color w:val="00B050"/>
              </w:rPr>
              <w:t xml:space="preserve"> Nhà trường bổ sung vào Mục IV Phần II Đề án nguyên tắc: </w:t>
            </w:r>
            <w:r w:rsidR="00236BC2" w:rsidRPr="00820636">
              <w:rPr>
                <w:color w:val="00B050"/>
              </w:rPr>
              <w:t xml:space="preserve">Viên </w:t>
            </w:r>
            <w:r w:rsidRPr="00820636">
              <w:rPr>
                <w:color w:val="00B050"/>
              </w:rPr>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820636" w:rsidRPr="00820636" w14:paraId="76A36E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820636" w:rsidRDefault="00192A31">
            <w:pPr>
              <w:spacing w:after="40" w:line="240" w:lineRule="auto"/>
              <w:jc w:val="center"/>
              <w:rPr>
                <w:b/>
                <w:bCs/>
              </w:rPr>
            </w:pPr>
            <w:r w:rsidRPr="00820636">
              <w:rPr>
                <w:b/>
                <w:bCs/>
              </w:rPr>
              <w:t>4</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820636" w:rsidRDefault="00C42D26" w:rsidP="00321942">
            <w:pPr>
              <w:spacing w:after="40" w:line="240" w:lineRule="auto"/>
              <w:jc w:val="both"/>
              <w:rPr>
                <w:b/>
                <w:bCs/>
              </w:rPr>
            </w:pPr>
            <w:r w:rsidRPr="00820636">
              <w:rPr>
                <w:b/>
                <w:bCs/>
              </w:rPr>
              <w:t>Ý kiến của Sở Xây dựng tại Công văn số 7173/SXD-VTPT ngày 11/9/2026</w:t>
            </w:r>
          </w:p>
        </w:tc>
      </w:tr>
      <w:tr w:rsidR="00820636" w:rsidRPr="00820636" w14:paraId="1D6C3B3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820636" w:rsidRDefault="00C42D26">
            <w:pPr>
              <w:spacing w:after="40" w:line="240" w:lineRule="auto"/>
              <w:jc w:val="center"/>
            </w:pPr>
            <w:r w:rsidRPr="00820636">
              <w:t>4.1</w:t>
            </w:r>
          </w:p>
        </w:tc>
        <w:tc>
          <w:tcPr>
            <w:tcW w:w="3969"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820636" w:rsidRDefault="00C42D26">
            <w:pPr>
              <w:spacing w:after="40" w:line="240" w:lineRule="auto"/>
              <w:jc w:val="both"/>
            </w:pPr>
            <w:r w:rsidRPr="0082063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072"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820636" w:rsidRDefault="00514A58">
            <w:pPr>
              <w:spacing w:after="40" w:line="240" w:lineRule="auto"/>
              <w:jc w:val="both"/>
            </w:pPr>
            <w:r w:rsidRPr="0082063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820636" w:rsidRPr="00820636" w14:paraId="223B930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820636" w:rsidRDefault="00C42D26">
            <w:pPr>
              <w:spacing w:after="40" w:line="240" w:lineRule="auto"/>
              <w:jc w:val="center"/>
            </w:pPr>
            <w:r w:rsidRPr="00820636">
              <w:t>4.2</w:t>
            </w:r>
          </w:p>
        </w:tc>
        <w:tc>
          <w:tcPr>
            <w:tcW w:w="3969"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820636" w:rsidRDefault="00C42D26">
            <w:pPr>
              <w:spacing w:after="40" w:line="240" w:lineRule="auto"/>
              <w:jc w:val="both"/>
            </w:pPr>
            <w:r w:rsidRPr="00820636">
              <w:t>Sự cần thiết và tính phù hợp của việc thành lập thêm cơ sở đăng kiểm (đã có dự án của Công ty An Phú Đăk Hà); đề nghị điều chỉnh quy mô dự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820636" w:rsidRDefault="00514A58">
            <w:pPr>
              <w:spacing w:after="40" w:line="240" w:lineRule="auto"/>
              <w:jc w:val="both"/>
            </w:pPr>
            <w:r w:rsidRPr="00820636">
              <w:t>Như đã giải trình, tiếp thu tại mục 1.2 Báo cáo này.</w:t>
            </w:r>
          </w:p>
        </w:tc>
      </w:tr>
      <w:tr w:rsidR="00820636" w:rsidRPr="00820636" w14:paraId="6922548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820636" w:rsidRDefault="00C42D26">
            <w:pPr>
              <w:spacing w:after="40" w:line="240" w:lineRule="auto"/>
              <w:jc w:val="center"/>
            </w:pPr>
            <w:r w:rsidRPr="00820636">
              <w:t>4.3</w:t>
            </w:r>
          </w:p>
        </w:tc>
        <w:tc>
          <w:tcPr>
            <w:tcW w:w="3969"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820636" w:rsidRDefault="00C42D26">
            <w:pPr>
              <w:spacing w:after="40" w:line="240" w:lineRule="auto"/>
              <w:jc w:val="both"/>
            </w:pPr>
            <w:r w:rsidRPr="0082063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820636" w:rsidRDefault="00514A58">
            <w:pPr>
              <w:spacing w:after="40" w:line="240" w:lineRule="auto"/>
              <w:jc w:val="both"/>
            </w:pPr>
            <w:r w:rsidRPr="00B91D44">
              <w:rPr>
                <w:b/>
                <w:bCs/>
                <w:color w:val="00B050"/>
              </w:rPr>
              <w:t>Tiếp thu ý kiến.</w:t>
            </w:r>
            <w:r w:rsidRPr="00820636">
              <w:rPr>
                <w:color w:val="00B050"/>
              </w:rPr>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w:t>
            </w:r>
            <w:r w:rsidRPr="00CE079D">
              <w:rPr>
                <w:color w:val="00B050"/>
              </w:rPr>
              <w:t xml:space="preserve">Mốc dự kiến đưa Trung tâm vào hoạt động điều chỉnh tương ứng </w:t>
            </w:r>
            <w:r w:rsidR="00236BC2">
              <w:rPr>
                <w:color w:val="00B050"/>
              </w:rPr>
              <w:t>trong Đề án</w:t>
            </w:r>
            <w:r w:rsidRPr="00CE079D">
              <w:rPr>
                <w:color w:val="00B050"/>
              </w:rPr>
              <w:t>.</w:t>
            </w:r>
            <w:r w:rsidRPr="00820636">
              <w:rPr>
                <w:color w:val="00B050"/>
              </w:rPr>
              <w:t xml:space="preserve">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820636" w:rsidRPr="00820636" w14:paraId="7E1C5FA6" w14:textId="77777777" w:rsidTr="002D695B">
        <w:trPr>
          <w:trHeight w:val="236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820636" w:rsidRDefault="00C42D26">
            <w:pPr>
              <w:spacing w:after="40" w:line="240" w:lineRule="auto"/>
              <w:jc w:val="center"/>
            </w:pPr>
            <w:r w:rsidRPr="00820636">
              <w:t>4.4</w:t>
            </w:r>
          </w:p>
        </w:tc>
        <w:tc>
          <w:tcPr>
            <w:tcW w:w="3969"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820636" w:rsidRDefault="00C42D26">
            <w:pPr>
              <w:spacing w:after="40" w:line="240" w:lineRule="auto"/>
              <w:jc w:val="both"/>
            </w:pPr>
            <w:r w:rsidRPr="0082063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072"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820636" w:rsidRDefault="00514A58">
            <w:pPr>
              <w:spacing w:after="40" w:line="240" w:lineRule="auto"/>
              <w:jc w:val="both"/>
            </w:pPr>
            <w:r w:rsidRPr="00820636">
              <w:rPr>
                <w:color w:val="00B050"/>
              </w:rPr>
              <w:t xml:space="preserve">Tiếp thu ý kiến. Nhà trường bổ sung vào Mục 2 Phần III và Phụ lục IV Đề án nguyên tắc: </w:t>
            </w:r>
            <w:r w:rsidR="00236BC2" w:rsidRPr="00820636">
              <w:rPr>
                <w:color w:val="00B050"/>
              </w:rPr>
              <w:t xml:space="preserve">Danh </w:t>
            </w:r>
            <w:r w:rsidRPr="00820636">
              <w:rPr>
                <w:color w:val="00B050"/>
              </w:rPr>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820636">
              <w:rPr>
                <w:color w:val="00B050"/>
              </w:rPr>
              <w:t xml:space="preserve">Yêu </w:t>
            </w:r>
            <w:r w:rsidRPr="00820636">
              <w:rPr>
                <w:color w:val="00B050"/>
              </w:rPr>
              <w:t>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thiết bị: bổ sung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xe gắn máy: khu vực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Các yêu cầu tại các điểm (i), (ii), (iii) và (iv) nêu trên được tính đủ vào khoản dự phòng đầu tư chuẩn hóa theo quy chuẩn mới khoảng 2.980 triệu đồng; nhà trường cập nhật Bảng 15 (giai đoạn 1 đầu tư 01 dây chuyền kiểm định tổng hợp loại I và loại II, có thiết bị kiểm tra phanh tổng hợp kiểm tra được xe dẫn động bốn bánh toàn thời gian), Bảng 18 và Phụ lục IV Đề án (ước tính trên cơ sở giá tham khảo, sẽ chuẩn xác bằng báo giá khi lập dự án đầu tư</w:t>
            </w:r>
            <w:r w:rsidR="00B91D44">
              <w:rPr>
                <w:color w:val="00B050"/>
              </w:rPr>
              <w:t xml:space="preserve"> và Quy chuẩn mới được ban hành</w:t>
            </w:r>
            <w:r w:rsidRPr="00820636">
              <w:rPr>
                <w:color w:val="00B050"/>
              </w:rPr>
              <w:t>).</w:t>
            </w:r>
          </w:p>
        </w:tc>
      </w:tr>
      <w:tr w:rsidR="00820636" w:rsidRPr="00820636" w14:paraId="4F706997" w14:textId="77777777" w:rsidTr="002D695B">
        <w:trPr>
          <w:trHeight w:val="708"/>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820636" w:rsidRDefault="00192A31">
            <w:pPr>
              <w:spacing w:after="40" w:line="240" w:lineRule="auto"/>
              <w:jc w:val="center"/>
              <w:rPr>
                <w:b/>
                <w:bCs/>
              </w:rPr>
            </w:pPr>
            <w:r w:rsidRPr="00820636">
              <w:rPr>
                <w:b/>
                <w:bCs/>
              </w:rPr>
              <w:t>5</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820636" w:rsidRDefault="00C42D26" w:rsidP="00321942">
            <w:pPr>
              <w:spacing w:after="40" w:line="240" w:lineRule="auto"/>
              <w:jc w:val="both"/>
              <w:rPr>
                <w:b/>
                <w:bCs/>
              </w:rPr>
            </w:pPr>
            <w:r w:rsidRPr="00820636">
              <w:rPr>
                <w:b/>
                <w:bCs/>
              </w:rPr>
              <w:t>Ý kiến của Sở Nông nghiệp và Môi trường tại Công văn số 10668/SNNMT-QLĐĐ ngày 07/9/2026</w:t>
            </w:r>
          </w:p>
        </w:tc>
      </w:tr>
      <w:tr w:rsidR="00820636" w:rsidRPr="00820636" w14:paraId="224E0F7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820636" w:rsidRDefault="00C42D26">
            <w:pPr>
              <w:spacing w:after="40" w:line="240" w:lineRule="auto"/>
              <w:jc w:val="center"/>
            </w:pPr>
            <w:r w:rsidRPr="00820636">
              <w:t>5.1</w:t>
            </w:r>
          </w:p>
        </w:tc>
        <w:tc>
          <w:tcPr>
            <w:tcW w:w="3969"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820636" w:rsidRDefault="00C42D26">
            <w:pPr>
              <w:spacing w:after="40" w:line="240" w:lineRule="auto"/>
              <w:jc w:val="both"/>
            </w:pPr>
            <w:r w:rsidRPr="0082063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072"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820636" w:rsidRDefault="00514A58">
            <w:pPr>
              <w:spacing w:after="40" w:line="240" w:lineRule="auto"/>
              <w:jc w:val="both"/>
            </w:pPr>
            <w:r w:rsidRPr="00820636">
              <w:rPr>
                <w:color w:val="00B050"/>
              </w:rPr>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820636" w:rsidRPr="00820636" w14:paraId="2AE5563B"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820636" w:rsidRDefault="00C42D26">
            <w:pPr>
              <w:spacing w:after="40" w:line="240" w:lineRule="auto"/>
              <w:jc w:val="center"/>
            </w:pPr>
            <w:r w:rsidRPr="00820636">
              <w:t>5.2</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820636" w:rsidRDefault="00C42D26">
            <w:pPr>
              <w:spacing w:after="40" w:line="240" w:lineRule="auto"/>
              <w:jc w:val="both"/>
            </w:pPr>
            <w:r w:rsidRPr="0082063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820636" w:rsidRDefault="00514A58">
            <w:pPr>
              <w:spacing w:after="40" w:line="240" w:lineRule="auto"/>
              <w:jc w:val="both"/>
            </w:pPr>
            <w:r w:rsidRPr="00236BC2">
              <w:rPr>
                <w:b/>
                <w:bCs/>
                <w:color w:val="00B050"/>
              </w:rPr>
              <w:t>Tiếp thu ý kiến.</w:t>
            </w:r>
            <w:r w:rsidRPr="00820636">
              <w:rPr>
                <w:color w:val="00B050"/>
              </w:rPr>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Pr>
                <w:color w:val="00B050"/>
              </w:rPr>
              <w:t xml:space="preserve">Hiện nay, vị trí khu đất dự kiến đặt Trung tâm thuộc </w:t>
            </w:r>
            <w:r w:rsidR="00216309" w:rsidRPr="00216309">
              <w:rPr>
                <w:color w:val="00B050"/>
              </w:rPr>
              <w:t>quy hoạch đất dịch vụ - công cộng khác cấp đô thị</w:t>
            </w:r>
            <w:r w:rsidR="00216309">
              <w:rPr>
                <w:color w:val="00B050"/>
              </w:rPr>
              <w:t xml:space="preserve">, bảo đảm phù hợp với </w:t>
            </w:r>
            <w:r w:rsidR="00216309" w:rsidRPr="00216309">
              <w:rPr>
                <w:color w:val="00B050"/>
              </w:rPr>
              <w:t>quy hoạch tỉnh và chỉ tiêu sử dụng đất của phường.</w:t>
            </w:r>
          </w:p>
        </w:tc>
      </w:tr>
      <w:tr w:rsidR="00820636" w:rsidRPr="00820636" w14:paraId="11C9A675"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820636" w:rsidRDefault="00C42D26">
            <w:pPr>
              <w:spacing w:after="40" w:line="240" w:lineRule="auto"/>
              <w:jc w:val="center"/>
            </w:pPr>
            <w:r w:rsidRPr="00820636">
              <w:t>5.3</w:t>
            </w:r>
          </w:p>
        </w:tc>
        <w:tc>
          <w:tcPr>
            <w:tcW w:w="3969"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820636" w:rsidRDefault="00C42D26">
            <w:pPr>
              <w:spacing w:after="40" w:line="240" w:lineRule="auto"/>
              <w:jc w:val="both"/>
            </w:pPr>
            <w:r w:rsidRPr="0082063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072"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820636" w:rsidRPr="00820636" w14:paraId="32A95BC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820636" w:rsidRDefault="00192A31">
            <w:pPr>
              <w:spacing w:after="40" w:line="240" w:lineRule="auto"/>
              <w:jc w:val="center"/>
              <w:rPr>
                <w:b/>
                <w:bCs/>
              </w:rPr>
            </w:pPr>
            <w:r w:rsidRPr="00820636">
              <w:rPr>
                <w:b/>
                <w:bCs/>
              </w:rPr>
              <w:t>6</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820636" w:rsidRDefault="00C42D26" w:rsidP="00321942">
            <w:pPr>
              <w:spacing w:after="40" w:line="240" w:lineRule="auto"/>
              <w:jc w:val="both"/>
              <w:rPr>
                <w:b/>
                <w:bCs/>
              </w:rPr>
            </w:pPr>
            <w:r w:rsidRPr="00820636">
              <w:rPr>
                <w:b/>
                <w:bCs/>
              </w:rPr>
              <w:t>Ý kiến của Thuế tỉnh Quảng Ngãi tại Công văn số 7399/QNG-QLDN2 ngày 08/9/2026 (kèm Công văn số 6060/QNG-QLDN2 ngày 14/7/2026)</w:t>
            </w:r>
          </w:p>
        </w:tc>
      </w:tr>
      <w:tr w:rsidR="00820636" w:rsidRPr="00820636" w14:paraId="128D69EA"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820636" w:rsidRDefault="00C42D26">
            <w:pPr>
              <w:spacing w:after="40" w:line="240" w:lineRule="auto"/>
              <w:jc w:val="center"/>
            </w:pPr>
            <w:r w:rsidRPr="00820636">
              <w:t>6.1</w:t>
            </w:r>
          </w:p>
        </w:tc>
        <w:tc>
          <w:tcPr>
            <w:tcW w:w="3969"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820636" w:rsidRDefault="00C42D26">
            <w:pPr>
              <w:spacing w:after="40" w:line="240" w:lineRule="auto"/>
              <w:jc w:val="both"/>
            </w:pPr>
            <w:r w:rsidRPr="0082063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072"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w:t>
            </w:r>
            <w:del w:id="1006" w:author="Nội dung điều chỉnh (Claude)" w:date="2026-10-24T15:12:35Z">
              <w:r w:rsidRPr="00820636">
                <w:rPr>
                  <w:color w:val="00B050"/>
                </w:rPr>
                <w:delText xml:space="preserve">Đề án đã tính thuế giá trị gia tăng và thuế thu nhập doanh nghiệp tại Bảng 20.</w:delText>
              </w:r>
            </w:del>
            <w:ins w:id="1007" w:author="Nội dung điều chỉnh (Claude)" w:date="2026-10-24T15:12:35Z">
              <w:r w:rsidRPr="00820636">
                <w:rPr>
                  <w:color w:val="00B050"/>
                </w:rPr>
                <w:t xml:space="preserve">Đề án đã tính thuế thu nhập doanh nghiệp tại Bảng 20; thuế giá trị gia tăng kê khai, nộp theo phương pháp khấu trừ, không làm giảm doanh thu, lợi nhuận của Công ty.</w:t>
              </w:r>
            </w:ins>
            <w:r w:rsidRPr="00820636">
              <w:rPr>
                <w:color w:val="00B050"/>
              </w:rPr>
              <w:t xml:space="preserve">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w:t>
            </w:r>
            <w:r w:rsidRPr="00820636">
              <w:rPr>
                <w:color w:val="00B050"/>
              </w:rPr>
              <w:t xml:space="preserve">; theo đó, thời gian miễn thuế 03 năm tính từ năm được cấp Giấy chứng nhận đăng ký doanh nghiệp lần đầu, thuế suất 17% áp dụng theo khoản 3 Điều 10 Luật Thuế thu nhập doanh nghiệp đối với doanh nghiệp có doanh thu năm từ trên 03 tỷ đồng đến không quá 50 tỷ đồng; phương án tài chính tạm tính thuế suất 20% để thận trọng. Giá dịch vụ kiểm định chưa bao gồm thuế giá trị gia tăng theo khoản 2 Điều 3 Thông tư số 40/2025/TT-BXD.</w:t>
            </w:r>
          </w:p>
        </w:tc>
      </w:tr>
    </w:tbl>
    <w:p w14:paraId="59871ACB" w14:textId="77777777" w:rsidR="00B07376" w:rsidRPr="00B07376" w:rsidRDefault="00B07376" w:rsidP="005C2C20">
      <w:pPr>
        <w:spacing w:after="240"/>
        <w:ind w:firstLine="720"/>
        <w:jc w:val="both"/>
        <w:rPr>
          <w:sz w:val="16"/>
          <w:szCs w:val="10"/>
        </w:rPr>
      </w:pPr>
    </w:p>
    <w:p w14:paraId="03422C0A" w14:textId="31A67299" w:rsidR="00D268AB" w:rsidRPr="00820636" w:rsidRDefault="00C42D26" w:rsidP="005C2C20">
      <w:pPr>
        <w:spacing w:after="240"/>
        <w:ind w:firstLine="720"/>
        <w:jc w:val="both"/>
      </w:pPr>
      <w:r w:rsidRPr="0082063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2A3466">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80930" w14:textId="77777777" w:rsidR="003926DB" w:rsidRDefault="003926DB">
      <w:pPr>
        <w:spacing w:after="0" w:line="240" w:lineRule="auto"/>
      </w:pPr>
      <w:r>
        <w:separator/>
      </w:r>
    </w:p>
  </w:endnote>
  <w:endnote w:type="continuationSeparator" w:id="0">
    <w:p w14:paraId="64B8EC31" w14:textId="77777777" w:rsidR="003926DB" w:rsidRDefault="00392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1944D" w14:textId="77777777" w:rsidR="003926DB" w:rsidRDefault="003926DB">
      <w:pPr>
        <w:spacing w:after="0" w:line="240" w:lineRule="auto"/>
      </w:pPr>
      <w:r>
        <w:separator/>
      </w:r>
    </w:p>
  </w:footnote>
  <w:footnote w:type="continuationSeparator" w:id="0">
    <w:p w14:paraId="7490F887" w14:textId="77777777" w:rsidR="003926DB" w:rsidRDefault="00392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91648"/>
    <w:rsid w:val="000A182E"/>
    <w:rsid w:val="000A708A"/>
    <w:rsid w:val="000D688D"/>
    <w:rsid w:val="0011295A"/>
    <w:rsid w:val="00122FDB"/>
    <w:rsid w:val="0015074B"/>
    <w:rsid w:val="00164A43"/>
    <w:rsid w:val="0016683B"/>
    <w:rsid w:val="001706E1"/>
    <w:rsid w:val="00192A31"/>
    <w:rsid w:val="001A09C1"/>
    <w:rsid w:val="0020074A"/>
    <w:rsid w:val="00216309"/>
    <w:rsid w:val="00230B4C"/>
    <w:rsid w:val="00236BC2"/>
    <w:rsid w:val="0029639D"/>
    <w:rsid w:val="002A3466"/>
    <w:rsid w:val="002B7DFF"/>
    <w:rsid w:val="002C2E70"/>
    <w:rsid w:val="002D695B"/>
    <w:rsid w:val="002D7A26"/>
    <w:rsid w:val="003067B3"/>
    <w:rsid w:val="00321942"/>
    <w:rsid w:val="00326F90"/>
    <w:rsid w:val="00367023"/>
    <w:rsid w:val="003926DB"/>
    <w:rsid w:val="003D7145"/>
    <w:rsid w:val="00424A90"/>
    <w:rsid w:val="0043282D"/>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F1DCE"/>
    <w:rsid w:val="00A02712"/>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BE35ED"/>
    <w:rsid w:val="00C044B4"/>
    <w:rsid w:val="00C27939"/>
    <w:rsid w:val="00C42D26"/>
    <w:rsid w:val="00C515D9"/>
    <w:rsid w:val="00CB0664"/>
    <w:rsid w:val="00CC4203"/>
    <w:rsid w:val="00CE079D"/>
    <w:rsid w:val="00CF04F2"/>
    <w:rsid w:val="00D105C8"/>
    <w:rsid w:val="00D268AB"/>
    <w:rsid w:val="00D530E5"/>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14</Pages>
  <Words>4165</Words>
  <Characters>23742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46</cp:revision>
  <dcterms:created xsi:type="dcterms:W3CDTF">2026-08-24T02:25:00Z</dcterms:created>
  <dcterms:modified xsi:type="dcterms:W3CDTF">2026-10-22T07:46:00Z</dcterms:modified>
  <cp:category/>
</cp:coreProperties>
</file>