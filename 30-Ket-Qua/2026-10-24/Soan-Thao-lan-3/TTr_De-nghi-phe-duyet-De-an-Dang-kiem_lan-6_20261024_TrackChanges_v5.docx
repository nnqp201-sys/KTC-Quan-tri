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3764DC" w:rsidRPr="003764DC" w14:paraId="14B2B553" w14:textId="77777777" w:rsidTr="00860EFD">
        <w:trPr>
          <w:trHeight w:val="894"/>
          <w:jc w:val="center"/>
        </w:trPr>
        <w:tc>
          <w:tcPr>
            <w:tcW w:w="4395" w:type="dxa"/>
          </w:tcPr>
          <w:p w14:paraId="70BA9DD3" w14:textId="77777777" w:rsidR="00837ACF" w:rsidRPr="003764DC" w:rsidRDefault="00837ACF" w:rsidP="00837ACF">
            <w:pPr>
              <w:widowControl w:val="0"/>
              <w:jc w:val="center"/>
              <w:rPr>
                <w:iCs/>
                <w:sz w:val="26"/>
                <w:szCs w:val="26"/>
              </w:rPr>
            </w:pPr>
            <w:r w:rsidRPr="003764DC">
              <w:rPr>
                <w:iCs/>
                <w:sz w:val="26"/>
                <w:szCs w:val="26"/>
              </w:rPr>
              <w:t>UBND TỈNH QUẢNG NGÃI</w:t>
            </w:r>
          </w:p>
          <w:p w14:paraId="42459652" w14:textId="77777777" w:rsidR="00837ACF" w:rsidRPr="003764DC" w:rsidRDefault="00837ACF" w:rsidP="00837ACF">
            <w:pPr>
              <w:widowControl w:val="0"/>
              <w:ind w:left="-100" w:right="-111"/>
              <w:jc w:val="center"/>
              <w:rPr>
                <w:iCs/>
                <w:szCs w:val="24"/>
              </w:rPr>
            </w:pPr>
            <w:r w:rsidRPr="003764DC">
              <w:rPr>
                <w:iCs/>
                <w:noProof/>
                <w:sz w:val="26"/>
                <w:szCs w:val="24"/>
                <w:lang w:val="vi-VN" w:eastAsia="vi-VN"/>
              </w:rPr>
              <mc:AlternateContent>
                <mc:Choice Requires="wps">
                  <w:drawing>
                    <wp:anchor distT="0" distB="0" distL="114300" distR="114300" simplePos="0" relativeHeight="251661312" behindDoc="0" locked="0" layoutInCell="1" allowOverlap="1" wp14:anchorId="78908A56" wp14:editId="5C17EC44">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eU0rQEAAEcDAAAOAAAAZHJzL2Uyb0RvYy54bWysUsGO0zAQvSPxD5bvNG1RC0RN99BluSxQ aZcPmNpOYuF4rBm3Sf8e29uWFdwQPlgez8zze8+zuZsGJ06G2KJv5GI2l8J4hdr6rpE/nh/efZSC I3gNDr1p5NmwvNu+fbMZQ22W2KPThkQC8VyPoZF9jKGuKla9GYBnGIxPyRZpgJhC6ipNMCb0wVXL +XxdjUg6ECrDnG7vX5JyW/Db1qj4vW3ZROEambjFslPZD3mvthuoO4LQW3WhAf/AYgDr06M3qHuI II5k/4IarCJkbONM4VBh21plioakZjH/Q81TD8EULckcDjeb+P/Bqm+nnd9Tpq4m/xQeUf1k4XHX g+9MIfB8DunjFtmqagxc31pywGFP4jB+RZ1q4BixuDC1NGTIpE9MxezzzWwzRaHS5af1h9X6vRTq mqqgvvYF4vjF4CDyoZHO+mwD1HB65Jh5QH0tydceH6xz5SudF2PCXi1XpYHRWZ2TuYypO+wciRPk YSiriEqZ12WER68LWG9Af76cI1j3ck6PO3/xIsvPs8b1AfV5T1eP0m8VlpfJyuPwOi7dv+d/+wsA AP//AwBQSwMEFAAGAAgAAAAhAPWNUjTdAAAACQEAAA8AAABkcnMvZG93bnJldi54bWxMj8FOwzAQ RO9I/IO1SFwq6pBCgBCnQkBuvVBAXLfxkkTE6zR228DXs4gDHGf2aXamWE6uV3saQ+fZwPk8AUVc e9txY+DluTq7BhUissXeMxn4pADL8viowNz6Az/Rfh0bJSEccjTQxjjkWoe6JYdh7gdiub370WEU OTbajniQcNfrNEky7bBj+dDiQPct1R/rnTMQqlfaVl+zepa8LRpP6fZh9YjGnJ5Md7egIk3xD4af +lIdSum08Tu2QfWi0ywT1MDi4hKUAOnVjYzb/Bq6LPT/BeU3AAAA//8DAFBLAQItABQABgAIAAAA IQC2gziS/gAAAOEBAAATAAAAAAAAAAAAAAAAAAAAAABbQ29udGVudF9UeXBlc10ueG1sUEsBAi0A FAAGAAgAAAAhADj9If/WAAAAlAEAAAsAAAAAAAAAAAAAAAAALwEAAF9yZWxzLy5yZWxzUEsBAi0A FAAGAAgAAAAhAONJ5TStAQAARwMAAA4AAAAAAAAAAAAAAAAALgIAAGRycy9lMm9Eb2MueG1sUEsB Ai0AFAAGAAgAAAAhAPWNUjTdAAAACQEAAA8AAAAAAAAAAAAAAAAABwQAAGRycy9kb3ducmV2Lnht bFBLBQYAAAAABAAEAPMAAAARBQAAAAA= "/>
                  </w:pict>
                </mc:Fallback>
              </mc:AlternateContent>
            </w:r>
            <w:r w:rsidRPr="003764DC">
              <w:rPr>
                <w:b/>
                <w:bCs/>
                <w:iCs/>
                <w:sz w:val="26"/>
              </w:rPr>
              <w:t>TRƯỜNG CAO ĐẲNG KON TUM</w:t>
            </w:r>
          </w:p>
        </w:tc>
        <w:tc>
          <w:tcPr>
            <w:tcW w:w="5670" w:type="dxa"/>
          </w:tcPr>
          <w:p w14:paraId="02A4AC92" w14:textId="77777777" w:rsidR="00837ACF" w:rsidRPr="003764DC" w:rsidRDefault="00837ACF" w:rsidP="00837ACF">
            <w:pPr>
              <w:widowControl w:val="0"/>
              <w:jc w:val="center"/>
              <w:rPr>
                <w:b/>
                <w:iCs/>
                <w:sz w:val="26"/>
                <w:szCs w:val="26"/>
              </w:rPr>
            </w:pPr>
            <w:r w:rsidRPr="003764DC">
              <w:rPr>
                <w:b/>
                <w:iCs/>
                <w:sz w:val="26"/>
                <w:szCs w:val="26"/>
              </w:rPr>
              <w:t xml:space="preserve">CỘNG HÒA</w:t>
            </w:r>
            <w:r w:rsidRPr="003764DC">
              <w:rPr>
                <w:b/>
                <w:iCs/>
                <w:sz w:val="26"/>
                <w:szCs w:val="26"/>
              </w:rPr>
              <w:t xml:space="preserve"> XÃ HỘI CHỦ NGHĨA VIỆT NAM</w:t>
            </w:r>
          </w:p>
          <w:p w14:paraId="027D1C48" w14:textId="77777777" w:rsidR="00837ACF" w:rsidRPr="003764DC" w:rsidRDefault="00837ACF" w:rsidP="00837ACF">
            <w:pPr>
              <w:widowControl w:val="0"/>
              <w:jc w:val="center"/>
              <w:rPr>
                <w:iCs/>
                <w:szCs w:val="24"/>
              </w:rPr>
            </w:pPr>
            <w:r w:rsidRPr="003764DC">
              <w:rPr>
                <w:iCs/>
                <w:noProof/>
                <w:szCs w:val="24"/>
                <w:lang w:val="vi-VN" w:eastAsia="vi-VN"/>
              </w:rPr>
              <mc:AlternateContent>
                <mc:Choice Requires="wps">
                  <w:drawing>
                    <wp:anchor distT="0" distB="0" distL="114300" distR="114300" simplePos="0" relativeHeight="251662336" behindDoc="0" locked="0" layoutInCell="1" allowOverlap="1" wp14:anchorId="1CCFE39E" wp14:editId="6E5BE1FD">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pvW5rQEAAEgDAAAOAAAAZHJzL2Uyb0RvYy54bWysU8GO0zAQvSPxD5bvNE1hEURN99BluSxQ aZcPmNpOYuF4rBm3Sf8e29uW1XJD5GB5Zuzn995M1rfz6MTREFv0rawXSymMV6it71v58+n+3Scp OILX4NCbVp4My9vN2zfrKTRmhQM6bUgkEM/NFFo5xBiaqmI1mBF4gcH4VOyQRogppL7SBFNCH121 Wi4/VhOSDoTKMKfs3XNRbgp+1xkVf3QdmyhcKxO3WFYq6z6v1WYNTU8QBqvONOAfWIxgfXr0CnUH EcSB7F9Qo1WEjF1cKBwr7DqrTNGQ1NTLV2oeBwimaEnmcLjaxP8PVn0/bv2OMnU1+8fwgOoXC4/b AXxvCoGnU0iNq7NV1RS4uV7JAYcdif30DXU6A4eIxYW5ozFDJn1iLmafrmabOQqVkqv6w/t6dSOF utQqaC4XA3H8anAUedNKZ332ARo4PnDMRKC5HMlpj/fWudJL58XUys83CTlXGJ3VuVgC6vdbR+II eRrKV1S9OkZ48LqADQb0l/M+gnXP+/S482czsv48bNzsUZ92dDEptauwPI9WnoeXcbn95wfY/AYA AP//AwBQSwMEFAAGAAgAAAAhAOxALgrcAAAACQEAAA8AAABkcnMvZG93bnJldi54bWxMj8FOwzAQ RO9I/IO1SFwqapNECEKcCgG5caGAuG6TJYmI12nstoGvZ1EPcJzZp9mZYjW7Qe1pCr1nC5dLA4q4 9k3PrYXXl+riGlSIyA0OnsnCFwVYlacnBeaNP/Az7dexVRLCIUcLXYxjrnWoO3IYln4kltuHnxxG kVOrmwkPEu4GnRhzpR32LB86HOm+o/pzvXMWQvVG2+p7US/Me9p6SrYPT49o7fnZfHcLKtIc/2D4 rS/VoZROG7/jJqhBtEluBLWQpjJBgCwzGajN0dBlof8vKH8AAAD//wMAUEsBAi0AFAAGAAgAAAAh ALaDOJL+AAAA4QEAABMAAAAAAAAAAAAAAAAAAAAAAFtDb250ZW50X1R5cGVzXS54bWxQSwECLQAU AAYACAAAACEAOP0h/9YAAACUAQAACwAAAAAAAAAAAAAAAAAvAQAAX3JlbHMvLnJlbHNQSwECLQAU AAYACAAAACEAX6b1ua0BAABIAwAADgAAAAAAAAAAAAAAAAAuAgAAZHJzL2Uyb0RvYy54bWxQSwEC LQAUAAYACAAAACEA7EAuCtwAAAAJAQAADwAAAAAAAAAAAAAAAAAHBAAAZHJzL2Rvd25yZXYueG1s UEsFBgAAAAAEAAQA8wAAABAFAAAAAA== "/>
                  </w:pict>
                </mc:Fallback>
              </mc:AlternateContent>
            </w:r>
            <w:r w:rsidRPr="003764DC">
              <w:rPr>
                <w:b/>
                <w:iCs/>
                <w:szCs w:val="24"/>
              </w:rPr>
              <w:t>Độc lập - Tự do - Hạnh phúc</w:t>
            </w:r>
          </w:p>
        </w:tc>
      </w:tr>
      <w:tr w:rsidR="00837ACF" w:rsidRPr="003764DC" w14:paraId="74C4BF2E" w14:textId="77777777" w:rsidTr="00860EFD">
        <w:trPr>
          <w:trHeight w:val="232"/>
          <w:jc w:val="center"/>
        </w:trPr>
        <w:tc>
          <w:tcPr>
            <w:tcW w:w="4395" w:type="dxa"/>
          </w:tcPr>
          <w:p w14:paraId="26E30059" w14:textId="66D7404B" w:rsidR="00837ACF" w:rsidRPr="003764DC" w:rsidRDefault="00837ACF" w:rsidP="00837ACF">
            <w:pPr>
              <w:widowControl w:val="0"/>
              <w:jc w:val="center"/>
              <w:rPr>
                <w:iCs/>
                <w:sz w:val="26"/>
                <w:szCs w:val="26"/>
                <w:u w:val="single"/>
              </w:rPr>
            </w:pPr>
            <w:r w:rsidRPr="003764DC">
              <w:rPr>
                <w:iCs/>
                <w:sz w:val="26"/>
                <w:szCs w:val="26"/>
              </w:rPr>
              <w:t xml:space="preserve">Số:  </w:t>
            </w:r>
            <w:r w:rsidR="0016459B">
              <w:rPr>
                <w:iCs/>
                <w:sz w:val="26"/>
                <w:szCs w:val="26"/>
              </w:rPr>
              <w:t xml:space="preserve">    </w:t>
            </w:r>
            <w:r w:rsidRPr="003764DC">
              <w:rPr>
                <w:iCs/>
                <w:sz w:val="26"/>
                <w:szCs w:val="26"/>
              </w:rPr>
              <w:t>/TTr-CĐKT</w:t>
            </w:r>
          </w:p>
        </w:tc>
        <w:tc>
          <w:tcPr>
            <w:tcW w:w="5670" w:type="dxa"/>
          </w:tcPr>
          <w:p w14:paraId="6D912852" w14:textId="4FA46DEE" w:rsidR="00837ACF" w:rsidRPr="003764DC" w:rsidRDefault="00837ACF" w:rsidP="00837ACF">
            <w:pPr>
              <w:widowControl w:val="0"/>
              <w:jc w:val="center"/>
              <w:rPr>
                <w:iCs/>
                <w:szCs w:val="24"/>
              </w:rPr>
            </w:pPr>
            <w:r w:rsidRPr="003764DC">
              <w:rPr>
                <w:i/>
                <w:iCs/>
                <w:szCs w:val="24"/>
                <w:lang w:val="nl-NL"/>
              </w:rPr>
              <w:t xml:space="preserve">Quảng Ngãi, </w:t>
            </w:r>
            <w:r w:rsidRPr="003764DC">
              <w:rPr>
                <w:i/>
                <w:iCs/>
                <w:szCs w:val="24"/>
                <w:lang w:val="nl-NL"/>
              </w:rPr>
              <w:t xml:space="preserve">ngày      tháng      năm 2026</w:t>
            </w:r>
          </w:p>
        </w:tc>
      </w:tr>
    </w:tbl>
    <w:p w14:paraId="3AE74F68" w14:textId="6819EF5F" w:rsidR="00837ACF" w:rsidRPr="003764DC" w:rsidRDefault="00837ACF" w:rsidP="00837ACF">
      <w:pPr>
        <w:widowControl w:val="0"/>
        <w:jc w:val="both"/>
        <w:rPr>
          <w:b/>
          <w:iCs/>
        </w:rPr>
      </w:pPr>
    </w:p>
    <w:p w14:paraId="56DE20D2" w14:textId="77777777" w:rsidR="00B210DE" w:rsidRPr="003764DC" w:rsidRDefault="00B210DE" w:rsidP="00837ACF">
      <w:pPr>
        <w:widowControl w:val="0"/>
        <w:jc w:val="center"/>
        <w:rPr>
          <w:b/>
          <w:bCs/>
          <w:szCs w:val="24"/>
        </w:rPr>
      </w:pPr>
    </w:p>
    <w:p w14:paraId="229E028A" w14:textId="77777777" w:rsidR="00837ACF" w:rsidRPr="003764DC" w:rsidRDefault="00837ACF" w:rsidP="00097B1B">
      <w:pPr>
        <w:widowControl w:val="0"/>
        <w:jc w:val="center"/>
        <w:rPr>
          <w:b/>
          <w:bCs/>
          <w:szCs w:val="24"/>
        </w:rPr>
      </w:pPr>
      <w:r w:rsidRPr="003764DC">
        <w:rPr>
          <w:b/>
          <w:bCs/>
          <w:szCs w:val="24"/>
        </w:rPr>
        <w:t>TỜ TRÌNH</w:t>
      </w:r>
    </w:p>
    <w:p w14:paraId="22D43157" w14:textId="77777777" w:rsidR="00624C53" w:rsidRPr="003764DC" w:rsidRDefault="003A2674" w:rsidP="00B24E8E">
      <w:pPr>
        <w:widowControl w:val="0"/>
        <w:jc w:val="center"/>
        <w:rPr>
          <w:b/>
          <w:bCs/>
          <w:szCs w:val="24"/>
        </w:rPr>
      </w:pPr>
      <w:bookmarkStart w:id="0" w:name="_Hlk72819948"/>
      <w:bookmarkStart w:id="1" w:name="_Hlk79650130"/>
      <w:r w:rsidRPr="003764DC">
        <w:rPr>
          <w:b/>
          <w:bCs/>
          <w:szCs w:val="24"/>
        </w:rPr>
        <w:t xml:space="preserve">Đề nghị phê duyệt Đề án thành lập Trung tâm Đăng kiểm xe cơ giới</w:t>
      </w:r>
      <w:r w:rsidRPr="003764DC">
        <w:rPr>
          <w:b/>
          <w:bCs/>
          <w:szCs w:val="24"/>
        </w:rPr>
        <w:t xml:space="preserve"> </w:t>
      </w:r>
    </w:p>
    <w:p w14:paraId="41759BD7" w14:textId="77777777" w:rsidR="00B24E8E" w:rsidRPr="003764DC" w:rsidRDefault="00B24E8E" w:rsidP="00B24E8E">
      <w:pPr>
        <w:widowControl w:val="0"/>
        <w:jc w:val="center"/>
        <w:rPr>
          <w:b/>
          <w:bCs/>
          <w:szCs w:val="24"/>
        </w:rPr>
      </w:pPr>
      <w:r w:rsidRPr="003764DC">
        <w:rPr>
          <w:b/>
          <w:bCs/>
          <w:szCs w:val="24"/>
        </w:rPr>
        <w:t>trực thuộc Trường Cao đẳng Kon Tum</w:t>
      </w:r>
    </w:p>
    <w:p w14:paraId="57E85AA6" w14:textId="77777777" w:rsidR="003579B7" w:rsidRPr="003764DC" w:rsidRDefault="003E4049" w:rsidP="00B24E8E">
      <w:pPr>
        <w:widowControl w:val="0"/>
        <w:jc w:val="center"/>
        <w:rPr>
          <w:b/>
          <w:bCs/>
        </w:rPr>
      </w:pPr>
      <w:r w:rsidRPr="003764DC">
        <w:rPr>
          <w:noProof/>
        </w:rPr>
        <mc:AlternateContent>
          <mc:Choice Requires="wps">
            <w:drawing>
              <wp:anchor distT="4294967295" distB="4294967295" distL="114300" distR="114300" simplePos="0" relativeHeight="251658240" behindDoc="0" locked="0" layoutInCell="1" allowOverlap="1" wp14:anchorId="69809E38" wp14:editId="0642A948">
                <wp:simplePos x="0" y="0"/>
                <wp:positionH relativeFrom="margin">
                  <wp:align>center</wp:align>
                </wp:positionH>
                <wp:positionV relativeFrom="paragraph">
                  <wp:posOffset>66419</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8CA2DB7"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25pt" to="65.25pt,5.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5l3IvwEAAHQDAAAOAAAAZHJzL2Uyb0RvYy54bWysU01vGyEQvVfqf0Dc43UcxbVWXucQK71E baSkP2DCwi4qMIihXvvfd8Afddtb1T2ggWHevDe8XT/svRM7nchi6OTtbC6FDgp7G4ZOfnt7ullJ QRlCDw6D7uRBk3zYfPywnmKrFzii63USDBKonWInx5xj2zSkRu2BZhh14KTB5CHzNg1Nn2BidO+a xXy+bCZMfUyoNBGfbo9Juan4xmiVvxpDOgvXSeaW65rq+l7WZrOGdkgQR6tONOAfWHiwgZteoLaQ QfxI9i8ob1VCQpNnCn2DxlilqwZWczv/Q83rCFFXLTwcipcx0f+DVV92j+ElFepqH17jM6rvxENp pkjtJVk2FI/X9ib5cp25i30d5OEySL3PQvHharFafrqXQp1TDbTnupgof9boRQk66WwoEqGF3TPl 0hna85VyHPDJOlefyQUxdXJ5d88PqYDNYhxkDn3sO0lhkALcwC5UOVVEQmf7Ul1w6ECPLokdsBHY Pz1Ob8xWCgeUOcES6lcMwQx+Ky10tkDjsbimjr7xNrN5nfWs+LrahdJRV/udRP2aYInesT+8pPOY +Wlr05MNi3eu9xxf/yybnwAAAP//AwBQSwMEFAAGAAgAAAAhAOYIvQjZAAAABgEAAA8AAABkcnMv ZG93bnJldi54bWxMj81OwzAQhO9IvIO1lbhRu0RQFOJUqKgHbiUtEsdtvPmBeB3FThveHkcc4LY7 s5r9JttMthNnGnzrWMNqqUAQl860XGs4Hna3jyB8QDbYOSYN3+Rhk19fZZgad+E3OhehFjGEfYoa mhD6VEpfNmTRL11PHL3KDRZDXIdamgEvMdx28k6pB2mx5fihwZ62DZVfxWg1jPttpdpdMn1+JIUc X9f795eq1vpmMT0/gQg0hb9jmPEjOuSR6eRGNl50GmKREFV1D2J2k3k4/Qoyz+R//PwHAAD//wMA UEsBAi0AFAAGAAgAAAAhALaDOJL+AAAA4QEAABMAAAAAAAAAAAAAAAAAAAAAAFtDb250ZW50X1R5 cGVzXS54bWxQSwECLQAUAAYACAAAACEAOP0h/9YAAACUAQAACwAAAAAAAAAAAAAAAAAvAQAAX3Jl bHMvLnJlbHNQSwECLQAUAAYACAAAACEA6eZdyL8BAAB0AwAADgAAAAAAAAAAAAAAAAAuAgAAZHJz L2Uyb0RvYy54bWxQSwECLQAUAAYACAAAACEA5gi9CNkAAAAGAQAADwAAAAAAAAAAAAAAAAAZBAAA ZHJzL2Rvd25yZXYueG1sUEsFBgAAAAAEAAQA8wAAAB8FAAAAAA== " strokecolor="windowText" strokeweight=".5pt">
                <v:stroke joinstyle="miter"/>
                <o:lock v:ext="edit" shapetype="f"/>
                <w10:wrap anchorx="margin"/>
              </v:line>
            </w:pict>
          </mc:Fallback>
        </mc:AlternateContent>
      </w:r>
    </w:p>
    <w:bookmarkEnd w:id="0"/>
    <w:bookmarkEnd w:id="1"/>
    <w:p w14:paraId="4A4E9611" w14:textId="6861800D" w:rsidR="003579B7" w:rsidRPr="003764DC" w:rsidRDefault="003579B7" w:rsidP="00DB1CC3">
      <w:pPr>
        <w:spacing w:before="240" w:after="240"/>
        <w:jc w:val="center"/>
        <w:rPr>
          <w:spacing w:val="-2"/>
          <w:lang w:val="nl-NL"/>
        </w:rPr>
      </w:pPr>
      <w:r w:rsidRPr="003764DC">
        <w:rPr>
          <w:spacing w:val="-2"/>
          <w:lang w:eastAsia="vi-VN"/>
        </w:rPr>
        <w:t xml:space="preserve">Kính gửi: Ủy ban nhân dân tỉnh (qua Sở Tài chính).</w:t>
      </w:r>
    </w:p>
    <w:p w14:paraId="7B9D78E6" w14:textId="2B55BC8A" w:rsidR="009D0FE7" w:rsidRPr="003764DC" w:rsidRDefault="00C10741" w:rsidP="009B46E6">
      <w:pPr>
        <w:spacing w:before="120" w:after="120" w:line="252" w:lineRule="auto"/>
        <w:ind w:firstLine="720"/>
        <w:jc w:val="both"/>
        <w:rPr>
          <w:i/>
          <w:iCs/>
        </w:rPr>
      </w:pPr>
      <w:r w:rsidRPr="003764DC">
        <w:rPr>
          <w:i/>
          <w:iCs/>
        </w:rPr>
        <w:t>Căn cứ Nghị quyết số 19-NQ/TW ngày 25 tháng 10 năm 2017 Hội nghị lần thứ sáu Ban Chấp hành Trung ương Đảng khóa XII về tiếp tục đổi mới hệ thống tổ chức và quản lý, nâng cao chất lượng và hiệu quả hoạt động của các đơn vị sự nghiệp công lập</w:t>
      </w:r>
      <w:r w:rsidR="009D0FE7" w:rsidRPr="003764DC">
        <w:rPr>
          <w:i/>
          <w:iCs/>
        </w:rPr>
        <w:t>;</w:t>
      </w:r>
    </w:p>
    <w:p w14:paraId="7B9D78E6" w14:textId="2B55BC8A" w:rsidR="009D0FE7" w:rsidRPr="003764DC" w:rsidRDefault="00C10741" w:rsidP="009B46E6">
      <w:pPr>
        <w:spacing w:before="120" w:after="120" w:line="252" w:lineRule="auto"/>
        <w:ind w:firstLine="720"/>
        <w:jc w:val="both"/>
        <w:rPr>
          <w:i/>
          <w:iCs/>
        </w:rPr>
      </w:pPr>
      <w:r w:rsidRPr="003764DC">
        <w:rPr>
          <w:i/>
          <w:iCs/>
        </w:rPr>
        <w:t xml:space="preserve">Căn cứ Quy định số 224-QĐ/TW ngày 14 tháng 10 năm 2026 của Ban Chấp hành Trung ương về đảng viên tham gia hoạt động đầu tư kinh doanh;</w:t>
      </w:r>
    </w:p>
    <w:p w14:paraId="6334130D" w14:textId="77777777" w:rsidR="00DA3FD8" w:rsidRPr="003764DC" w:rsidRDefault="00DA3FD8" w:rsidP="009B46E6">
      <w:pPr>
        <w:widowControl w:val="0"/>
        <w:spacing w:before="120" w:after="120" w:line="252" w:lineRule="auto"/>
        <w:ind w:firstLine="720"/>
        <w:jc w:val="both"/>
        <w:rPr>
          <w:i/>
          <w:iCs/>
        </w:rPr>
      </w:pPr>
      <w:r w:rsidRPr="003764DC">
        <w:rPr>
          <w:i/>
          <w:iCs/>
        </w:rPr>
        <w:t>Căn cứ Luật Trật tự, an toàn giao thông đường bộ ngày 27 tháng 6 năm 2024;</w:t>
      </w:r>
    </w:p>
    <w:p w14:paraId="5FCBD188" w14:textId="77777777" w:rsidR="00DA3FD8" w:rsidRPr="003764DC" w:rsidRDefault="00DA3FD8" w:rsidP="009B46E6">
      <w:pPr>
        <w:widowControl w:val="0"/>
        <w:spacing w:before="120" w:after="120" w:line="252" w:lineRule="auto"/>
        <w:ind w:firstLine="720"/>
        <w:jc w:val="both"/>
        <w:rPr>
          <w:i/>
          <w:iCs/>
        </w:rPr>
      </w:pPr>
      <w:r w:rsidRPr="003764DC">
        <w:rPr>
          <w:i/>
          <w:iCs/>
        </w:rPr>
        <w:t>Căn cứ Luật Giáo dục nghề nghiệp ngày 10 tháng 12 năm 2025;</w:t>
      </w:r>
    </w:p>
    <w:p w14:paraId="29323941" w14:textId="77777777" w:rsidR="00B24E8E" w:rsidRPr="003764DC" w:rsidRDefault="00B24E8E" w:rsidP="009B46E6">
      <w:pPr>
        <w:widowControl w:val="0"/>
        <w:spacing w:before="120" w:after="120" w:line="252" w:lineRule="auto"/>
        <w:ind w:firstLine="720"/>
        <w:jc w:val="both"/>
        <w:rPr>
          <w:i/>
          <w:iCs/>
        </w:rPr>
      </w:pPr>
      <w:r w:rsidRPr="003764DC">
        <w:rPr>
          <w:i/>
          <w:iCs/>
        </w:rPr>
        <w:t xml:space="preserve">Căn cứ Luật Doanh nghiệp ngày 17 tháng 6 năm 2020</w:t>
      </w:r>
      <w:r w:rsidRPr="003764DC">
        <w:rPr>
          <w:i/>
          <w:iCs/>
        </w:rPr>
        <w:t xml:space="preserve"> (hợp nhất tại Văn bản hợp nhất số 67/VBHN-VPQH ngày 15 tháng 8 năm 2025)</w:t>
      </w:r>
      <w:r w:rsidRPr="003764DC">
        <w:rPr>
          <w:i/>
          <w:iCs/>
        </w:rPr>
        <w:t xml:space="preserve">;</w:t>
      </w:r>
    </w:p>
    <w:p w14:paraId="06CB4D35" w14:textId="77777777" w:rsidR="00B24E8E" w:rsidRPr="003764DC" w:rsidRDefault="00B24E8E" w:rsidP="009B46E6">
      <w:pPr>
        <w:widowControl w:val="0"/>
        <w:spacing w:before="120" w:after="120" w:line="252" w:lineRule="auto"/>
        <w:ind w:firstLine="720"/>
        <w:jc w:val="both"/>
        <w:rPr>
          <w:i/>
          <w:iCs/>
        </w:rPr>
      </w:pPr>
      <w:r w:rsidRPr="003764DC">
        <w:rPr>
          <w:i/>
          <w:iCs/>
        </w:rPr>
        <w:t>Căn cứ Luật Quản lý và đầu tư vốn nhà nước tại doanh nghiệp ngày 14 tháng 6 năm 2025;</w:t>
      </w:r>
    </w:p>
    <w:p w14:paraId="405D8E85" w14:textId="77777777" w:rsidR="00DA3FD8" w:rsidRPr="003764DC" w:rsidRDefault="00093558" w:rsidP="009B46E6">
      <w:pPr>
        <w:widowControl w:val="0"/>
        <w:spacing w:before="120" w:after="120" w:line="252" w:lineRule="auto"/>
        <w:ind w:firstLine="720"/>
        <w:jc w:val="both"/>
        <w:rPr>
          <w:i/>
          <w:iCs/>
        </w:rPr>
      </w:pPr>
      <w:r w:rsidRPr="003764DC">
        <w:rPr>
          <w:i/>
          <w:iCs/>
        </w:rPr>
        <w:t xml:space="preserve">Căn cứ Luật Quản lý, sử dụng tài sản công ngày 21 tháng 6 năm 2017</w:t>
      </w:r>
      <w:r w:rsidRPr="003764DC">
        <w:rPr>
          <w:i/>
          <w:iCs/>
        </w:rPr>
        <w:t xml:space="preserve"> (hợp nhất tại Văn bản hợp nhất số 97/VBHN-VPQH ngày 22 tháng 8 năm 2025)</w:t>
      </w:r>
      <w:r w:rsidRPr="003764DC">
        <w:rPr>
          <w:i/>
          <w:iCs/>
        </w:rPr>
        <w:t xml:space="preserve">;</w:t>
      </w:r>
    </w:p>
    <w:p w14:paraId="60315ADB" w14:textId="77777777" w:rsidR="00DA3FD8" w:rsidRPr="003764DC" w:rsidRDefault="00DA3FD8" w:rsidP="009B46E6">
      <w:pPr>
        <w:widowControl w:val="0"/>
        <w:spacing w:before="120" w:after="120" w:line="252" w:lineRule="auto"/>
        <w:ind w:firstLine="720"/>
        <w:jc w:val="both"/>
        <w:rPr>
          <w:i/>
          <w:iCs/>
        </w:rPr>
      </w:pPr>
      <w:r w:rsidRPr="003764DC">
        <w:rPr>
          <w:i/>
          <w:iCs/>
        </w:rPr>
        <w:t xml:space="preserve">Căn cứ Luật Đất đai ngày 18 tháng 01 năm 2024</w:t>
      </w:r>
      <w:r w:rsidRPr="003764DC">
        <w:rPr>
          <w:i/>
          <w:iCs/>
        </w:rPr>
        <w:t xml:space="preserve"> (hợp nhất tại Văn bản hợp nhất số 44/VBHN-VPQH ngày 16 tháng 3 năm 2026)</w:t>
      </w:r>
      <w:r w:rsidRPr="003764DC">
        <w:rPr>
          <w:i/>
          <w:iCs/>
        </w:rPr>
        <w:t xml:space="preserve">;</w:t>
      </w:r>
    </w:p>
    <w:p w14:paraId="60777BE4" w14:textId="77777777" w:rsidR="00B24E8E" w:rsidRPr="003764DC" w:rsidRDefault="00B24E8E" w:rsidP="009B46E6">
      <w:pPr>
        <w:widowControl w:val="0"/>
        <w:spacing w:before="120" w:after="120" w:line="252" w:lineRule="auto"/>
        <w:ind w:firstLine="720"/>
        <w:jc w:val="both"/>
        <w:rPr>
          <w:i/>
          <w:iCs/>
        </w:rPr>
      </w:pPr>
      <w:r w:rsidRPr="003764DC">
        <w:rPr>
          <w:i/>
          <w:iCs/>
        </w:rPr>
        <w:t xml:space="preserve">Căn cứ Luật Kế toán ngày 20 tháng 11 năm 2015</w:t>
      </w:r>
      <w:r w:rsidRPr="003764DC">
        <w:rPr>
          <w:i/>
          <w:iCs/>
        </w:rPr>
        <w:t xml:space="preserve"> (hợp nhất tại Văn bản hợp nhất số 41/VBHN-VPQH ngày 16 tháng 3 năm 2026)</w:t>
      </w:r>
      <w:r w:rsidRPr="003764DC">
        <w:rPr>
          <w:i/>
          <w:iCs/>
        </w:rPr>
        <w:t xml:space="preserve">;</w:t>
      </w:r>
    </w:p>
    <w:p w14:paraId="62D8CF17" w14:textId="77777777" w:rsidR="00DA3FD8" w:rsidRPr="003764DC" w:rsidRDefault="00DA3FD8" w:rsidP="009B46E6">
      <w:pPr>
        <w:widowControl w:val="0"/>
        <w:spacing w:before="120" w:after="120" w:line="252" w:lineRule="auto"/>
        <w:ind w:firstLine="720"/>
        <w:jc w:val="both"/>
        <w:rPr>
          <w:i/>
          <w:iCs/>
        </w:rPr>
      </w:pPr>
      <w:r w:rsidRPr="003764DC">
        <w:rPr>
          <w:i/>
          <w:iCs/>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28D8976" w14:textId="77777777" w:rsidR="00DA3FD8" w:rsidRPr="003764DC" w:rsidRDefault="00CA1CCA" w:rsidP="009B46E6">
      <w:pPr>
        <w:widowControl w:val="0"/>
        <w:spacing w:before="120" w:after="120" w:line="252" w:lineRule="auto"/>
        <w:ind w:firstLine="720"/>
        <w:jc w:val="both"/>
        <w:rPr>
          <w:i/>
          <w:iCs/>
        </w:rPr>
      </w:pPr>
      <w:r w:rsidRPr="003764DC">
        <w:rPr>
          <w:i/>
          <w:iCs/>
        </w:rPr>
        <w:t>Căn cứ Nghị định số 60/2021/NĐ-CP ngày 21 tháng 6 năm 2021 của Chính phủ quy định cơ chế tự chủ tài chính của đơn vị sự nghiệp công lập;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t>Căn cứ Nghị định số 299/2026/NĐ-CP ngày 28 tháng 7 năm 2026 của Chính phủ quy định tổ chức đơn vị sự nghiệp công lập;</w:t>
      </w:r>
    </w:p>
    <w:p w14:paraId="7ADF411D" w14:textId="77777777" w:rsidR="00317A92" w:rsidRPr="003764DC" w:rsidRDefault="000665B2" w:rsidP="009B46E6">
      <w:pPr>
        <w:widowControl w:val="0"/>
        <w:spacing w:before="120" w:after="120" w:line="252" w:lineRule="auto"/>
        <w:ind w:firstLine="720"/>
        <w:jc w:val="both"/>
        <w:rPr>
          <w:i/>
          <w:iCs/>
        </w:rPr>
      </w:pPr>
      <w:r w:rsidRPr="003764DC">
        <w:rPr>
          <w:i/>
          <w:iCs/>
        </w:rPr>
        <w:t xml:space="preserve">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1D20027" w14:textId="77777777" w:rsidR="00317A92" w:rsidRPr="003764DC" w:rsidRDefault="000665B2" w:rsidP="009B46E6">
      <w:pPr>
        <w:widowControl w:val="0"/>
        <w:spacing w:before="120" w:after="120" w:line="252" w:lineRule="auto"/>
        <w:ind w:firstLine="720"/>
        <w:jc w:val="both"/>
        <w:rPr>
          <w:i/>
          <w:iCs/>
        </w:rPr>
      </w:pPr>
      <w:r w:rsidRPr="003764DC">
        <w:rPr>
          <w:i/>
          <w:iCs/>
        </w:rPr>
        <w:lastRenderedPageBreak/>
        <w:t>Căn cứ Nghị định số 181/2026/NĐ-CP ngày 21 tháng 5 năm 2026 của Chính phủ về quản lý người giữ chức danh, chức vụ và người đại diện phần vốn nhà nước tại doanh nghiệp;</w:t>
      </w:r>
    </w:p>
    <w:p w14:paraId="505CB381" w14:textId="0C665D07" w:rsidR="00DA3FD8" w:rsidRDefault="00CA1CCA" w:rsidP="009B46E6">
      <w:pPr>
        <w:widowControl w:val="0"/>
        <w:spacing w:before="120" w:after="120" w:line="252" w:lineRule="auto"/>
        <w:ind w:firstLine="720"/>
        <w:jc w:val="both"/>
        <w:rPr>
          <w:i/>
          <w:iCs/>
        </w:rPr>
      </w:pPr>
      <w:r w:rsidRPr="003764DC">
        <w:rPr>
          <w:i/>
          <w:iCs/>
        </w:rPr>
        <w:t>Căn cứ Nghị định số 186/2025/NĐ-CP ngày 01 tháng 7 năm 2025 của Chính phủ quy định chi tiết một số điều của Luật Quản lý, sử dụng tài sản công;</w:t>
      </w:r>
      <w:r w:rsidR="001D7B01" w:rsidRPr="003764DC">
        <w:rPr>
          <w:i/>
          <w:iCs/>
        </w:rPr>
        <w:t xml:space="preserve"> </w:t>
      </w:r>
      <w:r w:rsidRPr="003764DC">
        <w:rPr>
          <w:i/>
          <w:iCs/>
        </w:rPr>
        <w:t>đã được sửa đổi, bổ sung một số điều tại Nghị định số 286/2025/NĐ-CP ngày 03 tháng 11 năm 2025 của Chính phủ sửa đổi, bổ sung một số điều của các Nghị định trong lĩnh vực quản lý, sử dụng tài sản công;</w:t>
      </w:r>
    </w:p>
    <w:p w14:paraId="76E47B33" w14:textId="16C53CDF" w:rsidR="006212B5" w:rsidRPr="003764DC" w:rsidRDefault="006212B5" w:rsidP="009B46E6">
      <w:pPr>
        <w:widowControl w:val="0"/>
        <w:spacing w:before="120" w:after="120" w:line="252" w:lineRule="auto"/>
        <w:ind w:firstLine="720"/>
        <w:jc w:val="both"/>
        <w:rPr>
          <w:i/>
          <w:iCs/>
        </w:rPr>
      </w:pPr>
      <w:r>
        <w:rPr>
          <w:i/>
          <w:iCs/>
        </w:rPr>
        <w:t>Căn cứ</w:t>
      </w:r>
      <w:r w:rsidRPr="006212B5">
        <w:rPr>
          <w:i/>
          <w:iCs/>
        </w:rPr>
        <w:t xml:space="preserve"> Thông tư số 120/2025/TT-BTC ngày 18 tháng 12 năm 2025 của Bộ trưởng Bộ Tài chính hướng dẫn một số điều của Nghị định số 186/2025/NĐ-CP ngày 01 tháng 7 năm 2025 của Chính phủ quy định chi tiết một số điều của Luật Quản lý, sử dụng tài sản công</w:t>
      </w:r>
      <w:r>
        <w:rPr>
          <w:i/>
          <w:iCs/>
        </w:rPr>
        <w:t>;</w:t>
      </w:r>
    </w:p>
    <w:p w14:paraId="0F5F45D1" w14:textId="77777777" w:rsidR="00DA3FD8" w:rsidRPr="003764DC" w:rsidRDefault="00097B1B" w:rsidP="009B46E6">
      <w:pPr>
        <w:widowControl w:val="0"/>
        <w:spacing w:before="120" w:after="120" w:line="252" w:lineRule="auto"/>
        <w:ind w:firstLine="720"/>
        <w:jc w:val="both"/>
        <w:rPr>
          <w:i/>
          <w:iCs/>
        </w:rPr>
      </w:pPr>
      <w:r w:rsidRPr="003764DC">
        <w:rPr>
          <w:i/>
          <w:iCs/>
        </w:rPr>
        <w:t>Căn cứ Thông tư số 45/2024/TT-BGTVT ngày 15 tháng 11 năm 2024 của Bộ trưởng Bộ Giao thông vận tải quy định về cấp mới, cấp lại, tạm đình chỉ, thu hồi chứng chỉ ĐKV phương tiện giao thông đường bộ;</w:t>
      </w:r>
    </w:p>
    <w:p w14:paraId="55061042"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40/2025/TT-BXD ngày 28 tháng 11 năm 2025 của Bộ trưởng Bộ Xây dựng quy định cơ chế, chính sách quản lý giá dịch vụ kiểm định, miễn kiểm định lần đầu cho xe cơ giới, xe máy chuyên dùng;</w:t>
      </w:r>
    </w:p>
    <w:p w14:paraId="64AA89B1" w14:textId="77777777" w:rsidR="00022DE3" w:rsidRPr="003764DC" w:rsidRDefault="00143EFB" w:rsidP="009B46E6">
      <w:pPr>
        <w:widowControl w:val="0"/>
        <w:spacing w:before="120" w:after="120" w:line="252" w:lineRule="auto"/>
        <w:ind w:firstLine="720"/>
        <w:jc w:val="both"/>
        <w:rPr>
          <w:i/>
          <w:iCs/>
        </w:rPr>
      </w:pPr>
      <w:r w:rsidRPr="003764DC">
        <w:rPr>
          <w:i/>
          <w:iCs/>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XCG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r w:rsidRPr="003764DC">
        <w:rPr>
          <w:i/>
          <w:iCs/>
        </w:rPr>
        <w:t xml:space="preserve">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7D7143B5" w14:textId="77777777" w:rsidR="00DA3FD8" w:rsidRPr="003764DC" w:rsidRDefault="00022DE3" w:rsidP="009B46E6">
      <w:pPr>
        <w:widowControl w:val="0"/>
        <w:spacing w:before="120" w:after="120" w:line="252" w:lineRule="auto"/>
        <w:ind w:firstLine="720"/>
        <w:jc w:val="both"/>
        <w:rPr>
          <w:i/>
          <w:iCs/>
        </w:rPr>
      </w:pPr>
      <w:r w:rsidRPr="003764DC">
        <w:rPr>
          <w:i/>
          <w:iCs/>
        </w:rPr>
        <w:t>Căn cứ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7D3F72FB"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03/2026/TT-BTC ngày 01 tháng 01 năm 2026 của Bộ trưởng Bộ Tài chính sửa đổi, bổ sung một số điều của Thông tư số 56/2022/TT-BTC ngày 16 tháng 9 năm 2022 của Bộ trưởng Bộ Tài chính hướng dẫn một số nội dung về cơ chế tự chủ tài chính của đơn vị sự nghiệp công lập; xử lý tài sản, tài chính khi tổ chức lại, giải thể đơn vị sự nghiệp công lập;</w:t>
      </w:r>
    </w:p>
    <w:p w14:paraId="062B0DAF"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238/2016/TT-BTC ngày 11 tháng 11 năm 2016 của Bộ trưởng Bộ Tài chính quy định về giá dịch vụ kiểm định an toàn kỹ thuật và bảo vệ môi trường đối với xe cơ giới, thiết bị và xe máy chuyên dùng đang lưu hành; đánh giá, hiệu chuẩn thiết bị kiểm tra xe cơ giới (hợp nhất tại Văn bản hợp nhất số 08/VBHN-BTC ngày 25 tháng 5 năm 2023);</w:t>
      </w:r>
    </w:p>
    <w:p w14:paraId="3CB8A7D9" w14:textId="77777777" w:rsidR="00DA3FD8" w:rsidRPr="003764DC" w:rsidRDefault="00143EFB" w:rsidP="009B46E6">
      <w:pPr>
        <w:widowControl w:val="0"/>
        <w:spacing w:before="120" w:after="120" w:line="252" w:lineRule="auto"/>
        <w:ind w:firstLine="720"/>
        <w:jc w:val="both"/>
        <w:rPr>
          <w:i/>
          <w:iCs/>
        </w:rPr>
      </w:pPr>
      <w:r w:rsidRPr="003764DC">
        <w:rPr>
          <w:i/>
          <w:iCs/>
        </w:rPr>
        <w:t>Căn cứ Thông tư số 50/2024/TT-BGTVT ngày 15 tháng 11 năm 2024 của Bộ trưởng Bộ Giao thông vận tải ban hành Quy chuẩn kỹ thuật quốc gia về cơ sở vật chất kỹ thuật và vị trí cơ sở đăng kiểm xe cơ giới, cơ sở kiểm định khí thải xe mô tô, xe gắn máy và Quy chuẩn kỹ thuật quốc gia về cơ sở bảo hành, bảo dưỡng xe cơ giới (QCVN 103:2024/BGTVT - Quy chuẩn kỹ thuật quốc gia về cơ sở vật chất kỹ thuật và vị trí cơ sở đăng kiểm xe cơ giới, cơ sở kiểm định khí thải xe mô tô, xe gắn máy);</w:t>
      </w:r>
    </w:p>
    <w:p w14:paraId="130C0F4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1671/QĐ-LĐTBXH ngày 24 tháng 10 năm 2017 của Bộ trưởng Bộ Lao động - Thương binh và Xã hội sáp nhập Trường Cao đẳng Kinh tế - Kỹ thuật Kon Tum, Trường Cao đẳng Sư phạm Kon Tum, Trường Trung cấp Y tế Kon Tum, Trường Trung cấp Nghề Kon Tum thành Trường Cao đẳng Cộng đồng Kon Tum; Quyết định số 635/QĐ-LĐTBXH ngày 16 tháng 5 năm 2023 của Bộ trưởng Bộ Lao động - Thương binh và Xã hội đổi tên Trường Cao đẳng Cộng đồng Kon Tum thành Trường Cao đẳng Kon Tum;</w:t>
      </w:r>
    </w:p>
    <w:p w14:paraId="50B37375" w14:textId="77777777" w:rsidR="0058756F" w:rsidRPr="003764DC" w:rsidRDefault="0058756F" w:rsidP="009B46E6">
      <w:pPr>
        <w:widowControl w:val="0"/>
        <w:spacing w:before="120" w:after="120" w:line="252" w:lineRule="auto"/>
        <w:ind w:firstLine="720"/>
        <w:jc w:val="both"/>
        <w:rPr>
          <w:i/>
          <w:iCs/>
        </w:rPr>
      </w:pPr>
      <w:r w:rsidRPr="003764DC">
        <w:rPr>
          <w:i/>
          <w:iCs/>
        </w:rPr>
        <w:t>Căn cứ Quyết định số 46/2025/QĐ-CTUBND ngày 02 tháng 12 năm 2025 của Chủ tịch UBND tỉnh Quảng Ngãi ban hành Quy định về phân cấp thẩm quyền quyết định việc quản lý, sử dụng tài sản công thuộc phạm vi quản lý của tỉnh Quảng Ngãi;</w:t>
      </w:r>
    </w:p>
    <w:p w14:paraId="0F6126B9"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Quyết định số 339/QĐ-UBND ngày 26 tháng 6 năm 2023 của UBND tỉnh Kon Tum tổ chức lại Trường Cao đẳng Cộng đồng Kon Tum, trực thuộc UBND tỉnh Kon Tum; Quyết định số 543/QĐ-UBND ngày 30 tháng 6 năm 2025 của UBND tỉnh Quảng Ngãi chuyển và đổi tên các đơn vị thuộc UBND tỉnh Kon Tum về thuộc UBND tỉnh Quảng Ngãi; Quyết định số 287/QĐ-UBND ngày 29 tháng 4 năm 2026 của UBND tỉnh Quảng Ngãi phê duyệt Đề án sắp xếp tổ chức bên trong thuộc Trường Cao đẳng Kon Tum; </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Căn cứ Quyết định số 30/QĐ-UBND ngày 19 tháng 01 năm 2026 của UBND tỉnh Quảng Ngãi ban hành nhiệm vụ, giải pháp chủ yếu thực hiện Kế hoạch phát triển kinh tế - xã hội năm 2026;</w:t>
      </w:r>
    </w:p>
    <w:p w14:paraId="1D174B2B" w14:textId="77777777" w:rsidR="00DA3FD8" w:rsidRPr="003764DC" w:rsidRDefault="0045143D" w:rsidP="009B46E6">
      <w:pPr>
        <w:widowControl w:val="0"/>
        <w:spacing w:before="120" w:after="120" w:line="252" w:lineRule="auto"/>
        <w:ind w:firstLine="720"/>
        <w:jc w:val="both"/>
        <w:rPr>
          <w:i/>
          <w:iCs/>
        </w:rPr>
      </w:pPr>
      <w:r w:rsidRPr="003764DC">
        <w:rPr>
          <w:i/>
          <w:iCs/>
        </w:rPr>
        <w:t xml:space="preserve">Căn cứ Công văn số 10316/UBND-NC ngày 05 tháng 10 năm 2026 của Ủy ban nhân dân tỉnh về Đề án thành lập Trung tâm Đăng kiểm xe cơ giới trực thuộc Trường Cao đẳng Kon Tum;</w:t>
      </w:r>
    </w:p>
    <w:p w14:paraId="21AB80CC" w14:textId="44EE56D9" w:rsidR="00D0675C" w:rsidRPr="003764DC" w:rsidRDefault="0045143D" w:rsidP="009B46E6">
      <w:pPr>
        <w:widowControl w:val="0"/>
        <w:spacing w:before="120" w:after="120" w:line="252" w:lineRule="auto"/>
        <w:ind w:firstLine="720"/>
        <w:jc w:val="both"/>
        <w:rPr>
          <w:i/>
          <w:iCs/>
          <w:lang w:val="nl-NL"/>
        </w:rPr>
      </w:pPr>
      <w:r w:rsidRPr="003764DC">
        <w:rPr>
          <w:i/>
          <w:iCs/>
        </w:rPr>
        <w:t>Căn cứ ý kiến tham gia góp ý của các sở, ngành, địa phương về Dự thảo Đề án</w:t>
      </w:r>
      <w:r w:rsidR="009237B9" w:rsidRPr="003764DC">
        <w:rPr>
          <w:i/>
          <w:iCs/>
        </w:rPr>
        <w:t>, Báo cáo tổng h</w:t>
      </w:r>
      <w:r w:rsidR="00AA2BAD" w:rsidRPr="003764DC">
        <w:rPr>
          <w:i/>
          <w:iCs/>
        </w:rPr>
        <w:t xml:space="preserve">ợp </w:t>
      </w:r>
      <w:r w:rsidR="00AB73DC" w:rsidRPr="003764DC">
        <w:rPr>
          <w:i/>
          <w:iCs/>
        </w:rPr>
        <w:t>tiếp thu, giải trình qua các đợt lấy ý kiến đối với dự thảo Đề án thành lập Trung tâm Đăng kiểm xe cơ giới trực thuộc Trường Cao đẳng Kon Tum và hồ sơ trình UBND tỉnh phê duyệt Đề án ngày 25 tháng 8 năm 2026 của Trường Cao đẳng Kon Tum.</w:t>
      </w:r>
    </w:p>
    <w:p w14:paraId="4B78D339" w14:textId="77777777" w:rsidR="00D0675C" w:rsidRPr="003764DC" w:rsidRDefault="00D0675C" w:rsidP="009B46E6">
      <w:pPr>
        <w:spacing w:before="120" w:after="120" w:line="252" w:lineRule="auto"/>
        <w:ind w:firstLine="720"/>
        <w:jc w:val="both"/>
        <w:rPr>
          <w:lang w:val="de-DE" w:eastAsia="vi-VN"/>
        </w:rPr>
      </w:pPr>
      <w:r w:rsidRPr="003764DC">
        <w:rPr>
          <w:lang w:val="vi-VN" w:eastAsia="vi-VN"/>
        </w:rPr>
        <w:t xml:space="preserve">Trường Cao đẳng </w:t>
      </w:r>
      <w:r w:rsidRPr="003764DC">
        <w:rPr>
          <w:bCs/>
          <w:spacing w:val="-4"/>
          <w:lang w:val="vi-VN" w:eastAsia="vi-VN"/>
        </w:rPr>
        <w:t>Kon</w:t>
      </w:r>
      <w:r w:rsidRPr="003764DC">
        <w:rPr>
          <w:lang w:val="vi-VN" w:eastAsia="vi-VN"/>
        </w:rPr>
        <w:t xml:space="preserve"> Tum </w:t>
      </w:r>
      <w:r w:rsidRPr="003764DC">
        <w:rPr>
          <w:lang w:eastAsia="vi-VN"/>
        </w:rPr>
        <w:t xml:space="preserve">kính </w:t>
      </w:r>
      <w:r w:rsidRPr="003764DC">
        <w:rPr>
          <w:lang w:val="vi-VN" w:eastAsia="vi-VN"/>
        </w:rPr>
        <w:t xml:space="preserve">trình </w:t>
      </w:r>
      <w:r w:rsidRPr="003764DC">
        <w:rPr>
          <w:lang w:eastAsia="vi-VN"/>
        </w:rPr>
        <w:t xml:space="preserve">Ủy ban nhân dân tỉnh </w:t>
      </w:r>
      <w:r w:rsidRPr="003764DC">
        <w:rPr>
          <w:lang w:val="vi-VN" w:eastAsia="vi-VN"/>
        </w:rPr>
        <w:t xml:space="preserve">xem xét phê duyệt Đề án </w:t>
      </w:r>
      <w:r w:rsidRPr="003764DC">
        <w:rPr>
          <w:lang w:eastAsia="vi-VN"/>
        </w:rPr>
        <w:t xml:space="preserve">thành lập </w:t>
      </w:r>
      <w:r w:rsidRPr="003764DC">
        <w:rPr>
          <w:lang w:val="vi-VN" w:eastAsia="vi-VN"/>
        </w:rPr>
        <w:t>Trung tâm Đăng kiểm xe cơ giới</w:t>
      </w:r>
      <w:r w:rsidRPr="003764DC">
        <w:rPr>
          <w:lang w:eastAsia="vi-VN"/>
        </w:rPr>
        <w:t xml:space="preserve"> </w:t>
      </w:r>
      <w:r w:rsidRPr="003764DC">
        <w:rPr>
          <w:lang w:val="vi-VN" w:eastAsia="vi-VN"/>
        </w:rPr>
        <w:t>trực thuộc Trường Cao đẳng Kon Tum</w:t>
      </w:r>
      <w:r w:rsidRPr="003764DC">
        <w:rPr>
          <w:lang w:eastAsia="vi-VN"/>
        </w:rPr>
        <w:t xml:space="preserve"> </w:t>
      </w:r>
      <w:r w:rsidRPr="003764DC">
        <w:rPr>
          <w:i/>
          <w:lang w:val="vi-VN" w:eastAsia="vi-VN"/>
        </w:rPr>
        <w:t>(sau đây gọi tắt là Đề án)</w:t>
      </w:r>
      <w:r w:rsidRPr="003764DC">
        <w:rPr>
          <w:lang w:val="de-DE" w:eastAsia="vi-VN"/>
        </w:rPr>
        <w:t>, cụ thể như sau:</w:t>
      </w:r>
      <w:bookmarkStart w:id="2" w:name="_Toc221453366"/>
    </w:p>
    <w:bookmarkEnd w:id="2"/>
    <w:p w14:paraId="754C05A0" w14:textId="77777777" w:rsidR="000966CA" w:rsidRPr="003764DC" w:rsidRDefault="000966CA" w:rsidP="009B46E6">
      <w:pPr>
        <w:spacing w:before="120" w:after="120" w:line="252" w:lineRule="auto"/>
        <w:ind w:firstLine="720"/>
        <w:jc w:val="both"/>
        <w:rPr>
          <w:b/>
          <w:bCs/>
        </w:rPr>
      </w:pPr>
      <w:r w:rsidRPr="003764DC">
        <w:rPr>
          <w:b/>
          <w:bCs/>
        </w:rPr>
        <w:t>I. SỰ CẦN THIẾT XÂY DỰNG ĐỀ ÁN</w:t>
      </w:r>
    </w:p>
    <w:p w14:paraId="0080B5C1" w14:textId="236565C1" w:rsidR="00FF49EC" w:rsidRPr="003764DC" w:rsidRDefault="00FF49EC" w:rsidP="009B46E6">
      <w:pPr>
        <w:widowControl w:val="0"/>
        <w:spacing w:before="120" w:after="120" w:line="252" w:lineRule="auto"/>
        <w:ind w:firstLine="720"/>
        <w:jc w:val="both"/>
        <w:rPr>
          <w:lang w:val="de-DE"/>
        </w:rPr>
      </w:pPr>
      <w:r w:rsidRPr="003764DC">
        <w:rPr>
          <w:szCs w:val="24"/>
          <w:lang w:val="nl-BE"/>
        </w:rPr>
        <w:t>Trường</w:t>
      </w:r>
      <w:r w:rsidRPr="003764DC">
        <w:rPr>
          <w:lang w:val="de-DE"/>
        </w:rPr>
        <w:t xml:space="preserve"> Cao đẳng Kon Tum (sau đây gọi là Trường/nhà trường) được thành lập và chính thức đi vào hoạt động từ ngày 01 tháng 01 năm 2018 trên cơ sở sáp </w:t>
      </w:r>
      <w:r w:rsidRPr="003764DC">
        <w:rPr>
          <w:iCs/>
          <w:lang w:val="nl-BE"/>
        </w:rPr>
        <w:t>nhập</w:t>
      </w:r>
      <w:r w:rsidRPr="003764DC">
        <w:rPr>
          <w:lang w:val="de-DE"/>
        </w:rPr>
        <w:t xml:space="preserve"> các trường: Trường Cao đẳng Kinh tế - Kỹ thuật Kon Tum, Trường Cao đẳng Sư phạm Kon Tum, Trường Trung cấp Y tế Kon Tum và Trường Trung cấp Nghề Kon Tum</w:t>
      </w:r>
      <w:r w:rsidRPr="003764DC">
        <w:rPr>
          <w:vertAlign w:val="superscript"/>
          <w:lang w:val="de-DE"/>
        </w:rPr>
        <w:footnoteReference w:id="1"/>
      </w:r>
      <w:r w:rsidRPr="003764DC">
        <w:rPr>
          <w:lang w:val="de-DE"/>
        </w:rPr>
        <w:t xml:space="preserve">; ngày 26 tháng 6 năm 2023, </w:t>
      </w:r>
      <w:r w:rsidRPr="003764DC">
        <w:rPr>
          <w:spacing w:val="-4"/>
          <w:lang w:val="nl-BE"/>
        </w:rPr>
        <w:t>Trường được tổ chức lại theo Quyết định số 339/QĐ-UBND của UBND tỉnh Kon Tum (cũ)</w:t>
      </w:r>
      <w:r w:rsidRPr="003764DC">
        <w:rPr>
          <w:spacing w:val="-4"/>
          <w:vertAlign w:val="superscript"/>
          <w:lang w:val="nl-NL"/>
        </w:rPr>
        <w:footnoteReference w:id="2"/>
      </w:r>
      <w:r w:rsidRPr="003764DC">
        <w:rPr>
          <w:spacing w:val="-4"/>
          <w:lang w:val="nl-BE"/>
        </w:rPr>
        <w:t xml:space="preserve"> và được chuyển về thuộc UBND tỉnh Quảng Ngãi (mới) từ ngày 01 tháng 7 năm 2025; đến ngày 29 tháng 4 năm 2026, Trường được UBND tỉnh Quảng Ngãi phê duyệt Đề án sắp xếp tổ chức bên trong thuộc Trường Cao đẳng Kon Tum</w:t>
      </w:r>
      <w:r w:rsidRPr="003764DC">
        <w:rPr>
          <w:spacing w:val="-4"/>
          <w:vertAlign w:val="superscript"/>
          <w:lang w:val="nl-BE"/>
        </w:rPr>
        <w:footnoteReference w:id="3"/>
      </w:r>
      <w:r w:rsidRPr="003764DC">
        <w:rPr>
          <w:spacing w:val="-4"/>
          <w:lang w:val="nl-BE"/>
        </w:rPr>
        <w:t xml:space="preserve">. </w:t>
      </w:r>
      <w:r w:rsidRPr="003764DC">
        <w:rPr>
          <w:lang w:val="de-DE"/>
        </w:rPr>
        <w:t>Trường là đơn vị sự nghiệp công lập trực thuộc và chịu sự lãnh đạo, quản lý toàn diện, trực tiếp của UBND tỉnh Quảng Ngãi; chịu sự quản lý nhà nước về chuyên môn, nghiệp vụ của Bộ Giáo dục và Đào tạo. Trường hoạt động theo cơ chế tự chủ một phần chi thường xuyên theo quy định của pháp luật.</w:t>
      </w:r>
    </w:p>
    <w:p w14:paraId="64C94C82" w14:textId="77777777" w:rsidR="00FF49EC" w:rsidRPr="003764DC" w:rsidRDefault="00FF49EC" w:rsidP="009B46E6">
      <w:pPr>
        <w:widowControl w:val="0"/>
        <w:spacing w:before="120" w:after="120" w:line="252" w:lineRule="auto"/>
        <w:ind w:firstLine="720"/>
        <w:jc w:val="both"/>
        <w:rPr>
          <w:spacing w:val="-4"/>
          <w:lang w:val="de-DE"/>
        </w:rPr>
      </w:pPr>
      <w:r w:rsidRPr="003764DC">
        <w:rPr>
          <w:spacing w:val="-4"/>
          <w:lang w:val="de-DE"/>
        </w:rPr>
        <w:t>Trường có chức năng, nhiệm vụ đào tạo theo 3 cấp trình độ cao đẳng (CĐ), trung cấp (TC), sơ cấp (SC) và đào tạo dưới 3 tháng; bồi dưỡng nâng cao trình độ kỹ năng nghề cho người lao động theo yêu cầu của cơ sở sản xuất, kinh doanh, dịch vụ và người lao động; nghiên cứu, ứng dụng kỹ thuật - công nghệ nâng cao chất lượng hiệu quả đào tạo; hợp tác, liên kết tổ chức đào tạo; tổ chức sản xuất kinh doanh, dịch vụ theo quy định của pháp luật; tổ chức thực hiện chương trình bồi dưỡng theo tiêu chuẩn chức danh nghề nghiệp; chương trình bồi dưỡng theo yêu cầu của vị trí việc làm, kiến thức, kỹ năng chuyên ngành cho cán bộ, công chức, viên chức; đào tạo, bồi dưỡng Tiếng Việt cho người nước ngoài; bồi dưỡng tiếng dân tộc thiểu số Ba Na cho công dân Việt Nam có nhu cầu học tiếng dân tộc thiểu số; cán bộ, công chức, viên chức và sĩ quan, chiến sĩ trong lực lượng công an, quân đội đang công tác ở vùng đồng bào dân tộc thiểu số và miền núi.</w:t>
      </w:r>
    </w:p>
    <w:p w14:paraId="1988F531" w14:textId="77777777" w:rsidR="00FF49EC" w:rsidRPr="003764DC" w:rsidRDefault="0058756F" w:rsidP="009B46E6">
      <w:pPr>
        <w:widowControl w:val="0"/>
        <w:spacing w:before="120" w:after="120" w:line="252" w:lineRule="auto"/>
        <w:ind w:firstLine="720"/>
        <w:jc w:val="both"/>
        <w:rPr>
          <w:szCs w:val="24"/>
          <w:lang w:val="nl-NL"/>
        </w:rPr>
      </w:pPr>
      <w:r w:rsidRPr="003764DC">
        <w:rPr>
          <w:szCs w:val="24"/>
          <w:lang w:val="nl-NL"/>
        </w:rPr>
        <w:t>Tốc độ tăng trưởng kinh tế - xã hội của tỉnh những năm gần đây có chiều hướng phát triển nhanh, mức độ đầu tư phương tiện XCG tại các doanh nghiệp nói chung, doanh nghiệp kinh doanh vận tải nói riêng trên địa bàn tỉnh tăng mạnh, kể cả quy mô và số lượng phương tiện cơ giới. Thêm vào đó số lượng xe ô tô cá nhân ngày càng nhiều. Do đó nhu cầu sử dụng phương tiện cơ giới đường bộ đi kèm với nhu cầu kiểm định an toàn kỹ thuật và bảo vệ môi trường là rất lớn. Hiện nay, trên địa bàn phía Tây tỉnh Quảng Ngãi (tỉnh Kon Tum cũ) chỉ có duy nhất Trung tâm Đăng kiểm 8201S trực thuộc Sở Xây dựng tỉnh Quảng Ngãi, tuy nhiên năng lực hoạt động của đơn vị này chưa đáp ứng được nhu cầu đăng kiểm của chủ phương tiện trên địa bàn khu vực phía Tây tỉnh Quảng Ngãi, dẫn đến tình trạng quá tải, nhiều chủ phương tiện phải đến các trung tâm đăng kiểm ở các tỉnh, thành phố lân cận (Gia Lai, Đà Nẵng, ...), dẫn đến tốn kém và thất thu cho ngân sách tỉnh và phát sinh thêm kinh phí, thời gian của chủ phương tiện.</w:t>
      </w:r>
    </w:p>
    <w:p w14:paraId="36330F33" w14:textId="77777777" w:rsidR="00CD3B32" w:rsidRPr="003764DC" w:rsidRDefault="00CD3B32" w:rsidP="009B46E6">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de-DE"/>
        </w:rPr>
      </w:pPr>
      <w:r w:rsidRPr="003764DC">
        <w:rPr>
          <w:szCs w:val="24"/>
          <w:lang w:val="nl-BE"/>
        </w:rPr>
        <w:t xml:space="preserve">Trước yêu cầu cấp bách của Đảng, Nhà nước nói chung và của Tỉnh ủy, UBND tỉnh nói riêng về đổi mới, tổ chức lại hệ thống tổ chức quản lý, nâng cao chất lượng và hiệu quả hoạt động của các đơn vị sự nghiệp công lập, tại buổi làm việc với Lãnh đạo Trường ngày 06 tháng 3 năm 2018, đồng chí Bí thư Tỉnh uỷ, Chủ tịch Hội đồng nhân dân tỉnh (Kon Tum cũ) yêu cầu nhà trường sớm xây dựng </w:t>
      </w:r>
      <w:r w:rsidRPr="003764DC">
        <w:rPr>
          <w:b/>
          <w:bCs/>
          <w:i/>
          <w:iCs/>
          <w:szCs w:val="24"/>
          <w:lang w:val="nl-BE"/>
        </w:rPr>
        <w:t>phương án thành lập các trung tâm dịch vụ trực thuộc trường hoạt động theo mô hình doanh nghiệp</w:t>
      </w:r>
      <w:r w:rsidRPr="003764DC">
        <w:rPr>
          <w:szCs w:val="24"/>
          <w:lang w:val="nl-BE"/>
        </w:rPr>
        <w:t xml:space="preserve"> để đáp ứng yêu cầu nhiệm vụ trong tình hình mới và khai thác có hiệu quả cơ sở vật chất, số lao động hiện có của Trường</w:t>
      </w:r>
      <w:r w:rsidRPr="003764DC">
        <w:rPr>
          <w:szCs w:val="24"/>
          <w:vertAlign w:val="superscript"/>
          <w:lang w:val="nl-BE"/>
        </w:rPr>
        <w:footnoteReference w:id="4"/>
      </w:r>
      <w:r w:rsidRPr="003764DC">
        <w:rPr>
          <w:szCs w:val="24"/>
          <w:lang w:val="nl-BE"/>
        </w:rPr>
        <w:t xml:space="preserve">. Tiếp theo đó, </w:t>
      </w:r>
      <w:bookmarkStart w:id="3" w:name="_Hlk52955599"/>
      <w:r w:rsidRPr="003764DC">
        <w:rPr>
          <w:szCs w:val="24"/>
          <w:lang w:val="nl-BE"/>
        </w:rPr>
        <w:t xml:space="preserve">tại buổi làm việc với Trường và các sở, ban, ngành có liên quan ngày 27 tháng 5 năm 2020, đồng chí Phó Bí thư Tỉnh ủy, Chủ tịch UBND tỉnh Kon Tum (cũ) đã yêu cầu nhà trường chủ động, phối hợp với các sở, ngành liên quan khắc phục những khó khăn, khai thác có hiệu quả tiềm năng, lợi thế của nhà trường gắn với đẩy mạnh hoạt động dịch vụ theo hướng xã hội hoá, trong đó có </w:t>
      </w:r>
      <w:r w:rsidRPr="003764DC">
        <w:rPr>
          <w:bCs/>
          <w:i/>
          <w:szCs w:val="24"/>
          <w:lang w:val="nl-BE"/>
        </w:rPr>
        <w:t>dịch vụ xã hội hoá Đăng kiểm xe cơ giới</w:t>
      </w:r>
      <w:bookmarkEnd w:id="3"/>
      <w:r w:rsidRPr="003764DC">
        <w:rPr>
          <w:szCs w:val="24"/>
          <w:vertAlign w:val="superscript"/>
          <w:lang w:val="nl-BE"/>
        </w:rPr>
        <w:footnoteReference w:id="5"/>
      </w:r>
      <w:r w:rsidRPr="003764DC">
        <w:rPr>
          <w:b/>
          <w:i/>
          <w:szCs w:val="24"/>
          <w:lang w:val="nl-BE"/>
        </w:rPr>
        <w:t xml:space="preserve">. </w:t>
      </w:r>
      <w:r w:rsidRPr="003764DC">
        <w:rPr>
          <w:b/>
          <w:iCs/>
          <w:szCs w:val="24"/>
          <w:lang w:val="nl-BE"/>
        </w:rPr>
        <w:t xml:space="preserve">Từ đó đến nay, </w:t>
      </w:r>
      <w:r w:rsidRPr="003764DC">
        <w:rPr>
          <w:bCs/>
          <w:iCs/>
          <w:szCs w:val="24"/>
          <w:lang w:val="nl-BE"/>
        </w:rPr>
        <w:t xml:space="preserve">nhà trường đã chủ động, tích cực chuẩn bị các điều kiện, xây dựng Đề án trình cấp có thẩm quyền thẩm định, phê duyệt. Tuy nhiên, UBND tỉnh Kon Tum (cũ) chưa xem xét, thông qua do chưa hoàn thành công tác xã hội hoá Trung tâm Đăng kiểm 8201S (trực thuộc Sở Xây dựng). Ngày 19 tháng 01 năm 2026, UBND tỉnh Quảng Ngãi ban hành Quyết định số 30/QĐ-UBND nhiệm vụ, giải pháp chủ yếu thực hiện Kế hoạch phát triển kinh tế - xã hội năm 2026 của tỉnh Quảng Ngãi, trong đó có giao nhiệm vụ cho nhà trường chủ trì xây dựng </w:t>
      </w:r>
      <w:r w:rsidRPr="003764DC">
        <w:rPr>
          <w:bCs/>
          <w:lang w:val="de-DE"/>
        </w:rPr>
        <w:t xml:space="preserve">Đề án thành lập Trung tâm Đăng kiểm xe cơ giới trực thuộc Trường </w:t>
      </w:r>
      <w:r w:rsidRPr="003764DC">
        <w:rPr>
          <w:bCs/>
          <w:i/>
          <w:iCs/>
          <w:lang w:val="de-DE"/>
        </w:rPr>
        <w:t>(hoàn thành trong Quý II năm 2026, gia hạn hoàn thành trong tháng 8/2026 theo Văn bản số 6767/UBND-NC ngày 10 tháng 7 năm 2026).</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r w:rsidRPr="003764DC">
        <w:rPr>
          <w:i/>
          <w:iCs/>
          <w:szCs w:val="24"/>
          <w:lang w:val="nl-NL"/>
        </w:rPr>
        <w:t xml:space="preserve">Xuất phát từ những yêu cầu và thực trạng trên, Trường Cao đẳng Kon Tum xây dựng Đề án thành lập </w:t>
      </w:r>
      <w:r w:rsidRPr="003764DC">
        <w:rPr>
          <w:b/>
          <w:bCs/>
          <w:i/>
          <w:iCs/>
          <w:szCs w:val="24"/>
          <w:lang w:val="nl-NL"/>
        </w:rPr>
        <w:t>Trung tâm Đăng kiểm xe cơ giới</w:t>
      </w:r>
      <w:r w:rsidRPr="003764DC">
        <w:rPr>
          <w:i/>
          <w:iCs/>
          <w:szCs w:val="24"/>
          <w:lang w:val="nl-NL"/>
        </w:rPr>
        <w:t xml:space="preserve"> (sau đây gọi tắt là Trung tâm), Trung tâm này do </w:t>
      </w:r>
      <w:r w:rsidRPr="003764DC">
        <w:rPr>
          <w:b/>
          <w:bCs/>
          <w:i/>
          <w:iCs/>
          <w:szCs w:val="24"/>
          <w:lang w:val="nl-NL"/>
        </w:rPr>
        <w:t xml:space="preserve">Công ty Trách nhiệm hữu hạn (TNHH) Đăng kiểm Cao đẳng Kon Tum </w:t>
      </w:r>
      <w:r w:rsidRPr="003764DC">
        <w:rPr>
          <w:i/>
          <w:iCs/>
          <w:szCs w:val="24"/>
          <w:lang w:val="nl-NL"/>
        </w:rPr>
        <w:t xml:space="preserve">(sau đây gọi tắt là Công ty) trực thuộc Trường Cao đẳng Kon Tum quản trị và điều hành, hoạt động theo mô hình doanh nghiệp có vốn góp của Nhà nước (Trường Cao đẳng Kon Tum) nhằm </w:t>
      </w:r>
      <w:bookmarkStart w:id="4" w:name="_Hlk49847639"/>
      <w:r w:rsidRPr="003764DC">
        <w:rPr>
          <w:i/>
          <w:iCs/>
          <w:szCs w:val="24"/>
          <w:lang w:val="nl-NL"/>
        </w:rPr>
        <w:t>khai thác, sử dụng có hiệu quả nguồn nhân lực, cơ sở vật chất, tài sản công hiện có của nhà trường, gắn với hoạt động dịch vụ theo hướng xã hội hóa để tạo nguồn thu sự nghiệp cho nhà trường</w:t>
      </w:r>
      <w:bookmarkEnd w:id="4"/>
      <w:r w:rsidRPr="003764DC">
        <w:rPr>
          <w:i/>
          <w:iCs/>
          <w:szCs w:val="24"/>
          <w:lang w:val="nl-NL"/>
        </w:rPr>
        <w:t>; đồng thời huy động tiềm năng, nguồn vốn của xã hội đầu tư cho hoạt động kiểm định, khai thác có hiệu quả tài sản công nhằm đáp ứng nhu cầu kiểm định XCG của xã hội, không sử dụng ngân sách nhà nước (NSNN) chi cho đầu tư; tạo điều kiện thuận lợi tối đa cho chủ phương tiện, tạo ra tính cạnh tranh lành mạnh để phát triển lĩnh vực kiểm định XCG trên địa bàn tỉnh.</w:t>
      </w:r>
    </w:p>
    <w:p w14:paraId="5FDAEC6B" w14:textId="77777777" w:rsidR="0058756F" w:rsidRPr="003764DC" w:rsidRDefault="0058756F" w:rsidP="009B46E6">
      <w:pPr>
        <w:widowControl w:val="0"/>
        <w:spacing w:before="120" w:after="120" w:line="252" w:lineRule="auto"/>
        <w:ind w:firstLine="720"/>
        <w:jc w:val="both"/>
        <w:rPr>
          <w:b/>
          <w:bCs/>
          <w:i/>
          <w:iCs/>
          <w:szCs w:val="24"/>
          <w:lang w:val="nl-NL"/>
        </w:rPr>
      </w:pPr>
      <w:bookmarkStart w:id="4" w:name="_Hlk49847639"/>
      <w:bookmarkEnd w:id="4"/>
      <w:r w:rsidRPr="003764DC">
        <w:rPr>
          <w:i/>
          <w:iCs/>
          <w:szCs w:val="24"/>
          <w:lang w:val="nl-NL"/>
        </w:rPr>
        <w:t xml:space="preserve">Trung tâm gắn trực tiếp với đào tạo ngành, nghề Công nghệ kỹ thuật ô tô của Trường: Là nơi thực hành, thực tập, cập nhật công nghệ kiểm định cho người học và giảng viên; góp phần nâng cao chất lượng đào tạo, gắn đào tạo với thực tiễn và tăng nguồn thu hợp pháp cho nhà trường.</w:t>
      </w:r>
    </w:p>
    <w:p w14:paraId="6CACBD5A" w14:textId="77777777" w:rsidR="00AD70D9" w:rsidRPr="003764DC" w:rsidRDefault="00AD70D9" w:rsidP="009B46E6">
      <w:pPr>
        <w:spacing w:before="120" w:after="120" w:line="252" w:lineRule="auto"/>
        <w:ind w:firstLine="720"/>
        <w:jc w:val="both"/>
        <w:rPr>
          <w:b/>
          <w:bCs/>
        </w:rPr>
      </w:pPr>
      <w:r w:rsidRPr="003764DC">
        <w:rPr>
          <w:b/>
          <w:bCs/>
        </w:rPr>
        <w:t>II. QUÁ TRÌNH XÂY DỰNG ĐỀ ÁN</w:t>
      </w:r>
    </w:p>
    <w:p w14:paraId="39E928E5" w14:textId="77777777" w:rsidR="001C7F11" w:rsidRPr="003764DC" w:rsidRDefault="001C7F11" w:rsidP="009B46E6">
      <w:pPr>
        <w:spacing w:before="120" w:after="120" w:line="252" w:lineRule="auto"/>
        <w:ind w:firstLine="720"/>
        <w:jc w:val="both"/>
        <w:rPr>
          <w:bCs/>
          <w:lang w:val="de-DE" w:eastAsia="vi-VN"/>
        </w:rPr>
      </w:pPr>
      <w:r w:rsidRPr="003764DC">
        <w:t>Thực hiện Quyết định số 30/QĐ-UBND ngày 19/01/2026 của Ủy ban nhân dân tỉnh Quảng Ngãi về nhiệm vụ, giải pháp chủ yếu thực hiện Kế hoạch phát triển kinh tế - xã hội năm 2026 của tỉnh Quảng Ngãi; trong đó tại Phụ lục 02 ban hành kèm theo Quyết định này có nhiệm vụ, giải pháp số 54, giao cho Trường Cao đẳng Kon Tum chủ trì, phối hợp với các cơ quan, đơn vị có liên quan tham mưu xây dựng</w:t>
      </w:r>
      <w:r w:rsidRPr="003764DC">
        <w:rPr>
          <w:bCs/>
          <w:lang w:val="de-DE" w:eastAsia="vi-VN"/>
        </w:rPr>
        <w:t xml:space="preserve"> Đề án thành lập Trung tâm Đăng kiểm xe cơ giới trực thuộc Trường Cao đẳng Kon Tum (sau đây gọi chung là Đề án)</w:t>
      </w:r>
      <w:r w:rsidRPr="003764DC">
        <w:t xml:space="preserve">, </w:t>
      </w:r>
      <w:r w:rsidRPr="003764DC">
        <w:rPr>
          <w:i/>
          <w:iCs/>
        </w:rPr>
        <w:t xml:space="preserve">hoàn thành trong Quý II năm 2026 (được UBND tỉnh gia hạn thời gian hoàn thành </w:t>
      </w:r>
      <w:del w:id="1013" w:author="Nội dung điều chỉnh (Claude)" w:date="2026-10-24T19:53:11Z">
        <w:r w:rsidRPr="003764DC">
          <w:rPr>
            <w:i/>
            <w:iCs/>
          </w:rPr>
          <w:delText xml:space="preserve">trong tháng 8 năm 2026</w:delText>
        </w:r>
      </w:del>
      <w:r w:rsidRPr="003764DC">
        <w:rPr>
          <w:rStyle w:val="FootnoteReference"/>
          <w:i/>
          <w:iCs/>
        </w:rPr>
        <w:footnoteReference w:id="6"/>
      </w:r>
      <w:del w:id="1014" w:author="Nội dung điều chỉnh (Claude)" w:date="2026-10-24T19:53:11Z">
        <w:r w:rsidRPr="003764DC">
          <w:rPr>
            <w:i/>
            <w:iCs/>
          </w:rPr>
          <w:delText>)..</w:delText>
        </w:r>
      </w:del>
      <w:ins w:id="1015" w:author="Nội dung điều chỉnh (Claude)" w:date="2026-10-24T19:53:11Z">
        <w:r w:rsidRPr="003764DC">
          <w:rPr>
            <w:i/>
            <w:iCs/>
          </w:rPr>
          <w:t xml:space="preserve">trong tháng 8 năm 2026).</w:t>
        </w:r>
      </w:ins>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Trong quá trình xây dựng Đề án, nhà trường đã triển khai xây dựng, lấy ý kiến nội bộ và đã 4 lần tổ chức lấy ý kiến các sở, ngành, đơn vị, địa phương đối với Dự thảo Đề án và hồ sơ có liên quan để trình </w:t>
      </w:r>
      <w:r w:rsidRPr="003764DC">
        <w:rPr>
          <w:lang w:val="de-DE" w:eastAsia="vi-VN"/>
        </w:rPr>
        <w:t>UBND tỉnh phê duyệt</w:t>
      </w:r>
      <w:r w:rsidRPr="003764DC">
        <w:rPr>
          <w:lang w:eastAsia="vi-VN"/>
        </w:rPr>
        <w:t>. T</w:t>
      </w:r>
      <w:r w:rsidRPr="003764DC">
        <w:rPr>
          <w:lang w:val="de-DE" w:eastAsia="vi-VN"/>
        </w:rPr>
        <w:t>rên cơ sở ý kiến góp ý của sở, ngành, đơn vị, địa phương, nhà trường đã có Báo cáo tiếp thu và giải trình ý kiến và chỉnh sửa, hoàn thiện Đề án và hồ sơ có liên quan trình UBND tỉnh phê duyệt.</w:t>
      </w:r>
    </w:p>
    <w:p w14:paraId="40D2B521" w14:textId="77777777" w:rsidR="00AD70D9" w:rsidRPr="003764DC" w:rsidRDefault="001C7F11" w:rsidP="009B46E6">
      <w:pPr>
        <w:widowControl w:val="0"/>
        <w:spacing w:before="120" w:after="120" w:line="252" w:lineRule="auto"/>
        <w:ind w:firstLine="720"/>
        <w:jc w:val="both"/>
        <w:rPr>
          <w:b/>
          <w:bCs/>
        </w:rPr>
      </w:pPr>
      <w:r w:rsidRPr="003764DC">
        <w:rPr>
          <w:lang w:eastAsia="vi-VN"/>
        </w:rPr>
        <w:t xml:space="preserve">Ngày 25 tháng 8 năm 2026, nhà trường đã trình Ủy ban nhân dân tỉnh tại Tờ trình số 22/TTr-CĐKT. Trên cơ sở Công văn số 8766/STC-HCSN ngày 24 tháng 9 năm 2026 của Sở Tài chính và Công văn số 10316/UBND-NC ngày 05 tháng 10 năm 2026 của Ủy ban nhân dân tỉnh, nhà trường đã tiếp thu, giải trình ý kiến của các sở, ngành tại Báo cáo số      /BC-CĐKT ngày      tháng      năm 2026; chỉnh lý Đề án (lần 6), theo đó: Bổ sung căn cứ pháp lý; không sử dụng Quỹ phát triển hoạt động sự nghiệp để góp vốn; phân kỳ đầu tư, giai đoạn 1 đầu tư 01 dây chuyền kiểm định tổng hợp; cập nhật yêu cầu của quy chuẩn kỹ thuật quốc gia mới về cơ sở đăng kiểm vào khoản dự phòng; bổ sung các bước vận hành thử, đánh giá sự phù hợp vào lộ trình thực hiện.</w:t>
      </w:r>
    </w:p>
    <w:p w14:paraId="6E7B87F4" w14:textId="77777777" w:rsidR="00AD70D9" w:rsidRPr="003764DC" w:rsidRDefault="00157263" w:rsidP="009B46E6">
      <w:pPr>
        <w:spacing w:before="120" w:after="120" w:line="252" w:lineRule="auto"/>
        <w:ind w:firstLine="720"/>
        <w:jc w:val="both"/>
        <w:rPr>
          <w:b/>
          <w:bCs/>
        </w:rPr>
      </w:pPr>
      <w:r w:rsidRPr="003764DC">
        <w:rPr>
          <w:b/>
          <w:bCs/>
        </w:rPr>
        <w:t>III. NỘI DUNG CƠ BẢN CỦA ĐỀ ÁN</w:t>
      </w:r>
    </w:p>
    <w:p w14:paraId="141B9B19" w14:textId="77777777" w:rsidR="00157263" w:rsidRPr="003764DC" w:rsidRDefault="00157263" w:rsidP="009B46E6">
      <w:pPr>
        <w:widowControl w:val="0"/>
        <w:spacing w:before="120" w:after="120" w:line="252" w:lineRule="auto"/>
        <w:ind w:firstLine="720"/>
        <w:jc w:val="both"/>
        <w:rPr>
          <w:b/>
          <w:bCs/>
          <w:lang w:val="nl-NL"/>
        </w:rPr>
      </w:pPr>
      <w:r w:rsidRPr="003764DC">
        <w:rPr>
          <w:b/>
          <w:bCs/>
          <w:lang w:val="nl-NL"/>
        </w:rPr>
        <w:t>1. Mục tiêu của Đề án</w:t>
      </w:r>
    </w:p>
    <w:p w14:paraId="0219C083" w14:textId="77777777" w:rsidR="008324C0" w:rsidRPr="003764DC" w:rsidRDefault="00157263" w:rsidP="009B46E6">
      <w:pPr>
        <w:spacing w:before="120" w:after="120" w:line="252" w:lineRule="auto"/>
        <w:ind w:firstLine="720"/>
        <w:jc w:val="both"/>
        <w:rPr>
          <w:bCs/>
          <w:lang w:val="nl-BE"/>
        </w:rPr>
      </w:pPr>
      <w:r w:rsidRPr="003764DC">
        <w:rPr>
          <w:b/>
          <w:bCs/>
          <w:lang w:val="nl-NL"/>
        </w:rPr>
        <w:t>a) Mục tiêu chung:</w:t>
      </w:r>
      <w:r w:rsidRPr="003764DC">
        <w:rPr>
          <w:lang w:val="nl-NL"/>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r w:rsidRPr="003764DC">
        <w:rPr>
          <w:lang w:val="nl-NL"/>
        </w:rPr>
        <w:t xml:space="preserve">tham gia góp vốn bằng tiền theo quy định của pháp luật (không góp vốn bằng quyền sử dụng đất)</w:t>
      </w:r>
      <w:r w:rsidRPr="003764DC">
        <w:rPr>
          <w:lang w:val="nl-NL"/>
        </w:rPr>
        <w:t xml:space="preserve">. Công ty đầu tư, quản trị và điều hành hoạt động Trung tâm Đăng kiểm xe cơ giới nhằm k</w:t>
      </w:r>
      <w:r w:rsidRPr="003764DC">
        <w:rPr>
          <w:bCs/>
          <w:lang w:val="nl-BE"/>
        </w:rPr>
        <w:t>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30FB1E6F" w14:textId="77777777" w:rsidR="00157263" w:rsidRPr="003764DC" w:rsidRDefault="00157263" w:rsidP="009B46E6">
      <w:pPr>
        <w:spacing w:before="120" w:after="120" w:line="252" w:lineRule="auto"/>
        <w:ind w:firstLine="720"/>
        <w:jc w:val="both"/>
        <w:rPr>
          <w:lang w:val="nl-NL"/>
        </w:rPr>
      </w:pPr>
      <w:r w:rsidRPr="003764DC">
        <w:rPr>
          <w:b/>
          <w:bCs/>
          <w:lang w:val="nl-NL"/>
        </w:rPr>
        <w:t>b) Mục tiêu cụ thể:</w:t>
      </w:r>
      <w:r w:rsidRPr="003764DC">
        <w:rPr>
          <w:lang w:val="nl-NL"/>
        </w:rPr>
        <w:t xml:space="preserve"> Thành lập và đưa Công ty TNHH Đăng kiểm Cao đẳng Kon Tum và đơn vị trực thuộc là Trung tâm Đăng kiểm xe cơ giới đi vào hoạt động </w:t>
      </w:r>
      <w:r w:rsidRPr="003764DC">
        <w:rPr>
          <w:lang w:val="nl-NL"/>
        </w:rPr>
        <w:t xml:space="preserve">từ Quý III năm 2028</w:t>
      </w:r>
      <w:r w:rsidRPr="003764DC">
        <w:rPr>
          <w:lang w:val="nl-NL"/>
        </w:rPr>
        <w:t xml:space="preserve">, trong đó tập trung vào các nhiệm vụ chính:</w:t>
      </w:r>
    </w:p>
    <w:p w14:paraId="2CCB4EB0" w14:textId="77777777" w:rsidR="00852B7C" w:rsidRPr="003764DC" w:rsidRDefault="007833A7" w:rsidP="009B46E6">
      <w:pPr>
        <w:spacing w:before="120" w:after="120" w:line="252" w:lineRule="auto"/>
        <w:ind w:firstLine="720"/>
        <w:jc w:val="both"/>
        <w:rPr>
          <w:lang w:val="nl-NL"/>
        </w:rPr>
      </w:pPr>
      <w:r w:rsidRPr="003764DC">
        <w:rPr>
          <w:lang w:val="nl-NL"/>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0E966F90" w14:textId="77777777" w:rsidR="00852B7C" w:rsidRPr="003764DC" w:rsidRDefault="007833A7" w:rsidP="009B46E6">
      <w:pPr>
        <w:spacing w:before="120" w:after="120" w:line="252" w:lineRule="auto"/>
        <w:ind w:firstLine="720"/>
        <w:jc w:val="both"/>
        <w:rPr>
          <w:lang w:val="nl-NL"/>
        </w:rPr>
      </w:pPr>
      <w:r w:rsidRPr="003764DC">
        <w:rPr>
          <w:lang w:val="nl-NL"/>
        </w:rPr>
        <w:t>- Về thể chế: Hoàn thành các thủ tục thành lập Công ty, lập Dự án đầu tư, ban hành Điều lệ, Quy chế nội bộ Công ty.</w:t>
      </w:r>
    </w:p>
    <w:p w14:paraId="3C428E93" w14:textId="77777777" w:rsidR="00852B7C" w:rsidRPr="003764DC" w:rsidRDefault="007833A7" w:rsidP="009B46E6">
      <w:pPr>
        <w:spacing w:before="120" w:after="120" w:line="252" w:lineRule="auto"/>
        <w:ind w:firstLine="720"/>
        <w:jc w:val="both"/>
        <w:rPr>
          <w:lang w:val="nl-NL"/>
        </w:rPr>
      </w:pPr>
      <w:r w:rsidRPr="003764DC">
        <w:rPr>
          <w:lang w:val="nl-NL"/>
        </w:rPr>
        <w:t xml:space="preserve">- Về đầu tư: Chuẩn bị đầy đủ các điều kiện về cơ sở vật chất hiện có của Trường; tổ chức huy động, thu hút nhà đầu tư tham gia đầu tư xây dựng cơ sở vật chất, </w:t>
      </w:r>
      <w:r w:rsidRPr="003764DC">
        <w:rPr>
          <w:lang w:val="nl-NL"/>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w:t>
      </w:r>
      <w:r w:rsidRPr="003764DC">
        <w:rPr>
          <w:lang w:val="nl-NL"/>
        </w:rPr>
        <w:t xml:space="preserve">đạt từ 90% công suất thiết kế (khoảng 13.480 lượt/năm trên công suất thiết kế 14.976 lượt/năm)</w:t>
      </w:r>
      <w:r w:rsidRPr="003764DC">
        <w:rPr>
          <w:lang w:val="nl-NL"/>
        </w:rPr>
        <w:t xml:space="preserve"> trong 2 năm liên tiếp.</w:t>
      </w:r>
    </w:p>
    <w:p w14:paraId="60647E22" w14:textId="2CD1A177" w:rsidR="00852B7C" w:rsidRPr="003764DC" w:rsidRDefault="007833A7" w:rsidP="009B46E6">
      <w:pPr>
        <w:spacing w:before="120" w:after="120" w:line="252" w:lineRule="auto"/>
        <w:ind w:firstLine="720"/>
        <w:jc w:val="both"/>
        <w:rPr>
          <w:lang w:val="nl-NL"/>
        </w:rPr>
      </w:pPr>
      <w:r w:rsidRPr="003764DC">
        <w:rPr>
          <w:lang w:val="nl-NL"/>
        </w:rPr>
        <w:t xml:space="preserve">- Về tài chính: </w:t>
      </w:r>
      <w:r w:rsidR="00B0004C" w:rsidRPr="003764DC">
        <w:rPr>
          <w:lang w:val="nl-NL"/>
        </w:rPr>
        <w:t xml:space="preserve">Tăng cường công tác quản lý tài chính Công ty, </w:t>
      </w:r>
      <w:r w:rsidR="00B0004C" w:rsidRPr="003764DC">
        <w:rPr>
          <w:lang w:val="nl-NL"/>
        </w:rPr>
        <w:t xml:space="preserve">bảo đảm doanh thu, lợi nhuận và thời gian hoàn vốn theo phương án phân kỳ đầu tư: có lãi từ năm thứ 3 hoạt động, thời gian hoàn vốn dự kiến khoảng 8,5 năm</w:t>
      </w:r>
      <w:r w:rsidR="00B0004C" w:rsidRPr="003764DC">
        <w:rPr>
          <w:lang w:val="nl-NL"/>
        </w:rPr>
        <w:t xml:space="preserve">.</w:t>
      </w:r>
    </w:p>
    <w:p w14:paraId="0A47CB4D" w14:textId="77777777" w:rsidR="00852B7C" w:rsidRPr="003764DC" w:rsidRDefault="007833A7" w:rsidP="009B46E6">
      <w:pPr>
        <w:spacing w:before="120" w:after="120" w:line="252" w:lineRule="auto"/>
        <w:ind w:firstLine="720"/>
        <w:jc w:val="both"/>
        <w:rPr>
          <w:lang w:val="nl-NL"/>
        </w:rPr>
      </w:pPr>
      <w:r w:rsidRPr="003764DC">
        <w:rPr>
          <w:lang w:val="nl-NL"/>
        </w:rPr>
        <w:t>- Về tài sản công: Phần vốn, tài sản công của nhà nước được bảo toàn, không để mất đất, mất tài sản và được khai thác có hiệu quả.</w:t>
      </w:r>
    </w:p>
    <w:p w14:paraId="7F4F007E" w14:textId="77777777" w:rsidR="00852B7C" w:rsidRPr="003764DC" w:rsidRDefault="007833A7" w:rsidP="009B46E6">
      <w:pPr>
        <w:spacing w:before="120" w:after="120" w:line="252" w:lineRule="auto"/>
        <w:ind w:firstLine="720"/>
        <w:jc w:val="both"/>
        <w:rPr>
          <w:lang w:val="nl-NL"/>
        </w:rPr>
      </w:pPr>
      <w:r w:rsidRPr="003764DC">
        <w:rPr>
          <w:lang w:val="nl-NL"/>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14D2D278" w14:textId="77777777" w:rsidR="00852B7C" w:rsidRPr="003764DC" w:rsidRDefault="007833A7" w:rsidP="009B46E6">
      <w:pPr>
        <w:spacing w:before="120" w:after="120" w:line="252" w:lineRule="auto"/>
        <w:ind w:firstLine="720"/>
        <w:jc w:val="both"/>
        <w:rPr>
          <w:lang w:val="nl-NL"/>
        </w:rPr>
      </w:pPr>
      <w:r w:rsidRPr="003764DC">
        <w:rPr>
          <w:lang w:val="nl-NL"/>
        </w:rPr>
        <w:t>- Về quản trị: Phân định rõ quyền, trách nhiệm và cơ chế kiểm soát gắn với giải trình của nhà trường, Hội đồng thành viên, Giám đốc, Kiểm soát viên ngay từ khi thành lập và đi vào hoạt động.</w:t>
      </w:r>
    </w:p>
    <w:p w14:paraId="76E10042" w14:textId="77777777" w:rsidR="00852B7C" w:rsidRPr="003764DC" w:rsidRDefault="007833A7" w:rsidP="009B46E6">
      <w:pPr>
        <w:spacing w:before="120" w:after="120" w:line="252" w:lineRule="auto"/>
        <w:ind w:firstLine="720"/>
        <w:jc w:val="both"/>
        <w:rPr>
          <w:lang w:val="nl-NL"/>
        </w:rPr>
      </w:pPr>
      <w:r w:rsidRPr="003764DC">
        <w:rPr>
          <w:lang w:val="nl-NL"/>
        </w:rPr>
        <w:t>- Về rủi ro: Giảm thiểu rủi ro, không để xảy ra rủi ro pháp lý hoặc tài chính mức "rất cao" trong 3 năm đầu vận hành.</w:t>
      </w:r>
    </w:p>
    <w:p w14:paraId="30D3ECCC" w14:textId="77777777" w:rsidR="00157263" w:rsidRPr="003764DC" w:rsidRDefault="007833A7" w:rsidP="009B46E6">
      <w:pPr>
        <w:spacing w:before="120" w:after="120" w:line="252" w:lineRule="auto"/>
        <w:ind w:firstLine="720"/>
        <w:jc w:val="both"/>
        <w:rPr>
          <w:lang w:val="nl-NL"/>
        </w:rPr>
      </w:pPr>
      <w:r w:rsidRPr="003764DC">
        <w:rPr>
          <w:lang w:val="nl-NL"/>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4D301BA9" w14:textId="5DE0FB5C" w:rsidR="00157263" w:rsidRPr="003764DC" w:rsidRDefault="00157263" w:rsidP="009B46E6">
      <w:pPr>
        <w:spacing w:before="120" w:after="120" w:line="252" w:lineRule="auto"/>
        <w:ind w:firstLine="720"/>
        <w:jc w:val="both"/>
        <w:rPr>
          <w:b/>
          <w:bCs/>
          <w:lang w:val="nl-NL"/>
        </w:rPr>
      </w:pPr>
      <w:r w:rsidRPr="003764DC">
        <w:rPr>
          <w:b/>
          <w:bCs/>
          <w:lang w:val="nl-NL"/>
        </w:rPr>
        <w:t xml:space="preserve">2. Thông tin chung về doanh nghiệp dự kiến và cơ sở đăng kiểm </w:t>
      </w:r>
    </w:p>
    <w:p w14:paraId="49A1FC29" w14:textId="77777777" w:rsidR="00931E71" w:rsidRPr="003764DC" w:rsidRDefault="00B56907" w:rsidP="009B46E6">
      <w:pPr>
        <w:widowControl w:val="0"/>
        <w:spacing w:before="120" w:after="120" w:line="252" w:lineRule="auto"/>
        <w:ind w:firstLine="720"/>
        <w:jc w:val="both"/>
        <w:rPr>
          <w:bCs/>
          <w:szCs w:val="24"/>
          <w:lang w:val="nl-BE"/>
        </w:rPr>
      </w:pPr>
      <w:r w:rsidRPr="003764DC">
        <w:rPr>
          <w:bCs/>
          <w:szCs w:val="24"/>
          <w:lang w:val="nl-BE"/>
        </w:rPr>
        <w:t xml:space="preserve">a) Tên đầy đủ: </w:t>
      </w:r>
    </w:p>
    <w:p w14:paraId="66537B99" w14:textId="77777777" w:rsidR="00931E71" w:rsidRPr="003764DC" w:rsidRDefault="00931E71" w:rsidP="009B46E6">
      <w:pPr>
        <w:widowControl w:val="0"/>
        <w:spacing w:before="120" w:after="120" w:line="252" w:lineRule="auto"/>
        <w:ind w:firstLine="720"/>
        <w:jc w:val="both"/>
        <w:rPr>
          <w:b/>
          <w:szCs w:val="24"/>
          <w:lang w:val="nl-BE"/>
        </w:rPr>
      </w:pPr>
      <w:r w:rsidRPr="003764DC">
        <w:rPr>
          <w:bCs/>
          <w:szCs w:val="24"/>
          <w:lang w:val="nl-BE"/>
        </w:rPr>
        <w:t xml:space="preserve">Tên công ty quản trị, điều hành: </w:t>
      </w:r>
      <w:r w:rsidRPr="003764DC">
        <w:rPr>
          <w:b/>
          <w:szCs w:val="24"/>
          <w:lang w:val="nl-BE"/>
        </w:rPr>
        <w:t>Công ty TNHH Đăng kiểm Cao đẳng Kon Tum</w:t>
      </w:r>
    </w:p>
    <w:p w14:paraId="2BB97A18"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 xml:space="preserve">Tên cơ sở đăng kiểm: </w:t>
      </w:r>
      <w:r w:rsidRPr="003764DC">
        <w:rPr>
          <w:b/>
          <w:szCs w:val="24"/>
          <w:lang w:val="nl-BE"/>
        </w:rPr>
        <w:t>Trung tâm Đăng kiểm xe cơ giới</w:t>
      </w:r>
      <w:r w:rsidRPr="003764DC">
        <w:rPr>
          <w:bCs/>
          <w:szCs w:val="24"/>
          <w:lang w:val="nl-BE"/>
        </w:rPr>
        <w:t xml:space="preserve"> </w:t>
      </w:r>
    </w:p>
    <w:p w14:paraId="058DB893" w14:textId="77777777" w:rsidR="00931E71" w:rsidRPr="003764DC" w:rsidRDefault="00931E71" w:rsidP="009B46E6">
      <w:pPr>
        <w:widowControl w:val="0"/>
        <w:spacing w:before="120" w:after="120" w:line="252" w:lineRule="auto"/>
        <w:ind w:firstLine="720"/>
        <w:jc w:val="both"/>
        <w:rPr>
          <w:bCs/>
          <w:szCs w:val="24"/>
          <w:lang w:val="nl-BE"/>
        </w:rPr>
      </w:pPr>
      <w:r w:rsidRPr="003764DC">
        <w:rPr>
          <w:bCs/>
          <w:szCs w:val="24"/>
          <w:lang w:val="nl-BE"/>
        </w:rPr>
        <w:t>Mã cơ sở đăng kiểm XCG (gắn với tên cơ sở đăng kiểm): Do cơ quan quản lý nhà nước lĩnh vực quy định.</w:t>
      </w:r>
    </w:p>
    <w:p w14:paraId="28EE8851" w14:textId="77777777" w:rsidR="00180910"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b) Loại hình: </w:t>
      </w:r>
    </w:p>
    <w:p w14:paraId="61F045A5"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 xml:space="preserve">Công ty quản trị, điều hành: </w:t>
      </w:r>
      <w:r w:rsidRPr="003764DC">
        <w:rPr>
          <w:lang w:val="nl-BE"/>
        </w:rPr>
        <w:t xml:space="preserve">Công ty trách nhiệm hữu hạn hai thành viên trở lên theo Luật Doanh nghiệp ngày 17 tháng 6 năm 2020</w:t>
      </w:r>
      <w:r w:rsidRPr="003764DC">
        <w:rPr>
          <w:lang w:val="nl-BE"/>
        </w:rPr>
        <w:t xml:space="preserve"> (hợp nhất tại Văn bản hợp nhất số 67/VBHN-VPQH ngày 15 tháng 8 năm 2025)</w:t>
      </w:r>
      <w:r w:rsidRPr="003764DC">
        <w:rPr>
          <w:lang w:val="nl-BE"/>
        </w:rPr>
        <w:t xml:space="preserve">.</w:t>
      </w:r>
    </w:p>
    <w:p w14:paraId="59ACA9F3" w14:textId="77777777" w:rsidR="00180910" w:rsidRPr="003764DC" w:rsidRDefault="00180910" w:rsidP="009B46E6">
      <w:pPr>
        <w:widowControl w:val="0"/>
        <w:spacing w:before="120" w:after="120" w:line="252" w:lineRule="auto"/>
        <w:ind w:firstLine="720"/>
        <w:jc w:val="both"/>
        <w:rPr>
          <w:szCs w:val="24"/>
          <w:lang w:val="nl-BE"/>
        </w:rPr>
      </w:pPr>
      <w:r w:rsidRPr="003764DC">
        <w:rPr>
          <w:szCs w:val="24"/>
          <w:lang w:val="nl-BE"/>
        </w:rPr>
        <w:t>Cơ sở đăng kiểm: Hoạt động theo mô hình doanh nghiệp.</w:t>
      </w:r>
    </w:p>
    <w:p w14:paraId="5000B567" w14:textId="59A4C41C"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c) Vốn điều lệ: </w:t>
      </w:r>
      <w:r w:rsidR="006A0210" w:rsidRPr="003764DC">
        <w:rPr>
          <w:bCs/>
          <w:szCs w:val="24"/>
          <w:lang w:val="nl-BE"/>
        </w:rPr>
        <w:t xml:space="preserve">20.456,50 triệu đồng (bằng chữ: Hai mươi tỷ, bốn trăm năm mươi sáu triệu, năm trăm nghìn đồng)</w:t>
      </w:r>
    </w:p>
    <w:p w14:paraId="463C205C" w14:textId="0FA15113"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 Trụ sở, địa điểm: </w:t>
      </w:r>
      <w:r w:rsidR="007E0AC5">
        <w:rPr>
          <w:bCs/>
          <w:szCs w:val="24"/>
          <w:lang w:val="nl-BE"/>
        </w:rPr>
        <w:t xml:space="preserve">Tiểu khu A, </w:t>
      </w:r>
      <w:r w:rsidR="007E0AC5" w:rsidRPr="007E0AC5">
        <w:rPr>
          <w:bCs/>
          <w:szCs w:val="24"/>
          <w:lang w:val="nl-BE"/>
        </w:rPr>
        <w:t>Khoa Kinh tế - Nông Lâm và Khu thực nghiệm</w:t>
      </w:r>
      <w:r w:rsidR="007E0AC5">
        <w:rPr>
          <w:bCs/>
          <w:szCs w:val="24"/>
          <w:lang w:val="nl-BE"/>
        </w:rPr>
        <w:t xml:space="preserve">, Trường Cao </w:t>
      </w:r>
      <w:r w:rsidR="00CA5140">
        <w:rPr>
          <w:bCs/>
          <w:szCs w:val="24"/>
          <w:lang w:val="nl-BE"/>
        </w:rPr>
        <w:t xml:space="preserve">đẳng Kon Tum; địa chỉ: </w:t>
      </w:r>
      <w:r w:rsidRPr="003764DC">
        <w:rPr>
          <w:bCs/>
          <w:szCs w:val="24"/>
          <w:lang w:val="nl-BE"/>
        </w:rPr>
        <w:t xml:space="preserve">Đường </w:t>
      </w:r>
      <w:bookmarkStart w:id="5" w:name="_Hlk50126379"/>
      <w:r w:rsidRPr="003764DC">
        <w:rPr>
          <w:bCs/>
          <w:szCs w:val="24"/>
          <w:lang w:val="nl-BE"/>
        </w:rPr>
        <w:t xml:space="preserve">Võ Nguyên Giáp, Tổ 10, phường Đăk Cấm, tỉnh </w:t>
      </w:r>
      <w:bookmarkEnd w:id="5"/>
      <w:r w:rsidRPr="003764DC">
        <w:rPr>
          <w:bCs/>
          <w:szCs w:val="24"/>
          <w:lang w:val="nl-BE"/>
        </w:rPr>
        <w:t>Quảng Ngãi (cách ngã tư Trung Tín về phía Đông khoảng 500m).</w:t>
      </w:r>
    </w:p>
    <w:p w14:paraId="0BB25180" w14:textId="77777777" w:rsidR="00852B7C" w:rsidRPr="003764DC" w:rsidRDefault="00852B7C" w:rsidP="009B46E6">
      <w:pPr>
        <w:widowControl w:val="0"/>
        <w:spacing w:before="120" w:after="120" w:line="252" w:lineRule="auto"/>
        <w:ind w:firstLine="720"/>
        <w:jc w:val="both"/>
        <w:rPr>
          <w:bCs/>
          <w:szCs w:val="24"/>
          <w:lang w:val="nl-BE"/>
        </w:rPr>
      </w:pPr>
      <w:r w:rsidRPr="003764DC">
        <w:rPr>
          <w:bCs/>
          <w:szCs w:val="24"/>
          <w:lang w:val="nl-BE"/>
        </w:rPr>
        <w:t xml:space="preserve">Diện tích sử dụng: </w:t>
      </w:r>
      <w:bookmarkStart w:id="6" w:name="_Hlk50126409"/>
      <w:r w:rsidRPr="003764DC">
        <w:rPr>
          <w:bCs/>
          <w:szCs w:val="24"/>
          <w:lang w:val="nl-BE"/>
        </w:rPr>
        <w:t>8.500m</w:t>
      </w:r>
      <w:r w:rsidRPr="003764DC">
        <w:rPr>
          <w:bCs/>
          <w:szCs w:val="24"/>
          <w:vertAlign w:val="superscript"/>
          <w:lang w:val="nl-BE"/>
        </w:rPr>
        <w:t>2</w:t>
      </w:r>
      <w:bookmarkEnd w:id="6"/>
      <w:r w:rsidRPr="003764DC">
        <w:rPr>
          <w:bCs/>
          <w:szCs w:val="24"/>
          <w:lang w:val="nl-BE"/>
        </w:rPr>
        <w:t>. Hiện trạng khu đất: Đất trống, khu đất này đã được Tỉnh giao cho Trường quản lý, sử dụng từ năm 1999.</w:t>
      </w:r>
    </w:p>
    <w:p w14:paraId="52ED5A70" w14:textId="77777777" w:rsidR="00852B7C" w:rsidRPr="003764DC" w:rsidRDefault="00852B7C" w:rsidP="009B46E6">
      <w:pPr>
        <w:widowControl w:val="0"/>
        <w:spacing w:before="120" w:after="120" w:line="252" w:lineRule="auto"/>
        <w:ind w:firstLine="720"/>
        <w:jc w:val="both"/>
        <w:rPr>
          <w:bCs/>
          <w:i/>
          <w:iCs/>
          <w:szCs w:val="24"/>
          <w:lang w:val="nl-BE"/>
        </w:rPr>
      </w:pPr>
      <w:r w:rsidRPr="003764DC">
        <w:rPr>
          <w:bCs/>
          <w:szCs w:val="24"/>
          <w:lang w:val="nl-BE"/>
        </w:rPr>
        <w:t>đ) Thành viên góp vốn chi phối: Trường Cao đẳng Kon Tum</w:t>
      </w:r>
      <w:r w:rsidRPr="003764DC">
        <w:rPr>
          <w:bCs/>
          <w:i/>
          <w:iCs/>
          <w:szCs w:val="24"/>
          <w:lang w:val="nl-BE"/>
        </w:rPr>
        <w:t xml:space="preserve"> (với tư cách thành viên góp vốn chi phối 51%)</w:t>
      </w:r>
    </w:p>
    <w:p w14:paraId="76B36AB4" w14:textId="77777777" w:rsidR="00852B7C" w:rsidRPr="003764DC" w:rsidRDefault="00852B7C" w:rsidP="009B46E6">
      <w:pPr>
        <w:widowControl w:val="0"/>
        <w:spacing w:before="120" w:after="120" w:line="252" w:lineRule="auto"/>
        <w:ind w:firstLine="720"/>
        <w:jc w:val="both"/>
        <w:rPr>
          <w:bCs/>
          <w:i/>
          <w:iCs/>
          <w:szCs w:val="24"/>
          <w:lang w:val="nl-BE"/>
        </w:rPr>
      </w:pPr>
      <w:del w:id="1001" w:author="Nội dung điều chỉnh (Claude)" w:date="2026-10-24T19:53:10Z">
        <w:r w:rsidRPr="003764DC">
          <w:rPr>
            <w:bCs/>
            <w:szCs w:val="24"/>
            <w:lang w:val="nl-BE"/>
          </w:rPr>
          <w:delText>e) Cơ quan đại diện chủ sở hữu vốn nhà nước: UBND tỉnh Quảng Ngãi.</w:delText>
        </w:r>
      </w:del>
      <w:ins w:id="1002" w:author="Nội dung điều chỉnh (Claude)" w:date="2026-10-24T19:53:10Z">
        <w:r w:rsidRPr="003764DC">
          <w:rPr>
            <w:bCs/>
            <w:szCs w:val="24"/>
            <w:lang w:val="nl-BE"/>
          </w:rPr>
          <w:t xml:space="preserve">e)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ins>
    </w:p>
    <w:p w14:paraId="5C116A6F" w14:textId="77777777" w:rsidR="00852B7C" w:rsidRPr="003764DC" w:rsidRDefault="00852B7C" w:rsidP="009B46E6">
      <w:pPr>
        <w:spacing w:before="120" w:after="120" w:line="252" w:lineRule="auto"/>
        <w:ind w:firstLine="720"/>
        <w:jc w:val="both"/>
        <w:rPr>
          <w:b/>
          <w:bCs/>
          <w:lang w:val="nl-NL"/>
        </w:rPr>
      </w:pPr>
      <w:r w:rsidRPr="003764DC">
        <w:rPr>
          <w:b/>
          <w:bCs/>
          <w:lang w:val="nl-NL"/>
        </w:rPr>
        <w:t>3. Cơ cấu vốn điều lệ và thành viên góp vốn</w:t>
      </w:r>
    </w:p>
    <w:tbl>
      <w:tblPr>
        <w:tblStyle w:val="TableGrid1"/>
        <w:tblW w:w="8784" w:type="dxa"/>
        <w:jc w:val="center"/>
        <w:tblLook w:val="04A0" w:firstRow="1" w:lastRow="0" w:firstColumn="1" w:lastColumn="0" w:noHBand="0" w:noVBand="1"/>
      </w:tblPr>
      <w:tblGrid>
        <w:gridCol w:w="590"/>
        <w:gridCol w:w="3554"/>
        <w:gridCol w:w="1808"/>
        <w:gridCol w:w="1698"/>
        <w:gridCol w:w="1134"/>
      </w:tblGrid>
      <w:tr w:rsidR="003764DC" w:rsidRPr="003764DC" w14:paraId="41A9E9AA" w14:textId="77777777" w:rsidTr="001D6CE2">
        <w:trPr>
          <w:jc w:val="center"/>
        </w:trPr>
        <w:tc>
          <w:tcPr>
            <w:tcW w:w="590" w:type="dxa"/>
            <w:vAlign w:val="center"/>
          </w:tcPr>
          <w:p w14:paraId="232D05A8" w14:textId="77777777" w:rsidR="00852B7C" w:rsidRPr="003764DC" w:rsidRDefault="00852B7C" w:rsidP="00852B7C">
            <w:pPr>
              <w:widowControl w:val="0"/>
              <w:jc w:val="center"/>
              <w:rPr>
                <w:rFonts w:eastAsia="Calibri"/>
                <w:b/>
                <w:bCs/>
              </w:rPr>
            </w:pPr>
            <w:r w:rsidRPr="003764DC">
              <w:rPr>
                <w:rFonts w:eastAsia="Calibri"/>
                <w:b/>
                <w:bCs/>
              </w:rPr>
              <w:t>TT</w:t>
            </w:r>
          </w:p>
        </w:tc>
        <w:tc>
          <w:tcPr>
            <w:tcW w:w="3554" w:type="dxa"/>
            <w:vAlign w:val="center"/>
          </w:tcPr>
          <w:p w14:paraId="113ED600" w14:textId="77777777" w:rsidR="00852B7C" w:rsidRPr="003764DC" w:rsidRDefault="00852B7C" w:rsidP="00852B7C">
            <w:pPr>
              <w:widowControl w:val="0"/>
              <w:jc w:val="center"/>
              <w:rPr>
                <w:rFonts w:eastAsia="Calibri"/>
                <w:b/>
                <w:bCs/>
              </w:rPr>
            </w:pPr>
            <w:r w:rsidRPr="003764DC">
              <w:rPr>
                <w:rFonts w:eastAsia="Calibri"/>
                <w:b/>
                <w:bCs/>
              </w:rPr>
              <w:t>Thành viên góp vốn</w:t>
            </w:r>
          </w:p>
        </w:tc>
        <w:tc>
          <w:tcPr>
            <w:tcW w:w="1808" w:type="dxa"/>
            <w:vAlign w:val="center"/>
          </w:tcPr>
          <w:p w14:paraId="32A47AEB" w14:textId="77777777" w:rsidR="00852B7C" w:rsidRPr="003764DC" w:rsidRDefault="00852B7C" w:rsidP="00852B7C">
            <w:pPr>
              <w:widowControl w:val="0"/>
              <w:jc w:val="center"/>
              <w:rPr>
                <w:rFonts w:eastAsia="Calibri"/>
                <w:b/>
                <w:bCs/>
              </w:rPr>
            </w:pPr>
            <w:r w:rsidRPr="003764DC">
              <w:rPr>
                <w:rFonts w:eastAsia="Calibri"/>
                <w:b/>
                <w:bCs/>
              </w:rPr>
              <w:t>Hình thức góp</w:t>
            </w:r>
          </w:p>
        </w:tc>
        <w:tc>
          <w:tcPr>
            <w:tcW w:w="1698" w:type="dxa"/>
            <w:vAlign w:val="center"/>
          </w:tcPr>
          <w:p w14:paraId="6B0C56B2" w14:textId="77777777" w:rsidR="00852B7C" w:rsidRPr="003764DC" w:rsidRDefault="00852B7C" w:rsidP="00852B7C">
            <w:pPr>
              <w:widowControl w:val="0"/>
              <w:jc w:val="center"/>
              <w:rPr>
                <w:rFonts w:eastAsia="Calibri"/>
                <w:b/>
                <w:bCs/>
              </w:rPr>
            </w:pPr>
            <w:r w:rsidRPr="003764DC">
              <w:rPr>
                <w:rFonts w:eastAsia="Calibri"/>
                <w:b/>
                <w:bCs/>
              </w:rPr>
              <w:t xml:space="preserve">Giá trị </w:t>
            </w:r>
          </w:p>
          <w:p w14:paraId="5366D5E3" w14:textId="77777777" w:rsidR="00852B7C" w:rsidRPr="003764DC" w:rsidRDefault="00852B7C" w:rsidP="00852B7C">
            <w:pPr>
              <w:widowControl w:val="0"/>
              <w:jc w:val="center"/>
              <w:rPr>
                <w:rFonts w:eastAsia="Calibri"/>
              </w:rPr>
            </w:pPr>
            <w:r w:rsidRPr="003764DC">
              <w:rPr>
                <w:rFonts w:eastAsia="Calibri"/>
              </w:rPr>
              <w:t>(triệu đồng)</w:t>
            </w:r>
          </w:p>
        </w:tc>
        <w:tc>
          <w:tcPr>
            <w:tcW w:w="1134" w:type="dxa"/>
            <w:vAlign w:val="center"/>
          </w:tcPr>
          <w:p w14:paraId="2B283C9C" w14:textId="77777777" w:rsidR="00852B7C" w:rsidRPr="003764DC" w:rsidRDefault="00852B7C" w:rsidP="00852B7C">
            <w:pPr>
              <w:widowControl w:val="0"/>
              <w:jc w:val="center"/>
              <w:rPr>
                <w:rFonts w:eastAsia="Calibri"/>
                <w:b/>
                <w:bCs/>
              </w:rPr>
            </w:pPr>
            <w:r w:rsidRPr="003764DC">
              <w:rPr>
                <w:rFonts w:eastAsia="Calibri"/>
                <w:b/>
                <w:bCs/>
              </w:rPr>
              <w:t xml:space="preserve">Tỷ lệ </w:t>
            </w:r>
            <w:r w:rsidRPr="003764DC">
              <w:rPr>
                <w:rFonts w:eastAsia="Calibri"/>
              </w:rPr>
              <w:t>(%)</w:t>
            </w:r>
          </w:p>
        </w:tc>
      </w:tr>
      <w:tr w:rsidR="003764DC" w:rsidRPr="003764DC" w14:paraId="54DB6955" w14:textId="77777777" w:rsidTr="001D6CE2">
        <w:trPr>
          <w:jc w:val="center"/>
        </w:trPr>
        <w:tc>
          <w:tcPr>
            <w:tcW w:w="590" w:type="dxa"/>
            <w:vAlign w:val="center"/>
          </w:tcPr>
          <w:p w14:paraId="2E75F30E" w14:textId="77777777" w:rsidR="00F408E0" w:rsidRPr="003764DC" w:rsidRDefault="00F408E0" w:rsidP="00F408E0">
            <w:pPr>
              <w:widowControl w:val="0"/>
              <w:jc w:val="center"/>
              <w:rPr>
                <w:rFonts w:eastAsia="Calibri"/>
                <w:b/>
                <w:bCs/>
              </w:rPr>
            </w:pPr>
            <w:r w:rsidRPr="003764DC">
              <w:rPr>
                <w:rFonts w:eastAsia="Calibri"/>
                <w:b/>
                <w:bCs/>
              </w:rPr>
              <w:t>1</w:t>
            </w:r>
          </w:p>
        </w:tc>
        <w:tc>
          <w:tcPr>
            <w:tcW w:w="3554" w:type="dxa"/>
            <w:vAlign w:val="center"/>
          </w:tcPr>
          <w:p w14:paraId="7DFA20D2" w14:textId="77777777" w:rsidR="00F408E0" w:rsidRPr="003764DC" w:rsidRDefault="00F408E0" w:rsidP="00F408E0">
            <w:pPr>
              <w:widowControl w:val="0"/>
              <w:rPr>
                <w:rFonts w:eastAsia="Calibri"/>
                <w:b/>
                <w:bCs/>
              </w:rPr>
            </w:pPr>
            <w:r w:rsidRPr="003764DC">
              <w:rPr>
                <w:rFonts w:eastAsia="Calibri"/>
                <w:b/>
                <w:bCs/>
              </w:rPr>
              <w:t>Trường Cao đẳng Kon Tum (đại diện vốn nhà nước)</w:t>
            </w:r>
          </w:p>
        </w:tc>
        <w:tc>
          <w:tcPr>
            <w:tcW w:w="1808" w:type="dxa"/>
            <w:vAlign w:val="center"/>
          </w:tcPr>
          <w:p w14:paraId="7FCA1617" w14:textId="77777777" w:rsidR="00F408E0" w:rsidRPr="003764DC" w:rsidRDefault="00F408E0" w:rsidP="00F408E0">
            <w:pPr>
              <w:widowControl w:val="0"/>
              <w:jc w:val="center"/>
              <w:rPr>
                <w:rFonts w:eastAsia="Calibri"/>
                <w:b/>
                <w:bCs/>
              </w:rPr>
            </w:pPr>
          </w:p>
        </w:tc>
        <w:tc>
          <w:tcPr>
            <w:tcW w:w="1698" w:type="dxa"/>
            <w:vAlign w:val="center"/>
          </w:tcPr>
          <w:p w14:paraId="06BE6FAA" w14:textId="3AF98379" w:rsidR="00F408E0" w:rsidRPr="003764DC" w:rsidRDefault="00F408E0" w:rsidP="00F408E0">
            <w:pPr>
              <w:widowControl w:val="0"/>
              <w:jc w:val="center"/>
              <w:rPr>
                <w:rFonts w:eastAsia="Calibri"/>
                <w:b/>
                <w:bCs/>
              </w:rPr>
            </w:pPr>
            <w:r w:rsidRPr="003764DC">
              <w:rPr>
                <w:b/>
                <w:bCs/>
              </w:rPr>
              <w:t xml:space="preserve">10.432,82</w:t>
            </w:r>
          </w:p>
        </w:tc>
        <w:tc>
          <w:tcPr>
            <w:tcW w:w="1134" w:type="dxa"/>
            <w:vAlign w:val="center"/>
          </w:tcPr>
          <w:p w14:paraId="52CE713F" w14:textId="4F926AAD" w:rsidR="00F408E0" w:rsidRPr="003764DC" w:rsidRDefault="00F408E0" w:rsidP="00F408E0">
            <w:pPr>
              <w:widowControl w:val="0"/>
              <w:jc w:val="center"/>
              <w:rPr>
                <w:rFonts w:eastAsia="Calibri"/>
                <w:b/>
                <w:bCs/>
              </w:rPr>
            </w:pPr>
            <w:r w:rsidRPr="003764DC">
              <w:rPr>
                <w:b/>
                <w:bCs/>
              </w:rPr>
              <w:t>51,00%</w:t>
            </w:r>
          </w:p>
        </w:tc>
      </w:tr>
      <w:tr w:rsidR="003764DC" w:rsidRPr="003764DC" w14:paraId="193DE5E5" w14:textId="77777777" w:rsidTr="001D6CE2">
        <w:trPr>
          <w:jc w:val="center"/>
        </w:trPr>
        <w:tc>
          <w:tcPr>
            <w:tcW w:w="590" w:type="dxa"/>
            <w:vAlign w:val="center"/>
          </w:tcPr>
          <w:p w14:paraId="07A0B4FE" w14:textId="41E2531A" w:rsidR="00F408E0" w:rsidRPr="003764DC" w:rsidRDefault="00F408E0" w:rsidP="00F408E0">
            <w:pPr>
              <w:widowControl w:val="0"/>
              <w:jc w:val="center"/>
              <w:rPr>
                <w:rFonts w:eastAsia="Calibri"/>
              </w:rPr>
            </w:pPr>
            <w:r w:rsidRPr="003764DC">
              <w:rPr>
                <w:rFonts w:eastAsia="Calibri"/>
              </w:rPr>
              <w:t>1.</w:t>
            </w:r>
            <w:r w:rsidR="001A565F" w:rsidRPr="003764DC">
              <w:rPr>
                <w:rFonts w:eastAsia="Calibri"/>
              </w:rPr>
              <w:t>1</w:t>
            </w:r>
          </w:p>
        </w:tc>
        <w:tc>
          <w:tcPr>
            <w:tcW w:w="3554" w:type="dxa"/>
            <w:vAlign w:val="center"/>
          </w:tcPr>
          <w:p w14:paraId="3B4C25F4" w14:textId="77777777" w:rsidR="00F408E0" w:rsidRPr="003764DC" w:rsidRDefault="00F408E0" w:rsidP="00F408E0">
            <w:pPr>
              <w:widowControl w:val="0"/>
              <w:jc w:val="both"/>
              <w:rPr>
                <w:rFonts w:eastAsia="Calibri"/>
              </w:rPr>
            </w:pPr>
            <w:r w:rsidRPr="003764DC">
              <w:rPr>
                <w:rFonts w:eastAsia="Calibri"/>
              </w:rPr>
              <w:t xml:space="preserve">Tiền từ nguồn thu hoạt động sự nghiệp và các nguồn tài chính hợp pháp khác của Trường; vốn vay chỉ sử dụng khi được cơ quan có thẩm quyền hướng dẫn, chấp thuận</w:t>
            </w:r>
          </w:p>
        </w:tc>
        <w:tc>
          <w:tcPr>
            <w:tcW w:w="1808" w:type="dxa"/>
            <w:vAlign w:val="center"/>
          </w:tcPr>
          <w:p w14:paraId="7358C586" w14:textId="77777777" w:rsidR="00F408E0" w:rsidRPr="003764DC" w:rsidRDefault="00F408E0" w:rsidP="00F408E0">
            <w:pPr>
              <w:jc w:val="center"/>
            </w:pPr>
            <w:r w:rsidRPr="003764DC">
              <w:t xml:space="preserve">Tiền mặt/ Tiền gửi </w:t>
            </w:r>
          </w:p>
          <w:p w14:paraId="2F9E9540"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71D07D8E" w14:textId="6433FE73" w:rsidR="00F408E0" w:rsidRPr="003764DC" w:rsidRDefault="00F408E0" w:rsidP="00F408E0">
            <w:pPr>
              <w:widowControl w:val="0"/>
              <w:jc w:val="center"/>
              <w:rPr>
                <w:rFonts w:eastAsia="Calibri"/>
              </w:rPr>
            </w:pPr>
            <w:r w:rsidRPr="003764DC">
              <w:t xml:space="preserve">10.432,82</w:t>
            </w:r>
          </w:p>
        </w:tc>
        <w:tc>
          <w:tcPr>
            <w:tcW w:w="1134" w:type="dxa"/>
            <w:vAlign w:val="center"/>
          </w:tcPr>
          <w:p w14:paraId="666DB176" w14:textId="0000F19F" w:rsidR="00F408E0" w:rsidRPr="003764DC" w:rsidRDefault="00F408E0" w:rsidP="00F408E0">
            <w:pPr>
              <w:widowControl w:val="0"/>
              <w:jc w:val="center"/>
              <w:rPr>
                <w:rFonts w:eastAsia="Calibri"/>
              </w:rPr>
            </w:pPr>
            <w:r w:rsidRPr="003764DC">
              <w:t>51,00%</w:t>
            </w:r>
          </w:p>
        </w:tc>
      </w:tr>
      <w:tr w:rsidR="003764DC" w:rsidRPr="003764DC" w14:paraId="34504F04" w14:textId="77777777" w:rsidTr="001D6CE2">
        <w:trPr>
          <w:jc w:val="center"/>
        </w:trPr>
        <w:tc>
          <w:tcPr>
            <w:tcW w:w="590" w:type="dxa"/>
            <w:vAlign w:val="center"/>
          </w:tcPr>
          <w:p w14:paraId="76A9367D" w14:textId="77777777" w:rsidR="00F408E0" w:rsidRPr="003764DC" w:rsidRDefault="00F408E0" w:rsidP="00F408E0">
            <w:pPr>
              <w:widowControl w:val="0"/>
              <w:jc w:val="center"/>
              <w:rPr>
                <w:rFonts w:eastAsia="Calibri"/>
                <w:b/>
                <w:bCs/>
              </w:rPr>
            </w:pPr>
            <w:r w:rsidRPr="003764DC">
              <w:rPr>
                <w:rFonts w:eastAsia="Calibri"/>
                <w:b/>
                <w:bCs/>
              </w:rPr>
              <w:t>2</w:t>
            </w:r>
          </w:p>
        </w:tc>
        <w:tc>
          <w:tcPr>
            <w:tcW w:w="3554" w:type="dxa"/>
            <w:vAlign w:val="center"/>
          </w:tcPr>
          <w:p w14:paraId="549C515F" w14:textId="77777777" w:rsidR="00F408E0" w:rsidRPr="003764DC" w:rsidRDefault="00F408E0" w:rsidP="00F408E0">
            <w:pPr>
              <w:widowControl w:val="0"/>
              <w:rPr>
                <w:rFonts w:eastAsia="Calibri"/>
                <w:b/>
                <w:bCs/>
              </w:rPr>
            </w:pPr>
            <w:r w:rsidRPr="003764DC">
              <w:rPr>
                <w:rFonts w:eastAsia="Calibri"/>
                <w:b/>
                <w:bCs/>
              </w:rPr>
              <w:t xml:space="preserve">Nhà đầu tư chiến lược </w:t>
            </w:r>
            <w:r w:rsidRPr="003764DC">
              <w:rPr>
                <w:rFonts w:eastAsia="Calibri"/>
              </w:rPr>
              <w:t>(được lựa chọn công khai, minh bạch theo quy định)</w:t>
            </w:r>
          </w:p>
        </w:tc>
        <w:tc>
          <w:tcPr>
            <w:tcW w:w="1808" w:type="dxa"/>
            <w:vAlign w:val="center"/>
          </w:tcPr>
          <w:p w14:paraId="0BEA7C03" w14:textId="77777777" w:rsidR="00F408E0" w:rsidRPr="003764DC" w:rsidRDefault="00F408E0" w:rsidP="00F408E0">
            <w:pPr>
              <w:jc w:val="center"/>
            </w:pPr>
            <w:r w:rsidRPr="003764DC">
              <w:t xml:space="preserve">Tiền mặt/ Tiền gửi </w:t>
            </w:r>
          </w:p>
          <w:p w14:paraId="3DA4320B" w14:textId="77777777" w:rsidR="00F408E0" w:rsidRPr="003764DC" w:rsidRDefault="00F408E0" w:rsidP="00F408E0">
            <w:pPr>
              <w:widowControl w:val="0"/>
              <w:jc w:val="center"/>
              <w:rPr>
                <w:rFonts w:eastAsia="Calibri"/>
              </w:rPr>
            </w:pPr>
            <w:r w:rsidRPr="003764DC">
              <w:t>ngân hàng</w:t>
            </w:r>
          </w:p>
        </w:tc>
        <w:tc>
          <w:tcPr>
            <w:tcW w:w="1698" w:type="dxa"/>
            <w:vAlign w:val="center"/>
          </w:tcPr>
          <w:p w14:paraId="5F209740" w14:textId="671A624B" w:rsidR="00F408E0" w:rsidRPr="003764DC" w:rsidRDefault="00F408E0" w:rsidP="00F408E0">
            <w:pPr>
              <w:widowControl w:val="0"/>
              <w:jc w:val="center"/>
              <w:rPr>
                <w:rFonts w:eastAsia="Calibri"/>
                <w:b/>
                <w:bCs/>
              </w:rPr>
            </w:pPr>
            <w:r w:rsidRPr="003764DC">
              <w:rPr>
                <w:b/>
                <w:bCs/>
              </w:rPr>
              <w:t xml:space="preserve">10.023,68</w:t>
            </w:r>
          </w:p>
        </w:tc>
        <w:tc>
          <w:tcPr>
            <w:tcW w:w="1134" w:type="dxa"/>
            <w:vAlign w:val="center"/>
          </w:tcPr>
          <w:p w14:paraId="0057687E" w14:textId="16E035E7" w:rsidR="00F408E0" w:rsidRPr="003764DC" w:rsidRDefault="00F408E0" w:rsidP="00F408E0">
            <w:pPr>
              <w:widowControl w:val="0"/>
              <w:jc w:val="center"/>
              <w:rPr>
                <w:rFonts w:eastAsia="Calibri"/>
                <w:b/>
                <w:bCs/>
              </w:rPr>
            </w:pPr>
            <w:r w:rsidRPr="003764DC">
              <w:rPr>
                <w:b/>
                <w:bCs/>
              </w:rPr>
              <w:t>49,00%</w:t>
            </w:r>
          </w:p>
        </w:tc>
      </w:tr>
      <w:tr w:rsidR="003764DC" w:rsidRPr="003764DC" w14:paraId="24EB0CFF" w14:textId="77777777" w:rsidTr="001D6CE2">
        <w:trPr>
          <w:trHeight w:val="433"/>
          <w:jc w:val="center"/>
        </w:trPr>
        <w:tc>
          <w:tcPr>
            <w:tcW w:w="590" w:type="dxa"/>
            <w:vAlign w:val="center"/>
          </w:tcPr>
          <w:p w14:paraId="07F40A80" w14:textId="77777777" w:rsidR="00F408E0" w:rsidRPr="003764DC" w:rsidRDefault="00F408E0" w:rsidP="00F408E0">
            <w:pPr>
              <w:widowControl w:val="0"/>
              <w:jc w:val="center"/>
              <w:rPr>
                <w:rFonts w:eastAsia="Calibri"/>
              </w:rPr>
            </w:pPr>
          </w:p>
        </w:tc>
        <w:tc>
          <w:tcPr>
            <w:tcW w:w="3554" w:type="dxa"/>
            <w:vAlign w:val="center"/>
          </w:tcPr>
          <w:p w14:paraId="38437B49" w14:textId="77777777" w:rsidR="00F408E0" w:rsidRPr="003764DC" w:rsidRDefault="00F408E0" w:rsidP="00F408E0">
            <w:pPr>
              <w:widowControl w:val="0"/>
              <w:jc w:val="center"/>
              <w:rPr>
                <w:rFonts w:eastAsia="Calibri"/>
                <w:b/>
                <w:bCs/>
              </w:rPr>
            </w:pPr>
            <w:r w:rsidRPr="003764DC">
              <w:rPr>
                <w:rFonts w:eastAsia="Calibri"/>
                <w:b/>
                <w:bCs/>
              </w:rPr>
              <w:t>TỔNG VỐN ĐIỀU LỆ</w:t>
            </w:r>
          </w:p>
        </w:tc>
        <w:tc>
          <w:tcPr>
            <w:tcW w:w="1808" w:type="dxa"/>
            <w:vAlign w:val="center"/>
          </w:tcPr>
          <w:p w14:paraId="0FDD6E7F" w14:textId="77777777" w:rsidR="00F408E0" w:rsidRPr="003764DC" w:rsidRDefault="00F408E0" w:rsidP="00F408E0">
            <w:pPr>
              <w:widowControl w:val="0"/>
              <w:jc w:val="center"/>
              <w:rPr>
                <w:rFonts w:eastAsia="Calibri"/>
                <w:b/>
                <w:bCs/>
              </w:rPr>
            </w:pPr>
          </w:p>
        </w:tc>
        <w:tc>
          <w:tcPr>
            <w:tcW w:w="1698" w:type="dxa"/>
            <w:vAlign w:val="center"/>
          </w:tcPr>
          <w:p w14:paraId="3CE4C2D9" w14:textId="0A6E7381" w:rsidR="00F408E0" w:rsidRPr="003764DC" w:rsidRDefault="00F408E0" w:rsidP="00F408E0">
            <w:pPr>
              <w:widowControl w:val="0"/>
              <w:jc w:val="center"/>
              <w:rPr>
                <w:rFonts w:eastAsia="Calibri"/>
                <w:b/>
                <w:bCs/>
              </w:rPr>
            </w:pPr>
            <w:r w:rsidRPr="003764DC">
              <w:rPr>
                <w:b/>
                <w:bCs/>
              </w:rPr>
              <w:t xml:space="preserve">20.456,50</w:t>
            </w:r>
          </w:p>
        </w:tc>
        <w:tc>
          <w:tcPr>
            <w:tcW w:w="1134" w:type="dxa"/>
            <w:vAlign w:val="center"/>
          </w:tcPr>
          <w:p w14:paraId="2F13C7F7" w14:textId="3F58509B" w:rsidR="00F408E0" w:rsidRPr="003764DC" w:rsidRDefault="00F408E0" w:rsidP="00F408E0">
            <w:pPr>
              <w:widowControl w:val="0"/>
              <w:jc w:val="center"/>
              <w:rPr>
                <w:rFonts w:eastAsia="Calibri"/>
                <w:b/>
                <w:bCs/>
              </w:rPr>
            </w:pPr>
            <w:r w:rsidRPr="003764DC">
              <w:rPr>
                <w:b/>
                <w:bCs/>
              </w:rPr>
              <w:t>100%</w:t>
            </w:r>
          </w:p>
        </w:tc>
      </w:tr>
    </w:tbl>
    <w:p w14:paraId="685E6A4D" w14:textId="77777777" w:rsidR="00B56907" w:rsidRPr="003764DC" w:rsidRDefault="006B6DD9" w:rsidP="009B46E6">
      <w:pPr>
        <w:spacing w:before="120" w:after="120" w:line="252" w:lineRule="auto"/>
        <w:jc w:val="both"/>
        <w:rPr>
          <w:b/>
          <w:bCs/>
          <w:lang w:val="nl-NL"/>
        </w:rPr>
      </w:pPr>
      <w:r w:rsidRPr="003764DC">
        <w:rPr>
          <w:b/>
          <w:bCs/>
          <w:lang w:val="nl-NL"/>
        </w:rPr>
        <w:tab/>
        <w:t>4. Vị trí, chức năng, nhiệm vụ, quyền hạn, tổ chức, bộ máy và mối quan hệ công tác của Công ty</w:t>
      </w:r>
    </w:p>
    <w:p w14:paraId="0920F9BF" w14:textId="77777777" w:rsidR="00B56907" w:rsidRPr="003764DC" w:rsidRDefault="006B6DD9" w:rsidP="009B46E6">
      <w:pPr>
        <w:widowControl w:val="0"/>
        <w:spacing w:before="120" w:after="120" w:line="252" w:lineRule="auto"/>
        <w:ind w:firstLine="720"/>
        <w:jc w:val="both"/>
        <w:outlineLvl w:val="1"/>
        <w:rPr>
          <w:b/>
          <w:i/>
          <w:iCs/>
          <w:szCs w:val="26"/>
          <w:lang w:val="nl-BE"/>
        </w:rPr>
      </w:pPr>
      <w:bookmarkStart w:id="7" w:name="_Toc230272865"/>
      <w:r w:rsidRPr="003764DC">
        <w:rPr>
          <w:b/>
          <w:i/>
          <w:iCs/>
          <w:szCs w:val="26"/>
          <w:lang w:val="nl-BE"/>
        </w:rPr>
        <w:t>4.1. Vị trí, chức năng</w:t>
      </w:r>
      <w:bookmarkEnd w:id="7"/>
      <w:r w:rsidRPr="003764DC">
        <w:rPr>
          <w:b/>
          <w:i/>
          <w:iCs/>
          <w:szCs w:val="26"/>
          <w:lang w:val="nl-BE"/>
        </w:rPr>
        <w:t>:</w:t>
      </w:r>
    </w:p>
    <w:p w14:paraId="5119CBD5" w14:textId="77777777" w:rsidR="001D6CE2" w:rsidRPr="003764DC" w:rsidRDefault="0014064D" w:rsidP="009B46E6">
      <w:pPr>
        <w:widowControl w:val="0"/>
        <w:spacing w:before="120" w:after="120" w:line="252" w:lineRule="auto"/>
        <w:ind w:firstLine="720"/>
        <w:jc w:val="both"/>
        <w:rPr>
          <w:szCs w:val="24"/>
          <w:lang w:val="nl-BE"/>
        </w:rPr>
      </w:pPr>
      <w:bookmarkStart w:id="8" w:name="_Toc230272866"/>
      <w:r w:rsidRPr="003764DC">
        <w:rPr>
          <w:szCs w:val="24"/>
          <w:lang w:val="nl-BE"/>
        </w:rPr>
        <w:t xml:space="preserve">a) Công ty TNHH Đăng kiểm Cao đẳng Kon Tum: Là doanh nghiệp được thành lập theo loại hình công ty trách nhiệm hữu hạn hai thành viên trở lên theo Luật Doanh nghiệp ngày 17 tháng 6 năm 2020</w:t>
      </w:r>
      <w:r w:rsidRPr="003764DC">
        <w:rPr>
          <w:szCs w:val="24"/>
          <w:lang w:val="nl-BE"/>
        </w:rPr>
        <w:t xml:space="preserve"> (hợp nhất tại Văn bản hợp nhất số 67/VBHN-VPQH ngày 15 tháng 8 năm 2025)</w:t>
      </w:r>
      <w:r w:rsidRPr="003764DC">
        <w:rPr>
          <w:szCs w:val="24"/>
          <w:lang w:val="nl-BE"/>
        </w:rPr>
        <w:t xml:space="preserve">; trong đó Trường Cao đẳng Kon Tum </w:t>
      </w:r>
      <w:r w:rsidRPr="003764DC">
        <w:rPr>
          <w:szCs w:val="24"/>
          <w:lang w:val="nl-BE"/>
        </w:rPr>
        <w:t xml:space="preserve">tham gia góp vốn bằng tiền theo quy định của pháp luật (không góp vốn bằng quyền sử dụng đất)</w:t>
      </w:r>
      <w:r w:rsidRPr="003764DC">
        <w:rPr>
          <w:szCs w:val="24"/>
          <w:lang w:val="nl-BE"/>
        </w:rPr>
        <w:t xml:space="preserve">. Công ty là pháp nhân độc lập, tự chủ trong hoạt động sản xuất, kinh doanh và chịu trách nhiệm trước pháp luật về toàn bộ hoạt động của mình.</w:t>
      </w:r>
    </w:p>
    <w:p w14:paraId="65AD941A"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b) Trung tâm Đăng kiểm xe cơ giới:</w:t>
      </w:r>
      <w:r w:rsidRPr="003764DC">
        <w:rPr>
          <w:b/>
          <w:bCs/>
          <w:szCs w:val="24"/>
          <w:lang w:val="nl-BE"/>
        </w:rPr>
        <w:t xml:space="preserve"> </w:t>
      </w:r>
      <w:r w:rsidRPr="003764DC">
        <w:rPr>
          <w:szCs w:val="24"/>
          <w:lang w:val="nl-BE"/>
        </w:rPr>
        <w:t xml:space="preserve">Là đơn vị tổ chức hoạt động đăng kiểm do Công ty TNHH Đăng kiểm Cao đẳng Kon Tum đầu tư, quản lý và vận hành theo quy định của pháp luật chuyên ngành về đăng kiểm xe cơ giới. </w:t>
      </w:r>
    </w:p>
    <w:p w14:paraId="4F178E99" w14:textId="77777777" w:rsidR="001D6CE2" w:rsidRPr="003764DC" w:rsidRDefault="0014064D" w:rsidP="009B46E6">
      <w:pPr>
        <w:widowControl w:val="0"/>
        <w:spacing w:before="120" w:after="120" w:line="252" w:lineRule="auto"/>
        <w:ind w:firstLine="720"/>
        <w:jc w:val="both"/>
        <w:rPr>
          <w:szCs w:val="24"/>
          <w:lang w:val="nl-BE"/>
        </w:rPr>
      </w:pPr>
      <w:r w:rsidRPr="003764DC">
        <w:rPr>
          <w:szCs w:val="24"/>
          <w:lang w:val="nl-BE"/>
        </w:rPr>
        <w:t>c) Công ty TNHH Đăng kiểm Cao đẳng Kon Tum chịu sự quản lý trực tiếp của Hội đồng thành viên, người đại diện phần vốn nhà nước, Kiểm soát viên theo Điều lệ và quy chế Công ty; chịu sự kiểm tra, thanh tra về chuyên môn, nghiệp vụ của Sở Xây dựng, Cục Đăng kiểm Việt Nam và các cơ quan có liên quan đến lĩnh vực hoạt động của Công ty.</w:t>
      </w:r>
    </w:p>
    <w:p w14:paraId="611990B7" w14:textId="77777777" w:rsidR="003F72C2" w:rsidRPr="003764DC" w:rsidRDefault="0014064D" w:rsidP="009B46E6">
      <w:pPr>
        <w:widowControl w:val="0"/>
        <w:spacing w:before="120" w:after="120" w:line="252" w:lineRule="auto"/>
        <w:ind w:firstLine="720"/>
        <w:jc w:val="both"/>
      </w:pPr>
      <w:r w:rsidRPr="003764DC">
        <w:rPr>
          <w:szCs w:val="24"/>
          <w:lang w:val="nl-BE"/>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F72C2" w:rsidRPr="003764DC">
        <w:rPr>
          <w:szCs w:val="24"/>
          <w:lang w:val="nl-BE"/>
        </w:rPr>
        <w:t xml:space="preserve"> </w:t>
      </w:r>
      <w:r w:rsidR="003F72C2" w:rsidRPr="003764DC">
        <w:t>và thực hiện theo đúng Điều lệ, quyết định của Công ty và pháp luật hiện hành (sau khi hoàn tất thủ tục đăng ký/ủy quyền theo thẩm quyền).</w:t>
      </w:r>
    </w:p>
    <w:p w14:paraId="3736FBAE" w14:textId="77777777" w:rsidR="00B56907" w:rsidRPr="003764DC" w:rsidRDefault="006B6DD9" w:rsidP="009B46E6">
      <w:pPr>
        <w:widowControl w:val="0"/>
        <w:spacing w:before="120" w:after="120" w:line="252" w:lineRule="auto"/>
        <w:ind w:firstLine="720"/>
        <w:jc w:val="both"/>
        <w:outlineLvl w:val="1"/>
        <w:rPr>
          <w:b/>
          <w:i/>
          <w:iCs/>
          <w:szCs w:val="26"/>
          <w:lang w:val="nl-BE"/>
        </w:rPr>
      </w:pPr>
      <w:r w:rsidRPr="003764DC">
        <w:rPr>
          <w:b/>
          <w:i/>
          <w:iCs/>
          <w:szCs w:val="26"/>
          <w:lang w:val="nl-BE"/>
        </w:rPr>
        <w:t>4.2. Nhiệm vụ, quyền hạn</w:t>
      </w:r>
      <w:bookmarkEnd w:id="8"/>
      <w:r w:rsidRPr="003764DC">
        <w:rPr>
          <w:b/>
          <w:i/>
          <w:iCs/>
          <w:szCs w:val="26"/>
          <w:lang w:val="nl-BE"/>
        </w:rPr>
        <w:t>:</w:t>
      </w:r>
    </w:p>
    <w:p w14:paraId="536222A5"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a) Đối với Công ty</w:t>
      </w:r>
    </w:p>
    <w:p w14:paraId="76D7E50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nhiệm vụ, quyền hạn chung đối với doanh nghiệp theo quy định của pháp luật;</w:t>
      </w:r>
    </w:p>
    <w:p w14:paraId="5379927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Tổ chức thu phí, lệ phí và dịch vụ theo quy định của pháp luật; </w:t>
      </w:r>
    </w:p>
    <w:p w14:paraId="79F481C5"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w:t>
      </w:r>
      <w:r w:rsidRPr="003764DC">
        <w:rPr>
          <w:szCs w:val="24"/>
          <w:lang w:val="nl-BE"/>
        </w:rPr>
        <w:t xml:space="preserve">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r w:rsidRPr="003764DC">
        <w:rPr>
          <w:szCs w:val="24"/>
          <w:lang w:val="nl-BE"/>
        </w:rPr>
        <w:t xml:space="preserve">;</w:t>
      </w:r>
    </w:p>
    <w:p w14:paraId="342358A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4B0CE2B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xml:space="preserve">- </w:t>
      </w:r>
      <w:del w:id="1003" w:author="Nội dung điều chỉnh (Claude)" w:date="2026-10-24T19:53:10Z">
        <w:r w:rsidRPr="003764DC">
          <w:rPr>
            <w:szCs w:val="24"/>
            <w:lang w:val="nl-BE"/>
          </w:rPr>
          <w:delText xml:space="preserve">Thực hiện các nhiệm vụ khác do Hiệu trưởng Trường Cao đẳng Kon Tum và các cơ quan có thẩm quyền giao.</w:delText>
        </w:r>
      </w:del>
      <w:ins w:id="1004" w:author="Nội dung điều chỉnh (Claude)" w:date="2026-10-24T19:53:10Z">
        <w:r w:rsidRPr="003764DC">
          <w:rPr>
            <w:szCs w:val="24"/>
            <w:lang w:val="nl-BE"/>
          </w:rPr>
          <w:t xml:space="preserve">Thực hiện các nhiệm vụ khác theo nghị quyết, quyết định của Hội đồng thành viên, theo hợp đồng ký với Trường Cao đẳng Kon Tum và theo yêu cầu của cơ quan nhà nước có thẩm quyền.</w:t>
        </w:r>
      </w:ins>
      <w:r w:rsidRPr="003764DC">
        <w:rPr>
          <w:szCs w:val="24"/>
          <w:lang w:val="nl-BE"/>
        </w:rPr>
        <w:t xml:space="preserve"> </w:t>
      </w:r>
    </w:p>
    <w:p w14:paraId="4861B34F" w14:textId="77777777" w:rsidR="007B7EC6" w:rsidRPr="003764DC" w:rsidRDefault="007B7EC6" w:rsidP="009B46E6">
      <w:pPr>
        <w:widowControl w:val="0"/>
        <w:spacing w:before="120" w:after="120" w:line="252" w:lineRule="auto"/>
        <w:ind w:firstLine="720"/>
        <w:jc w:val="both"/>
        <w:rPr>
          <w:szCs w:val="24"/>
          <w:lang w:val="nl-BE"/>
        </w:rPr>
      </w:pPr>
      <w:r w:rsidRPr="003764DC">
        <w:rPr>
          <w:b/>
          <w:bCs/>
          <w:i/>
          <w:iCs/>
          <w:szCs w:val="24"/>
          <w:lang w:val="nl-BE"/>
        </w:rPr>
        <w:t>b) Đối với Trung tâm:</w:t>
      </w:r>
      <w:r w:rsidRPr="003764DC">
        <w:rPr>
          <w:szCs w:val="24"/>
          <w:lang w:val="nl-BE"/>
        </w:rPr>
        <w:t xml:space="preserve"> </w:t>
      </w:r>
    </w:p>
    <w:p w14:paraId="6728C61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Thực hiện các nhiệm vụ, quyền hạn đối với cơ sở đăng kiểm theo quy định tại Điều 11 Nghị định số 89/2026/NĐ-CP, cụ thể:</w:t>
      </w:r>
    </w:p>
    <w:p w14:paraId="2243A1B8"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179FC904"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67EF68A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668DE1F2"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6C21EB9C"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Thu hồi giấy chứng nhận kiểm định, tem kiểm định đã cấp sai quy định;</w:t>
      </w:r>
    </w:p>
    <w:p w14:paraId="6C58B2AF"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Từ chối kiểm định đối với các trường hợp quy định của pháp luật;</w:t>
      </w:r>
    </w:p>
    <w:p w14:paraId="21CBDCE3"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24E5A6F1"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hoạt động dịch vụ kỹ thuật liên quan đến XCG, xe máy chuyên dùng và khí thải xe mô tô, xe gắn máy theo quy định;</w:t>
      </w:r>
    </w:p>
    <w:p w14:paraId="1942210D"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Thực hiện các chương trình, kế hoạch tập huấn, thực tập, đánh giá, thực hiện các công việc chuyên môn theo quy định của cơ quan có thẩm quyền;</w:t>
      </w:r>
    </w:p>
    <w:p w14:paraId="18FABDBA" w14:textId="77777777" w:rsidR="007B7EC6" w:rsidRPr="003764DC" w:rsidRDefault="007B7EC6" w:rsidP="009B46E6">
      <w:pPr>
        <w:widowControl w:val="0"/>
        <w:spacing w:before="120" w:after="120" w:line="252" w:lineRule="auto"/>
        <w:ind w:firstLine="720"/>
        <w:jc w:val="both"/>
        <w:rPr>
          <w:szCs w:val="24"/>
          <w:lang w:val="nl-BE"/>
        </w:rPr>
      </w:pPr>
      <w:r w:rsidRPr="003764DC">
        <w:rPr>
          <w:szCs w:val="24"/>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64D3F6A" w14:textId="77777777" w:rsidR="006B6DD9" w:rsidRPr="003764DC" w:rsidRDefault="006B6DD9" w:rsidP="009B46E6">
      <w:pPr>
        <w:spacing w:before="120" w:after="120" w:line="252" w:lineRule="auto"/>
        <w:ind w:firstLine="720"/>
        <w:jc w:val="both"/>
        <w:rPr>
          <w:b/>
          <w:bCs/>
        </w:rPr>
      </w:pPr>
      <w:r w:rsidRPr="003764DC">
        <w:rPr>
          <w:b/>
          <w:bCs/>
        </w:rPr>
        <w:t>5. Mô hình quản trị, tổ chức, nhân sự Công ty</w:t>
      </w:r>
    </w:p>
    <w:p w14:paraId="3C86C436" w14:textId="77777777" w:rsidR="006B6DD9" w:rsidRPr="003764DC" w:rsidRDefault="009116EC" w:rsidP="009B46E6">
      <w:pPr>
        <w:spacing w:before="120" w:after="120" w:line="252" w:lineRule="auto"/>
        <w:ind w:firstLine="720"/>
        <w:jc w:val="both"/>
      </w:pPr>
      <w:r w:rsidRPr="003764DC">
        <w:rPr>
          <w:b/>
          <w:bCs/>
        </w:rPr>
        <w:t>5.1.</w:t>
      </w:r>
      <w:r w:rsidRPr="003764DC">
        <w:t xml:space="preserve"> </w:t>
      </w:r>
      <w:r w:rsidRPr="003764DC">
        <w:rPr>
          <w:b/>
          <w:bCs/>
        </w:rPr>
        <w:t xml:space="preserve">Mô hình quản trị: </w:t>
      </w:r>
      <w:r w:rsidRPr="003764DC">
        <w:t xml:space="preserve">Doanh nghiệp được tổ chức theo mô hình bốn tầng quản trị, phân định rõ quyền hạn, trách nhiệm và cơ chế phối hợp giữa các cấp theo Luật Doanh nghiệp ngày 17 tháng 6 năm 2020</w:t>
      </w:r>
      <w:r w:rsidRPr="003764DC">
        <w:t xml:space="preserve"> (hợp nhất tại Văn bản hợp nhất số 67/VBHN-VPQH ngày 15 tháng 8 năm 2025)</w:t>
      </w:r>
      <w:r w:rsidRPr="003764DC">
        <w:t xml:space="preserve">, gồm: Hội đồng thành viên, Giám đốc, Kiểm soát viên, Người đại diện theo pháp luật, các bộ phận tác nghiệp.</w:t>
      </w:r>
    </w:p>
    <w:p w14:paraId="19222B61" w14:textId="77777777" w:rsidR="00157263" w:rsidRPr="003764DC" w:rsidRDefault="009116EC" w:rsidP="009B46E6">
      <w:pPr>
        <w:spacing w:before="120" w:after="120" w:line="252" w:lineRule="auto"/>
        <w:ind w:firstLine="720"/>
        <w:jc w:val="both"/>
        <w:rPr>
          <w:b/>
          <w:bCs/>
        </w:rPr>
      </w:pPr>
      <w:r w:rsidRPr="003764DC">
        <w:rPr>
          <w:b/>
          <w:bCs/>
        </w:rPr>
        <w:t>5.2. Cơ cấu tổ chức</w:t>
      </w:r>
    </w:p>
    <w:p w14:paraId="4EE6E0F5" w14:textId="77777777" w:rsidR="00F43833" w:rsidRPr="003764DC" w:rsidRDefault="00F43833" w:rsidP="009B46E6">
      <w:pPr>
        <w:widowControl w:val="0"/>
        <w:spacing w:before="120" w:after="120" w:line="252" w:lineRule="auto"/>
        <w:ind w:firstLine="720"/>
        <w:jc w:val="both"/>
        <w:rPr>
          <w:iCs/>
          <w:szCs w:val="24"/>
          <w:lang w:val="nl-BE"/>
        </w:rPr>
      </w:pPr>
      <w:r w:rsidRPr="003764DC">
        <w:rPr>
          <w:iCs/>
          <w:szCs w:val="24"/>
          <w:lang w:val="nl-BE"/>
        </w:rPr>
        <w:t>a) Hội đồng thành viên Công ty;</w:t>
      </w:r>
    </w:p>
    <w:p w14:paraId="0A51041A" w14:textId="77777777" w:rsidR="009116EC" w:rsidRPr="003764DC" w:rsidRDefault="009116EC" w:rsidP="009B46E6">
      <w:pPr>
        <w:widowControl w:val="0"/>
        <w:spacing w:before="120" w:after="120" w:line="252" w:lineRule="auto"/>
        <w:ind w:firstLine="720"/>
        <w:jc w:val="both"/>
        <w:rPr>
          <w:iCs/>
          <w:szCs w:val="24"/>
          <w:lang w:val="nl-BE"/>
        </w:rPr>
      </w:pPr>
      <w:r w:rsidRPr="003764DC">
        <w:rPr>
          <w:iCs/>
          <w:szCs w:val="24"/>
          <w:lang w:val="nl-BE"/>
        </w:rPr>
        <w:t>b) Kiểm soát viên;</w:t>
      </w:r>
    </w:p>
    <w:p w14:paraId="61171EE7" w14:textId="03D48A83" w:rsidR="00F43833" w:rsidRPr="003764DC" w:rsidRDefault="00BB1E61" w:rsidP="009B46E6">
      <w:pPr>
        <w:widowControl w:val="0"/>
        <w:spacing w:before="120" w:after="120" w:line="252" w:lineRule="auto"/>
        <w:ind w:firstLine="720"/>
        <w:jc w:val="both"/>
        <w:rPr>
          <w:szCs w:val="24"/>
          <w:lang w:val="nl-BE"/>
        </w:rPr>
      </w:pPr>
      <w:r>
        <w:rPr>
          <w:szCs w:val="24"/>
          <w:lang w:val="nl-BE"/>
        </w:rPr>
        <w:t>c</w:t>
      </w:r>
      <w:r w:rsidR="00F43833" w:rsidRPr="003764DC">
        <w:rPr>
          <w:szCs w:val="24"/>
          <w:lang w:val="nl-BE"/>
        </w:rPr>
        <w:t>) Giám đốc, các Phó Giám đốc;</w:t>
      </w:r>
    </w:p>
    <w:p w14:paraId="4F096C5E" w14:textId="253FAC90" w:rsidR="00F43833" w:rsidRPr="003764DC" w:rsidRDefault="00BB1E61" w:rsidP="009B46E6">
      <w:pPr>
        <w:widowControl w:val="0"/>
        <w:spacing w:before="120" w:after="120" w:line="252" w:lineRule="auto"/>
        <w:ind w:firstLine="720"/>
        <w:jc w:val="both"/>
        <w:rPr>
          <w:szCs w:val="24"/>
          <w:lang w:val="nl-BE"/>
        </w:rPr>
      </w:pPr>
      <w:r>
        <w:rPr>
          <w:szCs w:val="24"/>
          <w:lang w:val="nl-BE"/>
        </w:rPr>
        <w:t>d</w:t>
      </w:r>
      <w:r w:rsidR="00F43833" w:rsidRPr="003764DC">
        <w:rPr>
          <w:szCs w:val="24"/>
          <w:lang w:val="nl-BE"/>
        </w:rPr>
        <w:t>) Bộ phận Văn phòng;</w:t>
      </w:r>
    </w:p>
    <w:p w14:paraId="378F33EE" w14:textId="7B257FDA" w:rsidR="00F43833" w:rsidRPr="003764DC" w:rsidRDefault="00BB1E61" w:rsidP="009B46E6">
      <w:pPr>
        <w:widowControl w:val="0"/>
        <w:spacing w:before="120" w:after="120" w:line="252" w:lineRule="auto"/>
        <w:ind w:firstLine="720"/>
        <w:jc w:val="both"/>
        <w:rPr>
          <w:szCs w:val="24"/>
          <w:lang w:val="nl-BE"/>
        </w:rPr>
      </w:pPr>
      <w:r>
        <w:rPr>
          <w:szCs w:val="24"/>
          <w:lang w:val="nl-BE"/>
        </w:rPr>
        <w:t>đ</w:t>
      </w:r>
      <w:r w:rsidR="00F43833" w:rsidRPr="003764DC">
        <w:rPr>
          <w:szCs w:val="24"/>
          <w:lang w:val="nl-BE"/>
        </w:rPr>
        <w:t>) Bộ phận Kiểm định.</w:t>
      </w:r>
    </w:p>
    <w:p w14:paraId="0BC80CE1" w14:textId="766481DD" w:rsidR="00F43833" w:rsidRPr="003764DC" w:rsidRDefault="00491B01" w:rsidP="009B46E6">
      <w:pPr>
        <w:spacing w:before="120" w:after="120" w:line="252" w:lineRule="auto"/>
        <w:ind w:firstLine="720"/>
        <w:jc w:val="both"/>
        <w:rPr>
          <w:b/>
          <w:bCs/>
        </w:rPr>
      </w:pPr>
      <w:r w:rsidRPr="003764DC">
        <w:rPr>
          <w:b/>
          <w:bCs/>
        </w:rPr>
        <w:t>5.3. Nhân sự, số người làm việc Công ty</w:t>
      </w:r>
    </w:p>
    <w:p w14:paraId="14A2B7EE" w14:textId="77777777" w:rsidR="00F43833" w:rsidRPr="003764DC" w:rsidRDefault="004F3618" w:rsidP="009B46E6">
      <w:pPr>
        <w:widowControl w:val="0"/>
        <w:spacing w:before="120" w:after="120" w:line="252" w:lineRule="auto"/>
        <w:ind w:firstLine="720"/>
        <w:jc w:val="both"/>
        <w:rPr>
          <w:szCs w:val="24"/>
          <w:lang w:val="nl-BE"/>
        </w:rPr>
      </w:pPr>
      <w:r w:rsidRPr="003764DC">
        <w:rPr>
          <w:szCs w:val="24"/>
          <w:lang w:val="nl-BE"/>
        </w:rPr>
        <w:t xml:space="preserve">a) Về nhân sự, số người làm việc: </w:t>
      </w:r>
      <w:del w:id="1005" w:author="Nội dung điều chỉnh (Claude)" w:date="2026-10-24T19:53:10Z">
        <w:r w:rsidRPr="003764DC">
          <w:rPr>
            <w:szCs w:val="24"/>
            <w:lang w:val="nl-BE"/>
          </w:rPr>
          <w:delText xml:space="preserve">Tối thiểu 11 người trong giai đoạn 1</w:delText>
        </w:r>
      </w:del>
      <w:ins w:id="1006" w:author="Nội dung điều chỉnh (Claude)" w:date="2026-10-24T19:53:10Z">
        <w:r w:rsidRPr="003764DC">
          <w:rPr>
            <w:szCs w:val="24"/>
            <w:lang w:val="nl-BE"/>
          </w:rPr>
          <w:t xml:space="preserve">Tối thiểu 11 người làm việc tác nghiệp trong giai đoạn 1 (không tính thành viên Hội đồng thành viên, người đại diện phần vốn, Kiểm soát viên)</w:t>
        </w:r>
      </w:ins>
      <w:r w:rsidRPr="003764DC">
        <w:rPr>
          <w:szCs w:val="24"/>
          <w:lang w:val="nl-BE"/>
        </w:rPr>
        <w:t xml:space="preserve"> (01 dây chuyền), trong đó:</w:t>
      </w:r>
    </w:p>
    <w:p w14:paraId="012F3C84" w14:textId="6C495A53" w:rsidR="003155E1" w:rsidRPr="003764DC" w:rsidRDefault="00CB22B6" w:rsidP="009B46E6">
      <w:pPr>
        <w:widowControl w:val="0"/>
        <w:spacing w:before="120" w:after="120" w:line="252" w:lineRule="auto"/>
        <w:ind w:firstLine="720"/>
        <w:jc w:val="both"/>
      </w:pPr>
      <w:r w:rsidRPr="003764DC">
        <w:rPr>
          <w:szCs w:val="24"/>
          <w:lang w:val="nl-BE"/>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3764DC">
        <w:rPr>
          <w:b/>
          <w:bCs/>
          <w:szCs w:val="24"/>
          <w:lang w:val="nl-BE"/>
        </w:rPr>
        <w:t>2</w:t>
      </w:r>
      <w:r w:rsidRPr="003764DC">
        <w:rPr>
          <w:szCs w:val="24"/>
          <w:lang w:val="nl-BE"/>
        </w:rPr>
        <w:t xml:space="preserve"> người </w:t>
      </w:r>
      <w:r w:rsidR="003155E1" w:rsidRPr="003764DC">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p>
    <w:p w14:paraId="0BA3305E" w14:textId="77777777" w:rsidR="00CB22B6" w:rsidRPr="003764DC" w:rsidRDefault="00CB22B6" w:rsidP="009B46E6">
      <w:pPr>
        <w:widowControl w:val="0"/>
        <w:spacing w:before="120" w:after="120" w:line="252" w:lineRule="auto"/>
        <w:ind w:firstLine="720"/>
        <w:jc w:val="both"/>
        <w:rPr>
          <w:szCs w:val="24"/>
          <w:lang w:val="nl-BE"/>
        </w:rPr>
      </w:pPr>
      <w:r w:rsidRPr="003764DC">
        <w:rPr>
          <w:szCs w:val="24"/>
          <w:lang w:val="nl-BE"/>
        </w:rPr>
        <w:t xml:space="preserve">- Số lượng người làm việc theo chế độ hợp đồng: </w:t>
      </w:r>
      <w:r w:rsidRPr="003764DC">
        <w:rPr>
          <w:szCs w:val="24"/>
          <w:lang w:val="nl-BE"/>
        </w:rPr>
        <w:t xml:space="preserve">Từ 09 người trở lên.</w:t>
      </w:r>
    </w:p>
    <w:p w14:paraId="0E832E50" w14:textId="77777777" w:rsidR="00F43833" w:rsidRPr="003764DC" w:rsidRDefault="004F3618" w:rsidP="009B46E6">
      <w:pPr>
        <w:spacing w:before="120" w:after="120" w:line="252" w:lineRule="auto"/>
        <w:ind w:firstLine="720"/>
        <w:jc w:val="both"/>
      </w:pPr>
      <w:r w:rsidRPr="003764DC">
        <w:t>b) Về danh mục vị trí việc làm của Công ty: Chi tiết trong Đề án.</w:t>
      </w:r>
    </w:p>
    <w:p w14:paraId="59947453" w14:textId="77777777" w:rsidR="00491B01" w:rsidRPr="003764DC" w:rsidRDefault="00491B01" w:rsidP="009B46E6">
      <w:pPr>
        <w:spacing w:before="120" w:after="120" w:line="252" w:lineRule="auto"/>
        <w:ind w:firstLine="720"/>
        <w:jc w:val="both"/>
        <w:rPr>
          <w:b/>
          <w:bCs/>
        </w:rPr>
      </w:pPr>
      <w:r w:rsidRPr="003764DC">
        <w:rPr>
          <w:b/>
          <w:bCs/>
        </w:rPr>
        <w:t>6. Cơ chế hoạt động, quản lý tài chính</w:t>
      </w:r>
    </w:p>
    <w:p w14:paraId="2F3F7603" w14:textId="77777777" w:rsidR="00491B01" w:rsidRPr="003764DC" w:rsidRDefault="00491B01" w:rsidP="009B46E6">
      <w:pPr>
        <w:spacing w:before="120" w:after="120" w:line="252" w:lineRule="auto"/>
        <w:ind w:firstLine="720"/>
        <w:jc w:val="both"/>
        <w:rPr>
          <w:b/>
          <w:szCs w:val="26"/>
          <w:lang w:val="nl-NL"/>
        </w:rPr>
      </w:pPr>
      <w:bookmarkStart w:id="9" w:name="_Toc234249802"/>
      <w:r w:rsidRPr="003764DC">
        <w:rPr>
          <w:b/>
          <w:szCs w:val="26"/>
          <w:lang w:val="nl-NL"/>
        </w:rPr>
        <w:t>6.1. Cơ chế hoạt động</w:t>
      </w:r>
      <w:bookmarkEnd w:id="9"/>
    </w:p>
    <w:p w14:paraId="309F0D1C"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60C6B19A"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Các vị trí, chức danh lãnh đạo các Bộ phận thuộc Công ty được bổ nhiệm, miễn nhiệm theo các quy định của pháp luật và theo Quy chế Công ty.</w:t>
      </w:r>
    </w:p>
    <w:p w14:paraId="41985742" w14:textId="77777777" w:rsidR="00491B01" w:rsidRPr="003764DC" w:rsidRDefault="00491B01" w:rsidP="009B46E6">
      <w:pPr>
        <w:spacing w:before="120" w:after="120" w:line="252" w:lineRule="auto"/>
        <w:ind w:firstLine="720"/>
        <w:jc w:val="both"/>
        <w:rPr>
          <w:b/>
          <w:szCs w:val="26"/>
          <w:lang w:val="nl-NL"/>
        </w:rPr>
      </w:pPr>
      <w:bookmarkStart w:id="10" w:name="_Toc234249803"/>
      <w:r w:rsidRPr="003764DC">
        <w:rPr>
          <w:b/>
          <w:szCs w:val="26"/>
          <w:lang w:val="nl-NL"/>
        </w:rPr>
        <w:t>6.2. Cơ chế tài chính</w:t>
      </w:r>
      <w:bookmarkEnd w:id="10"/>
    </w:p>
    <w:p w14:paraId="0C58518D"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 xml:space="preserve">a) Công ty thực hiện chế độ kế toán doanh nghiệp theo Luật Kế toán ngày 20 tháng 11 năm 2015</w:t>
      </w:r>
      <w:r w:rsidRPr="003764DC">
        <w:rPr>
          <w:szCs w:val="24"/>
          <w:lang w:val="nl-NL"/>
        </w:rPr>
        <w:t xml:space="preserve"> (hợp nhất tại Văn bản hợp nhất số 41/VBHN-VPQH ngày 16 tháng 3 năm 2026)</w:t>
      </w:r>
      <w:r w:rsidRPr="003764DC">
        <w:rPr>
          <w:szCs w:val="24"/>
          <w:lang w:val="nl-NL"/>
        </w:rPr>
        <w:t xml:space="preserve"> và chế độ kế toán doanh nghiệp hiện hành; tự chủ, tự chịu trách nhiệm về tài chính theo Luật Doanh nghiệp ngày 17 tháng 6 năm 2020</w:t>
      </w:r>
      <w:r w:rsidRPr="003764DC">
        <w:rPr>
          <w:szCs w:val="24"/>
          <w:lang w:val="nl-NL"/>
        </w:rPr>
        <w:t xml:space="preserve"> (hợp nhất tại Văn bản hợp nhất số 67/VBHN-VPQH ngày 15 tháng 8 năm 2025)</w:t>
      </w:r>
      <w:r w:rsidRPr="003764DC">
        <w:rPr>
          <w:szCs w:val="24"/>
          <w:lang w:val="nl-NL"/>
        </w:rPr>
        <w:t xml:space="preserve">; thực hiện đầy đủ nghĩa vụ thuế (thuế giá trị gia tăng, thuế thu nhập doanh nghiệp và các nghĩa vụ khác) theo pháp luật về thuế áp dụng cho doanh nghiệp.</w:t>
      </w:r>
    </w:p>
    <w:p w14:paraId="333D4825"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51057694"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 xml:space="preserve">c) Cơ chế thu phí kiểm định</w:t>
      </w:r>
      <w:r w:rsidRPr="003764DC">
        <w:rPr>
          <w:szCs w:val="24"/>
          <w:lang w:val="nl-NL"/>
        </w:rPr>
        <w:t xml:space="preserve">: Doanh nghiệp thu phí dịch vụ kiểm định an toàn kỹ thuật và bảo vệ môi trường XCG theo quy định hiện hành.</w:t>
      </w:r>
    </w:p>
    <w:p w14:paraId="59A2DC03" w14:textId="77777777" w:rsidR="00491B01" w:rsidRPr="003764DC" w:rsidRDefault="00491B01" w:rsidP="009B46E6">
      <w:pPr>
        <w:widowControl w:val="0"/>
        <w:spacing w:before="120" w:after="120" w:line="252" w:lineRule="auto"/>
        <w:ind w:firstLine="720"/>
        <w:jc w:val="both"/>
        <w:rPr>
          <w:szCs w:val="24"/>
          <w:lang w:val="nl-NL"/>
        </w:rPr>
      </w:pPr>
      <w:r w:rsidRPr="003764DC">
        <w:rPr>
          <w:szCs w:val="24"/>
          <w:lang w:val="nl-NL"/>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57DF4D88" w14:textId="77777777" w:rsidR="004F3618" w:rsidRPr="003764DC" w:rsidRDefault="00CB22B6" w:rsidP="009B46E6">
      <w:pPr>
        <w:spacing w:before="120" w:after="120" w:line="252" w:lineRule="auto"/>
        <w:ind w:firstLine="720"/>
        <w:jc w:val="both"/>
        <w:rPr>
          <w:b/>
          <w:bCs/>
        </w:rPr>
      </w:pPr>
      <w:r w:rsidRPr="003764DC">
        <w:rPr>
          <w:b/>
          <w:bCs/>
        </w:rPr>
        <w:t>7. Nhu cầu kinh phí thực hiện Đề án:</w:t>
      </w:r>
    </w:p>
    <w:p w14:paraId="2CAE5092" w14:textId="2F258A1C" w:rsidR="00943F3A" w:rsidRPr="003764DC" w:rsidRDefault="00DB2207" w:rsidP="009B46E6">
      <w:pPr>
        <w:spacing w:before="120" w:after="120" w:line="252" w:lineRule="auto"/>
        <w:ind w:firstLine="720"/>
        <w:jc w:val="both"/>
        <w:rPr>
          <w:lang w:val="nl-NL"/>
        </w:rPr>
      </w:pPr>
      <w:r w:rsidRPr="003764DC">
        <w:rPr>
          <w:lang w:val="nl-NL"/>
        </w:rPr>
        <w:t xml:space="preserve">Tổng nhu cầu kinh phí thực hiện giai đoạn 1 của Đề án là 20.456,5 triệu đồng (bằng chữ: Hai mươi tỷ, bốn trăm năm mươi sáu triệu, năm trăm nghìn đồng)</w:t>
      </w:r>
      <w:r w:rsidR="00943F3A" w:rsidRPr="003764DC">
        <w:rPr>
          <w:lang w:val="nl-NL"/>
        </w:rPr>
        <w:t>, trong đó cơ cấu vốn đầu tư như sau:</w:t>
      </w:r>
    </w:p>
    <w:p w14:paraId="3655B5AD" w14:textId="77777777" w:rsidR="00943F3A" w:rsidRPr="003764DC" w:rsidRDefault="00943F3A" w:rsidP="00943F3A">
      <w:pPr>
        <w:jc w:val="right"/>
        <w:rPr>
          <w:rFonts w:asciiTheme="majorHAnsi" w:hAnsiTheme="majorHAnsi" w:cstheme="majorHAnsi"/>
          <w:i/>
          <w:iCs/>
        </w:rPr>
      </w:pPr>
      <w:r w:rsidRPr="003764DC">
        <w:rPr>
          <w:rFonts w:asciiTheme="majorHAnsi" w:hAnsiTheme="majorHAnsi" w:cstheme="majorHAnsi"/>
          <w:i/>
          <w:iCs/>
        </w:rPr>
        <w:t>ĐVT: triệu đồng</w:t>
      </w:r>
    </w:p>
    <w:tbl>
      <w:tblPr>
        <w:tblStyle w:val="TableGrid"/>
        <w:tblW w:w="8821" w:type="dxa"/>
        <w:jc w:val="center"/>
        <w:tblLook w:val="04A0" w:firstRow="1" w:lastRow="0" w:firstColumn="1" w:lastColumn="0" w:noHBand="0" w:noVBand="1"/>
      </w:tblPr>
      <w:tblGrid>
        <w:gridCol w:w="704"/>
        <w:gridCol w:w="6237"/>
        <w:gridCol w:w="1880"/>
      </w:tblGrid>
      <w:tr w:rsidR="003764DC" w:rsidRPr="003764DC" w14:paraId="518E95CA" w14:textId="77777777" w:rsidTr="005510C9">
        <w:trPr>
          <w:trHeight w:val="454"/>
          <w:tblHeader/>
          <w:jc w:val="center"/>
        </w:trPr>
        <w:tc>
          <w:tcPr>
            <w:tcW w:w="704" w:type="dxa"/>
            <w:vAlign w:val="center"/>
          </w:tcPr>
          <w:p w14:paraId="09B2F6BE" w14:textId="77777777" w:rsidR="002E09CF" w:rsidRPr="003764DC" w:rsidRDefault="002E09CF" w:rsidP="005510C9">
            <w:pPr>
              <w:jc w:val="center"/>
              <w:rPr>
                <w:b/>
                <w:bCs/>
                <w:iCs/>
                <w:szCs w:val="20"/>
                <w:lang w:val="vi-VN" w:eastAsia="vi-VN"/>
              </w:rPr>
            </w:pPr>
            <w:r w:rsidRPr="003764DC">
              <w:rPr>
                <w:b/>
                <w:bCs/>
                <w:iCs/>
                <w:szCs w:val="20"/>
                <w:lang w:val="vi-VN" w:eastAsia="vi-VN"/>
              </w:rPr>
              <w:t>TT</w:t>
            </w:r>
          </w:p>
        </w:tc>
        <w:tc>
          <w:tcPr>
            <w:tcW w:w="6237" w:type="dxa"/>
            <w:vAlign w:val="center"/>
          </w:tcPr>
          <w:p w14:paraId="31B09C09" w14:textId="77777777" w:rsidR="002E09CF" w:rsidRPr="003764DC" w:rsidRDefault="002E09CF" w:rsidP="005510C9">
            <w:pPr>
              <w:jc w:val="center"/>
              <w:rPr>
                <w:b/>
                <w:bCs/>
                <w:iCs/>
                <w:szCs w:val="20"/>
                <w:lang w:val="vi-VN" w:eastAsia="vi-VN"/>
              </w:rPr>
            </w:pPr>
            <w:r w:rsidRPr="003764DC">
              <w:rPr>
                <w:b/>
                <w:bCs/>
                <w:iCs/>
                <w:szCs w:val="20"/>
                <w:lang w:val="vi-VN" w:eastAsia="vi-VN"/>
              </w:rPr>
              <w:t>Nội dung, hạng mục</w:t>
            </w:r>
          </w:p>
        </w:tc>
        <w:tc>
          <w:tcPr>
            <w:tcW w:w="1880" w:type="dxa"/>
            <w:vAlign w:val="center"/>
          </w:tcPr>
          <w:p w14:paraId="5F5EC3E8" w14:textId="77777777" w:rsidR="002E09CF" w:rsidRPr="003764DC" w:rsidRDefault="002E09CF" w:rsidP="005510C9">
            <w:pPr>
              <w:jc w:val="center"/>
              <w:rPr>
                <w:b/>
                <w:bCs/>
                <w:iCs/>
                <w:szCs w:val="20"/>
                <w:lang w:eastAsia="vi-VN"/>
              </w:rPr>
            </w:pPr>
            <w:r w:rsidRPr="003764DC">
              <w:rPr>
                <w:b/>
                <w:bCs/>
                <w:iCs/>
                <w:szCs w:val="20"/>
                <w:lang w:val="vi-VN" w:eastAsia="vi-VN"/>
              </w:rPr>
              <w:t>Mức</w:t>
            </w:r>
            <w:r w:rsidRPr="003764DC">
              <w:rPr>
                <w:b/>
                <w:bCs/>
                <w:iCs/>
                <w:szCs w:val="20"/>
                <w:lang w:eastAsia="vi-VN"/>
              </w:rPr>
              <w:t xml:space="preserve"> </w:t>
            </w:r>
            <w:r w:rsidRPr="003764DC">
              <w:rPr>
                <w:b/>
                <w:bCs/>
                <w:iCs/>
                <w:szCs w:val="20"/>
                <w:lang w:val="vi-VN" w:eastAsia="vi-VN"/>
              </w:rPr>
              <w:t>đầu tư</w:t>
            </w:r>
          </w:p>
        </w:tc>
      </w:tr>
      <w:tr w:rsidR="003764DC" w:rsidRPr="003764DC" w14:paraId="6C1032E3" w14:textId="77777777" w:rsidTr="005510C9">
        <w:trPr>
          <w:trHeight w:val="454"/>
          <w:jc w:val="center"/>
        </w:trPr>
        <w:tc>
          <w:tcPr>
            <w:tcW w:w="704" w:type="dxa"/>
            <w:vAlign w:val="center"/>
          </w:tcPr>
          <w:p w14:paraId="66153F8C" w14:textId="77777777" w:rsidR="002E09CF" w:rsidRPr="003764DC" w:rsidRDefault="002E09CF" w:rsidP="005510C9">
            <w:pPr>
              <w:jc w:val="center"/>
              <w:rPr>
                <w:b/>
                <w:bCs/>
                <w:iCs/>
                <w:szCs w:val="20"/>
                <w:lang w:eastAsia="vi-VN"/>
              </w:rPr>
            </w:pPr>
            <w:r w:rsidRPr="003764DC">
              <w:rPr>
                <w:b/>
                <w:bCs/>
                <w:iCs/>
                <w:szCs w:val="20"/>
                <w:lang w:val="vi-VN" w:eastAsia="vi-VN"/>
              </w:rPr>
              <w:t>I</w:t>
            </w:r>
          </w:p>
        </w:tc>
        <w:tc>
          <w:tcPr>
            <w:tcW w:w="6237" w:type="dxa"/>
            <w:vAlign w:val="center"/>
          </w:tcPr>
          <w:p w14:paraId="5833BD8B" w14:textId="77777777" w:rsidR="002E09CF" w:rsidRPr="003764DC" w:rsidRDefault="002E09CF" w:rsidP="005510C9">
            <w:pPr>
              <w:rPr>
                <w:b/>
                <w:bCs/>
                <w:iCs/>
                <w:szCs w:val="20"/>
                <w:lang w:val="vi-VN" w:eastAsia="vi-VN"/>
              </w:rPr>
            </w:pPr>
            <w:r w:rsidRPr="003764DC">
              <w:rPr>
                <w:b/>
                <w:bCs/>
                <w:iCs/>
                <w:szCs w:val="20"/>
                <w:lang w:val="vi-VN" w:eastAsia="vi-VN"/>
              </w:rPr>
              <w:t>Đầu tư CSVC và mua sắm thiết bị</w:t>
            </w:r>
          </w:p>
        </w:tc>
        <w:tc>
          <w:tcPr>
            <w:tcW w:w="1880" w:type="dxa"/>
            <w:vAlign w:val="center"/>
          </w:tcPr>
          <w:p w14:paraId="53FB559C"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20.405</w:t>
            </w:r>
          </w:p>
        </w:tc>
      </w:tr>
      <w:tr w:rsidR="003764DC" w:rsidRPr="003764DC" w14:paraId="3EFFC88E" w14:textId="77777777" w:rsidTr="005510C9">
        <w:trPr>
          <w:trHeight w:val="454"/>
          <w:jc w:val="center"/>
        </w:trPr>
        <w:tc>
          <w:tcPr>
            <w:tcW w:w="704" w:type="dxa"/>
            <w:vAlign w:val="center"/>
          </w:tcPr>
          <w:p w14:paraId="447D19E9" w14:textId="77777777" w:rsidR="002E09CF" w:rsidRPr="003764DC" w:rsidRDefault="002E09CF" w:rsidP="005510C9">
            <w:pPr>
              <w:jc w:val="center"/>
              <w:rPr>
                <w:b/>
                <w:bCs/>
                <w:iCs/>
                <w:szCs w:val="20"/>
                <w:lang w:val="vi-VN" w:eastAsia="vi-VN"/>
              </w:rPr>
            </w:pPr>
            <w:r w:rsidRPr="003764DC">
              <w:rPr>
                <w:b/>
                <w:bCs/>
                <w:iCs/>
                <w:szCs w:val="20"/>
                <w:lang w:val="vi-VN" w:eastAsia="vi-VN"/>
              </w:rPr>
              <w:t>1</w:t>
            </w:r>
          </w:p>
        </w:tc>
        <w:tc>
          <w:tcPr>
            <w:tcW w:w="6237" w:type="dxa"/>
            <w:vAlign w:val="center"/>
          </w:tcPr>
          <w:p w14:paraId="0E57EBC5" w14:textId="77777777" w:rsidR="002E09CF" w:rsidRPr="003764DC" w:rsidRDefault="002E09CF" w:rsidP="005510C9">
            <w:pPr>
              <w:rPr>
                <w:b/>
                <w:bCs/>
                <w:iCs/>
                <w:szCs w:val="20"/>
                <w:lang w:val="vi-VN" w:eastAsia="vi-VN"/>
              </w:rPr>
            </w:pPr>
            <w:r w:rsidRPr="003764DC">
              <w:rPr>
                <w:b/>
                <w:bCs/>
                <w:iCs/>
                <w:szCs w:val="20"/>
                <w:lang w:val="vi-VN" w:eastAsia="vi-VN"/>
              </w:rPr>
              <w:t>Chi đầu tư xây dựng cơ bản</w:t>
            </w:r>
          </w:p>
        </w:tc>
        <w:tc>
          <w:tcPr>
            <w:tcW w:w="1880" w:type="dxa"/>
            <w:vAlign w:val="center"/>
          </w:tcPr>
          <w:p w14:paraId="5DFC9C29"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11.900</w:t>
            </w:r>
          </w:p>
        </w:tc>
      </w:tr>
      <w:tr w:rsidR="003764DC" w:rsidRPr="003764DC" w14:paraId="10520AEB" w14:textId="77777777" w:rsidTr="005510C9">
        <w:trPr>
          <w:trHeight w:val="454"/>
          <w:jc w:val="center"/>
        </w:trPr>
        <w:tc>
          <w:tcPr>
            <w:tcW w:w="704" w:type="dxa"/>
            <w:vAlign w:val="center"/>
          </w:tcPr>
          <w:p w14:paraId="75BDCC7E" w14:textId="77777777" w:rsidR="002E09CF" w:rsidRPr="003764DC" w:rsidRDefault="002E09CF" w:rsidP="005510C9">
            <w:pPr>
              <w:jc w:val="center"/>
              <w:rPr>
                <w:i/>
                <w:szCs w:val="20"/>
                <w:lang w:val="vi-VN" w:eastAsia="vi-VN"/>
              </w:rPr>
            </w:pPr>
            <w:r w:rsidRPr="003764DC">
              <w:rPr>
                <w:i/>
                <w:szCs w:val="20"/>
                <w:lang w:val="vi-VN" w:eastAsia="vi-VN"/>
              </w:rPr>
              <w:t>1.1</w:t>
            </w:r>
          </w:p>
        </w:tc>
        <w:tc>
          <w:tcPr>
            <w:tcW w:w="6237" w:type="dxa"/>
            <w:vAlign w:val="center"/>
          </w:tcPr>
          <w:p w14:paraId="0D5B06F8" w14:textId="77777777" w:rsidR="002E09CF" w:rsidRPr="003764DC" w:rsidRDefault="002E09CF" w:rsidP="005510C9">
            <w:pPr>
              <w:rPr>
                <w:i/>
                <w:szCs w:val="20"/>
                <w:lang w:val="vi-VN" w:eastAsia="vi-VN"/>
              </w:rPr>
            </w:pPr>
            <w:r w:rsidRPr="003764DC">
              <w:rPr>
                <w:i/>
                <w:szCs w:val="20"/>
                <w:lang w:val="vi-VN" w:eastAsia="vi-VN"/>
              </w:rPr>
              <w:t xml:space="preserve">Nhà xưởng kiểm định 740 m2</w:t>
            </w:r>
          </w:p>
        </w:tc>
        <w:tc>
          <w:tcPr>
            <w:tcW w:w="1880" w:type="dxa"/>
            <w:vAlign w:val="center"/>
          </w:tcPr>
          <w:p w14:paraId="7827220B" w14:textId="77777777" w:rsidR="002E09CF" w:rsidRPr="003764DC" w:rsidRDefault="002E09CF" w:rsidP="005510C9">
            <w:pPr>
              <w:jc w:val="right"/>
              <w:rPr>
                <w:i/>
                <w:szCs w:val="20"/>
                <w:lang w:val="vi-VN" w:eastAsia="vi-VN"/>
              </w:rPr>
            </w:pPr>
            <w:r w:rsidRPr="003764DC">
              <w:rPr>
                <w:i/>
                <w:szCs w:val="20"/>
                <w:lang w:val="vi-VN" w:eastAsia="vi-VN"/>
              </w:rPr>
              <w:t>5.600</w:t>
            </w:r>
          </w:p>
        </w:tc>
      </w:tr>
      <w:tr w:rsidR="003764DC" w:rsidRPr="003764DC" w14:paraId="13ABEB96" w14:textId="77777777" w:rsidTr="005510C9">
        <w:trPr>
          <w:trHeight w:val="454"/>
          <w:jc w:val="center"/>
        </w:trPr>
        <w:tc>
          <w:tcPr>
            <w:tcW w:w="704" w:type="dxa"/>
            <w:vAlign w:val="center"/>
          </w:tcPr>
          <w:p w14:paraId="367983DB" w14:textId="77777777" w:rsidR="002E09CF" w:rsidRPr="003764DC" w:rsidRDefault="002E09CF" w:rsidP="005510C9">
            <w:pPr>
              <w:jc w:val="center"/>
              <w:rPr>
                <w:i/>
                <w:szCs w:val="20"/>
                <w:lang w:val="vi-VN" w:eastAsia="vi-VN"/>
              </w:rPr>
            </w:pPr>
            <w:r w:rsidRPr="003764DC">
              <w:rPr>
                <w:i/>
                <w:szCs w:val="20"/>
                <w:lang w:val="vi-VN" w:eastAsia="vi-VN"/>
              </w:rPr>
              <w:t>1.2</w:t>
            </w:r>
          </w:p>
        </w:tc>
        <w:tc>
          <w:tcPr>
            <w:tcW w:w="6237" w:type="dxa"/>
            <w:vAlign w:val="center"/>
          </w:tcPr>
          <w:p w14:paraId="6EC44205" w14:textId="77777777" w:rsidR="002E09CF" w:rsidRPr="003764DC" w:rsidRDefault="002E09CF" w:rsidP="005510C9">
            <w:pPr>
              <w:rPr>
                <w:i/>
                <w:szCs w:val="20"/>
                <w:lang w:val="vi-VN" w:eastAsia="vi-VN"/>
              </w:rPr>
            </w:pPr>
            <w:r w:rsidRPr="003764DC">
              <w:rPr>
                <w:i/>
                <w:szCs w:val="20"/>
                <w:lang w:val="vi-VN" w:eastAsia="vi-VN"/>
              </w:rPr>
              <w:t xml:space="preserve">Nhà làm việc Bộ phận Văn phòng </w:t>
            </w:r>
            <w:r w:rsidRPr="003764DC">
              <w:rPr>
                <w:iCs/>
                <w:szCs w:val="20"/>
                <w:lang w:val="vi-VN" w:eastAsia="vi-VN"/>
              </w:rPr>
              <w:t>250 m</w:t>
            </w:r>
            <w:r w:rsidRPr="003764DC">
              <w:rPr>
                <w:iCs/>
                <w:szCs w:val="20"/>
                <w:vertAlign w:val="superscript"/>
                <w:lang w:val="vi-VN" w:eastAsia="vi-VN"/>
              </w:rPr>
              <w:t>2</w:t>
            </w:r>
          </w:p>
        </w:tc>
        <w:tc>
          <w:tcPr>
            <w:tcW w:w="1880" w:type="dxa"/>
            <w:vAlign w:val="center"/>
          </w:tcPr>
          <w:p w14:paraId="7A25B55F" w14:textId="77777777" w:rsidR="002E09CF" w:rsidRPr="003764DC" w:rsidRDefault="002E09CF" w:rsidP="005510C9">
            <w:pPr>
              <w:jc w:val="right"/>
              <w:rPr>
                <w:i/>
                <w:szCs w:val="20"/>
                <w:lang w:val="vi-VN" w:eastAsia="vi-VN"/>
              </w:rPr>
            </w:pPr>
            <w:r w:rsidRPr="003764DC">
              <w:rPr>
                <w:i/>
                <w:szCs w:val="20"/>
                <w:lang w:val="vi-VN" w:eastAsia="vi-VN"/>
              </w:rPr>
              <w:t>2.500</w:t>
            </w:r>
          </w:p>
        </w:tc>
      </w:tr>
      <w:tr w:rsidR="003764DC" w:rsidRPr="003764DC" w14:paraId="5C73CB01" w14:textId="77777777" w:rsidTr="005510C9">
        <w:trPr>
          <w:trHeight w:val="454"/>
          <w:jc w:val="center"/>
        </w:trPr>
        <w:tc>
          <w:tcPr>
            <w:tcW w:w="704" w:type="dxa"/>
            <w:vAlign w:val="center"/>
          </w:tcPr>
          <w:p w14:paraId="45798686" w14:textId="77777777" w:rsidR="002E09CF" w:rsidRPr="003764DC" w:rsidRDefault="002E09CF" w:rsidP="005510C9">
            <w:pPr>
              <w:jc w:val="center"/>
              <w:rPr>
                <w:i/>
                <w:szCs w:val="20"/>
                <w:lang w:val="vi-VN" w:eastAsia="vi-VN"/>
              </w:rPr>
            </w:pPr>
            <w:r w:rsidRPr="003764DC">
              <w:rPr>
                <w:i/>
                <w:szCs w:val="20"/>
                <w:lang w:val="vi-VN" w:eastAsia="vi-VN"/>
              </w:rPr>
              <w:t>1.3</w:t>
            </w:r>
          </w:p>
        </w:tc>
        <w:tc>
          <w:tcPr>
            <w:tcW w:w="6237" w:type="dxa"/>
            <w:vAlign w:val="center"/>
          </w:tcPr>
          <w:p w14:paraId="622AA2E3" w14:textId="77777777" w:rsidR="002E09CF" w:rsidRPr="003764DC" w:rsidRDefault="002E09CF" w:rsidP="005510C9">
            <w:pPr>
              <w:rPr>
                <w:i/>
                <w:szCs w:val="20"/>
                <w:lang w:val="vi-VN" w:eastAsia="vi-VN"/>
              </w:rPr>
            </w:pPr>
            <w:r w:rsidRPr="003764DC">
              <w:rPr>
                <w:i/>
                <w:szCs w:val="20"/>
                <w:lang w:val="vi-VN" w:eastAsia="vi-VN"/>
              </w:rPr>
              <w:t>Đầu tư hệ thống phòng cháy chữa cháy</w:t>
            </w:r>
          </w:p>
        </w:tc>
        <w:tc>
          <w:tcPr>
            <w:tcW w:w="1880" w:type="dxa"/>
            <w:vAlign w:val="center"/>
          </w:tcPr>
          <w:p w14:paraId="18B7C100" w14:textId="77777777" w:rsidR="002E09CF" w:rsidRPr="003764DC" w:rsidRDefault="002E09CF" w:rsidP="005510C9">
            <w:pPr>
              <w:jc w:val="right"/>
              <w:rPr>
                <w:i/>
                <w:szCs w:val="20"/>
                <w:lang w:val="vi-VN" w:eastAsia="vi-VN"/>
              </w:rPr>
            </w:pPr>
            <w:r w:rsidRPr="003764DC">
              <w:rPr>
                <w:i/>
                <w:szCs w:val="20"/>
                <w:lang w:val="vi-VN" w:eastAsia="vi-VN"/>
              </w:rPr>
              <w:t>1.000</w:t>
            </w:r>
          </w:p>
        </w:tc>
      </w:tr>
      <w:tr w:rsidR="003764DC" w:rsidRPr="003764DC" w14:paraId="0C252E5E" w14:textId="77777777" w:rsidTr="005510C9">
        <w:trPr>
          <w:trHeight w:val="454"/>
          <w:jc w:val="center"/>
        </w:trPr>
        <w:tc>
          <w:tcPr>
            <w:tcW w:w="704" w:type="dxa"/>
            <w:vAlign w:val="center"/>
          </w:tcPr>
          <w:p w14:paraId="613FD36E" w14:textId="77777777" w:rsidR="002E09CF" w:rsidRPr="003764DC" w:rsidRDefault="002E09CF" w:rsidP="005510C9">
            <w:pPr>
              <w:jc w:val="center"/>
              <w:rPr>
                <w:i/>
                <w:szCs w:val="20"/>
                <w:lang w:val="vi-VN" w:eastAsia="vi-VN"/>
              </w:rPr>
            </w:pPr>
            <w:r w:rsidRPr="003764DC">
              <w:rPr>
                <w:i/>
                <w:szCs w:val="20"/>
                <w:lang w:val="vi-VN" w:eastAsia="vi-VN"/>
              </w:rPr>
              <w:t>1.4</w:t>
            </w:r>
          </w:p>
        </w:tc>
        <w:tc>
          <w:tcPr>
            <w:tcW w:w="6237" w:type="dxa"/>
            <w:vAlign w:val="center"/>
          </w:tcPr>
          <w:p w14:paraId="689F1CA4" w14:textId="77777777" w:rsidR="002E09CF" w:rsidRPr="003764DC" w:rsidRDefault="002E09CF" w:rsidP="005510C9">
            <w:pPr>
              <w:rPr>
                <w:i/>
                <w:szCs w:val="20"/>
                <w:lang w:val="vi-VN" w:eastAsia="vi-VN"/>
              </w:rPr>
            </w:pPr>
            <w:r w:rsidRPr="003764DC">
              <w:rPr>
                <w:i/>
                <w:szCs w:val="20"/>
                <w:lang w:val="vi-VN" w:eastAsia="vi-VN"/>
              </w:rPr>
              <w:t>Hệ thống đường nội bộ (rộng 6m x dài 120m) 720</w:t>
            </w:r>
            <w:r w:rsidRPr="003764DC">
              <w:rPr>
                <w:iCs/>
                <w:szCs w:val="20"/>
                <w:lang w:val="vi-VN" w:eastAsia="vi-VN"/>
              </w:rPr>
              <w:t>m</w:t>
            </w:r>
            <w:r w:rsidRPr="003764DC">
              <w:rPr>
                <w:iCs/>
                <w:szCs w:val="20"/>
                <w:vertAlign w:val="superscript"/>
                <w:lang w:val="vi-VN" w:eastAsia="vi-VN"/>
              </w:rPr>
              <w:t>2</w:t>
            </w:r>
          </w:p>
        </w:tc>
        <w:tc>
          <w:tcPr>
            <w:tcW w:w="1880" w:type="dxa"/>
            <w:vAlign w:val="center"/>
          </w:tcPr>
          <w:p w14:paraId="3B1ABF2E" w14:textId="77777777" w:rsidR="002E09CF" w:rsidRPr="003764DC" w:rsidRDefault="002E09CF" w:rsidP="005510C9">
            <w:pPr>
              <w:jc w:val="right"/>
              <w:rPr>
                <w:i/>
                <w:szCs w:val="20"/>
                <w:lang w:val="vi-VN" w:eastAsia="vi-VN"/>
              </w:rPr>
            </w:pPr>
            <w:r w:rsidRPr="003764DC">
              <w:rPr>
                <w:i/>
                <w:szCs w:val="20"/>
                <w:lang w:val="vi-VN" w:eastAsia="vi-VN"/>
              </w:rPr>
              <w:t>800</w:t>
            </w:r>
          </w:p>
        </w:tc>
      </w:tr>
      <w:tr w:rsidR="003764DC" w:rsidRPr="003764DC" w14:paraId="18B449E9" w14:textId="77777777" w:rsidTr="005510C9">
        <w:trPr>
          <w:trHeight w:val="454"/>
          <w:jc w:val="center"/>
        </w:trPr>
        <w:tc>
          <w:tcPr>
            <w:tcW w:w="704" w:type="dxa"/>
            <w:vAlign w:val="center"/>
          </w:tcPr>
          <w:p w14:paraId="097079C9" w14:textId="77777777" w:rsidR="002E09CF" w:rsidRPr="003764DC" w:rsidRDefault="002E09CF" w:rsidP="005510C9">
            <w:pPr>
              <w:jc w:val="center"/>
              <w:rPr>
                <w:i/>
                <w:szCs w:val="20"/>
                <w:lang w:val="vi-VN" w:eastAsia="vi-VN"/>
              </w:rPr>
            </w:pPr>
            <w:r w:rsidRPr="003764DC">
              <w:rPr>
                <w:i/>
                <w:szCs w:val="20"/>
                <w:lang w:val="vi-VN" w:eastAsia="vi-VN"/>
              </w:rPr>
              <w:t>1.5</w:t>
            </w:r>
          </w:p>
        </w:tc>
        <w:tc>
          <w:tcPr>
            <w:tcW w:w="6237" w:type="dxa"/>
            <w:vAlign w:val="center"/>
          </w:tcPr>
          <w:p w14:paraId="3AFCB8E3" w14:textId="77777777" w:rsidR="002E09CF" w:rsidRPr="003764DC" w:rsidRDefault="002E09CF" w:rsidP="005510C9">
            <w:pPr>
              <w:rPr>
                <w:i/>
                <w:szCs w:val="20"/>
                <w:lang w:val="vi-VN" w:eastAsia="vi-VN"/>
              </w:rPr>
            </w:pPr>
            <w:r w:rsidRPr="003764DC">
              <w:rPr>
                <w:i/>
                <w:szCs w:val="20"/>
                <w:lang w:val="vi-VN" w:eastAsia="vi-VN"/>
              </w:rPr>
              <w:t xml:space="preserve">Bãi đỗ xe bê tông 2.000 m2 (giai đoạn 1; 2.000 m2 còn lại đầu tư cùng dây chuyền thứ hai)</w:t>
            </w:r>
          </w:p>
        </w:tc>
        <w:tc>
          <w:tcPr>
            <w:tcW w:w="1880" w:type="dxa"/>
            <w:vAlign w:val="center"/>
          </w:tcPr>
          <w:p w14:paraId="0C4D9E08" w14:textId="77777777" w:rsidR="002E09CF" w:rsidRPr="003764DC" w:rsidRDefault="002E09CF" w:rsidP="005510C9">
            <w:pPr>
              <w:jc w:val="right"/>
              <w:rPr>
                <w:i/>
                <w:szCs w:val="20"/>
                <w:lang w:val="vi-VN" w:eastAsia="vi-VN"/>
              </w:rPr>
            </w:pPr>
            <w:r w:rsidRPr="003764DC">
              <w:rPr>
                <w:i/>
                <w:szCs w:val="20"/>
                <w:lang w:val="vi-VN" w:eastAsia="vi-VN"/>
              </w:rPr>
              <w:t xml:space="preserve">2.000</w:t>
            </w:r>
          </w:p>
        </w:tc>
      </w:tr>
      <w:tr w:rsidR="003764DC" w:rsidRPr="003764DC" w14:paraId="68C65587" w14:textId="77777777" w:rsidTr="005510C9">
        <w:trPr>
          <w:trHeight w:val="454"/>
          <w:jc w:val="center"/>
        </w:trPr>
        <w:tc>
          <w:tcPr>
            <w:tcW w:w="704" w:type="dxa"/>
            <w:vAlign w:val="center"/>
          </w:tcPr>
          <w:p w14:paraId="5784418A" w14:textId="77777777" w:rsidR="002E09CF" w:rsidRPr="003764DC" w:rsidRDefault="002E09CF" w:rsidP="005510C9">
            <w:pPr>
              <w:jc w:val="center"/>
              <w:rPr>
                <w:b/>
                <w:bCs/>
                <w:iCs/>
                <w:szCs w:val="20"/>
                <w:lang w:val="vi-VN" w:eastAsia="vi-VN"/>
              </w:rPr>
            </w:pPr>
            <w:r w:rsidRPr="003764DC">
              <w:rPr>
                <w:b/>
                <w:bCs/>
                <w:iCs/>
                <w:szCs w:val="20"/>
                <w:lang w:val="vi-VN" w:eastAsia="vi-VN"/>
              </w:rPr>
              <w:t>2</w:t>
            </w:r>
          </w:p>
        </w:tc>
        <w:tc>
          <w:tcPr>
            <w:tcW w:w="6237" w:type="dxa"/>
            <w:vAlign w:val="center"/>
          </w:tcPr>
          <w:p w14:paraId="07D3396E" w14:textId="77777777" w:rsidR="002E09CF" w:rsidRPr="003764DC" w:rsidRDefault="002E09CF" w:rsidP="005510C9">
            <w:pPr>
              <w:rPr>
                <w:b/>
                <w:bCs/>
                <w:iCs/>
                <w:szCs w:val="20"/>
                <w:lang w:val="vi-VN" w:eastAsia="vi-VN"/>
              </w:rPr>
            </w:pPr>
            <w:r w:rsidRPr="003764DC">
              <w:rPr>
                <w:b/>
                <w:bCs/>
                <w:iCs/>
                <w:szCs w:val="20"/>
                <w:lang w:val="vi-VN" w:eastAsia="vi-VN"/>
              </w:rPr>
              <w:t>Chi đầu tư trang thiết bị kiểm định, hạ tầng kỹ thuật</w:t>
            </w:r>
          </w:p>
        </w:tc>
        <w:tc>
          <w:tcPr>
            <w:tcW w:w="1880" w:type="dxa"/>
            <w:vAlign w:val="center"/>
          </w:tcPr>
          <w:p w14:paraId="4D4EF2D3" w14:textId="77777777" w:rsidR="002E09CF" w:rsidRPr="003764DC" w:rsidRDefault="002E09CF" w:rsidP="005510C9">
            <w:pPr>
              <w:jc w:val="right"/>
              <w:rPr>
                <w:b/>
                <w:bCs/>
                <w:iCs/>
                <w:szCs w:val="20"/>
                <w:lang w:val="vi-VN" w:eastAsia="vi-VN"/>
              </w:rPr>
            </w:pPr>
            <w:r w:rsidRPr="003764DC">
              <w:rPr>
                <w:b/>
                <w:bCs/>
                <w:iCs/>
                <w:szCs w:val="20"/>
                <w:lang w:val="vi-VN" w:eastAsia="vi-VN"/>
              </w:rPr>
              <w:t>6.650</w:t>
            </w:r>
          </w:p>
        </w:tc>
      </w:tr>
      <w:tr w:rsidR="003764DC" w:rsidRPr="003764DC" w14:paraId="5FF9DECD" w14:textId="77777777" w:rsidTr="005510C9">
        <w:trPr>
          <w:trHeight w:val="454"/>
          <w:jc w:val="center"/>
        </w:trPr>
        <w:tc>
          <w:tcPr>
            <w:tcW w:w="704" w:type="dxa"/>
            <w:vAlign w:val="center"/>
          </w:tcPr>
          <w:p w14:paraId="1BCC03D2" w14:textId="77777777" w:rsidR="002E09CF" w:rsidRPr="003764DC" w:rsidRDefault="002E09CF" w:rsidP="005510C9">
            <w:pPr>
              <w:jc w:val="center"/>
              <w:rPr>
                <w:i/>
                <w:szCs w:val="20"/>
                <w:lang w:val="vi-VN" w:eastAsia="vi-VN"/>
              </w:rPr>
            </w:pPr>
            <w:r w:rsidRPr="003764DC">
              <w:rPr>
                <w:i/>
                <w:szCs w:val="20"/>
                <w:lang w:val="vi-VN" w:eastAsia="vi-VN"/>
              </w:rPr>
              <w:t>2.1</w:t>
            </w:r>
          </w:p>
        </w:tc>
        <w:tc>
          <w:tcPr>
            <w:tcW w:w="6237" w:type="dxa"/>
            <w:vAlign w:val="center"/>
          </w:tcPr>
          <w:p w14:paraId="7CBB58B7" w14:textId="77777777" w:rsidR="002E09CF" w:rsidRPr="003764DC" w:rsidRDefault="002E09CF" w:rsidP="005510C9">
            <w:pPr>
              <w:rPr>
                <w:i/>
                <w:szCs w:val="20"/>
                <w:lang w:val="vi-VN" w:eastAsia="vi-VN"/>
              </w:rPr>
            </w:pPr>
            <w:r w:rsidRPr="003764DC">
              <w:rPr>
                <w:i/>
                <w:szCs w:val="20"/>
                <w:lang w:val="vi-VN" w:eastAsia="vi-VN"/>
              </w:rPr>
              <w:t xml:space="preserve">Thiết bị 01 dây chuyền kiểm định tổng hợp loại I và loại II (giai đoạn 1)</w:t>
            </w:r>
          </w:p>
        </w:tc>
        <w:tc>
          <w:tcPr>
            <w:tcW w:w="1880" w:type="dxa"/>
            <w:vAlign w:val="center"/>
          </w:tcPr>
          <w:p w14:paraId="3A4764FC" w14:textId="77777777" w:rsidR="002E09CF" w:rsidRPr="003764DC" w:rsidRDefault="002E09CF" w:rsidP="005510C9">
            <w:pPr>
              <w:jc w:val="right"/>
              <w:rPr>
                <w:i/>
                <w:szCs w:val="20"/>
                <w:lang w:val="vi-VN" w:eastAsia="vi-VN"/>
              </w:rPr>
            </w:pPr>
            <w:r w:rsidRPr="003764DC">
              <w:rPr>
                <w:i/>
                <w:szCs w:val="20"/>
                <w:lang w:val="vi-VN" w:eastAsia="vi-VN"/>
              </w:rPr>
              <w:t xml:space="preserve">2.820</w:t>
            </w:r>
          </w:p>
        </w:tc>
      </w:tr>
      <w:tr w:rsidR="003764DC" w:rsidRPr="003764DC" w14:paraId="45909203" w14:textId="77777777" w:rsidTr="005510C9">
        <w:trPr>
          <w:trHeight w:val="454"/>
          <w:jc w:val="center"/>
        </w:trPr>
        <w:tc>
          <w:tcPr>
            <w:tcW w:w="704" w:type="dxa"/>
            <w:vAlign w:val="center"/>
          </w:tcPr>
          <w:p w14:paraId="0FE554B6" w14:textId="77777777" w:rsidR="002E09CF" w:rsidRPr="003764DC" w:rsidRDefault="002E09CF" w:rsidP="005510C9">
            <w:pPr>
              <w:jc w:val="center"/>
              <w:rPr>
                <w:i/>
                <w:szCs w:val="20"/>
                <w:lang w:val="vi-VN" w:eastAsia="vi-VN"/>
              </w:rPr>
            </w:pPr>
            <w:r w:rsidRPr="003764DC">
              <w:rPr>
                <w:i/>
                <w:szCs w:val="20"/>
                <w:lang w:val="vi-VN" w:eastAsia="vi-VN"/>
              </w:rPr>
              <w:t>2.2</w:t>
            </w:r>
          </w:p>
        </w:tc>
        <w:tc>
          <w:tcPr>
            <w:tcW w:w="6237" w:type="dxa"/>
            <w:vAlign w:val="center"/>
          </w:tcPr>
          <w:p w14:paraId="6BEF95B8" w14:textId="77777777" w:rsidR="002E09CF" w:rsidRPr="003764DC" w:rsidRDefault="002E09CF" w:rsidP="005510C9">
            <w:pPr>
              <w:rPr>
                <w:i/>
                <w:szCs w:val="20"/>
                <w:lang w:val="vi-VN" w:eastAsia="vi-VN"/>
              </w:rPr>
            </w:pPr>
            <w:r w:rsidRPr="003764DC">
              <w:rPr>
                <w:i/>
                <w:szCs w:val="20"/>
                <w:lang w:val="vi-VN" w:eastAsia="vi-VN"/>
              </w:rPr>
              <w:t>Thiết bị phụ trợ kèm theo dây chuyền kiểm định</w:t>
            </w:r>
          </w:p>
        </w:tc>
        <w:tc>
          <w:tcPr>
            <w:tcW w:w="1880" w:type="dxa"/>
            <w:vAlign w:val="center"/>
          </w:tcPr>
          <w:p w14:paraId="614F983F" w14:textId="77777777" w:rsidR="002E09CF" w:rsidRPr="003764DC" w:rsidRDefault="002E09CF" w:rsidP="005510C9">
            <w:pPr>
              <w:jc w:val="right"/>
              <w:rPr>
                <w:i/>
                <w:szCs w:val="20"/>
                <w:lang w:val="vi-VN" w:eastAsia="vi-VN"/>
              </w:rPr>
            </w:pPr>
            <w:r w:rsidRPr="003764DC">
              <w:rPr>
                <w:i/>
                <w:szCs w:val="20"/>
                <w:lang w:val="vi-VN" w:eastAsia="vi-VN"/>
              </w:rPr>
              <w:t>350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2.3</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Thiết bị văn phòng</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500</w:t>
            </w:r>
          </w:p>
        </w:tc>
      </w:tr>
      <w:tr w:rsidR="003764DC" w:rsidRPr="003764DC" w14:paraId="7C537DD2" w14:textId="77777777" w:rsidTr="005510C9">
        <w:trPr>
          <w:trHeight w:val="454"/>
          <w:jc w:val="center"/>
        </w:trPr>
        <w:tc>
          <w:tcPr>
            <w:tcW w:w="704" w:type="dxa"/>
            <w:vAlign w:val="center"/>
          </w:tcPr>
          <w:p w14:paraId="563E50DC" w14:textId="77777777" w:rsidR="002E09CF" w:rsidRPr="003764DC" w:rsidRDefault="002E09CF" w:rsidP="005510C9">
            <w:pPr>
              <w:jc w:val="center"/>
              <w:rPr>
                <w:i/>
                <w:szCs w:val="20"/>
                <w:lang w:val="vi-VN" w:eastAsia="vi-VN"/>
              </w:rPr>
            </w:pPr>
            <w:r w:rsidRPr="003764DC">
              <w:rPr>
                <w:i/>
                <w:szCs w:val="20"/>
                <w:lang w:val="vi-VN" w:eastAsia="vi-VN"/>
              </w:rPr>
              <w:t xml:space="preserve">2.4</w:t>
            </w:r>
          </w:p>
        </w:tc>
        <w:tc>
          <w:tcPr>
            <w:tcW w:w="6237" w:type="dxa"/>
            <w:vAlign w:val="center"/>
          </w:tcPr>
          <w:p w14:paraId="2FB0E49C" w14:textId="77777777" w:rsidR="002E09CF" w:rsidRPr="003764DC" w:rsidRDefault="002E09CF" w:rsidP="005510C9">
            <w:pPr>
              <w:rPr>
                <w:i/>
                <w:szCs w:val="20"/>
                <w:lang w:val="vi-VN" w:eastAsia="vi-VN"/>
              </w:rPr>
            </w:pPr>
            <w:r w:rsidRPr="003764DC">
              <w:rPr>
                <w:i/>
                <w:szCs w:val="20"/>
                <w:lang w:val="vi-VN" w:eastAsia="vi-VN"/>
              </w:rPr>
              <w:t xml:space="preserve">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303F0299" w14:textId="77777777" w:rsidR="002E09CF" w:rsidRPr="003764DC" w:rsidRDefault="002E09CF" w:rsidP="005510C9">
            <w:pPr>
              <w:jc w:val="right"/>
              <w:rPr>
                <w:i/>
                <w:szCs w:val="20"/>
                <w:lang w:val="vi-VN" w:eastAsia="vi-VN"/>
              </w:rPr>
            </w:pPr>
            <w:r w:rsidRPr="003764DC">
              <w:rPr>
                <w:i/>
                <w:szCs w:val="20"/>
                <w:lang w:val="vi-VN" w:eastAsia="vi-VN"/>
              </w:rPr>
              <w:t xml:space="preserve">2.980</w:t>
            </w:r>
          </w:p>
        </w:tc>
      </w:tr>
      <w:tr w:rsidR="003764DC" w:rsidRPr="003764DC" w14:paraId="5B77DDF0" w14:textId="77777777" w:rsidTr="005510C9">
        <w:trPr>
          <w:trHeight w:val="1036"/>
          <w:jc w:val="center"/>
        </w:trPr>
        <w:tc>
          <w:tcPr>
            <w:tcW w:w="704" w:type="dxa"/>
            <w:vAlign w:val="center"/>
          </w:tcPr>
          <w:p w14:paraId="2A0EE41E" w14:textId="77777777" w:rsidR="002E09CF" w:rsidRPr="003764DC" w:rsidRDefault="002E09CF" w:rsidP="005510C9">
            <w:pPr>
              <w:jc w:val="center"/>
              <w:rPr>
                <w:b/>
                <w:bCs/>
                <w:i/>
                <w:szCs w:val="20"/>
                <w:lang w:val="vi-VN" w:eastAsia="vi-VN"/>
              </w:rPr>
            </w:pPr>
            <w:r w:rsidRPr="003764DC">
              <w:rPr>
                <w:b/>
                <w:bCs/>
                <w:iCs/>
                <w:szCs w:val="20"/>
                <w:lang w:val="vi-VN" w:eastAsia="vi-VN"/>
              </w:rPr>
              <w:t>3</w:t>
            </w:r>
          </w:p>
        </w:tc>
        <w:tc>
          <w:tcPr>
            <w:tcW w:w="6237" w:type="dxa"/>
            <w:vAlign w:val="center"/>
          </w:tcPr>
          <w:p w14:paraId="18520C12" w14:textId="77777777" w:rsidR="002E09CF" w:rsidRPr="003764DC" w:rsidRDefault="002E09CF" w:rsidP="005510C9">
            <w:pPr>
              <w:rPr>
                <w:b/>
                <w:bCs/>
                <w:i/>
                <w:szCs w:val="20"/>
                <w:lang w:val="vi-VN" w:eastAsia="vi-VN"/>
              </w:rPr>
            </w:pPr>
            <w:r w:rsidRPr="003764DC">
              <w:rPr>
                <w:b/>
                <w:bCs/>
                <w:iCs/>
                <w:szCs w:val="20"/>
                <w:lang w:val="vi-VN" w:eastAsia="vi-VN"/>
              </w:rPr>
              <w:t xml:space="preserve">Chi phí khác </w:t>
            </w:r>
            <w:r w:rsidRPr="003764DC">
              <w:rPr>
                <w:iCs/>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EA5D8B8"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1.855</w:t>
            </w:r>
          </w:p>
        </w:tc>
      </w:tr>
      <w:tr w:rsidR="003764DC" w:rsidRPr="003764DC" w14:paraId="0B0CB383" w14:textId="77777777" w:rsidTr="005510C9">
        <w:trPr>
          <w:trHeight w:val="454"/>
          <w:jc w:val="center"/>
        </w:trPr>
        <w:tc>
          <w:tcPr>
            <w:tcW w:w="704" w:type="dxa"/>
            <w:vAlign w:val="center"/>
          </w:tcPr>
          <w:p w14:paraId="208A2AE3" w14:textId="77777777" w:rsidR="002E09CF" w:rsidRPr="003764DC" w:rsidRDefault="002E09CF" w:rsidP="005510C9">
            <w:pPr>
              <w:jc w:val="center"/>
              <w:rPr>
                <w:b/>
                <w:bCs/>
                <w:iCs/>
                <w:szCs w:val="20"/>
                <w:lang w:eastAsia="vi-VN"/>
              </w:rPr>
            </w:pPr>
            <w:r w:rsidRPr="003764DC">
              <w:rPr>
                <w:b/>
                <w:bCs/>
                <w:iCs/>
                <w:szCs w:val="20"/>
                <w:lang w:val="vi-VN" w:eastAsia="vi-VN"/>
              </w:rPr>
              <w:t>II</w:t>
            </w:r>
          </w:p>
        </w:tc>
        <w:tc>
          <w:tcPr>
            <w:tcW w:w="6237" w:type="dxa"/>
            <w:vAlign w:val="center"/>
          </w:tcPr>
          <w:p w14:paraId="6F9C131D" w14:textId="77777777" w:rsidR="002E09CF" w:rsidRPr="003764DC" w:rsidRDefault="002E09CF" w:rsidP="005510C9">
            <w:pPr>
              <w:rPr>
                <w:b/>
                <w:bCs/>
                <w:iCs/>
                <w:szCs w:val="20"/>
                <w:lang w:val="vi-VN" w:eastAsia="vi-VN"/>
              </w:rPr>
            </w:pPr>
            <w:r w:rsidRPr="003764DC">
              <w:rPr>
                <w:b/>
                <w:bCs/>
                <w:iCs/>
                <w:szCs w:val="20"/>
                <w:lang w:val="vi-VN" w:eastAsia="vi-VN"/>
              </w:rPr>
              <w:t>CHI PHÍ ĐÀO TẠO, BỒI DƯỠNG</w:t>
            </w:r>
          </w:p>
        </w:tc>
        <w:tc>
          <w:tcPr>
            <w:tcW w:w="1880" w:type="dxa"/>
            <w:vAlign w:val="center"/>
          </w:tcPr>
          <w:p w14:paraId="519638C5"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51,5</w:t>
            </w:r>
          </w:p>
        </w:tc>
      </w:tr>
      <w:tr w:rsidR="003764DC" w:rsidRPr="003764DC" w14:paraId="4C74555D" w14:textId="77777777" w:rsidTr="005510C9">
        <w:trPr>
          <w:trHeight w:val="491"/>
          <w:jc w:val="center"/>
        </w:trPr>
        <w:tc>
          <w:tcPr>
            <w:tcW w:w="704" w:type="dxa"/>
            <w:vAlign w:val="center"/>
          </w:tcPr>
          <w:p w14:paraId="014F692F" w14:textId="77777777" w:rsidR="002E09CF" w:rsidRPr="003764DC" w:rsidRDefault="002E09CF" w:rsidP="005510C9">
            <w:pPr>
              <w:jc w:val="center"/>
              <w:rPr>
                <w:iCs/>
                <w:szCs w:val="20"/>
                <w:lang w:val="vi-VN" w:eastAsia="vi-VN"/>
              </w:rPr>
            </w:pPr>
            <w:r w:rsidRPr="003764DC">
              <w:rPr>
                <w:iCs/>
                <w:szCs w:val="20"/>
                <w:lang w:val="vi-VN" w:eastAsia="vi-VN"/>
              </w:rPr>
              <w:t>1</w:t>
            </w:r>
          </w:p>
        </w:tc>
        <w:tc>
          <w:tcPr>
            <w:tcW w:w="6237" w:type="dxa"/>
            <w:vAlign w:val="center"/>
          </w:tcPr>
          <w:p w14:paraId="5E82D337" w14:textId="77777777" w:rsidR="002E09CF" w:rsidRPr="003764DC" w:rsidRDefault="002E09CF" w:rsidP="005510C9">
            <w:pPr>
              <w:rPr>
                <w:iCs/>
                <w:szCs w:val="20"/>
                <w:lang w:val="vi-VN" w:eastAsia="vi-VN"/>
              </w:rPr>
            </w:pPr>
            <w:r w:rsidRPr="003764DC">
              <w:rPr>
                <w:iCs/>
                <w:szCs w:val="20"/>
                <w:lang w:val="vi-VN" w:eastAsia="vi-VN"/>
              </w:rPr>
              <w:t xml:space="preserve">ĐKV: 4 người: (10,7 triệu/người x 4 người) gồm: Học phí 5 triệu/người + tiền công tác phí, ăn ở, đi lại: 5,7 triệu/người.</w:t>
            </w:r>
          </w:p>
        </w:tc>
        <w:tc>
          <w:tcPr>
            <w:tcW w:w="1880" w:type="dxa"/>
            <w:vAlign w:val="center"/>
          </w:tcPr>
          <w:p w14:paraId="5BEDC616" w14:textId="77777777" w:rsidR="002E09CF" w:rsidRPr="003764DC" w:rsidRDefault="002E09CF" w:rsidP="005510C9">
            <w:pPr>
              <w:jc w:val="right"/>
              <w:rPr>
                <w:iCs/>
                <w:szCs w:val="20"/>
                <w:lang w:val="vi-VN" w:eastAsia="vi-VN"/>
              </w:rPr>
            </w:pPr>
            <w:r w:rsidRPr="003764DC">
              <w:rPr>
                <w:iCs/>
                <w:szCs w:val="20"/>
                <w:lang w:val="vi-VN" w:eastAsia="vi-VN"/>
              </w:rPr>
              <w:t xml:space="preserve">42,8</w:t>
            </w:r>
          </w:p>
          <w:p w14:paraId="4BD52EE1" w14:textId="77777777" w:rsidR="002E09CF" w:rsidRPr="003764DC" w:rsidRDefault="002E09CF" w:rsidP="005510C9">
            <w:pPr>
              <w:spacing w:before="60" w:after="60" w:line="264" w:lineRule="auto"/>
              <w:ind w:firstLine="709"/>
              <w:rPr>
                <w:szCs w:val="20"/>
                <w:lang w:val="vi-VN" w:eastAsia="vi-VN"/>
              </w:rPr>
            </w:pPr>
          </w:p>
        </w:tc>
      </w:tr>
      <w:tr w:rsidR="003764DC" w:rsidRPr="003764DC" w14:paraId="342A166C" w14:textId="77777777" w:rsidTr="005510C9">
        <w:trPr>
          <w:trHeight w:val="96"/>
          <w:jc w:val="center"/>
        </w:trPr>
        <w:tc>
          <w:tcPr>
            <w:tcW w:w="704" w:type="dxa"/>
            <w:vAlign w:val="center"/>
          </w:tcPr>
          <w:p w14:paraId="25FBB2A5" w14:textId="77777777" w:rsidR="002E09CF" w:rsidRPr="003764DC" w:rsidRDefault="002E09CF" w:rsidP="005510C9">
            <w:pPr>
              <w:jc w:val="center"/>
              <w:rPr>
                <w:iCs/>
                <w:szCs w:val="20"/>
                <w:lang w:val="vi-VN" w:eastAsia="vi-VN"/>
              </w:rPr>
            </w:pPr>
            <w:r w:rsidRPr="003764DC">
              <w:rPr>
                <w:iCs/>
                <w:szCs w:val="20"/>
                <w:lang w:val="vi-VN" w:eastAsia="vi-VN"/>
              </w:rPr>
              <w:t>2</w:t>
            </w:r>
          </w:p>
        </w:tc>
        <w:tc>
          <w:tcPr>
            <w:tcW w:w="6237" w:type="dxa"/>
            <w:vAlign w:val="center"/>
          </w:tcPr>
          <w:p w14:paraId="44011FF6" w14:textId="77777777" w:rsidR="002E09CF" w:rsidRPr="003764DC" w:rsidRDefault="002E09CF" w:rsidP="005510C9">
            <w:pPr>
              <w:rPr>
                <w:iCs/>
                <w:szCs w:val="20"/>
                <w:lang w:val="vi-VN" w:eastAsia="vi-VN"/>
              </w:rPr>
            </w:pPr>
            <w:r w:rsidRPr="003764DC">
              <w:rPr>
                <w:iCs/>
                <w:szCs w:val="20"/>
                <w:lang w:val="vi-VN" w:eastAsia="vi-VN"/>
              </w:rPr>
              <w:t>Nhân viên nghiệp vụ: 1 người (8,7 triệu/người x 1 người)</w:t>
            </w:r>
          </w:p>
        </w:tc>
        <w:tc>
          <w:tcPr>
            <w:tcW w:w="1880" w:type="dxa"/>
            <w:vAlign w:val="center"/>
          </w:tcPr>
          <w:p w14:paraId="7A33E6CC" w14:textId="77777777" w:rsidR="002E09CF" w:rsidRPr="003764DC" w:rsidRDefault="002E09CF" w:rsidP="005510C9">
            <w:pPr>
              <w:jc w:val="right"/>
              <w:rPr>
                <w:iCs/>
                <w:szCs w:val="20"/>
                <w:lang w:val="vi-VN" w:eastAsia="vi-VN"/>
              </w:rPr>
            </w:pPr>
            <w:r w:rsidRPr="003764DC">
              <w:rPr>
                <w:iCs/>
                <w:szCs w:val="20"/>
                <w:lang w:val="vi-VN" w:eastAsia="vi-VN"/>
              </w:rPr>
              <w:t>8,7</w:t>
            </w:r>
          </w:p>
        </w:tc>
      </w:tr>
      <w:tr w:rsidR="003764DC" w:rsidRPr="003764DC" w14:paraId="611B6C49" w14:textId="77777777" w:rsidTr="005510C9">
        <w:trPr>
          <w:trHeight w:val="571"/>
          <w:jc w:val="center"/>
        </w:trPr>
        <w:tc>
          <w:tcPr>
            <w:tcW w:w="6941" w:type="dxa"/>
            <w:gridSpan w:val="2"/>
            <w:vAlign w:val="center"/>
          </w:tcPr>
          <w:p w14:paraId="4DAAFFE1" w14:textId="77777777" w:rsidR="002E09CF" w:rsidRPr="003764DC" w:rsidRDefault="002E09CF" w:rsidP="005510C9">
            <w:pPr>
              <w:jc w:val="center"/>
              <w:rPr>
                <w:b/>
                <w:bCs/>
                <w:iCs/>
                <w:szCs w:val="20"/>
                <w:lang w:val="vi-VN" w:eastAsia="vi-VN"/>
              </w:rPr>
            </w:pPr>
            <w:r w:rsidRPr="003764DC">
              <w:rPr>
                <w:b/>
                <w:bCs/>
                <w:iCs/>
                <w:szCs w:val="20"/>
                <w:lang w:val="vi-VN" w:eastAsia="vi-VN"/>
              </w:rPr>
              <w:t>TỔNG CỘNG (I+II)</w:t>
            </w:r>
          </w:p>
        </w:tc>
        <w:tc>
          <w:tcPr>
            <w:tcW w:w="1880" w:type="dxa"/>
            <w:vAlign w:val="center"/>
          </w:tcPr>
          <w:p w14:paraId="342741FE" w14:textId="77777777" w:rsidR="002E09CF" w:rsidRPr="003764DC" w:rsidRDefault="002E09CF" w:rsidP="005510C9">
            <w:pPr>
              <w:jc w:val="right"/>
              <w:rPr>
                <w:b/>
                <w:bCs/>
                <w:iCs/>
                <w:szCs w:val="20"/>
                <w:lang w:val="vi-VN" w:eastAsia="vi-VN"/>
              </w:rPr>
            </w:pPr>
            <w:r w:rsidRPr="003764DC">
              <w:rPr>
                <w:b/>
                <w:bCs/>
                <w:iCs/>
                <w:szCs w:val="20"/>
                <w:lang w:val="vi-VN" w:eastAsia="vi-VN"/>
              </w:rPr>
              <w:t xml:space="preserve">20.456,5</w:t>
            </w:r>
          </w:p>
        </w:tc>
      </w:tr>
    </w:tbl>
    <w:p w14:paraId="5DB269BC" w14:textId="77777777" w:rsidR="008347A7" w:rsidRPr="003764DC" w:rsidRDefault="008347A7" w:rsidP="00F9277B">
      <w:pPr>
        <w:widowControl w:val="0"/>
        <w:spacing w:line="264" w:lineRule="auto"/>
        <w:ind w:firstLine="720"/>
        <w:jc w:val="both"/>
        <w:rPr>
          <w:b/>
          <w:bCs/>
          <w:lang w:val="nl-NL"/>
        </w:rPr>
      </w:pPr>
      <w:r w:rsidRPr="003764DC">
        <w:rPr>
          <w:b/>
          <w:bCs/>
          <w:lang w:val="nl-NL"/>
        </w:rPr>
        <w:t>8. Lộ trình, các bước thực hiện Đề án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4366"/>
        <w:gridCol w:w="1384"/>
        <w:gridCol w:w="1378"/>
        <w:gridCol w:w="1348"/>
      </w:tblGrid>
      <w:tr w:rsidR="003764DC" w:rsidRPr="003764DC" w14:paraId="21D1BD7E" w14:textId="77777777" w:rsidTr="006D13CA">
        <w:trPr>
          <w:tblHeader/>
        </w:trPr>
        <w:tc>
          <w:tcPr>
            <w:tcW w:w="591" w:type="dxa"/>
            <w:vAlign w:val="center"/>
          </w:tcPr>
          <w:p w14:paraId="208F3255" w14:textId="77777777" w:rsidR="00AA2CBE" w:rsidRPr="003764DC" w:rsidRDefault="00AA2CBE" w:rsidP="00AA2CBE">
            <w:pPr>
              <w:jc w:val="center"/>
              <w:rPr>
                <w:lang w:val="vi-VN" w:eastAsia="vi-VN"/>
              </w:rPr>
            </w:pPr>
            <w:r w:rsidRPr="003764DC">
              <w:rPr>
                <w:b/>
                <w:bCs/>
                <w:lang w:val="vi-VN" w:eastAsia="vi-VN"/>
              </w:rPr>
              <w:t>TT</w:t>
            </w:r>
          </w:p>
        </w:tc>
        <w:tc>
          <w:tcPr>
            <w:tcW w:w="4366" w:type="dxa"/>
            <w:vAlign w:val="center"/>
          </w:tcPr>
          <w:p w14:paraId="308AA2F9" w14:textId="77777777" w:rsidR="00AA2CBE" w:rsidRPr="003764DC" w:rsidRDefault="00AA2CBE" w:rsidP="00AA2CBE">
            <w:pPr>
              <w:jc w:val="center"/>
              <w:rPr>
                <w:lang w:val="vi-VN" w:eastAsia="vi-VN"/>
              </w:rPr>
            </w:pPr>
            <w:r w:rsidRPr="003764DC">
              <w:rPr>
                <w:b/>
                <w:bCs/>
                <w:lang w:val="vi-VN" w:eastAsia="vi-VN"/>
              </w:rPr>
              <w:t>Nội dung</w:t>
            </w:r>
          </w:p>
        </w:tc>
        <w:tc>
          <w:tcPr>
            <w:tcW w:w="1384" w:type="dxa"/>
          </w:tcPr>
          <w:p w14:paraId="519AF7DB" w14:textId="77777777" w:rsidR="00AA2CBE" w:rsidRPr="003764DC" w:rsidRDefault="00AA2CBE" w:rsidP="00AA2CBE">
            <w:pPr>
              <w:jc w:val="center"/>
              <w:rPr>
                <w:b/>
                <w:bCs/>
                <w:lang w:eastAsia="vi-VN"/>
              </w:rPr>
            </w:pPr>
            <w:r w:rsidRPr="003764DC">
              <w:rPr>
                <w:b/>
                <w:bCs/>
                <w:lang w:eastAsia="vi-VN"/>
              </w:rPr>
              <w:t>Đơn vị chủ trì thực hiện</w:t>
            </w:r>
          </w:p>
        </w:tc>
        <w:tc>
          <w:tcPr>
            <w:tcW w:w="1378" w:type="dxa"/>
            <w:vAlign w:val="center"/>
          </w:tcPr>
          <w:p w14:paraId="41237EC0" w14:textId="77777777" w:rsidR="00AA2CBE" w:rsidRPr="003764DC" w:rsidRDefault="00AA2CBE" w:rsidP="00AA2CBE">
            <w:pPr>
              <w:jc w:val="center"/>
              <w:rPr>
                <w:b/>
                <w:bCs/>
                <w:lang w:eastAsia="vi-VN"/>
              </w:rPr>
            </w:pPr>
            <w:r w:rsidRPr="003764DC">
              <w:rPr>
                <w:b/>
                <w:bCs/>
                <w:lang w:eastAsia="vi-VN"/>
              </w:rPr>
              <w:t>Đơn vị phê duyệt</w:t>
            </w:r>
          </w:p>
        </w:tc>
        <w:tc>
          <w:tcPr>
            <w:tcW w:w="1348" w:type="dxa"/>
            <w:vAlign w:val="center"/>
          </w:tcPr>
          <w:p w14:paraId="09C25EB3" w14:textId="77777777" w:rsidR="00AA2CBE" w:rsidRPr="003764DC" w:rsidRDefault="00AA2CBE" w:rsidP="00AA2CBE">
            <w:pPr>
              <w:jc w:val="center"/>
              <w:rPr>
                <w:b/>
                <w:bCs/>
                <w:lang w:eastAsia="vi-VN"/>
              </w:rPr>
            </w:pPr>
            <w:r w:rsidRPr="003764DC">
              <w:rPr>
                <w:b/>
                <w:bCs/>
                <w:lang w:val="vi-VN" w:eastAsia="vi-VN"/>
              </w:rPr>
              <w:t xml:space="preserve">Thời gian </w:t>
            </w:r>
          </w:p>
          <w:p w14:paraId="00B7AF6E" w14:textId="77777777" w:rsidR="00AA2CBE" w:rsidRPr="003764DC" w:rsidRDefault="00AA2CBE" w:rsidP="00AA2CBE">
            <w:pPr>
              <w:jc w:val="center"/>
              <w:rPr>
                <w:lang w:val="vi-VN" w:eastAsia="vi-VN"/>
              </w:rPr>
            </w:pPr>
            <w:r w:rsidRPr="003764DC">
              <w:rPr>
                <w:b/>
                <w:bCs/>
                <w:lang w:val="vi-VN" w:eastAsia="vi-VN"/>
              </w:rPr>
              <w:t>dự kiến</w:t>
            </w:r>
          </w:p>
        </w:tc>
      </w:tr>
      <w:tr w:rsidR="003764DC" w:rsidRPr="003764DC" w14:paraId="69919E21" w14:textId="77777777" w:rsidTr="006D13CA">
        <w:tc>
          <w:tcPr>
            <w:tcW w:w="591" w:type="dxa"/>
            <w:vAlign w:val="center"/>
          </w:tcPr>
          <w:p w14:paraId="065F5CE6" w14:textId="77777777" w:rsidR="00AA2CBE" w:rsidRPr="003764DC" w:rsidRDefault="00AA2CBE" w:rsidP="00AA2CBE">
            <w:pPr>
              <w:jc w:val="center"/>
              <w:rPr>
                <w:b/>
                <w:bCs/>
                <w:lang w:eastAsia="vi-VN"/>
              </w:rPr>
            </w:pPr>
            <w:r w:rsidRPr="003764DC">
              <w:rPr>
                <w:b/>
                <w:bCs/>
                <w:lang w:eastAsia="vi-VN"/>
              </w:rPr>
              <w:t>1</w:t>
            </w:r>
          </w:p>
        </w:tc>
        <w:tc>
          <w:tcPr>
            <w:tcW w:w="4366" w:type="dxa"/>
            <w:vAlign w:val="center"/>
          </w:tcPr>
          <w:p w14:paraId="137BA588" w14:textId="77777777" w:rsidR="00AA2CBE" w:rsidRPr="003764DC" w:rsidRDefault="00AA2CBE" w:rsidP="00AA2CBE">
            <w:pPr>
              <w:jc w:val="both"/>
              <w:rPr>
                <w:b/>
                <w:bCs/>
                <w:lang w:val="vi-VN" w:eastAsia="vi-VN"/>
              </w:rPr>
            </w:pPr>
            <w:r w:rsidRPr="003764DC">
              <w:rPr>
                <w:b/>
                <w:bCs/>
                <w:lang w:val="vi-VN" w:eastAsia="vi-VN"/>
              </w:rPr>
              <w:t>Giai đoạn 1. Chấp thuận chủ trương</w:t>
            </w:r>
          </w:p>
        </w:tc>
        <w:tc>
          <w:tcPr>
            <w:tcW w:w="1384" w:type="dxa"/>
          </w:tcPr>
          <w:p w14:paraId="098A168F" w14:textId="77777777" w:rsidR="00AA2CBE" w:rsidRPr="003764DC" w:rsidRDefault="00AA2CBE" w:rsidP="00AA2CBE">
            <w:pPr>
              <w:jc w:val="center"/>
              <w:rPr>
                <w:b/>
                <w:bCs/>
                <w:lang w:eastAsia="vi-VN"/>
              </w:rPr>
            </w:pPr>
          </w:p>
        </w:tc>
        <w:tc>
          <w:tcPr>
            <w:tcW w:w="1378" w:type="dxa"/>
            <w:vAlign w:val="center"/>
          </w:tcPr>
          <w:p w14:paraId="11901400" w14:textId="77777777" w:rsidR="00AA2CBE" w:rsidRPr="003764DC" w:rsidRDefault="00AA2CBE" w:rsidP="00AA2CBE">
            <w:pPr>
              <w:jc w:val="center"/>
              <w:rPr>
                <w:b/>
                <w:bCs/>
                <w:lang w:val="vi-VN" w:eastAsia="vi-VN"/>
              </w:rPr>
            </w:pPr>
          </w:p>
        </w:tc>
        <w:tc>
          <w:tcPr>
            <w:tcW w:w="1348" w:type="dxa"/>
            <w:vAlign w:val="center"/>
          </w:tcPr>
          <w:p w14:paraId="5F5C0DFD" w14:textId="77777777" w:rsidR="00AA2CBE" w:rsidRPr="003764DC" w:rsidRDefault="00AA2CBE" w:rsidP="00AA2CBE">
            <w:pPr>
              <w:jc w:val="center"/>
              <w:rPr>
                <w:b/>
                <w:bCs/>
                <w:lang w:val="vi-VN" w:eastAsia="vi-VN"/>
              </w:rPr>
            </w:pPr>
          </w:p>
        </w:tc>
      </w:tr>
      <w:tr w:rsidR="003764DC" w:rsidRPr="003764DC" w14:paraId="54F3BD42" w14:textId="77777777" w:rsidTr="006D13CA">
        <w:trPr>
          <w:trHeight w:val="1939"/>
        </w:trPr>
        <w:tc>
          <w:tcPr>
            <w:tcW w:w="591" w:type="dxa"/>
            <w:vAlign w:val="center"/>
          </w:tcPr>
          <w:p w14:paraId="126C39D9" w14:textId="77777777" w:rsidR="00AA2CBE" w:rsidRPr="003764DC" w:rsidRDefault="00AA2CBE" w:rsidP="00AA2CBE">
            <w:pPr>
              <w:jc w:val="center"/>
              <w:rPr>
                <w:lang w:val="vi-VN" w:eastAsia="vi-VN"/>
              </w:rPr>
            </w:pPr>
            <w:r w:rsidRPr="003764DC">
              <w:rPr>
                <w:lang w:eastAsia="vi-VN"/>
              </w:rPr>
              <w:t>1.</w:t>
            </w:r>
            <w:r w:rsidRPr="003764DC">
              <w:rPr>
                <w:lang w:val="vi-VN" w:eastAsia="vi-VN"/>
              </w:rPr>
              <w:t>1</w:t>
            </w:r>
          </w:p>
        </w:tc>
        <w:tc>
          <w:tcPr>
            <w:tcW w:w="4366" w:type="dxa"/>
            <w:vAlign w:val="center"/>
          </w:tcPr>
          <w:p w14:paraId="5CF3F5D9" w14:textId="77777777" w:rsidR="00AA2CBE" w:rsidRPr="003764DC" w:rsidRDefault="00AA2CBE" w:rsidP="00AA2CBE">
            <w:pPr>
              <w:jc w:val="both"/>
              <w:rPr>
                <w:lang w:eastAsia="vi-VN"/>
              </w:rPr>
            </w:pPr>
            <w:r w:rsidRPr="003764DC">
              <w:rPr>
                <w:lang w:val="vi-VN" w:eastAsia="vi-VN"/>
              </w:rPr>
              <w:t xml:space="preserve">Hoàn thiện Đề án, lấy ý kiến các </w:t>
            </w:r>
            <w:r w:rsidRPr="003764DC">
              <w:rPr>
                <w:lang w:eastAsia="vi-VN"/>
              </w:rPr>
              <w:t>s</w:t>
            </w:r>
            <w:r w:rsidRPr="003764DC">
              <w:rPr>
                <w:lang w:val="vi-VN" w:eastAsia="vi-VN"/>
              </w:rPr>
              <w:t>ở</w:t>
            </w:r>
            <w:r w:rsidRPr="003764DC">
              <w:rPr>
                <w:lang w:eastAsia="vi-VN"/>
              </w:rPr>
              <w:t>,</w:t>
            </w:r>
            <w:r w:rsidRPr="003764DC">
              <w:rPr>
                <w:lang w:val="vi-VN" w:eastAsia="vi-VN"/>
              </w:rPr>
              <w:t xml:space="preserve"> ngành</w:t>
            </w:r>
            <w:r w:rsidRPr="003764DC">
              <w:rPr>
                <w:lang w:eastAsia="vi-VN"/>
              </w:rPr>
              <w:t>, đơn vị, địa phương</w:t>
            </w:r>
            <w:r w:rsidRPr="003764DC">
              <w:rPr>
                <w:lang w:val="vi-VN" w:eastAsia="vi-VN"/>
              </w:rPr>
              <w:t>; trình UBND tỉnh Quảng Ngãi phê duyệt</w:t>
            </w:r>
            <w:r w:rsidRPr="003764DC">
              <w:rPr>
                <w:lang w:eastAsia="vi-VN"/>
              </w:rPr>
              <w:t xml:space="preserve">: Đề án, </w:t>
            </w:r>
            <w:r w:rsidRPr="003764DC">
              <w:rPr>
                <w:lang w:eastAsia="vi-VN"/>
              </w:rPr>
              <w:t xml:space="preserve">chấp thuận chủ trương thành lập doanh nghiệp, xã hội hoá (trình lại qua Sở Tài chính theo Công văn số 10316/UBND-NC; xin ý kiến hướng dẫn của Bộ Tài chính, Bộ Nội vụ)</w:t>
            </w:r>
          </w:p>
        </w:tc>
        <w:tc>
          <w:tcPr>
            <w:tcW w:w="1384" w:type="dxa"/>
            <w:vAlign w:val="center"/>
          </w:tcPr>
          <w:p w14:paraId="162B72A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1BD95A70" w14:textId="77777777" w:rsidR="00AA2CBE" w:rsidRPr="003764DC" w:rsidRDefault="00AA2CBE" w:rsidP="00AA2CBE">
            <w:pPr>
              <w:jc w:val="center"/>
              <w:rPr>
                <w:lang w:eastAsia="vi-VN"/>
              </w:rPr>
            </w:pPr>
            <w:r w:rsidRPr="003764DC">
              <w:rPr>
                <w:lang w:eastAsia="vi-VN"/>
              </w:rPr>
              <w:t>UBND tỉnh</w:t>
            </w:r>
          </w:p>
        </w:tc>
        <w:tc>
          <w:tcPr>
            <w:tcW w:w="1348" w:type="dxa"/>
            <w:vAlign w:val="center"/>
          </w:tcPr>
          <w:p w14:paraId="7C6F4D41" w14:textId="77777777" w:rsidR="00AA2CBE" w:rsidRPr="003764DC" w:rsidRDefault="00AA2CBE" w:rsidP="00AA2CBE">
            <w:pPr>
              <w:jc w:val="center"/>
              <w:rPr>
                <w:lang w:val="vi-VN" w:eastAsia="vi-VN"/>
              </w:rPr>
            </w:pPr>
            <w:r w:rsidRPr="003764DC">
              <w:rPr>
                <w:lang w:eastAsia="vi-VN"/>
              </w:rPr>
              <w:t xml:space="preserve">Quý IV năm 2026 – Quý I năm 2027</w:t>
            </w:r>
          </w:p>
        </w:tc>
      </w:tr>
      <w:tr w:rsidR="003764DC" w:rsidRPr="003764DC" w14:paraId="1263ECBD" w14:textId="77777777" w:rsidTr="006D13CA">
        <w:tc>
          <w:tcPr>
            <w:tcW w:w="591" w:type="dxa"/>
            <w:vAlign w:val="center"/>
          </w:tcPr>
          <w:p w14:paraId="25B0768D" w14:textId="77777777" w:rsidR="00AA2CBE" w:rsidRPr="003764DC" w:rsidRDefault="00AA2CBE" w:rsidP="00AA2CBE">
            <w:pPr>
              <w:jc w:val="center"/>
              <w:rPr>
                <w:b/>
                <w:bCs/>
                <w:lang w:eastAsia="vi-VN"/>
              </w:rPr>
            </w:pPr>
            <w:r w:rsidRPr="003764DC">
              <w:rPr>
                <w:b/>
                <w:bCs/>
                <w:lang w:eastAsia="vi-VN"/>
              </w:rPr>
              <w:t>2</w:t>
            </w:r>
          </w:p>
        </w:tc>
        <w:tc>
          <w:tcPr>
            <w:tcW w:w="4366" w:type="dxa"/>
            <w:vAlign w:val="center"/>
          </w:tcPr>
          <w:p w14:paraId="7DC0D670" w14:textId="77777777" w:rsidR="00AA2CBE" w:rsidRPr="003764DC" w:rsidRDefault="00AA2CBE" w:rsidP="00AA2CBE">
            <w:pPr>
              <w:jc w:val="both"/>
              <w:rPr>
                <w:b/>
                <w:bCs/>
                <w:lang w:val="vi-VN" w:eastAsia="vi-VN"/>
              </w:rPr>
            </w:pPr>
            <w:r w:rsidRPr="003764DC">
              <w:rPr>
                <w:b/>
                <w:bCs/>
                <w:lang w:val="vi-VN" w:eastAsia="vi-VN"/>
              </w:rPr>
              <w:t>Giai đoạn 2. Hoàn thiện phương án sử dụng tài sản công</w:t>
            </w:r>
          </w:p>
        </w:tc>
        <w:tc>
          <w:tcPr>
            <w:tcW w:w="1384" w:type="dxa"/>
            <w:vAlign w:val="center"/>
          </w:tcPr>
          <w:p w14:paraId="69EF7102" w14:textId="77777777" w:rsidR="00AA2CBE" w:rsidRPr="003764DC" w:rsidRDefault="00AA2CBE" w:rsidP="00AA2CBE">
            <w:pPr>
              <w:jc w:val="center"/>
              <w:rPr>
                <w:b/>
                <w:bCs/>
                <w:lang w:eastAsia="vi-VN"/>
              </w:rPr>
            </w:pPr>
          </w:p>
        </w:tc>
        <w:tc>
          <w:tcPr>
            <w:tcW w:w="1378" w:type="dxa"/>
            <w:vAlign w:val="center"/>
          </w:tcPr>
          <w:p w14:paraId="21CF5057" w14:textId="77777777" w:rsidR="00AA2CBE" w:rsidRPr="003764DC" w:rsidRDefault="00AA2CBE" w:rsidP="00AA2CBE">
            <w:pPr>
              <w:jc w:val="center"/>
              <w:rPr>
                <w:b/>
                <w:bCs/>
                <w:lang w:eastAsia="vi-VN"/>
              </w:rPr>
            </w:pPr>
          </w:p>
        </w:tc>
        <w:tc>
          <w:tcPr>
            <w:tcW w:w="1348" w:type="dxa"/>
            <w:vAlign w:val="center"/>
          </w:tcPr>
          <w:p w14:paraId="2949E1B0" w14:textId="77777777" w:rsidR="00AA2CBE" w:rsidRPr="003764DC" w:rsidRDefault="00AA2CBE" w:rsidP="00AA2CBE">
            <w:pPr>
              <w:jc w:val="center"/>
              <w:rPr>
                <w:lang w:eastAsia="vi-VN"/>
              </w:rPr>
            </w:pPr>
            <w:r w:rsidRPr="003764DC">
              <w:rPr>
                <w:lang w:eastAsia="vi-VN"/>
              </w:rPr>
              <w:t>Sau khi hoàn thiện Giai đoạn 1</w:t>
            </w:r>
          </w:p>
        </w:tc>
      </w:tr>
      <w:tr w:rsidR="003764DC" w:rsidRPr="003764DC" w14:paraId="0C9E3CFC" w14:textId="77777777" w:rsidTr="006D13CA">
        <w:tc>
          <w:tcPr>
            <w:tcW w:w="591" w:type="dxa"/>
            <w:vAlign w:val="center"/>
          </w:tcPr>
          <w:p w14:paraId="1E7DD34C" w14:textId="77777777" w:rsidR="00AA2CBE" w:rsidRPr="003764DC" w:rsidRDefault="00AA2CBE" w:rsidP="00AA2CBE">
            <w:pPr>
              <w:jc w:val="center"/>
              <w:rPr>
                <w:lang w:eastAsia="vi-VN"/>
              </w:rPr>
            </w:pPr>
            <w:r w:rsidRPr="003764DC">
              <w:rPr>
                <w:lang w:eastAsia="vi-VN"/>
              </w:rPr>
              <w:t>2.1</w:t>
            </w:r>
          </w:p>
        </w:tc>
        <w:tc>
          <w:tcPr>
            <w:tcW w:w="4366" w:type="dxa"/>
            <w:vAlign w:val="center"/>
          </w:tcPr>
          <w:p w14:paraId="5C1FCCC5" w14:textId="77777777" w:rsidR="00AA2CBE" w:rsidRPr="003764DC" w:rsidRDefault="00AA2CBE" w:rsidP="00AA2CBE">
            <w:pPr>
              <w:jc w:val="both"/>
              <w:rPr>
                <w:lang w:val="vi-VN" w:eastAsia="vi-VN"/>
              </w:rPr>
            </w:pPr>
            <w:r w:rsidRPr="003764DC">
              <w:rPr>
                <w:lang w:val="vi-VN" w:eastAsia="vi-VN"/>
              </w:rPr>
              <w:t>Rà soát hiện trạng đất, tài sản.</w:t>
            </w:r>
          </w:p>
        </w:tc>
        <w:tc>
          <w:tcPr>
            <w:tcW w:w="1384" w:type="dxa"/>
            <w:vAlign w:val="center"/>
          </w:tcPr>
          <w:p w14:paraId="4AFF8A51"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486A1CB8"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restart"/>
            <w:vAlign w:val="center"/>
          </w:tcPr>
          <w:p w14:paraId="29DC89C6" w14:textId="77777777" w:rsidR="00AA2CBE" w:rsidRPr="003764DC" w:rsidRDefault="00AA2CBE" w:rsidP="00AA2CBE">
            <w:pPr>
              <w:jc w:val="center"/>
              <w:rPr>
                <w:lang w:eastAsia="vi-VN"/>
              </w:rPr>
            </w:pPr>
            <w:r w:rsidRPr="003764DC">
              <w:rPr>
                <w:lang w:eastAsia="vi-VN"/>
              </w:rPr>
              <w:t xml:space="preserve">Quý I năm 2027</w:t>
            </w:r>
          </w:p>
        </w:tc>
      </w:tr>
      <w:tr w:rsidR="003764DC" w:rsidRPr="003764DC" w14:paraId="2D00BB8C" w14:textId="77777777" w:rsidTr="006D13CA">
        <w:tc>
          <w:tcPr>
            <w:tcW w:w="591" w:type="dxa"/>
            <w:vAlign w:val="center"/>
          </w:tcPr>
          <w:p w14:paraId="383AD0B7" w14:textId="381AB7B4" w:rsidR="00AA2CBE" w:rsidRPr="003764DC" w:rsidRDefault="00AA2CBE" w:rsidP="00AA2CBE">
            <w:pPr>
              <w:jc w:val="center"/>
              <w:rPr>
                <w:lang w:eastAsia="vi-VN"/>
              </w:rPr>
            </w:pPr>
            <w:r w:rsidRPr="003764DC">
              <w:rPr>
                <w:lang w:eastAsia="vi-VN"/>
              </w:rPr>
              <w:t>2.</w:t>
            </w:r>
            <w:r w:rsidR="00AB436D" w:rsidRPr="003764DC">
              <w:rPr>
                <w:lang w:eastAsia="vi-VN"/>
              </w:rPr>
              <w:t>2</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Lập, thẩm định và phê duyệt Đề án sử dụng tài sản công vào mục đích kinh doanh, liên doanh, liên kết </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Trường Cao đẳng Kon Tum</w:t>
            </w:r>
          </w:p>
        </w:tc>
        <w:tc>
          <w:tcPr>
            <w:tcW w:w="1348" w:type="dxa"/>
            <w:vMerge/>
            <w:vAlign w:val="center"/>
          </w:tcPr>
          <w:p w14:paraId="68F57E72" w14:textId="77777777" w:rsidR="00AA2CBE" w:rsidRPr="003764DC" w:rsidRDefault="00AA2CBE" w:rsidP="00AA2CBE">
            <w:pPr>
              <w:jc w:val="center"/>
              <w:rPr>
                <w:lang w:eastAsia="vi-VN"/>
              </w:rPr>
            </w:pPr>
          </w:p>
        </w:tc>
      </w:tr>
      <w:tr w:rsidR="003764DC" w:rsidRPr="003764DC" w14:paraId="2D00BB8C" w14:textId="77777777" w:rsidTr="006D13CA">
        <w:trPr/>
        <w:tc>
          <w:tcPr>
            <w:tcW w:w="591" w:type="dxa"/>
            <w:vAlign w:val="center"/>
          </w:tcPr>
          <w:p w14:paraId="383AD0B7" w14:textId="381AB7B4" w:rsidR="00AA2CBE" w:rsidRPr="003764DC" w:rsidRDefault="00AA2CBE" w:rsidP="00AA2CBE">
            <w:pPr>
              <w:jc w:val="center"/>
              <w:rPr>
                <w:lang w:eastAsia="vi-VN"/>
              </w:rPr>
            </w:pPr>
            <w:r w:rsidRPr="003764DC">
              <w:rPr>
                <w:lang w:eastAsia="vi-VN"/>
              </w:rPr>
              <w:t xml:space="preserve">2.3</w:t>
            </w:r>
          </w:p>
        </w:tc>
        <w:tc>
          <w:tcPr>
            <w:tcW w:w="4366" w:type="dxa"/>
            <w:vAlign w:val="center"/>
          </w:tcPr>
          <w:p w14:paraId="4365D785" w14:textId="77777777" w:rsidR="00AA2CBE" w:rsidRPr="003764DC" w:rsidRDefault="00AA2CBE" w:rsidP="00AA2CBE">
            <w:pPr>
              <w:jc w:val="both"/>
              <w:rPr>
                <w:lang w:eastAsia="vi-VN"/>
              </w:rPr>
            </w:pPr>
            <w:r w:rsidRPr="003764DC">
              <w:rPr>
                <w:lang w:eastAsia="vi-VN"/>
              </w:rPr>
              <w:t xml:space="preserve">Báo cáo cơ quan quản lý cấp trên cho ý kiến về chủ trương phương án vay vốn, huy động vốn và hoàn trả vốn của Trường (khoản 4 Điều 24 Nghị định số 60/2021/NĐ-CP được sửa đổi tại khoản 16 Điều 1 Nghị định số 111/2025/NĐ-CP)</w:t>
            </w:r>
          </w:p>
        </w:tc>
        <w:tc>
          <w:tcPr>
            <w:tcW w:w="1384" w:type="dxa"/>
            <w:vAlign w:val="center"/>
          </w:tcPr>
          <w:p w14:paraId="3509D765" w14:textId="77777777" w:rsidR="00AA2CBE" w:rsidRPr="003764DC" w:rsidRDefault="00AA2CBE" w:rsidP="00AA2CBE">
            <w:pPr>
              <w:jc w:val="center"/>
              <w:rPr>
                <w:lang w:eastAsia="vi-VN"/>
              </w:rPr>
            </w:pPr>
            <w:r w:rsidRPr="003764DC">
              <w:rPr>
                <w:lang w:eastAsia="vi-VN"/>
              </w:rPr>
              <w:t xml:space="preserve">Trường Cao đẳng Kon Tum</w:t>
            </w:r>
          </w:p>
        </w:tc>
        <w:tc>
          <w:tcPr>
            <w:tcW w:w="1378" w:type="dxa"/>
            <w:vAlign w:val="center"/>
          </w:tcPr>
          <w:p w14:paraId="5598FB82" w14:textId="77777777" w:rsidR="00AA2CBE" w:rsidRPr="003764DC" w:rsidRDefault="00AA2CBE" w:rsidP="00AA2CBE">
            <w:pPr>
              <w:jc w:val="center"/>
              <w:rPr>
                <w:lang w:eastAsia="vi-VN"/>
              </w:rPr>
            </w:pPr>
            <w:r w:rsidRPr="003764DC">
              <w:rPr>
                <w:lang w:eastAsia="vi-VN"/>
              </w:rPr>
              <w:t xml:space="preserve">UBND tỉnh</w:t>
            </w:r>
          </w:p>
        </w:tc>
        <w:tc>
          <w:tcPr>
            <w:tcW w:w="1348" w:type="dxa"/>
            <w:vMerge/>
            <w:vAlign w:val="center"/>
          </w:tcPr>
          <w:p w14:paraId="68F57E72" w14:textId="77777777" w:rsidR="00AA2CBE" w:rsidRPr="003764DC" w:rsidRDefault="00AA2CBE" w:rsidP="00AA2CBE">
            <w:pPr>
              <w:jc w:val="center"/>
              <w:rPr>
                <w:lang w:eastAsia="vi-VN"/>
              </w:rPr>
            </w:pPr>
            <w:r>
              <w:t xml:space="preserve">Quý I năm 2027</w:t>
            </w:r>
          </w:p>
        </w:tc>
      </w:tr>
      <w:tr w:rsidR="003764DC" w:rsidRPr="003764DC" w14:paraId="7DBD9890" w14:textId="77777777" w:rsidTr="006D13CA">
        <w:tc>
          <w:tcPr>
            <w:tcW w:w="591" w:type="dxa"/>
            <w:vAlign w:val="center"/>
          </w:tcPr>
          <w:p w14:paraId="1027C56D" w14:textId="77777777" w:rsidR="00AA2CBE" w:rsidRPr="003764DC" w:rsidRDefault="00AA2CBE" w:rsidP="00AA2CBE">
            <w:pPr>
              <w:jc w:val="center"/>
              <w:rPr>
                <w:b/>
                <w:bCs/>
                <w:lang w:eastAsia="vi-VN"/>
              </w:rPr>
            </w:pPr>
            <w:r w:rsidRPr="003764DC">
              <w:rPr>
                <w:b/>
                <w:bCs/>
                <w:lang w:eastAsia="vi-VN"/>
              </w:rPr>
              <w:t>3</w:t>
            </w:r>
          </w:p>
        </w:tc>
        <w:tc>
          <w:tcPr>
            <w:tcW w:w="4366" w:type="dxa"/>
            <w:vAlign w:val="center"/>
          </w:tcPr>
          <w:p w14:paraId="60CD98B9" w14:textId="77777777" w:rsidR="00AA2CBE" w:rsidRPr="003764DC" w:rsidRDefault="00AA2CBE" w:rsidP="00AA2CBE">
            <w:pPr>
              <w:jc w:val="both"/>
              <w:rPr>
                <w:b/>
                <w:bCs/>
                <w:lang w:eastAsia="vi-VN"/>
              </w:rPr>
            </w:pPr>
            <w:r w:rsidRPr="003764DC">
              <w:rPr>
                <w:b/>
                <w:bCs/>
                <w:lang w:eastAsia="vi-VN"/>
              </w:rPr>
              <w:t>Giai đoạn 3. Lựa chọn nhà đầu tư</w:t>
            </w:r>
          </w:p>
        </w:tc>
        <w:tc>
          <w:tcPr>
            <w:tcW w:w="1384" w:type="dxa"/>
            <w:vAlign w:val="center"/>
          </w:tcPr>
          <w:p w14:paraId="4A68DEE7" w14:textId="77777777" w:rsidR="00AA2CBE" w:rsidRPr="003764DC" w:rsidRDefault="00AA2CBE" w:rsidP="00AA2CBE">
            <w:pPr>
              <w:jc w:val="center"/>
              <w:rPr>
                <w:b/>
                <w:bCs/>
                <w:lang w:eastAsia="vi-VN"/>
              </w:rPr>
            </w:pPr>
          </w:p>
        </w:tc>
        <w:tc>
          <w:tcPr>
            <w:tcW w:w="1378" w:type="dxa"/>
            <w:vAlign w:val="center"/>
          </w:tcPr>
          <w:p w14:paraId="343C1AC3" w14:textId="77777777" w:rsidR="00AA2CBE" w:rsidRPr="003764DC" w:rsidRDefault="00AA2CBE" w:rsidP="00AA2CBE">
            <w:pPr>
              <w:jc w:val="center"/>
              <w:rPr>
                <w:b/>
                <w:bCs/>
                <w:lang w:eastAsia="vi-VN"/>
              </w:rPr>
            </w:pPr>
          </w:p>
        </w:tc>
        <w:tc>
          <w:tcPr>
            <w:tcW w:w="1348" w:type="dxa"/>
            <w:vAlign w:val="center"/>
          </w:tcPr>
          <w:p w14:paraId="00DB7253" w14:textId="77777777" w:rsidR="00AA2CBE" w:rsidRPr="003764DC" w:rsidRDefault="00AA2CBE" w:rsidP="00AA2CBE">
            <w:pPr>
              <w:jc w:val="center"/>
              <w:rPr>
                <w:b/>
                <w:bCs/>
                <w:lang w:eastAsia="vi-VN"/>
              </w:rPr>
            </w:pPr>
          </w:p>
        </w:tc>
      </w:tr>
      <w:tr w:rsidR="003764DC" w:rsidRPr="003764DC" w14:paraId="08F1228D" w14:textId="77777777" w:rsidTr="006D13CA">
        <w:tc>
          <w:tcPr>
            <w:tcW w:w="591" w:type="dxa"/>
            <w:vAlign w:val="center"/>
          </w:tcPr>
          <w:p w14:paraId="6D92D847" w14:textId="77777777" w:rsidR="00AA2CBE" w:rsidRPr="003764DC" w:rsidRDefault="00AA2CBE" w:rsidP="00AA2CBE">
            <w:pPr>
              <w:jc w:val="center"/>
              <w:rPr>
                <w:lang w:eastAsia="vi-VN"/>
              </w:rPr>
            </w:pPr>
            <w:r w:rsidRPr="003764DC">
              <w:rPr>
                <w:lang w:eastAsia="vi-VN"/>
              </w:rPr>
              <w:t>3.1</w:t>
            </w:r>
          </w:p>
        </w:tc>
        <w:tc>
          <w:tcPr>
            <w:tcW w:w="4366" w:type="dxa"/>
            <w:vAlign w:val="center"/>
          </w:tcPr>
          <w:p w14:paraId="35800CDC" w14:textId="77777777" w:rsidR="00AA2CBE" w:rsidRPr="003764DC" w:rsidRDefault="00AA2CBE" w:rsidP="00AA2CBE">
            <w:pPr>
              <w:jc w:val="both"/>
              <w:rPr>
                <w:lang w:eastAsia="vi-VN"/>
              </w:rPr>
            </w:pPr>
            <w:r w:rsidRPr="003764DC">
              <w:rPr>
                <w:lang w:eastAsia="vi-VN"/>
              </w:rPr>
              <w:t xml:space="preserve">Khảo sát, tiếp nhận văn bản bày tỏ quan tâm của nhà đầu tư tiềm năng; ban hành tiêu chí lựa chọn; Thông báo công khai lựa chọn;</w:t>
            </w:r>
            <w:r w:rsidRPr="003764DC">
              <w:rPr>
                <w:lang w:eastAsia="vi-VN"/>
              </w:rPr>
              <w:t xml:space="preserve"> đàm phán, thống nhất tỷ lệ góp vốn; thống nhất Điều lệ Công ty; thống nhất phương án quản trị.</w:t>
            </w:r>
          </w:p>
        </w:tc>
        <w:tc>
          <w:tcPr>
            <w:tcW w:w="1384" w:type="dxa"/>
            <w:vAlign w:val="center"/>
          </w:tcPr>
          <w:p w14:paraId="0C7A318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46CA1D0C" w14:textId="77777777" w:rsidR="00AA2CBE" w:rsidRPr="003764DC" w:rsidRDefault="00AA2CBE" w:rsidP="00AA2CBE">
            <w:pPr>
              <w:jc w:val="center"/>
              <w:rPr>
                <w:lang w:eastAsia="vi-VN"/>
              </w:rPr>
            </w:pPr>
            <w:r w:rsidRPr="003764DC">
              <w:rPr>
                <w:lang w:eastAsia="vi-VN"/>
              </w:rPr>
              <w:t>Trường Cao đẳng Kon Tum</w:t>
            </w:r>
          </w:p>
        </w:tc>
        <w:tc>
          <w:tcPr>
            <w:tcW w:w="1348" w:type="dxa"/>
            <w:vAlign w:val="center"/>
          </w:tcPr>
          <w:p w14:paraId="52C92083" w14:textId="77777777" w:rsidR="00AA2CBE" w:rsidRPr="003764DC" w:rsidRDefault="00AA2CBE" w:rsidP="00AA2CBE">
            <w:pPr>
              <w:jc w:val="center"/>
              <w:rPr>
                <w:lang w:eastAsia="vi-VN"/>
              </w:rPr>
            </w:pPr>
            <w:r w:rsidRPr="003764DC">
              <w:rPr>
                <w:lang w:eastAsia="vi-VN"/>
              </w:rPr>
              <w:t xml:space="preserve">Quý II năm 2027</w:t>
            </w:r>
          </w:p>
        </w:tc>
      </w:tr>
      <w:tr w:rsidR="003764DC" w:rsidRPr="003764DC" w14:paraId="068164AA" w14:textId="77777777" w:rsidTr="006D13CA">
        <w:tc>
          <w:tcPr>
            <w:tcW w:w="591" w:type="dxa"/>
            <w:vAlign w:val="center"/>
          </w:tcPr>
          <w:p w14:paraId="25C73059" w14:textId="77777777" w:rsidR="00AA2CBE" w:rsidRPr="003764DC" w:rsidRDefault="00AA2CBE" w:rsidP="00AA2CBE">
            <w:pPr>
              <w:jc w:val="center"/>
              <w:rPr>
                <w:b/>
                <w:bCs/>
                <w:lang w:eastAsia="vi-VN"/>
              </w:rPr>
            </w:pPr>
            <w:r w:rsidRPr="003764DC">
              <w:rPr>
                <w:b/>
                <w:bCs/>
                <w:lang w:eastAsia="vi-VN"/>
              </w:rPr>
              <w:t>4</w:t>
            </w:r>
          </w:p>
        </w:tc>
        <w:tc>
          <w:tcPr>
            <w:tcW w:w="4366" w:type="dxa"/>
            <w:vAlign w:val="center"/>
          </w:tcPr>
          <w:p w14:paraId="659697DA" w14:textId="77777777" w:rsidR="00AA2CBE" w:rsidRPr="003764DC" w:rsidRDefault="00AA2CBE" w:rsidP="00AA2CBE">
            <w:pPr>
              <w:jc w:val="both"/>
              <w:rPr>
                <w:b/>
                <w:bCs/>
                <w:lang w:eastAsia="vi-VN"/>
              </w:rPr>
            </w:pPr>
            <w:r w:rsidRPr="003764DC">
              <w:rPr>
                <w:b/>
                <w:bCs/>
                <w:lang w:eastAsia="vi-VN"/>
              </w:rPr>
              <w:t>Giai đoạn 4. Thành lập Công ty TNHH Đăng kiểm Cao đẳng Kon Tum</w:t>
            </w:r>
          </w:p>
        </w:tc>
        <w:tc>
          <w:tcPr>
            <w:tcW w:w="1384" w:type="dxa"/>
            <w:vAlign w:val="center"/>
          </w:tcPr>
          <w:p w14:paraId="5D4C7803" w14:textId="77777777" w:rsidR="00AA2CBE" w:rsidRPr="003764DC" w:rsidRDefault="00AA2CBE" w:rsidP="00AA2CBE">
            <w:pPr>
              <w:jc w:val="center"/>
              <w:rPr>
                <w:b/>
                <w:bCs/>
                <w:lang w:eastAsia="vi-VN"/>
              </w:rPr>
            </w:pPr>
          </w:p>
        </w:tc>
        <w:tc>
          <w:tcPr>
            <w:tcW w:w="1378" w:type="dxa"/>
            <w:vAlign w:val="center"/>
          </w:tcPr>
          <w:p w14:paraId="59A4E18E" w14:textId="77777777" w:rsidR="00AA2CBE" w:rsidRPr="003764DC" w:rsidRDefault="00AA2CBE" w:rsidP="00AA2CBE">
            <w:pPr>
              <w:jc w:val="center"/>
              <w:rPr>
                <w:b/>
                <w:bCs/>
                <w:lang w:eastAsia="vi-VN"/>
              </w:rPr>
            </w:pPr>
          </w:p>
        </w:tc>
        <w:tc>
          <w:tcPr>
            <w:tcW w:w="1348" w:type="dxa"/>
            <w:vAlign w:val="center"/>
          </w:tcPr>
          <w:p w14:paraId="256DF5F4" w14:textId="77777777" w:rsidR="00AA2CBE" w:rsidRPr="003764DC" w:rsidRDefault="00AA2CBE" w:rsidP="00AA2CBE">
            <w:pPr>
              <w:jc w:val="center"/>
              <w:rPr>
                <w:b/>
                <w:bCs/>
                <w:lang w:eastAsia="vi-VN"/>
              </w:rPr>
            </w:pPr>
          </w:p>
        </w:tc>
      </w:tr>
      <w:tr w:rsidR="003764DC" w:rsidRPr="003764DC" w14:paraId="361E1E22" w14:textId="77777777" w:rsidTr="006D13CA">
        <w:tc>
          <w:tcPr>
            <w:tcW w:w="591" w:type="dxa"/>
            <w:vAlign w:val="center"/>
          </w:tcPr>
          <w:p w14:paraId="2CFF8B20" w14:textId="77777777" w:rsidR="00AA2CBE" w:rsidRPr="003764DC" w:rsidRDefault="00AA2CBE" w:rsidP="00AA2CBE">
            <w:pPr>
              <w:jc w:val="center"/>
              <w:rPr>
                <w:lang w:eastAsia="vi-VN"/>
              </w:rPr>
            </w:pPr>
            <w:r w:rsidRPr="003764DC">
              <w:rPr>
                <w:lang w:eastAsia="vi-VN"/>
              </w:rPr>
              <w:t>4.1</w:t>
            </w:r>
          </w:p>
        </w:tc>
        <w:tc>
          <w:tcPr>
            <w:tcW w:w="4366" w:type="dxa"/>
            <w:vAlign w:val="center"/>
          </w:tcPr>
          <w:p w14:paraId="62891B65" w14:textId="77777777" w:rsidR="00AA2CBE" w:rsidRPr="003764DC" w:rsidRDefault="00AA2CBE" w:rsidP="00AA2CBE">
            <w:pPr>
              <w:jc w:val="both"/>
              <w:rPr>
                <w:lang w:eastAsia="vi-VN"/>
              </w:rPr>
            </w:pPr>
            <w:r w:rsidRPr="003764DC">
              <w:rPr>
                <w:lang w:eastAsia="vi-VN"/>
              </w:rPr>
              <w:t>Chuẩn bị, hoàn thiện hồ sơ đăng ký doanh nghiệp, gồm:</w:t>
            </w:r>
          </w:p>
          <w:p w14:paraId="40ECEA8D" w14:textId="77777777" w:rsidR="00AA2CBE" w:rsidRPr="003764DC" w:rsidRDefault="00AA2CBE" w:rsidP="00AA2CBE">
            <w:pPr>
              <w:jc w:val="both"/>
              <w:rPr>
                <w:lang w:eastAsia="vi-VN"/>
              </w:rPr>
            </w:pPr>
            <w:r w:rsidRPr="003764DC">
              <w:rPr>
                <w:lang w:eastAsia="vi-VN"/>
              </w:rPr>
              <w:t>- Điều lệ Công ty;</w:t>
            </w:r>
          </w:p>
          <w:p w14:paraId="5BEEFC89" w14:textId="77777777" w:rsidR="00AA2CBE" w:rsidRPr="003764DC" w:rsidRDefault="00AA2CBE" w:rsidP="00AA2CBE">
            <w:pPr>
              <w:jc w:val="both"/>
              <w:rPr>
                <w:lang w:eastAsia="vi-VN"/>
              </w:rPr>
            </w:pPr>
            <w:r w:rsidRPr="003764DC">
              <w:rPr>
                <w:lang w:eastAsia="vi-VN"/>
              </w:rPr>
              <w:t>- Cam kết, góp vốn;</w:t>
            </w:r>
          </w:p>
          <w:p w14:paraId="7A5B0163" w14:textId="77777777" w:rsidR="00AA2CBE" w:rsidRPr="003764DC" w:rsidRDefault="00AA2CBE" w:rsidP="00AA2CBE">
            <w:pPr>
              <w:jc w:val="both"/>
              <w:rPr>
                <w:lang w:eastAsia="vi-VN"/>
              </w:rPr>
            </w:pPr>
            <w:del w:id="1007" w:author="Nội dung điều chỉnh (Claude)" w:date="2026-10-24T19:53:10Z">
              <w:r w:rsidRPr="003764DC">
                <w:rPr>
                  <w:lang w:eastAsia="vi-VN"/>
                </w:rPr>
                <w:delText>- Bầu Hội đồng thành viên;</w:delText>
              </w:r>
            </w:del>
            <w:ins w:id="1008" w:author="Nội dung điều chỉnh (Claude)" w:date="2026-10-24T19:53:10Z">
              <w:r w:rsidRPr="003764DC">
                <w:rPr>
                  <w:lang w:eastAsia="vi-VN"/>
                </w:rPr>
                <w:t xml:space="preserve">- Các thành viên cử người đại diện theo ủy quyền tham gia Hội đồng thành viên;</w:t>
              </w:r>
            </w:ins>
          </w:p>
          <w:p w14:paraId="10512934" w14:textId="77777777" w:rsidR="00AA2CBE" w:rsidRPr="003764DC" w:rsidRDefault="00AA2CBE" w:rsidP="00AA2CBE">
            <w:pPr>
              <w:jc w:val="both"/>
              <w:rPr>
                <w:lang w:eastAsia="vi-VN"/>
              </w:rPr>
            </w:pPr>
            <w:del w:id="1009" w:author="Nội dung điều chỉnh (Claude)" w:date="2026-10-24T19:53:10Z">
              <w:r w:rsidRPr="003764DC">
                <w:rPr>
                  <w:lang w:eastAsia="vi-VN"/>
                </w:rPr>
                <w:delText>- Bổ nhiệm Chủ tịch Hội đồng thành viên; Ban Giám đốc; Kiểm soát viên.</w:delText>
              </w:r>
            </w:del>
            <w:ins w:id="1010" w:author="Nội dung điều chỉnh (Claude)" w:date="2026-10-24T19:53:10Z">
              <w:r w:rsidRPr="003764DC">
                <w:rPr>
                  <w:lang w:eastAsia="vi-VN"/>
                </w:rPr>
                <w:t xml:space="preserve">- Hội đồng thành viên bầu Chủ tịch Hội đồng thành viên; bổ nhiệm Giám đốc, Phó Giám đốc, Kiểm soát viên theo Điều lệ Công ty.</w:t>
              </w:r>
            </w:ins>
          </w:p>
        </w:tc>
        <w:tc>
          <w:tcPr>
            <w:tcW w:w="1384" w:type="dxa"/>
            <w:vAlign w:val="center"/>
          </w:tcPr>
          <w:p w14:paraId="14A67BA5"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51E234EB" w14:textId="77777777" w:rsidR="00AA2CBE" w:rsidRPr="003764DC" w:rsidRDefault="00AA2CBE" w:rsidP="00AA2CBE">
            <w:pPr>
              <w:jc w:val="center"/>
              <w:rPr>
                <w:lang w:eastAsia="vi-VN"/>
              </w:rPr>
            </w:pPr>
          </w:p>
        </w:tc>
        <w:tc>
          <w:tcPr>
            <w:tcW w:w="1348" w:type="dxa"/>
            <w:vMerge w:val="restart"/>
            <w:vAlign w:val="center"/>
          </w:tcPr>
          <w:p w14:paraId="6E14FC40" w14:textId="77777777" w:rsidR="00AA2CBE" w:rsidRPr="003764DC" w:rsidRDefault="00AA2CBE" w:rsidP="00AA2CBE">
            <w:pPr>
              <w:jc w:val="center"/>
              <w:rPr>
                <w:lang w:eastAsia="vi-VN"/>
              </w:rPr>
            </w:pPr>
            <w:r w:rsidRPr="003764DC">
              <w:rPr>
                <w:lang w:eastAsia="vi-VN"/>
              </w:rPr>
              <w:t xml:space="preserve">Quý II năm 2027</w:t>
            </w:r>
          </w:p>
        </w:tc>
      </w:tr>
      <w:tr w:rsidR="003764DC" w:rsidRPr="003764DC" w14:paraId="2A15739C" w14:textId="77777777" w:rsidTr="006D13CA">
        <w:tc>
          <w:tcPr>
            <w:tcW w:w="591" w:type="dxa"/>
            <w:vAlign w:val="center"/>
          </w:tcPr>
          <w:p w14:paraId="3C76D3FF" w14:textId="77777777" w:rsidR="00AA2CBE" w:rsidRPr="003764DC" w:rsidRDefault="00AA2CBE" w:rsidP="00AA2CBE">
            <w:pPr>
              <w:jc w:val="center"/>
              <w:rPr>
                <w:lang w:eastAsia="vi-VN"/>
              </w:rPr>
            </w:pPr>
            <w:r w:rsidRPr="003764DC">
              <w:rPr>
                <w:lang w:eastAsia="vi-VN"/>
              </w:rPr>
              <w:t>4.2</w:t>
            </w:r>
          </w:p>
        </w:tc>
        <w:tc>
          <w:tcPr>
            <w:tcW w:w="4366" w:type="dxa"/>
            <w:vAlign w:val="center"/>
          </w:tcPr>
          <w:p w14:paraId="35AFA8B7" w14:textId="77777777" w:rsidR="00AA2CBE" w:rsidRPr="003764DC" w:rsidRDefault="00AA2CBE" w:rsidP="00AA2CBE">
            <w:pPr>
              <w:jc w:val="both"/>
              <w:rPr>
                <w:lang w:eastAsia="vi-VN"/>
              </w:rPr>
            </w:pPr>
            <w:r w:rsidRPr="003764DC">
              <w:rPr>
                <w:lang w:eastAsia="vi-VN"/>
              </w:rPr>
              <w:t>Đăng ký doanh nghiệp</w:t>
            </w:r>
          </w:p>
        </w:tc>
        <w:tc>
          <w:tcPr>
            <w:tcW w:w="1384" w:type="dxa"/>
            <w:vAlign w:val="center"/>
          </w:tcPr>
          <w:p w14:paraId="2EE84E79"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78" w:type="dxa"/>
            <w:vAlign w:val="center"/>
          </w:tcPr>
          <w:p w14:paraId="21173134" w14:textId="77777777" w:rsidR="00AA2CBE" w:rsidRPr="003764DC" w:rsidRDefault="00AA2CBE" w:rsidP="00AA2CBE">
            <w:pPr>
              <w:jc w:val="center"/>
              <w:rPr>
                <w:lang w:eastAsia="vi-VN"/>
              </w:rPr>
            </w:pPr>
            <w:r w:rsidRPr="003764DC">
              <w:rPr>
                <w:lang w:eastAsia="vi-VN"/>
              </w:rPr>
              <w:t>Sở Tài chính</w:t>
            </w:r>
          </w:p>
        </w:tc>
        <w:tc>
          <w:tcPr>
            <w:tcW w:w="1348" w:type="dxa"/>
            <w:vMerge/>
            <w:vAlign w:val="center"/>
          </w:tcPr>
          <w:p w14:paraId="11C7690B" w14:textId="77777777" w:rsidR="00AA2CBE" w:rsidRPr="003764DC" w:rsidRDefault="00AA2CBE" w:rsidP="00AA2CBE">
            <w:pPr>
              <w:jc w:val="center"/>
              <w:rPr>
                <w:lang w:eastAsia="vi-VN"/>
              </w:rPr>
            </w:pPr>
          </w:p>
        </w:tc>
      </w:tr>
      <w:tr w:rsidR="003764DC" w:rsidRPr="003764DC" w14:paraId="2C4033D6" w14:textId="77777777" w:rsidTr="006D13CA">
        <w:tc>
          <w:tcPr>
            <w:tcW w:w="591" w:type="dxa"/>
            <w:vAlign w:val="center"/>
          </w:tcPr>
          <w:p w14:paraId="1400EC62" w14:textId="77777777" w:rsidR="00AA2CBE" w:rsidRPr="003764DC" w:rsidRDefault="00AA2CBE" w:rsidP="00AA2CBE">
            <w:pPr>
              <w:jc w:val="center"/>
              <w:rPr>
                <w:lang w:eastAsia="vi-VN"/>
              </w:rPr>
            </w:pPr>
            <w:r w:rsidRPr="003764DC">
              <w:rPr>
                <w:lang w:eastAsia="vi-VN"/>
              </w:rPr>
              <w:t xml:space="preserve">4.3</w:t>
            </w:r>
          </w:p>
        </w:tc>
        <w:tc>
          <w:tcPr>
            <w:tcW w:w="4366" w:type="dxa"/>
            <w:vAlign w:val="center"/>
          </w:tcPr>
          <w:p w14:paraId="027934BC" w14:textId="77777777" w:rsidR="00AA2CBE" w:rsidRPr="003764DC" w:rsidRDefault="00AA2CBE" w:rsidP="00AA2CBE">
            <w:pPr>
              <w:jc w:val="both"/>
              <w:rPr>
                <w:lang w:eastAsia="vi-VN"/>
              </w:rPr>
            </w:pPr>
            <w:r w:rsidRPr="003764DC">
              <w:rPr>
                <w:lang w:eastAsia="vi-VN"/>
              </w:rPr>
              <w:t>Đăng ký con dấu, thuế</w:t>
            </w:r>
          </w:p>
        </w:tc>
        <w:tc>
          <w:tcPr>
            <w:tcW w:w="1384" w:type="dxa"/>
            <w:vAlign w:val="center"/>
          </w:tcPr>
          <w:p w14:paraId="7EE8CE8F"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444941FB" w14:textId="77777777" w:rsidR="00AA2CBE" w:rsidRPr="003764DC" w:rsidRDefault="00AA2CBE" w:rsidP="00AA2CBE">
            <w:pPr>
              <w:jc w:val="center"/>
              <w:rPr>
                <w:lang w:eastAsia="vi-VN"/>
              </w:rPr>
            </w:pPr>
            <w:r w:rsidRPr="003764DC">
              <w:rPr>
                <w:lang w:eastAsia="vi-VN"/>
              </w:rPr>
              <w:t>Các cơ quan có thẩm quyền</w:t>
            </w:r>
          </w:p>
        </w:tc>
        <w:tc>
          <w:tcPr>
            <w:tcW w:w="1348" w:type="dxa"/>
            <w:vMerge/>
            <w:vAlign w:val="center"/>
          </w:tcPr>
          <w:p w14:paraId="497518AB" w14:textId="77777777" w:rsidR="00AA2CBE" w:rsidRPr="003764DC" w:rsidRDefault="00AA2CBE" w:rsidP="00AA2CBE">
            <w:pPr>
              <w:jc w:val="center"/>
              <w:rPr>
                <w:lang w:eastAsia="vi-VN"/>
              </w:rPr>
            </w:pPr>
          </w:p>
        </w:tc>
      </w:tr>
      <w:tr w:rsidR="003764DC" w:rsidRPr="003764DC" w14:paraId="28848D22" w14:textId="77777777" w:rsidTr="006D13CA">
        <w:tc>
          <w:tcPr>
            <w:tcW w:w="591" w:type="dxa"/>
            <w:vAlign w:val="center"/>
          </w:tcPr>
          <w:p w14:paraId="361158CF" w14:textId="77777777" w:rsidR="00AA2CBE" w:rsidRPr="003764DC" w:rsidRDefault="00AA2CBE" w:rsidP="00AA2CBE">
            <w:pPr>
              <w:jc w:val="center"/>
              <w:rPr>
                <w:b/>
                <w:bCs/>
                <w:lang w:eastAsia="vi-VN"/>
              </w:rPr>
            </w:pPr>
            <w:r w:rsidRPr="003764DC">
              <w:rPr>
                <w:b/>
                <w:bCs/>
                <w:lang w:eastAsia="vi-VN"/>
              </w:rPr>
              <w:t>5</w:t>
            </w:r>
          </w:p>
        </w:tc>
        <w:tc>
          <w:tcPr>
            <w:tcW w:w="4366" w:type="dxa"/>
            <w:vAlign w:val="center"/>
          </w:tcPr>
          <w:p w14:paraId="5288BC4A" w14:textId="77777777" w:rsidR="00AA2CBE" w:rsidRPr="003764DC" w:rsidRDefault="00AA2CBE" w:rsidP="00AA2CBE">
            <w:pPr>
              <w:jc w:val="both"/>
              <w:rPr>
                <w:b/>
                <w:bCs/>
                <w:lang w:eastAsia="vi-VN"/>
              </w:rPr>
            </w:pPr>
            <w:r w:rsidRPr="003764DC">
              <w:rPr>
                <w:b/>
                <w:bCs/>
                <w:szCs w:val="24"/>
              </w:rPr>
              <w:t>Giai đoạn 5. Hoàn tất góp vốn</w:t>
            </w:r>
          </w:p>
        </w:tc>
        <w:tc>
          <w:tcPr>
            <w:tcW w:w="1384" w:type="dxa"/>
            <w:vAlign w:val="center"/>
          </w:tcPr>
          <w:p w14:paraId="62AC3A79" w14:textId="77777777" w:rsidR="00AA2CBE" w:rsidRPr="003764DC" w:rsidRDefault="00AA2CBE" w:rsidP="00AA2CBE">
            <w:pPr>
              <w:jc w:val="center"/>
              <w:rPr>
                <w:b/>
                <w:bCs/>
                <w:lang w:eastAsia="vi-VN"/>
              </w:rPr>
            </w:pPr>
          </w:p>
        </w:tc>
        <w:tc>
          <w:tcPr>
            <w:tcW w:w="1378" w:type="dxa"/>
            <w:vAlign w:val="center"/>
          </w:tcPr>
          <w:p w14:paraId="044C1AC3" w14:textId="77777777" w:rsidR="00AA2CBE" w:rsidRPr="003764DC" w:rsidRDefault="00AA2CBE" w:rsidP="00AA2CBE">
            <w:pPr>
              <w:jc w:val="center"/>
              <w:rPr>
                <w:b/>
                <w:bCs/>
                <w:lang w:eastAsia="vi-VN"/>
              </w:rPr>
            </w:pPr>
          </w:p>
        </w:tc>
        <w:tc>
          <w:tcPr>
            <w:tcW w:w="1348" w:type="dxa"/>
            <w:vAlign w:val="center"/>
          </w:tcPr>
          <w:p w14:paraId="76AB6668" w14:textId="77777777" w:rsidR="00AA2CBE" w:rsidRPr="003764DC" w:rsidRDefault="00AA2CBE" w:rsidP="00AA2CBE">
            <w:pPr>
              <w:jc w:val="center"/>
              <w:rPr>
                <w:b/>
                <w:bCs/>
                <w:lang w:eastAsia="vi-VN"/>
              </w:rPr>
            </w:pPr>
          </w:p>
        </w:tc>
      </w:tr>
      <w:tr w:rsidR="003764DC" w:rsidRPr="003764DC" w14:paraId="1F11E0BD" w14:textId="77777777" w:rsidTr="006D13CA">
        <w:tc>
          <w:tcPr>
            <w:tcW w:w="591" w:type="dxa"/>
            <w:vAlign w:val="center"/>
          </w:tcPr>
          <w:p w14:paraId="002713D1" w14:textId="77777777" w:rsidR="00AA2CBE" w:rsidRPr="003764DC" w:rsidRDefault="00AA2CBE" w:rsidP="00AA2CBE">
            <w:pPr>
              <w:jc w:val="center"/>
              <w:rPr>
                <w:lang w:eastAsia="vi-VN"/>
              </w:rPr>
            </w:pPr>
            <w:r w:rsidRPr="003764DC">
              <w:rPr>
                <w:lang w:eastAsia="vi-VN"/>
              </w:rPr>
              <w:t>5.1</w:t>
            </w:r>
          </w:p>
        </w:tc>
        <w:tc>
          <w:tcPr>
            <w:tcW w:w="4366" w:type="dxa"/>
            <w:vAlign w:val="center"/>
          </w:tcPr>
          <w:p w14:paraId="762FF0D2" w14:textId="77777777" w:rsidR="00AA2CBE" w:rsidRPr="003764DC" w:rsidRDefault="00AA2CBE" w:rsidP="00AA2CBE">
            <w:pPr>
              <w:jc w:val="both"/>
              <w:rPr>
                <w:szCs w:val="24"/>
              </w:rPr>
            </w:pPr>
            <w:r w:rsidRPr="003764DC">
              <w:rPr>
                <w:szCs w:val="24"/>
              </w:rPr>
              <w:t>Sau khi doanh nghiệp được thành lập, thực hiện các thủ tục:</w:t>
            </w:r>
          </w:p>
          <w:p w14:paraId="28369576" w14:textId="77777777" w:rsidR="00AA2CBE" w:rsidRPr="003764DC" w:rsidRDefault="00AA2CBE" w:rsidP="00AA2CBE">
            <w:pPr>
              <w:jc w:val="both"/>
              <w:rPr>
                <w:szCs w:val="24"/>
              </w:rPr>
            </w:pPr>
            <w:r w:rsidRPr="003764DC">
              <w:rPr>
                <w:szCs w:val="24"/>
              </w:rPr>
              <w:t xml:space="preserve">- Các thành viên góp đủ vốn bằng tiền trong thời hạn 90 ngày kể từ ngày được cấp Giấy chứng nhận đăng ký doanh nghiệp (Điều 47 Luật Doanh nghiệp);</w:t>
            </w:r>
          </w:p>
          <w:p w14:paraId="5110AAC1" w14:textId="77777777" w:rsidR="00AA2CBE" w:rsidRPr="003764DC" w:rsidRDefault="00AA2CBE" w:rsidP="00AA2CBE">
            <w:pPr>
              <w:jc w:val="both"/>
              <w:rPr>
                <w:szCs w:val="24"/>
              </w:rPr>
            </w:pPr>
            <w:r w:rsidRPr="003764DC">
              <w:rPr>
                <w:szCs w:val="24"/>
              </w:rPr>
              <w:t xml:space="preserve">- Bàn giao mặt bằng theo Đề án sử dụng tài sản công được phê duyệt;</w:t>
            </w:r>
          </w:p>
          <w:p w14:paraId="0773949E" w14:textId="77777777" w:rsidR="00AA2CBE" w:rsidRPr="003764DC" w:rsidRDefault="00AA2CBE" w:rsidP="00AA2CBE">
            <w:pPr>
              <w:jc w:val="both"/>
              <w:rPr>
                <w:szCs w:val="24"/>
              </w:rPr>
            </w:pPr>
            <w:r w:rsidRPr="003764DC">
              <w:rPr>
                <w:szCs w:val="24"/>
              </w:rPr>
              <w:t>- Ghi nhận vốn góp;</w:t>
            </w:r>
          </w:p>
          <w:p w14:paraId="78193774" w14:textId="77777777" w:rsidR="00AA2CBE" w:rsidRPr="003764DC" w:rsidRDefault="00AA2CBE" w:rsidP="00AA2CBE">
            <w:pPr>
              <w:jc w:val="both"/>
              <w:rPr>
                <w:szCs w:val="24"/>
              </w:rPr>
            </w:pPr>
            <w:r w:rsidRPr="003764DC">
              <w:rPr>
                <w:szCs w:val="24"/>
              </w:rPr>
              <w:t>- Cấp giấy chứng nhận phần vốn góp theo quy định của Luật Doanh nghiệp.</w:t>
            </w:r>
          </w:p>
        </w:tc>
        <w:tc>
          <w:tcPr>
            <w:tcW w:w="1384" w:type="dxa"/>
            <w:vAlign w:val="center"/>
          </w:tcPr>
          <w:p w14:paraId="7A7156F9" w14:textId="77777777" w:rsidR="00AA2CBE" w:rsidRPr="003764DC" w:rsidRDefault="00AA2CBE" w:rsidP="00AA2CBE">
            <w:pPr>
              <w:jc w:val="center"/>
              <w:rPr>
                <w:lang w:eastAsia="vi-VN"/>
              </w:rPr>
            </w:pPr>
            <w:r w:rsidRPr="003764DC">
              <w:rPr>
                <w:lang w:eastAsia="vi-VN"/>
              </w:rPr>
              <w:t xml:space="preserve">Trường Cao đẳng Kon Tum; Công ty các tổ chức, đơn vị, cá nhân </w:t>
            </w:r>
          </w:p>
        </w:tc>
        <w:tc>
          <w:tcPr>
            <w:tcW w:w="1378" w:type="dxa"/>
            <w:vAlign w:val="center"/>
          </w:tcPr>
          <w:p w14:paraId="692275C8" w14:textId="77777777" w:rsidR="00AA2CBE" w:rsidRPr="003764DC" w:rsidRDefault="00AA2CBE" w:rsidP="00AA2CBE">
            <w:pPr>
              <w:jc w:val="center"/>
              <w:rPr>
                <w:lang w:eastAsia="vi-VN"/>
              </w:rPr>
            </w:pPr>
          </w:p>
        </w:tc>
        <w:tc>
          <w:tcPr>
            <w:tcW w:w="1348" w:type="dxa"/>
            <w:vAlign w:val="center"/>
          </w:tcPr>
          <w:p w14:paraId="6A0D6613" w14:textId="77777777" w:rsidR="00AA2CBE" w:rsidRPr="003764DC" w:rsidRDefault="00AA2CBE" w:rsidP="00AA2CBE">
            <w:pPr>
              <w:jc w:val="center"/>
              <w:rPr>
                <w:lang w:eastAsia="vi-VN"/>
              </w:rPr>
            </w:pPr>
            <w:r w:rsidRPr="003764DC">
              <w:rPr>
                <w:lang w:eastAsia="vi-VN"/>
              </w:rPr>
              <w:t xml:space="preserve">Quý III năm 2027</w:t>
            </w:r>
          </w:p>
        </w:tc>
      </w:tr>
      <w:tr w:rsidR="003764DC" w:rsidRPr="003764DC" w14:paraId="777BBCD3" w14:textId="77777777" w:rsidTr="006D13CA">
        <w:tc>
          <w:tcPr>
            <w:tcW w:w="591" w:type="dxa"/>
            <w:vAlign w:val="center"/>
          </w:tcPr>
          <w:p w14:paraId="0BE7737A" w14:textId="77777777" w:rsidR="00AA2CBE" w:rsidRPr="003764DC" w:rsidRDefault="00AA2CBE" w:rsidP="00AA2CBE">
            <w:pPr>
              <w:jc w:val="center"/>
              <w:rPr>
                <w:b/>
                <w:bCs/>
                <w:lang w:eastAsia="vi-VN"/>
              </w:rPr>
            </w:pPr>
            <w:r w:rsidRPr="003764DC">
              <w:rPr>
                <w:b/>
                <w:bCs/>
                <w:lang w:eastAsia="vi-VN"/>
              </w:rPr>
              <w:t>6</w:t>
            </w:r>
          </w:p>
        </w:tc>
        <w:tc>
          <w:tcPr>
            <w:tcW w:w="4366" w:type="dxa"/>
            <w:vAlign w:val="center"/>
          </w:tcPr>
          <w:p w14:paraId="4945C75E" w14:textId="77777777" w:rsidR="00AA2CBE" w:rsidRPr="003764DC" w:rsidRDefault="00AA2CBE" w:rsidP="00AA2CBE">
            <w:pPr>
              <w:jc w:val="both"/>
              <w:rPr>
                <w:b/>
                <w:bCs/>
                <w:szCs w:val="24"/>
              </w:rPr>
            </w:pPr>
            <w:r w:rsidRPr="003764DC">
              <w:rPr>
                <w:b/>
                <w:bCs/>
                <w:szCs w:val="24"/>
              </w:rPr>
              <w:t>Giai đoạn 6. Đầu tư xây dựng Trung tâm Đăng kiểm</w:t>
            </w:r>
          </w:p>
        </w:tc>
        <w:tc>
          <w:tcPr>
            <w:tcW w:w="1384" w:type="dxa"/>
            <w:vAlign w:val="center"/>
          </w:tcPr>
          <w:p w14:paraId="14FE35E5" w14:textId="77777777" w:rsidR="00AA2CBE" w:rsidRPr="003764DC" w:rsidRDefault="00AA2CBE" w:rsidP="00AA2CBE">
            <w:pPr>
              <w:jc w:val="center"/>
              <w:rPr>
                <w:b/>
                <w:bCs/>
                <w:lang w:eastAsia="vi-VN"/>
              </w:rPr>
            </w:pPr>
          </w:p>
        </w:tc>
        <w:tc>
          <w:tcPr>
            <w:tcW w:w="1378" w:type="dxa"/>
            <w:vAlign w:val="center"/>
          </w:tcPr>
          <w:p w14:paraId="77665660" w14:textId="77777777" w:rsidR="00AA2CBE" w:rsidRPr="003764DC" w:rsidRDefault="00AA2CBE" w:rsidP="00AA2CBE">
            <w:pPr>
              <w:jc w:val="center"/>
              <w:rPr>
                <w:b/>
                <w:bCs/>
                <w:lang w:eastAsia="vi-VN"/>
              </w:rPr>
            </w:pPr>
          </w:p>
        </w:tc>
        <w:tc>
          <w:tcPr>
            <w:tcW w:w="1348" w:type="dxa"/>
            <w:vAlign w:val="center"/>
          </w:tcPr>
          <w:p w14:paraId="2C0C85F4" w14:textId="77777777" w:rsidR="00AA2CBE" w:rsidRPr="003764DC" w:rsidRDefault="00AA2CBE" w:rsidP="00AA2CBE">
            <w:pPr>
              <w:jc w:val="center"/>
              <w:rPr>
                <w:b/>
                <w:bCs/>
                <w:lang w:eastAsia="vi-VN"/>
              </w:rPr>
            </w:pPr>
          </w:p>
        </w:tc>
      </w:tr>
      <w:tr w:rsidR="003764DC" w:rsidRPr="003764DC" w14:paraId="7198CA09" w14:textId="77777777" w:rsidTr="006D13CA">
        <w:tc>
          <w:tcPr>
            <w:tcW w:w="591" w:type="dxa"/>
            <w:vAlign w:val="center"/>
          </w:tcPr>
          <w:p w14:paraId="6107ED07" w14:textId="77777777" w:rsidR="00AA2CBE" w:rsidRPr="003764DC" w:rsidRDefault="00AA2CBE" w:rsidP="00AA2CBE">
            <w:pPr>
              <w:jc w:val="center"/>
              <w:rPr>
                <w:lang w:eastAsia="vi-VN"/>
              </w:rPr>
            </w:pPr>
            <w:r w:rsidRPr="003764DC">
              <w:rPr>
                <w:lang w:eastAsia="vi-VN"/>
              </w:rPr>
              <w:t>6.1</w:t>
            </w:r>
          </w:p>
        </w:tc>
        <w:tc>
          <w:tcPr>
            <w:tcW w:w="4366" w:type="dxa"/>
            <w:vAlign w:val="center"/>
          </w:tcPr>
          <w:p w14:paraId="081D017C" w14:textId="77777777" w:rsidR="00AA2CBE" w:rsidRPr="003764DC" w:rsidRDefault="00AA2CBE" w:rsidP="00AA2CBE">
            <w:pPr>
              <w:jc w:val="both"/>
              <w:rPr>
                <w:szCs w:val="24"/>
              </w:rPr>
            </w:pPr>
            <w:r w:rsidRPr="003764DC">
              <w:rPr>
                <w:szCs w:val="24"/>
              </w:rPr>
              <w:t xml:space="preserve">Lập Dự án đầu tư, Ban quản lý dự án đầu tư, </w:t>
            </w:r>
            <w:r w:rsidRPr="003764DC">
              <w:rPr>
                <w:szCs w:val="24"/>
              </w:rPr>
              <w:t xml:space="preserve">xin cấp phép xây dựng (nếu có); lập hồ sơ thủ tục môi trường; xác định việc điều chỉnh quy hoạch cục bộ (nếu có)</w:t>
            </w:r>
          </w:p>
        </w:tc>
        <w:tc>
          <w:tcPr>
            <w:tcW w:w="1384" w:type="dxa"/>
            <w:vAlign w:val="center"/>
          </w:tcPr>
          <w:p w14:paraId="5BCEA0A7"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0F5FFC3"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restart"/>
            <w:vAlign w:val="center"/>
          </w:tcPr>
          <w:p w14:paraId="18618E32" w14:textId="77777777" w:rsidR="00AA2CBE" w:rsidRPr="003764DC" w:rsidRDefault="00AA2CBE" w:rsidP="00AA2CBE">
            <w:pPr>
              <w:jc w:val="center"/>
              <w:rPr>
                <w:lang w:eastAsia="vi-VN"/>
              </w:rPr>
            </w:pPr>
            <w:r w:rsidRPr="003764DC">
              <w:rPr>
                <w:lang w:eastAsia="vi-VN"/>
              </w:rPr>
              <w:t xml:space="preserve">Quý III năm 2027</w:t>
            </w:r>
          </w:p>
        </w:tc>
      </w:tr>
      <w:tr w:rsidR="003764DC" w:rsidRPr="003764DC" w14:paraId="3E017AF1" w14:textId="77777777" w:rsidTr="006D13CA">
        <w:tc>
          <w:tcPr>
            <w:tcW w:w="591" w:type="dxa"/>
            <w:vAlign w:val="center"/>
          </w:tcPr>
          <w:p w14:paraId="0D8BAC1D" w14:textId="77777777" w:rsidR="00AA2CBE" w:rsidRPr="003764DC" w:rsidRDefault="00AA2CBE" w:rsidP="00AA2CBE">
            <w:pPr>
              <w:jc w:val="center"/>
              <w:rPr>
                <w:lang w:eastAsia="vi-VN"/>
              </w:rPr>
            </w:pPr>
            <w:r w:rsidRPr="003764DC">
              <w:rPr>
                <w:lang w:eastAsia="vi-VN"/>
              </w:rPr>
              <w:t>6.2</w:t>
            </w:r>
          </w:p>
        </w:tc>
        <w:tc>
          <w:tcPr>
            <w:tcW w:w="4366" w:type="dxa"/>
            <w:vAlign w:val="center"/>
          </w:tcPr>
          <w:p w14:paraId="42569D4A" w14:textId="77777777" w:rsidR="00AA2CBE" w:rsidRPr="003764DC" w:rsidRDefault="00AA2CBE" w:rsidP="00AA2CBE">
            <w:pPr>
              <w:jc w:val="both"/>
              <w:rPr>
                <w:szCs w:val="24"/>
              </w:rPr>
            </w:pPr>
            <w:r w:rsidRPr="003764DC">
              <w:rPr>
                <w:szCs w:val="24"/>
              </w:rPr>
              <w:t xml:space="preserve">Lựa chọn nhà thầu theo pháp luật về đấu thầu; đầu tư nhà xưởng cho 02 dây chuyền, hạ tầng giai đoạn 1 (bãi đỗ xe 2.000 m2); lắp đặt 01 dây chuyền kiểm định tổng hợp (giai đoạn 1) theo quy chuẩn kỹ thuật quốc gia có hiệu lực tại thời điểm đầu tư.</w:t>
            </w:r>
          </w:p>
        </w:tc>
        <w:tc>
          <w:tcPr>
            <w:tcW w:w="1384" w:type="dxa"/>
            <w:vAlign w:val="center"/>
          </w:tcPr>
          <w:p w14:paraId="0FDD0809"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2D8A072E" w14:textId="77777777" w:rsidR="00AA2CBE" w:rsidRPr="003764DC" w:rsidRDefault="00AA2CBE" w:rsidP="00AA2CBE">
            <w:pPr>
              <w:jc w:val="center"/>
              <w:rPr>
                <w:lang w:eastAsia="vi-VN"/>
              </w:rPr>
            </w:pPr>
            <w:r w:rsidRPr="003764DC">
              <w:rPr>
                <w:lang w:eastAsia="vi-VN"/>
              </w:rPr>
              <w:t xml:space="preserve">Trường Cao đẳng Kon Tum;  các tổ chức, đơn vị, cá nhân </w:t>
            </w:r>
          </w:p>
        </w:tc>
        <w:tc>
          <w:tcPr>
            <w:tcW w:w="1348" w:type="dxa"/>
            <w:vMerge/>
            <w:vAlign w:val="center"/>
          </w:tcPr>
          <w:p w14:paraId="2342353F" w14:textId="77777777" w:rsidR="00AA2CBE" w:rsidRPr="003764DC" w:rsidRDefault="00AA2CBE" w:rsidP="00AA2CBE">
            <w:pPr>
              <w:jc w:val="center"/>
              <w:rPr>
                <w:lang w:eastAsia="vi-VN"/>
              </w:rPr>
            </w:pPr>
          </w:p>
        </w:tc>
      </w:tr>
      <w:tr w:rsidR="003764DC" w:rsidRPr="003764DC" w14:paraId="18FAAAD0" w14:textId="77777777" w:rsidTr="006D13CA">
        <w:tc>
          <w:tcPr>
            <w:tcW w:w="591" w:type="dxa"/>
            <w:vAlign w:val="center"/>
          </w:tcPr>
          <w:p w14:paraId="59D64D36" w14:textId="77777777" w:rsidR="00AA2CBE" w:rsidRPr="003764DC" w:rsidRDefault="00AA2CBE" w:rsidP="00AA2CBE">
            <w:pPr>
              <w:jc w:val="center"/>
              <w:rPr>
                <w:b/>
                <w:bCs/>
                <w:lang w:eastAsia="vi-VN"/>
              </w:rPr>
            </w:pPr>
            <w:r w:rsidRPr="003764DC">
              <w:rPr>
                <w:b/>
                <w:bCs/>
                <w:lang w:eastAsia="vi-VN"/>
              </w:rPr>
              <w:t>7</w:t>
            </w:r>
          </w:p>
        </w:tc>
        <w:tc>
          <w:tcPr>
            <w:tcW w:w="4366" w:type="dxa"/>
            <w:vAlign w:val="center"/>
          </w:tcPr>
          <w:p w14:paraId="0D5CEC68" w14:textId="77777777" w:rsidR="00AA2CBE" w:rsidRPr="003764DC" w:rsidRDefault="00AA2CBE" w:rsidP="00AA2CBE">
            <w:pPr>
              <w:jc w:val="both"/>
              <w:rPr>
                <w:b/>
                <w:bCs/>
                <w:lang w:eastAsia="vi-VN"/>
              </w:rPr>
            </w:pPr>
            <w:r w:rsidRPr="003764DC">
              <w:rPr>
                <w:b/>
                <w:bCs/>
                <w:lang w:eastAsia="vi-VN"/>
              </w:rPr>
              <w:t>Giai đoạn 7. Thực hiện thủ tục cấp phép đủ điều kiện hoạt động đăng kiểm theo quy định</w:t>
            </w:r>
          </w:p>
        </w:tc>
        <w:tc>
          <w:tcPr>
            <w:tcW w:w="1384" w:type="dxa"/>
            <w:vAlign w:val="center"/>
          </w:tcPr>
          <w:p w14:paraId="40E618D0" w14:textId="77777777" w:rsidR="00AA2CBE" w:rsidRPr="003764DC" w:rsidRDefault="00AA2CBE" w:rsidP="00AA2CBE">
            <w:pPr>
              <w:jc w:val="center"/>
              <w:rPr>
                <w:b/>
                <w:bCs/>
                <w:lang w:eastAsia="vi-VN"/>
              </w:rPr>
            </w:pPr>
          </w:p>
        </w:tc>
        <w:tc>
          <w:tcPr>
            <w:tcW w:w="1378" w:type="dxa"/>
            <w:vAlign w:val="center"/>
          </w:tcPr>
          <w:p w14:paraId="5652C4E5" w14:textId="77777777" w:rsidR="00AA2CBE" w:rsidRPr="003764DC" w:rsidRDefault="00AA2CBE" w:rsidP="00AA2CBE">
            <w:pPr>
              <w:jc w:val="center"/>
              <w:rPr>
                <w:lang w:eastAsia="vi-VN"/>
              </w:rPr>
            </w:pPr>
          </w:p>
        </w:tc>
        <w:tc>
          <w:tcPr>
            <w:tcW w:w="1348" w:type="dxa"/>
            <w:vAlign w:val="center"/>
          </w:tcPr>
          <w:p w14:paraId="40585D28" w14:textId="77777777" w:rsidR="00AA2CBE" w:rsidRPr="003764DC" w:rsidRDefault="00AA2CBE" w:rsidP="00AA2CBE">
            <w:pPr>
              <w:jc w:val="center"/>
              <w:rPr>
                <w:b/>
                <w:bCs/>
                <w:lang w:eastAsia="vi-VN"/>
              </w:rPr>
            </w:pPr>
          </w:p>
        </w:tc>
      </w:tr>
      <w:tr w:rsidR="003764DC" w:rsidRPr="003764DC" w14:paraId="616E0648" w14:textId="77777777" w:rsidTr="006D13CA">
        <w:tc>
          <w:tcPr>
            <w:tcW w:w="591" w:type="dxa"/>
            <w:vAlign w:val="center"/>
          </w:tcPr>
          <w:p w14:paraId="6377BAE3" w14:textId="77777777" w:rsidR="00AA2CBE" w:rsidRPr="003764DC" w:rsidRDefault="00AA2CBE" w:rsidP="00AA2CBE">
            <w:pPr>
              <w:jc w:val="center"/>
              <w:rPr>
                <w:lang w:eastAsia="vi-VN"/>
              </w:rPr>
            </w:pPr>
            <w:r w:rsidRPr="003764DC">
              <w:rPr>
                <w:lang w:eastAsia="vi-VN"/>
              </w:rPr>
              <w:t>7.1</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 xml:space="preserve">Công ty chuẩn bị hồ sơ theo quy định chuyên ngành, bao gồm: Cơ sở vật chất; dây chuyền kiểm định; thiết bị; đăng kiểm viên; </w:t>
            </w:r>
            <w:r w:rsidRPr="003764DC">
              <w:rPr>
                <w:lang w:eastAsia="vi-VN"/>
              </w:rPr>
              <w:t xml:space="preserve">hệ thống quản lý chất lượng theo nguyên tắc TCVN ISO/IEC 17020:2012; kết quả đánh giá sự phù hợp quy chuẩn;</w:t>
            </w:r>
            <w:r w:rsidRPr="003764DC">
              <w:rPr>
                <w:lang w:eastAsia="vi-VN"/>
              </w:rPr>
              <w:t xml:space="preserve"> các điều kiện khác theo quy định hiện hành.</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626946C0" w14:textId="77777777" w:rsidR="00AA2CBE" w:rsidRPr="003764DC" w:rsidRDefault="00AA2CBE" w:rsidP="00AA2CBE">
            <w:pPr>
              <w:jc w:val="center"/>
              <w:rPr>
                <w:lang w:eastAsia="vi-VN"/>
              </w:rPr>
            </w:pPr>
            <w:r w:rsidRPr="003764DC">
              <w:rPr>
                <w:lang w:eastAsia="vi-VN"/>
              </w:rPr>
              <w:t xml:space="preserve">Sở Xây dựng</w:t>
            </w:r>
          </w:p>
        </w:tc>
        <w:tc>
          <w:tcPr>
            <w:tcW w:w="1348" w:type="dxa"/>
            <w:vAlign w:val="center"/>
          </w:tcPr>
          <w:p w14:paraId="7BCC232A" w14:textId="77777777" w:rsidR="00AA2CBE" w:rsidRPr="003764DC" w:rsidRDefault="00AA2CBE" w:rsidP="00AA2CBE">
            <w:pPr>
              <w:jc w:val="center"/>
              <w:rPr>
                <w:lang w:eastAsia="vi-VN"/>
              </w:rPr>
            </w:pPr>
            <w:r w:rsidRPr="003764DC">
              <w:rPr>
                <w:lang w:eastAsia="vi-VN"/>
              </w:rPr>
              <w:t xml:space="preserve">Quý II năm 2028</w:t>
            </w:r>
          </w:p>
        </w:tc>
      </w:tr>
      <w:tr w:rsidR="003764DC" w:rsidRPr="003764DC" w14:paraId="616E0648" w14:textId="77777777" w:rsidTr="006D13CA">
        <w:trPr/>
        <w:tc>
          <w:tcPr>
            <w:tcW w:w="591" w:type="dxa"/>
            <w:vAlign w:val="center"/>
          </w:tcPr>
          <w:p w14:paraId="6377BAE3" w14:textId="77777777" w:rsidR="00AA2CBE" w:rsidRPr="003764DC" w:rsidRDefault="00AA2CBE" w:rsidP="00AA2CBE">
            <w:pPr>
              <w:jc w:val="center"/>
              <w:rPr>
                <w:lang w:eastAsia="vi-VN"/>
              </w:rPr>
            </w:pPr>
            <w:r w:rsidRPr="003764DC">
              <w:rPr>
                <w:lang w:eastAsia="vi-VN"/>
              </w:rPr>
              <w:t xml:space="preserve">7.2</w:t>
            </w:r>
          </w:p>
        </w:tc>
        <w:tc>
          <w:tcPr>
            <w:tcW w:w="4366" w:type="dxa"/>
            <w:vAlign w:val="center"/>
          </w:tcPr>
          <w:p w14:paraId="034981B1" w14:textId="77777777" w:rsidR="00AA2CBE" w:rsidRPr="003764DC" w:rsidRDefault="00AA2CBE" w:rsidP="00AA2CBE">
            <w:pPr>
              <w:jc w:val="both"/>
              <w:rPr>
                <w:lang w:eastAsia="vi-VN"/>
              </w:rPr>
            </w:pPr>
            <w:r w:rsidRPr="003764DC">
              <w:rPr>
                <w:lang w:eastAsia="vi-VN"/>
              </w:rPr>
              <w:t xml:space="preserve">Đề nghị Cục Đăng kiểm Việt Nam cấp quyền khai thác thử nghiệm phần mềm; thông báo Sở Xây dựng, Cục Đăng kiểm Việt Nam; vận hành thử toàn bộ hệ thống kiểm định tối thiểu 01 tháng trước khi đề nghị cấp giấy chứng nhận (khoản 3 Điều 23 Nghị định số 89/2026/NĐ-CP; Điều 16a Thông tư số 46/2024/TT-BGTVT được bổ sung bởi Thông tư số 45/2026/TT-BXD)</w:t>
            </w:r>
          </w:p>
        </w:tc>
        <w:tc>
          <w:tcPr>
            <w:tcW w:w="1384" w:type="dxa"/>
            <w:vAlign w:val="center"/>
          </w:tcPr>
          <w:p w14:paraId="36011401" w14:textId="77777777" w:rsidR="00AA2CBE" w:rsidRPr="003764DC" w:rsidRDefault="00AA2CBE" w:rsidP="00AA2CBE">
            <w:pPr>
              <w:jc w:val="center"/>
              <w:rPr>
                <w:lang w:eastAsia="vi-VN"/>
              </w:rPr>
            </w:pPr>
            <w:r w:rsidRPr="003764DC">
              <w:rPr>
                <w:lang w:eastAsia="vi-VN"/>
              </w:rPr>
              <w:t xml:space="preserve">Công ty</w:t>
            </w:r>
          </w:p>
        </w:tc>
        <w:tc>
          <w:tcPr>
            <w:tcW w:w="1378" w:type="dxa"/>
            <w:vAlign w:val="center"/>
          </w:tcPr>
          <w:p w14:paraId="626946C0" w14:textId="77777777" w:rsidR="00AA2CBE" w:rsidRPr="003764DC" w:rsidRDefault="00AA2CBE" w:rsidP="00AA2CBE">
            <w:pPr>
              <w:jc w:val="center"/>
              <w:rPr>
                <w:lang w:eastAsia="vi-VN"/>
              </w:rPr>
            </w:pPr>
            <w:r w:rsidRPr="003764DC">
              <w:rPr>
                <w:lang w:eastAsia="vi-VN"/>
              </w:rPr>
              <w:t xml:space="preserve">Sở Xây dựng; Cục Đăng kiểm Việt Nam</w:t>
            </w:r>
          </w:p>
        </w:tc>
        <w:tc>
          <w:tcPr>
            <w:tcW w:w="1348" w:type="dxa"/>
            <w:vAlign w:val="center"/>
          </w:tcPr>
          <w:p w14:paraId="7BCC232A" w14:textId="77777777" w:rsidR="00AA2CBE" w:rsidRPr="003764DC" w:rsidRDefault="00AA2CBE" w:rsidP="00AA2CBE">
            <w:pPr>
              <w:jc w:val="center"/>
              <w:rPr>
                <w:lang w:eastAsia="vi-VN"/>
              </w:rPr>
            </w:pPr>
            <w:r w:rsidRPr="003764DC">
              <w:rPr>
                <w:lang w:eastAsia="vi-VN"/>
              </w:rPr>
              <w:t xml:space="preserve">Quý II năm 2028</w:t>
            </w:r>
          </w:p>
        </w:tc>
      </w:tr>
      <w:tr w:rsidR="003764DC" w:rsidRPr="003764DC" w14:paraId="76CDF375" w14:textId="77777777" w:rsidTr="006D13CA">
        <w:tc>
          <w:tcPr>
            <w:tcW w:w="591" w:type="dxa"/>
            <w:vAlign w:val="center"/>
          </w:tcPr>
          <w:p w14:paraId="54F3D418" w14:textId="77777777" w:rsidR="00AA2CBE" w:rsidRPr="003764DC" w:rsidRDefault="00AA2CBE" w:rsidP="00AA2CBE">
            <w:pPr>
              <w:jc w:val="center"/>
              <w:rPr>
                <w:b/>
                <w:bCs/>
                <w:lang w:eastAsia="vi-VN"/>
              </w:rPr>
            </w:pPr>
            <w:r w:rsidRPr="003764DC">
              <w:rPr>
                <w:b/>
                <w:bCs/>
                <w:lang w:eastAsia="vi-VN"/>
              </w:rPr>
              <w:t>8</w:t>
            </w:r>
          </w:p>
        </w:tc>
        <w:tc>
          <w:tcPr>
            <w:tcW w:w="4366" w:type="dxa"/>
            <w:vAlign w:val="center"/>
          </w:tcPr>
          <w:p w14:paraId="291C71B0" w14:textId="77777777" w:rsidR="00AA2CBE" w:rsidRPr="003764DC" w:rsidRDefault="00AA2CBE" w:rsidP="00AA2CBE">
            <w:pPr>
              <w:jc w:val="both"/>
              <w:rPr>
                <w:b/>
                <w:bCs/>
                <w:lang w:eastAsia="vi-VN"/>
              </w:rPr>
            </w:pPr>
            <w:r w:rsidRPr="003764DC">
              <w:rPr>
                <w:b/>
                <w:bCs/>
                <w:lang w:eastAsia="vi-VN"/>
              </w:rPr>
              <w:t>Giai đoạn 8. Thành lập và đưa Trung tâm vào hoạt động</w:t>
            </w:r>
          </w:p>
        </w:tc>
        <w:tc>
          <w:tcPr>
            <w:tcW w:w="1384" w:type="dxa"/>
            <w:vAlign w:val="center"/>
          </w:tcPr>
          <w:p w14:paraId="43424607" w14:textId="77777777" w:rsidR="00AA2CBE" w:rsidRPr="003764DC" w:rsidRDefault="00AA2CBE" w:rsidP="00AA2CBE">
            <w:pPr>
              <w:jc w:val="center"/>
              <w:rPr>
                <w:b/>
                <w:bCs/>
                <w:lang w:eastAsia="vi-VN"/>
              </w:rPr>
            </w:pPr>
          </w:p>
        </w:tc>
        <w:tc>
          <w:tcPr>
            <w:tcW w:w="1378" w:type="dxa"/>
            <w:vAlign w:val="center"/>
          </w:tcPr>
          <w:p w14:paraId="60855342" w14:textId="77777777" w:rsidR="00AA2CBE" w:rsidRPr="003764DC" w:rsidRDefault="00AA2CBE" w:rsidP="00AA2CBE">
            <w:pPr>
              <w:jc w:val="center"/>
              <w:rPr>
                <w:b/>
                <w:bCs/>
                <w:lang w:eastAsia="vi-VN"/>
              </w:rPr>
            </w:pPr>
          </w:p>
        </w:tc>
        <w:tc>
          <w:tcPr>
            <w:tcW w:w="1348" w:type="dxa"/>
            <w:vAlign w:val="center"/>
          </w:tcPr>
          <w:p w14:paraId="75D7E736" w14:textId="77777777" w:rsidR="00AA2CBE" w:rsidRPr="003764DC" w:rsidRDefault="00AA2CBE" w:rsidP="00AA2CBE">
            <w:pPr>
              <w:jc w:val="center"/>
              <w:rPr>
                <w:b/>
                <w:bCs/>
                <w:lang w:val="vi-VN" w:eastAsia="vi-VN"/>
              </w:rPr>
            </w:pPr>
          </w:p>
        </w:tc>
      </w:tr>
      <w:tr w:rsidR="003764DC" w:rsidRPr="003764DC" w14:paraId="47FDEA81" w14:textId="77777777" w:rsidTr="006D13CA">
        <w:tc>
          <w:tcPr>
            <w:tcW w:w="591" w:type="dxa"/>
            <w:vAlign w:val="center"/>
          </w:tcPr>
          <w:p w14:paraId="5601BE9F" w14:textId="77777777" w:rsidR="00AA2CBE" w:rsidRPr="003764DC" w:rsidRDefault="00AA2CBE" w:rsidP="00AA2CBE">
            <w:pPr>
              <w:jc w:val="center"/>
              <w:rPr>
                <w:lang w:eastAsia="vi-VN"/>
              </w:rPr>
            </w:pPr>
            <w:r w:rsidRPr="003764DC">
              <w:rPr>
                <w:lang w:eastAsia="vi-VN"/>
              </w:rPr>
              <w:t>8.1</w:t>
            </w:r>
          </w:p>
        </w:tc>
        <w:tc>
          <w:tcPr>
            <w:tcW w:w="4366" w:type="dxa"/>
            <w:vAlign w:val="center"/>
          </w:tcPr>
          <w:p w14:paraId="1BFAC1FD" w14:textId="77777777" w:rsidR="00AA2CBE" w:rsidRPr="003764DC" w:rsidRDefault="00AA2CBE" w:rsidP="00AA2CBE">
            <w:pPr>
              <w:jc w:val="both"/>
              <w:rPr>
                <w:lang w:eastAsia="vi-VN"/>
              </w:rPr>
            </w:pPr>
            <w:r w:rsidRPr="003764DC">
              <w:rPr>
                <w:lang w:eastAsia="vi-VN"/>
              </w:rPr>
              <w:t>Hội đồng thành viên Công ty ban hành: Quyết định thành lập Trung tâm; Quy chế tổ chức và hoạt động;</w:t>
            </w:r>
          </w:p>
          <w:p w14:paraId="7DF0D3C8" w14:textId="77777777" w:rsidR="00AA2CBE" w:rsidRPr="003764DC" w:rsidRDefault="00AA2CBE" w:rsidP="00AA2CBE">
            <w:pPr>
              <w:jc w:val="both"/>
              <w:rPr>
                <w:lang w:eastAsia="vi-VN"/>
              </w:rPr>
            </w:pPr>
            <w:r w:rsidRPr="003764DC">
              <w:rPr>
                <w:lang w:eastAsia="vi-VN"/>
              </w:rPr>
              <w:t>bổ nhiệm Giám đốc Trung tâm; Quy chế, quy trình nội bộ.</w:t>
            </w:r>
          </w:p>
        </w:tc>
        <w:tc>
          <w:tcPr>
            <w:tcW w:w="1384" w:type="dxa"/>
            <w:vAlign w:val="center"/>
          </w:tcPr>
          <w:p w14:paraId="1AF9ADCC" w14:textId="77777777" w:rsidR="00AA2CBE" w:rsidRPr="003764DC" w:rsidRDefault="00AA2CBE" w:rsidP="00AA2CBE">
            <w:pPr>
              <w:jc w:val="center"/>
              <w:rPr>
                <w:lang w:eastAsia="vi-VN"/>
              </w:rPr>
            </w:pPr>
            <w:r w:rsidRPr="003764DC">
              <w:rPr>
                <w:lang w:eastAsia="vi-VN"/>
              </w:rPr>
              <w:t>Công ty</w:t>
            </w:r>
          </w:p>
        </w:tc>
        <w:tc>
          <w:tcPr>
            <w:tcW w:w="1378" w:type="dxa"/>
            <w:vAlign w:val="center"/>
          </w:tcPr>
          <w:p w14:paraId="778D349C" w14:textId="77777777" w:rsidR="00AA2CBE" w:rsidRPr="003764DC" w:rsidRDefault="00AA2CBE" w:rsidP="00AA2CBE">
            <w:pPr>
              <w:jc w:val="center"/>
              <w:rPr>
                <w:lang w:eastAsia="vi-VN"/>
              </w:rPr>
            </w:pPr>
          </w:p>
        </w:tc>
        <w:tc>
          <w:tcPr>
            <w:tcW w:w="1348" w:type="dxa"/>
            <w:vAlign w:val="center"/>
          </w:tcPr>
          <w:p w14:paraId="7F284C24" w14:textId="77777777" w:rsidR="00AA2CBE" w:rsidRPr="003764DC" w:rsidRDefault="00AA2CBE" w:rsidP="00AA2CBE">
            <w:pPr>
              <w:jc w:val="center"/>
              <w:rPr>
                <w:lang w:val="vi-VN" w:eastAsia="vi-VN"/>
              </w:rPr>
            </w:pPr>
            <w:r w:rsidRPr="003764DC">
              <w:rPr>
                <w:lang w:eastAsia="vi-VN"/>
              </w:rPr>
              <w:t xml:space="preserve">Quý III năm 2028</w:t>
            </w:r>
          </w:p>
        </w:tc>
      </w:tr>
      <w:tr w:rsidR="003764DC" w:rsidRPr="003764DC" w14:paraId="456E5CA2" w14:textId="77777777" w:rsidTr="006D13CA">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9</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Giai đoạn 9. Vận hành, giám sát và đánh giá</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Công ty, Trung tâm, Trường</w:t>
            </w:r>
          </w:p>
        </w:tc>
        <w:tc>
          <w:tcPr>
            <w:tcW w:w="1378" w:type="dxa"/>
            <w:vAlign w:val="center"/>
          </w:tcPr>
          <w:p w14:paraId="4A89A240" w14:textId="77777777" w:rsidR="00AA2CBE" w:rsidRPr="003764DC" w:rsidRDefault="00AA2CBE" w:rsidP="00AA2CBE">
            <w:pPr>
              <w:jc w:val="center"/>
              <w:rPr>
                <w:b/>
                <w:bCs/>
                <w:lang w:eastAsia="vi-VN"/>
              </w:rPr>
            </w:pPr>
          </w:p>
        </w:tc>
        <w:tc>
          <w:tcPr>
            <w:tcW w:w="1348" w:type="dxa"/>
            <w:vAlign w:val="center"/>
          </w:tcPr>
          <w:p w14:paraId="1D223C41" w14:textId="77777777" w:rsidR="00AA2CBE" w:rsidRPr="003764DC" w:rsidRDefault="00AA2CBE" w:rsidP="00AA2CBE">
            <w:pPr>
              <w:jc w:val="center"/>
              <w:rPr>
                <w:b/>
                <w:bCs/>
                <w:lang w:val="vi-VN" w:eastAsia="vi-VN"/>
              </w:rPr>
            </w:pPr>
            <w:r w:rsidRPr="003764DC">
              <w:rPr>
                <w:lang w:eastAsia="vi-VN"/>
              </w:rPr>
              <w:t xml:space="preserve">Từ Quý III năm 2028</w:t>
            </w:r>
          </w:p>
        </w:tc>
      </w:tr>
      <w:tr w:rsidR="003764DC" w:rsidRPr="003764DC" w14:paraId="456E5CA2" w14:textId="77777777" w:rsidTr="006D13CA">
        <w:trPr/>
        <w:tc>
          <w:tcPr>
            <w:tcW w:w="591" w:type="dxa"/>
            <w:vAlign w:val="center"/>
          </w:tcPr>
          <w:p w14:paraId="731A2037" w14:textId="77777777" w:rsidR="00AA2CBE" w:rsidRPr="003764DC" w:rsidRDefault="00AA2CBE" w:rsidP="00AA2CBE">
            <w:pPr>
              <w:jc w:val="center"/>
              <w:rPr>
                <w:b/>
                <w:bCs/>
                <w:lang w:eastAsia="vi-VN"/>
              </w:rPr>
            </w:pPr>
            <w:r w:rsidRPr="003764DC">
              <w:rPr>
                <w:b/>
                <w:bCs/>
                <w:lang w:eastAsia="vi-VN"/>
              </w:rPr>
              <w:t xml:space="preserve">10</w:t>
            </w:r>
          </w:p>
        </w:tc>
        <w:tc>
          <w:tcPr>
            <w:tcW w:w="4366" w:type="dxa"/>
            <w:vAlign w:val="center"/>
          </w:tcPr>
          <w:p w14:paraId="4C52D784" w14:textId="77777777" w:rsidR="00AA2CBE" w:rsidRPr="003764DC" w:rsidRDefault="00AA2CBE" w:rsidP="00AA2CBE">
            <w:pPr>
              <w:jc w:val="both"/>
              <w:rPr>
                <w:b/>
                <w:bCs/>
                <w:lang w:eastAsia="vi-VN"/>
              </w:rPr>
            </w:pPr>
            <w:r w:rsidRPr="003764DC">
              <w:rPr>
                <w:b/>
                <w:bCs/>
                <w:lang w:eastAsia="vi-VN"/>
              </w:rPr>
              <w:t xml:space="preserve">Giai đoạn 10. Đầu tư dây chuyền kiểm định thứ hai khi lưu lượng thực tế của dây chuyền giai đoạn 1 </w:t>
            </w:r>
            <w:r w:rsidRPr="003764DC">
              <w:rPr>
                <w:b/>
                <w:bCs/>
                <w:lang w:eastAsia="vi-VN"/>
              </w:rPr>
              <w:t xml:space="preserve">đạt từ 90% công suất thiết kế (khoảng 13.480 lượt/năm trên công suất thiết kế 14.976 lượt/năm)</w:t>
            </w:r>
            <w:r w:rsidRPr="003764DC">
              <w:rPr>
                <w:b/>
                <w:bCs/>
                <w:lang w:eastAsia="vi-VN"/>
              </w:rPr>
              <w:t xml:space="preserve"> trong 2 năm liên tiếp</w:t>
            </w:r>
          </w:p>
        </w:tc>
        <w:tc>
          <w:tcPr>
            <w:tcW w:w="1384" w:type="dxa"/>
            <w:vAlign w:val="center"/>
          </w:tcPr>
          <w:p w14:paraId="2122AE68" w14:textId="77777777" w:rsidR="00AA2CBE" w:rsidRPr="003764DC" w:rsidRDefault="00AA2CBE" w:rsidP="00AA2CBE">
            <w:pPr>
              <w:jc w:val="center"/>
              <w:rPr>
                <w:lang w:eastAsia="vi-VN"/>
              </w:rPr>
            </w:pPr>
            <w:r w:rsidRPr="003764DC">
              <w:rPr>
                <w:lang w:eastAsia="vi-VN"/>
              </w:rPr>
              <w:t xml:space="preserve">Công ty</w:t>
            </w:r>
          </w:p>
        </w:tc>
        <w:tc>
          <w:tcPr>
            <w:tcW w:w="1378" w:type="dxa"/>
            <w:vAlign w:val="center"/>
          </w:tcPr>
          <w:p w14:paraId="4A89A240" w14:textId="77777777" w:rsidR="00AA2CBE" w:rsidRPr="003764DC" w:rsidRDefault="00AA2CBE" w:rsidP="00AA2CBE">
            <w:pPr>
              <w:jc w:val="center"/>
              <w:rPr>
                <w:b/>
                <w:bCs/>
                <w:lang w:eastAsia="vi-VN"/>
              </w:rPr>
            </w:pPr>
            <w:r>
              <w:t xml:space="preserve">Hội đồng thành viên Công ty</w:t>
            </w:r>
          </w:p>
        </w:tc>
        <w:tc>
          <w:tcPr>
            <w:tcW w:w="1348" w:type="dxa"/>
            <w:vAlign w:val="center"/>
          </w:tcPr>
          <w:p w14:paraId="1D223C41" w14:textId="77777777" w:rsidR="00AA2CBE" w:rsidRPr="003764DC" w:rsidRDefault="00AA2CBE" w:rsidP="00AA2CBE">
            <w:pPr>
              <w:jc w:val="center"/>
              <w:rPr>
                <w:b/>
                <w:bCs/>
                <w:lang w:val="vi-VN" w:eastAsia="vi-VN"/>
              </w:rPr>
            </w:pPr>
            <w:r w:rsidRPr="003764DC">
              <w:rPr>
                <w:lang w:eastAsia="vi-VN"/>
              </w:rPr>
              <w:t xml:space="preserve">Theo nhu cầu thực tế</w:t>
            </w:r>
          </w:p>
        </w:tc>
      </w:tr>
    </w:tbl>
    <w:p w14:paraId="35E49695" w14:textId="77777777" w:rsidR="00EC04DB" w:rsidRPr="003764DC" w:rsidRDefault="00EC04DB" w:rsidP="009B46E6">
      <w:pPr>
        <w:widowControl w:val="0"/>
        <w:spacing w:before="120" w:after="120" w:line="252" w:lineRule="auto"/>
        <w:ind w:firstLine="720"/>
        <w:jc w:val="both"/>
        <w:rPr>
          <w:b/>
          <w:bCs/>
          <w:lang w:val="pt-BR"/>
        </w:rPr>
      </w:pPr>
      <w:r w:rsidRPr="003764DC">
        <w:rPr>
          <w:b/>
          <w:bCs/>
          <w:lang w:val="nl-NL"/>
        </w:rPr>
        <w:t xml:space="preserve">IV. </w:t>
      </w:r>
      <w:r w:rsidRPr="003764DC">
        <w:rPr>
          <w:b/>
          <w:bCs/>
          <w:lang w:val="pt-BR"/>
        </w:rPr>
        <w:t>NHỮNG VẤN ĐỀ CÒN CÓ Ý KIẾN KHÁC NHAU VÀ NHỮNG VẤN ĐỀ KHÁC CÓ LIÊN QUAN</w:t>
      </w:r>
    </w:p>
    <w:p w14:paraId="1D71A2E7" w14:textId="58C1D966" w:rsidR="00943F3A" w:rsidRDefault="00BE454A" w:rsidP="009B46E6">
      <w:pPr>
        <w:widowControl w:val="0"/>
        <w:spacing w:before="120" w:after="120" w:line="252" w:lineRule="auto"/>
        <w:ind w:firstLine="720"/>
        <w:jc w:val="both"/>
      </w:pPr>
      <w:r w:rsidRPr="00470E7C">
        <w:rPr>
          <w:b/>
          <w:bCs/>
        </w:rPr>
        <w:t>1.</w:t>
      </w:r>
      <w:r>
        <w:t xml:space="preserve"> Ý kiến của Sở Nông nghiệp và Môi trường tại Văn bản số </w:t>
      </w:r>
      <w:r w:rsidRPr="00BE454A">
        <w:t>10002/SNNMT-TCCB ngày 22/8/2026</w:t>
      </w:r>
      <w:r w:rsidR="00EC5745">
        <w:rPr>
          <w:rStyle w:val="FootnoteReference"/>
        </w:rPr>
        <w:footnoteReference w:id="7"/>
      </w:r>
      <w:r>
        <w:t xml:space="preserve"> </w:t>
      </w:r>
      <w:r w:rsidR="005E1CA7">
        <w:t>có nêu: “</w:t>
      </w:r>
      <w:r w:rsidR="005E1CA7" w:rsidRPr="00CB2C97">
        <w:t xml:space="preserve">Sở Nông nghiệp và Môi trường </w:t>
      </w:r>
      <w:r w:rsidR="005E1CA7">
        <w:t xml:space="preserve">đề nghị </w:t>
      </w:r>
      <w:r w:rsidR="005E1CA7" w:rsidRPr="003E7CA3">
        <w:t xml:space="preserve">Trường Cao đẳng </w:t>
      </w:r>
      <w:r w:rsidR="005E1CA7" w:rsidRPr="0047103F">
        <w:t>Kon Tum</w:t>
      </w:r>
      <w:r w:rsidR="005E1CA7" w:rsidRPr="00840F72">
        <w:t xml:space="preserve"> </w:t>
      </w:r>
      <w:r w:rsidR="005E1CA7">
        <w:t xml:space="preserve">xem xét lại việc </w:t>
      </w:r>
      <w:r w:rsidR="005E1CA7" w:rsidRPr="00470E7C">
        <w:rPr>
          <w:b/>
          <w:bCs/>
        </w:rPr>
        <w:t>thành lập đơn vị sự nghiệp</w:t>
      </w:r>
      <w:r w:rsidR="005E1CA7" w:rsidRPr="00840F72">
        <w:t xml:space="preserve"> như đề xuất mô hình doanh nghiệp. </w:t>
      </w:r>
      <w:r w:rsidR="005E1CA7" w:rsidRPr="003E7CA3">
        <w:t xml:space="preserve">Trường Cao đẳng </w:t>
      </w:r>
      <w:r w:rsidR="005E1CA7" w:rsidRPr="0047103F">
        <w:t xml:space="preserve">Kon Tum nếu được Nhà nước giao đất không thu tiền sử dụng đất không có quyền chuyển đổi, chuyển nhượng, tặng cho, cho thuê quyền sử dụng đất, thế chấp, </w:t>
      </w:r>
      <w:r w:rsidR="005E1CA7" w:rsidRPr="0047103F">
        <w:rPr>
          <w:b/>
          <w:bCs/>
        </w:rPr>
        <w:t>góp vốn bằng quyền sử dụng đất</w:t>
      </w:r>
      <w:r w:rsidR="005E1CA7">
        <w:rPr>
          <w:rStyle w:val="FootnoteReference"/>
          <w:b/>
          <w:bCs/>
        </w:rPr>
        <w:footnoteReference w:id="8"/>
      </w:r>
      <w:r w:rsidR="005E1CA7">
        <w:t>”.</w:t>
      </w:r>
    </w:p>
    <w:p w14:paraId="4BF96A90" w14:textId="04AA0FB0" w:rsidR="00470E7C" w:rsidRPr="00470E7C" w:rsidRDefault="005E1CA7" w:rsidP="009B46E6">
      <w:pPr>
        <w:widowControl w:val="0"/>
        <w:spacing w:before="120" w:after="120" w:line="252" w:lineRule="auto"/>
        <w:ind w:firstLine="720"/>
        <w:jc w:val="both"/>
        <w:rPr>
          <w:szCs w:val="22"/>
        </w:rPr>
      </w:pPr>
      <w:r w:rsidRPr="00470E7C">
        <w:rPr>
          <w:b/>
          <w:bCs/>
        </w:rPr>
        <w:t xml:space="preserve">2. </w:t>
      </w:r>
      <w:r w:rsidR="00470E7C" w:rsidRPr="00470E7C">
        <w:rPr>
          <w:b/>
          <w:bCs/>
        </w:rPr>
        <w:t>Quan điểm, ý kiến của nhà trường:</w:t>
      </w:r>
      <w:r w:rsidR="00470E7C">
        <w:t xml:space="preserve"> </w:t>
      </w:r>
      <w:r w:rsidR="00470E7C" w:rsidRPr="00470E7C">
        <w:rPr>
          <w:bCs/>
          <w:szCs w:val="22"/>
        </w:rPr>
        <w:t>Nhà trường bảo lưu ý kiến này,</w:t>
      </w:r>
      <w:r w:rsidR="00470E7C" w:rsidRPr="00470E7C">
        <w:rPr>
          <w:b/>
          <w:szCs w:val="22"/>
        </w:rPr>
        <w:t xml:space="preserve"> </w:t>
      </w:r>
      <w:r w:rsidR="00470E7C" w:rsidRPr="00470E7C">
        <w:rPr>
          <w:szCs w:val="22"/>
        </w:rPr>
        <w:t>Đề án không đề xuất thành lập đơn vị sự nghiệp công lập mà theo mô hình doanh nghiệp. Phương án đang nghiên cứu và đề xuất là thành lập Công ty trách nhiệm hữu hạn hai thành viên trở lên, trong đó phía Nhà nước (Trường) dự kiến nắm giữ 51% vốn điều lệ, đối tác góp tối đa 49%; quan hệ Trung tâm - Công ty - Trường đã được Đề án tự xác định tại Mục IV.1 Phần II (Công ty là pháp nhân độc lập; Trung tâm là đơn vị do Công ty đầu tư, quản lý, vận hành).</w:t>
      </w:r>
    </w:p>
    <w:p w14:paraId="4E799CCE" w14:textId="6B6FA061" w:rsidR="00AF67F5" w:rsidRDefault="00FF6F56" w:rsidP="009B46E6">
      <w:pPr>
        <w:widowControl w:val="0"/>
        <w:spacing w:before="120" w:after="120" w:line="252" w:lineRule="auto"/>
        <w:ind w:firstLine="720"/>
        <w:jc w:val="both"/>
      </w:pPr>
      <w:r>
        <w:rPr>
          <w:b/>
          <w:bCs/>
        </w:rPr>
        <w:t xml:space="preserve">* </w:t>
      </w:r>
      <w:r w:rsidR="00470E7C" w:rsidRPr="00FF6F56">
        <w:rPr>
          <w:b/>
          <w:bCs/>
        </w:rPr>
        <w:t xml:space="preserve">Lý do: </w:t>
      </w:r>
      <w:r w:rsidRPr="00FF6F56">
        <w:t>Tại các lần dự thảo (1 và 2), nhà trường đã đề xuất mô hình đơn vị này là đơn vị sự nghiệp công lập</w:t>
      </w:r>
      <w:r>
        <w:t xml:space="preserve">, </w:t>
      </w:r>
      <w:r w:rsidR="00AF67F5">
        <w:t xml:space="preserve">tuy nhiên, </w:t>
      </w:r>
      <w:r w:rsidR="00605A21">
        <w:t>s</w:t>
      </w:r>
      <w:r w:rsidR="00AF67F5">
        <w:t>au khi nghiên cứu 2 mô hình (mô hình đơn vị sự nghiệp công lập và mô hình doanh nghiệp), nhà trường nhận thấy cả hai phương án đều có cơ sở pháp lý để triển khai</w:t>
      </w:r>
      <w:r w:rsidR="00605A21">
        <w:t>, nhưng mô hình doanh nghiệp sẽ có những thuận lợi nhất định</w:t>
      </w:r>
      <w:r w:rsidR="009B46E6">
        <w:t xml:space="preserve"> </w:t>
      </w:r>
      <w:r w:rsidR="00AF67F5">
        <w:t>trên các tiêu chí về khả năng huy động vốn, mức độ xã hội hóa, tính linh hoạt trong quản trị, khả năng thu hút nhà đầu tư, cơ chế chia sẻ rủi ro, bảo toàn và phát triển phần vốn Nhà nước, cũng như mục tiêu không sử dụng ngân sách nhà nước để đầu tư, mô hình doanh nghiệp đáp ứng tốt hơn các yêu cầu của Đề án, cụ thể:</w:t>
      </w:r>
    </w:p>
    <w:p w14:paraId="2A816324" w14:textId="77777777" w:rsidR="00AF67F5" w:rsidRDefault="00AF67F5" w:rsidP="009B46E6">
      <w:pPr>
        <w:widowControl w:val="0"/>
        <w:spacing w:before="120" w:after="120" w:line="252" w:lineRule="auto"/>
        <w:ind w:firstLine="720"/>
        <w:jc w:val="both"/>
      </w:pPr>
      <w:r>
        <w:t>- Thành lập doanh nghiệp nhằm huy động tối đa nguồn lực của xã hội để đầu tư thành lập đơn vị, giảm bớt phụ thuộc ngân sách nhà nước đầu tư vào lĩnh vực dịch vụ, chia sẻ với nhà nước về lợi ích và rủi ro; trong khi đó, với mô hình đơn vị sự nghiệp công lập thì khả năng thu hút đầu tư có thể không cao.</w:t>
      </w:r>
    </w:p>
    <w:p w14:paraId="40C52535" w14:textId="77777777" w:rsidR="00AF67F5" w:rsidRDefault="00AF67F5" w:rsidP="009B46E6">
      <w:pPr>
        <w:widowControl w:val="0"/>
        <w:spacing w:before="120" w:after="120" w:line="252" w:lineRule="auto"/>
        <w:ind w:firstLine="720"/>
        <w:jc w:val="both"/>
      </w:pPr>
      <w:r>
        <w:t>- Với mô hình doanh nghiệp hoạt động trong lĩnh vực đăng kiểm, lĩnh vực này có tính đặc thù trong đầu tư cơ sở vật chất, thiết bị để phát triển.</w:t>
      </w:r>
    </w:p>
    <w:p w14:paraId="663146E1" w14:textId="77777777" w:rsidR="00AF67F5" w:rsidRDefault="00AF67F5" w:rsidP="009B46E6">
      <w:pPr>
        <w:widowControl w:val="0"/>
        <w:spacing w:before="120" w:after="120" w:line="252" w:lineRule="auto"/>
        <w:ind w:firstLine="720"/>
        <w:jc w:val="both"/>
      </w:pPr>
      <w:r>
        <w:t>- Tăng khả năng bảo toàn vốn nhà nước và cơ chế kiểm soát, tách bạch các hoạt động của Trường và doanh nghiệp.</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Việc đề xuất mô hình doanh nghiệp không nhằm thay thế vai trò quản lý nhà nước hoặc chức năng của Trường; doanh nghiệp được đề xuất là công cụ tổ chức để huy động nguồn lực xã hội đầu tư, quản trị và vận hành hoạt động đăng kiểm theo cơ chế doanh nghiệp, trong khi Nhà trường thực hiện quyền, trách nhiệm của thành viên góp vốn theo quy định của pháp luật và không làm thay đổi mục tiêu, nhiệm vụ của UBND tỉnh giao tại Quyết định số 30/QĐ-UBND ngày 19/01/2026</w:t>
      </w:r>
      <w:r w:rsidR="009B46E6">
        <w:t xml:space="preserve">; </w:t>
      </w:r>
      <w:r w:rsidR="009B46E6" w:rsidRPr="009B46E6">
        <w:rPr>
          <w:b/>
          <w:bCs/>
          <w:i/>
          <w:iCs/>
        </w:rPr>
        <w:t xml:space="preserve">do đó, nhà trường kính đề nghị UBND tỉnh xem xét, quyết định. </w:t>
      </w:r>
    </w:p>
    <w:p w14:paraId="2ABB2DF2" w14:textId="1A8CF8F9" w:rsidR="009B46E6" w:rsidRPr="009B46E6" w:rsidRDefault="00AF67F5" w:rsidP="009B46E6">
      <w:pPr>
        <w:widowControl w:val="0"/>
        <w:spacing w:before="120" w:after="120" w:line="252" w:lineRule="auto"/>
        <w:ind w:firstLine="720"/>
        <w:jc w:val="both"/>
        <w:rPr>
          <w:b/>
          <w:bCs/>
          <w:i/>
          <w:iCs/>
        </w:rPr>
      </w:pPr>
      <w:r w:rsidRPr="009B46E6">
        <w:t xml:space="preserve">3. Về cơ chế quản lý phần vốn của Trường tại Công ty và việc sử dụng vốn vay để góp vốn: Theo ý kiến của Sở Tư pháp (Công văn số 2533/STP-XD&amp;TCTHPL ngày 09 tháng 9 năm 2026) và Sở Tài chính (Công văn số 8766/STC-HCSN ngày 24 tháng 9 năm 2026), pháp luật hiện hành chưa có hướng dẫn chi tiết về trình tự, thẩm quyền đơn vị sự nghiệp công lập góp vốn bằng tiền thành lập pháp nhân mới, chủ thể quản lý phần vốn góp và việc sử dụng vốn vay để góp vốn. Nhà trường kính đề nghị Ủy ban nhân dân tỉnh xin ý kiến hướng dẫn của Bộ Tài chính, Bộ Nội vụ (dự thảo văn bản kèm theo) làm cơ sở xem xét, phê duyệt Đề án.</w:t>
      </w:r>
    </w:p>
    <w:p w14:paraId="2B834A6A" w14:textId="77777777" w:rsidR="00900520" w:rsidRPr="003764DC" w:rsidRDefault="00900520" w:rsidP="009B46E6">
      <w:pPr>
        <w:widowControl w:val="0"/>
        <w:spacing w:before="120" w:after="120" w:line="252" w:lineRule="auto"/>
        <w:ind w:firstLine="720"/>
        <w:jc w:val="both"/>
        <w:rPr>
          <w:b/>
          <w:bCs/>
        </w:rPr>
      </w:pPr>
      <w:r w:rsidRPr="003764DC">
        <w:rPr>
          <w:b/>
          <w:bCs/>
        </w:rPr>
        <w:t>V. TỔ CHỨC THỰC HIỆN</w:t>
      </w:r>
    </w:p>
    <w:p w14:paraId="66CA9DD2" w14:textId="77777777" w:rsidR="00900520" w:rsidRPr="003764DC" w:rsidRDefault="00900520" w:rsidP="009B46E6">
      <w:pPr>
        <w:widowControl w:val="0"/>
        <w:spacing w:before="120" w:after="120" w:line="252" w:lineRule="auto"/>
        <w:ind w:firstLine="720"/>
        <w:jc w:val="both"/>
      </w:pPr>
      <w:r w:rsidRPr="003764DC">
        <w:rPr>
          <w:b/>
          <w:bCs/>
        </w:rPr>
        <w:t>1. Trường Cao đẳng Kon Tum:</w:t>
      </w:r>
      <w:r w:rsidRPr="003764DC">
        <w:t xml:space="preserve"> Là đơn vị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06156EEA" w14:textId="77777777"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2. Sở Xây dựng</w:t>
      </w:r>
    </w:p>
    <w:p w14:paraId="26E04306" w14:textId="77777777"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a) Hướng dẫn quy trình, thủ tục và các yêu cầu kỹ thuật chuyên môn liên quan đến đầu tư và hoạt động của Công ty, Trung tâm theo quy định của ngành.</w:t>
      </w:r>
    </w:p>
    <w:p w14:paraId="00831465" w14:textId="411B7B9F" w:rsidR="00A66D58" w:rsidRPr="003764DC" w:rsidRDefault="00A66D58" w:rsidP="009B46E6">
      <w:pPr>
        <w:widowControl w:val="0"/>
        <w:spacing w:before="120" w:after="120" w:line="252" w:lineRule="auto"/>
        <w:ind w:firstLine="720"/>
        <w:jc w:val="both"/>
        <w:rPr>
          <w:szCs w:val="24"/>
          <w:lang w:val="nl-BE"/>
        </w:rPr>
      </w:pPr>
      <w:r w:rsidRPr="003764DC">
        <w:rPr>
          <w:szCs w:val="24"/>
          <w:lang w:val="nl-BE"/>
        </w:rPr>
        <w:t xml:space="preserve">b) Hướng dẫn nhà trường thực hiện các thủ tục có liên quan đến </w:t>
      </w:r>
      <w:r w:rsidR="001D7B01" w:rsidRPr="003764DC">
        <w:rPr>
          <w:szCs w:val="24"/>
          <w:lang w:val="nl-BE"/>
        </w:rPr>
        <w:t>quy hoạch đô thị</w:t>
      </w:r>
      <w:r w:rsidRPr="003764DC">
        <w:rPr>
          <w:szCs w:val="24"/>
          <w:lang w:val="nl-BE"/>
        </w:rPr>
        <w:t>, đầu tư, xây dựng, chấp thuận vị trí nút giao thông đường bộ Công ty vào đường Võ Nguyên Giáp theo quy định.</w:t>
      </w:r>
    </w:p>
    <w:p w14:paraId="32AF80DA" w14:textId="4DACFD6D" w:rsidR="001E2C57" w:rsidRPr="003764DC" w:rsidRDefault="001E2C57" w:rsidP="009B46E6">
      <w:pPr>
        <w:widowControl w:val="0"/>
        <w:spacing w:before="120" w:after="120" w:line="252" w:lineRule="auto"/>
        <w:ind w:firstLine="720"/>
        <w:jc w:val="both"/>
        <w:rPr>
          <w:b/>
          <w:bCs/>
          <w:szCs w:val="24"/>
          <w:lang w:val="nl-BE"/>
        </w:rPr>
      </w:pPr>
      <w:r w:rsidRPr="003764DC">
        <w:rPr>
          <w:b/>
          <w:bCs/>
          <w:szCs w:val="24"/>
          <w:lang w:val="nl-BE"/>
        </w:rPr>
        <w:t>3. Sở Tài chính</w:t>
      </w:r>
    </w:p>
    <w:p w14:paraId="3B20573F"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a) Tổ chức thẩm định cơ chế tài chính, vốn góp thành lập doanh nghiệp theo quy định hiện hành.</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b) Hướng dẫn thẩm định giá trị tài sản, phương án xử lý tài chính, tài sản của nhà nước khi góp vốn thành lập doanh nghiệp theo quy định; thủ tục đăng ký doanh nghiệp; quy trình lựa chọn nhà đầu tư.</w:t>
      </w:r>
    </w:p>
    <w:p w14:paraId="39A598FB" w14:textId="77777777" w:rsidR="006F6939" w:rsidRPr="003764DC" w:rsidRDefault="006F6939" w:rsidP="009B46E6">
      <w:pPr>
        <w:widowControl w:val="0"/>
        <w:spacing w:before="120" w:after="120" w:line="252" w:lineRule="auto"/>
        <w:ind w:firstLine="720"/>
        <w:jc w:val="both"/>
        <w:rPr>
          <w:szCs w:val="24"/>
          <w:lang w:val="nl-BE"/>
        </w:rPr>
      </w:pPr>
      <w:r w:rsidRPr="003764DC">
        <w:rPr>
          <w:szCs w:val="24"/>
          <w:lang w:val="nl-BE"/>
        </w:rPr>
        <w:t xml:space="preserve">c) Tham mưu Ủy ban nhân dân tỉnh xin ý kiến hướng dẫn của Bộ Tài chính về cơ chế góp vốn, quản lý phần vốn của Trường tại Công ty và việc sử dụng vốn vay để góp vốn.</w:t>
      </w:r>
    </w:p>
    <w:p w14:paraId="32CB3773" w14:textId="0028AC80" w:rsidR="00216749" w:rsidRPr="003764DC" w:rsidRDefault="00216749" w:rsidP="009B46E6">
      <w:pPr>
        <w:widowControl w:val="0"/>
        <w:spacing w:before="120" w:after="120" w:line="252" w:lineRule="auto"/>
        <w:ind w:firstLine="720"/>
        <w:jc w:val="both"/>
        <w:rPr>
          <w:szCs w:val="24"/>
          <w:lang w:val="nl-BE"/>
        </w:rPr>
      </w:pPr>
      <w:r w:rsidRPr="003764DC">
        <w:rPr>
          <w:b/>
          <w:bCs/>
          <w:szCs w:val="24"/>
        </w:rPr>
        <w:t>4</w:t>
      </w:r>
      <w:r w:rsidRPr="003764DC">
        <w:rPr>
          <w:b/>
          <w:bCs/>
          <w:szCs w:val="24"/>
          <w:lang w:val="nl-BE"/>
        </w:rPr>
        <w:t xml:space="preserve">. Sở Nông nghiệp và Môi trường: </w:t>
      </w:r>
      <w:r w:rsidR="00091D31" w:rsidRPr="003764DC">
        <w:rPr>
          <w:szCs w:val="24"/>
          <w:lang w:val="nl-BE"/>
        </w:rPr>
        <w:t>Hướng dẫn nhà trường thực hiện các thủ tục về đất đai, môi trường có liên quan đến Dự án theo đúng quy định.</w:t>
      </w:r>
    </w:p>
    <w:p w14:paraId="391B012F" w14:textId="49F8FCD4"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5. UBND phường Đăk Cấm: </w:t>
      </w:r>
      <w:r w:rsidR="00C56829" w:rsidRPr="003764DC">
        <w:rPr>
          <w:szCs w:val="24"/>
          <w:lang w:val="nl-BE"/>
        </w:rPr>
        <w:t>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w:t>
      </w:r>
      <w:r w:rsidRPr="003764DC">
        <w:rPr>
          <w:szCs w:val="24"/>
          <w:lang w:val="nl-BE"/>
        </w:rPr>
        <w:t xml:space="preserve"> </w:t>
      </w:r>
    </w:p>
    <w:p w14:paraId="5C0929B6" w14:textId="77777777"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6. Thuế tỉnh Quảng Ngãi: </w:t>
      </w:r>
      <w:r w:rsidRPr="003764DC">
        <w:rPr>
          <w:szCs w:val="24"/>
          <w:lang w:val="nl-BE"/>
        </w:rPr>
        <w:t>Hướng dẫn nhà trường, Công ty thực hiện các thủ tục có liên quan đến các nghĩa vụ thuế, phí và các ưu đãi theo quy định.</w:t>
      </w:r>
    </w:p>
    <w:p w14:paraId="66920973" w14:textId="6CB24EEF" w:rsidR="00216749" w:rsidRPr="003764DC" w:rsidRDefault="00216749" w:rsidP="009B46E6">
      <w:pPr>
        <w:widowControl w:val="0"/>
        <w:spacing w:before="120" w:after="120" w:line="252" w:lineRule="auto"/>
        <w:ind w:firstLine="720"/>
        <w:jc w:val="both"/>
        <w:rPr>
          <w:szCs w:val="24"/>
          <w:lang w:val="nl-BE"/>
        </w:rPr>
      </w:pPr>
      <w:r w:rsidRPr="003764DC">
        <w:rPr>
          <w:b/>
          <w:bCs/>
          <w:szCs w:val="24"/>
          <w:lang w:val="nl-BE"/>
        </w:rPr>
        <w:t xml:space="preserve">7. Sở Nội vụ: </w:t>
      </w:r>
      <w:r w:rsidR="006B262C" w:rsidRPr="003764DC">
        <w:rPr>
          <w:szCs w:val="24"/>
          <w:lang w:val="nl-BE"/>
        </w:rPr>
        <w:t xml:space="preserve">Hướng dẫn, phối hợp với nhà trường </w:t>
      </w:r>
      <w:del w:id="1011" w:author="Nội dung điều chỉnh (Claude)" w:date="2026-10-24T19:53:11Z">
        <w:r w:rsidR="006B262C" w:rsidRPr="003764DC">
          <w:rPr>
            <w:szCs w:val="24"/>
            <w:lang w:val="nl-BE"/>
          </w:rPr>
          <w:delText xml:space="preserve">trong công tác bổ nhiệm Hội đồng thành viên, kiểm soát viên và các chức danh khác</w:delText>
        </w:r>
      </w:del>
      <w:ins w:id="1012" w:author="Nội dung điều chỉnh (Claude)" w:date="2026-10-24T19:53:11Z">
        <w:r w:rsidR="006B262C" w:rsidRPr="003764DC">
          <w:rPr>
            <w:szCs w:val="24"/>
            <w:lang w:val="nl-BE"/>
          </w:rPr>
          <w:t xml:space="preserve">trong việc cử người đại diện phần vốn, kiểm soát viên (nếu thuộc thẩm quyền) và các chức danh khác</w:t>
        </w:r>
      </w:ins>
      <w:r w:rsidR="006B262C" w:rsidRPr="003764DC">
        <w:rPr>
          <w:szCs w:val="24"/>
          <w:lang w:val="nl-BE"/>
        </w:rPr>
        <w:t xml:space="preserve"> theo quy định của pháp luật và theo phân cấp quản lý cán bộ.</w:t>
      </w:r>
    </w:p>
    <w:p w14:paraId="0B8174EB" w14:textId="77777777" w:rsidR="00EC04DB" w:rsidRPr="003764DC" w:rsidRDefault="00EC04DB" w:rsidP="009B46E6">
      <w:pPr>
        <w:widowControl w:val="0"/>
        <w:spacing w:before="120" w:after="120" w:line="252" w:lineRule="auto"/>
        <w:ind w:firstLine="720"/>
        <w:jc w:val="both"/>
        <w:rPr>
          <w:b/>
          <w:bCs/>
        </w:rPr>
      </w:pPr>
      <w:r w:rsidRPr="003764DC">
        <w:rPr>
          <w:b/>
          <w:bCs/>
        </w:rPr>
        <w:t>VI. HỒ SƠ TRÌNH KÈM THEO</w:t>
      </w:r>
    </w:p>
    <w:p w14:paraId="006F23AE" w14:textId="6C6E8065" w:rsidR="00EC04DB" w:rsidRPr="003764DC" w:rsidRDefault="00EC04DB" w:rsidP="009B46E6">
      <w:pPr>
        <w:widowControl w:val="0"/>
        <w:spacing w:before="120" w:after="120" w:line="252" w:lineRule="auto"/>
        <w:ind w:firstLine="720"/>
        <w:jc w:val="both"/>
      </w:pPr>
      <w:r w:rsidRPr="003764DC">
        <w:t xml:space="preserve">1. </w:t>
      </w:r>
      <w:r w:rsidRPr="001E7AC1">
        <w:t xml:space="preserve">Đề án số      /ĐA-CĐKT ngày      tháng      năm 2026 (lần 6) của Trường</w:t>
      </w:r>
      <w:r w:rsidRPr="003764DC">
        <w:t xml:space="preserve"> thành lập Trung tâm Đăng kiểm xe cơ giới trực thuộc Trường Cao đẳng Kon Tum.</w:t>
      </w:r>
    </w:p>
    <w:p w14:paraId="42B8888D" w14:textId="77777777" w:rsidR="000A4DA8" w:rsidRPr="003764DC" w:rsidRDefault="000A4DA8" w:rsidP="009B46E6">
      <w:pPr>
        <w:widowControl w:val="0"/>
        <w:spacing w:before="120" w:after="120" w:line="252" w:lineRule="auto"/>
        <w:ind w:firstLine="720"/>
        <w:jc w:val="both"/>
      </w:pPr>
      <w:r w:rsidRPr="003764DC">
        <w:t xml:space="preserve">2. Dự thảo Quyết định của UBND tỉnh Quảng Ngãi phê duyệt Đề án thành lập Trung tâm Đăng kiểm xe cơ giới trực thuộc Trường Cao đẳng Kon Tum (hoàn thiện sau khi có ý kiến hướng dẫn của Bộ Tài chính, Bộ Nội vụ).</w:t>
      </w:r>
    </w:p>
    <w:p w14:paraId="19AC31AD" w14:textId="4F062988" w:rsidR="008916D5" w:rsidRPr="003764DC" w:rsidRDefault="009B46E6" w:rsidP="009B46E6">
      <w:pPr>
        <w:widowControl w:val="0"/>
        <w:spacing w:before="120" w:after="120" w:line="252" w:lineRule="auto"/>
        <w:ind w:firstLine="720"/>
        <w:jc w:val="both"/>
      </w:pPr>
      <w:r>
        <w:t>3</w:t>
      </w:r>
      <w:r w:rsidR="008916D5" w:rsidRPr="003764DC">
        <w:t>. Báo cáo số</w:t>
      </w:r>
      <w:r w:rsidR="00BB1E61">
        <w:t xml:space="preserve"> 384</w:t>
      </w:r>
      <w:r w:rsidR="008916D5" w:rsidRPr="003764DC">
        <w:t>/BC-CĐKT ngày</w:t>
      </w:r>
      <w:r w:rsidR="00BB1E61">
        <w:t xml:space="preserve"> 25 </w:t>
      </w:r>
      <w:r w:rsidR="008916D5" w:rsidRPr="003764DC">
        <w:t>tháng</w:t>
      </w:r>
      <w:r w:rsidR="00BB1E61">
        <w:t xml:space="preserve"> 8 </w:t>
      </w:r>
      <w:r w:rsidR="008916D5" w:rsidRPr="003764DC">
        <w:t xml:space="preserve">năm 2026 của Trường Cao đẳng Kon Tum </w:t>
      </w:r>
      <w:r w:rsidR="007F260B" w:rsidRPr="003764DC">
        <w:t>tổng hợp tiếp thu, giải trình qua các đợt lấy ý kiến đối với dự thảo Đề án thành lập Trung tâm Đăng kiểm xe cơ giới trực thuộc Trường Cao đẳng Kon Tum và hồ sơ trình UBND tỉnh phê duyệt Đề án</w:t>
      </w:r>
      <w:r>
        <w:t xml:space="preserve"> </w:t>
      </w:r>
      <w:r w:rsidRPr="009B46E6">
        <w:rPr>
          <w:i/>
          <w:iCs/>
        </w:rPr>
        <w:t>(kèm các báo cáo tiếp thu, giải trình, các ý kiến của các sở, ngành, đơn vị, địa phương có liên quan)</w:t>
      </w:r>
      <w:r w:rsidR="008916D5" w:rsidRPr="009B46E6">
        <w:rPr>
          <w:i/>
          <w:iCs/>
        </w:rPr>
        <w:t>.</w:t>
      </w:r>
    </w:p>
    <w:p w14:paraId="19AC31AD" w14:textId="4F062988" w:rsidR="008916D5" w:rsidRPr="003764DC" w:rsidRDefault="009B46E6" w:rsidP="009B46E6">
      <w:pPr>
        <w:widowControl w:val="0"/>
        <w:spacing w:before="120" w:after="120" w:line="252" w:lineRule="auto"/>
        <w:ind w:firstLine="720"/>
        <w:jc w:val="both"/>
      </w:pPr>
      <w:r>
        <w:t xml:space="preserve">4. Báo cáo số      /BC-CĐKT ngày      tháng      năm 2026 của Trường Cao đẳng Kon Tum tiếp thu, giải trình ý kiến của các sở, ngành về Đề án theo Công văn số 10316/UBND-NC ngày 05 tháng 10 năm 2026 của Ủy ban nhân dân tỉnh.</w:t>
      </w:r>
    </w:p>
    <w:p w14:paraId="19AC31AD" w14:textId="4F062988" w:rsidR="008916D5" w:rsidRPr="003764DC" w:rsidRDefault="009B46E6" w:rsidP="009B46E6">
      <w:pPr>
        <w:widowControl w:val="0"/>
        <w:spacing w:before="120" w:after="120" w:line="252" w:lineRule="auto"/>
        <w:ind w:firstLine="720"/>
        <w:jc w:val="both"/>
      </w:pPr>
      <w:r>
        <w:t xml:space="preserve">5. Dự thảo Công văn của Ủy ban nhân dân tỉnh xin ý kiến hướng dẫn của Bộ Tài chính, Bộ Nội vụ.</w:t>
      </w:r>
    </w:p>
    <w:p w14:paraId="7DFA69A6" w14:textId="1335A75E" w:rsidR="004B0DC5" w:rsidRPr="003764DC" w:rsidRDefault="00D0675C" w:rsidP="009B46E6">
      <w:pPr>
        <w:widowControl w:val="0"/>
        <w:spacing w:before="120" w:after="120"/>
        <w:ind w:firstLine="720"/>
        <w:jc w:val="both"/>
        <w:rPr>
          <w:shd w:val="clear" w:color="auto" w:fill="FFFFFF"/>
          <w:lang w:eastAsia="vi-VN"/>
        </w:rPr>
      </w:pPr>
      <w:r w:rsidRPr="003764DC">
        <w:rPr>
          <w:shd w:val="clear" w:color="auto" w:fill="FFFFFF"/>
          <w:lang w:val="vi-VN" w:eastAsia="vi-VN"/>
        </w:rPr>
        <w:t xml:space="preserve">Trên đây là Tờ trình </w:t>
      </w:r>
      <w:r w:rsidRPr="003764DC">
        <w:rPr>
          <w:lang w:val="vi-VN" w:eastAsia="vi-VN"/>
        </w:rPr>
        <w:t xml:space="preserve">đề nghị </w:t>
      </w:r>
      <w:r w:rsidRPr="003764DC">
        <w:rPr>
          <w:lang w:eastAsia="vi-VN"/>
        </w:rPr>
        <w:t xml:space="preserve">phê duyệt </w:t>
      </w:r>
      <w:r w:rsidRPr="003764DC">
        <w:rPr>
          <w:lang w:val="vi-VN" w:eastAsia="vi-VN"/>
        </w:rPr>
        <w:t>Đề án thành lập Trung tâm Đăng kiểm xe cơ giới trực thuộc Trường Cao đẳng Kon Tum</w:t>
      </w:r>
      <w:r w:rsidRPr="003764DC">
        <w:t xml:space="preserve">; </w:t>
      </w:r>
      <w:r w:rsidRPr="003764DC">
        <w:rPr>
          <w:shd w:val="clear" w:color="auto" w:fill="FFFFFF"/>
          <w:lang w:val="vi-VN" w:eastAsia="vi-VN"/>
        </w:rPr>
        <w:t xml:space="preserve">nhà trường kính đề nghị Ủy ban nhân dân tỉnh Quảng Ngãi xem xét, có văn bản xin ý kiến hướng dẫn của Bộ Tài chính, Bộ Nội vụ </w:t>
      </w:r>
      <w:r w:rsidRPr="003764DC">
        <w:rPr>
          <w:shd w:val="clear" w:color="auto" w:fill="FFFFFF"/>
          <w:lang w:val="vi-VN" w:eastAsia="vi-VN"/>
        </w:rPr>
        <w:t xml:space="preserve">và phê duyệt Đề án sau khi có ý kiến hướng dẫn. Việc phê duyệt Đề án là phê duyệt mục tiêu, mô hình, quy mô và phương án thực hiện; không thay thế các quyết định về góp vốn, sử dụng tài sản công, vay vốn của cấp có thẩm quyền theo quy định.</w:t>
      </w:r>
      <w:r w:rsidRPr="003764DC">
        <w:rPr>
          <w:shd w:val="clear" w:color="auto" w:fill="FFFFFF"/>
          <w:lang w:val="vi-VN" w:eastAsia="vi-VN"/>
        </w:rPr>
        <w:t xml:space="preserve">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0AB4012A" w14:textId="77777777" w:rsidR="00B5758B" w:rsidRPr="003764DC" w:rsidRDefault="00B5758B" w:rsidP="001E2C57">
      <w:pPr>
        <w:widowControl w:val="0"/>
        <w:spacing w:before="120" w:after="120"/>
        <w:ind w:firstLine="720"/>
        <w:jc w:val="both"/>
        <w:rPr>
          <w:sz w:val="16"/>
          <w:szCs w:val="16"/>
          <w:shd w:val="clear" w:color="auto" w:fill="FFFFFF"/>
          <w:lang w:eastAsia="vi-VN"/>
        </w:rPr>
      </w:pP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3764DC" w14:paraId="20D3EF30" w14:textId="77777777">
        <w:trPr>
          <w:trHeight w:val="652"/>
          <w:jc w:val="center"/>
        </w:trPr>
        <w:tc>
          <w:tcPr>
            <w:tcW w:w="4253" w:type="dxa"/>
          </w:tcPr>
          <w:p w14:paraId="369D657A" w14:textId="77777777" w:rsidR="00D000FD" w:rsidRPr="003764DC" w:rsidRDefault="00D000FD">
            <w:pPr>
              <w:ind w:hanging="108"/>
              <w:rPr>
                <w:b/>
                <w:i/>
                <w:sz w:val="24"/>
                <w:szCs w:val="26"/>
                <w:lang w:val="da-DK"/>
              </w:rPr>
            </w:pPr>
            <w:r w:rsidRPr="003764DC">
              <w:rPr>
                <w:b/>
                <w:i/>
                <w:sz w:val="24"/>
                <w:szCs w:val="26"/>
                <w:lang w:val="da-DK"/>
              </w:rPr>
              <w:t>Nơi nhận:</w:t>
            </w:r>
          </w:p>
          <w:p w14:paraId="4F4ABC28" w14:textId="77777777" w:rsidR="00D000FD" w:rsidRPr="003764DC" w:rsidRDefault="00D000FD">
            <w:pPr>
              <w:ind w:hanging="108"/>
              <w:rPr>
                <w:sz w:val="22"/>
                <w:szCs w:val="22"/>
                <w:lang w:val="da-DK"/>
              </w:rPr>
            </w:pPr>
            <w:r w:rsidRPr="003764DC">
              <w:rPr>
                <w:sz w:val="22"/>
                <w:szCs w:val="22"/>
                <w:lang w:val="da-DK"/>
              </w:rPr>
              <w:t>- Như trên;</w:t>
            </w:r>
          </w:p>
          <w:p w14:paraId="784BDB41" w14:textId="13E669B0" w:rsidR="00A50565" w:rsidRPr="003764DC" w:rsidRDefault="00A50565">
            <w:pPr>
              <w:ind w:hanging="108"/>
              <w:rPr>
                <w:sz w:val="22"/>
                <w:szCs w:val="22"/>
                <w:lang w:val="da-DK"/>
              </w:rPr>
            </w:pPr>
            <w:r w:rsidRPr="003764DC">
              <w:rPr>
                <w:sz w:val="22"/>
                <w:szCs w:val="22"/>
                <w:lang w:val="da-DK"/>
              </w:rPr>
              <w:t>- Sở Nội vụ;</w:t>
            </w:r>
          </w:p>
          <w:p w14:paraId="5715519C" w14:textId="005493DC" w:rsidR="00A50565" w:rsidRPr="003764DC" w:rsidRDefault="00A50565">
            <w:pPr>
              <w:ind w:hanging="108"/>
              <w:rPr>
                <w:sz w:val="22"/>
                <w:szCs w:val="22"/>
                <w:lang w:val="da-DK"/>
              </w:rPr>
            </w:pPr>
            <w:r w:rsidRPr="003764DC">
              <w:rPr>
                <w:sz w:val="22"/>
                <w:szCs w:val="22"/>
                <w:lang w:val="da-DK"/>
              </w:rPr>
              <w:t>- Sở Tài chính;</w:t>
            </w:r>
          </w:p>
          <w:p w14:paraId="01212546" w14:textId="77777777" w:rsidR="003D4B89" w:rsidRPr="003764DC" w:rsidRDefault="003D4B89" w:rsidP="003D4B89">
            <w:pPr>
              <w:ind w:hanging="108"/>
              <w:rPr>
                <w:sz w:val="22"/>
                <w:szCs w:val="22"/>
                <w:lang w:val="da-DK"/>
              </w:rPr>
            </w:pPr>
            <w:r w:rsidRPr="003764DC">
              <w:rPr>
                <w:sz w:val="22"/>
                <w:szCs w:val="22"/>
                <w:lang w:val="da-DK"/>
              </w:rPr>
              <w:t>- Sở Xây dựng;</w:t>
            </w:r>
          </w:p>
          <w:p w14:paraId="6F9FA0A1" w14:textId="77777777" w:rsidR="003D4B89" w:rsidRPr="003764DC" w:rsidRDefault="003D4B89" w:rsidP="003D4B89">
            <w:pPr>
              <w:ind w:hanging="108"/>
              <w:rPr>
                <w:sz w:val="22"/>
                <w:szCs w:val="22"/>
                <w:lang w:val="da-DK"/>
              </w:rPr>
            </w:pPr>
            <w:r w:rsidRPr="003764DC">
              <w:rPr>
                <w:sz w:val="22"/>
                <w:szCs w:val="22"/>
                <w:lang w:val="da-DK"/>
              </w:rPr>
              <w:t>- Sở Nông nghiệp và Môi trường;</w:t>
            </w:r>
          </w:p>
          <w:p w14:paraId="59E23527" w14:textId="77777777" w:rsidR="003D4B89" w:rsidRPr="003764DC" w:rsidRDefault="003D4B89" w:rsidP="003D4B89">
            <w:pPr>
              <w:ind w:hanging="108"/>
              <w:rPr>
                <w:sz w:val="22"/>
                <w:szCs w:val="22"/>
                <w:lang w:val="da-DK"/>
              </w:rPr>
            </w:pPr>
            <w:r w:rsidRPr="003764DC">
              <w:rPr>
                <w:sz w:val="22"/>
                <w:szCs w:val="22"/>
                <w:lang w:val="da-DK"/>
              </w:rPr>
              <w:t>- Sở Giáo dục và Đào tạo;</w:t>
            </w:r>
          </w:p>
          <w:p w14:paraId="561DF780" w14:textId="77777777" w:rsidR="003D4B89" w:rsidRPr="003764DC" w:rsidRDefault="003D4B89" w:rsidP="003D4B89">
            <w:pPr>
              <w:ind w:hanging="108"/>
              <w:rPr>
                <w:sz w:val="22"/>
                <w:szCs w:val="22"/>
                <w:lang w:val="da-DK"/>
              </w:rPr>
            </w:pPr>
            <w:r w:rsidRPr="003764DC">
              <w:rPr>
                <w:sz w:val="22"/>
                <w:szCs w:val="22"/>
                <w:lang w:val="da-DK"/>
              </w:rPr>
              <w:t>- Thuế tỉnh Quảng Ngãi;</w:t>
            </w:r>
          </w:p>
          <w:p w14:paraId="56ACDDA3" w14:textId="77777777" w:rsidR="003D4B89" w:rsidRPr="003764DC" w:rsidRDefault="003D4B89" w:rsidP="003D4B89">
            <w:pPr>
              <w:ind w:hanging="108"/>
              <w:rPr>
                <w:sz w:val="22"/>
                <w:szCs w:val="22"/>
                <w:lang w:val="da-DK"/>
              </w:rPr>
            </w:pPr>
            <w:r w:rsidRPr="003764DC">
              <w:rPr>
                <w:sz w:val="22"/>
                <w:szCs w:val="22"/>
                <w:lang w:val="da-DK"/>
              </w:rPr>
              <w:t>- UBND phường Đăk Cấm;</w:t>
            </w:r>
          </w:p>
          <w:p w14:paraId="40BFA4E2" w14:textId="77777777" w:rsidR="00D000FD" w:rsidRPr="003764DC" w:rsidRDefault="00D000FD">
            <w:pPr>
              <w:ind w:hanging="108"/>
              <w:rPr>
                <w:sz w:val="22"/>
                <w:szCs w:val="22"/>
                <w:lang w:val="es-ES_tradnl"/>
              </w:rPr>
            </w:pPr>
            <w:r w:rsidRPr="003764DC">
              <w:rPr>
                <w:sz w:val="22"/>
                <w:szCs w:val="22"/>
                <w:lang w:val="es-ES_tradnl"/>
              </w:rPr>
              <w:t>- Lãnh đạo Trường;</w:t>
            </w:r>
          </w:p>
          <w:p w14:paraId="132556CF" w14:textId="77777777" w:rsidR="00D000FD" w:rsidRPr="003764DC" w:rsidRDefault="00D000FD">
            <w:pPr>
              <w:ind w:hanging="108"/>
              <w:rPr>
                <w:sz w:val="22"/>
                <w:szCs w:val="22"/>
                <w:lang w:val="es-ES_tradnl"/>
              </w:rPr>
            </w:pPr>
            <w:r w:rsidRPr="003764DC">
              <w:rPr>
                <w:sz w:val="22"/>
                <w:szCs w:val="22"/>
                <w:lang w:val="es-ES_tradnl"/>
              </w:rPr>
              <w:t>- Công đoàn Trường;</w:t>
            </w:r>
          </w:p>
          <w:p w14:paraId="1A7FFB79" w14:textId="77777777" w:rsidR="00D000FD" w:rsidRPr="003764DC" w:rsidRDefault="00D000FD">
            <w:pPr>
              <w:ind w:hanging="108"/>
              <w:rPr>
                <w:sz w:val="22"/>
                <w:szCs w:val="22"/>
                <w:lang w:val="es-ES_tradnl"/>
              </w:rPr>
            </w:pPr>
            <w:r w:rsidRPr="003764DC">
              <w:rPr>
                <w:sz w:val="22"/>
                <w:szCs w:val="22"/>
                <w:lang w:val="es-ES_tradnl"/>
              </w:rPr>
              <w:t>- Các đơn vị thuộc Trường;</w:t>
            </w:r>
          </w:p>
          <w:p w14:paraId="3ADF143E" w14:textId="77777777" w:rsidR="00D000FD" w:rsidRPr="003764DC" w:rsidRDefault="00D000FD">
            <w:pPr>
              <w:ind w:hanging="108"/>
              <w:rPr>
                <w:sz w:val="24"/>
                <w:szCs w:val="26"/>
              </w:rPr>
            </w:pPr>
            <w:r w:rsidRPr="003764DC">
              <w:rPr>
                <w:sz w:val="22"/>
                <w:szCs w:val="22"/>
              </w:rPr>
              <w:t>- Lưu: VT, THHCQT.</w:t>
            </w:r>
          </w:p>
        </w:tc>
        <w:tc>
          <w:tcPr>
            <w:tcW w:w="4819" w:type="dxa"/>
          </w:tcPr>
          <w:p w14:paraId="1B186CB6" w14:textId="77777777" w:rsidR="00D000FD" w:rsidRPr="003764DC" w:rsidRDefault="00D000FD">
            <w:pPr>
              <w:jc w:val="center"/>
              <w:rPr>
                <w:b/>
              </w:rPr>
            </w:pPr>
            <w:r w:rsidRPr="003764DC">
              <w:rPr>
                <w:b/>
              </w:rPr>
              <w:t>HIỆU TRƯỞNG</w:t>
            </w:r>
          </w:p>
          <w:p w14:paraId="130F41F6" w14:textId="77777777" w:rsidR="00D000FD" w:rsidRPr="003764DC" w:rsidRDefault="00D000FD">
            <w:pPr>
              <w:jc w:val="center"/>
              <w:rPr>
                <w:b/>
              </w:rPr>
            </w:pPr>
          </w:p>
          <w:p w14:paraId="4B62248D" w14:textId="77777777" w:rsidR="00D000FD" w:rsidRPr="003764DC" w:rsidRDefault="00D000FD">
            <w:pPr>
              <w:jc w:val="center"/>
              <w:rPr>
                <w:b/>
              </w:rPr>
            </w:pPr>
          </w:p>
          <w:p w14:paraId="0F21192E" w14:textId="77777777" w:rsidR="00D000FD" w:rsidRPr="003764DC" w:rsidRDefault="00D000FD">
            <w:pPr>
              <w:jc w:val="center"/>
              <w:rPr>
                <w:b/>
              </w:rPr>
            </w:pPr>
          </w:p>
          <w:p w14:paraId="03CFB908" w14:textId="77777777" w:rsidR="005C3A45" w:rsidRPr="003764DC" w:rsidRDefault="005C3A45" w:rsidP="0004491F">
            <w:pPr>
              <w:jc w:val="center"/>
              <w:rPr>
                <w:b/>
              </w:rPr>
            </w:pPr>
          </w:p>
          <w:p w14:paraId="52FA07AD" w14:textId="77777777" w:rsidR="0004491F" w:rsidRPr="003764DC" w:rsidRDefault="0004491F" w:rsidP="0004491F">
            <w:pPr>
              <w:jc w:val="center"/>
              <w:rPr>
                <w:b/>
              </w:rPr>
            </w:pPr>
          </w:p>
          <w:p w14:paraId="5D055249" w14:textId="77777777" w:rsidR="0004491F" w:rsidRPr="003764DC" w:rsidRDefault="0004491F" w:rsidP="0004491F">
            <w:pPr>
              <w:jc w:val="center"/>
              <w:rPr>
                <w:b/>
              </w:rPr>
            </w:pPr>
          </w:p>
          <w:p w14:paraId="30329D93" w14:textId="77777777" w:rsidR="00103679" w:rsidRPr="003764DC" w:rsidRDefault="00007213">
            <w:pPr>
              <w:jc w:val="center"/>
              <w:rPr>
                <w:b/>
              </w:rPr>
            </w:pPr>
            <w:r w:rsidRPr="003764DC">
              <w:rPr>
                <w:b/>
              </w:rPr>
              <w:t>Lê Trí Khải</w:t>
            </w:r>
          </w:p>
        </w:tc>
      </w:tr>
    </w:tbl>
    <w:p w14:paraId="7D8BD5A8" w14:textId="77777777" w:rsidR="00116C6A" w:rsidRPr="003764DC" w:rsidRDefault="00116C6A" w:rsidP="004D58F8">
      <w:pPr>
        <w:spacing w:before="60" w:after="60"/>
        <w:jc w:val="center"/>
        <w:rPr>
          <w:b/>
          <w:sz w:val="2"/>
          <w:szCs w:val="2"/>
        </w:rPr>
      </w:pPr>
    </w:p>
    <w:sectPr w:rsidR="00116C6A" w:rsidRPr="003764DC" w:rsidSect="00837ACF">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A2BFF" w14:textId="77777777" w:rsidR="00243A16" w:rsidRDefault="00243A16">
      <w:r>
        <w:separator/>
      </w:r>
    </w:p>
  </w:endnote>
  <w:endnote w:type="continuationSeparator" w:id="0">
    <w:p w14:paraId="0A72476F" w14:textId="77777777" w:rsidR="00243A16" w:rsidRDefault="00243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BE1B4" w14:textId="77777777" w:rsidR="00243A16" w:rsidRDefault="00243A16">
      <w:r>
        <w:separator/>
      </w:r>
    </w:p>
  </w:footnote>
  <w:footnote w:type="continuationSeparator" w:id="0">
    <w:p w14:paraId="745E3319" w14:textId="77777777" w:rsidR="00243A16" w:rsidRDefault="00243A16">
      <w:r>
        <w:continuationSeparator/>
      </w:r>
    </w:p>
  </w:footnote>
  <w:footnote w:id="1">
    <w:p w14:paraId="07DE754B" w14:textId="77777777" w:rsidR="00FF49EC" w:rsidRPr="0019186A" w:rsidRDefault="00FF49EC" w:rsidP="00FF49EC">
      <w:pPr>
        <w:pStyle w:val="FootnoteText"/>
        <w:rPr>
          <w:lang w:val="nl-NL"/>
        </w:rPr>
      </w:pPr>
      <w:r w:rsidRPr="00FF49EC">
        <w:rPr>
          <w:rStyle w:val="FootnoteReference"/>
          <w:color w:val="000000"/>
        </w:rPr>
        <w:footnoteRef/>
      </w:r>
      <w:r w:rsidRPr="0019186A">
        <w:t xml:space="preserve"> </w:t>
      </w:r>
      <w:r w:rsidRPr="0019186A">
        <w:rPr>
          <w:lang w:val="nl-NL"/>
        </w:rPr>
        <w:t>Quyết định số 1671/QĐ-LĐTBXH ngày 24</w:t>
      </w:r>
      <w:r>
        <w:rPr>
          <w:lang w:val="nl-NL"/>
        </w:rPr>
        <w:t>/</w:t>
      </w:r>
      <w:r w:rsidRPr="0019186A">
        <w:rPr>
          <w:lang w:val="nl-NL"/>
        </w:rPr>
        <w:t>10</w:t>
      </w:r>
      <w:r>
        <w:rPr>
          <w:lang w:val="nl-NL"/>
        </w:rPr>
        <w:t>/</w:t>
      </w:r>
      <w:r w:rsidRPr="0019186A">
        <w:rPr>
          <w:lang w:val="nl-NL"/>
        </w:rPr>
        <w:t xml:space="preserve">2017 của Bộ trưởng Bộ Lao động – Thương binh và Xã hội </w:t>
      </w:r>
      <w:r w:rsidRPr="0019186A">
        <w:rPr>
          <w:b/>
          <w:bCs/>
          <w:lang w:val="nl-NL"/>
        </w:rPr>
        <w:t>sáp nhập</w:t>
      </w:r>
      <w:r w:rsidRPr="0019186A">
        <w:rPr>
          <w:lang w:val="nl-NL"/>
        </w:rPr>
        <w:t xml:space="preserve"> Trường Cao đẳng Kinh tế - Kỹ thuật Kon Tum, Trường Cao đẳng Sư phạm Kon Tum, Trường Trung cấp Y tế Kon Tum, Trường Trung cấp Nghề Kon Tum thành Trường Cao đẳng Cộng đồng Kon Tum; Quyết định số 635/QĐ-LĐTBXH ngày 16</w:t>
      </w:r>
      <w:r>
        <w:rPr>
          <w:lang w:val="nl-NL"/>
        </w:rPr>
        <w:t>/</w:t>
      </w:r>
      <w:r w:rsidRPr="0019186A">
        <w:rPr>
          <w:lang w:val="nl-NL"/>
        </w:rPr>
        <w:t>5</w:t>
      </w:r>
      <w:r>
        <w:rPr>
          <w:lang w:val="nl-NL"/>
        </w:rPr>
        <w:t>/</w:t>
      </w:r>
      <w:r w:rsidRPr="0019186A">
        <w:rPr>
          <w:lang w:val="nl-NL"/>
        </w:rPr>
        <w:t xml:space="preserve">2023 của Bộ trưởng Bộ </w:t>
      </w:r>
      <w:r>
        <w:rPr>
          <w:lang w:val="nl-NL"/>
        </w:rPr>
        <w:t xml:space="preserve">LĐ-TB&amp;XH </w:t>
      </w:r>
      <w:r w:rsidRPr="0019186A">
        <w:rPr>
          <w:b/>
          <w:bCs/>
          <w:lang w:val="nl-NL"/>
        </w:rPr>
        <w:t>đổi tên</w:t>
      </w:r>
      <w:r w:rsidRPr="0019186A">
        <w:rPr>
          <w:lang w:val="nl-NL"/>
        </w:rPr>
        <w:t xml:space="preserve"> Trường Cao đẳng Cộng đồng Kon Tum thành Trường Cao đẳng Kon Tum.</w:t>
      </w:r>
    </w:p>
  </w:footnote>
  <w:footnote w:id="2">
    <w:p w14:paraId="7C466F65" w14:textId="77777777" w:rsidR="00FF49EC" w:rsidRPr="0019186A" w:rsidRDefault="00FF49EC" w:rsidP="00FF49EC">
      <w:pPr>
        <w:pStyle w:val="FootnoteText"/>
        <w:rPr>
          <w:lang w:val="nl-NL"/>
        </w:rPr>
      </w:pPr>
      <w:r w:rsidRPr="00FF49EC">
        <w:rPr>
          <w:rStyle w:val="FootnoteReference"/>
          <w:color w:val="000000"/>
        </w:rPr>
        <w:footnoteRef/>
      </w:r>
      <w:r w:rsidRPr="0019186A">
        <w:rPr>
          <w:lang w:val="nl-NL"/>
        </w:rPr>
        <w:t xml:space="preserve"> Quyết </w:t>
      </w:r>
      <w:r w:rsidRPr="008F7E8A">
        <w:t>định</w:t>
      </w:r>
      <w:r w:rsidRPr="0019186A">
        <w:rPr>
          <w:lang w:val="nl-NL"/>
        </w:rPr>
        <w:t xml:space="preserve"> số 339/QĐ-UBND ngày 26/6/2023 của UBND tỉnh Kon Tum tổ chức lại Trường Cao đẳng Cộng đồng Kon Tum, trực thuộc UBND tỉnh Kon Tum (cũ)</w:t>
      </w:r>
    </w:p>
  </w:footnote>
  <w:footnote w:id="3">
    <w:p w14:paraId="352C7BE4" w14:textId="77777777" w:rsidR="00FF49EC" w:rsidRPr="00871C56" w:rsidRDefault="00FF49EC" w:rsidP="00FF49EC">
      <w:pPr>
        <w:pStyle w:val="FootnoteText"/>
        <w:rPr>
          <w:sz w:val="16"/>
          <w:szCs w:val="16"/>
        </w:rPr>
      </w:pPr>
      <w:r w:rsidRPr="00871C56">
        <w:rPr>
          <w:rStyle w:val="FootnoteReference"/>
          <w:sz w:val="16"/>
          <w:szCs w:val="16"/>
        </w:rPr>
        <w:footnoteRef/>
      </w:r>
      <w:r w:rsidRPr="00871C56">
        <w:rPr>
          <w:sz w:val="16"/>
          <w:szCs w:val="16"/>
        </w:rPr>
        <w:t xml:space="preserve"> Quyết định số 287/QĐ-UBND ngày 29/4/2026 của UBND tỉnh Quảng Ngãi phê duyệt Đề án sắp xếp tổ chức bên trong thuộc Trường Cao đẳng Kon Tum.</w:t>
      </w:r>
    </w:p>
  </w:footnote>
  <w:footnote w:id="4">
    <w:p w14:paraId="06999999"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lang w:val="nl-NL"/>
        </w:rPr>
        <w:t xml:space="preserve"> </w:t>
      </w:r>
      <w:r w:rsidRPr="008E7BE1">
        <w:rPr>
          <w:sz w:val="16"/>
          <w:szCs w:val="16"/>
          <w:lang w:val="nl-NL"/>
        </w:rPr>
        <w:t xml:space="preserve">Thông báo số 334-TB/VPTU ngày 06 tháng 3 năm 2018 của Văn phòng Tỉnh uỷ Kon Tum thông báo ý kiến kết luận của đồng chí Nguyễn Văn Hùng, Uỷ viên Trung ương Đảng, Bí thư Tỉnh uỷ, Chủ tịch Hội đồng nhân dân tỉnh tại buổi làm việc với Ban Giám hiệu Trường </w:t>
      </w:r>
      <w:r>
        <w:rPr>
          <w:sz w:val="16"/>
          <w:szCs w:val="16"/>
          <w:lang w:val="nl-NL"/>
        </w:rPr>
        <w:t xml:space="preserve">Cao đẳng Cộng đồng </w:t>
      </w:r>
      <w:r w:rsidRPr="008E7BE1">
        <w:rPr>
          <w:sz w:val="16"/>
          <w:szCs w:val="16"/>
          <w:lang w:val="nl-NL"/>
        </w:rPr>
        <w:t>Kon Tum</w:t>
      </w:r>
    </w:p>
  </w:footnote>
  <w:footnote w:id="5">
    <w:p w14:paraId="4DA625CC" w14:textId="77777777" w:rsidR="00CD3B32" w:rsidRPr="000532B2" w:rsidRDefault="00CD3B32" w:rsidP="00CD3B32">
      <w:pPr>
        <w:pStyle w:val="FootnoteText"/>
        <w:rPr>
          <w:sz w:val="16"/>
          <w:szCs w:val="16"/>
          <w:lang w:val="nl-NL"/>
        </w:rPr>
      </w:pPr>
      <w:r w:rsidRPr="008E7BE1">
        <w:rPr>
          <w:sz w:val="16"/>
          <w:szCs w:val="16"/>
          <w:vertAlign w:val="superscript"/>
        </w:rPr>
        <w:footnoteRef/>
      </w:r>
      <w:r w:rsidRPr="000532B2">
        <w:rPr>
          <w:sz w:val="16"/>
          <w:szCs w:val="16"/>
          <w:vertAlign w:val="superscript"/>
          <w:lang w:val="nl-NL"/>
        </w:rPr>
        <w:t xml:space="preserve"> </w:t>
      </w:r>
      <w:r w:rsidRPr="008E7BE1">
        <w:rPr>
          <w:sz w:val="16"/>
          <w:szCs w:val="16"/>
          <w:lang w:val="nl-NL"/>
        </w:rPr>
        <w:t xml:space="preserve">Thông báo số 112/TB-UBND ngày 03 tháng 6 năm 2020 của UBND tỉnh Kon Tum về kết luận của đồng chí Nguyễn Văn Hòa, Phó Bí thư Tỉnh ủy, Chủ tịch </w:t>
      </w:r>
      <w:r>
        <w:rPr>
          <w:sz w:val="16"/>
          <w:szCs w:val="16"/>
          <w:lang w:val="nl-NL"/>
        </w:rPr>
        <w:t>UBND</w:t>
      </w:r>
      <w:r w:rsidRPr="008E7BE1">
        <w:rPr>
          <w:sz w:val="16"/>
          <w:szCs w:val="16"/>
          <w:lang w:val="nl-NL"/>
        </w:rPr>
        <w:t xml:space="preserve"> tỉnh tại buổi làm việc với </w:t>
      </w:r>
      <w:r w:rsidRPr="00F72179">
        <w:rPr>
          <w:sz w:val="16"/>
          <w:szCs w:val="16"/>
          <w:lang w:val="nl-NL"/>
        </w:rPr>
        <w:t>Trường Cao đẳng Cộng đồng Kon Tum</w:t>
      </w:r>
    </w:p>
  </w:footnote>
  <w:footnote w:id="6">
    <w:p w14:paraId="7A04EB2E" w14:textId="1152F0AE" w:rsidR="004F5F49" w:rsidRDefault="004F5F49" w:rsidP="004F5F49">
      <w:pPr>
        <w:pStyle w:val="FootnoteText"/>
      </w:pPr>
      <w:r>
        <w:rPr>
          <w:rStyle w:val="FootnoteReference"/>
        </w:rPr>
        <w:footnoteRef/>
      </w:r>
      <w:r w:rsidRPr="00236960">
        <w:rPr>
          <w:sz w:val="16"/>
          <w:szCs w:val="16"/>
        </w:rPr>
        <w:t xml:space="preserve"> Tại Vă</w:t>
      </w:r>
      <w:r w:rsidRPr="002A1516">
        <w:rPr>
          <w:sz w:val="16"/>
          <w:szCs w:val="16"/>
        </w:rPr>
        <w:t xml:space="preserve">n bản số 6767/UBND-NC ngày </w:t>
      </w:r>
      <w:r w:rsidR="00055A2F">
        <w:rPr>
          <w:sz w:val="16"/>
          <w:szCs w:val="16"/>
        </w:rPr>
        <w:t>10</w:t>
      </w:r>
      <w:r w:rsidRPr="002A1516">
        <w:rPr>
          <w:sz w:val="16"/>
          <w:szCs w:val="16"/>
        </w:rPr>
        <w:t>/7/2026 của UBND tỉnh Quảng Ngãi</w:t>
      </w:r>
    </w:p>
  </w:footnote>
  <w:footnote w:id="7">
    <w:p w14:paraId="789E0431" w14:textId="1ACE639C" w:rsidR="00EC5745" w:rsidRDefault="00EC5745" w:rsidP="00EC5745">
      <w:pPr>
        <w:pStyle w:val="FootnoteText"/>
        <w:jc w:val="both"/>
      </w:pPr>
      <w:r>
        <w:rPr>
          <w:rStyle w:val="FootnoteReference"/>
        </w:rPr>
        <w:footnoteRef/>
      </w:r>
      <w:r>
        <w:t xml:space="preserve"> </w:t>
      </w:r>
      <w:r w:rsidRPr="00EC5745">
        <w:t xml:space="preserve"> </w:t>
      </w:r>
      <w:r>
        <w:t>T</w:t>
      </w:r>
      <w:r w:rsidRPr="00EC5745">
        <w:t>ham gia góp ý dự thảo Đề án thành lập Công ty TNHH Đăng kiểm Cao đẳng Kon Tum trực thuộc Trường Cao đẳng Kon Tum (lần 4) và dự thảo Tờ trình của Trường, Quyết định của UBND tỉnh phê duyệt Đề án (lần 3)</w:t>
      </w:r>
    </w:p>
  </w:footnote>
  <w:footnote w:id="8">
    <w:p w14:paraId="30DD971A" w14:textId="77777777" w:rsidR="005E1CA7" w:rsidRPr="00B17BB7" w:rsidRDefault="005E1CA7" w:rsidP="005E1CA7">
      <w:pPr>
        <w:pStyle w:val="FootnoteText"/>
        <w:rPr>
          <w:i/>
          <w:iCs/>
        </w:rPr>
      </w:pPr>
      <w:r>
        <w:rPr>
          <w:rStyle w:val="FootnoteReference"/>
        </w:rPr>
        <w:footnoteRef/>
      </w:r>
      <w:r>
        <w:t xml:space="preserve"> Quy định tại Khoản 2, Điều 32, Luật đất đai 2024: </w:t>
      </w:r>
      <w:r w:rsidRPr="00B17BB7">
        <w:rPr>
          <w:i/>
          <w:iCs/>
        </w:rPr>
        <w:t>“Tổ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8F53"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16E13"/>
    <w:rsid w:val="00022DE3"/>
    <w:rsid w:val="00024C3B"/>
    <w:rsid w:val="00040C01"/>
    <w:rsid w:val="0004491F"/>
    <w:rsid w:val="00055A2F"/>
    <w:rsid w:val="000656EC"/>
    <w:rsid w:val="000665B2"/>
    <w:rsid w:val="00075BBD"/>
    <w:rsid w:val="00091D31"/>
    <w:rsid w:val="00093558"/>
    <w:rsid w:val="00095152"/>
    <w:rsid w:val="000962FF"/>
    <w:rsid w:val="000966CA"/>
    <w:rsid w:val="00097B1B"/>
    <w:rsid w:val="000A13E4"/>
    <w:rsid w:val="000A1973"/>
    <w:rsid w:val="000A4DA8"/>
    <w:rsid w:val="000B3C22"/>
    <w:rsid w:val="000B4614"/>
    <w:rsid w:val="000B71E3"/>
    <w:rsid w:val="000C3912"/>
    <w:rsid w:val="000E5DA3"/>
    <w:rsid w:val="00103118"/>
    <w:rsid w:val="00103679"/>
    <w:rsid w:val="001046BF"/>
    <w:rsid w:val="00107761"/>
    <w:rsid w:val="00115F77"/>
    <w:rsid w:val="00116C6A"/>
    <w:rsid w:val="00121F73"/>
    <w:rsid w:val="0012553D"/>
    <w:rsid w:val="0014064D"/>
    <w:rsid w:val="0014357E"/>
    <w:rsid w:val="00143EFB"/>
    <w:rsid w:val="00152DC5"/>
    <w:rsid w:val="00157263"/>
    <w:rsid w:val="001607FE"/>
    <w:rsid w:val="0016459B"/>
    <w:rsid w:val="001662DA"/>
    <w:rsid w:val="00174336"/>
    <w:rsid w:val="00176650"/>
    <w:rsid w:val="00180910"/>
    <w:rsid w:val="001857F1"/>
    <w:rsid w:val="00192727"/>
    <w:rsid w:val="00197F76"/>
    <w:rsid w:val="001A565F"/>
    <w:rsid w:val="001B6CCB"/>
    <w:rsid w:val="001C7F11"/>
    <w:rsid w:val="001D6CE2"/>
    <w:rsid w:val="001D7184"/>
    <w:rsid w:val="001D7B01"/>
    <w:rsid w:val="001E1B50"/>
    <w:rsid w:val="001E2BED"/>
    <w:rsid w:val="001E2C57"/>
    <w:rsid w:val="001E60A1"/>
    <w:rsid w:val="001E7AC1"/>
    <w:rsid w:val="001F777C"/>
    <w:rsid w:val="0020086C"/>
    <w:rsid w:val="002119FA"/>
    <w:rsid w:val="00216749"/>
    <w:rsid w:val="0023671F"/>
    <w:rsid w:val="002413B5"/>
    <w:rsid w:val="00243A16"/>
    <w:rsid w:val="0025543B"/>
    <w:rsid w:val="002615C4"/>
    <w:rsid w:val="00270376"/>
    <w:rsid w:val="0029012A"/>
    <w:rsid w:val="0029083D"/>
    <w:rsid w:val="002A1039"/>
    <w:rsid w:val="002A158B"/>
    <w:rsid w:val="002B10D7"/>
    <w:rsid w:val="002B134A"/>
    <w:rsid w:val="002C0032"/>
    <w:rsid w:val="002E09CF"/>
    <w:rsid w:val="002E2A67"/>
    <w:rsid w:val="002E64AC"/>
    <w:rsid w:val="002E76F2"/>
    <w:rsid w:val="002F3BEA"/>
    <w:rsid w:val="002F4AB7"/>
    <w:rsid w:val="003155E1"/>
    <w:rsid w:val="00317A92"/>
    <w:rsid w:val="003219B4"/>
    <w:rsid w:val="00324CC0"/>
    <w:rsid w:val="00326503"/>
    <w:rsid w:val="00330BC4"/>
    <w:rsid w:val="00331627"/>
    <w:rsid w:val="00356EDA"/>
    <w:rsid w:val="00357734"/>
    <w:rsid w:val="003579B7"/>
    <w:rsid w:val="0037404C"/>
    <w:rsid w:val="003764DC"/>
    <w:rsid w:val="00377F70"/>
    <w:rsid w:val="003843A5"/>
    <w:rsid w:val="00390BF5"/>
    <w:rsid w:val="00390EDC"/>
    <w:rsid w:val="00395D1D"/>
    <w:rsid w:val="003A19DE"/>
    <w:rsid w:val="003A2674"/>
    <w:rsid w:val="003A44C6"/>
    <w:rsid w:val="003A591B"/>
    <w:rsid w:val="003B6466"/>
    <w:rsid w:val="003C6AE5"/>
    <w:rsid w:val="003C6CEE"/>
    <w:rsid w:val="003D4B89"/>
    <w:rsid w:val="003E4049"/>
    <w:rsid w:val="003E52E6"/>
    <w:rsid w:val="003E5F66"/>
    <w:rsid w:val="003F04F0"/>
    <w:rsid w:val="003F06EB"/>
    <w:rsid w:val="003F20C9"/>
    <w:rsid w:val="003F5CA2"/>
    <w:rsid w:val="003F72C2"/>
    <w:rsid w:val="00404091"/>
    <w:rsid w:val="00406450"/>
    <w:rsid w:val="00420FE8"/>
    <w:rsid w:val="00430C43"/>
    <w:rsid w:val="0045143D"/>
    <w:rsid w:val="00461E55"/>
    <w:rsid w:val="00465C0A"/>
    <w:rsid w:val="00470E7C"/>
    <w:rsid w:val="00474A6C"/>
    <w:rsid w:val="00483D35"/>
    <w:rsid w:val="00486EFD"/>
    <w:rsid w:val="00491B01"/>
    <w:rsid w:val="004B0DC5"/>
    <w:rsid w:val="004B0F1B"/>
    <w:rsid w:val="004B48CA"/>
    <w:rsid w:val="004B666B"/>
    <w:rsid w:val="004B738D"/>
    <w:rsid w:val="004C45CB"/>
    <w:rsid w:val="004C5DFE"/>
    <w:rsid w:val="004C7182"/>
    <w:rsid w:val="004D58F8"/>
    <w:rsid w:val="004E3D7A"/>
    <w:rsid w:val="004F3618"/>
    <w:rsid w:val="004F5F49"/>
    <w:rsid w:val="005000F0"/>
    <w:rsid w:val="00506814"/>
    <w:rsid w:val="00530438"/>
    <w:rsid w:val="00532342"/>
    <w:rsid w:val="00535D3E"/>
    <w:rsid w:val="00543567"/>
    <w:rsid w:val="005579E6"/>
    <w:rsid w:val="00561865"/>
    <w:rsid w:val="00562D9C"/>
    <w:rsid w:val="00567E3D"/>
    <w:rsid w:val="00585885"/>
    <w:rsid w:val="0058756F"/>
    <w:rsid w:val="00597878"/>
    <w:rsid w:val="005A30F2"/>
    <w:rsid w:val="005A68E7"/>
    <w:rsid w:val="005B0164"/>
    <w:rsid w:val="005B2885"/>
    <w:rsid w:val="005C3A45"/>
    <w:rsid w:val="005D4E1D"/>
    <w:rsid w:val="005D64A0"/>
    <w:rsid w:val="005E1CA7"/>
    <w:rsid w:val="005E217E"/>
    <w:rsid w:val="005E2DAE"/>
    <w:rsid w:val="005E43AE"/>
    <w:rsid w:val="00605A21"/>
    <w:rsid w:val="006212B5"/>
    <w:rsid w:val="00621D60"/>
    <w:rsid w:val="00624C53"/>
    <w:rsid w:val="00625DAD"/>
    <w:rsid w:val="00643838"/>
    <w:rsid w:val="0065432C"/>
    <w:rsid w:val="00657574"/>
    <w:rsid w:val="00666E45"/>
    <w:rsid w:val="006711F6"/>
    <w:rsid w:val="006738DB"/>
    <w:rsid w:val="0067509F"/>
    <w:rsid w:val="00685484"/>
    <w:rsid w:val="00690DD0"/>
    <w:rsid w:val="00693152"/>
    <w:rsid w:val="006A0210"/>
    <w:rsid w:val="006B262C"/>
    <w:rsid w:val="006B6DD9"/>
    <w:rsid w:val="006C5F79"/>
    <w:rsid w:val="006D0638"/>
    <w:rsid w:val="006D13CA"/>
    <w:rsid w:val="006E0F8F"/>
    <w:rsid w:val="006E3C3E"/>
    <w:rsid w:val="006E4457"/>
    <w:rsid w:val="006F1C66"/>
    <w:rsid w:val="006F6939"/>
    <w:rsid w:val="0070524F"/>
    <w:rsid w:val="00715EE2"/>
    <w:rsid w:val="00720DDE"/>
    <w:rsid w:val="00726D7A"/>
    <w:rsid w:val="00731FF0"/>
    <w:rsid w:val="00732449"/>
    <w:rsid w:val="007337C6"/>
    <w:rsid w:val="00733F4B"/>
    <w:rsid w:val="00735182"/>
    <w:rsid w:val="00766CCC"/>
    <w:rsid w:val="00775839"/>
    <w:rsid w:val="007833A7"/>
    <w:rsid w:val="00784F9D"/>
    <w:rsid w:val="00790E83"/>
    <w:rsid w:val="007A2B60"/>
    <w:rsid w:val="007A7C5B"/>
    <w:rsid w:val="007B7EC6"/>
    <w:rsid w:val="007E0AC5"/>
    <w:rsid w:val="007E1609"/>
    <w:rsid w:val="007E762A"/>
    <w:rsid w:val="007E7E1C"/>
    <w:rsid w:val="007F1FE5"/>
    <w:rsid w:val="007F260B"/>
    <w:rsid w:val="007F5E74"/>
    <w:rsid w:val="007F6D04"/>
    <w:rsid w:val="00804B34"/>
    <w:rsid w:val="00807800"/>
    <w:rsid w:val="008203BC"/>
    <w:rsid w:val="008324C0"/>
    <w:rsid w:val="008347A7"/>
    <w:rsid w:val="00837ACF"/>
    <w:rsid w:val="00852B7C"/>
    <w:rsid w:val="0087190D"/>
    <w:rsid w:val="00871C56"/>
    <w:rsid w:val="008744F8"/>
    <w:rsid w:val="008803AD"/>
    <w:rsid w:val="00890AF9"/>
    <w:rsid w:val="008916D5"/>
    <w:rsid w:val="008A2C8E"/>
    <w:rsid w:val="008A36BB"/>
    <w:rsid w:val="008A4AE3"/>
    <w:rsid w:val="008B1409"/>
    <w:rsid w:val="008C3A40"/>
    <w:rsid w:val="008D1409"/>
    <w:rsid w:val="008D3B4C"/>
    <w:rsid w:val="008E1277"/>
    <w:rsid w:val="008E2406"/>
    <w:rsid w:val="008F11DA"/>
    <w:rsid w:val="008F29BA"/>
    <w:rsid w:val="008F5C00"/>
    <w:rsid w:val="00900520"/>
    <w:rsid w:val="009116EC"/>
    <w:rsid w:val="00915A10"/>
    <w:rsid w:val="009201E7"/>
    <w:rsid w:val="009210F0"/>
    <w:rsid w:val="00922131"/>
    <w:rsid w:val="009237B9"/>
    <w:rsid w:val="00925EA7"/>
    <w:rsid w:val="00930240"/>
    <w:rsid w:val="00931E71"/>
    <w:rsid w:val="009425DA"/>
    <w:rsid w:val="00943F3A"/>
    <w:rsid w:val="0095223E"/>
    <w:rsid w:val="00956C32"/>
    <w:rsid w:val="0095715A"/>
    <w:rsid w:val="00961889"/>
    <w:rsid w:val="00987E00"/>
    <w:rsid w:val="009960CD"/>
    <w:rsid w:val="009B46E6"/>
    <w:rsid w:val="009C005C"/>
    <w:rsid w:val="009D0FE7"/>
    <w:rsid w:val="009D60CC"/>
    <w:rsid w:val="009F42C2"/>
    <w:rsid w:val="00A042E2"/>
    <w:rsid w:val="00A07DC4"/>
    <w:rsid w:val="00A10769"/>
    <w:rsid w:val="00A10B87"/>
    <w:rsid w:val="00A15623"/>
    <w:rsid w:val="00A259A2"/>
    <w:rsid w:val="00A270C9"/>
    <w:rsid w:val="00A359AF"/>
    <w:rsid w:val="00A50565"/>
    <w:rsid w:val="00A65FA9"/>
    <w:rsid w:val="00A66D58"/>
    <w:rsid w:val="00A74081"/>
    <w:rsid w:val="00A81BCD"/>
    <w:rsid w:val="00A902B6"/>
    <w:rsid w:val="00A92B15"/>
    <w:rsid w:val="00A93B55"/>
    <w:rsid w:val="00A96230"/>
    <w:rsid w:val="00A96DB3"/>
    <w:rsid w:val="00AA2BAD"/>
    <w:rsid w:val="00AA2CBE"/>
    <w:rsid w:val="00AA4454"/>
    <w:rsid w:val="00AA609A"/>
    <w:rsid w:val="00AB436D"/>
    <w:rsid w:val="00AB472D"/>
    <w:rsid w:val="00AB7201"/>
    <w:rsid w:val="00AB73DC"/>
    <w:rsid w:val="00AC7643"/>
    <w:rsid w:val="00AD70D9"/>
    <w:rsid w:val="00AF67F5"/>
    <w:rsid w:val="00B0004C"/>
    <w:rsid w:val="00B1154F"/>
    <w:rsid w:val="00B11F79"/>
    <w:rsid w:val="00B14AB4"/>
    <w:rsid w:val="00B16D09"/>
    <w:rsid w:val="00B1792F"/>
    <w:rsid w:val="00B210DE"/>
    <w:rsid w:val="00B24E8E"/>
    <w:rsid w:val="00B3629E"/>
    <w:rsid w:val="00B4368E"/>
    <w:rsid w:val="00B43A58"/>
    <w:rsid w:val="00B44190"/>
    <w:rsid w:val="00B46A93"/>
    <w:rsid w:val="00B54281"/>
    <w:rsid w:val="00B5617A"/>
    <w:rsid w:val="00B56907"/>
    <w:rsid w:val="00B5758B"/>
    <w:rsid w:val="00B613B8"/>
    <w:rsid w:val="00B645A3"/>
    <w:rsid w:val="00B661BF"/>
    <w:rsid w:val="00B75C4F"/>
    <w:rsid w:val="00B75CAE"/>
    <w:rsid w:val="00B84289"/>
    <w:rsid w:val="00B94E20"/>
    <w:rsid w:val="00BB1099"/>
    <w:rsid w:val="00BB1E61"/>
    <w:rsid w:val="00BB2BBF"/>
    <w:rsid w:val="00BC4527"/>
    <w:rsid w:val="00BC5DD4"/>
    <w:rsid w:val="00BE3440"/>
    <w:rsid w:val="00BE3A41"/>
    <w:rsid w:val="00BE454A"/>
    <w:rsid w:val="00BE52D2"/>
    <w:rsid w:val="00C0695D"/>
    <w:rsid w:val="00C074B0"/>
    <w:rsid w:val="00C10741"/>
    <w:rsid w:val="00C17959"/>
    <w:rsid w:val="00C4214F"/>
    <w:rsid w:val="00C45A6D"/>
    <w:rsid w:val="00C45F27"/>
    <w:rsid w:val="00C53539"/>
    <w:rsid w:val="00C56829"/>
    <w:rsid w:val="00C700FA"/>
    <w:rsid w:val="00C70D6C"/>
    <w:rsid w:val="00C727E9"/>
    <w:rsid w:val="00C8181A"/>
    <w:rsid w:val="00C84CEA"/>
    <w:rsid w:val="00C8726B"/>
    <w:rsid w:val="00C878FE"/>
    <w:rsid w:val="00C97A2D"/>
    <w:rsid w:val="00CA1CCA"/>
    <w:rsid w:val="00CA29B5"/>
    <w:rsid w:val="00CA3F76"/>
    <w:rsid w:val="00CA5140"/>
    <w:rsid w:val="00CB22B6"/>
    <w:rsid w:val="00CB35C9"/>
    <w:rsid w:val="00CB3754"/>
    <w:rsid w:val="00CB3922"/>
    <w:rsid w:val="00CC5D84"/>
    <w:rsid w:val="00CD136D"/>
    <w:rsid w:val="00CD3B32"/>
    <w:rsid w:val="00CE055D"/>
    <w:rsid w:val="00CE3074"/>
    <w:rsid w:val="00CF202A"/>
    <w:rsid w:val="00CF2F0C"/>
    <w:rsid w:val="00CF3559"/>
    <w:rsid w:val="00CF6C37"/>
    <w:rsid w:val="00D000FD"/>
    <w:rsid w:val="00D0675C"/>
    <w:rsid w:val="00D12DCC"/>
    <w:rsid w:val="00D17329"/>
    <w:rsid w:val="00D37D9C"/>
    <w:rsid w:val="00D540D0"/>
    <w:rsid w:val="00D56C16"/>
    <w:rsid w:val="00D77813"/>
    <w:rsid w:val="00DA3FD8"/>
    <w:rsid w:val="00DA4CC4"/>
    <w:rsid w:val="00DB1CC3"/>
    <w:rsid w:val="00DB2207"/>
    <w:rsid w:val="00DB5D74"/>
    <w:rsid w:val="00DB71E2"/>
    <w:rsid w:val="00DC5EF2"/>
    <w:rsid w:val="00DD3C88"/>
    <w:rsid w:val="00DD77AF"/>
    <w:rsid w:val="00DE7F18"/>
    <w:rsid w:val="00DF097B"/>
    <w:rsid w:val="00DF39EA"/>
    <w:rsid w:val="00DF3C6C"/>
    <w:rsid w:val="00DF5FD5"/>
    <w:rsid w:val="00E02131"/>
    <w:rsid w:val="00E11CF4"/>
    <w:rsid w:val="00E11F81"/>
    <w:rsid w:val="00E12B46"/>
    <w:rsid w:val="00E1707A"/>
    <w:rsid w:val="00E17B42"/>
    <w:rsid w:val="00E21F38"/>
    <w:rsid w:val="00E30605"/>
    <w:rsid w:val="00E6215F"/>
    <w:rsid w:val="00E83EB8"/>
    <w:rsid w:val="00E906C7"/>
    <w:rsid w:val="00E937C3"/>
    <w:rsid w:val="00E956A6"/>
    <w:rsid w:val="00EA323F"/>
    <w:rsid w:val="00EB0BB1"/>
    <w:rsid w:val="00EC04DB"/>
    <w:rsid w:val="00EC3AE7"/>
    <w:rsid w:val="00EC5745"/>
    <w:rsid w:val="00EF460D"/>
    <w:rsid w:val="00F337E2"/>
    <w:rsid w:val="00F408E0"/>
    <w:rsid w:val="00F4123D"/>
    <w:rsid w:val="00F43833"/>
    <w:rsid w:val="00F4437A"/>
    <w:rsid w:val="00F46F0F"/>
    <w:rsid w:val="00F51817"/>
    <w:rsid w:val="00F526CB"/>
    <w:rsid w:val="00F6118B"/>
    <w:rsid w:val="00F67FB9"/>
    <w:rsid w:val="00F7220C"/>
    <w:rsid w:val="00F774FD"/>
    <w:rsid w:val="00F8206A"/>
    <w:rsid w:val="00F9277B"/>
    <w:rsid w:val="00FB005B"/>
    <w:rsid w:val="00FB3F31"/>
    <w:rsid w:val="00FC39B6"/>
    <w:rsid w:val="00FF219F"/>
    <w:rsid w:val="00FF49EC"/>
    <w:rsid w:val="00FF5A71"/>
    <w:rsid w:val="00FF6F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EB7E"/>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 w:type="table" w:customStyle="1" w:styleId="TableGrid1">
    <w:name w:val="Table Grid1"/>
    <w:basedOn w:val="TableNormal"/>
    <w:next w:val="TableGrid"/>
    <w:uiPriority w:val="59"/>
    <w:rsid w:val="00852B7C"/>
    <w:rPr>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5418</Words>
  <Characters>30888</Characters>
  <Application>Microsoft Office Word</Application>
  <DocSecurity>0</DocSecurity>
  <Lines>257</Lines>
  <Paragraphs>72</Paragraphs>
  <ScaleCrop>false</ScaleCrop>
  <HeadingPairs>
    <vt:vector size="6" baseType="variant">
      <vt:variant>
        <vt:lpstr>Title</vt:lpstr>
      </vt:variant>
      <vt:variant>
        <vt:i4>1</vt:i4>
      </vt:variant>
      <vt:variant>
        <vt:lpstr>Headings</vt:lpstr>
      </vt:variant>
      <vt:variant>
        <vt:i4>2</vt:i4>
      </vt:variant>
      <vt:variant>
        <vt:lpstr>Tiêu đề</vt:lpstr>
      </vt:variant>
      <vt:variant>
        <vt:i4>1</vt:i4>
      </vt:variant>
    </vt:vector>
  </HeadingPairs>
  <TitlesOfParts>
    <vt:vector size="4" baseType="lpstr">
      <vt:lpstr/>
      <vt:lpstr>    4.1. Vị trí, chức năng:</vt:lpstr>
      <vt:lpstr>    4.2. Nhiệm vụ, quyền hạn:</vt:lpstr>
      <vt:lpstr/>
    </vt:vector>
  </TitlesOfParts>
  <Company>Microsoft</Company>
  <LinksUpToDate>false</LinksUpToDate>
  <CharactersWithSpaces>36234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61</cp:revision>
  <cp:lastPrinted>2025-06-02T02:27:00Z</cp:lastPrinted>
  <dcterms:created xsi:type="dcterms:W3CDTF">2026-08-24T16:15:00Z</dcterms:created>
  <dcterms:modified xsi:type="dcterms:W3CDTF">2026-09-20T04:15:00Z</dcterms:modified>
</cp:coreProperties>
</file>