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6598A" w14:textId="77777777" w:rsidR="00197D5A" w:rsidRPr="000E47C0" w:rsidRDefault="00197D5A" w:rsidP="00197D5A">
      <w:pPr>
        <w:pStyle w:val="TOCHeading"/>
        <w:spacing w:after="0"/>
        <w:ind w:firstLine="0"/>
        <w:jc w:val="center"/>
        <w:rPr>
          <w:rFonts w:ascii="Times New Roman" w:hAnsi="Times New Roman"/>
          <w:b w:val="0"/>
          <w:color w:val="auto"/>
          <w:szCs w:val="28"/>
        </w:rPr>
      </w:pPr>
      <w:r w:rsidRPr="000E47C0">
        <w:rPr>
          <w:rFonts w:ascii="Times New Roman" w:hAnsi="Times New Roman"/>
          <w:b w:val="0"/>
          <w:color w:val="auto"/>
          <w:szCs w:val="28"/>
        </w:rPr>
        <w:t>ỦY BAN NHÂN DÂN TỈNH QUẢNG NGÃI</w:t>
      </w:r>
    </w:p>
    <w:p w14:paraId="4ED5ECC8" w14:textId="77777777" w:rsidR="00197D5A" w:rsidRPr="000E47C0" w:rsidRDefault="00197D5A" w:rsidP="00197D5A">
      <w:pPr>
        <w:pStyle w:val="TOCHeading"/>
        <w:spacing w:before="0" w:after="0"/>
        <w:ind w:firstLine="0"/>
        <w:jc w:val="center"/>
        <w:rPr>
          <w:rFonts w:ascii="Times New Roman" w:hAnsi="Times New Roman"/>
          <w:bCs w:val="0"/>
          <w:color w:val="auto"/>
          <w:szCs w:val="28"/>
        </w:rPr>
      </w:pPr>
      <w:r w:rsidRPr="000E47C0">
        <w:rPr>
          <w:rFonts w:ascii="Times New Roman" w:hAnsi="Times New Roman"/>
          <w:bCs w:val="0"/>
          <w:color w:val="auto"/>
          <w:szCs w:val="28"/>
        </w:rPr>
        <w:t>TRƯỜNG CAO ĐẲNG KON TUM</w:t>
      </w:r>
    </w:p>
    <w:p w14:paraId="7FE992D6" w14:textId="77777777" w:rsidR="00197D5A" w:rsidRPr="000E47C0" w:rsidRDefault="00197D5A" w:rsidP="00197D5A">
      <w:pPr>
        <w:ind w:firstLine="0"/>
      </w:pPr>
      <w:r w:rsidRPr="000E47C0">
        <w:rPr>
          <w:b/>
          <w:noProof/>
          <w:szCs w:val="28"/>
          <w:lang w:val="vi-VN" w:eastAsia="vi-VN"/>
        </w:rPr>
        <mc:AlternateContent>
          <mc:Choice Requires="wps">
            <w:drawing>
              <wp:anchor distT="0" distB="0" distL="114300" distR="114300" simplePos="0" relativeHeight="251661312" behindDoc="0" locked="0" layoutInCell="1" allowOverlap="1" wp14:anchorId="2B36B920" wp14:editId="6D68D42B">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3EB3284F" w14:textId="77777777" w:rsidR="00197D5A" w:rsidRPr="000E47C0" w:rsidRDefault="00197D5A" w:rsidP="00197D5A">
      <w:pPr>
        <w:spacing w:line="360" w:lineRule="auto"/>
        <w:ind w:firstLine="0"/>
      </w:pPr>
    </w:p>
    <w:p w14:paraId="7A1E2F3E" w14:textId="77777777" w:rsidR="00197D5A" w:rsidRPr="000E47C0" w:rsidRDefault="00197D5A" w:rsidP="00197D5A">
      <w:pPr>
        <w:spacing w:line="360" w:lineRule="auto"/>
        <w:ind w:firstLine="0"/>
      </w:pPr>
    </w:p>
    <w:p w14:paraId="730767D7" w14:textId="77777777" w:rsidR="00197D5A" w:rsidRPr="000E47C0" w:rsidRDefault="00197D5A" w:rsidP="00197D5A">
      <w:pPr>
        <w:spacing w:line="360" w:lineRule="auto"/>
        <w:ind w:firstLine="0"/>
        <w:rPr>
          <w:sz w:val="72"/>
        </w:rPr>
      </w:pPr>
    </w:p>
    <w:p w14:paraId="7E2788EE" w14:textId="3FA27865" w:rsidR="00197D5A" w:rsidRPr="000E47C0" w:rsidRDefault="00197D5A" w:rsidP="00197D5A">
      <w:pPr>
        <w:spacing w:line="360" w:lineRule="auto"/>
        <w:ind w:firstLine="0"/>
        <w:rPr>
          <w:sz w:val="58"/>
          <w:szCs w:val="10"/>
        </w:rPr>
      </w:pPr>
    </w:p>
    <w:p w14:paraId="4DBD0CF8" w14:textId="77777777" w:rsidR="00197D5A" w:rsidRPr="000E47C0" w:rsidRDefault="00197D5A" w:rsidP="00197D5A">
      <w:pPr>
        <w:spacing w:line="360" w:lineRule="auto"/>
        <w:ind w:firstLine="0"/>
        <w:rPr>
          <w:sz w:val="58"/>
          <w:szCs w:val="10"/>
        </w:rPr>
      </w:pPr>
    </w:p>
    <w:p w14:paraId="68A75F55" w14:textId="77777777" w:rsidR="00197D5A" w:rsidRPr="000E47C0" w:rsidRDefault="00197D5A" w:rsidP="00197D5A">
      <w:pPr>
        <w:spacing w:before="0" w:after="0"/>
        <w:ind w:firstLine="0"/>
        <w:jc w:val="center"/>
        <w:rPr>
          <w:b/>
          <w:sz w:val="72"/>
          <w:szCs w:val="72"/>
        </w:rPr>
      </w:pPr>
      <w:r w:rsidRPr="000E47C0">
        <w:rPr>
          <w:b/>
          <w:sz w:val="72"/>
          <w:szCs w:val="72"/>
        </w:rPr>
        <w:t>ĐỀ ÁN</w:t>
      </w:r>
    </w:p>
    <w:p w14:paraId="78012687" w14:textId="77777777" w:rsidR="00197D5A" w:rsidRPr="000E47C0" w:rsidRDefault="00197D5A" w:rsidP="00197D5A">
      <w:pPr>
        <w:spacing w:before="0" w:after="0"/>
        <w:ind w:firstLine="0"/>
        <w:jc w:val="center"/>
        <w:rPr>
          <w:b/>
        </w:rPr>
      </w:pPr>
      <w:r w:rsidRPr="000E47C0">
        <w:rPr>
          <w:b/>
        </w:rPr>
        <w:t xml:space="preserve">THÀNH LẬP TRUNG TÂM ĐĂNG KIỂM XE CƠ GIỚI </w:t>
      </w:r>
    </w:p>
    <w:p w14:paraId="5F300366" w14:textId="77777777" w:rsidR="00197D5A" w:rsidRPr="000E47C0" w:rsidRDefault="00197D5A" w:rsidP="00197D5A">
      <w:pPr>
        <w:spacing w:before="0" w:after="0"/>
        <w:ind w:firstLine="0"/>
        <w:jc w:val="center"/>
        <w:rPr>
          <w:b/>
        </w:rPr>
      </w:pPr>
      <w:r w:rsidRPr="000E47C0">
        <w:rPr>
          <w:b/>
        </w:rPr>
        <w:t>TRỰC THUỘC TRƯỜNG CAO ĐẲNG KON TUM</w:t>
      </w:r>
    </w:p>
    <w:p w14:paraId="4FFF51B8" w14:textId="77777777" w:rsidR="00197D5A" w:rsidRPr="000E47C0" w:rsidRDefault="00197D5A" w:rsidP="00197D5A">
      <w:pPr>
        <w:ind w:firstLine="0"/>
        <w:jc w:val="center"/>
        <w:rPr>
          <w:b/>
        </w:rPr>
      </w:pPr>
    </w:p>
    <w:p w14:paraId="10EEEEBE" w14:textId="77777777" w:rsidR="00197D5A" w:rsidRPr="000E47C0" w:rsidRDefault="00197D5A" w:rsidP="00197D5A">
      <w:pPr>
        <w:ind w:firstLine="0"/>
        <w:jc w:val="center"/>
        <w:rPr>
          <w:b/>
        </w:rPr>
      </w:pPr>
    </w:p>
    <w:p w14:paraId="39499BE8" w14:textId="77777777" w:rsidR="00197D5A" w:rsidRPr="000E47C0" w:rsidRDefault="00197D5A" w:rsidP="00197D5A">
      <w:pPr>
        <w:ind w:firstLine="0"/>
        <w:jc w:val="center"/>
        <w:rPr>
          <w:b/>
          <w:sz w:val="32"/>
          <w:szCs w:val="28"/>
        </w:rPr>
      </w:pPr>
    </w:p>
    <w:p w14:paraId="57EEE58D" w14:textId="77777777" w:rsidR="00197D5A" w:rsidRPr="000E47C0" w:rsidRDefault="00197D5A" w:rsidP="00197D5A">
      <w:pPr>
        <w:ind w:firstLine="0"/>
        <w:jc w:val="center"/>
        <w:rPr>
          <w:b/>
        </w:rPr>
      </w:pPr>
    </w:p>
    <w:p w14:paraId="02E93D00" w14:textId="77777777" w:rsidR="00197D5A" w:rsidRPr="000E47C0" w:rsidRDefault="00197D5A" w:rsidP="00197D5A">
      <w:pPr>
        <w:ind w:firstLine="0"/>
        <w:jc w:val="center"/>
        <w:rPr>
          <w:b/>
        </w:rPr>
      </w:pPr>
    </w:p>
    <w:p w14:paraId="48D5D642" w14:textId="77777777" w:rsidR="00197D5A" w:rsidRPr="000E47C0" w:rsidRDefault="00197D5A" w:rsidP="00197D5A">
      <w:pPr>
        <w:ind w:firstLine="0"/>
        <w:jc w:val="center"/>
        <w:rPr>
          <w:b/>
        </w:rPr>
      </w:pPr>
    </w:p>
    <w:p w14:paraId="4E8970BA" w14:textId="77777777" w:rsidR="00197D5A" w:rsidRPr="000E47C0" w:rsidRDefault="00197D5A" w:rsidP="00197D5A">
      <w:pPr>
        <w:ind w:firstLine="0"/>
        <w:jc w:val="center"/>
        <w:rPr>
          <w:b/>
        </w:rPr>
      </w:pPr>
    </w:p>
    <w:p w14:paraId="09B67CBF" w14:textId="77777777" w:rsidR="00197D5A" w:rsidRPr="000E47C0" w:rsidRDefault="00197D5A" w:rsidP="00197D5A">
      <w:pPr>
        <w:ind w:firstLine="0"/>
        <w:jc w:val="center"/>
        <w:rPr>
          <w:b/>
        </w:rPr>
      </w:pPr>
    </w:p>
    <w:p w14:paraId="38DC5173" w14:textId="77777777" w:rsidR="00197D5A" w:rsidRPr="000E47C0" w:rsidRDefault="00197D5A" w:rsidP="00197D5A">
      <w:pPr>
        <w:ind w:firstLine="0"/>
        <w:jc w:val="center"/>
        <w:rPr>
          <w:b/>
          <w:sz w:val="66"/>
          <w:szCs w:val="66"/>
        </w:rPr>
      </w:pPr>
    </w:p>
    <w:p w14:paraId="772D8D1A" w14:textId="77777777" w:rsidR="00197D5A" w:rsidRPr="000E47C0" w:rsidRDefault="00197D5A" w:rsidP="00197D5A">
      <w:pPr>
        <w:ind w:firstLine="0"/>
        <w:jc w:val="center"/>
        <w:rPr>
          <w:b/>
          <w:szCs w:val="28"/>
        </w:rPr>
      </w:pPr>
    </w:p>
    <w:p w14:paraId="298B26F7" w14:textId="77777777" w:rsidR="00197D5A" w:rsidRPr="000E47C0" w:rsidRDefault="00197D5A" w:rsidP="00197D5A">
      <w:pPr>
        <w:ind w:firstLine="0"/>
        <w:jc w:val="center"/>
        <w:rPr>
          <w:b/>
          <w:szCs w:val="28"/>
        </w:rPr>
      </w:pPr>
    </w:p>
    <w:p w14:paraId="5A62A9C5" w14:textId="77777777" w:rsidR="00197D5A" w:rsidRPr="000E47C0" w:rsidRDefault="00197D5A" w:rsidP="00197D5A">
      <w:pPr>
        <w:ind w:firstLine="0"/>
        <w:jc w:val="center"/>
        <w:rPr>
          <w:b/>
          <w:sz w:val="12"/>
          <w:szCs w:val="12"/>
        </w:rPr>
      </w:pPr>
    </w:p>
    <w:p w14:paraId="1617D4D1" w14:textId="77777777" w:rsidR="00197D5A" w:rsidRPr="000E47C0" w:rsidRDefault="00197D5A" w:rsidP="00197D5A">
      <w:pPr>
        <w:ind w:firstLine="0"/>
        <w:jc w:val="center"/>
        <w:rPr>
          <w:b/>
          <w:sz w:val="52"/>
          <w:szCs w:val="28"/>
        </w:rPr>
      </w:pPr>
    </w:p>
    <w:p w14:paraId="2B4C1F22" w14:textId="6098940C" w:rsidR="00197D5A" w:rsidRPr="000E47C0" w:rsidRDefault="00197D5A" w:rsidP="00197D5A">
      <w:pPr>
        <w:ind w:firstLine="0"/>
        <w:jc w:val="center"/>
        <w:rPr>
          <w:b/>
          <w:szCs w:val="28"/>
        </w:rPr>
      </w:pPr>
      <w:r w:rsidRPr="000E47C0">
        <w:rPr>
          <w:b/>
          <w:szCs w:val="28"/>
        </w:rPr>
        <w:t xml:space="preserve">Quảng Ngãi, tháng </w:t>
      </w:r>
      <w:r w:rsidR="00277A92">
        <w:rPr>
          <w:b/>
          <w:szCs w:val="28"/>
        </w:rPr>
        <w:t xml:space="preserve">10 </w:t>
      </w:r>
      <w:r w:rsidRPr="000E47C0">
        <w:rPr>
          <w:b/>
          <w:szCs w:val="28"/>
        </w:rPr>
        <w:t>năm 2026</w:t>
      </w:r>
    </w:p>
    <w:p w14:paraId="22532096" w14:textId="77777777" w:rsidR="00197D5A" w:rsidRPr="000E47C0" w:rsidRDefault="00197D5A" w:rsidP="00197D5A">
      <w:pPr>
        <w:ind w:firstLine="0"/>
        <w:jc w:val="center"/>
        <w:rPr>
          <w:b/>
          <w:szCs w:val="28"/>
        </w:rPr>
        <w:sectPr w:rsidR="00197D5A" w:rsidRPr="000E47C0"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6A15EE09" w14:textId="77777777" w:rsidR="00197D5A" w:rsidRPr="000E47C0" w:rsidRDefault="00197D5A" w:rsidP="00197D5A">
      <w:pPr>
        <w:pStyle w:val="TOCHeading"/>
        <w:ind w:firstLine="0"/>
        <w:jc w:val="center"/>
        <w:rPr>
          <w:bCs w:val="0"/>
          <w:color w:val="auto"/>
        </w:rPr>
      </w:pPr>
      <w:r w:rsidRPr="000E47C0">
        <w:rPr>
          <w:bCs w:val="0"/>
          <w:color w:val="auto"/>
        </w:rPr>
        <w:lastRenderedPageBreak/>
        <w:t>MỤC LỤC</w:t>
      </w:r>
    </w:p>
    <w:p w14:paraId="6659BD69" w14:textId="77777777" w:rsidR="00197D5A" w:rsidRPr="000E47C0" w:rsidRDefault="00197D5A" w:rsidP="00197D5A">
      <w:pPr>
        <w:spacing w:before="0" w:after="0"/>
        <w:ind w:firstLine="0"/>
        <w:jc w:val="right"/>
        <w:rPr>
          <w:i/>
          <w:iCs/>
        </w:rPr>
      </w:pPr>
      <w:r w:rsidRPr="000E47C0">
        <w:rPr>
          <w:i/>
          <w:iCs/>
        </w:rPr>
        <w:t>Trang</w:t>
      </w:r>
    </w:p>
    <w:p w14:paraId="1BC465CD" w14:textId="77777777" w:rsidR="00197D5A" w:rsidRPr="000E47C0" w:rsidRDefault="00197D5A" w:rsidP="00197D5A">
      <w:pPr>
        <w:spacing w:before="40" w:after="40"/>
        <w:ind w:right="-284" w:firstLine="0"/>
      </w:pPr>
      <w:r w:rsidRPr="000E47C0">
        <w:t>MỤC LỤC</w:t>
      </w:r>
    </w:p>
    <w:p w14:paraId="5882183A" w14:textId="77777777" w:rsidR="00197D5A" w:rsidRPr="000E47C0" w:rsidRDefault="00197D5A" w:rsidP="00197D5A">
      <w:pPr>
        <w:spacing w:before="40" w:after="40"/>
        <w:ind w:right="-284" w:firstLine="0"/>
      </w:pPr>
      <w:r w:rsidRPr="000E47C0">
        <w:t>DANH MỤC VIẾT TẮT</w:t>
      </w:r>
    </w:p>
    <w:p w14:paraId="11E8501A" w14:textId="77777777" w:rsidR="00197D5A" w:rsidRPr="000E47C0" w:rsidRDefault="00197D5A" w:rsidP="00197D5A">
      <w:pPr>
        <w:spacing w:before="40" w:after="40"/>
        <w:ind w:right="-284" w:firstLine="0"/>
      </w:pPr>
      <w:r w:rsidRPr="000E47C0">
        <w:t>DANH MỤC BẢNG, SƠ ĐỒ</w:t>
      </w:r>
    </w:p>
    <w:p w14:paraId="18559F8F" w14:textId="3F66D7CA" w:rsidR="00CA703F" w:rsidRPr="000E47C0" w:rsidRDefault="00197D5A">
      <w:pPr>
        <w:pStyle w:val="TOC1"/>
        <w:rPr>
          <w:rFonts w:asciiTheme="minorHAnsi" w:eastAsiaTheme="minorEastAsia" w:hAnsiTheme="minorHAnsi" w:cstheme="minorBidi"/>
          <w:b w:val="0"/>
          <w:noProof/>
          <w:color w:val="auto"/>
          <w:kern w:val="2"/>
          <w:sz w:val="24"/>
          <w:lang w:val="vi-VN" w:eastAsia="vi-VN"/>
          <w14:ligatures w14:val="standardContextual"/>
        </w:rPr>
      </w:pPr>
      <w:r w:rsidRPr="000E47C0">
        <w:rPr>
          <w:b w:val="0"/>
          <w:color w:val="auto"/>
          <w:sz w:val="26"/>
        </w:rPr>
        <w:fldChar w:fldCharType="begin"/>
      </w:r>
      <w:r w:rsidRPr="000E47C0">
        <w:rPr>
          <w:b w:val="0"/>
          <w:color w:val="auto"/>
          <w:sz w:val="26"/>
        </w:rPr>
        <w:instrText xml:space="preserve"> TOC \o "1-2" \h \z \u \t "Heading 4,1,Mục C3,3" </w:instrText>
      </w:r>
      <w:r w:rsidRPr="000E47C0">
        <w:rPr>
          <w:b w:val="0"/>
          <w:color w:val="auto"/>
          <w:sz w:val="26"/>
        </w:rPr>
        <w:fldChar w:fldCharType="separate"/>
      </w:r>
      <w:hyperlink w:anchor="_Toc236064009" w:history="1">
        <w:r w:rsidRPr="000E47C0">
          <w:rPr>
            <w:rStyle w:val="Hyperlink"/>
            <w:noProof/>
            <w:color w:val="auto"/>
          </w:rPr>
          <w:t>Phần I</w:t>
        </w:r>
        <w:r w:rsidRPr="000E47C0">
          <w:rPr>
            <w:noProof/>
            <w:webHidden/>
            <w:color w:val="auto"/>
          </w:rPr>
          <w:t>.</w:t>
        </w:r>
      </w:hyperlink>
      <w:r w:rsidRPr="000E47C0">
        <w:rPr>
          <w:rStyle w:val="Hyperlink"/>
          <w:noProof/>
          <w:color w:val="auto"/>
        </w:rPr>
        <w:t xml:space="preserve"> </w:t>
      </w:r>
      <w:hyperlink w:anchor="_Toc236064010" w:history="1">
        <w:r w:rsidRPr="000E47C0">
          <w:rPr>
            <w:rStyle w:val="Hyperlink"/>
            <w:noProof/>
            <w:color w:val="auto"/>
          </w:rPr>
          <w:t>SỰ CẦN THIẾT, CƠ SỞ XÂY DỰNG ĐỀ ÁN</w:t>
        </w:r>
        <w:r w:rsidRPr="000E47C0">
          <w:rPr>
            <w:noProof/>
            <w:webHidden/>
            <w:color w:val="auto"/>
          </w:rPr>
          <w:tab/>
        </w:r>
        <w:r w:rsidRPr="000E47C0">
          <w:rPr>
            <w:noProof/>
            <w:webHidden/>
            <w:color w:val="auto"/>
          </w:rPr>
          <w:fldChar w:fldCharType="begin"/>
        </w:r>
        <w:r w:rsidRPr="000E47C0">
          <w:rPr>
            <w:noProof/>
            <w:webHidden/>
            <w:color w:val="auto"/>
          </w:rPr>
          <w:instrText xml:space="preserve"> PAGEREF _Toc236064010 \h </w:instrText>
        </w:r>
        <w:r w:rsidRPr="000E47C0">
          <w:rPr>
            <w:noProof/>
            <w:webHidden/>
            <w:color w:val="auto"/>
          </w:rPr>
        </w:r>
        <w:r w:rsidRPr="000E47C0">
          <w:rPr>
            <w:noProof/>
            <w:webHidden/>
            <w:color w:val="auto"/>
          </w:rPr>
          <w:fldChar w:fldCharType="separate"/>
        </w:r>
        <w:r w:rsidR="00517C75">
          <w:rPr>
            <w:noProof/>
            <w:webHidden/>
            <w:color w:val="auto"/>
          </w:rPr>
          <w:t>1</w:t>
        </w:r>
        <w:r w:rsidRPr="000E47C0">
          <w:rPr>
            <w:noProof/>
            <w:webHidden/>
            <w:color w:val="auto"/>
          </w:rPr>
          <w:fldChar w:fldCharType="end"/>
        </w:r>
      </w:hyperlink>
    </w:p>
    <w:p w14:paraId="27D6E793" w14:textId="677CAE0C"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1" w:history="1">
        <w:r w:rsidR="004E505E" w:rsidRPr="000E47C0">
          <w:rPr>
            <w:rStyle w:val="Hyperlink"/>
            <w:noProof/>
            <w:color w:val="auto"/>
            <w:lang w:val="nl-BE"/>
          </w:rPr>
          <w:t>I. SỰ CẦN THIẾT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w:t>
        </w:r>
        <w:r w:rsidR="004E505E" w:rsidRPr="000E47C0">
          <w:rPr>
            <w:noProof/>
            <w:webHidden/>
            <w:color w:val="auto"/>
          </w:rPr>
          <w:fldChar w:fldCharType="end"/>
        </w:r>
      </w:hyperlink>
    </w:p>
    <w:p w14:paraId="7A7EB5D6" w14:textId="45D9F9D5"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2" w:history="1">
        <w:r w:rsidR="004E505E" w:rsidRPr="000E47C0">
          <w:rPr>
            <w:rStyle w:val="Hyperlink"/>
            <w:noProof/>
            <w:color w:val="auto"/>
            <w:lang w:val="nl-NL"/>
          </w:rPr>
          <w:t>II. CƠ SỞ XÂY DỰNG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w:t>
        </w:r>
        <w:r w:rsidR="004E505E" w:rsidRPr="000E47C0">
          <w:rPr>
            <w:noProof/>
            <w:webHidden/>
            <w:color w:val="auto"/>
          </w:rPr>
          <w:fldChar w:fldCharType="end"/>
        </w:r>
      </w:hyperlink>
    </w:p>
    <w:p w14:paraId="6A12BEDD" w14:textId="4EEE8DA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3" w:history="1">
        <w:r w:rsidR="004E505E" w:rsidRPr="000E47C0">
          <w:rPr>
            <w:rStyle w:val="Hyperlink"/>
            <w:noProof/>
            <w:color w:val="auto"/>
            <w:lang w:val="nl-NL"/>
          </w:rPr>
          <w:t>III. CĂN CỨ THỰC TIỄN CỦA TRƯỜNG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6</w:t>
        </w:r>
        <w:r w:rsidR="004E505E" w:rsidRPr="000E47C0">
          <w:rPr>
            <w:noProof/>
            <w:webHidden/>
            <w:color w:val="auto"/>
          </w:rPr>
          <w:fldChar w:fldCharType="end"/>
        </w:r>
      </w:hyperlink>
    </w:p>
    <w:p w14:paraId="6C310251" w14:textId="6B57DB62"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4" w:history="1">
        <w:r w:rsidR="004E505E" w:rsidRPr="000E47C0">
          <w:rPr>
            <w:rStyle w:val="Hyperlink"/>
            <w:noProof/>
            <w:color w:val="auto"/>
            <w:lang w:val="nl-NL"/>
          </w:rPr>
          <w:t xml:space="preserve">1. </w:t>
        </w:r>
        <w:r w:rsidR="004E505E" w:rsidRPr="000E47C0">
          <w:rPr>
            <w:rStyle w:val="Hyperlink"/>
            <w:rFonts w:eastAsiaTheme="minorHAnsi"/>
            <w:noProof/>
            <w:color w:val="auto"/>
            <w:lang w:val="de-DE"/>
          </w:rPr>
          <w:t>Tổ chức bộ máy</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7</w:t>
        </w:r>
        <w:r w:rsidR="004E505E" w:rsidRPr="000E47C0">
          <w:rPr>
            <w:noProof/>
            <w:webHidden/>
            <w:color w:val="auto"/>
          </w:rPr>
          <w:fldChar w:fldCharType="end"/>
        </w:r>
      </w:hyperlink>
    </w:p>
    <w:p w14:paraId="2F32DC0E" w14:textId="4734E2A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5" w:history="1">
        <w:r w:rsidR="004E505E" w:rsidRPr="000E47C0">
          <w:rPr>
            <w:rStyle w:val="Hyperlink"/>
            <w:rFonts w:eastAsiaTheme="minorHAnsi"/>
            <w:noProof/>
            <w:color w:val="auto"/>
            <w:lang w:val="de-DE"/>
          </w:rPr>
          <w:t>2. Chức năng, nhiệm vụ, đối tượng và các hoạt động phụ trợ, hỗ trợ trực tiếp cho việc thực hiện chức năng, nhiệm vụ của đơn vị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7</w:t>
        </w:r>
        <w:r w:rsidR="004E505E" w:rsidRPr="000E47C0">
          <w:rPr>
            <w:noProof/>
            <w:webHidden/>
            <w:color w:val="auto"/>
          </w:rPr>
          <w:fldChar w:fldCharType="end"/>
        </w:r>
      </w:hyperlink>
    </w:p>
    <w:p w14:paraId="4D30DE06" w14:textId="6B49A873"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6" w:history="1">
        <w:r w:rsidR="004E505E" w:rsidRPr="000E47C0">
          <w:rPr>
            <w:rStyle w:val="Hyperlink"/>
            <w:noProof/>
            <w:color w:val="auto"/>
            <w:lang w:val="nl-NL"/>
          </w:rPr>
          <w:t>3. Cơ sở vật chất, trang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8</w:t>
        </w:r>
        <w:r w:rsidR="004E505E" w:rsidRPr="000E47C0">
          <w:rPr>
            <w:noProof/>
            <w:webHidden/>
            <w:color w:val="auto"/>
          </w:rPr>
          <w:fldChar w:fldCharType="end"/>
        </w:r>
      </w:hyperlink>
    </w:p>
    <w:p w14:paraId="66C27D52" w14:textId="450EA18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7" w:history="1">
        <w:r w:rsidR="004E505E" w:rsidRPr="000E47C0">
          <w:rPr>
            <w:rStyle w:val="Hyperlink"/>
            <w:noProof/>
            <w:color w:val="auto"/>
            <w:lang w:val="nl-NL"/>
          </w:rPr>
          <w:t>4. Ngành, nghề đào tạo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8</w:t>
        </w:r>
        <w:r w:rsidR="004E505E" w:rsidRPr="000E47C0">
          <w:rPr>
            <w:noProof/>
            <w:webHidden/>
            <w:color w:val="auto"/>
          </w:rPr>
          <w:fldChar w:fldCharType="end"/>
        </w:r>
      </w:hyperlink>
    </w:p>
    <w:p w14:paraId="4E4E9744" w14:textId="17C122A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8" w:history="1">
        <w:r w:rsidR="004E505E" w:rsidRPr="000E47C0">
          <w:rPr>
            <w:rStyle w:val="Hyperlink"/>
            <w:noProof/>
            <w:color w:val="auto"/>
            <w:lang w:val="nl-NL"/>
          </w:rPr>
          <w:t xml:space="preserve">5. </w:t>
        </w:r>
        <w:r w:rsidR="004E505E" w:rsidRPr="000E47C0">
          <w:rPr>
            <w:rStyle w:val="Hyperlink"/>
            <w:noProof/>
            <w:color w:val="auto"/>
            <w:lang w:val="vi-VN"/>
          </w:rPr>
          <w:t>Kết quả thực hiện nhiệm vụ của đơn vị trong 3 năm gần nhất và kế hoạch phát triển trong các năm tiếp theo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9</w:t>
        </w:r>
        <w:r w:rsidR="004E505E" w:rsidRPr="000E47C0">
          <w:rPr>
            <w:noProof/>
            <w:webHidden/>
            <w:color w:val="auto"/>
          </w:rPr>
          <w:fldChar w:fldCharType="end"/>
        </w:r>
      </w:hyperlink>
    </w:p>
    <w:p w14:paraId="380DFBCC" w14:textId="4927F68E"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9" w:history="1">
        <w:r w:rsidR="004E505E" w:rsidRPr="000E47C0">
          <w:rPr>
            <w:rStyle w:val="Hyperlink"/>
            <w:noProof/>
            <w:color w:val="auto"/>
            <w:lang w:val="it-IT"/>
          </w:rPr>
          <w:t>6. Đánh giá chung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11</w:t>
        </w:r>
        <w:r w:rsidR="004E505E" w:rsidRPr="000E47C0">
          <w:rPr>
            <w:noProof/>
            <w:webHidden/>
            <w:color w:val="auto"/>
          </w:rPr>
          <w:fldChar w:fldCharType="end"/>
        </w:r>
      </w:hyperlink>
    </w:p>
    <w:p w14:paraId="0B8190C3" w14:textId="491641E9"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0" w:history="1">
        <w:r w:rsidR="004E505E" w:rsidRPr="000E47C0">
          <w:rPr>
            <w:rStyle w:val="Hyperlink"/>
            <w:noProof/>
            <w:color w:val="auto"/>
            <w:lang w:val="it-IT"/>
          </w:rPr>
          <w:t>IV. THỰC TRẠNG CÁC ĐƠN VỊ ĐĂNG KIỂM XE CƠ GIỚI CỦA TỈNH QUẢNG NGÃI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12</w:t>
        </w:r>
        <w:r w:rsidR="004E505E" w:rsidRPr="000E47C0">
          <w:rPr>
            <w:noProof/>
            <w:webHidden/>
            <w:color w:val="auto"/>
          </w:rPr>
          <w:fldChar w:fldCharType="end"/>
        </w:r>
      </w:hyperlink>
    </w:p>
    <w:p w14:paraId="049B3F8B" w14:textId="6E8F66E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1" w:history="1">
        <w:r w:rsidR="004E505E" w:rsidRPr="000E47C0">
          <w:rPr>
            <w:rStyle w:val="Hyperlink"/>
            <w:noProof/>
            <w:color w:val="auto"/>
            <w:lang w:val="sv-SE"/>
          </w:rPr>
          <w:t>1. Thực trạng các đơn vị đăng kiểm XCG trên địa bàn tỉnh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12</w:t>
        </w:r>
        <w:r w:rsidR="004E505E" w:rsidRPr="000E47C0">
          <w:rPr>
            <w:noProof/>
            <w:webHidden/>
            <w:color w:val="auto"/>
          </w:rPr>
          <w:fldChar w:fldCharType="end"/>
        </w:r>
      </w:hyperlink>
    </w:p>
    <w:p w14:paraId="52E15B89" w14:textId="33FCE378"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2" w:history="1">
        <w:r w:rsidR="004E505E" w:rsidRPr="000E47C0">
          <w:rPr>
            <w:rStyle w:val="Hyperlink"/>
            <w:noProof/>
            <w:color w:val="auto"/>
            <w:lang w:val="sv-SE"/>
          </w:rPr>
          <w:t>2. Về quy mô phương tiện XCG và nhu cầu đăng kiểm khu vực phía Tây tỉnh Quảng Ngãi: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2A817EC6" w14:textId="7A8A9C12"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3" w:history="1">
        <w:r w:rsidR="004E505E" w:rsidRPr="000E47C0">
          <w:rPr>
            <w:rStyle w:val="Hyperlink"/>
            <w:noProof/>
            <w:color w:val="auto"/>
          </w:rPr>
          <w:t>Phần II</w:t>
        </w:r>
        <w:r w:rsidR="004E505E" w:rsidRPr="000E47C0">
          <w:rPr>
            <w:noProof/>
            <w:webHidden/>
            <w:color w:val="auto"/>
          </w:rPr>
          <w:t>.</w:t>
        </w:r>
      </w:hyperlink>
      <w:r w:rsidR="004E505E" w:rsidRPr="000E47C0">
        <w:rPr>
          <w:rStyle w:val="Hyperlink"/>
          <w:noProof/>
          <w:color w:val="auto"/>
        </w:rPr>
        <w:t xml:space="preserve"> </w:t>
      </w:r>
      <w:hyperlink w:anchor="_Toc236064024" w:history="1">
        <w:r w:rsidR="004E505E" w:rsidRPr="000E47C0">
          <w:rPr>
            <w:rStyle w:val="Hyperlink"/>
            <w:noProof/>
            <w:color w:val="auto"/>
          </w:rPr>
          <w:t>NỘI DUNG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44E929E7" w14:textId="52F5EBE2"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5" w:history="1">
        <w:r w:rsidR="004E505E" w:rsidRPr="000E47C0">
          <w:rPr>
            <w:rStyle w:val="Hyperlink"/>
            <w:noProof/>
            <w:color w:val="auto"/>
            <w:lang w:val="sv-SE"/>
          </w:rPr>
          <w:t>I. MỤC TIÊU, QUAN ĐIỂM XÂY DỰNG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3FF950B2" w14:textId="1E3B62F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6" w:history="1">
        <w:r w:rsidR="004E505E" w:rsidRPr="000E47C0">
          <w:rPr>
            <w:rStyle w:val="Hyperlink"/>
            <w:noProof/>
            <w:color w:val="auto"/>
            <w:lang w:val="nl-NL"/>
          </w:rPr>
          <w:t>1. Mục tiêu chung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5A9984F8" w14:textId="236626C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7" w:history="1">
        <w:r w:rsidR="004E505E" w:rsidRPr="000E47C0">
          <w:rPr>
            <w:rStyle w:val="Hyperlink"/>
            <w:noProof/>
            <w:color w:val="auto"/>
            <w:lang w:val="nl-BE"/>
          </w:rPr>
          <w:t>2. Mục tiêu cụ thể</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4E8F02CC" w14:textId="6E3E0EA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8" w:history="1">
        <w:r w:rsidR="004E505E" w:rsidRPr="000E47C0">
          <w:rPr>
            <w:rStyle w:val="Hyperlink"/>
            <w:noProof/>
            <w:color w:val="auto"/>
            <w:lang w:val="nl-BE"/>
          </w:rPr>
          <w:t>II. THÔNG TIN CHUNG VỀ DOANH NGHIỆP VÀ CƠ SỞ ĐĂNG KIỂM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14</w:t>
        </w:r>
        <w:r w:rsidR="004E505E" w:rsidRPr="000E47C0">
          <w:rPr>
            <w:noProof/>
            <w:webHidden/>
            <w:color w:val="auto"/>
          </w:rPr>
          <w:fldChar w:fldCharType="end"/>
        </w:r>
      </w:hyperlink>
    </w:p>
    <w:p w14:paraId="5F6B2ABE" w14:textId="34B280E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9" w:history="1">
        <w:r w:rsidR="004E505E" w:rsidRPr="000E47C0">
          <w:rPr>
            <w:rStyle w:val="Hyperlink"/>
            <w:noProof/>
            <w:color w:val="auto"/>
            <w:lang w:val="nl-BE"/>
          </w:rPr>
          <w:t>III. CƠ CẤU VỐN ĐIỀU LỆ, THÀNH VIÊN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15</w:t>
        </w:r>
        <w:r w:rsidR="004E505E" w:rsidRPr="000E47C0">
          <w:rPr>
            <w:noProof/>
            <w:webHidden/>
            <w:color w:val="auto"/>
          </w:rPr>
          <w:fldChar w:fldCharType="end"/>
        </w:r>
      </w:hyperlink>
    </w:p>
    <w:p w14:paraId="2D53A4AC" w14:textId="0341FB5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0" w:history="1">
        <w:r w:rsidR="004E505E" w:rsidRPr="000E47C0">
          <w:rPr>
            <w:rStyle w:val="Hyperlink"/>
            <w:noProof/>
            <w:color w:val="auto"/>
          </w:rPr>
          <w:t>1. Cơ cấu vốn điều lệ, thành viên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15</w:t>
        </w:r>
        <w:r w:rsidR="004E505E" w:rsidRPr="000E47C0">
          <w:rPr>
            <w:noProof/>
            <w:webHidden/>
            <w:color w:val="auto"/>
          </w:rPr>
          <w:fldChar w:fldCharType="end"/>
        </w:r>
      </w:hyperlink>
    </w:p>
    <w:p w14:paraId="7CE138AA" w14:textId="314F983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1" w:history="1">
        <w:r w:rsidR="004E505E" w:rsidRPr="000E47C0">
          <w:rPr>
            <w:rStyle w:val="Hyperlink"/>
            <w:noProof/>
            <w:color w:val="auto"/>
          </w:rPr>
          <w:t>2. Căn cứ pháp lý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6747DE52" w14:textId="14C27137"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32" w:history="1">
        <w:r w:rsidR="004E505E" w:rsidRPr="000E47C0">
          <w:rPr>
            <w:rStyle w:val="Hyperlink"/>
            <w:noProof/>
            <w:color w:val="auto"/>
            <w:lang w:val="nl-BE"/>
          </w:rPr>
          <w:t>IV. VỊ TRÍ, CHỨC NĂNG, NHIỆM VỤ, QUYỀN HẠN, TỔ CHỨC, NHÂN SỰ VÀ MỐI QUAN HỆ CÔNG TÁC</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4B28E6B3" w14:textId="35DEDD1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3" w:history="1">
        <w:r w:rsidR="004E505E" w:rsidRPr="000E47C0">
          <w:rPr>
            <w:rStyle w:val="Hyperlink"/>
            <w:noProof/>
            <w:color w:val="auto"/>
            <w:lang w:val="nl-BE"/>
          </w:rPr>
          <w:t>1. Vị trí, chức năng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7B2744FA" w14:textId="56EAEE4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4" w:history="1">
        <w:r w:rsidR="004E505E" w:rsidRPr="000E47C0">
          <w:rPr>
            <w:rStyle w:val="Hyperlink"/>
            <w:noProof/>
            <w:color w:val="auto"/>
            <w:lang w:val="nl-BE"/>
          </w:rPr>
          <w:t>2. Nhiệm vụ, quyền hạn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17</w:t>
        </w:r>
        <w:r w:rsidR="004E505E" w:rsidRPr="000E47C0">
          <w:rPr>
            <w:noProof/>
            <w:webHidden/>
            <w:color w:val="auto"/>
          </w:rPr>
          <w:fldChar w:fldCharType="end"/>
        </w:r>
      </w:hyperlink>
    </w:p>
    <w:p w14:paraId="2C8E36DD" w14:textId="0C739F3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5" w:history="1">
        <w:r w:rsidR="004E505E" w:rsidRPr="000E47C0">
          <w:rPr>
            <w:rStyle w:val="Hyperlink"/>
            <w:noProof/>
            <w:color w:val="auto"/>
            <w:lang w:val="nl-BE"/>
          </w:rPr>
          <w:t>3. Mô hình quản trị, tổ chức, nhân sự Công ty</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18</w:t>
        </w:r>
        <w:r w:rsidR="004E505E" w:rsidRPr="000E47C0">
          <w:rPr>
            <w:noProof/>
            <w:webHidden/>
            <w:color w:val="auto"/>
          </w:rPr>
          <w:fldChar w:fldCharType="end"/>
        </w:r>
      </w:hyperlink>
    </w:p>
    <w:p w14:paraId="66DB827E" w14:textId="45EC84A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6" w:history="1">
        <w:r w:rsidR="004E505E" w:rsidRPr="000E47C0">
          <w:rPr>
            <w:rStyle w:val="Hyperlink"/>
            <w:noProof/>
            <w:color w:val="auto"/>
            <w:lang w:val="nl-BE"/>
          </w:rPr>
          <w:t>4</w:t>
        </w:r>
        <w:r w:rsidR="004E505E" w:rsidRPr="000E47C0">
          <w:rPr>
            <w:rStyle w:val="Hyperlink"/>
            <w:noProof/>
            <w:color w:val="auto"/>
          </w:rPr>
          <w:t>. Hội đồng thành viên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23</w:t>
        </w:r>
        <w:r w:rsidR="004E505E" w:rsidRPr="000E47C0">
          <w:rPr>
            <w:noProof/>
            <w:webHidden/>
            <w:color w:val="auto"/>
          </w:rPr>
          <w:fldChar w:fldCharType="end"/>
        </w:r>
      </w:hyperlink>
    </w:p>
    <w:p w14:paraId="0E29FD2F" w14:textId="03DC57C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7" w:history="1">
        <w:r w:rsidR="004E505E" w:rsidRPr="000E47C0">
          <w:rPr>
            <w:rStyle w:val="Hyperlink"/>
            <w:noProof/>
            <w:color w:val="auto"/>
            <w:lang w:val="nl-BE"/>
          </w:rPr>
          <w:t>5. Người đại diện phần vốn Nhà nước tại doanh nghiệp</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7BE2ACA4" w14:textId="7EF32FA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8" w:history="1">
        <w:r w:rsidR="004E505E" w:rsidRPr="000E47C0">
          <w:rPr>
            <w:rStyle w:val="Hyperlink"/>
            <w:noProof/>
            <w:color w:val="auto"/>
            <w:lang w:val="nl-BE"/>
          </w:rPr>
          <w:t>6. Mối quan hệ công tác</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4206151A" w14:textId="1F12AF64"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39" w:history="1">
        <w:r w:rsidR="004E505E" w:rsidRPr="000E47C0">
          <w:rPr>
            <w:rStyle w:val="Hyperlink"/>
            <w:noProof/>
            <w:color w:val="auto"/>
          </w:rPr>
          <w:t>V. ĐỊA ĐIỂM ĐẦU TƯ, VIỆC QUẢN LÝ, SỬ DỤNG TÀI SẢN CÔNG LÀ ĐẤT VÀO MỤC ĐÍCH KINH DOANH, LIÊN DANH, LIÊN KẾT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7E64544B" w14:textId="22A1DD5E"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0" w:history="1">
        <w:r w:rsidR="004E505E" w:rsidRPr="000E47C0">
          <w:rPr>
            <w:rStyle w:val="Hyperlink"/>
            <w:noProof/>
            <w:color w:val="auto"/>
            <w:lang w:val="nl-NL"/>
          </w:rPr>
          <w:t>1. Thực trạng quản lý, sử dụng tài sản công tại đơn vị theo các nhóm tài sản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25</w:t>
        </w:r>
        <w:r w:rsidR="004E505E" w:rsidRPr="000E47C0">
          <w:rPr>
            <w:noProof/>
            <w:webHidden/>
            <w:color w:val="auto"/>
          </w:rPr>
          <w:fldChar w:fldCharType="end"/>
        </w:r>
      </w:hyperlink>
    </w:p>
    <w:p w14:paraId="6A02B6E2" w14:textId="4128338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1" w:history="1">
        <w:r w:rsidR="004E505E" w:rsidRPr="000E47C0">
          <w:rPr>
            <w:rStyle w:val="Hyperlink"/>
            <w:bCs/>
            <w:noProof/>
            <w:color w:val="auto"/>
            <w:lang w:val="nl-NL"/>
          </w:rPr>
          <w:t xml:space="preserve">2. Về địa điểm đầu tư, </w:t>
        </w:r>
        <w:r w:rsidR="004E505E" w:rsidRPr="000E47C0">
          <w:rPr>
            <w:rStyle w:val="Hyperlink"/>
            <w:noProof/>
            <w:color w:val="auto"/>
            <w:lang w:val="nl-NL"/>
          </w:rPr>
          <w:t>sử dụng tài sản đất vào mục đích kinh doanh, liên doanh, liên kết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27</w:t>
        </w:r>
        <w:r w:rsidR="004E505E" w:rsidRPr="000E47C0">
          <w:rPr>
            <w:noProof/>
            <w:webHidden/>
            <w:color w:val="auto"/>
          </w:rPr>
          <w:fldChar w:fldCharType="end"/>
        </w:r>
      </w:hyperlink>
    </w:p>
    <w:p w14:paraId="052EDCD7" w14:textId="28375528"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2" w:history="1">
        <w:r w:rsidR="004E505E" w:rsidRPr="000E47C0">
          <w:rPr>
            <w:rStyle w:val="Hyperlink"/>
            <w:noProof/>
            <w:color w:val="auto"/>
            <w:lang w:val="nl-NL"/>
          </w:rPr>
          <w:t>3. Tính giá trị tài sản sử dụng vào mục đích kinh doanh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29</w:t>
        </w:r>
        <w:r w:rsidR="004E505E" w:rsidRPr="000E47C0">
          <w:rPr>
            <w:noProof/>
            <w:webHidden/>
            <w:color w:val="auto"/>
          </w:rPr>
          <w:fldChar w:fldCharType="end"/>
        </w:r>
      </w:hyperlink>
    </w:p>
    <w:p w14:paraId="71DAC452" w14:textId="18A4BA6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3" w:history="1">
        <w:r w:rsidR="004E505E" w:rsidRPr="000E47C0">
          <w:rPr>
            <w:rStyle w:val="Hyperlink"/>
            <w:noProof/>
            <w:color w:val="auto"/>
            <w:lang w:val="nl-NL"/>
          </w:rPr>
          <w:t>4. Quản lý tài sản công khi giao cho doanh nghiệp</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30</w:t>
        </w:r>
        <w:r w:rsidR="004E505E" w:rsidRPr="000E47C0">
          <w:rPr>
            <w:noProof/>
            <w:webHidden/>
            <w:color w:val="auto"/>
          </w:rPr>
          <w:fldChar w:fldCharType="end"/>
        </w:r>
      </w:hyperlink>
    </w:p>
    <w:p w14:paraId="70AA8209" w14:textId="2A48B51C"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44" w:history="1">
        <w:r w:rsidR="004E505E" w:rsidRPr="000E47C0">
          <w:rPr>
            <w:rStyle w:val="Hyperlink"/>
            <w:noProof/>
            <w:color w:val="auto"/>
            <w:lang w:val="nl-NL"/>
          </w:rPr>
          <w:t>VI. NHU CẦU ĐẦU TƯ CƠ SỞ VẬT CHẤT, PHƯƠNG TIỆN,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30</w:t>
        </w:r>
        <w:r w:rsidR="004E505E" w:rsidRPr="000E47C0">
          <w:rPr>
            <w:noProof/>
            <w:webHidden/>
            <w:color w:val="auto"/>
          </w:rPr>
          <w:fldChar w:fldCharType="end"/>
        </w:r>
      </w:hyperlink>
    </w:p>
    <w:p w14:paraId="584B8409" w14:textId="6CFEAA76"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5" w:history="1">
        <w:r w:rsidR="004E505E" w:rsidRPr="000E47C0">
          <w:rPr>
            <w:rStyle w:val="Hyperlink"/>
            <w:noProof/>
            <w:color w:val="auto"/>
            <w:lang w:val="nl-NL"/>
          </w:rPr>
          <w:t>1. Đầu tư cơ sở vật chất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31</w:t>
        </w:r>
        <w:r w:rsidR="004E505E" w:rsidRPr="000E47C0">
          <w:rPr>
            <w:noProof/>
            <w:webHidden/>
            <w:color w:val="auto"/>
          </w:rPr>
          <w:fldChar w:fldCharType="end"/>
        </w:r>
      </w:hyperlink>
    </w:p>
    <w:p w14:paraId="64153558" w14:textId="086A1A4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6" w:history="1">
        <w:r w:rsidR="004E505E" w:rsidRPr="000E47C0">
          <w:rPr>
            <w:rStyle w:val="Hyperlink"/>
            <w:noProof/>
            <w:color w:val="auto"/>
          </w:rPr>
          <w:t>2. Về phương tiện, trang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31</w:t>
        </w:r>
        <w:r w:rsidR="004E505E" w:rsidRPr="000E47C0">
          <w:rPr>
            <w:noProof/>
            <w:webHidden/>
            <w:color w:val="auto"/>
          </w:rPr>
          <w:fldChar w:fldCharType="end"/>
        </w:r>
      </w:hyperlink>
    </w:p>
    <w:p w14:paraId="1CAC5646" w14:textId="3F29228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47" w:history="1">
        <w:r w:rsidR="004E505E" w:rsidRPr="000E47C0">
          <w:rPr>
            <w:rStyle w:val="Hyperlink"/>
            <w:noProof/>
            <w:color w:val="auto"/>
          </w:rPr>
          <w:t>VII. CƠ CHẾ HOẠT ĐỘNG, QUẢN LÝ TÀI CHÍNH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32</w:t>
        </w:r>
        <w:r w:rsidR="004E505E" w:rsidRPr="000E47C0">
          <w:rPr>
            <w:noProof/>
            <w:webHidden/>
            <w:color w:val="auto"/>
          </w:rPr>
          <w:fldChar w:fldCharType="end"/>
        </w:r>
      </w:hyperlink>
    </w:p>
    <w:p w14:paraId="1A768516" w14:textId="2FD55F5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8" w:history="1">
        <w:r w:rsidR="004E505E" w:rsidRPr="000E47C0">
          <w:rPr>
            <w:rStyle w:val="Hyperlink"/>
            <w:noProof/>
            <w:color w:val="auto"/>
            <w:lang w:val="nl-NL"/>
          </w:rPr>
          <w:t>1. Cơ chế hoạt động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32</w:t>
        </w:r>
        <w:r w:rsidR="004E505E" w:rsidRPr="000E47C0">
          <w:rPr>
            <w:noProof/>
            <w:webHidden/>
            <w:color w:val="auto"/>
          </w:rPr>
          <w:fldChar w:fldCharType="end"/>
        </w:r>
      </w:hyperlink>
    </w:p>
    <w:p w14:paraId="4FDC65AC" w14:textId="033AFE80"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9" w:history="1">
        <w:r w:rsidR="004E505E" w:rsidRPr="000E47C0">
          <w:rPr>
            <w:rStyle w:val="Hyperlink"/>
            <w:noProof/>
            <w:color w:val="auto"/>
            <w:lang w:val="nl-NL"/>
          </w:rPr>
          <w:t>2. Cơ chế tài chính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33</w:t>
        </w:r>
        <w:r w:rsidR="004E505E" w:rsidRPr="000E47C0">
          <w:rPr>
            <w:noProof/>
            <w:webHidden/>
            <w:color w:val="auto"/>
          </w:rPr>
          <w:fldChar w:fldCharType="end"/>
        </w:r>
      </w:hyperlink>
    </w:p>
    <w:p w14:paraId="553558AA" w14:textId="225A85BF"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0" w:history="1">
        <w:r w:rsidR="004E505E" w:rsidRPr="000E47C0">
          <w:rPr>
            <w:rStyle w:val="Hyperlink"/>
            <w:noProof/>
            <w:color w:val="auto"/>
          </w:rPr>
          <w:t>Phần III</w:t>
        </w:r>
        <w:r w:rsidR="004E505E" w:rsidRPr="000E47C0">
          <w:rPr>
            <w:noProof/>
            <w:webHidden/>
            <w:color w:val="auto"/>
          </w:rPr>
          <w:t>.</w:t>
        </w:r>
      </w:hyperlink>
      <w:r w:rsidR="004E505E" w:rsidRPr="000E47C0">
        <w:rPr>
          <w:rStyle w:val="Hyperlink"/>
          <w:noProof/>
          <w:color w:val="auto"/>
        </w:rPr>
        <w:t xml:space="preserve"> </w:t>
      </w:r>
      <w:hyperlink w:anchor="_Toc236064051" w:history="1">
        <w:r w:rsidR="004E505E" w:rsidRPr="000E47C0">
          <w:rPr>
            <w:rStyle w:val="Hyperlink"/>
            <w:noProof/>
            <w:color w:val="auto"/>
          </w:rPr>
          <w:t>LỘ TRÌNH, CÁC BƯỚC THỰC HIỆN VÀ NHU CẦU KINH PHÍ</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7A976226" w14:textId="3F2A53BA"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2" w:history="1">
        <w:r w:rsidR="004E505E" w:rsidRPr="000E47C0">
          <w:rPr>
            <w:rStyle w:val="Hyperlink"/>
            <w:noProof/>
            <w:color w:val="auto"/>
          </w:rPr>
          <w:t>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1C9D3754" w14:textId="2D14198B"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3" w:history="1">
        <w:r w:rsidR="004E505E" w:rsidRPr="000E47C0">
          <w:rPr>
            <w:rStyle w:val="Hyperlink"/>
            <w:noProof/>
            <w:color w:val="auto"/>
            <w:lang w:val="nl-NL"/>
          </w:rPr>
          <w:t>I. LỘ TRÌNH, CÁC BƯỚC 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56605E2B" w14:textId="5B7E6C47"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4" w:history="1">
        <w:r w:rsidR="004E505E" w:rsidRPr="000E47C0">
          <w:rPr>
            <w:rStyle w:val="Hyperlink"/>
            <w:noProof/>
            <w:color w:val="auto"/>
            <w:lang w:val="nl-NL"/>
          </w:rPr>
          <w:t>II. KINH PHÍ ĐẦU TƯ</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37</w:t>
        </w:r>
        <w:r w:rsidR="004E505E" w:rsidRPr="000E47C0">
          <w:rPr>
            <w:noProof/>
            <w:webHidden/>
            <w:color w:val="auto"/>
          </w:rPr>
          <w:fldChar w:fldCharType="end"/>
        </w:r>
      </w:hyperlink>
    </w:p>
    <w:p w14:paraId="4A096A7E" w14:textId="65D9D8D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5" w:history="1">
        <w:r w:rsidR="004E505E" w:rsidRPr="000E47C0">
          <w:rPr>
            <w:rStyle w:val="Hyperlink"/>
            <w:noProof/>
            <w:color w:val="auto"/>
          </w:rPr>
          <w:t>Phần IV</w:t>
        </w:r>
        <w:r w:rsidR="004E505E" w:rsidRPr="000E47C0">
          <w:rPr>
            <w:noProof/>
            <w:webHidden/>
            <w:color w:val="auto"/>
          </w:rPr>
          <w:t>.</w:t>
        </w:r>
      </w:hyperlink>
      <w:r w:rsidR="004E505E" w:rsidRPr="000E47C0">
        <w:rPr>
          <w:rStyle w:val="Hyperlink"/>
          <w:noProof/>
          <w:color w:val="auto"/>
        </w:rPr>
        <w:t xml:space="preserve"> </w:t>
      </w:r>
      <w:hyperlink w:anchor="_Toc236064056" w:history="1">
        <w:r w:rsidR="004E505E" w:rsidRPr="000E47C0">
          <w:rPr>
            <w:rStyle w:val="Hyperlink"/>
            <w:noProof/>
            <w:color w:val="auto"/>
          </w:rPr>
          <w:t>ĐÁNH GIÁ HIỆU QUẢ ĐẦU TƯ, TÍNH BỀN VỮNG VÀ QUẢN TRỊ NHỮNG RỦI RO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66473990" w14:textId="5C136BF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7" w:history="1">
        <w:r w:rsidR="004E505E" w:rsidRPr="000E47C0">
          <w:rPr>
            <w:rStyle w:val="Hyperlink"/>
            <w:noProof/>
            <w:color w:val="auto"/>
            <w:lang w:val="nl-BE"/>
          </w:rPr>
          <w:t>I. HIỆU QUẢ KINH TẾ</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557848B1" w14:textId="7B59E0F9"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58" w:history="1">
        <w:r w:rsidR="004E505E" w:rsidRPr="000E47C0">
          <w:rPr>
            <w:rStyle w:val="Hyperlink"/>
            <w:noProof/>
            <w:color w:val="auto"/>
            <w:lang w:val="nl-BE"/>
          </w:rPr>
          <w:t>1. Về kinh tế</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0289800D" w14:textId="1D076CE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59" w:history="1">
        <w:r w:rsidR="004E505E" w:rsidRPr="000E47C0">
          <w:rPr>
            <w:rStyle w:val="Hyperlink"/>
            <w:noProof/>
            <w:color w:val="auto"/>
            <w:lang w:val="nl-BE"/>
          </w:rPr>
          <w:t>2. Hiệu quả về tài chính (ước tính)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70022CB7" w14:textId="090F5FF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0" w:history="1">
        <w:r w:rsidR="004E505E" w:rsidRPr="000E47C0">
          <w:rPr>
            <w:rStyle w:val="Hyperlink"/>
            <w:noProof/>
            <w:color w:val="auto"/>
            <w:lang w:val="nl-BE"/>
          </w:rPr>
          <w:t xml:space="preserve">3. </w:t>
        </w:r>
        <w:r w:rsidR="004E505E" w:rsidRPr="000E47C0">
          <w:rPr>
            <w:rStyle w:val="Hyperlink"/>
            <w:noProof/>
            <w:color w:val="auto"/>
            <w:lang w:val="vi-VN"/>
          </w:rPr>
          <w:t>Đánh giá sơ bộ hiệu quả của phương án kinh doanh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41</w:t>
        </w:r>
        <w:r w:rsidR="004E505E" w:rsidRPr="000E47C0">
          <w:rPr>
            <w:noProof/>
            <w:webHidden/>
            <w:color w:val="auto"/>
          </w:rPr>
          <w:fldChar w:fldCharType="end"/>
        </w:r>
      </w:hyperlink>
    </w:p>
    <w:p w14:paraId="1E7A58F4" w14:textId="1D020EB1"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1" w:history="1">
        <w:r w:rsidR="004E505E" w:rsidRPr="000E47C0">
          <w:rPr>
            <w:rStyle w:val="Hyperlink"/>
            <w:noProof/>
            <w:color w:val="auto"/>
            <w:lang w:val="nl-BE"/>
          </w:rPr>
          <w:t>II. HIỆU QUẢ XÃ HỘI, TÁC ĐỘNG MÔI TRƯỜNG VÀ TÍNH BỀN VỮNG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42</w:t>
        </w:r>
        <w:r w:rsidR="004E505E" w:rsidRPr="000E47C0">
          <w:rPr>
            <w:noProof/>
            <w:webHidden/>
            <w:color w:val="auto"/>
          </w:rPr>
          <w:fldChar w:fldCharType="end"/>
        </w:r>
      </w:hyperlink>
    </w:p>
    <w:p w14:paraId="56B34568" w14:textId="72D31CC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2" w:history="1">
        <w:r w:rsidR="004E505E" w:rsidRPr="000E47C0">
          <w:rPr>
            <w:rStyle w:val="Hyperlink"/>
            <w:noProof/>
            <w:color w:val="auto"/>
            <w:lang w:val="nl-BE"/>
          </w:rPr>
          <w:t>1. Hiệu quả xã hội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42</w:t>
        </w:r>
        <w:r w:rsidR="004E505E" w:rsidRPr="000E47C0">
          <w:rPr>
            <w:noProof/>
            <w:webHidden/>
            <w:color w:val="auto"/>
          </w:rPr>
          <w:fldChar w:fldCharType="end"/>
        </w:r>
      </w:hyperlink>
    </w:p>
    <w:p w14:paraId="367A8C89" w14:textId="1BBCB54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3" w:history="1">
        <w:r w:rsidR="004E505E" w:rsidRPr="000E47C0">
          <w:rPr>
            <w:rStyle w:val="Hyperlink"/>
            <w:noProof/>
            <w:color w:val="auto"/>
            <w:lang w:val="nl-BE"/>
          </w:rPr>
          <w:t>2. Tính bền vững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43</w:t>
        </w:r>
        <w:r w:rsidR="004E505E" w:rsidRPr="000E47C0">
          <w:rPr>
            <w:noProof/>
            <w:webHidden/>
            <w:color w:val="auto"/>
          </w:rPr>
          <w:fldChar w:fldCharType="end"/>
        </w:r>
      </w:hyperlink>
    </w:p>
    <w:p w14:paraId="166E30E0" w14:textId="0F89902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4" w:history="1">
        <w:r w:rsidR="004E505E" w:rsidRPr="000E47C0">
          <w:rPr>
            <w:rStyle w:val="Hyperlink"/>
            <w:noProof/>
            <w:color w:val="auto"/>
            <w:lang w:val="nl-NL"/>
          </w:rPr>
          <w:t>3. Đánh giá sơ bộ tác động môi trường theo quy định pháp luật về bảo vệ môi trường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43</w:t>
        </w:r>
        <w:r w:rsidR="004E505E" w:rsidRPr="000E47C0">
          <w:rPr>
            <w:noProof/>
            <w:webHidden/>
            <w:color w:val="auto"/>
          </w:rPr>
          <w:fldChar w:fldCharType="end"/>
        </w:r>
      </w:hyperlink>
    </w:p>
    <w:p w14:paraId="1C55B155" w14:textId="1A927E2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5" w:history="1">
        <w:r w:rsidR="004E505E" w:rsidRPr="000E47C0">
          <w:rPr>
            <w:rStyle w:val="Hyperlink"/>
            <w:noProof/>
            <w:color w:val="auto"/>
            <w:lang w:val="nl-NL"/>
          </w:rPr>
          <w:t xml:space="preserve">III. QUẢN TRỊ </w:t>
        </w:r>
        <w:r w:rsidR="004E505E" w:rsidRPr="000E47C0">
          <w:rPr>
            <w:rStyle w:val="Hyperlink"/>
            <w:noProof/>
            <w:color w:val="auto"/>
          </w:rPr>
          <w:t>RỦI</w:t>
        </w:r>
        <w:r w:rsidR="004E505E" w:rsidRPr="000E47C0">
          <w:rPr>
            <w:rStyle w:val="Hyperlink"/>
            <w:noProof/>
            <w:color w:val="auto"/>
            <w:lang w:val="nl-NL"/>
          </w:rPr>
          <w:t xml:space="preserve"> RO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1E80C6F3" w14:textId="13B951F3"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6" w:history="1">
        <w:r w:rsidR="004E505E" w:rsidRPr="000E47C0">
          <w:rPr>
            <w:rStyle w:val="Hyperlink"/>
            <w:noProof/>
            <w:color w:val="auto"/>
            <w:lang w:val="nl-NL"/>
          </w:rPr>
          <w:t>1. Cấp độ rủi ro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4D5D0D2D" w14:textId="5E6E14F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7" w:history="1">
        <w:r w:rsidR="004E505E" w:rsidRPr="000E47C0">
          <w:rPr>
            <w:rStyle w:val="Hyperlink"/>
            <w:noProof/>
            <w:color w:val="auto"/>
            <w:lang w:val="nl-NL"/>
          </w:rPr>
          <w:t>2. Cơ chế kiểm soát rủi ro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05CF5A55" w14:textId="2CB3AA09"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8" w:history="1">
        <w:r w:rsidR="004E505E" w:rsidRPr="000E47C0">
          <w:rPr>
            <w:rStyle w:val="Hyperlink"/>
            <w:noProof/>
            <w:color w:val="auto"/>
          </w:rPr>
          <w:t>Phần V</w:t>
        </w:r>
        <w:r w:rsidR="004E505E" w:rsidRPr="000E47C0">
          <w:rPr>
            <w:noProof/>
            <w:webHidden/>
            <w:color w:val="auto"/>
          </w:rPr>
          <w:t>.</w:t>
        </w:r>
      </w:hyperlink>
      <w:r w:rsidR="004E505E" w:rsidRPr="000E47C0">
        <w:rPr>
          <w:rStyle w:val="Hyperlink"/>
          <w:noProof/>
          <w:color w:val="auto"/>
        </w:rPr>
        <w:t xml:space="preserve"> </w:t>
      </w:r>
      <w:hyperlink w:anchor="_Toc236064069" w:history="1">
        <w:r w:rsidR="004E505E" w:rsidRPr="000E47C0">
          <w:rPr>
            <w:rStyle w:val="Hyperlink"/>
            <w:noProof/>
            <w:color w:val="auto"/>
          </w:rPr>
          <w:t>TỔ CHỨC THỰC HIỆN, KẾT LUẬN VÀ KIẾN NGHỊ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7EC92054" w14:textId="4F8AF75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70" w:history="1">
        <w:r w:rsidR="004E505E" w:rsidRPr="000E47C0">
          <w:rPr>
            <w:rStyle w:val="Hyperlink"/>
            <w:noProof/>
            <w:color w:val="auto"/>
          </w:rPr>
          <w:t>I. TỔ CHỨC 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04EA323A" w14:textId="6F69044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1" w:history="1">
        <w:r w:rsidR="004E505E" w:rsidRPr="000E47C0">
          <w:rPr>
            <w:rStyle w:val="Hyperlink"/>
            <w:noProof/>
            <w:color w:val="auto"/>
          </w:rPr>
          <w:t>1. Trường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27958A5A" w14:textId="25D5E42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2" w:history="1">
        <w:r w:rsidR="004E505E" w:rsidRPr="000E47C0">
          <w:rPr>
            <w:rStyle w:val="Hyperlink"/>
            <w:noProof/>
            <w:color w:val="auto"/>
            <w:lang w:val="nl-BE"/>
          </w:rPr>
          <w:t>2. Công ty TNHH Đăng kiểm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47</w:t>
        </w:r>
        <w:r w:rsidR="004E505E" w:rsidRPr="000E47C0">
          <w:rPr>
            <w:noProof/>
            <w:webHidden/>
            <w:color w:val="auto"/>
          </w:rPr>
          <w:fldChar w:fldCharType="end"/>
        </w:r>
      </w:hyperlink>
    </w:p>
    <w:p w14:paraId="2EE969C6" w14:textId="4D1F68B9"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3" w:history="1">
        <w:r w:rsidR="004E505E" w:rsidRPr="000E47C0">
          <w:rPr>
            <w:rStyle w:val="Hyperlink"/>
            <w:noProof/>
            <w:color w:val="auto"/>
            <w:lang w:val="nl-BE"/>
          </w:rPr>
          <w:t>3. Đề nghị các sở, ban, ngành, cơ quan, đơn vị phối hợp thực hiện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47</w:t>
        </w:r>
        <w:r w:rsidR="004E505E" w:rsidRPr="000E47C0">
          <w:rPr>
            <w:noProof/>
            <w:webHidden/>
            <w:color w:val="auto"/>
          </w:rPr>
          <w:fldChar w:fldCharType="end"/>
        </w:r>
      </w:hyperlink>
    </w:p>
    <w:p w14:paraId="4B8BAAEB" w14:textId="0FA02D58"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74" w:history="1">
        <w:r w:rsidR="004E505E" w:rsidRPr="000E47C0">
          <w:rPr>
            <w:rStyle w:val="Hyperlink"/>
            <w:noProof/>
            <w:color w:val="auto"/>
            <w:lang w:val="nl-BE"/>
          </w:rPr>
          <w:t>II</w:t>
        </w:r>
        <w:r w:rsidR="004E505E" w:rsidRPr="000E47C0">
          <w:rPr>
            <w:rStyle w:val="Hyperlink"/>
            <w:noProof/>
            <w:color w:val="auto"/>
            <w:lang w:val="nl-NL"/>
          </w:rPr>
          <w:t>. KẾT LUẬN VÀ KIẾN NGHỊ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48</w:t>
        </w:r>
        <w:r w:rsidR="004E505E" w:rsidRPr="000E47C0">
          <w:rPr>
            <w:noProof/>
            <w:webHidden/>
            <w:color w:val="auto"/>
          </w:rPr>
          <w:fldChar w:fldCharType="end"/>
        </w:r>
      </w:hyperlink>
    </w:p>
    <w:p w14:paraId="4828D8FB" w14:textId="77777777" w:rsidR="00197D5A" w:rsidRPr="000E47C0" w:rsidRDefault="00197D5A" w:rsidP="00197D5A">
      <w:pPr>
        <w:ind w:firstLine="0"/>
        <w:rPr>
          <w:b/>
          <w:bCs/>
        </w:rPr>
      </w:pPr>
      <w:r w:rsidRPr="000E47C0">
        <w:rPr>
          <w:b/>
          <w:sz w:val="26"/>
        </w:rPr>
        <w:fldChar w:fldCharType="end"/>
      </w:r>
      <w:r w:rsidRPr="000E47C0">
        <w:rPr>
          <w:b/>
          <w:bCs/>
          <w:lang w:val="vi-VN"/>
        </w:rPr>
        <w:t>CÁC PHỤ LỤC</w:t>
      </w:r>
    </w:p>
    <w:p w14:paraId="6218E654" w14:textId="77777777" w:rsidR="00197D5A" w:rsidRPr="000E47C0" w:rsidRDefault="00197D5A" w:rsidP="00197D5A">
      <w:pPr>
        <w:ind w:firstLine="0"/>
      </w:pPr>
      <w:r w:rsidRPr="000E47C0">
        <w:rPr>
          <w:b/>
          <w:bCs/>
        </w:rPr>
        <w:t>Phụ lục I:</w:t>
      </w:r>
      <w:r w:rsidRPr="000E47C0">
        <w:t xml:space="preserve"> Thực trạng cơ sở vật chất của Trường Cao đẳng Kon Tum</w:t>
      </w:r>
    </w:p>
    <w:p w14:paraId="704919DA" w14:textId="77777777" w:rsidR="00197D5A" w:rsidRPr="000E47C0" w:rsidRDefault="00197D5A" w:rsidP="00197D5A">
      <w:pPr>
        <w:ind w:firstLine="0"/>
      </w:pPr>
      <w:r w:rsidRPr="000E47C0">
        <w:rPr>
          <w:b/>
          <w:bCs/>
        </w:rPr>
        <w:t>Phụ lục II:</w:t>
      </w:r>
      <w:r w:rsidRPr="000E47C0">
        <w:t xml:space="preserve"> Thống kê danh sách viên chức có trình độ chuyên môn thuộc lĩnh vực đăng kiểm xe cơ giới của Trường Cao đẳng Kon Tum</w:t>
      </w:r>
    </w:p>
    <w:p w14:paraId="3F71AB45" w14:textId="77777777" w:rsidR="00197D5A" w:rsidRPr="000E47C0" w:rsidRDefault="00197D5A" w:rsidP="00197D5A">
      <w:pPr>
        <w:ind w:firstLine="0"/>
      </w:pPr>
      <w:r w:rsidRPr="000E47C0">
        <w:rPr>
          <w:b/>
          <w:bCs/>
        </w:rPr>
        <w:t xml:space="preserve">Phụ lục III: </w:t>
      </w:r>
      <w:r w:rsidRPr="000E47C0">
        <w:t>Sơ đồ vị trí, ranh giới khu đất dự kiến đặt công ty tnhh đăng kiểm cao đẳng kon tum và chi tiết mặt bằng tổng thể khu vực xưởng kiểm định của Trường Cao đẳng Kon Tum</w:t>
      </w:r>
    </w:p>
    <w:p w14:paraId="06C43F46" w14:textId="77777777" w:rsidR="00197D5A" w:rsidRPr="000E47C0" w:rsidRDefault="00197D5A" w:rsidP="00197D5A">
      <w:pPr>
        <w:ind w:firstLine="0"/>
      </w:pPr>
      <w:r w:rsidRPr="000E47C0">
        <w:rPr>
          <w:b/>
          <w:bCs/>
        </w:rPr>
        <w:t>Phụ lục IV:</w:t>
      </w:r>
      <w:r w:rsidRPr="000E47C0">
        <w:t xml:space="preserve"> Danh mục đầu tư thiết bị kiểm định, thiết bị phục vụ kiểm định xe cơ giới, xe máy theo Quy chuẩn kỹ thuật Quốc gia số 103:2024/BGTVT về cơ sở vật chất kỹ thuật và vị trí cơ sở đăng kiểm xe cơ giới, cơ sở kiểm định khí thải xe mô tô, xe gắn máy của Trường Cao đẳng Kon Tum</w:t>
      </w:r>
    </w:p>
    <w:p w14:paraId="31BC25AA" w14:textId="77777777" w:rsidR="00197D5A" w:rsidRPr="000E47C0" w:rsidRDefault="00197D5A" w:rsidP="00197D5A">
      <w:pPr>
        <w:ind w:firstLine="0"/>
      </w:pPr>
      <w:r w:rsidRPr="000E47C0">
        <w:rPr>
          <w:b/>
          <w:bCs/>
        </w:rPr>
        <w:t>Phụ lục V:</w:t>
      </w:r>
      <w:r w:rsidRPr="000E47C0">
        <w:t xml:space="preserve"> Biểu phí kiểm định an toàn kỹ thuật và bảo vệ môi trường xe cơ giới đang lưu hành theo quy định thực hiện tại Công ty</w:t>
      </w:r>
    </w:p>
    <w:p w14:paraId="19FDBE4E" w14:textId="77777777" w:rsidR="00197D5A" w:rsidRPr="000E47C0" w:rsidRDefault="00197D5A" w:rsidP="00197D5A">
      <w:pPr>
        <w:ind w:firstLine="0"/>
      </w:pPr>
      <w:r w:rsidRPr="000E47C0">
        <w:rPr>
          <w:b/>
          <w:bCs/>
        </w:rPr>
        <w:t xml:space="preserve">Phụ lục VI: </w:t>
      </w:r>
      <w:r w:rsidRPr="000E47C0">
        <w:t>Phân tích chi tiết các yếu tố cấu thành, hiệu quả về tài chính của Công ty TNHH Đăng kiểm Cao đẳng Kon Tum trực thuộc Trường Cao đẳng Kon Tum</w:t>
      </w:r>
    </w:p>
    <w:p w14:paraId="367A7E1E" w14:textId="77777777" w:rsidR="00197D5A" w:rsidRPr="000E47C0" w:rsidRDefault="00197D5A" w:rsidP="00197D5A">
      <w:pPr>
        <w:ind w:firstLine="0"/>
      </w:pPr>
      <w:r w:rsidRPr="000E47C0">
        <w:rPr>
          <w:b/>
          <w:bCs/>
        </w:rPr>
        <w:t>Phụ lục VII:</w:t>
      </w:r>
      <w:r w:rsidRPr="000E47C0">
        <w:t xml:space="preserve"> Đánh giá sơ bộ tác động môi trường của Đề án</w:t>
      </w:r>
    </w:p>
    <w:p w14:paraId="14451F31" w14:textId="77777777" w:rsidR="00197D5A" w:rsidRPr="000E47C0" w:rsidRDefault="00197D5A" w:rsidP="00197D5A">
      <w:pPr>
        <w:spacing w:before="40" w:after="40"/>
        <w:ind w:firstLine="0"/>
        <w:sectPr w:rsidR="00197D5A" w:rsidRPr="000E47C0" w:rsidSect="00197D5A">
          <w:headerReference w:type="default" r:id="rId9"/>
          <w:pgSz w:w="11907" w:h="16840" w:code="9"/>
          <w:pgMar w:top="1134" w:right="1134" w:bottom="1134" w:left="1701" w:header="720" w:footer="720" w:gutter="0"/>
          <w:pgNumType w:fmt="lowerRoman" w:start="1"/>
          <w:cols w:space="720"/>
          <w:docGrid w:linePitch="381"/>
        </w:sectPr>
      </w:pPr>
    </w:p>
    <w:p w14:paraId="3ACA498F" w14:textId="77777777" w:rsidR="00197D5A" w:rsidRPr="000E47C0" w:rsidRDefault="00197D5A" w:rsidP="00197D5A">
      <w:pPr>
        <w:spacing w:before="0" w:after="0"/>
        <w:ind w:firstLine="0"/>
        <w:jc w:val="center"/>
        <w:rPr>
          <w:b/>
          <w:bCs/>
          <w:lang w:val="vi-VN"/>
        </w:rPr>
      </w:pPr>
      <w:r w:rsidRPr="000E47C0">
        <w:rPr>
          <w:b/>
          <w:bCs/>
          <w:lang w:val="vi-VN"/>
        </w:rPr>
        <w:t>DANH MỤC VIẾT TẮT</w:t>
      </w:r>
    </w:p>
    <w:p w14:paraId="7D74B39C" w14:textId="77777777" w:rsidR="00197D5A" w:rsidRPr="000E47C0" w:rsidRDefault="00197D5A" w:rsidP="00197D5A">
      <w:pPr>
        <w:ind w:firstLine="0"/>
        <w:rPr>
          <w:b/>
          <w:bCs/>
          <w:sz w:val="22"/>
          <w:lang w:val="vi-VN"/>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6"/>
        <w:gridCol w:w="6641"/>
      </w:tblGrid>
      <w:tr w:rsidR="000E47C0" w:rsidRPr="000E47C0" w14:paraId="22C6F8EA" w14:textId="77777777" w:rsidTr="006047EC">
        <w:trPr>
          <w:trHeight w:val="610"/>
          <w:jc w:val="center"/>
        </w:trPr>
        <w:tc>
          <w:tcPr>
            <w:tcW w:w="2426" w:type="dxa"/>
            <w:vAlign w:val="center"/>
          </w:tcPr>
          <w:p w14:paraId="011B5E83" w14:textId="77777777" w:rsidR="00197D5A" w:rsidRPr="000E47C0" w:rsidRDefault="00197D5A" w:rsidP="006047EC">
            <w:pPr>
              <w:ind w:firstLine="0"/>
              <w:contextualSpacing/>
              <w:jc w:val="center"/>
              <w:rPr>
                <w:b/>
                <w:bCs/>
              </w:rPr>
            </w:pPr>
            <w:r w:rsidRPr="000E47C0">
              <w:rPr>
                <w:b/>
                <w:bCs/>
              </w:rPr>
              <w:t xml:space="preserve">Từ, ký hiệu </w:t>
            </w:r>
          </w:p>
          <w:p w14:paraId="12057E5E" w14:textId="77777777" w:rsidR="00197D5A" w:rsidRPr="000E47C0" w:rsidRDefault="00197D5A" w:rsidP="006047EC">
            <w:pPr>
              <w:ind w:firstLine="0"/>
              <w:contextualSpacing/>
              <w:jc w:val="center"/>
              <w:rPr>
                <w:b/>
                <w:bCs/>
              </w:rPr>
            </w:pPr>
            <w:r w:rsidRPr="000E47C0">
              <w:rPr>
                <w:b/>
                <w:bCs/>
              </w:rPr>
              <w:t>viết tắt</w:t>
            </w:r>
          </w:p>
        </w:tc>
        <w:tc>
          <w:tcPr>
            <w:tcW w:w="6641" w:type="dxa"/>
            <w:vAlign w:val="center"/>
          </w:tcPr>
          <w:p w14:paraId="77CD8728" w14:textId="77777777" w:rsidR="00197D5A" w:rsidRPr="000E47C0" w:rsidRDefault="00197D5A" w:rsidP="006047EC">
            <w:pPr>
              <w:ind w:firstLine="0"/>
              <w:contextualSpacing/>
              <w:jc w:val="center"/>
              <w:rPr>
                <w:b/>
                <w:bCs/>
              </w:rPr>
            </w:pPr>
            <w:r w:rsidRPr="000E47C0">
              <w:rPr>
                <w:b/>
                <w:bCs/>
              </w:rPr>
              <w:t>Diễn giải</w:t>
            </w:r>
          </w:p>
        </w:tc>
      </w:tr>
      <w:tr w:rsidR="000E47C0" w:rsidRPr="000E47C0" w14:paraId="5A9C9596" w14:textId="77777777" w:rsidTr="006047EC">
        <w:trPr>
          <w:trHeight w:val="397"/>
          <w:jc w:val="center"/>
        </w:trPr>
        <w:tc>
          <w:tcPr>
            <w:tcW w:w="2426" w:type="dxa"/>
            <w:vAlign w:val="center"/>
          </w:tcPr>
          <w:p w14:paraId="4647F01D" w14:textId="77777777" w:rsidR="00197D5A" w:rsidRPr="000E47C0" w:rsidRDefault="00197D5A" w:rsidP="006047EC">
            <w:pPr>
              <w:ind w:firstLine="592"/>
              <w:contextualSpacing/>
              <w:jc w:val="left"/>
            </w:pPr>
            <w:r w:rsidRPr="000E47C0">
              <w:t>BD</w:t>
            </w:r>
          </w:p>
        </w:tc>
        <w:tc>
          <w:tcPr>
            <w:tcW w:w="6641" w:type="dxa"/>
            <w:vAlign w:val="center"/>
          </w:tcPr>
          <w:p w14:paraId="50D370D6" w14:textId="77777777" w:rsidR="00197D5A" w:rsidRPr="000E47C0" w:rsidRDefault="00197D5A" w:rsidP="006047EC">
            <w:pPr>
              <w:ind w:firstLine="0"/>
              <w:contextualSpacing/>
            </w:pPr>
            <w:r w:rsidRPr="000E47C0">
              <w:t>Bồi dưỡng</w:t>
            </w:r>
          </w:p>
        </w:tc>
      </w:tr>
      <w:tr w:rsidR="000E47C0" w:rsidRPr="000E47C0" w14:paraId="24BE9D4A" w14:textId="77777777" w:rsidTr="006047EC">
        <w:trPr>
          <w:trHeight w:val="397"/>
          <w:jc w:val="center"/>
        </w:trPr>
        <w:tc>
          <w:tcPr>
            <w:tcW w:w="2426" w:type="dxa"/>
            <w:vAlign w:val="center"/>
          </w:tcPr>
          <w:p w14:paraId="44237F26" w14:textId="77777777" w:rsidR="00197D5A" w:rsidRPr="000E47C0" w:rsidRDefault="00197D5A" w:rsidP="006047EC">
            <w:pPr>
              <w:ind w:firstLine="592"/>
              <w:contextualSpacing/>
              <w:jc w:val="left"/>
            </w:pPr>
            <w:r w:rsidRPr="000E47C0">
              <w:t>CMTT</w:t>
            </w:r>
          </w:p>
        </w:tc>
        <w:tc>
          <w:tcPr>
            <w:tcW w:w="6641" w:type="dxa"/>
            <w:vAlign w:val="center"/>
          </w:tcPr>
          <w:p w14:paraId="20D19E9C" w14:textId="77777777" w:rsidR="00197D5A" w:rsidRPr="000E47C0" w:rsidRDefault="00197D5A" w:rsidP="006047EC">
            <w:pPr>
              <w:ind w:firstLine="0"/>
              <w:contextualSpacing/>
            </w:pPr>
            <w:r w:rsidRPr="000E47C0">
              <w:t>Chương trình mục tiêu</w:t>
            </w:r>
          </w:p>
        </w:tc>
      </w:tr>
      <w:tr w:rsidR="000E47C0" w:rsidRPr="000E47C0" w14:paraId="5D743D70" w14:textId="77777777" w:rsidTr="006047EC">
        <w:trPr>
          <w:trHeight w:val="397"/>
          <w:jc w:val="center"/>
        </w:trPr>
        <w:tc>
          <w:tcPr>
            <w:tcW w:w="2426" w:type="dxa"/>
            <w:vAlign w:val="center"/>
          </w:tcPr>
          <w:p w14:paraId="3FA4F8D3" w14:textId="77777777" w:rsidR="00197D5A" w:rsidRPr="000E47C0" w:rsidRDefault="00197D5A" w:rsidP="006047EC">
            <w:pPr>
              <w:ind w:firstLine="592"/>
              <w:contextualSpacing/>
              <w:jc w:val="left"/>
            </w:pPr>
            <w:r w:rsidRPr="000E47C0">
              <w:t>ĐKV</w:t>
            </w:r>
          </w:p>
        </w:tc>
        <w:tc>
          <w:tcPr>
            <w:tcW w:w="6641" w:type="dxa"/>
            <w:vAlign w:val="center"/>
          </w:tcPr>
          <w:p w14:paraId="36EA816F" w14:textId="77777777" w:rsidR="00197D5A" w:rsidRPr="000E47C0" w:rsidRDefault="00197D5A" w:rsidP="006047EC">
            <w:pPr>
              <w:ind w:firstLine="0"/>
              <w:contextualSpacing/>
            </w:pPr>
            <w:r w:rsidRPr="000E47C0">
              <w:t>Đăng kiểm viên</w:t>
            </w:r>
          </w:p>
        </w:tc>
      </w:tr>
      <w:tr w:rsidR="000E47C0" w:rsidRPr="000E47C0" w14:paraId="406DDE66" w14:textId="77777777" w:rsidTr="006047EC">
        <w:trPr>
          <w:trHeight w:val="397"/>
          <w:jc w:val="center"/>
        </w:trPr>
        <w:tc>
          <w:tcPr>
            <w:tcW w:w="2426" w:type="dxa"/>
            <w:vAlign w:val="center"/>
          </w:tcPr>
          <w:p w14:paraId="4F65E1C8" w14:textId="77777777" w:rsidR="00197D5A" w:rsidRPr="000E47C0" w:rsidRDefault="00197D5A" w:rsidP="006047EC">
            <w:pPr>
              <w:ind w:firstLine="592"/>
              <w:contextualSpacing/>
              <w:jc w:val="left"/>
            </w:pPr>
            <w:r w:rsidRPr="000E47C0">
              <w:t>ĐT</w:t>
            </w:r>
          </w:p>
        </w:tc>
        <w:tc>
          <w:tcPr>
            <w:tcW w:w="6641" w:type="dxa"/>
            <w:vAlign w:val="center"/>
          </w:tcPr>
          <w:p w14:paraId="1293854F" w14:textId="77777777" w:rsidR="00197D5A" w:rsidRPr="000E47C0" w:rsidRDefault="00197D5A" w:rsidP="006047EC">
            <w:pPr>
              <w:ind w:firstLine="0"/>
              <w:contextualSpacing/>
            </w:pPr>
            <w:r w:rsidRPr="000E47C0">
              <w:t>Đào tạo</w:t>
            </w:r>
          </w:p>
        </w:tc>
      </w:tr>
      <w:tr w:rsidR="000E47C0" w:rsidRPr="000E47C0" w14:paraId="3B762433" w14:textId="77777777" w:rsidTr="006047EC">
        <w:trPr>
          <w:trHeight w:val="397"/>
          <w:jc w:val="center"/>
        </w:trPr>
        <w:tc>
          <w:tcPr>
            <w:tcW w:w="2426" w:type="dxa"/>
            <w:vAlign w:val="center"/>
          </w:tcPr>
          <w:p w14:paraId="51F9B975" w14:textId="77777777" w:rsidR="00197D5A" w:rsidRPr="000E47C0" w:rsidRDefault="00197D5A" w:rsidP="006047EC">
            <w:pPr>
              <w:ind w:firstLine="592"/>
              <w:contextualSpacing/>
              <w:jc w:val="left"/>
            </w:pPr>
            <w:r w:rsidRPr="000E47C0">
              <w:t>ĐVSNCL</w:t>
            </w:r>
          </w:p>
        </w:tc>
        <w:tc>
          <w:tcPr>
            <w:tcW w:w="6641" w:type="dxa"/>
            <w:vAlign w:val="center"/>
          </w:tcPr>
          <w:p w14:paraId="744CA580" w14:textId="77777777" w:rsidR="00197D5A" w:rsidRPr="000E47C0" w:rsidRDefault="00197D5A" w:rsidP="006047EC">
            <w:pPr>
              <w:ind w:firstLine="0"/>
              <w:contextualSpacing/>
            </w:pPr>
            <w:r w:rsidRPr="000E47C0">
              <w:t>Đơn vị sự nghiệp công lập</w:t>
            </w:r>
          </w:p>
        </w:tc>
      </w:tr>
      <w:tr w:rsidR="000E47C0" w:rsidRPr="000E47C0" w14:paraId="0DC5B02D" w14:textId="77777777" w:rsidTr="006047EC">
        <w:trPr>
          <w:trHeight w:val="397"/>
          <w:jc w:val="center"/>
        </w:trPr>
        <w:tc>
          <w:tcPr>
            <w:tcW w:w="2426" w:type="dxa"/>
            <w:noWrap/>
            <w:vAlign w:val="center"/>
          </w:tcPr>
          <w:p w14:paraId="3E578661" w14:textId="77777777" w:rsidR="00197D5A" w:rsidRPr="000E47C0" w:rsidRDefault="00197D5A" w:rsidP="006047EC">
            <w:pPr>
              <w:ind w:firstLine="592"/>
              <w:contextualSpacing/>
              <w:jc w:val="left"/>
            </w:pPr>
            <w:r w:rsidRPr="000E47C0">
              <w:t>GDNN</w:t>
            </w:r>
          </w:p>
        </w:tc>
        <w:tc>
          <w:tcPr>
            <w:tcW w:w="6641" w:type="dxa"/>
            <w:vAlign w:val="center"/>
          </w:tcPr>
          <w:p w14:paraId="3ECB0683" w14:textId="77777777" w:rsidR="00197D5A" w:rsidRPr="000E47C0" w:rsidRDefault="00197D5A" w:rsidP="006047EC">
            <w:pPr>
              <w:ind w:firstLine="0"/>
              <w:contextualSpacing/>
            </w:pPr>
            <w:r w:rsidRPr="000E47C0">
              <w:t>Giáo dục nghề nghiệp</w:t>
            </w:r>
          </w:p>
        </w:tc>
      </w:tr>
      <w:tr w:rsidR="000E47C0" w:rsidRPr="000E47C0" w14:paraId="7DE5AD12" w14:textId="77777777" w:rsidTr="006047EC">
        <w:trPr>
          <w:trHeight w:val="397"/>
          <w:jc w:val="center"/>
        </w:trPr>
        <w:tc>
          <w:tcPr>
            <w:tcW w:w="2426" w:type="dxa"/>
            <w:noWrap/>
            <w:vAlign w:val="center"/>
          </w:tcPr>
          <w:p w14:paraId="740466FE" w14:textId="77777777" w:rsidR="00197D5A" w:rsidRPr="000E47C0" w:rsidDel="00D429E9" w:rsidRDefault="00197D5A" w:rsidP="006047EC">
            <w:pPr>
              <w:ind w:firstLine="592"/>
              <w:contextualSpacing/>
              <w:jc w:val="left"/>
            </w:pPr>
            <w:r w:rsidRPr="000E47C0">
              <w:t>HĐTV</w:t>
            </w:r>
          </w:p>
        </w:tc>
        <w:tc>
          <w:tcPr>
            <w:tcW w:w="6641" w:type="dxa"/>
            <w:vAlign w:val="center"/>
          </w:tcPr>
          <w:p w14:paraId="67F00466" w14:textId="77777777" w:rsidR="00197D5A" w:rsidRPr="000E47C0" w:rsidDel="00D429E9" w:rsidRDefault="00197D5A" w:rsidP="006047EC">
            <w:pPr>
              <w:ind w:firstLine="0"/>
              <w:contextualSpacing/>
            </w:pPr>
            <w:r w:rsidRPr="000E47C0">
              <w:t>Hội đồng thành viên</w:t>
            </w:r>
          </w:p>
        </w:tc>
      </w:tr>
      <w:tr w:rsidR="000E47C0" w:rsidRPr="000E47C0" w14:paraId="148D91E9" w14:textId="77777777" w:rsidTr="006047EC">
        <w:trPr>
          <w:trHeight w:val="397"/>
          <w:jc w:val="center"/>
        </w:trPr>
        <w:tc>
          <w:tcPr>
            <w:tcW w:w="2426" w:type="dxa"/>
            <w:noWrap/>
            <w:vAlign w:val="center"/>
          </w:tcPr>
          <w:p w14:paraId="6F2D7A95" w14:textId="77777777" w:rsidR="00197D5A" w:rsidRPr="000E47C0" w:rsidRDefault="00197D5A" w:rsidP="006047EC">
            <w:pPr>
              <w:ind w:firstLine="592"/>
              <w:contextualSpacing/>
              <w:jc w:val="left"/>
            </w:pPr>
            <w:r w:rsidRPr="000E47C0">
              <w:t>HS</w:t>
            </w:r>
          </w:p>
        </w:tc>
        <w:tc>
          <w:tcPr>
            <w:tcW w:w="6641" w:type="dxa"/>
            <w:vAlign w:val="center"/>
          </w:tcPr>
          <w:p w14:paraId="3EC48776" w14:textId="77777777" w:rsidR="00197D5A" w:rsidRPr="000E47C0" w:rsidRDefault="00197D5A" w:rsidP="006047EC">
            <w:pPr>
              <w:ind w:firstLine="0"/>
              <w:contextualSpacing/>
            </w:pPr>
            <w:r w:rsidRPr="000E47C0">
              <w:t>Học sinh</w:t>
            </w:r>
          </w:p>
        </w:tc>
      </w:tr>
      <w:tr w:rsidR="000E47C0" w:rsidRPr="000E47C0" w14:paraId="435E0145" w14:textId="77777777" w:rsidTr="006047EC">
        <w:trPr>
          <w:trHeight w:val="397"/>
          <w:jc w:val="center"/>
        </w:trPr>
        <w:tc>
          <w:tcPr>
            <w:tcW w:w="2426" w:type="dxa"/>
            <w:noWrap/>
            <w:vAlign w:val="center"/>
          </w:tcPr>
          <w:p w14:paraId="16235B88" w14:textId="77777777" w:rsidR="00FA6D9A" w:rsidRPr="000E47C0" w:rsidRDefault="00FA6D9A" w:rsidP="006047EC">
            <w:pPr>
              <w:ind w:firstLine="592"/>
              <w:contextualSpacing/>
              <w:jc w:val="left"/>
            </w:pPr>
            <w:r w:rsidRPr="000E47C0">
              <w:t>HSSV</w:t>
            </w:r>
          </w:p>
        </w:tc>
        <w:tc>
          <w:tcPr>
            <w:tcW w:w="6641" w:type="dxa"/>
            <w:vAlign w:val="center"/>
          </w:tcPr>
          <w:p w14:paraId="657B399C" w14:textId="77777777" w:rsidR="00FA6D9A" w:rsidRPr="000E47C0" w:rsidRDefault="00FA6D9A" w:rsidP="006047EC">
            <w:pPr>
              <w:ind w:firstLine="0"/>
              <w:contextualSpacing/>
            </w:pPr>
            <w:r w:rsidRPr="000E47C0">
              <w:t>Học sinh, sinh viên</w:t>
            </w:r>
          </w:p>
        </w:tc>
      </w:tr>
      <w:tr w:rsidR="000E47C0" w:rsidRPr="000E47C0" w14:paraId="24C08137" w14:textId="77777777" w:rsidTr="006047EC">
        <w:trPr>
          <w:trHeight w:val="397"/>
          <w:jc w:val="center"/>
        </w:trPr>
        <w:tc>
          <w:tcPr>
            <w:tcW w:w="2426" w:type="dxa"/>
            <w:noWrap/>
            <w:vAlign w:val="center"/>
          </w:tcPr>
          <w:p w14:paraId="0863879D" w14:textId="77777777" w:rsidR="00197D5A" w:rsidRPr="000E47C0" w:rsidRDefault="00197D5A" w:rsidP="006047EC">
            <w:pPr>
              <w:ind w:firstLine="592"/>
              <w:contextualSpacing/>
              <w:jc w:val="left"/>
            </w:pPr>
            <w:r w:rsidRPr="000E47C0">
              <w:t>NLĐ</w:t>
            </w:r>
          </w:p>
        </w:tc>
        <w:tc>
          <w:tcPr>
            <w:tcW w:w="6641" w:type="dxa"/>
            <w:vAlign w:val="center"/>
          </w:tcPr>
          <w:p w14:paraId="6D5659D0" w14:textId="77777777" w:rsidR="00197D5A" w:rsidRPr="000E47C0" w:rsidRDefault="00197D5A" w:rsidP="006047EC">
            <w:pPr>
              <w:ind w:firstLine="0"/>
              <w:contextualSpacing/>
            </w:pPr>
            <w:r w:rsidRPr="000E47C0">
              <w:t>Người lao động</w:t>
            </w:r>
          </w:p>
        </w:tc>
      </w:tr>
      <w:tr w:rsidR="000E47C0" w:rsidRPr="000E47C0" w14:paraId="46252A89" w14:textId="77777777" w:rsidTr="006047EC">
        <w:trPr>
          <w:trHeight w:val="397"/>
          <w:jc w:val="center"/>
        </w:trPr>
        <w:tc>
          <w:tcPr>
            <w:tcW w:w="2426" w:type="dxa"/>
            <w:noWrap/>
            <w:vAlign w:val="center"/>
          </w:tcPr>
          <w:p w14:paraId="0829F02D" w14:textId="77777777" w:rsidR="00197D5A" w:rsidRPr="000E47C0" w:rsidRDefault="00197D5A" w:rsidP="006047EC">
            <w:pPr>
              <w:ind w:firstLine="592"/>
              <w:contextualSpacing/>
              <w:jc w:val="left"/>
            </w:pPr>
            <w:r w:rsidRPr="000E47C0">
              <w:t>NSNN</w:t>
            </w:r>
          </w:p>
        </w:tc>
        <w:tc>
          <w:tcPr>
            <w:tcW w:w="6641" w:type="dxa"/>
            <w:vAlign w:val="center"/>
          </w:tcPr>
          <w:p w14:paraId="4BEFB5FB" w14:textId="77777777" w:rsidR="00197D5A" w:rsidRPr="000E47C0" w:rsidRDefault="00197D5A" w:rsidP="006047EC">
            <w:pPr>
              <w:ind w:firstLine="0"/>
              <w:contextualSpacing/>
            </w:pPr>
            <w:r w:rsidRPr="000E47C0">
              <w:t>Ngân sách nhà nước</w:t>
            </w:r>
          </w:p>
        </w:tc>
      </w:tr>
      <w:tr w:rsidR="000E47C0" w:rsidRPr="000E47C0" w14:paraId="6BF59F38" w14:textId="77777777" w:rsidTr="006047EC">
        <w:trPr>
          <w:trHeight w:val="397"/>
          <w:jc w:val="center"/>
        </w:trPr>
        <w:tc>
          <w:tcPr>
            <w:tcW w:w="2426" w:type="dxa"/>
            <w:vAlign w:val="center"/>
          </w:tcPr>
          <w:p w14:paraId="1ADDA722" w14:textId="77777777" w:rsidR="00197D5A" w:rsidRPr="000E47C0" w:rsidRDefault="00197D5A" w:rsidP="006047EC">
            <w:pPr>
              <w:ind w:firstLine="592"/>
              <w:contextualSpacing/>
              <w:jc w:val="left"/>
            </w:pPr>
            <w:r w:rsidRPr="000E47C0">
              <w:t>NVNV</w:t>
            </w:r>
          </w:p>
        </w:tc>
        <w:tc>
          <w:tcPr>
            <w:tcW w:w="6641" w:type="dxa"/>
            <w:noWrap/>
            <w:vAlign w:val="center"/>
          </w:tcPr>
          <w:p w14:paraId="44618344" w14:textId="77777777" w:rsidR="00197D5A" w:rsidRPr="000E47C0" w:rsidRDefault="00197D5A" w:rsidP="006047EC">
            <w:pPr>
              <w:ind w:firstLine="0"/>
              <w:contextualSpacing/>
            </w:pPr>
            <w:r w:rsidRPr="000E47C0">
              <w:t>Nhân viên nghiệp vụ</w:t>
            </w:r>
          </w:p>
        </w:tc>
      </w:tr>
      <w:tr w:rsidR="000E47C0" w:rsidRPr="000E47C0" w14:paraId="1B8424E7" w14:textId="77777777" w:rsidTr="006047EC">
        <w:trPr>
          <w:trHeight w:val="397"/>
          <w:jc w:val="center"/>
        </w:trPr>
        <w:tc>
          <w:tcPr>
            <w:tcW w:w="2426" w:type="dxa"/>
            <w:vAlign w:val="center"/>
          </w:tcPr>
          <w:p w14:paraId="48EA072D" w14:textId="77777777" w:rsidR="00197D5A" w:rsidRPr="000E47C0" w:rsidRDefault="00197D5A" w:rsidP="006047EC">
            <w:pPr>
              <w:ind w:firstLine="592"/>
              <w:contextualSpacing/>
              <w:jc w:val="left"/>
            </w:pPr>
            <w:r w:rsidRPr="000E47C0">
              <w:t>NV</w:t>
            </w:r>
          </w:p>
        </w:tc>
        <w:tc>
          <w:tcPr>
            <w:tcW w:w="6641" w:type="dxa"/>
            <w:noWrap/>
            <w:vAlign w:val="center"/>
          </w:tcPr>
          <w:p w14:paraId="55222F79" w14:textId="77777777" w:rsidR="00197D5A" w:rsidRPr="000E47C0" w:rsidRDefault="00197D5A" w:rsidP="006047EC">
            <w:pPr>
              <w:ind w:firstLine="0"/>
              <w:contextualSpacing/>
            </w:pPr>
            <w:r w:rsidRPr="000E47C0">
              <w:t>Nhân viên</w:t>
            </w:r>
          </w:p>
        </w:tc>
      </w:tr>
      <w:tr w:rsidR="000E47C0" w:rsidRPr="000E47C0" w14:paraId="1A655167" w14:textId="77777777" w:rsidTr="006047EC">
        <w:trPr>
          <w:trHeight w:val="397"/>
          <w:jc w:val="center"/>
        </w:trPr>
        <w:tc>
          <w:tcPr>
            <w:tcW w:w="2426" w:type="dxa"/>
            <w:vAlign w:val="center"/>
          </w:tcPr>
          <w:p w14:paraId="378873A2" w14:textId="77777777" w:rsidR="00197D5A" w:rsidRPr="000E47C0" w:rsidRDefault="00197D5A" w:rsidP="006047EC">
            <w:pPr>
              <w:ind w:firstLine="592"/>
              <w:contextualSpacing/>
              <w:jc w:val="left"/>
            </w:pPr>
            <w:r w:rsidRPr="000E47C0">
              <w:t>QPTHĐSN</w:t>
            </w:r>
          </w:p>
        </w:tc>
        <w:tc>
          <w:tcPr>
            <w:tcW w:w="6641" w:type="dxa"/>
            <w:noWrap/>
            <w:vAlign w:val="center"/>
          </w:tcPr>
          <w:p w14:paraId="08C8CCCC" w14:textId="77777777" w:rsidR="00197D5A" w:rsidRPr="000E47C0" w:rsidRDefault="00197D5A" w:rsidP="006047EC">
            <w:pPr>
              <w:ind w:firstLine="0"/>
              <w:contextualSpacing/>
            </w:pPr>
            <w:r w:rsidRPr="000E47C0">
              <w:t>Quỹ phát triển hoạt động sự nghiệp</w:t>
            </w:r>
          </w:p>
        </w:tc>
      </w:tr>
      <w:tr w:rsidR="000E47C0" w:rsidRPr="000E47C0" w14:paraId="3CA3A7BC" w14:textId="77777777" w:rsidTr="006047EC">
        <w:trPr>
          <w:trHeight w:val="397"/>
          <w:jc w:val="center"/>
        </w:trPr>
        <w:tc>
          <w:tcPr>
            <w:tcW w:w="2426" w:type="dxa"/>
            <w:vAlign w:val="center"/>
          </w:tcPr>
          <w:p w14:paraId="3BF0A519" w14:textId="77777777" w:rsidR="00197D5A" w:rsidRPr="000E47C0" w:rsidRDefault="00197D5A" w:rsidP="006047EC">
            <w:pPr>
              <w:ind w:firstLine="592"/>
              <w:contextualSpacing/>
              <w:jc w:val="left"/>
            </w:pPr>
            <w:r w:rsidRPr="000E47C0">
              <w:t>TNHH</w:t>
            </w:r>
          </w:p>
        </w:tc>
        <w:tc>
          <w:tcPr>
            <w:tcW w:w="6641" w:type="dxa"/>
            <w:noWrap/>
            <w:vAlign w:val="center"/>
          </w:tcPr>
          <w:p w14:paraId="19FA9144" w14:textId="77777777" w:rsidR="00197D5A" w:rsidRPr="000E47C0" w:rsidRDefault="00197D5A" w:rsidP="006047EC">
            <w:pPr>
              <w:ind w:firstLine="0"/>
              <w:contextualSpacing/>
            </w:pPr>
            <w:r w:rsidRPr="000E47C0">
              <w:t>Trách nhiệm hữu hạn</w:t>
            </w:r>
          </w:p>
        </w:tc>
      </w:tr>
      <w:tr w:rsidR="000E47C0" w:rsidRPr="000E47C0" w14:paraId="006F4EAF" w14:textId="77777777" w:rsidTr="006047EC">
        <w:trPr>
          <w:trHeight w:val="397"/>
          <w:jc w:val="center"/>
        </w:trPr>
        <w:tc>
          <w:tcPr>
            <w:tcW w:w="2426" w:type="dxa"/>
            <w:vAlign w:val="center"/>
          </w:tcPr>
          <w:p w14:paraId="6D669C74" w14:textId="77777777" w:rsidR="00197D5A" w:rsidRPr="000E47C0" w:rsidRDefault="00197D5A" w:rsidP="006047EC">
            <w:pPr>
              <w:ind w:firstLine="592"/>
              <w:contextualSpacing/>
              <w:jc w:val="left"/>
            </w:pPr>
            <w:r w:rsidRPr="000E47C0">
              <w:t>SV</w:t>
            </w:r>
          </w:p>
        </w:tc>
        <w:tc>
          <w:tcPr>
            <w:tcW w:w="6641" w:type="dxa"/>
            <w:noWrap/>
            <w:vAlign w:val="center"/>
          </w:tcPr>
          <w:p w14:paraId="148D0115" w14:textId="77777777" w:rsidR="00197D5A" w:rsidRPr="000E47C0" w:rsidRDefault="00197D5A" w:rsidP="006047EC">
            <w:pPr>
              <w:ind w:firstLine="0"/>
              <w:contextualSpacing/>
            </w:pPr>
            <w:r w:rsidRPr="000E47C0">
              <w:t>Sinh viên</w:t>
            </w:r>
          </w:p>
        </w:tc>
      </w:tr>
      <w:tr w:rsidR="000E47C0" w:rsidRPr="000E47C0" w14:paraId="50A63019" w14:textId="77777777" w:rsidTr="006047EC">
        <w:trPr>
          <w:trHeight w:val="397"/>
          <w:jc w:val="center"/>
        </w:trPr>
        <w:tc>
          <w:tcPr>
            <w:tcW w:w="2426" w:type="dxa"/>
            <w:vAlign w:val="center"/>
          </w:tcPr>
          <w:p w14:paraId="492A5110" w14:textId="77777777" w:rsidR="00197D5A" w:rsidRPr="000E47C0" w:rsidRDefault="00197D5A" w:rsidP="006047EC">
            <w:pPr>
              <w:ind w:firstLine="592"/>
              <w:contextualSpacing/>
              <w:jc w:val="left"/>
            </w:pPr>
            <w:r w:rsidRPr="000E47C0">
              <w:t>VC</w:t>
            </w:r>
          </w:p>
        </w:tc>
        <w:tc>
          <w:tcPr>
            <w:tcW w:w="6641" w:type="dxa"/>
            <w:noWrap/>
            <w:vAlign w:val="center"/>
          </w:tcPr>
          <w:p w14:paraId="7774A335" w14:textId="77777777" w:rsidR="00197D5A" w:rsidRPr="000E47C0" w:rsidRDefault="00197D5A" w:rsidP="006047EC">
            <w:pPr>
              <w:ind w:firstLine="0"/>
              <w:contextualSpacing/>
            </w:pPr>
            <w:r w:rsidRPr="000E47C0">
              <w:t>Viên chức</w:t>
            </w:r>
          </w:p>
        </w:tc>
      </w:tr>
      <w:tr w:rsidR="000E47C0" w:rsidRPr="000E47C0" w14:paraId="4C24CC75" w14:textId="77777777" w:rsidTr="006047EC">
        <w:trPr>
          <w:trHeight w:val="397"/>
          <w:jc w:val="center"/>
        </w:trPr>
        <w:tc>
          <w:tcPr>
            <w:tcW w:w="2426" w:type="dxa"/>
            <w:vAlign w:val="center"/>
          </w:tcPr>
          <w:p w14:paraId="12901510" w14:textId="77777777" w:rsidR="00197D5A" w:rsidRPr="000E47C0" w:rsidRDefault="00197D5A" w:rsidP="006047EC">
            <w:pPr>
              <w:ind w:firstLine="592"/>
              <w:contextualSpacing/>
              <w:jc w:val="left"/>
            </w:pPr>
            <w:r w:rsidRPr="000E47C0">
              <w:t>UBND</w:t>
            </w:r>
          </w:p>
        </w:tc>
        <w:tc>
          <w:tcPr>
            <w:tcW w:w="6641" w:type="dxa"/>
            <w:noWrap/>
            <w:vAlign w:val="center"/>
          </w:tcPr>
          <w:p w14:paraId="3C84C275" w14:textId="77777777" w:rsidR="00197D5A" w:rsidRPr="000E47C0" w:rsidRDefault="00197D5A" w:rsidP="006047EC">
            <w:pPr>
              <w:ind w:firstLine="0"/>
              <w:contextualSpacing/>
            </w:pPr>
            <w:r w:rsidRPr="000E47C0">
              <w:t>Ủy ban nhân dân</w:t>
            </w:r>
          </w:p>
        </w:tc>
      </w:tr>
      <w:tr w:rsidR="00197D5A" w:rsidRPr="000E47C0" w14:paraId="205FDE56" w14:textId="77777777" w:rsidTr="006047EC">
        <w:trPr>
          <w:trHeight w:val="521"/>
          <w:jc w:val="center"/>
        </w:trPr>
        <w:tc>
          <w:tcPr>
            <w:tcW w:w="2426" w:type="dxa"/>
            <w:noWrap/>
            <w:vAlign w:val="center"/>
          </w:tcPr>
          <w:p w14:paraId="3AC4890F" w14:textId="77777777" w:rsidR="00197D5A" w:rsidRPr="000E47C0" w:rsidRDefault="00197D5A" w:rsidP="006047EC">
            <w:pPr>
              <w:ind w:firstLine="592"/>
              <w:contextualSpacing/>
              <w:jc w:val="left"/>
            </w:pPr>
            <w:r w:rsidRPr="000E47C0">
              <w:t>XCG</w:t>
            </w:r>
          </w:p>
        </w:tc>
        <w:tc>
          <w:tcPr>
            <w:tcW w:w="6641" w:type="dxa"/>
            <w:vAlign w:val="center"/>
          </w:tcPr>
          <w:p w14:paraId="20CAD526" w14:textId="77777777" w:rsidR="00197D5A" w:rsidRPr="000E47C0" w:rsidRDefault="00197D5A" w:rsidP="006047EC">
            <w:pPr>
              <w:ind w:firstLine="0"/>
              <w:contextualSpacing/>
            </w:pPr>
            <w:r w:rsidRPr="000E47C0">
              <w:t>Xe cơ giới</w:t>
            </w:r>
          </w:p>
        </w:tc>
      </w:tr>
    </w:tbl>
    <w:p w14:paraId="18E14051" w14:textId="77777777" w:rsidR="00197D5A" w:rsidRPr="000E47C0" w:rsidRDefault="00197D5A" w:rsidP="00197D5A">
      <w:pPr>
        <w:widowControl/>
        <w:spacing w:before="0" w:after="0"/>
        <w:ind w:firstLine="0"/>
        <w:jc w:val="center"/>
        <w:rPr>
          <w:b/>
          <w:bCs/>
        </w:rPr>
      </w:pPr>
    </w:p>
    <w:p w14:paraId="146D2A50" w14:textId="77777777" w:rsidR="00197D5A" w:rsidRPr="000E47C0" w:rsidRDefault="00197D5A" w:rsidP="00197D5A">
      <w:pPr>
        <w:widowControl/>
        <w:spacing w:before="0" w:after="0"/>
        <w:ind w:firstLine="0"/>
        <w:jc w:val="center"/>
        <w:rPr>
          <w:b/>
          <w:bCs/>
        </w:rPr>
        <w:sectPr w:rsidR="00197D5A" w:rsidRPr="000E47C0" w:rsidSect="00197D5A">
          <w:pgSz w:w="11907" w:h="16840" w:code="9"/>
          <w:pgMar w:top="1134" w:right="1134" w:bottom="1134" w:left="1701" w:header="720" w:footer="720" w:gutter="0"/>
          <w:pgNumType w:fmt="lowerRoman"/>
          <w:cols w:space="720"/>
          <w:docGrid w:linePitch="381"/>
        </w:sectPr>
      </w:pPr>
    </w:p>
    <w:p w14:paraId="3AFCEC18" w14:textId="77777777" w:rsidR="00197D5A" w:rsidRPr="000E47C0" w:rsidRDefault="00197D5A" w:rsidP="00197D5A">
      <w:pPr>
        <w:spacing w:before="0" w:after="0"/>
        <w:ind w:firstLine="0"/>
        <w:jc w:val="center"/>
        <w:rPr>
          <w:b/>
          <w:bCs/>
        </w:rPr>
      </w:pPr>
      <w:r w:rsidRPr="000E47C0">
        <w:rPr>
          <w:b/>
          <w:bCs/>
          <w:lang w:val="vi-VN"/>
        </w:rPr>
        <w:t xml:space="preserve">DANH MỤC </w:t>
      </w:r>
      <w:r w:rsidRPr="000E47C0">
        <w:rPr>
          <w:b/>
          <w:bCs/>
        </w:rPr>
        <w:t>BẢNG, SƠ ĐỒ</w:t>
      </w:r>
    </w:p>
    <w:p w14:paraId="13FA34EE" w14:textId="77777777" w:rsidR="00197D5A" w:rsidRPr="000E47C0" w:rsidRDefault="00197D5A" w:rsidP="00197D5A">
      <w:pPr>
        <w:spacing w:before="0" w:after="0"/>
        <w:ind w:firstLine="0"/>
        <w:jc w:val="right"/>
        <w:rPr>
          <w:i/>
          <w:iCs/>
        </w:rPr>
      </w:pPr>
      <w:r w:rsidRPr="000E47C0">
        <w:rPr>
          <w:i/>
          <w:iCs/>
        </w:rPr>
        <w:t>Trang</w:t>
      </w:r>
    </w:p>
    <w:p w14:paraId="00CD4AA2" w14:textId="77777777" w:rsidR="00034BD1" w:rsidRPr="000E47C0" w:rsidRDefault="00034BD1" w:rsidP="00034BD1">
      <w:pPr>
        <w:spacing w:before="0" w:after="0"/>
        <w:jc w:val="left"/>
        <w:rPr>
          <w:b/>
          <w:bCs/>
          <w:i/>
          <w:iCs/>
        </w:rPr>
      </w:pPr>
      <w:r w:rsidRPr="000E47C0">
        <w:rPr>
          <w:b/>
          <w:bCs/>
          <w:i/>
          <w:iCs/>
        </w:rPr>
        <w:t>Danh mục bảng</w:t>
      </w:r>
    </w:p>
    <w:p w14:paraId="01579363" w14:textId="664A5B07" w:rsidR="00FD3F3F" w:rsidRDefault="00197D5A">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0E47C0">
        <w:rPr>
          <w:rFonts w:asciiTheme="majorHAnsi" w:hAnsiTheme="majorHAnsi"/>
          <w:kern w:val="32"/>
          <w:szCs w:val="32"/>
        </w:rPr>
        <w:fldChar w:fldCharType="begin"/>
      </w:r>
      <w:r w:rsidRPr="000E47C0">
        <w:rPr>
          <w:rFonts w:asciiTheme="majorHAnsi" w:hAnsiTheme="majorHAnsi"/>
          <w:kern w:val="32"/>
          <w:szCs w:val="32"/>
        </w:rPr>
        <w:instrText xml:space="preserve"> TOC \t "tên bảng" \c </w:instrText>
      </w:r>
      <w:r w:rsidRPr="000E47C0">
        <w:rPr>
          <w:rFonts w:asciiTheme="majorHAnsi" w:hAnsiTheme="majorHAnsi"/>
          <w:kern w:val="32"/>
          <w:szCs w:val="32"/>
        </w:rPr>
        <w:fldChar w:fldCharType="separate"/>
      </w:r>
      <w:r w:rsidR="00FD3F3F" w:rsidRPr="00EA66CB">
        <w:rPr>
          <w:noProof/>
        </w:rPr>
        <w:t>Bảng 1. Kết quả tuyển sinh giai đoạn 2023-2025</w:t>
      </w:r>
      <w:r w:rsidR="00FD3F3F">
        <w:rPr>
          <w:noProof/>
        </w:rPr>
        <w:tab/>
      </w:r>
      <w:r w:rsidR="00FD3F3F">
        <w:rPr>
          <w:noProof/>
        </w:rPr>
        <w:fldChar w:fldCharType="begin"/>
      </w:r>
      <w:r w:rsidR="00FD3F3F">
        <w:rPr>
          <w:noProof/>
        </w:rPr>
        <w:instrText xml:space="preserve"> PAGEREF _Toc238544013 \h </w:instrText>
      </w:r>
      <w:r w:rsidR="00FD3F3F">
        <w:rPr>
          <w:noProof/>
        </w:rPr>
      </w:r>
      <w:r w:rsidR="00FD3F3F">
        <w:rPr>
          <w:noProof/>
        </w:rPr>
        <w:fldChar w:fldCharType="separate"/>
      </w:r>
      <w:r w:rsidR="00517C75">
        <w:rPr>
          <w:noProof/>
        </w:rPr>
        <w:t>9</w:t>
      </w:r>
      <w:r w:rsidR="00FD3F3F">
        <w:rPr>
          <w:noProof/>
        </w:rPr>
        <w:fldChar w:fldCharType="end"/>
      </w:r>
    </w:p>
    <w:p w14:paraId="17BDF889" w14:textId="1FA7BF8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 Quy mô đào tạo giai đoạn 2023-2025</w:t>
      </w:r>
      <w:r>
        <w:rPr>
          <w:noProof/>
        </w:rPr>
        <w:tab/>
      </w:r>
      <w:r>
        <w:rPr>
          <w:noProof/>
        </w:rPr>
        <w:fldChar w:fldCharType="begin"/>
      </w:r>
      <w:r>
        <w:rPr>
          <w:noProof/>
        </w:rPr>
        <w:instrText xml:space="preserve"> PAGEREF _Toc238544014 \h </w:instrText>
      </w:r>
      <w:r>
        <w:rPr>
          <w:noProof/>
        </w:rPr>
      </w:r>
      <w:r>
        <w:rPr>
          <w:noProof/>
        </w:rPr>
        <w:fldChar w:fldCharType="separate"/>
      </w:r>
      <w:r w:rsidR="00517C75">
        <w:rPr>
          <w:noProof/>
        </w:rPr>
        <w:t>9</w:t>
      </w:r>
      <w:r>
        <w:rPr>
          <w:noProof/>
        </w:rPr>
        <w:fldChar w:fldCharType="end"/>
      </w:r>
    </w:p>
    <w:p w14:paraId="6DF462C1" w14:textId="27583F2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3. Quy mô tốt nghiệp giai đoạn 2023-2025</w:t>
      </w:r>
      <w:r>
        <w:rPr>
          <w:noProof/>
        </w:rPr>
        <w:tab/>
      </w:r>
      <w:r>
        <w:rPr>
          <w:noProof/>
        </w:rPr>
        <w:fldChar w:fldCharType="begin"/>
      </w:r>
      <w:r>
        <w:rPr>
          <w:noProof/>
        </w:rPr>
        <w:instrText xml:space="preserve"> PAGEREF _Toc238544015 \h </w:instrText>
      </w:r>
      <w:r>
        <w:rPr>
          <w:noProof/>
        </w:rPr>
      </w:r>
      <w:r>
        <w:rPr>
          <w:noProof/>
        </w:rPr>
        <w:fldChar w:fldCharType="separate"/>
      </w:r>
      <w:r w:rsidR="00517C75">
        <w:rPr>
          <w:noProof/>
        </w:rPr>
        <w:t>9</w:t>
      </w:r>
      <w:r>
        <w:rPr>
          <w:noProof/>
        </w:rPr>
        <w:fldChar w:fldCharType="end"/>
      </w:r>
    </w:p>
    <w:p w14:paraId="537D7A4A" w14:textId="3357FFF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4. Kết quả thu, chi tài chính của Trường giai đoạn 2023-2025</w:t>
      </w:r>
      <w:r>
        <w:rPr>
          <w:noProof/>
        </w:rPr>
        <w:tab/>
      </w:r>
      <w:r>
        <w:rPr>
          <w:noProof/>
        </w:rPr>
        <w:fldChar w:fldCharType="begin"/>
      </w:r>
      <w:r>
        <w:rPr>
          <w:noProof/>
        </w:rPr>
        <w:instrText xml:space="preserve"> PAGEREF _Toc238544016 \h </w:instrText>
      </w:r>
      <w:r>
        <w:rPr>
          <w:noProof/>
        </w:rPr>
      </w:r>
      <w:r>
        <w:rPr>
          <w:noProof/>
        </w:rPr>
        <w:fldChar w:fldCharType="separate"/>
      </w:r>
      <w:r w:rsidR="00517C75">
        <w:rPr>
          <w:noProof/>
        </w:rPr>
        <w:t>10</w:t>
      </w:r>
      <w:r>
        <w:rPr>
          <w:noProof/>
        </w:rPr>
        <w:fldChar w:fldCharType="end"/>
      </w:r>
    </w:p>
    <w:p w14:paraId="0FC947F8" w14:textId="5E8A06E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5. Cơ cấu vốn điều lệ</w:t>
      </w:r>
      <w:r>
        <w:rPr>
          <w:noProof/>
        </w:rPr>
        <w:tab/>
      </w:r>
      <w:r>
        <w:rPr>
          <w:noProof/>
        </w:rPr>
        <w:fldChar w:fldCharType="begin"/>
      </w:r>
      <w:r>
        <w:rPr>
          <w:noProof/>
        </w:rPr>
        <w:instrText xml:space="preserve"> PAGEREF _Toc238544017 \h </w:instrText>
      </w:r>
      <w:r>
        <w:rPr>
          <w:noProof/>
        </w:rPr>
      </w:r>
      <w:r>
        <w:rPr>
          <w:noProof/>
        </w:rPr>
        <w:fldChar w:fldCharType="separate"/>
      </w:r>
      <w:r w:rsidR="00517C75">
        <w:rPr>
          <w:noProof/>
        </w:rPr>
        <w:t>15</w:t>
      </w:r>
      <w:r>
        <w:rPr>
          <w:noProof/>
        </w:rPr>
        <w:fldChar w:fldCharType="end"/>
      </w:r>
    </w:p>
    <w:p w14:paraId="37DABBD4" w14:textId="3967C61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6. Căn cứ pháp lý góp vốn, thành lập doanh nghiệp</w:t>
      </w:r>
      <w:r>
        <w:rPr>
          <w:noProof/>
        </w:rPr>
        <w:tab/>
      </w:r>
      <w:r>
        <w:rPr>
          <w:noProof/>
        </w:rPr>
        <w:fldChar w:fldCharType="begin"/>
      </w:r>
      <w:r>
        <w:rPr>
          <w:noProof/>
        </w:rPr>
        <w:instrText xml:space="preserve"> PAGEREF _Toc238544018 \h </w:instrText>
      </w:r>
      <w:r>
        <w:rPr>
          <w:noProof/>
        </w:rPr>
      </w:r>
      <w:r>
        <w:rPr>
          <w:noProof/>
        </w:rPr>
        <w:fldChar w:fldCharType="separate"/>
      </w:r>
      <w:r w:rsidR="00517C75">
        <w:rPr>
          <w:noProof/>
        </w:rPr>
        <w:t>16</w:t>
      </w:r>
      <w:r>
        <w:rPr>
          <w:noProof/>
        </w:rPr>
        <w:fldChar w:fldCharType="end"/>
      </w:r>
    </w:p>
    <w:p w14:paraId="5D647979" w14:textId="387F7121"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7. Mô hình quản trị Công ty</w:t>
      </w:r>
      <w:r>
        <w:rPr>
          <w:noProof/>
        </w:rPr>
        <w:tab/>
      </w:r>
      <w:r>
        <w:rPr>
          <w:noProof/>
        </w:rPr>
        <w:fldChar w:fldCharType="begin"/>
      </w:r>
      <w:r>
        <w:rPr>
          <w:noProof/>
        </w:rPr>
        <w:instrText xml:space="preserve"> PAGEREF _Toc238544019 \h </w:instrText>
      </w:r>
      <w:r>
        <w:rPr>
          <w:noProof/>
        </w:rPr>
      </w:r>
      <w:r>
        <w:rPr>
          <w:noProof/>
        </w:rPr>
        <w:fldChar w:fldCharType="separate"/>
      </w:r>
      <w:r w:rsidR="00517C75">
        <w:rPr>
          <w:noProof/>
        </w:rPr>
        <w:t>18</w:t>
      </w:r>
      <w:r>
        <w:rPr>
          <w:noProof/>
        </w:rPr>
        <w:fldChar w:fldCharType="end"/>
      </w:r>
    </w:p>
    <w:p w14:paraId="7294FF68" w14:textId="56534DE9"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8. Ma trận phân quyền RACI cho các quyết định chủ yếu</w:t>
      </w:r>
      <w:r>
        <w:rPr>
          <w:noProof/>
        </w:rPr>
        <w:tab/>
      </w:r>
      <w:r>
        <w:rPr>
          <w:noProof/>
        </w:rPr>
        <w:fldChar w:fldCharType="begin"/>
      </w:r>
      <w:r>
        <w:rPr>
          <w:noProof/>
        </w:rPr>
        <w:instrText xml:space="preserve"> PAGEREF _Toc238544020 \h </w:instrText>
      </w:r>
      <w:r>
        <w:rPr>
          <w:noProof/>
        </w:rPr>
      </w:r>
      <w:r>
        <w:rPr>
          <w:noProof/>
        </w:rPr>
        <w:fldChar w:fldCharType="separate"/>
      </w:r>
      <w:r w:rsidR="00517C75">
        <w:rPr>
          <w:noProof/>
        </w:rPr>
        <w:t>19</w:t>
      </w:r>
      <w:r>
        <w:rPr>
          <w:noProof/>
        </w:rPr>
        <w:fldChar w:fldCharType="end"/>
      </w:r>
    </w:p>
    <w:p w14:paraId="59171A90" w14:textId="4ECBF8F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9. Nhân sự, số người làm việc và vị trí việc làm của Công ty</w:t>
      </w:r>
      <w:r>
        <w:rPr>
          <w:noProof/>
        </w:rPr>
        <w:tab/>
      </w:r>
      <w:r>
        <w:rPr>
          <w:noProof/>
        </w:rPr>
        <w:fldChar w:fldCharType="begin"/>
      </w:r>
      <w:r>
        <w:rPr>
          <w:noProof/>
        </w:rPr>
        <w:instrText xml:space="preserve"> PAGEREF _Toc238544021 \h </w:instrText>
      </w:r>
      <w:r>
        <w:rPr>
          <w:noProof/>
        </w:rPr>
      </w:r>
      <w:r>
        <w:rPr>
          <w:noProof/>
        </w:rPr>
        <w:fldChar w:fldCharType="separate"/>
      </w:r>
      <w:r w:rsidR="00517C75">
        <w:rPr>
          <w:noProof/>
        </w:rPr>
        <w:t>21</w:t>
      </w:r>
      <w:r>
        <w:rPr>
          <w:noProof/>
        </w:rPr>
        <w:fldChar w:fldCharType="end"/>
      </w:r>
    </w:p>
    <w:p w14:paraId="6662E1CC" w14:textId="5444F2B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10. Tổng giá trị tài sản đến ngày 30/6/2026</w:t>
      </w:r>
      <w:r>
        <w:rPr>
          <w:noProof/>
        </w:rPr>
        <w:tab/>
      </w:r>
      <w:r>
        <w:rPr>
          <w:noProof/>
        </w:rPr>
        <w:fldChar w:fldCharType="begin"/>
      </w:r>
      <w:r>
        <w:rPr>
          <w:noProof/>
        </w:rPr>
        <w:instrText xml:space="preserve"> PAGEREF _Toc238544022 \h </w:instrText>
      </w:r>
      <w:r>
        <w:rPr>
          <w:noProof/>
        </w:rPr>
      </w:r>
      <w:r>
        <w:rPr>
          <w:noProof/>
        </w:rPr>
        <w:fldChar w:fldCharType="separate"/>
      </w:r>
      <w:r w:rsidR="00517C75">
        <w:rPr>
          <w:noProof/>
        </w:rPr>
        <w:t>25</w:t>
      </w:r>
      <w:r>
        <w:rPr>
          <w:noProof/>
        </w:rPr>
        <w:fldChar w:fldCharType="end"/>
      </w:r>
    </w:p>
    <w:p w14:paraId="7A7D46FE" w14:textId="09288757"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11. Bảng tính giá trị quyền sử dụng đất</w:t>
      </w:r>
      <w:r>
        <w:rPr>
          <w:noProof/>
        </w:rPr>
        <w:tab/>
      </w:r>
      <w:r>
        <w:rPr>
          <w:noProof/>
        </w:rPr>
        <w:fldChar w:fldCharType="begin"/>
      </w:r>
      <w:r>
        <w:rPr>
          <w:noProof/>
        </w:rPr>
        <w:instrText xml:space="preserve"> PAGEREF _Toc238544023 \h </w:instrText>
      </w:r>
      <w:r>
        <w:rPr>
          <w:noProof/>
        </w:rPr>
      </w:r>
      <w:r>
        <w:rPr>
          <w:noProof/>
        </w:rPr>
        <w:fldChar w:fldCharType="separate"/>
      </w:r>
      <w:r w:rsidR="00517C75">
        <w:rPr>
          <w:noProof/>
        </w:rPr>
        <w:t>25</w:t>
      </w:r>
      <w:r>
        <w:rPr>
          <w:noProof/>
        </w:rPr>
        <w:fldChar w:fldCharType="end"/>
      </w:r>
    </w:p>
    <w:p w14:paraId="33197017" w14:textId="1E13BB5A"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12. Bảng tính giá trị tài sản sử dụng vào mục đích kinh doanh</w:t>
      </w:r>
      <w:r>
        <w:rPr>
          <w:noProof/>
        </w:rPr>
        <w:tab/>
      </w:r>
      <w:r>
        <w:rPr>
          <w:noProof/>
        </w:rPr>
        <w:fldChar w:fldCharType="begin"/>
      </w:r>
      <w:r>
        <w:rPr>
          <w:noProof/>
        </w:rPr>
        <w:instrText xml:space="preserve"> PAGEREF _Toc238544024 \h </w:instrText>
      </w:r>
      <w:r>
        <w:rPr>
          <w:noProof/>
        </w:rPr>
      </w:r>
      <w:r>
        <w:rPr>
          <w:noProof/>
        </w:rPr>
        <w:fldChar w:fldCharType="separate"/>
      </w:r>
      <w:r w:rsidR="00517C75">
        <w:rPr>
          <w:noProof/>
        </w:rPr>
        <w:t>29</w:t>
      </w:r>
      <w:r>
        <w:rPr>
          <w:noProof/>
        </w:rPr>
        <w:fldChar w:fldCharType="end"/>
      </w:r>
    </w:p>
    <w:p w14:paraId="71EDF8E5" w14:textId="0AFBA462"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13. Bảng phân tách nhóm quyền đối với tài sản</w:t>
      </w:r>
      <w:r>
        <w:rPr>
          <w:noProof/>
        </w:rPr>
        <w:tab/>
      </w:r>
      <w:r>
        <w:rPr>
          <w:noProof/>
        </w:rPr>
        <w:fldChar w:fldCharType="begin"/>
      </w:r>
      <w:r>
        <w:rPr>
          <w:noProof/>
        </w:rPr>
        <w:instrText xml:space="preserve"> PAGEREF _Toc238544025 \h </w:instrText>
      </w:r>
      <w:r>
        <w:rPr>
          <w:noProof/>
        </w:rPr>
      </w:r>
      <w:r>
        <w:rPr>
          <w:noProof/>
        </w:rPr>
        <w:fldChar w:fldCharType="separate"/>
      </w:r>
      <w:r w:rsidR="00517C75">
        <w:rPr>
          <w:noProof/>
        </w:rPr>
        <w:t>30</w:t>
      </w:r>
      <w:r>
        <w:rPr>
          <w:noProof/>
        </w:rPr>
        <w:fldChar w:fldCharType="end"/>
      </w:r>
    </w:p>
    <w:p w14:paraId="51726187" w14:textId="4909042D"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14. Bảng cân đối sử dụng đất</w:t>
      </w:r>
      <w:r>
        <w:rPr>
          <w:noProof/>
        </w:rPr>
        <w:tab/>
      </w:r>
      <w:r>
        <w:rPr>
          <w:noProof/>
        </w:rPr>
        <w:fldChar w:fldCharType="begin"/>
      </w:r>
      <w:r>
        <w:rPr>
          <w:noProof/>
        </w:rPr>
        <w:instrText xml:space="preserve"> PAGEREF _Toc238544026 \h </w:instrText>
      </w:r>
      <w:r>
        <w:rPr>
          <w:noProof/>
        </w:rPr>
      </w:r>
      <w:r>
        <w:rPr>
          <w:noProof/>
        </w:rPr>
        <w:fldChar w:fldCharType="separate"/>
      </w:r>
      <w:r w:rsidR="00517C75">
        <w:rPr>
          <w:noProof/>
        </w:rPr>
        <w:t>31</w:t>
      </w:r>
      <w:r>
        <w:rPr>
          <w:noProof/>
        </w:rPr>
        <w:fldChar w:fldCharType="end"/>
      </w:r>
    </w:p>
    <w:p w14:paraId="2C144718" w14:textId="58EF3AE6"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15. Nhu cầu thiết bị dây chuyền kiểm định tổng hợp giai đoạn 1</w:t>
      </w:r>
      <w:r>
        <w:rPr>
          <w:noProof/>
        </w:rPr>
        <w:tab/>
      </w:r>
      <w:r>
        <w:rPr>
          <w:noProof/>
        </w:rPr>
        <w:fldChar w:fldCharType="begin"/>
      </w:r>
      <w:r>
        <w:rPr>
          <w:noProof/>
        </w:rPr>
        <w:instrText xml:space="preserve"> PAGEREF _Toc238544027 \h </w:instrText>
      </w:r>
      <w:r>
        <w:rPr>
          <w:noProof/>
        </w:rPr>
      </w:r>
      <w:r>
        <w:rPr>
          <w:noProof/>
        </w:rPr>
        <w:fldChar w:fldCharType="separate"/>
      </w:r>
      <w:r w:rsidR="00517C75">
        <w:rPr>
          <w:noProof/>
        </w:rPr>
        <w:t>32</w:t>
      </w:r>
      <w:r>
        <w:rPr>
          <w:noProof/>
        </w:rPr>
        <w:fldChar w:fldCharType="end"/>
      </w:r>
    </w:p>
    <w:p w14:paraId="20F82F66" w14:textId="387A710E"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16. Cơ cấu phân phối lợi nhuận sau thuế theo tỷ lệ vốn góp</w:t>
      </w:r>
      <w:r>
        <w:rPr>
          <w:noProof/>
        </w:rPr>
        <w:tab/>
      </w:r>
      <w:r>
        <w:rPr>
          <w:noProof/>
        </w:rPr>
        <w:fldChar w:fldCharType="begin"/>
      </w:r>
      <w:r>
        <w:rPr>
          <w:noProof/>
        </w:rPr>
        <w:instrText xml:space="preserve"> PAGEREF _Toc238544028 \h </w:instrText>
      </w:r>
      <w:r>
        <w:rPr>
          <w:noProof/>
        </w:rPr>
      </w:r>
      <w:r>
        <w:rPr>
          <w:noProof/>
        </w:rPr>
        <w:fldChar w:fldCharType="separate"/>
      </w:r>
      <w:r w:rsidR="00517C75">
        <w:rPr>
          <w:noProof/>
        </w:rPr>
        <w:t>33</w:t>
      </w:r>
      <w:r>
        <w:rPr>
          <w:noProof/>
        </w:rPr>
        <w:fldChar w:fldCharType="end"/>
      </w:r>
    </w:p>
    <w:p w14:paraId="6C3F2110" w14:textId="327C0B6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17. Lộ trình, các bước thực hiện Đề án</w:t>
      </w:r>
      <w:r>
        <w:rPr>
          <w:noProof/>
        </w:rPr>
        <w:tab/>
      </w:r>
      <w:r>
        <w:rPr>
          <w:noProof/>
        </w:rPr>
        <w:fldChar w:fldCharType="begin"/>
      </w:r>
      <w:r>
        <w:rPr>
          <w:noProof/>
        </w:rPr>
        <w:instrText xml:space="preserve"> PAGEREF _Toc238544029 \h </w:instrText>
      </w:r>
      <w:r>
        <w:rPr>
          <w:noProof/>
        </w:rPr>
      </w:r>
      <w:r>
        <w:rPr>
          <w:noProof/>
        </w:rPr>
        <w:fldChar w:fldCharType="separate"/>
      </w:r>
      <w:r w:rsidR="00517C75">
        <w:rPr>
          <w:noProof/>
        </w:rPr>
        <w:t>34</w:t>
      </w:r>
      <w:r>
        <w:rPr>
          <w:noProof/>
        </w:rPr>
        <w:fldChar w:fldCharType="end"/>
      </w:r>
    </w:p>
    <w:p w14:paraId="4CE447D1" w14:textId="05184609"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18. Cơ cấu vốn đầu tư thành lập Công ty</w:t>
      </w:r>
      <w:r>
        <w:rPr>
          <w:noProof/>
        </w:rPr>
        <w:tab/>
      </w:r>
      <w:r>
        <w:rPr>
          <w:noProof/>
        </w:rPr>
        <w:fldChar w:fldCharType="begin"/>
      </w:r>
      <w:r>
        <w:rPr>
          <w:noProof/>
        </w:rPr>
        <w:instrText xml:space="preserve"> PAGEREF _Toc238544030 \h </w:instrText>
      </w:r>
      <w:r>
        <w:rPr>
          <w:noProof/>
        </w:rPr>
      </w:r>
      <w:r>
        <w:rPr>
          <w:noProof/>
        </w:rPr>
        <w:fldChar w:fldCharType="separate"/>
      </w:r>
      <w:r w:rsidR="00517C75">
        <w:rPr>
          <w:noProof/>
        </w:rPr>
        <w:t>37</w:t>
      </w:r>
      <w:r>
        <w:rPr>
          <w:noProof/>
        </w:rPr>
        <w:fldChar w:fldCharType="end"/>
      </w:r>
    </w:p>
    <w:p w14:paraId="6CA3F111" w14:textId="29EE4CE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19. Cơ sở dự báo doanh thu</w:t>
      </w:r>
      <w:r>
        <w:rPr>
          <w:noProof/>
        </w:rPr>
        <w:tab/>
      </w:r>
      <w:r>
        <w:rPr>
          <w:noProof/>
        </w:rPr>
        <w:fldChar w:fldCharType="begin"/>
      </w:r>
      <w:r>
        <w:rPr>
          <w:noProof/>
        </w:rPr>
        <w:instrText xml:space="preserve"> PAGEREF _Toc238544031 \h </w:instrText>
      </w:r>
      <w:r>
        <w:rPr>
          <w:noProof/>
        </w:rPr>
      </w:r>
      <w:r>
        <w:rPr>
          <w:noProof/>
        </w:rPr>
        <w:fldChar w:fldCharType="separate"/>
      </w:r>
      <w:r w:rsidR="00517C75">
        <w:rPr>
          <w:noProof/>
        </w:rPr>
        <w:t>38</w:t>
      </w:r>
      <w:r>
        <w:rPr>
          <w:noProof/>
        </w:rPr>
        <w:fldChar w:fldCharType="end"/>
      </w:r>
    </w:p>
    <w:p w14:paraId="686418B4" w14:textId="7F2909E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20. Bảng tính phương án tài chính 10 năm đầu hoạt động</w:t>
      </w:r>
      <w:r>
        <w:rPr>
          <w:noProof/>
        </w:rPr>
        <w:tab/>
      </w:r>
      <w:r>
        <w:rPr>
          <w:noProof/>
        </w:rPr>
        <w:fldChar w:fldCharType="begin"/>
      </w:r>
      <w:r>
        <w:rPr>
          <w:noProof/>
        </w:rPr>
        <w:instrText xml:space="preserve"> PAGEREF _Toc238544032 \h </w:instrText>
      </w:r>
      <w:r>
        <w:rPr>
          <w:noProof/>
        </w:rPr>
      </w:r>
      <w:r>
        <w:rPr>
          <w:noProof/>
        </w:rPr>
        <w:fldChar w:fldCharType="separate"/>
      </w:r>
      <w:r w:rsidR="00517C75">
        <w:rPr>
          <w:noProof/>
        </w:rPr>
        <w:t>39</w:t>
      </w:r>
      <w:r>
        <w:rPr>
          <w:noProof/>
        </w:rPr>
        <w:fldChar w:fldCharType="end"/>
      </w:r>
    </w:p>
    <w:p w14:paraId="63149139" w14:textId="7B6EFF03"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21. Phân phối lợi nhuận sau thuế</w:t>
      </w:r>
      <w:r>
        <w:rPr>
          <w:noProof/>
        </w:rPr>
        <w:tab/>
      </w:r>
      <w:r>
        <w:rPr>
          <w:noProof/>
        </w:rPr>
        <w:fldChar w:fldCharType="begin"/>
      </w:r>
      <w:r>
        <w:rPr>
          <w:noProof/>
        </w:rPr>
        <w:instrText xml:space="preserve"> PAGEREF _Toc238544033 \h </w:instrText>
      </w:r>
      <w:r>
        <w:rPr>
          <w:noProof/>
        </w:rPr>
      </w:r>
      <w:r>
        <w:rPr>
          <w:noProof/>
        </w:rPr>
        <w:fldChar w:fldCharType="separate"/>
      </w:r>
      <w:r w:rsidR="00517C75">
        <w:rPr>
          <w:noProof/>
        </w:rPr>
        <w:t>41</w:t>
      </w:r>
      <w:r>
        <w:rPr>
          <w:noProof/>
        </w:rPr>
        <w:fldChar w:fldCharType="end"/>
      </w:r>
    </w:p>
    <w:p w14:paraId="27141DC3" w14:textId="097943F6"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22. Bảng tính hiệu quả phương án kinh doanh năm 2028 (năm thứ nhất)</w:t>
      </w:r>
      <w:r>
        <w:rPr>
          <w:noProof/>
        </w:rPr>
        <w:tab/>
      </w:r>
      <w:r>
        <w:rPr>
          <w:noProof/>
        </w:rPr>
        <w:fldChar w:fldCharType="begin"/>
      </w:r>
      <w:r>
        <w:rPr>
          <w:noProof/>
        </w:rPr>
        <w:instrText xml:space="preserve"> PAGEREF _Toc238544034 \h </w:instrText>
      </w:r>
      <w:r>
        <w:rPr>
          <w:noProof/>
        </w:rPr>
      </w:r>
      <w:r>
        <w:rPr>
          <w:noProof/>
        </w:rPr>
        <w:fldChar w:fldCharType="separate"/>
      </w:r>
      <w:r w:rsidR="00517C75">
        <w:rPr>
          <w:noProof/>
        </w:rPr>
        <w:t>41</w:t>
      </w:r>
      <w:r>
        <w:rPr>
          <w:noProof/>
        </w:rPr>
        <w:fldChar w:fldCharType="end"/>
      </w:r>
    </w:p>
    <w:p w14:paraId="49C68473" w14:textId="4D5782D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23. Nhận dạng rủi ro</w:t>
      </w:r>
      <w:r>
        <w:rPr>
          <w:noProof/>
        </w:rPr>
        <w:tab/>
      </w:r>
      <w:r>
        <w:rPr>
          <w:noProof/>
        </w:rPr>
        <w:fldChar w:fldCharType="begin"/>
      </w:r>
      <w:r>
        <w:rPr>
          <w:noProof/>
        </w:rPr>
        <w:instrText xml:space="preserve"> PAGEREF _Toc238544035 \h </w:instrText>
      </w:r>
      <w:r>
        <w:rPr>
          <w:noProof/>
        </w:rPr>
      </w:r>
      <w:r>
        <w:rPr>
          <w:noProof/>
        </w:rPr>
        <w:fldChar w:fldCharType="separate"/>
      </w:r>
      <w:r w:rsidR="00517C75">
        <w:rPr>
          <w:noProof/>
        </w:rPr>
        <w:t>44</w:t>
      </w:r>
      <w:r>
        <w:rPr>
          <w:noProof/>
        </w:rPr>
        <w:fldChar w:fldCharType="end"/>
      </w:r>
    </w:p>
    <w:p w14:paraId="5FD41BF9" w14:textId="6B5568F0"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24. Cơ chế kiểm soát rủi ro</w:t>
      </w:r>
      <w:r>
        <w:rPr>
          <w:noProof/>
        </w:rPr>
        <w:tab/>
      </w:r>
      <w:r>
        <w:rPr>
          <w:noProof/>
        </w:rPr>
        <w:fldChar w:fldCharType="begin"/>
      </w:r>
      <w:r>
        <w:rPr>
          <w:noProof/>
        </w:rPr>
        <w:instrText xml:space="preserve"> PAGEREF _Toc238544036 \h </w:instrText>
      </w:r>
      <w:r>
        <w:rPr>
          <w:noProof/>
        </w:rPr>
      </w:r>
      <w:r>
        <w:rPr>
          <w:noProof/>
        </w:rPr>
        <w:fldChar w:fldCharType="separate"/>
      </w:r>
      <w:r w:rsidR="00517C75">
        <w:rPr>
          <w:noProof/>
        </w:rPr>
        <w:t>44</w:t>
      </w:r>
      <w:r>
        <w:rPr>
          <w:noProof/>
        </w:rPr>
        <w:fldChar w:fldCharType="end"/>
      </w:r>
    </w:p>
    <w:p w14:paraId="28FAF821" w14:textId="67420462" w:rsidR="00034BD1" w:rsidRPr="000E47C0" w:rsidRDefault="00197D5A" w:rsidP="00034BD1">
      <w:pPr>
        <w:jc w:val="left"/>
        <w:rPr>
          <w:b/>
          <w:bCs/>
          <w:i/>
          <w:iCs/>
        </w:rPr>
      </w:pPr>
      <w:r w:rsidRPr="000E47C0">
        <w:rPr>
          <w:rFonts w:asciiTheme="majorHAnsi" w:hAnsiTheme="majorHAnsi"/>
          <w:kern w:val="32"/>
          <w:szCs w:val="32"/>
        </w:rPr>
        <w:fldChar w:fldCharType="end"/>
      </w:r>
      <w:r w:rsidRPr="000E47C0">
        <w:rPr>
          <w:b/>
          <w:bCs/>
          <w:i/>
          <w:iCs/>
        </w:rPr>
        <w:t>Danh mục sơ đồ</w:t>
      </w:r>
    </w:p>
    <w:p w14:paraId="3F0DD524" w14:textId="28CE5A76" w:rsidR="00EE4521" w:rsidRPr="000E47C0" w:rsidRDefault="00197D5A" w:rsidP="00034BD1">
      <w:pPr>
        <w:pStyle w:val="TableofFigures"/>
        <w:tabs>
          <w:tab w:val="right" w:leader="dot" w:pos="9062"/>
        </w:tabs>
        <w:rPr>
          <w:noProof/>
        </w:rPr>
      </w:pPr>
      <w:r w:rsidRPr="000E47C0">
        <w:rPr>
          <w:rFonts w:asciiTheme="majorHAnsi" w:hAnsiTheme="majorHAnsi"/>
          <w:kern w:val="32"/>
          <w:szCs w:val="32"/>
        </w:rPr>
        <w:fldChar w:fldCharType="begin"/>
      </w:r>
      <w:r w:rsidRPr="000E47C0">
        <w:rPr>
          <w:rFonts w:asciiTheme="majorHAnsi" w:hAnsiTheme="majorHAnsi"/>
          <w:kern w:val="32"/>
          <w:szCs w:val="32"/>
        </w:rPr>
        <w:instrText xml:space="preserve"> TOC \t "Sơ đồ" \c </w:instrText>
      </w:r>
      <w:r w:rsidRPr="000E47C0">
        <w:rPr>
          <w:rFonts w:asciiTheme="majorHAnsi" w:hAnsiTheme="majorHAnsi"/>
          <w:kern w:val="32"/>
          <w:szCs w:val="32"/>
        </w:rPr>
        <w:fldChar w:fldCharType="separate"/>
      </w:r>
      <w:r w:rsidRPr="000E47C0">
        <w:rPr>
          <w:noProof/>
        </w:rPr>
        <w:t>Sơ đồ 1. Cơ cấu tổ chức của Công ty</w:t>
      </w:r>
      <w:r w:rsidRPr="000E47C0">
        <w:rPr>
          <w:noProof/>
        </w:rPr>
        <w:tab/>
      </w:r>
      <w:r w:rsidRPr="000E47C0">
        <w:rPr>
          <w:noProof/>
        </w:rPr>
        <w:fldChar w:fldCharType="begin"/>
      </w:r>
      <w:r w:rsidRPr="000E47C0">
        <w:rPr>
          <w:noProof/>
        </w:rPr>
        <w:instrText xml:space="preserve"> PAGEREF _Toc236058865 \h </w:instrText>
      </w:r>
      <w:r w:rsidRPr="000E47C0">
        <w:rPr>
          <w:noProof/>
        </w:rPr>
      </w:r>
      <w:r w:rsidRPr="000E47C0">
        <w:rPr>
          <w:noProof/>
        </w:rPr>
        <w:fldChar w:fldCharType="separate"/>
      </w:r>
      <w:r w:rsidR="00517C75">
        <w:rPr>
          <w:noProof/>
        </w:rPr>
        <w:t>20</w:t>
      </w:r>
      <w:r w:rsidRPr="000E47C0">
        <w:rPr>
          <w:noProof/>
        </w:rPr>
        <w:fldChar w:fldCharType="end"/>
      </w:r>
    </w:p>
    <w:p w14:paraId="10B6A70A" w14:textId="77777777" w:rsidR="00197D5A" w:rsidRPr="000E47C0" w:rsidRDefault="00197D5A" w:rsidP="00197D5A">
      <w:pPr>
        <w:spacing w:before="0" w:after="0"/>
        <w:ind w:firstLine="0"/>
        <w:rPr>
          <w:b/>
          <w:bCs/>
        </w:rPr>
      </w:pPr>
      <w:r w:rsidRPr="000E47C0">
        <w:rPr>
          <w:rFonts w:asciiTheme="majorHAnsi" w:hAnsiTheme="majorHAnsi"/>
          <w:kern w:val="32"/>
          <w:szCs w:val="32"/>
        </w:rPr>
        <w:fldChar w:fldCharType="end"/>
      </w:r>
    </w:p>
    <w:p w14:paraId="4A32DFC2" w14:textId="77777777" w:rsidR="00197D5A" w:rsidRPr="000E47C0" w:rsidRDefault="00197D5A" w:rsidP="00197D5A">
      <w:pPr>
        <w:widowControl/>
        <w:spacing w:before="0" w:after="0"/>
        <w:ind w:firstLine="0"/>
        <w:jc w:val="center"/>
        <w:rPr>
          <w:b/>
          <w:bCs/>
        </w:rPr>
      </w:pPr>
    </w:p>
    <w:p w14:paraId="1CBEE700" w14:textId="77777777" w:rsidR="00197D5A" w:rsidRPr="000E47C0" w:rsidRDefault="00197D5A" w:rsidP="00197D5A">
      <w:pPr>
        <w:jc w:val="center"/>
        <w:rPr>
          <w:b/>
          <w:bCs/>
        </w:rPr>
        <w:sectPr w:rsidR="00197D5A" w:rsidRPr="000E47C0" w:rsidSect="00197D5A">
          <w:pgSz w:w="11907" w:h="16840" w:code="9"/>
          <w:pgMar w:top="1134" w:right="1134" w:bottom="1134" w:left="1701" w:header="720" w:footer="720" w:gutter="0"/>
          <w:pgNumType w:fmt="lowerRoman"/>
          <w:cols w:space="720"/>
          <w:docGrid w:linePitch="381"/>
        </w:sectPr>
      </w:pPr>
    </w:p>
    <w:tbl>
      <w:tblPr>
        <w:tblW w:w="10065" w:type="dxa"/>
        <w:jc w:val="center"/>
        <w:tblLook w:val="00A0" w:firstRow="1" w:lastRow="0" w:firstColumn="1" w:lastColumn="0" w:noHBand="0" w:noVBand="0"/>
      </w:tblPr>
      <w:tblGrid>
        <w:gridCol w:w="4395"/>
        <w:gridCol w:w="5670"/>
      </w:tblGrid>
      <w:tr w:rsidR="000E47C0" w:rsidRPr="000E47C0" w14:paraId="0795FC62" w14:textId="77777777" w:rsidTr="006047EC">
        <w:trPr>
          <w:trHeight w:val="894"/>
          <w:jc w:val="center"/>
        </w:trPr>
        <w:tc>
          <w:tcPr>
            <w:tcW w:w="4395" w:type="dxa"/>
          </w:tcPr>
          <w:p w14:paraId="62B0B673" w14:textId="77777777" w:rsidR="00197D5A" w:rsidRPr="000E47C0" w:rsidRDefault="00197D5A" w:rsidP="006047EC">
            <w:pPr>
              <w:pStyle w:val="IntenseQuote"/>
              <w:jc w:val="center"/>
              <w:rPr>
                <w:sz w:val="26"/>
                <w:szCs w:val="26"/>
              </w:rPr>
            </w:pPr>
            <w:r w:rsidRPr="000E47C0">
              <w:rPr>
                <w:sz w:val="26"/>
                <w:szCs w:val="26"/>
              </w:rPr>
              <w:t>UBND TỈNH QUẢNG NGÃI</w:t>
            </w:r>
          </w:p>
          <w:p w14:paraId="3054569C" w14:textId="77777777" w:rsidR="00197D5A" w:rsidRPr="000E47C0" w:rsidRDefault="00197D5A" w:rsidP="006047EC">
            <w:pPr>
              <w:pStyle w:val="IntenseQuote"/>
              <w:ind w:left="-100" w:right="-111"/>
              <w:jc w:val="center"/>
            </w:pPr>
            <w:r w:rsidRPr="000E47C0">
              <w:rPr>
                <w:noProof/>
                <w:lang w:val="vi-VN" w:eastAsia="vi-VN"/>
              </w:rPr>
              <mc:AlternateContent>
                <mc:Choice Requires="wps">
                  <w:drawing>
                    <wp:anchor distT="0" distB="0" distL="114300" distR="114300" simplePos="0" relativeHeight="251659264" behindDoc="0" locked="0" layoutInCell="1" allowOverlap="1" wp14:anchorId="72F6E6A1" wp14:editId="04FAB3A4">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7860154C" id="Line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eU0rQEAAEcDAAAOAAAAZHJzL2Uyb0RvYy54bWysUsGO0zAQvSPxD5bvNG1RC0RN99BluSxQ aZcPmNpOYuF4rBm3Sf8e29uWFdwQPlgez8zze8+zuZsGJ06G2KJv5GI2l8J4hdr6rpE/nh/efZSC I3gNDr1p5NmwvNu+fbMZQ22W2KPThkQC8VyPoZF9jKGuKla9GYBnGIxPyRZpgJhC6ipNMCb0wVXL +XxdjUg6ECrDnG7vX5JyW/Db1qj4vW3ZROEambjFslPZD3mvthuoO4LQW3WhAf/AYgDr06M3qHuI II5k/4IarCJkbONM4VBh21plioakZjH/Q81TD8EULckcDjeb+P/Bqm+nnd9Tpq4m/xQeUf1k4XHX g+9MIfB8DunjFtmqagxc31pywGFP4jB+RZ1q4BixuDC1NGTIpE9MxezzzWwzRaHS5af1h9X6vRTq mqqgvvYF4vjF4CDyoZHO+mwD1HB65Jh5QH0tydceH6xz5SudF2PCXi1XpYHRWZ2TuYypO+wciRPk YSiriEqZ12WER68LWG9Af76cI1j3ck6PO3/xIsvPs8b1AfV5T1eP0m8VlpfJyuPwOi7dv+d/+wsA AP//AwBQSwMEFAAGAAgAAAAhAPWNUjTdAAAACQEAAA8AAABkcnMvZG93bnJldi54bWxMj8FOwzAQ RO9I/IO1SFwq6pBCgBCnQkBuvVBAXLfxkkTE6zR228DXs4gDHGf2aXamWE6uV3saQ+fZwPk8AUVc e9txY+DluTq7BhUissXeMxn4pADL8viowNz6Az/Rfh0bJSEccjTQxjjkWoe6JYdh7gdiub370WEU OTbajniQcNfrNEky7bBj+dDiQPct1R/rnTMQqlfaVl+zepa8LRpP6fZh9YjGnJ5Md7egIk3xD4af +lIdSum08Tu2QfWi0ywT1MDi4hKUAOnVjYzb/Bq6LPT/BeU3AAAA//8DAFBLAQItABQABgAIAAAA IQC2gziS/gAAAOEBAAATAAAAAAAAAAAAAAAAAAAAAABbQ29udGVudF9UeXBlc10ueG1sUEsBAi0A FAAGAAgAAAAhADj9If/WAAAAlAEAAAsAAAAAAAAAAAAAAAAALwEAAF9yZWxzLy5yZWxzUEsBAi0A FAAGAAgAAAAhAONJ5TStAQAARwMAAA4AAAAAAAAAAAAAAAAALgIAAGRycy9lMm9Eb2MueG1sUEsB Ai0AFAAGAAgAAAAhAPWNUjTdAAAACQEAAA8AAAAAAAAAAAAAAAAABwQAAGRycy9kb3ducmV2Lnht bFBLBQYAAAAABAAEAPMAAAARBQAAAAA= "/>
                  </w:pict>
                </mc:Fallback>
              </mc:AlternateContent>
            </w:r>
            <w:r w:rsidRPr="000E47C0">
              <w:rPr>
                <w:b/>
                <w:bCs/>
                <w:szCs w:val="28"/>
              </w:rPr>
              <w:t>TRƯỜNG CAO ĐẲNG KON TUM</w:t>
            </w:r>
          </w:p>
        </w:tc>
        <w:tc>
          <w:tcPr>
            <w:tcW w:w="5670" w:type="dxa"/>
          </w:tcPr>
          <w:p w14:paraId="2E8B69AD" w14:textId="77777777" w:rsidR="00197D5A" w:rsidRPr="000E47C0" w:rsidRDefault="00197D5A" w:rsidP="006047EC">
            <w:pPr>
              <w:pStyle w:val="IntenseQuote"/>
              <w:jc w:val="center"/>
              <w:rPr>
                <w:b/>
                <w:sz w:val="26"/>
                <w:szCs w:val="26"/>
              </w:rPr>
            </w:pPr>
            <w:r w:rsidRPr="000E47C0">
              <w:rPr>
                <w:b/>
                <w:sz w:val="26"/>
                <w:szCs w:val="26"/>
              </w:rPr>
              <w:t>CỘNG HÒA XÃ HỘI CHỦ NGHĨA VIỆT NAM</w:t>
            </w:r>
          </w:p>
          <w:p w14:paraId="3561E4DF" w14:textId="77777777" w:rsidR="00197D5A" w:rsidRPr="000E47C0" w:rsidRDefault="00197D5A" w:rsidP="006047EC">
            <w:pPr>
              <w:pStyle w:val="IntenseQuote"/>
              <w:jc w:val="center"/>
            </w:pPr>
            <w:r w:rsidRPr="000E47C0">
              <w:rPr>
                <w:noProof/>
                <w:lang w:val="vi-VN" w:eastAsia="vi-VN"/>
              </w:rPr>
              <mc:AlternateContent>
                <mc:Choice Requires="wps">
                  <w:drawing>
                    <wp:anchor distT="0" distB="0" distL="114300" distR="114300" simplePos="0" relativeHeight="251660288" behindDoc="0" locked="0" layoutInCell="1" allowOverlap="1" wp14:anchorId="20CA4584" wp14:editId="0AD98F81">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97A4706" id="Line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pvW5rQEAAEgDAAAOAAAAZHJzL2Uyb0RvYy54bWysU8GO0zAQvSPxD5bvNE1hEURN99BluSxQ aZcPmNpOYuF4rBm3Sf8e29uW1XJD5GB5Zuzn995M1rfz6MTREFv0rawXSymMV6it71v58+n+3Scp OILX4NCbVp4My9vN2zfrKTRmhQM6bUgkEM/NFFo5xBiaqmI1mBF4gcH4VOyQRogppL7SBFNCH121 Wi4/VhOSDoTKMKfs3XNRbgp+1xkVf3QdmyhcKxO3WFYq6z6v1WYNTU8QBqvONOAfWIxgfXr0CnUH EcSB7F9Qo1WEjF1cKBwr7DqrTNGQ1NTLV2oeBwimaEnmcLjaxP8PVn0/bv2OMnU1+8fwgOoXC4/b AXxvCoGnU0iNq7NV1RS4uV7JAYcdif30DXU6A4eIxYW5ozFDJn1iLmafrmabOQqVkqv6w/t6dSOF utQqaC4XA3H8anAUedNKZ332ARo4PnDMRKC5HMlpj/fWudJL58XUys83CTlXGJ3VuVgC6vdbR+II eRrKV1S9OkZ48LqADQb0l/M+gnXP+/S482czsv48bNzsUZ92dDEptauwPI9WnoeXcbn95wfY/AYA AP//AwBQSwMEFAAGAAgAAAAhAOxALgrcAAAACQEAAA8AAABkcnMvZG93bnJldi54bWxMj8FOwzAQ RO9I/IO1SFwqapNECEKcCgG5caGAuG6TJYmI12nstoGvZ1EPcJzZp9mZYjW7Qe1pCr1nC5dLA4q4 9k3PrYXXl+riGlSIyA0OnsnCFwVYlacnBeaNP/Az7dexVRLCIUcLXYxjrnWoO3IYln4kltuHnxxG kVOrmwkPEu4GnRhzpR32LB86HOm+o/pzvXMWQvVG2+p7US/Me9p6SrYPT49o7fnZfHcLKtIc/2D4 rS/VoZROG7/jJqhBtEluBLWQpjJBgCwzGajN0dBlof8vKH8AAAD//wMAUEsBAi0AFAAGAAgAAAAh ALaDOJL+AAAA4QEAABMAAAAAAAAAAAAAAAAAAAAAAFtDb250ZW50X1R5cGVzXS54bWxQSwECLQAU AAYACAAAACEAOP0h/9YAAACUAQAACwAAAAAAAAAAAAAAAAAvAQAAX3JlbHMvLnJlbHNQSwECLQAU AAYACAAAACEAX6b1ua0BAABIAwAADgAAAAAAAAAAAAAAAAAuAgAAZHJzL2Uyb0RvYy54bWxQSwEC LQAUAAYACAAAACEA7EAuCtwAAAAJAQAADwAAAAAAAAAAAAAAAAAHBAAAZHJzL2Rvd25yZXYueG1s UEsFBgAAAAAEAAQA8wAAABAFAAAAAA== "/>
                  </w:pict>
                </mc:Fallback>
              </mc:AlternateContent>
            </w:r>
            <w:r w:rsidRPr="000E47C0">
              <w:rPr>
                <w:b/>
              </w:rPr>
              <w:t>Độc lập - Tự do - Hạnh phúc</w:t>
            </w:r>
          </w:p>
        </w:tc>
      </w:tr>
      <w:tr w:rsidR="00197D5A" w:rsidRPr="000E47C0" w14:paraId="0DECFACF" w14:textId="77777777" w:rsidTr="006047EC">
        <w:trPr>
          <w:trHeight w:val="232"/>
          <w:jc w:val="center"/>
        </w:trPr>
        <w:tc>
          <w:tcPr>
            <w:tcW w:w="4395" w:type="dxa"/>
          </w:tcPr>
          <w:p w14:paraId="1FFFE603" w14:textId="662E4647" w:rsidR="00197D5A" w:rsidRPr="000E47C0" w:rsidRDefault="00197D5A" w:rsidP="006047EC">
            <w:pPr>
              <w:pStyle w:val="IntenseQuote"/>
              <w:jc w:val="center"/>
              <w:rPr>
                <w:sz w:val="26"/>
                <w:szCs w:val="26"/>
                <w:u w:val="single"/>
              </w:rPr>
            </w:pPr>
            <w:r w:rsidRPr="000E47C0">
              <w:rPr>
                <w:sz w:val="26"/>
                <w:szCs w:val="26"/>
              </w:rPr>
              <w:t>Số:</w:t>
            </w:r>
            <w:r w:rsidR="005B01C6">
              <w:rPr>
                <w:sz w:val="26"/>
                <w:szCs w:val="26"/>
              </w:rPr>
              <w:t xml:space="preserve">     </w:t>
            </w:r>
            <w:r w:rsidRPr="000E47C0">
              <w:rPr>
                <w:sz w:val="26"/>
                <w:szCs w:val="26"/>
              </w:rPr>
              <w:t xml:space="preserve"> /ĐA-CĐKT</w:t>
            </w:r>
          </w:p>
        </w:tc>
        <w:tc>
          <w:tcPr>
            <w:tcW w:w="5670" w:type="dxa"/>
          </w:tcPr>
          <w:p w14:paraId="3727D396" w14:textId="2C317EA8" w:rsidR="00197D5A" w:rsidRPr="000E47C0" w:rsidRDefault="00197D5A" w:rsidP="006047EC">
            <w:pPr>
              <w:pStyle w:val="IntenseQuote"/>
              <w:jc w:val="center"/>
            </w:pPr>
            <w:r w:rsidRPr="000E47C0">
              <w:rPr>
                <w:i/>
                <w:lang w:val="nl-NL"/>
              </w:rPr>
              <w:t>Quảng Ngãi, ngày      tháng      năm 2026</w:t>
            </w:r>
          </w:p>
        </w:tc>
      </w:tr>
    </w:tbl>
    <w:p w14:paraId="575E9E74" w14:textId="77777777" w:rsidR="00197D5A" w:rsidRPr="000E47C0" w:rsidRDefault="00197D5A" w:rsidP="00197D5A">
      <w:pPr>
        <w:pStyle w:val="IntenseQuote"/>
        <w:rPr>
          <w:b/>
          <w:szCs w:val="28"/>
        </w:rPr>
      </w:pPr>
    </w:p>
    <w:p w14:paraId="63F1BE60" w14:textId="77777777" w:rsidR="00197D5A" w:rsidRPr="000E47C0" w:rsidRDefault="00197D5A" w:rsidP="00197D5A">
      <w:pPr>
        <w:spacing w:before="0" w:after="0"/>
        <w:ind w:firstLine="0"/>
        <w:jc w:val="center"/>
        <w:rPr>
          <w:b/>
          <w:bCs/>
        </w:rPr>
      </w:pPr>
      <w:r w:rsidRPr="000E47C0">
        <w:rPr>
          <w:b/>
          <w:bCs/>
        </w:rPr>
        <w:t>ĐỀ ÁN</w:t>
      </w:r>
    </w:p>
    <w:p w14:paraId="4C215AD7" w14:textId="77777777" w:rsidR="00197D5A" w:rsidRPr="000E47C0" w:rsidRDefault="00197D5A" w:rsidP="00197D5A">
      <w:pPr>
        <w:spacing w:before="0" w:after="0"/>
        <w:ind w:firstLine="0"/>
        <w:jc w:val="center"/>
        <w:rPr>
          <w:b/>
          <w:bCs/>
          <w:lang w:val="nl-BE"/>
        </w:rPr>
      </w:pPr>
      <w:r w:rsidRPr="000E47C0">
        <w:rPr>
          <w:b/>
          <w:bCs/>
        </w:rPr>
        <w:t xml:space="preserve">thành lập </w:t>
      </w:r>
      <w:r w:rsidRPr="000E47C0">
        <w:rPr>
          <w:b/>
          <w:bCs/>
          <w:lang w:val="nl-BE"/>
        </w:rPr>
        <w:t>Trung tâm Đăng kiểm xe cơ giới</w:t>
      </w:r>
    </w:p>
    <w:p w14:paraId="36A6CE83" w14:textId="77777777" w:rsidR="00197D5A" w:rsidRPr="000E47C0" w:rsidRDefault="00197D5A" w:rsidP="00197D5A">
      <w:pPr>
        <w:spacing w:before="0" w:after="0"/>
        <w:ind w:firstLine="0"/>
        <w:jc w:val="center"/>
        <w:rPr>
          <w:b/>
          <w:bCs/>
          <w:lang w:val="nl-BE"/>
        </w:rPr>
      </w:pPr>
      <w:r w:rsidRPr="000E47C0">
        <w:rPr>
          <w:b/>
          <w:bCs/>
          <w:lang w:val="nl-BE"/>
        </w:rPr>
        <w:t>trực thuộc Trường Cao đẳng Kon Tum</w:t>
      </w:r>
    </w:p>
    <w:p w14:paraId="384D3A5A" w14:textId="77777777" w:rsidR="00197D5A" w:rsidRPr="000E47C0" w:rsidRDefault="00197D5A" w:rsidP="00197D5A">
      <w:pPr>
        <w:ind w:firstLine="0"/>
        <w:rPr>
          <w:iCs/>
          <w:szCs w:val="28"/>
          <w:lang w:val="nl-BE"/>
        </w:rPr>
      </w:pPr>
      <w:r w:rsidRPr="000E47C0">
        <w:rPr>
          <w:noProof/>
          <w:lang w:val="vi-VN" w:eastAsia="vi-VN"/>
        </w:rPr>
        <mc:AlternateContent>
          <mc:Choice Requires="wps">
            <w:drawing>
              <wp:anchor distT="0" distB="0" distL="114300" distR="114300" simplePos="0" relativeHeight="251662336" behindDoc="0" locked="0" layoutInCell="1" allowOverlap="1" wp14:anchorId="57630454" wp14:editId="0CA9FAC3">
                <wp:simplePos x="0" y="0"/>
                <wp:positionH relativeFrom="margin">
                  <wp:align>center</wp:align>
                </wp:positionH>
                <wp:positionV relativeFrom="paragraph">
                  <wp:posOffset>40780</wp:posOffset>
                </wp:positionV>
                <wp:extent cx="1062990" cy="0"/>
                <wp:effectExtent l="0" t="0" r="0" b="0"/>
                <wp:wrapNone/>
                <wp:docPr id="1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2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E1ED06F" id="Line 8"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2pt" to="83.7pt,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ZfV8rwEAAEgDAAAOAAAAZHJzL2Uyb0RvYy54bWysU8Fu2zAMvQ/YPwi6L3YCtFiMOD2k6y7d FqDtBzCSHAuVRYFUYufvJ6lJWmy3YT4Ikkg+vfdIr+6mwYmjIbboWzmf1VIYr1Bbv2/ly/PDl69S cASvwaE3rTwZlnfrz59WY2jMAnt02pBIIJ6bMbSyjzE0VcWqNwPwDIPxKdghDRDTkfaVJhgT+uCq RV3fViOSDoTKMKfb+7egXBf8rjMq/uo6NlG4ViZusaxU1l1eq/UKmj1B6K0604B/YDGA9enRK9Q9 RBAHsn9BDVYRMnZxpnCosOusMkVDUjOv/1Dz1EMwRUsyh8PVJv5/sOrnceO3lKmryT+FR1SvLDxu evB7Uwg8n0Jq3DxbVY2Bm2tJPnDYktiNP1CnHDhELC5MHQ0ZMukTUzH7dDXbTFGodDmvbxfLZeqJ usQqaC6FgTh+NziIvGmlsz77AA0cHzlmItBcUvK1xwfrXOml82Js5fJmcVMKGJ3VOZjTmPa7jSNx hDwN5SuqUuRjGuHB6wLWG9DfzvsI1r3t0+POn83I+vOwcbNDfdrSxaTUrsLyPFp5Hj6eS/X7D7D+ DQAA//8DAFBLAwQUAAYACAAAACEAhhTtmNkAAAAEAQAADwAAAGRycy9kb3ducmV2LnhtbEyPwU7D MBBE70j8g7VIXCrqUFCoQjYVAnLjQgvqdRsvSUS8TmO3DXw9bi/0NqNZzbzNF6Pt1J4H3zpBuJ0m oFgqZ1qpET5W5c0clA8khjonjPDDHhbF5UVOmXEHeef9MtQqlojPCKEJoc+09lXDlvzU9Swx+3KD pRDtUGsz0CGW207PkiTVllqJCw31/Nxw9b3cWQRffvK2/J1Uk2R9VzuebV/eXgnx+mp8egQVeAz/ x3DEj+hQRKaN24nxqkOIjwSE9B7UMUwfoticvC5yfQ5f/AEAAP//AwBQSwECLQAUAAYACAAAACEA toM4kv4AAADhAQAAEwAAAAAAAAAAAAAAAAAAAAAAW0NvbnRlbnRfVHlwZXNdLnhtbFBLAQItABQA BgAIAAAAIQA4/SH/1gAAAJQBAAALAAAAAAAAAAAAAAAAAC8BAABfcmVscy8ucmVsc1BLAQItABQA BgAIAAAAIQCaZfV8rwEAAEgDAAAOAAAAAAAAAAAAAAAAAC4CAABkcnMvZTJvRG9jLnhtbFBLAQIt ABQABgAIAAAAIQCGFO2Y2QAAAAQBAAAPAAAAAAAAAAAAAAAAAAkEAABkcnMvZG93bnJldi54bWxQ SwUGAAAAAAQABADzAAAADwUAAAAA ">
                <w10:wrap anchorx="margin"/>
              </v:line>
            </w:pict>
          </mc:Fallback>
        </mc:AlternateContent>
      </w:r>
    </w:p>
    <w:p w14:paraId="05C46278" w14:textId="77777777" w:rsidR="00197D5A" w:rsidRPr="000E47C0" w:rsidRDefault="00197D5A" w:rsidP="00197D5A">
      <w:pPr>
        <w:pStyle w:val="Heading4"/>
        <w:rPr>
          <w:color w:val="auto"/>
        </w:rPr>
      </w:pPr>
      <w:bookmarkStart w:id="0" w:name="_Toc236064009"/>
      <w:r w:rsidRPr="000E47C0">
        <w:rPr>
          <w:color w:val="auto"/>
        </w:rPr>
        <w:t>Phần I</w:t>
      </w:r>
      <w:bookmarkEnd w:id="0"/>
    </w:p>
    <w:p w14:paraId="5A024BEA" w14:textId="77777777" w:rsidR="00197D5A" w:rsidRPr="000E47C0" w:rsidRDefault="00197D5A" w:rsidP="00197D5A">
      <w:pPr>
        <w:pStyle w:val="Heading4"/>
        <w:rPr>
          <w:color w:val="auto"/>
        </w:rPr>
      </w:pPr>
      <w:bookmarkStart w:id="1" w:name="_Toc236064010"/>
      <w:r w:rsidRPr="000E47C0">
        <w:rPr>
          <w:color w:val="auto"/>
        </w:rPr>
        <w:t>SỰ CẦN THIẾT, CƠ SỞ XÂY DỰNG ĐỀ ÁN</w:t>
      </w:r>
      <w:bookmarkEnd w:id="1"/>
    </w:p>
    <w:p w14:paraId="6E73EDD9" w14:textId="77777777" w:rsidR="00197D5A" w:rsidRPr="000E47C0" w:rsidRDefault="00197D5A" w:rsidP="00197D5A">
      <w:pPr>
        <w:pStyle w:val="Heading1"/>
        <w:rPr>
          <w:color w:val="auto"/>
          <w:lang w:val="nl-BE"/>
        </w:rPr>
      </w:pPr>
      <w:bookmarkStart w:id="2" w:name="_Toc236064011"/>
      <w:r w:rsidRPr="000E47C0">
        <w:rPr>
          <w:color w:val="auto"/>
          <w:lang w:val="nl-BE"/>
        </w:rPr>
        <w:t>I. SỰ CẦN THIẾT</w:t>
      </w:r>
      <w:bookmarkEnd w:id="2"/>
    </w:p>
    <w:p w14:paraId="7078A0A7" w14:textId="77777777" w:rsidR="00197D5A" w:rsidRPr="000E47C0" w:rsidRDefault="00197D5A" w:rsidP="00197D5A">
      <w:pPr>
        <w:rPr>
          <w:szCs w:val="28"/>
          <w:lang w:val="de-DE"/>
        </w:rPr>
      </w:pPr>
      <w:r w:rsidRPr="000E47C0">
        <w:rPr>
          <w:lang w:val="nl-BE"/>
        </w:rPr>
        <w:t>Trường</w:t>
      </w:r>
      <w:r w:rsidRPr="000E47C0">
        <w:rPr>
          <w:szCs w:val="28"/>
          <w:lang w:val="de-DE"/>
        </w:rPr>
        <w:t xml:space="preserve"> Cao đẳng Kon Tum (sau đây gọi là Trường/nhà trường) được thành lập và chính thức đi vào hoạt động từ ngày 01 tháng 01 năm 2018 trên cơ sở sáp </w:t>
      </w:r>
      <w:r w:rsidRPr="000E47C0">
        <w:rPr>
          <w:iCs/>
          <w:szCs w:val="28"/>
          <w:lang w:val="nl-BE"/>
        </w:rPr>
        <w:t>nhập</w:t>
      </w:r>
      <w:r w:rsidRPr="000E47C0">
        <w:rPr>
          <w:szCs w:val="28"/>
          <w:lang w:val="de-DE"/>
        </w:rPr>
        <w:t xml:space="preserve"> các trường: Trường Cao đẳng Kinh tế - Kỹ thuật Kon Tum, Trường Cao đẳng Sư phạm Kon Tum, Trường Trung cấp Y tế Kon Tum và Trường Trung cấp Nghề Kon Tum</w:t>
      </w:r>
      <w:r w:rsidRPr="000E47C0">
        <w:rPr>
          <w:szCs w:val="28"/>
          <w:vertAlign w:val="superscript"/>
          <w:lang w:val="de-DE"/>
        </w:rPr>
        <w:footnoteReference w:id="1"/>
      </w:r>
      <w:r w:rsidRPr="000E47C0">
        <w:rPr>
          <w:szCs w:val="28"/>
          <w:lang w:val="de-DE"/>
        </w:rPr>
        <w:t xml:space="preserve">; ngày 26 tháng 6 năm 2023, </w:t>
      </w:r>
      <w:r w:rsidRPr="000E47C0">
        <w:rPr>
          <w:spacing w:val="-4"/>
          <w:szCs w:val="28"/>
          <w:lang w:val="nl-BE"/>
        </w:rPr>
        <w:t>Trường được tổ chức lại theo Quyết định số 339/QĐ-UBND của UBND tỉnh Kon Tum (cũ)</w:t>
      </w:r>
      <w:r w:rsidRPr="000E47C0">
        <w:rPr>
          <w:spacing w:val="-4"/>
          <w:szCs w:val="28"/>
          <w:vertAlign w:val="superscript"/>
          <w:lang w:val="nl-NL"/>
        </w:rPr>
        <w:footnoteReference w:id="2"/>
      </w:r>
      <w:r w:rsidRPr="000E47C0">
        <w:rPr>
          <w:spacing w:val="-4"/>
          <w:szCs w:val="28"/>
          <w:lang w:val="nl-BE"/>
        </w:rPr>
        <w:t xml:space="preserve"> và được chuyển về thuộc UBND tỉnh Quảng Ngãi (mới) từ ngày 01 tháng 7 năm 2025; đến ngày 29 tháng 4 năm 2026, Trường được UBND tỉnh Quảng Ngãi phê duyệt Đề án sắp xếp tổ chức bên trong thuộc Trường Cao đẳng Kon Tum</w:t>
      </w:r>
      <w:r w:rsidRPr="000E47C0">
        <w:rPr>
          <w:rStyle w:val="FootnoteReference"/>
          <w:spacing w:val="-4"/>
          <w:szCs w:val="28"/>
          <w:lang w:val="nl-BE"/>
        </w:rPr>
        <w:footnoteReference w:id="3"/>
      </w:r>
      <w:r w:rsidRPr="000E47C0">
        <w:rPr>
          <w:spacing w:val="-4"/>
          <w:szCs w:val="28"/>
          <w:lang w:val="nl-BE"/>
        </w:rPr>
        <w:t xml:space="preserve">. </w:t>
      </w:r>
      <w:r w:rsidRPr="000E47C0">
        <w:rPr>
          <w:szCs w:val="28"/>
          <w:lang w:val="de-DE"/>
        </w:rPr>
        <w:t>Trường là đơn vị sự nghiệp công lập trực thuộc và chịu sự lãnh đạo, quản lý toàn diện, trực tiếp của UBND tỉnh Quảng Ngãi; chịu sự quản lý nhà nước về chuyên môn, nghiệp vụ của Bộ Giáo dục và Đào tạo. Trường hoạt động theo cơ chế tự chủ một phần chi thường xuyên theo quy định của pháp luật.</w:t>
      </w:r>
    </w:p>
    <w:p w14:paraId="5EB82C90" w14:textId="77777777" w:rsidR="00197D5A" w:rsidRPr="000E47C0" w:rsidRDefault="00197D5A" w:rsidP="00197D5A">
      <w:pPr>
        <w:rPr>
          <w:lang w:val="nl-BE"/>
        </w:rPr>
      </w:pPr>
      <w:r w:rsidRPr="000E47C0">
        <w:rPr>
          <w:spacing w:val="-4"/>
          <w:szCs w:val="28"/>
          <w:lang w:val="de-DE"/>
        </w:rPr>
        <w:t xml:space="preserve">Trường có chức năng, nhiệm vụ đào tạo theo 3 cấp trình độ cao đẳng (CĐ), trung cấp (TC), sơ cấp (SC) và đào tạo dưới 3 tháng; bồi dưỡng nâng cao trình độ kỹ năng nghề cho người lao động theo yêu cầu của cơ sở sản xuất, kinh doanh, dịch vụ và người lao động; nghiên cứu, ứng dụng kỹ thuật - công nghệ nâng cao chất lượng hiệu quả đào tạo; hợp tác, liên kết tổ chức đào tạo; tổ chức sản xuất kinh doanh, dịch vụ theo quy định của pháp luật; tổ chức thực hiện chương trình bồi dưỡng theo tiêu chuẩn chức danh nghề nghiệp; chương trình bồi dưỡng theo yêu cầu của vị trí việc làm, kiến thức, kỹ năng chuyên ngành cho cán bộ, công chức, viên chức; đào tạo, bồi dưỡng Tiếng Việt cho người nước ngoài; bồi dưỡng tiếng dân tộc thiểu số Ba Na cho công dân Việt Nam có nhu cầu học tiếng dân tộc thiểu số; cán bộ, công chức, viên chức và sĩ quan, chiến sĩ trong lực lượng công an, quân đội đang công tác ở vùng đồng bào dân tộc thiểu số và miền núi. </w:t>
      </w:r>
      <w:r w:rsidRPr="000E47C0">
        <w:rPr>
          <w:lang w:val="nl-BE"/>
        </w:rPr>
        <w:t xml:space="preserve">Từ năm 2004 đến nay, nhà trường đã triển khai đào tạo các cấp trình độ cao đẳng, trung cấp ngành, nghề Công nghệ ô tô và tham gia thực hiện các hoạt động có liên quan đến lĩnh vực đường bộ như: Đào tạo lái xe ô tô, mô tô các hạng; tổ chức hoạt động dịch vụ trung tâm sát hạch lái xe loại III. </w:t>
      </w:r>
    </w:p>
    <w:p w14:paraId="5A9280EE" w14:textId="77777777" w:rsidR="00197D5A" w:rsidRPr="000E47C0" w:rsidRDefault="00197D5A" w:rsidP="00197D5A">
      <w:pPr>
        <w:rPr>
          <w:lang w:val="nl-NL"/>
        </w:rPr>
      </w:pPr>
      <w:r w:rsidRPr="000E47C0">
        <w:rPr>
          <w:lang w:val="nl-NL"/>
        </w:rPr>
        <w:t>Tốc độ tăng trưởng kinh tế - xã hội của tỉnh những năm gần đây có chiều hướng phát triển nhanh, mức độ đầu tư phương tiện XCG tại các doanh nghiệp nói chung, doanh nghiệp kinh doanh vận tải nói riêng trên địa bàn tỉnh tăng mạnh, kể cả quy mô và số lượng phương tiện cơ giới. Thêm vào đó số lượng xe ô tô cá nhân ngày càng nhiều. Do đó nhu cầu sử dụng phương tiện cơ giới đường bộ đi kèm với nhu cầu kiểm định an toàn kỹ thuật và bảo vệ môi trường là rất lớn. Hiện nay, trên địa bàn phía Tây tỉnh Quảng Ngãi (tỉnh Kon Tum cũ) chỉ có duy nhất Trung tâm Đăng kiểm 8201S trực thuộc Sở Xây dựng tỉnh Quảng Ngãi, tuy nhiên năng lực hoạt động của đơn vị này chưa đáp ứng được nhu cầu đăng kiểm của chủ phương tiện trên địa bàn khu vực phía Tây tỉnh Quảng Ngãi, dẫn đến tình trạng quá tải, nhiều chủ phương tiện phải đến các trung tâm đăng kiểm ở các tỉnh, thành phố lân cận (Gia Lai, Đà Nẵng, ...), dẫn đến tốn kém và thất thu cho ngân sách tỉnh và phát sinh thêm kinh phí, thời gian của chủ phương tiện.</w:t>
      </w:r>
    </w:p>
    <w:p w14:paraId="41690486"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hd w:val="clear" w:color="auto" w:fill="FFFFFF"/>
        <w:rPr>
          <w:bCs/>
          <w:szCs w:val="28"/>
          <w:lang w:val="de-DE"/>
        </w:rPr>
      </w:pPr>
      <w:r w:rsidRPr="000E47C0">
        <w:rPr>
          <w:lang w:val="nl-BE"/>
        </w:rPr>
        <w:t xml:space="preserve">Trước yêu cầu cấp bách của Đảng, Nhà nước nói chung và của Tỉnh ủy, UBND tỉnh nói riêng về đổi mới, tổ chức lại hệ thống tổ chức quản lý, nâng cao chất lượng và hiệu quả hoạt động của các đơn vị sự nghiệp công lập, tại buổi làm việc với Lãnh đạo Trường ngày 06 tháng 3 năm 2018, đồng chí Bí thư Tỉnh uỷ, Chủ tịch Hội đồng nhân dân tỉnh (Kon Tum cũ) yêu cầu nhà trường sớm xây dựng </w:t>
      </w:r>
      <w:r w:rsidRPr="000E47C0">
        <w:rPr>
          <w:i/>
          <w:iCs/>
          <w:lang w:val="nl-BE"/>
        </w:rPr>
        <w:t>phương án thành lập các trung tâm dịch vụ trực thuộc trường hoạt động theo mô hình doanh nghiệp</w:t>
      </w:r>
      <w:r w:rsidRPr="000E47C0">
        <w:rPr>
          <w:lang w:val="nl-BE"/>
        </w:rPr>
        <w:t xml:space="preserve"> để đáp ứng yêu cầu nhiệm vụ trong tình hình mới và khai thác có hiệu quả cơ sở vật chất, số lao động hiện có của Trường</w:t>
      </w:r>
      <w:r w:rsidRPr="000E47C0">
        <w:rPr>
          <w:rStyle w:val="FootnoteReference"/>
          <w:lang w:val="nl-BE"/>
        </w:rPr>
        <w:footnoteReference w:id="4"/>
      </w:r>
      <w:r w:rsidRPr="000E47C0">
        <w:rPr>
          <w:lang w:val="nl-BE"/>
        </w:rPr>
        <w:t xml:space="preserve">. Tiếp theo đó, </w:t>
      </w:r>
      <w:bookmarkStart w:id="3" w:name="_Hlk52955599"/>
      <w:r w:rsidRPr="000E47C0">
        <w:rPr>
          <w:lang w:val="nl-BE"/>
        </w:rPr>
        <w:t xml:space="preserve">tại buổi làm việc với Trường và các sở, ban, ngành có liên quan ngày 27 tháng 5 năm 2020, đồng chí Phó Bí thư Tỉnh ủy, Chủ tịch UBND tỉnh Kon Tum (cũ) đã yêu cầu nhà trường chủ động, phối hợp với các sở, ngành liên quan khắc phục những khó khăn, khai thác có hiệu quả tiềm năng, lợi thế của nhà trường gắn với đẩy mạnh hoạt động dịch vụ theo hướng xã hội hoá, trong đó có </w:t>
      </w:r>
      <w:r w:rsidRPr="000E47C0">
        <w:rPr>
          <w:bCs/>
          <w:i/>
          <w:lang w:val="nl-BE"/>
        </w:rPr>
        <w:t>dịch vụ xã hội hoá Đăng kiểm xe cơ giới</w:t>
      </w:r>
      <w:bookmarkEnd w:id="3"/>
      <w:r w:rsidRPr="000E47C0">
        <w:rPr>
          <w:rStyle w:val="FootnoteReference"/>
          <w:lang w:val="nl-BE"/>
        </w:rPr>
        <w:footnoteReference w:id="5"/>
      </w:r>
      <w:r w:rsidRPr="000E47C0">
        <w:rPr>
          <w:i/>
          <w:lang w:val="nl-BE"/>
        </w:rPr>
        <w:t xml:space="preserve">. </w:t>
      </w:r>
      <w:r w:rsidRPr="000E47C0">
        <w:rPr>
          <w:iCs/>
          <w:lang w:val="nl-BE"/>
        </w:rPr>
        <w:t>Từ đó đến nay,</w:t>
      </w:r>
      <w:r w:rsidRPr="000E47C0">
        <w:rPr>
          <w:b/>
          <w:iCs/>
          <w:lang w:val="nl-BE"/>
        </w:rPr>
        <w:t xml:space="preserve"> </w:t>
      </w:r>
      <w:r w:rsidRPr="000E47C0">
        <w:rPr>
          <w:bCs/>
          <w:iCs/>
          <w:lang w:val="nl-BE"/>
        </w:rPr>
        <w:t xml:space="preserve">nhà trường đã chủ động, tích cực chuẩn bị các điều kiện, xây dựng Đề án trình cấp có thẩm quyền thẩm định, phê duyệt. Tuy nhiên, UBND tỉnh Kon Tum (cũ) chưa xem xét, thông qua do chưa hoàn thành công tác xã hội hoá Trung tâm Đăng kiểm 8201S (trực thuộc Sở Xây dựng). Ngày 19 tháng 01 năm 2026, UBND tỉnh Quảng Ngãi ban hành Quyết định số 30/QĐ-UBND nhiệm vụ, giải pháp chủ yếu thực hiện Kế hoạch phát triển kinh tế - xã hội năm 2026 của tỉnh Quảng Ngãi, trong đó có giao nhiệm vụ cho nhà trường chủ trì xây dựng </w:t>
      </w:r>
      <w:r w:rsidRPr="000E47C0">
        <w:rPr>
          <w:bCs/>
          <w:szCs w:val="28"/>
          <w:lang w:val="de-DE"/>
        </w:rPr>
        <w:t>Đề án thành lập Trung tâm Đăng kiểm xe cơ giới trực thuộc Trường (hoàn thành trong Quý II năm 2026, gia hạn hoàn thành trong tháng 8/2026 theo Văn bản số 6767/UBND-NC ngày 10 tháng 7 năm 2026).</w:t>
      </w:r>
    </w:p>
    <w:p w14:paraId="74DF6F41" w14:textId="77777777" w:rsidR="00197D5A" w:rsidRPr="000E47C0" w:rsidRDefault="00197D5A" w:rsidP="00197D5A">
      <w:pPr>
        <w:rPr>
          <w:b/>
          <w:bCs/>
          <w:i/>
          <w:iCs/>
          <w:lang w:val="nl-NL"/>
        </w:rPr>
      </w:pPr>
      <w:r w:rsidRPr="000E47C0">
        <w:rPr>
          <w:i/>
          <w:iCs/>
          <w:lang w:val="nl-NL"/>
        </w:rPr>
        <w:t xml:space="preserve">Xuất phát từ những yêu cầu và thực trạng trên, Trường Cao đẳng Kon Tum xây dựng Đề án thành lập </w:t>
      </w:r>
      <w:r w:rsidRPr="000E47C0">
        <w:rPr>
          <w:b/>
          <w:bCs/>
          <w:i/>
          <w:iCs/>
          <w:lang w:val="nl-NL"/>
        </w:rPr>
        <w:t>Trung tâm Đăng kiểm xe cơ giới</w:t>
      </w:r>
      <w:r w:rsidRPr="000E47C0">
        <w:rPr>
          <w:i/>
          <w:iCs/>
          <w:lang w:val="nl-NL"/>
        </w:rPr>
        <w:t xml:space="preserve"> (sau đây gọi tắt là Trung tâm), Trung tâm này do </w:t>
      </w:r>
      <w:r w:rsidRPr="000E47C0">
        <w:rPr>
          <w:b/>
          <w:bCs/>
          <w:i/>
          <w:iCs/>
          <w:lang w:val="nl-NL"/>
        </w:rPr>
        <w:t xml:space="preserve">Công ty Trách nhiệm hữu hạn (TNHH) Đăng kiểm Cao đẳng Kon Tum </w:t>
      </w:r>
      <w:r w:rsidRPr="000E47C0">
        <w:rPr>
          <w:i/>
          <w:iCs/>
          <w:lang w:val="nl-NL"/>
        </w:rPr>
        <w:t xml:space="preserve">(sau đây gọi tắt là Công ty) trực thuộc Trường Cao đẳng Kon Tum quản trị và điều hành, hoạt động theo mô hình doanh nghiệp có vốn góp của Nhà nước (Trường Cao đẳng Kon Tum) nhằm </w:t>
      </w:r>
      <w:bookmarkStart w:id="4" w:name="_Hlk49847639"/>
      <w:r w:rsidRPr="000E47C0">
        <w:rPr>
          <w:i/>
          <w:iCs/>
          <w:lang w:val="nl-NL"/>
        </w:rPr>
        <w:t xml:space="preserve">khai thác, </w:t>
      </w:r>
      <w:r w:rsidRPr="000E47C0">
        <w:rPr>
          <w:rFonts w:eastAsia="CIDFont+F2"/>
          <w:i/>
          <w:iCs/>
          <w:lang w:val="nl-NL"/>
        </w:rPr>
        <w:t>sử dụng</w:t>
      </w:r>
      <w:r w:rsidRPr="000E47C0">
        <w:rPr>
          <w:i/>
          <w:iCs/>
          <w:lang w:val="nl-NL"/>
        </w:rPr>
        <w:t xml:space="preserve"> có hiệu quả nguồn nhân lực, cơ sở vật chất, tài sản công hiện có của nhà trường, gắn với hoạt động dịch vụ theo hướng xã hội hóa để tạo nguồn thu sự nghiệp cho nhà trường</w:t>
      </w:r>
      <w:bookmarkEnd w:id="4"/>
      <w:r w:rsidRPr="000E47C0">
        <w:rPr>
          <w:i/>
          <w:iCs/>
          <w:lang w:val="nl-NL"/>
        </w:rPr>
        <w:t>; đồng thời huy động tiềm năng, nguồn vốn của xã hội đầu tư cho hoạt động kiểm định, khai thác có hiệu quả tài sản công nhằm đáp ứng nhu cầu kiểm định XCG của xã hội, không sử dụng ngân sách nhà nước (NSNN) chi cho đầu tư; tạo điều kiện thuận lợi tối đa cho chủ phương tiện, tạo ra tính cạnh tranh lành mạnh để phát triển lĩnh vực kiểm định XCG trên địa bàn tỉnh.</w:t>
      </w:r>
    </w:p>
    <w:p w14:paraId="3ABC0401" w14:textId="77777777" w:rsidR="00197D5A" w:rsidRPr="000E47C0" w:rsidRDefault="00197D5A" w:rsidP="00197D5A">
      <w:pPr>
        <w:pStyle w:val="Heading1"/>
        <w:rPr>
          <w:color w:val="auto"/>
          <w:lang w:val="nl-NL"/>
        </w:rPr>
      </w:pPr>
      <w:bookmarkStart w:id="5" w:name="_Toc236064012"/>
      <w:r w:rsidRPr="000E47C0">
        <w:rPr>
          <w:color w:val="auto"/>
          <w:lang w:val="nl-NL"/>
        </w:rPr>
        <w:t>II. CƠ SỞ XÂY DỰNG ĐỀ ÁN</w:t>
      </w:r>
      <w:bookmarkEnd w:id="5"/>
    </w:p>
    <w:p w14:paraId="59F269B6" w14:textId="77777777" w:rsidR="00AE4D3D" w:rsidRPr="000E47C0" w:rsidRDefault="00AE4D3D" w:rsidP="00AE4D3D">
      <w:pPr>
        <w:rPr>
          <w:b/>
          <w:bCs/>
          <w:i/>
          <w:iCs/>
          <w:lang w:val="nl-NL"/>
        </w:rPr>
      </w:pPr>
      <w:r w:rsidRPr="000E47C0">
        <w:rPr>
          <w:b/>
          <w:bCs/>
          <w:i/>
          <w:iCs/>
          <w:lang w:val="nl-NL"/>
        </w:rPr>
        <w:t>* Cơ sở chính trị, pháp lý</w:t>
      </w:r>
    </w:p>
    <w:p w14:paraId="43CE52AB"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rPr>
        <w:t>Nghị quyết số 19-NQ/TW ngày 25 tháng 10 năm 2017 Hội nghị lần thứ sáu Ban Chấp hành Trung ương Đảng khóa XII về tiếp tục đổi mới hệ thống tổ chức và quản lý, nâng cao chất lượng và hiệu quả hoạt động của các đơn vị sự nghiệp công lập;</w:t>
      </w:r>
    </w:p>
    <w:p w14:paraId="4A883228"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rPr>
        <w:t>Quy định số 224-QĐ/TW ngày 14 tháng 10 năm 2026 của Ban Chấp hành Trung ương về đảng viên tham gia hoạt động đầu tư kinh doanh;</w:t>
      </w:r>
    </w:p>
    <w:p w14:paraId="5D464502"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vi-VN"/>
        </w:rPr>
        <w:t xml:space="preserve">Luật </w:t>
      </w:r>
      <w:r w:rsidRPr="000E47C0">
        <w:rPr>
          <w:color w:val="auto"/>
          <w:shd w:val="clear" w:color="auto" w:fill="FFFFFF"/>
          <w:lang w:val="nl-NL"/>
        </w:rPr>
        <w:t xml:space="preserve">Trật tự, an </w:t>
      </w:r>
      <w:r w:rsidRPr="000E47C0">
        <w:rPr>
          <w:color w:val="auto"/>
        </w:rPr>
        <w:t>toàn</w:t>
      </w:r>
      <w:r w:rsidRPr="000E47C0">
        <w:rPr>
          <w:color w:val="auto"/>
          <w:shd w:val="clear" w:color="auto" w:fill="FFFFFF"/>
          <w:lang w:val="nl-NL"/>
        </w:rPr>
        <w:t xml:space="preserve"> g</w:t>
      </w:r>
      <w:r w:rsidRPr="000E47C0">
        <w:rPr>
          <w:color w:val="auto"/>
          <w:shd w:val="clear" w:color="auto" w:fill="FFFFFF"/>
          <w:lang w:val="vi-VN"/>
        </w:rPr>
        <w:t xml:space="preserve">iao thông đường bộ ngày </w:t>
      </w:r>
      <w:r w:rsidRPr="000E47C0">
        <w:rPr>
          <w:color w:val="auto"/>
          <w:shd w:val="clear" w:color="auto" w:fill="FFFFFF"/>
          <w:lang w:val="nl-NL"/>
        </w:rPr>
        <w:t>27</w:t>
      </w:r>
      <w:r w:rsidRPr="000E47C0">
        <w:rPr>
          <w:color w:val="auto"/>
          <w:shd w:val="clear" w:color="auto" w:fill="FFFFFF"/>
          <w:lang w:val="vi-VN"/>
        </w:rPr>
        <w:t xml:space="preserve"> th</w:t>
      </w:r>
      <w:r w:rsidRPr="000E47C0">
        <w:rPr>
          <w:color w:val="auto"/>
          <w:shd w:val="clear" w:color="auto" w:fill="FFFFFF"/>
          <w:lang w:val="nl-NL"/>
        </w:rPr>
        <w:t>á</w:t>
      </w:r>
      <w:r w:rsidRPr="000E47C0">
        <w:rPr>
          <w:color w:val="auto"/>
          <w:shd w:val="clear" w:color="auto" w:fill="FFFFFF"/>
          <w:lang w:val="vi-VN"/>
        </w:rPr>
        <w:t xml:space="preserve">ng </w:t>
      </w:r>
      <w:r w:rsidRPr="000E47C0">
        <w:rPr>
          <w:color w:val="auto"/>
          <w:shd w:val="clear" w:color="auto" w:fill="FFFFFF"/>
          <w:lang w:val="nl-NL"/>
        </w:rPr>
        <w:t>6</w:t>
      </w:r>
      <w:r w:rsidRPr="000E47C0">
        <w:rPr>
          <w:color w:val="auto"/>
          <w:shd w:val="clear" w:color="auto" w:fill="FFFFFF"/>
          <w:lang w:val="vi-VN"/>
        </w:rPr>
        <w:t xml:space="preserve"> năm 20</w:t>
      </w:r>
      <w:r w:rsidRPr="000E47C0">
        <w:rPr>
          <w:color w:val="auto"/>
          <w:shd w:val="clear" w:color="auto" w:fill="FFFFFF"/>
          <w:lang w:val="nl-NL"/>
        </w:rPr>
        <w:t>24</w:t>
      </w:r>
      <w:r w:rsidRPr="000E47C0">
        <w:rPr>
          <w:color w:val="auto"/>
          <w:shd w:val="clear" w:color="auto" w:fill="FFFFFF"/>
          <w:lang w:val="vi-VN"/>
        </w:rPr>
        <w:t>;</w:t>
      </w:r>
    </w:p>
    <w:p w14:paraId="6BD2443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nl-NL"/>
        </w:rPr>
        <w:t xml:space="preserve">Luật Giáo dục </w:t>
      </w:r>
      <w:r w:rsidRPr="000E47C0">
        <w:rPr>
          <w:color w:val="auto"/>
          <w:shd w:val="clear" w:color="auto" w:fill="FFFFFF"/>
          <w:lang w:val="vi-VN"/>
        </w:rPr>
        <w:t>nghề nghiệp ngày 10 tháng 12 năm 2025;</w:t>
      </w:r>
    </w:p>
    <w:p w14:paraId="7C90517D"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Doanh nghiệp ngày 17 tháng 6 năm 2020 (hợp nhất tại Văn bản hợp nhất số 67/VBHN-VPQH ngày 15 tháng 8 năm 2025);</w:t>
      </w:r>
    </w:p>
    <w:p w14:paraId="4793225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Quản lý và đầu tư vốn nhà nước tại doanh nghiệp ngày 14 tháng 6 năm 2025;</w:t>
      </w:r>
    </w:p>
    <w:p w14:paraId="72986BA4" w14:textId="77777777" w:rsidR="00197D5A" w:rsidRPr="000E47C0" w:rsidRDefault="00197D5A" w:rsidP="00D66A07">
      <w:pPr>
        <w:pStyle w:val="ListParagraph"/>
        <w:rPr>
          <w:color w:val="auto"/>
          <w:shd w:val="clear" w:color="auto" w:fill="FFFFFF"/>
        </w:rPr>
      </w:pPr>
      <w:r w:rsidRPr="000E47C0">
        <w:rPr>
          <w:color w:val="auto"/>
          <w:shd w:val="clear" w:color="auto" w:fill="FFFFFF"/>
          <w:lang w:val="vi-VN"/>
        </w:rPr>
        <w:t>Luật Quản lý, sử dụng tài sản công ngày 21 tháng 6 năm 2017</w:t>
      </w:r>
      <w:r w:rsidRPr="000E47C0">
        <w:rPr>
          <w:color w:val="auto"/>
          <w:shd w:val="clear" w:color="auto" w:fill="FFFFFF"/>
        </w:rPr>
        <w:t xml:space="preserve"> (hợp nhất tại Văn bản hợp nhất số 97/VBHN-VPQH ngày 22 tháng 8 năm 2025);</w:t>
      </w:r>
    </w:p>
    <w:p w14:paraId="5C667A32"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Đất đai ngày 18 tháng 01 năm 2024 (hợp nhất tại Văn bản hợp nhất số 44/VBHN-VPQH ngày 16 tháng 3 năm 2026);</w:t>
      </w:r>
    </w:p>
    <w:p w14:paraId="626AC7AC" w14:textId="77777777" w:rsidR="0004260A" w:rsidRPr="000E47C0" w:rsidRDefault="00197D5A" w:rsidP="0004260A">
      <w:pPr>
        <w:pStyle w:val="ListParagraph"/>
        <w:rPr>
          <w:color w:val="auto"/>
          <w:shd w:val="clear" w:color="auto" w:fill="FFFFFF"/>
        </w:rPr>
      </w:pPr>
      <w:r w:rsidRPr="000E47C0">
        <w:rPr>
          <w:color w:val="auto"/>
          <w:shd w:val="clear" w:color="auto" w:fill="FFFFFF"/>
        </w:rPr>
        <w:t>Luật Kế toán ngày 20 tháng 11 năm 2015 (hợp nhất tại Văn bản hợp nhất số 41/VBHN-VPQH ngày 16 tháng 3 năm 2026);</w:t>
      </w:r>
    </w:p>
    <w:p w14:paraId="357B06D3" w14:textId="77777777" w:rsidR="00197D5A" w:rsidRPr="000E47C0" w:rsidRDefault="00197D5A" w:rsidP="00D145DD">
      <w:pPr>
        <w:pStyle w:val="ListParagraph"/>
        <w:rPr>
          <w:color w:val="auto"/>
          <w:shd w:val="clear" w:color="auto" w:fill="FFFFFF"/>
          <w:lang w:val="vi-VN"/>
        </w:rPr>
      </w:pPr>
      <w:r w:rsidRPr="000E47C0">
        <w:rPr>
          <w:color w:val="auto"/>
          <w:shd w:val="clear" w:color="auto" w:fill="FFFFFF"/>
          <w:lang w:val="vi-VN"/>
        </w:rPr>
        <w:t xml:space="preserve">Nghị định số </w:t>
      </w:r>
      <w:r w:rsidRPr="000E47C0">
        <w:rPr>
          <w:color w:val="auto"/>
          <w:shd w:val="clear" w:color="auto" w:fill="FFFFFF"/>
        </w:rPr>
        <w:t>89</w:t>
      </w:r>
      <w:r w:rsidRPr="000E47C0">
        <w:rPr>
          <w:color w:val="auto"/>
          <w:shd w:val="clear" w:color="auto" w:fill="FFFFFF"/>
          <w:lang w:val="vi-VN"/>
        </w:rPr>
        <w:t>/202</w:t>
      </w:r>
      <w:r w:rsidRPr="000E47C0">
        <w:rPr>
          <w:color w:val="auto"/>
          <w:shd w:val="clear" w:color="auto" w:fill="FFFFFF"/>
        </w:rPr>
        <w:t>6</w:t>
      </w:r>
      <w:r w:rsidRPr="000E47C0">
        <w:rPr>
          <w:color w:val="auto"/>
          <w:shd w:val="clear" w:color="auto" w:fill="FFFFFF"/>
          <w:lang w:val="vi-VN"/>
        </w:rPr>
        <w:t xml:space="preserve">/NĐ-CP ngày </w:t>
      </w:r>
      <w:r w:rsidRPr="000E47C0">
        <w:rPr>
          <w:color w:val="auto"/>
          <w:shd w:val="clear" w:color="auto" w:fill="FFFFFF"/>
        </w:rPr>
        <w:t>30</w:t>
      </w:r>
      <w:r w:rsidRPr="000E47C0">
        <w:rPr>
          <w:color w:val="auto"/>
          <w:shd w:val="clear" w:color="auto" w:fill="FFFFFF"/>
          <w:lang w:val="vi-VN"/>
        </w:rPr>
        <w:t xml:space="preserve"> tháng </w:t>
      </w:r>
      <w:r w:rsidRPr="000E47C0">
        <w:rPr>
          <w:color w:val="auto"/>
          <w:shd w:val="clear" w:color="auto" w:fill="FFFFFF"/>
        </w:rPr>
        <w:t>3</w:t>
      </w:r>
      <w:r w:rsidRPr="000E47C0">
        <w:rPr>
          <w:color w:val="auto"/>
          <w:shd w:val="clear" w:color="auto" w:fill="FFFFFF"/>
          <w:lang w:val="vi-VN"/>
        </w:rPr>
        <w:t xml:space="preserve"> năm 202</w:t>
      </w:r>
      <w:r w:rsidRPr="000E47C0">
        <w:rPr>
          <w:color w:val="auto"/>
          <w:shd w:val="clear" w:color="auto" w:fill="FFFFFF"/>
        </w:rPr>
        <w:t>6</w:t>
      </w:r>
      <w:r w:rsidRPr="000E47C0">
        <w:rPr>
          <w:color w:val="auto"/>
          <w:shd w:val="clear" w:color="auto" w:fill="FFFFFF"/>
          <w:lang w:val="vi-VN"/>
        </w:rPr>
        <w:t xml:space="preserve"> của Chính phủ quy định về điều kiện kinh doanh dịch vụ kiểm định xe cơ giới; tổ chức, hoạt động của cơ sở đăng kiểm; niên hạn sử dụng của xe cơ giới;</w:t>
      </w:r>
    </w:p>
    <w:p w14:paraId="4BC1915C"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5BF265E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Nghị định số 186/2025/NĐ-CP ngày 01 tháng 7 năm 2025 của Chính phủ quy định chi tiết một số điều của Luật Quản lý, sử dụng tài sản công;</w:t>
      </w:r>
      <w:r w:rsidRPr="000E47C0">
        <w:rPr>
          <w:color w:val="auto"/>
          <w:shd w:val="clear" w:color="auto" w:fill="FFFFFF"/>
        </w:rPr>
        <w:t xml:space="preserve"> đã được sửa đổi, bổ sung một số điều tại Nghị định số 286/2025/NĐ-CP ngày 03 tháng 11 năm 2025 của Chính phủ sửa đổi, bổ sung một số điều của các Nghị định trong lĩnh vực quản lý, sử dụng tài sản công;</w:t>
      </w:r>
    </w:p>
    <w:p w14:paraId="7D3CA6A2" w14:textId="56304BD4"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181/2026/NĐ-CP ngày 21 tháng 5 năm 2026 của Chính phủ về quản lý người giữ chức danh, chức vụ và người đại diện phần vốn nhà nước tại doanh nghiệp</w:t>
      </w:r>
      <w:r w:rsidRPr="000E47C0">
        <w:rPr>
          <w:color w:val="auto"/>
          <w:shd w:val="clear" w:color="auto" w:fill="FFFFFF"/>
        </w:rPr>
        <w:t>;</w:t>
      </w:r>
    </w:p>
    <w:p w14:paraId="1AD192E2" w14:textId="3024F9BB"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299/2026/NĐ-CP ngày 28 tháng 7 năm 2026 của Chính phủ quy định tổ chức đơn vị sự nghiệp công lập</w:t>
      </w:r>
      <w:r w:rsidRPr="000E47C0">
        <w:rPr>
          <w:color w:val="auto"/>
          <w:shd w:val="clear" w:color="auto" w:fill="FFFFFF"/>
        </w:rPr>
        <w:t>;</w:t>
      </w:r>
    </w:p>
    <w:p w14:paraId="65F90C1C" w14:textId="77777777"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74FCAFA8" w14:textId="77777777" w:rsidR="00197D5A" w:rsidRPr="00CC2C98" w:rsidRDefault="00197D5A" w:rsidP="00197D5A">
      <w:pPr>
        <w:pStyle w:val="ListParagraph"/>
        <w:rPr>
          <w:color w:val="auto"/>
          <w:shd w:val="clear" w:color="auto" w:fill="FFFFFF"/>
          <w:lang w:val="vi-VN"/>
        </w:rPr>
      </w:pPr>
      <w:r w:rsidRPr="000E47C0">
        <w:rPr>
          <w:color w:val="auto"/>
          <w:shd w:val="clear" w:color="auto" w:fill="FFFFFF"/>
          <w:lang w:val="vi-VN"/>
        </w:rPr>
        <w:t>Thông tư số 45/2024/TT-BGTVT ngày 15 tháng 11 năm 2024 của Bộ trưởng Bộ Giao thông vận tải quy định về cấp mới, cấp lại, tạm đình chỉ, thu hồi chứng chỉ ĐKV phương tiện giao thông đường bộ;</w:t>
      </w:r>
    </w:p>
    <w:p w14:paraId="56388A87" w14:textId="69BD02D5" w:rsidR="00CC2C98" w:rsidRPr="000E47C0" w:rsidRDefault="00CC2C98" w:rsidP="00197D5A">
      <w:pPr>
        <w:pStyle w:val="ListParagraph"/>
        <w:rPr>
          <w:color w:val="auto"/>
          <w:shd w:val="clear" w:color="auto" w:fill="FFFFFF"/>
          <w:lang w:val="vi-VN"/>
        </w:rPr>
      </w:pPr>
      <w:r>
        <w:rPr>
          <w:color w:val="auto"/>
          <w:shd w:val="clear" w:color="auto" w:fill="FFFFFF"/>
        </w:rPr>
        <w:t xml:space="preserve">Thông tư số 120/2025/TT-BTC ngày 18 tháng 12 năm 2025 của Bộ trưởng Bộ Tài chính </w:t>
      </w:r>
      <w:r w:rsidRPr="00CC2C98">
        <w:rPr>
          <w:color w:val="auto"/>
          <w:shd w:val="clear" w:color="auto" w:fill="FFFFFF"/>
        </w:rPr>
        <w:t>hướng dẫn một số điều của Nghị định số 186/2025/NĐ-CP ngày 01 tháng 7 năm 2025 của Chính phủ quy định chi tiết một số điều của Luật Quản lý, sử dụng tài sản công</w:t>
      </w:r>
      <w:r>
        <w:rPr>
          <w:color w:val="auto"/>
          <w:shd w:val="clear" w:color="auto" w:fill="FFFFFF"/>
        </w:rPr>
        <w:t>;</w:t>
      </w:r>
    </w:p>
    <w:p w14:paraId="1CEBABC8"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40/2025/TT-BXD ngày 28 tháng 11 năm 2025 c</w:t>
      </w:r>
      <w:r w:rsidRPr="000E47C0">
        <w:rPr>
          <w:color w:val="auto"/>
          <w:shd w:val="clear" w:color="auto" w:fill="FFFFFF"/>
        </w:rPr>
        <w:t>ủa</w:t>
      </w:r>
      <w:r w:rsidRPr="000E47C0">
        <w:rPr>
          <w:color w:val="auto"/>
          <w:shd w:val="clear" w:color="auto" w:fill="FFFFFF"/>
          <w:lang w:val="vi-VN"/>
        </w:rPr>
        <w:t xml:space="preserve"> Bộ trưởng Bộ Xây dựng quy định cơ chế, chính sách quản lý giá dịch vụ kiểm định, miễn kiểm định lần đầu cho xe cơ giới, xe máy chuyên dùng;</w:t>
      </w:r>
    </w:p>
    <w:p w14:paraId="1829D2ED" w14:textId="77777777" w:rsidR="00224D9C"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XCG của cơ sở đăng kiểm xe cơ giới, cơ sở kiểm định khí thải xe mô tô, xe gắn máy;</w:t>
      </w:r>
      <w:r w:rsidRPr="000E47C0">
        <w:rPr>
          <w:color w:val="auto"/>
          <w:shd w:val="clear" w:color="auto" w:fill="FFFFFF"/>
        </w:rPr>
        <w:t xml:space="preserve">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178D9B94"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2E962933"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03/2026/TT-BTC ngày 01 tháng 01 năm 2026 của Bộ trưởng Bộ Tài chính sửa đổi, bổ sung một số điều của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r w:rsidRPr="000E47C0">
        <w:rPr>
          <w:color w:val="auto"/>
          <w:shd w:val="clear" w:color="auto" w:fill="FFFFFF"/>
        </w:rPr>
        <w:t>;</w:t>
      </w:r>
    </w:p>
    <w:p w14:paraId="51B7585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 xml:space="preserve">Thông tư số 238/2016/TT-BTC ngày 11 tháng 11 năm 2016 của </w:t>
      </w:r>
      <w:r w:rsidRPr="000E47C0">
        <w:rPr>
          <w:color w:val="auto"/>
          <w:shd w:val="clear" w:color="auto" w:fill="FFFFFF"/>
        </w:rPr>
        <w:t xml:space="preserve">Bộ trưởng </w:t>
      </w:r>
      <w:r w:rsidRPr="000E47C0">
        <w:rPr>
          <w:color w:val="auto"/>
          <w:shd w:val="clear" w:color="auto" w:fill="FFFFFF"/>
          <w:lang w:val="vi-VN"/>
        </w:rPr>
        <w:t>Bộ Tài chính quy định về giá dịch vụ kiểm định an toàn kỹ thuật và bảo vệ môi trường đối với xe cơ giới, thiết bị và xe máy chuyên dùng đang lưu hành; đánh giá, hiệu chuẩn thiết bị kiểm tra xe cơ giới</w:t>
      </w:r>
      <w:r w:rsidRPr="000E47C0">
        <w:rPr>
          <w:color w:val="auto"/>
          <w:shd w:val="clear" w:color="auto" w:fill="FFFFFF"/>
        </w:rPr>
        <w:t xml:space="preserve"> (hợp nhất tại Văn bản hợp nhất số 08/VBHN-BTC ngày 25 tháng 5 năm 2023);</w:t>
      </w:r>
    </w:p>
    <w:p w14:paraId="01C551D6"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50/2024/TT-BGTVT ngày 15 tháng 11 năm 2024 của 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 (QCVN 103:2024/BGTVT - Quy chuẩn kỹ thuật quốc gia về cơ sở vật chất kỹ thuật và vị trí cơ sở đăng kiểm xe cơ giới, cơ sở kiểm định khí thải xe mô tô, xe gắn máy);</w:t>
      </w:r>
    </w:p>
    <w:p w14:paraId="09E129C1" w14:textId="77777777" w:rsidR="00197D5A" w:rsidRPr="000E47C0" w:rsidRDefault="00197D5A" w:rsidP="00197D5A">
      <w:pPr>
        <w:pStyle w:val="ListParagraph"/>
        <w:rPr>
          <w:color w:val="auto"/>
          <w:shd w:val="clear" w:color="auto" w:fill="FFFFFF"/>
          <w:lang w:val="vi-VN"/>
        </w:rPr>
      </w:pPr>
      <w:bookmarkStart w:id="6" w:name="_Hlk52954760"/>
      <w:r w:rsidRPr="000E47C0">
        <w:rPr>
          <w:color w:val="auto"/>
          <w:shd w:val="clear" w:color="auto" w:fill="FFFFFF"/>
          <w:lang w:val="vi-VN"/>
        </w:rPr>
        <w:t>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Nghề Kon Tum thành Trường C</w:t>
      </w:r>
      <w:r w:rsidRPr="000E47C0">
        <w:rPr>
          <w:color w:val="auto"/>
          <w:shd w:val="clear" w:color="auto" w:fill="FFFFFF"/>
        </w:rPr>
        <w:t>ao đẳng Cộng đồng</w:t>
      </w:r>
      <w:r w:rsidRPr="000E47C0">
        <w:rPr>
          <w:color w:val="auto"/>
          <w:shd w:val="clear" w:color="auto" w:fill="FFFFFF"/>
          <w:lang w:val="vi-VN"/>
        </w:rPr>
        <w:t xml:space="preserve"> Kon Tum</w:t>
      </w:r>
      <w:bookmarkEnd w:id="6"/>
      <w:r w:rsidRPr="000E47C0">
        <w:rPr>
          <w:color w:val="auto"/>
          <w:shd w:val="clear" w:color="auto" w:fill="FFFFFF"/>
          <w:lang w:val="vi-VN"/>
        </w:rPr>
        <w:t xml:space="preserve">; </w:t>
      </w:r>
      <w:bookmarkStart w:id="7" w:name="_Hlk52954823"/>
    </w:p>
    <w:p w14:paraId="1E0B8EA2"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635/QĐ-LĐTBXH ngày 16 tháng 5 năm 2023 của Bộ trưởng Bộ Lao động - Thương binh và Xã hội đổi tên Trường Cao đẳng Cộng đồng Kon Tum thành Trường Cao đẳng Kon Tum;</w:t>
      </w:r>
    </w:p>
    <w:p w14:paraId="3C6BAC3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339/QĐ-UBND ngày 26 tháng 6 năm 2023 của UBND tỉnh Kon Tum tổ chức lại Trường Cao đẳng Cộng đồng Kon Tum, trực thuộc UBND tỉnh Kon Tum;</w:t>
      </w:r>
      <w:r w:rsidRPr="000E47C0">
        <w:rPr>
          <w:color w:val="auto"/>
          <w:shd w:val="clear" w:color="auto" w:fill="FFFFFF"/>
        </w:rPr>
        <w:t xml:space="preserve"> Quyết định số 287/QĐ-UBND ngày 29 tháng 4 năm 2026 của UBND tỉnh Quảng Ngãi phê duyệt Đề án sắp xếp tổ chức bên trong thuộc Trường Cao đẳng Kon Tum;</w:t>
      </w:r>
    </w:p>
    <w:p w14:paraId="09B9AC1B"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543/QĐ-UBND ngày 30 tháng 6 năm 2025 của UBND tỉnh Quảng Ngãi chuyển và đổi tên các đơn vị thuộc UBND tỉnh Kon Tum về thuộc UBND tỉnh Quảng Ngãi;</w:t>
      </w:r>
    </w:p>
    <w:p w14:paraId="330C50F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 xml:space="preserve">Quyết định số 31/2025/QĐ-UBND ngày 15 tháng 10 năm 2025 của UBND tỉnh </w:t>
      </w:r>
      <w:r w:rsidRPr="000E47C0">
        <w:rPr>
          <w:color w:val="auto"/>
          <w:shd w:val="clear" w:color="auto" w:fill="FFFFFF"/>
        </w:rPr>
        <w:t xml:space="preserve">Quảng Ngãi </w:t>
      </w:r>
      <w:r w:rsidRPr="000E47C0">
        <w:rPr>
          <w:color w:val="auto"/>
          <w:shd w:val="clear" w:color="auto" w:fill="FFFFFF"/>
          <w:lang w:val="vi-VN"/>
        </w:rPr>
        <w:t>ban hành Quy định trách nhiệm, quyền hạn và phân cấp quản lý cán bộ, công chức, viên chức; người giữ chức danh, chức vụ và người đại diện phần vốn nhà nước tại doanh nghiệp thuộc thẩm quyền của UBND tỉnh Quảng Ngãi</w:t>
      </w:r>
      <w:r w:rsidRPr="000E47C0">
        <w:rPr>
          <w:color w:val="auto"/>
          <w:shd w:val="clear" w:color="auto" w:fill="FFFFFF"/>
        </w:rPr>
        <w:t>;</w:t>
      </w:r>
    </w:p>
    <w:p w14:paraId="7A89EBD0" w14:textId="77777777" w:rsidR="00B77BE9" w:rsidRPr="000E47C0" w:rsidRDefault="00B77BE9" w:rsidP="005D5B4A">
      <w:pPr>
        <w:pStyle w:val="ListParagraph"/>
        <w:rPr>
          <w:color w:val="auto"/>
          <w:shd w:val="clear" w:color="auto" w:fill="FFFFFF"/>
          <w:lang w:val="vi-VN"/>
        </w:rPr>
      </w:pPr>
      <w:r w:rsidRPr="000E47C0">
        <w:rPr>
          <w:color w:val="auto"/>
          <w:shd w:val="clear" w:color="auto" w:fill="FFFFFF"/>
        </w:rPr>
        <w:t xml:space="preserve">Quyết định số 46/2025/QĐ-CTUBND ngày 02 tháng 12 năm 2025 của Chủ tịch </w:t>
      </w:r>
      <w:r w:rsidRPr="000E47C0">
        <w:rPr>
          <w:color w:val="auto"/>
          <w:shd w:val="clear" w:color="auto" w:fill="FFFFFF"/>
          <w:lang w:val="vi-VN"/>
        </w:rPr>
        <w:t xml:space="preserve">UBND tỉnh </w:t>
      </w:r>
      <w:r w:rsidRPr="000E47C0">
        <w:rPr>
          <w:color w:val="auto"/>
          <w:shd w:val="clear" w:color="auto" w:fill="FFFFFF"/>
        </w:rPr>
        <w:t>Quảng Ngãi ban hành Quy định về phân cấp thẩm quyền quyết định việc quản lý, sử dụng tài sản công thuộc phạm vi quản lý của tỉnh Quảng Ngãi;</w:t>
      </w:r>
    </w:p>
    <w:p w14:paraId="18288898" w14:textId="77777777" w:rsidR="00197D5A" w:rsidRPr="000E47C0" w:rsidRDefault="00197D5A" w:rsidP="00197D5A">
      <w:pPr>
        <w:pStyle w:val="ListParagraph"/>
        <w:rPr>
          <w:color w:val="auto"/>
          <w:lang w:val="nl-NL"/>
        </w:rPr>
      </w:pPr>
      <w:r w:rsidRPr="000E47C0">
        <w:rPr>
          <w:color w:val="auto"/>
          <w:shd w:val="clear" w:color="auto" w:fill="FFFFFF"/>
          <w:lang w:val="vi-VN"/>
        </w:rPr>
        <w:t xml:space="preserve">Quyết định số 30/QĐ-UBND </w:t>
      </w:r>
      <w:r w:rsidRPr="000E47C0">
        <w:rPr>
          <w:color w:val="auto"/>
          <w:shd w:val="clear" w:color="auto" w:fill="FFFFFF"/>
        </w:rPr>
        <w:t>ng</w:t>
      </w:r>
      <w:r w:rsidRPr="000E47C0">
        <w:rPr>
          <w:color w:val="auto"/>
          <w:shd w:val="clear" w:color="auto" w:fill="FFFFFF"/>
          <w:lang w:val="vi-VN"/>
        </w:rPr>
        <w:t>ày 19</w:t>
      </w:r>
      <w:r w:rsidRPr="000E47C0">
        <w:rPr>
          <w:color w:val="auto"/>
          <w:shd w:val="clear" w:color="auto" w:fill="FFFFFF"/>
        </w:rPr>
        <w:t xml:space="preserve"> tháng </w:t>
      </w:r>
      <w:r w:rsidRPr="000E47C0">
        <w:rPr>
          <w:color w:val="auto"/>
          <w:shd w:val="clear" w:color="auto" w:fill="FFFFFF"/>
          <w:lang w:val="vi-VN"/>
        </w:rPr>
        <w:t>01</w:t>
      </w:r>
      <w:r w:rsidRPr="000E47C0">
        <w:rPr>
          <w:color w:val="auto"/>
          <w:shd w:val="clear" w:color="auto" w:fill="FFFFFF"/>
        </w:rPr>
        <w:t xml:space="preserve"> năm </w:t>
      </w:r>
      <w:r w:rsidRPr="000E47C0">
        <w:rPr>
          <w:color w:val="auto"/>
          <w:shd w:val="clear" w:color="auto" w:fill="FFFFFF"/>
          <w:lang w:val="vi-VN"/>
        </w:rPr>
        <w:t>2026</w:t>
      </w:r>
      <w:r w:rsidRPr="000E47C0">
        <w:rPr>
          <w:color w:val="auto"/>
          <w:shd w:val="clear" w:color="auto" w:fill="FFFFFF"/>
        </w:rPr>
        <w:t xml:space="preserve"> của </w:t>
      </w:r>
      <w:r w:rsidRPr="000E47C0">
        <w:rPr>
          <w:color w:val="auto"/>
          <w:shd w:val="clear" w:color="auto" w:fill="FFFFFF"/>
          <w:lang w:val="vi-VN"/>
        </w:rPr>
        <w:t>UBND tỉnh Quảng Ngãi ban hành nhiệm vụ, giải pháp chủ yếu thực hiện Kế hoạch phát triển kinh tế - xã hội năm 2026</w:t>
      </w:r>
      <w:r w:rsidRPr="000E47C0">
        <w:rPr>
          <w:color w:val="auto"/>
          <w:shd w:val="clear" w:color="auto" w:fill="FFFFFF"/>
        </w:rPr>
        <w:t>;</w:t>
      </w:r>
    </w:p>
    <w:p w14:paraId="660CF6C6" w14:textId="77777777" w:rsidR="00197D5A" w:rsidRPr="000E47C0" w:rsidRDefault="00197D5A" w:rsidP="00197D5A">
      <w:pPr>
        <w:pStyle w:val="ListParagraph"/>
        <w:rPr>
          <w:color w:val="auto"/>
          <w:lang w:val="nl-NL"/>
        </w:rPr>
      </w:pPr>
      <w:r w:rsidRPr="000E47C0">
        <w:rPr>
          <w:color w:val="auto"/>
          <w:shd w:val="clear" w:color="auto" w:fill="FFFFFF"/>
          <w:lang w:val="vi-VN"/>
        </w:rPr>
        <w:t xml:space="preserve">Quyết định số </w:t>
      </w:r>
      <w:r w:rsidRPr="000E47C0">
        <w:rPr>
          <w:color w:val="auto"/>
          <w:shd w:val="clear" w:color="auto" w:fill="FFFFFF"/>
        </w:rPr>
        <w:t>393</w:t>
      </w:r>
      <w:r w:rsidRPr="000E47C0">
        <w:rPr>
          <w:color w:val="auto"/>
          <w:shd w:val="clear" w:color="auto" w:fill="FFFFFF"/>
          <w:lang w:val="vi-VN"/>
        </w:rPr>
        <w:t xml:space="preserve">/QĐ-UBND ngày </w:t>
      </w:r>
      <w:r w:rsidRPr="000E47C0">
        <w:rPr>
          <w:color w:val="auto"/>
          <w:shd w:val="clear" w:color="auto" w:fill="FFFFFF"/>
        </w:rPr>
        <w:t>04</w:t>
      </w:r>
      <w:r w:rsidRPr="000E47C0">
        <w:rPr>
          <w:color w:val="auto"/>
          <w:shd w:val="clear" w:color="auto" w:fill="FFFFFF"/>
          <w:lang w:val="vi-VN"/>
        </w:rPr>
        <w:t xml:space="preserve"> tháng </w:t>
      </w:r>
      <w:r w:rsidRPr="000E47C0">
        <w:rPr>
          <w:color w:val="auto"/>
          <w:shd w:val="clear" w:color="auto" w:fill="FFFFFF"/>
        </w:rPr>
        <w:t>02</w:t>
      </w:r>
      <w:r w:rsidRPr="000E47C0">
        <w:rPr>
          <w:color w:val="auto"/>
          <w:shd w:val="clear" w:color="auto" w:fill="FFFFFF"/>
          <w:lang w:val="vi-VN"/>
        </w:rPr>
        <w:t xml:space="preserve"> năm 202</w:t>
      </w:r>
      <w:r w:rsidRPr="000E47C0">
        <w:rPr>
          <w:color w:val="auto"/>
          <w:shd w:val="clear" w:color="auto" w:fill="FFFFFF"/>
        </w:rPr>
        <w:t>6</w:t>
      </w:r>
      <w:r w:rsidRPr="000E47C0">
        <w:rPr>
          <w:color w:val="auto"/>
          <w:shd w:val="clear" w:color="auto" w:fill="FFFFFF"/>
          <w:lang w:val="vi-VN"/>
        </w:rPr>
        <w:t xml:space="preserve"> của UBND tỉnh</w:t>
      </w:r>
      <w:r w:rsidRPr="000E47C0">
        <w:rPr>
          <w:color w:val="auto"/>
          <w:shd w:val="clear" w:color="auto" w:fill="FFFFFF"/>
        </w:rPr>
        <w:t xml:space="preserve"> </w:t>
      </w:r>
      <w:r w:rsidRPr="000E47C0">
        <w:rPr>
          <w:color w:val="auto"/>
          <w:shd w:val="clear" w:color="auto" w:fill="FFFFFF"/>
          <w:lang w:val="vi-VN"/>
        </w:rPr>
        <w:t>Quảng Ngãi</w:t>
      </w:r>
      <w:r w:rsidRPr="000E47C0">
        <w:rPr>
          <w:color w:val="auto"/>
          <w:shd w:val="clear" w:color="auto" w:fill="FFFFFF"/>
        </w:rPr>
        <w:t xml:space="preserve"> p</w:t>
      </w:r>
      <w:r w:rsidRPr="000E47C0">
        <w:rPr>
          <w:color w:val="auto"/>
          <w:shd w:val="clear" w:color="auto" w:fill="FFFFFF"/>
          <w:lang w:val="vi-VN"/>
        </w:rPr>
        <w:t>hê duyệt phương án sắp xếp, bố trí, xử lý trụ sở, tài sản dôi dư của các cơ quan, tổ chức, đơn vị thuộc phạm vi quản lý của tỉnh Quảng Ngãi (đợt 3)</w:t>
      </w:r>
      <w:r w:rsidRPr="000E47C0">
        <w:rPr>
          <w:color w:val="auto"/>
          <w:shd w:val="clear" w:color="auto" w:fill="FFFFFF"/>
        </w:rPr>
        <w:t>;</w:t>
      </w:r>
    </w:p>
    <w:p w14:paraId="1A63F5AE" w14:textId="77777777" w:rsidR="00197D5A" w:rsidRPr="000E47C0" w:rsidRDefault="00197D5A" w:rsidP="00197D5A">
      <w:pPr>
        <w:pStyle w:val="ListParagraph"/>
        <w:rPr>
          <w:color w:val="auto"/>
          <w:lang w:val="nl-NL"/>
        </w:rPr>
      </w:pPr>
      <w:r w:rsidRPr="000E47C0">
        <w:rPr>
          <w:color w:val="auto"/>
          <w:shd w:val="clear" w:color="auto" w:fill="FFFFFF"/>
          <w:lang w:val="vi-VN"/>
        </w:rPr>
        <w:t>Các văn bản pháp luật, hành chính</w:t>
      </w:r>
      <w:r w:rsidRPr="000E47C0">
        <w:rPr>
          <w:bCs/>
          <w:iCs/>
          <w:color w:val="auto"/>
          <w:lang w:val="nl-NL"/>
        </w:rPr>
        <w:t xml:space="preserve"> khác liên quan.</w:t>
      </w:r>
    </w:p>
    <w:p w14:paraId="07D4CF55" w14:textId="77777777" w:rsidR="00AE4D3D" w:rsidRPr="000E47C0" w:rsidRDefault="00AE4D3D" w:rsidP="00B92936">
      <w:pPr>
        <w:rPr>
          <w:lang w:val="nl-NL"/>
        </w:rPr>
      </w:pPr>
      <w:r w:rsidRPr="000E47C0">
        <w:rPr>
          <w:b/>
          <w:bCs/>
          <w:i/>
          <w:iCs/>
          <w:lang w:val="nl-NL"/>
        </w:rPr>
        <w:t>* Cơ sở thực tiễn:</w:t>
      </w:r>
      <w:r w:rsidRPr="000E47C0">
        <w:rPr>
          <w:lang w:val="nl-NL"/>
        </w:rPr>
        <w:t xml:space="preserve"> Trong quá trình xây dựng Đề án, nhà trường đã tham khảo các mô hình hoạt động có tính chất tương đồng, cụ thể như sau:</w:t>
      </w:r>
    </w:p>
    <w:p w14:paraId="0A22AF6C" w14:textId="77777777" w:rsidR="00B92936" w:rsidRPr="000E47C0" w:rsidRDefault="00B92936" w:rsidP="00B92936">
      <w:pPr>
        <w:rPr>
          <w:lang w:val="af-ZA"/>
        </w:rPr>
      </w:pPr>
      <w:r w:rsidRPr="000E47C0">
        <w:rPr>
          <w:i/>
          <w:iCs/>
          <w:lang w:val="af-ZA"/>
        </w:rPr>
        <w:t>- Tương đồng về mô hình doanh nghiệp:</w:t>
      </w:r>
      <w:r w:rsidRPr="000E47C0">
        <w:rPr>
          <w:lang w:val="af-ZA"/>
        </w:rPr>
        <w:t xml:space="preserve"> </w:t>
      </w:r>
      <w:r w:rsidRPr="000E47C0">
        <w:rPr>
          <w:b/>
          <w:bCs/>
          <w:lang w:val="af-ZA"/>
        </w:rPr>
        <w:t>Đại học Trà Vinh</w:t>
      </w:r>
      <w:r w:rsidRPr="000E47C0">
        <w:rPr>
          <w:b/>
          <w:bCs/>
          <w:vertAlign w:val="superscript"/>
          <w:lang w:val="af-ZA"/>
        </w:rPr>
        <w:footnoteReference w:id="6"/>
      </w:r>
      <w:r w:rsidRPr="000E47C0">
        <w:rPr>
          <w:b/>
          <w:bCs/>
          <w:lang w:val="af-ZA"/>
        </w:rPr>
        <w:t xml:space="preserve"> </w:t>
      </w:r>
      <w:r w:rsidRPr="000E47C0">
        <w:rPr>
          <w:lang w:val="af-ZA"/>
        </w:rPr>
        <w:t>thành lập</w:t>
      </w:r>
      <w:r w:rsidRPr="000E47C0">
        <w:rPr>
          <w:b/>
          <w:bCs/>
          <w:lang w:val="af-ZA"/>
        </w:rPr>
        <w:t xml:space="preserve"> </w:t>
      </w:r>
      <w:r w:rsidRPr="000E47C0">
        <w:rPr>
          <w:lang w:val="af-ZA"/>
        </w:rPr>
        <w:t>Công ty TNHH MTV Đại học xanh: Đây là doanh nghiệp trực thuộc cơ sở giáo dục đại học công lập, hoạt động theo Luật Doanh nghiệp; Công ty này đóng vai trò là pháp nhân để nắm giữ tài sản, quản lý danh mục đầu tư, gọi vốn, thực hiện các dịch vụ thương mại, chuyển giao công nghệ và đổi mới sáng tạo; đây là mô hình giúp "doanh nghiệp hóa" các hoạt động dịch vụ của nhà trường, tạo sự tách bạch giữa quản lý hành chính học thuật và hoạt động kinh doanh chuyên nghiệp.</w:t>
      </w:r>
    </w:p>
    <w:p w14:paraId="6FB076E8" w14:textId="77777777" w:rsidR="00B92936" w:rsidRPr="000E47C0" w:rsidRDefault="00B92936" w:rsidP="00B92936">
      <w:pPr>
        <w:rPr>
          <w:lang w:val="af-ZA"/>
        </w:rPr>
      </w:pPr>
      <w:r w:rsidRPr="000E47C0">
        <w:rPr>
          <w:i/>
          <w:iCs/>
          <w:lang w:val="af-ZA"/>
        </w:rPr>
        <w:t xml:space="preserve">- Tương đồng về mô hình trường cao đẳng công lập thành lập cơ sở đăng kiểm xe cơ giới: </w:t>
      </w:r>
      <w:r w:rsidRPr="000E47C0">
        <w:rPr>
          <w:lang w:val="af-ZA"/>
        </w:rPr>
        <w:t xml:space="preserve">Mô hình Trung tâm Đăng kiểm 50-08D trực thuộc  </w:t>
      </w:r>
      <w:r w:rsidRPr="000E47C0">
        <w:rPr>
          <w:b/>
          <w:bCs/>
          <w:lang w:val="af-ZA"/>
        </w:rPr>
        <w:t>Trường Cao đẳng Giao thông vận tải Trung ương III</w:t>
      </w:r>
      <w:r w:rsidRPr="000E47C0">
        <w:rPr>
          <w:b/>
          <w:bCs/>
          <w:vertAlign w:val="superscript"/>
          <w:lang w:val="af-ZA"/>
        </w:rPr>
        <w:footnoteReference w:id="7"/>
      </w:r>
      <w:r w:rsidRPr="000E47C0">
        <w:rPr>
          <w:lang w:val="af-ZA"/>
        </w:rPr>
        <w:t>: Trung tâm này là đơn vị sự nghiệp công lập trực thuộc Trường; Trung tâm hạch toán độc lập, có con dấu và tài khoản riêng, đồng thời tự chủ 100% kinh phí hoạt động; Trung tâm vừa thực hiện kiểm định xe cơ giới, vừa là nơi tổ chức thực tập cho học sinh, sinh viên ngành cơ khí động lực.</w:t>
      </w:r>
    </w:p>
    <w:p w14:paraId="5FCE96B8" w14:textId="77777777" w:rsidR="00CD6602" w:rsidRPr="000E47C0" w:rsidRDefault="00CD6602" w:rsidP="00B92936">
      <w:pPr>
        <w:rPr>
          <w:lang w:val="af-ZA"/>
        </w:rPr>
      </w:pPr>
      <w:r w:rsidRPr="000E47C0">
        <w:rPr>
          <w:lang w:val="af-ZA"/>
        </w:rPr>
        <w:t>- Tại số thứ tự 54 của Phụ lục 02. Nhiệm vụ, giải pháp chủ yếu năm 2026 kèm theo Quyết định số 30/QĐ-UBND ngày 19/01/2026 của UBND tỉnh yêu cầu: Trường Cao đẳng Kon Tum “Xây dựng Đề án thành lập Trung tâm Đăng kiểm xe cơ giới trực thuộc Trường Cao đẳng Kon Tum”: Sau khi nghiên cứu 2 mô hình qua các lần dự thảo (mô hình đơn vị sự nghiệp công lập và mô hình doanh nghiệp), nhà trường nhận thấy cả hai phương án đều có cơ sở pháp lý để triển khai. Tuy nhiên, xét trên các tiêu chí về khả năng huy động vốn, mức độ xã hội hóa, tính linh hoạt trong quản trị, khả năng thu hút nhà đầu tư, cơ chế chia sẻ rủi ro, bảo toàn và phát triển phần vốn Nhà nước, cũng như mục tiêu không sử dụng ngân sách nhà nước để đầu tư, mô hình doanh nghiệp đáp ứng tốt hơn các yêu cầu của Đề án. Từ đó, nhà trường đề xuất đơn vị thành lập mới hoạt động theo mô hình doanh nghiệp có sự góp vốn của nhà nước, loại hình công ty trách nhiệm hữu hạn hai thành viên trở lên theo Luật Doanh nghiệp ngày 17 tháng 6 năm 2020 (hợp nhất tại Văn bản hợp nhất số 67/VBHN-VPQH ngày 15 tháng 8 năm 2025). Theo đó, nhà nước (Trường Cao đẳng Kon Tum) với tư cách thành viên góp vốn chi phối 51%, doanh nghiệp này (Công ty TNHH Đăng kiểm Cao đẳng Kon Tum) là pháp nhân sẽ quản trị, điều hành hoạt động của Trung tâm Đăng kiểm xe cơ giới trực thuộc Trường Cao đẳng Kon Tum thông qua: Hội đồng thành viên, kiểm soát viên và người đại diện phần vốn của nhà nước theo quy định của pháp luật.</w:t>
      </w:r>
    </w:p>
    <w:p w14:paraId="1378F52D" w14:textId="77777777" w:rsidR="00197D5A" w:rsidRPr="000E47C0" w:rsidRDefault="00197D5A" w:rsidP="00197D5A">
      <w:pPr>
        <w:pStyle w:val="Heading1"/>
        <w:rPr>
          <w:color w:val="auto"/>
          <w:lang w:val="nl-NL"/>
        </w:rPr>
      </w:pPr>
      <w:bookmarkStart w:id="8" w:name="_Toc236064013"/>
      <w:bookmarkEnd w:id="7"/>
      <w:r w:rsidRPr="000E47C0">
        <w:rPr>
          <w:color w:val="auto"/>
          <w:lang w:val="nl-NL"/>
        </w:rPr>
        <w:t>III. CĂN CỨ THỰC TIỄN CỦA TRƯỜNG CAO ĐẲNG KON TUM</w:t>
      </w:r>
      <w:bookmarkEnd w:id="8"/>
    </w:p>
    <w:p w14:paraId="22627B24" w14:textId="77777777" w:rsidR="00197D5A" w:rsidRPr="000E47C0" w:rsidRDefault="00197D5A" w:rsidP="00197D5A">
      <w:pPr>
        <w:pStyle w:val="Heading2"/>
        <w:rPr>
          <w:rFonts w:eastAsiaTheme="minorHAnsi"/>
          <w:color w:val="auto"/>
          <w:lang w:val="de-DE"/>
        </w:rPr>
      </w:pPr>
      <w:bookmarkStart w:id="9" w:name="_Toc236064014"/>
      <w:r w:rsidRPr="000E47C0">
        <w:rPr>
          <w:color w:val="auto"/>
          <w:lang w:val="nl-NL"/>
        </w:rPr>
        <w:t xml:space="preserve">1. </w:t>
      </w:r>
      <w:r w:rsidRPr="000E47C0">
        <w:rPr>
          <w:rFonts w:eastAsiaTheme="minorHAnsi"/>
          <w:color w:val="auto"/>
          <w:lang w:val="de-DE"/>
        </w:rPr>
        <w:t>Tổ chức bộ máy</w:t>
      </w:r>
      <w:bookmarkEnd w:id="9"/>
    </w:p>
    <w:p w14:paraId="371AEBF8" w14:textId="77777777" w:rsidR="00197D5A" w:rsidRPr="000E47C0" w:rsidRDefault="00197D5A" w:rsidP="00197D5A">
      <w:pPr>
        <w:rPr>
          <w:rFonts w:eastAsiaTheme="minorHAnsi"/>
          <w:szCs w:val="28"/>
          <w:lang w:val="de-DE"/>
        </w:rPr>
      </w:pPr>
      <w:r w:rsidRPr="000E47C0">
        <w:rPr>
          <w:rFonts w:eastAsiaTheme="minorHAnsi"/>
          <w:szCs w:val="28"/>
          <w:shd w:val="clear" w:color="auto" w:fill="FFFFFF"/>
          <w:lang w:val="de-DE"/>
        </w:rPr>
        <w:t>Lãnh đạo Trường (4 đồng chí) và các đơn vị thuộc Trường, gồm: 5 phòng và 6 khoa</w:t>
      </w:r>
      <w:r w:rsidRPr="000E47C0">
        <w:rPr>
          <w:i/>
          <w:iCs/>
          <w:szCs w:val="28"/>
          <w:lang w:val="de-DE"/>
        </w:rPr>
        <w:t>.</w:t>
      </w:r>
      <w:r w:rsidRPr="000E47C0">
        <w:rPr>
          <w:szCs w:val="28"/>
          <w:lang w:val="de-DE"/>
        </w:rPr>
        <w:t xml:space="preserve"> Tổng số người làm việc được UBND tỉnh giao là 227 chỉ tiêu (216 biên chế sự nghiệp hưởng lương từ NSNN và 11 chỉ tiêu hưởng lương từ nguồn thu sự nghiệp). Thời điểm ngày 30/6/2026, Trường có: 244 người gồm: 217 biên chế và 27 hợp đồng lao động. Đội ngũ nhà giáo cơ hữu có 202 người (gồm cả 40 viên chức quản lý tham gia giảng dạy); về trình độ: Tiến sĩ 4 người (tỷ lệ 1,98%), thạc sĩ 118 người (tỷ lệ 58,42%), đại học 77 người (tỷ lệ 38,11%), cao đẳng 1 người (tỷ lệ 0,5%) và trung cấp 2 người (tỷ lệ 0,99%).</w:t>
      </w:r>
      <w:r w:rsidRPr="000E47C0">
        <w:rPr>
          <w:rFonts w:eastAsiaTheme="minorHAnsi"/>
          <w:szCs w:val="28"/>
          <w:lang w:val="de-DE"/>
        </w:rPr>
        <w:t xml:space="preserve"> Trong số đội ngũ VC, NLĐ có 11 người có trình độ kỹ sư các ngành, nghề Công nghệ kỹ thuật ô tô, đây là nguồn nhân lực cốt lõi có khả năng tham gia đào tạo, trở thành đăng kiểm viên (ĐKV).</w:t>
      </w:r>
    </w:p>
    <w:p w14:paraId="1EDB6568" w14:textId="77777777" w:rsidR="00197D5A" w:rsidRPr="000E47C0" w:rsidRDefault="00197D5A" w:rsidP="00197D5A">
      <w:pPr>
        <w:pStyle w:val="Heading2"/>
        <w:rPr>
          <w:rFonts w:eastAsiaTheme="minorHAnsi"/>
          <w:color w:val="auto"/>
          <w:lang w:val="de-DE"/>
        </w:rPr>
      </w:pPr>
      <w:bookmarkStart w:id="10" w:name="_Toc236064015"/>
      <w:r w:rsidRPr="000E47C0">
        <w:rPr>
          <w:rFonts w:eastAsiaTheme="minorHAnsi"/>
          <w:color w:val="auto"/>
          <w:lang w:val="de-DE"/>
        </w:rPr>
        <w:t>2. Chức năng, nhiệm vụ, đối tượng và các hoạt động phụ trợ, hỗ trợ trực tiếp cho việc thực hiện chức năng, nhiệm vụ của đơn vị</w:t>
      </w:r>
      <w:bookmarkEnd w:id="10"/>
    </w:p>
    <w:p w14:paraId="61CE183A" w14:textId="77777777" w:rsidR="00197D5A" w:rsidRPr="000E47C0" w:rsidRDefault="00197D5A" w:rsidP="00197D5A">
      <w:pPr>
        <w:rPr>
          <w:b/>
          <w:bCs/>
        </w:rPr>
      </w:pPr>
      <w:r w:rsidRPr="000E47C0">
        <w:rPr>
          <w:b/>
          <w:bCs/>
        </w:rPr>
        <w:t>a) Chức năng, nhiệm vụ, quyền hạn của đơn vị:</w:t>
      </w:r>
    </w:p>
    <w:p w14:paraId="3A8453EB" w14:textId="77777777" w:rsidR="00197D5A" w:rsidRPr="000E47C0" w:rsidRDefault="00197D5A" w:rsidP="00197D5A">
      <w:pPr>
        <w:rPr>
          <w:i/>
          <w:iCs/>
        </w:rPr>
      </w:pPr>
      <w:r w:rsidRPr="000E47C0">
        <w:t xml:space="preserve">- </w:t>
      </w:r>
      <w:r w:rsidRPr="000E47C0">
        <w:rPr>
          <w:lang w:val="vi-VN"/>
        </w:rPr>
        <w:t xml:space="preserve">Trường thực hiện các nhiệm vụ, quyền hạn </w:t>
      </w:r>
      <w:r w:rsidRPr="000E47C0">
        <w:t xml:space="preserve">đối với cơ sở GDNN </w:t>
      </w:r>
      <w:r w:rsidRPr="000E47C0">
        <w:rPr>
          <w:lang w:val="vi-VN"/>
        </w:rPr>
        <w:t>theo quy định tại</w:t>
      </w:r>
      <w:r w:rsidRPr="000E47C0">
        <w:t xml:space="preserve"> điểm a</w:t>
      </w:r>
      <w:r w:rsidRPr="000E47C0">
        <w:rPr>
          <w:lang w:val="vi-VN"/>
        </w:rPr>
        <w:t xml:space="preserve"> </w:t>
      </w:r>
      <w:r w:rsidRPr="000E47C0">
        <w:t xml:space="preserve">khoản 2 </w:t>
      </w:r>
      <w:r w:rsidRPr="000E47C0">
        <w:rPr>
          <w:lang w:val="vi-VN"/>
        </w:rPr>
        <w:t xml:space="preserve">Điều </w:t>
      </w:r>
      <w:r w:rsidRPr="000E47C0">
        <w:t>7</w:t>
      </w:r>
      <w:r w:rsidRPr="000E47C0">
        <w:rPr>
          <w:lang w:val="vi-VN"/>
        </w:rPr>
        <w:t xml:space="preserve"> Luật Giáo dục nghề nghiệp</w:t>
      </w:r>
      <w:r w:rsidRPr="000E47C0">
        <w:t>, cụ thể:</w:t>
      </w:r>
      <w:r w:rsidRPr="000E47C0">
        <w:rPr>
          <w:i/>
          <w:iCs/>
        </w:rPr>
        <w:t xml:space="preserve"> Trường có sứ mạng đào tạo nguồn nhân lực có kỹ năng nghề ở các trình độ giáo dục nghề nghiệp cho phát triển kinh tế - xã hội của đất nước; thực hiện chương trình đào tạo trình độ cao đẳng, chương trình đào tạo trình độ trung cấp, chương trình giáo dục trung học nghề, chương trình đào tạo trình độ sơ cấp và các chương trình đào tạo nghề khác.</w:t>
      </w:r>
    </w:p>
    <w:p w14:paraId="019438F7" w14:textId="77777777" w:rsidR="00197D5A" w:rsidRPr="000E47C0" w:rsidRDefault="00197D5A" w:rsidP="00197D5A">
      <w:r w:rsidRPr="000E47C0">
        <w:t>- Nhiệm vụ và quyền hạn của Trường được quy định tại Điều 10 Luật GDNN, cụ thể:</w:t>
      </w:r>
    </w:p>
    <w:p w14:paraId="2E59FFFF" w14:textId="77777777" w:rsidR="00197D5A" w:rsidRPr="000E47C0" w:rsidRDefault="00197D5A" w:rsidP="00197D5A">
      <w:pPr>
        <w:rPr>
          <w:i/>
          <w:iCs/>
        </w:rPr>
      </w:pPr>
      <w:r w:rsidRPr="000E47C0">
        <w:rPr>
          <w:i/>
          <w:iCs/>
        </w:rPr>
        <w:t>“1. Xác định mục tiêu, chiến lược và kế hoạch phát triển cơ sở giáo dục nghề nghiệp phù hợp với chiến lược phát triển kinh tế - xã hội của đất nước.</w:t>
      </w:r>
    </w:p>
    <w:p w14:paraId="4DBEB02E" w14:textId="77777777" w:rsidR="00197D5A" w:rsidRPr="000E47C0" w:rsidRDefault="00197D5A" w:rsidP="00197D5A">
      <w:pPr>
        <w:rPr>
          <w:i/>
          <w:iCs/>
        </w:rPr>
      </w:pPr>
      <w:r w:rsidRPr="000E47C0">
        <w:rPr>
          <w:i/>
          <w:iCs/>
        </w:rPr>
        <w:t>2. Bảo vệ quyền và lợi ích hợp pháp của người học, giảng viên, giáo viên, người dạy nghề và các tổ chức, cá nhân có liên quan trong hoạt động giáo dục nghề nghiệp.</w:t>
      </w:r>
    </w:p>
    <w:p w14:paraId="2779B230" w14:textId="77777777" w:rsidR="00197D5A" w:rsidRPr="000E47C0" w:rsidRDefault="00197D5A" w:rsidP="00197D5A">
      <w:pPr>
        <w:rPr>
          <w:i/>
          <w:iCs/>
        </w:rPr>
      </w:pPr>
      <w:r w:rsidRPr="000E47C0">
        <w:rPr>
          <w:i/>
          <w:iCs/>
        </w:rPr>
        <w:t>3. Tổ chức hoạt động giáo dục nghề nghiệp và cấp văn bằng, chứng chỉ theo quy định; tổ chức cho giảng viên, giáo viên, người dạy nghề thực tập sản xuất tại doanh nghiệp để cập nhật, nâng cao kỹ năng nghề; tư vấn đào tạo, tư vấn việc làm cho người học.</w:t>
      </w:r>
    </w:p>
    <w:p w14:paraId="02B59297" w14:textId="77777777" w:rsidR="00197D5A" w:rsidRPr="000E47C0" w:rsidRDefault="00197D5A" w:rsidP="00197D5A">
      <w:pPr>
        <w:rPr>
          <w:i/>
          <w:iCs/>
        </w:rPr>
      </w:pPr>
      <w:r w:rsidRPr="000E47C0">
        <w:rPr>
          <w:i/>
          <w:iCs/>
        </w:rPr>
        <w:t>4. Xây dựng và phát triển hệ thống văn bằng số, chứng chỉ số, học liệu số. Cung cấp, cập nhật thông tin vào cơ sở dữ liệu chuyên ngành về giáo dục nghề nghiệp; quản lý, khai thác và sử dụng dữ liệu theo quy định.</w:t>
      </w:r>
    </w:p>
    <w:p w14:paraId="0AC55259" w14:textId="77777777" w:rsidR="00197D5A" w:rsidRPr="000E47C0" w:rsidRDefault="00197D5A" w:rsidP="00197D5A">
      <w:pPr>
        <w:rPr>
          <w:i/>
          <w:iCs/>
        </w:rPr>
      </w:pPr>
      <w:r w:rsidRPr="000E47C0">
        <w:rPr>
          <w:i/>
          <w:iCs/>
        </w:rPr>
        <w:t>5. Thực hiện các hoạt động hợp tác, đầu tư với tổ chức, cá nhân trong nước và nước ngoài trong hoạt động đào tạo, nghiên cứu khoa học, chuyển giao công nghệ.</w:t>
      </w:r>
    </w:p>
    <w:p w14:paraId="4EF4C93F" w14:textId="77777777" w:rsidR="00197D5A" w:rsidRPr="000E47C0" w:rsidRDefault="00197D5A" w:rsidP="00197D5A">
      <w:pPr>
        <w:rPr>
          <w:i/>
          <w:iCs/>
        </w:rPr>
      </w:pPr>
      <w:r w:rsidRPr="000E47C0">
        <w:rPr>
          <w:i/>
          <w:iCs/>
        </w:rPr>
        <w:t>6. Thành lập doanh nghiệp, tổ chức khoa học và công nghệ khi đủ điều kiện; ứng dụng kết quả nghiên cứu, chuyển giao công nghệ vào hoạt động đào tạo, sản xuất, kinh doanh, dịch vụ theo quy định.</w:t>
      </w:r>
    </w:p>
    <w:p w14:paraId="1FD9471A" w14:textId="77777777" w:rsidR="00197D5A" w:rsidRPr="000E47C0" w:rsidRDefault="00197D5A" w:rsidP="00197D5A">
      <w:pPr>
        <w:rPr>
          <w:i/>
          <w:iCs/>
        </w:rPr>
      </w:pPr>
      <w:r w:rsidRPr="000E47C0">
        <w:rPr>
          <w:i/>
          <w:iCs/>
        </w:rPr>
        <w:t>7. Các nhiệm vụ và quyền hạn khác theo quy định của Luật Giáo dục.”</w:t>
      </w:r>
    </w:p>
    <w:p w14:paraId="6D89771A" w14:textId="77777777" w:rsidR="00197D5A" w:rsidRPr="000E47C0" w:rsidRDefault="00197D5A" w:rsidP="00197D5A">
      <w:r w:rsidRPr="000E47C0">
        <w:rPr>
          <w:b/>
          <w:bCs/>
        </w:rPr>
        <w:t xml:space="preserve">b) Đối tượng phục vụ của đơn vị: </w:t>
      </w:r>
      <w:r w:rsidRPr="000E47C0">
        <w:t>Học sinh, sinh viên, học viên đang theo học tại Trường, viên chức, người lao động nhà trường và các tổ chức, cá nhân có nhu cầu hợp tác, sử dụng dịch vụ của nhà trường.</w:t>
      </w:r>
    </w:p>
    <w:p w14:paraId="4DAB054C" w14:textId="77777777" w:rsidR="00197D5A" w:rsidRPr="000E47C0" w:rsidRDefault="00197D5A" w:rsidP="00197D5A">
      <w:r w:rsidRPr="000E47C0">
        <w:rPr>
          <w:b/>
          <w:bCs/>
          <w:i/>
          <w:iCs/>
        </w:rPr>
        <w:t>c) Các hoạt động phụ trợ, hỗ trợ trực tiếp cho việc thực hiện chức năng, nhiệm vụ của đơn vị:</w:t>
      </w:r>
      <w:r w:rsidRPr="000E47C0">
        <w:t xml:space="preserve"> Trông, giữ xe; ký túc xá (nhà lưu trú cho học sinh, sinh viên); căng tin; sân bóng đá, sân tập luyện thể dục thể thao, nhà thi đấu thể thao; các hoạt động khác theo quy định của pháp luật.</w:t>
      </w:r>
    </w:p>
    <w:p w14:paraId="34F72155" w14:textId="77777777" w:rsidR="00197D5A" w:rsidRPr="000E47C0" w:rsidRDefault="00197D5A" w:rsidP="00197D5A">
      <w:pPr>
        <w:pStyle w:val="Heading2"/>
        <w:rPr>
          <w:color w:val="auto"/>
          <w:lang w:val="nl-NL"/>
        </w:rPr>
      </w:pPr>
      <w:bookmarkStart w:id="11" w:name="_Toc236064016"/>
      <w:r w:rsidRPr="000E47C0">
        <w:rPr>
          <w:color w:val="auto"/>
          <w:lang w:val="nl-NL"/>
        </w:rPr>
        <w:t>3. Cơ sở vật chất, trang thiết bị</w:t>
      </w:r>
      <w:bookmarkEnd w:id="11"/>
    </w:p>
    <w:p w14:paraId="07C682DD" w14:textId="77777777" w:rsidR="00197D5A" w:rsidRPr="000E47C0" w:rsidRDefault="00197D5A" w:rsidP="00197D5A">
      <w:pPr>
        <w:rPr>
          <w:lang w:val="nl-NL"/>
        </w:rPr>
      </w:pPr>
      <w:r w:rsidRPr="000E47C0">
        <w:rPr>
          <w:lang w:val="nl-NL"/>
        </w:rPr>
        <w:t xml:space="preserve">Hiện nay, Trường chính thức quản lý, sử dụng diện tích đất khoảng </w:t>
      </w:r>
      <w:r w:rsidRPr="000E47C0">
        <w:rPr>
          <w:b/>
          <w:bCs/>
          <w:lang w:val="nl-NL"/>
        </w:rPr>
        <w:t>31,351</w:t>
      </w:r>
      <w:r w:rsidRPr="000E47C0">
        <w:rPr>
          <w:lang w:val="nl-NL"/>
        </w:rPr>
        <w:t xml:space="preserve"> ha tại </w:t>
      </w:r>
      <w:r w:rsidRPr="000E47C0">
        <w:rPr>
          <w:b/>
          <w:bCs/>
          <w:lang w:val="nl-NL"/>
        </w:rPr>
        <w:t>5</w:t>
      </w:r>
      <w:r w:rsidRPr="000E47C0">
        <w:rPr>
          <w:lang w:val="nl-NL"/>
        </w:rPr>
        <w:t xml:space="preserve"> cơ sở, địa điểm đào tạo, trong đó diện tích đất xây dựng khoảng 3,59ha. Hệ thống hạ tầng kỹ thuật của Trường gồm đầy đủ các khối công trình chức năng phục vụ học tập, làm việc, rèn luyện thể chất, sinh hoạt và sản xuất dịch vụ, trong đó bao gồm:</w:t>
      </w:r>
    </w:p>
    <w:p w14:paraId="6597089D" w14:textId="77777777" w:rsidR="00197D5A" w:rsidRPr="000E47C0" w:rsidRDefault="00197D5A" w:rsidP="00197D5A">
      <w:pPr>
        <w:rPr>
          <w:szCs w:val="28"/>
          <w:lang w:val="nl-NL"/>
        </w:rPr>
      </w:pPr>
      <w:r w:rsidRPr="000E47C0">
        <w:rPr>
          <w:szCs w:val="28"/>
          <w:lang w:val="nl-NL"/>
        </w:rPr>
        <w:t xml:space="preserve">- </w:t>
      </w:r>
      <w:r w:rsidRPr="000E47C0">
        <w:rPr>
          <w:bCs/>
          <w:szCs w:val="28"/>
          <w:lang w:val="vi-VN"/>
        </w:rPr>
        <w:t>Trụ sở chính</w:t>
      </w:r>
      <w:r w:rsidRPr="000E47C0">
        <w:rPr>
          <w:bCs/>
          <w:szCs w:val="28"/>
        </w:rPr>
        <w:t>; địa chỉ</w:t>
      </w:r>
      <w:r w:rsidRPr="000E47C0">
        <w:rPr>
          <w:bCs/>
          <w:szCs w:val="28"/>
          <w:lang w:val="vi-VN"/>
        </w:rPr>
        <w:t>: S</w:t>
      </w:r>
      <w:r w:rsidRPr="000E47C0">
        <w:rPr>
          <w:szCs w:val="28"/>
          <w:lang w:val="vi-VN"/>
        </w:rPr>
        <w:t xml:space="preserve">ố 14 đường Ngụy Như Kon Tum, </w:t>
      </w:r>
      <w:r w:rsidRPr="000E47C0">
        <w:rPr>
          <w:szCs w:val="28"/>
        </w:rPr>
        <w:t xml:space="preserve">Tổ 10, </w:t>
      </w:r>
      <w:r w:rsidRPr="000E47C0">
        <w:rPr>
          <w:szCs w:val="28"/>
          <w:lang w:val="vi-VN"/>
        </w:rPr>
        <w:t>phường Đăk Cấm, tỉnh Quảng Ngãi</w:t>
      </w:r>
      <w:r w:rsidRPr="000E47C0">
        <w:rPr>
          <w:bCs/>
          <w:szCs w:val="28"/>
          <w:lang w:val="vi-VN"/>
        </w:rPr>
        <w:t xml:space="preserve">: </w:t>
      </w:r>
      <w:r w:rsidRPr="000E47C0">
        <w:rPr>
          <w:szCs w:val="28"/>
          <w:lang w:val="vi-VN"/>
        </w:rPr>
        <w:t xml:space="preserve">66.639 </w:t>
      </w:r>
      <w:r w:rsidRPr="000E47C0">
        <w:rPr>
          <w:szCs w:val="28"/>
          <w:lang w:val="nl-NL"/>
        </w:rPr>
        <w:t>m</w:t>
      </w:r>
      <w:r w:rsidRPr="000E47C0">
        <w:rPr>
          <w:szCs w:val="28"/>
          <w:vertAlign w:val="superscript"/>
          <w:lang w:val="nl-NL"/>
        </w:rPr>
        <w:t>2</w:t>
      </w:r>
      <w:r w:rsidRPr="000E47C0">
        <w:rPr>
          <w:szCs w:val="28"/>
          <w:lang w:val="nl-NL"/>
        </w:rPr>
        <w:t>.</w:t>
      </w:r>
    </w:p>
    <w:p w14:paraId="6E324EF1" w14:textId="115A0903" w:rsidR="00197D5A" w:rsidRPr="000E47C0" w:rsidRDefault="00197D5A" w:rsidP="00197D5A">
      <w:pPr>
        <w:rPr>
          <w:szCs w:val="28"/>
          <w:lang w:val="nl-NL"/>
        </w:rPr>
      </w:pPr>
      <w:r w:rsidRPr="000E47C0">
        <w:rPr>
          <w:bCs/>
          <w:szCs w:val="28"/>
          <w:lang w:val="nl-NL"/>
        </w:rPr>
        <w:t>- Cơ sở 2: Khoa Kinh tế - Nông Lâm và Khu thực nghiệm; địa chỉ: Đường Võ Nguyên Giáp, Tổ 10, phường Đăk Cấm, tỉnh Quảng Ngãi: 167.188 m2.</w:t>
      </w:r>
    </w:p>
    <w:p w14:paraId="1B0B6093" w14:textId="77777777" w:rsidR="00197D5A" w:rsidRPr="000E47C0" w:rsidRDefault="00197D5A" w:rsidP="00197D5A">
      <w:pPr>
        <w:rPr>
          <w:szCs w:val="28"/>
          <w:lang w:val="nl-NL"/>
        </w:rPr>
      </w:pPr>
      <w:r w:rsidRPr="000E47C0">
        <w:rPr>
          <w:szCs w:val="28"/>
          <w:lang w:val="nl-NL"/>
        </w:rPr>
        <w:t xml:space="preserve">- Cơ sở 3: </w:t>
      </w:r>
      <w:r w:rsidRPr="000E47C0">
        <w:rPr>
          <w:bCs/>
          <w:szCs w:val="28"/>
          <w:lang w:val="nl-NL"/>
        </w:rPr>
        <w:t>Khoa Y – Dược; địa chỉ</w:t>
      </w:r>
      <w:r w:rsidRPr="000E47C0">
        <w:rPr>
          <w:bCs/>
          <w:szCs w:val="28"/>
          <w:lang w:val="vi-VN"/>
        </w:rPr>
        <w:t>:</w:t>
      </w:r>
      <w:r w:rsidRPr="000E47C0">
        <w:rPr>
          <w:bCs/>
          <w:szCs w:val="28"/>
          <w:lang w:val="nl-NL"/>
        </w:rPr>
        <w:t xml:space="preserve"> </w:t>
      </w:r>
      <w:r w:rsidRPr="000E47C0">
        <w:rPr>
          <w:szCs w:val="28"/>
          <w:lang w:val="nl-NL"/>
        </w:rPr>
        <w:t>S</w:t>
      </w:r>
      <w:r w:rsidRPr="000E47C0">
        <w:rPr>
          <w:szCs w:val="28"/>
          <w:lang w:val="vi-VN"/>
        </w:rPr>
        <w:t>ố 347</w:t>
      </w:r>
      <w:r w:rsidRPr="000E47C0">
        <w:rPr>
          <w:szCs w:val="28"/>
          <w:lang w:val="nl-NL"/>
        </w:rPr>
        <w:t xml:space="preserve"> đường </w:t>
      </w:r>
      <w:r w:rsidRPr="000E47C0">
        <w:rPr>
          <w:szCs w:val="28"/>
          <w:lang w:val="vi-VN"/>
        </w:rPr>
        <w:t>Bà Triệu</w:t>
      </w:r>
      <w:r w:rsidRPr="000E47C0">
        <w:rPr>
          <w:szCs w:val="28"/>
          <w:lang w:val="nl-NL"/>
        </w:rPr>
        <w:t>, Tổ 8, p</w:t>
      </w:r>
      <w:r w:rsidRPr="000E47C0">
        <w:rPr>
          <w:szCs w:val="28"/>
          <w:lang w:val="vi-VN"/>
        </w:rPr>
        <w:t xml:space="preserve">hường </w:t>
      </w:r>
      <w:r w:rsidRPr="000E47C0">
        <w:rPr>
          <w:szCs w:val="28"/>
          <w:lang w:val="nl-NL"/>
        </w:rPr>
        <w:t>Kon Tum, tỉnh Quảng Ngãi</w:t>
      </w:r>
      <w:r w:rsidRPr="000E47C0">
        <w:rPr>
          <w:bCs/>
          <w:szCs w:val="28"/>
          <w:lang w:val="vi-VN"/>
        </w:rPr>
        <w:t>:</w:t>
      </w:r>
      <w:r w:rsidRPr="000E47C0">
        <w:rPr>
          <w:bCs/>
          <w:szCs w:val="28"/>
          <w:lang w:val="nl-NL"/>
        </w:rPr>
        <w:t xml:space="preserve"> </w:t>
      </w:r>
      <w:r w:rsidRPr="000E47C0">
        <w:rPr>
          <w:szCs w:val="28"/>
          <w:lang w:val="nl-NL"/>
        </w:rPr>
        <w:t>1.742 m</w:t>
      </w:r>
      <w:r w:rsidRPr="000E47C0">
        <w:rPr>
          <w:szCs w:val="28"/>
          <w:vertAlign w:val="superscript"/>
          <w:lang w:val="nl-NL"/>
        </w:rPr>
        <w:t>2</w:t>
      </w:r>
      <w:r w:rsidRPr="000E47C0">
        <w:rPr>
          <w:szCs w:val="28"/>
          <w:lang w:val="nl-NL"/>
        </w:rPr>
        <w:t>.</w:t>
      </w:r>
    </w:p>
    <w:p w14:paraId="1E84A5F8" w14:textId="69DDD28B" w:rsidR="00197D5A" w:rsidRPr="000E47C0" w:rsidRDefault="00197D5A" w:rsidP="00197D5A">
      <w:pPr>
        <w:rPr>
          <w:szCs w:val="28"/>
          <w:lang w:val="nl-NL"/>
        </w:rPr>
      </w:pPr>
      <w:r w:rsidRPr="000E47C0">
        <w:rPr>
          <w:szCs w:val="28"/>
          <w:lang w:val="nl-NL"/>
        </w:rPr>
        <w:t xml:space="preserve">- Cơ sở 4: </w:t>
      </w:r>
      <w:r w:rsidRPr="000E47C0">
        <w:rPr>
          <w:bCs/>
          <w:szCs w:val="28"/>
          <w:lang w:val="nl-NL"/>
        </w:rPr>
        <w:t xml:space="preserve">Khoa </w:t>
      </w:r>
      <w:r w:rsidRPr="000E47C0">
        <w:rPr>
          <w:szCs w:val="28"/>
          <w:lang w:val="nl-NL"/>
        </w:rPr>
        <w:t>Kỹ thuật - Công nghệ và Đào tạo – Sát hạch lái xe</w:t>
      </w:r>
      <w:r w:rsidRPr="000E47C0">
        <w:rPr>
          <w:bCs/>
          <w:szCs w:val="28"/>
          <w:lang w:val="nl-NL"/>
        </w:rPr>
        <w:t>; địa chỉ</w:t>
      </w:r>
      <w:r w:rsidRPr="000E47C0">
        <w:rPr>
          <w:szCs w:val="28"/>
          <w:lang w:val="nl-NL"/>
        </w:rPr>
        <w:t>: Đường Trương Vĩnh Ký, Tổ 5, phường Đăk Bla, tỉnh Quảng Ngãi:</w:t>
      </w:r>
      <w:r w:rsidRPr="000E47C0">
        <w:rPr>
          <w:bCs/>
          <w:szCs w:val="28"/>
          <w:lang w:val="nl-NL"/>
        </w:rPr>
        <w:t xml:space="preserve"> </w:t>
      </w:r>
      <w:r w:rsidRPr="000E47C0">
        <w:rPr>
          <w:szCs w:val="28"/>
          <w:lang w:val="nl-NL"/>
        </w:rPr>
        <w:t>57.952 m</w:t>
      </w:r>
      <w:r w:rsidRPr="000E47C0">
        <w:rPr>
          <w:szCs w:val="28"/>
          <w:vertAlign w:val="superscript"/>
          <w:lang w:val="nl-NL"/>
        </w:rPr>
        <w:t>2</w:t>
      </w:r>
      <w:r w:rsidRPr="000E47C0">
        <w:rPr>
          <w:szCs w:val="28"/>
          <w:lang w:val="nl-NL"/>
        </w:rPr>
        <w:t>.</w:t>
      </w:r>
    </w:p>
    <w:p w14:paraId="61DFE845" w14:textId="77777777" w:rsidR="00197D5A" w:rsidRPr="000E47C0" w:rsidRDefault="00197D5A" w:rsidP="00197D5A">
      <w:pPr>
        <w:rPr>
          <w:szCs w:val="28"/>
          <w:lang w:val="nl-NL"/>
        </w:rPr>
      </w:pPr>
      <w:r w:rsidRPr="000E47C0">
        <w:rPr>
          <w:szCs w:val="28"/>
          <w:lang w:val="nl-NL"/>
        </w:rPr>
        <w:t xml:space="preserve">- Cơ sở 5: Khoa các Khoa học cơ bản: Đường Nguyễn Thị Định, Tổ 10, phường Đăk Cấm, tỉnh Quảng Ngãi; địa chỉ: </w:t>
      </w:r>
      <w:r w:rsidRPr="000E47C0">
        <w:rPr>
          <w:sz w:val="26"/>
          <w:szCs w:val="26"/>
        </w:rPr>
        <w:t>19.997,8 m</w:t>
      </w:r>
      <w:r w:rsidRPr="000E47C0">
        <w:rPr>
          <w:sz w:val="26"/>
          <w:szCs w:val="26"/>
          <w:vertAlign w:val="superscript"/>
        </w:rPr>
        <w:t>2</w:t>
      </w:r>
      <w:r w:rsidRPr="000E47C0">
        <w:rPr>
          <w:sz w:val="26"/>
          <w:szCs w:val="26"/>
        </w:rPr>
        <w:t>.</w:t>
      </w:r>
    </w:p>
    <w:p w14:paraId="65DE7C5A" w14:textId="77777777" w:rsidR="00197D5A" w:rsidRPr="000E47C0" w:rsidRDefault="00197D5A" w:rsidP="00197D5A">
      <w:pPr>
        <w:jc w:val="center"/>
        <w:rPr>
          <w:b/>
          <w:bCs/>
          <w:i/>
          <w:lang w:val="nl-NL"/>
        </w:rPr>
      </w:pPr>
      <w:r w:rsidRPr="000E47C0">
        <w:rPr>
          <w:b/>
          <w:bCs/>
          <w:i/>
          <w:lang w:val="nl-NL"/>
        </w:rPr>
        <w:t>(Chi tiết về cơ sở vật chất của Trường tại Phụ lục I)</w:t>
      </w:r>
    </w:p>
    <w:p w14:paraId="23556802" w14:textId="77777777" w:rsidR="00197D5A" w:rsidRPr="000E47C0" w:rsidRDefault="00197D5A" w:rsidP="00197D5A">
      <w:pPr>
        <w:rPr>
          <w:b/>
          <w:bCs/>
          <w:i/>
          <w:lang w:val="nl-NL"/>
        </w:rPr>
      </w:pPr>
      <w:r w:rsidRPr="000E47C0">
        <w:rPr>
          <w:spacing w:val="2"/>
          <w:szCs w:val="28"/>
          <w:lang w:val="de-DE"/>
        </w:rPr>
        <w:t>Tất cả các cơ sở nêu trên đã được UBND tỉnh Quảng Ngãi phê duyệt giữ lại tiếp tục sử dụng tại Quyết định số 393/QĐ-UBND ngày 04 tháng 02 năm 2026, Quyết định số 1510/QĐ-UBND ngày 02 tháng 6 năm 2026 của UBND tỉnh Quảng Ngãi và Quyết định số 120/QĐ-MTTQ-BBT ngày 30 tháng 6 năm 2026 của Ban Thường trực Uỷ ban Mặt trận Tổ quốc Việt Nam tỉnh Quảng Ngãi. Cơ sở vật chất, trang thiết bị được quan tâm đầu tư nhằm đáp ứng yêu cầu ngày càng cao của công tác đào tạo nghề của nhà trường.</w:t>
      </w:r>
    </w:p>
    <w:p w14:paraId="1E83CA01" w14:textId="77777777" w:rsidR="00197D5A" w:rsidRPr="000E47C0" w:rsidRDefault="00197D5A" w:rsidP="00197D5A">
      <w:pPr>
        <w:pStyle w:val="Heading2"/>
        <w:rPr>
          <w:color w:val="auto"/>
          <w:lang w:val="nl-NL"/>
        </w:rPr>
      </w:pPr>
      <w:bookmarkStart w:id="12" w:name="_Toc236064017"/>
      <w:r w:rsidRPr="000E47C0">
        <w:rPr>
          <w:color w:val="auto"/>
          <w:lang w:val="nl-NL"/>
        </w:rPr>
        <w:t>4. Ngành, nghề đào tạo</w:t>
      </w:r>
      <w:bookmarkEnd w:id="12"/>
    </w:p>
    <w:p w14:paraId="40E94175" w14:textId="77777777" w:rsidR="00197D5A" w:rsidRPr="000E47C0" w:rsidRDefault="00197D5A" w:rsidP="00197D5A">
      <w:pPr>
        <w:rPr>
          <w:lang w:val="nl-NL"/>
        </w:rPr>
      </w:pPr>
      <w:r w:rsidRPr="000E47C0">
        <w:rPr>
          <w:lang w:val="nl-NL"/>
        </w:rPr>
        <w:t>Hiện nay, nhà trường được cấp có thẩm quyền cấp phép đào tạo 48 mã ngành, nghề đào tạo các bậc trình độ cao đẳng, trình độ trung cấp và trình độ sơ cấp với tổng quy mô tuyển sinh/năm là 2.785 chỉ tiêu (trong đó có: 15 mã ngành, nghề trình độ cao đẳng, 18 mã ngành, nghề trình độ trung cấp và 15 mã nghề trình độ sơ cấp). Ngoài ra, Trường còn được Bộ Giáo dục và Đào tạo giao chỉ tiêu tuyển sinh trình độ cao đẳng ngành Giáo dục Mầm non hằng năm; thực hiện đào tạo Lái xe ô tô, mô tô, đào tạo dưới 3 tháng theo nhu cầu xã hội.</w:t>
      </w:r>
    </w:p>
    <w:p w14:paraId="4F810F14" w14:textId="77777777" w:rsidR="00197D5A" w:rsidRPr="000E47C0" w:rsidRDefault="00197D5A" w:rsidP="00197D5A">
      <w:pPr>
        <w:pStyle w:val="Heading2"/>
        <w:rPr>
          <w:color w:val="auto"/>
          <w:lang w:val="nl-NL"/>
        </w:rPr>
      </w:pPr>
      <w:bookmarkStart w:id="13" w:name="_Toc236064018"/>
      <w:r w:rsidRPr="000E47C0">
        <w:rPr>
          <w:color w:val="auto"/>
          <w:lang w:val="nl-NL"/>
        </w:rPr>
        <w:t xml:space="preserve">5. </w:t>
      </w:r>
      <w:r w:rsidRPr="000E47C0">
        <w:rPr>
          <w:color w:val="auto"/>
          <w:lang w:val="vi-VN"/>
        </w:rPr>
        <w:t>Kết quả thực hiện nhiệm vụ của đơn vị trong 3 năm gần nhất và kế hoạch phát triển trong các năm tiếp theo</w:t>
      </w:r>
      <w:bookmarkEnd w:id="13"/>
      <w:r w:rsidRPr="000E47C0">
        <w:rPr>
          <w:color w:val="auto"/>
          <w:lang w:val="vi-VN"/>
        </w:rPr>
        <w:t xml:space="preserve"> </w:t>
      </w:r>
    </w:p>
    <w:p w14:paraId="252C497C" w14:textId="77777777" w:rsidR="00197D5A" w:rsidRPr="000E47C0" w:rsidRDefault="00197D5A" w:rsidP="00197D5A">
      <w:pPr>
        <w:rPr>
          <w:b/>
          <w:bCs/>
          <w:lang w:val="nl-NL"/>
        </w:rPr>
      </w:pPr>
      <w:r w:rsidRPr="000E47C0">
        <w:rPr>
          <w:b/>
          <w:bCs/>
          <w:lang w:val="nl-NL"/>
        </w:rPr>
        <w:t xml:space="preserve">a) Kết </w:t>
      </w:r>
      <w:r w:rsidRPr="000E47C0">
        <w:rPr>
          <w:b/>
          <w:bCs/>
          <w:szCs w:val="28"/>
          <w:lang w:val="vi-VN"/>
        </w:rPr>
        <w:t>quả</w:t>
      </w:r>
      <w:r w:rsidRPr="000E47C0">
        <w:rPr>
          <w:b/>
          <w:bCs/>
          <w:lang w:val="nl-NL"/>
        </w:rPr>
        <w:t xml:space="preserve"> tuyển sinh, đào tạo, tốt nghiệp giai đoạn 2023-2025:</w:t>
      </w:r>
    </w:p>
    <w:p w14:paraId="2F0BDE02" w14:textId="77777777" w:rsidR="00197D5A" w:rsidRPr="000E47C0" w:rsidRDefault="00197D5A" w:rsidP="00197D5A">
      <w:pPr>
        <w:rPr>
          <w:szCs w:val="28"/>
        </w:rPr>
      </w:pPr>
      <w:r w:rsidRPr="000E47C0">
        <w:rPr>
          <w:szCs w:val="28"/>
        </w:rPr>
        <w:t>-</w:t>
      </w:r>
      <w:r w:rsidRPr="000E47C0">
        <w:rPr>
          <w:szCs w:val="28"/>
          <w:lang w:val="vi-VN"/>
        </w:rPr>
        <w:t xml:space="preserve"> Kết quả tuyển sinh</w:t>
      </w:r>
      <w:r w:rsidRPr="000E47C0">
        <w:rPr>
          <w:szCs w:val="28"/>
        </w:rPr>
        <w:t>:</w:t>
      </w:r>
    </w:p>
    <w:p w14:paraId="7550C2E6" w14:textId="77777777" w:rsidR="00197D5A" w:rsidRPr="000E47C0" w:rsidRDefault="00197D5A" w:rsidP="00197D5A">
      <w:pPr>
        <w:pStyle w:val="tnbng"/>
        <w:rPr>
          <w:color w:val="auto"/>
        </w:rPr>
      </w:pPr>
      <w:bookmarkStart w:id="14" w:name="_Toc238544013"/>
      <w:r w:rsidRPr="000E47C0">
        <w:rPr>
          <w:color w:val="auto"/>
        </w:rPr>
        <w:t>Bảng 1. Kết quả tuyển sinh giai đoạn 2023-2025</w:t>
      </w:r>
      <w:bookmarkEnd w:id="14"/>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960"/>
        <w:gridCol w:w="960"/>
        <w:gridCol w:w="960"/>
        <w:gridCol w:w="1450"/>
        <w:gridCol w:w="1417"/>
      </w:tblGrid>
      <w:tr w:rsidR="000E47C0" w:rsidRPr="000E47C0" w14:paraId="32B66C97" w14:textId="77777777" w:rsidTr="006047EC">
        <w:trPr>
          <w:cantSplit/>
          <w:trHeight w:val="170"/>
          <w:jc w:val="center"/>
        </w:trPr>
        <w:tc>
          <w:tcPr>
            <w:tcW w:w="960" w:type="dxa"/>
            <w:vMerge w:val="restart"/>
            <w:vAlign w:val="center"/>
            <w:hideMark/>
          </w:tcPr>
          <w:p w14:paraId="3651D908"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TT</w:t>
            </w:r>
          </w:p>
        </w:tc>
        <w:tc>
          <w:tcPr>
            <w:tcW w:w="960" w:type="dxa"/>
            <w:vMerge w:val="restart"/>
            <w:vAlign w:val="center"/>
            <w:hideMark/>
          </w:tcPr>
          <w:p w14:paraId="7CFFDBE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Năm</w:t>
            </w:r>
          </w:p>
        </w:tc>
        <w:tc>
          <w:tcPr>
            <w:tcW w:w="1400" w:type="dxa"/>
            <w:vMerge w:val="restart"/>
            <w:vAlign w:val="center"/>
            <w:hideMark/>
          </w:tcPr>
          <w:p w14:paraId="7EA3F824"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Tổng</w:t>
            </w:r>
          </w:p>
        </w:tc>
        <w:tc>
          <w:tcPr>
            <w:tcW w:w="5747" w:type="dxa"/>
            <w:gridSpan w:val="5"/>
            <w:vAlign w:val="center"/>
            <w:hideMark/>
          </w:tcPr>
          <w:p w14:paraId="73738B5D"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Trong đó:</w:t>
            </w:r>
          </w:p>
        </w:tc>
      </w:tr>
      <w:tr w:rsidR="000E47C0" w:rsidRPr="000E47C0" w14:paraId="1427E8BB" w14:textId="77777777" w:rsidTr="006047EC">
        <w:trPr>
          <w:cantSplit/>
          <w:trHeight w:val="170"/>
          <w:jc w:val="center"/>
        </w:trPr>
        <w:tc>
          <w:tcPr>
            <w:tcW w:w="960" w:type="dxa"/>
            <w:vMerge/>
            <w:vAlign w:val="center"/>
            <w:hideMark/>
          </w:tcPr>
          <w:p w14:paraId="1B70B5CC"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960" w:type="dxa"/>
            <w:vMerge/>
            <w:vAlign w:val="center"/>
            <w:hideMark/>
          </w:tcPr>
          <w:p w14:paraId="4DFB1DE3"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1400" w:type="dxa"/>
            <w:vMerge/>
            <w:vAlign w:val="center"/>
            <w:hideMark/>
          </w:tcPr>
          <w:p w14:paraId="35B671F2"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960" w:type="dxa"/>
            <w:vAlign w:val="center"/>
            <w:hideMark/>
          </w:tcPr>
          <w:p w14:paraId="333E1AA5"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Cao đẳng</w:t>
            </w:r>
          </w:p>
        </w:tc>
        <w:tc>
          <w:tcPr>
            <w:tcW w:w="960" w:type="dxa"/>
            <w:vAlign w:val="center"/>
            <w:hideMark/>
          </w:tcPr>
          <w:p w14:paraId="7090FB96"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Trung cấp</w:t>
            </w:r>
          </w:p>
        </w:tc>
        <w:tc>
          <w:tcPr>
            <w:tcW w:w="960" w:type="dxa"/>
            <w:vAlign w:val="center"/>
            <w:hideMark/>
          </w:tcPr>
          <w:p w14:paraId="0510ACE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Sơ cấp</w:t>
            </w:r>
          </w:p>
        </w:tc>
        <w:tc>
          <w:tcPr>
            <w:tcW w:w="1450" w:type="dxa"/>
            <w:vAlign w:val="center"/>
            <w:hideMark/>
          </w:tcPr>
          <w:p w14:paraId="6BC67DE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ĐT, BD &lt;3 tháng</w:t>
            </w:r>
          </w:p>
        </w:tc>
        <w:tc>
          <w:tcPr>
            <w:tcW w:w="1417" w:type="dxa"/>
            <w:vAlign w:val="center"/>
            <w:hideMark/>
          </w:tcPr>
          <w:p w14:paraId="38D9BCA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Liên kết đào tạo đại học</w:t>
            </w:r>
          </w:p>
        </w:tc>
      </w:tr>
      <w:tr w:rsidR="000E47C0" w:rsidRPr="000E47C0" w14:paraId="44B93568" w14:textId="77777777" w:rsidTr="006047EC">
        <w:trPr>
          <w:cantSplit/>
          <w:trHeight w:val="170"/>
          <w:jc w:val="center"/>
        </w:trPr>
        <w:tc>
          <w:tcPr>
            <w:tcW w:w="960" w:type="dxa"/>
            <w:vAlign w:val="center"/>
            <w:hideMark/>
          </w:tcPr>
          <w:p w14:paraId="5A18040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w:t>
            </w:r>
          </w:p>
        </w:tc>
        <w:tc>
          <w:tcPr>
            <w:tcW w:w="960" w:type="dxa"/>
            <w:vAlign w:val="center"/>
            <w:hideMark/>
          </w:tcPr>
          <w:p w14:paraId="665F864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2023</w:t>
            </w:r>
          </w:p>
        </w:tc>
        <w:tc>
          <w:tcPr>
            <w:tcW w:w="1400" w:type="dxa"/>
            <w:vAlign w:val="center"/>
            <w:hideMark/>
          </w:tcPr>
          <w:p w14:paraId="79AFA77C"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1.786</w:t>
            </w:r>
          </w:p>
        </w:tc>
        <w:tc>
          <w:tcPr>
            <w:tcW w:w="960" w:type="dxa"/>
            <w:vAlign w:val="center"/>
            <w:hideMark/>
          </w:tcPr>
          <w:p w14:paraId="62B941BF"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484</w:t>
            </w:r>
          </w:p>
        </w:tc>
        <w:tc>
          <w:tcPr>
            <w:tcW w:w="960" w:type="dxa"/>
            <w:vAlign w:val="center"/>
            <w:hideMark/>
          </w:tcPr>
          <w:p w14:paraId="781C266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599</w:t>
            </w:r>
          </w:p>
        </w:tc>
        <w:tc>
          <w:tcPr>
            <w:tcW w:w="960" w:type="dxa"/>
            <w:vAlign w:val="center"/>
            <w:hideMark/>
          </w:tcPr>
          <w:p w14:paraId="6AFA64CE"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257</w:t>
            </w:r>
          </w:p>
        </w:tc>
        <w:tc>
          <w:tcPr>
            <w:tcW w:w="1450" w:type="dxa"/>
            <w:vAlign w:val="center"/>
            <w:hideMark/>
          </w:tcPr>
          <w:p w14:paraId="22FA2AF3"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165</w:t>
            </w:r>
          </w:p>
        </w:tc>
        <w:tc>
          <w:tcPr>
            <w:tcW w:w="1417" w:type="dxa"/>
            <w:vAlign w:val="center"/>
            <w:hideMark/>
          </w:tcPr>
          <w:p w14:paraId="724E665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281</w:t>
            </w:r>
          </w:p>
        </w:tc>
      </w:tr>
      <w:tr w:rsidR="000E47C0" w:rsidRPr="000E47C0" w14:paraId="7C31FC10" w14:textId="77777777" w:rsidTr="006047EC">
        <w:trPr>
          <w:cantSplit/>
          <w:trHeight w:val="170"/>
          <w:jc w:val="center"/>
        </w:trPr>
        <w:tc>
          <w:tcPr>
            <w:tcW w:w="960" w:type="dxa"/>
            <w:vAlign w:val="center"/>
            <w:hideMark/>
          </w:tcPr>
          <w:p w14:paraId="10429EF1"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w:t>
            </w:r>
          </w:p>
        </w:tc>
        <w:tc>
          <w:tcPr>
            <w:tcW w:w="960" w:type="dxa"/>
            <w:vAlign w:val="center"/>
            <w:hideMark/>
          </w:tcPr>
          <w:p w14:paraId="66D833F4"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2024</w:t>
            </w:r>
          </w:p>
        </w:tc>
        <w:tc>
          <w:tcPr>
            <w:tcW w:w="1400" w:type="dxa"/>
            <w:vAlign w:val="center"/>
            <w:hideMark/>
          </w:tcPr>
          <w:p w14:paraId="0F4DFE85"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2.664</w:t>
            </w:r>
          </w:p>
        </w:tc>
        <w:tc>
          <w:tcPr>
            <w:tcW w:w="960" w:type="dxa"/>
            <w:vAlign w:val="center"/>
            <w:hideMark/>
          </w:tcPr>
          <w:p w14:paraId="3E29F6DA"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691</w:t>
            </w:r>
          </w:p>
        </w:tc>
        <w:tc>
          <w:tcPr>
            <w:tcW w:w="960" w:type="dxa"/>
            <w:vAlign w:val="center"/>
            <w:hideMark/>
          </w:tcPr>
          <w:p w14:paraId="6AEFEE6C"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625</w:t>
            </w:r>
          </w:p>
        </w:tc>
        <w:tc>
          <w:tcPr>
            <w:tcW w:w="960" w:type="dxa"/>
            <w:vAlign w:val="center"/>
            <w:hideMark/>
          </w:tcPr>
          <w:p w14:paraId="119A8E49"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488</w:t>
            </w:r>
          </w:p>
        </w:tc>
        <w:tc>
          <w:tcPr>
            <w:tcW w:w="1450" w:type="dxa"/>
            <w:vAlign w:val="center"/>
            <w:hideMark/>
          </w:tcPr>
          <w:p w14:paraId="7151537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655</w:t>
            </w:r>
          </w:p>
        </w:tc>
        <w:tc>
          <w:tcPr>
            <w:tcW w:w="1417" w:type="dxa"/>
            <w:vAlign w:val="center"/>
            <w:hideMark/>
          </w:tcPr>
          <w:p w14:paraId="57FC1156"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205</w:t>
            </w:r>
          </w:p>
        </w:tc>
      </w:tr>
      <w:tr w:rsidR="000E47C0" w:rsidRPr="000E47C0" w14:paraId="755024DF" w14:textId="77777777" w:rsidTr="006047EC">
        <w:trPr>
          <w:cantSplit/>
          <w:trHeight w:val="170"/>
          <w:jc w:val="center"/>
        </w:trPr>
        <w:tc>
          <w:tcPr>
            <w:tcW w:w="960" w:type="dxa"/>
            <w:vAlign w:val="center"/>
            <w:hideMark/>
          </w:tcPr>
          <w:p w14:paraId="249FDA44"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3</w:t>
            </w:r>
          </w:p>
        </w:tc>
        <w:tc>
          <w:tcPr>
            <w:tcW w:w="960" w:type="dxa"/>
            <w:vAlign w:val="center"/>
            <w:hideMark/>
          </w:tcPr>
          <w:p w14:paraId="23851E4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2025</w:t>
            </w:r>
          </w:p>
        </w:tc>
        <w:tc>
          <w:tcPr>
            <w:tcW w:w="1400" w:type="dxa"/>
            <w:vAlign w:val="center"/>
            <w:hideMark/>
          </w:tcPr>
          <w:p w14:paraId="44E7266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2.551</w:t>
            </w:r>
          </w:p>
        </w:tc>
        <w:tc>
          <w:tcPr>
            <w:tcW w:w="960" w:type="dxa"/>
            <w:vAlign w:val="center"/>
            <w:hideMark/>
          </w:tcPr>
          <w:p w14:paraId="72B9992E"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1049</w:t>
            </w:r>
          </w:p>
        </w:tc>
        <w:tc>
          <w:tcPr>
            <w:tcW w:w="960" w:type="dxa"/>
            <w:vAlign w:val="center"/>
            <w:hideMark/>
          </w:tcPr>
          <w:p w14:paraId="55367065"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379</w:t>
            </w:r>
          </w:p>
        </w:tc>
        <w:tc>
          <w:tcPr>
            <w:tcW w:w="960" w:type="dxa"/>
            <w:vAlign w:val="center"/>
            <w:hideMark/>
          </w:tcPr>
          <w:p w14:paraId="2482C81B"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63</w:t>
            </w:r>
          </w:p>
        </w:tc>
        <w:tc>
          <w:tcPr>
            <w:tcW w:w="1450" w:type="dxa"/>
            <w:vAlign w:val="center"/>
            <w:hideMark/>
          </w:tcPr>
          <w:p w14:paraId="48437F7C"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933</w:t>
            </w:r>
          </w:p>
        </w:tc>
        <w:tc>
          <w:tcPr>
            <w:tcW w:w="1417" w:type="dxa"/>
            <w:vAlign w:val="center"/>
            <w:hideMark/>
          </w:tcPr>
          <w:p w14:paraId="607EA36B"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127</w:t>
            </w:r>
          </w:p>
        </w:tc>
      </w:tr>
      <w:tr w:rsidR="000E47C0" w:rsidRPr="000E47C0" w14:paraId="6724EEF0" w14:textId="77777777" w:rsidTr="006047EC">
        <w:trPr>
          <w:cantSplit/>
          <w:trHeight w:val="170"/>
          <w:jc w:val="center"/>
        </w:trPr>
        <w:tc>
          <w:tcPr>
            <w:tcW w:w="1920" w:type="dxa"/>
            <w:gridSpan w:val="2"/>
            <w:vAlign w:val="center"/>
            <w:hideMark/>
          </w:tcPr>
          <w:p w14:paraId="1EA3798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lang w:eastAsia="vi-VN"/>
              </w:rPr>
              <w:t>Tổng cộng</w:t>
            </w:r>
          </w:p>
        </w:tc>
        <w:tc>
          <w:tcPr>
            <w:tcW w:w="1400" w:type="dxa"/>
            <w:vAlign w:val="center"/>
            <w:hideMark/>
          </w:tcPr>
          <w:p w14:paraId="0079BC8F"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7.001</w:t>
            </w:r>
          </w:p>
        </w:tc>
        <w:tc>
          <w:tcPr>
            <w:tcW w:w="960" w:type="dxa"/>
            <w:vAlign w:val="center"/>
            <w:hideMark/>
          </w:tcPr>
          <w:p w14:paraId="59437A3D"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2.224</w:t>
            </w:r>
          </w:p>
        </w:tc>
        <w:tc>
          <w:tcPr>
            <w:tcW w:w="960" w:type="dxa"/>
            <w:vAlign w:val="center"/>
            <w:hideMark/>
          </w:tcPr>
          <w:p w14:paraId="0CB54A29"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1.603</w:t>
            </w:r>
          </w:p>
        </w:tc>
        <w:tc>
          <w:tcPr>
            <w:tcW w:w="960" w:type="dxa"/>
            <w:vAlign w:val="center"/>
            <w:hideMark/>
          </w:tcPr>
          <w:p w14:paraId="21EAB73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808</w:t>
            </w:r>
          </w:p>
        </w:tc>
        <w:tc>
          <w:tcPr>
            <w:tcW w:w="1450" w:type="dxa"/>
            <w:vAlign w:val="center"/>
            <w:hideMark/>
          </w:tcPr>
          <w:p w14:paraId="4483E59E"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1.753</w:t>
            </w:r>
          </w:p>
        </w:tc>
        <w:tc>
          <w:tcPr>
            <w:tcW w:w="1417" w:type="dxa"/>
            <w:vAlign w:val="center"/>
            <w:hideMark/>
          </w:tcPr>
          <w:p w14:paraId="130CA50F"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613</w:t>
            </w:r>
          </w:p>
        </w:tc>
      </w:tr>
    </w:tbl>
    <w:p w14:paraId="0EEF59C3" w14:textId="77777777" w:rsidR="00197D5A" w:rsidRPr="000E47C0" w:rsidRDefault="00197D5A" w:rsidP="00197D5A">
      <w:pPr>
        <w:rPr>
          <w:szCs w:val="28"/>
        </w:rPr>
      </w:pPr>
      <w:r w:rsidRPr="000E47C0">
        <w:rPr>
          <w:szCs w:val="28"/>
        </w:rPr>
        <w:t xml:space="preserve">- Quy mô đào tạo: </w:t>
      </w:r>
    </w:p>
    <w:p w14:paraId="0F5348E3" w14:textId="77777777" w:rsidR="00197D5A" w:rsidRPr="000E47C0" w:rsidRDefault="00197D5A" w:rsidP="00197D5A">
      <w:pPr>
        <w:pStyle w:val="tnbng"/>
        <w:rPr>
          <w:color w:val="auto"/>
        </w:rPr>
      </w:pPr>
      <w:bookmarkStart w:id="15" w:name="_Toc238544014"/>
      <w:r w:rsidRPr="000E47C0">
        <w:rPr>
          <w:color w:val="auto"/>
        </w:rPr>
        <w:t>Bảng 2. Quy mô đào tạo giai đoạn 2023-2025</w:t>
      </w:r>
      <w:bookmarkEnd w:id="15"/>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1531"/>
        <w:gridCol w:w="1134"/>
        <w:gridCol w:w="1134"/>
        <w:gridCol w:w="1134"/>
        <w:gridCol w:w="1855"/>
        <w:gridCol w:w="1688"/>
      </w:tblGrid>
      <w:tr w:rsidR="000E47C0" w:rsidRPr="000E47C0" w14:paraId="37CD4E8B" w14:textId="77777777" w:rsidTr="006047EC">
        <w:trPr>
          <w:trHeight w:val="459"/>
          <w:tblHeader/>
          <w:jc w:val="center"/>
        </w:trPr>
        <w:tc>
          <w:tcPr>
            <w:tcW w:w="591" w:type="dxa"/>
            <w:vMerge w:val="restart"/>
            <w:vAlign w:val="center"/>
            <w:hideMark/>
          </w:tcPr>
          <w:p w14:paraId="091FE50A" w14:textId="77777777" w:rsidR="00197D5A" w:rsidRPr="000E47C0" w:rsidRDefault="00197D5A" w:rsidP="006047EC">
            <w:pPr>
              <w:spacing w:before="0" w:after="0"/>
              <w:ind w:firstLine="0"/>
              <w:jc w:val="center"/>
              <w:rPr>
                <w:b/>
                <w:bCs/>
                <w:szCs w:val="28"/>
              </w:rPr>
            </w:pPr>
            <w:r w:rsidRPr="000E47C0">
              <w:rPr>
                <w:b/>
                <w:bCs/>
                <w:szCs w:val="28"/>
              </w:rPr>
              <w:t>TT</w:t>
            </w:r>
          </w:p>
        </w:tc>
        <w:tc>
          <w:tcPr>
            <w:tcW w:w="1531" w:type="dxa"/>
            <w:vMerge w:val="restart"/>
            <w:vAlign w:val="center"/>
            <w:hideMark/>
          </w:tcPr>
          <w:p w14:paraId="27A2696E" w14:textId="77777777" w:rsidR="00197D5A" w:rsidRPr="000E47C0" w:rsidRDefault="00197D5A" w:rsidP="006047EC">
            <w:pPr>
              <w:spacing w:before="0" w:after="0"/>
              <w:ind w:firstLine="0"/>
              <w:jc w:val="center"/>
              <w:rPr>
                <w:b/>
                <w:bCs/>
                <w:szCs w:val="28"/>
              </w:rPr>
            </w:pPr>
            <w:r w:rsidRPr="000E47C0">
              <w:rPr>
                <w:b/>
                <w:bCs/>
                <w:szCs w:val="28"/>
              </w:rPr>
              <w:t>Năm học</w:t>
            </w:r>
          </w:p>
        </w:tc>
        <w:tc>
          <w:tcPr>
            <w:tcW w:w="1134" w:type="dxa"/>
            <w:vMerge w:val="restart"/>
            <w:vAlign w:val="center"/>
            <w:hideMark/>
          </w:tcPr>
          <w:p w14:paraId="1CB36EAA" w14:textId="77777777" w:rsidR="00197D5A" w:rsidRPr="000E47C0" w:rsidRDefault="00197D5A" w:rsidP="006047EC">
            <w:pPr>
              <w:spacing w:before="0" w:after="0"/>
              <w:ind w:firstLine="0"/>
              <w:jc w:val="center"/>
              <w:rPr>
                <w:b/>
                <w:bCs/>
                <w:szCs w:val="28"/>
              </w:rPr>
            </w:pPr>
            <w:r w:rsidRPr="000E47C0">
              <w:rPr>
                <w:b/>
                <w:bCs/>
                <w:szCs w:val="28"/>
              </w:rPr>
              <w:t>Tổng quy mô (HSSV)</w:t>
            </w:r>
          </w:p>
        </w:tc>
        <w:tc>
          <w:tcPr>
            <w:tcW w:w="5811" w:type="dxa"/>
            <w:gridSpan w:val="4"/>
            <w:vAlign w:val="center"/>
          </w:tcPr>
          <w:p w14:paraId="2AA93119" w14:textId="77777777" w:rsidR="00197D5A" w:rsidRPr="000E47C0" w:rsidRDefault="00197D5A" w:rsidP="006047EC">
            <w:pPr>
              <w:spacing w:before="0" w:after="0"/>
              <w:ind w:firstLine="0"/>
              <w:jc w:val="center"/>
              <w:rPr>
                <w:b/>
                <w:bCs/>
                <w:szCs w:val="28"/>
              </w:rPr>
            </w:pPr>
            <w:r w:rsidRPr="000E47C0">
              <w:rPr>
                <w:b/>
                <w:bCs/>
                <w:szCs w:val="28"/>
              </w:rPr>
              <w:t>Phân theo trình độ</w:t>
            </w:r>
          </w:p>
        </w:tc>
      </w:tr>
      <w:tr w:rsidR="000E47C0" w:rsidRPr="000E47C0" w14:paraId="29573D21" w14:textId="77777777" w:rsidTr="006047EC">
        <w:trPr>
          <w:trHeight w:val="845"/>
          <w:tblHeader/>
          <w:jc w:val="center"/>
        </w:trPr>
        <w:tc>
          <w:tcPr>
            <w:tcW w:w="591" w:type="dxa"/>
            <w:vMerge/>
            <w:vAlign w:val="center"/>
            <w:hideMark/>
          </w:tcPr>
          <w:p w14:paraId="5A4B08C1" w14:textId="77777777" w:rsidR="00197D5A" w:rsidRPr="000E47C0" w:rsidRDefault="00197D5A" w:rsidP="006047EC">
            <w:pPr>
              <w:spacing w:before="0" w:after="0"/>
              <w:rPr>
                <w:b/>
                <w:bCs/>
                <w:szCs w:val="28"/>
              </w:rPr>
            </w:pPr>
          </w:p>
        </w:tc>
        <w:tc>
          <w:tcPr>
            <w:tcW w:w="1531" w:type="dxa"/>
            <w:vMerge/>
            <w:vAlign w:val="center"/>
            <w:hideMark/>
          </w:tcPr>
          <w:p w14:paraId="0B9BC14A" w14:textId="77777777" w:rsidR="00197D5A" w:rsidRPr="000E47C0" w:rsidRDefault="00197D5A" w:rsidP="006047EC">
            <w:pPr>
              <w:spacing w:before="0" w:after="0"/>
              <w:rPr>
                <w:b/>
                <w:bCs/>
                <w:szCs w:val="28"/>
              </w:rPr>
            </w:pPr>
          </w:p>
        </w:tc>
        <w:tc>
          <w:tcPr>
            <w:tcW w:w="1134" w:type="dxa"/>
            <w:vMerge/>
            <w:vAlign w:val="center"/>
            <w:hideMark/>
          </w:tcPr>
          <w:p w14:paraId="7152D9F2" w14:textId="77777777" w:rsidR="00197D5A" w:rsidRPr="000E47C0" w:rsidRDefault="00197D5A" w:rsidP="006047EC">
            <w:pPr>
              <w:spacing w:before="0" w:after="0"/>
              <w:rPr>
                <w:b/>
                <w:bCs/>
                <w:szCs w:val="28"/>
              </w:rPr>
            </w:pPr>
          </w:p>
        </w:tc>
        <w:tc>
          <w:tcPr>
            <w:tcW w:w="1134" w:type="dxa"/>
            <w:vAlign w:val="center"/>
          </w:tcPr>
          <w:p w14:paraId="127FFD3F" w14:textId="77777777" w:rsidR="00197D5A" w:rsidRPr="000E47C0" w:rsidRDefault="00197D5A" w:rsidP="006047EC">
            <w:pPr>
              <w:spacing w:before="0" w:after="0"/>
              <w:ind w:firstLine="0"/>
              <w:jc w:val="center"/>
              <w:rPr>
                <w:i/>
                <w:iCs/>
                <w:szCs w:val="28"/>
              </w:rPr>
            </w:pPr>
            <w:r w:rsidRPr="000E47C0">
              <w:rPr>
                <w:i/>
                <w:iCs/>
                <w:szCs w:val="28"/>
              </w:rPr>
              <w:t>Cao đẳng</w:t>
            </w:r>
          </w:p>
        </w:tc>
        <w:tc>
          <w:tcPr>
            <w:tcW w:w="1134" w:type="dxa"/>
            <w:vAlign w:val="center"/>
            <w:hideMark/>
          </w:tcPr>
          <w:p w14:paraId="532315C1" w14:textId="77777777" w:rsidR="00197D5A" w:rsidRPr="000E47C0" w:rsidRDefault="00197D5A" w:rsidP="006047EC">
            <w:pPr>
              <w:spacing w:before="0" w:after="0"/>
              <w:ind w:firstLine="0"/>
              <w:jc w:val="center"/>
              <w:rPr>
                <w:i/>
                <w:iCs/>
                <w:szCs w:val="28"/>
              </w:rPr>
            </w:pPr>
            <w:r w:rsidRPr="000E47C0">
              <w:rPr>
                <w:i/>
                <w:iCs/>
                <w:szCs w:val="28"/>
              </w:rPr>
              <w:t>Trung cấp</w:t>
            </w:r>
          </w:p>
        </w:tc>
        <w:tc>
          <w:tcPr>
            <w:tcW w:w="1855" w:type="dxa"/>
            <w:vAlign w:val="center"/>
          </w:tcPr>
          <w:p w14:paraId="04066BFA" w14:textId="77777777" w:rsidR="00197D5A" w:rsidRPr="000E47C0" w:rsidRDefault="00197D5A" w:rsidP="006047EC">
            <w:pPr>
              <w:spacing w:before="0" w:after="0"/>
              <w:ind w:firstLine="0"/>
              <w:jc w:val="center"/>
              <w:rPr>
                <w:i/>
                <w:iCs/>
                <w:szCs w:val="28"/>
              </w:rPr>
            </w:pPr>
            <w:r w:rsidRPr="000E47C0">
              <w:rPr>
                <w:i/>
                <w:iCs/>
                <w:szCs w:val="28"/>
              </w:rPr>
              <w:t>Sơ cấp, ĐT, BD &lt;3 tháng</w:t>
            </w:r>
          </w:p>
        </w:tc>
        <w:tc>
          <w:tcPr>
            <w:tcW w:w="1688" w:type="dxa"/>
            <w:vAlign w:val="center"/>
            <w:hideMark/>
          </w:tcPr>
          <w:p w14:paraId="056907A7" w14:textId="77777777" w:rsidR="00197D5A" w:rsidRPr="000E47C0" w:rsidRDefault="00197D5A" w:rsidP="006047EC">
            <w:pPr>
              <w:spacing w:before="0" w:after="0"/>
              <w:ind w:firstLine="0"/>
              <w:jc w:val="center"/>
              <w:rPr>
                <w:i/>
                <w:iCs/>
                <w:szCs w:val="28"/>
              </w:rPr>
            </w:pPr>
            <w:r w:rsidRPr="000E47C0">
              <w:rPr>
                <w:i/>
                <w:iCs/>
                <w:szCs w:val="28"/>
              </w:rPr>
              <w:t>Liên kết đào tạo đại học</w:t>
            </w:r>
          </w:p>
        </w:tc>
      </w:tr>
      <w:tr w:rsidR="000E47C0" w:rsidRPr="000E47C0" w14:paraId="6CEE43B2" w14:textId="77777777" w:rsidTr="006047EC">
        <w:trPr>
          <w:trHeight w:val="397"/>
          <w:jc w:val="center"/>
        </w:trPr>
        <w:tc>
          <w:tcPr>
            <w:tcW w:w="591" w:type="dxa"/>
            <w:vAlign w:val="center"/>
            <w:hideMark/>
          </w:tcPr>
          <w:p w14:paraId="12D0DBF4" w14:textId="77777777" w:rsidR="00197D5A" w:rsidRPr="000E47C0" w:rsidRDefault="00197D5A" w:rsidP="006047EC">
            <w:pPr>
              <w:spacing w:before="0" w:after="0"/>
              <w:ind w:firstLine="0"/>
              <w:jc w:val="center"/>
              <w:rPr>
                <w:szCs w:val="28"/>
              </w:rPr>
            </w:pPr>
            <w:r w:rsidRPr="000E47C0">
              <w:rPr>
                <w:szCs w:val="28"/>
              </w:rPr>
              <w:t>1</w:t>
            </w:r>
          </w:p>
        </w:tc>
        <w:tc>
          <w:tcPr>
            <w:tcW w:w="1531" w:type="dxa"/>
            <w:vAlign w:val="center"/>
            <w:hideMark/>
          </w:tcPr>
          <w:p w14:paraId="7192E59F" w14:textId="77777777" w:rsidR="00197D5A" w:rsidRPr="000E47C0" w:rsidRDefault="00197D5A" w:rsidP="006047EC">
            <w:pPr>
              <w:spacing w:before="0" w:after="0"/>
              <w:ind w:firstLine="0"/>
              <w:jc w:val="center"/>
              <w:rPr>
                <w:b/>
                <w:szCs w:val="28"/>
              </w:rPr>
            </w:pPr>
            <w:r w:rsidRPr="000E47C0">
              <w:rPr>
                <w:b/>
                <w:szCs w:val="28"/>
              </w:rPr>
              <w:t>2023-2024</w:t>
            </w:r>
          </w:p>
        </w:tc>
        <w:tc>
          <w:tcPr>
            <w:tcW w:w="1134" w:type="dxa"/>
            <w:vAlign w:val="center"/>
          </w:tcPr>
          <w:p w14:paraId="2B7FF7A1" w14:textId="77777777" w:rsidR="00197D5A" w:rsidRPr="000E47C0" w:rsidRDefault="00197D5A" w:rsidP="006047EC">
            <w:pPr>
              <w:spacing w:before="0" w:after="0"/>
              <w:ind w:firstLine="0"/>
              <w:jc w:val="center"/>
              <w:rPr>
                <w:bCs/>
                <w:szCs w:val="28"/>
              </w:rPr>
            </w:pPr>
            <w:bookmarkStart w:id="16" w:name="_Hlk206948951"/>
            <w:r w:rsidRPr="000E47C0">
              <w:rPr>
                <w:b/>
                <w:bCs/>
                <w:szCs w:val="28"/>
              </w:rPr>
              <w:t>3.15</w:t>
            </w:r>
            <w:bookmarkEnd w:id="16"/>
            <w:r w:rsidRPr="000E47C0">
              <w:rPr>
                <w:b/>
                <w:bCs/>
                <w:szCs w:val="28"/>
              </w:rPr>
              <w:t>6</w:t>
            </w:r>
          </w:p>
        </w:tc>
        <w:tc>
          <w:tcPr>
            <w:tcW w:w="1134" w:type="dxa"/>
            <w:vAlign w:val="center"/>
          </w:tcPr>
          <w:p w14:paraId="674BA07F" w14:textId="77777777" w:rsidR="00197D5A" w:rsidRPr="000E47C0" w:rsidRDefault="00197D5A" w:rsidP="006047EC">
            <w:pPr>
              <w:spacing w:before="0" w:after="0"/>
              <w:ind w:firstLine="0"/>
              <w:jc w:val="right"/>
              <w:rPr>
                <w:szCs w:val="28"/>
              </w:rPr>
            </w:pPr>
            <w:bookmarkStart w:id="17" w:name="_Hlk206948977"/>
            <w:r w:rsidRPr="000E47C0">
              <w:rPr>
                <w:szCs w:val="28"/>
              </w:rPr>
              <w:t>867</w:t>
            </w:r>
            <w:bookmarkEnd w:id="17"/>
          </w:p>
        </w:tc>
        <w:tc>
          <w:tcPr>
            <w:tcW w:w="1134" w:type="dxa"/>
            <w:vAlign w:val="center"/>
          </w:tcPr>
          <w:p w14:paraId="5B590D24" w14:textId="77777777" w:rsidR="00197D5A" w:rsidRPr="000E47C0" w:rsidRDefault="00197D5A" w:rsidP="006047EC">
            <w:pPr>
              <w:spacing w:before="0" w:after="0"/>
              <w:ind w:firstLine="0"/>
              <w:jc w:val="right"/>
              <w:rPr>
                <w:szCs w:val="28"/>
              </w:rPr>
            </w:pPr>
            <w:bookmarkStart w:id="18" w:name="_Hlk206948988"/>
            <w:r w:rsidRPr="000E47C0">
              <w:rPr>
                <w:szCs w:val="28"/>
              </w:rPr>
              <w:t>1.038</w:t>
            </w:r>
            <w:bookmarkEnd w:id="18"/>
          </w:p>
        </w:tc>
        <w:tc>
          <w:tcPr>
            <w:tcW w:w="1855" w:type="dxa"/>
            <w:vAlign w:val="center"/>
          </w:tcPr>
          <w:p w14:paraId="0259F23A" w14:textId="77777777" w:rsidR="00197D5A" w:rsidRPr="000E47C0" w:rsidRDefault="00197D5A" w:rsidP="006047EC">
            <w:pPr>
              <w:spacing w:before="0" w:after="0"/>
              <w:ind w:firstLine="0"/>
              <w:jc w:val="right"/>
              <w:rPr>
                <w:szCs w:val="28"/>
              </w:rPr>
            </w:pPr>
            <w:r w:rsidRPr="000E47C0">
              <w:rPr>
                <w:szCs w:val="28"/>
              </w:rPr>
              <w:t>422</w:t>
            </w:r>
          </w:p>
        </w:tc>
        <w:tc>
          <w:tcPr>
            <w:tcW w:w="1688" w:type="dxa"/>
            <w:vAlign w:val="center"/>
          </w:tcPr>
          <w:p w14:paraId="4FAE4DDF" w14:textId="77777777" w:rsidR="00197D5A" w:rsidRPr="000E47C0" w:rsidRDefault="00197D5A" w:rsidP="006047EC">
            <w:pPr>
              <w:spacing w:before="0" w:after="0"/>
              <w:ind w:firstLine="0"/>
              <w:jc w:val="right"/>
              <w:rPr>
                <w:szCs w:val="28"/>
              </w:rPr>
            </w:pPr>
            <w:r w:rsidRPr="000E47C0">
              <w:rPr>
                <w:szCs w:val="28"/>
              </w:rPr>
              <w:t>829</w:t>
            </w:r>
          </w:p>
        </w:tc>
      </w:tr>
      <w:tr w:rsidR="000E47C0" w:rsidRPr="000E47C0" w14:paraId="4608BE4E" w14:textId="77777777" w:rsidTr="006047EC">
        <w:trPr>
          <w:trHeight w:val="397"/>
          <w:jc w:val="center"/>
        </w:trPr>
        <w:tc>
          <w:tcPr>
            <w:tcW w:w="591" w:type="dxa"/>
            <w:vAlign w:val="center"/>
          </w:tcPr>
          <w:p w14:paraId="0BA7F2C9" w14:textId="77777777" w:rsidR="00197D5A" w:rsidRPr="000E47C0" w:rsidRDefault="00197D5A" w:rsidP="006047EC">
            <w:pPr>
              <w:spacing w:before="0" w:after="0"/>
              <w:ind w:firstLine="0"/>
              <w:jc w:val="center"/>
              <w:rPr>
                <w:szCs w:val="28"/>
              </w:rPr>
            </w:pPr>
            <w:r w:rsidRPr="000E47C0">
              <w:rPr>
                <w:szCs w:val="28"/>
              </w:rPr>
              <w:t>2</w:t>
            </w:r>
          </w:p>
        </w:tc>
        <w:tc>
          <w:tcPr>
            <w:tcW w:w="1531" w:type="dxa"/>
            <w:vAlign w:val="center"/>
          </w:tcPr>
          <w:p w14:paraId="4519CAE2" w14:textId="77777777" w:rsidR="00197D5A" w:rsidRPr="000E47C0" w:rsidRDefault="00197D5A" w:rsidP="006047EC">
            <w:pPr>
              <w:spacing w:before="0" w:after="0"/>
              <w:ind w:firstLine="0"/>
              <w:jc w:val="center"/>
              <w:rPr>
                <w:b/>
                <w:szCs w:val="28"/>
              </w:rPr>
            </w:pPr>
            <w:r w:rsidRPr="000E47C0">
              <w:rPr>
                <w:b/>
                <w:szCs w:val="28"/>
              </w:rPr>
              <w:t>2024-2025</w:t>
            </w:r>
          </w:p>
        </w:tc>
        <w:tc>
          <w:tcPr>
            <w:tcW w:w="1134" w:type="dxa"/>
            <w:vAlign w:val="center"/>
          </w:tcPr>
          <w:p w14:paraId="09890CFB" w14:textId="77777777" w:rsidR="00197D5A" w:rsidRPr="000E47C0" w:rsidRDefault="00197D5A" w:rsidP="006047EC">
            <w:pPr>
              <w:spacing w:before="0" w:after="0"/>
              <w:ind w:firstLine="0"/>
              <w:jc w:val="center"/>
              <w:rPr>
                <w:bCs/>
                <w:szCs w:val="28"/>
              </w:rPr>
            </w:pPr>
            <w:r w:rsidRPr="000E47C0">
              <w:rPr>
                <w:b/>
                <w:bCs/>
                <w:szCs w:val="28"/>
              </w:rPr>
              <w:t>4.220</w:t>
            </w:r>
          </w:p>
        </w:tc>
        <w:tc>
          <w:tcPr>
            <w:tcW w:w="1134" w:type="dxa"/>
            <w:vAlign w:val="center"/>
          </w:tcPr>
          <w:p w14:paraId="69C3BA98" w14:textId="77777777" w:rsidR="00197D5A" w:rsidRPr="000E47C0" w:rsidRDefault="00197D5A" w:rsidP="006047EC">
            <w:pPr>
              <w:spacing w:before="0" w:after="0"/>
              <w:ind w:firstLine="0"/>
              <w:jc w:val="right"/>
              <w:rPr>
                <w:szCs w:val="28"/>
              </w:rPr>
            </w:pPr>
            <w:r w:rsidRPr="000E47C0">
              <w:t>1.209</w:t>
            </w:r>
          </w:p>
        </w:tc>
        <w:tc>
          <w:tcPr>
            <w:tcW w:w="1134" w:type="dxa"/>
            <w:vAlign w:val="center"/>
          </w:tcPr>
          <w:p w14:paraId="14DA4904" w14:textId="77777777" w:rsidR="00197D5A" w:rsidRPr="000E47C0" w:rsidRDefault="00197D5A" w:rsidP="006047EC">
            <w:pPr>
              <w:spacing w:before="0" w:after="0"/>
              <w:ind w:firstLine="0"/>
              <w:jc w:val="right"/>
              <w:rPr>
                <w:szCs w:val="28"/>
              </w:rPr>
            </w:pPr>
            <w:r w:rsidRPr="000E47C0">
              <w:t>1.324</w:t>
            </w:r>
          </w:p>
        </w:tc>
        <w:tc>
          <w:tcPr>
            <w:tcW w:w="1855" w:type="dxa"/>
            <w:vAlign w:val="center"/>
          </w:tcPr>
          <w:p w14:paraId="152FD23B" w14:textId="77777777" w:rsidR="00197D5A" w:rsidRPr="000E47C0" w:rsidRDefault="00197D5A" w:rsidP="006047EC">
            <w:pPr>
              <w:spacing w:before="0" w:after="0"/>
              <w:ind w:firstLine="0"/>
              <w:jc w:val="right"/>
              <w:rPr>
                <w:szCs w:val="28"/>
              </w:rPr>
            </w:pPr>
            <w:r w:rsidRPr="000E47C0">
              <w:t>1.137</w:t>
            </w:r>
          </w:p>
        </w:tc>
        <w:tc>
          <w:tcPr>
            <w:tcW w:w="1688" w:type="dxa"/>
            <w:vAlign w:val="center"/>
          </w:tcPr>
          <w:p w14:paraId="66A0E89D" w14:textId="77777777" w:rsidR="00197D5A" w:rsidRPr="000E47C0" w:rsidRDefault="00197D5A" w:rsidP="006047EC">
            <w:pPr>
              <w:spacing w:before="0" w:after="0"/>
              <w:ind w:firstLine="0"/>
              <w:jc w:val="right"/>
              <w:rPr>
                <w:szCs w:val="28"/>
              </w:rPr>
            </w:pPr>
            <w:r w:rsidRPr="000E47C0">
              <w:t>550</w:t>
            </w:r>
          </w:p>
        </w:tc>
      </w:tr>
      <w:tr w:rsidR="000E47C0" w:rsidRPr="000E47C0" w14:paraId="55A2B37A" w14:textId="77777777" w:rsidTr="006047EC">
        <w:trPr>
          <w:trHeight w:val="397"/>
          <w:jc w:val="center"/>
        </w:trPr>
        <w:tc>
          <w:tcPr>
            <w:tcW w:w="591" w:type="dxa"/>
            <w:vAlign w:val="center"/>
          </w:tcPr>
          <w:p w14:paraId="5879860F" w14:textId="77777777" w:rsidR="00197D5A" w:rsidRPr="000E47C0" w:rsidRDefault="00197D5A" w:rsidP="006047EC">
            <w:pPr>
              <w:spacing w:before="0" w:after="0"/>
              <w:ind w:firstLine="0"/>
              <w:jc w:val="center"/>
              <w:rPr>
                <w:szCs w:val="28"/>
              </w:rPr>
            </w:pPr>
            <w:r w:rsidRPr="000E47C0">
              <w:rPr>
                <w:szCs w:val="28"/>
              </w:rPr>
              <w:t>3</w:t>
            </w:r>
          </w:p>
        </w:tc>
        <w:tc>
          <w:tcPr>
            <w:tcW w:w="1531" w:type="dxa"/>
            <w:vAlign w:val="center"/>
          </w:tcPr>
          <w:p w14:paraId="4918D17A" w14:textId="77777777" w:rsidR="00197D5A" w:rsidRPr="000E47C0" w:rsidRDefault="00197D5A" w:rsidP="006047EC">
            <w:pPr>
              <w:spacing w:before="0" w:after="0"/>
              <w:ind w:firstLine="0"/>
              <w:jc w:val="center"/>
              <w:rPr>
                <w:b/>
                <w:szCs w:val="28"/>
              </w:rPr>
            </w:pPr>
            <w:r w:rsidRPr="000E47C0">
              <w:rPr>
                <w:b/>
                <w:szCs w:val="28"/>
              </w:rPr>
              <w:t>2025-2026</w:t>
            </w:r>
          </w:p>
        </w:tc>
        <w:tc>
          <w:tcPr>
            <w:tcW w:w="1134" w:type="dxa"/>
            <w:vAlign w:val="center"/>
          </w:tcPr>
          <w:p w14:paraId="582921F7" w14:textId="77777777" w:rsidR="00197D5A" w:rsidRPr="000E47C0" w:rsidRDefault="00197D5A" w:rsidP="006047EC">
            <w:pPr>
              <w:spacing w:before="0" w:after="0"/>
              <w:ind w:firstLine="0"/>
              <w:jc w:val="center"/>
              <w:rPr>
                <w:b/>
                <w:bCs/>
                <w:szCs w:val="28"/>
              </w:rPr>
            </w:pPr>
            <w:r w:rsidRPr="000E47C0">
              <w:rPr>
                <w:b/>
                <w:bCs/>
                <w:szCs w:val="28"/>
              </w:rPr>
              <w:t>3.795</w:t>
            </w:r>
          </w:p>
        </w:tc>
        <w:tc>
          <w:tcPr>
            <w:tcW w:w="1134" w:type="dxa"/>
            <w:vAlign w:val="center"/>
          </w:tcPr>
          <w:p w14:paraId="3D08E91B" w14:textId="77777777" w:rsidR="00197D5A" w:rsidRPr="000E47C0" w:rsidRDefault="00197D5A" w:rsidP="006047EC">
            <w:pPr>
              <w:spacing w:before="0" w:after="0"/>
              <w:ind w:firstLine="0"/>
              <w:jc w:val="right"/>
            </w:pPr>
            <w:r w:rsidRPr="000E47C0">
              <w:rPr>
                <w:szCs w:val="28"/>
              </w:rPr>
              <w:t>1.514</w:t>
            </w:r>
          </w:p>
        </w:tc>
        <w:tc>
          <w:tcPr>
            <w:tcW w:w="1134" w:type="dxa"/>
            <w:vAlign w:val="center"/>
          </w:tcPr>
          <w:p w14:paraId="19E38BA0" w14:textId="77777777" w:rsidR="00197D5A" w:rsidRPr="000E47C0" w:rsidRDefault="00197D5A" w:rsidP="006047EC">
            <w:pPr>
              <w:spacing w:before="0" w:after="0"/>
              <w:ind w:firstLine="0"/>
              <w:jc w:val="right"/>
            </w:pPr>
            <w:r w:rsidRPr="000E47C0">
              <w:rPr>
                <w:szCs w:val="28"/>
              </w:rPr>
              <w:t>683</w:t>
            </w:r>
          </w:p>
        </w:tc>
        <w:tc>
          <w:tcPr>
            <w:tcW w:w="1855" w:type="dxa"/>
            <w:vAlign w:val="center"/>
          </w:tcPr>
          <w:p w14:paraId="4970324C" w14:textId="77777777" w:rsidR="00197D5A" w:rsidRPr="000E47C0" w:rsidRDefault="00197D5A" w:rsidP="006047EC">
            <w:pPr>
              <w:spacing w:before="0" w:after="0"/>
              <w:ind w:firstLine="0"/>
              <w:jc w:val="right"/>
            </w:pPr>
            <w:r w:rsidRPr="000E47C0">
              <w:rPr>
                <w:szCs w:val="28"/>
              </w:rPr>
              <w:t>996</w:t>
            </w:r>
          </w:p>
        </w:tc>
        <w:tc>
          <w:tcPr>
            <w:tcW w:w="1688" w:type="dxa"/>
            <w:vAlign w:val="center"/>
          </w:tcPr>
          <w:p w14:paraId="704657C9" w14:textId="77777777" w:rsidR="00197D5A" w:rsidRPr="000E47C0" w:rsidRDefault="00197D5A" w:rsidP="006047EC">
            <w:pPr>
              <w:spacing w:before="0" w:after="0"/>
              <w:ind w:firstLine="0"/>
              <w:jc w:val="right"/>
            </w:pPr>
            <w:r w:rsidRPr="000E47C0">
              <w:rPr>
                <w:szCs w:val="28"/>
              </w:rPr>
              <w:t>602</w:t>
            </w:r>
          </w:p>
        </w:tc>
      </w:tr>
      <w:tr w:rsidR="000E47C0" w:rsidRPr="000E47C0" w14:paraId="70251019" w14:textId="77777777" w:rsidTr="006047EC">
        <w:trPr>
          <w:trHeight w:val="465"/>
          <w:jc w:val="center"/>
        </w:trPr>
        <w:tc>
          <w:tcPr>
            <w:tcW w:w="2122" w:type="dxa"/>
            <w:gridSpan w:val="2"/>
            <w:vAlign w:val="center"/>
          </w:tcPr>
          <w:p w14:paraId="5DCC3A17" w14:textId="77777777" w:rsidR="00197D5A" w:rsidRPr="000E47C0" w:rsidRDefault="00197D5A" w:rsidP="006047EC">
            <w:pPr>
              <w:spacing w:before="0" w:after="0"/>
              <w:ind w:firstLine="0"/>
              <w:jc w:val="center"/>
              <w:rPr>
                <w:b/>
                <w:szCs w:val="28"/>
              </w:rPr>
            </w:pPr>
            <w:r w:rsidRPr="000E47C0">
              <w:rPr>
                <w:b/>
                <w:szCs w:val="28"/>
                <w:lang w:eastAsia="vi-VN"/>
              </w:rPr>
              <w:t>Tổng cộng</w:t>
            </w:r>
          </w:p>
        </w:tc>
        <w:tc>
          <w:tcPr>
            <w:tcW w:w="1134" w:type="dxa"/>
            <w:vAlign w:val="center"/>
          </w:tcPr>
          <w:p w14:paraId="7EDD7E56" w14:textId="77777777" w:rsidR="00197D5A" w:rsidRPr="000E47C0" w:rsidRDefault="00197D5A" w:rsidP="006047EC">
            <w:pPr>
              <w:spacing w:before="0" w:after="0"/>
              <w:ind w:firstLine="0"/>
              <w:jc w:val="center"/>
              <w:rPr>
                <w:b/>
                <w:bCs/>
                <w:szCs w:val="28"/>
              </w:rPr>
            </w:pPr>
            <w:r w:rsidRPr="000E47C0">
              <w:rPr>
                <w:b/>
                <w:bCs/>
                <w:szCs w:val="28"/>
              </w:rPr>
              <w:t>11.171</w:t>
            </w:r>
          </w:p>
        </w:tc>
        <w:tc>
          <w:tcPr>
            <w:tcW w:w="1134" w:type="dxa"/>
            <w:vAlign w:val="center"/>
          </w:tcPr>
          <w:p w14:paraId="12449E5C" w14:textId="77777777" w:rsidR="00197D5A" w:rsidRPr="000E47C0" w:rsidRDefault="00197D5A" w:rsidP="006047EC">
            <w:pPr>
              <w:spacing w:before="0" w:after="0"/>
              <w:ind w:firstLine="0"/>
              <w:jc w:val="right"/>
              <w:rPr>
                <w:b/>
                <w:bCs/>
                <w:szCs w:val="28"/>
              </w:rPr>
            </w:pPr>
            <w:r w:rsidRPr="000E47C0">
              <w:rPr>
                <w:b/>
                <w:bCs/>
                <w:szCs w:val="28"/>
              </w:rPr>
              <w:t>3.590</w:t>
            </w:r>
          </w:p>
        </w:tc>
        <w:tc>
          <w:tcPr>
            <w:tcW w:w="1134" w:type="dxa"/>
            <w:vAlign w:val="center"/>
          </w:tcPr>
          <w:p w14:paraId="6D7BDF4C" w14:textId="77777777" w:rsidR="00197D5A" w:rsidRPr="000E47C0" w:rsidRDefault="00197D5A" w:rsidP="006047EC">
            <w:pPr>
              <w:spacing w:before="0" w:after="0"/>
              <w:ind w:firstLine="0"/>
              <w:jc w:val="right"/>
              <w:rPr>
                <w:b/>
                <w:bCs/>
                <w:szCs w:val="28"/>
              </w:rPr>
            </w:pPr>
            <w:r w:rsidRPr="000E47C0">
              <w:rPr>
                <w:b/>
                <w:bCs/>
                <w:szCs w:val="28"/>
              </w:rPr>
              <w:t>3.045</w:t>
            </w:r>
          </w:p>
        </w:tc>
        <w:tc>
          <w:tcPr>
            <w:tcW w:w="1855" w:type="dxa"/>
            <w:vAlign w:val="center"/>
          </w:tcPr>
          <w:p w14:paraId="4432696F" w14:textId="77777777" w:rsidR="00197D5A" w:rsidRPr="000E47C0" w:rsidRDefault="00197D5A" w:rsidP="006047EC">
            <w:pPr>
              <w:spacing w:before="0" w:after="0"/>
              <w:ind w:firstLine="0"/>
              <w:jc w:val="right"/>
              <w:rPr>
                <w:b/>
                <w:bCs/>
                <w:szCs w:val="28"/>
              </w:rPr>
            </w:pPr>
            <w:r w:rsidRPr="000E47C0">
              <w:rPr>
                <w:b/>
                <w:bCs/>
                <w:szCs w:val="28"/>
              </w:rPr>
              <w:t>2.555</w:t>
            </w:r>
          </w:p>
        </w:tc>
        <w:tc>
          <w:tcPr>
            <w:tcW w:w="1688" w:type="dxa"/>
            <w:vAlign w:val="center"/>
          </w:tcPr>
          <w:p w14:paraId="5D03A6DB" w14:textId="77777777" w:rsidR="00197D5A" w:rsidRPr="000E47C0" w:rsidRDefault="00197D5A" w:rsidP="006047EC">
            <w:pPr>
              <w:spacing w:before="0" w:after="0"/>
              <w:ind w:firstLine="0"/>
              <w:jc w:val="right"/>
              <w:rPr>
                <w:b/>
                <w:bCs/>
                <w:szCs w:val="28"/>
              </w:rPr>
            </w:pPr>
            <w:r w:rsidRPr="000E47C0">
              <w:rPr>
                <w:b/>
                <w:bCs/>
                <w:szCs w:val="28"/>
              </w:rPr>
              <w:t>1.981</w:t>
            </w:r>
          </w:p>
        </w:tc>
      </w:tr>
    </w:tbl>
    <w:p w14:paraId="58E7888A" w14:textId="77777777" w:rsidR="00197D5A" w:rsidRPr="000E47C0" w:rsidRDefault="00197D5A" w:rsidP="00197D5A">
      <w:pPr>
        <w:rPr>
          <w:szCs w:val="28"/>
        </w:rPr>
      </w:pPr>
      <w:r w:rsidRPr="000E47C0">
        <w:rPr>
          <w:szCs w:val="28"/>
        </w:rPr>
        <w:t xml:space="preserve">- Kết quả công nhận tốt nghiệp: </w:t>
      </w:r>
    </w:p>
    <w:p w14:paraId="456E00E8" w14:textId="77777777" w:rsidR="00197D5A" w:rsidRPr="000E47C0" w:rsidRDefault="00197D5A" w:rsidP="00197D5A">
      <w:pPr>
        <w:pStyle w:val="tnbng"/>
        <w:rPr>
          <w:color w:val="auto"/>
        </w:rPr>
      </w:pPr>
      <w:bookmarkStart w:id="19" w:name="_Toc238544015"/>
      <w:r w:rsidRPr="000E47C0">
        <w:rPr>
          <w:color w:val="auto"/>
        </w:rPr>
        <w:t>Bảng 3. Quy mô tốt nghiệp giai đoạn 2023-2025</w:t>
      </w:r>
      <w:bookmarkEnd w:id="19"/>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1523"/>
        <w:gridCol w:w="1275"/>
        <w:gridCol w:w="1395"/>
        <w:gridCol w:w="1418"/>
        <w:gridCol w:w="1350"/>
        <w:gridCol w:w="1649"/>
      </w:tblGrid>
      <w:tr w:rsidR="000E47C0" w:rsidRPr="000E47C0" w14:paraId="1EE30B75" w14:textId="77777777" w:rsidTr="006047EC">
        <w:trPr>
          <w:trHeight w:val="397"/>
          <w:jc w:val="center"/>
        </w:trPr>
        <w:tc>
          <w:tcPr>
            <w:tcW w:w="599" w:type="dxa"/>
            <w:vMerge w:val="restart"/>
            <w:vAlign w:val="center"/>
            <w:hideMark/>
          </w:tcPr>
          <w:p w14:paraId="282597E7" w14:textId="77777777" w:rsidR="00197D5A" w:rsidRPr="000E47C0" w:rsidRDefault="00197D5A" w:rsidP="006047EC">
            <w:pPr>
              <w:spacing w:before="0" w:after="0"/>
              <w:ind w:firstLine="0"/>
              <w:jc w:val="center"/>
              <w:rPr>
                <w:b/>
                <w:bCs/>
                <w:szCs w:val="28"/>
              </w:rPr>
            </w:pPr>
            <w:bookmarkStart w:id="20" w:name="_Hlk160047436"/>
            <w:r w:rsidRPr="000E47C0">
              <w:rPr>
                <w:b/>
                <w:bCs/>
                <w:szCs w:val="28"/>
              </w:rPr>
              <w:t>TT</w:t>
            </w:r>
          </w:p>
        </w:tc>
        <w:tc>
          <w:tcPr>
            <w:tcW w:w="1523" w:type="dxa"/>
            <w:vMerge w:val="restart"/>
            <w:vAlign w:val="center"/>
            <w:hideMark/>
          </w:tcPr>
          <w:p w14:paraId="454147AB" w14:textId="77777777" w:rsidR="00197D5A" w:rsidRPr="000E47C0" w:rsidRDefault="00197D5A" w:rsidP="006047EC">
            <w:pPr>
              <w:spacing w:before="0" w:after="0"/>
              <w:ind w:firstLine="0"/>
              <w:jc w:val="center"/>
              <w:rPr>
                <w:b/>
                <w:bCs/>
                <w:szCs w:val="28"/>
              </w:rPr>
            </w:pPr>
            <w:r w:rsidRPr="000E47C0">
              <w:rPr>
                <w:b/>
                <w:bCs/>
                <w:szCs w:val="28"/>
              </w:rPr>
              <w:t>Năm học</w:t>
            </w:r>
          </w:p>
        </w:tc>
        <w:tc>
          <w:tcPr>
            <w:tcW w:w="1275" w:type="dxa"/>
            <w:vMerge w:val="restart"/>
            <w:vAlign w:val="center"/>
            <w:hideMark/>
          </w:tcPr>
          <w:p w14:paraId="74674149" w14:textId="77777777" w:rsidR="00197D5A" w:rsidRPr="000E47C0" w:rsidRDefault="00197D5A" w:rsidP="006047EC">
            <w:pPr>
              <w:spacing w:before="0" w:after="0"/>
              <w:ind w:firstLine="0"/>
              <w:jc w:val="center"/>
              <w:rPr>
                <w:b/>
                <w:bCs/>
                <w:szCs w:val="28"/>
              </w:rPr>
            </w:pPr>
            <w:r w:rsidRPr="000E47C0">
              <w:rPr>
                <w:b/>
                <w:bCs/>
                <w:szCs w:val="28"/>
              </w:rPr>
              <w:t>Tổng quy mô (HSSV)</w:t>
            </w:r>
          </w:p>
        </w:tc>
        <w:tc>
          <w:tcPr>
            <w:tcW w:w="5812" w:type="dxa"/>
            <w:gridSpan w:val="4"/>
            <w:vAlign w:val="center"/>
          </w:tcPr>
          <w:p w14:paraId="38408960" w14:textId="77777777" w:rsidR="00197D5A" w:rsidRPr="000E47C0" w:rsidRDefault="00197D5A" w:rsidP="006047EC">
            <w:pPr>
              <w:spacing w:before="0" w:after="0"/>
              <w:ind w:firstLine="0"/>
              <w:jc w:val="center"/>
              <w:rPr>
                <w:b/>
                <w:bCs/>
                <w:szCs w:val="28"/>
              </w:rPr>
            </w:pPr>
            <w:r w:rsidRPr="000E47C0">
              <w:rPr>
                <w:b/>
                <w:bCs/>
                <w:szCs w:val="28"/>
              </w:rPr>
              <w:t>Trong đó:</w:t>
            </w:r>
          </w:p>
        </w:tc>
      </w:tr>
      <w:tr w:rsidR="000E47C0" w:rsidRPr="000E47C0" w14:paraId="08594270" w14:textId="77777777" w:rsidTr="006047EC">
        <w:trPr>
          <w:trHeight w:val="758"/>
          <w:jc w:val="center"/>
        </w:trPr>
        <w:tc>
          <w:tcPr>
            <w:tcW w:w="599" w:type="dxa"/>
            <w:vMerge/>
            <w:vAlign w:val="center"/>
            <w:hideMark/>
          </w:tcPr>
          <w:p w14:paraId="073B4A58" w14:textId="77777777" w:rsidR="00197D5A" w:rsidRPr="000E47C0" w:rsidRDefault="00197D5A" w:rsidP="006047EC">
            <w:pPr>
              <w:spacing w:before="0" w:after="0"/>
              <w:rPr>
                <w:b/>
                <w:bCs/>
                <w:szCs w:val="28"/>
              </w:rPr>
            </w:pPr>
          </w:p>
        </w:tc>
        <w:tc>
          <w:tcPr>
            <w:tcW w:w="1523" w:type="dxa"/>
            <w:vMerge/>
            <w:vAlign w:val="center"/>
            <w:hideMark/>
          </w:tcPr>
          <w:p w14:paraId="089FC659" w14:textId="77777777" w:rsidR="00197D5A" w:rsidRPr="000E47C0" w:rsidRDefault="00197D5A" w:rsidP="006047EC">
            <w:pPr>
              <w:spacing w:before="0" w:after="0"/>
              <w:rPr>
                <w:b/>
                <w:bCs/>
                <w:szCs w:val="28"/>
              </w:rPr>
            </w:pPr>
          </w:p>
        </w:tc>
        <w:tc>
          <w:tcPr>
            <w:tcW w:w="1275" w:type="dxa"/>
            <w:vMerge/>
            <w:vAlign w:val="center"/>
            <w:hideMark/>
          </w:tcPr>
          <w:p w14:paraId="7488F688" w14:textId="77777777" w:rsidR="00197D5A" w:rsidRPr="000E47C0" w:rsidRDefault="00197D5A" w:rsidP="006047EC">
            <w:pPr>
              <w:spacing w:before="0" w:after="0"/>
              <w:rPr>
                <w:b/>
                <w:bCs/>
                <w:szCs w:val="28"/>
              </w:rPr>
            </w:pPr>
          </w:p>
        </w:tc>
        <w:tc>
          <w:tcPr>
            <w:tcW w:w="1395" w:type="dxa"/>
            <w:vAlign w:val="center"/>
          </w:tcPr>
          <w:p w14:paraId="4566B412" w14:textId="77777777" w:rsidR="00197D5A" w:rsidRPr="000E47C0" w:rsidRDefault="00197D5A" w:rsidP="006047EC">
            <w:pPr>
              <w:spacing w:before="0" w:after="0"/>
              <w:ind w:firstLine="0"/>
              <w:jc w:val="center"/>
              <w:rPr>
                <w:i/>
                <w:iCs/>
                <w:szCs w:val="28"/>
              </w:rPr>
            </w:pPr>
            <w:r w:rsidRPr="000E47C0">
              <w:rPr>
                <w:i/>
                <w:iCs/>
                <w:szCs w:val="28"/>
              </w:rPr>
              <w:t>Cao đẳng</w:t>
            </w:r>
          </w:p>
        </w:tc>
        <w:tc>
          <w:tcPr>
            <w:tcW w:w="1418" w:type="dxa"/>
            <w:vAlign w:val="center"/>
            <w:hideMark/>
          </w:tcPr>
          <w:p w14:paraId="1016E957" w14:textId="77777777" w:rsidR="00197D5A" w:rsidRPr="000E47C0" w:rsidRDefault="00197D5A" w:rsidP="006047EC">
            <w:pPr>
              <w:spacing w:before="0" w:after="0"/>
              <w:ind w:firstLine="0"/>
              <w:jc w:val="center"/>
              <w:rPr>
                <w:i/>
                <w:iCs/>
                <w:szCs w:val="28"/>
              </w:rPr>
            </w:pPr>
            <w:r w:rsidRPr="000E47C0">
              <w:rPr>
                <w:i/>
                <w:iCs/>
                <w:szCs w:val="28"/>
              </w:rPr>
              <w:t>Trung cấp</w:t>
            </w:r>
          </w:p>
        </w:tc>
        <w:tc>
          <w:tcPr>
            <w:tcW w:w="1350" w:type="dxa"/>
            <w:vAlign w:val="center"/>
          </w:tcPr>
          <w:p w14:paraId="5A025711" w14:textId="77777777" w:rsidR="00197D5A" w:rsidRPr="000E47C0" w:rsidRDefault="00197D5A" w:rsidP="006047EC">
            <w:pPr>
              <w:spacing w:before="0" w:after="0"/>
              <w:ind w:firstLine="0"/>
              <w:jc w:val="center"/>
              <w:rPr>
                <w:i/>
                <w:iCs/>
                <w:szCs w:val="28"/>
              </w:rPr>
            </w:pPr>
            <w:r w:rsidRPr="000E47C0">
              <w:rPr>
                <w:i/>
                <w:iCs/>
                <w:szCs w:val="28"/>
              </w:rPr>
              <w:t>Sơ cấp</w:t>
            </w:r>
          </w:p>
        </w:tc>
        <w:tc>
          <w:tcPr>
            <w:tcW w:w="1649" w:type="dxa"/>
            <w:vAlign w:val="center"/>
            <w:hideMark/>
          </w:tcPr>
          <w:p w14:paraId="26D30450" w14:textId="77777777" w:rsidR="00197D5A" w:rsidRPr="000E47C0" w:rsidRDefault="00197D5A" w:rsidP="006047EC">
            <w:pPr>
              <w:spacing w:before="0" w:after="0"/>
              <w:ind w:firstLine="0"/>
              <w:jc w:val="center"/>
              <w:rPr>
                <w:i/>
                <w:iCs/>
                <w:szCs w:val="28"/>
              </w:rPr>
            </w:pPr>
            <w:r w:rsidRPr="000E47C0">
              <w:rPr>
                <w:i/>
                <w:iCs/>
                <w:szCs w:val="28"/>
              </w:rPr>
              <w:t>ĐT, BD &lt;3 tháng</w:t>
            </w:r>
          </w:p>
        </w:tc>
      </w:tr>
      <w:tr w:rsidR="000E47C0" w:rsidRPr="000E47C0" w14:paraId="47B3588C" w14:textId="77777777" w:rsidTr="006047EC">
        <w:trPr>
          <w:trHeight w:val="397"/>
          <w:jc w:val="center"/>
        </w:trPr>
        <w:tc>
          <w:tcPr>
            <w:tcW w:w="599" w:type="dxa"/>
            <w:vAlign w:val="center"/>
          </w:tcPr>
          <w:p w14:paraId="63568034" w14:textId="77777777" w:rsidR="00197D5A" w:rsidRPr="000E47C0" w:rsidRDefault="00197D5A" w:rsidP="006047EC">
            <w:pPr>
              <w:spacing w:before="0" w:after="0"/>
              <w:ind w:firstLine="0"/>
              <w:jc w:val="center"/>
              <w:rPr>
                <w:szCs w:val="28"/>
              </w:rPr>
            </w:pPr>
            <w:r w:rsidRPr="000E47C0">
              <w:rPr>
                <w:szCs w:val="28"/>
              </w:rPr>
              <w:t>1</w:t>
            </w:r>
          </w:p>
        </w:tc>
        <w:tc>
          <w:tcPr>
            <w:tcW w:w="1523" w:type="dxa"/>
            <w:vAlign w:val="center"/>
            <w:hideMark/>
          </w:tcPr>
          <w:p w14:paraId="0881299B" w14:textId="77777777" w:rsidR="00197D5A" w:rsidRPr="000E47C0" w:rsidRDefault="00197D5A" w:rsidP="006047EC">
            <w:pPr>
              <w:spacing w:before="0" w:after="0"/>
              <w:ind w:firstLine="0"/>
              <w:jc w:val="center"/>
              <w:rPr>
                <w:bCs/>
                <w:szCs w:val="28"/>
              </w:rPr>
            </w:pPr>
            <w:r w:rsidRPr="000E47C0">
              <w:rPr>
                <w:bCs/>
                <w:szCs w:val="28"/>
              </w:rPr>
              <w:t>2023-2024</w:t>
            </w:r>
          </w:p>
        </w:tc>
        <w:tc>
          <w:tcPr>
            <w:tcW w:w="1275" w:type="dxa"/>
            <w:vAlign w:val="center"/>
          </w:tcPr>
          <w:p w14:paraId="5E25C333" w14:textId="77777777" w:rsidR="00197D5A" w:rsidRPr="000E47C0" w:rsidRDefault="00197D5A" w:rsidP="006047EC">
            <w:pPr>
              <w:spacing w:before="0" w:after="0"/>
              <w:ind w:firstLine="0"/>
              <w:jc w:val="center"/>
              <w:rPr>
                <w:b/>
                <w:szCs w:val="28"/>
              </w:rPr>
            </w:pPr>
            <w:r w:rsidRPr="000E47C0">
              <w:rPr>
                <w:b/>
                <w:szCs w:val="28"/>
              </w:rPr>
              <w:t>1.404</w:t>
            </w:r>
          </w:p>
        </w:tc>
        <w:tc>
          <w:tcPr>
            <w:tcW w:w="1395" w:type="dxa"/>
            <w:vAlign w:val="center"/>
          </w:tcPr>
          <w:p w14:paraId="69BE5597" w14:textId="77777777" w:rsidR="00197D5A" w:rsidRPr="000E47C0" w:rsidRDefault="00197D5A" w:rsidP="006047EC">
            <w:pPr>
              <w:spacing w:before="0" w:after="0"/>
              <w:ind w:firstLine="0"/>
              <w:jc w:val="center"/>
              <w:rPr>
                <w:bCs/>
                <w:szCs w:val="28"/>
              </w:rPr>
            </w:pPr>
            <w:r w:rsidRPr="000E47C0">
              <w:rPr>
                <w:bCs/>
                <w:szCs w:val="28"/>
              </w:rPr>
              <w:t>250</w:t>
            </w:r>
          </w:p>
        </w:tc>
        <w:tc>
          <w:tcPr>
            <w:tcW w:w="1418" w:type="dxa"/>
            <w:vAlign w:val="center"/>
          </w:tcPr>
          <w:p w14:paraId="45E6686F" w14:textId="77777777" w:rsidR="00197D5A" w:rsidRPr="000E47C0" w:rsidRDefault="00197D5A" w:rsidP="006047EC">
            <w:pPr>
              <w:spacing w:before="0" w:after="0"/>
              <w:ind w:firstLine="0"/>
              <w:jc w:val="center"/>
              <w:rPr>
                <w:bCs/>
                <w:szCs w:val="28"/>
              </w:rPr>
            </w:pPr>
            <w:r w:rsidRPr="000E47C0">
              <w:rPr>
                <w:bCs/>
                <w:szCs w:val="28"/>
              </w:rPr>
              <w:t>209</w:t>
            </w:r>
          </w:p>
        </w:tc>
        <w:tc>
          <w:tcPr>
            <w:tcW w:w="1350" w:type="dxa"/>
            <w:vAlign w:val="center"/>
          </w:tcPr>
          <w:p w14:paraId="3341375A" w14:textId="77777777" w:rsidR="00197D5A" w:rsidRPr="000E47C0" w:rsidRDefault="00197D5A" w:rsidP="006047EC">
            <w:pPr>
              <w:spacing w:before="0" w:after="0"/>
              <w:ind w:firstLine="0"/>
              <w:jc w:val="center"/>
              <w:rPr>
                <w:bCs/>
                <w:szCs w:val="28"/>
              </w:rPr>
            </w:pPr>
            <w:r w:rsidRPr="000E47C0">
              <w:rPr>
                <w:bCs/>
                <w:szCs w:val="28"/>
              </w:rPr>
              <w:t>393</w:t>
            </w:r>
          </w:p>
        </w:tc>
        <w:tc>
          <w:tcPr>
            <w:tcW w:w="1649" w:type="dxa"/>
            <w:vAlign w:val="center"/>
          </w:tcPr>
          <w:p w14:paraId="67F5470B" w14:textId="77777777" w:rsidR="00197D5A" w:rsidRPr="000E47C0" w:rsidRDefault="00197D5A" w:rsidP="006047EC">
            <w:pPr>
              <w:spacing w:before="0" w:after="0"/>
              <w:ind w:firstLine="0"/>
              <w:jc w:val="center"/>
              <w:rPr>
                <w:bCs/>
                <w:szCs w:val="28"/>
              </w:rPr>
            </w:pPr>
            <w:r w:rsidRPr="000E47C0">
              <w:rPr>
                <w:bCs/>
                <w:szCs w:val="28"/>
              </w:rPr>
              <w:t>552</w:t>
            </w:r>
          </w:p>
        </w:tc>
      </w:tr>
      <w:tr w:rsidR="000E47C0" w:rsidRPr="000E47C0" w14:paraId="25BFAA04" w14:textId="77777777" w:rsidTr="006047EC">
        <w:trPr>
          <w:trHeight w:val="397"/>
          <w:jc w:val="center"/>
        </w:trPr>
        <w:tc>
          <w:tcPr>
            <w:tcW w:w="599" w:type="dxa"/>
            <w:vAlign w:val="center"/>
          </w:tcPr>
          <w:p w14:paraId="4658CDBF" w14:textId="77777777" w:rsidR="00197D5A" w:rsidRPr="000E47C0" w:rsidRDefault="00197D5A" w:rsidP="006047EC">
            <w:pPr>
              <w:spacing w:before="0" w:after="0"/>
              <w:ind w:firstLine="0"/>
              <w:jc w:val="center"/>
              <w:rPr>
                <w:szCs w:val="28"/>
              </w:rPr>
            </w:pPr>
            <w:r w:rsidRPr="000E47C0">
              <w:rPr>
                <w:szCs w:val="28"/>
              </w:rPr>
              <w:t>2</w:t>
            </w:r>
          </w:p>
        </w:tc>
        <w:tc>
          <w:tcPr>
            <w:tcW w:w="1523" w:type="dxa"/>
            <w:vAlign w:val="center"/>
            <w:hideMark/>
          </w:tcPr>
          <w:p w14:paraId="57D9FEE3" w14:textId="77777777" w:rsidR="00197D5A" w:rsidRPr="000E47C0" w:rsidRDefault="00197D5A" w:rsidP="006047EC">
            <w:pPr>
              <w:spacing w:before="0" w:after="0"/>
              <w:ind w:firstLine="0"/>
              <w:jc w:val="center"/>
              <w:rPr>
                <w:bCs/>
                <w:szCs w:val="28"/>
              </w:rPr>
            </w:pPr>
            <w:r w:rsidRPr="000E47C0">
              <w:rPr>
                <w:bCs/>
                <w:szCs w:val="28"/>
              </w:rPr>
              <w:t>2024-2025</w:t>
            </w:r>
          </w:p>
        </w:tc>
        <w:tc>
          <w:tcPr>
            <w:tcW w:w="1275" w:type="dxa"/>
            <w:vAlign w:val="center"/>
          </w:tcPr>
          <w:p w14:paraId="611436E2" w14:textId="77777777" w:rsidR="00197D5A" w:rsidRPr="000E47C0" w:rsidRDefault="00197D5A" w:rsidP="006047EC">
            <w:pPr>
              <w:spacing w:before="0" w:after="0"/>
              <w:ind w:firstLine="0"/>
              <w:jc w:val="center"/>
              <w:rPr>
                <w:b/>
                <w:szCs w:val="28"/>
              </w:rPr>
            </w:pPr>
            <w:r w:rsidRPr="000E47C0">
              <w:rPr>
                <w:b/>
                <w:szCs w:val="28"/>
              </w:rPr>
              <w:t>1.346</w:t>
            </w:r>
          </w:p>
        </w:tc>
        <w:tc>
          <w:tcPr>
            <w:tcW w:w="1395" w:type="dxa"/>
            <w:vAlign w:val="center"/>
          </w:tcPr>
          <w:p w14:paraId="5F8A75EF" w14:textId="77777777" w:rsidR="00197D5A" w:rsidRPr="000E47C0" w:rsidRDefault="00197D5A" w:rsidP="006047EC">
            <w:pPr>
              <w:spacing w:before="0" w:after="0"/>
              <w:ind w:firstLine="0"/>
              <w:jc w:val="center"/>
              <w:rPr>
                <w:bCs/>
                <w:szCs w:val="28"/>
              </w:rPr>
            </w:pPr>
            <w:r w:rsidRPr="000E47C0">
              <w:rPr>
                <w:bCs/>
                <w:szCs w:val="28"/>
              </w:rPr>
              <w:t>157</w:t>
            </w:r>
          </w:p>
        </w:tc>
        <w:tc>
          <w:tcPr>
            <w:tcW w:w="1418" w:type="dxa"/>
            <w:vAlign w:val="center"/>
          </w:tcPr>
          <w:p w14:paraId="5DDB3900" w14:textId="77777777" w:rsidR="00197D5A" w:rsidRPr="000E47C0" w:rsidRDefault="00197D5A" w:rsidP="006047EC">
            <w:pPr>
              <w:spacing w:before="0" w:after="0"/>
              <w:ind w:firstLine="0"/>
              <w:jc w:val="center"/>
              <w:rPr>
                <w:bCs/>
                <w:szCs w:val="28"/>
              </w:rPr>
            </w:pPr>
            <w:r w:rsidRPr="000E47C0">
              <w:rPr>
                <w:bCs/>
                <w:szCs w:val="28"/>
              </w:rPr>
              <w:t>385</w:t>
            </w:r>
          </w:p>
        </w:tc>
        <w:tc>
          <w:tcPr>
            <w:tcW w:w="1350" w:type="dxa"/>
            <w:vAlign w:val="center"/>
          </w:tcPr>
          <w:p w14:paraId="3E269369" w14:textId="77777777" w:rsidR="00197D5A" w:rsidRPr="000E47C0" w:rsidRDefault="00197D5A" w:rsidP="006047EC">
            <w:pPr>
              <w:spacing w:before="0" w:after="0"/>
              <w:ind w:firstLine="0"/>
              <w:jc w:val="center"/>
              <w:rPr>
                <w:bCs/>
                <w:szCs w:val="28"/>
              </w:rPr>
            </w:pPr>
            <w:r w:rsidRPr="000E47C0">
              <w:rPr>
                <w:bCs/>
                <w:szCs w:val="28"/>
              </w:rPr>
              <w:t>51</w:t>
            </w:r>
          </w:p>
        </w:tc>
        <w:tc>
          <w:tcPr>
            <w:tcW w:w="1649" w:type="dxa"/>
            <w:vAlign w:val="center"/>
          </w:tcPr>
          <w:p w14:paraId="68F1F7E3" w14:textId="77777777" w:rsidR="00197D5A" w:rsidRPr="000E47C0" w:rsidRDefault="00197D5A" w:rsidP="006047EC">
            <w:pPr>
              <w:spacing w:before="0" w:after="0"/>
              <w:ind w:firstLine="0"/>
              <w:jc w:val="center"/>
              <w:rPr>
                <w:bCs/>
                <w:szCs w:val="28"/>
              </w:rPr>
            </w:pPr>
            <w:r w:rsidRPr="000E47C0">
              <w:rPr>
                <w:bCs/>
                <w:szCs w:val="28"/>
              </w:rPr>
              <w:t>753</w:t>
            </w:r>
          </w:p>
        </w:tc>
      </w:tr>
      <w:tr w:rsidR="000E47C0" w:rsidRPr="000E47C0" w14:paraId="1AA15488" w14:textId="77777777" w:rsidTr="006047EC">
        <w:trPr>
          <w:trHeight w:val="671"/>
          <w:jc w:val="center"/>
        </w:trPr>
        <w:tc>
          <w:tcPr>
            <w:tcW w:w="2122" w:type="dxa"/>
            <w:gridSpan w:val="2"/>
            <w:vAlign w:val="center"/>
          </w:tcPr>
          <w:p w14:paraId="44EA1A2B" w14:textId="77777777" w:rsidR="00197D5A" w:rsidRPr="000E47C0" w:rsidRDefault="00197D5A" w:rsidP="006047EC">
            <w:pPr>
              <w:spacing w:before="0" w:after="0"/>
              <w:ind w:firstLine="0"/>
              <w:jc w:val="center"/>
              <w:rPr>
                <w:b/>
                <w:szCs w:val="28"/>
              </w:rPr>
            </w:pPr>
            <w:r w:rsidRPr="000E47C0">
              <w:rPr>
                <w:b/>
                <w:szCs w:val="28"/>
                <w:lang w:eastAsia="vi-VN"/>
              </w:rPr>
              <w:t>Tổng cộng</w:t>
            </w:r>
          </w:p>
        </w:tc>
        <w:tc>
          <w:tcPr>
            <w:tcW w:w="1275" w:type="dxa"/>
            <w:vAlign w:val="center"/>
          </w:tcPr>
          <w:p w14:paraId="63FABEBB" w14:textId="77777777" w:rsidR="00197D5A" w:rsidRPr="000E47C0" w:rsidRDefault="00197D5A" w:rsidP="006047EC">
            <w:pPr>
              <w:spacing w:before="0" w:after="0"/>
              <w:ind w:firstLine="0"/>
              <w:jc w:val="center"/>
              <w:rPr>
                <w:b/>
                <w:szCs w:val="28"/>
                <w:lang w:eastAsia="vi-VN"/>
              </w:rPr>
            </w:pPr>
            <w:r w:rsidRPr="000E47C0">
              <w:rPr>
                <w:b/>
                <w:szCs w:val="28"/>
                <w:lang w:eastAsia="vi-VN"/>
              </w:rPr>
              <w:t>2.750</w:t>
            </w:r>
          </w:p>
        </w:tc>
        <w:tc>
          <w:tcPr>
            <w:tcW w:w="1395" w:type="dxa"/>
            <w:vAlign w:val="center"/>
          </w:tcPr>
          <w:p w14:paraId="25740758" w14:textId="77777777" w:rsidR="00197D5A" w:rsidRPr="000E47C0" w:rsidRDefault="00197D5A" w:rsidP="006047EC">
            <w:pPr>
              <w:spacing w:before="0" w:after="0"/>
              <w:ind w:firstLine="0"/>
              <w:jc w:val="center"/>
              <w:rPr>
                <w:b/>
                <w:szCs w:val="28"/>
                <w:lang w:eastAsia="vi-VN"/>
              </w:rPr>
            </w:pPr>
            <w:r w:rsidRPr="000E47C0">
              <w:rPr>
                <w:b/>
                <w:szCs w:val="28"/>
                <w:lang w:eastAsia="vi-VN"/>
              </w:rPr>
              <w:t>407</w:t>
            </w:r>
          </w:p>
        </w:tc>
        <w:tc>
          <w:tcPr>
            <w:tcW w:w="1418" w:type="dxa"/>
            <w:vAlign w:val="center"/>
          </w:tcPr>
          <w:p w14:paraId="6F4A74A9" w14:textId="77777777" w:rsidR="00197D5A" w:rsidRPr="000E47C0" w:rsidRDefault="00197D5A" w:rsidP="006047EC">
            <w:pPr>
              <w:spacing w:before="0" w:after="0"/>
              <w:ind w:firstLine="0"/>
              <w:jc w:val="center"/>
              <w:rPr>
                <w:b/>
                <w:szCs w:val="28"/>
                <w:lang w:eastAsia="vi-VN"/>
              </w:rPr>
            </w:pPr>
            <w:r w:rsidRPr="000E47C0">
              <w:rPr>
                <w:b/>
                <w:szCs w:val="28"/>
                <w:lang w:eastAsia="vi-VN"/>
              </w:rPr>
              <w:t>594</w:t>
            </w:r>
          </w:p>
        </w:tc>
        <w:tc>
          <w:tcPr>
            <w:tcW w:w="1350" w:type="dxa"/>
            <w:vAlign w:val="center"/>
          </w:tcPr>
          <w:p w14:paraId="166A725B" w14:textId="77777777" w:rsidR="00197D5A" w:rsidRPr="000E47C0" w:rsidRDefault="00197D5A" w:rsidP="006047EC">
            <w:pPr>
              <w:spacing w:before="0" w:after="0"/>
              <w:ind w:firstLine="0"/>
              <w:jc w:val="center"/>
              <w:rPr>
                <w:b/>
                <w:szCs w:val="28"/>
                <w:lang w:eastAsia="vi-VN"/>
              </w:rPr>
            </w:pPr>
            <w:r w:rsidRPr="000E47C0">
              <w:rPr>
                <w:b/>
                <w:szCs w:val="28"/>
                <w:lang w:eastAsia="vi-VN"/>
              </w:rPr>
              <w:t>444</w:t>
            </w:r>
          </w:p>
        </w:tc>
        <w:tc>
          <w:tcPr>
            <w:tcW w:w="1649" w:type="dxa"/>
            <w:vAlign w:val="center"/>
          </w:tcPr>
          <w:p w14:paraId="0CB1C363" w14:textId="77777777" w:rsidR="00197D5A" w:rsidRPr="000E47C0" w:rsidRDefault="00197D5A" w:rsidP="006047EC">
            <w:pPr>
              <w:spacing w:before="0" w:after="0"/>
              <w:ind w:firstLine="0"/>
              <w:jc w:val="center"/>
              <w:rPr>
                <w:b/>
                <w:szCs w:val="28"/>
                <w:lang w:eastAsia="vi-VN"/>
              </w:rPr>
            </w:pPr>
            <w:r w:rsidRPr="000E47C0">
              <w:rPr>
                <w:b/>
                <w:szCs w:val="28"/>
                <w:lang w:eastAsia="vi-VN"/>
              </w:rPr>
              <w:t>1.305</w:t>
            </w:r>
          </w:p>
        </w:tc>
      </w:tr>
    </w:tbl>
    <w:bookmarkEnd w:id="20"/>
    <w:p w14:paraId="3A349549"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b/>
          <w:bCs/>
          <w:spacing w:val="-6"/>
          <w:szCs w:val="28"/>
          <w:lang w:val="it-IT"/>
        </w:rPr>
      </w:pPr>
      <w:r w:rsidRPr="000E47C0">
        <w:rPr>
          <w:b/>
          <w:bCs/>
          <w:spacing w:val="-6"/>
          <w:szCs w:val="28"/>
          <w:lang w:val="it-IT"/>
        </w:rPr>
        <w:t>b) Về kinh phí hoạt động</w:t>
      </w:r>
    </w:p>
    <w:p w14:paraId="0E4FEDFC"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de-DE"/>
        </w:rPr>
      </w:pPr>
      <w:r w:rsidRPr="000E47C0">
        <w:rPr>
          <w:spacing w:val="-6"/>
          <w:szCs w:val="28"/>
          <w:lang w:val="it-IT"/>
        </w:rPr>
        <w:t xml:space="preserve">- Chi thường xuyên: Kinh phí cấp chi thường xuyên cho nhà trường giai đoạn 2023-2025 từ 25-38 tỷ đồng/năm, cụ thể: Kinh phí chi thường xuyên được phân bổ </w:t>
      </w:r>
      <w:r w:rsidRPr="000E47C0">
        <w:rPr>
          <w:szCs w:val="28"/>
          <w:lang w:val="it-IT"/>
        </w:rPr>
        <w:t xml:space="preserve">theo tỷ lệ chi tiền lương, phụ cấp và các khoản đóng góp 85% trên tổng chi thường xuyên, 15% chi khác sau khi cân đối từ nguồn thu học phí và dịch vụ. </w:t>
      </w:r>
    </w:p>
    <w:p w14:paraId="2B699592" w14:textId="34119619"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it-IT"/>
        </w:rPr>
      </w:pPr>
      <w:r w:rsidRPr="000E47C0">
        <w:rPr>
          <w:szCs w:val="28"/>
          <w:lang w:val="it-IT"/>
        </w:rPr>
        <w:t xml:space="preserve">- Kinh phí chi không thường xuyên: </w:t>
      </w:r>
      <w:r w:rsidRPr="000E47C0">
        <w:rPr>
          <w:spacing w:val="-6"/>
          <w:szCs w:val="28"/>
          <w:lang w:val="it-IT"/>
        </w:rPr>
        <w:t>Nhà trường được cấp để triển khai các hoạt động phát sinh khác như: Sửa chữa CSVC, thực hiện kiểm định chất lượng chương trình Giáo dục Mầm non, đánh giá chất lượng GDNN, chương trình đào tạo, sửa xe ô tô phục vụ công tác, mua sắm thiết bị dạy ngoại ngữ,... Tổng kinh phí được cấp giai đoạn 2018-2025 là: 8.757 triệu đồng</w:t>
      </w:r>
      <w:r w:rsidRPr="000E47C0">
        <w:rPr>
          <w:i/>
          <w:iCs/>
          <w:szCs w:val="28"/>
          <w:lang w:val="it-IT"/>
        </w:rPr>
        <w:t>.</w:t>
      </w:r>
    </w:p>
    <w:p w14:paraId="0C9BBE49"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contextualSpacing/>
        <w:rPr>
          <w:szCs w:val="28"/>
          <w:lang w:val="de-DE"/>
        </w:rPr>
      </w:pPr>
      <w:r w:rsidRPr="000E47C0">
        <w:rPr>
          <w:szCs w:val="28"/>
          <w:lang w:val="it-IT"/>
        </w:rPr>
        <w:t xml:space="preserve">- Nguồn thu dịch vụ và thu học phí: </w:t>
      </w:r>
      <w:r w:rsidRPr="000E47C0">
        <w:rPr>
          <w:szCs w:val="28"/>
          <w:lang w:val="sv-SE"/>
        </w:rPr>
        <w:t xml:space="preserve">Nguồn thu tăng dần qua các năm, cụ thể </w:t>
      </w:r>
      <w:del w:id="1001" w:author="Nội dung điều chỉnh (Claude)" w:date="2026-10-24T20:55:22Z">
        <w:r w:rsidRPr="000E47C0">
          <w:rPr>
            <w:szCs w:val="28"/>
            <w:lang w:val="sv-SE"/>
          </w:rPr>
          <w:delText xml:space="preserve">năm 2024 tổng thu: 20.404 triệu đồng, năm 2025 tổng thu: 28.136 triệu đồng</w:delText>
        </w:r>
      </w:del>
      <w:ins w:id="1002" w:author="Nội dung điều chỉnh (Claude)" w:date="2026-10-24T20:55:22Z">
        <w:r w:rsidRPr="000E47C0">
          <w:rPr>
            <w:szCs w:val="28"/>
            <w:lang w:val="sv-SE"/>
          </w:rPr>
          <w:t xml:space="preserve">năm 2024 tổng thu: 20.245 triệu đồng, năm 2025 tổng thu: 31.764 triệu đồng</w:t>
        </w:r>
      </w:ins>
      <w:r w:rsidRPr="000E47C0">
        <w:rPr>
          <w:szCs w:val="28"/>
          <w:lang w:val="sv-SE"/>
        </w:rPr>
        <w:t xml:space="preserve">. Do nhà trường tăng cường các hoạt động dịch vụ, nhất là khoán và thực hiện tự thu, tự chi trong đào tạo lái xe cơ giới đường bộ; thực hiện tuyển sinh các lớp trình độ cao đẳng ngành Giáo dục Mầm non theo hình thức đào tạo vừa làm vừa học; mở các lớp bồi dưỡng ngắn hạn,... </w:t>
      </w:r>
    </w:p>
    <w:p w14:paraId="4DDFAB7E" w14:textId="77777777" w:rsidR="00197D5A" w:rsidRPr="000E47C0" w:rsidRDefault="00197D5A" w:rsidP="00197D5A">
      <w:pPr>
        <w:autoSpaceDE w:val="0"/>
        <w:autoSpaceDN w:val="0"/>
        <w:spacing w:line="252" w:lineRule="auto"/>
        <w:contextualSpacing/>
        <w:rPr>
          <w:szCs w:val="28"/>
          <w:lang w:val="it-IT"/>
        </w:rPr>
      </w:pPr>
      <w:r w:rsidRPr="000E47C0">
        <w:rPr>
          <w:szCs w:val="28"/>
          <w:lang w:val="it-IT"/>
        </w:rPr>
        <w:t>- Nguồn kinh phí triển khai các chương trình mục tiêu, chương trình mục tiêu quốc gia thuộc lĩnh vực GDNN và các nguồn kinh phí đầu tư khác từ ngân sách địa phương.</w:t>
      </w:r>
    </w:p>
    <w:p w14:paraId="18C2EABA" w14:textId="77777777" w:rsidR="00197D5A" w:rsidRPr="000E47C0" w:rsidRDefault="00197D5A" w:rsidP="00197D5A">
      <w:pPr>
        <w:rPr>
          <w:b/>
          <w:bCs/>
        </w:rPr>
      </w:pPr>
      <w:r w:rsidRPr="000E47C0">
        <w:rPr>
          <w:b/>
          <w:bCs/>
        </w:rPr>
        <w:t>c) Kết quả thu, chi tài chính của Trường Cao đẳng Kon Tum giai đoạn 2023-2025</w:t>
      </w:r>
    </w:p>
    <w:p w14:paraId="08B38EE8" w14:textId="77777777" w:rsidR="00197D5A" w:rsidRPr="000E47C0" w:rsidRDefault="00197D5A" w:rsidP="00197D5A">
      <w:pPr>
        <w:pStyle w:val="tnbng"/>
        <w:rPr>
          <w:color w:val="auto"/>
        </w:rPr>
      </w:pPr>
      <w:bookmarkStart w:id="21" w:name="_Toc238544016"/>
      <w:r w:rsidRPr="000E47C0">
        <w:rPr>
          <w:color w:val="auto"/>
        </w:rPr>
        <w:t>Bảng 4. Kết quả thu, chi tài chính của Trường giai đoạn 2023-2025</w:t>
      </w:r>
      <w:bookmarkEnd w:id="21"/>
    </w:p>
    <w:p w14:paraId="6B7E09A2" w14:textId="77777777" w:rsidR="00197D5A" w:rsidRPr="000E47C0" w:rsidRDefault="00581EFD" w:rsidP="00197D5A">
      <w:pPr>
        <w:widowControl/>
        <w:spacing w:line="278" w:lineRule="auto"/>
        <w:ind w:firstLine="567"/>
        <w:jc w:val="right"/>
        <w:rPr>
          <w:rFonts w:eastAsia="Aptos"/>
          <w:i/>
          <w:iCs/>
          <w:kern w:val="2"/>
          <w:szCs w:val="28"/>
          <w:lang w:val="de-DE"/>
          <w14:ligatures w14:val="standardContextual"/>
        </w:rPr>
      </w:pPr>
      <w:r w:rsidRPr="000E47C0">
        <w:rPr>
          <w:rFonts w:eastAsia="Aptos"/>
          <w:i/>
          <w:iCs/>
          <w:kern w:val="2"/>
          <w:szCs w:val="28"/>
          <w:lang w:val="de-DE"/>
          <w14:ligatures w14:val="standardContextual"/>
        </w:rPr>
        <w:t>Đơn vị tính: Triệu đồng</w:t>
      </w:r>
    </w:p>
    <w:tbl>
      <w:tblPr>
        <w:tblW w:w="9209" w:type="dxa"/>
        <w:jc w:val="center"/>
        <w:tblLayout w:type="fixed"/>
        <w:tblLook w:val="04A0" w:firstRow="1" w:lastRow="0" w:firstColumn="1" w:lastColumn="0" w:noHBand="0" w:noVBand="1"/>
      </w:tblPr>
      <w:tblGrid>
        <w:gridCol w:w="421"/>
        <w:gridCol w:w="1559"/>
        <w:gridCol w:w="865"/>
        <w:gridCol w:w="778"/>
        <w:gridCol w:w="767"/>
        <w:gridCol w:w="737"/>
        <w:gridCol w:w="778"/>
        <w:gridCol w:w="753"/>
        <w:gridCol w:w="919"/>
        <w:gridCol w:w="778"/>
        <w:gridCol w:w="854"/>
      </w:tblGrid>
      <w:tr w:rsidR="000E47C0" w:rsidRPr="000E47C0" w14:paraId="69458F10" w14:textId="77777777" w:rsidTr="001019CA">
        <w:trPr>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5D448443" w14:textId="77777777" w:rsidR="00197D5A" w:rsidRPr="000E47C0" w:rsidRDefault="00197D5A" w:rsidP="006047EC">
            <w:pPr>
              <w:widowControl/>
              <w:spacing w:before="0" w:after="0"/>
              <w:ind w:hanging="120"/>
              <w:jc w:val="center"/>
              <w:rPr>
                <w:rFonts w:eastAsia="Aptos"/>
                <w:b/>
                <w:bCs/>
                <w:kern w:val="2"/>
                <w:sz w:val="24"/>
                <w14:ligatures w14:val="standardContextual"/>
              </w:rPr>
            </w:pPr>
            <w:r w:rsidRPr="000E47C0">
              <w:rPr>
                <w:rFonts w:eastAsia="Aptos"/>
                <w:b/>
                <w:bCs/>
                <w:kern w:val="2"/>
                <w:sz w:val="24"/>
                <w14:ligatures w14:val="standardContextual"/>
              </w:rPr>
              <w:t>TT</w:t>
            </w:r>
          </w:p>
        </w:tc>
        <w:tc>
          <w:tcPr>
            <w:tcW w:w="1559" w:type="dxa"/>
            <w:vMerge w:val="restart"/>
            <w:tcBorders>
              <w:top w:val="single" w:sz="4" w:space="0" w:color="auto"/>
              <w:left w:val="single" w:sz="4" w:space="0" w:color="auto"/>
              <w:bottom w:val="single" w:sz="4" w:space="0" w:color="auto"/>
              <w:right w:val="single" w:sz="4" w:space="0" w:color="auto"/>
            </w:tcBorders>
            <w:noWrap/>
            <w:vAlign w:val="center"/>
            <w:hideMark/>
          </w:tcPr>
          <w:p w14:paraId="2892D449"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Nội dung</w:t>
            </w:r>
          </w:p>
        </w:tc>
        <w:tc>
          <w:tcPr>
            <w:tcW w:w="2410" w:type="dxa"/>
            <w:gridSpan w:val="3"/>
            <w:tcBorders>
              <w:top w:val="single" w:sz="4" w:space="0" w:color="auto"/>
              <w:left w:val="nil"/>
              <w:bottom w:val="single" w:sz="4" w:space="0" w:color="auto"/>
              <w:right w:val="single" w:sz="4" w:space="0" w:color="auto"/>
            </w:tcBorders>
            <w:noWrap/>
            <w:vAlign w:val="center"/>
            <w:hideMark/>
          </w:tcPr>
          <w:p w14:paraId="23E6B51C"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64BEBCAD"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045919F5"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2025</w:t>
            </w:r>
          </w:p>
        </w:tc>
      </w:tr>
      <w:tr w:rsidR="000E47C0" w:rsidRPr="000E47C0" w14:paraId="6C9D29C1" w14:textId="77777777" w:rsidTr="001019CA">
        <w:trPr>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C8E4875" w14:textId="77777777" w:rsidR="00197D5A" w:rsidRPr="000E47C0" w:rsidRDefault="00197D5A" w:rsidP="006047EC">
            <w:pPr>
              <w:widowControl/>
              <w:spacing w:before="0" w:after="0"/>
              <w:ind w:firstLine="0"/>
              <w:jc w:val="center"/>
              <w:rPr>
                <w:rFonts w:eastAsia="Aptos"/>
                <w:b/>
                <w:bCs/>
                <w:kern w:val="2"/>
                <w:sz w:val="24"/>
                <w14:ligatures w14:val="standardContextual"/>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97E7CB4" w14:textId="77777777" w:rsidR="00197D5A" w:rsidRPr="000E47C0" w:rsidRDefault="00197D5A" w:rsidP="006047EC">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hideMark/>
          </w:tcPr>
          <w:p w14:paraId="3482FB2E"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1FEADBDF"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767" w:type="dxa"/>
            <w:tcBorders>
              <w:top w:val="nil"/>
              <w:left w:val="nil"/>
              <w:bottom w:val="single" w:sz="4" w:space="0" w:color="auto"/>
              <w:right w:val="single" w:sz="4" w:space="0" w:color="auto"/>
            </w:tcBorders>
            <w:vAlign w:val="center"/>
            <w:hideMark/>
          </w:tcPr>
          <w:p w14:paraId="1001AA6B" w14:textId="77777777" w:rsidR="00197D5A" w:rsidRPr="000E47C0" w:rsidRDefault="00197D5A" w:rsidP="006047EC">
            <w:pPr>
              <w:widowControl/>
              <w:spacing w:before="0" w:after="0"/>
              <w:ind w:left="-100" w:right="-140"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c>
          <w:tcPr>
            <w:tcW w:w="737" w:type="dxa"/>
            <w:tcBorders>
              <w:top w:val="nil"/>
              <w:left w:val="nil"/>
              <w:bottom w:val="single" w:sz="4" w:space="0" w:color="auto"/>
              <w:right w:val="single" w:sz="4" w:space="0" w:color="auto"/>
            </w:tcBorders>
            <w:noWrap/>
            <w:vAlign w:val="center"/>
            <w:hideMark/>
          </w:tcPr>
          <w:p w14:paraId="2AF38B63"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5C371780"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753" w:type="dxa"/>
            <w:tcBorders>
              <w:top w:val="nil"/>
              <w:left w:val="nil"/>
              <w:bottom w:val="single" w:sz="4" w:space="0" w:color="auto"/>
              <w:right w:val="single" w:sz="4" w:space="0" w:color="auto"/>
            </w:tcBorders>
            <w:vAlign w:val="center"/>
            <w:hideMark/>
          </w:tcPr>
          <w:p w14:paraId="488D6EBA" w14:textId="77777777" w:rsidR="00197D5A" w:rsidRPr="000E47C0" w:rsidRDefault="00197D5A" w:rsidP="006047EC">
            <w:pPr>
              <w:widowControl/>
              <w:spacing w:before="0" w:after="0"/>
              <w:ind w:left="-102" w:right="-98"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74DDBE9E"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79E6A68F"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2090C332" w14:textId="77777777" w:rsidR="00197D5A" w:rsidRPr="000E47C0" w:rsidRDefault="00197D5A" w:rsidP="006047EC">
            <w:pPr>
              <w:widowControl/>
              <w:spacing w:before="0" w:after="0"/>
              <w:ind w:left="-102"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r>
      <w:tr w:rsidR="000E47C0" w:rsidRPr="000E47C0" w14:paraId="43F807CC" w14:textId="77777777" w:rsidTr="001019CA">
        <w:trPr>
          <w:cantSplit/>
          <w:trHeight w:val="181"/>
          <w:jc w:val="center"/>
        </w:trPr>
        <w:tc>
          <w:tcPr>
            <w:tcW w:w="421" w:type="dxa"/>
            <w:tcBorders>
              <w:top w:val="nil"/>
              <w:left w:val="single" w:sz="4" w:space="0" w:color="auto"/>
              <w:bottom w:val="single" w:sz="4" w:space="0" w:color="auto"/>
              <w:right w:val="single" w:sz="4" w:space="0" w:color="auto"/>
            </w:tcBorders>
            <w:noWrap/>
            <w:vAlign w:val="center"/>
            <w:hideMark/>
          </w:tcPr>
          <w:p w14:paraId="6457D416"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I</w:t>
            </w:r>
          </w:p>
        </w:tc>
        <w:tc>
          <w:tcPr>
            <w:tcW w:w="1559" w:type="dxa"/>
            <w:tcBorders>
              <w:top w:val="nil"/>
              <w:left w:val="nil"/>
              <w:bottom w:val="single" w:sz="4" w:space="0" w:color="auto"/>
              <w:right w:val="single" w:sz="4" w:space="0" w:color="auto"/>
            </w:tcBorders>
            <w:noWrap/>
            <w:vAlign w:val="center"/>
            <w:hideMark/>
          </w:tcPr>
          <w:p w14:paraId="18703D51"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Nguồn NSNN</w:t>
            </w:r>
          </w:p>
        </w:tc>
        <w:tc>
          <w:tcPr>
            <w:tcW w:w="865" w:type="dxa"/>
            <w:tcBorders>
              <w:top w:val="nil"/>
              <w:left w:val="nil"/>
              <w:bottom w:val="single" w:sz="4" w:space="0" w:color="auto"/>
              <w:right w:val="single" w:sz="4" w:space="0" w:color="auto"/>
            </w:tcBorders>
            <w:noWrap/>
            <w:vAlign w:val="center"/>
            <w:hideMark/>
          </w:tcPr>
          <w:p w14:paraId="24ED006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41.664</w:t>
            </w:r>
          </w:p>
        </w:tc>
        <w:tc>
          <w:tcPr>
            <w:tcW w:w="778" w:type="dxa"/>
            <w:tcBorders>
              <w:top w:val="nil"/>
              <w:left w:val="nil"/>
              <w:bottom w:val="single" w:sz="4" w:space="0" w:color="auto"/>
              <w:right w:val="single" w:sz="4" w:space="0" w:color="auto"/>
            </w:tcBorders>
            <w:noWrap/>
            <w:vAlign w:val="center"/>
            <w:hideMark/>
          </w:tcPr>
          <w:p w14:paraId="333631B0"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41.664</w:t>
            </w:r>
          </w:p>
        </w:tc>
        <w:tc>
          <w:tcPr>
            <w:tcW w:w="767" w:type="dxa"/>
            <w:tcBorders>
              <w:top w:val="nil"/>
              <w:left w:val="nil"/>
              <w:bottom w:val="single" w:sz="4" w:space="0" w:color="auto"/>
              <w:right w:val="single" w:sz="4" w:space="0" w:color="auto"/>
            </w:tcBorders>
            <w:noWrap/>
            <w:vAlign w:val="center"/>
            <w:hideMark/>
          </w:tcPr>
          <w:p w14:paraId="411CE97B"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c>
          <w:tcPr>
            <w:tcW w:w="737" w:type="dxa"/>
            <w:tcBorders>
              <w:top w:val="nil"/>
              <w:left w:val="nil"/>
              <w:bottom w:val="single" w:sz="4" w:space="0" w:color="auto"/>
              <w:right w:val="single" w:sz="4" w:space="0" w:color="auto"/>
            </w:tcBorders>
            <w:noWrap/>
            <w:vAlign w:val="center"/>
            <w:hideMark/>
          </w:tcPr>
          <w:p w14:paraId="0D35E489"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39.879</w:t>
            </w:r>
          </w:p>
        </w:tc>
        <w:tc>
          <w:tcPr>
            <w:tcW w:w="778" w:type="dxa"/>
            <w:tcBorders>
              <w:top w:val="nil"/>
              <w:left w:val="nil"/>
              <w:bottom w:val="single" w:sz="4" w:space="0" w:color="auto"/>
              <w:right w:val="single" w:sz="4" w:space="0" w:color="auto"/>
            </w:tcBorders>
            <w:noWrap/>
            <w:vAlign w:val="center"/>
            <w:hideMark/>
          </w:tcPr>
          <w:p w14:paraId="678D0ED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39.879</w:t>
            </w:r>
          </w:p>
        </w:tc>
        <w:tc>
          <w:tcPr>
            <w:tcW w:w="753" w:type="dxa"/>
            <w:tcBorders>
              <w:top w:val="nil"/>
              <w:left w:val="nil"/>
              <w:bottom w:val="single" w:sz="4" w:space="0" w:color="auto"/>
              <w:right w:val="single" w:sz="4" w:space="0" w:color="auto"/>
            </w:tcBorders>
            <w:noWrap/>
            <w:vAlign w:val="center"/>
            <w:hideMark/>
          </w:tcPr>
          <w:p w14:paraId="29805635"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c>
          <w:tcPr>
            <w:tcW w:w="919" w:type="dxa"/>
            <w:tcBorders>
              <w:top w:val="nil"/>
              <w:left w:val="nil"/>
              <w:bottom w:val="single" w:sz="4" w:space="0" w:color="auto"/>
              <w:right w:val="single" w:sz="4" w:space="0" w:color="auto"/>
            </w:tcBorders>
            <w:noWrap/>
            <w:vAlign w:val="center"/>
          </w:tcPr>
          <w:p w14:paraId="3B77F6E3"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66.080</w:t>
            </w:r>
          </w:p>
        </w:tc>
        <w:tc>
          <w:tcPr>
            <w:tcW w:w="778" w:type="dxa"/>
            <w:tcBorders>
              <w:top w:val="nil"/>
              <w:left w:val="nil"/>
              <w:bottom w:val="single" w:sz="4" w:space="0" w:color="auto"/>
              <w:right w:val="single" w:sz="4" w:space="0" w:color="auto"/>
            </w:tcBorders>
            <w:noWrap/>
            <w:vAlign w:val="center"/>
          </w:tcPr>
          <w:p w14:paraId="04472ED2"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66.080</w:t>
            </w:r>
          </w:p>
        </w:tc>
        <w:tc>
          <w:tcPr>
            <w:tcW w:w="854" w:type="dxa"/>
            <w:tcBorders>
              <w:top w:val="nil"/>
              <w:left w:val="nil"/>
              <w:bottom w:val="single" w:sz="4" w:space="0" w:color="auto"/>
              <w:right w:val="single" w:sz="4" w:space="0" w:color="auto"/>
            </w:tcBorders>
            <w:noWrap/>
            <w:vAlign w:val="center"/>
          </w:tcPr>
          <w:p w14:paraId="39DBE54A"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r>
      <w:tr w:rsidR="000E47C0" w:rsidRPr="000E47C0" w14:paraId="772EA6D0" w14:textId="77777777" w:rsidTr="001019CA">
        <w:trPr>
          <w:cantSplit/>
          <w:trHeight w:val="219"/>
          <w:jc w:val="center"/>
        </w:trPr>
        <w:tc>
          <w:tcPr>
            <w:tcW w:w="421" w:type="dxa"/>
            <w:tcBorders>
              <w:top w:val="nil"/>
              <w:left w:val="single" w:sz="4" w:space="0" w:color="auto"/>
              <w:bottom w:val="single" w:sz="4" w:space="0" w:color="auto"/>
              <w:right w:val="single" w:sz="4" w:space="0" w:color="auto"/>
            </w:tcBorders>
            <w:noWrap/>
            <w:vAlign w:val="center"/>
            <w:hideMark/>
          </w:tcPr>
          <w:p w14:paraId="1D4FF4A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1</w:t>
            </w:r>
          </w:p>
        </w:tc>
        <w:tc>
          <w:tcPr>
            <w:tcW w:w="1559" w:type="dxa"/>
            <w:tcBorders>
              <w:top w:val="nil"/>
              <w:left w:val="nil"/>
              <w:bottom w:val="single" w:sz="4" w:space="0" w:color="auto"/>
              <w:right w:val="single" w:sz="4" w:space="0" w:color="auto"/>
            </w:tcBorders>
            <w:vAlign w:val="center"/>
            <w:hideMark/>
          </w:tcPr>
          <w:p w14:paraId="1F687DF6"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chi thường xuyên</w:t>
            </w:r>
          </w:p>
        </w:tc>
        <w:tc>
          <w:tcPr>
            <w:tcW w:w="865" w:type="dxa"/>
            <w:tcBorders>
              <w:top w:val="nil"/>
              <w:left w:val="nil"/>
              <w:bottom w:val="single" w:sz="4" w:space="0" w:color="auto"/>
              <w:right w:val="single" w:sz="4" w:space="0" w:color="auto"/>
            </w:tcBorders>
            <w:vAlign w:val="center"/>
            <w:hideMark/>
          </w:tcPr>
          <w:p w14:paraId="06B5060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25.172</w:t>
            </w:r>
          </w:p>
        </w:tc>
        <w:tc>
          <w:tcPr>
            <w:tcW w:w="778" w:type="dxa"/>
            <w:tcBorders>
              <w:top w:val="nil"/>
              <w:left w:val="nil"/>
              <w:bottom w:val="single" w:sz="4" w:space="0" w:color="auto"/>
              <w:right w:val="single" w:sz="4" w:space="0" w:color="auto"/>
            </w:tcBorders>
            <w:vAlign w:val="center"/>
            <w:hideMark/>
          </w:tcPr>
          <w:p w14:paraId="69B6300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25.172</w:t>
            </w:r>
          </w:p>
        </w:tc>
        <w:tc>
          <w:tcPr>
            <w:tcW w:w="767" w:type="dxa"/>
            <w:tcBorders>
              <w:top w:val="nil"/>
              <w:left w:val="nil"/>
              <w:bottom w:val="single" w:sz="4" w:space="0" w:color="auto"/>
              <w:right w:val="single" w:sz="4" w:space="0" w:color="auto"/>
            </w:tcBorders>
            <w:noWrap/>
            <w:vAlign w:val="center"/>
            <w:hideMark/>
          </w:tcPr>
          <w:p w14:paraId="0D5E9BA6"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0185EDE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26.676</w:t>
            </w:r>
          </w:p>
        </w:tc>
        <w:tc>
          <w:tcPr>
            <w:tcW w:w="778" w:type="dxa"/>
            <w:tcBorders>
              <w:top w:val="nil"/>
              <w:left w:val="nil"/>
              <w:bottom w:val="single" w:sz="4" w:space="0" w:color="auto"/>
              <w:right w:val="single" w:sz="4" w:space="0" w:color="auto"/>
            </w:tcBorders>
            <w:vAlign w:val="center"/>
            <w:hideMark/>
          </w:tcPr>
          <w:p w14:paraId="0A03513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26.676</w:t>
            </w:r>
          </w:p>
        </w:tc>
        <w:tc>
          <w:tcPr>
            <w:tcW w:w="753" w:type="dxa"/>
            <w:tcBorders>
              <w:top w:val="nil"/>
              <w:left w:val="nil"/>
              <w:bottom w:val="single" w:sz="4" w:space="0" w:color="auto"/>
              <w:right w:val="single" w:sz="4" w:space="0" w:color="auto"/>
            </w:tcBorders>
            <w:noWrap/>
            <w:vAlign w:val="center"/>
            <w:hideMark/>
          </w:tcPr>
          <w:p w14:paraId="3C4E7BB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29ED530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51.082</w:t>
            </w:r>
          </w:p>
        </w:tc>
        <w:tc>
          <w:tcPr>
            <w:tcW w:w="778" w:type="dxa"/>
            <w:tcBorders>
              <w:top w:val="nil"/>
              <w:left w:val="nil"/>
              <w:bottom w:val="single" w:sz="4" w:space="0" w:color="auto"/>
              <w:right w:val="single" w:sz="4" w:space="0" w:color="auto"/>
            </w:tcBorders>
            <w:vAlign w:val="center"/>
          </w:tcPr>
          <w:p w14:paraId="1096AAB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51.082</w:t>
            </w:r>
          </w:p>
        </w:tc>
        <w:tc>
          <w:tcPr>
            <w:tcW w:w="854" w:type="dxa"/>
            <w:tcBorders>
              <w:top w:val="nil"/>
              <w:left w:val="nil"/>
              <w:bottom w:val="single" w:sz="4" w:space="0" w:color="auto"/>
              <w:right w:val="single" w:sz="4" w:space="0" w:color="auto"/>
            </w:tcBorders>
            <w:noWrap/>
            <w:vAlign w:val="center"/>
          </w:tcPr>
          <w:p w14:paraId="7F1F8498"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52CB6309" w14:textId="77777777" w:rsidTr="001019CA">
        <w:trPr>
          <w:cantSplit/>
          <w:trHeight w:val="365"/>
          <w:jc w:val="center"/>
        </w:trPr>
        <w:tc>
          <w:tcPr>
            <w:tcW w:w="421" w:type="dxa"/>
            <w:tcBorders>
              <w:top w:val="nil"/>
              <w:left w:val="single" w:sz="4" w:space="0" w:color="auto"/>
              <w:bottom w:val="single" w:sz="4" w:space="0" w:color="auto"/>
              <w:right w:val="single" w:sz="4" w:space="0" w:color="auto"/>
            </w:tcBorders>
            <w:noWrap/>
            <w:vAlign w:val="center"/>
            <w:hideMark/>
          </w:tcPr>
          <w:p w14:paraId="53C27378"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2</w:t>
            </w:r>
          </w:p>
        </w:tc>
        <w:tc>
          <w:tcPr>
            <w:tcW w:w="1559" w:type="dxa"/>
            <w:tcBorders>
              <w:top w:val="nil"/>
              <w:left w:val="nil"/>
              <w:bottom w:val="single" w:sz="4" w:space="0" w:color="auto"/>
              <w:right w:val="single" w:sz="4" w:space="0" w:color="auto"/>
            </w:tcBorders>
            <w:vAlign w:val="center"/>
            <w:hideMark/>
          </w:tcPr>
          <w:p w14:paraId="65D4B0D0"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kinh phí chi không thường xuyên</w:t>
            </w:r>
          </w:p>
        </w:tc>
        <w:tc>
          <w:tcPr>
            <w:tcW w:w="865" w:type="dxa"/>
            <w:tcBorders>
              <w:top w:val="nil"/>
              <w:left w:val="nil"/>
              <w:bottom w:val="single" w:sz="4" w:space="0" w:color="auto"/>
              <w:right w:val="single" w:sz="4" w:space="0" w:color="auto"/>
            </w:tcBorders>
            <w:vAlign w:val="center"/>
            <w:hideMark/>
          </w:tcPr>
          <w:p w14:paraId="2B8FFCD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827</w:t>
            </w:r>
          </w:p>
        </w:tc>
        <w:tc>
          <w:tcPr>
            <w:tcW w:w="778" w:type="dxa"/>
            <w:tcBorders>
              <w:top w:val="nil"/>
              <w:left w:val="nil"/>
              <w:bottom w:val="single" w:sz="4" w:space="0" w:color="auto"/>
              <w:right w:val="single" w:sz="4" w:space="0" w:color="auto"/>
            </w:tcBorders>
            <w:vAlign w:val="center"/>
            <w:hideMark/>
          </w:tcPr>
          <w:p w14:paraId="4DE2D54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827</w:t>
            </w:r>
          </w:p>
        </w:tc>
        <w:tc>
          <w:tcPr>
            <w:tcW w:w="767" w:type="dxa"/>
            <w:tcBorders>
              <w:top w:val="nil"/>
              <w:left w:val="nil"/>
              <w:bottom w:val="single" w:sz="4" w:space="0" w:color="auto"/>
              <w:right w:val="single" w:sz="4" w:space="0" w:color="auto"/>
            </w:tcBorders>
            <w:noWrap/>
            <w:vAlign w:val="center"/>
            <w:hideMark/>
          </w:tcPr>
          <w:p w14:paraId="121D38EC"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061D82B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198</w:t>
            </w:r>
          </w:p>
        </w:tc>
        <w:tc>
          <w:tcPr>
            <w:tcW w:w="778" w:type="dxa"/>
            <w:tcBorders>
              <w:top w:val="nil"/>
              <w:left w:val="nil"/>
              <w:bottom w:val="single" w:sz="4" w:space="0" w:color="auto"/>
              <w:right w:val="single" w:sz="4" w:space="0" w:color="auto"/>
            </w:tcBorders>
            <w:vAlign w:val="center"/>
            <w:hideMark/>
          </w:tcPr>
          <w:p w14:paraId="352B625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198</w:t>
            </w:r>
          </w:p>
        </w:tc>
        <w:tc>
          <w:tcPr>
            <w:tcW w:w="753" w:type="dxa"/>
            <w:tcBorders>
              <w:top w:val="nil"/>
              <w:left w:val="nil"/>
              <w:bottom w:val="single" w:sz="4" w:space="0" w:color="auto"/>
              <w:right w:val="single" w:sz="4" w:space="0" w:color="auto"/>
            </w:tcBorders>
            <w:noWrap/>
            <w:vAlign w:val="center"/>
            <w:hideMark/>
          </w:tcPr>
          <w:p w14:paraId="5C67A91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0FCEFE9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w:t>
            </w:r>
          </w:p>
        </w:tc>
        <w:tc>
          <w:tcPr>
            <w:tcW w:w="778" w:type="dxa"/>
            <w:tcBorders>
              <w:top w:val="nil"/>
              <w:left w:val="nil"/>
              <w:bottom w:val="single" w:sz="4" w:space="0" w:color="auto"/>
              <w:right w:val="single" w:sz="4" w:space="0" w:color="auto"/>
            </w:tcBorders>
            <w:vAlign w:val="center"/>
          </w:tcPr>
          <w:p w14:paraId="1309F73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w:t>
            </w:r>
          </w:p>
        </w:tc>
        <w:tc>
          <w:tcPr>
            <w:tcW w:w="854" w:type="dxa"/>
            <w:tcBorders>
              <w:top w:val="nil"/>
              <w:left w:val="nil"/>
              <w:bottom w:val="single" w:sz="4" w:space="0" w:color="auto"/>
              <w:right w:val="single" w:sz="4" w:space="0" w:color="auto"/>
            </w:tcBorders>
            <w:noWrap/>
            <w:vAlign w:val="center"/>
          </w:tcPr>
          <w:p w14:paraId="005EE03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3867CB1C" w14:textId="77777777" w:rsidTr="001019CA">
        <w:trPr>
          <w:cantSplit/>
          <w:trHeight w:val="365"/>
          <w:jc w:val="center"/>
        </w:trPr>
        <w:tc>
          <w:tcPr>
            <w:tcW w:w="421" w:type="dxa"/>
            <w:tcBorders>
              <w:top w:val="nil"/>
              <w:left w:val="single" w:sz="4" w:space="0" w:color="auto"/>
              <w:bottom w:val="single" w:sz="4" w:space="0" w:color="auto"/>
              <w:right w:val="single" w:sz="4" w:space="0" w:color="auto"/>
            </w:tcBorders>
            <w:noWrap/>
            <w:vAlign w:val="center"/>
            <w:hideMark/>
          </w:tcPr>
          <w:p w14:paraId="5FA322B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3</w:t>
            </w:r>
          </w:p>
        </w:tc>
        <w:tc>
          <w:tcPr>
            <w:tcW w:w="1559" w:type="dxa"/>
            <w:tcBorders>
              <w:top w:val="nil"/>
              <w:left w:val="nil"/>
              <w:bottom w:val="single" w:sz="4" w:space="0" w:color="auto"/>
              <w:right w:val="single" w:sz="4" w:space="0" w:color="auto"/>
            </w:tcBorders>
            <w:vAlign w:val="center"/>
            <w:hideMark/>
          </w:tcPr>
          <w:p w14:paraId="1076C109"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Chế độ chính sách cho HSSV</w:t>
            </w:r>
          </w:p>
        </w:tc>
        <w:tc>
          <w:tcPr>
            <w:tcW w:w="865" w:type="dxa"/>
            <w:tcBorders>
              <w:top w:val="nil"/>
              <w:left w:val="nil"/>
              <w:bottom w:val="single" w:sz="4" w:space="0" w:color="auto"/>
              <w:right w:val="single" w:sz="4" w:space="0" w:color="auto"/>
            </w:tcBorders>
            <w:vAlign w:val="center"/>
            <w:hideMark/>
          </w:tcPr>
          <w:p w14:paraId="36D83CD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10.418</w:t>
            </w:r>
          </w:p>
        </w:tc>
        <w:tc>
          <w:tcPr>
            <w:tcW w:w="778" w:type="dxa"/>
            <w:tcBorders>
              <w:top w:val="nil"/>
              <w:left w:val="nil"/>
              <w:bottom w:val="single" w:sz="4" w:space="0" w:color="auto"/>
              <w:right w:val="single" w:sz="4" w:space="0" w:color="auto"/>
            </w:tcBorders>
            <w:vAlign w:val="center"/>
            <w:hideMark/>
          </w:tcPr>
          <w:p w14:paraId="20A3551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10.418</w:t>
            </w:r>
          </w:p>
        </w:tc>
        <w:tc>
          <w:tcPr>
            <w:tcW w:w="767" w:type="dxa"/>
            <w:tcBorders>
              <w:top w:val="nil"/>
              <w:left w:val="nil"/>
              <w:bottom w:val="single" w:sz="4" w:space="0" w:color="auto"/>
              <w:right w:val="single" w:sz="4" w:space="0" w:color="auto"/>
            </w:tcBorders>
            <w:noWrap/>
            <w:vAlign w:val="center"/>
            <w:hideMark/>
          </w:tcPr>
          <w:p w14:paraId="3503D0F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6E74280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11.965</w:t>
            </w:r>
          </w:p>
        </w:tc>
        <w:tc>
          <w:tcPr>
            <w:tcW w:w="778" w:type="dxa"/>
            <w:tcBorders>
              <w:top w:val="nil"/>
              <w:left w:val="nil"/>
              <w:bottom w:val="single" w:sz="4" w:space="0" w:color="auto"/>
              <w:right w:val="single" w:sz="4" w:space="0" w:color="auto"/>
            </w:tcBorders>
            <w:vAlign w:val="center"/>
            <w:hideMark/>
          </w:tcPr>
          <w:p w14:paraId="7930C3B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11.965</w:t>
            </w:r>
          </w:p>
        </w:tc>
        <w:tc>
          <w:tcPr>
            <w:tcW w:w="753" w:type="dxa"/>
            <w:tcBorders>
              <w:top w:val="nil"/>
              <w:left w:val="nil"/>
              <w:bottom w:val="single" w:sz="4" w:space="0" w:color="auto"/>
              <w:right w:val="single" w:sz="4" w:space="0" w:color="auto"/>
            </w:tcBorders>
            <w:noWrap/>
            <w:vAlign w:val="center"/>
            <w:hideMark/>
          </w:tcPr>
          <w:p w14:paraId="5ED1841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26C6731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13.641</w:t>
            </w:r>
          </w:p>
        </w:tc>
        <w:tc>
          <w:tcPr>
            <w:tcW w:w="778" w:type="dxa"/>
            <w:tcBorders>
              <w:top w:val="nil"/>
              <w:left w:val="nil"/>
              <w:bottom w:val="single" w:sz="4" w:space="0" w:color="auto"/>
              <w:right w:val="single" w:sz="4" w:space="0" w:color="auto"/>
            </w:tcBorders>
            <w:vAlign w:val="center"/>
          </w:tcPr>
          <w:p w14:paraId="263A7E1E"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13.641</w:t>
            </w:r>
          </w:p>
        </w:tc>
        <w:tc>
          <w:tcPr>
            <w:tcW w:w="854" w:type="dxa"/>
            <w:tcBorders>
              <w:top w:val="nil"/>
              <w:left w:val="nil"/>
              <w:bottom w:val="single" w:sz="4" w:space="0" w:color="auto"/>
              <w:right w:val="single" w:sz="4" w:space="0" w:color="auto"/>
            </w:tcBorders>
            <w:noWrap/>
            <w:vAlign w:val="center"/>
          </w:tcPr>
          <w:p w14:paraId="2D051E4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57A7161C" w14:textId="77777777" w:rsidTr="001019CA">
        <w:trPr>
          <w:cantSplit/>
          <w:trHeight w:val="546"/>
          <w:jc w:val="center"/>
        </w:trPr>
        <w:tc>
          <w:tcPr>
            <w:tcW w:w="421" w:type="dxa"/>
            <w:tcBorders>
              <w:top w:val="nil"/>
              <w:left w:val="single" w:sz="4" w:space="0" w:color="auto"/>
              <w:bottom w:val="single" w:sz="4" w:space="0" w:color="auto"/>
              <w:right w:val="single" w:sz="4" w:space="0" w:color="auto"/>
            </w:tcBorders>
            <w:noWrap/>
            <w:vAlign w:val="center"/>
            <w:hideMark/>
          </w:tcPr>
          <w:p w14:paraId="00E7BCEE"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4</w:t>
            </w:r>
          </w:p>
        </w:tc>
        <w:tc>
          <w:tcPr>
            <w:tcW w:w="1559" w:type="dxa"/>
            <w:tcBorders>
              <w:top w:val="nil"/>
              <w:left w:val="nil"/>
              <w:bottom w:val="single" w:sz="4" w:space="0" w:color="auto"/>
              <w:right w:val="single" w:sz="4" w:space="0" w:color="auto"/>
            </w:tcBorders>
            <w:vAlign w:val="center"/>
            <w:hideMark/>
          </w:tcPr>
          <w:p w14:paraId="55479C13"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CTMT và Chương trình mục tiêu quốc gia (</w:t>
            </w:r>
            <w:r w:rsidRPr="000E47C0">
              <w:rPr>
                <w:rFonts w:eastAsia="Aptos"/>
                <w:kern w:val="2"/>
                <w:sz w:val="24"/>
                <w:lang w:val="vi-VN"/>
                <w14:ligatures w14:val="standardContextual"/>
              </w:rPr>
              <w:t>v</w:t>
            </w:r>
            <w:r w:rsidRPr="000E47C0">
              <w:rPr>
                <w:rFonts w:eastAsia="Aptos"/>
                <w:kern w:val="2"/>
                <w:sz w:val="24"/>
                <w14:ligatures w14:val="standardContextual"/>
              </w:rPr>
              <w:t>ốn sự nghiệp)</w:t>
            </w:r>
          </w:p>
        </w:tc>
        <w:tc>
          <w:tcPr>
            <w:tcW w:w="865" w:type="dxa"/>
            <w:tcBorders>
              <w:top w:val="nil"/>
              <w:left w:val="nil"/>
              <w:bottom w:val="single" w:sz="4" w:space="0" w:color="auto"/>
              <w:right w:val="single" w:sz="4" w:space="0" w:color="auto"/>
            </w:tcBorders>
            <w:vAlign w:val="center"/>
            <w:hideMark/>
          </w:tcPr>
          <w:p w14:paraId="373B65C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5.247</w:t>
            </w:r>
          </w:p>
        </w:tc>
        <w:tc>
          <w:tcPr>
            <w:tcW w:w="778" w:type="dxa"/>
            <w:tcBorders>
              <w:top w:val="nil"/>
              <w:left w:val="nil"/>
              <w:bottom w:val="single" w:sz="4" w:space="0" w:color="auto"/>
              <w:right w:val="single" w:sz="4" w:space="0" w:color="auto"/>
            </w:tcBorders>
            <w:vAlign w:val="center"/>
            <w:hideMark/>
          </w:tcPr>
          <w:p w14:paraId="7CBCB00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5.247</w:t>
            </w:r>
          </w:p>
        </w:tc>
        <w:tc>
          <w:tcPr>
            <w:tcW w:w="767" w:type="dxa"/>
            <w:tcBorders>
              <w:top w:val="nil"/>
              <w:left w:val="nil"/>
              <w:bottom w:val="single" w:sz="4" w:space="0" w:color="auto"/>
              <w:right w:val="single" w:sz="4" w:space="0" w:color="auto"/>
            </w:tcBorders>
            <w:noWrap/>
            <w:vAlign w:val="center"/>
            <w:hideMark/>
          </w:tcPr>
          <w:p w14:paraId="6DB8E3FD"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690F41A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1.040</w:t>
            </w:r>
          </w:p>
        </w:tc>
        <w:tc>
          <w:tcPr>
            <w:tcW w:w="778" w:type="dxa"/>
            <w:tcBorders>
              <w:top w:val="nil"/>
              <w:left w:val="nil"/>
              <w:bottom w:val="single" w:sz="4" w:space="0" w:color="auto"/>
              <w:right w:val="single" w:sz="4" w:space="0" w:color="auto"/>
            </w:tcBorders>
            <w:vAlign w:val="center"/>
            <w:hideMark/>
          </w:tcPr>
          <w:p w14:paraId="09561D9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1.040</w:t>
            </w:r>
          </w:p>
        </w:tc>
        <w:tc>
          <w:tcPr>
            <w:tcW w:w="753" w:type="dxa"/>
            <w:tcBorders>
              <w:top w:val="nil"/>
              <w:left w:val="nil"/>
              <w:bottom w:val="single" w:sz="4" w:space="0" w:color="auto"/>
              <w:right w:val="single" w:sz="4" w:space="0" w:color="auto"/>
            </w:tcBorders>
            <w:noWrap/>
            <w:vAlign w:val="center"/>
            <w:hideMark/>
          </w:tcPr>
          <w:p w14:paraId="47BA5B6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53529DE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1.179</w:t>
            </w:r>
          </w:p>
        </w:tc>
        <w:tc>
          <w:tcPr>
            <w:tcW w:w="778" w:type="dxa"/>
            <w:tcBorders>
              <w:top w:val="nil"/>
              <w:left w:val="nil"/>
              <w:bottom w:val="single" w:sz="4" w:space="0" w:color="auto"/>
              <w:right w:val="single" w:sz="4" w:space="0" w:color="auto"/>
            </w:tcBorders>
            <w:vAlign w:val="center"/>
          </w:tcPr>
          <w:p w14:paraId="23803B9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1.179</w:t>
            </w:r>
          </w:p>
        </w:tc>
        <w:tc>
          <w:tcPr>
            <w:tcW w:w="854" w:type="dxa"/>
            <w:tcBorders>
              <w:top w:val="nil"/>
              <w:left w:val="nil"/>
              <w:bottom w:val="single" w:sz="4" w:space="0" w:color="auto"/>
              <w:right w:val="single" w:sz="4" w:space="0" w:color="auto"/>
            </w:tcBorders>
            <w:noWrap/>
            <w:vAlign w:val="center"/>
          </w:tcPr>
          <w:p w14:paraId="097B3B8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77C4FBD3" w14:textId="77777777" w:rsidTr="001019CA">
        <w:trPr>
          <w:cantSplit/>
          <w:trHeight w:val="372"/>
          <w:jc w:val="center"/>
        </w:trPr>
        <w:tc>
          <w:tcPr>
            <w:tcW w:w="421" w:type="dxa"/>
            <w:tcBorders>
              <w:top w:val="nil"/>
              <w:left w:val="single" w:sz="4" w:space="0" w:color="auto"/>
              <w:bottom w:val="single" w:sz="4" w:space="0" w:color="auto"/>
              <w:right w:val="single" w:sz="4" w:space="0" w:color="auto"/>
            </w:tcBorders>
            <w:noWrap/>
            <w:vAlign w:val="center"/>
            <w:hideMark/>
          </w:tcPr>
          <w:p w14:paraId="4008243C"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II</w:t>
            </w:r>
          </w:p>
        </w:tc>
        <w:tc>
          <w:tcPr>
            <w:tcW w:w="1559" w:type="dxa"/>
            <w:tcBorders>
              <w:top w:val="nil"/>
              <w:left w:val="nil"/>
              <w:bottom w:val="single" w:sz="4" w:space="0" w:color="auto"/>
              <w:right w:val="single" w:sz="4" w:space="0" w:color="auto"/>
            </w:tcBorders>
            <w:vAlign w:val="center"/>
            <w:hideMark/>
          </w:tcPr>
          <w:p w14:paraId="1362F980"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Nguồn thu học phí chính quy và thu dịch vụ</w:t>
            </w:r>
          </w:p>
        </w:tc>
        <w:tc>
          <w:tcPr>
            <w:tcW w:w="865" w:type="dxa"/>
            <w:tcBorders>
              <w:top w:val="nil"/>
              <w:left w:val="nil"/>
              <w:bottom w:val="single" w:sz="4" w:space="0" w:color="auto"/>
              <w:right w:val="single" w:sz="4" w:space="0" w:color="auto"/>
            </w:tcBorders>
            <w:vAlign w:val="center"/>
            <w:hideMark/>
          </w:tcPr>
          <w:p w14:paraId="570A65F6"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15.319</w:t>
            </w:r>
          </w:p>
        </w:tc>
        <w:tc>
          <w:tcPr>
            <w:tcW w:w="778" w:type="dxa"/>
            <w:tcBorders>
              <w:top w:val="nil"/>
              <w:left w:val="nil"/>
              <w:bottom w:val="single" w:sz="4" w:space="0" w:color="auto"/>
              <w:right w:val="single" w:sz="4" w:space="0" w:color="auto"/>
            </w:tcBorders>
            <w:vAlign w:val="center"/>
            <w:hideMark/>
          </w:tcPr>
          <w:p w14:paraId="44F66CA1"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12.174</w:t>
            </w:r>
          </w:p>
        </w:tc>
        <w:tc>
          <w:tcPr>
            <w:tcW w:w="767" w:type="dxa"/>
            <w:tcBorders>
              <w:top w:val="nil"/>
              <w:left w:val="nil"/>
              <w:bottom w:val="single" w:sz="4" w:space="0" w:color="auto"/>
              <w:right w:val="single" w:sz="4" w:space="0" w:color="auto"/>
            </w:tcBorders>
            <w:vAlign w:val="center"/>
            <w:hideMark/>
          </w:tcPr>
          <w:p w14:paraId="3CB2234C"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3.145</w:t>
            </w:r>
          </w:p>
        </w:tc>
        <w:tc>
          <w:tcPr>
            <w:tcW w:w="737" w:type="dxa"/>
            <w:tcBorders>
              <w:top w:val="nil"/>
              <w:left w:val="nil"/>
              <w:bottom w:val="single" w:sz="4" w:space="0" w:color="auto"/>
              <w:right w:val="single" w:sz="4" w:space="0" w:color="auto"/>
            </w:tcBorders>
            <w:vAlign w:val="center"/>
            <w:hideMark/>
          </w:tcPr>
          <w:p w14:paraId="1900E70A"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20.245</w:t>
            </w:r>
          </w:p>
        </w:tc>
        <w:tc>
          <w:tcPr>
            <w:tcW w:w="778" w:type="dxa"/>
            <w:tcBorders>
              <w:top w:val="nil"/>
              <w:left w:val="nil"/>
              <w:bottom w:val="single" w:sz="4" w:space="0" w:color="auto"/>
              <w:right w:val="single" w:sz="4" w:space="0" w:color="auto"/>
            </w:tcBorders>
            <w:vAlign w:val="center"/>
            <w:hideMark/>
          </w:tcPr>
          <w:p w14:paraId="52AC2899"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16.790</w:t>
            </w:r>
          </w:p>
        </w:tc>
        <w:tc>
          <w:tcPr>
            <w:tcW w:w="753" w:type="dxa"/>
            <w:tcBorders>
              <w:top w:val="nil"/>
              <w:left w:val="nil"/>
              <w:bottom w:val="single" w:sz="4" w:space="0" w:color="auto"/>
              <w:right w:val="single" w:sz="4" w:space="0" w:color="auto"/>
            </w:tcBorders>
            <w:vAlign w:val="center"/>
            <w:hideMark/>
          </w:tcPr>
          <w:p w14:paraId="319E57BD"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3.455</w:t>
            </w:r>
          </w:p>
        </w:tc>
        <w:tc>
          <w:tcPr>
            <w:tcW w:w="919" w:type="dxa"/>
            <w:tcBorders>
              <w:top w:val="nil"/>
              <w:left w:val="nil"/>
              <w:bottom w:val="single" w:sz="4" w:space="0" w:color="auto"/>
              <w:right w:val="single" w:sz="4" w:space="0" w:color="auto"/>
            </w:tcBorders>
            <w:vAlign w:val="center"/>
          </w:tcPr>
          <w:p w14:paraId="2298C58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31.764</w:t>
            </w:r>
          </w:p>
        </w:tc>
        <w:tc>
          <w:tcPr>
            <w:tcW w:w="778" w:type="dxa"/>
            <w:tcBorders>
              <w:top w:val="nil"/>
              <w:left w:val="nil"/>
              <w:bottom w:val="single" w:sz="4" w:space="0" w:color="auto"/>
              <w:right w:val="single" w:sz="4" w:space="0" w:color="auto"/>
            </w:tcBorders>
            <w:vAlign w:val="center"/>
          </w:tcPr>
          <w:p w14:paraId="59DF8E88"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23.552</w:t>
            </w:r>
          </w:p>
        </w:tc>
        <w:tc>
          <w:tcPr>
            <w:tcW w:w="854" w:type="dxa"/>
            <w:tcBorders>
              <w:top w:val="nil"/>
              <w:left w:val="nil"/>
              <w:bottom w:val="single" w:sz="4" w:space="0" w:color="auto"/>
              <w:right w:val="single" w:sz="4" w:space="0" w:color="auto"/>
            </w:tcBorders>
            <w:vAlign w:val="center"/>
          </w:tcPr>
          <w:p w14:paraId="706BEF37"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8.212</w:t>
            </w:r>
          </w:p>
        </w:tc>
      </w:tr>
      <w:tr w:rsidR="000E47C0" w:rsidRPr="000E47C0" w14:paraId="12B0FC8F" w14:textId="77777777" w:rsidTr="001019CA">
        <w:trPr>
          <w:cantSplit/>
          <w:trHeight w:val="400"/>
          <w:jc w:val="center"/>
        </w:trPr>
        <w:tc>
          <w:tcPr>
            <w:tcW w:w="421" w:type="dxa"/>
            <w:tcBorders>
              <w:top w:val="nil"/>
              <w:left w:val="single" w:sz="4" w:space="0" w:color="auto"/>
              <w:bottom w:val="single" w:sz="4" w:space="0" w:color="auto"/>
              <w:right w:val="single" w:sz="4" w:space="0" w:color="auto"/>
            </w:tcBorders>
            <w:noWrap/>
            <w:vAlign w:val="center"/>
            <w:hideMark/>
          </w:tcPr>
          <w:p w14:paraId="5AFDCEC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1</w:t>
            </w:r>
          </w:p>
        </w:tc>
        <w:tc>
          <w:tcPr>
            <w:tcW w:w="1559" w:type="dxa"/>
            <w:tcBorders>
              <w:top w:val="nil"/>
              <w:left w:val="nil"/>
              <w:bottom w:val="single" w:sz="4" w:space="0" w:color="auto"/>
              <w:right w:val="single" w:sz="4" w:space="0" w:color="auto"/>
            </w:tcBorders>
            <w:vAlign w:val="center"/>
            <w:hideMark/>
          </w:tcPr>
          <w:p w14:paraId="55F19AC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Thu chi học phí chính quy (bao gồm cấp bù học phí)</w:t>
            </w:r>
          </w:p>
        </w:tc>
        <w:tc>
          <w:tcPr>
            <w:tcW w:w="865" w:type="dxa"/>
            <w:tcBorders>
              <w:top w:val="nil"/>
              <w:left w:val="nil"/>
              <w:bottom w:val="single" w:sz="4" w:space="0" w:color="auto"/>
              <w:right w:val="single" w:sz="4" w:space="0" w:color="auto"/>
            </w:tcBorders>
            <w:noWrap/>
            <w:vAlign w:val="center"/>
            <w:hideMark/>
          </w:tcPr>
          <w:p w14:paraId="30CAB36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6.396</w:t>
            </w:r>
          </w:p>
        </w:tc>
        <w:tc>
          <w:tcPr>
            <w:tcW w:w="778" w:type="dxa"/>
            <w:tcBorders>
              <w:top w:val="nil"/>
              <w:left w:val="nil"/>
              <w:bottom w:val="single" w:sz="4" w:space="0" w:color="auto"/>
              <w:right w:val="single" w:sz="4" w:space="0" w:color="auto"/>
            </w:tcBorders>
            <w:noWrap/>
            <w:vAlign w:val="center"/>
            <w:hideMark/>
          </w:tcPr>
          <w:p w14:paraId="6B508533"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3.808</w:t>
            </w:r>
          </w:p>
        </w:tc>
        <w:tc>
          <w:tcPr>
            <w:tcW w:w="767" w:type="dxa"/>
            <w:tcBorders>
              <w:top w:val="nil"/>
              <w:left w:val="nil"/>
              <w:bottom w:val="single" w:sz="4" w:space="0" w:color="auto"/>
              <w:right w:val="single" w:sz="4" w:space="0" w:color="auto"/>
            </w:tcBorders>
            <w:noWrap/>
            <w:vAlign w:val="center"/>
            <w:hideMark/>
          </w:tcPr>
          <w:p w14:paraId="0B12E42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2.588</w:t>
            </w:r>
          </w:p>
        </w:tc>
        <w:tc>
          <w:tcPr>
            <w:tcW w:w="737" w:type="dxa"/>
            <w:tcBorders>
              <w:top w:val="nil"/>
              <w:left w:val="nil"/>
              <w:bottom w:val="single" w:sz="4" w:space="0" w:color="auto"/>
              <w:right w:val="single" w:sz="4" w:space="0" w:color="auto"/>
            </w:tcBorders>
            <w:noWrap/>
            <w:vAlign w:val="center"/>
            <w:hideMark/>
          </w:tcPr>
          <w:p w14:paraId="6EC656F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8.420</w:t>
            </w:r>
          </w:p>
        </w:tc>
        <w:tc>
          <w:tcPr>
            <w:tcW w:w="778" w:type="dxa"/>
            <w:tcBorders>
              <w:top w:val="nil"/>
              <w:left w:val="nil"/>
              <w:bottom w:val="single" w:sz="4" w:space="0" w:color="auto"/>
              <w:right w:val="single" w:sz="4" w:space="0" w:color="auto"/>
            </w:tcBorders>
            <w:noWrap/>
            <w:vAlign w:val="center"/>
            <w:hideMark/>
          </w:tcPr>
          <w:p w14:paraId="4A04576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5.097</w:t>
            </w:r>
          </w:p>
        </w:tc>
        <w:tc>
          <w:tcPr>
            <w:tcW w:w="753" w:type="dxa"/>
            <w:tcBorders>
              <w:top w:val="nil"/>
              <w:left w:val="nil"/>
              <w:bottom w:val="single" w:sz="4" w:space="0" w:color="auto"/>
              <w:right w:val="single" w:sz="4" w:space="0" w:color="auto"/>
            </w:tcBorders>
            <w:noWrap/>
            <w:vAlign w:val="center"/>
            <w:hideMark/>
          </w:tcPr>
          <w:p w14:paraId="239980C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3.323</w:t>
            </w:r>
          </w:p>
        </w:tc>
        <w:tc>
          <w:tcPr>
            <w:tcW w:w="919" w:type="dxa"/>
            <w:tcBorders>
              <w:top w:val="nil"/>
              <w:left w:val="nil"/>
              <w:bottom w:val="single" w:sz="4" w:space="0" w:color="auto"/>
              <w:right w:val="single" w:sz="4" w:space="0" w:color="auto"/>
            </w:tcBorders>
            <w:noWrap/>
            <w:vAlign w:val="center"/>
          </w:tcPr>
          <w:p w14:paraId="52ED356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9.708</w:t>
            </w:r>
          </w:p>
        </w:tc>
        <w:tc>
          <w:tcPr>
            <w:tcW w:w="778" w:type="dxa"/>
            <w:tcBorders>
              <w:top w:val="nil"/>
              <w:left w:val="nil"/>
              <w:bottom w:val="single" w:sz="4" w:space="0" w:color="auto"/>
              <w:right w:val="single" w:sz="4" w:space="0" w:color="auto"/>
            </w:tcBorders>
            <w:noWrap/>
            <w:vAlign w:val="center"/>
          </w:tcPr>
          <w:p w14:paraId="71262FE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5.696</w:t>
            </w:r>
          </w:p>
        </w:tc>
        <w:tc>
          <w:tcPr>
            <w:tcW w:w="854" w:type="dxa"/>
            <w:tcBorders>
              <w:top w:val="nil"/>
              <w:left w:val="nil"/>
              <w:bottom w:val="single" w:sz="4" w:space="0" w:color="auto"/>
              <w:right w:val="single" w:sz="4" w:space="0" w:color="auto"/>
            </w:tcBorders>
            <w:noWrap/>
            <w:vAlign w:val="center"/>
          </w:tcPr>
          <w:p w14:paraId="6108339D"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4.012</w:t>
            </w:r>
          </w:p>
        </w:tc>
      </w:tr>
      <w:tr w:rsidR="000E47C0" w:rsidRPr="000E47C0" w14:paraId="323FB8E1" w14:textId="77777777" w:rsidTr="001019CA">
        <w:trPr>
          <w:cantSplit/>
          <w:trHeight w:val="219"/>
          <w:jc w:val="center"/>
        </w:trPr>
        <w:tc>
          <w:tcPr>
            <w:tcW w:w="421" w:type="dxa"/>
            <w:tcBorders>
              <w:top w:val="nil"/>
              <w:left w:val="single" w:sz="4" w:space="0" w:color="auto"/>
              <w:bottom w:val="single" w:sz="4" w:space="0" w:color="auto"/>
              <w:right w:val="single" w:sz="4" w:space="0" w:color="auto"/>
            </w:tcBorders>
            <w:noWrap/>
            <w:vAlign w:val="center"/>
            <w:hideMark/>
          </w:tcPr>
          <w:p w14:paraId="2AD5AA5B"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2</w:t>
            </w:r>
          </w:p>
        </w:tc>
        <w:tc>
          <w:tcPr>
            <w:tcW w:w="1559" w:type="dxa"/>
            <w:tcBorders>
              <w:top w:val="nil"/>
              <w:left w:val="nil"/>
              <w:bottom w:val="single" w:sz="4" w:space="0" w:color="auto"/>
              <w:right w:val="single" w:sz="4" w:space="0" w:color="auto"/>
            </w:tcBorders>
            <w:vAlign w:val="center"/>
            <w:hideMark/>
          </w:tcPr>
          <w:p w14:paraId="61F52592"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Thu sự nghiệp và dịch vụ</w:t>
            </w:r>
          </w:p>
        </w:tc>
        <w:tc>
          <w:tcPr>
            <w:tcW w:w="865" w:type="dxa"/>
            <w:tcBorders>
              <w:top w:val="nil"/>
              <w:left w:val="nil"/>
              <w:bottom w:val="single" w:sz="4" w:space="0" w:color="auto"/>
              <w:right w:val="single" w:sz="4" w:space="0" w:color="auto"/>
            </w:tcBorders>
            <w:vAlign w:val="center"/>
            <w:hideMark/>
          </w:tcPr>
          <w:p w14:paraId="14AF3AF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8.923</w:t>
            </w:r>
          </w:p>
        </w:tc>
        <w:tc>
          <w:tcPr>
            <w:tcW w:w="778" w:type="dxa"/>
            <w:tcBorders>
              <w:top w:val="nil"/>
              <w:left w:val="nil"/>
              <w:bottom w:val="single" w:sz="4" w:space="0" w:color="auto"/>
              <w:right w:val="single" w:sz="4" w:space="0" w:color="auto"/>
            </w:tcBorders>
            <w:vAlign w:val="center"/>
            <w:hideMark/>
          </w:tcPr>
          <w:p w14:paraId="2174EE6B"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8.366</w:t>
            </w:r>
          </w:p>
        </w:tc>
        <w:tc>
          <w:tcPr>
            <w:tcW w:w="767" w:type="dxa"/>
            <w:tcBorders>
              <w:top w:val="nil"/>
              <w:left w:val="nil"/>
              <w:bottom w:val="single" w:sz="4" w:space="0" w:color="auto"/>
              <w:right w:val="single" w:sz="4" w:space="0" w:color="auto"/>
            </w:tcBorders>
            <w:vAlign w:val="center"/>
            <w:hideMark/>
          </w:tcPr>
          <w:p w14:paraId="1DEB41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557</w:t>
            </w:r>
          </w:p>
        </w:tc>
        <w:tc>
          <w:tcPr>
            <w:tcW w:w="737" w:type="dxa"/>
            <w:tcBorders>
              <w:top w:val="nil"/>
              <w:left w:val="nil"/>
              <w:bottom w:val="single" w:sz="4" w:space="0" w:color="auto"/>
              <w:right w:val="single" w:sz="4" w:space="0" w:color="auto"/>
            </w:tcBorders>
            <w:vAlign w:val="center"/>
            <w:hideMark/>
          </w:tcPr>
          <w:p w14:paraId="653ED7C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11.825</w:t>
            </w:r>
          </w:p>
        </w:tc>
        <w:tc>
          <w:tcPr>
            <w:tcW w:w="778" w:type="dxa"/>
            <w:tcBorders>
              <w:top w:val="nil"/>
              <w:left w:val="nil"/>
              <w:bottom w:val="single" w:sz="4" w:space="0" w:color="auto"/>
              <w:right w:val="single" w:sz="4" w:space="0" w:color="auto"/>
            </w:tcBorders>
            <w:vAlign w:val="center"/>
            <w:hideMark/>
          </w:tcPr>
          <w:p w14:paraId="36E7C1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11.693</w:t>
            </w:r>
          </w:p>
        </w:tc>
        <w:tc>
          <w:tcPr>
            <w:tcW w:w="753" w:type="dxa"/>
            <w:tcBorders>
              <w:top w:val="nil"/>
              <w:left w:val="nil"/>
              <w:bottom w:val="single" w:sz="4" w:space="0" w:color="auto"/>
              <w:right w:val="single" w:sz="4" w:space="0" w:color="auto"/>
            </w:tcBorders>
            <w:noWrap/>
            <w:vAlign w:val="center"/>
            <w:hideMark/>
          </w:tcPr>
          <w:p w14:paraId="73F9587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132</w:t>
            </w:r>
          </w:p>
        </w:tc>
        <w:tc>
          <w:tcPr>
            <w:tcW w:w="919" w:type="dxa"/>
            <w:tcBorders>
              <w:top w:val="nil"/>
              <w:left w:val="nil"/>
              <w:bottom w:val="single" w:sz="4" w:space="0" w:color="auto"/>
              <w:right w:val="single" w:sz="4" w:space="0" w:color="auto"/>
            </w:tcBorders>
            <w:vAlign w:val="center"/>
          </w:tcPr>
          <w:p w14:paraId="3FC5004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22.056</w:t>
            </w:r>
          </w:p>
        </w:tc>
        <w:tc>
          <w:tcPr>
            <w:tcW w:w="778" w:type="dxa"/>
            <w:tcBorders>
              <w:top w:val="nil"/>
              <w:left w:val="nil"/>
              <w:bottom w:val="single" w:sz="4" w:space="0" w:color="auto"/>
              <w:right w:val="single" w:sz="4" w:space="0" w:color="auto"/>
            </w:tcBorders>
            <w:vAlign w:val="center"/>
          </w:tcPr>
          <w:p w14:paraId="03A7FB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17.856</w:t>
            </w:r>
          </w:p>
        </w:tc>
        <w:tc>
          <w:tcPr>
            <w:tcW w:w="854" w:type="dxa"/>
            <w:tcBorders>
              <w:top w:val="nil"/>
              <w:left w:val="nil"/>
              <w:bottom w:val="single" w:sz="4" w:space="0" w:color="auto"/>
              <w:right w:val="single" w:sz="4" w:space="0" w:color="auto"/>
            </w:tcBorders>
            <w:noWrap/>
            <w:vAlign w:val="center"/>
          </w:tcPr>
          <w:p w14:paraId="5E6A6208"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4.200</w:t>
            </w:r>
          </w:p>
        </w:tc>
      </w:tr>
      <w:tr w:rsidR="000E47C0" w:rsidRPr="000E47C0" w14:paraId="224323EB" w14:textId="77777777" w:rsidTr="001019CA">
        <w:trPr>
          <w:cantSplit/>
          <w:trHeight w:val="449"/>
          <w:jc w:val="center"/>
        </w:trPr>
        <w:tc>
          <w:tcPr>
            <w:tcW w:w="421" w:type="dxa"/>
            <w:tcBorders>
              <w:top w:val="nil"/>
              <w:left w:val="single" w:sz="4" w:space="0" w:color="auto"/>
              <w:bottom w:val="single" w:sz="4" w:space="0" w:color="auto"/>
              <w:right w:val="single" w:sz="4" w:space="0" w:color="auto"/>
            </w:tcBorders>
            <w:noWrap/>
            <w:vAlign w:val="center"/>
            <w:hideMark/>
          </w:tcPr>
          <w:p w14:paraId="51A45FC3" w14:textId="77777777" w:rsidR="00197D5A" w:rsidRPr="000E47C0" w:rsidRDefault="00197D5A" w:rsidP="006047EC">
            <w:pPr>
              <w:widowControl/>
              <w:spacing w:before="0" w:after="0"/>
              <w:ind w:firstLine="0"/>
              <w:jc w:val="center"/>
              <w:rPr>
                <w:rFonts w:eastAsia="Aptos"/>
                <w:kern w:val="2"/>
                <w:sz w:val="24"/>
                <w14:ligatures w14:val="standardContextual"/>
              </w:rPr>
            </w:pPr>
          </w:p>
        </w:tc>
        <w:tc>
          <w:tcPr>
            <w:tcW w:w="1559" w:type="dxa"/>
            <w:tcBorders>
              <w:top w:val="nil"/>
              <w:left w:val="nil"/>
              <w:bottom w:val="single" w:sz="4" w:space="0" w:color="auto"/>
              <w:right w:val="single" w:sz="4" w:space="0" w:color="auto"/>
            </w:tcBorders>
            <w:noWrap/>
            <w:vAlign w:val="center"/>
            <w:hideMark/>
          </w:tcPr>
          <w:p w14:paraId="29FA9561"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Tổng cộng</w:t>
            </w:r>
          </w:p>
        </w:tc>
        <w:tc>
          <w:tcPr>
            <w:tcW w:w="865" w:type="dxa"/>
            <w:tcBorders>
              <w:top w:val="single" w:sz="4" w:space="0" w:color="auto"/>
              <w:left w:val="single" w:sz="4" w:space="0" w:color="auto"/>
              <w:bottom w:val="single" w:sz="4" w:space="0" w:color="auto"/>
              <w:right w:val="single" w:sz="4" w:space="0" w:color="auto"/>
            </w:tcBorders>
            <w:noWrap/>
            <w:vAlign w:val="center"/>
            <w:hideMark/>
          </w:tcPr>
          <w:p w14:paraId="0D418667"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56.983</w:t>
            </w:r>
          </w:p>
        </w:tc>
        <w:tc>
          <w:tcPr>
            <w:tcW w:w="778" w:type="dxa"/>
            <w:tcBorders>
              <w:top w:val="single" w:sz="4" w:space="0" w:color="auto"/>
              <w:left w:val="nil"/>
              <w:bottom w:val="single" w:sz="4" w:space="0" w:color="auto"/>
              <w:right w:val="single" w:sz="4" w:space="0" w:color="auto"/>
            </w:tcBorders>
            <w:noWrap/>
            <w:vAlign w:val="center"/>
            <w:hideMark/>
          </w:tcPr>
          <w:p w14:paraId="25CDE0E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53.838</w:t>
            </w:r>
          </w:p>
        </w:tc>
        <w:tc>
          <w:tcPr>
            <w:tcW w:w="767" w:type="dxa"/>
            <w:tcBorders>
              <w:top w:val="single" w:sz="4" w:space="0" w:color="auto"/>
              <w:left w:val="nil"/>
              <w:bottom w:val="single" w:sz="4" w:space="0" w:color="auto"/>
              <w:right w:val="single" w:sz="4" w:space="0" w:color="auto"/>
            </w:tcBorders>
            <w:noWrap/>
            <w:vAlign w:val="center"/>
            <w:hideMark/>
          </w:tcPr>
          <w:p w14:paraId="663AD72F"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3.145</w:t>
            </w:r>
          </w:p>
        </w:tc>
        <w:tc>
          <w:tcPr>
            <w:tcW w:w="737" w:type="dxa"/>
            <w:tcBorders>
              <w:top w:val="single" w:sz="4" w:space="0" w:color="auto"/>
              <w:left w:val="nil"/>
              <w:bottom w:val="single" w:sz="4" w:space="0" w:color="auto"/>
              <w:right w:val="single" w:sz="4" w:space="0" w:color="auto"/>
            </w:tcBorders>
            <w:noWrap/>
            <w:vAlign w:val="center"/>
            <w:hideMark/>
          </w:tcPr>
          <w:p w14:paraId="7A5E2646"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60.124</w:t>
            </w:r>
          </w:p>
        </w:tc>
        <w:tc>
          <w:tcPr>
            <w:tcW w:w="778" w:type="dxa"/>
            <w:tcBorders>
              <w:top w:val="single" w:sz="4" w:space="0" w:color="auto"/>
              <w:left w:val="nil"/>
              <w:bottom w:val="single" w:sz="4" w:space="0" w:color="auto"/>
              <w:right w:val="single" w:sz="4" w:space="0" w:color="auto"/>
            </w:tcBorders>
            <w:noWrap/>
            <w:vAlign w:val="center"/>
            <w:hideMark/>
          </w:tcPr>
          <w:p w14:paraId="08EF4378"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56.669</w:t>
            </w:r>
          </w:p>
        </w:tc>
        <w:tc>
          <w:tcPr>
            <w:tcW w:w="753" w:type="dxa"/>
            <w:tcBorders>
              <w:top w:val="single" w:sz="4" w:space="0" w:color="auto"/>
              <w:left w:val="nil"/>
              <w:bottom w:val="single" w:sz="4" w:space="0" w:color="auto"/>
              <w:right w:val="single" w:sz="4" w:space="0" w:color="auto"/>
            </w:tcBorders>
            <w:noWrap/>
            <w:vAlign w:val="center"/>
            <w:hideMark/>
          </w:tcPr>
          <w:p w14:paraId="5DFC05C5"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3.455</w:t>
            </w:r>
          </w:p>
        </w:tc>
        <w:tc>
          <w:tcPr>
            <w:tcW w:w="919" w:type="dxa"/>
            <w:tcBorders>
              <w:top w:val="single" w:sz="4" w:space="0" w:color="auto"/>
              <w:left w:val="nil"/>
              <w:bottom w:val="single" w:sz="4" w:space="0" w:color="auto"/>
              <w:right w:val="single" w:sz="4" w:space="0" w:color="auto"/>
            </w:tcBorders>
            <w:noWrap/>
            <w:vAlign w:val="center"/>
          </w:tcPr>
          <w:p w14:paraId="287632BB"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97.844</w:t>
            </w:r>
          </w:p>
        </w:tc>
        <w:tc>
          <w:tcPr>
            <w:tcW w:w="778" w:type="dxa"/>
            <w:tcBorders>
              <w:top w:val="single" w:sz="4" w:space="0" w:color="auto"/>
              <w:left w:val="nil"/>
              <w:bottom w:val="single" w:sz="4" w:space="0" w:color="auto"/>
              <w:right w:val="single" w:sz="4" w:space="0" w:color="auto"/>
            </w:tcBorders>
            <w:noWrap/>
            <w:vAlign w:val="center"/>
          </w:tcPr>
          <w:p w14:paraId="5984F371"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89.632</w:t>
            </w:r>
          </w:p>
        </w:tc>
        <w:tc>
          <w:tcPr>
            <w:tcW w:w="854" w:type="dxa"/>
            <w:tcBorders>
              <w:top w:val="single" w:sz="4" w:space="0" w:color="auto"/>
              <w:left w:val="nil"/>
              <w:bottom w:val="single" w:sz="4" w:space="0" w:color="auto"/>
              <w:right w:val="single" w:sz="4" w:space="0" w:color="auto"/>
            </w:tcBorders>
            <w:noWrap/>
            <w:vAlign w:val="center"/>
          </w:tcPr>
          <w:p w14:paraId="5C7C2924"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8.212</w:t>
            </w:r>
          </w:p>
        </w:tc>
      </w:tr>
    </w:tbl>
    <w:p w14:paraId="04C5C00C" w14:textId="77777777" w:rsidR="00197D5A" w:rsidRPr="000E47C0" w:rsidRDefault="00197D5A" w:rsidP="00197D5A">
      <w:pPr>
        <w:rPr>
          <w:i/>
          <w:iCs/>
        </w:rPr>
      </w:pPr>
      <w:r w:rsidRPr="000E47C0">
        <w:rPr>
          <w:i/>
          <w:iCs/>
        </w:rPr>
        <w:t>Chênh lệch thu, chi tài chính các năm được sử dụng để trích nguồn cải cách tiền lương và bổ sung nguồn chi hoạt động, trích lập các quỹ của nhà trường.</w:t>
      </w:r>
    </w:p>
    <w:p w14:paraId="31653F63" w14:textId="77777777" w:rsidR="00197D5A" w:rsidRPr="000E47C0" w:rsidRDefault="00197D5A" w:rsidP="00197D5A">
      <w:pPr>
        <w:rPr>
          <w:b/>
          <w:bCs/>
        </w:rPr>
      </w:pPr>
      <w:r w:rsidRPr="000E47C0">
        <w:rPr>
          <w:b/>
          <w:bCs/>
        </w:rPr>
        <w:t>d) Về đánh giá chất lượng nhà trường và các ngành, nghề đào tạo</w:t>
      </w:r>
    </w:p>
    <w:p w14:paraId="143D8731" w14:textId="77777777" w:rsidR="00197D5A" w:rsidRPr="000E47C0" w:rsidRDefault="00197D5A" w:rsidP="00197D5A">
      <w:pPr>
        <w:rPr>
          <w:szCs w:val="28"/>
          <w:lang w:val="de-DE"/>
        </w:rPr>
      </w:pPr>
      <w:r w:rsidRPr="000E47C0">
        <w:rPr>
          <w:bCs/>
          <w:szCs w:val="28"/>
          <w:shd w:val="clear" w:color="auto" w:fill="FFFFFF"/>
          <w:lang w:val="de-DE"/>
        </w:rPr>
        <w:t>Nhà trường đã hoàn thành đánh giá ngoài, đã được công nhận và cấp Giấy chứng nhận đạt tiêu chuẩn kiểm định chất lượng cơ sở GDNN vào năm 2022; được cấp Giấy chứng nhận đạt tiêu chuẩn kiểm định chất lượng 4 chương trình đào tạo các ngành, nghề: Giáo dục Mầm non, Trồng trọt, Công nghệ ô tô, Điều dưỡng.</w:t>
      </w:r>
      <w:r w:rsidRPr="000E47C0">
        <w:rPr>
          <w:szCs w:val="28"/>
          <w:lang w:val="de-DE"/>
        </w:rPr>
        <w:t xml:space="preserve"> Hằng năm, nhà trường duy trì định kỳ tổ chức hội giảng cấp cơ sở, hội thi thiết bị đào tạo tự làm nhằm nâng cao chất lượng nhà giáo, bổ sung thiết bị phục vụ đào tạo nghề của Trường.</w:t>
      </w:r>
    </w:p>
    <w:p w14:paraId="17782E8E" w14:textId="77777777" w:rsidR="00197D5A" w:rsidRPr="000E47C0" w:rsidRDefault="00197D5A" w:rsidP="00197D5A">
      <w:pPr>
        <w:pStyle w:val="Heading2"/>
        <w:rPr>
          <w:color w:val="auto"/>
          <w:lang w:val="it-IT"/>
        </w:rPr>
      </w:pPr>
      <w:bookmarkStart w:id="22" w:name="_Toc236064019"/>
      <w:r w:rsidRPr="000E47C0">
        <w:rPr>
          <w:color w:val="auto"/>
          <w:lang w:val="it-IT"/>
        </w:rPr>
        <w:t>6. Đánh giá chung</w:t>
      </w:r>
      <w:bookmarkEnd w:id="22"/>
    </w:p>
    <w:p w14:paraId="789EC98F" w14:textId="77777777" w:rsidR="00197D5A" w:rsidRPr="000E47C0" w:rsidRDefault="00197D5A" w:rsidP="00197D5A">
      <w:pPr>
        <w:rPr>
          <w:b/>
          <w:bCs/>
          <w:i/>
          <w:iCs/>
          <w:lang w:val="it-IT"/>
        </w:rPr>
      </w:pPr>
      <w:r w:rsidRPr="000E47C0">
        <w:rPr>
          <w:b/>
          <w:bCs/>
          <w:i/>
          <w:iCs/>
          <w:lang w:val="it-IT"/>
        </w:rPr>
        <w:t>a) Ưu điểm, kết quả đạt được:</w:t>
      </w:r>
    </w:p>
    <w:p w14:paraId="7EA77A31"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it-IT"/>
        </w:rPr>
      </w:pPr>
      <w:r w:rsidRPr="000E47C0">
        <w:rPr>
          <w:szCs w:val="28"/>
          <w:lang w:val="it-IT"/>
        </w:rPr>
        <w:t xml:space="preserve">- Được sự quan tâm lãnh đạo, chỉ đạo sâu sát của Tỉnh ủy, UBND tỉnh và sự phối hợp có hiệu quả của các sở, ban, ngành, địa phương, doanh nghiệp, tập thể lãnh đạo, viên chức, người lao động nhà trường đã tích cực, chủ động triển khai nhiều giải pháp để nâng cao hiệu quả hoạt động của Trường và đã đạt nhiều thành tích đáng ghi nhận. Đội ngũ nhà giáo, viên chức và người lao động được quy hoạch, chuẩn hóa, thường xuyên được đào tạo, bồi dưỡng nâng cao trình độ về mọi mặt, cơ bản đáp ứng được yêu cầu nhiệm vụ trong giai đoạn phát triển mới của nhà trường. Nhà trường luôn duy trì thuộc top 30 nhóm các cơ sở GDNN nhiều năm liền có dự án khởi nghiệp tham gia và đạt giải tại Cuộc thi khởi nghiệp HSSV toàn quốc. Công tác tư vấn nghề nghiệp, tuyển sinh và tư vấn, giới thiệu việc làm đã có sự chuyển biến tích cực, phù hợp với tình hình thực tế và đáp ứng được yêu cầu của thị trường lao động. Công tác truyền thông GDNN được đẩy mạnh, góp phần lan tỏa những thông tin, hình ảnh, giá trị của nhà trường đến với xã hội. Chế độ, chính sách và các quyền lợi của viên chức, người lao động và HSSV luôn được nhà trường quan tâm, giải quyết kịp thời theo quy định; việc làm của viên chức và người lao động ngày càng nhiều, thu nhập ổn định và từng bước nâng cao. Nhà trường đa dạng hóa các hình thức đào tạo đáp ứng nhu cầu xã hội, luôn tập trung vào phát triển công tác Hội giảng nhà giáo, tổ chức Hội thi thiết bị đào tạo tự làm hằng năm với số lượng đông đảo nhà giáo tham gia chất lượng, thiết thực và hiệu quả. Trong xu thế công nghiệp hóa, hiện đại hóa đất nước đến năm 2030, tầm nhìn đến năm 2045, hoạt động khoa học, công nghệ, đổi mới sáng tạo và chuyển đổi số được nhà trường tích cực quan tâm, đẩy mạnh và đã có những bước phát triển tốt. </w:t>
      </w:r>
      <w:r w:rsidRPr="000E47C0">
        <w:rPr>
          <w:bCs/>
          <w:szCs w:val="28"/>
          <w:lang w:val="it-IT"/>
        </w:rPr>
        <w:t>Với sự cố gắng, nỗ lực, đoàn kết nhất trí của tập thể VC nhà trường trong triển khai thực hiện nhiệm vụ được giao, chất lượng đào tạo nhân lực của nhà trường đã từng bước nâng cao, góp phần tích cực phát triển kinh tế - xã hội của địa phương.</w:t>
      </w:r>
    </w:p>
    <w:p w14:paraId="7A07A4C1" w14:textId="77777777" w:rsidR="00197D5A" w:rsidRPr="000E47C0" w:rsidRDefault="00197D5A" w:rsidP="00197D5A">
      <w:pPr>
        <w:rPr>
          <w:lang w:val="it-IT"/>
        </w:rPr>
      </w:pPr>
      <w:r w:rsidRPr="000E47C0">
        <w:rPr>
          <w:lang w:val="it-IT"/>
        </w:rPr>
        <w:t>- Đội ngũ nhà giáo của Trường được đào tạo bài bản, có nhiều kinh nghiệm, nhất là đội ngũ nhà giáo ngành, nghề Công nghệ ô tô, đào tạo lái xe các hạng.</w:t>
      </w:r>
    </w:p>
    <w:p w14:paraId="1248832A" w14:textId="77777777" w:rsidR="00197D5A" w:rsidRPr="000E47C0" w:rsidRDefault="00197D5A" w:rsidP="00197D5A">
      <w:pPr>
        <w:rPr>
          <w:lang w:val="it-IT"/>
        </w:rPr>
      </w:pPr>
      <w:r w:rsidRPr="000E47C0">
        <w:rPr>
          <w:lang w:val="it-IT"/>
        </w:rPr>
        <w:t>- Cơ sở vật chất, quỹ đất của Trường tương đối lớn, có khả năng đầu tư, mở rộng để triển khai các hoạt động dịch vụ gắn liền với chức năng đào tạo, bồi dưỡng, nghiên cứu khoa học và công nghệ của Trường.</w:t>
      </w:r>
    </w:p>
    <w:p w14:paraId="02DCB043" w14:textId="77777777" w:rsidR="00197D5A" w:rsidRPr="000E47C0" w:rsidRDefault="00197D5A" w:rsidP="00197D5A">
      <w:pPr>
        <w:rPr>
          <w:lang w:val="it-IT"/>
        </w:rPr>
      </w:pPr>
      <w:r w:rsidRPr="000E47C0">
        <w:rPr>
          <w:b/>
          <w:bCs/>
          <w:i/>
          <w:iCs/>
          <w:lang w:val="it-IT"/>
        </w:rPr>
        <w:t>b) Hạn chế, khó khăn và nguyên nhân:</w:t>
      </w:r>
      <w:r w:rsidRPr="000E47C0">
        <w:rPr>
          <w:lang w:val="it-IT"/>
        </w:rPr>
        <w:t xml:space="preserve"> Nguồn kinh phí thu từ các hoạt động dịch vụ ngày càng khó khăn, cạnh tranh cao; thiếu cơ chế đầu tư để nâng cao năng lực cạnh tranh đối với các hoạt động của Trường. Đội ngũ VC nhà trường thu nhập chủ yếu bằng lương từ các nhiệm vụ do nhà nước đặt hàng, nhà trường không đủ nguồn kinh phí từ các hoạt động dịch vụ để trả thu nhập tăng thêm cho đội ngũ VC của Trường, nhất là khi Trường được các cơ quan chức năng giao cơ chế tự chủ. Việc mở rộng danh mục các sản phẩm, dịch vụ của Trường còn hạn chế, nhất là trong lĩnh vực vận tải đường bộ.</w:t>
      </w:r>
    </w:p>
    <w:p w14:paraId="6762B12F" w14:textId="77777777" w:rsidR="00197D5A" w:rsidRPr="000E47C0" w:rsidRDefault="00197D5A" w:rsidP="00197D5A">
      <w:pPr>
        <w:rPr>
          <w:lang w:val="it-IT"/>
        </w:rPr>
      </w:pPr>
      <w:r w:rsidRPr="000E47C0">
        <w:rPr>
          <w:lang w:val="it-IT"/>
        </w:rPr>
        <w:t>Nguyên nhân do cơ chế, chính sách cho việc đầu tư phát triển còn hạn chế, nhiều ràng buộc; Nhà nước chưa cụ thể hoá chính sách thành lập doanh nghiệp trong đơn vị sự nghiệp công lập, dẫn đến việc thực hiện chủ trương xã hội hóa chưa mạnh, tính tự chủ, tự chịu trách nhiệm của đơn vị sự nghiệp công lập GDNN còn hạn chế.</w:t>
      </w:r>
    </w:p>
    <w:p w14:paraId="503456C8" w14:textId="77777777" w:rsidR="00197D5A" w:rsidRPr="000E47C0" w:rsidRDefault="00197D5A" w:rsidP="00197D5A">
      <w:pPr>
        <w:pStyle w:val="Heading1"/>
        <w:rPr>
          <w:color w:val="auto"/>
          <w:lang w:val="it-IT"/>
        </w:rPr>
      </w:pPr>
      <w:bookmarkStart w:id="23" w:name="_Toc236064020"/>
      <w:r w:rsidRPr="000E47C0">
        <w:rPr>
          <w:color w:val="auto"/>
          <w:lang w:val="it-IT"/>
        </w:rPr>
        <w:t>IV. THỰC TRẠNG CÁC ĐƠN VỊ ĐĂNG KIỂM XE CƠ GIỚI CỦA TỈNH QUẢNG NGÃI</w:t>
      </w:r>
      <w:bookmarkEnd w:id="23"/>
    </w:p>
    <w:p w14:paraId="02F2070F" w14:textId="77777777" w:rsidR="00197D5A" w:rsidRPr="000E47C0" w:rsidRDefault="00197D5A" w:rsidP="00197D5A">
      <w:pPr>
        <w:pStyle w:val="Heading2"/>
        <w:rPr>
          <w:color w:val="auto"/>
          <w:lang w:val="sv-SE"/>
        </w:rPr>
      </w:pPr>
      <w:bookmarkStart w:id="24" w:name="_Toc236064021"/>
      <w:r w:rsidRPr="000E47C0">
        <w:rPr>
          <w:color w:val="auto"/>
          <w:lang w:val="sv-SE"/>
        </w:rPr>
        <w:t>1. Thực trạng các đơn vị đăng kiểm XCG trên địa bàn tỉnh</w:t>
      </w:r>
      <w:bookmarkEnd w:id="24"/>
      <w:r w:rsidRPr="000E47C0">
        <w:rPr>
          <w:color w:val="auto"/>
          <w:lang w:val="sv-SE"/>
        </w:rPr>
        <w:t xml:space="preserve"> </w:t>
      </w:r>
    </w:p>
    <w:p w14:paraId="1A057A1B" w14:textId="77777777" w:rsidR="00197D5A" w:rsidRPr="000E47C0" w:rsidRDefault="00197D5A" w:rsidP="00197D5A">
      <w:pPr>
        <w:rPr>
          <w:szCs w:val="28"/>
          <w:lang w:val="sv-SE"/>
        </w:rPr>
      </w:pPr>
      <w:r w:rsidRPr="000E47C0">
        <w:rPr>
          <w:szCs w:val="28"/>
          <w:lang w:val="sv-SE"/>
        </w:rPr>
        <w:t xml:space="preserve">a) Hiện nay toàn tỉnh Quảng Ngãi (mới) có 5 đơn vị đăng kiểm, gồm: 2 trung tâm đăng kiểm XCG công lập (7601S, 8201S) 3 trung tâm ngoài công lập (7602D, 7603D và 7604D). Riêng địa bàn phía Tây tỉnh Quảng Ngãi (tỉnh Kon Tum cũ) chỉ có duy nhất 1 trung tâm công lập (8201S), gồm 1 chuyền đăng kiểm, đơn vị này đang tiến hành các thủ tục cổ phần hoá từ năm 2020 nhưng chưa hoàn thành; hiện nay quy mô, lưu lượng hoạt động của Trung tâm Đăng kiểm 8201S còn thấp, chưa đáp ứng được nhu cầu nên dẫn đến rất nhiều chủ phương tiện đã đưa xe đi đăng kiểm tại tỉnh Gia Lai cũ (cự ly di chuyển từ đơn vị hành chính xa nhất phía Tây tỉnh Quảng Ngãi đến tỉnh Gia Lai khoảng 200km). </w:t>
      </w:r>
    </w:p>
    <w:p w14:paraId="5F2A255E" w14:textId="77777777" w:rsidR="00197D5A" w:rsidRPr="000E47C0" w:rsidRDefault="00197D5A" w:rsidP="00197D5A">
      <w:pPr>
        <w:rPr>
          <w:szCs w:val="28"/>
          <w:lang w:val="sv-SE"/>
        </w:rPr>
      </w:pPr>
      <w:r w:rsidRPr="000E47C0">
        <w:rPr>
          <w:szCs w:val="28"/>
          <w:lang w:val="sv-SE"/>
        </w:rPr>
        <w:t>b) Theo Báo cáo của Sở Xây dựng tỉnh Quảng Ngãi tại Văn bản số 1457/SXD-VTPT ngày 12/9/2025, trong giai đoạn từ năm 2022 đến 8 tháng đầu năm 2025, số lượt kiểm định trung bình trong 1 ngày của Trung tâm Đăng kiểm XCG 8201S chỉ đạt khoảng từ 40 đến 60 phương tiện. Qua khảo sát thực tế, đơn vị này chỉ có 1 chuyền đăng kiểm, nên không thể đáp ứng được nhu cầu đăng kiểm của chủ phương tiện trên địa bàn khu vực phía Tây tỉnh Quảng Ngãi.</w:t>
      </w:r>
    </w:p>
    <w:p w14:paraId="72F239D0" w14:textId="77777777" w:rsidR="00197D5A" w:rsidRPr="000E47C0" w:rsidRDefault="00197D5A" w:rsidP="00197D5A">
      <w:pPr>
        <w:rPr>
          <w:szCs w:val="28"/>
          <w:lang w:val="sv-SE"/>
        </w:rPr>
      </w:pPr>
      <w:r w:rsidRPr="000E47C0">
        <w:rPr>
          <w:szCs w:val="28"/>
          <w:lang w:val="sv-SE"/>
        </w:rPr>
        <w:t xml:space="preserve">c) Ngày 14 tháng 8 năm 2026, Sở Xây dựng có Văn bản số 6298/SXD-QHKT về hồ sơ đề nghị chấp thuận chủ trương đầu tư Trung tâm đăng kiểm xe cơ giới 02 dây chuyền của Công ty TNHH thương mại dịch vụ An Phú Đăk Hà tại xã Đăk Hà (cách phường Đăk Cấm khoảng 20 km); Trung tâm 82.01.S đang thực hiện chuyển đổi theo Nghị định số 373/2026/NĐ-CP ngày 30 tháng 9 năm 2026 của Chính phủ về chuyển đơn vị sự nghiệp công lập thành doanh nghiệp. </w:t>
      </w:r>
      <w:del w:id="25" w:author="Nội dung điều chỉnh (Claude)" w:date="2026-10-24T19:53:00Z">
        <w:r w:rsidRPr="000E47C0">
          <w:rPr>
            <w:szCs w:val="28"/>
            <w:lang w:val="sv-SE"/>
          </w:rPr>
          <w:delText>Giá dịch vụ kiểm định xe cơ giới do Bộ Tài chính quy định thống nhất.</w:delText>
        </w:r>
      </w:del>
      <w:r w:rsidRPr="000E47C0">
        <w:rPr>
          <w:szCs w:val="28"/>
          <w:lang w:val="sv-SE"/>
        </w:rPr>
        <w:t xml:space="preserve"> Trên cơ sở đó, Đề án phân kỳ đầu tư: Giai đoạn 1 đầu tư 01 dây chuyền kiểm định tổng hợp; dây chuyền thứ hai chỉ đầu tư khi lưu lượng thực tế của dây chuyền giai đoạn 1 đạt từ 90% công suất thiết kế (khoảng 13.480 lượt/năm trên công suất thiết kế 14.976 lượt/năm) trong 2 năm liên tiếp.</w:t>
      </w:r>
    </w:p>
    <w:p w14:paraId="6EE86388" w14:textId="77777777" w:rsidR="00197D5A" w:rsidRPr="000E47C0" w:rsidRDefault="00197D5A" w:rsidP="00197D5A">
      <w:pPr>
        <w:pStyle w:val="Heading2"/>
        <w:rPr>
          <w:color w:val="auto"/>
          <w:lang w:val="sv-SE"/>
        </w:rPr>
      </w:pPr>
      <w:bookmarkStart w:id="27" w:name="_Toc236064022"/>
      <w:r w:rsidRPr="000E47C0">
        <w:rPr>
          <w:color w:val="auto"/>
          <w:lang w:val="sv-SE"/>
        </w:rPr>
        <w:t>2. Về quy mô phương tiện XCG và nhu cầu đăng kiểm khu vực phía Tây tỉnh Quảng Ngãi:</w:t>
      </w:r>
      <w:bookmarkEnd w:id="27"/>
      <w:r w:rsidRPr="000E47C0">
        <w:rPr>
          <w:color w:val="auto"/>
          <w:lang w:val="sv-SE"/>
        </w:rPr>
        <w:t xml:space="preserve"> </w:t>
      </w:r>
    </w:p>
    <w:p w14:paraId="643F572F" w14:textId="77777777" w:rsidR="00197D5A" w:rsidRPr="000E47C0" w:rsidRDefault="00197D5A" w:rsidP="00197D5A">
      <w:pPr>
        <w:rPr>
          <w:lang w:val="nl-NL"/>
        </w:rPr>
      </w:pPr>
      <w:r w:rsidRPr="000E47C0">
        <w:rPr>
          <w:szCs w:val="28"/>
          <w:lang w:val="sv-SE"/>
        </w:rPr>
        <w:t xml:space="preserve">Nhu cầu đăng kiểm XCG của người dân trên địa bàn phía Tây tỉnh Quảng Ngãi rất lớn. </w:t>
      </w:r>
      <w:r w:rsidRPr="000E47C0">
        <w:rPr>
          <w:lang w:val="nl-NL"/>
        </w:rPr>
        <w:t xml:space="preserve">Qua khảo sát số liệu tháng 3/2026, hiện nay trên địa bàn khu vực phía Tây tỉnh Quảng Ngãi (tỉnh Kon Tum cũ) có khoảng </w:t>
      </w:r>
      <w:r w:rsidRPr="000E47C0">
        <w:rPr>
          <w:b/>
          <w:bCs/>
          <w:lang w:val="nl-NL"/>
        </w:rPr>
        <w:t>36.127</w:t>
      </w:r>
      <w:r w:rsidRPr="000E47C0">
        <w:rPr>
          <w:lang w:val="nl-NL"/>
        </w:rPr>
        <w:t xml:space="preserve"> phương tiện ô tô các loại</w:t>
      </w:r>
      <w:r w:rsidRPr="000E47C0">
        <w:rPr>
          <w:rStyle w:val="FootnoteReference"/>
          <w:rFonts w:asciiTheme="majorHAnsi" w:hAnsiTheme="majorHAnsi" w:cstheme="majorHAnsi"/>
          <w:szCs w:val="28"/>
          <w:lang w:val="nl-NL"/>
        </w:rPr>
        <w:footnoteReference w:id="8"/>
      </w:r>
      <w:r w:rsidRPr="000E47C0">
        <w:rPr>
          <w:lang w:val="nl-NL"/>
        </w:rPr>
        <w:t xml:space="preserve"> (bao gồm các loại xe: Xe con, xe khách, xe buýt, xe taxi, xe tải và các phương tiện xe cá nhân khác), ngoài ra còn chưa tính đến số phương tiện đăng ký ngoài tỉnh, phương tiện vãng lai hoạt động tại khu vực. Với đặc điểm địa lý khu vực phía Tây tỉnh Quảng Ngãi rất lớn, địa hình phức tạp, đường xá đi lại khó khăn nên việc thành lập thêm mới 1 đơn vị đăng kiểm XCG trực thuộc Trường là hết sức cần thiết.</w:t>
      </w:r>
    </w:p>
    <w:p w14:paraId="49266F6F" w14:textId="77777777" w:rsidR="00197D5A" w:rsidRPr="000E47C0" w:rsidRDefault="00197D5A" w:rsidP="00197D5A">
      <w:pPr>
        <w:pStyle w:val="Heading4"/>
        <w:rPr>
          <w:color w:val="auto"/>
        </w:rPr>
      </w:pPr>
      <w:bookmarkStart w:id="28" w:name="_Toc236064023"/>
      <w:r w:rsidRPr="000E47C0">
        <w:rPr>
          <w:color w:val="auto"/>
        </w:rPr>
        <w:t>Phần II</w:t>
      </w:r>
      <w:bookmarkEnd w:id="28"/>
    </w:p>
    <w:p w14:paraId="628DE2F1" w14:textId="77777777" w:rsidR="00197D5A" w:rsidRPr="000E47C0" w:rsidRDefault="00197D5A" w:rsidP="00897C49">
      <w:pPr>
        <w:pStyle w:val="Heading4"/>
        <w:rPr>
          <w:color w:val="auto"/>
        </w:rPr>
      </w:pPr>
      <w:bookmarkStart w:id="29" w:name="_Toc236064024"/>
      <w:r w:rsidRPr="000E47C0">
        <w:rPr>
          <w:color w:val="auto"/>
        </w:rPr>
        <w:t>NỘI DUNG CỦA ĐỀ ÁN</w:t>
      </w:r>
      <w:bookmarkEnd w:id="29"/>
    </w:p>
    <w:p w14:paraId="78482DC9" w14:textId="77777777" w:rsidR="00CB6A82" w:rsidRPr="000E47C0" w:rsidRDefault="00CB6A82" w:rsidP="00CB6A82">
      <w:pPr>
        <w:pStyle w:val="Heading1"/>
        <w:rPr>
          <w:color w:val="auto"/>
          <w:sz w:val="10"/>
          <w:szCs w:val="14"/>
          <w:lang w:val="nl-NL"/>
        </w:rPr>
      </w:pPr>
    </w:p>
    <w:p w14:paraId="041169FD" w14:textId="77777777" w:rsidR="00197D5A" w:rsidRPr="000E47C0" w:rsidRDefault="00197D5A" w:rsidP="00197D5A">
      <w:pPr>
        <w:pStyle w:val="Heading1"/>
        <w:rPr>
          <w:color w:val="auto"/>
          <w:lang w:val="sv-SE"/>
        </w:rPr>
      </w:pPr>
      <w:bookmarkStart w:id="30" w:name="_Toc236064025"/>
      <w:r w:rsidRPr="000E47C0">
        <w:rPr>
          <w:color w:val="auto"/>
          <w:lang w:val="sv-SE"/>
        </w:rPr>
        <w:t>I. MỤC TIÊU, QUAN ĐIỂM XÂY DỰNG ĐỀ ÁN</w:t>
      </w:r>
      <w:bookmarkEnd w:id="30"/>
    </w:p>
    <w:p w14:paraId="2B1BCD07" w14:textId="77777777" w:rsidR="00197D5A" w:rsidRPr="000E47C0" w:rsidRDefault="00197D5A" w:rsidP="00197D5A">
      <w:pPr>
        <w:pStyle w:val="Heading2"/>
        <w:rPr>
          <w:color w:val="auto"/>
          <w:lang w:val="nl-NL"/>
        </w:rPr>
      </w:pPr>
      <w:bookmarkStart w:id="31" w:name="_Toc236064026"/>
      <w:r w:rsidRPr="000E47C0">
        <w:rPr>
          <w:color w:val="auto"/>
          <w:lang w:val="nl-NL"/>
        </w:rPr>
        <w:t>1. Mục tiêu chung</w:t>
      </w:r>
      <w:bookmarkEnd w:id="31"/>
    </w:p>
    <w:p w14:paraId="64954F45" w14:textId="77777777" w:rsidR="00197D5A" w:rsidRPr="000E47C0" w:rsidRDefault="00197D5A" w:rsidP="00197D5A">
      <w:pPr>
        <w:rPr>
          <w:bCs/>
          <w:lang w:val="nl-BE"/>
        </w:rPr>
      </w:pPr>
      <w:r w:rsidRPr="000E47C0">
        <w:rPr>
          <w:lang w:val="nl-NL"/>
        </w:rPr>
        <w:t>Thành lập, đưa vào hoạt động Công ty TNHH Đăng kiểm Cao đẳng Kon Tum, là doanh nghiệp được thành lập theo loại hình công ty trách nhiệm hữu hạn hai thành viên trở lên theo Luật Doanh nghiệp; trong đó Trường Cao đẳng Kon Tum tham gia góp vốn bằng tiền theo quy định của pháp luật (không góp vốn bằng quyền sử dụng đất). Công ty đầu tư, quản trị và điều hành hoạt động Trung tâm Đăng kiểm xe cơ giới nhằm k</w:t>
      </w:r>
      <w:r w:rsidRPr="000E47C0">
        <w:rPr>
          <w:bCs/>
          <w:lang w:val="nl-BE"/>
        </w:rPr>
        <w:t>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4F0F0014" w14:textId="77777777" w:rsidR="00197D5A" w:rsidRPr="000E47C0" w:rsidRDefault="00197D5A" w:rsidP="00197D5A">
      <w:pPr>
        <w:pStyle w:val="Heading2"/>
        <w:rPr>
          <w:color w:val="auto"/>
          <w:lang w:val="nl-BE"/>
        </w:rPr>
      </w:pPr>
      <w:bookmarkStart w:id="32" w:name="_Toc236064027"/>
      <w:r w:rsidRPr="000E47C0">
        <w:rPr>
          <w:color w:val="auto"/>
          <w:lang w:val="nl-BE"/>
        </w:rPr>
        <w:t>2. Mục tiêu cụ thể</w:t>
      </w:r>
      <w:bookmarkEnd w:id="32"/>
    </w:p>
    <w:p w14:paraId="0D82DC54" w14:textId="30BDBB6D" w:rsidR="00197D5A" w:rsidRPr="000E47C0" w:rsidRDefault="00197D5A" w:rsidP="00197D5A">
      <w:pPr>
        <w:rPr>
          <w:b/>
          <w:bCs/>
          <w:lang w:val="nl-BE"/>
        </w:rPr>
      </w:pPr>
      <w:r w:rsidRPr="000E47C0">
        <w:rPr>
          <w:bCs/>
          <w:lang w:val="nl-BE"/>
        </w:rPr>
        <w:t xml:space="preserve">Thành lập và đưa Công ty TNHH Đăng kiểm Cao đẳng Kon Tum và đơn vị trực thuộc là Trung tâm Đăng kiểm xe cơ giới đi vào hoạt động </w:t>
      </w:r>
      <w:r w:rsidRPr="000E47C0">
        <w:rPr>
          <w:b/>
          <w:lang w:val="nl-BE"/>
        </w:rPr>
        <w:t>từ Quý III năm 2028</w:t>
      </w:r>
      <w:r w:rsidRPr="000E47C0">
        <w:rPr>
          <w:bCs/>
          <w:lang w:val="nl-BE"/>
        </w:rPr>
        <w:t>, trong đó tập trung vào các nhiệm vụ chính:</w:t>
      </w:r>
    </w:p>
    <w:p w14:paraId="704B4CEB" w14:textId="77777777" w:rsidR="00197D5A" w:rsidRPr="000E47C0" w:rsidRDefault="00197D5A" w:rsidP="00197D5A">
      <w:pPr>
        <w:rPr>
          <w:bCs/>
          <w:lang w:val="nl-BE"/>
        </w:rPr>
      </w:pPr>
      <w:r w:rsidRPr="000E47C0">
        <w:rPr>
          <w:b/>
          <w:lang w:val="nl-BE"/>
        </w:rPr>
        <w:t>a) Về pháp lý:</w:t>
      </w:r>
      <w:r w:rsidRPr="000E47C0">
        <w:rPr>
          <w:bCs/>
          <w:lang w:val="nl-BE"/>
        </w:rPr>
        <w:t xml:space="preserve"> Bảo đảm chủ trương, đường lối của Đảng, chính sách, pháp luật của Nhà nước</w:t>
      </w:r>
      <w:r w:rsidRPr="000E47C0">
        <w:t xml:space="preserve"> </w:t>
      </w:r>
      <w:r w:rsidRPr="000E47C0">
        <w:rPr>
          <w:bCs/>
          <w:lang w:val="nl-BE"/>
        </w:rPr>
        <w:t>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13D2BB60" w14:textId="77777777" w:rsidR="00197D5A" w:rsidRPr="000E47C0" w:rsidRDefault="00197D5A" w:rsidP="00197D5A">
      <w:pPr>
        <w:rPr>
          <w:bCs/>
          <w:lang w:val="nl-BE"/>
        </w:rPr>
      </w:pPr>
      <w:r w:rsidRPr="000E47C0">
        <w:rPr>
          <w:b/>
          <w:lang w:val="nl-BE"/>
        </w:rPr>
        <w:t>b) Về thể chế:</w:t>
      </w:r>
      <w:r w:rsidRPr="000E47C0">
        <w:rPr>
          <w:bCs/>
          <w:lang w:val="nl-BE"/>
        </w:rPr>
        <w:t xml:space="preserve"> Hoàn thành các thủ tục thành lập Công ty, lập Dự án đầu tư, ban hành Điều lệ, Quy chế nội bộ Công ty.</w:t>
      </w:r>
    </w:p>
    <w:p w14:paraId="166B09D9" w14:textId="77777777" w:rsidR="00197D5A" w:rsidRPr="000E47C0" w:rsidRDefault="00197D5A" w:rsidP="00197D5A">
      <w:pPr>
        <w:rPr>
          <w:bCs/>
          <w:lang w:val="nl-BE"/>
        </w:rPr>
      </w:pPr>
      <w:r w:rsidRPr="000E47C0">
        <w:rPr>
          <w:b/>
          <w:lang w:val="nl-BE"/>
        </w:rPr>
        <w:t>c) Về đầu tư:</w:t>
      </w:r>
      <w:r w:rsidRPr="000E47C0">
        <w:rPr>
          <w:bCs/>
          <w:lang w:val="nl-BE"/>
        </w:rPr>
        <w:t xml:space="preserve"> </w:t>
      </w:r>
      <w:r w:rsidRPr="000E47C0">
        <w:rPr>
          <w:lang w:val="nl-BE"/>
        </w:rPr>
        <w:t>Chuẩn bị đầy đủ các điều kiện về cơ sở vật chất hiện có của Trường; tổ chức huy động, thu hút nhà đầu tư tham gia đầu tư xây dựng cơ sở vật chất, 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đạt từ 90% công suất thiết kế (khoảng 13.480 lượt/năm trên công suất thiết kế 14.976 lượt/năm) trong 2 năm liên tiếp.</w:t>
      </w:r>
    </w:p>
    <w:p w14:paraId="2365979C" w14:textId="77DDFF91" w:rsidR="00197D5A" w:rsidRPr="000E47C0" w:rsidRDefault="00197D5A" w:rsidP="00197D5A">
      <w:pPr>
        <w:rPr>
          <w:bCs/>
          <w:lang w:val="nl-BE"/>
        </w:rPr>
      </w:pPr>
      <w:r w:rsidRPr="000E47C0">
        <w:rPr>
          <w:b/>
          <w:lang w:val="nl-BE"/>
        </w:rPr>
        <w:t xml:space="preserve">d) Về tài chính: </w:t>
      </w:r>
      <w:r w:rsidRPr="000E47C0">
        <w:rPr>
          <w:bCs/>
          <w:lang w:val="nl-BE"/>
        </w:rPr>
        <w:t>Tăng cường công tác quản lý tài chính Công ty, bảo đảm doanh thu, lợi nhuận và thời gian hoàn vốn theo phương án phân kỳ đầu tư: có lãi từ năm thứ 3 hoạt động, thời gian hoàn vốn dự kiến khoảng 8,5 năm.</w:t>
      </w:r>
    </w:p>
    <w:p w14:paraId="0B7603FB" w14:textId="77777777" w:rsidR="00197D5A" w:rsidRPr="000E47C0" w:rsidRDefault="00197D5A" w:rsidP="00197D5A">
      <w:pPr>
        <w:rPr>
          <w:bCs/>
          <w:lang w:val="nl-BE"/>
        </w:rPr>
      </w:pPr>
      <w:r w:rsidRPr="000E47C0">
        <w:rPr>
          <w:b/>
          <w:lang w:val="nl-BE"/>
        </w:rPr>
        <w:t>đ) Về tài sản công:</w:t>
      </w:r>
      <w:r w:rsidRPr="000E47C0">
        <w:rPr>
          <w:bCs/>
          <w:lang w:val="nl-BE"/>
        </w:rPr>
        <w:t xml:space="preserve"> Phần vốn, tài sản công của nhà nước được bảo toàn, không để mất đất, mất tài sản và được khai thác có hiệu quả.</w:t>
      </w:r>
    </w:p>
    <w:p w14:paraId="49837286" w14:textId="77777777" w:rsidR="00197D5A" w:rsidRPr="000E47C0" w:rsidRDefault="00197D5A" w:rsidP="00197D5A">
      <w:pPr>
        <w:rPr>
          <w:lang w:val="nl-BE"/>
        </w:rPr>
      </w:pPr>
      <w:r w:rsidRPr="000E47C0">
        <w:rPr>
          <w:b/>
          <w:lang w:val="nl-BE"/>
        </w:rPr>
        <w:t xml:space="preserve">e) Về nhân lực: </w:t>
      </w:r>
      <w:r w:rsidRPr="000E47C0">
        <w:rPr>
          <w:bCs/>
          <w:lang w:val="nl-BE"/>
        </w:rPr>
        <w:t xml:space="preserve">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52CD5D50" w14:textId="77777777" w:rsidR="00197D5A" w:rsidRPr="000E47C0" w:rsidRDefault="00197D5A" w:rsidP="00197D5A">
      <w:pPr>
        <w:rPr>
          <w:lang w:val="nl-BE"/>
        </w:rPr>
      </w:pPr>
      <w:r w:rsidRPr="000E47C0">
        <w:rPr>
          <w:b/>
          <w:bCs/>
          <w:lang w:val="nl-BE"/>
        </w:rPr>
        <w:t>g) Về quản trị:</w:t>
      </w:r>
      <w:r w:rsidRPr="000E47C0">
        <w:rPr>
          <w:lang w:val="nl-BE"/>
        </w:rPr>
        <w:t xml:space="preserve"> Phân định rõ quyền, trách nhiệm và cơ chế kiểm soát gắn với giải trình của nhà trường, Hội đồng thành viên, Giám đốc, Kiểm soát viên Công ty ngay từ khi thành lập và đi vào hoạt động.</w:t>
      </w:r>
    </w:p>
    <w:p w14:paraId="2B81AFB7" w14:textId="77777777" w:rsidR="00197D5A" w:rsidRPr="000E47C0" w:rsidRDefault="00197D5A" w:rsidP="00197D5A">
      <w:pPr>
        <w:rPr>
          <w:lang w:val="nl-BE"/>
        </w:rPr>
      </w:pPr>
      <w:r w:rsidRPr="000E47C0">
        <w:rPr>
          <w:b/>
          <w:bCs/>
          <w:lang w:val="nl-BE"/>
        </w:rPr>
        <w:t xml:space="preserve">h) Về rủi ro: </w:t>
      </w:r>
      <w:r w:rsidRPr="000E47C0">
        <w:rPr>
          <w:lang w:val="nl-BE"/>
        </w:rPr>
        <w:t>Giảm thiểu rủi ro, không để xảy ra rủi ro pháp lý hoặc tài chính mức "rất cao" trong 3 năm đầu vận hành.</w:t>
      </w:r>
    </w:p>
    <w:p w14:paraId="293EB74E" w14:textId="77777777" w:rsidR="00197D5A" w:rsidRPr="000E47C0" w:rsidRDefault="00197D5A" w:rsidP="00197D5A">
      <w:pPr>
        <w:rPr>
          <w:lang w:val="nl-BE"/>
        </w:rPr>
      </w:pPr>
      <w:r w:rsidRPr="000E47C0">
        <w:rPr>
          <w:b/>
          <w:bCs/>
          <w:lang w:val="nl-BE"/>
        </w:rPr>
        <w:t xml:space="preserve">i) Về mở rộng và phát triển: </w:t>
      </w:r>
      <w:r w:rsidRPr="000E47C0">
        <w:rPr>
          <w:lang w:val="nl-BE"/>
        </w:rPr>
        <w:t>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660AEB2C" w14:textId="77777777" w:rsidR="00197D5A" w:rsidRPr="000E47C0" w:rsidRDefault="00197D5A" w:rsidP="00197D5A">
      <w:pPr>
        <w:pStyle w:val="Heading1"/>
        <w:rPr>
          <w:color w:val="auto"/>
          <w:lang w:val="nl-BE"/>
        </w:rPr>
      </w:pPr>
      <w:bookmarkStart w:id="33" w:name="_Toc236064028"/>
      <w:r w:rsidRPr="000E47C0">
        <w:rPr>
          <w:color w:val="auto"/>
          <w:lang w:val="nl-BE"/>
        </w:rPr>
        <w:t>II. THÔNG TIN CHUNG VỀ DOANH NGHIỆP VÀ CƠ SỞ ĐĂNG KIỂM</w:t>
      </w:r>
      <w:bookmarkEnd w:id="33"/>
    </w:p>
    <w:p w14:paraId="4BECEDE5" w14:textId="77777777" w:rsidR="00E166F4" w:rsidRPr="000E47C0" w:rsidRDefault="00197D5A" w:rsidP="00197D5A">
      <w:pPr>
        <w:rPr>
          <w:lang w:val="nl-BE"/>
        </w:rPr>
      </w:pPr>
      <w:r w:rsidRPr="000E47C0">
        <w:rPr>
          <w:b/>
          <w:lang w:val="nl-BE"/>
        </w:rPr>
        <w:t>1. Tên đầy đủ:</w:t>
      </w:r>
      <w:r w:rsidRPr="000E47C0">
        <w:rPr>
          <w:lang w:val="nl-BE"/>
        </w:rPr>
        <w:t xml:space="preserve"> </w:t>
      </w:r>
    </w:p>
    <w:p w14:paraId="5B6F4E25" w14:textId="77777777" w:rsidR="00197D5A" w:rsidRPr="000E47C0" w:rsidRDefault="00E166F4" w:rsidP="00197D5A">
      <w:pPr>
        <w:rPr>
          <w:b/>
          <w:bCs/>
          <w:lang w:val="nl-BE"/>
        </w:rPr>
      </w:pPr>
      <w:r w:rsidRPr="000E47C0">
        <w:rPr>
          <w:lang w:val="nl-BE"/>
        </w:rPr>
        <w:t xml:space="preserve">Tên công ty quản trị, điều hành: </w:t>
      </w:r>
      <w:r w:rsidRPr="000E47C0">
        <w:rPr>
          <w:b/>
          <w:bCs/>
          <w:lang w:val="nl-BE"/>
        </w:rPr>
        <w:t>Công ty TNHH Đăng kiểm Cao đẳng Kon Tum</w:t>
      </w:r>
    </w:p>
    <w:p w14:paraId="5815C71E" w14:textId="77777777" w:rsidR="00E166F4" w:rsidRPr="000E47C0" w:rsidRDefault="00E166F4" w:rsidP="00197D5A">
      <w:pPr>
        <w:rPr>
          <w:b/>
          <w:bCs/>
          <w:lang w:val="nl-BE"/>
        </w:rPr>
      </w:pPr>
      <w:r w:rsidRPr="000E47C0">
        <w:rPr>
          <w:lang w:val="nl-BE"/>
        </w:rPr>
        <w:t>Tên cơ sở đăng kiểm:</w:t>
      </w:r>
      <w:r w:rsidRPr="000E47C0">
        <w:rPr>
          <w:b/>
          <w:bCs/>
          <w:lang w:val="nl-BE"/>
        </w:rPr>
        <w:t xml:space="preserve"> Trung tâm Đăng kiểm xe cơ giới </w:t>
      </w:r>
    </w:p>
    <w:p w14:paraId="5684B665" w14:textId="77777777" w:rsidR="00197D5A" w:rsidRPr="000E47C0" w:rsidRDefault="00197D5A" w:rsidP="00197D5A">
      <w:pPr>
        <w:rPr>
          <w:bCs/>
          <w:lang w:val="nl-BE"/>
        </w:rPr>
      </w:pPr>
      <w:r w:rsidRPr="000E47C0">
        <w:rPr>
          <w:lang w:val="nl-BE"/>
        </w:rPr>
        <w:t>Mã cơ sở đăng kiểm XCG (gắn với tên cơ sở đăng kiểm): D</w:t>
      </w:r>
      <w:r w:rsidRPr="000E47C0">
        <w:rPr>
          <w:bCs/>
          <w:lang w:val="nl-BE"/>
        </w:rPr>
        <w:t>o cơ quan quản lý nhà nước lĩnh vực quy định.</w:t>
      </w:r>
    </w:p>
    <w:p w14:paraId="3C561B21" w14:textId="77777777" w:rsidR="005E27A4" w:rsidRPr="000E47C0" w:rsidRDefault="00197D5A" w:rsidP="00197D5A">
      <w:pPr>
        <w:rPr>
          <w:lang w:val="nl-BE"/>
        </w:rPr>
      </w:pPr>
      <w:r w:rsidRPr="000E47C0">
        <w:rPr>
          <w:b/>
          <w:bCs/>
          <w:lang w:val="nl-BE"/>
        </w:rPr>
        <w:t>2. Loại hình:</w:t>
      </w:r>
      <w:r w:rsidRPr="000E47C0">
        <w:rPr>
          <w:lang w:val="nl-BE"/>
        </w:rPr>
        <w:t xml:space="preserve"> </w:t>
      </w:r>
    </w:p>
    <w:p w14:paraId="4E5BA40B" w14:textId="77777777" w:rsidR="00197D5A" w:rsidRPr="000E47C0" w:rsidRDefault="005E27A4" w:rsidP="00197D5A">
      <w:pPr>
        <w:rPr>
          <w:lang w:val="nl-BE"/>
        </w:rPr>
      </w:pPr>
      <w:r w:rsidRPr="000E47C0">
        <w:rPr>
          <w:lang w:val="nl-BE"/>
        </w:rPr>
        <w:t>Công ty quản trị, điều hành: Công ty trách nhiệm hữu hạn hai thành viên trở lên theo Luật Doanh nghiệp ngày 17 tháng 6 năm 2020 (hợp nhất tại Văn bản hợp nhất số 67/VBHN-VPQH ngày 15 tháng 8 năm 2025).</w:t>
      </w:r>
    </w:p>
    <w:p w14:paraId="2CB118C8" w14:textId="77777777" w:rsidR="000F7518" w:rsidRPr="000E47C0" w:rsidRDefault="000F7518" w:rsidP="00197D5A">
      <w:pPr>
        <w:rPr>
          <w:lang w:val="nl-BE"/>
        </w:rPr>
      </w:pPr>
      <w:r w:rsidRPr="000E47C0">
        <w:rPr>
          <w:lang w:val="nl-BE"/>
        </w:rPr>
        <w:t>Cơ sở đăng kiểm: Hoạt động theo mô hình doanh nghiệp.</w:t>
      </w:r>
    </w:p>
    <w:p w14:paraId="211081E1" w14:textId="1AA24335" w:rsidR="00197D5A" w:rsidRPr="000E47C0" w:rsidRDefault="00197D5A" w:rsidP="00197D5A">
      <w:pPr>
        <w:rPr>
          <w:i/>
          <w:iCs/>
          <w:lang w:val="nl-BE"/>
        </w:rPr>
      </w:pPr>
      <w:r w:rsidRPr="000E47C0">
        <w:rPr>
          <w:b/>
          <w:bCs/>
          <w:lang w:val="nl-BE"/>
        </w:rPr>
        <w:t xml:space="preserve">3. Vốn điều lệ: </w:t>
      </w:r>
      <w:r w:rsidRPr="000E47C0">
        <w:rPr>
          <w:lang w:val="nl-BE"/>
        </w:rPr>
        <w:t>20.456,50 triệu đồng (bằng chữ: Hai mươi tỷ, bốn trăm năm mươi sáu triệu, năm trăm nghìn đồng)</w:t>
      </w:r>
    </w:p>
    <w:p w14:paraId="11536AAF" w14:textId="77777777" w:rsidR="00197D5A" w:rsidRPr="000E47C0" w:rsidRDefault="00197D5A" w:rsidP="00197D5A">
      <w:pPr>
        <w:rPr>
          <w:lang w:val="nl-BE"/>
        </w:rPr>
      </w:pPr>
      <w:r w:rsidRPr="000E47C0">
        <w:rPr>
          <w:b/>
          <w:bCs/>
          <w:lang w:val="nl-BE"/>
        </w:rPr>
        <w:t>4. Trụ sở, địa điểm:</w:t>
      </w:r>
      <w:r w:rsidRPr="000E47C0">
        <w:rPr>
          <w:lang w:val="nl-BE"/>
        </w:rPr>
        <w:t xml:space="preserve"> Đường </w:t>
      </w:r>
      <w:bookmarkStart w:id="34" w:name="_Hlk50126379"/>
      <w:r w:rsidRPr="000E47C0">
        <w:rPr>
          <w:lang w:val="nl-BE"/>
        </w:rPr>
        <w:t xml:space="preserve">Võ Nguyên Giáp, phường Đăk Cấm, tỉnh </w:t>
      </w:r>
      <w:bookmarkEnd w:id="34"/>
      <w:r w:rsidRPr="000E47C0">
        <w:rPr>
          <w:lang w:val="nl-BE"/>
        </w:rPr>
        <w:t>Quảng Ngãi (cách ngã tư Trung Tín về phía Đông khoảng 500m).</w:t>
      </w:r>
    </w:p>
    <w:p w14:paraId="48307C2A" w14:textId="77777777" w:rsidR="00197D5A" w:rsidRPr="000E47C0" w:rsidRDefault="00197D5A" w:rsidP="00197D5A">
      <w:pPr>
        <w:rPr>
          <w:lang w:val="nl-BE"/>
        </w:rPr>
      </w:pPr>
      <w:r w:rsidRPr="000E47C0">
        <w:rPr>
          <w:lang w:val="nl-BE"/>
        </w:rPr>
        <w:t xml:space="preserve">Diện tích sử dụng: </w:t>
      </w:r>
      <w:bookmarkStart w:id="35" w:name="_Hlk50126409"/>
      <w:r w:rsidRPr="000E47C0">
        <w:rPr>
          <w:lang w:val="nl-BE"/>
        </w:rPr>
        <w:t>Khoảng 8.500m</w:t>
      </w:r>
      <w:r w:rsidRPr="000E47C0">
        <w:rPr>
          <w:vertAlign w:val="superscript"/>
          <w:lang w:val="nl-BE"/>
        </w:rPr>
        <w:t>2</w:t>
      </w:r>
      <w:bookmarkEnd w:id="35"/>
      <w:r w:rsidRPr="000E47C0">
        <w:rPr>
          <w:lang w:val="nl-BE"/>
        </w:rPr>
        <w:t>. Hiện trạng khu đất: Đất trống, khu đất này đã được Tỉnh giao cho Trường quản lý, sử dụng từ năm 1999.</w:t>
      </w:r>
    </w:p>
    <w:p w14:paraId="071820C4" w14:textId="77777777" w:rsidR="00197D5A" w:rsidRPr="000E47C0" w:rsidRDefault="00197D5A" w:rsidP="00197D5A">
      <w:pPr>
        <w:rPr>
          <w:i/>
          <w:iCs/>
          <w:lang w:val="nl-BE"/>
        </w:rPr>
      </w:pPr>
      <w:r w:rsidRPr="000E47C0">
        <w:rPr>
          <w:b/>
          <w:bCs/>
          <w:lang w:val="nl-BE"/>
        </w:rPr>
        <w:t>5. Thành viên góp vốn chi phối:</w:t>
      </w:r>
      <w:r w:rsidRPr="000E47C0">
        <w:rPr>
          <w:lang w:val="nl-BE"/>
        </w:rPr>
        <w:t xml:space="preserve"> Trường Cao đẳng Kon Tum</w:t>
      </w:r>
      <w:r w:rsidRPr="000E47C0">
        <w:rPr>
          <w:i/>
          <w:iCs/>
          <w:lang w:val="nl-BE"/>
        </w:rPr>
        <w:t xml:space="preserve"> (với tư cách thành viên góp vốn chi phối 51%)</w:t>
      </w:r>
    </w:p>
    <w:p w14:paraId="43ADB9F2" w14:textId="77777777" w:rsidR="00197D5A" w:rsidRPr="000E47C0" w:rsidRDefault="00197D5A" w:rsidP="00197D5A">
      <w:pPr>
        <w:rPr>
          <w:lang w:val="nl-BE"/>
        </w:rPr>
      </w:pPr>
      <w:r w:rsidRPr="000E47C0">
        <w:rPr>
          <w:b/>
          <w:bCs/>
          <w:lang w:val="nl-BE"/>
        </w:rPr>
        <w:t xml:space="preserve">6. </w:t>
      </w:r>
      <w:del w:id="36" w:author="Nội dung điều chỉnh (Claude)" w:date="2026-10-24T19:53:00Z">
        <w:r w:rsidRPr="000E47C0">
          <w:rPr>
            <w:b/>
            <w:bCs/>
            <w:lang w:val="nl-BE"/>
          </w:rPr>
          <w:delText>Cơ quan đại diện chủ sở hữu vốn nhà nước:</w:delText>
        </w:r>
        <w:r w:rsidRPr="000E47C0">
          <w:rPr>
            <w:lang w:val="nl-BE"/>
          </w:rPr>
          <w:delText xml:space="preserve"> UBND tỉnh Quảng Ngãi.</w:delText>
        </w:r>
      </w:del>
      <w:ins w:id="37" w:author="Nội dung điều chỉnh (Claude)" w:date="2026-10-24T19:53:00Z">
        <w:r w:rsidRPr="000E47C0">
          <w:rPr>
            <w:b/>
            <w:bCs/>
            <w:lang w:val="nl-BE"/>
          </w:rPr>
          <w:t>Cơ chế quản lý phần vốn góp của Trường: Thực hiện theo hướng dẫn của Bộ Tài chính, Bộ Nội vụ (quản lý theo pháp luật về quản lý, sử dụng tài sản công hoặc theo pháp luật về quản lý và đầu tư vốn nhà nước tại doanh nghiệp, trong đó Ủy ban nhân dân tỉnh thực hiện quyền của cơ quan đại diện chủ sở hữu).</w:t>
        </w:r>
      </w:ins>
    </w:p>
    <w:p w14:paraId="7AC36256" w14:textId="77777777" w:rsidR="00197D5A" w:rsidRPr="000E47C0" w:rsidRDefault="00197D5A" w:rsidP="00197D5A">
      <w:pPr>
        <w:pStyle w:val="Heading1"/>
        <w:rPr>
          <w:color w:val="auto"/>
          <w:lang w:val="nl-BE"/>
        </w:rPr>
      </w:pPr>
      <w:bookmarkStart w:id="38" w:name="_Toc236064029"/>
      <w:r w:rsidRPr="000E47C0">
        <w:rPr>
          <w:color w:val="auto"/>
          <w:lang w:val="nl-BE"/>
        </w:rPr>
        <w:t>III. CƠ CẤU VỐN ĐIỀU LỆ, THÀNH VIÊN GÓP VỐN</w:t>
      </w:r>
      <w:bookmarkEnd w:id="38"/>
    </w:p>
    <w:p w14:paraId="34A06CE3" w14:textId="77777777" w:rsidR="00197D5A" w:rsidRPr="000E47C0" w:rsidRDefault="00197D5A" w:rsidP="00197D5A">
      <w:pPr>
        <w:pStyle w:val="Heading2"/>
        <w:rPr>
          <w:color w:val="auto"/>
        </w:rPr>
      </w:pPr>
      <w:bookmarkStart w:id="39" w:name="_Toc236064030"/>
      <w:r w:rsidRPr="000E47C0">
        <w:rPr>
          <w:color w:val="auto"/>
        </w:rPr>
        <w:t>1. Cơ cấu vốn điều lệ, thành viên góp vốn</w:t>
      </w:r>
      <w:bookmarkEnd w:id="39"/>
    </w:p>
    <w:p w14:paraId="097E0CD2" w14:textId="77777777" w:rsidR="00197D5A" w:rsidRPr="000E47C0" w:rsidRDefault="00197D5A" w:rsidP="00197D5A">
      <w:pPr>
        <w:pStyle w:val="tnbng"/>
        <w:rPr>
          <w:color w:val="auto"/>
        </w:rPr>
      </w:pPr>
      <w:bookmarkStart w:id="40" w:name="_Toc238544017"/>
      <w:r w:rsidRPr="000E47C0">
        <w:rPr>
          <w:color w:val="auto"/>
        </w:rPr>
        <w:t>Bảng 5. Cơ cấu vốn điều lệ</w:t>
      </w:r>
      <w:bookmarkEnd w:id="40"/>
    </w:p>
    <w:tbl>
      <w:tblPr>
        <w:tblStyle w:val="TableGrid1"/>
        <w:tblW w:w="8926" w:type="dxa"/>
        <w:tblLook w:val="04A0" w:firstRow="1" w:lastRow="0" w:firstColumn="1" w:lastColumn="0" w:noHBand="0" w:noVBand="1"/>
      </w:tblPr>
      <w:tblGrid>
        <w:gridCol w:w="706"/>
        <w:gridCol w:w="2521"/>
        <w:gridCol w:w="1300"/>
        <w:gridCol w:w="2456"/>
        <w:gridCol w:w="1943"/>
      </w:tblGrid>
      <w:tr w:rsidR="000E47C0" w:rsidRPr="000E47C0" w14:paraId="6960D1A5" w14:textId="77777777" w:rsidTr="006E5BE0">
        <w:trPr>
          <w:tblHeader/>
        </w:trPr>
        <w:tc>
          <w:tcPr>
            <w:tcW w:w="706" w:type="dxa"/>
            <w:vAlign w:val="center"/>
          </w:tcPr>
          <w:p w14:paraId="43BE8B49" w14:textId="77777777" w:rsidR="00197D5A" w:rsidRPr="000E47C0" w:rsidRDefault="00197D5A" w:rsidP="006047EC">
            <w:pPr>
              <w:spacing w:before="0" w:after="0"/>
              <w:ind w:firstLine="0"/>
              <w:jc w:val="center"/>
              <w:rPr>
                <w:b/>
                <w:bCs/>
                <w:szCs w:val="28"/>
              </w:rPr>
            </w:pPr>
            <w:r w:rsidRPr="000E47C0">
              <w:rPr>
                <w:b/>
                <w:bCs/>
                <w:szCs w:val="28"/>
              </w:rPr>
              <w:t>TT</w:t>
            </w:r>
          </w:p>
        </w:tc>
        <w:tc>
          <w:tcPr>
            <w:tcW w:w="2521" w:type="dxa"/>
            <w:vAlign w:val="center"/>
          </w:tcPr>
          <w:p w14:paraId="7FF255CB" w14:textId="77777777" w:rsidR="00197D5A" w:rsidRPr="000E47C0" w:rsidRDefault="00197D5A" w:rsidP="006047EC">
            <w:pPr>
              <w:spacing w:before="0" w:after="0"/>
              <w:ind w:firstLine="0"/>
              <w:jc w:val="center"/>
              <w:rPr>
                <w:b/>
                <w:bCs/>
                <w:szCs w:val="28"/>
              </w:rPr>
            </w:pPr>
            <w:r w:rsidRPr="000E47C0">
              <w:rPr>
                <w:b/>
                <w:bCs/>
                <w:szCs w:val="28"/>
              </w:rPr>
              <w:t>Thành viên góp vốn</w:t>
            </w:r>
          </w:p>
        </w:tc>
        <w:tc>
          <w:tcPr>
            <w:tcW w:w="1300" w:type="dxa"/>
            <w:vAlign w:val="center"/>
          </w:tcPr>
          <w:p w14:paraId="0ED24AA1" w14:textId="77777777" w:rsidR="00197D5A" w:rsidRPr="000E47C0" w:rsidRDefault="00197D5A" w:rsidP="006047EC">
            <w:pPr>
              <w:spacing w:before="0" w:after="0"/>
              <w:ind w:firstLine="0"/>
              <w:jc w:val="center"/>
              <w:rPr>
                <w:b/>
                <w:bCs/>
                <w:szCs w:val="28"/>
              </w:rPr>
            </w:pPr>
            <w:r w:rsidRPr="000E47C0">
              <w:rPr>
                <w:b/>
                <w:bCs/>
                <w:szCs w:val="28"/>
              </w:rPr>
              <w:t>Hình thức góp</w:t>
            </w:r>
          </w:p>
        </w:tc>
        <w:tc>
          <w:tcPr>
            <w:tcW w:w="2456" w:type="dxa"/>
            <w:vAlign w:val="center"/>
          </w:tcPr>
          <w:p w14:paraId="3485BBF6" w14:textId="77777777" w:rsidR="00197D5A" w:rsidRPr="000E47C0" w:rsidRDefault="00197D5A" w:rsidP="006047EC">
            <w:pPr>
              <w:spacing w:before="0" w:after="0"/>
              <w:ind w:firstLine="0"/>
              <w:jc w:val="center"/>
              <w:rPr>
                <w:b/>
                <w:bCs/>
                <w:szCs w:val="28"/>
              </w:rPr>
            </w:pPr>
            <w:r w:rsidRPr="000E47C0">
              <w:rPr>
                <w:b/>
                <w:bCs/>
                <w:szCs w:val="28"/>
              </w:rPr>
              <w:t xml:space="preserve">Giá trị </w:t>
            </w:r>
          </w:p>
          <w:p w14:paraId="09888C0F" w14:textId="77777777" w:rsidR="00197D5A" w:rsidRPr="000E47C0" w:rsidRDefault="00197D5A" w:rsidP="006047EC">
            <w:pPr>
              <w:spacing w:before="0" w:after="0"/>
              <w:ind w:firstLine="0"/>
              <w:jc w:val="center"/>
              <w:rPr>
                <w:szCs w:val="28"/>
              </w:rPr>
            </w:pPr>
            <w:r w:rsidRPr="000E47C0">
              <w:rPr>
                <w:szCs w:val="28"/>
              </w:rPr>
              <w:t>(triệu đồng)</w:t>
            </w:r>
          </w:p>
        </w:tc>
        <w:tc>
          <w:tcPr>
            <w:tcW w:w="1943" w:type="dxa"/>
            <w:vAlign w:val="center"/>
          </w:tcPr>
          <w:p w14:paraId="5671DE0F" w14:textId="77777777" w:rsidR="00197D5A" w:rsidRPr="000E47C0" w:rsidRDefault="00197D5A" w:rsidP="006047EC">
            <w:pPr>
              <w:spacing w:before="0" w:after="0"/>
              <w:ind w:firstLine="0"/>
              <w:jc w:val="center"/>
              <w:rPr>
                <w:b/>
                <w:bCs/>
                <w:szCs w:val="28"/>
              </w:rPr>
            </w:pPr>
            <w:r w:rsidRPr="000E47C0">
              <w:rPr>
                <w:b/>
                <w:bCs/>
                <w:szCs w:val="28"/>
              </w:rPr>
              <w:t xml:space="preserve">Tỷ lệ </w:t>
            </w:r>
            <w:r w:rsidRPr="000E47C0">
              <w:rPr>
                <w:szCs w:val="28"/>
              </w:rPr>
              <w:t>(%)</w:t>
            </w:r>
          </w:p>
        </w:tc>
      </w:tr>
      <w:tr w:rsidR="000E47C0" w:rsidRPr="000E47C0" w14:paraId="35FFBC64" w14:textId="77777777" w:rsidTr="006E5BE0">
        <w:tc>
          <w:tcPr>
            <w:tcW w:w="706" w:type="dxa"/>
            <w:vAlign w:val="center"/>
          </w:tcPr>
          <w:p w14:paraId="42578BDF" w14:textId="77777777" w:rsidR="004770DF" w:rsidRPr="000E47C0" w:rsidRDefault="004770DF" w:rsidP="004770DF">
            <w:pPr>
              <w:spacing w:before="0" w:after="0"/>
              <w:ind w:firstLine="0"/>
              <w:jc w:val="center"/>
              <w:rPr>
                <w:b/>
                <w:bCs/>
                <w:szCs w:val="28"/>
              </w:rPr>
            </w:pPr>
            <w:r w:rsidRPr="000E47C0">
              <w:rPr>
                <w:b/>
                <w:bCs/>
                <w:szCs w:val="28"/>
              </w:rPr>
              <w:t>1</w:t>
            </w:r>
          </w:p>
        </w:tc>
        <w:tc>
          <w:tcPr>
            <w:tcW w:w="2521" w:type="dxa"/>
            <w:vAlign w:val="center"/>
          </w:tcPr>
          <w:p w14:paraId="339DB730" w14:textId="77777777" w:rsidR="004770DF" w:rsidRPr="000E47C0" w:rsidRDefault="004770DF" w:rsidP="004770DF">
            <w:pPr>
              <w:spacing w:before="0" w:after="0"/>
              <w:ind w:firstLine="0"/>
              <w:rPr>
                <w:b/>
                <w:bCs/>
                <w:szCs w:val="28"/>
              </w:rPr>
            </w:pPr>
            <w:r w:rsidRPr="000E47C0">
              <w:rPr>
                <w:b/>
                <w:bCs/>
                <w:szCs w:val="28"/>
              </w:rPr>
              <w:t>Trường Cao đẳng Kon Tum (đại diện vốn nhà nước)</w:t>
            </w:r>
          </w:p>
        </w:tc>
        <w:tc>
          <w:tcPr>
            <w:tcW w:w="1300" w:type="dxa"/>
            <w:vAlign w:val="center"/>
          </w:tcPr>
          <w:p w14:paraId="448989B9" w14:textId="77777777" w:rsidR="004770DF" w:rsidRPr="000E47C0" w:rsidRDefault="004770DF" w:rsidP="004770DF">
            <w:pPr>
              <w:spacing w:before="0" w:after="0"/>
              <w:ind w:firstLine="0"/>
              <w:jc w:val="center"/>
              <w:rPr>
                <w:b/>
                <w:bCs/>
                <w:szCs w:val="28"/>
              </w:rPr>
            </w:pPr>
          </w:p>
        </w:tc>
        <w:tc>
          <w:tcPr>
            <w:tcW w:w="2456" w:type="dxa"/>
            <w:vAlign w:val="center"/>
          </w:tcPr>
          <w:p w14:paraId="6B755D83" w14:textId="5DF90086" w:rsidR="004770DF" w:rsidRPr="000E47C0" w:rsidRDefault="004770DF" w:rsidP="004770DF">
            <w:pPr>
              <w:spacing w:before="0" w:after="0"/>
              <w:ind w:firstLine="0"/>
              <w:jc w:val="center"/>
              <w:rPr>
                <w:b/>
                <w:bCs/>
                <w:szCs w:val="28"/>
              </w:rPr>
            </w:pPr>
            <w:r w:rsidRPr="000E47C0">
              <w:rPr>
                <w:b/>
                <w:bCs/>
                <w:szCs w:val="28"/>
              </w:rPr>
              <w:t>10.432,82</w:t>
            </w:r>
          </w:p>
        </w:tc>
        <w:tc>
          <w:tcPr>
            <w:tcW w:w="1943" w:type="dxa"/>
            <w:vAlign w:val="center"/>
          </w:tcPr>
          <w:p w14:paraId="10916C98" w14:textId="77777777" w:rsidR="004770DF" w:rsidRPr="000E47C0" w:rsidRDefault="004770DF" w:rsidP="004770DF">
            <w:pPr>
              <w:spacing w:before="0" w:after="0"/>
              <w:ind w:firstLine="0"/>
              <w:jc w:val="center"/>
              <w:rPr>
                <w:b/>
                <w:bCs/>
                <w:szCs w:val="28"/>
              </w:rPr>
            </w:pPr>
            <w:r w:rsidRPr="000E47C0">
              <w:rPr>
                <w:b/>
                <w:bCs/>
                <w:szCs w:val="28"/>
              </w:rPr>
              <w:t>51,00%</w:t>
            </w:r>
          </w:p>
        </w:tc>
      </w:tr>
      <w:tr w:rsidR="000E47C0" w:rsidRPr="000E47C0" w14:paraId="703736D0" w14:textId="77777777" w:rsidTr="006E5BE0">
        <w:tc>
          <w:tcPr>
            <w:tcW w:w="706" w:type="dxa"/>
            <w:vAlign w:val="center"/>
          </w:tcPr>
          <w:p w14:paraId="54F82DE8" w14:textId="26230716" w:rsidR="004770DF" w:rsidRPr="000E47C0" w:rsidRDefault="004770DF" w:rsidP="004770DF">
            <w:pPr>
              <w:spacing w:before="0" w:after="0"/>
              <w:ind w:firstLine="0"/>
              <w:jc w:val="center"/>
              <w:rPr>
                <w:szCs w:val="28"/>
              </w:rPr>
            </w:pPr>
          </w:p>
        </w:tc>
        <w:tc>
          <w:tcPr>
            <w:tcW w:w="2521" w:type="dxa"/>
            <w:vAlign w:val="center"/>
          </w:tcPr>
          <w:p w14:paraId="5005FDC9" w14:textId="77777777" w:rsidR="004770DF" w:rsidRPr="000E47C0" w:rsidRDefault="004770DF" w:rsidP="004770DF">
            <w:pPr>
              <w:spacing w:before="0" w:after="0"/>
              <w:ind w:firstLine="0"/>
              <w:rPr>
                <w:szCs w:val="28"/>
              </w:rPr>
            </w:pPr>
            <w:r w:rsidRPr="000E47C0">
              <w:rPr>
                <w:szCs w:val="28"/>
              </w:rPr>
              <w:t>Tiền từ nguồn thu hoạt động sự nghiệp và các nguồn tài chính hợp pháp khác của Trường; vốn vay chỉ sử dụng khi được cơ quan có thẩm quyền hướng dẫn, chấp thuận</w:t>
            </w:r>
          </w:p>
        </w:tc>
        <w:tc>
          <w:tcPr>
            <w:tcW w:w="1300" w:type="dxa"/>
            <w:vAlign w:val="center"/>
          </w:tcPr>
          <w:p w14:paraId="10E5D86C" w14:textId="77777777" w:rsidR="004770DF" w:rsidRPr="000E47C0" w:rsidRDefault="004770DF" w:rsidP="004770DF">
            <w:pPr>
              <w:spacing w:before="0" w:after="0"/>
              <w:ind w:firstLine="0"/>
              <w:jc w:val="center"/>
              <w:rPr>
                <w:szCs w:val="28"/>
              </w:rPr>
            </w:pPr>
            <w:r w:rsidRPr="000E47C0">
              <w:rPr>
                <w:szCs w:val="28"/>
              </w:rPr>
              <w:t xml:space="preserve">Tiền mặt/ Tiền gửi </w:t>
            </w:r>
          </w:p>
          <w:p w14:paraId="5CAC56E3" w14:textId="77777777" w:rsidR="004770DF" w:rsidRPr="000E47C0" w:rsidRDefault="004770DF" w:rsidP="004770DF">
            <w:pPr>
              <w:spacing w:before="0" w:after="0"/>
              <w:ind w:firstLine="0"/>
              <w:jc w:val="center"/>
              <w:rPr>
                <w:szCs w:val="28"/>
              </w:rPr>
            </w:pPr>
            <w:r w:rsidRPr="000E47C0">
              <w:rPr>
                <w:szCs w:val="28"/>
              </w:rPr>
              <w:t>ngân hàng</w:t>
            </w:r>
          </w:p>
        </w:tc>
        <w:tc>
          <w:tcPr>
            <w:tcW w:w="2456" w:type="dxa"/>
            <w:vAlign w:val="center"/>
          </w:tcPr>
          <w:p w14:paraId="5A8E3062" w14:textId="3495FE54" w:rsidR="004770DF" w:rsidRPr="000E47C0" w:rsidRDefault="004770DF" w:rsidP="004770DF">
            <w:pPr>
              <w:spacing w:before="0" w:after="0"/>
              <w:ind w:firstLine="0"/>
              <w:jc w:val="center"/>
              <w:rPr>
                <w:szCs w:val="28"/>
              </w:rPr>
            </w:pPr>
            <w:r w:rsidRPr="000E47C0">
              <w:rPr>
                <w:szCs w:val="28"/>
              </w:rPr>
              <w:t>10.432,82</w:t>
            </w:r>
          </w:p>
        </w:tc>
        <w:tc>
          <w:tcPr>
            <w:tcW w:w="1943" w:type="dxa"/>
            <w:vAlign w:val="center"/>
          </w:tcPr>
          <w:p w14:paraId="1BE30B5A" w14:textId="28A3CDCB" w:rsidR="004770DF" w:rsidRPr="000E47C0" w:rsidRDefault="004770DF" w:rsidP="004770DF">
            <w:pPr>
              <w:spacing w:before="0" w:after="0"/>
              <w:ind w:firstLine="0"/>
              <w:jc w:val="center"/>
              <w:rPr>
                <w:szCs w:val="28"/>
              </w:rPr>
            </w:pPr>
            <w:r w:rsidRPr="000E47C0">
              <w:rPr>
                <w:szCs w:val="28"/>
              </w:rPr>
              <w:t>51,00%</w:t>
            </w:r>
          </w:p>
        </w:tc>
      </w:tr>
      <w:tr w:rsidR="000E47C0" w:rsidRPr="000E47C0" w14:paraId="2044862D" w14:textId="77777777" w:rsidTr="006E5BE0">
        <w:tc>
          <w:tcPr>
            <w:tcW w:w="706" w:type="dxa"/>
            <w:vAlign w:val="center"/>
          </w:tcPr>
          <w:p w14:paraId="113EAF78" w14:textId="77777777" w:rsidR="004770DF" w:rsidRPr="000E47C0" w:rsidRDefault="004770DF" w:rsidP="004770DF">
            <w:pPr>
              <w:spacing w:before="0" w:after="0"/>
              <w:ind w:firstLine="0"/>
              <w:jc w:val="center"/>
              <w:rPr>
                <w:b/>
                <w:bCs/>
                <w:szCs w:val="28"/>
              </w:rPr>
            </w:pPr>
            <w:r w:rsidRPr="000E47C0">
              <w:rPr>
                <w:b/>
                <w:bCs/>
                <w:szCs w:val="28"/>
              </w:rPr>
              <w:t>2</w:t>
            </w:r>
          </w:p>
        </w:tc>
        <w:tc>
          <w:tcPr>
            <w:tcW w:w="2521" w:type="dxa"/>
            <w:vAlign w:val="center"/>
          </w:tcPr>
          <w:p w14:paraId="2CDE4345" w14:textId="77777777" w:rsidR="004770DF" w:rsidRPr="000E47C0" w:rsidRDefault="004770DF" w:rsidP="004770DF">
            <w:pPr>
              <w:spacing w:before="0" w:after="0"/>
              <w:ind w:firstLine="0"/>
              <w:rPr>
                <w:b/>
                <w:bCs/>
                <w:szCs w:val="28"/>
              </w:rPr>
            </w:pPr>
            <w:r w:rsidRPr="000E47C0">
              <w:rPr>
                <w:b/>
                <w:bCs/>
                <w:szCs w:val="28"/>
              </w:rPr>
              <w:t xml:space="preserve">Nhà đầu tư chiến lược </w:t>
            </w:r>
            <w:r w:rsidRPr="000E47C0">
              <w:rPr>
                <w:szCs w:val="28"/>
              </w:rPr>
              <w:t>(được lựa chọn công khai, minh bạch theo quy định)</w:t>
            </w:r>
          </w:p>
        </w:tc>
        <w:tc>
          <w:tcPr>
            <w:tcW w:w="1300" w:type="dxa"/>
            <w:vAlign w:val="center"/>
          </w:tcPr>
          <w:p w14:paraId="65C77C24" w14:textId="77777777" w:rsidR="004770DF" w:rsidRPr="000E47C0" w:rsidRDefault="004770DF" w:rsidP="004770DF">
            <w:pPr>
              <w:spacing w:before="0" w:after="0"/>
              <w:ind w:firstLine="0"/>
              <w:jc w:val="center"/>
              <w:rPr>
                <w:szCs w:val="28"/>
              </w:rPr>
            </w:pPr>
            <w:r w:rsidRPr="000E47C0">
              <w:rPr>
                <w:szCs w:val="28"/>
              </w:rPr>
              <w:t xml:space="preserve">Tiền mặt/ Tiền gửi </w:t>
            </w:r>
          </w:p>
          <w:p w14:paraId="30F25542" w14:textId="77777777" w:rsidR="004770DF" w:rsidRPr="000E47C0" w:rsidRDefault="004770DF" w:rsidP="004770DF">
            <w:pPr>
              <w:spacing w:before="0" w:after="0"/>
              <w:ind w:firstLine="0"/>
              <w:jc w:val="center"/>
              <w:rPr>
                <w:szCs w:val="28"/>
              </w:rPr>
            </w:pPr>
            <w:r w:rsidRPr="000E47C0">
              <w:rPr>
                <w:szCs w:val="28"/>
              </w:rPr>
              <w:t>ngân hàng</w:t>
            </w:r>
          </w:p>
        </w:tc>
        <w:tc>
          <w:tcPr>
            <w:tcW w:w="2456" w:type="dxa"/>
            <w:vAlign w:val="center"/>
          </w:tcPr>
          <w:p w14:paraId="5BBD9932" w14:textId="794ABAB3" w:rsidR="004770DF" w:rsidRPr="000E47C0" w:rsidRDefault="004770DF" w:rsidP="004770DF">
            <w:pPr>
              <w:spacing w:before="0" w:after="0"/>
              <w:ind w:firstLine="0"/>
              <w:jc w:val="center"/>
              <w:rPr>
                <w:b/>
                <w:bCs/>
                <w:szCs w:val="28"/>
              </w:rPr>
            </w:pPr>
            <w:r w:rsidRPr="000E47C0">
              <w:rPr>
                <w:b/>
                <w:bCs/>
                <w:szCs w:val="28"/>
              </w:rPr>
              <w:t>10.023,68</w:t>
            </w:r>
          </w:p>
        </w:tc>
        <w:tc>
          <w:tcPr>
            <w:tcW w:w="1943" w:type="dxa"/>
            <w:vAlign w:val="center"/>
          </w:tcPr>
          <w:p w14:paraId="13AAF34D" w14:textId="77777777" w:rsidR="004770DF" w:rsidRPr="000E47C0" w:rsidRDefault="004770DF" w:rsidP="004770DF">
            <w:pPr>
              <w:spacing w:before="0" w:after="0"/>
              <w:ind w:firstLine="0"/>
              <w:jc w:val="center"/>
              <w:rPr>
                <w:b/>
                <w:bCs/>
                <w:szCs w:val="28"/>
              </w:rPr>
            </w:pPr>
            <w:r w:rsidRPr="000E47C0">
              <w:rPr>
                <w:b/>
                <w:bCs/>
                <w:szCs w:val="28"/>
              </w:rPr>
              <w:t>49,00%</w:t>
            </w:r>
          </w:p>
        </w:tc>
      </w:tr>
      <w:tr w:rsidR="000E47C0" w:rsidRPr="000E47C0" w14:paraId="00BDAB08" w14:textId="77777777" w:rsidTr="006E5BE0">
        <w:trPr>
          <w:trHeight w:val="433"/>
        </w:trPr>
        <w:tc>
          <w:tcPr>
            <w:tcW w:w="706" w:type="dxa"/>
            <w:vAlign w:val="center"/>
          </w:tcPr>
          <w:p w14:paraId="7FDC1E79" w14:textId="77777777" w:rsidR="00197D5A" w:rsidRPr="000E47C0" w:rsidRDefault="00197D5A" w:rsidP="006047EC">
            <w:pPr>
              <w:spacing w:before="0" w:after="0"/>
              <w:ind w:firstLine="0"/>
              <w:jc w:val="center"/>
              <w:rPr>
                <w:szCs w:val="28"/>
              </w:rPr>
            </w:pPr>
          </w:p>
        </w:tc>
        <w:tc>
          <w:tcPr>
            <w:tcW w:w="2521" w:type="dxa"/>
            <w:vAlign w:val="center"/>
          </w:tcPr>
          <w:p w14:paraId="3A89F5A7" w14:textId="77777777" w:rsidR="00197D5A" w:rsidRPr="000E47C0" w:rsidRDefault="00197D5A" w:rsidP="006047EC">
            <w:pPr>
              <w:spacing w:before="0" w:after="0"/>
              <w:ind w:firstLine="0"/>
              <w:jc w:val="center"/>
              <w:rPr>
                <w:b/>
                <w:bCs/>
                <w:szCs w:val="28"/>
              </w:rPr>
            </w:pPr>
            <w:r w:rsidRPr="000E47C0">
              <w:rPr>
                <w:b/>
                <w:bCs/>
                <w:szCs w:val="28"/>
              </w:rPr>
              <w:t>TỔNG VỐN ĐIỀU LỆ</w:t>
            </w:r>
          </w:p>
        </w:tc>
        <w:tc>
          <w:tcPr>
            <w:tcW w:w="1300" w:type="dxa"/>
            <w:vAlign w:val="center"/>
          </w:tcPr>
          <w:p w14:paraId="59A1DE82" w14:textId="77777777" w:rsidR="00197D5A" w:rsidRPr="000E47C0" w:rsidRDefault="00197D5A" w:rsidP="006047EC">
            <w:pPr>
              <w:spacing w:before="0" w:after="0"/>
              <w:ind w:firstLine="0"/>
              <w:jc w:val="center"/>
              <w:rPr>
                <w:b/>
                <w:bCs/>
                <w:szCs w:val="28"/>
              </w:rPr>
            </w:pPr>
          </w:p>
        </w:tc>
        <w:tc>
          <w:tcPr>
            <w:tcW w:w="2456" w:type="dxa"/>
            <w:vAlign w:val="center"/>
          </w:tcPr>
          <w:p w14:paraId="31E20F13" w14:textId="42E94B3B" w:rsidR="00197D5A" w:rsidRPr="000E47C0" w:rsidRDefault="00197D5A" w:rsidP="006047EC">
            <w:pPr>
              <w:spacing w:before="0" w:after="0"/>
              <w:ind w:firstLine="0"/>
              <w:jc w:val="center"/>
              <w:rPr>
                <w:b/>
                <w:bCs/>
                <w:szCs w:val="28"/>
              </w:rPr>
            </w:pPr>
            <w:r w:rsidRPr="000E47C0">
              <w:rPr>
                <w:b/>
                <w:bCs/>
                <w:szCs w:val="28"/>
              </w:rPr>
              <w:t>20.456,50</w:t>
            </w:r>
          </w:p>
        </w:tc>
        <w:tc>
          <w:tcPr>
            <w:tcW w:w="1943" w:type="dxa"/>
            <w:vAlign w:val="center"/>
          </w:tcPr>
          <w:p w14:paraId="48690A51" w14:textId="77777777" w:rsidR="00197D5A" w:rsidRPr="000E47C0" w:rsidRDefault="00197D5A" w:rsidP="006047EC">
            <w:pPr>
              <w:spacing w:before="0" w:after="0"/>
              <w:ind w:firstLine="0"/>
              <w:jc w:val="center"/>
              <w:rPr>
                <w:b/>
                <w:bCs/>
                <w:szCs w:val="28"/>
              </w:rPr>
            </w:pPr>
            <w:r w:rsidRPr="000E47C0">
              <w:rPr>
                <w:b/>
                <w:bCs/>
                <w:szCs w:val="28"/>
              </w:rPr>
              <w:t>100%</w:t>
            </w:r>
          </w:p>
        </w:tc>
      </w:tr>
    </w:tbl>
    <w:p w14:paraId="07571113" w14:textId="77777777" w:rsidR="00197D5A" w:rsidRPr="000E47C0" w:rsidRDefault="00197D5A" w:rsidP="00197D5A">
      <w:pPr>
        <w:rPr>
          <w:lang w:val="nl-BE"/>
        </w:rPr>
      </w:pPr>
      <w:r w:rsidRPr="000E47C0">
        <w:rPr>
          <w:b/>
          <w:bCs/>
          <w:lang w:val="nl-BE"/>
        </w:rPr>
        <w:t>* Ghi chú:</w:t>
      </w:r>
      <w:r w:rsidRPr="000E47C0">
        <w:rPr>
          <w:lang w:val="nl-BE"/>
        </w:rPr>
        <w:t xml:space="preserve"> </w:t>
      </w:r>
    </w:p>
    <w:p w14:paraId="3236BE1A" w14:textId="63650F23" w:rsidR="00197D5A" w:rsidRPr="000E47C0" w:rsidRDefault="00197D5A" w:rsidP="00197D5A">
      <w:pPr>
        <w:rPr>
          <w:lang w:val="nl-BE"/>
        </w:rPr>
      </w:pPr>
      <w:r w:rsidRPr="000E47C0">
        <w:rPr>
          <w:lang w:val="nl-BE"/>
        </w:rPr>
        <w:t>(1) Phần vốn góp bằng tiền của Trường là 10.432,82 triệu đồng để bảo đảm giữ tỷ lệ chi phối 51% trên tổng vốn điều lệ giai đoạn 1 là 20.456,50 triệu đồng (không bao gồm giá trị quyền sử dụng đất); khi đầu tư dây chuyền thứ hai, Hội đồng thành viên quyết định tăng vốn điều lệ, Trường góp bổ sung để giữ tỷ lệ 51%. Nguồn hình thành: Nguồn thu hoạt động sự nghiệp và các nguồn tài chính hợp pháp khác của Trường; không sử dụng Quỹ phát triển hoạt động sự nghiệp (số dư đến ngày 01/6/2026 là 0 đồng); vốn vay của tổ chức tín dụng, vốn vay ưu đãi của Quỹ Đầu tư phát triển địa phương (điểm b khoản 6 Điều 7 Nghị định số 334/2026/NĐ-CP) chỉ sử dụng để góp vốn khi được cơ quan có thẩm quyền hướng dẫn, chấp thuận và có phương án trả nợ.</w:t>
      </w:r>
    </w:p>
    <w:p w14:paraId="7927B343" w14:textId="77777777" w:rsidR="00197D5A" w:rsidRPr="000E47C0" w:rsidRDefault="00197D5A" w:rsidP="00197D5A">
      <w:pPr>
        <w:rPr>
          <w:lang w:val="nl-BE"/>
        </w:rPr>
      </w:pPr>
      <w:r w:rsidRPr="000E47C0">
        <w:rPr>
          <w:lang w:val="nl-BE"/>
        </w:rPr>
        <w:t>(2) Nguyên tắc lựa chọn nhà đầu tư: Nhà đầu tư tham gia góp vốn phải đáp ứng tối thiểu: (i) Có năng lực tài chính, chứng minh khả năng góp đủ vốn cam kết; (ii) Có kinh nghiệm hoặc năng lực phù hợp với lĩnh vực kiểm định xe cơ giới hoặc lĩnh vực liên quan; (iii) Cam kết tuân thủ quy định về quản lý, sử dụng vốn nhà nước tại doanh nghiệp và cơ chế phòng ngừa xung đột lợi ích đã nêu tại Phần IV.2 của Đề án.</w:t>
      </w:r>
    </w:p>
    <w:p w14:paraId="0315024C" w14:textId="77777777" w:rsidR="00197D5A" w:rsidRPr="000E47C0" w:rsidRDefault="00197D5A" w:rsidP="00197D5A">
      <w:pPr>
        <w:rPr>
          <w:lang w:val="nl-BE"/>
        </w:rPr>
      </w:pPr>
      <w:r w:rsidRPr="000E47C0">
        <w:rPr>
          <w:lang w:val="nl-BE"/>
        </w:rPr>
        <w:t>(3) Nguyên tắc góp vốn của viên chức, người lao động: Việc góp vốn hoàn toàn trên cơ sở tự nguyện (thoả thuận giữa Trường và cá nhân VC, NLĐ), không gắn với điều kiện tuyển dụng, bổ nhiệm, đánh giá, xếp loại viên chức; viên chức tham gia góp vốn phải tuân thủ đầy đủ quy định của Luật Viên chức, Luật Phòng, chống tham nhũng và thực hiện kê khai theo cơ chế phòng ngừa xung đột lợi ích đã nêu tại Phần IV.2 của Đề án.</w:t>
      </w:r>
    </w:p>
    <w:p w14:paraId="5805DD86" w14:textId="77777777" w:rsidR="00197D5A" w:rsidRPr="000E47C0" w:rsidRDefault="00197D5A" w:rsidP="00197D5A">
      <w:pPr>
        <w:pStyle w:val="Heading2"/>
        <w:rPr>
          <w:color w:val="auto"/>
        </w:rPr>
      </w:pPr>
      <w:bookmarkStart w:id="41" w:name="_Toc236064031"/>
      <w:r w:rsidRPr="000E47C0">
        <w:rPr>
          <w:color w:val="auto"/>
        </w:rPr>
        <w:t>2. Căn cứ pháp lý góp vốn</w:t>
      </w:r>
      <w:bookmarkEnd w:id="41"/>
    </w:p>
    <w:p w14:paraId="74103532" w14:textId="4770E52E" w:rsidR="00197D5A" w:rsidRPr="000E47C0" w:rsidRDefault="00197D5A" w:rsidP="00197D5A">
      <w:pPr>
        <w:rPr>
          <w:lang w:val="nl-BE"/>
        </w:rPr>
      </w:pPr>
      <w:r w:rsidRPr="000E47C0">
        <w:rPr>
          <w:lang w:val="nl-BE"/>
        </w:rPr>
        <w:t>Căn cứ pháp lý cho việc Trường thành lập, tham gia góp vốn bằng tiền từ các nguồn tài chính hợp pháp của Trường tại bảng sau:</w:t>
      </w:r>
    </w:p>
    <w:p w14:paraId="2CD5B600" w14:textId="77777777" w:rsidR="00197D5A" w:rsidRPr="000E47C0" w:rsidRDefault="00197D5A" w:rsidP="00197D5A">
      <w:pPr>
        <w:pStyle w:val="tnbng"/>
        <w:rPr>
          <w:color w:val="auto"/>
        </w:rPr>
      </w:pPr>
      <w:bookmarkStart w:id="42" w:name="_Toc238544018"/>
      <w:r w:rsidRPr="000E47C0">
        <w:rPr>
          <w:color w:val="auto"/>
        </w:rPr>
        <w:t>Bảng 6. Căn cứ pháp lý góp vốn, thành lập doanh nghiệp</w:t>
      </w:r>
      <w:bookmarkEnd w:id="4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5567"/>
      </w:tblGrid>
      <w:tr w:rsidR="000E47C0" w:rsidRPr="000E47C0" w14:paraId="169F12E0" w14:textId="77777777" w:rsidTr="006047EC">
        <w:trPr>
          <w:trHeight w:val="451"/>
          <w:tblHeader/>
        </w:trPr>
        <w:tc>
          <w:tcPr>
            <w:tcW w:w="3500" w:type="dxa"/>
            <w:vAlign w:val="center"/>
          </w:tcPr>
          <w:p w14:paraId="1DB3FB23" w14:textId="77777777" w:rsidR="00197D5A" w:rsidRPr="000E47C0" w:rsidRDefault="00197D5A" w:rsidP="006047EC">
            <w:pPr>
              <w:spacing w:before="0" w:after="0"/>
              <w:ind w:firstLine="0"/>
              <w:jc w:val="center"/>
              <w:rPr>
                <w:rFonts w:eastAsia="Calibri"/>
                <w:b/>
                <w:bCs/>
                <w:szCs w:val="28"/>
              </w:rPr>
            </w:pPr>
            <w:r w:rsidRPr="000E47C0">
              <w:rPr>
                <w:b/>
                <w:bCs/>
                <w:szCs w:val="28"/>
              </w:rPr>
              <w:t>Căn cứ pháp lý</w:t>
            </w:r>
          </w:p>
        </w:tc>
        <w:tc>
          <w:tcPr>
            <w:tcW w:w="5567" w:type="dxa"/>
            <w:vAlign w:val="center"/>
          </w:tcPr>
          <w:p w14:paraId="1CB63F17" w14:textId="77777777" w:rsidR="00197D5A" w:rsidRPr="000E47C0" w:rsidRDefault="00197D5A" w:rsidP="006047EC">
            <w:pPr>
              <w:spacing w:before="0" w:after="0"/>
              <w:ind w:firstLine="0"/>
              <w:jc w:val="center"/>
              <w:rPr>
                <w:rFonts w:eastAsia="Calibri"/>
                <w:b/>
                <w:bCs/>
                <w:szCs w:val="28"/>
              </w:rPr>
            </w:pPr>
            <w:r w:rsidRPr="000E47C0">
              <w:rPr>
                <w:b/>
                <w:bCs/>
                <w:szCs w:val="28"/>
              </w:rPr>
              <w:t>Nội dung áp dụng</w:t>
            </w:r>
          </w:p>
        </w:tc>
      </w:tr>
      <w:tr w:rsidR="000E47C0" w:rsidRPr="000E47C0" w14:paraId="03AFCB03" w14:textId="77777777" w:rsidTr="006047EC">
        <w:tc>
          <w:tcPr>
            <w:tcW w:w="3500" w:type="dxa"/>
            <w:vAlign w:val="center"/>
          </w:tcPr>
          <w:p w14:paraId="6FA3D3B8" w14:textId="77777777" w:rsidR="00197D5A" w:rsidRPr="000E47C0" w:rsidRDefault="00197D5A" w:rsidP="006047EC">
            <w:pPr>
              <w:spacing w:before="0" w:after="0"/>
              <w:ind w:firstLine="0"/>
              <w:rPr>
                <w:rFonts w:eastAsia="Calibri"/>
                <w:szCs w:val="28"/>
              </w:rPr>
            </w:pPr>
            <w:r w:rsidRPr="000E47C0">
              <w:rPr>
                <w:szCs w:val="28"/>
              </w:rPr>
              <w:t>Khoản 6 Điều 10 và điểm e khoản 1 Điều 11 Luật Giáo dục nghề nghiệp ngày 10 tháng 12 năm 2025</w:t>
            </w:r>
          </w:p>
        </w:tc>
        <w:tc>
          <w:tcPr>
            <w:tcW w:w="5567" w:type="dxa"/>
            <w:vAlign w:val="center"/>
          </w:tcPr>
          <w:p w14:paraId="7AFE2A75" w14:textId="77777777" w:rsidR="00197D5A" w:rsidRPr="000E47C0" w:rsidRDefault="00197D5A" w:rsidP="006047EC">
            <w:pPr>
              <w:spacing w:before="0" w:after="0"/>
              <w:ind w:firstLine="0"/>
              <w:rPr>
                <w:rFonts w:eastAsia="Calibri"/>
                <w:szCs w:val="28"/>
              </w:rPr>
            </w:pPr>
            <w:r w:rsidRPr="000E47C0">
              <w:rPr>
                <w:szCs w:val="28"/>
              </w:rPr>
              <w:t>Cơ sở GDNN công lập có quyền thành lập doanh nghiệp khi đủ điều kiện; doanh nghiệp là bộ phận trong cơ cấu tổ chức của cơ sở GDNN công lập</w:t>
            </w:r>
          </w:p>
        </w:tc>
      </w:tr>
      <w:tr w:rsidR="000E47C0" w:rsidRPr="000E47C0" w14:paraId="01D4EA19" w14:textId="77777777" w:rsidTr="006047EC">
        <w:tc>
          <w:tcPr>
            <w:tcW w:w="3500" w:type="dxa"/>
            <w:vAlign w:val="center"/>
          </w:tcPr>
          <w:p w14:paraId="2220E4DE" w14:textId="77777777" w:rsidR="00197D5A" w:rsidRPr="000E47C0" w:rsidRDefault="00197D5A" w:rsidP="006047EC">
            <w:pPr>
              <w:spacing w:before="0" w:after="0"/>
              <w:ind w:firstLine="0"/>
              <w:rPr>
                <w:rFonts w:eastAsia="Calibri"/>
                <w:szCs w:val="28"/>
              </w:rPr>
            </w:pPr>
            <w:r w:rsidRPr="000E47C0">
              <w:rPr>
                <w:szCs w:val="28"/>
              </w:rPr>
              <w:t>Điều 55 và khoản 1 Điều 58 Luật Quản lý, sử dụng tài sản công ngày 21 tháng 6 năm 2017</w:t>
            </w:r>
          </w:p>
        </w:tc>
        <w:tc>
          <w:tcPr>
            <w:tcW w:w="5567" w:type="dxa"/>
            <w:vAlign w:val="center"/>
          </w:tcPr>
          <w:p w14:paraId="62F8E779" w14:textId="77777777" w:rsidR="00197D5A" w:rsidRPr="000E47C0" w:rsidRDefault="00197D5A" w:rsidP="006047EC">
            <w:pPr>
              <w:spacing w:before="0" w:after="0"/>
              <w:ind w:firstLine="0"/>
              <w:rPr>
                <w:rFonts w:eastAsia="Calibri"/>
                <w:szCs w:val="28"/>
              </w:rPr>
            </w:pPr>
            <w:r w:rsidRPr="000E47C0">
              <w:rPr>
                <w:szCs w:val="28"/>
              </w:rPr>
              <w:t>Đơn vị sự nghiệp công lập được sử dụng tài sản công để liên doanh, liên kết với tổ chức, cá nhân</w:t>
            </w:r>
          </w:p>
        </w:tc>
      </w:tr>
      <w:tr w:rsidR="000E47C0" w:rsidRPr="000E47C0" w14:paraId="0EE6FD83" w14:textId="77777777" w:rsidTr="006047EC">
        <w:tc>
          <w:tcPr>
            <w:tcW w:w="3500" w:type="dxa"/>
            <w:vAlign w:val="center"/>
          </w:tcPr>
          <w:p w14:paraId="60256C17" w14:textId="77777777" w:rsidR="00197D5A" w:rsidRPr="000E47C0" w:rsidRDefault="00197D5A" w:rsidP="006047EC">
            <w:pPr>
              <w:spacing w:before="0" w:after="0"/>
              <w:ind w:firstLine="0"/>
              <w:rPr>
                <w:rFonts w:eastAsia="Calibri"/>
                <w:szCs w:val="28"/>
              </w:rPr>
            </w:pPr>
            <w:r w:rsidRPr="000E47C0">
              <w:rPr>
                <w:szCs w:val="28"/>
              </w:rPr>
              <w:t>Điểm c khoản 4 Điều 55 Nghị định số 186/2025/NĐ-CP</w:t>
            </w:r>
          </w:p>
        </w:tc>
        <w:tc>
          <w:tcPr>
            <w:tcW w:w="5567" w:type="dxa"/>
            <w:vAlign w:val="center"/>
          </w:tcPr>
          <w:p w14:paraId="16B0923D" w14:textId="77777777" w:rsidR="00197D5A" w:rsidRPr="000E47C0" w:rsidRDefault="00197D5A" w:rsidP="006047EC">
            <w:pPr>
              <w:spacing w:before="0" w:after="0"/>
              <w:ind w:firstLine="0"/>
              <w:rPr>
                <w:rFonts w:eastAsia="Calibri"/>
                <w:szCs w:val="28"/>
              </w:rPr>
            </w:pPr>
            <w:r w:rsidRPr="000E47C0">
              <w:rPr>
                <w:szCs w:val="28"/>
              </w:rPr>
              <w:t>Hình thức liên doanh, liên kết hình thành pháp nhân mới, các bên tham gia cùng góp tài sản hoặc góp vốn</w:t>
            </w:r>
          </w:p>
        </w:tc>
      </w:tr>
      <w:tr w:rsidR="000E47C0" w:rsidRPr="000E47C0" w14:paraId="69348736" w14:textId="77777777" w:rsidTr="006047EC">
        <w:tc>
          <w:tcPr>
            <w:tcW w:w="3500" w:type="dxa"/>
            <w:vAlign w:val="center"/>
          </w:tcPr>
          <w:p w14:paraId="4E984BC7" w14:textId="77777777" w:rsidR="00197D5A" w:rsidRPr="000E47C0" w:rsidRDefault="00197D5A" w:rsidP="006047EC">
            <w:pPr>
              <w:spacing w:before="0" w:after="0"/>
              <w:ind w:firstLine="0"/>
              <w:rPr>
                <w:rFonts w:eastAsia="Calibri"/>
                <w:szCs w:val="28"/>
              </w:rPr>
            </w:pPr>
            <w:r w:rsidRPr="000E47C0">
              <w:rPr>
                <w:szCs w:val="28"/>
              </w:rPr>
              <w:t>Điểm a khoản 1 Điều 6; khoản 5, điểm b khoản 6, điểm a khoản 7 Điều 7 Nghị định số 334/2026/NĐ-CP</w:t>
            </w:r>
          </w:p>
        </w:tc>
        <w:tc>
          <w:tcPr>
            <w:tcW w:w="5567" w:type="dxa"/>
            <w:vAlign w:val="center"/>
          </w:tcPr>
          <w:p w14:paraId="439FEC2E" w14:textId="77777777" w:rsidR="00197D5A" w:rsidRPr="000E47C0" w:rsidRDefault="00197D5A" w:rsidP="006047EC">
            <w:pPr>
              <w:spacing w:before="0" w:after="0"/>
              <w:ind w:firstLine="0"/>
              <w:rPr>
                <w:rFonts w:eastAsia="Calibri"/>
                <w:szCs w:val="28"/>
              </w:rPr>
            </w:pPr>
            <w:r w:rsidRPr="000E47C0">
              <w:rPr>
                <w:szCs w:val="28"/>
              </w:rPr>
              <w:t>Cơ sở giáo dục nghề nghiệp công lập chủ động huy động vốn, thu hút nhà đầu tư đầu tư cơ sở vật chất; dự án xưởng thực hành được ưu tiên vay vốn ưu đãi; người đứng đầu phê duyệt Đề án sử dụng tài sản công vào mục đích liên doanh, liên kết</w:t>
            </w:r>
          </w:p>
        </w:tc>
      </w:tr>
      <w:tr w:rsidR="000E47C0" w:rsidRPr="000E47C0" w14:paraId="097B4494" w14:textId="77777777" w:rsidTr="006047EC">
        <w:tc>
          <w:tcPr>
            <w:tcW w:w="3500" w:type="dxa"/>
            <w:vAlign w:val="center"/>
          </w:tcPr>
          <w:p w14:paraId="2E99BE95" w14:textId="77777777" w:rsidR="00197D5A" w:rsidRPr="000E47C0" w:rsidRDefault="00197D5A" w:rsidP="006047EC">
            <w:pPr>
              <w:spacing w:before="0" w:after="0"/>
              <w:ind w:firstLine="0"/>
              <w:rPr>
                <w:rFonts w:eastAsia="Calibri"/>
                <w:szCs w:val="28"/>
              </w:rPr>
            </w:pPr>
            <w:r w:rsidRPr="000E47C0">
              <w:rPr>
                <w:szCs w:val="28"/>
              </w:rPr>
              <w:t>Điều 24 và Điều 25 Nghị định 60/2021/NĐ-CP (sửa đổi bởi Nghị định số 111/2025/NĐ-CP )</w:t>
            </w:r>
          </w:p>
        </w:tc>
        <w:tc>
          <w:tcPr>
            <w:tcW w:w="5567" w:type="dxa"/>
            <w:vAlign w:val="center"/>
          </w:tcPr>
          <w:p w14:paraId="5B3132EB" w14:textId="77777777" w:rsidR="00197D5A" w:rsidRPr="000E47C0" w:rsidRDefault="00197D5A" w:rsidP="006047EC">
            <w:pPr>
              <w:spacing w:before="0" w:after="0"/>
              <w:ind w:firstLine="0"/>
              <w:rPr>
                <w:rFonts w:eastAsia="Calibri"/>
                <w:szCs w:val="28"/>
              </w:rPr>
            </w:pPr>
            <w:r w:rsidRPr="000E47C0">
              <w:rPr>
                <w:szCs w:val="28"/>
              </w:rPr>
              <w:t>ĐVSNCL được vay vốn, huy động vốn đầu tư phát triển; được liên doanh, liên kết với tổ chức, cá nhân theo quy định pháp luật</w:t>
            </w:r>
          </w:p>
        </w:tc>
      </w:tr>
    </w:tbl>
    <w:p w14:paraId="410B88E9" w14:textId="77777777" w:rsidR="00197D5A" w:rsidRPr="000E47C0" w:rsidRDefault="00197D5A" w:rsidP="00197D5A">
      <w:pPr>
        <w:pStyle w:val="Heading1"/>
        <w:rPr>
          <w:color w:val="auto"/>
          <w:lang w:val="nl-BE"/>
        </w:rPr>
      </w:pPr>
      <w:bookmarkStart w:id="43" w:name="_Toc236064032"/>
      <w:r w:rsidRPr="000E47C0">
        <w:rPr>
          <w:color w:val="auto"/>
          <w:lang w:val="nl-BE"/>
        </w:rPr>
        <w:t>IV. VỊ TRÍ, CHỨC NĂNG, NHIỆM VỤ, QUYỀN HẠN, TỔ CHỨC, NHÂN SỰ VÀ MỐI QUAN HỆ CÔNG TÁC</w:t>
      </w:r>
      <w:bookmarkEnd w:id="43"/>
    </w:p>
    <w:p w14:paraId="7290194D" w14:textId="77777777" w:rsidR="00197D5A" w:rsidRPr="000E47C0" w:rsidRDefault="00197D5A" w:rsidP="00197D5A">
      <w:pPr>
        <w:pStyle w:val="Heading2"/>
        <w:rPr>
          <w:i/>
          <w:color w:val="auto"/>
          <w:lang w:val="nl-BE"/>
        </w:rPr>
      </w:pPr>
      <w:bookmarkStart w:id="44" w:name="_Toc236064033"/>
      <w:r w:rsidRPr="000E47C0">
        <w:rPr>
          <w:color w:val="auto"/>
          <w:lang w:val="nl-BE"/>
        </w:rPr>
        <w:t>1. Vị trí, chức năng</w:t>
      </w:r>
      <w:bookmarkEnd w:id="44"/>
    </w:p>
    <w:p w14:paraId="1D2783D4" w14:textId="77777777" w:rsidR="00877592" w:rsidRPr="000E47C0" w:rsidRDefault="005E4190" w:rsidP="00197D5A">
      <w:pPr>
        <w:rPr>
          <w:lang w:val="nl-BE"/>
        </w:rPr>
      </w:pPr>
      <w:r w:rsidRPr="000E47C0">
        <w:rPr>
          <w:lang w:val="nl-BE"/>
        </w:rPr>
        <w:t>a) Công ty TNHH Đăng kiểm Cao đẳng Kon Tum: Là doanh nghiệp được thành lập theo loại hình công ty trách nhiệm hữu hạn hai thành viên trở lên theo Luật Doanh nghiệp ngày 17 tháng 6 năm 2020 (hợp nhất tại Văn bản hợp nhất số 67/VBHN-VPQH ngày 15 tháng 8 năm 2025); trong đó Trường Cao đẳng Kon Tum tham gia góp vốn bằng tiền theo quy định của pháp luật (không góp vốn bằng quyền sử dụng đất). Công ty là pháp nhân độc lập, tự chủ trong hoạt động sản xuất, kinh doanh và chịu trách nhiệm trước pháp luật về toàn bộ hoạt động của mình.</w:t>
      </w:r>
    </w:p>
    <w:p w14:paraId="0FF92260" w14:textId="77777777" w:rsidR="00197D5A" w:rsidRPr="000E47C0" w:rsidRDefault="005E4190" w:rsidP="00120EBB">
      <w:pPr>
        <w:rPr>
          <w:lang w:val="nl-BE"/>
        </w:rPr>
      </w:pPr>
      <w:r w:rsidRPr="000E47C0">
        <w:rPr>
          <w:lang w:val="nl-BE"/>
        </w:rPr>
        <w:t xml:space="preserve">b) Trung tâm Đăng kiểm xe cơ giới: Là đơn vị tổ chức hoạt động đăng kiểm do Công ty TNHH Đăng kiểm Cao đẳng Kon Tum đầu tư, quản lý và vận hành theo quy định của pháp luật chuyên ngành về đăng kiểm xe cơ giới. </w:t>
      </w:r>
    </w:p>
    <w:p w14:paraId="63A885DA" w14:textId="77777777" w:rsidR="00197D5A" w:rsidRPr="000E47C0" w:rsidRDefault="005E4190" w:rsidP="00197D5A">
      <w:pPr>
        <w:rPr>
          <w:lang w:val="nl-BE"/>
        </w:rPr>
      </w:pPr>
      <w:r w:rsidRPr="000E47C0">
        <w:rPr>
          <w:lang w:val="nl-BE"/>
        </w:rPr>
        <w:t>c) Công ty TNHH Đăng kiểm Cao đẳng Kon Tum chịu sự quản lý trực tiếp của Hội đồng thành viên, người đại diện phần vốn nhà nước, Kiểm soát viên theo Điều lệ và quy chế Công ty; chịu sự kiểm tra, thanh tra về chuyên môn, nghiệp vụ của Sở Xây dựng, Cục Đăng kiểm Việt Nam và các cơ quan có liên quan đến lĩnh vực hoạt động của Công ty.</w:t>
      </w:r>
    </w:p>
    <w:p w14:paraId="5323F940" w14:textId="6B8DA026" w:rsidR="00197D5A" w:rsidRPr="000E47C0" w:rsidRDefault="005E4190" w:rsidP="00197D5A">
      <w:pPr>
        <w:rPr>
          <w:lang w:val="nl-BE"/>
        </w:rPr>
      </w:pPr>
      <w:r w:rsidRPr="000E47C0">
        <w:rPr>
          <w:lang w:val="nl-BE"/>
        </w:rPr>
        <w:t xml:space="preserve">d) </w:t>
      </w:r>
      <w:r w:rsidRPr="000E47C0">
        <w:t>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 và thực hiện theo đúng Điều lệ, quyết định của Công ty và pháp luật hiện hành (sau khi hoàn tất thủ tục đăng ký/ủy quyền theo thẩm quyền).</w:t>
      </w:r>
    </w:p>
    <w:p w14:paraId="261DEC29" w14:textId="77777777" w:rsidR="00197D5A" w:rsidRPr="000E47C0" w:rsidRDefault="00197D5A" w:rsidP="00197D5A">
      <w:pPr>
        <w:pStyle w:val="Heading2"/>
        <w:rPr>
          <w:color w:val="auto"/>
          <w:lang w:val="nl-BE"/>
        </w:rPr>
      </w:pPr>
      <w:bookmarkStart w:id="45" w:name="_Toc236064034"/>
      <w:r w:rsidRPr="000E47C0">
        <w:rPr>
          <w:color w:val="auto"/>
          <w:lang w:val="nl-BE"/>
        </w:rPr>
        <w:t>2. Nhiệm vụ, quyền hạn</w:t>
      </w:r>
      <w:bookmarkEnd w:id="45"/>
    </w:p>
    <w:p w14:paraId="64F9A78D" w14:textId="77777777" w:rsidR="00736D32" w:rsidRPr="000E47C0" w:rsidRDefault="00197D5A" w:rsidP="00197D5A">
      <w:pPr>
        <w:rPr>
          <w:lang w:val="nl-BE"/>
        </w:rPr>
      </w:pPr>
      <w:r w:rsidRPr="000E47C0">
        <w:rPr>
          <w:b/>
          <w:bCs/>
          <w:i/>
          <w:iCs/>
          <w:lang w:val="nl-BE"/>
        </w:rPr>
        <w:t>a) Đối với Công ty</w:t>
      </w:r>
    </w:p>
    <w:p w14:paraId="589DB113" w14:textId="77777777" w:rsidR="00197D5A" w:rsidRPr="000E47C0" w:rsidRDefault="00736D32" w:rsidP="00197D5A">
      <w:pPr>
        <w:rPr>
          <w:lang w:val="nl-BE"/>
        </w:rPr>
      </w:pPr>
      <w:r w:rsidRPr="000E47C0">
        <w:rPr>
          <w:lang w:val="nl-BE"/>
        </w:rPr>
        <w:t>- Thực hiện nhiệm vụ, quyền hạn chung đối với doanh nghiệp theo quy định của pháp luật;</w:t>
      </w:r>
    </w:p>
    <w:p w14:paraId="349F1279" w14:textId="77777777" w:rsidR="00736D32" w:rsidRPr="000E47C0" w:rsidRDefault="00736D32" w:rsidP="00736D32">
      <w:pPr>
        <w:rPr>
          <w:lang w:val="nl-BE"/>
        </w:rPr>
      </w:pPr>
      <w:r w:rsidRPr="000E47C0">
        <w:rPr>
          <w:lang w:val="nl-BE"/>
        </w:rPr>
        <w:t xml:space="preserve">- Tổ chức thu phí, lệ phí và dịch vụ theo quy định của pháp luật; </w:t>
      </w:r>
    </w:p>
    <w:p w14:paraId="55948D5D" w14:textId="77777777" w:rsidR="00736D32" w:rsidRPr="000E47C0" w:rsidRDefault="00736D32" w:rsidP="00736D32">
      <w:pPr>
        <w:rPr>
          <w:lang w:val="nl-BE"/>
        </w:rPr>
      </w:pPr>
      <w:r w:rsidRPr="000E47C0">
        <w:rPr>
          <w:lang w:val="nl-BE"/>
        </w:rPr>
        <w:t>- 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p>
    <w:p w14:paraId="3F0007B8" w14:textId="77777777" w:rsidR="00736D32" w:rsidRPr="000E47C0" w:rsidRDefault="00736D32" w:rsidP="00736D32">
      <w:pPr>
        <w:rPr>
          <w:lang w:val="nl-BE"/>
        </w:rPr>
      </w:pPr>
      <w:r w:rsidRPr="000E47C0">
        <w:rPr>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7F34FD00" w14:textId="77777777" w:rsidR="00736D32" w:rsidRPr="000E47C0" w:rsidRDefault="00736D32" w:rsidP="00736D32">
      <w:pPr>
        <w:rPr>
          <w:lang w:val="nl-BE"/>
        </w:rPr>
      </w:pPr>
      <w:r w:rsidRPr="000E47C0">
        <w:rPr>
          <w:lang w:val="nl-BE"/>
        </w:rPr>
        <w:t xml:space="preserve">- </w:t>
      </w:r>
      <w:del w:id="46" w:author="Nội dung điều chỉnh (Claude)" w:date="2026-10-24T19:53:00Z">
        <w:r w:rsidRPr="000E47C0">
          <w:rPr>
            <w:lang w:val="nl-BE"/>
          </w:rPr>
          <w:delText>Thực hiện các nhiệm vụ khác do Hiệu trưởng Trường Cao đẳng Kon Tum và các cơ quan có thẩm quyền giao.</w:delText>
        </w:r>
      </w:del>
      <w:ins w:id="47" w:author="Nội dung điều chỉnh (Claude)" w:date="2026-10-24T19:53:00Z">
        <w:r w:rsidRPr="000E47C0">
          <w:rPr>
            <w:lang w:val="nl-BE"/>
          </w:rPr>
          <w:t>Thực hiện các nhiệm vụ khác theo nghị quyết, quyết định của Hội đồng thành viên, theo hợp đồng ký với Trường Cao đẳng Kon Tum và theo yêu cầu của cơ quan nhà nước có thẩm quyền.</w:t>
        </w:r>
      </w:ins>
      <w:r w:rsidRPr="000E47C0">
        <w:rPr>
          <w:lang w:val="nl-BE"/>
        </w:rPr>
        <w:t xml:space="preserve"> </w:t>
      </w:r>
    </w:p>
    <w:p w14:paraId="2EDADD11" w14:textId="77777777" w:rsidR="00736D32" w:rsidRPr="000E47C0" w:rsidRDefault="00197D5A" w:rsidP="00197D5A">
      <w:pPr>
        <w:rPr>
          <w:lang w:val="nl-BE"/>
        </w:rPr>
      </w:pPr>
      <w:r w:rsidRPr="000E47C0">
        <w:rPr>
          <w:b/>
          <w:bCs/>
          <w:i/>
          <w:iCs/>
          <w:lang w:val="nl-BE"/>
        </w:rPr>
        <w:t>b) Đối với Trung tâm:</w:t>
      </w:r>
      <w:r w:rsidRPr="000E47C0">
        <w:rPr>
          <w:lang w:val="nl-BE"/>
        </w:rPr>
        <w:t xml:space="preserve"> </w:t>
      </w:r>
    </w:p>
    <w:p w14:paraId="1D5F9697" w14:textId="77777777" w:rsidR="00197D5A" w:rsidRPr="000E47C0" w:rsidRDefault="00197D5A" w:rsidP="00197D5A">
      <w:pPr>
        <w:rPr>
          <w:lang w:val="nl-BE"/>
        </w:rPr>
      </w:pPr>
      <w:r w:rsidRPr="000E47C0">
        <w:rPr>
          <w:lang w:val="nl-BE"/>
        </w:rPr>
        <w:t>Thực hiện các nhiệm vụ, quyền hạn đối với cơ sở đăng kiểm theo quy định tại Điều 11 Nghị định số 89/2026/NĐ-CP, cụ thể:</w:t>
      </w:r>
    </w:p>
    <w:p w14:paraId="7720E848" w14:textId="77777777" w:rsidR="00197D5A" w:rsidRPr="000E47C0" w:rsidRDefault="00197D5A" w:rsidP="00197D5A">
      <w:pPr>
        <w:rPr>
          <w:lang w:val="nl-BE"/>
        </w:rPr>
      </w:pPr>
      <w:r w:rsidRPr="000E47C0">
        <w:rPr>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447C12A9" w14:textId="77777777" w:rsidR="00197D5A" w:rsidRPr="000E47C0" w:rsidRDefault="00197D5A" w:rsidP="00197D5A">
      <w:pPr>
        <w:rPr>
          <w:lang w:val="nl-BE"/>
        </w:rPr>
      </w:pPr>
      <w:r w:rsidRPr="000E47C0">
        <w:rPr>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66E4A4A6" w14:textId="77777777" w:rsidR="00197D5A" w:rsidRPr="000E47C0" w:rsidRDefault="00197D5A" w:rsidP="00197D5A">
      <w:pPr>
        <w:rPr>
          <w:lang w:val="nl-BE"/>
        </w:rPr>
      </w:pPr>
      <w:r w:rsidRPr="000E47C0">
        <w:rPr>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6C8D6A8A" w14:textId="77777777" w:rsidR="00197D5A" w:rsidRPr="000E47C0" w:rsidRDefault="00197D5A" w:rsidP="00197D5A">
      <w:pPr>
        <w:rPr>
          <w:lang w:val="nl-BE"/>
        </w:rPr>
      </w:pPr>
      <w:r w:rsidRPr="000E47C0">
        <w:rPr>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083D221A" w14:textId="77777777" w:rsidR="00197D5A" w:rsidRPr="000E47C0" w:rsidRDefault="00197D5A" w:rsidP="00197D5A">
      <w:pPr>
        <w:rPr>
          <w:lang w:val="nl-BE"/>
        </w:rPr>
      </w:pPr>
      <w:r w:rsidRPr="000E47C0">
        <w:rPr>
          <w:lang w:val="nl-BE"/>
        </w:rPr>
        <w:t>- Thu hồi giấy chứng nhận kiểm định, tem kiểm định đã cấp sai quy định;</w:t>
      </w:r>
    </w:p>
    <w:p w14:paraId="2C51FD90" w14:textId="77777777" w:rsidR="00197D5A" w:rsidRPr="000E47C0" w:rsidRDefault="00197D5A" w:rsidP="00197D5A">
      <w:pPr>
        <w:rPr>
          <w:lang w:val="nl-BE"/>
        </w:rPr>
      </w:pPr>
      <w:r w:rsidRPr="000E47C0">
        <w:rPr>
          <w:lang w:val="nl-BE"/>
        </w:rPr>
        <w:t>- Từ chối kiểm định đối với các trường hợp quy định của pháp luật;</w:t>
      </w:r>
    </w:p>
    <w:p w14:paraId="6079470A" w14:textId="77777777" w:rsidR="00197D5A" w:rsidRPr="000E47C0" w:rsidRDefault="00197D5A" w:rsidP="00197D5A">
      <w:pPr>
        <w:rPr>
          <w:lang w:val="nl-BE"/>
        </w:rPr>
      </w:pPr>
      <w:r w:rsidRPr="000E47C0">
        <w:rPr>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27A740A6" w14:textId="77777777" w:rsidR="00197D5A" w:rsidRPr="000E47C0" w:rsidRDefault="00197D5A" w:rsidP="00197D5A">
      <w:pPr>
        <w:rPr>
          <w:lang w:val="nl-BE"/>
        </w:rPr>
      </w:pPr>
      <w:r w:rsidRPr="000E47C0">
        <w:rPr>
          <w:lang w:val="nl-BE"/>
        </w:rPr>
        <w:t>- Thực hiện các hoạt động dịch vụ kỹ thuật liên quan đến XCG, xe máy chuyên dùng và khí thải xe mô tô, xe gắn máy theo quy định;</w:t>
      </w:r>
    </w:p>
    <w:p w14:paraId="5667D700" w14:textId="77777777" w:rsidR="00197D5A" w:rsidRPr="000E47C0" w:rsidRDefault="00197D5A" w:rsidP="00197D5A">
      <w:pPr>
        <w:rPr>
          <w:lang w:val="nl-BE"/>
        </w:rPr>
      </w:pPr>
      <w:r w:rsidRPr="000E47C0">
        <w:rPr>
          <w:lang w:val="nl-BE"/>
        </w:rPr>
        <w:t>- Thực hiện các chương trình, kế hoạch tập huấn, thực tập, đánh giá, thực hiện các công việc chuyên môn theo quy định của cơ quan có thẩm quyền;</w:t>
      </w:r>
    </w:p>
    <w:p w14:paraId="68B00BC4" w14:textId="77777777" w:rsidR="00197D5A" w:rsidRPr="000E47C0" w:rsidRDefault="00197D5A" w:rsidP="00197D5A">
      <w:pPr>
        <w:rPr>
          <w:lang w:val="nl-BE"/>
        </w:rPr>
      </w:pPr>
      <w:r w:rsidRPr="000E47C0">
        <w:rPr>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44C04634" w14:textId="77777777" w:rsidR="00197D5A" w:rsidRPr="000E47C0" w:rsidRDefault="00197D5A" w:rsidP="00197D5A">
      <w:pPr>
        <w:pStyle w:val="Heading2"/>
        <w:rPr>
          <w:color w:val="auto"/>
          <w:lang w:val="nl-BE"/>
        </w:rPr>
      </w:pPr>
      <w:bookmarkStart w:id="48" w:name="_Toc236064035"/>
      <w:r w:rsidRPr="000E47C0">
        <w:rPr>
          <w:color w:val="auto"/>
          <w:lang w:val="nl-BE"/>
        </w:rPr>
        <w:t>3. Mô hình quản trị, tổ chức, nhân sự Công ty</w:t>
      </w:r>
      <w:bookmarkEnd w:id="48"/>
    </w:p>
    <w:p w14:paraId="1F52173A" w14:textId="77777777" w:rsidR="00197D5A" w:rsidRPr="000E47C0" w:rsidRDefault="00197D5A" w:rsidP="00197D5A">
      <w:pPr>
        <w:rPr>
          <w:b/>
          <w:bCs/>
          <w:lang w:eastAsia="vi-VN"/>
        </w:rPr>
      </w:pPr>
      <w:r w:rsidRPr="000E47C0">
        <w:rPr>
          <w:b/>
          <w:bCs/>
          <w:lang w:eastAsia="vi-VN"/>
        </w:rPr>
        <w:t>a) Mô hình quản trị Công ty và phân quyền cho các quyết định chủ yếu</w:t>
      </w:r>
    </w:p>
    <w:p w14:paraId="2B51D9D9" w14:textId="77777777" w:rsidR="00197D5A" w:rsidRPr="000E47C0" w:rsidRDefault="00197D5A" w:rsidP="00197D5A">
      <w:pPr>
        <w:rPr>
          <w:lang w:eastAsia="vi-VN"/>
        </w:rPr>
      </w:pPr>
      <w:r w:rsidRPr="000E47C0">
        <w:rPr>
          <w:lang w:val="vi-VN" w:eastAsia="vi-VN"/>
        </w:rPr>
        <w:t>Doanh nghiệp được tổ chức theo mô hình bốn tầng quản trị, phân định rõ quyền hạn, trách nhiệm và cơ chế phối hợp giữa các cấp</w:t>
      </w:r>
      <w:r w:rsidRPr="000E47C0">
        <w:rPr>
          <w:lang w:eastAsia="vi-VN"/>
        </w:rPr>
        <w:t xml:space="preserve"> theo Luật Doanh nghiệp ngày 17 tháng 6 năm 2020 (hợp nhất tại Văn bản hợp nhất số 67/VBHN-VPQH ngày 15 tháng 8 năm 2025), cụ thể tại Bảng sau:</w:t>
      </w:r>
    </w:p>
    <w:p w14:paraId="7E1F2222" w14:textId="77777777" w:rsidR="00197D5A" w:rsidRPr="000E47C0" w:rsidRDefault="00197D5A" w:rsidP="00197D5A">
      <w:pPr>
        <w:pStyle w:val="tnbng"/>
        <w:rPr>
          <w:color w:val="auto"/>
        </w:rPr>
      </w:pPr>
      <w:bookmarkStart w:id="49" w:name="_Toc238544019"/>
      <w:r w:rsidRPr="000E47C0">
        <w:rPr>
          <w:color w:val="auto"/>
        </w:rPr>
        <w:t>Bảng 7. Mô hình quản trị Công ty</w:t>
      </w:r>
      <w:bookmarkEnd w:id="49"/>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4252"/>
        <w:gridCol w:w="3260"/>
      </w:tblGrid>
      <w:tr w:rsidR="000E47C0" w:rsidRPr="000E47C0" w14:paraId="27A00A23" w14:textId="77777777" w:rsidTr="006047EC">
        <w:trPr>
          <w:trHeight w:val="261"/>
          <w:tblHeader/>
        </w:trPr>
        <w:tc>
          <w:tcPr>
            <w:tcW w:w="1555" w:type="dxa"/>
            <w:vAlign w:val="center"/>
          </w:tcPr>
          <w:p w14:paraId="0B6D7D6C" w14:textId="77777777" w:rsidR="00197D5A" w:rsidRPr="000E47C0" w:rsidRDefault="00197D5A" w:rsidP="006047EC">
            <w:pPr>
              <w:spacing w:before="0" w:after="0"/>
              <w:ind w:firstLine="0"/>
              <w:jc w:val="center"/>
              <w:rPr>
                <w:rFonts w:eastAsia="Calibri"/>
                <w:b/>
                <w:bCs/>
                <w:szCs w:val="28"/>
              </w:rPr>
            </w:pPr>
            <w:r w:rsidRPr="000E47C0">
              <w:rPr>
                <w:b/>
                <w:bCs/>
                <w:szCs w:val="28"/>
              </w:rPr>
              <w:t>Cơ quan/</w:t>
            </w:r>
          </w:p>
          <w:p w14:paraId="02715082" w14:textId="77777777" w:rsidR="00197D5A" w:rsidRPr="000E47C0" w:rsidRDefault="00197D5A" w:rsidP="006047EC">
            <w:pPr>
              <w:spacing w:before="0" w:after="0"/>
              <w:ind w:firstLine="0"/>
              <w:jc w:val="center"/>
              <w:rPr>
                <w:rFonts w:eastAsia="Calibri"/>
                <w:b/>
                <w:bCs/>
                <w:szCs w:val="28"/>
              </w:rPr>
            </w:pPr>
            <w:r w:rsidRPr="000E47C0">
              <w:rPr>
                <w:b/>
                <w:bCs/>
                <w:szCs w:val="28"/>
              </w:rPr>
              <w:t>Chức danh</w:t>
            </w:r>
          </w:p>
        </w:tc>
        <w:tc>
          <w:tcPr>
            <w:tcW w:w="4252" w:type="dxa"/>
            <w:vAlign w:val="center"/>
          </w:tcPr>
          <w:p w14:paraId="502A4E83" w14:textId="77777777" w:rsidR="00197D5A" w:rsidRPr="000E47C0" w:rsidRDefault="00197D5A" w:rsidP="006047EC">
            <w:pPr>
              <w:spacing w:before="0" w:after="0"/>
              <w:ind w:firstLine="0"/>
              <w:jc w:val="center"/>
              <w:rPr>
                <w:rFonts w:eastAsia="Calibri"/>
                <w:b/>
                <w:bCs/>
                <w:szCs w:val="28"/>
              </w:rPr>
            </w:pPr>
            <w:r w:rsidRPr="000E47C0">
              <w:rPr>
                <w:b/>
                <w:bCs/>
                <w:szCs w:val="28"/>
              </w:rPr>
              <w:t>Mô tả</w:t>
            </w:r>
          </w:p>
        </w:tc>
        <w:tc>
          <w:tcPr>
            <w:tcW w:w="3260" w:type="dxa"/>
            <w:vAlign w:val="center"/>
          </w:tcPr>
          <w:p w14:paraId="0212D5C8" w14:textId="77777777" w:rsidR="00197D5A" w:rsidRPr="000E47C0" w:rsidRDefault="00197D5A" w:rsidP="006047EC">
            <w:pPr>
              <w:spacing w:before="0" w:after="0"/>
              <w:ind w:firstLine="0"/>
              <w:jc w:val="center"/>
              <w:rPr>
                <w:rFonts w:eastAsia="Calibri"/>
                <w:b/>
                <w:bCs/>
                <w:szCs w:val="28"/>
              </w:rPr>
            </w:pPr>
            <w:r w:rsidRPr="000E47C0">
              <w:rPr>
                <w:b/>
                <w:bCs/>
                <w:szCs w:val="28"/>
              </w:rPr>
              <w:t>Vai trò</w:t>
            </w:r>
          </w:p>
        </w:tc>
      </w:tr>
      <w:tr w:rsidR="000E47C0" w:rsidRPr="000E47C0" w14:paraId="376E30BF" w14:textId="77777777" w:rsidTr="006047EC">
        <w:tc>
          <w:tcPr>
            <w:tcW w:w="1555" w:type="dxa"/>
            <w:vAlign w:val="center"/>
          </w:tcPr>
          <w:p w14:paraId="41B1A833" w14:textId="77777777" w:rsidR="00197D5A" w:rsidRPr="000E47C0" w:rsidRDefault="00197D5A" w:rsidP="006047EC">
            <w:pPr>
              <w:spacing w:before="0" w:after="0"/>
              <w:ind w:firstLine="0"/>
              <w:jc w:val="center"/>
              <w:rPr>
                <w:rFonts w:eastAsia="Calibri"/>
                <w:szCs w:val="28"/>
              </w:rPr>
            </w:pPr>
            <w:r w:rsidRPr="000E47C0">
              <w:rPr>
                <w:szCs w:val="28"/>
              </w:rPr>
              <w:t>Hội đồng thành viên (HĐTV)</w:t>
            </w:r>
          </w:p>
        </w:tc>
        <w:tc>
          <w:tcPr>
            <w:tcW w:w="4252" w:type="dxa"/>
            <w:vAlign w:val="center"/>
          </w:tcPr>
          <w:p w14:paraId="578E81F2" w14:textId="77777777" w:rsidR="00197D5A" w:rsidRPr="000E47C0" w:rsidRDefault="00197D5A" w:rsidP="006047EC">
            <w:pPr>
              <w:spacing w:before="0" w:after="0"/>
              <w:ind w:firstLine="0"/>
              <w:rPr>
                <w:rFonts w:eastAsia="Calibri"/>
                <w:szCs w:val="28"/>
              </w:rPr>
            </w:pPr>
            <w:r w:rsidRPr="000E47C0">
              <w:rPr>
                <w:szCs w:val="28"/>
              </w:rPr>
              <w:t>Cơ quan quyết định cao nhất của doanh nghiệp. Thành phần: Người đại diện</w:t>
            </w:r>
          </w:p>
          <w:p w14:paraId="111BFD74" w14:textId="77777777" w:rsidR="00197D5A" w:rsidRPr="000E47C0" w:rsidRDefault="00197D5A" w:rsidP="006047EC">
            <w:pPr>
              <w:spacing w:before="0" w:after="0"/>
              <w:ind w:firstLine="0"/>
              <w:rPr>
                <w:rFonts w:eastAsia="Calibri"/>
                <w:szCs w:val="28"/>
              </w:rPr>
            </w:pPr>
            <w:r w:rsidRPr="000E47C0">
              <w:rPr>
                <w:szCs w:val="28"/>
              </w:rPr>
              <w:t xml:space="preserve"> phần vốn góp của Trường (do cấp có thẩm quyền cử theo cơ chế quản lý phần vốn được Bộ Tài chính, Bộ Nội vụ hướng dẫn) và đại diện nhà đầu tư chiến lược. Chủ tịch HĐTV do HĐTV bầu theo Điều lệ Công ty; người được cử làm đại diện phần vốn của Trường đáp ứng tiêu chuẩn, điều kiện theo quy định (trường hợp áp dụng pháp luật về quản lý và đầu tư vốn nhà nước tại doanh nghiệp thì không là cán bộ, công chức, viên chức theo khoản 4 Điều 4 Nghị định số 181/2026/NĐ-CP). Nguyên tắc biểu quyết: Đa số theo tỷ lệ vốn góp đối với quyết định thông thường; các quyết định quan trọng (tăng/giảm vốn điều lệ, sửa đổi Điều lệ, chuyển nhượng phần vốn, giải thể, sáp nhập) phải có đồng thuận trên 65% tổng số vốn điều lệ.</w:t>
            </w:r>
          </w:p>
        </w:tc>
        <w:tc>
          <w:tcPr>
            <w:tcW w:w="3260" w:type="dxa"/>
            <w:vAlign w:val="center"/>
          </w:tcPr>
          <w:p w14:paraId="79D70B20" w14:textId="77777777" w:rsidR="00197D5A" w:rsidRPr="000E47C0" w:rsidRDefault="00197D5A" w:rsidP="006047EC">
            <w:pPr>
              <w:spacing w:before="0" w:after="0"/>
              <w:ind w:firstLine="0"/>
              <w:rPr>
                <w:rFonts w:eastAsia="Calibri"/>
                <w:szCs w:val="28"/>
              </w:rPr>
            </w:pPr>
            <w:r w:rsidRPr="000E47C0">
              <w:rPr>
                <w:b/>
                <w:bCs/>
                <w:szCs w:val="28"/>
              </w:rPr>
              <w:t>- Quản trị chiến lược:</w:t>
            </w:r>
            <w:r w:rsidRPr="000E47C0">
              <w:rPr>
                <w:szCs w:val="28"/>
              </w:rPr>
              <w:t xml:space="preserve"> Quyết định chiến lược, đầu tư lớn, kế hoạch năm, phân phối lợi nhuận, sửa Điều lệ, nhân sự chủ chốt. Họp định kỳ tối thiểu mỗi quý 1 lần.</w:t>
            </w:r>
          </w:p>
          <w:p w14:paraId="49D2CF79" w14:textId="77777777" w:rsidR="00197D5A" w:rsidRPr="000E47C0" w:rsidRDefault="00197D5A" w:rsidP="006047EC">
            <w:pPr>
              <w:spacing w:before="0" w:after="0"/>
              <w:ind w:firstLine="0"/>
              <w:rPr>
                <w:rFonts w:eastAsia="Calibri"/>
                <w:szCs w:val="28"/>
              </w:rPr>
            </w:pPr>
            <w:r w:rsidRPr="000E47C0">
              <w:rPr>
                <w:b/>
                <w:bCs/>
                <w:szCs w:val="28"/>
              </w:rPr>
              <w:t>- Quản trị thể chế:</w:t>
            </w:r>
            <w:r w:rsidRPr="000E47C0">
              <w:rPr>
                <w:szCs w:val="28"/>
              </w:rPr>
              <w:t xml:space="preserve"> Kiểm soát, hỗ trợ: thẩm định kế hoạch tài chính, kiểm tra tuân thủ pháp luật, quản lý nhân sự và tài sản công.</w:t>
            </w:r>
          </w:p>
        </w:tc>
      </w:tr>
      <w:tr w:rsidR="000E47C0" w:rsidRPr="000E47C0" w14:paraId="0DC5E383" w14:textId="77777777" w:rsidTr="006047EC">
        <w:tc>
          <w:tcPr>
            <w:tcW w:w="1555" w:type="dxa"/>
            <w:vAlign w:val="center"/>
          </w:tcPr>
          <w:p w14:paraId="1950D66C" w14:textId="77777777" w:rsidR="00197D5A" w:rsidRPr="000E47C0" w:rsidRDefault="00197D5A" w:rsidP="006047EC">
            <w:pPr>
              <w:spacing w:before="0" w:after="0"/>
              <w:ind w:firstLine="0"/>
              <w:jc w:val="center"/>
              <w:rPr>
                <w:rFonts w:eastAsia="Calibri"/>
                <w:szCs w:val="28"/>
              </w:rPr>
            </w:pPr>
            <w:r w:rsidRPr="000E47C0">
              <w:rPr>
                <w:szCs w:val="28"/>
              </w:rPr>
              <w:t>Giám đốc</w:t>
            </w:r>
          </w:p>
        </w:tc>
        <w:tc>
          <w:tcPr>
            <w:tcW w:w="4252" w:type="dxa"/>
            <w:vAlign w:val="center"/>
          </w:tcPr>
          <w:p w14:paraId="4D3EA834" w14:textId="77777777" w:rsidR="00197D5A" w:rsidRPr="000E47C0" w:rsidRDefault="00197D5A" w:rsidP="006047EC">
            <w:pPr>
              <w:spacing w:before="0" w:after="0"/>
              <w:ind w:firstLine="0"/>
              <w:rPr>
                <w:rFonts w:eastAsia="Calibri"/>
                <w:szCs w:val="28"/>
              </w:rPr>
            </w:pPr>
            <w:r w:rsidRPr="000E47C0">
              <w:rPr>
                <w:szCs w:val="28"/>
              </w:rPr>
              <w:t>Do HĐTV bổ nhiệm, điều hành hoạt động kinh doanh hằng ngày, chịu trách nhiệm trước HĐTV và pháp luật. Không bắt buộc là ĐKV; lãnh đạo cơ sở đăng kiểm là ĐKV theo Điều 6 Nghị định số 89/2026/NĐ-CP do Phó Giám đốc phụ trách chuyên môn đảm nhiệm</w:t>
            </w:r>
          </w:p>
        </w:tc>
        <w:tc>
          <w:tcPr>
            <w:tcW w:w="3260" w:type="dxa"/>
            <w:vAlign w:val="center"/>
          </w:tcPr>
          <w:p w14:paraId="77C7AADA" w14:textId="77777777" w:rsidR="00197D5A" w:rsidRPr="000E47C0" w:rsidRDefault="00197D5A" w:rsidP="006047EC">
            <w:pPr>
              <w:spacing w:before="0" w:after="0"/>
              <w:ind w:firstLine="0"/>
              <w:rPr>
                <w:rFonts w:eastAsia="Calibri"/>
                <w:szCs w:val="28"/>
              </w:rPr>
            </w:pPr>
            <w:r w:rsidRPr="000E47C0">
              <w:rPr>
                <w:b/>
                <w:bCs/>
                <w:szCs w:val="28"/>
              </w:rPr>
              <w:t>- Quản trị điều hành:</w:t>
            </w:r>
            <w:r w:rsidRPr="000E47C0">
              <w:rPr>
                <w:szCs w:val="28"/>
              </w:rPr>
              <w:t xml:space="preserve"> Điều hành hoạt động kinh doanh hằng ngày trong khuôn khổ kế hoạch được HĐTV phê duyệt, Điều lệ công ty và Quy chế nội bộ.</w:t>
            </w:r>
          </w:p>
          <w:p w14:paraId="41F276D7" w14:textId="77777777" w:rsidR="00197D5A" w:rsidRPr="000E47C0" w:rsidRDefault="00197D5A" w:rsidP="006047EC">
            <w:pPr>
              <w:spacing w:before="0" w:after="0"/>
              <w:ind w:firstLine="0"/>
              <w:rPr>
                <w:rFonts w:eastAsia="Calibri"/>
                <w:szCs w:val="28"/>
              </w:rPr>
            </w:pPr>
            <w:r w:rsidRPr="000E47C0">
              <w:rPr>
                <w:szCs w:val="28"/>
              </w:rPr>
              <w:t>Không được quyết định các vấn đề thuộc thẩm quyền HĐTV; không tự ý thay đổi cơ cấu tổ chức hoặc đầu tư lớn.</w:t>
            </w:r>
          </w:p>
        </w:tc>
      </w:tr>
      <w:tr w:rsidR="000E47C0" w:rsidRPr="000E47C0" w14:paraId="5D6EC9E2" w14:textId="77777777" w:rsidTr="006047EC">
        <w:tc>
          <w:tcPr>
            <w:tcW w:w="1555" w:type="dxa"/>
            <w:vAlign w:val="center"/>
          </w:tcPr>
          <w:p w14:paraId="7BB5BE0D" w14:textId="77777777" w:rsidR="00197D5A" w:rsidRPr="000E47C0" w:rsidRDefault="00197D5A" w:rsidP="006047EC">
            <w:pPr>
              <w:spacing w:before="0" w:after="0"/>
              <w:ind w:firstLine="0"/>
              <w:jc w:val="center"/>
              <w:rPr>
                <w:rFonts w:eastAsia="Calibri"/>
                <w:szCs w:val="28"/>
              </w:rPr>
            </w:pPr>
            <w:r w:rsidRPr="000E47C0">
              <w:rPr>
                <w:szCs w:val="28"/>
              </w:rPr>
              <w:t>Kiểm soát viên</w:t>
            </w:r>
          </w:p>
        </w:tc>
        <w:tc>
          <w:tcPr>
            <w:tcW w:w="4252" w:type="dxa"/>
            <w:vAlign w:val="center"/>
          </w:tcPr>
          <w:p w14:paraId="0648F209" w14:textId="77777777" w:rsidR="00197D5A" w:rsidRPr="000E47C0" w:rsidRDefault="00197D5A" w:rsidP="006047EC">
            <w:pPr>
              <w:spacing w:before="0" w:after="0"/>
              <w:ind w:firstLine="0"/>
              <w:rPr>
                <w:rFonts w:eastAsia="Calibri"/>
                <w:szCs w:val="28"/>
              </w:rPr>
            </w:pPr>
            <w:del w:id="50" w:author="Nội dung điều chỉnh (Claude)" w:date="2026-10-24T19:53:00Z">
              <w:r w:rsidRPr="000E47C0">
                <w:rPr>
                  <w:szCs w:val="28"/>
                </w:rPr>
                <w:delText>Do cơ quan đại diện chủ sở hữu, cơ quan nhà nước có thẩm quyền bổ nhiệm, bổ nhiệm lại, miễn nhiệm,</w:delText>
              </w:r>
            </w:del>
            <w:ins w:id="51" w:author="Nội dung điều chỉnh (Claude)" w:date="2026-10-24T19:53:00Z">
              <w:r w:rsidRPr="000E47C0">
                <w:rPr>
                  <w:szCs w:val="28"/>
                </w:rPr>
                <w:t>Do Hội đồng thành viên bổ nhiệm, miễn nhiệm theo Điều lệ Công ty (trường hợp áp dụng cơ chế quản lý vốn nhà nước tại doanh nghiệp thì thực hiện theo quyết định của cơ quan có thẩm quyền);</w:t>
              </w:r>
            </w:ins>
            <w:r w:rsidRPr="000E47C0">
              <w:rPr>
                <w:szCs w:val="28"/>
              </w:rPr>
              <w:t xml:space="preserve"> giám sát độc lập việc quản lý tài chính, tuân thủ pháp luật và thực hiện Điều lệ Công ty</w:t>
            </w:r>
          </w:p>
        </w:tc>
        <w:tc>
          <w:tcPr>
            <w:tcW w:w="3260" w:type="dxa"/>
            <w:vAlign w:val="center"/>
          </w:tcPr>
          <w:p w14:paraId="3779F9BE" w14:textId="77777777" w:rsidR="00197D5A" w:rsidRPr="000E47C0" w:rsidRDefault="00197D5A" w:rsidP="006047EC">
            <w:pPr>
              <w:spacing w:before="0" w:after="0"/>
              <w:ind w:firstLine="0"/>
              <w:rPr>
                <w:rFonts w:eastAsia="Calibri"/>
                <w:szCs w:val="28"/>
              </w:rPr>
            </w:pPr>
            <w:r w:rsidRPr="000E47C0">
              <w:rPr>
                <w:szCs w:val="28"/>
              </w:rPr>
              <w:t>Thực hiện nhiệm vụ, quyền hạn giám sát độc lập việc quản lý tài chính, tuân thủ pháp luật và thực hiện Điều lệ Công ty</w:t>
            </w:r>
          </w:p>
        </w:tc>
      </w:tr>
      <w:tr w:rsidR="000E47C0" w:rsidRPr="000E47C0" w14:paraId="4F461C16" w14:textId="77777777" w:rsidTr="006047EC">
        <w:tc>
          <w:tcPr>
            <w:tcW w:w="1555" w:type="dxa"/>
            <w:vAlign w:val="center"/>
          </w:tcPr>
          <w:p w14:paraId="7E43D776" w14:textId="77777777" w:rsidR="00197D5A" w:rsidRPr="000E47C0" w:rsidRDefault="00197D5A" w:rsidP="006047EC">
            <w:pPr>
              <w:spacing w:before="0" w:after="0"/>
              <w:ind w:firstLine="0"/>
              <w:jc w:val="center"/>
              <w:rPr>
                <w:rFonts w:eastAsia="Calibri"/>
                <w:szCs w:val="28"/>
              </w:rPr>
            </w:pPr>
            <w:r w:rsidRPr="000E47C0">
              <w:rPr>
                <w:szCs w:val="28"/>
              </w:rPr>
              <w:t>Người đại diện theo pháp luật</w:t>
            </w:r>
          </w:p>
        </w:tc>
        <w:tc>
          <w:tcPr>
            <w:tcW w:w="4252" w:type="dxa"/>
            <w:vAlign w:val="center"/>
          </w:tcPr>
          <w:p w14:paraId="0BADCD72" w14:textId="77777777" w:rsidR="00197D5A" w:rsidRPr="000E47C0" w:rsidRDefault="00197D5A" w:rsidP="006047EC">
            <w:pPr>
              <w:spacing w:before="0" w:after="0"/>
              <w:ind w:firstLine="0"/>
              <w:rPr>
                <w:rFonts w:eastAsia="Calibri"/>
                <w:szCs w:val="28"/>
              </w:rPr>
            </w:pPr>
            <w:r w:rsidRPr="000E47C0">
              <w:rPr>
                <w:szCs w:val="28"/>
              </w:rPr>
              <w:t>Chủ tịch HĐTV hoặc Giám đốc được quy định cụ thể trong Điều lệ Công ty</w:t>
            </w:r>
          </w:p>
        </w:tc>
        <w:tc>
          <w:tcPr>
            <w:tcW w:w="3260" w:type="dxa"/>
            <w:vAlign w:val="center"/>
          </w:tcPr>
          <w:p w14:paraId="25AF4065" w14:textId="77777777" w:rsidR="00197D5A" w:rsidRPr="000E47C0" w:rsidRDefault="00197D5A" w:rsidP="006047EC">
            <w:pPr>
              <w:spacing w:before="0" w:after="0"/>
              <w:ind w:firstLine="0"/>
              <w:rPr>
                <w:rFonts w:eastAsia="Calibri"/>
                <w:szCs w:val="28"/>
              </w:rPr>
            </w:pPr>
            <w:r w:rsidRPr="000E47C0">
              <w:rPr>
                <w:szCs w:val="28"/>
              </w:rPr>
              <w:t>Thực hiện nhiệm vụ, quyền hạn người đại diện theo quy định của pháp luật và Điều lệ Công ty</w:t>
            </w:r>
          </w:p>
        </w:tc>
      </w:tr>
      <w:tr w:rsidR="000E47C0" w:rsidRPr="000E47C0" w14:paraId="79FA2AF3" w14:textId="77777777" w:rsidTr="006047EC">
        <w:trPr>
          <w:trHeight w:val="1305"/>
        </w:trPr>
        <w:tc>
          <w:tcPr>
            <w:tcW w:w="1555" w:type="dxa"/>
            <w:vAlign w:val="center"/>
          </w:tcPr>
          <w:p w14:paraId="4FB05713" w14:textId="77777777" w:rsidR="00197D5A" w:rsidRPr="000E47C0" w:rsidRDefault="00197D5A" w:rsidP="006047EC">
            <w:pPr>
              <w:spacing w:before="0" w:after="0"/>
              <w:ind w:firstLine="0"/>
              <w:jc w:val="center"/>
              <w:rPr>
                <w:rFonts w:eastAsia="Calibri"/>
                <w:szCs w:val="28"/>
              </w:rPr>
            </w:pPr>
            <w:r w:rsidRPr="000E47C0">
              <w:rPr>
                <w:szCs w:val="28"/>
              </w:rPr>
              <w:t>Cơ cấu tổ chức tác nghiệp</w:t>
            </w:r>
          </w:p>
        </w:tc>
        <w:tc>
          <w:tcPr>
            <w:tcW w:w="4252" w:type="dxa"/>
            <w:vAlign w:val="center"/>
          </w:tcPr>
          <w:p w14:paraId="3B096100" w14:textId="77777777" w:rsidR="00197D5A" w:rsidRPr="000E47C0" w:rsidRDefault="00197D5A" w:rsidP="006047EC">
            <w:pPr>
              <w:spacing w:before="0" w:after="0"/>
              <w:ind w:firstLine="0"/>
              <w:rPr>
                <w:rFonts w:eastAsia="Calibri"/>
                <w:szCs w:val="28"/>
              </w:rPr>
            </w:pPr>
            <w:r w:rsidRPr="000E47C0">
              <w:rPr>
                <w:szCs w:val="28"/>
              </w:rPr>
              <w:t>Bộ phận Kiểm định (đăng kiểm viên) và Bộ phận Văn phòng (kế toán, nhân viên nghiệp vụ, kỹ thuật, bảo vệ) theo đúng cơ cấu tối thiểu tại Điều 9 Nghị định số 89/2026/NĐ-CP</w:t>
            </w:r>
          </w:p>
        </w:tc>
        <w:tc>
          <w:tcPr>
            <w:tcW w:w="3260" w:type="dxa"/>
            <w:vAlign w:val="center"/>
          </w:tcPr>
          <w:p w14:paraId="71DB0275" w14:textId="77777777" w:rsidR="00197D5A" w:rsidRPr="000E47C0" w:rsidRDefault="00197D5A" w:rsidP="006047EC">
            <w:pPr>
              <w:spacing w:before="0" w:after="0"/>
              <w:ind w:firstLine="0"/>
              <w:jc w:val="left"/>
              <w:rPr>
                <w:rFonts w:eastAsia="Calibri"/>
                <w:szCs w:val="28"/>
              </w:rPr>
            </w:pPr>
          </w:p>
        </w:tc>
      </w:tr>
    </w:tbl>
    <w:p w14:paraId="0D4EB493" w14:textId="77777777" w:rsidR="00197D5A" w:rsidRPr="000E47C0" w:rsidRDefault="00197D5A" w:rsidP="00197D5A">
      <w:pPr>
        <w:rPr>
          <w:lang w:val="nl-BE"/>
        </w:rPr>
      </w:pPr>
      <w:r w:rsidRPr="000E47C0">
        <w:rPr>
          <w:lang w:val="nl-BE"/>
        </w:rPr>
        <w:t>* Để bảo đảm kiểm soát chặt chẽ Điều lệ và Quy chế Công ty xác định phân quyền theo Ma trận RACI cho các quyết định quản trị chủ yếu, trong đó: A = Accountable (chịu trách nhiệm cuối cùng), R = Responsible (trực tiếp thực hiện), C = Consulted (được tham vấn), I = Informed (được thông tin, báo cáo). Cụ thể tại Bảng sau:</w:t>
      </w:r>
    </w:p>
    <w:p w14:paraId="1F722E77" w14:textId="77777777" w:rsidR="00197D5A" w:rsidRPr="000E47C0" w:rsidRDefault="00197D5A" w:rsidP="00197D5A">
      <w:pPr>
        <w:pStyle w:val="tnbng"/>
        <w:rPr>
          <w:color w:val="auto"/>
        </w:rPr>
      </w:pPr>
      <w:bookmarkStart w:id="52" w:name="_Toc238544020"/>
      <w:r w:rsidRPr="000E47C0">
        <w:rPr>
          <w:color w:val="auto"/>
        </w:rPr>
        <w:t>Bảng 8. Ma trận phân quyền RACI cho các quyết định chủ yếu</w:t>
      </w:r>
      <w:bookmarkEnd w:id="52"/>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048"/>
        <w:gridCol w:w="992"/>
        <w:gridCol w:w="1417"/>
        <w:gridCol w:w="1559"/>
      </w:tblGrid>
      <w:tr w:rsidR="000E47C0" w:rsidRPr="000E47C0" w14:paraId="521C4C9F" w14:textId="77777777" w:rsidTr="0035199D">
        <w:trPr>
          <w:trHeight w:val="949"/>
        </w:trPr>
        <w:tc>
          <w:tcPr>
            <w:tcW w:w="3964" w:type="dxa"/>
            <w:vAlign w:val="center"/>
          </w:tcPr>
          <w:p w14:paraId="7A6D5482" w14:textId="77777777" w:rsidR="00197D5A" w:rsidRPr="000E47C0" w:rsidRDefault="00197D5A" w:rsidP="006047EC">
            <w:pPr>
              <w:spacing w:before="0" w:after="0"/>
              <w:ind w:firstLine="0"/>
              <w:jc w:val="center"/>
              <w:rPr>
                <w:rFonts w:eastAsia="Calibri"/>
                <w:b/>
                <w:bCs/>
                <w:szCs w:val="28"/>
              </w:rPr>
            </w:pPr>
            <w:r w:rsidRPr="000E47C0">
              <w:rPr>
                <w:b/>
                <w:bCs/>
                <w:szCs w:val="28"/>
              </w:rPr>
              <w:t>Nội dung quyết định</w:t>
            </w:r>
          </w:p>
        </w:tc>
        <w:tc>
          <w:tcPr>
            <w:tcW w:w="1048" w:type="dxa"/>
            <w:vAlign w:val="center"/>
          </w:tcPr>
          <w:p w14:paraId="4F4FF1CB" w14:textId="77777777" w:rsidR="00197D5A" w:rsidRPr="000E47C0" w:rsidRDefault="00197D5A" w:rsidP="006047EC">
            <w:pPr>
              <w:spacing w:before="0" w:after="0"/>
              <w:ind w:firstLine="0"/>
              <w:jc w:val="center"/>
              <w:rPr>
                <w:rFonts w:eastAsia="Calibri"/>
                <w:b/>
                <w:bCs/>
                <w:szCs w:val="28"/>
              </w:rPr>
            </w:pPr>
            <w:r w:rsidRPr="000E47C0">
              <w:rPr>
                <w:b/>
                <w:bCs/>
                <w:szCs w:val="28"/>
              </w:rPr>
              <w:t xml:space="preserve">HĐTV </w:t>
            </w:r>
          </w:p>
        </w:tc>
        <w:tc>
          <w:tcPr>
            <w:tcW w:w="992" w:type="dxa"/>
            <w:vAlign w:val="center"/>
          </w:tcPr>
          <w:p w14:paraId="48FBC83F" w14:textId="77777777" w:rsidR="00197D5A" w:rsidRPr="000E47C0" w:rsidRDefault="00197D5A" w:rsidP="006047EC">
            <w:pPr>
              <w:spacing w:before="0" w:after="0"/>
              <w:ind w:firstLine="0"/>
              <w:jc w:val="center"/>
              <w:rPr>
                <w:rFonts w:eastAsia="Calibri"/>
                <w:b/>
                <w:bCs/>
                <w:szCs w:val="28"/>
              </w:rPr>
            </w:pPr>
            <w:r w:rsidRPr="000E47C0">
              <w:rPr>
                <w:b/>
                <w:bCs/>
                <w:szCs w:val="28"/>
              </w:rPr>
              <w:t>Giám đốc</w:t>
            </w:r>
          </w:p>
        </w:tc>
        <w:tc>
          <w:tcPr>
            <w:tcW w:w="1417" w:type="dxa"/>
            <w:vAlign w:val="center"/>
          </w:tcPr>
          <w:p w14:paraId="7E3DE802" w14:textId="77777777" w:rsidR="00197D5A" w:rsidRPr="000E47C0" w:rsidRDefault="00197D5A" w:rsidP="006047EC">
            <w:pPr>
              <w:spacing w:before="0" w:after="0"/>
              <w:ind w:firstLine="0"/>
              <w:jc w:val="center"/>
              <w:rPr>
                <w:rFonts w:eastAsia="Calibri"/>
                <w:b/>
                <w:bCs/>
                <w:szCs w:val="28"/>
              </w:rPr>
            </w:pPr>
            <w:r w:rsidRPr="000E47C0">
              <w:rPr>
                <w:b/>
                <w:bCs/>
                <w:szCs w:val="28"/>
              </w:rPr>
              <w:t>Kiểm soát viên</w:t>
            </w:r>
          </w:p>
        </w:tc>
        <w:tc>
          <w:tcPr>
            <w:tcW w:w="1559" w:type="dxa"/>
            <w:vAlign w:val="center"/>
          </w:tcPr>
          <w:p w14:paraId="27FA8DBD" w14:textId="77777777" w:rsidR="00197D5A" w:rsidRPr="000E47C0" w:rsidRDefault="00197D5A" w:rsidP="006047EC">
            <w:pPr>
              <w:spacing w:before="0" w:after="0"/>
              <w:ind w:firstLine="0"/>
              <w:jc w:val="center"/>
              <w:rPr>
                <w:rFonts w:eastAsia="Calibri"/>
                <w:b/>
                <w:bCs/>
                <w:szCs w:val="28"/>
              </w:rPr>
            </w:pPr>
            <w:r w:rsidRPr="000E47C0">
              <w:rPr>
                <w:b/>
                <w:bCs/>
                <w:szCs w:val="28"/>
              </w:rPr>
              <w:t>Bộ phận tác nghiệp</w:t>
            </w:r>
          </w:p>
        </w:tc>
      </w:tr>
      <w:tr w:rsidR="000E47C0" w:rsidRPr="000E47C0" w14:paraId="5FA7CA01" w14:textId="77777777" w:rsidTr="0035199D">
        <w:trPr>
          <w:trHeight w:val="510"/>
        </w:trPr>
        <w:tc>
          <w:tcPr>
            <w:tcW w:w="3964" w:type="dxa"/>
            <w:vAlign w:val="center"/>
          </w:tcPr>
          <w:p w14:paraId="22B45C1C" w14:textId="77777777" w:rsidR="00197D5A" w:rsidRPr="000E47C0" w:rsidRDefault="00197D5A" w:rsidP="006047EC">
            <w:pPr>
              <w:spacing w:before="0" w:after="0"/>
              <w:ind w:firstLine="0"/>
              <w:rPr>
                <w:rFonts w:eastAsia="Calibri"/>
                <w:szCs w:val="28"/>
              </w:rPr>
            </w:pPr>
            <w:r w:rsidRPr="000E47C0">
              <w:rPr>
                <w:szCs w:val="28"/>
              </w:rPr>
              <w:t>Chiến lược phát triển trung hạn</w:t>
            </w:r>
          </w:p>
        </w:tc>
        <w:tc>
          <w:tcPr>
            <w:tcW w:w="1048" w:type="dxa"/>
            <w:vAlign w:val="center"/>
          </w:tcPr>
          <w:p w14:paraId="7C3E6AAC"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018F33C9"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6DC25DB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4912791"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4DBD11C2" w14:textId="77777777" w:rsidTr="0035199D">
        <w:trPr>
          <w:trHeight w:val="510"/>
        </w:trPr>
        <w:tc>
          <w:tcPr>
            <w:tcW w:w="3964" w:type="dxa"/>
            <w:vAlign w:val="center"/>
          </w:tcPr>
          <w:p w14:paraId="42FD6A85" w14:textId="77777777" w:rsidR="00197D5A" w:rsidRPr="000E47C0" w:rsidRDefault="00197D5A" w:rsidP="006047EC">
            <w:pPr>
              <w:spacing w:before="0" w:after="0"/>
              <w:ind w:firstLine="0"/>
              <w:rPr>
                <w:rFonts w:eastAsia="Calibri"/>
                <w:szCs w:val="28"/>
              </w:rPr>
            </w:pPr>
            <w:r w:rsidRPr="000E47C0">
              <w:rPr>
                <w:szCs w:val="28"/>
              </w:rPr>
              <w:t>Kế hoạch kinh doanh năm</w:t>
            </w:r>
          </w:p>
        </w:tc>
        <w:tc>
          <w:tcPr>
            <w:tcW w:w="1048" w:type="dxa"/>
            <w:vAlign w:val="center"/>
          </w:tcPr>
          <w:p w14:paraId="0EEC4836"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199AF591"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68CB8D1F"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63F1C91C"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6A7AA315" w14:textId="77777777" w:rsidTr="0035199D">
        <w:trPr>
          <w:trHeight w:val="510"/>
        </w:trPr>
        <w:tc>
          <w:tcPr>
            <w:tcW w:w="3964" w:type="dxa"/>
            <w:vAlign w:val="center"/>
          </w:tcPr>
          <w:p w14:paraId="695F3077" w14:textId="77777777" w:rsidR="00197D5A" w:rsidRPr="000E47C0" w:rsidRDefault="00197D5A" w:rsidP="006047EC">
            <w:pPr>
              <w:spacing w:before="0" w:after="0"/>
              <w:ind w:firstLine="0"/>
              <w:rPr>
                <w:rFonts w:eastAsia="Calibri"/>
                <w:szCs w:val="28"/>
              </w:rPr>
            </w:pPr>
            <w:r w:rsidRPr="000E47C0">
              <w:rPr>
                <w:szCs w:val="28"/>
              </w:rPr>
              <w:t>Tuyển dụng Lãnh đạo (Giám đốc, Phó Giám đốc, Trưởng bộ phận)</w:t>
            </w:r>
          </w:p>
        </w:tc>
        <w:tc>
          <w:tcPr>
            <w:tcW w:w="1048" w:type="dxa"/>
            <w:vAlign w:val="center"/>
          </w:tcPr>
          <w:p w14:paraId="03D34224"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5A9D0AAF"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55AFD0D6"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4EB85D8"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5294265F" w14:textId="77777777" w:rsidTr="0035199D">
        <w:trPr>
          <w:trHeight w:val="510"/>
        </w:trPr>
        <w:tc>
          <w:tcPr>
            <w:tcW w:w="3964" w:type="dxa"/>
            <w:vAlign w:val="center"/>
          </w:tcPr>
          <w:p w14:paraId="7DCF40E1" w14:textId="77777777" w:rsidR="00197D5A" w:rsidRPr="000E47C0" w:rsidRDefault="00197D5A" w:rsidP="006047EC">
            <w:pPr>
              <w:spacing w:before="0" w:after="0"/>
              <w:ind w:firstLine="0"/>
              <w:rPr>
                <w:rFonts w:eastAsia="Calibri"/>
                <w:szCs w:val="28"/>
              </w:rPr>
            </w:pPr>
            <w:r w:rsidRPr="000E47C0">
              <w:rPr>
                <w:szCs w:val="28"/>
              </w:rPr>
              <w:t>Tuyển dụng ĐKV và nhân viên</w:t>
            </w:r>
          </w:p>
        </w:tc>
        <w:tc>
          <w:tcPr>
            <w:tcW w:w="1048" w:type="dxa"/>
            <w:vAlign w:val="center"/>
          </w:tcPr>
          <w:p w14:paraId="12F8F94B"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992" w:type="dxa"/>
            <w:vAlign w:val="center"/>
          </w:tcPr>
          <w:p w14:paraId="748067F8"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7D2177FF"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080568DA"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56BF8E6C" w14:textId="77777777" w:rsidTr="0035199D">
        <w:trPr>
          <w:trHeight w:val="510"/>
        </w:trPr>
        <w:tc>
          <w:tcPr>
            <w:tcW w:w="3964" w:type="dxa"/>
            <w:vAlign w:val="center"/>
          </w:tcPr>
          <w:p w14:paraId="1890E6AD" w14:textId="77777777" w:rsidR="00197D5A" w:rsidRPr="000E47C0" w:rsidRDefault="00197D5A" w:rsidP="006047EC">
            <w:pPr>
              <w:spacing w:before="0" w:after="0"/>
              <w:ind w:firstLine="0"/>
              <w:rPr>
                <w:rFonts w:eastAsia="Calibri"/>
                <w:szCs w:val="28"/>
              </w:rPr>
            </w:pPr>
            <w:r w:rsidRPr="000E47C0">
              <w:rPr>
                <w:szCs w:val="28"/>
              </w:rPr>
              <w:t>Hợp tác với nhà đầu tư (ký hợp đồng lớn)</w:t>
            </w:r>
          </w:p>
        </w:tc>
        <w:tc>
          <w:tcPr>
            <w:tcW w:w="1048" w:type="dxa"/>
            <w:vAlign w:val="center"/>
          </w:tcPr>
          <w:p w14:paraId="09EE3E5D"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13DB1C27"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57D3B7A5"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7039069C"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68E7BE19" w14:textId="77777777" w:rsidTr="0035199D">
        <w:trPr>
          <w:trHeight w:val="510"/>
        </w:trPr>
        <w:tc>
          <w:tcPr>
            <w:tcW w:w="3964" w:type="dxa"/>
            <w:vAlign w:val="center"/>
          </w:tcPr>
          <w:p w14:paraId="0DC7B9E7" w14:textId="77777777" w:rsidR="00197D5A" w:rsidRPr="000E47C0" w:rsidRDefault="00197D5A" w:rsidP="006047EC">
            <w:pPr>
              <w:spacing w:before="0" w:after="0"/>
              <w:ind w:firstLine="0"/>
              <w:rPr>
                <w:rFonts w:eastAsia="Calibri"/>
                <w:szCs w:val="28"/>
              </w:rPr>
            </w:pPr>
            <w:r w:rsidRPr="000E47C0">
              <w:rPr>
                <w:szCs w:val="28"/>
              </w:rPr>
              <w:t>Quản lý nghiệp vụ kiểm định hằng ngày</w:t>
            </w:r>
          </w:p>
        </w:tc>
        <w:tc>
          <w:tcPr>
            <w:tcW w:w="1048" w:type="dxa"/>
            <w:vAlign w:val="center"/>
          </w:tcPr>
          <w:p w14:paraId="42337F47"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992" w:type="dxa"/>
            <w:vAlign w:val="center"/>
          </w:tcPr>
          <w:p w14:paraId="4CA68EA6"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2CBB5790"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2A1B0050" w14:textId="77777777" w:rsidR="00197D5A" w:rsidRPr="000E47C0" w:rsidRDefault="00197D5A" w:rsidP="006047EC">
            <w:pPr>
              <w:spacing w:before="0" w:after="0"/>
              <w:ind w:firstLine="0"/>
              <w:jc w:val="center"/>
              <w:rPr>
                <w:rFonts w:eastAsia="Calibri"/>
                <w:szCs w:val="28"/>
              </w:rPr>
            </w:pPr>
            <w:r w:rsidRPr="000E47C0">
              <w:rPr>
                <w:szCs w:val="28"/>
              </w:rPr>
              <w:t>R</w:t>
            </w:r>
          </w:p>
        </w:tc>
      </w:tr>
      <w:tr w:rsidR="000E47C0" w:rsidRPr="000E47C0" w14:paraId="5F4141C1" w14:textId="77777777" w:rsidTr="0035199D">
        <w:trPr>
          <w:trHeight w:val="510"/>
        </w:trPr>
        <w:tc>
          <w:tcPr>
            <w:tcW w:w="3964" w:type="dxa"/>
            <w:vAlign w:val="center"/>
          </w:tcPr>
          <w:p w14:paraId="1D74B866" w14:textId="77777777" w:rsidR="00197D5A" w:rsidRPr="000E47C0" w:rsidRDefault="00197D5A" w:rsidP="006047EC">
            <w:pPr>
              <w:spacing w:before="0" w:after="0"/>
              <w:ind w:firstLine="0"/>
              <w:rPr>
                <w:rFonts w:eastAsia="Calibri"/>
                <w:szCs w:val="28"/>
              </w:rPr>
            </w:pPr>
            <w:r w:rsidRPr="000E47C0">
              <w:rPr>
                <w:szCs w:val="28"/>
              </w:rPr>
              <w:t>Kiểm soát chất lượng dịch vụ</w:t>
            </w:r>
          </w:p>
        </w:tc>
        <w:tc>
          <w:tcPr>
            <w:tcW w:w="1048" w:type="dxa"/>
            <w:vAlign w:val="center"/>
          </w:tcPr>
          <w:p w14:paraId="21D2E97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992" w:type="dxa"/>
            <w:vAlign w:val="center"/>
          </w:tcPr>
          <w:p w14:paraId="335232FF"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737B3B26"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59990AD4" w14:textId="77777777" w:rsidR="00197D5A" w:rsidRPr="000E47C0" w:rsidRDefault="00197D5A" w:rsidP="006047EC">
            <w:pPr>
              <w:spacing w:before="0" w:after="0"/>
              <w:ind w:firstLine="0"/>
              <w:jc w:val="center"/>
              <w:rPr>
                <w:rFonts w:eastAsia="Calibri"/>
                <w:szCs w:val="28"/>
              </w:rPr>
            </w:pPr>
            <w:r w:rsidRPr="000E47C0">
              <w:rPr>
                <w:szCs w:val="28"/>
              </w:rPr>
              <w:t>R</w:t>
            </w:r>
          </w:p>
        </w:tc>
      </w:tr>
      <w:tr w:rsidR="000E47C0" w:rsidRPr="000E47C0" w14:paraId="78A44F7C" w14:textId="77777777" w:rsidTr="0035199D">
        <w:trPr>
          <w:trHeight w:val="510"/>
        </w:trPr>
        <w:tc>
          <w:tcPr>
            <w:tcW w:w="3964" w:type="dxa"/>
            <w:vAlign w:val="center"/>
          </w:tcPr>
          <w:p w14:paraId="658461AD" w14:textId="77777777" w:rsidR="00197D5A" w:rsidRPr="000E47C0" w:rsidRDefault="00197D5A" w:rsidP="006047EC">
            <w:pPr>
              <w:spacing w:before="0" w:after="0"/>
              <w:ind w:firstLine="0"/>
              <w:rPr>
                <w:rFonts w:eastAsia="Calibri"/>
                <w:szCs w:val="28"/>
              </w:rPr>
            </w:pPr>
            <w:r w:rsidRPr="000E47C0">
              <w:rPr>
                <w:szCs w:val="28"/>
              </w:rPr>
              <w:t>Phân phối lợi nhuận</w:t>
            </w:r>
          </w:p>
        </w:tc>
        <w:tc>
          <w:tcPr>
            <w:tcW w:w="1048" w:type="dxa"/>
            <w:vAlign w:val="center"/>
          </w:tcPr>
          <w:p w14:paraId="22A41E83"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0D335A5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061C76EC"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0D0AF6A2"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13B7563A" w14:textId="77777777" w:rsidTr="0035199D">
        <w:trPr>
          <w:trHeight w:val="510"/>
        </w:trPr>
        <w:tc>
          <w:tcPr>
            <w:tcW w:w="3964" w:type="dxa"/>
            <w:vAlign w:val="center"/>
          </w:tcPr>
          <w:p w14:paraId="528A2F72" w14:textId="77777777" w:rsidR="00197D5A" w:rsidRPr="000E47C0" w:rsidRDefault="00197D5A" w:rsidP="006047EC">
            <w:pPr>
              <w:spacing w:before="0" w:after="0"/>
              <w:ind w:firstLine="0"/>
              <w:rPr>
                <w:rFonts w:eastAsia="Calibri"/>
                <w:szCs w:val="28"/>
              </w:rPr>
            </w:pPr>
            <w:r w:rsidRPr="000E47C0">
              <w:rPr>
                <w:szCs w:val="28"/>
              </w:rPr>
              <w:t>Quản lý, sử dụng tài sản của Công ty (tài sản công của Trường do Hiệu trưởng, cấp có thẩm quyền quyết định theo pháp luật về quản lý, sử dụng tài sản công)</w:t>
            </w:r>
          </w:p>
        </w:tc>
        <w:tc>
          <w:tcPr>
            <w:tcW w:w="1048" w:type="dxa"/>
            <w:vAlign w:val="center"/>
          </w:tcPr>
          <w:p w14:paraId="1A4B1BBB"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4E739D5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4466F1BC"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3C5493D0"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39A170CA" w14:textId="77777777" w:rsidTr="0035199D">
        <w:trPr>
          <w:trHeight w:val="510"/>
        </w:trPr>
        <w:tc>
          <w:tcPr>
            <w:tcW w:w="3964" w:type="dxa"/>
            <w:vAlign w:val="center"/>
          </w:tcPr>
          <w:p w14:paraId="7B73A35E" w14:textId="77777777" w:rsidR="00197D5A" w:rsidRPr="000E47C0" w:rsidRDefault="00197D5A" w:rsidP="006047EC">
            <w:pPr>
              <w:spacing w:before="0" w:after="0"/>
              <w:ind w:firstLine="0"/>
              <w:rPr>
                <w:rFonts w:eastAsia="Calibri"/>
                <w:szCs w:val="28"/>
              </w:rPr>
            </w:pPr>
            <w:r w:rsidRPr="000E47C0">
              <w:rPr>
                <w:szCs w:val="28"/>
              </w:rPr>
              <w:t>Báo cáo rủi ro định kỳ</w:t>
            </w:r>
          </w:p>
        </w:tc>
        <w:tc>
          <w:tcPr>
            <w:tcW w:w="1048" w:type="dxa"/>
            <w:vAlign w:val="center"/>
          </w:tcPr>
          <w:p w14:paraId="1E4F451C"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992" w:type="dxa"/>
            <w:vAlign w:val="center"/>
          </w:tcPr>
          <w:p w14:paraId="621B15AB"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441B1A7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ED201F1" w14:textId="77777777" w:rsidR="00197D5A" w:rsidRPr="000E47C0" w:rsidRDefault="00197D5A" w:rsidP="006047EC">
            <w:pPr>
              <w:spacing w:before="0" w:after="0"/>
              <w:ind w:firstLine="0"/>
              <w:jc w:val="center"/>
              <w:rPr>
                <w:rFonts w:eastAsia="Calibri"/>
                <w:szCs w:val="28"/>
              </w:rPr>
            </w:pPr>
            <w:r w:rsidRPr="000E47C0">
              <w:rPr>
                <w:szCs w:val="28"/>
              </w:rPr>
              <w:t>I</w:t>
            </w:r>
          </w:p>
        </w:tc>
      </w:tr>
    </w:tbl>
    <w:p w14:paraId="0170C0FD" w14:textId="77777777" w:rsidR="00197D5A" w:rsidRPr="000E47C0" w:rsidRDefault="00197D5A" w:rsidP="00197D5A">
      <w:pPr>
        <w:rPr>
          <w:lang w:val="nl-BE"/>
        </w:rPr>
      </w:pPr>
      <w:r w:rsidRPr="000E47C0">
        <w:rPr>
          <w:b/>
          <w:bCs/>
          <w:lang w:val="nl-BE"/>
        </w:rPr>
        <w:t>Nguyên tắc:</w:t>
      </w:r>
      <w:r w:rsidRPr="000E47C0">
        <w:rPr>
          <w:lang w:val="nl-BE"/>
        </w:rPr>
        <w:t xml:space="preserve"> Không một chủ thể nào đồng thời là A và R và không có cơ chế kiểm tra; mỗi quyết định có đúng một chủ thể là A (Accountable) để tránh tình trạng nhiều chủ thể cùng quyết định nhưng không ai chịu trách nhiệm cuối cùng.</w:t>
      </w:r>
    </w:p>
    <w:p w14:paraId="5DA867F3" w14:textId="77777777" w:rsidR="00197D5A" w:rsidRPr="000E47C0" w:rsidRDefault="00197D5A" w:rsidP="00197D5A">
      <w:pPr>
        <w:rPr>
          <w:b/>
          <w:bCs/>
          <w:lang w:val="nl-BE"/>
        </w:rPr>
      </w:pPr>
      <w:r w:rsidRPr="000E47C0">
        <w:rPr>
          <w:b/>
          <w:bCs/>
          <w:lang w:val="nl-BE"/>
        </w:rPr>
        <w:t>b) Sơ đồ tổ chức Công ty</w:t>
      </w:r>
    </w:p>
    <w:p w14:paraId="20A8BE68" w14:textId="77777777" w:rsidR="00197D5A" w:rsidRPr="000E47C0" w:rsidRDefault="00197D5A" w:rsidP="006E4455">
      <w:pPr>
        <w:ind w:firstLine="0"/>
        <w:rPr>
          <w:rFonts w:asciiTheme="majorHAnsi" w:hAnsiTheme="majorHAnsi" w:cstheme="majorHAnsi"/>
          <w:szCs w:val="28"/>
          <w:lang w:val="nl-BE"/>
        </w:rPr>
      </w:pPr>
      <w:r w:rsidRPr="000E47C0">
        <w:rPr>
          <w:rFonts w:asciiTheme="majorHAnsi" w:hAnsiTheme="majorHAnsi" w:cstheme="majorHAnsi"/>
          <w:noProof/>
          <w:szCs w:val="28"/>
          <w:lang w:val="vi-VN" w:eastAsia="vi-VN"/>
        </w:rPr>
        <mc:AlternateContent>
          <mc:Choice Requires="wpc">
            <w:drawing>
              <wp:inline distT="0" distB="0" distL="0" distR="0" wp14:anchorId="7005C20F" wp14:editId="27F2B4A2">
                <wp:extent cx="5698490" cy="2944317"/>
                <wp:effectExtent l="0" t="0" r="0" b="8890"/>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 name="Straight Arrow Connector 21"/>
                        <wps:cNvCnPr/>
                        <wps:spPr>
                          <a:xfrm>
                            <a:off x="4153120" y="2026038"/>
                            <a:ext cx="4724" cy="280318"/>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wps:wsp>
                        <wps:cNvPr id="8" name="Rectangle 8"/>
                        <wps:cNvSpPr/>
                        <wps:spPr>
                          <a:xfrm>
                            <a:off x="148847" y="1772760"/>
                            <a:ext cx="971550" cy="1135865"/>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376D50A0" w14:textId="77777777" w:rsidR="00197D5A" w:rsidRPr="0093765C" w:rsidRDefault="00197D5A" w:rsidP="00197D5A">
                              <w:pPr>
                                <w:pStyle w:val="IntenseQuote"/>
                                <w:jc w:val="center"/>
                                <w:rPr>
                                  <w:sz w:val="24"/>
                                </w:rPr>
                              </w:pPr>
                              <w:r>
                                <w:rPr>
                                  <w:sz w:val="24"/>
                                </w:rPr>
                                <w:t>Tổ chức; lao động tiền lương; hành chính; điện, nước; bảo vệ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1238273" y="1772940"/>
                            <a:ext cx="636230" cy="1135685"/>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56E256BF" w14:textId="77777777" w:rsidR="00197D5A" w:rsidRPr="0093765C" w:rsidRDefault="00197D5A" w:rsidP="00197D5A">
                              <w:pPr>
                                <w:pStyle w:val="IntenseQuote"/>
                                <w:jc w:val="center"/>
                                <w:rPr>
                                  <w:sz w:val="24"/>
                                </w:rPr>
                              </w:pPr>
                              <w:r>
                                <w:rPr>
                                  <w:sz w:val="24"/>
                                </w:rPr>
                                <w:t>Kế hoạch; tổng hợp; kinh doanh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1942649" y="1773206"/>
                            <a:ext cx="552893" cy="1134820"/>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1FAE56F2" w14:textId="77777777" w:rsidR="00197D5A" w:rsidRPr="0093765C" w:rsidRDefault="00197D5A" w:rsidP="00197D5A">
                              <w:pPr>
                                <w:pStyle w:val="IntenseQuote"/>
                                <w:jc w:val="center"/>
                                <w:rPr>
                                  <w:sz w:val="24"/>
                                </w:rPr>
                              </w:pPr>
                              <w:r>
                                <w:rPr>
                                  <w:sz w:val="24"/>
                                </w:rPr>
                                <w:t>Kế toán; thủ quỹ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2548704" y="1782969"/>
                            <a:ext cx="610043" cy="1117213"/>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04501C91" w14:textId="77777777" w:rsidR="00197D5A" w:rsidRPr="0093765C" w:rsidRDefault="00197D5A" w:rsidP="00197D5A">
                              <w:pPr>
                                <w:pStyle w:val="IntenseQuote"/>
                                <w:jc w:val="center"/>
                                <w:rPr>
                                  <w:sz w:val="24"/>
                                </w:rPr>
                              </w:pPr>
                              <w:r>
                                <w:rPr>
                                  <w:sz w:val="24"/>
                                </w:rPr>
                                <w:t>Nhân viên nghiệp vụ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524697" y="2306356"/>
                            <a:ext cx="1913132" cy="571560"/>
                          </a:xfrm>
                          <a:prstGeom prst="rect">
                            <a:avLst/>
                          </a:prstGeom>
                          <a:ln>
                            <a:headEnd type="none" w="med" len="med"/>
                            <a:tailEnd type="none" w="med" len="med"/>
                          </a:ln>
                        </wps:spPr>
                        <wps:style>
                          <a:lnRef idx="1">
                            <a:schemeClr val="accent6"/>
                          </a:lnRef>
                          <a:fillRef idx="2">
                            <a:schemeClr val="accent6"/>
                          </a:fillRef>
                          <a:effectRef idx="1">
                            <a:schemeClr val="accent6"/>
                          </a:effectRef>
                          <a:fontRef idx="minor">
                            <a:schemeClr val="dk1"/>
                          </a:fontRef>
                        </wps:style>
                        <wps:txbx>
                          <w:txbxContent>
                            <w:p w14:paraId="7F0495A1" w14:textId="77777777" w:rsidR="00197D5A" w:rsidRPr="00436A6C" w:rsidRDefault="00197D5A" w:rsidP="00197D5A">
                              <w:pPr>
                                <w:pStyle w:val="IntenseQuote"/>
                                <w:jc w:val="center"/>
                                <w:rPr>
                                  <w:szCs w:val="28"/>
                                </w:rPr>
                              </w:pPr>
                              <w:r>
                                <w:rPr>
                                  <w:szCs w:val="28"/>
                                </w:rPr>
                                <w:t>Đăng kiểm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Arrow Connector 23"/>
                        <wps:cNvCnPr/>
                        <wps:spPr>
                          <a:xfrm>
                            <a:off x="4178842" y="1213999"/>
                            <a:ext cx="0" cy="186427"/>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24" name="Straight Arrow Connector 24"/>
                        <wps:cNvCnPr/>
                        <wps:spPr>
                          <a:xfrm>
                            <a:off x="2858712" y="1532358"/>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5" name="Straight Arrow Connector 25"/>
                        <wps:cNvCnPr/>
                        <wps:spPr>
                          <a:xfrm>
                            <a:off x="2165043" y="1527593"/>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6" name="Straight Arrow Connector 26"/>
                        <wps:cNvCnPr/>
                        <wps:spPr>
                          <a:xfrm>
                            <a:off x="1511131" y="1532397"/>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7" name="Straight Arrow Connector 27"/>
                        <wps:cNvCnPr/>
                        <wps:spPr>
                          <a:xfrm>
                            <a:off x="680717" y="1526612"/>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31" name="Straight Arrow Connector 31"/>
                        <wps:cNvCnPr/>
                        <wps:spPr>
                          <a:xfrm flipH="1">
                            <a:off x="1579618" y="1204766"/>
                            <a:ext cx="456" cy="1956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32" name="Straight Arrow Connector 32"/>
                        <wps:cNvCnPr/>
                        <wps:spPr>
                          <a:xfrm>
                            <a:off x="3461445" y="769067"/>
                            <a:ext cx="0" cy="179564"/>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33" name="Rectangle 33"/>
                        <wps:cNvSpPr/>
                        <wps:spPr>
                          <a:xfrm>
                            <a:off x="148847" y="939108"/>
                            <a:ext cx="2800350" cy="296987"/>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4106C02B" w14:textId="77777777" w:rsidR="00197D5A" w:rsidRPr="00211547" w:rsidRDefault="00197D5A" w:rsidP="00197D5A">
                              <w:pPr>
                                <w:pStyle w:val="IntenseQuote"/>
                                <w:jc w:val="center"/>
                                <w:rPr>
                                  <w:b/>
                                </w:rPr>
                              </w:pPr>
                              <w:r>
                                <w:rPr>
                                  <w:b/>
                                </w:rPr>
                                <w:t>PHÓ 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traight Arrow Connector 34"/>
                        <wps:cNvCnPr/>
                        <wps:spPr>
                          <a:xfrm flipH="1">
                            <a:off x="1852750" y="753504"/>
                            <a:ext cx="456" cy="1956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7" name="Rectangle 7"/>
                        <wps:cNvSpPr/>
                        <wps:spPr>
                          <a:xfrm>
                            <a:off x="148847" y="1387268"/>
                            <a:ext cx="3009900" cy="283157"/>
                          </a:xfrm>
                          <a:prstGeom prst="rect">
                            <a:avLst/>
                          </a:prstGeom>
                          <a:ln>
                            <a:solidFill>
                              <a:srgbClr val="003399"/>
                            </a:solidFill>
                            <a:headEnd type="none" w="med" len="med"/>
                            <a:tailEnd type="none" w="med" len="med"/>
                          </a:ln>
                        </wps:spPr>
                        <wps:style>
                          <a:lnRef idx="1">
                            <a:schemeClr val="accent1"/>
                          </a:lnRef>
                          <a:fillRef idx="2">
                            <a:schemeClr val="accent1"/>
                          </a:fillRef>
                          <a:effectRef idx="1">
                            <a:schemeClr val="accent1"/>
                          </a:effectRef>
                          <a:fontRef idx="minor">
                            <a:schemeClr val="dk1"/>
                          </a:fontRef>
                        </wps:style>
                        <wps:txbx>
                          <w:txbxContent>
                            <w:p w14:paraId="1AAB2462" w14:textId="77777777" w:rsidR="00197D5A" w:rsidRPr="00436A6C" w:rsidRDefault="00197D5A" w:rsidP="00197D5A">
                              <w:pPr>
                                <w:pStyle w:val="IntenseQuote"/>
                                <w:jc w:val="center"/>
                                <w:rPr>
                                  <w:b/>
                                  <w:bCs/>
                                </w:rPr>
                              </w:pPr>
                              <w:r>
                                <w:rPr>
                                  <w:b/>
                                  <w:bCs/>
                                </w:rPr>
                                <w:t>Bộ phận Văn phòng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Straight Arrow Connector 42"/>
                        <wps:cNvCnPr>
                          <a:stCxn id="41" idx="2"/>
                          <a:endCxn id="5" idx="0"/>
                        </wps:cNvCnPr>
                        <wps:spPr>
                          <a:xfrm flipH="1">
                            <a:off x="2595036" y="297258"/>
                            <a:ext cx="5240" cy="200528"/>
                          </a:xfrm>
                          <a:prstGeom prst="straightConnector1">
                            <a:avLst/>
                          </a:prstGeom>
                          <a:ln>
                            <a:solidFill>
                              <a:schemeClr val="accent2">
                                <a:lumMod val="75000"/>
                              </a:schemeClr>
                            </a:solidFill>
                            <a:tailEnd type="triangle"/>
                          </a:ln>
                        </wps:spPr>
                        <wps:style>
                          <a:lnRef idx="2">
                            <a:schemeClr val="accent6"/>
                          </a:lnRef>
                          <a:fillRef idx="0">
                            <a:schemeClr val="accent6"/>
                          </a:fillRef>
                          <a:effectRef idx="1">
                            <a:schemeClr val="accent6"/>
                          </a:effectRef>
                          <a:fontRef idx="minor">
                            <a:schemeClr val="tx1"/>
                          </a:fontRef>
                        </wps:style>
                        <wps:bodyPr/>
                      </wps:wsp>
                      <wps:wsp>
                        <wps:cNvPr id="41" name="Rectangle 41"/>
                        <wps:cNvSpPr/>
                        <wps:spPr>
                          <a:xfrm>
                            <a:off x="1010086" y="393"/>
                            <a:ext cx="3180380" cy="29686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D206F7D" w14:textId="77777777" w:rsidR="00197D5A" w:rsidRPr="00211547" w:rsidRDefault="00197D5A" w:rsidP="001218C9">
                              <w:pPr>
                                <w:pStyle w:val="IntenseQuote"/>
                                <w:jc w:val="center"/>
                                <w:rPr>
                                  <w:b/>
                                </w:rPr>
                              </w:pPr>
                              <w:r>
                                <w:rPr>
                                  <w:b/>
                                </w:rPr>
                                <w:t>HỘI ĐỒNG THÀNH VIÊN CÔNG 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3343111" y="948531"/>
                            <a:ext cx="2062566" cy="286084"/>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53631B99" w14:textId="77777777" w:rsidR="00197D5A" w:rsidRPr="00211547" w:rsidRDefault="00197D5A" w:rsidP="00197D5A">
                              <w:pPr>
                                <w:pStyle w:val="IntenseQuote"/>
                                <w:jc w:val="center"/>
                                <w:rPr>
                                  <w:b/>
                                </w:rPr>
                              </w:pPr>
                              <w:r>
                                <w:rPr>
                                  <w:b/>
                                </w:rPr>
                                <w:t>PHÓ GIÁM ĐỐC HOẶC NGƯỜI PHỤ TRÁCH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393201" y="497786"/>
                            <a:ext cx="2403670" cy="268207"/>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11E961F1" w14:textId="77777777" w:rsidR="00197D5A" w:rsidRPr="00211547" w:rsidRDefault="00197D5A" w:rsidP="00197D5A">
                              <w:pPr>
                                <w:pStyle w:val="IntenseQuote"/>
                                <w:jc w:val="center"/>
                                <w:rPr>
                                  <w:b/>
                                </w:rPr>
                              </w:pPr>
                              <w:r>
                                <w:rPr>
                                  <w:b/>
                                </w:rPr>
                                <w:t>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1092764" name="Rectangle 581092764"/>
                        <wps:cNvSpPr/>
                        <wps:spPr>
                          <a:xfrm>
                            <a:off x="3484754" y="1377531"/>
                            <a:ext cx="1937849" cy="710648"/>
                          </a:xfrm>
                          <a:prstGeom prst="rect">
                            <a:avLst/>
                          </a:prstGeom>
                          <a:ln>
                            <a:solidFill>
                              <a:srgbClr val="003399"/>
                            </a:solidFill>
                            <a:headEnd type="none" w="med" len="med"/>
                            <a:tailEnd type="none" w="med" len="med"/>
                          </a:ln>
                        </wps:spPr>
                        <wps:style>
                          <a:lnRef idx="1">
                            <a:schemeClr val="accent1"/>
                          </a:lnRef>
                          <a:fillRef idx="2">
                            <a:schemeClr val="accent1"/>
                          </a:fillRef>
                          <a:effectRef idx="1">
                            <a:schemeClr val="accent1"/>
                          </a:effectRef>
                          <a:fontRef idx="minor">
                            <a:schemeClr val="dk1"/>
                          </a:fontRef>
                        </wps:style>
                        <wps:txbx>
                          <w:txbxContent>
                            <w:p w14:paraId="763CB920" w14:textId="77777777" w:rsidR="00197D5A" w:rsidRPr="008C4B3E" w:rsidRDefault="00197D5A" w:rsidP="00197D5A">
                              <w:pPr>
                                <w:ind w:firstLine="0"/>
                                <w:jc w:val="center"/>
                                <w:rPr>
                                  <w:b/>
                                  <w:bCs/>
                                  <w:szCs w:val="28"/>
                                </w:rPr>
                              </w:pPr>
                              <w:r>
                                <w:rPr>
                                  <w:b/>
                                  <w:bCs/>
                                  <w:szCs w:val="28"/>
                                </w:rPr>
                                <w:t>Bộ phận Kiểm định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8870299" name="Straight Arrow Connector 238870299"/>
                        <wps:cNvCnPr/>
                        <wps:spPr>
                          <a:xfrm flipH="1">
                            <a:off x="4190466" y="138936"/>
                            <a:ext cx="267034"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329192555" name="Straight Arrow Connector 329192555"/>
                        <wps:cNvCnPr/>
                        <wps:spPr>
                          <a:xfrm flipH="1">
                            <a:off x="3796871" y="600762"/>
                            <a:ext cx="669654"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431037106" name="Rectangle 431037106"/>
                        <wps:cNvSpPr/>
                        <wps:spPr>
                          <a:xfrm>
                            <a:off x="4507238" y="1"/>
                            <a:ext cx="898440" cy="651052"/>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66F121B" w14:textId="77777777" w:rsidR="00197D5A" w:rsidRPr="00436A6C" w:rsidRDefault="00197D5A" w:rsidP="00197D5A">
                              <w:pPr>
                                <w:pStyle w:val="IntenseQuote"/>
                                <w:jc w:val="center"/>
                                <w:rPr>
                                  <w:b/>
                                  <w:sz w:val="26"/>
                                  <w:szCs w:val="26"/>
                                </w:rPr>
                              </w:pPr>
                              <w:r>
                                <w:rPr>
                                  <w:b/>
                                  <w:sz w:val="26"/>
                                  <w:szCs w:val="26"/>
                                </w:rPr>
                                <w:t>KIỂM SOÁT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005C20F" id="Canvas 4" o:spid="_x0000_s1026" editas="canvas" style="width:448.7pt;height:231.85pt;mso-position-horizontal-relative:char;mso-position-vertical-relative:line" coordsize="56984,2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984;height:29438;visibility:visible;mso-wrap-style:square">
                  <v:fill o:detectmouseclick="t"/>
                  <v:path o:connecttype="none"/>
                </v:shape>
                <v:shapetype id="_x0000_t32" coordsize="21600,21600" o:spt="32" o:oned="t" path="m,l21600,21600e" filled="f">
                  <v:path arrowok="t" fillok="f" o:connecttype="none"/>
                  <o:lock v:ext="edit" shapetype="t"/>
                </v:shapetype>
                <v:shape id="Straight Arrow Connector 21" o:spid="_x0000_s1028" type="#_x0000_t32" style="position:absolute;left:41531;top:20260;width:47;height:28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" strokecolor="#70ad47 [3209]" strokeweight="1pt">
                  <v:stroke endarrow="block" joinstyle="miter"/>
                </v:shape>
                <v:rect id="Rectangle 8" o:spid="_x0000_s1029" style="position:absolute;left:1488;top:17727;width:9715;height:11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" filled="f" strokecolor="#039">
                  <v:stroke joinstyle="round"/>
                  <v:textbox>
                    <w:txbxContent>
                      <w:p w14:paraId="376D50A0" w14:textId="77777777" w:rsidR="00197D5A" w:rsidRPr="0093765C" w:rsidRDefault="00197D5A" w:rsidP="00197D5A">
                        <w:pPr>
                          <w:pStyle w:val="IntenseQuote"/>
                          <w:jc w:val="center"/>
                          <w:rPr>
                            <w:sz w:val="24"/>
                          </w:rPr>
                        </w:pPr>
                        <w:r>
                          <w:rPr>
                            <w:sz w:val="24"/>
                          </w:rPr>
                          <w:t>Tổ chức; lao động tiền lương; hành chính; điện, nước; bảo vệ</w:t>
                        </w:r>
                      </w:p>
                    </w:txbxContent>
                  </v:textbox>
                </v:rect>
                <v:rect id="Rectangle 9" o:spid="_x0000_s1030" style="position:absolute;left:12382;top:17729;width:6363;height:11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" filled="f" strokecolor="#039">
                  <v:stroke joinstyle="round"/>
                  <v:textbox>
                    <w:txbxContent>
                      <w:p w14:paraId="56E256BF" w14:textId="77777777" w:rsidR="00197D5A" w:rsidRPr="0093765C" w:rsidRDefault="00197D5A" w:rsidP="00197D5A">
                        <w:pPr>
                          <w:pStyle w:val="IntenseQuote"/>
                          <w:jc w:val="center"/>
                          <w:rPr>
                            <w:sz w:val="24"/>
                          </w:rPr>
                        </w:pPr>
                        <w:r>
                          <w:rPr>
                            <w:sz w:val="24"/>
                          </w:rPr>
                          <w:t>Kế hoạch; tổng hợp; kinh doanh</w:t>
                        </w:r>
                      </w:p>
                    </w:txbxContent>
                  </v:textbox>
                </v:rect>
                <v:rect id="Rectangle 10" o:spid="_x0000_s1031" style="position:absolute;left:19426;top:17732;width:5529;height:11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" filled="f" strokecolor="#039">
                  <v:stroke joinstyle="round"/>
                  <v:textbox>
                    <w:txbxContent>
                      <w:p w14:paraId="1FAE56F2" w14:textId="77777777" w:rsidR="00197D5A" w:rsidRPr="0093765C" w:rsidRDefault="00197D5A" w:rsidP="00197D5A">
                        <w:pPr>
                          <w:pStyle w:val="IntenseQuote"/>
                          <w:jc w:val="center"/>
                          <w:rPr>
                            <w:sz w:val="24"/>
                          </w:rPr>
                        </w:pPr>
                        <w:r>
                          <w:rPr>
                            <w:sz w:val="24"/>
                          </w:rPr>
                          <w:t>Kế toán; thủ quỹ</w:t>
                        </w:r>
                      </w:p>
                    </w:txbxContent>
                  </v:textbox>
                </v:rect>
                <v:rect id="Rectangle 11" o:spid="_x0000_s1032" style="position:absolute;left:25487;top:17829;width:6100;height:1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" filled="f" strokecolor="#039">
                  <v:stroke joinstyle="round"/>
                  <v:textbox>
                    <w:txbxContent>
                      <w:p w14:paraId="04501C91" w14:textId="77777777" w:rsidR="00197D5A" w:rsidRPr="0093765C" w:rsidRDefault="00197D5A" w:rsidP="00197D5A">
                        <w:pPr>
                          <w:pStyle w:val="IntenseQuote"/>
                          <w:jc w:val="center"/>
                          <w:rPr>
                            <w:sz w:val="24"/>
                          </w:rPr>
                        </w:pPr>
                        <w:r>
                          <w:rPr>
                            <w:sz w:val="24"/>
                          </w:rPr>
                          <w:t>Nhân viên nghiệp vụ</w:t>
                        </w:r>
                      </w:p>
                    </w:txbxContent>
                  </v:textbox>
                </v:rect>
                <v:rect id="Rectangle 15" o:spid="_x0000_s1033" style="position:absolute;left:35246;top:23063;width:19132;height:5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" fillcolor="#9ecb81 [2169]" strokecolor="#70ad47 [3209]" strokeweight=".5pt">
                  <v:fill color2="#8ac066 [2617]" rotate="t" colors="0 #b5d5a7;.5 #aace99;1 #9cca86" focus="100%" type="gradient">
                    <o:fill v:ext="view" type="gradientUnscaled"/>
                  </v:fill>
                  <v:textbox>
                    <w:txbxContent>
                      <w:p w14:paraId="7F0495A1" w14:textId="77777777" w:rsidR="00197D5A" w:rsidRPr="00436A6C" w:rsidRDefault="00197D5A" w:rsidP="00197D5A">
                        <w:pPr>
                          <w:pStyle w:val="IntenseQuote"/>
                          <w:jc w:val="center"/>
                          <w:rPr>
                            <w:szCs w:val="28"/>
                          </w:rPr>
                        </w:pPr>
                        <w:r>
                          <w:rPr>
                            <w:szCs w:val="28"/>
                          </w:rPr>
                          <w:t>Đăng kiểm viên</w:t>
                        </w:r>
                      </w:p>
                    </w:txbxContent>
                  </v:textbox>
                </v:rect>
                <v:shape id="Straight Arrow Connector 23" o:spid="_x0000_s1034" type="#_x0000_t32" style="position:absolute;left:41788;top:12139;width:0;height:18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" strokecolor="#70ad47 [3209]" strokeweight="1.5pt">
                  <v:stroke endarrow="block" joinstyle="miter"/>
                </v:shape>
                <v:shape id="Straight Arrow Connector 24" o:spid="_x0000_s1035" type="#_x0000_t32" style="position:absolute;left:28587;top:15323;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" strokecolor="#4472c4 [3208]" strokeweight="1pt">
                  <v:stroke endarrow="block" joinstyle="miter"/>
                </v:shape>
                <v:shape id="Straight Arrow Connector 25" o:spid="_x0000_s1036" type="#_x0000_t32" style="position:absolute;left:21650;top:15275;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" strokecolor="#4472c4 [3208]" strokeweight="1pt">
                  <v:stroke endarrow="block" joinstyle="miter"/>
                </v:shape>
                <v:shape id="Straight Arrow Connector 26" o:spid="_x0000_s1037" type="#_x0000_t32" style="position:absolute;left:15111;top:15323;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" strokecolor="#4472c4 [3208]" strokeweight="1pt">
                  <v:stroke endarrow="block" joinstyle="miter"/>
                </v:shape>
                <v:shape id="Straight Arrow Connector 27" o:spid="_x0000_s1038" type="#_x0000_t32" style="position:absolute;left:6807;top:15266;width:0;height:2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" strokecolor="#4472c4 [3208]" strokeweight="1pt">
                  <v:stroke endarrow="block" joinstyle="miter"/>
                </v:shape>
                <v:shape id="Straight Arrow Connector 31" o:spid="_x0000_s1039" type="#_x0000_t32" style="position:absolute;left:15796;top:12047;width:4;height:19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" strokecolor="#4472c4 [3208]" strokeweight="1pt">
                  <v:stroke endarrow="block" joinstyle="miter"/>
                </v:shape>
                <v:shape id="Straight Arrow Connector 32" o:spid="_x0000_s1040" type="#_x0000_t32" style="position:absolute;left:34614;top:7690;width:0;height:17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" strokecolor="#70ad47 [3209]" strokeweight="1.5pt">
                  <v:stroke endarrow="block" joinstyle="miter"/>
                </v:shape>
                <v:rect id="Rectangle 33" o:spid="_x0000_s1041" style="position:absolute;left:1488;top:9391;width:28003;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" fillcolor="#91bce3 [2164]" strokecolor="#5b9bd5 [3204]" strokeweight=".5pt">
                  <v:fill color2="#7aaddd [2612]" rotate="t" colors="0 #b1cbe9;.5 #a3c1e5;1 #92b9e4" focus="100%" type="gradient">
                    <o:fill v:ext="view" type="gradientUnscaled"/>
                  </v:fill>
                  <v:textbox>
                    <w:txbxContent>
                      <w:p w14:paraId="4106C02B" w14:textId="77777777" w:rsidR="00197D5A" w:rsidRPr="00211547" w:rsidRDefault="00197D5A" w:rsidP="00197D5A">
                        <w:pPr>
                          <w:pStyle w:val="IntenseQuote"/>
                          <w:jc w:val="center"/>
                          <w:rPr>
                            <w:b/>
                          </w:rPr>
                        </w:pPr>
                        <w:r>
                          <w:rPr>
                            <w:b/>
                          </w:rPr>
                          <w:t>PHÓ GIÁM ĐỐC</w:t>
                        </w:r>
                      </w:p>
                    </w:txbxContent>
                  </v:textbox>
                </v:rect>
                <v:shape id="Straight Arrow Connector 34" o:spid="_x0000_s1042" type="#_x0000_t32" style="position:absolute;left:18527;top:7535;width:5;height:195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" strokecolor="#4472c4 [3208]" strokeweight="1pt">
                  <v:stroke endarrow="block" joinstyle="miter"/>
                </v:shape>
                <v:rect id="Rectangle 7" o:spid="_x0000_s1043" style="position:absolute;left:1488;top:13872;width:30099;height:2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" fillcolor="#91bce3 [2164]" strokecolor="#039" strokeweight=".5pt">
                  <v:fill color2="#7aaddd [2612]" rotate="t" colors="0 #b1cbe9;.5 #a3c1e5;1 #92b9e4" focus="100%" type="gradient">
                    <o:fill v:ext="view" type="gradientUnscaled"/>
                  </v:fill>
                  <v:textbox>
                    <w:txbxContent>
                      <w:p w14:paraId="1AAB2462" w14:textId="77777777" w:rsidR="00197D5A" w:rsidRPr="00436A6C" w:rsidRDefault="00197D5A" w:rsidP="00197D5A">
                        <w:pPr>
                          <w:pStyle w:val="IntenseQuote"/>
                          <w:jc w:val="center"/>
                          <w:rPr>
                            <w:b/>
                            <w:bCs/>
                          </w:rPr>
                        </w:pPr>
                        <w:r>
                          <w:rPr>
                            <w:b/>
                            <w:bCs/>
                          </w:rPr>
                          <w:t>Bộ phận Văn phòng</w:t>
                        </w:r>
                      </w:p>
                    </w:txbxContent>
                  </v:textbox>
                </v:rect>
                <v:shape id="Straight Arrow Connector 42" o:spid="_x0000_s1044" type="#_x0000_t32" style="position:absolute;left:25950;top:2972;width:52;height:20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" strokecolor="#c45911 [2405]" strokeweight="1pt">
                  <v:stroke endarrow="block" joinstyle="miter"/>
                </v:shape>
                <v:rect id="Rectangle 41" o:spid="_x0000_s1045" style="position:absolute;left:10100;top:3;width:31804;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" fillcolor="#ee853d [3029]" strokecolor="#ed7d31 [3205]" strokeweight=".5pt">
                  <v:fill color2="#ec7a2d [3173]" rotate="t" colors="0 #f18c55;.5 #f67b28;1 #e56b17" focus="100%" type="gradient">
                    <o:fill v:ext="view" type="gradientUnscaled"/>
                  </v:fill>
                  <v:textbox>
                    <w:txbxContent>
                      <w:p w14:paraId="2D206F7D" w14:textId="77777777" w:rsidR="00197D5A" w:rsidRPr="00211547" w:rsidRDefault="00197D5A" w:rsidP="001218C9">
                        <w:pPr>
                          <w:pStyle w:val="IntenseQuote"/>
                          <w:jc w:val="center"/>
                          <w:rPr>
                            <w:b/>
                          </w:rPr>
                        </w:pPr>
                        <w:r>
                          <w:rPr>
                            <w:b/>
                          </w:rPr>
                          <w:t>HỘI ĐỒNG THÀNH VIÊN CÔNG TY</w:t>
                        </w:r>
                      </w:p>
                    </w:txbxContent>
                  </v:textbox>
                </v:rect>
                <v:rect id="Rectangle 6" o:spid="_x0000_s1046" style="position:absolute;left:33431;top:9485;width:20625;height:2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" fillcolor="#9ecb81 [2169]" strokecolor="#70ad47 [3209]" strokeweight=".5pt">
                  <v:fill color2="#8ac066 [2617]" rotate="t" colors="0 #b5d5a7;.5 #aace99;1 #9cca86" focus="100%" type="gradient">
                    <o:fill v:ext="view" type="gradientUnscaled"/>
                  </v:fill>
                  <v:textbox>
                    <w:txbxContent>
                      <w:p w14:paraId="53631B99" w14:textId="77777777" w:rsidR="00197D5A" w:rsidRPr="00211547" w:rsidRDefault="00197D5A" w:rsidP="00197D5A">
                        <w:pPr>
                          <w:pStyle w:val="IntenseQuote"/>
                          <w:jc w:val="center"/>
                          <w:rPr>
                            <w:b/>
                          </w:rPr>
                        </w:pPr>
                        <w:r>
                          <w:rPr>
                            <w:b/>
                          </w:rPr>
                          <w:t>PHÓ GIÁM ĐỐC HOẶC NGƯỜI PHỤ TRÁCH</w:t>
                        </w:r>
                      </w:p>
                    </w:txbxContent>
                  </v:textbox>
                </v:rect>
                <v:rect id="Rectangle 5" o:spid="_x0000_s1047" style="position:absolute;left:13932;top:4977;width:24036;height:2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" fillcolor="#2a4a85 [2152]" stroked="f">
                  <v:fill color2="#8eaadb [1944]" rotate="t" angle="180" colors="0 #2a4b86;31457f #4a76c6;1 #8faadc" focus="100%" type="gradient"/>
                  <v:textbox>
                    <w:txbxContent>
                      <w:p w14:paraId="11E961F1" w14:textId="77777777" w:rsidR="00197D5A" w:rsidRPr="00211547" w:rsidRDefault="00197D5A" w:rsidP="00197D5A">
                        <w:pPr>
                          <w:pStyle w:val="IntenseQuote"/>
                          <w:jc w:val="center"/>
                          <w:rPr>
                            <w:b/>
                          </w:rPr>
                        </w:pPr>
                        <w:r>
                          <w:rPr>
                            <w:b/>
                          </w:rPr>
                          <w:t>GIÁM ĐỐC</w:t>
                        </w:r>
                      </w:p>
                    </w:txbxContent>
                  </v:textbox>
                </v:rect>
                <v:rect id="Rectangle 581092764" o:spid="_x0000_s1048" style="position:absolute;left:34847;top:13775;width:19379;height:7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" fillcolor="#91bce3 [2164]" strokecolor="#039" strokeweight=".5pt">
                  <v:fill color2="#7aaddd [2612]" rotate="t" colors="0 #b1cbe9;.5 #a3c1e5;1 #92b9e4" focus="100%" type="gradient">
                    <o:fill v:ext="view" type="gradientUnscaled"/>
                  </v:fill>
                  <v:textbox>
                    <w:txbxContent>
                      <w:p w14:paraId="763CB920" w14:textId="77777777" w:rsidR="00197D5A" w:rsidRPr="008C4B3E" w:rsidRDefault="00197D5A" w:rsidP="00197D5A">
                        <w:pPr>
                          <w:ind w:firstLine="0"/>
                          <w:jc w:val="center"/>
                          <w:rPr>
                            <w:b/>
                            <w:bCs/>
                            <w:szCs w:val="28"/>
                          </w:rPr>
                        </w:pPr>
                        <w:r>
                          <w:rPr>
                            <w:b/>
                            <w:bCs/>
                            <w:szCs w:val="28"/>
                          </w:rPr>
                          <w:t>Bộ phận Kiểm định</w:t>
                        </w:r>
                      </w:p>
                    </w:txbxContent>
                  </v:textbox>
                </v:rect>
                <v:shape id="Straight Arrow Connector 238870299" o:spid="_x0000_s1049" type="#_x0000_t32" style="position:absolute;left:41904;top:1389;width:26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" strokecolor="#5b9bd5 [3204]" strokeweight=".5pt">
                  <v:stroke dashstyle="dash" endarrow="block" joinstyle="miter"/>
                </v:shape>
                <v:shape id="Straight Arrow Connector 329192555" o:spid="_x0000_s1050" type="#_x0000_t32" style="position:absolute;left:37968;top:6007;width:669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" strokecolor="#5b9bd5 [3204]" strokeweight=".5pt">
                  <v:stroke dashstyle="dash" endarrow="block" joinstyle="miter"/>
                </v:shape>
                <v:rect id="Rectangle 431037106" o:spid="_x0000_s1051" style="position:absolute;left:45072;width:8984;height: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" fillcolor="#ffd555 [2167]" strokecolor="#ffc000 [3207]" strokeweight=".5pt">
                  <v:fill color2="#ffcc31 [2615]" rotate="t" colors="0 #ffdd9c;.5 #ffd78e;1 #ffd479" focus="100%" type="gradient">
                    <o:fill v:ext="view" type="gradientUnscaled"/>
                  </v:fill>
                  <v:textbox>
                    <w:txbxContent>
                      <w:p w14:paraId="466F121B" w14:textId="77777777" w:rsidR="00197D5A" w:rsidRPr="00436A6C" w:rsidRDefault="00197D5A" w:rsidP="00197D5A">
                        <w:pPr>
                          <w:pStyle w:val="IntenseQuote"/>
                          <w:jc w:val="center"/>
                          <w:rPr>
                            <w:b/>
                            <w:sz w:val="26"/>
                            <w:szCs w:val="26"/>
                          </w:rPr>
                        </w:pPr>
                        <w:r>
                          <w:rPr>
                            <w:b/>
                            <w:sz w:val="26"/>
                            <w:szCs w:val="26"/>
                          </w:rPr>
                          <w:t>KIỂM SOÁT VIÊN</w:t>
                        </w:r>
                      </w:p>
                    </w:txbxContent>
                  </v:textbox>
                </v:rect>
                <w10:anchorlock/>
              </v:group>
            </w:pict>
          </mc:Fallback>
        </mc:AlternateContent>
      </w:r>
    </w:p>
    <w:p w14:paraId="049D54A8" w14:textId="77777777" w:rsidR="00197D5A" w:rsidRPr="000E47C0" w:rsidRDefault="00197D5A" w:rsidP="00197D5A">
      <w:pPr>
        <w:pStyle w:val="S"/>
        <w:rPr>
          <w:color w:val="auto"/>
        </w:rPr>
      </w:pPr>
      <w:bookmarkStart w:id="53" w:name="_Toc236058865"/>
      <w:r w:rsidRPr="000E47C0">
        <w:rPr>
          <w:color w:val="auto"/>
        </w:rPr>
        <w:t>Sơ đồ 1. Cơ cấu tổ chức của Công ty</w:t>
      </w:r>
      <w:bookmarkEnd w:id="53"/>
    </w:p>
    <w:p w14:paraId="22C55F57" w14:textId="77777777" w:rsidR="00197D5A" w:rsidRPr="000E47C0" w:rsidRDefault="00197D5A" w:rsidP="00197D5A">
      <w:pPr>
        <w:rPr>
          <w:bCs/>
          <w:lang w:val="nl-BE"/>
        </w:rPr>
      </w:pPr>
      <w:r w:rsidRPr="000E47C0">
        <w:rPr>
          <w:b/>
          <w:bCs/>
          <w:lang w:val="nl-BE"/>
        </w:rPr>
        <w:t>c) Số lượng người làm việc của Công ty</w:t>
      </w:r>
    </w:p>
    <w:p w14:paraId="08E749D3" w14:textId="77777777" w:rsidR="00197D5A" w:rsidRPr="000E47C0" w:rsidRDefault="00197D5A" w:rsidP="00197D5A">
      <w:pPr>
        <w:rPr>
          <w:lang w:val="nl-BE"/>
        </w:rPr>
      </w:pPr>
      <w:r w:rsidRPr="000E47C0">
        <w:rPr>
          <w:lang w:val="nl-BE"/>
        </w:rPr>
        <w:t xml:space="preserve">Tổng số: </w:t>
      </w:r>
      <w:del w:id="54" w:author="Nội dung điều chỉnh (Claude)" w:date="2026-10-24T19:53:00Z">
        <w:r w:rsidRPr="000E47C0">
          <w:rPr>
            <w:lang w:val="nl-BE"/>
          </w:rPr>
          <w:delText>Tối thiểu 11 người trong giai đoạn 1</w:delText>
        </w:r>
      </w:del>
      <w:ins w:id="55" w:author="Nội dung điều chỉnh (Claude)" w:date="2026-10-24T19:53:00Z">
        <w:r w:rsidRPr="000E47C0">
          <w:rPr>
            <w:lang w:val="nl-BE"/>
          </w:rPr>
          <w:t>Tối thiểu 11 người làm việc tác nghiệp trong giai đoạn 1 (không tính thành viên Hội đồng thành viên, người đại diện phần vốn, Kiểm soát viên)</w:t>
        </w:r>
      </w:ins>
      <w:r w:rsidRPr="000E47C0">
        <w:rPr>
          <w:lang w:val="nl-BE"/>
        </w:rPr>
        <w:t>, trong đó:</w:t>
      </w:r>
    </w:p>
    <w:p w14:paraId="2C07E67D" w14:textId="4E8AB1D0" w:rsidR="00197D5A" w:rsidRPr="000E47C0" w:rsidRDefault="00197D5A" w:rsidP="00197D5A">
      <w:pPr>
        <w:rPr>
          <w:lang w:val="nl-BE"/>
        </w:rPr>
      </w:pPr>
      <w:r w:rsidRPr="000E47C0">
        <w:rPr>
          <w:lang w:val="nl-BE"/>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0E47C0">
        <w:rPr>
          <w:b/>
          <w:bCs/>
          <w:lang w:val="nl-BE"/>
        </w:rPr>
        <w:t>2</w:t>
      </w:r>
      <w:r w:rsidRPr="000E47C0">
        <w:rPr>
          <w:lang w:val="nl-BE"/>
        </w:rPr>
        <w:t xml:space="preserve"> người (gồm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p>
    <w:p w14:paraId="01EA255B" w14:textId="77777777" w:rsidR="00197D5A" w:rsidRPr="000E47C0" w:rsidRDefault="00197D5A" w:rsidP="00197D5A">
      <w:pPr>
        <w:rPr>
          <w:lang w:val="nl-BE"/>
        </w:rPr>
      </w:pPr>
      <w:r w:rsidRPr="000E47C0">
        <w:rPr>
          <w:lang w:val="nl-BE"/>
        </w:rPr>
        <w:t>- Việc cử viên chức là đảng viên tham gia quản lý, làm đại diện phần vốn, tài sản của Trường tại Công ty thực hiện theo điểm b khoản 3 Điều 8 và Điều 12 Quy định số 224-QĐ/TW ngày 14 tháng 10 năm 2026 của Ban Chấp hành Trung ương về đảng viên tham gia hoạt động đầu tư kinh doanh; người được cử không được đầu tư kinh doanh cá nhân trong lĩnh vực có lợi ích liên quan trực tiếp đến Công ty; việc cử chỉ thực hiện sau khi có hướng dẫn của Bộ Nội vụ, bảo đảm không làm ảnh hưởng đến nhiệm vụ của Trường và tuân thủ khoản 4 Điều 4 Nghị định số 181/2026/NĐ-CP trong trường hợp áp dụng cơ chế quản lý vốn nhà nước tại doanh nghiệp.</w:t>
      </w:r>
    </w:p>
    <w:p w14:paraId="46222426" w14:textId="77777777" w:rsidR="00197D5A" w:rsidRPr="000E47C0" w:rsidRDefault="00197D5A" w:rsidP="00197D5A">
      <w:pPr>
        <w:rPr>
          <w:lang w:val="nl-BE"/>
        </w:rPr>
      </w:pPr>
      <w:r w:rsidRPr="000E47C0">
        <w:rPr>
          <w:lang w:val="nl-BE"/>
        </w:rPr>
        <w:t>- Số lượng người làm việc theo chế độ hợp đồng: Từ 09 người trở lên.</w:t>
      </w:r>
    </w:p>
    <w:p w14:paraId="26D19E5F" w14:textId="77777777" w:rsidR="00197D5A" w:rsidRPr="000E47C0" w:rsidRDefault="00197D5A" w:rsidP="00197D5A">
      <w:pPr>
        <w:pStyle w:val="tnbng"/>
        <w:rPr>
          <w:color w:val="auto"/>
        </w:rPr>
      </w:pPr>
      <w:bookmarkStart w:id="56" w:name="_Toc238544021"/>
      <w:r w:rsidRPr="000E47C0">
        <w:rPr>
          <w:color w:val="auto"/>
        </w:rPr>
        <w:t>Bảng 9. Nhân sự, số người làm việc và vị trí việc làm của Công ty</w:t>
      </w:r>
      <w:bookmarkEnd w:id="56"/>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425"/>
        <w:gridCol w:w="959"/>
        <w:gridCol w:w="2010"/>
        <w:gridCol w:w="3969"/>
      </w:tblGrid>
      <w:tr w:rsidR="000E47C0" w:rsidRPr="000E47C0" w14:paraId="596B68E6" w14:textId="77777777" w:rsidTr="006047EC">
        <w:trPr>
          <w:trHeight w:val="1152"/>
          <w:tblHeader/>
          <w:jc w:val="center"/>
        </w:trPr>
        <w:tc>
          <w:tcPr>
            <w:tcW w:w="704" w:type="dxa"/>
            <w:vAlign w:val="center"/>
          </w:tcPr>
          <w:p w14:paraId="52B570D0" w14:textId="77777777" w:rsidR="00197D5A" w:rsidRPr="000E47C0" w:rsidRDefault="00197D5A" w:rsidP="006047EC">
            <w:pPr>
              <w:pStyle w:val="IntenseQuote"/>
              <w:jc w:val="center"/>
              <w:rPr>
                <w:b/>
                <w:bCs/>
              </w:rPr>
            </w:pPr>
            <w:r w:rsidRPr="000E47C0">
              <w:rPr>
                <w:b/>
                <w:bCs/>
              </w:rPr>
              <w:t>TT</w:t>
            </w:r>
          </w:p>
        </w:tc>
        <w:tc>
          <w:tcPr>
            <w:tcW w:w="1425" w:type="dxa"/>
            <w:vAlign w:val="center"/>
          </w:tcPr>
          <w:p w14:paraId="15B5AE49" w14:textId="77777777" w:rsidR="00197D5A" w:rsidRPr="000E47C0" w:rsidRDefault="00197D5A" w:rsidP="006047EC">
            <w:pPr>
              <w:pStyle w:val="IntenseQuote"/>
              <w:jc w:val="center"/>
              <w:rPr>
                <w:b/>
                <w:bCs/>
              </w:rPr>
            </w:pPr>
            <w:r w:rsidRPr="000E47C0">
              <w:rPr>
                <w:b/>
                <w:bCs/>
              </w:rPr>
              <w:t>Vị trí,</w:t>
            </w:r>
          </w:p>
          <w:p w14:paraId="75EBEE5F" w14:textId="77777777" w:rsidR="00197D5A" w:rsidRPr="000E47C0" w:rsidRDefault="00197D5A" w:rsidP="006047EC">
            <w:pPr>
              <w:pStyle w:val="IntenseQuote"/>
              <w:jc w:val="center"/>
              <w:rPr>
                <w:b/>
                <w:bCs/>
              </w:rPr>
            </w:pPr>
            <w:r w:rsidRPr="000E47C0">
              <w:rPr>
                <w:b/>
                <w:bCs/>
              </w:rPr>
              <w:t>chức danh</w:t>
            </w:r>
          </w:p>
        </w:tc>
        <w:tc>
          <w:tcPr>
            <w:tcW w:w="959" w:type="dxa"/>
            <w:vAlign w:val="center"/>
          </w:tcPr>
          <w:p w14:paraId="7724BA21" w14:textId="77777777" w:rsidR="00197D5A" w:rsidRPr="000E47C0" w:rsidRDefault="00197D5A" w:rsidP="006047EC">
            <w:pPr>
              <w:pStyle w:val="IntenseQuote"/>
              <w:jc w:val="center"/>
              <w:rPr>
                <w:b/>
                <w:bCs/>
              </w:rPr>
            </w:pPr>
            <w:r w:rsidRPr="000E47C0">
              <w:rPr>
                <w:b/>
                <w:bCs/>
              </w:rPr>
              <w:t>Số lượng</w:t>
            </w:r>
          </w:p>
        </w:tc>
        <w:tc>
          <w:tcPr>
            <w:tcW w:w="2010" w:type="dxa"/>
            <w:vAlign w:val="center"/>
          </w:tcPr>
          <w:p w14:paraId="57057B7F" w14:textId="77777777" w:rsidR="00197D5A" w:rsidRPr="000E47C0" w:rsidRDefault="00197D5A" w:rsidP="006047EC">
            <w:pPr>
              <w:pStyle w:val="IntenseQuote"/>
              <w:jc w:val="center"/>
              <w:rPr>
                <w:b/>
                <w:bCs/>
              </w:rPr>
            </w:pPr>
            <w:r w:rsidRPr="000E47C0">
              <w:rPr>
                <w:b/>
                <w:bCs/>
              </w:rPr>
              <w:t>Yêu cầu trình độ chuyên môn, kinh nghiệm</w:t>
            </w:r>
          </w:p>
        </w:tc>
        <w:tc>
          <w:tcPr>
            <w:tcW w:w="3969" w:type="dxa"/>
            <w:vAlign w:val="center"/>
          </w:tcPr>
          <w:p w14:paraId="085FAC8E" w14:textId="77777777" w:rsidR="00197D5A" w:rsidRPr="000E47C0" w:rsidRDefault="00197D5A" w:rsidP="006047EC">
            <w:pPr>
              <w:pStyle w:val="IntenseQuote"/>
              <w:jc w:val="center"/>
              <w:rPr>
                <w:b/>
                <w:bCs/>
              </w:rPr>
            </w:pPr>
            <w:r w:rsidRPr="000E47C0">
              <w:rPr>
                <w:b/>
                <w:bCs/>
              </w:rPr>
              <w:t>Nhiệm vụ chính</w:t>
            </w:r>
          </w:p>
        </w:tc>
      </w:tr>
      <w:tr w:rsidR="000E47C0" w:rsidRPr="000E47C0" w14:paraId="7D23D896" w14:textId="77777777" w:rsidTr="006047EC">
        <w:trPr>
          <w:trHeight w:val="264"/>
          <w:jc w:val="center"/>
        </w:trPr>
        <w:tc>
          <w:tcPr>
            <w:tcW w:w="704" w:type="dxa"/>
            <w:vAlign w:val="center"/>
          </w:tcPr>
          <w:p w14:paraId="08A42AEE" w14:textId="77777777" w:rsidR="00197D5A" w:rsidRPr="000E47C0" w:rsidRDefault="00197D5A" w:rsidP="006047EC">
            <w:pPr>
              <w:pStyle w:val="IntenseQuote"/>
              <w:jc w:val="center"/>
              <w:rPr>
                <w:b/>
                <w:bCs/>
              </w:rPr>
            </w:pPr>
            <w:r w:rsidRPr="000E47C0">
              <w:rPr>
                <w:b/>
                <w:bCs/>
              </w:rPr>
              <w:t>1</w:t>
            </w:r>
          </w:p>
        </w:tc>
        <w:tc>
          <w:tcPr>
            <w:tcW w:w="8363" w:type="dxa"/>
            <w:gridSpan w:val="4"/>
            <w:vAlign w:val="center"/>
          </w:tcPr>
          <w:p w14:paraId="1D0FAB1A" w14:textId="77777777" w:rsidR="00197D5A" w:rsidRPr="000E47C0" w:rsidRDefault="00197D5A" w:rsidP="006047EC">
            <w:pPr>
              <w:pStyle w:val="IntenseQuote"/>
              <w:jc w:val="left"/>
              <w:rPr>
                <w:b/>
                <w:bCs/>
              </w:rPr>
            </w:pPr>
            <w:r w:rsidRPr="000E47C0">
              <w:rPr>
                <w:b/>
                <w:bCs/>
              </w:rPr>
              <w:t>Lãnh đạo Công ty</w:t>
            </w:r>
          </w:p>
        </w:tc>
      </w:tr>
      <w:tr w:rsidR="000E47C0" w:rsidRPr="000E47C0" w14:paraId="4169C036" w14:textId="77777777" w:rsidTr="006047EC">
        <w:trPr>
          <w:trHeight w:val="397"/>
          <w:jc w:val="center"/>
        </w:trPr>
        <w:tc>
          <w:tcPr>
            <w:tcW w:w="704" w:type="dxa"/>
            <w:vAlign w:val="center"/>
          </w:tcPr>
          <w:p w14:paraId="6338F205" w14:textId="77777777" w:rsidR="00197D5A" w:rsidRPr="000E47C0" w:rsidRDefault="00197D5A" w:rsidP="006047EC">
            <w:pPr>
              <w:pStyle w:val="IntenseQuote"/>
              <w:jc w:val="center"/>
            </w:pPr>
            <w:r w:rsidRPr="000E47C0">
              <w:t>1.1</w:t>
            </w:r>
          </w:p>
        </w:tc>
        <w:tc>
          <w:tcPr>
            <w:tcW w:w="1425" w:type="dxa"/>
            <w:vAlign w:val="center"/>
          </w:tcPr>
          <w:p w14:paraId="1AA989A7" w14:textId="77777777" w:rsidR="00197D5A" w:rsidRPr="000E47C0" w:rsidRDefault="00197D5A" w:rsidP="006047EC">
            <w:pPr>
              <w:pStyle w:val="IntenseQuote"/>
              <w:rPr>
                <w:b/>
                <w:bCs/>
              </w:rPr>
            </w:pPr>
            <w:r w:rsidRPr="000E47C0">
              <w:rPr>
                <w:b/>
                <w:bCs/>
              </w:rPr>
              <w:t>Giám đốc</w:t>
            </w:r>
          </w:p>
        </w:tc>
        <w:tc>
          <w:tcPr>
            <w:tcW w:w="959" w:type="dxa"/>
            <w:vAlign w:val="center"/>
          </w:tcPr>
          <w:p w14:paraId="75128B5B" w14:textId="77777777" w:rsidR="00197D5A" w:rsidRPr="000E47C0" w:rsidRDefault="00197D5A" w:rsidP="006047EC">
            <w:pPr>
              <w:pStyle w:val="IntenseQuote"/>
              <w:jc w:val="center"/>
            </w:pPr>
            <w:r w:rsidRPr="000E47C0">
              <w:t>1</w:t>
            </w:r>
          </w:p>
        </w:tc>
        <w:tc>
          <w:tcPr>
            <w:tcW w:w="2010" w:type="dxa"/>
            <w:vAlign w:val="center"/>
          </w:tcPr>
          <w:p w14:paraId="63790B08" w14:textId="77777777" w:rsidR="00197D5A" w:rsidRPr="000E47C0" w:rsidRDefault="00197D5A" w:rsidP="006047EC">
            <w:pPr>
              <w:pStyle w:val="IntenseQuote"/>
            </w:pPr>
            <w:r w:rsidRPr="000E47C0">
              <w:t>- Tốt nghiệp Đại học trở lên.</w:t>
            </w:r>
          </w:p>
          <w:p w14:paraId="35A91E2E" w14:textId="77777777" w:rsidR="00197D5A" w:rsidRPr="000E47C0" w:rsidRDefault="00197D5A" w:rsidP="006047EC">
            <w:pPr>
              <w:ind w:firstLine="0"/>
            </w:pPr>
            <w:r w:rsidRPr="000E47C0">
              <w:t>- Đáp ứng tiêu chuẩn đối với chức danh theo quy định của pháp luật và của Trường.</w:t>
            </w:r>
          </w:p>
          <w:p w14:paraId="33F7903F" w14:textId="77777777" w:rsidR="00197D5A" w:rsidRPr="000E47C0" w:rsidRDefault="00197D5A" w:rsidP="006047EC">
            <w:pPr>
              <w:ind w:firstLine="0"/>
              <w:rPr>
                <w:b/>
                <w:bCs/>
                <w:i/>
                <w:iCs/>
              </w:rPr>
            </w:pPr>
            <w:r w:rsidRPr="000E47C0">
              <w:rPr>
                <w:b/>
                <w:bCs/>
                <w:i/>
                <w:iCs/>
              </w:rPr>
              <w:t>(Không yêu cầu phải là ĐKV)</w:t>
            </w:r>
          </w:p>
        </w:tc>
        <w:tc>
          <w:tcPr>
            <w:tcW w:w="3969" w:type="dxa"/>
            <w:vAlign w:val="center"/>
          </w:tcPr>
          <w:p w14:paraId="3B6589F1" w14:textId="77777777" w:rsidR="00197D5A" w:rsidRPr="000E47C0" w:rsidRDefault="00197D5A" w:rsidP="006047EC">
            <w:pPr>
              <w:pStyle w:val="IntenseQuote"/>
            </w:pPr>
            <w:r w:rsidRPr="000E47C0">
              <w:t>Quản lý, điều hành chung toàn bộ hoạt động của Công ty và Trung tâm (trừ công tác quản lý chuyên môn sâu hoạt động đăng kiểm theo quy định).</w:t>
            </w:r>
          </w:p>
        </w:tc>
      </w:tr>
      <w:tr w:rsidR="000E47C0" w:rsidRPr="000E47C0" w14:paraId="0399C2F0" w14:textId="77777777" w:rsidTr="006047EC">
        <w:trPr>
          <w:trHeight w:val="397"/>
          <w:jc w:val="center"/>
        </w:trPr>
        <w:tc>
          <w:tcPr>
            <w:tcW w:w="704" w:type="dxa"/>
            <w:vAlign w:val="center"/>
          </w:tcPr>
          <w:p w14:paraId="10FFB368" w14:textId="77777777" w:rsidR="00197D5A" w:rsidRPr="000E47C0" w:rsidRDefault="00197D5A" w:rsidP="006047EC">
            <w:pPr>
              <w:pStyle w:val="IntenseQuote"/>
              <w:jc w:val="center"/>
            </w:pPr>
            <w:r w:rsidRPr="000E47C0">
              <w:t>1.2</w:t>
            </w:r>
          </w:p>
        </w:tc>
        <w:tc>
          <w:tcPr>
            <w:tcW w:w="1425" w:type="dxa"/>
            <w:vAlign w:val="center"/>
          </w:tcPr>
          <w:p w14:paraId="3C9263D0" w14:textId="77777777" w:rsidR="00197D5A" w:rsidRPr="000E47C0" w:rsidRDefault="00197D5A" w:rsidP="006047EC">
            <w:pPr>
              <w:pStyle w:val="IntenseQuote"/>
              <w:rPr>
                <w:b/>
                <w:bCs/>
              </w:rPr>
            </w:pPr>
            <w:r w:rsidRPr="000E47C0">
              <w:rPr>
                <w:b/>
                <w:bCs/>
              </w:rPr>
              <w:t xml:space="preserve">Phó Giám đốc </w:t>
            </w:r>
          </w:p>
          <w:p w14:paraId="570C03E5" w14:textId="77777777" w:rsidR="00197D5A" w:rsidRPr="000E47C0" w:rsidRDefault="00197D5A" w:rsidP="006047EC">
            <w:pPr>
              <w:pStyle w:val="IntenseQuote"/>
              <w:jc w:val="center"/>
            </w:pPr>
            <w:r w:rsidRPr="000E47C0">
              <w:rPr>
                <w:i/>
                <w:iCs w:val="0"/>
              </w:rPr>
              <w:t>(phụ trách chuyên môn)</w:t>
            </w:r>
          </w:p>
        </w:tc>
        <w:tc>
          <w:tcPr>
            <w:tcW w:w="959" w:type="dxa"/>
            <w:vAlign w:val="center"/>
          </w:tcPr>
          <w:p w14:paraId="02FE4029" w14:textId="77777777" w:rsidR="00197D5A" w:rsidRPr="000E47C0" w:rsidRDefault="00197D5A" w:rsidP="006047EC">
            <w:pPr>
              <w:pStyle w:val="IntenseQuote"/>
              <w:jc w:val="center"/>
            </w:pPr>
            <w:r w:rsidRPr="000E47C0">
              <w:t>1</w:t>
            </w:r>
          </w:p>
        </w:tc>
        <w:tc>
          <w:tcPr>
            <w:tcW w:w="2010" w:type="dxa"/>
            <w:vAlign w:val="center"/>
          </w:tcPr>
          <w:p w14:paraId="6EF021CF" w14:textId="77777777" w:rsidR="00197D5A" w:rsidRPr="000E47C0" w:rsidRDefault="00197D5A" w:rsidP="006047EC">
            <w:pPr>
              <w:pStyle w:val="IntenseQuote"/>
            </w:pPr>
            <w:r w:rsidRPr="000E47C0">
              <w:t>- Tốt nghiệp Đại học chuyên ngành trở lên.</w:t>
            </w:r>
          </w:p>
          <w:p w14:paraId="0D4DF5E5" w14:textId="77777777" w:rsidR="00197D5A" w:rsidRPr="000E47C0" w:rsidRDefault="00197D5A" w:rsidP="006047EC">
            <w:pPr>
              <w:pStyle w:val="IntenseQuote"/>
              <w:rPr>
                <w:vertAlign w:val="subscript"/>
              </w:rPr>
            </w:pPr>
            <w:r w:rsidRPr="000E47C0">
              <w:rPr>
                <w:szCs w:val="28"/>
              </w:rPr>
              <w:t xml:space="preserve">- Là </w:t>
            </w:r>
            <w:r w:rsidRPr="000E47C0">
              <w:rPr>
                <w:b/>
                <w:bCs/>
                <w:szCs w:val="28"/>
              </w:rPr>
              <w:t xml:space="preserve">ĐKV hạng II </w:t>
            </w:r>
            <w:r w:rsidRPr="000E47C0">
              <w:rPr>
                <w:szCs w:val="28"/>
              </w:rPr>
              <w:t>trở lên.</w:t>
            </w:r>
          </w:p>
          <w:p w14:paraId="02DF07C5" w14:textId="77777777" w:rsidR="00197D5A" w:rsidRPr="000E47C0" w:rsidRDefault="00197D5A" w:rsidP="006047EC">
            <w:pPr>
              <w:ind w:firstLine="0"/>
            </w:pPr>
            <w:r w:rsidRPr="000E47C0">
              <w:t>- Kinh nghiệm: Có thời gian hoạt động đăng kiểm XCG tối thiểu 5 năm.</w:t>
            </w:r>
          </w:p>
        </w:tc>
        <w:tc>
          <w:tcPr>
            <w:tcW w:w="3969" w:type="dxa"/>
            <w:vAlign w:val="center"/>
          </w:tcPr>
          <w:p w14:paraId="4139BF2C" w14:textId="77777777" w:rsidR="00197D5A" w:rsidRPr="000E47C0" w:rsidRDefault="00197D5A" w:rsidP="006047EC">
            <w:pPr>
              <w:pStyle w:val="IntenseQuote"/>
            </w:pPr>
            <w:r w:rsidRPr="000E47C0">
              <w:t>- Chịu trách nhiệm tổ chức, điều hành hoạt động chuyên môn kiểm định của Công ty, Trung tâm và ký giấy chứng nhận kiểm định.</w:t>
            </w:r>
          </w:p>
          <w:p w14:paraId="5F67D413" w14:textId="77777777" w:rsidR="00197D5A" w:rsidRPr="000E47C0" w:rsidRDefault="00197D5A" w:rsidP="006047EC">
            <w:pPr>
              <w:pStyle w:val="IntenseQuote"/>
            </w:pPr>
            <w:r w:rsidRPr="000E47C0">
              <w:t>- Tham gia kiểm định tại các dây chuyền kiểm định và được tính là ĐKV.</w:t>
            </w:r>
          </w:p>
          <w:p w14:paraId="2D3FCC9F" w14:textId="77777777" w:rsidR="00197D5A" w:rsidRPr="000E47C0" w:rsidRDefault="00197D5A" w:rsidP="006047EC">
            <w:pPr>
              <w:pStyle w:val="IntenseQuote"/>
            </w:pPr>
            <w:r w:rsidRPr="000E47C0">
              <w:t xml:space="preserve">- Giúp Giám đốc phụ trách một số nhiệm vụ khác theo sự phân công của Giám đốc. </w:t>
            </w:r>
          </w:p>
        </w:tc>
      </w:tr>
      <w:tr w:rsidR="000E47C0" w:rsidRPr="000E47C0" w14:paraId="6EAB134D" w14:textId="77777777" w:rsidTr="006047EC">
        <w:trPr>
          <w:trHeight w:val="248"/>
          <w:jc w:val="center"/>
        </w:trPr>
        <w:tc>
          <w:tcPr>
            <w:tcW w:w="704" w:type="dxa"/>
            <w:vAlign w:val="center"/>
          </w:tcPr>
          <w:p w14:paraId="6F9D1EB5" w14:textId="77777777" w:rsidR="00197D5A" w:rsidRPr="000E47C0" w:rsidRDefault="00197D5A" w:rsidP="006047EC">
            <w:pPr>
              <w:pStyle w:val="IntenseQuote"/>
              <w:jc w:val="center"/>
            </w:pPr>
            <w:r w:rsidRPr="000E47C0">
              <w:rPr>
                <w:b/>
              </w:rPr>
              <w:t>2</w:t>
            </w:r>
          </w:p>
        </w:tc>
        <w:tc>
          <w:tcPr>
            <w:tcW w:w="8363" w:type="dxa"/>
            <w:gridSpan w:val="4"/>
            <w:vAlign w:val="center"/>
          </w:tcPr>
          <w:p w14:paraId="79AFF731" w14:textId="77777777" w:rsidR="00197D5A" w:rsidRPr="000E47C0" w:rsidRDefault="00197D5A" w:rsidP="006047EC">
            <w:pPr>
              <w:pStyle w:val="IntenseQuote"/>
            </w:pPr>
            <w:r w:rsidRPr="000E47C0">
              <w:rPr>
                <w:b/>
              </w:rPr>
              <w:t>Bộ phận Văn phòng</w:t>
            </w:r>
          </w:p>
        </w:tc>
      </w:tr>
      <w:tr w:rsidR="000E47C0" w:rsidRPr="000E47C0" w14:paraId="3D64A205" w14:textId="77777777" w:rsidTr="006047EC">
        <w:trPr>
          <w:trHeight w:val="397"/>
          <w:jc w:val="center"/>
        </w:trPr>
        <w:tc>
          <w:tcPr>
            <w:tcW w:w="704" w:type="dxa"/>
            <w:vAlign w:val="center"/>
          </w:tcPr>
          <w:p w14:paraId="34105E98" w14:textId="77777777" w:rsidR="00197D5A" w:rsidRPr="000E47C0" w:rsidRDefault="00197D5A" w:rsidP="006047EC">
            <w:pPr>
              <w:pStyle w:val="IntenseQuote"/>
              <w:jc w:val="center"/>
            </w:pPr>
            <w:r w:rsidRPr="000E47C0">
              <w:t>2.1</w:t>
            </w:r>
          </w:p>
        </w:tc>
        <w:tc>
          <w:tcPr>
            <w:tcW w:w="1425" w:type="dxa"/>
            <w:vAlign w:val="center"/>
          </w:tcPr>
          <w:p w14:paraId="7309BD2A" w14:textId="77777777" w:rsidR="00197D5A" w:rsidRPr="000E47C0" w:rsidRDefault="00197D5A" w:rsidP="006047EC">
            <w:pPr>
              <w:pStyle w:val="IntenseQuote"/>
            </w:pPr>
            <w:r w:rsidRPr="000E47C0">
              <w:t>Trưởng bộ phận</w:t>
            </w:r>
          </w:p>
        </w:tc>
        <w:tc>
          <w:tcPr>
            <w:tcW w:w="959" w:type="dxa"/>
            <w:vAlign w:val="center"/>
          </w:tcPr>
          <w:p w14:paraId="57AAED31" w14:textId="77777777" w:rsidR="00197D5A" w:rsidRPr="000E47C0" w:rsidRDefault="00197D5A" w:rsidP="006047EC">
            <w:pPr>
              <w:pStyle w:val="IntenseQuote"/>
              <w:jc w:val="center"/>
            </w:pPr>
            <w:r w:rsidRPr="000E47C0">
              <w:t>1</w:t>
            </w:r>
          </w:p>
        </w:tc>
        <w:tc>
          <w:tcPr>
            <w:tcW w:w="2010" w:type="dxa"/>
            <w:vAlign w:val="center"/>
          </w:tcPr>
          <w:p w14:paraId="535A513C" w14:textId="77777777" w:rsidR="00197D5A" w:rsidRPr="000E47C0" w:rsidRDefault="00197D5A" w:rsidP="006047EC">
            <w:pPr>
              <w:pStyle w:val="IntenseQuote"/>
            </w:pPr>
            <w:r w:rsidRPr="000E47C0">
              <w:t>Tốt nghiệp Đại học trở lên.</w:t>
            </w:r>
          </w:p>
        </w:tc>
        <w:tc>
          <w:tcPr>
            <w:tcW w:w="3969" w:type="dxa"/>
            <w:vAlign w:val="center"/>
          </w:tcPr>
          <w:p w14:paraId="4AEB3BDE" w14:textId="77777777" w:rsidR="00197D5A" w:rsidRPr="000E47C0" w:rsidRDefault="00197D5A" w:rsidP="006047EC">
            <w:pPr>
              <w:pStyle w:val="IntenseQuote"/>
            </w:pPr>
            <w:r w:rsidRPr="000E47C0">
              <w:t xml:space="preserve">Chịu trách nhiệm quản lý chung các hoạt động liên quan đến tổ chức cán bộ, công tác hành chính, văn phòng của Công ty </w:t>
            </w:r>
          </w:p>
        </w:tc>
      </w:tr>
      <w:tr w:rsidR="000E47C0" w:rsidRPr="000E47C0" w14:paraId="37C113C6" w14:textId="77777777" w:rsidTr="006047EC">
        <w:trPr>
          <w:trHeight w:val="397"/>
          <w:jc w:val="center"/>
        </w:trPr>
        <w:tc>
          <w:tcPr>
            <w:tcW w:w="704" w:type="dxa"/>
            <w:vAlign w:val="center"/>
          </w:tcPr>
          <w:p w14:paraId="58A862A5" w14:textId="77777777" w:rsidR="00197D5A" w:rsidRPr="000E47C0" w:rsidRDefault="00197D5A" w:rsidP="006047EC">
            <w:pPr>
              <w:pStyle w:val="IntenseQuote"/>
              <w:jc w:val="center"/>
            </w:pPr>
            <w:r w:rsidRPr="000E47C0">
              <w:t>2.2</w:t>
            </w:r>
          </w:p>
        </w:tc>
        <w:tc>
          <w:tcPr>
            <w:tcW w:w="1425" w:type="dxa"/>
            <w:vAlign w:val="center"/>
          </w:tcPr>
          <w:p w14:paraId="4EDD430F" w14:textId="77777777" w:rsidR="00197D5A" w:rsidRPr="000E47C0" w:rsidRDefault="00197D5A" w:rsidP="006047EC">
            <w:pPr>
              <w:pStyle w:val="IntenseQuote"/>
            </w:pPr>
            <w:r w:rsidRPr="000E47C0">
              <w:t>Kế toán</w:t>
            </w:r>
          </w:p>
        </w:tc>
        <w:tc>
          <w:tcPr>
            <w:tcW w:w="959" w:type="dxa"/>
            <w:vAlign w:val="center"/>
          </w:tcPr>
          <w:p w14:paraId="19627E9A" w14:textId="77777777" w:rsidR="00197D5A" w:rsidRPr="000E47C0" w:rsidRDefault="00197D5A" w:rsidP="006047EC">
            <w:pPr>
              <w:pStyle w:val="IntenseQuote"/>
              <w:jc w:val="center"/>
            </w:pPr>
            <w:r w:rsidRPr="000E47C0">
              <w:t>1</w:t>
            </w:r>
          </w:p>
        </w:tc>
        <w:tc>
          <w:tcPr>
            <w:tcW w:w="2010" w:type="dxa"/>
            <w:vAlign w:val="center"/>
          </w:tcPr>
          <w:p w14:paraId="729F9FDA" w14:textId="77777777" w:rsidR="00197D5A" w:rsidRPr="000E47C0" w:rsidRDefault="00197D5A" w:rsidP="006047EC">
            <w:pPr>
              <w:pStyle w:val="IntenseQuote"/>
            </w:pPr>
            <w:r w:rsidRPr="000E47C0">
              <w:t>Đáp ứng tiêu chuẩn, yêu cầu theo quy định</w:t>
            </w:r>
          </w:p>
        </w:tc>
        <w:tc>
          <w:tcPr>
            <w:tcW w:w="3969" w:type="dxa"/>
            <w:vAlign w:val="center"/>
          </w:tcPr>
          <w:p w14:paraId="70C45A17" w14:textId="77777777" w:rsidR="00197D5A" w:rsidRPr="000E47C0" w:rsidRDefault="00197D5A" w:rsidP="006047EC">
            <w:pPr>
              <w:pStyle w:val="IntenseQuote"/>
            </w:pPr>
            <w:r w:rsidRPr="000E47C0">
              <w:t>Quản lý tài sản, tài chính, kinh doanh của Công ty theo các quy định về tài chính của nhà nước.</w:t>
            </w:r>
          </w:p>
        </w:tc>
      </w:tr>
      <w:tr w:rsidR="000E47C0" w:rsidRPr="000E47C0" w14:paraId="13ECEA85" w14:textId="77777777" w:rsidTr="006047EC">
        <w:trPr>
          <w:trHeight w:val="397"/>
          <w:jc w:val="center"/>
        </w:trPr>
        <w:tc>
          <w:tcPr>
            <w:tcW w:w="704" w:type="dxa"/>
            <w:vAlign w:val="center"/>
          </w:tcPr>
          <w:p w14:paraId="052070AB" w14:textId="77777777" w:rsidR="00197D5A" w:rsidRPr="000E47C0" w:rsidRDefault="00197D5A" w:rsidP="006047EC">
            <w:pPr>
              <w:pStyle w:val="IntenseQuote"/>
              <w:jc w:val="center"/>
            </w:pPr>
            <w:r w:rsidRPr="000E47C0">
              <w:t>2.3</w:t>
            </w:r>
          </w:p>
        </w:tc>
        <w:tc>
          <w:tcPr>
            <w:tcW w:w="1425" w:type="dxa"/>
            <w:vAlign w:val="center"/>
          </w:tcPr>
          <w:p w14:paraId="488F0C83" w14:textId="77777777" w:rsidR="00197D5A" w:rsidRPr="000E47C0" w:rsidRDefault="00197D5A" w:rsidP="006047EC">
            <w:pPr>
              <w:pStyle w:val="IntenseQuote"/>
            </w:pPr>
            <w:r w:rsidRPr="000E47C0">
              <w:t>Nhân viên nghiệp vụ kiêm Thủ quỹ</w:t>
            </w:r>
          </w:p>
        </w:tc>
        <w:tc>
          <w:tcPr>
            <w:tcW w:w="959" w:type="dxa"/>
            <w:vAlign w:val="center"/>
          </w:tcPr>
          <w:p w14:paraId="32DFE6DD" w14:textId="77777777" w:rsidR="00197D5A" w:rsidRPr="000E47C0" w:rsidRDefault="00197D5A" w:rsidP="006047EC">
            <w:pPr>
              <w:pStyle w:val="IntenseQuote"/>
              <w:jc w:val="center"/>
            </w:pPr>
            <w:r w:rsidRPr="000E47C0">
              <w:t>1</w:t>
            </w:r>
          </w:p>
        </w:tc>
        <w:tc>
          <w:tcPr>
            <w:tcW w:w="2010" w:type="dxa"/>
            <w:vAlign w:val="center"/>
          </w:tcPr>
          <w:p w14:paraId="52A88DFE" w14:textId="77777777" w:rsidR="00197D5A" w:rsidRPr="000E47C0" w:rsidRDefault="00197D5A" w:rsidP="006047EC">
            <w:pPr>
              <w:ind w:firstLine="0"/>
            </w:pPr>
            <w:r w:rsidRPr="000E47C0">
              <w:t>Tốt nghiệp trình độ trung cấp trở lên; đã được bồi dưỡng theo quy định của Cục Đăng kiểm Việt Nam</w:t>
            </w:r>
          </w:p>
        </w:tc>
        <w:tc>
          <w:tcPr>
            <w:tcW w:w="3969" w:type="dxa"/>
            <w:vAlign w:val="center"/>
          </w:tcPr>
          <w:p w14:paraId="275C1DB8" w14:textId="77777777" w:rsidR="00197D5A" w:rsidRPr="000E47C0" w:rsidRDefault="00197D5A" w:rsidP="006047EC">
            <w:pPr>
              <w:pStyle w:val="IntenseQuote"/>
            </w:pPr>
            <w:r w:rsidRPr="000E47C0">
              <w:t>Thực hiện các công việc: Tiếp nhận hồ sơ, trả kết quả, nhập dữ liệu, tra cứu thông tin, in kết quả kiểm định, lưu trữ hồ sơ</w:t>
            </w:r>
          </w:p>
        </w:tc>
      </w:tr>
      <w:tr w:rsidR="000E47C0" w:rsidRPr="000E47C0" w14:paraId="3F15DE78" w14:textId="77777777" w:rsidTr="006047EC">
        <w:trPr>
          <w:trHeight w:val="397"/>
          <w:jc w:val="center"/>
        </w:trPr>
        <w:tc>
          <w:tcPr>
            <w:tcW w:w="704" w:type="dxa"/>
            <w:vAlign w:val="center"/>
          </w:tcPr>
          <w:p w14:paraId="02EDBF85" w14:textId="77777777" w:rsidR="00197D5A" w:rsidRPr="000E47C0" w:rsidRDefault="00197D5A" w:rsidP="006047EC">
            <w:pPr>
              <w:pStyle w:val="IntenseQuote"/>
              <w:jc w:val="center"/>
            </w:pPr>
            <w:r w:rsidRPr="000E47C0">
              <w:t>2.4</w:t>
            </w:r>
          </w:p>
        </w:tc>
        <w:tc>
          <w:tcPr>
            <w:tcW w:w="1425" w:type="dxa"/>
            <w:vAlign w:val="center"/>
          </w:tcPr>
          <w:p w14:paraId="75D90490" w14:textId="77777777" w:rsidR="00197D5A" w:rsidRPr="000E47C0" w:rsidRDefault="00197D5A" w:rsidP="006047EC">
            <w:pPr>
              <w:pStyle w:val="IntenseQuote"/>
            </w:pPr>
            <w:r w:rsidRPr="000E47C0">
              <w:t xml:space="preserve">Nhân viên kỹ thuật, </w:t>
            </w:r>
          </w:p>
          <w:p w14:paraId="219111CF" w14:textId="77777777" w:rsidR="00197D5A" w:rsidRPr="000E47C0" w:rsidRDefault="00197D5A" w:rsidP="006047EC">
            <w:pPr>
              <w:pStyle w:val="IntenseQuote"/>
            </w:pPr>
            <w:r w:rsidRPr="000E47C0">
              <w:t>điện, nước, tạp vụ</w:t>
            </w:r>
          </w:p>
        </w:tc>
        <w:tc>
          <w:tcPr>
            <w:tcW w:w="959" w:type="dxa"/>
            <w:vAlign w:val="center"/>
          </w:tcPr>
          <w:p w14:paraId="55650897" w14:textId="77777777" w:rsidR="00197D5A" w:rsidRPr="000E47C0" w:rsidRDefault="00197D5A" w:rsidP="006047EC">
            <w:pPr>
              <w:pStyle w:val="IntenseQuote"/>
              <w:jc w:val="center"/>
            </w:pPr>
            <w:r w:rsidRPr="000E47C0">
              <w:t>1</w:t>
            </w:r>
          </w:p>
        </w:tc>
        <w:tc>
          <w:tcPr>
            <w:tcW w:w="2010" w:type="dxa"/>
            <w:vAlign w:val="center"/>
          </w:tcPr>
          <w:p w14:paraId="20077342" w14:textId="77777777" w:rsidR="00197D5A" w:rsidRPr="000E47C0" w:rsidRDefault="00197D5A" w:rsidP="006047EC">
            <w:pPr>
              <w:pStyle w:val="IntenseQuote"/>
            </w:pPr>
            <w:r w:rsidRPr="000E47C0">
              <w:t>Tốt nghiệp Trung cấp trở lên</w:t>
            </w:r>
          </w:p>
        </w:tc>
        <w:tc>
          <w:tcPr>
            <w:tcW w:w="3969" w:type="dxa"/>
            <w:vAlign w:val="center"/>
          </w:tcPr>
          <w:p w14:paraId="58DD5BC1" w14:textId="77777777" w:rsidR="00197D5A" w:rsidRPr="000E47C0" w:rsidRDefault="00197D5A" w:rsidP="006047EC">
            <w:pPr>
              <w:pStyle w:val="IntenseQuote"/>
            </w:pPr>
            <w:r w:rsidRPr="000E47C0">
              <w:t>Thực hiện nhiệm vụ liên quan đến điện, nước, âm thanh, ánh sáng, công tác vệ sinh khu vực thuộc Công ty quản lý.</w:t>
            </w:r>
          </w:p>
        </w:tc>
      </w:tr>
      <w:tr w:rsidR="000E47C0" w:rsidRPr="000E47C0" w14:paraId="340A67B1" w14:textId="77777777" w:rsidTr="006047EC">
        <w:trPr>
          <w:trHeight w:val="397"/>
          <w:jc w:val="center"/>
        </w:trPr>
        <w:tc>
          <w:tcPr>
            <w:tcW w:w="704" w:type="dxa"/>
            <w:vAlign w:val="center"/>
          </w:tcPr>
          <w:p w14:paraId="450475E3" w14:textId="77777777" w:rsidR="00197D5A" w:rsidRPr="000E47C0" w:rsidRDefault="00197D5A" w:rsidP="006047EC">
            <w:pPr>
              <w:pStyle w:val="IntenseQuote"/>
              <w:jc w:val="center"/>
            </w:pPr>
            <w:r w:rsidRPr="000E47C0">
              <w:t>2.5</w:t>
            </w:r>
          </w:p>
        </w:tc>
        <w:tc>
          <w:tcPr>
            <w:tcW w:w="1425" w:type="dxa"/>
            <w:vAlign w:val="center"/>
          </w:tcPr>
          <w:p w14:paraId="572B6C91" w14:textId="77777777" w:rsidR="00197D5A" w:rsidRPr="000E47C0" w:rsidRDefault="00197D5A" w:rsidP="006047EC">
            <w:pPr>
              <w:pStyle w:val="IntenseQuote"/>
            </w:pPr>
            <w:r w:rsidRPr="000E47C0">
              <w:t>Nhân viên Bảo vệ</w:t>
            </w:r>
          </w:p>
        </w:tc>
        <w:tc>
          <w:tcPr>
            <w:tcW w:w="959" w:type="dxa"/>
            <w:vAlign w:val="center"/>
          </w:tcPr>
          <w:p w14:paraId="37F0CE1E" w14:textId="77777777" w:rsidR="00197D5A" w:rsidRPr="000E47C0" w:rsidRDefault="00197D5A" w:rsidP="006047EC">
            <w:pPr>
              <w:pStyle w:val="IntenseQuote"/>
              <w:jc w:val="center"/>
            </w:pPr>
            <w:r w:rsidRPr="000E47C0">
              <w:t>1</w:t>
            </w:r>
          </w:p>
        </w:tc>
        <w:tc>
          <w:tcPr>
            <w:tcW w:w="2010" w:type="dxa"/>
            <w:vAlign w:val="center"/>
          </w:tcPr>
          <w:p w14:paraId="2C202DC4" w14:textId="77777777" w:rsidR="00197D5A" w:rsidRPr="000E47C0" w:rsidRDefault="00197D5A" w:rsidP="006047EC">
            <w:pPr>
              <w:pStyle w:val="IntenseQuote"/>
            </w:pPr>
            <w:r w:rsidRPr="000E47C0">
              <w:t>Lao động phổ thông</w:t>
            </w:r>
          </w:p>
        </w:tc>
        <w:tc>
          <w:tcPr>
            <w:tcW w:w="3969" w:type="dxa"/>
            <w:vAlign w:val="center"/>
          </w:tcPr>
          <w:p w14:paraId="69887C03" w14:textId="77777777" w:rsidR="00197D5A" w:rsidRPr="000E47C0" w:rsidRDefault="00197D5A" w:rsidP="006047EC">
            <w:pPr>
              <w:pStyle w:val="IntenseQuote"/>
            </w:pPr>
            <w:r w:rsidRPr="000E47C0">
              <w:t>Thực hiện các nhiệm vụ bảo vệ tại Công ty</w:t>
            </w:r>
          </w:p>
        </w:tc>
      </w:tr>
      <w:tr w:rsidR="000E47C0" w:rsidRPr="000E47C0" w14:paraId="6DBEA031" w14:textId="77777777" w:rsidTr="006047EC">
        <w:trPr>
          <w:trHeight w:val="397"/>
          <w:jc w:val="center"/>
        </w:trPr>
        <w:tc>
          <w:tcPr>
            <w:tcW w:w="704" w:type="dxa"/>
            <w:vAlign w:val="center"/>
          </w:tcPr>
          <w:p w14:paraId="0E38BAA9" w14:textId="77777777" w:rsidR="00197D5A" w:rsidRPr="000E47C0" w:rsidRDefault="00197D5A" w:rsidP="006047EC">
            <w:pPr>
              <w:pStyle w:val="IntenseQuote"/>
              <w:jc w:val="center"/>
            </w:pPr>
            <w:r w:rsidRPr="000E47C0">
              <w:rPr>
                <w:b/>
              </w:rPr>
              <w:t>3</w:t>
            </w:r>
          </w:p>
        </w:tc>
        <w:tc>
          <w:tcPr>
            <w:tcW w:w="8363" w:type="dxa"/>
            <w:gridSpan w:val="4"/>
            <w:vAlign w:val="center"/>
          </w:tcPr>
          <w:p w14:paraId="315D9234" w14:textId="77777777" w:rsidR="00197D5A" w:rsidRPr="000E47C0" w:rsidRDefault="00197D5A" w:rsidP="006047EC">
            <w:pPr>
              <w:pStyle w:val="IntenseQuote"/>
            </w:pPr>
            <w:r w:rsidRPr="000E47C0">
              <w:rPr>
                <w:b/>
              </w:rPr>
              <w:t>Bộ phận Kiểm định</w:t>
            </w:r>
          </w:p>
        </w:tc>
      </w:tr>
      <w:tr w:rsidR="000E47C0" w:rsidRPr="000E47C0" w14:paraId="56D76A8B" w14:textId="77777777" w:rsidTr="006047EC">
        <w:trPr>
          <w:trHeight w:val="397"/>
          <w:jc w:val="center"/>
        </w:trPr>
        <w:tc>
          <w:tcPr>
            <w:tcW w:w="704" w:type="dxa"/>
            <w:vAlign w:val="center"/>
          </w:tcPr>
          <w:p w14:paraId="451466B2" w14:textId="77777777" w:rsidR="00197D5A" w:rsidRPr="000E47C0" w:rsidRDefault="00197D5A" w:rsidP="006047EC">
            <w:pPr>
              <w:pStyle w:val="IntenseQuote"/>
              <w:jc w:val="center"/>
            </w:pPr>
            <w:r w:rsidRPr="000E47C0">
              <w:t>3.1</w:t>
            </w:r>
          </w:p>
        </w:tc>
        <w:tc>
          <w:tcPr>
            <w:tcW w:w="1425" w:type="dxa"/>
            <w:vAlign w:val="center"/>
          </w:tcPr>
          <w:p w14:paraId="3AB48DE9" w14:textId="77777777" w:rsidR="00197D5A" w:rsidRPr="000E47C0" w:rsidRDefault="00197D5A" w:rsidP="006047EC">
            <w:pPr>
              <w:pStyle w:val="IntenseQuote"/>
            </w:pPr>
            <w:r w:rsidRPr="000E47C0">
              <w:t>Trưởng Bộ phận</w:t>
            </w:r>
          </w:p>
        </w:tc>
        <w:tc>
          <w:tcPr>
            <w:tcW w:w="959" w:type="dxa"/>
            <w:vAlign w:val="center"/>
          </w:tcPr>
          <w:p w14:paraId="3BB4F5EB" w14:textId="77777777" w:rsidR="00197D5A" w:rsidRPr="000E47C0" w:rsidRDefault="00197D5A" w:rsidP="006047EC">
            <w:pPr>
              <w:pStyle w:val="IntenseQuote"/>
              <w:jc w:val="center"/>
            </w:pPr>
            <w:r w:rsidRPr="000E47C0">
              <w:t>1</w:t>
            </w:r>
          </w:p>
        </w:tc>
        <w:tc>
          <w:tcPr>
            <w:tcW w:w="2010" w:type="dxa"/>
            <w:vAlign w:val="center"/>
          </w:tcPr>
          <w:p w14:paraId="284AFCC8" w14:textId="77777777" w:rsidR="00197D5A" w:rsidRPr="000E47C0" w:rsidRDefault="00197D5A" w:rsidP="006047EC">
            <w:pPr>
              <w:pStyle w:val="IntenseQuote"/>
            </w:pPr>
            <w:r w:rsidRPr="000E47C0">
              <w:t>Tối thiểu là ĐKV hạng I; có kinh nghiệm thực hiện công tác kiểm định đủ 60 tháng (Điều 6 Nghị định số 89/2026/NĐ-CP)</w:t>
            </w:r>
          </w:p>
        </w:tc>
        <w:tc>
          <w:tcPr>
            <w:tcW w:w="3969" w:type="dxa"/>
            <w:vAlign w:val="center"/>
          </w:tcPr>
          <w:p w14:paraId="5FD05846" w14:textId="77777777" w:rsidR="00197D5A" w:rsidRPr="000E47C0" w:rsidRDefault="00197D5A" w:rsidP="006047EC">
            <w:pPr>
              <w:pStyle w:val="IntenseQuote"/>
            </w:pPr>
            <w:r w:rsidRPr="000E47C0">
              <w:t>Phụ trách quản lý Bộ phận Kiểm định, thực hiện kiểm định phương tiện XCG theo chức trách, nhiệm vụ quy định.</w:t>
            </w:r>
          </w:p>
        </w:tc>
      </w:tr>
      <w:tr w:rsidR="000E47C0" w:rsidRPr="000E47C0" w14:paraId="439C19B5" w14:textId="77777777" w:rsidTr="006047EC">
        <w:trPr>
          <w:trHeight w:val="397"/>
          <w:jc w:val="center"/>
        </w:trPr>
        <w:tc>
          <w:tcPr>
            <w:tcW w:w="704" w:type="dxa"/>
            <w:vAlign w:val="center"/>
          </w:tcPr>
          <w:p w14:paraId="211F2CAA" w14:textId="77777777" w:rsidR="00197D5A" w:rsidRPr="000E47C0" w:rsidRDefault="00197D5A" w:rsidP="006047EC">
            <w:pPr>
              <w:pStyle w:val="IntenseQuote"/>
              <w:jc w:val="center"/>
            </w:pPr>
            <w:r w:rsidRPr="000E47C0">
              <w:t>3.2</w:t>
            </w:r>
          </w:p>
        </w:tc>
        <w:tc>
          <w:tcPr>
            <w:tcW w:w="1425" w:type="dxa"/>
            <w:vAlign w:val="center"/>
          </w:tcPr>
          <w:p w14:paraId="44014B40" w14:textId="77777777" w:rsidR="00197D5A" w:rsidRPr="000E47C0" w:rsidRDefault="00197D5A" w:rsidP="006047EC">
            <w:pPr>
              <w:pStyle w:val="IntenseQuote"/>
            </w:pPr>
            <w:r w:rsidRPr="000E47C0">
              <w:t>Đăng kiểm viên</w:t>
            </w:r>
          </w:p>
        </w:tc>
        <w:tc>
          <w:tcPr>
            <w:tcW w:w="959" w:type="dxa"/>
            <w:vAlign w:val="center"/>
          </w:tcPr>
          <w:p w14:paraId="00B0B9C2" w14:textId="77777777" w:rsidR="00197D5A" w:rsidRPr="000E47C0" w:rsidRDefault="00197D5A" w:rsidP="006047EC">
            <w:pPr>
              <w:pStyle w:val="IntenseQuote"/>
              <w:jc w:val="center"/>
            </w:pPr>
            <w:r w:rsidRPr="000E47C0">
              <w:t>3</w:t>
            </w:r>
          </w:p>
        </w:tc>
        <w:tc>
          <w:tcPr>
            <w:tcW w:w="2010" w:type="dxa"/>
            <w:vAlign w:val="center"/>
          </w:tcPr>
          <w:p w14:paraId="16D30359" w14:textId="77777777" w:rsidR="00197D5A" w:rsidRPr="000E47C0" w:rsidRDefault="00197D5A" w:rsidP="006047EC">
            <w:pPr>
              <w:pStyle w:val="IntenseQuote"/>
            </w:pPr>
            <w:r w:rsidRPr="000E47C0">
              <w:t>ĐKV hạng II trở lên (có ít nhất có 1 ĐKV có chứng chỉ chuyên môn thực hiện công việc kiểm định khí thải xe mô tô, xe gắn máy)</w:t>
            </w:r>
          </w:p>
        </w:tc>
        <w:tc>
          <w:tcPr>
            <w:tcW w:w="3969" w:type="dxa"/>
            <w:vAlign w:val="center"/>
          </w:tcPr>
          <w:p w14:paraId="383425D4" w14:textId="6D057798" w:rsidR="00197D5A" w:rsidRPr="000E47C0" w:rsidRDefault="00197D5A" w:rsidP="006047EC">
            <w:pPr>
              <w:pStyle w:val="IntenseQuote"/>
            </w:pPr>
            <w:r w:rsidRPr="000E47C0">
              <w:t xml:space="preserve">Thực hiện công việc chuyên môn của ĐKV bao gồm: Công việc chuyên môn kiểm định và công việc chuyên môn chứng nhận theo quy định tại </w:t>
            </w:r>
            <w:r w:rsidR="0048599B" w:rsidRPr="0048599B">
              <w:t>Nghị định số 89/2026/NĐ-CP</w:t>
            </w:r>
            <w:r w:rsidR="0048599B">
              <w:t>.</w:t>
            </w:r>
          </w:p>
        </w:tc>
      </w:tr>
    </w:tbl>
    <w:p w14:paraId="56931543" w14:textId="77777777" w:rsidR="00197D5A" w:rsidRPr="000E47C0" w:rsidRDefault="00197D5A" w:rsidP="00197D5A">
      <w:r w:rsidRPr="000E47C0">
        <w:rPr>
          <w:b/>
          <w:bCs/>
        </w:rPr>
        <w:t>Ghi chú:</w:t>
      </w:r>
      <w:r w:rsidRPr="000E47C0">
        <w:t xml:space="preserve"> Nhân sự Lãnh đạo Công ty và Bộ phận Văn phòng có thể kiêm nhiệm thực hiện các nhiệm vụ giữa các bộ phận khác nhau và được tính là nhân sự thuộc bộ phận kiêm nhiệm nếu đáp ứng các yêu cầu về chứng chỉ chuyên môn và điều kiện theo quy định.</w:t>
      </w:r>
    </w:p>
    <w:p w14:paraId="0EA7C9EF" w14:textId="77777777" w:rsidR="00197D5A" w:rsidRPr="000E47C0" w:rsidRDefault="00197D5A" w:rsidP="00197D5A">
      <w:r w:rsidRPr="000E47C0">
        <w:rPr>
          <w:b/>
          <w:bCs/>
        </w:rPr>
        <w:t>Giai đoạn 1 (01 dây chuyền) bố trí 11 người; khi đầu tư dây chuyền thứ hai, bổ sung 01 Phó Giám đốc (phụ trách tổng hợp, chiến lược hậu cần, tài chính) và 03 đăng kiểm viên (tổng số 15 người). Số đăng kiểm viên bảo đảm điều kiện tối thiểu tại Điều 6 và Điều 8 Nghị định số 89/2026/NĐ-CP.</w:t>
      </w:r>
    </w:p>
    <w:p w14:paraId="0EA7C9EF" w14:textId="77777777" w:rsidR="00197D5A" w:rsidRPr="000E47C0" w:rsidRDefault="00197D5A" w:rsidP="00197D5A">
      <w:ins w:id="1011" w:author="Nội dung bổ sung (Claude)" w:date="2026-10-24T20:55:23Z">
        <w:r w:rsidRPr="000E47C0">
          <w:rPr>
            <w:b/>
            <w:bCs/>
          </w:rPr>
          <w:t xml:space="preserve">Hiện nay, Trường chưa có nhân sự có chứng chỉ đăng kiểm viên hoặc đủ 60 tháng kinh nghiệm thực hiện công tác kiểm định; Phó Giám đốc phụ trách chuyên môn (lãnh đạo cơ sở đăng kiểm) và Trưởng Bộ phận Kiểm định được tuyển dụng mới, bảo đảm điều kiện tại Điều 6 Nghị định số 89/2026/NĐ-CP trước khi đề nghị cấp giấy chứng nhận đủ điều kiện hoạt động kiểm định; các vị trí đăng kiểm viên còn lại được đào tạo từ đội ngũ kỹ sư Công nghệ kỹ thuật ô tô của Trường hoặc tuyển dụng.</w:t>
        </w:r>
      </w:ins>
    </w:p>
    <w:p w14:paraId="63A38361" w14:textId="77777777" w:rsidR="00197D5A" w:rsidRPr="000E47C0" w:rsidRDefault="00197D5A" w:rsidP="00197D5A">
      <w:pPr>
        <w:pStyle w:val="Heading2"/>
        <w:rPr>
          <w:color w:val="auto"/>
          <w:lang w:val="nl-NL"/>
        </w:rPr>
      </w:pPr>
      <w:bookmarkStart w:id="57" w:name="_Toc236064036"/>
      <w:r w:rsidRPr="000E47C0">
        <w:rPr>
          <w:color w:val="auto"/>
          <w:lang w:val="nl-BE"/>
        </w:rPr>
        <w:t>4</w:t>
      </w:r>
      <w:r w:rsidRPr="000E47C0">
        <w:rPr>
          <w:color w:val="auto"/>
        </w:rPr>
        <w:t>. Hội đồng thành viên</w:t>
      </w:r>
      <w:bookmarkEnd w:id="57"/>
    </w:p>
    <w:p w14:paraId="12F40A7D" w14:textId="77777777" w:rsidR="00197D5A" w:rsidRPr="000E47C0" w:rsidRDefault="00197D5A" w:rsidP="00197D5A">
      <w:pPr>
        <w:rPr>
          <w:b/>
          <w:i/>
          <w:lang w:val="nl-NL"/>
        </w:rPr>
      </w:pPr>
      <w:r w:rsidRPr="000E47C0">
        <w:rPr>
          <w:b/>
          <w:i/>
          <w:lang w:val="nl-NL"/>
        </w:rPr>
        <w:t xml:space="preserve">a) Vị trí, chức năng </w:t>
      </w:r>
    </w:p>
    <w:p w14:paraId="3743269E" w14:textId="77777777" w:rsidR="00197D5A" w:rsidRPr="000E47C0" w:rsidRDefault="00197D5A" w:rsidP="00197D5A">
      <w:pPr>
        <w:rPr>
          <w:lang w:val="nl-NL"/>
        </w:rPr>
      </w:pPr>
      <w:r w:rsidRPr="000E47C0">
        <w:rPr>
          <w:lang w:val="nl-NL"/>
        </w:rPr>
        <w:t>- Hội đồng thành viên Công ty được thành lập, hoạt động theo quy định tại Điều 55 Luật Doanh nghiệp ngày 17 tháng 6 năm 2020 (hợp nhất tại Văn bản hợp nhất số 67/VBHN-VPQH ngày 15 tháng 8 năm 2025) và Điều lệ Công ty</w:t>
      </w:r>
      <w:r w:rsidRPr="000E47C0">
        <w:rPr>
          <w:bCs/>
          <w:lang w:val="nl-NL"/>
        </w:rPr>
        <w:t>.</w:t>
      </w:r>
    </w:p>
    <w:p w14:paraId="262D40A2" w14:textId="77777777" w:rsidR="00197D5A" w:rsidRPr="000E47C0" w:rsidRDefault="00197D5A" w:rsidP="00197D5A">
      <w:pPr>
        <w:rPr>
          <w:lang w:val="vi-VN"/>
        </w:rPr>
      </w:pPr>
      <w:r w:rsidRPr="000E47C0">
        <w:rPr>
          <w:lang w:val="vi-VN"/>
        </w:rPr>
        <w:t xml:space="preserve">- Hội đồng thành viên là cơ quan quyết định cao nhất của công ty, bao gồm tất cả thành viên Công ty là cá nhân và người đại diện theo ủy quyền của thành viên công ty là tổ chức. Điều lệ </w:t>
      </w:r>
      <w:r w:rsidRPr="000E47C0">
        <w:t>C</w:t>
      </w:r>
      <w:r w:rsidRPr="000E47C0">
        <w:rPr>
          <w:lang w:val="vi-VN"/>
        </w:rPr>
        <w:t>ông ty quy định kỳ họp Hội đồng thành viên, nhưng ít nhất mỗi năm phải họp một lần.</w:t>
      </w:r>
    </w:p>
    <w:p w14:paraId="31155A66" w14:textId="77777777" w:rsidR="00197D5A" w:rsidRPr="000E47C0" w:rsidRDefault="00197D5A" w:rsidP="00197D5A">
      <w:pPr>
        <w:rPr>
          <w:b/>
          <w:i/>
          <w:lang w:val="vi-VN"/>
        </w:rPr>
      </w:pPr>
      <w:r w:rsidRPr="000E47C0">
        <w:rPr>
          <w:b/>
          <w:i/>
          <w:lang w:val="vi-VN"/>
        </w:rPr>
        <w:t xml:space="preserve">b) </w:t>
      </w:r>
      <w:r w:rsidRPr="000E47C0">
        <w:rPr>
          <w:b/>
          <w:i/>
        </w:rPr>
        <w:t>Nghĩa vụ</w:t>
      </w:r>
      <w:r w:rsidRPr="000E47C0">
        <w:rPr>
          <w:b/>
          <w:i/>
          <w:lang w:val="vi-VN"/>
        </w:rPr>
        <w:t xml:space="preserve"> và quyền hạn </w:t>
      </w:r>
    </w:p>
    <w:p w14:paraId="1B39C2D7" w14:textId="77777777" w:rsidR="00197D5A" w:rsidRPr="000E47C0" w:rsidRDefault="00197D5A" w:rsidP="00197D5A">
      <w:pPr>
        <w:rPr>
          <w:lang w:val="vi-VN"/>
        </w:rPr>
      </w:pPr>
      <w:r w:rsidRPr="000E47C0">
        <w:t>-</w:t>
      </w:r>
      <w:r w:rsidRPr="000E47C0">
        <w:rPr>
          <w:lang w:val="vi-VN"/>
        </w:rPr>
        <w:t xml:space="preserve"> Quyết định chiến lược phát triển và kế hoạch kinh doanh hằng năm của công ty;</w:t>
      </w:r>
    </w:p>
    <w:p w14:paraId="11F46609" w14:textId="77777777" w:rsidR="00197D5A" w:rsidRPr="000E47C0" w:rsidRDefault="00197D5A" w:rsidP="00197D5A">
      <w:pPr>
        <w:rPr>
          <w:lang w:val="vi-VN"/>
        </w:rPr>
      </w:pPr>
      <w:r w:rsidRPr="000E47C0">
        <w:t xml:space="preserve">- </w:t>
      </w:r>
      <w:r w:rsidRPr="000E47C0">
        <w:rPr>
          <w:lang w:val="vi-VN"/>
        </w:rPr>
        <w:t>Quyết định tăng hoặc giảm vốn điều lệ, quyết định thời điểm và phương thức huy động thêm vốn; quyết định phát hành trái phiếu;</w:t>
      </w:r>
    </w:p>
    <w:p w14:paraId="67FB1606" w14:textId="77777777" w:rsidR="00197D5A" w:rsidRPr="000E47C0" w:rsidRDefault="00197D5A" w:rsidP="00197D5A">
      <w:pPr>
        <w:rPr>
          <w:lang w:val="vi-VN"/>
        </w:rPr>
      </w:pPr>
      <w:r w:rsidRPr="000E47C0">
        <w:t xml:space="preserve">- </w:t>
      </w:r>
      <w:r w:rsidRPr="000E47C0">
        <w:rPr>
          <w:lang w:val="vi-VN"/>
        </w:rPr>
        <w:t>Quyết định dự án đầu tư phát triển của công ty; giải pháp phát triển thị trường, tiếp thị và chuyển giao công nghệ;</w:t>
      </w:r>
    </w:p>
    <w:p w14:paraId="2688CB35" w14:textId="77777777" w:rsidR="00197D5A" w:rsidRPr="000E47C0" w:rsidRDefault="00197D5A" w:rsidP="00197D5A">
      <w:pPr>
        <w:rPr>
          <w:lang w:val="vi-VN"/>
        </w:rPr>
      </w:pPr>
      <w:r w:rsidRPr="000E47C0">
        <w:t>-</w:t>
      </w:r>
      <w:r w:rsidRPr="000E47C0">
        <w:rPr>
          <w:lang w:val="vi-VN"/>
        </w:rPr>
        <w:t xml:space="preserve"> Thông qua hợp đồng vay, cho vay, bán tài sản và hợp đồng khác do Điều lệ công ty quy định có giá trị từ 50% tổng giá trị tài sản trở lên được ghi trong báo cáo tài chính tại thời điểm công bố gần nhất của công ty hoặc một tỷ lệ hoặc giá trị khác nhỏ hơn quy định tại Điều lệ Công ty;</w:t>
      </w:r>
    </w:p>
    <w:p w14:paraId="68E880BA" w14:textId="77777777" w:rsidR="00197D5A" w:rsidRPr="000E47C0" w:rsidRDefault="00197D5A" w:rsidP="00197D5A">
      <w:pPr>
        <w:rPr>
          <w:lang w:val="vi-VN"/>
        </w:rPr>
      </w:pPr>
      <w:r w:rsidRPr="000E47C0">
        <w:t>-</w:t>
      </w:r>
      <w:r w:rsidRPr="000E47C0">
        <w:rPr>
          <w:lang w:val="vi-VN"/>
        </w:rPr>
        <w:t xml:space="preserve"> Bầu, miễn nhiệm, bãi nhiệm Chủ tịch Hội đồng thành viên; quyết định bổ nhiệm, miễn nhiệm, bãi nhiệm, ký và chấm dứt hợp đồng đối với Giám đốc hoặc Tổng giám đốc, Kế toán trưởng, Kiểm soát viên và người quản lý khác quy định tại Điều lệ Công ty;</w:t>
      </w:r>
    </w:p>
    <w:p w14:paraId="3A9F3C8F" w14:textId="77777777" w:rsidR="00197D5A" w:rsidRPr="000E47C0" w:rsidRDefault="00197D5A" w:rsidP="00197D5A">
      <w:pPr>
        <w:rPr>
          <w:lang w:val="vi-VN"/>
        </w:rPr>
      </w:pPr>
      <w:r w:rsidRPr="000E47C0">
        <w:t>-</w:t>
      </w:r>
      <w:r w:rsidRPr="000E47C0">
        <w:rPr>
          <w:lang w:val="vi-VN"/>
        </w:rPr>
        <w:t xml:space="preserve"> Quyết định mức lương, thù lao, thưởng và lợi ích khác đối với Chủ tịch Hội đồng thành viên, Giám đốc, Kế toán trưởng và người quản lý khác quy định tại Điều lệ Công ty;</w:t>
      </w:r>
    </w:p>
    <w:p w14:paraId="09E2FD63" w14:textId="77777777" w:rsidR="00197D5A" w:rsidRPr="000E47C0" w:rsidRDefault="00197D5A" w:rsidP="00197D5A">
      <w:pPr>
        <w:rPr>
          <w:lang w:val="vi-VN"/>
        </w:rPr>
      </w:pPr>
      <w:r w:rsidRPr="000E47C0">
        <w:t>-</w:t>
      </w:r>
      <w:r w:rsidRPr="000E47C0">
        <w:rPr>
          <w:lang w:val="vi-VN"/>
        </w:rPr>
        <w:t xml:space="preserve"> Thông qua báo cáo tài chính hằng năm, phương án sử dụng và phân chia lợi nhuận hoặc phương án xử lý lỗ của Công ty;</w:t>
      </w:r>
    </w:p>
    <w:p w14:paraId="641F84B9" w14:textId="77777777" w:rsidR="00197D5A" w:rsidRPr="000E47C0" w:rsidRDefault="00197D5A" w:rsidP="00197D5A">
      <w:pPr>
        <w:rPr>
          <w:lang w:val="vi-VN"/>
        </w:rPr>
      </w:pPr>
      <w:r w:rsidRPr="000E47C0">
        <w:t>-</w:t>
      </w:r>
      <w:r w:rsidRPr="000E47C0">
        <w:rPr>
          <w:lang w:val="vi-VN"/>
        </w:rPr>
        <w:t xml:space="preserve"> Quyết định cơ cấu tổ chức quản lý Công ty;</w:t>
      </w:r>
    </w:p>
    <w:p w14:paraId="28338B2B" w14:textId="77777777" w:rsidR="00197D5A" w:rsidRPr="000E47C0" w:rsidRDefault="00197D5A" w:rsidP="00197D5A">
      <w:pPr>
        <w:rPr>
          <w:lang w:val="vi-VN"/>
        </w:rPr>
      </w:pPr>
      <w:r w:rsidRPr="000E47C0">
        <w:t xml:space="preserve">- </w:t>
      </w:r>
      <w:r w:rsidRPr="000E47C0">
        <w:rPr>
          <w:lang w:val="vi-VN"/>
        </w:rPr>
        <w:t>Quyết định thành lập công ty con, chi nhánh, văn phòng đại diện;</w:t>
      </w:r>
    </w:p>
    <w:p w14:paraId="5C6EC1EB" w14:textId="77777777" w:rsidR="00197D5A" w:rsidRPr="000E47C0" w:rsidRDefault="00197D5A" w:rsidP="00197D5A">
      <w:pPr>
        <w:rPr>
          <w:lang w:val="vi-VN"/>
        </w:rPr>
      </w:pPr>
      <w:r w:rsidRPr="000E47C0">
        <w:t>-</w:t>
      </w:r>
      <w:r w:rsidRPr="000E47C0">
        <w:rPr>
          <w:lang w:val="vi-VN"/>
        </w:rPr>
        <w:t xml:space="preserve"> Sửa đổi, bổ sung Điều lệ Công ty;</w:t>
      </w:r>
    </w:p>
    <w:p w14:paraId="20123149" w14:textId="77777777" w:rsidR="00197D5A" w:rsidRPr="000E47C0" w:rsidRDefault="00197D5A" w:rsidP="00197D5A">
      <w:pPr>
        <w:rPr>
          <w:lang w:val="vi-VN"/>
        </w:rPr>
      </w:pPr>
      <w:r w:rsidRPr="000E47C0">
        <w:t>-</w:t>
      </w:r>
      <w:r w:rsidRPr="000E47C0">
        <w:rPr>
          <w:lang w:val="vi-VN"/>
        </w:rPr>
        <w:t xml:space="preserve"> Quyết định tổ chức lại Công ty;</w:t>
      </w:r>
    </w:p>
    <w:p w14:paraId="74F979FC" w14:textId="77777777" w:rsidR="00197D5A" w:rsidRPr="000E47C0" w:rsidRDefault="00197D5A" w:rsidP="00197D5A">
      <w:pPr>
        <w:rPr>
          <w:lang w:val="vi-VN"/>
        </w:rPr>
      </w:pPr>
      <w:r w:rsidRPr="000E47C0">
        <w:t>-</w:t>
      </w:r>
      <w:r w:rsidRPr="000E47C0">
        <w:rPr>
          <w:lang w:val="vi-VN"/>
        </w:rPr>
        <w:t xml:space="preserve"> Quyết định giải thể hoặc yêu cầu phá sản Công ty;</w:t>
      </w:r>
    </w:p>
    <w:p w14:paraId="21C9A8CB" w14:textId="77777777" w:rsidR="00197D5A" w:rsidRPr="000E47C0" w:rsidRDefault="00197D5A" w:rsidP="00197D5A">
      <w:pPr>
        <w:rPr>
          <w:lang w:val="nl-BE"/>
        </w:rPr>
      </w:pPr>
      <w:r w:rsidRPr="000E47C0">
        <w:t>-</w:t>
      </w:r>
      <w:r w:rsidRPr="000E47C0">
        <w:rPr>
          <w:lang w:val="vi-VN"/>
        </w:rPr>
        <w:t xml:space="preserve"> Quyền và nghĩa vụ khác theo quy định của </w:t>
      </w:r>
      <w:r w:rsidRPr="000E47C0">
        <w:t>pháp luật</w:t>
      </w:r>
      <w:r w:rsidRPr="000E47C0">
        <w:rPr>
          <w:lang w:val="vi-VN"/>
        </w:rPr>
        <w:t xml:space="preserve"> và Điều lệ Công ty.</w:t>
      </w:r>
    </w:p>
    <w:p w14:paraId="505D2B1E" w14:textId="77777777" w:rsidR="00197D5A" w:rsidRPr="000E47C0" w:rsidRDefault="00197D5A" w:rsidP="00197D5A">
      <w:pPr>
        <w:pStyle w:val="Heading2"/>
        <w:rPr>
          <w:color w:val="auto"/>
          <w:lang w:val="nl-BE"/>
        </w:rPr>
      </w:pPr>
      <w:bookmarkStart w:id="58" w:name="_Toc236064037"/>
      <w:r w:rsidRPr="000E47C0">
        <w:rPr>
          <w:color w:val="auto"/>
          <w:lang w:val="nl-BE"/>
        </w:rPr>
        <w:t>5. Người đại diện phần vốn Nhà nước tại doanh nghiệp</w:t>
      </w:r>
      <w:bookmarkEnd w:id="58"/>
    </w:p>
    <w:p w14:paraId="214C00A8" w14:textId="1983452B" w:rsidR="00197D5A" w:rsidRPr="000E47C0" w:rsidRDefault="00197D5A" w:rsidP="00197D5A">
      <w:r w:rsidRPr="000E47C0">
        <w:t>Trường Cao đẳng Kon Tum có trách nhiệm đề xuất để cấp có thẩm quyền cử người đại diện phần vốn nhà nước (51%) tại Công ty đáp ứng tiêu chuẩn theo quy định tại Điều 37 Luật Quản lý và đầu tư vốn nhà nước tại doanh nghiệp ngày 14 tháng 6 năm 2025 và Quyết định số 31/2025/QĐ-UBND ngày 15 tháng 10 năm 2025 của UBND tỉnh Quảng Ngãi; người đại diện phần vốn Nhà nước tại doanh nghiệp phải đáp ứng tiêu chuẩn về trình độ, năng lực quản lý theo quy định, chịu trách nhiệm báo cáo định kỳ với Trường về tình hình sử dụng, bảo toàn và phát triển vốn nhà nước tại Công ty; việc cử, miễn nhiệm, thay thế người đại diện phần vốn thực hiện theo đúng thẩm quyền và trình tự pháp luật quy định (theo khoản 4 Điều 4 Nghị định 181/2026/NĐ-CP xác định: "Người quản lý doanh nghiệp nhà nước, người đại diện phần vốn nhà nước, kiểm soát viên không là cán bộ, công chức, viên chức", do đó, nhà trường chỉ đề xuất cử người đại diện phần vốn sau khi có hướng dẫn của Bộ Nội vụ về cơ chế áp dụng đối với viên chức và hoàn tất các thủ tục theo quy định).</w:t>
      </w:r>
    </w:p>
    <w:p w14:paraId="7BC1EFF0" w14:textId="77777777" w:rsidR="00197D5A" w:rsidRPr="000E47C0" w:rsidRDefault="00197D5A" w:rsidP="00197D5A">
      <w:pPr>
        <w:pStyle w:val="Heading2"/>
        <w:rPr>
          <w:color w:val="auto"/>
          <w:lang w:val="nl-BE"/>
        </w:rPr>
      </w:pPr>
      <w:bookmarkStart w:id="59" w:name="_Toc236064038"/>
      <w:r w:rsidRPr="000E47C0">
        <w:rPr>
          <w:color w:val="auto"/>
          <w:lang w:val="nl-BE"/>
        </w:rPr>
        <w:t>6. Mối quan hệ công tác</w:t>
      </w:r>
      <w:bookmarkEnd w:id="59"/>
    </w:p>
    <w:p w14:paraId="5A1ED242" w14:textId="77777777" w:rsidR="00197D5A" w:rsidRPr="000E47C0" w:rsidRDefault="00197D5A" w:rsidP="00197D5A">
      <w:pPr>
        <w:rPr>
          <w:b/>
          <w:bCs/>
          <w:i/>
          <w:lang w:val="nl-BE"/>
        </w:rPr>
      </w:pPr>
      <w:r w:rsidRPr="000E47C0">
        <w:rPr>
          <w:b/>
          <w:bCs/>
          <w:i/>
          <w:lang w:val="nl-BE"/>
        </w:rPr>
        <w:t>a) Đối với cơ quan quản lý cấp trên trực tiếp</w:t>
      </w:r>
    </w:p>
    <w:p w14:paraId="6B75026B" w14:textId="77777777" w:rsidR="00197D5A" w:rsidRPr="000E47C0" w:rsidRDefault="00197D5A" w:rsidP="00197D5A">
      <w:pPr>
        <w:rPr>
          <w:lang w:val="nl-BE"/>
        </w:rPr>
      </w:pPr>
      <w:r w:rsidRPr="000E47C0">
        <w:rPr>
          <w:lang w:val="nl-BE"/>
        </w:rPr>
        <w:t>- Trường Cao đẳng Kon Tum</w:t>
      </w:r>
      <w:r w:rsidRPr="000E47C0">
        <w:rPr>
          <w:lang w:val="vi-VN"/>
        </w:rPr>
        <w:t xml:space="preserve"> quyết định các vấn đề thuộc thẩm quyền theo đề nghị của </w:t>
      </w:r>
      <w:r w:rsidRPr="000E47C0">
        <w:rPr>
          <w:lang w:val="nl-BE"/>
        </w:rPr>
        <w:t>Giám đốc Công ty</w:t>
      </w:r>
      <w:r w:rsidRPr="000E47C0">
        <w:rPr>
          <w:lang w:val="vi-VN"/>
        </w:rPr>
        <w:t xml:space="preserve">; </w:t>
      </w:r>
      <w:r w:rsidRPr="000E47C0">
        <w:rPr>
          <w:lang w:val="nl-BE"/>
        </w:rPr>
        <w:t>Giám đốc Công ty chịu sự</w:t>
      </w:r>
      <w:r w:rsidRPr="000E47C0">
        <w:rPr>
          <w:lang w:val="vi-VN"/>
        </w:rPr>
        <w:t xml:space="preserve"> quản lý điều hành hoạt động của đơn vị thực hiện các nghị quyết của Hội đồng </w:t>
      </w:r>
      <w:r w:rsidRPr="000E47C0">
        <w:rPr>
          <w:lang w:val="nl-BE"/>
        </w:rPr>
        <w:t>thành viên</w:t>
      </w:r>
      <w:r w:rsidRPr="000E47C0">
        <w:rPr>
          <w:lang w:val="vi-VN"/>
        </w:rPr>
        <w:t xml:space="preserve"> và chịu trách nhiệm về kết quả thực hiện nghị quyết trước Hội đồng.</w:t>
      </w:r>
    </w:p>
    <w:p w14:paraId="02EAB7EA" w14:textId="77777777" w:rsidR="00197D5A" w:rsidRPr="000E47C0" w:rsidRDefault="00197D5A" w:rsidP="00197D5A">
      <w:pPr>
        <w:rPr>
          <w:lang w:val="nl-BE"/>
        </w:rPr>
      </w:pPr>
      <w:r w:rsidRPr="000E47C0">
        <w:rPr>
          <w:lang w:val="nl-BE"/>
        </w:rPr>
        <w:t>- Trường Cao đẳng Kon Tum thực hiện quyền, nghĩa vụ của thành viên góp vốn chi phối (51%) thông qua người đại diện phần vốn tại Hội đồng thành viên theo Luật Doanh nghiệp và Điều lệ Công ty; giám sát việc sử dụng tài sản công của Trường và việc gắn hoạt động của Trung tâm với đào tạo; không can thiệp trực tiếp vào hoạt động điều hành của Công ty.</w:t>
      </w:r>
    </w:p>
    <w:p w14:paraId="019E34FF" w14:textId="77777777" w:rsidR="00197D5A" w:rsidRPr="000E47C0" w:rsidRDefault="00197D5A" w:rsidP="00197D5A">
      <w:pPr>
        <w:rPr>
          <w:lang w:val="nl-BE"/>
        </w:rPr>
      </w:pPr>
      <w:r w:rsidRPr="000E47C0">
        <w:rPr>
          <w:lang w:val="nl-BE"/>
        </w:rPr>
        <w:t>- Công ty có trách nhiệm triển khai thực hiện kịp thời nội dung, nhiệm vụ được giao; đồng thời chịu sự chỉ đạo, hướng dẫn, kiểm tra, thanh tra về chuyên môn nghiệp vụ của cơ quan quản lý nhà nước có liên quan.</w:t>
      </w:r>
    </w:p>
    <w:p w14:paraId="2D63DBD4" w14:textId="77777777" w:rsidR="00197D5A" w:rsidRPr="000E47C0" w:rsidRDefault="00197D5A" w:rsidP="00197D5A">
      <w:pPr>
        <w:rPr>
          <w:lang w:val="nl-BE"/>
        </w:rPr>
      </w:pPr>
      <w:r w:rsidRPr="000E47C0">
        <w:rPr>
          <w:b/>
          <w:bCs/>
          <w:i/>
          <w:iCs/>
          <w:lang w:val="nl-BE"/>
        </w:rPr>
        <w:t>b) Đối với chính quyền địa phương (UBND phường Đăk Cấm):</w:t>
      </w:r>
      <w:r w:rsidRPr="000E47C0">
        <w:rPr>
          <w:lang w:val="nl-BE"/>
        </w:rPr>
        <w:t xml:space="preserve"> Công ty và Trung tâm chịu sự quản lý của chính quyền địa phương sở tại về an ninh, trật tự, an toàn xã hội, về quản lý dân cư và lao động, kết cấu hạ tầng trên cơ sở luật pháp của nhà nước, quy định của tỉnh; phối hợp để thực hiện tốt nhiệm vụ của địa phương trong phạm vi quản lý.</w:t>
      </w:r>
    </w:p>
    <w:p w14:paraId="6AF51F89" w14:textId="77777777" w:rsidR="00197D5A" w:rsidRPr="000E47C0" w:rsidRDefault="00197D5A" w:rsidP="00197D5A">
      <w:pPr>
        <w:rPr>
          <w:b/>
          <w:bCs/>
          <w:i/>
          <w:lang w:val="nl-BE"/>
        </w:rPr>
      </w:pPr>
      <w:r w:rsidRPr="000E47C0">
        <w:rPr>
          <w:b/>
          <w:bCs/>
          <w:i/>
          <w:lang w:val="nl-BE"/>
        </w:rPr>
        <w:t>c) Đối với các tổ chức, cá nhân, cơ quan, đơn vị có liên quan:</w:t>
      </w:r>
    </w:p>
    <w:p w14:paraId="58C7BB6C" w14:textId="77777777" w:rsidR="00197D5A" w:rsidRPr="000E47C0" w:rsidRDefault="00197D5A" w:rsidP="00197D5A">
      <w:pPr>
        <w:rPr>
          <w:lang w:val="nl-BE"/>
        </w:rPr>
      </w:pPr>
      <w:r w:rsidRPr="000E47C0">
        <w:rPr>
          <w:lang w:val="nl-BE"/>
        </w:rPr>
        <w:t>- Công ty và Trung tâm tạo mối quan hệ với các tổ chức, cá nhân, cơ quan, đơn vị trong và ngoài nước có hoạt động chuyên ngành kiểm định XCG, nhằm hợp tác, trao đổi kiến thức, kinh nghiệm, ứng dụng tiến bộ khoa học kỹ thuật để ngày càng nâng cao chất lượng dịch vụ.</w:t>
      </w:r>
    </w:p>
    <w:p w14:paraId="016E0F01" w14:textId="77777777" w:rsidR="00197D5A" w:rsidRPr="000E47C0" w:rsidRDefault="00197D5A" w:rsidP="00197D5A">
      <w:pPr>
        <w:rPr>
          <w:lang w:val="nl-BE"/>
        </w:rPr>
      </w:pPr>
      <w:r w:rsidRPr="000E47C0">
        <w:rPr>
          <w:lang w:val="nl-BE"/>
        </w:rPr>
        <w:t>- Đối với khách hàng là các tổ chức, doanh nghiệp, cá nhân có nhu cầu về tư vấn khoa học kỹ thuật, thiết kế XCG thì Công ty sẽ chịu trách nhiệm về kết quả, thông qua các hợp đồng kinh tế theo quy định của pháp luật.</w:t>
      </w:r>
    </w:p>
    <w:p w14:paraId="76425AFF" w14:textId="77777777" w:rsidR="00197D5A" w:rsidRPr="000E47C0" w:rsidRDefault="00197D5A" w:rsidP="00197D5A">
      <w:pPr>
        <w:pStyle w:val="Heading1"/>
        <w:rPr>
          <w:color w:val="auto"/>
        </w:rPr>
      </w:pPr>
      <w:bookmarkStart w:id="60" w:name="_Toc236064039"/>
      <w:r w:rsidRPr="000E47C0">
        <w:rPr>
          <w:color w:val="auto"/>
        </w:rPr>
        <w:t>V. ĐỊA ĐIỂM ĐẦU TƯ, VIỆC QUẢN LÝ, SỬ DỤNG TÀI SẢN CÔNG LÀ ĐẤT VÀO MỤC ĐÍCH KINH DOANH, LIÊN DANH, LIÊN KẾT</w:t>
      </w:r>
      <w:bookmarkEnd w:id="60"/>
    </w:p>
    <w:p w14:paraId="6AA9ED55" w14:textId="77777777" w:rsidR="00197D5A" w:rsidRPr="000E47C0" w:rsidRDefault="00197D5A" w:rsidP="00197D5A">
      <w:pPr>
        <w:pStyle w:val="Heading2"/>
        <w:rPr>
          <w:color w:val="auto"/>
          <w:lang w:val="nl-NL"/>
        </w:rPr>
      </w:pPr>
      <w:bookmarkStart w:id="61" w:name="_Toc236064040"/>
      <w:r w:rsidRPr="000E47C0">
        <w:rPr>
          <w:color w:val="auto"/>
          <w:lang w:val="nl-NL"/>
        </w:rPr>
        <w:t>1. Thực trạng quản lý, sử dụng tài sản công tại đơn vị theo các nhóm tài sản</w:t>
      </w:r>
      <w:bookmarkEnd w:id="61"/>
    </w:p>
    <w:p w14:paraId="1402D5A2" w14:textId="77777777" w:rsidR="00197D5A" w:rsidRPr="000E47C0" w:rsidRDefault="00197D5A" w:rsidP="00197D5A">
      <w:pPr>
        <w:shd w:val="clear" w:color="auto" w:fill="FFFFFF"/>
        <w:tabs>
          <w:tab w:val="left" w:pos="851"/>
        </w:tabs>
        <w:rPr>
          <w:bCs/>
          <w:iCs/>
          <w:szCs w:val="28"/>
          <w:lang w:val="it-IT"/>
        </w:rPr>
      </w:pPr>
      <w:r w:rsidRPr="000E47C0">
        <w:rPr>
          <w:bCs/>
          <w:iCs/>
          <w:szCs w:val="28"/>
          <w:lang w:val="it-IT"/>
        </w:rPr>
        <w:t xml:space="preserve">a) Tổng giá trị tài sản tính đến ngày 30/6/2026: </w:t>
      </w:r>
      <w:r w:rsidRPr="000E47C0">
        <w:rPr>
          <w:b/>
          <w:bCs/>
          <w:iCs/>
          <w:szCs w:val="28"/>
          <w:lang w:val="it-IT"/>
        </w:rPr>
        <w:t>499.556.370.000</w:t>
      </w:r>
      <w:r w:rsidRPr="000E47C0">
        <w:rPr>
          <w:bCs/>
          <w:iCs/>
          <w:szCs w:val="28"/>
          <w:lang w:val="it-IT"/>
        </w:rPr>
        <w:t xml:space="preserve"> đồng, cụ thể:</w:t>
      </w:r>
    </w:p>
    <w:p w14:paraId="4BCA7614" w14:textId="77777777" w:rsidR="00197D5A" w:rsidRPr="000E47C0" w:rsidRDefault="00197D5A" w:rsidP="00197D5A">
      <w:pPr>
        <w:pStyle w:val="tnbng"/>
        <w:rPr>
          <w:color w:val="auto"/>
        </w:rPr>
      </w:pPr>
      <w:bookmarkStart w:id="62" w:name="_Toc238544022"/>
      <w:r w:rsidRPr="000E47C0">
        <w:rPr>
          <w:color w:val="auto"/>
        </w:rPr>
        <w:t>Bảng 10. Tổng giá trị tài sản đến ngày 30/6/2026</w:t>
      </w:r>
      <w:bookmarkEnd w:id="62"/>
    </w:p>
    <w:p w14:paraId="3120A905" w14:textId="77777777" w:rsidR="00197D5A" w:rsidRPr="000E47C0" w:rsidRDefault="00581EFD" w:rsidP="00197D5A">
      <w:pPr>
        <w:jc w:val="right"/>
        <w:rPr>
          <w:i/>
          <w:iCs/>
        </w:rPr>
      </w:pPr>
      <w:r w:rsidRPr="000E47C0">
        <w:rPr>
          <w:i/>
          <w:iCs/>
        </w:rPr>
        <w:t>Đơn vị tính: triệu đồng</w:t>
      </w:r>
    </w:p>
    <w:tbl>
      <w:tblPr>
        <w:tblW w:w="8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2933"/>
        <w:gridCol w:w="1476"/>
        <w:gridCol w:w="1100"/>
        <w:gridCol w:w="1386"/>
        <w:gridCol w:w="1476"/>
      </w:tblGrid>
      <w:tr w:rsidR="000E47C0" w:rsidRPr="000E47C0" w14:paraId="79000097" w14:textId="77777777" w:rsidTr="006047EC">
        <w:trPr>
          <w:cantSplit/>
          <w:trHeight w:val="284"/>
          <w:tblHeader/>
          <w:jc w:val="center"/>
        </w:trPr>
        <w:tc>
          <w:tcPr>
            <w:tcW w:w="606" w:type="dxa"/>
            <w:shd w:val="clear" w:color="000000" w:fill="auto"/>
            <w:noWrap/>
            <w:vAlign w:val="center"/>
            <w:hideMark/>
          </w:tcPr>
          <w:p w14:paraId="4D00F0CB"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TT</w:t>
            </w:r>
          </w:p>
        </w:tc>
        <w:tc>
          <w:tcPr>
            <w:tcW w:w="2933" w:type="dxa"/>
            <w:shd w:val="clear" w:color="000000" w:fill="auto"/>
            <w:vAlign w:val="center"/>
            <w:hideMark/>
          </w:tcPr>
          <w:p w14:paraId="38227CA1"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Tên tài sản</w:t>
            </w:r>
          </w:p>
        </w:tc>
        <w:tc>
          <w:tcPr>
            <w:tcW w:w="1476" w:type="dxa"/>
            <w:shd w:val="clear" w:color="000000" w:fill="auto"/>
            <w:vAlign w:val="center"/>
            <w:hideMark/>
          </w:tcPr>
          <w:p w14:paraId="1E14010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Nguyên giá</w:t>
            </w:r>
          </w:p>
        </w:tc>
        <w:tc>
          <w:tcPr>
            <w:tcW w:w="1100" w:type="dxa"/>
            <w:shd w:val="clear" w:color="000000" w:fill="auto"/>
            <w:vAlign w:val="center"/>
            <w:hideMark/>
          </w:tcPr>
          <w:p w14:paraId="00777F60"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Thời gian sử dụng (năm)</w:t>
            </w:r>
          </w:p>
        </w:tc>
        <w:tc>
          <w:tcPr>
            <w:tcW w:w="1386" w:type="dxa"/>
            <w:shd w:val="clear" w:color="000000" w:fill="auto"/>
            <w:vAlign w:val="center"/>
            <w:hideMark/>
          </w:tcPr>
          <w:p w14:paraId="035E2A98"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Hao mòn/ khấu hao luỹ kế</w:t>
            </w:r>
          </w:p>
        </w:tc>
        <w:tc>
          <w:tcPr>
            <w:tcW w:w="1476" w:type="dxa"/>
            <w:shd w:val="clear" w:color="000000" w:fill="auto"/>
            <w:vAlign w:val="center"/>
            <w:hideMark/>
          </w:tcPr>
          <w:p w14:paraId="4E94BCD8" w14:textId="77777777" w:rsidR="00197D5A" w:rsidRPr="000E47C0" w:rsidRDefault="00197D5A" w:rsidP="006047EC">
            <w:pPr>
              <w:widowControl/>
              <w:spacing w:before="0" w:after="0"/>
              <w:ind w:firstLine="0"/>
              <w:jc w:val="center"/>
              <w:rPr>
                <w:b/>
                <w:bCs/>
                <w:sz w:val="26"/>
                <w:szCs w:val="26"/>
                <w:lang w:eastAsia="vi-VN"/>
              </w:rPr>
            </w:pPr>
            <w:r w:rsidRPr="000E47C0">
              <w:rPr>
                <w:b/>
                <w:bCs/>
                <w:sz w:val="26"/>
                <w:szCs w:val="26"/>
                <w:lang w:val="vi-VN" w:eastAsia="vi-VN"/>
              </w:rPr>
              <w:t xml:space="preserve">Giá trị </w:t>
            </w:r>
          </w:p>
          <w:p w14:paraId="3B1D959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còn lại</w:t>
            </w:r>
          </w:p>
        </w:tc>
      </w:tr>
      <w:tr w:rsidR="000E47C0" w:rsidRPr="000E47C0" w14:paraId="6148A242" w14:textId="77777777" w:rsidTr="006047EC">
        <w:trPr>
          <w:cantSplit/>
          <w:trHeight w:val="284"/>
          <w:jc w:val="center"/>
        </w:trPr>
        <w:tc>
          <w:tcPr>
            <w:tcW w:w="606" w:type="dxa"/>
            <w:vAlign w:val="center"/>
            <w:hideMark/>
          </w:tcPr>
          <w:p w14:paraId="1023990B"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w:t>
            </w:r>
          </w:p>
        </w:tc>
        <w:tc>
          <w:tcPr>
            <w:tcW w:w="2933" w:type="dxa"/>
            <w:vAlign w:val="center"/>
            <w:hideMark/>
          </w:tcPr>
          <w:p w14:paraId="40B2FBF6" w14:textId="77777777" w:rsidR="00197D5A" w:rsidRPr="000E47C0" w:rsidRDefault="00197D5A" w:rsidP="006047EC">
            <w:pPr>
              <w:widowControl/>
              <w:spacing w:before="0" w:after="0"/>
              <w:ind w:firstLine="0"/>
              <w:rPr>
                <w:b/>
                <w:bCs/>
                <w:sz w:val="26"/>
                <w:szCs w:val="26"/>
                <w:lang w:val="vi-VN" w:eastAsia="vi-VN"/>
              </w:rPr>
            </w:pPr>
            <w:r w:rsidRPr="000E47C0">
              <w:rPr>
                <w:b/>
                <w:bCs/>
                <w:sz w:val="26"/>
                <w:szCs w:val="26"/>
                <w:lang w:val="vi-VN" w:eastAsia="vi-VN"/>
              </w:rPr>
              <w:t>Nhà, công trình sự nghiệp, nhà ở công vụ và tài sản khác gắn liền với đất</w:t>
            </w:r>
          </w:p>
        </w:tc>
        <w:tc>
          <w:tcPr>
            <w:tcW w:w="1476" w:type="dxa"/>
            <w:vAlign w:val="center"/>
            <w:hideMark/>
          </w:tcPr>
          <w:p w14:paraId="2D78D25A"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156.039,06</w:t>
            </w:r>
          </w:p>
        </w:tc>
        <w:tc>
          <w:tcPr>
            <w:tcW w:w="1100" w:type="dxa"/>
            <w:vAlign w:val="center"/>
            <w:hideMark/>
          </w:tcPr>
          <w:p w14:paraId="0F2A933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w:t>
            </w:r>
          </w:p>
        </w:tc>
        <w:tc>
          <w:tcPr>
            <w:tcW w:w="1386" w:type="dxa"/>
            <w:vAlign w:val="center"/>
            <w:hideMark/>
          </w:tcPr>
          <w:p w14:paraId="6F5DD075"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93.897,54</w:t>
            </w:r>
          </w:p>
        </w:tc>
        <w:tc>
          <w:tcPr>
            <w:tcW w:w="1476" w:type="dxa"/>
            <w:vAlign w:val="center"/>
            <w:hideMark/>
          </w:tcPr>
          <w:p w14:paraId="7D131CE6"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62.141,51</w:t>
            </w:r>
          </w:p>
        </w:tc>
      </w:tr>
      <w:tr w:rsidR="000E47C0" w:rsidRPr="000E47C0" w14:paraId="5049B803" w14:textId="77777777" w:rsidTr="006047EC">
        <w:trPr>
          <w:cantSplit/>
          <w:trHeight w:val="284"/>
          <w:jc w:val="center"/>
        </w:trPr>
        <w:tc>
          <w:tcPr>
            <w:tcW w:w="606" w:type="dxa"/>
            <w:vAlign w:val="center"/>
            <w:hideMark/>
          </w:tcPr>
          <w:p w14:paraId="3A859DCF"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1</w:t>
            </w:r>
          </w:p>
        </w:tc>
        <w:tc>
          <w:tcPr>
            <w:tcW w:w="2933" w:type="dxa"/>
            <w:vAlign w:val="center"/>
            <w:hideMark/>
          </w:tcPr>
          <w:p w14:paraId="3303F441"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Nhà, công trình xây dựng</w:t>
            </w:r>
          </w:p>
        </w:tc>
        <w:tc>
          <w:tcPr>
            <w:tcW w:w="1476" w:type="dxa"/>
            <w:vAlign w:val="center"/>
            <w:hideMark/>
          </w:tcPr>
          <w:p w14:paraId="39BE243A"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111.457,61</w:t>
            </w:r>
          </w:p>
        </w:tc>
        <w:tc>
          <w:tcPr>
            <w:tcW w:w="1100" w:type="dxa"/>
            <w:vAlign w:val="center"/>
            <w:hideMark/>
          </w:tcPr>
          <w:p w14:paraId="4E808AE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 </w:t>
            </w:r>
          </w:p>
        </w:tc>
        <w:tc>
          <w:tcPr>
            <w:tcW w:w="1386" w:type="dxa"/>
            <w:vAlign w:val="center"/>
            <w:hideMark/>
          </w:tcPr>
          <w:p w14:paraId="345DA4D9"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62.230,49</w:t>
            </w:r>
          </w:p>
        </w:tc>
        <w:tc>
          <w:tcPr>
            <w:tcW w:w="1476" w:type="dxa"/>
            <w:vAlign w:val="center"/>
            <w:hideMark/>
          </w:tcPr>
          <w:p w14:paraId="0789E60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49.227,12</w:t>
            </w:r>
          </w:p>
        </w:tc>
      </w:tr>
      <w:tr w:rsidR="000E47C0" w:rsidRPr="000E47C0" w14:paraId="2D05CEC4" w14:textId="77777777" w:rsidTr="006047EC">
        <w:trPr>
          <w:cantSplit/>
          <w:trHeight w:val="284"/>
          <w:jc w:val="center"/>
        </w:trPr>
        <w:tc>
          <w:tcPr>
            <w:tcW w:w="606" w:type="dxa"/>
            <w:vAlign w:val="center"/>
            <w:hideMark/>
          </w:tcPr>
          <w:p w14:paraId="37252A66"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val="vi-VN" w:eastAsia="vi-VN"/>
              </w:rPr>
              <w:t> </w:t>
            </w:r>
            <w:r w:rsidRPr="000E47C0">
              <w:rPr>
                <w:sz w:val="26"/>
                <w:szCs w:val="26"/>
                <w:lang w:eastAsia="vi-VN"/>
              </w:rPr>
              <w:t>1.1</w:t>
            </w:r>
          </w:p>
        </w:tc>
        <w:tc>
          <w:tcPr>
            <w:tcW w:w="2933" w:type="dxa"/>
            <w:vAlign w:val="center"/>
            <w:hideMark/>
          </w:tcPr>
          <w:p w14:paraId="27D866B2"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II</w:t>
            </w:r>
          </w:p>
        </w:tc>
        <w:tc>
          <w:tcPr>
            <w:tcW w:w="1476" w:type="dxa"/>
            <w:vAlign w:val="center"/>
            <w:hideMark/>
          </w:tcPr>
          <w:p w14:paraId="33E873C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19.655,22</w:t>
            </w:r>
          </w:p>
        </w:tc>
        <w:tc>
          <w:tcPr>
            <w:tcW w:w="1100" w:type="dxa"/>
            <w:noWrap/>
            <w:vAlign w:val="center"/>
            <w:hideMark/>
          </w:tcPr>
          <w:p w14:paraId="77ADC30C"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50 </w:t>
            </w:r>
          </w:p>
        </w:tc>
        <w:tc>
          <w:tcPr>
            <w:tcW w:w="1386" w:type="dxa"/>
            <w:vAlign w:val="center"/>
            <w:hideMark/>
          </w:tcPr>
          <w:p w14:paraId="6020A0F0"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8.828,25</w:t>
            </w:r>
          </w:p>
        </w:tc>
        <w:tc>
          <w:tcPr>
            <w:tcW w:w="1476" w:type="dxa"/>
            <w:vAlign w:val="center"/>
            <w:hideMark/>
          </w:tcPr>
          <w:p w14:paraId="5ECB0182"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10.826,97</w:t>
            </w:r>
          </w:p>
        </w:tc>
      </w:tr>
      <w:tr w:rsidR="000E47C0" w:rsidRPr="000E47C0" w14:paraId="5B519D38" w14:textId="77777777" w:rsidTr="006047EC">
        <w:trPr>
          <w:cantSplit/>
          <w:trHeight w:val="284"/>
          <w:jc w:val="center"/>
        </w:trPr>
        <w:tc>
          <w:tcPr>
            <w:tcW w:w="606" w:type="dxa"/>
            <w:vAlign w:val="center"/>
            <w:hideMark/>
          </w:tcPr>
          <w:p w14:paraId="52D9F651"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val="vi-VN" w:eastAsia="vi-VN"/>
              </w:rPr>
              <w:t> </w:t>
            </w:r>
            <w:r w:rsidRPr="000E47C0">
              <w:rPr>
                <w:sz w:val="26"/>
                <w:szCs w:val="26"/>
                <w:lang w:eastAsia="vi-VN"/>
              </w:rPr>
              <w:t>1.2</w:t>
            </w:r>
          </w:p>
        </w:tc>
        <w:tc>
          <w:tcPr>
            <w:tcW w:w="2933" w:type="dxa"/>
            <w:vAlign w:val="center"/>
            <w:hideMark/>
          </w:tcPr>
          <w:p w14:paraId="0ECB5559"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III</w:t>
            </w:r>
          </w:p>
        </w:tc>
        <w:tc>
          <w:tcPr>
            <w:tcW w:w="1476" w:type="dxa"/>
            <w:vAlign w:val="center"/>
            <w:hideMark/>
          </w:tcPr>
          <w:p w14:paraId="2995FB9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55.220,84</w:t>
            </w:r>
          </w:p>
        </w:tc>
        <w:tc>
          <w:tcPr>
            <w:tcW w:w="1100" w:type="dxa"/>
            <w:noWrap/>
            <w:vAlign w:val="center"/>
            <w:hideMark/>
          </w:tcPr>
          <w:p w14:paraId="79E1BBE6"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 25 </w:t>
            </w:r>
          </w:p>
        </w:tc>
        <w:tc>
          <w:tcPr>
            <w:tcW w:w="1386" w:type="dxa"/>
            <w:vAlign w:val="center"/>
            <w:hideMark/>
          </w:tcPr>
          <w:p w14:paraId="63F263E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22.603,48</w:t>
            </w:r>
          </w:p>
        </w:tc>
        <w:tc>
          <w:tcPr>
            <w:tcW w:w="1476" w:type="dxa"/>
            <w:vAlign w:val="center"/>
            <w:hideMark/>
          </w:tcPr>
          <w:p w14:paraId="64EFB72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32.617,36</w:t>
            </w:r>
          </w:p>
        </w:tc>
      </w:tr>
      <w:tr w:rsidR="000E47C0" w:rsidRPr="000E47C0" w14:paraId="5C103D22" w14:textId="77777777" w:rsidTr="006047EC">
        <w:trPr>
          <w:cantSplit/>
          <w:trHeight w:val="284"/>
          <w:jc w:val="center"/>
        </w:trPr>
        <w:tc>
          <w:tcPr>
            <w:tcW w:w="606" w:type="dxa"/>
            <w:vAlign w:val="center"/>
            <w:hideMark/>
          </w:tcPr>
          <w:p w14:paraId="65094F93"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eastAsia="vi-VN"/>
              </w:rPr>
              <w:t>1.3</w:t>
            </w:r>
            <w:r w:rsidRPr="000E47C0">
              <w:rPr>
                <w:sz w:val="26"/>
                <w:szCs w:val="26"/>
                <w:lang w:val="vi-VN" w:eastAsia="vi-VN"/>
              </w:rPr>
              <w:t> </w:t>
            </w:r>
          </w:p>
        </w:tc>
        <w:tc>
          <w:tcPr>
            <w:tcW w:w="2933" w:type="dxa"/>
            <w:vAlign w:val="center"/>
            <w:hideMark/>
          </w:tcPr>
          <w:p w14:paraId="313E9943"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IV</w:t>
            </w:r>
          </w:p>
        </w:tc>
        <w:tc>
          <w:tcPr>
            <w:tcW w:w="1476" w:type="dxa"/>
            <w:vAlign w:val="center"/>
            <w:hideMark/>
          </w:tcPr>
          <w:p w14:paraId="498A778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36.581,55</w:t>
            </w:r>
          </w:p>
        </w:tc>
        <w:tc>
          <w:tcPr>
            <w:tcW w:w="1100" w:type="dxa"/>
            <w:noWrap/>
            <w:vAlign w:val="center"/>
            <w:hideMark/>
          </w:tcPr>
          <w:p w14:paraId="60186E3A"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15 </w:t>
            </w:r>
          </w:p>
        </w:tc>
        <w:tc>
          <w:tcPr>
            <w:tcW w:w="1386" w:type="dxa"/>
            <w:vAlign w:val="center"/>
            <w:hideMark/>
          </w:tcPr>
          <w:p w14:paraId="24498E66"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30.798,76</w:t>
            </w:r>
          </w:p>
        </w:tc>
        <w:tc>
          <w:tcPr>
            <w:tcW w:w="1476" w:type="dxa"/>
            <w:vAlign w:val="center"/>
            <w:hideMark/>
          </w:tcPr>
          <w:p w14:paraId="34E8A50A"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5.782,79</w:t>
            </w:r>
          </w:p>
        </w:tc>
      </w:tr>
      <w:tr w:rsidR="000E47C0" w:rsidRPr="000E47C0" w14:paraId="617C3B63" w14:textId="77777777" w:rsidTr="006047EC">
        <w:trPr>
          <w:cantSplit/>
          <w:trHeight w:val="284"/>
          <w:jc w:val="center"/>
        </w:trPr>
        <w:tc>
          <w:tcPr>
            <w:tcW w:w="606" w:type="dxa"/>
            <w:vAlign w:val="center"/>
            <w:hideMark/>
          </w:tcPr>
          <w:p w14:paraId="76062CA5"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2</w:t>
            </w:r>
          </w:p>
        </w:tc>
        <w:tc>
          <w:tcPr>
            <w:tcW w:w="2933" w:type="dxa"/>
            <w:vAlign w:val="center"/>
            <w:hideMark/>
          </w:tcPr>
          <w:p w14:paraId="65EBBA56"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Vật kiến trúc</w:t>
            </w:r>
          </w:p>
        </w:tc>
        <w:tc>
          <w:tcPr>
            <w:tcW w:w="1476" w:type="dxa"/>
            <w:vAlign w:val="center"/>
            <w:hideMark/>
          </w:tcPr>
          <w:p w14:paraId="1F5873F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44.581,45</w:t>
            </w:r>
          </w:p>
        </w:tc>
        <w:tc>
          <w:tcPr>
            <w:tcW w:w="1100" w:type="dxa"/>
            <w:noWrap/>
            <w:vAlign w:val="center"/>
            <w:hideMark/>
          </w:tcPr>
          <w:p w14:paraId="1F64EAAD"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 xml:space="preserve"> 10-20 </w:t>
            </w:r>
          </w:p>
        </w:tc>
        <w:tc>
          <w:tcPr>
            <w:tcW w:w="1386" w:type="dxa"/>
            <w:vAlign w:val="center"/>
            <w:hideMark/>
          </w:tcPr>
          <w:p w14:paraId="7D8BA791"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31.667,05</w:t>
            </w:r>
          </w:p>
        </w:tc>
        <w:tc>
          <w:tcPr>
            <w:tcW w:w="1476" w:type="dxa"/>
            <w:vAlign w:val="center"/>
            <w:hideMark/>
          </w:tcPr>
          <w:p w14:paraId="71A852C5"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12.914,39</w:t>
            </w:r>
          </w:p>
        </w:tc>
      </w:tr>
      <w:tr w:rsidR="000E47C0" w:rsidRPr="000E47C0" w14:paraId="6CEF375F" w14:textId="77777777" w:rsidTr="006047EC">
        <w:trPr>
          <w:cantSplit/>
          <w:trHeight w:val="284"/>
          <w:jc w:val="center"/>
        </w:trPr>
        <w:tc>
          <w:tcPr>
            <w:tcW w:w="606" w:type="dxa"/>
            <w:vAlign w:val="center"/>
            <w:hideMark/>
          </w:tcPr>
          <w:p w14:paraId="75FF2D7D"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II</w:t>
            </w:r>
          </w:p>
        </w:tc>
        <w:tc>
          <w:tcPr>
            <w:tcW w:w="2933" w:type="dxa"/>
            <w:vAlign w:val="center"/>
            <w:hideMark/>
          </w:tcPr>
          <w:p w14:paraId="5980FD29"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Phương tiện vận tải</w:t>
            </w:r>
          </w:p>
        </w:tc>
        <w:tc>
          <w:tcPr>
            <w:tcW w:w="1476" w:type="dxa"/>
            <w:vAlign w:val="center"/>
            <w:hideMark/>
          </w:tcPr>
          <w:p w14:paraId="447CE556"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4.824,41</w:t>
            </w:r>
          </w:p>
        </w:tc>
        <w:tc>
          <w:tcPr>
            <w:tcW w:w="1100" w:type="dxa"/>
            <w:noWrap/>
            <w:vAlign w:val="center"/>
            <w:hideMark/>
          </w:tcPr>
          <w:p w14:paraId="0676ED1C"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xml:space="preserve">15 </w:t>
            </w:r>
          </w:p>
        </w:tc>
        <w:tc>
          <w:tcPr>
            <w:tcW w:w="1386" w:type="dxa"/>
            <w:vAlign w:val="center"/>
            <w:hideMark/>
          </w:tcPr>
          <w:p w14:paraId="1B730EFC"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4.199,58</w:t>
            </w:r>
          </w:p>
        </w:tc>
        <w:tc>
          <w:tcPr>
            <w:tcW w:w="1476" w:type="dxa"/>
            <w:vAlign w:val="center"/>
            <w:hideMark/>
          </w:tcPr>
          <w:p w14:paraId="28129BC9"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624,83</w:t>
            </w:r>
          </w:p>
        </w:tc>
      </w:tr>
      <w:tr w:rsidR="000E47C0" w:rsidRPr="000E47C0" w14:paraId="5A11E142" w14:textId="77777777" w:rsidTr="006047EC">
        <w:trPr>
          <w:cantSplit/>
          <w:trHeight w:val="284"/>
          <w:jc w:val="center"/>
        </w:trPr>
        <w:tc>
          <w:tcPr>
            <w:tcW w:w="606" w:type="dxa"/>
            <w:vAlign w:val="center"/>
            <w:hideMark/>
          </w:tcPr>
          <w:p w14:paraId="302C310C"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III</w:t>
            </w:r>
          </w:p>
        </w:tc>
        <w:tc>
          <w:tcPr>
            <w:tcW w:w="2933" w:type="dxa"/>
            <w:vAlign w:val="center"/>
            <w:hideMark/>
          </w:tcPr>
          <w:p w14:paraId="2A6264D0"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xml:space="preserve"> Máy móc, thiết bị</w:t>
            </w:r>
          </w:p>
        </w:tc>
        <w:tc>
          <w:tcPr>
            <w:tcW w:w="1476" w:type="dxa"/>
            <w:vAlign w:val="center"/>
            <w:hideMark/>
          </w:tcPr>
          <w:p w14:paraId="1BC25608"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67.914,08</w:t>
            </w:r>
          </w:p>
        </w:tc>
        <w:tc>
          <w:tcPr>
            <w:tcW w:w="1100" w:type="dxa"/>
            <w:noWrap/>
            <w:vAlign w:val="center"/>
            <w:hideMark/>
          </w:tcPr>
          <w:p w14:paraId="096B3BE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xml:space="preserve"> 5-10 </w:t>
            </w:r>
          </w:p>
        </w:tc>
        <w:tc>
          <w:tcPr>
            <w:tcW w:w="1386" w:type="dxa"/>
            <w:vAlign w:val="center"/>
            <w:hideMark/>
          </w:tcPr>
          <w:p w14:paraId="71E62CAA"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42.115,27</w:t>
            </w:r>
          </w:p>
        </w:tc>
        <w:tc>
          <w:tcPr>
            <w:tcW w:w="1476" w:type="dxa"/>
            <w:vAlign w:val="center"/>
            <w:hideMark/>
          </w:tcPr>
          <w:p w14:paraId="264C597D"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25.798,81</w:t>
            </w:r>
          </w:p>
        </w:tc>
      </w:tr>
      <w:tr w:rsidR="000E47C0" w:rsidRPr="000E47C0" w14:paraId="7BF9ED40" w14:textId="77777777" w:rsidTr="006047EC">
        <w:trPr>
          <w:cantSplit/>
          <w:trHeight w:val="284"/>
          <w:jc w:val="center"/>
        </w:trPr>
        <w:tc>
          <w:tcPr>
            <w:tcW w:w="606" w:type="dxa"/>
            <w:vAlign w:val="center"/>
            <w:hideMark/>
          </w:tcPr>
          <w:p w14:paraId="7AFB7A70"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IV</w:t>
            </w:r>
          </w:p>
        </w:tc>
        <w:tc>
          <w:tcPr>
            <w:tcW w:w="2933" w:type="dxa"/>
            <w:vAlign w:val="center"/>
            <w:hideMark/>
          </w:tcPr>
          <w:p w14:paraId="1C95163F"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Quyền sử dụng đất</w:t>
            </w:r>
          </w:p>
        </w:tc>
        <w:tc>
          <w:tcPr>
            <w:tcW w:w="1476" w:type="dxa"/>
            <w:vAlign w:val="center"/>
            <w:hideMark/>
          </w:tcPr>
          <w:p w14:paraId="1E833698"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247.626,26</w:t>
            </w:r>
          </w:p>
        </w:tc>
        <w:tc>
          <w:tcPr>
            <w:tcW w:w="1100" w:type="dxa"/>
            <w:noWrap/>
            <w:vAlign w:val="center"/>
            <w:hideMark/>
          </w:tcPr>
          <w:p w14:paraId="2AD2388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w:t>
            </w:r>
          </w:p>
        </w:tc>
        <w:tc>
          <w:tcPr>
            <w:tcW w:w="1386" w:type="dxa"/>
            <w:vAlign w:val="center"/>
            <w:hideMark/>
          </w:tcPr>
          <w:p w14:paraId="5DCFDF5F"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0</w:t>
            </w:r>
          </w:p>
        </w:tc>
        <w:tc>
          <w:tcPr>
            <w:tcW w:w="1476" w:type="dxa"/>
            <w:vAlign w:val="center"/>
            <w:hideMark/>
          </w:tcPr>
          <w:p w14:paraId="0AB9262B"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247.626,26</w:t>
            </w:r>
          </w:p>
        </w:tc>
      </w:tr>
      <w:tr w:rsidR="000E47C0" w:rsidRPr="000E47C0" w14:paraId="5CC7C5DC" w14:textId="77777777" w:rsidTr="006047EC">
        <w:trPr>
          <w:cantSplit/>
          <w:trHeight w:val="284"/>
          <w:jc w:val="center"/>
        </w:trPr>
        <w:tc>
          <w:tcPr>
            <w:tcW w:w="606" w:type="dxa"/>
            <w:vAlign w:val="center"/>
            <w:hideMark/>
          </w:tcPr>
          <w:p w14:paraId="3E0FA1D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1</w:t>
            </w:r>
          </w:p>
        </w:tc>
        <w:tc>
          <w:tcPr>
            <w:tcW w:w="2933" w:type="dxa"/>
            <w:vAlign w:val="center"/>
            <w:hideMark/>
          </w:tcPr>
          <w:p w14:paraId="78C09D07"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Trụ sở chính</w:t>
            </w:r>
          </w:p>
        </w:tc>
        <w:tc>
          <w:tcPr>
            <w:tcW w:w="1476" w:type="dxa"/>
            <w:vAlign w:val="center"/>
            <w:hideMark/>
          </w:tcPr>
          <w:p w14:paraId="10551347"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66.652,18 </w:t>
            </w:r>
          </w:p>
        </w:tc>
        <w:tc>
          <w:tcPr>
            <w:tcW w:w="1100" w:type="dxa"/>
            <w:noWrap/>
            <w:vAlign w:val="center"/>
            <w:hideMark/>
          </w:tcPr>
          <w:p w14:paraId="2AD1367A"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3723BC30"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70F75D6B"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66.652,18 </w:t>
            </w:r>
          </w:p>
        </w:tc>
      </w:tr>
      <w:tr w:rsidR="000E47C0" w:rsidRPr="000E47C0" w14:paraId="76EEDA3C" w14:textId="77777777" w:rsidTr="006047EC">
        <w:trPr>
          <w:cantSplit/>
          <w:trHeight w:val="284"/>
          <w:jc w:val="center"/>
        </w:trPr>
        <w:tc>
          <w:tcPr>
            <w:tcW w:w="606" w:type="dxa"/>
            <w:vAlign w:val="center"/>
            <w:hideMark/>
          </w:tcPr>
          <w:p w14:paraId="76FE69A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2</w:t>
            </w:r>
          </w:p>
        </w:tc>
        <w:tc>
          <w:tcPr>
            <w:tcW w:w="2933" w:type="dxa"/>
            <w:vAlign w:val="center"/>
            <w:hideMark/>
          </w:tcPr>
          <w:p w14:paraId="1928189E"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2: Khoa Kinh tế - Nông Lâm và Khu thực nghiệm</w:t>
            </w:r>
          </w:p>
        </w:tc>
        <w:tc>
          <w:tcPr>
            <w:tcW w:w="1476" w:type="dxa"/>
            <w:vAlign w:val="center"/>
            <w:hideMark/>
          </w:tcPr>
          <w:p w14:paraId="32451D12"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114.095,77 </w:t>
            </w:r>
          </w:p>
        </w:tc>
        <w:tc>
          <w:tcPr>
            <w:tcW w:w="1100" w:type="dxa"/>
            <w:noWrap/>
            <w:vAlign w:val="center"/>
            <w:hideMark/>
          </w:tcPr>
          <w:p w14:paraId="207913CF"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5FF99EA0"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06474355"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114.095,77 </w:t>
            </w:r>
          </w:p>
        </w:tc>
      </w:tr>
      <w:tr w:rsidR="000E47C0" w:rsidRPr="000E47C0" w14:paraId="7FC65B4D" w14:textId="77777777" w:rsidTr="006047EC">
        <w:trPr>
          <w:cantSplit/>
          <w:trHeight w:val="284"/>
          <w:jc w:val="center"/>
        </w:trPr>
        <w:tc>
          <w:tcPr>
            <w:tcW w:w="606" w:type="dxa"/>
            <w:vAlign w:val="center"/>
            <w:hideMark/>
          </w:tcPr>
          <w:p w14:paraId="44371F24"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3</w:t>
            </w:r>
          </w:p>
        </w:tc>
        <w:tc>
          <w:tcPr>
            <w:tcW w:w="2933" w:type="dxa"/>
            <w:vAlign w:val="center"/>
            <w:hideMark/>
          </w:tcPr>
          <w:p w14:paraId="11B27EEC" w14:textId="77777777" w:rsidR="00197D5A" w:rsidRPr="000E47C0" w:rsidRDefault="00197D5A" w:rsidP="006047EC">
            <w:pPr>
              <w:widowControl/>
              <w:spacing w:before="0" w:after="0"/>
              <w:ind w:firstLine="0"/>
              <w:rPr>
                <w:sz w:val="26"/>
                <w:szCs w:val="26"/>
                <w:lang w:val="vi-VN" w:eastAsia="vi-VN"/>
              </w:rPr>
            </w:pPr>
            <w:r w:rsidRPr="000E47C0">
              <w:rPr>
                <w:szCs w:val="28"/>
                <w:lang w:val="nl-NL"/>
              </w:rPr>
              <w:t xml:space="preserve">Cơ sở 3: </w:t>
            </w:r>
            <w:r w:rsidRPr="000E47C0">
              <w:rPr>
                <w:bCs/>
                <w:szCs w:val="28"/>
                <w:lang w:val="nl-NL"/>
              </w:rPr>
              <w:t>Khoa Y – Dược</w:t>
            </w:r>
          </w:p>
        </w:tc>
        <w:tc>
          <w:tcPr>
            <w:tcW w:w="1476" w:type="dxa"/>
            <w:vAlign w:val="center"/>
            <w:hideMark/>
          </w:tcPr>
          <w:p w14:paraId="07BBEB38"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17.561,38 </w:t>
            </w:r>
          </w:p>
        </w:tc>
        <w:tc>
          <w:tcPr>
            <w:tcW w:w="1100" w:type="dxa"/>
            <w:noWrap/>
            <w:vAlign w:val="center"/>
            <w:hideMark/>
          </w:tcPr>
          <w:p w14:paraId="4F3B81C2"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38EDD515"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171445CC"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17.561,38 </w:t>
            </w:r>
          </w:p>
        </w:tc>
      </w:tr>
      <w:tr w:rsidR="000E47C0" w:rsidRPr="000E47C0" w14:paraId="22D31A04" w14:textId="77777777" w:rsidTr="006047EC">
        <w:trPr>
          <w:cantSplit/>
          <w:trHeight w:val="284"/>
          <w:jc w:val="center"/>
        </w:trPr>
        <w:tc>
          <w:tcPr>
            <w:tcW w:w="606" w:type="dxa"/>
            <w:vAlign w:val="center"/>
            <w:hideMark/>
          </w:tcPr>
          <w:p w14:paraId="77A9A203"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4</w:t>
            </w:r>
          </w:p>
        </w:tc>
        <w:tc>
          <w:tcPr>
            <w:tcW w:w="2933" w:type="dxa"/>
            <w:vAlign w:val="center"/>
            <w:hideMark/>
          </w:tcPr>
          <w:p w14:paraId="41B955D6" w14:textId="280A7021"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4: Khoa Kỹ thuật - Công nghệ và Đào tạo – Sát hạch lái xe</w:t>
            </w:r>
          </w:p>
        </w:tc>
        <w:tc>
          <w:tcPr>
            <w:tcW w:w="1476" w:type="dxa"/>
            <w:vAlign w:val="center"/>
            <w:hideMark/>
          </w:tcPr>
          <w:p w14:paraId="7E1EB93F"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40.517,90 </w:t>
            </w:r>
          </w:p>
        </w:tc>
        <w:tc>
          <w:tcPr>
            <w:tcW w:w="1100" w:type="dxa"/>
            <w:noWrap/>
            <w:vAlign w:val="center"/>
            <w:hideMark/>
          </w:tcPr>
          <w:p w14:paraId="7BB5A32A"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02417713"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2481CE46"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40.517,90 </w:t>
            </w:r>
          </w:p>
        </w:tc>
      </w:tr>
      <w:tr w:rsidR="000E47C0" w:rsidRPr="000E47C0" w14:paraId="3D276F23" w14:textId="77777777" w:rsidTr="006047EC">
        <w:trPr>
          <w:cantSplit/>
          <w:trHeight w:val="567"/>
          <w:jc w:val="center"/>
        </w:trPr>
        <w:tc>
          <w:tcPr>
            <w:tcW w:w="606" w:type="dxa"/>
            <w:vAlign w:val="center"/>
          </w:tcPr>
          <w:p w14:paraId="1799D9FB"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eastAsia="vi-VN"/>
              </w:rPr>
              <w:t>5</w:t>
            </w:r>
          </w:p>
        </w:tc>
        <w:tc>
          <w:tcPr>
            <w:tcW w:w="2933" w:type="dxa"/>
            <w:vAlign w:val="center"/>
          </w:tcPr>
          <w:p w14:paraId="044C3373"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5: Khoa các Khoa học cơ bản</w:t>
            </w:r>
          </w:p>
        </w:tc>
        <w:tc>
          <w:tcPr>
            <w:tcW w:w="1476" w:type="dxa"/>
            <w:vAlign w:val="center"/>
          </w:tcPr>
          <w:p w14:paraId="7A5E7E44" w14:textId="77777777" w:rsidR="00197D5A" w:rsidRPr="000E47C0" w:rsidRDefault="00197D5A" w:rsidP="006047EC">
            <w:pPr>
              <w:widowControl/>
              <w:spacing w:before="0" w:after="0"/>
              <w:ind w:firstLine="0"/>
              <w:jc w:val="right"/>
              <w:rPr>
                <w:b/>
                <w:sz w:val="24"/>
              </w:rPr>
            </w:pPr>
            <w:r w:rsidRPr="000E47C0">
              <w:rPr>
                <w:b/>
                <w:lang w:val="vi-VN"/>
              </w:rPr>
              <w:t>8.799,03</w:t>
            </w:r>
          </w:p>
        </w:tc>
        <w:tc>
          <w:tcPr>
            <w:tcW w:w="1100" w:type="dxa"/>
            <w:noWrap/>
            <w:vAlign w:val="center"/>
          </w:tcPr>
          <w:p w14:paraId="161EFF73" w14:textId="77777777" w:rsidR="00197D5A" w:rsidRPr="000E47C0" w:rsidRDefault="00197D5A" w:rsidP="006047EC">
            <w:pPr>
              <w:widowControl/>
              <w:spacing w:before="0" w:after="0"/>
              <w:ind w:firstLine="0"/>
              <w:jc w:val="right"/>
              <w:rPr>
                <w:sz w:val="26"/>
                <w:szCs w:val="26"/>
                <w:lang w:val="vi-VN" w:eastAsia="vi-VN"/>
              </w:rPr>
            </w:pPr>
          </w:p>
        </w:tc>
        <w:tc>
          <w:tcPr>
            <w:tcW w:w="1386" w:type="dxa"/>
            <w:vAlign w:val="center"/>
          </w:tcPr>
          <w:p w14:paraId="3E3AA549" w14:textId="77777777" w:rsidR="00197D5A" w:rsidRPr="000E47C0" w:rsidRDefault="00197D5A" w:rsidP="006047EC">
            <w:pPr>
              <w:widowControl/>
              <w:spacing w:before="0" w:after="0"/>
              <w:ind w:firstLine="0"/>
              <w:jc w:val="right"/>
              <w:rPr>
                <w:b/>
                <w:bCs/>
                <w:sz w:val="26"/>
                <w:szCs w:val="26"/>
                <w:lang w:val="vi-VN" w:eastAsia="vi-VN"/>
              </w:rPr>
            </w:pPr>
          </w:p>
        </w:tc>
        <w:tc>
          <w:tcPr>
            <w:tcW w:w="1476" w:type="dxa"/>
            <w:vAlign w:val="center"/>
          </w:tcPr>
          <w:p w14:paraId="6AE3B86F" w14:textId="77777777" w:rsidR="00197D5A" w:rsidRPr="000E47C0" w:rsidRDefault="00197D5A" w:rsidP="006047EC">
            <w:pPr>
              <w:widowControl/>
              <w:spacing w:before="0" w:after="0"/>
              <w:ind w:firstLine="0"/>
              <w:jc w:val="right"/>
              <w:rPr>
                <w:b/>
                <w:sz w:val="24"/>
              </w:rPr>
            </w:pPr>
            <w:r w:rsidRPr="000E47C0">
              <w:rPr>
                <w:b/>
                <w:lang w:val="vi-VN"/>
              </w:rPr>
              <w:t>8.799,03</w:t>
            </w:r>
          </w:p>
        </w:tc>
      </w:tr>
      <w:tr w:rsidR="000E47C0" w:rsidRPr="000E47C0" w14:paraId="5942F752" w14:textId="77777777" w:rsidTr="006047EC">
        <w:trPr>
          <w:cantSplit/>
          <w:trHeight w:val="284"/>
          <w:jc w:val="center"/>
        </w:trPr>
        <w:tc>
          <w:tcPr>
            <w:tcW w:w="606" w:type="dxa"/>
            <w:vAlign w:val="center"/>
            <w:hideMark/>
          </w:tcPr>
          <w:p w14:paraId="2CDF727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V</w:t>
            </w:r>
          </w:p>
        </w:tc>
        <w:tc>
          <w:tcPr>
            <w:tcW w:w="2933" w:type="dxa"/>
            <w:vAlign w:val="center"/>
            <w:hideMark/>
          </w:tcPr>
          <w:p w14:paraId="13366C5D"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xml:space="preserve"> Phần mềm ứng dụng, cơ sở dữ liệu</w:t>
            </w:r>
          </w:p>
        </w:tc>
        <w:tc>
          <w:tcPr>
            <w:tcW w:w="1476" w:type="dxa"/>
            <w:vAlign w:val="center"/>
            <w:hideMark/>
          </w:tcPr>
          <w:p w14:paraId="29E7E34F"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3.386,55 </w:t>
            </w:r>
          </w:p>
        </w:tc>
        <w:tc>
          <w:tcPr>
            <w:tcW w:w="1100" w:type="dxa"/>
            <w:noWrap/>
            <w:vAlign w:val="center"/>
            <w:hideMark/>
          </w:tcPr>
          <w:p w14:paraId="40081807"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118EA59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1.367,78 </w:t>
            </w:r>
          </w:p>
        </w:tc>
        <w:tc>
          <w:tcPr>
            <w:tcW w:w="1476" w:type="dxa"/>
            <w:vAlign w:val="center"/>
            <w:hideMark/>
          </w:tcPr>
          <w:p w14:paraId="2872DADC"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2.018,76 </w:t>
            </w:r>
          </w:p>
        </w:tc>
      </w:tr>
      <w:tr w:rsidR="000E47C0" w:rsidRPr="000E47C0" w14:paraId="70C94DAF" w14:textId="77777777" w:rsidTr="006047EC">
        <w:trPr>
          <w:cantSplit/>
          <w:trHeight w:val="284"/>
          <w:jc w:val="center"/>
        </w:trPr>
        <w:tc>
          <w:tcPr>
            <w:tcW w:w="606" w:type="dxa"/>
            <w:vAlign w:val="center"/>
            <w:hideMark/>
          </w:tcPr>
          <w:p w14:paraId="7916F6F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VI</w:t>
            </w:r>
          </w:p>
        </w:tc>
        <w:tc>
          <w:tcPr>
            <w:tcW w:w="2933" w:type="dxa"/>
            <w:vAlign w:val="center"/>
            <w:hideMark/>
          </w:tcPr>
          <w:p w14:paraId="010DCE22"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Tài sản khác</w:t>
            </w:r>
          </w:p>
        </w:tc>
        <w:tc>
          <w:tcPr>
            <w:tcW w:w="1476" w:type="dxa"/>
            <w:vAlign w:val="center"/>
            <w:hideMark/>
          </w:tcPr>
          <w:p w14:paraId="09A9A4D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19.766,01 </w:t>
            </w:r>
          </w:p>
        </w:tc>
        <w:tc>
          <w:tcPr>
            <w:tcW w:w="1100" w:type="dxa"/>
            <w:noWrap/>
            <w:vAlign w:val="center"/>
            <w:hideMark/>
          </w:tcPr>
          <w:p w14:paraId="4C250E84"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w:t>
            </w:r>
          </w:p>
        </w:tc>
        <w:tc>
          <w:tcPr>
            <w:tcW w:w="1386" w:type="dxa"/>
            <w:vAlign w:val="center"/>
            <w:hideMark/>
          </w:tcPr>
          <w:p w14:paraId="44AAB77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3.821,86 </w:t>
            </w:r>
          </w:p>
        </w:tc>
        <w:tc>
          <w:tcPr>
            <w:tcW w:w="1476" w:type="dxa"/>
            <w:vAlign w:val="center"/>
            <w:hideMark/>
          </w:tcPr>
          <w:p w14:paraId="644CC909"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15.944,15 </w:t>
            </w:r>
          </w:p>
        </w:tc>
      </w:tr>
      <w:tr w:rsidR="000E47C0" w:rsidRPr="000E47C0" w14:paraId="2B828569" w14:textId="77777777" w:rsidTr="006047EC">
        <w:trPr>
          <w:cantSplit/>
          <w:trHeight w:val="284"/>
          <w:jc w:val="center"/>
        </w:trPr>
        <w:tc>
          <w:tcPr>
            <w:tcW w:w="3539" w:type="dxa"/>
            <w:gridSpan w:val="2"/>
            <w:vAlign w:val="center"/>
            <w:hideMark/>
          </w:tcPr>
          <w:p w14:paraId="75B63698"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Tổng cộng</w:t>
            </w:r>
          </w:p>
        </w:tc>
        <w:tc>
          <w:tcPr>
            <w:tcW w:w="1476" w:type="dxa"/>
            <w:vAlign w:val="center"/>
            <w:hideMark/>
          </w:tcPr>
          <w:p w14:paraId="6A59678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499.556,37</w:t>
            </w:r>
            <w:r w:rsidRPr="000E47C0">
              <w:rPr>
                <w:b/>
                <w:bCs/>
                <w:sz w:val="26"/>
                <w:szCs w:val="26"/>
                <w:lang w:val="vi-VN" w:eastAsia="vi-VN"/>
              </w:rPr>
              <w:t xml:space="preserve"> </w:t>
            </w:r>
          </w:p>
        </w:tc>
        <w:tc>
          <w:tcPr>
            <w:tcW w:w="1100" w:type="dxa"/>
            <w:vAlign w:val="center"/>
            <w:hideMark/>
          </w:tcPr>
          <w:p w14:paraId="02E52E5D"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w:t>
            </w:r>
          </w:p>
        </w:tc>
        <w:tc>
          <w:tcPr>
            <w:tcW w:w="1386" w:type="dxa"/>
            <w:vAlign w:val="center"/>
            <w:hideMark/>
          </w:tcPr>
          <w:p w14:paraId="2D305F7B"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145.402,03</w:t>
            </w:r>
            <w:r w:rsidRPr="000E47C0">
              <w:rPr>
                <w:b/>
                <w:bCs/>
                <w:sz w:val="26"/>
                <w:szCs w:val="26"/>
                <w:lang w:val="vi-VN" w:eastAsia="vi-VN"/>
              </w:rPr>
              <w:t xml:space="preserve"> </w:t>
            </w:r>
          </w:p>
        </w:tc>
        <w:tc>
          <w:tcPr>
            <w:tcW w:w="1476" w:type="dxa"/>
            <w:vAlign w:val="center"/>
            <w:hideMark/>
          </w:tcPr>
          <w:p w14:paraId="33CBC648"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354.154,33</w:t>
            </w:r>
            <w:r w:rsidRPr="000E47C0">
              <w:rPr>
                <w:b/>
                <w:bCs/>
                <w:sz w:val="26"/>
                <w:szCs w:val="26"/>
                <w:lang w:val="vi-VN" w:eastAsia="vi-VN"/>
              </w:rPr>
              <w:t xml:space="preserve"> </w:t>
            </w:r>
          </w:p>
        </w:tc>
      </w:tr>
    </w:tbl>
    <w:p w14:paraId="4944CB09" w14:textId="77777777" w:rsidR="00197D5A" w:rsidRPr="000E47C0" w:rsidRDefault="00197D5A" w:rsidP="00197D5A">
      <w:pPr>
        <w:rPr>
          <w:b/>
          <w:bCs/>
          <w:lang w:val="nl-NL"/>
        </w:rPr>
      </w:pPr>
      <w:r w:rsidRPr="000E47C0">
        <w:rPr>
          <w:b/>
          <w:bCs/>
          <w:lang w:val="nl-NL"/>
        </w:rPr>
        <w:t>b) Về giá trị sử dụng đất:</w:t>
      </w:r>
    </w:p>
    <w:p w14:paraId="6F2DF374" w14:textId="77777777" w:rsidR="00197D5A" w:rsidRPr="000E47C0" w:rsidRDefault="00197D5A" w:rsidP="00197D5A">
      <w:pPr>
        <w:pStyle w:val="tnbng"/>
        <w:rPr>
          <w:b/>
          <w:bCs/>
          <w:color w:val="auto"/>
        </w:rPr>
      </w:pPr>
      <w:bookmarkStart w:id="63" w:name="_Toc238544023"/>
      <w:r w:rsidRPr="000E47C0">
        <w:rPr>
          <w:color w:val="auto"/>
        </w:rPr>
        <w:t>Bảng 11. Bảng tính giá trị quyền sử dụng đất</w:t>
      </w:r>
      <w:bookmarkEnd w:id="63"/>
    </w:p>
    <w:tbl>
      <w:tblPr>
        <w:tblW w:w="8991" w:type="dxa"/>
        <w:jc w:val="center"/>
        <w:tblLook w:val="04A0" w:firstRow="1" w:lastRow="0" w:firstColumn="1" w:lastColumn="0" w:noHBand="0" w:noVBand="1"/>
      </w:tblPr>
      <w:tblGrid>
        <w:gridCol w:w="563"/>
        <w:gridCol w:w="3685"/>
        <w:gridCol w:w="1386"/>
        <w:gridCol w:w="1386"/>
        <w:gridCol w:w="1971"/>
      </w:tblGrid>
      <w:tr w:rsidR="000E47C0" w:rsidRPr="000E47C0" w14:paraId="7897A369" w14:textId="77777777" w:rsidTr="006047EC">
        <w:trPr>
          <w:trHeight w:val="887"/>
          <w:tblHeader/>
          <w:jc w:val="center"/>
        </w:trPr>
        <w:tc>
          <w:tcPr>
            <w:tcW w:w="563" w:type="dxa"/>
            <w:tcBorders>
              <w:top w:val="single" w:sz="4" w:space="0" w:color="auto"/>
              <w:left w:val="single" w:sz="4" w:space="0" w:color="auto"/>
              <w:bottom w:val="single" w:sz="4" w:space="0" w:color="auto"/>
              <w:right w:val="single" w:sz="4" w:space="0" w:color="auto"/>
            </w:tcBorders>
            <w:noWrap/>
            <w:vAlign w:val="center"/>
            <w:hideMark/>
          </w:tcPr>
          <w:p w14:paraId="50E1AB84" w14:textId="77777777" w:rsidR="00197D5A" w:rsidRPr="000E47C0" w:rsidRDefault="00197D5A" w:rsidP="006047EC">
            <w:pPr>
              <w:widowControl/>
              <w:spacing w:before="0" w:after="0"/>
              <w:ind w:firstLine="0"/>
              <w:jc w:val="center"/>
              <w:rPr>
                <w:b/>
                <w:bCs/>
                <w:sz w:val="26"/>
                <w:szCs w:val="26"/>
              </w:rPr>
            </w:pPr>
            <w:r w:rsidRPr="000E47C0">
              <w:rPr>
                <w:b/>
                <w:bCs/>
                <w:sz w:val="26"/>
                <w:szCs w:val="26"/>
              </w:rPr>
              <w:t>TT</w:t>
            </w:r>
          </w:p>
        </w:tc>
        <w:tc>
          <w:tcPr>
            <w:tcW w:w="3685" w:type="dxa"/>
            <w:tcBorders>
              <w:top w:val="single" w:sz="4" w:space="0" w:color="auto"/>
              <w:left w:val="nil"/>
              <w:bottom w:val="single" w:sz="4" w:space="0" w:color="auto"/>
              <w:right w:val="single" w:sz="4" w:space="0" w:color="auto"/>
            </w:tcBorders>
            <w:noWrap/>
            <w:vAlign w:val="center"/>
            <w:hideMark/>
          </w:tcPr>
          <w:p w14:paraId="7C7DC2E3" w14:textId="77777777" w:rsidR="00197D5A" w:rsidRPr="000E47C0" w:rsidRDefault="00197D5A" w:rsidP="006047EC">
            <w:pPr>
              <w:widowControl/>
              <w:spacing w:before="0" w:after="0"/>
              <w:ind w:firstLine="0"/>
              <w:jc w:val="center"/>
              <w:rPr>
                <w:b/>
                <w:bCs/>
                <w:sz w:val="26"/>
                <w:szCs w:val="26"/>
              </w:rPr>
            </w:pPr>
            <w:r w:rsidRPr="000E47C0">
              <w:rPr>
                <w:b/>
                <w:bCs/>
                <w:sz w:val="26"/>
                <w:szCs w:val="26"/>
              </w:rPr>
              <w:t>Vị trí</w:t>
            </w:r>
          </w:p>
        </w:tc>
        <w:tc>
          <w:tcPr>
            <w:tcW w:w="1386" w:type="dxa"/>
            <w:tcBorders>
              <w:top w:val="single" w:sz="4" w:space="0" w:color="auto"/>
              <w:left w:val="nil"/>
              <w:bottom w:val="single" w:sz="4" w:space="0" w:color="auto"/>
              <w:right w:val="single" w:sz="4" w:space="0" w:color="auto"/>
            </w:tcBorders>
            <w:vAlign w:val="center"/>
            <w:hideMark/>
          </w:tcPr>
          <w:p w14:paraId="7FAA79CB" w14:textId="77777777" w:rsidR="00197D5A" w:rsidRPr="000E47C0" w:rsidRDefault="00197D5A" w:rsidP="006047EC">
            <w:pPr>
              <w:widowControl/>
              <w:spacing w:before="0" w:after="0"/>
              <w:ind w:firstLine="0"/>
              <w:jc w:val="center"/>
              <w:rPr>
                <w:b/>
                <w:bCs/>
                <w:sz w:val="26"/>
                <w:szCs w:val="26"/>
              </w:rPr>
            </w:pPr>
            <w:r w:rsidRPr="000E47C0">
              <w:rPr>
                <w:b/>
                <w:bCs/>
                <w:sz w:val="26"/>
                <w:szCs w:val="26"/>
              </w:rPr>
              <w:t>Diện tích</w:t>
            </w:r>
            <w:r w:rsidRPr="000E47C0">
              <w:rPr>
                <w:b/>
                <w:bCs/>
                <w:sz w:val="26"/>
                <w:szCs w:val="26"/>
              </w:rPr>
              <w:br/>
            </w:r>
            <w:r w:rsidRPr="000E47C0">
              <w:rPr>
                <w:sz w:val="26"/>
                <w:szCs w:val="26"/>
              </w:rPr>
              <w:t xml:space="preserve"> (m</w:t>
            </w:r>
            <w:r w:rsidRPr="000E47C0">
              <w:rPr>
                <w:sz w:val="26"/>
                <w:szCs w:val="26"/>
                <w:vertAlign w:val="superscript"/>
              </w:rPr>
              <w:t>2</w:t>
            </w:r>
            <w:r w:rsidRPr="000E47C0">
              <w:rPr>
                <w:sz w:val="26"/>
                <w:szCs w:val="26"/>
              </w:rPr>
              <w:t>)</w:t>
            </w:r>
          </w:p>
        </w:tc>
        <w:tc>
          <w:tcPr>
            <w:tcW w:w="1386" w:type="dxa"/>
            <w:tcBorders>
              <w:top w:val="single" w:sz="4" w:space="0" w:color="auto"/>
              <w:left w:val="nil"/>
              <w:bottom w:val="single" w:sz="4" w:space="0" w:color="auto"/>
              <w:right w:val="single" w:sz="4" w:space="0" w:color="auto"/>
            </w:tcBorders>
            <w:vAlign w:val="center"/>
            <w:hideMark/>
          </w:tcPr>
          <w:p w14:paraId="4A0F6059" w14:textId="77777777" w:rsidR="00197D5A" w:rsidRPr="000E47C0" w:rsidRDefault="00197D5A" w:rsidP="006047EC">
            <w:pPr>
              <w:widowControl/>
              <w:spacing w:before="0" w:after="0"/>
              <w:ind w:firstLine="0"/>
              <w:jc w:val="center"/>
              <w:rPr>
                <w:b/>
                <w:bCs/>
                <w:sz w:val="26"/>
                <w:szCs w:val="26"/>
              </w:rPr>
            </w:pPr>
            <w:r w:rsidRPr="000E47C0">
              <w:rPr>
                <w:b/>
                <w:bCs/>
                <w:sz w:val="26"/>
                <w:szCs w:val="26"/>
              </w:rPr>
              <w:t>Giá đất</w:t>
            </w:r>
            <w:r w:rsidRPr="000E47C0">
              <w:rPr>
                <w:b/>
                <w:bCs/>
                <w:sz w:val="26"/>
                <w:szCs w:val="26"/>
              </w:rPr>
              <w:br/>
            </w:r>
            <w:r w:rsidRPr="000E47C0">
              <w:rPr>
                <w:sz w:val="26"/>
                <w:szCs w:val="26"/>
              </w:rPr>
              <w:t>(đ/m</w:t>
            </w:r>
            <w:r w:rsidRPr="000E47C0">
              <w:rPr>
                <w:sz w:val="26"/>
                <w:szCs w:val="26"/>
                <w:vertAlign w:val="superscript"/>
              </w:rPr>
              <w:t>2</w:t>
            </w:r>
            <w:r w:rsidRPr="000E47C0">
              <w:rPr>
                <w:sz w:val="26"/>
                <w:szCs w:val="26"/>
              </w:rPr>
              <w:t>)</w:t>
            </w:r>
          </w:p>
        </w:tc>
        <w:tc>
          <w:tcPr>
            <w:tcW w:w="1971" w:type="dxa"/>
            <w:tcBorders>
              <w:top w:val="single" w:sz="4" w:space="0" w:color="auto"/>
              <w:left w:val="nil"/>
              <w:bottom w:val="single" w:sz="4" w:space="0" w:color="auto"/>
              <w:right w:val="single" w:sz="4" w:space="0" w:color="auto"/>
            </w:tcBorders>
            <w:vAlign w:val="center"/>
            <w:hideMark/>
          </w:tcPr>
          <w:p w14:paraId="4AF01D0F" w14:textId="77777777" w:rsidR="00197D5A" w:rsidRPr="000E47C0" w:rsidRDefault="00197D5A" w:rsidP="006047EC">
            <w:pPr>
              <w:widowControl/>
              <w:spacing w:before="0" w:after="0"/>
              <w:ind w:firstLine="0"/>
              <w:jc w:val="center"/>
              <w:rPr>
                <w:b/>
                <w:bCs/>
                <w:sz w:val="26"/>
                <w:szCs w:val="26"/>
              </w:rPr>
            </w:pPr>
            <w:r w:rsidRPr="000E47C0">
              <w:rPr>
                <w:b/>
                <w:bCs/>
                <w:sz w:val="26"/>
                <w:szCs w:val="26"/>
              </w:rPr>
              <w:t>Giá trị quyền sử dụng đất</w:t>
            </w:r>
            <w:r w:rsidRPr="000E47C0">
              <w:rPr>
                <w:b/>
                <w:bCs/>
                <w:sz w:val="26"/>
                <w:szCs w:val="26"/>
              </w:rPr>
              <w:br/>
            </w:r>
            <w:r w:rsidRPr="000E47C0">
              <w:rPr>
                <w:sz w:val="26"/>
                <w:szCs w:val="26"/>
              </w:rPr>
              <w:t>(đồng)</w:t>
            </w:r>
          </w:p>
        </w:tc>
      </w:tr>
      <w:tr w:rsidR="000E47C0" w:rsidRPr="000E47C0" w14:paraId="1D5AD541"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6C64E09D" w14:textId="77777777" w:rsidR="00197D5A" w:rsidRPr="000E47C0" w:rsidRDefault="00197D5A" w:rsidP="006047EC">
            <w:pPr>
              <w:widowControl/>
              <w:spacing w:before="0" w:after="0"/>
              <w:ind w:firstLine="0"/>
              <w:jc w:val="center"/>
              <w:rPr>
                <w:b/>
                <w:bCs/>
                <w:sz w:val="26"/>
                <w:szCs w:val="26"/>
              </w:rPr>
            </w:pPr>
            <w:r w:rsidRPr="000E47C0">
              <w:rPr>
                <w:b/>
                <w:bCs/>
                <w:sz w:val="26"/>
                <w:szCs w:val="26"/>
              </w:rPr>
              <w:t>1</w:t>
            </w:r>
          </w:p>
        </w:tc>
        <w:tc>
          <w:tcPr>
            <w:tcW w:w="3685" w:type="dxa"/>
            <w:tcBorders>
              <w:top w:val="nil"/>
              <w:left w:val="nil"/>
              <w:bottom w:val="single" w:sz="4" w:space="0" w:color="auto"/>
              <w:right w:val="single" w:sz="4" w:space="0" w:color="auto"/>
            </w:tcBorders>
            <w:vAlign w:val="center"/>
            <w:hideMark/>
          </w:tcPr>
          <w:p w14:paraId="7509CF68" w14:textId="77777777" w:rsidR="00197D5A" w:rsidRPr="000E47C0" w:rsidRDefault="00197D5A" w:rsidP="006047EC">
            <w:pPr>
              <w:widowControl/>
              <w:spacing w:before="0" w:after="0"/>
              <w:ind w:firstLine="0"/>
              <w:rPr>
                <w:b/>
                <w:bCs/>
                <w:sz w:val="26"/>
                <w:szCs w:val="26"/>
              </w:rPr>
            </w:pPr>
            <w:r w:rsidRPr="000E47C0">
              <w:rPr>
                <w:b/>
                <w:bCs/>
                <w:sz w:val="26"/>
                <w:szCs w:val="26"/>
              </w:rPr>
              <w:t>Trụ sở chính: Số 14 Ngụy Như Kon Tum, phường Đăk Cấm, tỉnh Quảng Ngãi</w:t>
            </w:r>
          </w:p>
        </w:tc>
        <w:tc>
          <w:tcPr>
            <w:tcW w:w="1386" w:type="dxa"/>
            <w:tcBorders>
              <w:top w:val="nil"/>
              <w:left w:val="nil"/>
              <w:bottom w:val="single" w:sz="4" w:space="0" w:color="auto"/>
              <w:right w:val="single" w:sz="4" w:space="0" w:color="auto"/>
            </w:tcBorders>
            <w:noWrap/>
            <w:vAlign w:val="center"/>
            <w:hideMark/>
          </w:tcPr>
          <w:p w14:paraId="1466CA09" w14:textId="77777777" w:rsidR="00197D5A" w:rsidRPr="000E47C0" w:rsidRDefault="00197D5A" w:rsidP="006047EC">
            <w:pPr>
              <w:widowControl/>
              <w:spacing w:before="0" w:after="0"/>
              <w:ind w:firstLine="0"/>
              <w:jc w:val="right"/>
              <w:rPr>
                <w:b/>
                <w:bCs/>
                <w:sz w:val="26"/>
                <w:szCs w:val="26"/>
              </w:rPr>
            </w:pPr>
            <w:r w:rsidRPr="000E47C0">
              <w:rPr>
                <w:b/>
                <w:bCs/>
                <w:sz w:val="26"/>
                <w:szCs w:val="26"/>
              </w:rPr>
              <w:t>66.639,26</w:t>
            </w:r>
          </w:p>
        </w:tc>
        <w:tc>
          <w:tcPr>
            <w:tcW w:w="1386" w:type="dxa"/>
            <w:tcBorders>
              <w:top w:val="nil"/>
              <w:left w:val="nil"/>
              <w:bottom w:val="single" w:sz="4" w:space="0" w:color="auto"/>
              <w:right w:val="single" w:sz="4" w:space="0" w:color="auto"/>
            </w:tcBorders>
            <w:noWrap/>
            <w:vAlign w:val="center"/>
            <w:hideMark/>
          </w:tcPr>
          <w:p w14:paraId="46617B7C"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24CB1113" w14:textId="77777777" w:rsidR="00197D5A" w:rsidRPr="000E47C0" w:rsidRDefault="00197D5A" w:rsidP="006047EC">
            <w:pPr>
              <w:widowControl/>
              <w:spacing w:before="0" w:after="0"/>
              <w:ind w:firstLine="0"/>
              <w:jc w:val="right"/>
              <w:rPr>
                <w:b/>
                <w:bCs/>
                <w:sz w:val="26"/>
                <w:szCs w:val="26"/>
              </w:rPr>
            </w:pPr>
            <w:r w:rsidRPr="000E47C0">
              <w:rPr>
                <w:b/>
                <w:bCs/>
                <w:sz w:val="26"/>
                <w:szCs w:val="26"/>
              </w:rPr>
              <w:t>66.652.180.560</w:t>
            </w:r>
          </w:p>
        </w:tc>
      </w:tr>
      <w:tr w:rsidR="000E47C0" w:rsidRPr="000E47C0" w14:paraId="35DD0C0C"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40B3DFCD"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4F9D965C"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Đường Ngụy Như Kon Tum</w:t>
            </w:r>
          </w:p>
        </w:tc>
        <w:tc>
          <w:tcPr>
            <w:tcW w:w="1386" w:type="dxa"/>
            <w:tcBorders>
              <w:top w:val="nil"/>
              <w:left w:val="nil"/>
              <w:bottom w:val="single" w:sz="4" w:space="0" w:color="auto"/>
              <w:right w:val="single" w:sz="4" w:space="0" w:color="auto"/>
            </w:tcBorders>
            <w:noWrap/>
            <w:vAlign w:val="center"/>
            <w:hideMark/>
          </w:tcPr>
          <w:p w14:paraId="6B9E2DEC" w14:textId="77777777" w:rsidR="00197D5A" w:rsidRPr="000E47C0" w:rsidRDefault="00197D5A" w:rsidP="006047EC">
            <w:pPr>
              <w:widowControl/>
              <w:spacing w:before="0" w:after="0"/>
              <w:ind w:firstLine="0"/>
              <w:jc w:val="right"/>
              <w:rPr>
                <w:sz w:val="26"/>
                <w:szCs w:val="26"/>
              </w:rPr>
            </w:pPr>
            <w:r w:rsidRPr="000E47C0">
              <w:rPr>
                <w:sz w:val="26"/>
                <w:szCs w:val="26"/>
              </w:rPr>
              <w:t> </w:t>
            </w:r>
          </w:p>
        </w:tc>
        <w:tc>
          <w:tcPr>
            <w:tcW w:w="1386" w:type="dxa"/>
            <w:tcBorders>
              <w:top w:val="nil"/>
              <w:left w:val="nil"/>
              <w:bottom w:val="single" w:sz="4" w:space="0" w:color="auto"/>
              <w:right w:val="single" w:sz="4" w:space="0" w:color="auto"/>
            </w:tcBorders>
            <w:noWrap/>
            <w:vAlign w:val="center"/>
            <w:hideMark/>
          </w:tcPr>
          <w:p w14:paraId="2E54A328" w14:textId="77777777" w:rsidR="00197D5A" w:rsidRPr="000E47C0" w:rsidRDefault="00197D5A" w:rsidP="006047EC">
            <w:pPr>
              <w:widowControl/>
              <w:spacing w:before="0" w:after="0"/>
              <w:ind w:firstLine="0"/>
              <w:jc w:val="right"/>
              <w:rPr>
                <w:sz w:val="26"/>
                <w:szCs w:val="26"/>
              </w:rPr>
            </w:pPr>
            <w:r w:rsidRPr="000E47C0">
              <w:rPr>
                <w:sz w:val="26"/>
                <w:szCs w:val="26"/>
              </w:rPr>
              <w:t> </w:t>
            </w:r>
          </w:p>
        </w:tc>
        <w:tc>
          <w:tcPr>
            <w:tcW w:w="1971" w:type="dxa"/>
            <w:tcBorders>
              <w:top w:val="nil"/>
              <w:left w:val="nil"/>
              <w:bottom w:val="single" w:sz="4" w:space="0" w:color="auto"/>
              <w:right w:val="single" w:sz="4" w:space="0" w:color="auto"/>
            </w:tcBorders>
            <w:noWrap/>
            <w:vAlign w:val="center"/>
            <w:hideMark/>
          </w:tcPr>
          <w:p w14:paraId="00040915" w14:textId="77777777" w:rsidR="00197D5A" w:rsidRPr="000E47C0" w:rsidRDefault="00197D5A" w:rsidP="006047EC">
            <w:pPr>
              <w:widowControl/>
              <w:spacing w:before="0" w:after="0"/>
              <w:ind w:firstLine="0"/>
              <w:jc w:val="right"/>
              <w:rPr>
                <w:sz w:val="26"/>
                <w:szCs w:val="26"/>
              </w:rPr>
            </w:pPr>
            <w:r w:rsidRPr="000E47C0">
              <w:rPr>
                <w:sz w:val="26"/>
                <w:szCs w:val="26"/>
              </w:rPr>
              <w:t> </w:t>
            </w:r>
          </w:p>
        </w:tc>
      </w:tr>
      <w:tr w:rsidR="000E47C0" w:rsidRPr="000E47C0" w14:paraId="2DE6F720"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7C2402A5"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0C867D4A"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1E81316A" w14:textId="77777777" w:rsidR="00197D5A" w:rsidRPr="000E47C0" w:rsidRDefault="00197D5A" w:rsidP="006047EC">
            <w:pPr>
              <w:widowControl/>
              <w:spacing w:before="0" w:after="0"/>
              <w:ind w:firstLine="0"/>
              <w:jc w:val="right"/>
              <w:rPr>
                <w:sz w:val="26"/>
                <w:szCs w:val="26"/>
              </w:rPr>
            </w:pPr>
            <w:r w:rsidRPr="000E47C0">
              <w:rPr>
                <w:sz w:val="26"/>
                <w:szCs w:val="26"/>
              </w:rPr>
              <w:t>25.830,0</w:t>
            </w:r>
          </w:p>
        </w:tc>
        <w:tc>
          <w:tcPr>
            <w:tcW w:w="1386" w:type="dxa"/>
            <w:tcBorders>
              <w:top w:val="nil"/>
              <w:left w:val="nil"/>
              <w:bottom w:val="single" w:sz="4" w:space="0" w:color="auto"/>
              <w:right w:val="single" w:sz="4" w:space="0" w:color="auto"/>
            </w:tcBorders>
            <w:noWrap/>
            <w:vAlign w:val="center"/>
            <w:hideMark/>
          </w:tcPr>
          <w:p w14:paraId="5D516574" w14:textId="77777777" w:rsidR="00197D5A" w:rsidRPr="000E47C0" w:rsidRDefault="00197D5A" w:rsidP="006047EC">
            <w:pPr>
              <w:widowControl/>
              <w:spacing w:before="0" w:after="0"/>
              <w:ind w:firstLine="0"/>
              <w:jc w:val="right"/>
              <w:rPr>
                <w:sz w:val="26"/>
                <w:szCs w:val="26"/>
              </w:rPr>
            </w:pPr>
            <w:r w:rsidRPr="000E47C0">
              <w:rPr>
                <w:sz w:val="26"/>
                <w:szCs w:val="26"/>
              </w:rPr>
              <w:t>1.260.000</w:t>
            </w:r>
          </w:p>
        </w:tc>
        <w:tc>
          <w:tcPr>
            <w:tcW w:w="1971" w:type="dxa"/>
            <w:tcBorders>
              <w:top w:val="nil"/>
              <w:left w:val="nil"/>
              <w:bottom w:val="single" w:sz="4" w:space="0" w:color="auto"/>
              <w:right w:val="single" w:sz="4" w:space="0" w:color="auto"/>
            </w:tcBorders>
            <w:noWrap/>
            <w:vAlign w:val="center"/>
            <w:hideMark/>
          </w:tcPr>
          <w:p w14:paraId="16AE0AF4" w14:textId="77777777" w:rsidR="00197D5A" w:rsidRPr="000E47C0" w:rsidRDefault="00197D5A" w:rsidP="006047EC">
            <w:pPr>
              <w:widowControl/>
              <w:spacing w:before="0" w:after="0"/>
              <w:ind w:firstLine="0"/>
              <w:jc w:val="right"/>
              <w:rPr>
                <w:sz w:val="26"/>
                <w:szCs w:val="26"/>
              </w:rPr>
            </w:pPr>
            <w:r w:rsidRPr="000E47C0">
              <w:rPr>
                <w:sz w:val="26"/>
                <w:szCs w:val="26"/>
              </w:rPr>
              <w:t>32.545.800.000</w:t>
            </w:r>
          </w:p>
        </w:tc>
      </w:tr>
      <w:tr w:rsidR="000E47C0" w:rsidRPr="000E47C0" w14:paraId="5B54443C"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10A36137"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6D5459B"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1EDC4837" w14:textId="77777777" w:rsidR="00197D5A" w:rsidRPr="000E47C0" w:rsidRDefault="00197D5A" w:rsidP="006047EC">
            <w:pPr>
              <w:widowControl/>
              <w:spacing w:before="0" w:after="0"/>
              <w:ind w:firstLine="0"/>
              <w:jc w:val="right"/>
              <w:rPr>
                <w:sz w:val="26"/>
                <w:szCs w:val="26"/>
              </w:rPr>
            </w:pPr>
            <w:r w:rsidRPr="000E47C0">
              <w:rPr>
                <w:sz w:val="26"/>
                <w:szCs w:val="26"/>
              </w:rPr>
              <w:t>25.830,0</w:t>
            </w:r>
          </w:p>
        </w:tc>
        <w:tc>
          <w:tcPr>
            <w:tcW w:w="1386" w:type="dxa"/>
            <w:tcBorders>
              <w:top w:val="nil"/>
              <w:left w:val="nil"/>
              <w:bottom w:val="single" w:sz="4" w:space="0" w:color="auto"/>
              <w:right w:val="single" w:sz="4" w:space="0" w:color="auto"/>
            </w:tcBorders>
            <w:noWrap/>
            <w:vAlign w:val="center"/>
            <w:hideMark/>
          </w:tcPr>
          <w:p w14:paraId="03CB37F5" w14:textId="77777777" w:rsidR="00197D5A" w:rsidRPr="000E47C0" w:rsidRDefault="00197D5A" w:rsidP="006047EC">
            <w:pPr>
              <w:widowControl/>
              <w:spacing w:before="0" w:after="0"/>
              <w:ind w:firstLine="0"/>
              <w:jc w:val="right"/>
              <w:rPr>
                <w:sz w:val="26"/>
                <w:szCs w:val="26"/>
              </w:rPr>
            </w:pPr>
            <w:r w:rsidRPr="000E47C0">
              <w:rPr>
                <w:sz w:val="26"/>
                <w:szCs w:val="26"/>
              </w:rPr>
              <w:t>882.000</w:t>
            </w:r>
          </w:p>
        </w:tc>
        <w:tc>
          <w:tcPr>
            <w:tcW w:w="1971" w:type="dxa"/>
            <w:tcBorders>
              <w:top w:val="nil"/>
              <w:left w:val="nil"/>
              <w:bottom w:val="single" w:sz="4" w:space="0" w:color="auto"/>
              <w:right w:val="single" w:sz="4" w:space="0" w:color="auto"/>
            </w:tcBorders>
            <w:noWrap/>
            <w:vAlign w:val="center"/>
            <w:hideMark/>
          </w:tcPr>
          <w:p w14:paraId="262E5A8B" w14:textId="77777777" w:rsidR="00197D5A" w:rsidRPr="000E47C0" w:rsidRDefault="00197D5A" w:rsidP="006047EC">
            <w:pPr>
              <w:widowControl/>
              <w:spacing w:before="0" w:after="0"/>
              <w:ind w:firstLine="0"/>
              <w:jc w:val="right"/>
              <w:rPr>
                <w:sz w:val="26"/>
                <w:szCs w:val="26"/>
              </w:rPr>
            </w:pPr>
            <w:r w:rsidRPr="000E47C0">
              <w:rPr>
                <w:sz w:val="26"/>
                <w:szCs w:val="26"/>
              </w:rPr>
              <w:t>22.782.060.000</w:t>
            </w:r>
          </w:p>
        </w:tc>
      </w:tr>
      <w:tr w:rsidR="000E47C0" w:rsidRPr="000E47C0" w14:paraId="6E9ED6B8"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4ACAA569"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5B389166"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242ED13F" w14:textId="77777777" w:rsidR="00197D5A" w:rsidRPr="000E47C0" w:rsidRDefault="00197D5A" w:rsidP="006047EC">
            <w:pPr>
              <w:widowControl/>
              <w:spacing w:before="0" w:after="0"/>
              <w:ind w:firstLine="0"/>
              <w:jc w:val="right"/>
              <w:rPr>
                <w:sz w:val="26"/>
                <w:szCs w:val="26"/>
              </w:rPr>
            </w:pPr>
            <w:r w:rsidRPr="000E47C0">
              <w:rPr>
                <w:sz w:val="26"/>
                <w:szCs w:val="26"/>
              </w:rPr>
              <w:t>14.979,3</w:t>
            </w:r>
          </w:p>
        </w:tc>
        <w:tc>
          <w:tcPr>
            <w:tcW w:w="1386" w:type="dxa"/>
            <w:tcBorders>
              <w:top w:val="nil"/>
              <w:left w:val="nil"/>
              <w:bottom w:val="single" w:sz="4" w:space="0" w:color="auto"/>
              <w:right w:val="single" w:sz="4" w:space="0" w:color="auto"/>
            </w:tcBorders>
            <w:noWrap/>
            <w:vAlign w:val="center"/>
            <w:hideMark/>
          </w:tcPr>
          <w:p w14:paraId="331E1389" w14:textId="77777777" w:rsidR="00197D5A" w:rsidRPr="000E47C0" w:rsidRDefault="00197D5A" w:rsidP="006047EC">
            <w:pPr>
              <w:widowControl/>
              <w:spacing w:before="0" w:after="0"/>
              <w:ind w:firstLine="0"/>
              <w:jc w:val="right"/>
              <w:rPr>
                <w:sz w:val="26"/>
                <w:szCs w:val="26"/>
              </w:rPr>
            </w:pPr>
            <w:r w:rsidRPr="000E47C0">
              <w:rPr>
                <w:sz w:val="26"/>
                <w:szCs w:val="26"/>
              </w:rPr>
              <w:t>756.000</w:t>
            </w:r>
          </w:p>
        </w:tc>
        <w:tc>
          <w:tcPr>
            <w:tcW w:w="1971" w:type="dxa"/>
            <w:tcBorders>
              <w:top w:val="nil"/>
              <w:left w:val="nil"/>
              <w:bottom w:val="single" w:sz="4" w:space="0" w:color="auto"/>
              <w:right w:val="single" w:sz="4" w:space="0" w:color="auto"/>
            </w:tcBorders>
            <w:noWrap/>
            <w:vAlign w:val="center"/>
            <w:hideMark/>
          </w:tcPr>
          <w:p w14:paraId="23E04AB5" w14:textId="77777777" w:rsidR="00197D5A" w:rsidRPr="000E47C0" w:rsidRDefault="00197D5A" w:rsidP="006047EC">
            <w:pPr>
              <w:widowControl/>
              <w:spacing w:before="0" w:after="0"/>
              <w:ind w:firstLine="0"/>
              <w:jc w:val="right"/>
              <w:rPr>
                <w:sz w:val="26"/>
                <w:szCs w:val="26"/>
              </w:rPr>
            </w:pPr>
            <w:r w:rsidRPr="000E47C0">
              <w:rPr>
                <w:sz w:val="26"/>
                <w:szCs w:val="26"/>
              </w:rPr>
              <w:t>11.324.320.560</w:t>
            </w:r>
          </w:p>
        </w:tc>
      </w:tr>
      <w:tr w:rsidR="000E47C0" w:rsidRPr="000E47C0" w14:paraId="0816076C"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5EA0504C" w14:textId="77777777" w:rsidR="00197D5A" w:rsidRPr="000E47C0" w:rsidRDefault="00197D5A" w:rsidP="006047EC">
            <w:pPr>
              <w:widowControl/>
              <w:spacing w:before="0" w:after="0"/>
              <w:ind w:firstLine="0"/>
              <w:jc w:val="center"/>
              <w:rPr>
                <w:b/>
                <w:bCs/>
                <w:sz w:val="26"/>
                <w:szCs w:val="26"/>
              </w:rPr>
            </w:pPr>
            <w:r w:rsidRPr="000E47C0">
              <w:rPr>
                <w:b/>
                <w:bCs/>
                <w:sz w:val="26"/>
                <w:szCs w:val="26"/>
              </w:rPr>
              <w:t>2</w:t>
            </w:r>
          </w:p>
        </w:tc>
        <w:tc>
          <w:tcPr>
            <w:tcW w:w="3685" w:type="dxa"/>
            <w:tcBorders>
              <w:top w:val="nil"/>
              <w:left w:val="nil"/>
              <w:bottom w:val="single" w:sz="4" w:space="0" w:color="auto"/>
              <w:right w:val="single" w:sz="4" w:space="0" w:color="auto"/>
            </w:tcBorders>
            <w:vAlign w:val="center"/>
            <w:hideMark/>
          </w:tcPr>
          <w:p w14:paraId="47354C66" w14:textId="77777777" w:rsidR="00197D5A" w:rsidRPr="000E47C0" w:rsidRDefault="00197D5A" w:rsidP="006047EC">
            <w:pPr>
              <w:widowControl/>
              <w:spacing w:before="0" w:after="0"/>
              <w:ind w:firstLine="0"/>
              <w:rPr>
                <w:b/>
                <w:bCs/>
                <w:sz w:val="26"/>
                <w:szCs w:val="26"/>
              </w:rPr>
            </w:pPr>
            <w:r w:rsidRPr="000E47C0">
              <w:rPr>
                <w:b/>
                <w:bCs/>
                <w:sz w:val="26"/>
                <w:szCs w:val="26"/>
              </w:rPr>
              <w:t>Cơ sở 3: Khoa Y – Dược; địa chỉ: Số 347 đường Bà Triệu, phường Kon Tum, tỉnh Quảng Ngãi</w:t>
            </w:r>
          </w:p>
        </w:tc>
        <w:tc>
          <w:tcPr>
            <w:tcW w:w="1386" w:type="dxa"/>
            <w:tcBorders>
              <w:top w:val="nil"/>
              <w:left w:val="nil"/>
              <w:bottom w:val="single" w:sz="4" w:space="0" w:color="auto"/>
              <w:right w:val="single" w:sz="4" w:space="0" w:color="auto"/>
            </w:tcBorders>
            <w:noWrap/>
            <w:vAlign w:val="center"/>
            <w:hideMark/>
          </w:tcPr>
          <w:p w14:paraId="62C0C842" w14:textId="77777777" w:rsidR="00197D5A" w:rsidRPr="000E47C0" w:rsidRDefault="00197D5A" w:rsidP="006047EC">
            <w:pPr>
              <w:widowControl/>
              <w:spacing w:before="0" w:after="0"/>
              <w:ind w:firstLine="0"/>
              <w:jc w:val="right"/>
              <w:rPr>
                <w:b/>
                <w:bCs/>
                <w:sz w:val="26"/>
                <w:szCs w:val="26"/>
              </w:rPr>
            </w:pPr>
            <w:r w:rsidRPr="000E47C0">
              <w:rPr>
                <w:b/>
                <w:bCs/>
                <w:sz w:val="26"/>
                <w:szCs w:val="26"/>
              </w:rPr>
              <w:t>1.742,2</w:t>
            </w:r>
          </w:p>
        </w:tc>
        <w:tc>
          <w:tcPr>
            <w:tcW w:w="1386" w:type="dxa"/>
            <w:tcBorders>
              <w:top w:val="nil"/>
              <w:left w:val="nil"/>
              <w:bottom w:val="single" w:sz="4" w:space="0" w:color="auto"/>
              <w:right w:val="single" w:sz="4" w:space="0" w:color="auto"/>
            </w:tcBorders>
            <w:noWrap/>
            <w:vAlign w:val="center"/>
            <w:hideMark/>
          </w:tcPr>
          <w:p w14:paraId="18CF78B3"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6A563401" w14:textId="77777777" w:rsidR="00197D5A" w:rsidRPr="000E47C0" w:rsidRDefault="00197D5A" w:rsidP="006047EC">
            <w:pPr>
              <w:widowControl/>
              <w:spacing w:before="0" w:after="0"/>
              <w:ind w:firstLine="0"/>
              <w:jc w:val="right"/>
              <w:rPr>
                <w:b/>
                <w:bCs/>
                <w:sz w:val="26"/>
                <w:szCs w:val="26"/>
              </w:rPr>
            </w:pPr>
            <w:r w:rsidRPr="000E47C0">
              <w:rPr>
                <w:b/>
                <w:bCs/>
                <w:sz w:val="26"/>
                <w:szCs w:val="26"/>
              </w:rPr>
              <w:t>17.561.376.000</w:t>
            </w:r>
          </w:p>
        </w:tc>
      </w:tr>
      <w:tr w:rsidR="000E47C0" w:rsidRPr="000E47C0" w14:paraId="367D59EB"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502773C7"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14918651"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Phan Đình Phùng - Lê Hồng Phong</w:t>
            </w:r>
          </w:p>
        </w:tc>
        <w:tc>
          <w:tcPr>
            <w:tcW w:w="1386" w:type="dxa"/>
            <w:tcBorders>
              <w:top w:val="nil"/>
              <w:left w:val="nil"/>
              <w:bottom w:val="single" w:sz="4" w:space="0" w:color="auto"/>
              <w:right w:val="single" w:sz="4" w:space="0" w:color="auto"/>
            </w:tcBorders>
            <w:noWrap/>
            <w:vAlign w:val="center"/>
            <w:hideMark/>
          </w:tcPr>
          <w:p w14:paraId="2DDA8FEB" w14:textId="77777777" w:rsidR="00197D5A" w:rsidRPr="000E47C0" w:rsidRDefault="00197D5A" w:rsidP="006047EC">
            <w:pPr>
              <w:widowControl/>
              <w:spacing w:before="0" w:after="0"/>
              <w:ind w:firstLine="0"/>
              <w:jc w:val="right"/>
              <w:rPr>
                <w:sz w:val="26"/>
                <w:szCs w:val="26"/>
              </w:rPr>
            </w:pPr>
            <w:r w:rsidRPr="000E47C0">
              <w:rPr>
                <w:sz w:val="26"/>
                <w:szCs w:val="26"/>
              </w:rPr>
              <w:t>1.742,2</w:t>
            </w:r>
          </w:p>
        </w:tc>
        <w:tc>
          <w:tcPr>
            <w:tcW w:w="1386" w:type="dxa"/>
            <w:tcBorders>
              <w:top w:val="nil"/>
              <w:left w:val="nil"/>
              <w:bottom w:val="single" w:sz="4" w:space="0" w:color="auto"/>
              <w:right w:val="single" w:sz="4" w:space="0" w:color="auto"/>
            </w:tcBorders>
            <w:noWrap/>
            <w:vAlign w:val="center"/>
            <w:hideMark/>
          </w:tcPr>
          <w:p w14:paraId="34CFF094" w14:textId="77777777" w:rsidR="00197D5A" w:rsidRPr="000E47C0" w:rsidRDefault="00197D5A" w:rsidP="006047EC">
            <w:pPr>
              <w:widowControl/>
              <w:spacing w:before="0" w:after="0"/>
              <w:ind w:firstLine="0"/>
              <w:jc w:val="right"/>
              <w:rPr>
                <w:sz w:val="26"/>
                <w:szCs w:val="26"/>
              </w:rPr>
            </w:pPr>
            <w:r w:rsidRPr="000E47C0">
              <w:rPr>
                <w:sz w:val="26"/>
                <w:szCs w:val="26"/>
              </w:rPr>
              <w:t>10.080.000</w:t>
            </w:r>
          </w:p>
        </w:tc>
        <w:tc>
          <w:tcPr>
            <w:tcW w:w="1971" w:type="dxa"/>
            <w:tcBorders>
              <w:top w:val="nil"/>
              <w:left w:val="nil"/>
              <w:bottom w:val="single" w:sz="4" w:space="0" w:color="auto"/>
              <w:right w:val="single" w:sz="4" w:space="0" w:color="auto"/>
            </w:tcBorders>
            <w:noWrap/>
            <w:vAlign w:val="center"/>
            <w:hideMark/>
          </w:tcPr>
          <w:p w14:paraId="284D3F2D" w14:textId="77777777" w:rsidR="00197D5A" w:rsidRPr="000E47C0" w:rsidRDefault="00197D5A" w:rsidP="006047EC">
            <w:pPr>
              <w:widowControl/>
              <w:spacing w:before="0" w:after="0"/>
              <w:ind w:firstLine="0"/>
              <w:jc w:val="right"/>
              <w:rPr>
                <w:sz w:val="26"/>
                <w:szCs w:val="26"/>
              </w:rPr>
            </w:pPr>
            <w:r w:rsidRPr="000E47C0">
              <w:rPr>
                <w:sz w:val="26"/>
                <w:szCs w:val="26"/>
              </w:rPr>
              <w:t>17.561.376.000</w:t>
            </w:r>
          </w:p>
        </w:tc>
      </w:tr>
      <w:tr w:rsidR="000E47C0" w:rsidRPr="000E47C0" w14:paraId="78948787" w14:textId="77777777" w:rsidTr="006047EC">
        <w:trPr>
          <w:trHeight w:val="786"/>
          <w:jc w:val="center"/>
        </w:trPr>
        <w:tc>
          <w:tcPr>
            <w:tcW w:w="563" w:type="dxa"/>
            <w:tcBorders>
              <w:top w:val="nil"/>
              <w:left w:val="single" w:sz="4" w:space="0" w:color="auto"/>
              <w:bottom w:val="single" w:sz="4" w:space="0" w:color="auto"/>
              <w:right w:val="single" w:sz="4" w:space="0" w:color="auto"/>
            </w:tcBorders>
            <w:vAlign w:val="center"/>
            <w:hideMark/>
          </w:tcPr>
          <w:p w14:paraId="01EF6B89" w14:textId="77777777" w:rsidR="00197D5A" w:rsidRPr="000E47C0" w:rsidRDefault="00197D5A" w:rsidP="006047EC">
            <w:pPr>
              <w:widowControl/>
              <w:spacing w:before="0" w:after="0"/>
              <w:ind w:firstLine="0"/>
              <w:jc w:val="center"/>
              <w:rPr>
                <w:b/>
                <w:bCs/>
                <w:sz w:val="26"/>
                <w:szCs w:val="26"/>
              </w:rPr>
            </w:pPr>
            <w:r w:rsidRPr="000E47C0">
              <w:rPr>
                <w:b/>
                <w:bCs/>
                <w:sz w:val="26"/>
                <w:szCs w:val="26"/>
              </w:rPr>
              <w:t>3</w:t>
            </w:r>
          </w:p>
        </w:tc>
        <w:tc>
          <w:tcPr>
            <w:tcW w:w="3685" w:type="dxa"/>
            <w:tcBorders>
              <w:top w:val="nil"/>
              <w:left w:val="nil"/>
              <w:bottom w:val="single" w:sz="4" w:space="0" w:color="auto"/>
              <w:right w:val="single" w:sz="4" w:space="0" w:color="auto"/>
            </w:tcBorders>
            <w:vAlign w:val="center"/>
            <w:hideMark/>
          </w:tcPr>
          <w:p w14:paraId="58FD0E1B" w14:textId="21393A34" w:rsidR="00197D5A" w:rsidRPr="000E47C0" w:rsidRDefault="00197D5A" w:rsidP="006047EC">
            <w:pPr>
              <w:widowControl/>
              <w:spacing w:before="0" w:after="0"/>
              <w:ind w:firstLine="0"/>
              <w:rPr>
                <w:b/>
                <w:bCs/>
                <w:sz w:val="26"/>
                <w:szCs w:val="26"/>
              </w:rPr>
            </w:pPr>
            <w:r w:rsidRPr="000E47C0">
              <w:rPr>
                <w:b/>
                <w:bCs/>
                <w:szCs w:val="28"/>
                <w:lang w:val="nl-NL"/>
              </w:rPr>
              <w:t>Cơ sở 4: Khoa Kỹ thuật - Công nghệ và Đào tạo – Sát hạch lái xe; địa chỉ: Đường Trương Vĩnh Ký, phường Đăk Bla, tỉnh Quảng Ngãi</w:t>
            </w:r>
          </w:p>
        </w:tc>
        <w:tc>
          <w:tcPr>
            <w:tcW w:w="1386" w:type="dxa"/>
            <w:tcBorders>
              <w:top w:val="nil"/>
              <w:left w:val="nil"/>
              <w:bottom w:val="single" w:sz="4" w:space="0" w:color="auto"/>
              <w:right w:val="single" w:sz="4" w:space="0" w:color="auto"/>
            </w:tcBorders>
            <w:noWrap/>
            <w:vAlign w:val="center"/>
            <w:hideMark/>
          </w:tcPr>
          <w:p w14:paraId="7F130982" w14:textId="77777777" w:rsidR="00197D5A" w:rsidRPr="000E47C0" w:rsidRDefault="00197D5A" w:rsidP="006047EC">
            <w:pPr>
              <w:widowControl/>
              <w:spacing w:before="0" w:after="0"/>
              <w:ind w:firstLine="0"/>
              <w:jc w:val="right"/>
              <w:rPr>
                <w:b/>
                <w:bCs/>
                <w:sz w:val="26"/>
                <w:szCs w:val="26"/>
              </w:rPr>
            </w:pPr>
            <w:r w:rsidRPr="000E47C0">
              <w:rPr>
                <w:b/>
                <w:bCs/>
                <w:sz w:val="26"/>
                <w:szCs w:val="26"/>
              </w:rPr>
              <w:t>57.952,0</w:t>
            </w:r>
          </w:p>
        </w:tc>
        <w:tc>
          <w:tcPr>
            <w:tcW w:w="1386" w:type="dxa"/>
            <w:tcBorders>
              <w:top w:val="nil"/>
              <w:left w:val="nil"/>
              <w:bottom w:val="single" w:sz="4" w:space="0" w:color="auto"/>
              <w:right w:val="single" w:sz="4" w:space="0" w:color="auto"/>
            </w:tcBorders>
            <w:noWrap/>
            <w:vAlign w:val="center"/>
            <w:hideMark/>
          </w:tcPr>
          <w:p w14:paraId="1860C00F"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52B4AE6E" w14:textId="77777777" w:rsidR="00197D5A" w:rsidRPr="000E47C0" w:rsidRDefault="00197D5A" w:rsidP="006047EC">
            <w:pPr>
              <w:widowControl/>
              <w:spacing w:before="0" w:after="0"/>
              <w:ind w:firstLine="0"/>
              <w:jc w:val="right"/>
              <w:rPr>
                <w:b/>
                <w:bCs/>
                <w:sz w:val="26"/>
                <w:szCs w:val="26"/>
              </w:rPr>
            </w:pPr>
            <w:r w:rsidRPr="000E47C0">
              <w:rPr>
                <w:b/>
                <w:bCs/>
                <w:sz w:val="26"/>
                <w:szCs w:val="26"/>
              </w:rPr>
              <w:t>40.517.904.000</w:t>
            </w:r>
          </w:p>
        </w:tc>
      </w:tr>
      <w:tr w:rsidR="000E47C0" w:rsidRPr="000E47C0" w14:paraId="320107ED"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75203083"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EF21623"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Từ Nguyễn Văn Linh - Giáp Trường Cao đẳng Kon Tum (Cơ sở 4)</w:t>
            </w:r>
          </w:p>
        </w:tc>
        <w:tc>
          <w:tcPr>
            <w:tcW w:w="1386" w:type="dxa"/>
            <w:tcBorders>
              <w:top w:val="nil"/>
              <w:left w:val="nil"/>
              <w:bottom w:val="single" w:sz="4" w:space="0" w:color="auto"/>
              <w:right w:val="single" w:sz="4" w:space="0" w:color="auto"/>
            </w:tcBorders>
            <w:noWrap/>
            <w:vAlign w:val="center"/>
            <w:hideMark/>
          </w:tcPr>
          <w:p w14:paraId="584822FE"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386" w:type="dxa"/>
            <w:tcBorders>
              <w:top w:val="nil"/>
              <w:left w:val="nil"/>
              <w:bottom w:val="single" w:sz="4" w:space="0" w:color="auto"/>
              <w:right w:val="single" w:sz="4" w:space="0" w:color="auto"/>
            </w:tcBorders>
            <w:noWrap/>
            <w:vAlign w:val="center"/>
            <w:hideMark/>
          </w:tcPr>
          <w:p w14:paraId="627341DD"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7AB2A215" w14:textId="77777777" w:rsidR="00197D5A" w:rsidRPr="000E47C0" w:rsidRDefault="00197D5A" w:rsidP="006047EC">
            <w:pPr>
              <w:widowControl/>
              <w:spacing w:before="0" w:after="0"/>
              <w:ind w:firstLine="0"/>
              <w:jc w:val="right"/>
              <w:rPr>
                <w:sz w:val="26"/>
                <w:szCs w:val="26"/>
              </w:rPr>
            </w:pPr>
            <w:r w:rsidRPr="000E47C0">
              <w:rPr>
                <w:sz w:val="26"/>
                <w:szCs w:val="26"/>
              </w:rPr>
              <w:t> </w:t>
            </w:r>
          </w:p>
        </w:tc>
      </w:tr>
      <w:tr w:rsidR="000E47C0" w:rsidRPr="000E47C0" w14:paraId="3F32080A"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6C99D228"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420382C"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4317E2B3" w14:textId="77777777" w:rsidR="00197D5A" w:rsidRPr="000E47C0" w:rsidRDefault="00197D5A" w:rsidP="006047EC">
            <w:pPr>
              <w:widowControl/>
              <w:spacing w:before="0" w:after="0"/>
              <w:ind w:firstLine="0"/>
              <w:jc w:val="right"/>
              <w:rPr>
                <w:sz w:val="26"/>
                <w:szCs w:val="26"/>
              </w:rPr>
            </w:pPr>
            <w:r w:rsidRPr="000E47C0">
              <w:rPr>
                <w:sz w:val="26"/>
                <w:szCs w:val="26"/>
              </w:rPr>
              <w:t>18.500,0</w:t>
            </w:r>
          </w:p>
        </w:tc>
        <w:tc>
          <w:tcPr>
            <w:tcW w:w="1386" w:type="dxa"/>
            <w:tcBorders>
              <w:top w:val="nil"/>
              <w:left w:val="nil"/>
              <w:bottom w:val="single" w:sz="4" w:space="0" w:color="auto"/>
              <w:right w:val="single" w:sz="4" w:space="0" w:color="auto"/>
            </w:tcBorders>
            <w:noWrap/>
            <w:vAlign w:val="center"/>
            <w:hideMark/>
          </w:tcPr>
          <w:p w14:paraId="0660CA64" w14:textId="77777777" w:rsidR="00197D5A" w:rsidRPr="000E47C0" w:rsidRDefault="00197D5A" w:rsidP="006047EC">
            <w:pPr>
              <w:widowControl/>
              <w:spacing w:before="0" w:after="0"/>
              <w:ind w:firstLine="0"/>
              <w:jc w:val="right"/>
              <w:rPr>
                <w:sz w:val="26"/>
                <w:szCs w:val="26"/>
              </w:rPr>
            </w:pPr>
            <w:r w:rsidRPr="000E47C0">
              <w:rPr>
                <w:sz w:val="26"/>
                <w:szCs w:val="26"/>
              </w:rPr>
              <w:t>920.000</w:t>
            </w:r>
          </w:p>
        </w:tc>
        <w:tc>
          <w:tcPr>
            <w:tcW w:w="1971" w:type="dxa"/>
            <w:tcBorders>
              <w:top w:val="nil"/>
              <w:left w:val="nil"/>
              <w:bottom w:val="single" w:sz="4" w:space="0" w:color="auto"/>
              <w:right w:val="single" w:sz="4" w:space="0" w:color="auto"/>
            </w:tcBorders>
            <w:noWrap/>
            <w:vAlign w:val="center"/>
            <w:hideMark/>
          </w:tcPr>
          <w:p w14:paraId="4A411E3E" w14:textId="77777777" w:rsidR="00197D5A" w:rsidRPr="000E47C0" w:rsidRDefault="00197D5A" w:rsidP="006047EC">
            <w:pPr>
              <w:widowControl/>
              <w:spacing w:before="0" w:after="0"/>
              <w:ind w:firstLine="0"/>
              <w:jc w:val="right"/>
              <w:rPr>
                <w:sz w:val="26"/>
                <w:szCs w:val="26"/>
              </w:rPr>
            </w:pPr>
            <w:r w:rsidRPr="000E47C0">
              <w:rPr>
                <w:sz w:val="26"/>
                <w:szCs w:val="26"/>
              </w:rPr>
              <w:t>17.020.000.000</w:t>
            </w:r>
          </w:p>
        </w:tc>
      </w:tr>
      <w:tr w:rsidR="000E47C0" w:rsidRPr="000E47C0" w14:paraId="1D87F6F3" w14:textId="77777777" w:rsidTr="00075B5D">
        <w:trPr>
          <w:trHeight w:val="357"/>
          <w:jc w:val="center"/>
        </w:trPr>
        <w:tc>
          <w:tcPr>
            <w:tcW w:w="563" w:type="dxa"/>
            <w:tcBorders>
              <w:top w:val="nil"/>
              <w:left w:val="single" w:sz="4" w:space="0" w:color="auto"/>
              <w:bottom w:val="single" w:sz="4" w:space="0" w:color="auto"/>
              <w:right w:val="single" w:sz="4" w:space="0" w:color="auto"/>
            </w:tcBorders>
            <w:vAlign w:val="center"/>
            <w:hideMark/>
          </w:tcPr>
          <w:p w14:paraId="7D6B4776"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17A18649"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2AA96148" w14:textId="77777777" w:rsidR="00197D5A" w:rsidRPr="000E47C0" w:rsidRDefault="00197D5A" w:rsidP="006047EC">
            <w:pPr>
              <w:widowControl/>
              <w:spacing w:before="0" w:after="0"/>
              <w:ind w:firstLine="0"/>
              <w:jc w:val="right"/>
              <w:rPr>
                <w:sz w:val="26"/>
                <w:szCs w:val="26"/>
              </w:rPr>
            </w:pPr>
            <w:r w:rsidRPr="000E47C0">
              <w:rPr>
                <w:sz w:val="26"/>
                <w:szCs w:val="26"/>
              </w:rPr>
              <w:t>18.700,0</w:t>
            </w:r>
          </w:p>
        </w:tc>
        <w:tc>
          <w:tcPr>
            <w:tcW w:w="1386" w:type="dxa"/>
            <w:tcBorders>
              <w:top w:val="nil"/>
              <w:left w:val="nil"/>
              <w:bottom w:val="single" w:sz="4" w:space="0" w:color="auto"/>
              <w:right w:val="single" w:sz="4" w:space="0" w:color="auto"/>
            </w:tcBorders>
            <w:noWrap/>
            <w:vAlign w:val="center"/>
            <w:hideMark/>
          </w:tcPr>
          <w:p w14:paraId="3F05DAED" w14:textId="77777777" w:rsidR="00197D5A" w:rsidRPr="000E47C0" w:rsidRDefault="00197D5A" w:rsidP="006047EC">
            <w:pPr>
              <w:widowControl/>
              <w:spacing w:before="0" w:after="0"/>
              <w:ind w:firstLine="0"/>
              <w:jc w:val="right"/>
              <w:rPr>
                <w:sz w:val="26"/>
                <w:szCs w:val="26"/>
              </w:rPr>
            </w:pPr>
            <w:r w:rsidRPr="000E47C0">
              <w:rPr>
                <w:sz w:val="26"/>
                <w:szCs w:val="26"/>
              </w:rPr>
              <w:t>644.000</w:t>
            </w:r>
          </w:p>
        </w:tc>
        <w:tc>
          <w:tcPr>
            <w:tcW w:w="1971" w:type="dxa"/>
            <w:tcBorders>
              <w:top w:val="nil"/>
              <w:left w:val="nil"/>
              <w:bottom w:val="single" w:sz="4" w:space="0" w:color="auto"/>
              <w:right w:val="single" w:sz="4" w:space="0" w:color="auto"/>
            </w:tcBorders>
            <w:noWrap/>
            <w:vAlign w:val="center"/>
            <w:hideMark/>
          </w:tcPr>
          <w:p w14:paraId="5EAC92C8" w14:textId="77777777" w:rsidR="00197D5A" w:rsidRPr="000E47C0" w:rsidRDefault="00197D5A" w:rsidP="006047EC">
            <w:pPr>
              <w:widowControl/>
              <w:spacing w:before="0" w:after="0"/>
              <w:ind w:firstLine="0"/>
              <w:jc w:val="right"/>
              <w:rPr>
                <w:sz w:val="26"/>
                <w:szCs w:val="26"/>
              </w:rPr>
            </w:pPr>
            <w:r w:rsidRPr="000E47C0">
              <w:rPr>
                <w:sz w:val="26"/>
                <w:szCs w:val="26"/>
              </w:rPr>
              <w:t>12.042.800.000</w:t>
            </w:r>
          </w:p>
        </w:tc>
      </w:tr>
      <w:tr w:rsidR="000E47C0" w:rsidRPr="000E47C0" w14:paraId="6AD6B72B" w14:textId="77777777" w:rsidTr="00075B5D">
        <w:trPr>
          <w:trHeight w:val="122"/>
          <w:jc w:val="center"/>
        </w:trPr>
        <w:tc>
          <w:tcPr>
            <w:tcW w:w="563" w:type="dxa"/>
            <w:tcBorders>
              <w:top w:val="nil"/>
              <w:left w:val="single" w:sz="4" w:space="0" w:color="auto"/>
              <w:bottom w:val="single" w:sz="4" w:space="0" w:color="auto"/>
              <w:right w:val="single" w:sz="4" w:space="0" w:color="auto"/>
            </w:tcBorders>
            <w:noWrap/>
            <w:vAlign w:val="center"/>
            <w:hideMark/>
          </w:tcPr>
          <w:p w14:paraId="04197829"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602372FE"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4AFF59A8" w14:textId="77777777" w:rsidR="00197D5A" w:rsidRPr="000E47C0" w:rsidRDefault="00197D5A" w:rsidP="006047EC">
            <w:pPr>
              <w:widowControl/>
              <w:spacing w:before="0" w:after="0"/>
              <w:ind w:firstLine="0"/>
              <w:jc w:val="right"/>
              <w:rPr>
                <w:sz w:val="26"/>
                <w:szCs w:val="26"/>
              </w:rPr>
            </w:pPr>
            <w:r w:rsidRPr="000E47C0">
              <w:rPr>
                <w:sz w:val="26"/>
                <w:szCs w:val="26"/>
              </w:rPr>
              <w:t>20.752,0</w:t>
            </w:r>
          </w:p>
        </w:tc>
        <w:tc>
          <w:tcPr>
            <w:tcW w:w="1386" w:type="dxa"/>
            <w:tcBorders>
              <w:top w:val="nil"/>
              <w:left w:val="nil"/>
              <w:bottom w:val="single" w:sz="4" w:space="0" w:color="auto"/>
              <w:right w:val="single" w:sz="4" w:space="0" w:color="auto"/>
            </w:tcBorders>
            <w:noWrap/>
            <w:vAlign w:val="center"/>
            <w:hideMark/>
          </w:tcPr>
          <w:p w14:paraId="411F64A3" w14:textId="77777777" w:rsidR="00197D5A" w:rsidRPr="000E47C0" w:rsidRDefault="00197D5A" w:rsidP="006047EC">
            <w:pPr>
              <w:widowControl/>
              <w:spacing w:before="0" w:after="0"/>
              <w:ind w:firstLine="0"/>
              <w:jc w:val="right"/>
              <w:rPr>
                <w:sz w:val="26"/>
                <w:szCs w:val="26"/>
              </w:rPr>
            </w:pPr>
            <w:r w:rsidRPr="000E47C0">
              <w:rPr>
                <w:sz w:val="26"/>
                <w:szCs w:val="26"/>
              </w:rPr>
              <w:t>552.000</w:t>
            </w:r>
          </w:p>
        </w:tc>
        <w:tc>
          <w:tcPr>
            <w:tcW w:w="1971" w:type="dxa"/>
            <w:tcBorders>
              <w:top w:val="nil"/>
              <w:left w:val="nil"/>
              <w:bottom w:val="single" w:sz="4" w:space="0" w:color="auto"/>
              <w:right w:val="single" w:sz="4" w:space="0" w:color="auto"/>
            </w:tcBorders>
            <w:noWrap/>
            <w:vAlign w:val="center"/>
            <w:hideMark/>
          </w:tcPr>
          <w:p w14:paraId="6C649C8D" w14:textId="77777777" w:rsidR="00197D5A" w:rsidRPr="000E47C0" w:rsidRDefault="00197D5A" w:rsidP="006047EC">
            <w:pPr>
              <w:widowControl/>
              <w:spacing w:before="0" w:after="0"/>
              <w:ind w:firstLine="0"/>
              <w:jc w:val="right"/>
              <w:rPr>
                <w:sz w:val="26"/>
                <w:szCs w:val="26"/>
              </w:rPr>
            </w:pPr>
            <w:r w:rsidRPr="000E47C0">
              <w:rPr>
                <w:sz w:val="26"/>
                <w:szCs w:val="26"/>
              </w:rPr>
              <w:t>11.455.104.000</w:t>
            </w:r>
          </w:p>
        </w:tc>
      </w:tr>
      <w:tr w:rsidR="000E47C0" w:rsidRPr="000E47C0" w14:paraId="03B11734" w14:textId="77777777" w:rsidTr="006047EC">
        <w:trPr>
          <w:trHeight w:val="1879"/>
          <w:jc w:val="center"/>
        </w:trPr>
        <w:tc>
          <w:tcPr>
            <w:tcW w:w="563" w:type="dxa"/>
            <w:tcBorders>
              <w:top w:val="nil"/>
              <w:left w:val="single" w:sz="4" w:space="0" w:color="auto"/>
              <w:bottom w:val="single" w:sz="4" w:space="0" w:color="auto"/>
              <w:right w:val="single" w:sz="4" w:space="0" w:color="auto"/>
            </w:tcBorders>
            <w:vAlign w:val="center"/>
            <w:hideMark/>
          </w:tcPr>
          <w:p w14:paraId="4A3DE6D4" w14:textId="77777777" w:rsidR="00197D5A" w:rsidRPr="000E47C0" w:rsidRDefault="00197D5A" w:rsidP="006047EC">
            <w:pPr>
              <w:widowControl/>
              <w:spacing w:before="0" w:after="0"/>
              <w:ind w:firstLine="0"/>
              <w:jc w:val="center"/>
              <w:rPr>
                <w:b/>
                <w:bCs/>
                <w:sz w:val="26"/>
                <w:szCs w:val="26"/>
              </w:rPr>
            </w:pPr>
            <w:r w:rsidRPr="000E47C0">
              <w:rPr>
                <w:b/>
                <w:bCs/>
                <w:sz w:val="26"/>
                <w:szCs w:val="26"/>
              </w:rPr>
              <w:t>4</w:t>
            </w:r>
          </w:p>
        </w:tc>
        <w:tc>
          <w:tcPr>
            <w:tcW w:w="3685" w:type="dxa"/>
            <w:tcBorders>
              <w:top w:val="nil"/>
              <w:left w:val="nil"/>
              <w:bottom w:val="single" w:sz="4" w:space="0" w:color="auto"/>
              <w:right w:val="single" w:sz="4" w:space="0" w:color="auto"/>
            </w:tcBorders>
            <w:vAlign w:val="center"/>
            <w:hideMark/>
          </w:tcPr>
          <w:p w14:paraId="43CD36BF" w14:textId="77777777" w:rsidR="00197D5A" w:rsidRPr="000E47C0" w:rsidRDefault="00197D5A" w:rsidP="006047EC">
            <w:pPr>
              <w:widowControl/>
              <w:spacing w:before="0" w:after="0"/>
              <w:ind w:firstLine="0"/>
              <w:jc w:val="left"/>
              <w:rPr>
                <w:b/>
                <w:sz w:val="26"/>
                <w:szCs w:val="26"/>
              </w:rPr>
            </w:pPr>
            <w:r w:rsidRPr="000E47C0">
              <w:rPr>
                <w:b/>
                <w:szCs w:val="28"/>
                <w:lang w:val="nl-NL"/>
              </w:rPr>
              <w:t>Cơ sở 2: Khoa Kinh tế - Nông Lâm và Khu thực nghiệm; địa chỉ: Đường Võ Nguyên Giáp, phường Đăk Cấm, tỉnh Quảng Ngãi</w:t>
            </w:r>
          </w:p>
        </w:tc>
        <w:tc>
          <w:tcPr>
            <w:tcW w:w="1386" w:type="dxa"/>
            <w:tcBorders>
              <w:top w:val="nil"/>
              <w:left w:val="nil"/>
              <w:bottom w:val="single" w:sz="4" w:space="0" w:color="auto"/>
              <w:right w:val="single" w:sz="4" w:space="0" w:color="auto"/>
            </w:tcBorders>
            <w:noWrap/>
            <w:vAlign w:val="center"/>
            <w:hideMark/>
          </w:tcPr>
          <w:p w14:paraId="32BA0E29" w14:textId="77777777" w:rsidR="00197D5A" w:rsidRPr="000E47C0" w:rsidRDefault="00197D5A" w:rsidP="006047EC">
            <w:pPr>
              <w:widowControl/>
              <w:spacing w:before="0" w:after="0"/>
              <w:ind w:firstLine="0"/>
              <w:jc w:val="right"/>
              <w:rPr>
                <w:b/>
                <w:bCs/>
                <w:sz w:val="26"/>
                <w:szCs w:val="26"/>
              </w:rPr>
            </w:pPr>
            <w:r w:rsidRPr="000E47C0">
              <w:rPr>
                <w:b/>
                <w:bCs/>
                <w:sz w:val="26"/>
                <w:szCs w:val="26"/>
              </w:rPr>
              <w:t>167.188,0</w:t>
            </w:r>
          </w:p>
        </w:tc>
        <w:tc>
          <w:tcPr>
            <w:tcW w:w="1386" w:type="dxa"/>
            <w:tcBorders>
              <w:top w:val="nil"/>
              <w:left w:val="nil"/>
              <w:bottom w:val="single" w:sz="4" w:space="0" w:color="auto"/>
              <w:right w:val="single" w:sz="4" w:space="0" w:color="auto"/>
            </w:tcBorders>
            <w:noWrap/>
            <w:vAlign w:val="center"/>
            <w:hideMark/>
          </w:tcPr>
          <w:p w14:paraId="26BE0D64" w14:textId="77777777" w:rsidR="00197D5A" w:rsidRPr="000E47C0" w:rsidRDefault="00197D5A" w:rsidP="006047EC">
            <w:pPr>
              <w:widowControl/>
              <w:spacing w:before="0" w:after="0"/>
              <w:ind w:firstLine="0"/>
              <w:jc w:val="right"/>
              <w:rPr>
                <w:b/>
                <w:bCs/>
                <w:sz w:val="26"/>
                <w:szCs w:val="26"/>
              </w:rPr>
            </w:pPr>
          </w:p>
        </w:tc>
        <w:tc>
          <w:tcPr>
            <w:tcW w:w="1971" w:type="dxa"/>
            <w:tcBorders>
              <w:top w:val="nil"/>
              <w:left w:val="nil"/>
              <w:bottom w:val="single" w:sz="4" w:space="0" w:color="auto"/>
              <w:right w:val="single" w:sz="4" w:space="0" w:color="auto"/>
            </w:tcBorders>
            <w:noWrap/>
            <w:vAlign w:val="center"/>
            <w:hideMark/>
          </w:tcPr>
          <w:p w14:paraId="64148EA4" w14:textId="77777777" w:rsidR="00197D5A" w:rsidRPr="000E47C0" w:rsidRDefault="00197D5A" w:rsidP="006047EC">
            <w:pPr>
              <w:widowControl/>
              <w:spacing w:before="0" w:after="0"/>
              <w:ind w:firstLine="0"/>
              <w:jc w:val="right"/>
              <w:rPr>
                <w:b/>
                <w:bCs/>
                <w:sz w:val="26"/>
                <w:szCs w:val="26"/>
              </w:rPr>
            </w:pPr>
            <w:r w:rsidRPr="000E47C0">
              <w:rPr>
                <w:b/>
                <w:bCs/>
                <w:sz w:val="26"/>
                <w:szCs w:val="26"/>
              </w:rPr>
              <w:t>114.095.768.800</w:t>
            </w:r>
          </w:p>
        </w:tc>
      </w:tr>
      <w:tr w:rsidR="000E47C0" w:rsidRPr="000E47C0" w14:paraId="52E35657"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3BD3CF67"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47C86E05"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6F319A38" w14:textId="77777777" w:rsidR="00197D5A" w:rsidRPr="000E47C0" w:rsidRDefault="00197D5A" w:rsidP="006047EC">
            <w:pPr>
              <w:widowControl/>
              <w:spacing w:before="0" w:after="0"/>
              <w:ind w:firstLine="0"/>
              <w:jc w:val="right"/>
              <w:rPr>
                <w:sz w:val="26"/>
                <w:szCs w:val="26"/>
              </w:rPr>
            </w:pPr>
            <w:r w:rsidRPr="000E47C0">
              <w:rPr>
                <w:sz w:val="26"/>
                <w:szCs w:val="26"/>
              </w:rPr>
              <w:t>47.408,7</w:t>
            </w:r>
          </w:p>
        </w:tc>
        <w:tc>
          <w:tcPr>
            <w:tcW w:w="1386" w:type="dxa"/>
            <w:tcBorders>
              <w:top w:val="nil"/>
              <w:left w:val="nil"/>
              <w:bottom w:val="single" w:sz="4" w:space="0" w:color="auto"/>
              <w:right w:val="single" w:sz="4" w:space="0" w:color="auto"/>
            </w:tcBorders>
            <w:noWrap/>
            <w:vAlign w:val="center"/>
            <w:hideMark/>
          </w:tcPr>
          <w:p w14:paraId="5CF63F77" w14:textId="77777777" w:rsidR="00197D5A" w:rsidRPr="000E47C0" w:rsidRDefault="00197D5A" w:rsidP="006047EC">
            <w:pPr>
              <w:widowControl/>
              <w:spacing w:before="0" w:after="0"/>
              <w:ind w:firstLine="0"/>
              <w:jc w:val="right"/>
              <w:rPr>
                <w:sz w:val="26"/>
                <w:szCs w:val="26"/>
              </w:rPr>
            </w:pPr>
            <w:r w:rsidRPr="000E47C0">
              <w:rPr>
                <w:sz w:val="26"/>
                <w:szCs w:val="26"/>
              </w:rPr>
              <w:t>920.000</w:t>
            </w:r>
          </w:p>
        </w:tc>
        <w:tc>
          <w:tcPr>
            <w:tcW w:w="1971" w:type="dxa"/>
            <w:tcBorders>
              <w:top w:val="nil"/>
              <w:left w:val="nil"/>
              <w:bottom w:val="single" w:sz="4" w:space="0" w:color="auto"/>
              <w:right w:val="single" w:sz="4" w:space="0" w:color="auto"/>
            </w:tcBorders>
            <w:noWrap/>
            <w:vAlign w:val="center"/>
            <w:hideMark/>
          </w:tcPr>
          <w:p w14:paraId="6DEDB270" w14:textId="77777777" w:rsidR="00197D5A" w:rsidRPr="000E47C0" w:rsidRDefault="00197D5A" w:rsidP="006047EC">
            <w:pPr>
              <w:widowControl/>
              <w:spacing w:before="0" w:after="0"/>
              <w:ind w:firstLine="0"/>
              <w:jc w:val="right"/>
              <w:rPr>
                <w:sz w:val="26"/>
                <w:szCs w:val="26"/>
              </w:rPr>
            </w:pPr>
            <w:r w:rsidRPr="000E47C0">
              <w:rPr>
                <w:sz w:val="26"/>
                <w:szCs w:val="26"/>
              </w:rPr>
              <w:t>43.615.985.600</w:t>
            </w:r>
          </w:p>
        </w:tc>
      </w:tr>
      <w:tr w:rsidR="000E47C0" w:rsidRPr="000E47C0" w14:paraId="5B5F6B9F"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767437EC"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63923D49"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7C4610BA" w14:textId="77777777" w:rsidR="00197D5A" w:rsidRPr="000E47C0" w:rsidRDefault="00197D5A" w:rsidP="006047EC">
            <w:pPr>
              <w:widowControl/>
              <w:spacing w:before="0" w:after="0"/>
              <w:ind w:firstLine="0"/>
              <w:jc w:val="right"/>
              <w:rPr>
                <w:sz w:val="26"/>
                <w:szCs w:val="26"/>
              </w:rPr>
            </w:pPr>
            <w:r w:rsidRPr="000E47C0">
              <w:rPr>
                <w:sz w:val="26"/>
                <w:szCs w:val="26"/>
              </w:rPr>
              <w:t>47.408,7</w:t>
            </w:r>
          </w:p>
        </w:tc>
        <w:tc>
          <w:tcPr>
            <w:tcW w:w="1386" w:type="dxa"/>
            <w:tcBorders>
              <w:top w:val="nil"/>
              <w:left w:val="nil"/>
              <w:bottom w:val="single" w:sz="4" w:space="0" w:color="auto"/>
              <w:right w:val="single" w:sz="4" w:space="0" w:color="auto"/>
            </w:tcBorders>
            <w:noWrap/>
            <w:vAlign w:val="center"/>
            <w:hideMark/>
          </w:tcPr>
          <w:p w14:paraId="26FCAF66" w14:textId="77777777" w:rsidR="00197D5A" w:rsidRPr="000E47C0" w:rsidRDefault="00197D5A" w:rsidP="006047EC">
            <w:pPr>
              <w:widowControl/>
              <w:spacing w:before="0" w:after="0"/>
              <w:ind w:firstLine="0"/>
              <w:jc w:val="right"/>
              <w:rPr>
                <w:sz w:val="26"/>
                <w:szCs w:val="26"/>
              </w:rPr>
            </w:pPr>
            <w:r w:rsidRPr="000E47C0">
              <w:rPr>
                <w:sz w:val="26"/>
                <w:szCs w:val="26"/>
              </w:rPr>
              <w:t>644.000</w:t>
            </w:r>
          </w:p>
        </w:tc>
        <w:tc>
          <w:tcPr>
            <w:tcW w:w="1971" w:type="dxa"/>
            <w:tcBorders>
              <w:top w:val="nil"/>
              <w:left w:val="nil"/>
              <w:bottom w:val="single" w:sz="4" w:space="0" w:color="auto"/>
              <w:right w:val="single" w:sz="4" w:space="0" w:color="auto"/>
            </w:tcBorders>
            <w:noWrap/>
            <w:vAlign w:val="center"/>
            <w:hideMark/>
          </w:tcPr>
          <w:p w14:paraId="46E1B166" w14:textId="77777777" w:rsidR="00197D5A" w:rsidRPr="000E47C0" w:rsidRDefault="00197D5A" w:rsidP="006047EC">
            <w:pPr>
              <w:widowControl/>
              <w:spacing w:before="0" w:after="0"/>
              <w:ind w:firstLine="0"/>
              <w:jc w:val="right"/>
              <w:rPr>
                <w:sz w:val="26"/>
                <w:szCs w:val="26"/>
              </w:rPr>
            </w:pPr>
            <w:r w:rsidRPr="000E47C0">
              <w:rPr>
                <w:sz w:val="26"/>
                <w:szCs w:val="26"/>
              </w:rPr>
              <w:t>30.531.189.920</w:t>
            </w:r>
          </w:p>
        </w:tc>
      </w:tr>
      <w:tr w:rsidR="000E47C0" w:rsidRPr="000E47C0" w14:paraId="47AFA6B2"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76B09D3B"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708CE4E7"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68367783" w14:textId="77777777" w:rsidR="00197D5A" w:rsidRPr="000E47C0" w:rsidRDefault="00197D5A" w:rsidP="006047EC">
            <w:pPr>
              <w:widowControl/>
              <w:spacing w:before="0" w:after="0"/>
              <w:ind w:firstLine="0"/>
              <w:jc w:val="right"/>
              <w:rPr>
                <w:sz w:val="26"/>
                <w:szCs w:val="26"/>
              </w:rPr>
            </w:pPr>
            <w:r w:rsidRPr="000E47C0">
              <w:rPr>
                <w:sz w:val="26"/>
                <w:szCs w:val="26"/>
              </w:rPr>
              <w:t>72.370,6</w:t>
            </w:r>
          </w:p>
        </w:tc>
        <w:tc>
          <w:tcPr>
            <w:tcW w:w="1386" w:type="dxa"/>
            <w:tcBorders>
              <w:top w:val="nil"/>
              <w:left w:val="nil"/>
              <w:bottom w:val="single" w:sz="4" w:space="0" w:color="auto"/>
              <w:right w:val="single" w:sz="4" w:space="0" w:color="auto"/>
            </w:tcBorders>
            <w:noWrap/>
            <w:vAlign w:val="center"/>
            <w:hideMark/>
          </w:tcPr>
          <w:p w14:paraId="0C93D7B3" w14:textId="77777777" w:rsidR="00197D5A" w:rsidRPr="000E47C0" w:rsidRDefault="00197D5A" w:rsidP="006047EC">
            <w:pPr>
              <w:widowControl/>
              <w:spacing w:before="0" w:after="0"/>
              <w:ind w:firstLine="0"/>
              <w:jc w:val="right"/>
              <w:rPr>
                <w:sz w:val="26"/>
                <w:szCs w:val="26"/>
              </w:rPr>
            </w:pPr>
            <w:r w:rsidRPr="000E47C0">
              <w:rPr>
                <w:sz w:val="26"/>
                <w:szCs w:val="26"/>
              </w:rPr>
              <w:t>552.000</w:t>
            </w:r>
          </w:p>
        </w:tc>
        <w:tc>
          <w:tcPr>
            <w:tcW w:w="1971" w:type="dxa"/>
            <w:tcBorders>
              <w:top w:val="nil"/>
              <w:left w:val="nil"/>
              <w:bottom w:val="single" w:sz="4" w:space="0" w:color="auto"/>
              <w:right w:val="single" w:sz="4" w:space="0" w:color="auto"/>
            </w:tcBorders>
            <w:noWrap/>
            <w:vAlign w:val="center"/>
            <w:hideMark/>
          </w:tcPr>
          <w:p w14:paraId="1EC6B237" w14:textId="77777777" w:rsidR="00197D5A" w:rsidRPr="000E47C0" w:rsidRDefault="00197D5A" w:rsidP="006047EC">
            <w:pPr>
              <w:widowControl/>
              <w:spacing w:before="0" w:after="0"/>
              <w:ind w:firstLine="0"/>
              <w:jc w:val="right"/>
              <w:rPr>
                <w:sz w:val="26"/>
                <w:szCs w:val="26"/>
              </w:rPr>
            </w:pPr>
            <w:r w:rsidRPr="000E47C0">
              <w:rPr>
                <w:sz w:val="26"/>
                <w:szCs w:val="26"/>
              </w:rPr>
              <w:t>39.948.593.280</w:t>
            </w:r>
          </w:p>
        </w:tc>
      </w:tr>
      <w:tr w:rsidR="000E47C0" w:rsidRPr="000E47C0" w14:paraId="783CBDB5" w14:textId="77777777" w:rsidTr="006047EC">
        <w:trPr>
          <w:trHeight w:val="1475"/>
          <w:jc w:val="center"/>
        </w:trPr>
        <w:tc>
          <w:tcPr>
            <w:tcW w:w="563" w:type="dxa"/>
            <w:tcBorders>
              <w:top w:val="nil"/>
              <w:left w:val="single" w:sz="4" w:space="0" w:color="auto"/>
              <w:bottom w:val="single" w:sz="4" w:space="0" w:color="auto"/>
              <w:right w:val="single" w:sz="4" w:space="0" w:color="auto"/>
            </w:tcBorders>
            <w:noWrap/>
            <w:vAlign w:val="center"/>
          </w:tcPr>
          <w:p w14:paraId="389AD5C7" w14:textId="77777777" w:rsidR="00197D5A" w:rsidRPr="000E47C0" w:rsidRDefault="00197D5A" w:rsidP="006047EC">
            <w:pPr>
              <w:widowControl/>
              <w:spacing w:before="0" w:after="0"/>
              <w:ind w:firstLine="0"/>
              <w:jc w:val="center"/>
              <w:rPr>
                <w:b/>
                <w:bCs/>
                <w:sz w:val="26"/>
                <w:szCs w:val="26"/>
              </w:rPr>
            </w:pPr>
            <w:r w:rsidRPr="000E47C0">
              <w:rPr>
                <w:b/>
                <w:bCs/>
                <w:sz w:val="26"/>
                <w:szCs w:val="26"/>
              </w:rPr>
              <w:t>5</w:t>
            </w:r>
          </w:p>
        </w:tc>
        <w:tc>
          <w:tcPr>
            <w:tcW w:w="3685" w:type="dxa"/>
            <w:tcBorders>
              <w:top w:val="nil"/>
              <w:left w:val="nil"/>
              <w:bottom w:val="single" w:sz="4" w:space="0" w:color="auto"/>
              <w:right w:val="single" w:sz="4" w:space="0" w:color="auto"/>
            </w:tcBorders>
            <w:vAlign w:val="center"/>
          </w:tcPr>
          <w:p w14:paraId="27080857" w14:textId="77777777" w:rsidR="00197D5A" w:rsidRPr="000E47C0" w:rsidRDefault="00197D5A" w:rsidP="006047EC">
            <w:pPr>
              <w:widowControl/>
              <w:spacing w:before="0" w:after="0"/>
              <w:ind w:firstLine="0"/>
              <w:jc w:val="left"/>
              <w:rPr>
                <w:b/>
                <w:bCs/>
                <w:sz w:val="26"/>
                <w:szCs w:val="26"/>
              </w:rPr>
            </w:pPr>
            <w:r w:rsidRPr="000E47C0">
              <w:rPr>
                <w:b/>
                <w:bCs/>
                <w:sz w:val="26"/>
                <w:szCs w:val="26"/>
              </w:rPr>
              <w:t>Cơ sở 5: Khoa các Khoa học cơ bản: Đường Nguyễn Thị Định, phường Đăk Cấm, tỉnh Quảng Ngãi</w:t>
            </w:r>
          </w:p>
        </w:tc>
        <w:tc>
          <w:tcPr>
            <w:tcW w:w="1386" w:type="dxa"/>
            <w:tcBorders>
              <w:top w:val="nil"/>
              <w:left w:val="nil"/>
              <w:bottom w:val="single" w:sz="4" w:space="0" w:color="auto"/>
              <w:right w:val="single" w:sz="4" w:space="0" w:color="auto"/>
            </w:tcBorders>
            <w:noWrap/>
            <w:vAlign w:val="center"/>
          </w:tcPr>
          <w:p w14:paraId="7A34AB4C" w14:textId="77777777" w:rsidR="00197D5A" w:rsidRPr="000E47C0" w:rsidRDefault="00197D5A" w:rsidP="006047EC">
            <w:pPr>
              <w:widowControl/>
              <w:spacing w:before="0" w:after="0"/>
              <w:ind w:firstLine="0"/>
              <w:jc w:val="right"/>
              <w:rPr>
                <w:b/>
                <w:bCs/>
                <w:sz w:val="26"/>
                <w:szCs w:val="26"/>
              </w:rPr>
            </w:pPr>
            <w:r w:rsidRPr="000E47C0">
              <w:rPr>
                <w:b/>
                <w:bCs/>
                <w:sz w:val="26"/>
                <w:szCs w:val="26"/>
              </w:rPr>
              <w:t>19.997,8</w:t>
            </w:r>
          </w:p>
        </w:tc>
        <w:tc>
          <w:tcPr>
            <w:tcW w:w="1386" w:type="dxa"/>
            <w:tcBorders>
              <w:top w:val="nil"/>
              <w:left w:val="nil"/>
              <w:bottom w:val="single" w:sz="4" w:space="0" w:color="auto"/>
              <w:right w:val="single" w:sz="4" w:space="0" w:color="auto"/>
            </w:tcBorders>
            <w:noWrap/>
            <w:vAlign w:val="center"/>
          </w:tcPr>
          <w:p w14:paraId="519C7D91" w14:textId="77777777" w:rsidR="00197D5A" w:rsidRPr="000E47C0" w:rsidRDefault="00197D5A" w:rsidP="006047EC">
            <w:pPr>
              <w:widowControl/>
              <w:spacing w:before="0" w:after="0"/>
              <w:ind w:firstLine="0"/>
              <w:jc w:val="right"/>
              <w:rPr>
                <w:b/>
                <w:bCs/>
                <w:sz w:val="26"/>
                <w:szCs w:val="26"/>
              </w:rPr>
            </w:pPr>
          </w:p>
        </w:tc>
        <w:tc>
          <w:tcPr>
            <w:tcW w:w="1971" w:type="dxa"/>
            <w:tcBorders>
              <w:top w:val="nil"/>
              <w:left w:val="nil"/>
              <w:bottom w:val="single" w:sz="4" w:space="0" w:color="auto"/>
              <w:right w:val="single" w:sz="4" w:space="0" w:color="auto"/>
            </w:tcBorders>
            <w:noWrap/>
            <w:vAlign w:val="center"/>
          </w:tcPr>
          <w:p w14:paraId="7B8A005C" w14:textId="77777777" w:rsidR="00197D5A" w:rsidRPr="000E47C0" w:rsidRDefault="00197D5A" w:rsidP="006047EC">
            <w:pPr>
              <w:widowControl/>
              <w:spacing w:before="0" w:after="0"/>
              <w:ind w:firstLine="0"/>
              <w:jc w:val="right"/>
              <w:rPr>
                <w:b/>
                <w:bCs/>
                <w:sz w:val="26"/>
                <w:szCs w:val="26"/>
              </w:rPr>
            </w:pPr>
            <w:r w:rsidRPr="000E47C0">
              <w:rPr>
                <w:b/>
                <w:bCs/>
                <w:sz w:val="26"/>
                <w:szCs w:val="26"/>
              </w:rPr>
              <w:t>8.799.032.000</w:t>
            </w:r>
          </w:p>
        </w:tc>
      </w:tr>
      <w:tr w:rsidR="000E47C0" w:rsidRPr="000E47C0" w14:paraId="227237AF" w14:textId="77777777" w:rsidTr="006047EC">
        <w:trPr>
          <w:trHeight w:val="450"/>
          <w:jc w:val="center"/>
        </w:trPr>
        <w:tc>
          <w:tcPr>
            <w:tcW w:w="563" w:type="dxa"/>
            <w:tcBorders>
              <w:top w:val="nil"/>
              <w:left w:val="single" w:sz="4" w:space="0" w:color="auto"/>
              <w:bottom w:val="single" w:sz="4" w:space="0" w:color="auto"/>
              <w:right w:val="single" w:sz="4" w:space="0" w:color="auto"/>
            </w:tcBorders>
            <w:noWrap/>
            <w:vAlign w:val="center"/>
            <w:hideMark/>
          </w:tcPr>
          <w:p w14:paraId="4D46C55C"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2F0E36F6" w14:textId="77777777" w:rsidR="00197D5A" w:rsidRPr="000E47C0" w:rsidRDefault="00197D5A" w:rsidP="006047EC">
            <w:pPr>
              <w:widowControl/>
              <w:spacing w:before="0" w:after="0"/>
              <w:ind w:firstLine="0"/>
              <w:jc w:val="center"/>
              <w:rPr>
                <w:b/>
                <w:bCs/>
                <w:sz w:val="26"/>
                <w:szCs w:val="26"/>
              </w:rPr>
            </w:pPr>
            <w:r w:rsidRPr="000E47C0">
              <w:rPr>
                <w:b/>
                <w:bCs/>
                <w:sz w:val="26"/>
                <w:szCs w:val="26"/>
              </w:rPr>
              <w:t>Tổng cộng</w:t>
            </w:r>
          </w:p>
        </w:tc>
        <w:tc>
          <w:tcPr>
            <w:tcW w:w="1386" w:type="dxa"/>
            <w:tcBorders>
              <w:top w:val="nil"/>
              <w:left w:val="nil"/>
              <w:bottom w:val="single" w:sz="4" w:space="0" w:color="auto"/>
              <w:right w:val="single" w:sz="4" w:space="0" w:color="auto"/>
            </w:tcBorders>
            <w:noWrap/>
            <w:vAlign w:val="center"/>
            <w:hideMark/>
          </w:tcPr>
          <w:p w14:paraId="4F5F3B5B" w14:textId="77777777" w:rsidR="00197D5A" w:rsidRPr="000E47C0" w:rsidRDefault="00197D5A" w:rsidP="006047EC">
            <w:pPr>
              <w:widowControl/>
              <w:spacing w:before="0" w:after="0"/>
              <w:ind w:firstLine="0"/>
              <w:jc w:val="right"/>
              <w:rPr>
                <w:b/>
                <w:bCs/>
                <w:sz w:val="26"/>
                <w:szCs w:val="26"/>
              </w:rPr>
            </w:pPr>
            <w:r w:rsidRPr="000E47C0">
              <w:rPr>
                <w:b/>
                <w:bCs/>
                <w:sz w:val="26"/>
                <w:szCs w:val="26"/>
              </w:rPr>
              <w:t>313.519,26</w:t>
            </w:r>
          </w:p>
        </w:tc>
        <w:tc>
          <w:tcPr>
            <w:tcW w:w="1386" w:type="dxa"/>
            <w:tcBorders>
              <w:top w:val="nil"/>
              <w:left w:val="nil"/>
              <w:bottom w:val="single" w:sz="4" w:space="0" w:color="auto"/>
              <w:right w:val="single" w:sz="4" w:space="0" w:color="auto"/>
            </w:tcBorders>
            <w:noWrap/>
            <w:vAlign w:val="center"/>
            <w:hideMark/>
          </w:tcPr>
          <w:p w14:paraId="1374F08C" w14:textId="77777777" w:rsidR="00197D5A" w:rsidRPr="000E47C0" w:rsidRDefault="00197D5A" w:rsidP="006047EC">
            <w:pPr>
              <w:widowControl/>
              <w:spacing w:before="0" w:after="0"/>
              <w:ind w:firstLine="0"/>
              <w:jc w:val="right"/>
              <w:rPr>
                <w:sz w:val="26"/>
                <w:szCs w:val="26"/>
              </w:rPr>
            </w:pPr>
          </w:p>
        </w:tc>
        <w:tc>
          <w:tcPr>
            <w:tcW w:w="1971" w:type="dxa"/>
            <w:tcBorders>
              <w:top w:val="nil"/>
              <w:left w:val="nil"/>
              <w:bottom w:val="single" w:sz="4" w:space="0" w:color="auto"/>
              <w:right w:val="single" w:sz="4" w:space="0" w:color="auto"/>
            </w:tcBorders>
            <w:noWrap/>
            <w:vAlign w:val="center"/>
            <w:hideMark/>
          </w:tcPr>
          <w:p w14:paraId="083CE036" w14:textId="77777777" w:rsidR="00197D5A" w:rsidRPr="000E47C0" w:rsidRDefault="00197D5A" w:rsidP="006047EC">
            <w:pPr>
              <w:widowControl/>
              <w:spacing w:before="0" w:after="0"/>
              <w:ind w:firstLine="0"/>
              <w:jc w:val="right"/>
              <w:rPr>
                <w:b/>
                <w:bCs/>
                <w:sz w:val="26"/>
                <w:szCs w:val="26"/>
              </w:rPr>
            </w:pPr>
            <w:r w:rsidRPr="000E47C0">
              <w:rPr>
                <w:b/>
                <w:bCs/>
                <w:sz w:val="26"/>
                <w:szCs w:val="26"/>
              </w:rPr>
              <w:t>247.626.261.360</w:t>
            </w:r>
          </w:p>
        </w:tc>
      </w:tr>
    </w:tbl>
    <w:p w14:paraId="12CEF3AB" w14:textId="77777777" w:rsidR="00197D5A" w:rsidRPr="000E47C0" w:rsidRDefault="00197D5A" w:rsidP="00197D5A">
      <w:pPr>
        <w:rPr>
          <w:i/>
          <w:iCs/>
          <w:szCs w:val="28"/>
          <w:lang w:val="vi"/>
        </w:rPr>
      </w:pPr>
      <w:r w:rsidRPr="000E47C0">
        <w:rPr>
          <w:b/>
          <w:bCs/>
          <w:i/>
          <w:iCs/>
          <w:szCs w:val="28"/>
          <w:lang w:val="vi"/>
        </w:rPr>
        <w:t>Ghi chú:</w:t>
      </w:r>
      <w:r w:rsidRPr="000E47C0">
        <w:rPr>
          <w:i/>
          <w:iCs/>
          <w:szCs w:val="28"/>
          <w:lang w:val="vi"/>
        </w:rPr>
        <w:t xml:space="preserve"> Giá trị quyền sử dụng đất = Diện tích đất x giá đất </w:t>
      </w:r>
    </w:p>
    <w:p w14:paraId="2866985A" w14:textId="77777777" w:rsidR="00197D5A" w:rsidRPr="000E47C0" w:rsidRDefault="00197D5A" w:rsidP="00197D5A">
      <w:pPr>
        <w:rPr>
          <w:i/>
          <w:iCs/>
          <w:szCs w:val="28"/>
          <w:shd w:val="clear" w:color="auto" w:fill="FFFFFF"/>
        </w:rPr>
      </w:pPr>
      <w:r w:rsidRPr="000E47C0">
        <w:rPr>
          <w:i/>
          <w:iCs/>
          <w:szCs w:val="28"/>
          <w:lang w:val="vi"/>
        </w:rPr>
        <w:t>Đơn giá đất:</w:t>
      </w:r>
      <w:r w:rsidRPr="000E47C0">
        <w:rPr>
          <w:i/>
          <w:iCs/>
          <w:szCs w:val="28"/>
        </w:rPr>
        <w:t xml:space="preserve"> Áp dụng</w:t>
      </w:r>
      <w:r w:rsidRPr="000E47C0">
        <w:rPr>
          <w:i/>
          <w:iCs/>
          <w:szCs w:val="28"/>
          <w:lang w:val="vi"/>
        </w:rPr>
        <w:t xml:space="preserve"> bảng giá đất ở tại đô thị, đất thương mại dịch vụ tại đô thị, đất cơ sở sản xuất phi nông nghiệp </w:t>
      </w:r>
      <w:r w:rsidRPr="000E47C0">
        <w:rPr>
          <w:i/>
          <w:iCs/>
          <w:szCs w:val="28"/>
        </w:rPr>
        <w:t xml:space="preserve">theo </w:t>
      </w:r>
      <w:r w:rsidRPr="000E47C0">
        <w:rPr>
          <w:i/>
          <w:iCs/>
          <w:szCs w:val="28"/>
          <w:lang w:val="vi"/>
        </w:rPr>
        <w:t xml:space="preserve">Nghị quyết số 40/2025 </w:t>
      </w:r>
      <w:r w:rsidRPr="000E47C0">
        <w:rPr>
          <w:i/>
          <w:iCs/>
          <w:szCs w:val="28"/>
          <w:shd w:val="clear" w:color="auto" w:fill="FFFFFF"/>
          <w:lang w:val="vi"/>
        </w:rPr>
        <w:t>NQ-HĐND ngày 30/12/2025 của HĐND tỉnh Quảng Ngãi</w:t>
      </w:r>
      <w:r w:rsidRPr="000E47C0">
        <w:rPr>
          <w:i/>
          <w:iCs/>
          <w:szCs w:val="28"/>
          <w:shd w:val="clear" w:color="auto" w:fill="FFFFFF"/>
        </w:rPr>
        <w:t>, cụ thể:</w:t>
      </w:r>
    </w:p>
    <w:p w14:paraId="02EF7523" w14:textId="77777777" w:rsidR="00197D5A" w:rsidRPr="000E47C0" w:rsidRDefault="00197D5A" w:rsidP="00197D5A">
      <w:pPr>
        <w:rPr>
          <w:szCs w:val="28"/>
          <w:lang w:val="vi"/>
        </w:rPr>
      </w:pPr>
      <w:r w:rsidRPr="000E47C0">
        <w:rPr>
          <w:b/>
          <w:bCs/>
          <w:szCs w:val="28"/>
          <w:shd w:val="clear" w:color="auto" w:fill="FFFFFF"/>
        </w:rPr>
        <w:t>(</w:t>
      </w:r>
      <w:r w:rsidRPr="000E47C0">
        <w:rPr>
          <w:b/>
          <w:bCs/>
          <w:szCs w:val="28"/>
          <w:shd w:val="clear" w:color="auto" w:fill="FFFFFF"/>
          <w:lang w:val="vi"/>
        </w:rPr>
        <w:t>1</w:t>
      </w:r>
      <w:r w:rsidRPr="000E47C0">
        <w:rPr>
          <w:b/>
          <w:bCs/>
          <w:szCs w:val="28"/>
          <w:shd w:val="clear" w:color="auto" w:fill="FFFFFF"/>
        </w:rPr>
        <w:t>)</w:t>
      </w:r>
      <w:r w:rsidRPr="000E47C0">
        <w:rPr>
          <w:b/>
          <w:bCs/>
          <w:szCs w:val="28"/>
          <w:lang w:val="vi"/>
        </w:rPr>
        <w:t xml:space="preserve"> Trụ sở chính</w:t>
      </w:r>
      <w:r w:rsidRPr="000E47C0">
        <w:rPr>
          <w:szCs w:val="28"/>
        </w:rPr>
        <w:t xml:space="preserve"> (Số 14 Ngụy Như Kon Tum, Tổ 10, phường Đăk Cấm, tỉnh Quảng Ngãi): T</w:t>
      </w:r>
      <w:r w:rsidRPr="000E47C0">
        <w:rPr>
          <w:szCs w:val="28"/>
          <w:lang w:val="vi"/>
        </w:rPr>
        <w:t>heo đơn giá các vị trí số 1, 2, 3 số thứ tự 261 (</w:t>
      </w:r>
      <w:r w:rsidRPr="000E47C0">
        <w:rPr>
          <w:szCs w:val="28"/>
        </w:rPr>
        <w:t>đoạn</w:t>
      </w:r>
      <w:r w:rsidRPr="000E47C0">
        <w:rPr>
          <w:szCs w:val="28"/>
          <w:lang w:val="vi"/>
        </w:rPr>
        <w:t xml:space="preserve"> Phan Đình Phùng – Hết đất Trường Cao đẳng Kon Tum);</w:t>
      </w:r>
    </w:p>
    <w:p w14:paraId="376D7B49" w14:textId="60A5F3BA" w:rsidR="00197D5A" w:rsidRPr="000E47C0" w:rsidRDefault="00EF2648" w:rsidP="00197D5A">
      <w:pPr>
        <w:rPr>
          <w:szCs w:val="28"/>
        </w:rPr>
      </w:pPr>
      <w:r w:rsidRPr="000E47C0">
        <w:rPr>
          <w:b/>
          <w:szCs w:val="28"/>
          <w:lang w:val="nl-NL"/>
        </w:rPr>
        <w:t xml:space="preserve"> </w:t>
      </w:r>
      <w:r w:rsidRPr="000E47C0">
        <w:rPr>
          <w:b/>
          <w:bCs/>
          <w:szCs w:val="28"/>
        </w:rPr>
        <w:t xml:space="preserve">(2) Cơ sở 2: Khoa Kinh tế - Nông Lâm và Khu thực nghiệm </w:t>
      </w:r>
      <w:r w:rsidRPr="000E47C0">
        <w:rPr>
          <w:szCs w:val="28"/>
        </w:rPr>
        <w:t>(Đường Võ Nguyên Giáp, Tổ 10, phường Đăk Cấm, tỉnh Quảng Ngãi): Theo đơn giá vị trí 1, 2, 3 số thứ tự 79 (từ ranh giới phường Đăk Cấm đến hết tường rào Khoa Kinh tế - Nông Lâm và Khu thực nghiệm;</w:t>
      </w:r>
    </w:p>
    <w:p w14:paraId="7E1F6281" w14:textId="77777777" w:rsidR="00197D5A" w:rsidRPr="000E47C0" w:rsidRDefault="00197D5A" w:rsidP="00197D5A">
      <w:pPr>
        <w:rPr>
          <w:szCs w:val="28"/>
          <w:lang w:val="vi"/>
        </w:rPr>
      </w:pPr>
      <w:r w:rsidRPr="000E47C0">
        <w:rPr>
          <w:b/>
          <w:bCs/>
          <w:szCs w:val="28"/>
        </w:rPr>
        <w:t>(3)</w:t>
      </w:r>
      <w:r w:rsidRPr="000E47C0">
        <w:rPr>
          <w:b/>
          <w:bCs/>
          <w:szCs w:val="28"/>
          <w:lang w:val="vi"/>
        </w:rPr>
        <w:t xml:space="preserve"> Cơ sở 3: Khoa Y – Dược</w:t>
      </w:r>
      <w:r w:rsidRPr="000E47C0">
        <w:rPr>
          <w:szCs w:val="28"/>
        </w:rPr>
        <w:t xml:space="preserve"> (</w:t>
      </w:r>
      <w:r w:rsidRPr="000E47C0">
        <w:rPr>
          <w:szCs w:val="28"/>
          <w:lang w:val="vi"/>
        </w:rPr>
        <w:t xml:space="preserve">Số 347 đường Bà Triệu, </w:t>
      </w:r>
      <w:r w:rsidRPr="000E47C0">
        <w:rPr>
          <w:szCs w:val="28"/>
        </w:rPr>
        <w:t xml:space="preserve">Tổ 8, </w:t>
      </w:r>
      <w:r w:rsidRPr="000E47C0">
        <w:rPr>
          <w:szCs w:val="28"/>
          <w:lang w:val="vi"/>
        </w:rPr>
        <w:t>phường Kon Tum, tỉnh Quảng Ngãi</w:t>
      </w:r>
      <w:r w:rsidRPr="000E47C0">
        <w:rPr>
          <w:szCs w:val="28"/>
        </w:rPr>
        <w:t>): T</w:t>
      </w:r>
      <w:r w:rsidRPr="000E47C0">
        <w:rPr>
          <w:szCs w:val="28"/>
          <w:lang w:val="vi"/>
        </w:rPr>
        <w:t>heo đơn giá vị trí số 1 số thứ tự 247 (</w:t>
      </w:r>
      <w:r w:rsidRPr="000E47C0">
        <w:rPr>
          <w:szCs w:val="28"/>
        </w:rPr>
        <w:t>đoạn</w:t>
      </w:r>
      <w:r w:rsidRPr="000E47C0">
        <w:rPr>
          <w:szCs w:val="28"/>
          <w:lang w:val="vi"/>
        </w:rPr>
        <w:t xml:space="preserve"> Phan Đình Phùng – Lê Hồng Phong); </w:t>
      </w:r>
    </w:p>
    <w:p w14:paraId="1512EE8B" w14:textId="2B7AB2E9" w:rsidR="00197D5A" w:rsidRPr="000E47C0" w:rsidRDefault="00197D5A" w:rsidP="00197D5A">
      <w:pPr>
        <w:rPr>
          <w:szCs w:val="28"/>
          <w:lang w:val="vi"/>
        </w:rPr>
      </w:pPr>
      <w:r w:rsidRPr="000E47C0">
        <w:rPr>
          <w:b/>
          <w:bCs/>
          <w:szCs w:val="28"/>
        </w:rPr>
        <w:t xml:space="preserve">(4) </w:t>
      </w:r>
      <w:r w:rsidRPr="000E47C0">
        <w:rPr>
          <w:b/>
          <w:bCs/>
          <w:szCs w:val="28"/>
          <w:lang w:val="vi"/>
        </w:rPr>
        <w:t>Cơ sở 4: Khoa Kỹ thuật - Công nghệ và Đào tạo – Sát hạch lái xe</w:t>
      </w:r>
      <w:r w:rsidRPr="000E47C0">
        <w:rPr>
          <w:szCs w:val="28"/>
        </w:rPr>
        <w:t xml:space="preserve"> (</w:t>
      </w:r>
      <w:r w:rsidRPr="000E47C0">
        <w:rPr>
          <w:szCs w:val="28"/>
          <w:lang w:val="vi"/>
        </w:rPr>
        <w:t xml:space="preserve">địa chỉ: Đường Trương Vĩnh Ký, </w:t>
      </w:r>
      <w:r w:rsidRPr="000E47C0">
        <w:rPr>
          <w:szCs w:val="28"/>
        </w:rPr>
        <w:t xml:space="preserve">Tổ 5, </w:t>
      </w:r>
      <w:r w:rsidRPr="000E47C0">
        <w:rPr>
          <w:szCs w:val="28"/>
          <w:lang w:val="vi"/>
        </w:rPr>
        <w:t>phường Đăk Bla, tỉnh Quảng Ngãi</w:t>
      </w:r>
      <w:r w:rsidRPr="000E47C0">
        <w:rPr>
          <w:szCs w:val="28"/>
        </w:rPr>
        <w:t>): T</w:t>
      </w:r>
      <w:r w:rsidRPr="000E47C0">
        <w:rPr>
          <w:szCs w:val="28"/>
          <w:lang w:val="vi"/>
        </w:rPr>
        <w:t xml:space="preserve">heo đơn giá vị trí 1, 2, 3 số thứ tự </w:t>
      </w:r>
      <w:r w:rsidRPr="000E47C0">
        <w:rPr>
          <w:szCs w:val="28"/>
          <w:lang w:val="vi-VN"/>
        </w:rPr>
        <w:t>132</w:t>
      </w:r>
      <w:r w:rsidRPr="000E47C0">
        <w:rPr>
          <w:szCs w:val="28"/>
          <w:lang w:val="vi"/>
        </w:rPr>
        <w:t xml:space="preserve"> (</w:t>
      </w:r>
      <w:r w:rsidRPr="000E47C0">
        <w:rPr>
          <w:szCs w:val="28"/>
        </w:rPr>
        <w:t xml:space="preserve">đoạn </w:t>
      </w:r>
      <w:r w:rsidRPr="000E47C0">
        <w:rPr>
          <w:szCs w:val="28"/>
          <w:lang w:val="vi"/>
        </w:rPr>
        <w:t xml:space="preserve">Nguyễn Văn Linh - Giáp Trường Cao đẳng Kon Tum (Cơ sở 4); </w:t>
      </w:r>
    </w:p>
    <w:p w14:paraId="125611C2" w14:textId="77777777" w:rsidR="00197D5A" w:rsidRPr="000E47C0" w:rsidRDefault="00197D5A" w:rsidP="00197D5A">
      <w:pPr>
        <w:rPr>
          <w:szCs w:val="28"/>
          <w:shd w:val="clear" w:color="auto" w:fill="FFFFFF"/>
          <w:lang w:val="vi"/>
        </w:rPr>
      </w:pPr>
      <w:r w:rsidRPr="000E47C0">
        <w:rPr>
          <w:b/>
          <w:bCs/>
          <w:szCs w:val="28"/>
        </w:rPr>
        <w:t>(5) Cơ sở 5: Khoa các Khoa học cơ bản</w:t>
      </w:r>
      <w:r w:rsidRPr="000E47C0">
        <w:rPr>
          <w:szCs w:val="28"/>
        </w:rPr>
        <w:t xml:space="preserve"> (Đường Nguyễn Thị Định, Tổ 10, phường Đăk Cấm, tỉnh Quảng Ngãi): T</w:t>
      </w:r>
      <w:r w:rsidRPr="000E47C0">
        <w:rPr>
          <w:szCs w:val="28"/>
          <w:lang w:val="vi"/>
        </w:rPr>
        <w:t xml:space="preserve">heo đơn giá vị trí 1, 2, 3 số thứ tự </w:t>
      </w:r>
      <w:r w:rsidRPr="000E47C0">
        <w:rPr>
          <w:szCs w:val="28"/>
        </w:rPr>
        <w:t>80.</w:t>
      </w:r>
    </w:p>
    <w:p w14:paraId="0AF3E8FE" w14:textId="77777777" w:rsidR="00197D5A" w:rsidRPr="000E47C0" w:rsidRDefault="00197D5A" w:rsidP="00197D5A">
      <w:pPr>
        <w:rPr>
          <w:lang w:val="nl-NL"/>
        </w:rPr>
      </w:pPr>
      <w:r w:rsidRPr="000E47C0">
        <w:rPr>
          <w:b/>
          <w:bCs/>
          <w:lang w:val="nl-NL"/>
        </w:rPr>
        <w:t>c) Về việc quản lý, sử dụng tài sản công:</w:t>
      </w:r>
      <w:r w:rsidRPr="000E47C0">
        <w:rPr>
          <w:lang w:val="nl-NL"/>
        </w:rPr>
        <w:t xml:space="preserve"> Nhà trường đã thực hiện quản lý, sử dụng tài sản Nhà nước theo đúng quy định của pháp luật về quản lý, sử dụng tài sản công, quy chế chi tiêu nội bộ. Thực hiện kiểm kê tài sản, báo cáo kiểm kê tài sản do đơn vị quản lý, cuối năm thực hiện tính hao mòn, khấu hao và báo cáo tình hình tăng giảm tài sản đúng quy định.</w:t>
      </w:r>
    </w:p>
    <w:p w14:paraId="4A3DFD83" w14:textId="77777777" w:rsidR="00197D5A" w:rsidRPr="000E47C0" w:rsidRDefault="00197D5A" w:rsidP="00197D5A">
      <w:pPr>
        <w:pStyle w:val="Heading2"/>
        <w:rPr>
          <w:bCs/>
          <w:color w:val="auto"/>
          <w:lang w:val="nl-NL"/>
        </w:rPr>
      </w:pPr>
      <w:bookmarkStart w:id="64" w:name="_Toc236064041"/>
      <w:r w:rsidRPr="000E47C0">
        <w:rPr>
          <w:bCs/>
          <w:color w:val="auto"/>
          <w:lang w:val="nl-NL"/>
        </w:rPr>
        <w:t xml:space="preserve">2. Về địa điểm đầu tư, </w:t>
      </w:r>
      <w:r w:rsidRPr="000E47C0">
        <w:rPr>
          <w:color w:val="auto"/>
          <w:lang w:val="nl-NL"/>
        </w:rPr>
        <w:t>sử dụng tài sản đất vào mục đích kinh doanh, liên doanh, liên kết</w:t>
      </w:r>
      <w:bookmarkEnd w:id="64"/>
    </w:p>
    <w:p w14:paraId="47336EFE" w14:textId="77777777" w:rsidR="00197D5A" w:rsidRPr="000E47C0" w:rsidRDefault="00197D5A" w:rsidP="00197D5A">
      <w:pPr>
        <w:rPr>
          <w:i/>
          <w:lang w:val="nl-NL"/>
        </w:rPr>
      </w:pPr>
      <w:r w:rsidRPr="000E47C0">
        <w:rPr>
          <w:b/>
          <w:bCs/>
          <w:lang w:val="nl-NL"/>
        </w:rPr>
        <w:t>a) Địa điểm đặt Công ty và Trung tâm:</w:t>
      </w:r>
      <w:r w:rsidRPr="000E47C0">
        <w:rPr>
          <w:lang w:val="nl-NL"/>
        </w:rPr>
        <w:t xml:space="preserve"> Tại Khoa Kinh tế - Nông Lâm và Khu thực nghiệm (Cơ sở 2), Đường Võ Nguyên Giáp, phường Đăk Cấm, tỉnh Quảng Ngãi </w:t>
      </w:r>
      <w:r w:rsidRPr="000E47C0">
        <w:rPr>
          <w:i/>
          <w:lang w:val="nl-NL"/>
        </w:rPr>
        <w:t>(cách ngã tư Trung Tín về phía Đông 500m).</w:t>
      </w:r>
    </w:p>
    <w:p w14:paraId="1B35EF67" w14:textId="35BC9F97" w:rsidR="00197D5A" w:rsidRPr="000E47C0" w:rsidRDefault="00197D5A" w:rsidP="00197D5A">
      <w:pPr>
        <w:rPr>
          <w:rStyle w:val="Strong"/>
          <w:b w:val="0"/>
          <w:bCs w:val="0"/>
          <w:szCs w:val="28"/>
          <w:lang w:val="nl-NL"/>
        </w:rPr>
      </w:pPr>
      <w:r w:rsidRPr="000E47C0">
        <w:rPr>
          <w:b/>
          <w:bCs/>
          <w:lang w:val="nl-NL"/>
        </w:rPr>
        <w:t xml:space="preserve">b) Diện tích dự kiến bố trí để xây dựng Công ty: Khoảng 8.500m2, là khu đất do Nhà nước giao cho Trường Cao đẳng Kon Tum quản lý, sử dụng theo hồ sơ đất đai, tại Tiểu khu A, Khoa Kinh tế - Nông Lâm và Khu thực nghiệm. Địa điểm, vị trí đầu tư đặt đơn vị đăng kiểm XCG đáp ứng yêu cầu theo quy định cách cơ sở giáo dục phổ thông, bệnh viện tối thiểu là 50m, bảo đảm cao ráo, thoát nước tốt, cụ thể như sau: </w:t>
      </w:r>
    </w:p>
    <w:p w14:paraId="7F2DEFD2" w14:textId="77777777" w:rsidR="00197D5A" w:rsidRPr="000E47C0" w:rsidRDefault="00197D5A" w:rsidP="00197D5A">
      <w:pPr>
        <w:rPr>
          <w:rStyle w:val="Strong"/>
          <w:b w:val="0"/>
          <w:bCs w:val="0"/>
          <w:szCs w:val="28"/>
          <w:lang w:val="nl-NL"/>
        </w:rPr>
      </w:pPr>
      <w:r w:rsidRPr="000E47C0">
        <w:rPr>
          <w:rStyle w:val="Strong"/>
          <w:b w:val="0"/>
          <w:bCs w:val="0"/>
          <w:szCs w:val="28"/>
          <w:lang w:val="nl-NL"/>
        </w:rPr>
        <w:t>- Phía Bắc, phía Đông và phía Tây giáp đất của Trường (Cơ sở 2: Khoa Kinh tế - Nông Lâm và Khu thực nghiệm).</w:t>
      </w:r>
    </w:p>
    <w:p w14:paraId="20564E57" w14:textId="77777777" w:rsidR="00197D5A" w:rsidRPr="000E47C0" w:rsidRDefault="00197D5A" w:rsidP="00197D5A">
      <w:pPr>
        <w:rPr>
          <w:rStyle w:val="Strong"/>
          <w:b w:val="0"/>
          <w:bCs w:val="0"/>
          <w:szCs w:val="28"/>
          <w:lang w:val="nl-NL"/>
        </w:rPr>
      </w:pPr>
      <w:r w:rsidRPr="000E47C0">
        <w:rPr>
          <w:rStyle w:val="Strong"/>
          <w:b w:val="0"/>
          <w:bCs w:val="0"/>
          <w:szCs w:val="28"/>
          <w:lang w:val="nl-NL"/>
        </w:rPr>
        <w:t>- Phía Nam giáp đường Võ Nguyên Giáp.</w:t>
      </w:r>
    </w:p>
    <w:p w14:paraId="2A082D9C" w14:textId="20434544" w:rsidR="00197D5A" w:rsidRPr="000E47C0" w:rsidRDefault="00197D5A" w:rsidP="00197D5A">
      <w:pPr>
        <w:rPr>
          <w:rStyle w:val="Strong"/>
          <w:b w:val="0"/>
          <w:bCs w:val="0"/>
          <w:szCs w:val="28"/>
          <w:lang w:val="nl-NL"/>
        </w:rPr>
      </w:pPr>
      <w:r w:rsidRPr="000E47C0">
        <w:rPr>
          <w:rStyle w:val="Strong"/>
          <w:b w:val="0"/>
          <w:bCs w:val="0"/>
          <w:szCs w:val="28"/>
          <w:lang w:val="nl-NL"/>
        </w:rPr>
        <w:t>* Ngoài phần diện tích 8.500m² dự kiến bố trí cho Công ty tại Tiểu khu A, phần diện tích còn lại tại Khoa Kinh tế - Nông Lâm và Khu thực nghiệm (Cơ sở 2) là 158.688m² đáp ứng nhu cầu công tác đào tạo, bồi dưỡng và hoạt động thực nghiệm của nhà trường, không làm ảnh hưởng đến việc thực hiện các nhiệm vụ theo chức năng, nhiệm vụ chuyên môn của nhà trường tại Cơ sở này.</w:t>
      </w:r>
    </w:p>
    <w:p w14:paraId="16CA7086" w14:textId="77777777" w:rsidR="00197D5A" w:rsidRPr="000E47C0" w:rsidRDefault="00197D5A" w:rsidP="00197D5A">
      <w:pPr>
        <w:rPr>
          <w:rStyle w:val="Strong"/>
          <w:i/>
          <w:iCs/>
          <w:szCs w:val="28"/>
          <w:lang w:val="nl-NL"/>
        </w:rPr>
      </w:pPr>
      <w:r w:rsidRPr="000E47C0">
        <w:rPr>
          <w:rStyle w:val="Strong"/>
          <w:i/>
          <w:iCs/>
          <w:szCs w:val="28"/>
          <w:lang w:val="nl-NL"/>
        </w:rPr>
        <w:t>Chi tiết Sơ đồ vị trí, ranh giới đất dự kiến xây dựng Công ty và Trung tâm tại Phụ lục III.</w:t>
      </w:r>
    </w:p>
    <w:p w14:paraId="6F4B76A8" w14:textId="77777777" w:rsidR="00197D5A" w:rsidRPr="000E47C0" w:rsidRDefault="00197D5A" w:rsidP="00197D5A">
      <w:pPr>
        <w:rPr>
          <w:rStyle w:val="Strong"/>
          <w:b w:val="0"/>
          <w:bCs w:val="0"/>
          <w:szCs w:val="28"/>
          <w:lang w:val="nl-NL"/>
        </w:rPr>
      </w:pPr>
      <w:r w:rsidRPr="000E47C0">
        <w:rPr>
          <w:rStyle w:val="Strong"/>
          <w:szCs w:val="28"/>
          <w:lang w:val="nl-NL"/>
        </w:rPr>
        <w:t>c) Về hiện trạng và nguồn gốc sử dụng đất:</w:t>
      </w:r>
      <w:r w:rsidRPr="000E47C0">
        <w:rPr>
          <w:rStyle w:val="Strong"/>
          <w:b w:val="0"/>
          <w:bCs w:val="0"/>
          <w:szCs w:val="28"/>
          <w:lang w:val="nl-NL"/>
        </w:rPr>
        <w:t xml:space="preserve"> </w:t>
      </w:r>
    </w:p>
    <w:p w14:paraId="3D13EACA" w14:textId="77777777" w:rsidR="00197D5A" w:rsidRPr="000E47C0" w:rsidRDefault="00197D5A" w:rsidP="00197D5A">
      <w:pPr>
        <w:rPr>
          <w:rStyle w:val="Strong"/>
          <w:b w:val="0"/>
          <w:bCs w:val="0"/>
          <w:szCs w:val="28"/>
          <w:lang w:val="nl-NL"/>
        </w:rPr>
      </w:pPr>
      <w:r w:rsidRPr="000E47C0">
        <w:rPr>
          <w:rStyle w:val="Strong"/>
          <w:b w:val="0"/>
          <w:bCs w:val="0"/>
          <w:szCs w:val="28"/>
          <w:lang w:val="nl-NL"/>
        </w:rPr>
        <w:t>- Hiện trạng khu đất: Đất trống.</w:t>
      </w:r>
    </w:p>
    <w:p w14:paraId="4023269E" w14:textId="77777777" w:rsidR="00197D5A" w:rsidRPr="000E47C0" w:rsidRDefault="00197D5A" w:rsidP="00197D5A">
      <w:pPr>
        <w:rPr>
          <w:rStyle w:val="Strong"/>
          <w:b w:val="0"/>
          <w:bCs w:val="0"/>
          <w:szCs w:val="28"/>
          <w:lang w:val="nl-NL"/>
        </w:rPr>
      </w:pPr>
      <w:r w:rsidRPr="000E47C0">
        <w:rPr>
          <w:rStyle w:val="Strong"/>
          <w:b w:val="0"/>
          <w:bCs w:val="0"/>
          <w:szCs w:val="28"/>
          <w:lang w:val="nl-NL"/>
        </w:rPr>
        <w:t>- Khu đất đã được cấp Giấy chứng nhận quyền sử dụng số P 096097 do UBND tỉnh Kon Tum (cũ) cấp ngày 08/11/1999 cho nhà trường quản lý, sử dụng ổn định để phục vụ mục đích giáo dục và đào tạo; hiện trạng đất có một số phân khu chưa sử dụng hết công năng hoặc có nhu cầu đầu tư mới. Vị trí khu đất thuận lợi về kết nối giao thông, phù hợp định hướng phát triển dịch vụ kỹ thuật phục vụ giao thông vận tải.</w:t>
      </w:r>
    </w:p>
    <w:p w14:paraId="1F8D5012" w14:textId="77777777" w:rsidR="00197D5A" w:rsidRPr="000E47C0" w:rsidRDefault="00197D5A" w:rsidP="00197D5A">
      <w:pPr>
        <w:rPr>
          <w:rStyle w:val="Strong"/>
          <w:szCs w:val="28"/>
          <w:lang w:val="nl-NL"/>
        </w:rPr>
      </w:pPr>
      <w:r w:rsidRPr="000E47C0">
        <w:rPr>
          <w:rStyle w:val="Strong"/>
          <w:szCs w:val="28"/>
          <w:lang w:val="nl-NL"/>
        </w:rPr>
        <w:t>d) Đánh giá về sự phù hợp với quy hoạch:</w:t>
      </w:r>
    </w:p>
    <w:p w14:paraId="0B457FC2" w14:textId="77777777" w:rsidR="00197D5A" w:rsidRPr="000E47C0" w:rsidRDefault="00197D5A" w:rsidP="00197D5A">
      <w:pPr>
        <w:rPr>
          <w:rStyle w:val="Strong"/>
          <w:b w:val="0"/>
          <w:bCs w:val="0"/>
          <w:szCs w:val="28"/>
          <w:lang w:val="nl-NL"/>
        </w:rPr>
      </w:pPr>
      <w:r w:rsidRPr="000E47C0">
        <w:rPr>
          <w:rStyle w:val="Strong"/>
          <w:b w:val="0"/>
          <w:bCs w:val="0"/>
          <w:szCs w:val="28"/>
          <w:lang w:val="nl-NL"/>
        </w:rPr>
        <w:t xml:space="preserve">Về quy hoạch đô thị: Theo Quyết định số 69/QĐ-UBND ngày 08/02/2024 của UBND tỉnh Kon Tum (cũ) thì vị trí dự kiến bảo đảm </w:t>
      </w:r>
      <w:r w:rsidRPr="000E47C0">
        <w:rPr>
          <w:rStyle w:val="Strong"/>
          <w:szCs w:val="28"/>
          <w:lang w:val="nl-NL"/>
        </w:rPr>
        <w:t>phù hợp với quy hoạch</w:t>
      </w:r>
      <w:r w:rsidRPr="000E47C0">
        <w:rPr>
          <w:rStyle w:val="Strong"/>
          <w:b w:val="0"/>
          <w:bCs w:val="0"/>
          <w:szCs w:val="28"/>
          <w:lang w:val="nl-NL"/>
        </w:rPr>
        <w:t xml:space="preserve"> </w:t>
      </w:r>
      <w:r w:rsidRPr="000E47C0">
        <w:rPr>
          <w:rStyle w:val="Strong"/>
          <w:szCs w:val="28"/>
          <w:lang w:val="nl-NL"/>
        </w:rPr>
        <w:t>đất dịch vụ - công cộng khác cấp đô thị</w:t>
      </w:r>
      <w:r w:rsidRPr="000E47C0">
        <w:rPr>
          <w:rStyle w:val="Strong"/>
          <w:b w:val="0"/>
          <w:bCs w:val="0"/>
          <w:szCs w:val="28"/>
          <w:lang w:val="nl-NL"/>
        </w:rPr>
        <w:t xml:space="preserve">. </w:t>
      </w:r>
      <w:r w:rsidRPr="000E47C0">
        <w:rPr>
          <w:rStyle w:val="Strong"/>
          <w:b w:val="0"/>
          <w:bCs w:val="0"/>
          <w:i/>
          <w:iCs/>
          <w:szCs w:val="28"/>
          <w:lang w:val="nl-NL"/>
        </w:rPr>
        <w:t>Ngoài ra,</w:t>
      </w:r>
      <w:r w:rsidRPr="000E47C0">
        <w:rPr>
          <w:rStyle w:val="Strong"/>
          <w:b w:val="0"/>
          <w:bCs w:val="0"/>
          <w:szCs w:val="28"/>
          <w:lang w:val="nl-NL"/>
        </w:rPr>
        <w:t xml:space="preserve"> vị trí dự kiến xây dựng Công ty thuộc hoàn toàn trong phạm vi đất được UBND tỉnh giao cho Trường quản lý, sử dụng mục đích hoạt động sự nghiệp (Quyết định số 335/QĐ-UBND ngày 29/6/2021 của UBND tỉnh Kon Tum (cũ) giữ lại tiếp tục sử dụng các cơ sở nhà, đất của cơ quan, tổ chức, đơn vị thuộc phạm vi quản lý của UBND tỉnh) và tiếp tục được UBND tỉnh Quảng Ngãi (mới) quyết định giữ lại, tiếp tục sử dụng tại Quyết định số 393/QĐ-UBND ngày 04/02/2026 phê duyệt phương án sắp xếp, bố trí, xử lý trụ sở, tài sản dôi dư của các cơ quan, tổ chức, đơn vị thuộc phạm vi quản lý của tỉnh Quảng Ngãi (đợt 3).</w:t>
      </w:r>
    </w:p>
    <w:p w14:paraId="183CEFCE" w14:textId="77777777" w:rsidR="00197D5A" w:rsidRPr="000E47C0" w:rsidRDefault="00197D5A" w:rsidP="00197D5A">
      <w:pPr>
        <w:rPr>
          <w:rStyle w:val="Strong"/>
          <w:szCs w:val="28"/>
          <w:lang w:val="nl-NL"/>
        </w:rPr>
      </w:pPr>
      <w:r w:rsidRPr="000E47C0">
        <w:rPr>
          <w:rStyle w:val="Strong"/>
          <w:szCs w:val="28"/>
          <w:lang w:val="nl-NL"/>
        </w:rPr>
        <w:t>đ) Đánh giá về điều kiện kết nối giao thông, các nội dung về hạ tầng kỹ thuật và môi trường, trong đó làm rõ khả năng đáp ứng của hệ thống cấp điện, cấp thoát nước, xử lý nước thải</w:t>
      </w:r>
    </w:p>
    <w:p w14:paraId="74C86409" w14:textId="77777777" w:rsidR="00197D5A" w:rsidRPr="000E47C0" w:rsidRDefault="00197D5A" w:rsidP="00197D5A">
      <w:pPr>
        <w:rPr>
          <w:rStyle w:val="Strong"/>
          <w:b w:val="0"/>
          <w:bCs w:val="0"/>
          <w:szCs w:val="28"/>
          <w:lang w:val="nl-NL"/>
        </w:rPr>
      </w:pPr>
      <w:r w:rsidRPr="000E47C0">
        <w:rPr>
          <w:rStyle w:val="Strong"/>
          <w:szCs w:val="28"/>
          <w:lang w:val="nl-NL"/>
        </w:rPr>
        <w:t>- Về điều kiện kết nối giao thông:</w:t>
      </w:r>
      <w:r w:rsidRPr="000E47C0">
        <w:rPr>
          <w:rStyle w:val="Strong"/>
          <w:b w:val="0"/>
          <w:bCs w:val="0"/>
          <w:szCs w:val="28"/>
          <w:lang w:val="nl-NL"/>
        </w:rPr>
        <w:t xml:space="preserve"> Vị trí dự kiến được đầu tư, xây dựng trong khuôn viên Trường thuộc thuộc phường Đăk Cấm, tỉnh Quảng Ngãi. Phường Đăk Cấm là một trong những khu vực cửa ngõ quan trọng, có vị trí thuận lợi về giao thông, kết nối với các tuyến giao thông huyết mạch của khu vực Tây Nguyên và miền Trung như: Quốc lộ 24 kết nối tỉnh Quảng Ngãi với các tỉnh Tây Nguyên; Quốc lộ 14 và đường Hồ Chí Minh; đường tránh Đông, tránh Tây Thành phố, ... thuận lợi cho việc tiếp nhận phương tiện của người dân và doanh nghiệp trên địa bàn phía Tây tỉnh Quảng Ngãi và các khu vực lân cận đến thực hiện kiểm định xe cơ giới. Vị trí dự kiến đặt Công ty đã có sẵn hệ thống giao thông thuận lợi, kết nối trực tiếp với các trục đường chính, bảo đảm lưu lượng phương tiện ra vào không gây ùn tắc. </w:t>
      </w:r>
    </w:p>
    <w:p w14:paraId="46B2A1EF" w14:textId="77777777" w:rsidR="00197D5A" w:rsidRPr="000E47C0" w:rsidRDefault="00197D5A" w:rsidP="00197D5A">
      <w:pPr>
        <w:rPr>
          <w:rStyle w:val="Strong"/>
          <w:b w:val="0"/>
          <w:bCs w:val="0"/>
          <w:szCs w:val="28"/>
          <w:lang w:val="nl-NL"/>
        </w:rPr>
      </w:pPr>
      <w:r w:rsidRPr="000E47C0">
        <w:rPr>
          <w:rStyle w:val="Strong"/>
          <w:szCs w:val="28"/>
          <w:lang w:val="nl-NL"/>
        </w:rPr>
        <w:t>- Về địa hình:</w:t>
      </w:r>
      <w:r w:rsidRPr="000E47C0">
        <w:rPr>
          <w:rStyle w:val="Strong"/>
          <w:b w:val="0"/>
          <w:bCs w:val="0"/>
          <w:szCs w:val="28"/>
          <w:lang w:val="nl-NL"/>
        </w:rPr>
        <w:t xml:space="preserve"> Khu vực dự kiến đầu tư xây dựng có địa hình tương đối bằng phẳng, cao độ nền ổn định, ít bị chia cắt, đặc điểm địa chất khu vực, nền đất tương đối ổn định, thuận lợi cho việc bố trí các hạng mục hạ tầng kỹ thuật như: Nhà xưởng kiểm định; dây chuyền kiểm định; khu đỗ xe chờ kiểm định; hệ thống giao thông nội bộ và các công trình phụ trợ. Trường cam kết đầu tư hệ thống cấp điện, cấp nước, xử lý nước thải để đáp ứng công suất hoạt động của 2 chuyền kiểm định và các hạng mục công trình phụ trợ. </w:t>
      </w:r>
    </w:p>
    <w:p w14:paraId="4DFB209F" w14:textId="77777777" w:rsidR="00197D5A" w:rsidRPr="000E47C0" w:rsidRDefault="00197D5A" w:rsidP="00197D5A">
      <w:pPr>
        <w:rPr>
          <w:rStyle w:val="Strong"/>
          <w:b w:val="0"/>
          <w:bCs w:val="0"/>
          <w:szCs w:val="28"/>
          <w:lang w:val="nl-NL"/>
        </w:rPr>
      </w:pPr>
      <w:r w:rsidRPr="000E47C0">
        <w:rPr>
          <w:rStyle w:val="Strong"/>
          <w:szCs w:val="28"/>
          <w:lang w:val="nl-NL"/>
        </w:rPr>
        <w:t>- Điều kiện tự nhiên:</w:t>
      </w:r>
      <w:r w:rsidRPr="000E47C0">
        <w:rPr>
          <w:rStyle w:val="Strong"/>
          <w:b w:val="0"/>
          <w:bCs w:val="0"/>
          <w:szCs w:val="28"/>
          <w:lang w:val="nl-NL"/>
        </w:rPr>
        <w:t xml:space="preserve"> Khu vực phường Đăk Cấm thuộc vùng khí hậu nhiệt đới gió mùa cao nguyên, chịu ảnh hưởng của cả khí hậu miền Trung và Tây Nguyên, có hai mùa rõ rệt (mùa mưa: Từ khoảng tháng 5 đến tháng 10, mùa khô: Từ khoảng tháng 11 năm trước đến tháng 4 năm sau). Nhiệt độ trung bình năm dao động khoảng từ 22°C đến 24°C; biên độ nhiệt giữa các tháng không lớn, tương đối thuận lợi cho hoạt động sản xuất, kinh doanh và cung cấp dịch vụ. Lượng mưa trung bình năm tương đối cao, tập trung chủ yếu vào mùa mưa. Một số thời điểm có thể xuất hiện mưa lớn kéo dài, gây nguy cơ ngập úng cục bộ tại những khu vực có hệ thống thoát nước chưa hoàn chỉnh. Do đó, nhà trường đầu tư hệ thống thoát nước và xử lý nước thải bảo đảm tách biệt nước thải sinh hoạt và nước thải kỹ thuật, tuân thủ các tiêu chuẩn môi trường hiện hành.</w:t>
      </w:r>
    </w:p>
    <w:p w14:paraId="361F4296" w14:textId="77777777" w:rsidR="00197D5A" w:rsidRPr="000E47C0" w:rsidRDefault="00197D5A" w:rsidP="00197D5A">
      <w:pPr>
        <w:pStyle w:val="Heading2"/>
        <w:rPr>
          <w:color w:val="auto"/>
          <w:lang w:val="nl-NL"/>
        </w:rPr>
      </w:pPr>
      <w:bookmarkStart w:id="65" w:name="_Toc236064042"/>
      <w:r w:rsidRPr="000E47C0">
        <w:rPr>
          <w:color w:val="auto"/>
          <w:lang w:val="nl-NL"/>
        </w:rPr>
        <w:t>3. Tính giá trị tài sản sử dụng vào mục đích kinh doanh</w:t>
      </w:r>
      <w:bookmarkEnd w:id="65"/>
      <w:r w:rsidRPr="000E47C0">
        <w:rPr>
          <w:color w:val="auto"/>
          <w:lang w:val="nl-NL"/>
        </w:rPr>
        <w:t xml:space="preserve"> </w:t>
      </w:r>
    </w:p>
    <w:p w14:paraId="684A51A0" w14:textId="77777777" w:rsidR="00197D5A" w:rsidRPr="000E47C0" w:rsidRDefault="00197D5A" w:rsidP="00197D5A">
      <w:pPr>
        <w:pStyle w:val="tnbng"/>
        <w:rPr>
          <w:b/>
          <w:bCs/>
          <w:color w:val="auto"/>
        </w:rPr>
      </w:pPr>
      <w:r w:rsidRPr="000E47C0">
        <w:rPr>
          <w:color w:val="auto"/>
        </w:rPr>
        <w:t>Bảng 12. Bảng tính giá trị tài sản sử dụng vào mục đích kinh doanh</w:t>
      </w:r>
    </w:p>
    <w:p w14:paraId="55FAA04E" w14:textId="77777777" w:rsidR="00197D5A" w:rsidRPr="000E47C0" w:rsidRDefault="00197D5A" w:rsidP="00197D5A">
      <w:pPr>
        <w:pStyle w:val="tnbng"/>
        <w:rPr>
          <w:b/>
          <w:bCs/>
          <w:color w:val="auto"/>
        </w:rPr>
      </w:pPr>
      <w:bookmarkStart w:id="66" w:name="_Toc238544024"/>
      <w:bookmarkEnd w:id="66"/>
      <w:r w:rsidRPr="000E47C0">
        <w:rPr>
          <w:color w:val="auto"/>
        </w:rPr>
        <w:t>Giá trị quyền sử dụng đất tại Bảng 12 chỉ dùng để xác định tỷ lệ tài sản sử dụng vào mục đích liên doanh, liên kết khi lập Đề án sử dụng tài sản công; không tính vào vốn điều lệ, Trường không góp vốn bằng quyền sử dụng đất.</w:t>
      </w:r>
    </w:p>
    <w:p w14:paraId="062A5EDD" w14:textId="77777777" w:rsidR="00197D5A" w:rsidRPr="000E47C0" w:rsidRDefault="00AD6647" w:rsidP="00197D5A">
      <w:pPr>
        <w:shd w:val="clear" w:color="auto" w:fill="FFFFFF"/>
        <w:spacing w:line="276" w:lineRule="auto"/>
        <w:jc w:val="right"/>
        <w:rPr>
          <w:i/>
          <w:szCs w:val="28"/>
          <w:lang w:val="nl-NL"/>
        </w:rPr>
      </w:pPr>
      <w:r w:rsidRPr="000E47C0">
        <w:rPr>
          <w:i/>
          <w:szCs w:val="28"/>
          <w:lang w:val="nl-NL"/>
        </w:rPr>
        <w:t>Đơn vị tính: Triệu đồng</w:t>
      </w:r>
    </w:p>
    <w:tbl>
      <w:tblPr>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992"/>
        <w:gridCol w:w="987"/>
        <w:gridCol w:w="994"/>
        <w:gridCol w:w="6"/>
        <w:gridCol w:w="1126"/>
        <w:gridCol w:w="992"/>
        <w:gridCol w:w="695"/>
        <w:gridCol w:w="18"/>
        <w:gridCol w:w="1555"/>
        <w:gridCol w:w="997"/>
      </w:tblGrid>
      <w:tr w:rsidR="000E47C0" w:rsidRPr="000E47C0" w14:paraId="11FC4D4C" w14:textId="77777777" w:rsidTr="00034BD1">
        <w:trPr>
          <w:trHeight w:val="3663"/>
          <w:tblHeader/>
          <w:jc w:val="center"/>
        </w:trPr>
        <w:tc>
          <w:tcPr>
            <w:tcW w:w="568" w:type="dxa"/>
            <w:tcBorders>
              <w:top w:val="single" w:sz="4" w:space="0" w:color="000000"/>
              <w:left w:val="single" w:sz="4" w:space="0" w:color="000000"/>
              <w:bottom w:val="single" w:sz="4" w:space="0" w:color="000000"/>
              <w:right w:val="single" w:sz="4" w:space="0" w:color="000000"/>
            </w:tcBorders>
            <w:vAlign w:val="center"/>
            <w:hideMark/>
          </w:tcPr>
          <w:p w14:paraId="228601CE"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9FFF430"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Tên tài sản</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3B477954"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Chủng loại</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40066594"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Diện tích</w:t>
            </w:r>
          </w:p>
        </w:tc>
        <w:tc>
          <w:tcPr>
            <w:tcW w:w="1132" w:type="dxa"/>
            <w:gridSpan w:val="2"/>
            <w:tcBorders>
              <w:top w:val="single" w:sz="4" w:space="0" w:color="000000"/>
              <w:left w:val="single" w:sz="4" w:space="0" w:color="000000"/>
              <w:bottom w:val="single" w:sz="4" w:space="0" w:color="000000"/>
              <w:right w:val="single" w:sz="4" w:space="0" w:color="000000"/>
            </w:tcBorders>
            <w:vAlign w:val="center"/>
            <w:hideMark/>
          </w:tcPr>
          <w:p w14:paraId="5073C557"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 xml:space="preserve">Nguyên giá </w:t>
            </w:r>
            <w:r w:rsidRPr="000E47C0">
              <w:rPr>
                <w:i/>
                <w:sz w:val="26"/>
                <w:szCs w:val="26"/>
              </w:rPr>
              <w:t>(theo Nghị quyết số 40</w:t>
            </w:r>
            <w:r w:rsidRPr="000E47C0">
              <w:rPr>
                <w:rFonts w:eastAsia="Aptos"/>
                <w:i/>
                <w:iCs/>
                <w:kern w:val="2"/>
                <w:sz w:val="26"/>
                <w:szCs w:val="26"/>
                <w:shd w:val="clear" w:color="auto" w:fill="FFFFFF"/>
                <w14:ligatures w14:val="standardContextual"/>
              </w:rPr>
              <w:t>/2025/NQ-HĐND)</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4668E00"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Giá trị còn lại của TS gắn liền với đất đến 31/12</w:t>
            </w:r>
          </w:p>
          <w:p w14:paraId="6D623EFC"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/2025</w:t>
            </w:r>
          </w:p>
        </w:tc>
        <w:tc>
          <w:tcPr>
            <w:tcW w:w="713" w:type="dxa"/>
            <w:gridSpan w:val="2"/>
            <w:tcBorders>
              <w:top w:val="single" w:sz="4" w:space="0" w:color="000000"/>
              <w:left w:val="single" w:sz="4" w:space="0" w:color="000000"/>
              <w:bottom w:val="single" w:sz="4" w:space="0" w:color="000000"/>
              <w:right w:val="single" w:sz="4" w:space="0" w:color="000000"/>
            </w:tcBorders>
            <w:vAlign w:val="center"/>
            <w:hideMark/>
          </w:tcPr>
          <w:p w14:paraId="6D173118"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Tỷ lệ khấu hao</w:t>
            </w:r>
            <w:r w:rsidRPr="000E47C0">
              <w:rPr>
                <w:b/>
                <w:spacing w:val="-10"/>
                <w:sz w:val="26"/>
                <w:szCs w:val="26"/>
              </w:rPr>
              <w:t xml:space="preserve"> </w:t>
            </w:r>
            <w:r w:rsidRPr="000E47C0">
              <w:rPr>
                <w:b/>
                <w:sz w:val="26"/>
                <w:szCs w:val="26"/>
              </w:rPr>
              <w:t>(%)</w:t>
            </w:r>
          </w:p>
        </w:tc>
        <w:tc>
          <w:tcPr>
            <w:tcW w:w="1555" w:type="dxa"/>
            <w:tcBorders>
              <w:top w:val="single" w:sz="4" w:space="0" w:color="000000"/>
              <w:left w:val="single" w:sz="4" w:space="0" w:color="000000"/>
              <w:bottom w:val="single" w:sz="4" w:space="0" w:color="000000"/>
              <w:right w:val="single" w:sz="4" w:space="0" w:color="000000"/>
            </w:tcBorders>
            <w:vAlign w:val="center"/>
            <w:hideMark/>
          </w:tcPr>
          <w:p w14:paraId="2DC3671F"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Tỷ lệ nguyên giá TS sử dụng vào mục đích kinh doanh/ Tổng giá trị tài sản (%)</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3C57DE6A" w14:textId="77777777" w:rsidR="00197D5A" w:rsidRPr="000E47C0" w:rsidRDefault="00197D5A" w:rsidP="006047EC">
            <w:pPr>
              <w:widowControl/>
              <w:spacing w:before="0" w:after="0" w:line="276" w:lineRule="auto"/>
              <w:ind w:hanging="115"/>
              <w:jc w:val="center"/>
              <w:rPr>
                <w:b/>
                <w:sz w:val="26"/>
                <w:szCs w:val="26"/>
              </w:rPr>
            </w:pPr>
            <w:r w:rsidRPr="000E47C0">
              <w:rPr>
                <w:b/>
                <w:spacing w:val="-12"/>
                <w:sz w:val="26"/>
                <w:szCs w:val="26"/>
              </w:rPr>
              <w:t>Phương</w:t>
            </w:r>
            <w:r w:rsidRPr="000E47C0">
              <w:rPr>
                <w:b/>
                <w:sz w:val="26"/>
                <w:szCs w:val="26"/>
              </w:rPr>
              <w:t xml:space="preserve"> án sử dụng đất</w:t>
            </w:r>
          </w:p>
        </w:tc>
      </w:tr>
      <w:tr w:rsidR="000E47C0" w:rsidRPr="000E47C0" w14:paraId="5BC9EF80" w14:textId="77777777" w:rsidTr="00682B9E">
        <w:trPr>
          <w:trHeight w:val="1551"/>
          <w:jc w:val="center"/>
        </w:trPr>
        <w:tc>
          <w:tcPr>
            <w:tcW w:w="568" w:type="dxa"/>
            <w:tcBorders>
              <w:top w:val="single" w:sz="4" w:space="0" w:color="000000"/>
              <w:left w:val="single" w:sz="4" w:space="0" w:color="000000"/>
              <w:bottom w:val="single" w:sz="4" w:space="0" w:color="000000"/>
              <w:right w:val="single" w:sz="4" w:space="0" w:color="000000"/>
            </w:tcBorders>
            <w:vAlign w:val="center"/>
            <w:hideMark/>
          </w:tcPr>
          <w:p w14:paraId="172E0659" w14:textId="77777777" w:rsidR="00197D5A" w:rsidRPr="000E47C0" w:rsidRDefault="00197D5A" w:rsidP="00CB2FD7">
            <w:pPr>
              <w:widowControl/>
              <w:spacing w:before="0" w:after="0"/>
              <w:ind w:firstLine="0"/>
              <w:jc w:val="center"/>
              <w:rPr>
                <w:sz w:val="26"/>
                <w:szCs w:val="26"/>
              </w:rPr>
            </w:pPr>
            <w:r w:rsidRPr="000E47C0">
              <w:rPr>
                <w:sz w:val="26"/>
                <w:szCs w:val="26"/>
              </w:rPr>
              <w:t>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BB63E7A" w14:textId="77777777" w:rsidR="00197D5A" w:rsidRPr="000E47C0" w:rsidRDefault="00197D5A" w:rsidP="006047EC">
            <w:pPr>
              <w:widowControl/>
              <w:spacing w:before="0" w:after="0"/>
              <w:ind w:firstLine="0"/>
              <w:jc w:val="center"/>
              <w:rPr>
                <w:sz w:val="26"/>
                <w:szCs w:val="26"/>
              </w:rPr>
            </w:pPr>
            <w:r w:rsidRPr="000E47C0">
              <w:rPr>
                <w:sz w:val="26"/>
                <w:szCs w:val="26"/>
              </w:rPr>
              <w:t>Quyền sử dụng đất</w:t>
            </w:r>
          </w:p>
        </w:tc>
        <w:tc>
          <w:tcPr>
            <w:tcW w:w="987" w:type="dxa"/>
            <w:tcBorders>
              <w:top w:val="single" w:sz="4" w:space="0" w:color="000000"/>
              <w:left w:val="single" w:sz="4" w:space="0" w:color="000000"/>
              <w:bottom w:val="single" w:sz="4" w:space="0" w:color="000000"/>
              <w:right w:val="single" w:sz="4" w:space="0" w:color="000000"/>
            </w:tcBorders>
            <w:vAlign w:val="center"/>
          </w:tcPr>
          <w:p w14:paraId="7987A65C" w14:textId="77777777" w:rsidR="00197D5A" w:rsidRPr="000E47C0" w:rsidRDefault="00197D5A" w:rsidP="006047EC">
            <w:pPr>
              <w:widowControl/>
              <w:spacing w:before="0" w:after="0"/>
              <w:ind w:firstLine="0"/>
              <w:jc w:val="center"/>
              <w:rPr>
                <w:sz w:val="26"/>
                <w:szCs w:val="26"/>
              </w:rPr>
            </w:pPr>
            <w:r w:rsidRPr="000E47C0">
              <w:rPr>
                <w:sz w:val="26"/>
                <w:szCs w:val="26"/>
              </w:rPr>
              <w:t>Đất</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640601AB" w14:textId="77777777" w:rsidR="00197D5A" w:rsidRPr="000E47C0" w:rsidRDefault="004770DF" w:rsidP="006047EC">
            <w:pPr>
              <w:widowControl/>
              <w:spacing w:before="0" w:after="0"/>
              <w:ind w:firstLine="0"/>
              <w:jc w:val="center"/>
              <w:rPr>
                <w:sz w:val="26"/>
                <w:szCs w:val="26"/>
              </w:rPr>
            </w:pPr>
            <w:r w:rsidRPr="000E47C0">
              <w:rPr>
                <w:sz w:val="26"/>
                <w:szCs w:val="26"/>
              </w:rPr>
              <w:t>8.500m</w:t>
            </w:r>
            <w:r w:rsidRPr="000E47C0">
              <w:rPr>
                <w:sz w:val="26"/>
                <w:szCs w:val="26"/>
                <w:vertAlign w:val="superscript"/>
              </w:rPr>
              <w:t>2</w:t>
            </w:r>
          </w:p>
        </w:tc>
        <w:tc>
          <w:tcPr>
            <w:tcW w:w="1132" w:type="dxa"/>
            <w:gridSpan w:val="2"/>
            <w:tcBorders>
              <w:top w:val="single" w:sz="4" w:space="0" w:color="000000"/>
              <w:left w:val="single" w:sz="4" w:space="0" w:color="000000"/>
              <w:bottom w:val="single" w:sz="4" w:space="0" w:color="000000"/>
              <w:right w:val="single" w:sz="4" w:space="0" w:color="000000"/>
            </w:tcBorders>
            <w:vAlign w:val="center"/>
            <w:hideMark/>
          </w:tcPr>
          <w:p w14:paraId="557AECD7" w14:textId="77777777" w:rsidR="00197D5A" w:rsidRPr="000E47C0" w:rsidRDefault="004770DF" w:rsidP="006047EC">
            <w:pPr>
              <w:widowControl/>
              <w:spacing w:before="0" w:after="0"/>
              <w:ind w:firstLine="0"/>
              <w:jc w:val="center"/>
              <w:rPr>
                <w:sz w:val="26"/>
                <w:szCs w:val="26"/>
              </w:rPr>
            </w:pPr>
            <w:r w:rsidRPr="000E47C0">
              <w:rPr>
                <w:sz w:val="26"/>
                <w:szCs w:val="26"/>
              </w:rPr>
              <w:t>7.820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7DCC746" w14:textId="77777777" w:rsidR="00197D5A" w:rsidRPr="000E47C0" w:rsidRDefault="00197D5A" w:rsidP="006047EC">
            <w:pPr>
              <w:widowControl/>
              <w:spacing w:before="0" w:after="0"/>
              <w:ind w:firstLine="0"/>
              <w:jc w:val="center"/>
              <w:rPr>
                <w:sz w:val="26"/>
                <w:szCs w:val="26"/>
              </w:rPr>
            </w:pPr>
            <w:r w:rsidRPr="000E47C0">
              <w:rPr>
                <w:sz w:val="26"/>
                <w:szCs w:val="26"/>
              </w:rPr>
              <w:t>-</w:t>
            </w:r>
          </w:p>
        </w:tc>
        <w:tc>
          <w:tcPr>
            <w:tcW w:w="713" w:type="dxa"/>
            <w:gridSpan w:val="2"/>
            <w:tcBorders>
              <w:top w:val="single" w:sz="4" w:space="0" w:color="000000"/>
              <w:left w:val="single" w:sz="4" w:space="0" w:color="000000"/>
              <w:bottom w:val="single" w:sz="4" w:space="0" w:color="000000"/>
              <w:right w:val="single" w:sz="4" w:space="0" w:color="000000"/>
            </w:tcBorders>
            <w:vAlign w:val="center"/>
            <w:hideMark/>
          </w:tcPr>
          <w:p w14:paraId="1BD5BA19" w14:textId="77777777" w:rsidR="00197D5A" w:rsidRPr="000E47C0" w:rsidRDefault="00197D5A" w:rsidP="006047EC">
            <w:pPr>
              <w:widowControl/>
              <w:spacing w:before="0" w:after="0"/>
              <w:ind w:firstLine="0"/>
              <w:jc w:val="center"/>
              <w:rPr>
                <w:sz w:val="26"/>
                <w:szCs w:val="26"/>
              </w:rPr>
            </w:pPr>
            <w:r w:rsidRPr="000E47C0">
              <w:rPr>
                <w:sz w:val="26"/>
                <w:szCs w:val="26"/>
              </w:rPr>
              <w:t>-</w:t>
            </w:r>
          </w:p>
        </w:tc>
        <w:tc>
          <w:tcPr>
            <w:tcW w:w="1555" w:type="dxa"/>
            <w:tcBorders>
              <w:top w:val="single" w:sz="4" w:space="0" w:color="000000"/>
              <w:left w:val="single" w:sz="4" w:space="0" w:color="000000"/>
              <w:bottom w:val="single" w:sz="4" w:space="0" w:color="000000"/>
              <w:right w:val="single" w:sz="4" w:space="0" w:color="000000"/>
            </w:tcBorders>
            <w:vAlign w:val="center"/>
            <w:hideMark/>
          </w:tcPr>
          <w:p w14:paraId="7151199C" w14:textId="77777777" w:rsidR="00197D5A" w:rsidRPr="000E47C0" w:rsidRDefault="004770DF" w:rsidP="006047EC">
            <w:pPr>
              <w:widowControl/>
              <w:spacing w:before="0" w:after="0"/>
              <w:ind w:firstLine="0"/>
              <w:jc w:val="center"/>
              <w:rPr>
                <w:sz w:val="26"/>
                <w:szCs w:val="26"/>
              </w:rPr>
            </w:pPr>
            <w:r w:rsidRPr="000E47C0">
              <w:rPr>
                <w:sz w:val="26"/>
                <w:szCs w:val="26"/>
              </w:rPr>
              <w:t>1,565</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4F506F48" w14:textId="77777777" w:rsidR="00197D5A" w:rsidRPr="000E47C0" w:rsidRDefault="00197D5A" w:rsidP="006047EC">
            <w:pPr>
              <w:widowControl/>
              <w:spacing w:before="0" w:after="0"/>
              <w:ind w:firstLine="0"/>
              <w:jc w:val="left"/>
              <w:rPr>
                <w:sz w:val="26"/>
                <w:szCs w:val="26"/>
              </w:rPr>
            </w:pPr>
          </w:p>
        </w:tc>
      </w:tr>
      <w:tr w:rsidR="000E47C0" w:rsidRPr="000E47C0" w14:paraId="3FBB8376" w14:textId="77777777" w:rsidTr="00682B9E">
        <w:trPr>
          <w:trHeight w:val="695"/>
          <w:jc w:val="center"/>
        </w:trPr>
        <w:tc>
          <w:tcPr>
            <w:tcW w:w="3547" w:type="dxa"/>
            <w:gridSpan w:val="5"/>
            <w:tcBorders>
              <w:top w:val="single" w:sz="4" w:space="0" w:color="000000"/>
              <w:left w:val="single" w:sz="4" w:space="0" w:color="000000"/>
              <w:bottom w:val="single" w:sz="4" w:space="0" w:color="000000"/>
              <w:right w:val="single" w:sz="4" w:space="0" w:color="000000"/>
            </w:tcBorders>
            <w:vAlign w:val="center"/>
            <w:hideMark/>
          </w:tcPr>
          <w:p w14:paraId="6CF5F33D" w14:textId="77777777" w:rsidR="00197D5A" w:rsidRPr="000E47C0" w:rsidRDefault="00197D5A" w:rsidP="006047EC">
            <w:pPr>
              <w:widowControl/>
              <w:spacing w:before="0" w:after="0" w:line="312" w:lineRule="auto"/>
              <w:ind w:firstLine="0"/>
              <w:jc w:val="center"/>
              <w:rPr>
                <w:b/>
                <w:sz w:val="26"/>
                <w:szCs w:val="26"/>
              </w:rPr>
            </w:pPr>
            <w:r w:rsidRPr="000E47C0">
              <w:rPr>
                <w:b/>
                <w:sz w:val="26"/>
                <w:szCs w:val="26"/>
              </w:rPr>
              <w:t>Tổng cộng</w:t>
            </w:r>
          </w:p>
        </w:tc>
        <w:tc>
          <w:tcPr>
            <w:tcW w:w="1126" w:type="dxa"/>
            <w:tcBorders>
              <w:top w:val="single" w:sz="4" w:space="0" w:color="000000"/>
              <w:left w:val="single" w:sz="4" w:space="0" w:color="000000"/>
              <w:bottom w:val="single" w:sz="4" w:space="0" w:color="000000"/>
              <w:right w:val="single" w:sz="4" w:space="0" w:color="000000"/>
            </w:tcBorders>
            <w:vAlign w:val="center"/>
            <w:hideMark/>
          </w:tcPr>
          <w:p w14:paraId="32816106" w14:textId="77777777" w:rsidR="00197D5A" w:rsidRPr="000E47C0" w:rsidRDefault="004770DF" w:rsidP="006047EC">
            <w:pPr>
              <w:widowControl/>
              <w:spacing w:before="0" w:after="0" w:line="312" w:lineRule="auto"/>
              <w:ind w:firstLine="0"/>
              <w:jc w:val="center"/>
              <w:rPr>
                <w:b/>
                <w:sz w:val="26"/>
                <w:szCs w:val="26"/>
              </w:rPr>
            </w:pPr>
            <w:r w:rsidRPr="000E47C0">
              <w:rPr>
                <w:b/>
                <w:sz w:val="26"/>
                <w:szCs w:val="26"/>
              </w:rPr>
              <w:t>7.820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873F261" w14:textId="77777777" w:rsidR="00197D5A" w:rsidRPr="000E47C0" w:rsidRDefault="00197D5A" w:rsidP="006047EC">
            <w:pPr>
              <w:widowControl/>
              <w:spacing w:before="0" w:after="0" w:line="312" w:lineRule="auto"/>
              <w:ind w:firstLine="0"/>
              <w:jc w:val="center"/>
              <w:rPr>
                <w:b/>
                <w:sz w:val="26"/>
                <w:szCs w:val="26"/>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03264CDB" w14:textId="77777777" w:rsidR="00197D5A" w:rsidRPr="000E47C0" w:rsidRDefault="00197D5A" w:rsidP="006047EC">
            <w:pPr>
              <w:widowControl/>
              <w:spacing w:before="0" w:after="0" w:line="312" w:lineRule="auto"/>
              <w:ind w:firstLine="0"/>
              <w:jc w:val="center"/>
              <w:rPr>
                <w:sz w:val="26"/>
                <w:szCs w:val="26"/>
              </w:rPr>
            </w:pPr>
          </w:p>
        </w:tc>
        <w:tc>
          <w:tcPr>
            <w:tcW w:w="1573" w:type="dxa"/>
            <w:gridSpan w:val="2"/>
            <w:tcBorders>
              <w:top w:val="single" w:sz="4" w:space="0" w:color="000000"/>
              <w:left w:val="single" w:sz="4" w:space="0" w:color="000000"/>
              <w:bottom w:val="single" w:sz="4" w:space="0" w:color="000000"/>
              <w:right w:val="single" w:sz="4" w:space="0" w:color="000000"/>
            </w:tcBorders>
            <w:vAlign w:val="center"/>
          </w:tcPr>
          <w:p w14:paraId="6F5F2A53" w14:textId="77777777" w:rsidR="00197D5A" w:rsidRPr="000E47C0" w:rsidRDefault="00197D5A" w:rsidP="006047EC">
            <w:pPr>
              <w:widowControl/>
              <w:spacing w:before="0" w:after="0" w:line="312" w:lineRule="auto"/>
              <w:ind w:firstLine="0"/>
              <w:jc w:val="center"/>
              <w:rPr>
                <w:sz w:val="26"/>
                <w:szCs w:val="26"/>
              </w:rPr>
            </w:pPr>
          </w:p>
        </w:tc>
        <w:tc>
          <w:tcPr>
            <w:tcW w:w="997" w:type="dxa"/>
            <w:tcBorders>
              <w:top w:val="single" w:sz="4" w:space="0" w:color="000000"/>
              <w:left w:val="single" w:sz="4" w:space="0" w:color="000000"/>
              <w:bottom w:val="single" w:sz="4" w:space="0" w:color="000000"/>
              <w:right w:val="single" w:sz="4" w:space="0" w:color="000000"/>
            </w:tcBorders>
            <w:vAlign w:val="center"/>
          </w:tcPr>
          <w:p w14:paraId="30E797E9" w14:textId="77777777" w:rsidR="00197D5A" w:rsidRPr="000E47C0" w:rsidRDefault="00197D5A" w:rsidP="006047EC">
            <w:pPr>
              <w:widowControl/>
              <w:spacing w:before="0" w:after="0" w:line="312" w:lineRule="auto"/>
              <w:ind w:firstLine="0"/>
              <w:jc w:val="center"/>
              <w:rPr>
                <w:sz w:val="26"/>
                <w:szCs w:val="26"/>
              </w:rPr>
            </w:pPr>
          </w:p>
        </w:tc>
      </w:tr>
    </w:tbl>
    <w:p w14:paraId="17AF1A17" w14:textId="77777777" w:rsidR="00197D5A" w:rsidRPr="000E47C0" w:rsidRDefault="00197D5A" w:rsidP="00197D5A">
      <w:pPr>
        <w:rPr>
          <w:b/>
          <w:bCs/>
          <w:lang w:val="nl-NL"/>
        </w:rPr>
      </w:pPr>
      <w:r w:rsidRPr="000E47C0">
        <w:rPr>
          <w:b/>
          <w:bCs/>
          <w:lang w:val="nl-NL"/>
        </w:rPr>
        <w:t>* Ghi chú:</w:t>
      </w:r>
    </w:p>
    <w:p w14:paraId="33889E20" w14:textId="13A9BD91" w:rsidR="00197D5A" w:rsidRPr="000E47C0" w:rsidRDefault="00197D5A" w:rsidP="00197D5A">
      <w:pPr>
        <w:rPr>
          <w:lang w:val="nl-NL"/>
        </w:rPr>
      </w:pPr>
      <w:r w:rsidRPr="000E47C0">
        <w:rPr>
          <w:lang w:val="nl-NL"/>
        </w:rPr>
        <w:t>- Căn cứ pháp lý về quyền sử dụng tài sản công vào mục đích liên doanh, liên kết theo quy định tại Điều 55 và Điều 58 Luật Quản lý, sử dụng tài sản công ngày 21 tháng 6 năm 2017 (hợp nhất tại Văn bản hợp nhất số 97/VBHN-VPQH ngày 22 tháng 8 năm 2025) và Điều 55 Nghị định 186/2025/NĐ-CP</w:t>
      </w:r>
      <w:r w:rsidR="00CC2C98">
        <w:rPr>
          <w:lang w:val="nl-NL"/>
        </w:rPr>
        <w:t xml:space="preserve"> và Thông tư số </w:t>
      </w:r>
      <w:r w:rsidR="00CC2C98" w:rsidRPr="00CC2C98">
        <w:rPr>
          <w:lang w:val="nl-NL"/>
        </w:rPr>
        <w:t>120/2025/TT-BTC</w:t>
      </w:r>
      <w:r w:rsidRPr="000E47C0">
        <w:rPr>
          <w:lang w:val="nl-NL"/>
        </w:rPr>
        <w:t>.</w:t>
      </w:r>
    </w:p>
    <w:p w14:paraId="4431C2EE" w14:textId="5F51E57E" w:rsidR="00197D5A" w:rsidRPr="000E47C0" w:rsidRDefault="00197D5A" w:rsidP="00197D5A">
      <w:pPr>
        <w:rPr>
          <w:i/>
          <w:iCs/>
          <w:lang w:val="nl-NL"/>
        </w:rPr>
      </w:pPr>
      <w:r w:rsidRPr="000E47C0">
        <w:rPr>
          <w:lang w:val="nl-NL"/>
        </w:rPr>
        <w:t xml:space="preserve">- Theo quy định tại điểm d khoản 4 Điều 51 Nghị định 186/2025/NĐ-CP, cụ thể: </w:t>
      </w:r>
      <w:r w:rsidRPr="000E47C0">
        <w:rPr>
          <w:i/>
          <w:iCs/>
          <w:lang w:val="nl-NL"/>
        </w:rPr>
        <w:t>"Đơn vị sự nghiệp công lập không phải nộp tiền thuê đất khi sử dụng tài sản gắn liền với đất vào mục đích kinh doanh, cho thuê, liên doanh, liên kết, trừ trường hợp đơn vị sự nghiệp công lập lựa chọn chuyển sang thuê đất theo quy định của pháp luật về đất đai...". Hiện trạng khu đất là đất trống; hình thức để Công ty sử dụng mặt bằng (cho thuê tài sản công hay sử dụng tài sản công vào liên doanh, liên kết), thời hạn, giá và nghĩa vụ tài chính về đất (nếu có) được xác định tại Đề án sử dụng tài sản công được phê duyệt theo hướng dẫn của Bộ Tài chính; trường hợp thuộc phạm vi điểm d khoản 4 Điều 51 Nghị định số 186/2025/NĐ-CP thì Trường không phải nộp tiền thuê đất</w:t>
      </w:r>
      <w:r w:rsidRPr="000E47C0">
        <w:rPr>
          <w:lang w:val="nl-NL"/>
        </w:rPr>
        <w:t xml:space="preserve"> </w:t>
      </w:r>
      <w:r w:rsidRPr="000E47C0">
        <w:rPr>
          <w:i/>
          <w:iCs/>
          <w:lang w:val="nl-NL"/>
        </w:rPr>
        <w:t xml:space="preserve">(vốn điều lệ góp bằng tiền; đất chỉ được sử dụng theo phương án tài sản công được cấp có thẩm quyền phê duyệt, không chuyển quyền sử dụng đất vào vốn doanh nghiệp). </w:t>
      </w:r>
    </w:p>
    <w:p w14:paraId="31D5A197" w14:textId="77777777" w:rsidR="00197D5A" w:rsidRPr="000E47C0" w:rsidRDefault="00197D5A" w:rsidP="00197D5A">
      <w:pPr>
        <w:pStyle w:val="Heading2"/>
        <w:rPr>
          <w:color w:val="auto"/>
          <w:lang w:val="nl-NL"/>
        </w:rPr>
      </w:pPr>
      <w:bookmarkStart w:id="67" w:name="_Toc236064043"/>
      <w:r w:rsidRPr="000E47C0">
        <w:rPr>
          <w:color w:val="auto"/>
          <w:lang w:val="nl-NL"/>
        </w:rPr>
        <w:t>4. Quản lý tài sản công khi giao cho doanh nghiệp</w:t>
      </w:r>
      <w:bookmarkEnd w:id="67"/>
      <w:r w:rsidRPr="000E47C0">
        <w:rPr>
          <w:color w:val="auto"/>
          <w:lang w:val="nl-NL"/>
        </w:rPr>
        <w:t xml:space="preserve"> </w:t>
      </w:r>
    </w:p>
    <w:p w14:paraId="6BA4E556" w14:textId="77777777" w:rsidR="00197D5A" w:rsidRPr="000E47C0" w:rsidRDefault="00197D5A" w:rsidP="00197D5A">
      <w:pPr>
        <w:rPr>
          <w:lang w:val="nl-NL"/>
        </w:rPr>
      </w:pPr>
      <w:r w:rsidRPr="000E47C0">
        <w:rPr>
          <w:lang w:val="nl-NL"/>
        </w:rPr>
        <w:t>Để đáp ứng mục tiêu, yêu cầu quản lý tài sản công, vốn nhà nước khi góp vốn đầu tư thành lập doanh nghiệp, Đề án xác định, phân tích các nhóm quyền cơ bản đối với tài sản, cho từng chủ thể, theo nguyên tắc phân tách quyền, bảo đảm không để một chủ thể nắm giữ đồng thời mọi quyền đối với cùng một tài sản, chi tiết tại Bảng sau:</w:t>
      </w:r>
    </w:p>
    <w:p w14:paraId="2FFEF906" w14:textId="77777777" w:rsidR="00197D5A" w:rsidRPr="000E47C0" w:rsidRDefault="00197D5A" w:rsidP="00197D5A">
      <w:pPr>
        <w:pStyle w:val="tnbng"/>
        <w:rPr>
          <w:b/>
          <w:bCs/>
          <w:color w:val="auto"/>
        </w:rPr>
      </w:pPr>
      <w:bookmarkStart w:id="68" w:name="_Toc238544025"/>
      <w:r w:rsidRPr="000E47C0">
        <w:rPr>
          <w:color w:val="auto"/>
        </w:rPr>
        <w:t>Bảng 13. Bảng phân tách nhóm quyền đối với tài sản</w:t>
      </w:r>
      <w:bookmarkEnd w:id="68"/>
    </w:p>
    <w:tbl>
      <w:tblPr>
        <w:tblW w:w="9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410"/>
        <w:gridCol w:w="2551"/>
        <w:gridCol w:w="2800"/>
      </w:tblGrid>
      <w:tr w:rsidR="000E47C0" w:rsidRPr="000E47C0" w14:paraId="7B6ECA4D" w14:textId="77777777" w:rsidTr="006047EC">
        <w:trPr>
          <w:trHeight w:val="771"/>
          <w:jc w:val="center"/>
        </w:trPr>
        <w:tc>
          <w:tcPr>
            <w:tcW w:w="1271" w:type="dxa"/>
            <w:vAlign w:val="center"/>
          </w:tcPr>
          <w:p w14:paraId="63A41A7E" w14:textId="77777777" w:rsidR="00197D5A" w:rsidRPr="000E47C0" w:rsidRDefault="00197D5A" w:rsidP="006047EC">
            <w:pPr>
              <w:widowControl/>
              <w:spacing w:before="0" w:after="0"/>
              <w:ind w:firstLine="0"/>
              <w:jc w:val="center"/>
              <w:rPr>
                <w:b/>
                <w:bCs/>
                <w:sz w:val="26"/>
                <w:szCs w:val="26"/>
              </w:rPr>
            </w:pPr>
            <w:r w:rsidRPr="000E47C0">
              <w:rPr>
                <w:b/>
                <w:bCs/>
                <w:sz w:val="26"/>
                <w:szCs w:val="26"/>
              </w:rPr>
              <w:t>Nhóm quyền</w:t>
            </w:r>
          </w:p>
        </w:tc>
        <w:tc>
          <w:tcPr>
            <w:tcW w:w="2410" w:type="dxa"/>
            <w:vAlign w:val="center"/>
          </w:tcPr>
          <w:p w14:paraId="29994045" w14:textId="77777777" w:rsidR="00197D5A" w:rsidRPr="000E47C0" w:rsidRDefault="00197D5A" w:rsidP="006047EC">
            <w:pPr>
              <w:widowControl/>
              <w:spacing w:before="0" w:after="0"/>
              <w:ind w:firstLine="0"/>
              <w:jc w:val="center"/>
              <w:rPr>
                <w:b/>
                <w:bCs/>
                <w:sz w:val="26"/>
                <w:szCs w:val="26"/>
              </w:rPr>
            </w:pPr>
            <w:r w:rsidRPr="000E47C0">
              <w:rPr>
                <w:b/>
                <w:bCs/>
                <w:sz w:val="26"/>
                <w:szCs w:val="26"/>
              </w:rPr>
              <w:t>Nội dung</w:t>
            </w:r>
          </w:p>
        </w:tc>
        <w:tc>
          <w:tcPr>
            <w:tcW w:w="2551" w:type="dxa"/>
            <w:vAlign w:val="center"/>
          </w:tcPr>
          <w:p w14:paraId="77437180" w14:textId="77777777" w:rsidR="00197D5A" w:rsidRPr="000E47C0" w:rsidRDefault="00197D5A" w:rsidP="006047EC">
            <w:pPr>
              <w:widowControl/>
              <w:spacing w:before="0" w:after="0"/>
              <w:ind w:firstLine="0"/>
              <w:jc w:val="center"/>
              <w:rPr>
                <w:b/>
                <w:bCs/>
                <w:sz w:val="26"/>
                <w:szCs w:val="26"/>
              </w:rPr>
            </w:pPr>
            <w:r w:rsidRPr="000E47C0">
              <w:rPr>
                <w:b/>
                <w:bCs/>
                <w:sz w:val="26"/>
                <w:szCs w:val="26"/>
              </w:rPr>
              <w:t>Chủ thể</w:t>
            </w:r>
          </w:p>
        </w:tc>
        <w:tc>
          <w:tcPr>
            <w:tcW w:w="2800" w:type="dxa"/>
            <w:vAlign w:val="center"/>
          </w:tcPr>
          <w:p w14:paraId="716644EA" w14:textId="77777777" w:rsidR="00197D5A" w:rsidRPr="000E47C0" w:rsidRDefault="00197D5A" w:rsidP="006047EC">
            <w:pPr>
              <w:widowControl/>
              <w:spacing w:before="0" w:after="0"/>
              <w:ind w:firstLine="0"/>
              <w:jc w:val="center"/>
              <w:rPr>
                <w:b/>
                <w:bCs/>
                <w:sz w:val="26"/>
                <w:szCs w:val="26"/>
              </w:rPr>
            </w:pPr>
            <w:r w:rsidRPr="000E47C0">
              <w:rPr>
                <w:b/>
                <w:bCs/>
                <w:sz w:val="26"/>
                <w:szCs w:val="26"/>
              </w:rPr>
              <w:t>Giới hạn</w:t>
            </w:r>
          </w:p>
        </w:tc>
      </w:tr>
      <w:tr w:rsidR="000E47C0" w:rsidRPr="000E47C0" w14:paraId="01871D36" w14:textId="77777777" w:rsidTr="006047EC">
        <w:trPr>
          <w:trHeight w:val="1277"/>
          <w:jc w:val="center"/>
        </w:trPr>
        <w:tc>
          <w:tcPr>
            <w:tcW w:w="1271" w:type="dxa"/>
            <w:vAlign w:val="center"/>
          </w:tcPr>
          <w:p w14:paraId="6453F191" w14:textId="77777777" w:rsidR="00197D5A" w:rsidRPr="000E47C0" w:rsidRDefault="00197D5A" w:rsidP="006047EC">
            <w:pPr>
              <w:widowControl/>
              <w:spacing w:before="0" w:after="0"/>
              <w:ind w:firstLine="0"/>
              <w:jc w:val="center"/>
              <w:rPr>
                <w:sz w:val="26"/>
                <w:szCs w:val="26"/>
              </w:rPr>
            </w:pPr>
            <w:r w:rsidRPr="000E47C0">
              <w:rPr>
                <w:sz w:val="26"/>
                <w:szCs w:val="26"/>
              </w:rPr>
              <w:t>Quyền sở hữu</w:t>
            </w:r>
          </w:p>
        </w:tc>
        <w:tc>
          <w:tcPr>
            <w:tcW w:w="2410" w:type="dxa"/>
            <w:vAlign w:val="center"/>
          </w:tcPr>
          <w:p w14:paraId="036742C9" w14:textId="77777777" w:rsidR="00197D5A" w:rsidRPr="000E47C0" w:rsidRDefault="00197D5A" w:rsidP="006047EC">
            <w:pPr>
              <w:widowControl/>
              <w:spacing w:before="0" w:after="0"/>
              <w:ind w:firstLine="0"/>
              <w:rPr>
                <w:sz w:val="26"/>
                <w:szCs w:val="26"/>
              </w:rPr>
            </w:pPr>
            <w:r w:rsidRPr="000E47C0">
              <w:rPr>
                <w:sz w:val="26"/>
                <w:szCs w:val="26"/>
              </w:rPr>
              <w:t>Toàn quyền định đoạt tài sản nhà nước</w:t>
            </w:r>
          </w:p>
        </w:tc>
        <w:tc>
          <w:tcPr>
            <w:tcW w:w="2551" w:type="dxa"/>
            <w:vAlign w:val="center"/>
          </w:tcPr>
          <w:p w14:paraId="2B79DD35" w14:textId="77777777" w:rsidR="00197D5A" w:rsidRPr="000E47C0" w:rsidRDefault="00197D5A" w:rsidP="006047EC">
            <w:pPr>
              <w:widowControl/>
              <w:spacing w:before="0" w:after="0"/>
              <w:ind w:firstLine="0"/>
              <w:rPr>
                <w:sz w:val="26"/>
                <w:szCs w:val="26"/>
              </w:rPr>
            </w:pPr>
            <w:r w:rsidRPr="000E47C0">
              <w:rPr>
                <w:sz w:val="26"/>
                <w:szCs w:val="26"/>
              </w:rPr>
              <w:t>Nhà nước (Trường, UBND tỉnh)</w:t>
            </w:r>
          </w:p>
        </w:tc>
        <w:tc>
          <w:tcPr>
            <w:tcW w:w="2800" w:type="dxa"/>
            <w:vAlign w:val="center"/>
          </w:tcPr>
          <w:p w14:paraId="7D27F8F7" w14:textId="77777777" w:rsidR="00197D5A" w:rsidRPr="000E47C0" w:rsidRDefault="00197D5A" w:rsidP="006047EC">
            <w:pPr>
              <w:widowControl/>
              <w:spacing w:before="0" w:after="0"/>
              <w:ind w:firstLine="0"/>
              <w:rPr>
                <w:sz w:val="26"/>
                <w:szCs w:val="26"/>
              </w:rPr>
            </w:pPr>
            <w:r w:rsidRPr="000E47C0">
              <w:rPr>
                <w:sz w:val="26"/>
                <w:szCs w:val="26"/>
              </w:rPr>
              <w:t>Không chuyển giao, không góp vào vốn DN theo nghĩa mất sở hữu; đất vẫn thuộc Nhà nước</w:t>
            </w:r>
          </w:p>
        </w:tc>
      </w:tr>
      <w:tr w:rsidR="000E47C0" w:rsidRPr="000E47C0" w14:paraId="62460FF2" w14:textId="77777777" w:rsidTr="006047EC">
        <w:trPr>
          <w:jc w:val="center"/>
        </w:trPr>
        <w:tc>
          <w:tcPr>
            <w:tcW w:w="1271" w:type="dxa"/>
            <w:vAlign w:val="center"/>
          </w:tcPr>
          <w:p w14:paraId="37784F4C" w14:textId="77777777" w:rsidR="00197D5A" w:rsidRPr="000E47C0" w:rsidRDefault="00197D5A" w:rsidP="006047EC">
            <w:pPr>
              <w:widowControl/>
              <w:spacing w:before="0" w:after="0"/>
              <w:ind w:firstLine="0"/>
              <w:jc w:val="center"/>
              <w:rPr>
                <w:sz w:val="26"/>
                <w:szCs w:val="26"/>
              </w:rPr>
            </w:pPr>
            <w:r w:rsidRPr="000E47C0">
              <w:rPr>
                <w:sz w:val="26"/>
                <w:szCs w:val="26"/>
              </w:rPr>
              <w:t>Quyền quản lý</w:t>
            </w:r>
          </w:p>
        </w:tc>
        <w:tc>
          <w:tcPr>
            <w:tcW w:w="2410" w:type="dxa"/>
            <w:vAlign w:val="center"/>
          </w:tcPr>
          <w:p w14:paraId="1D86F6AC" w14:textId="77777777" w:rsidR="00197D5A" w:rsidRPr="000E47C0" w:rsidRDefault="00197D5A" w:rsidP="006047EC">
            <w:pPr>
              <w:widowControl/>
              <w:spacing w:before="0" w:after="0"/>
              <w:ind w:firstLine="0"/>
              <w:rPr>
                <w:sz w:val="26"/>
                <w:szCs w:val="26"/>
              </w:rPr>
            </w:pPr>
            <w:r w:rsidRPr="000E47C0">
              <w:rPr>
                <w:sz w:val="26"/>
                <w:szCs w:val="26"/>
              </w:rPr>
              <w:t>Quản lý hồ sơ, quyết định sử dụng theo thẩm quyền, giám sát vòng đời tài sản</w:t>
            </w:r>
          </w:p>
        </w:tc>
        <w:tc>
          <w:tcPr>
            <w:tcW w:w="2551" w:type="dxa"/>
            <w:vAlign w:val="center"/>
          </w:tcPr>
          <w:p w14:paraId="5DB1DE2D" w14:textId="77777777" w:rsidR="00197D5A" w:rsidRPr="000E47C0" w:rsidRDefault="00197D5A" w:rsidP="006047EC">
            <w:pPr>
              <w:widowControl/>
              <w:spacing w:before="0" w:after="0"/>
              <w:ind w:firstLine="0"/>
              <w:rPr>
                <w:sz w:val="26"/>
                <w:szCs w:val="26"/>
              </w:rPr>
            </w:pPr>
            <w:r w:rsidRPr="000E47C0">
              <w:rPr>
                <w:sz w:val="26"/>
                <w:szCs w:val="26"/>
              </w:rPr>
              <w:t>Trường Cao đẳng Kon Tum</w:t>
            </w:r>
          </w:p>
        </w:tc>
        <w:tc>
          <w:tcPr>
            <w:tcW w:w="2800" w:type="dxa"/>
            <w:vAlign w:val="center"/>
          </w:tcPr>
          <w:p w14:paraId="0BA55F4F" w14:textId="77777777" w:rsidR="00197D5A" w:rsidRPr="000E47C0" w:rsidRDefault="00197D5A" w:rsidP="006047EC">
            <w:pPr>
              <w:widowControl/>
              <w:spacing w:before="0" w:after="0"/>
              <w:ind w:firstLine="0"/>
              <w:rPr>
                <w:sz w:val="26"/>
                <w:szCs w:val="26"/>
              </w:rPr>
            </w:pPr>
            <w:r w:rsidRPr="000E47C0">
              <w:rPr>
                <w:sz w:val="26"/>
                <w:szCs w:val="26"/>
              </w:rPr>
              <w:t>Không được giao cho doanh nghiệp</w:t>
            </w:r>
          </w:p>
        </w:tc>
      </w:tr>
      <w:tr w:rsidR="000E47C0" w:rsidRPr="000E47C0" w14:paraId="2240DF35" w14:textId="77777777" w:rsidTr="006047EC">
        <w:trPr>
          <w:trHeight w:val="1270"/>
          <w:jc w:val="center"/>
        </w:trPr>
        <w:tc>
          <w:tcPr>
            <w:tcW w:w="1271" w:type="dxa"/>
            <w:vAlign w:val="center"/>
          </w:tcPr>
          <w:p w14:paraId="34DEA43C" w14:textId="77777777" w:rsidR="00197D5A" w:rsidRPr="000E47C0" w:rsidRDefault="00197D5A" w:rsidP="006047EC">
            <w:pPr>
              <w:widowControl/>
              <w:spacing w:before="0" w:after="0"/>
              <w:ind w:firstLine="0"/>
              <w:jc w:val="center"/>
              <w:rPr>
                <w:sz w:val="26"/>
                <w:szCs w:val="26"/>
              </w:rPr>
            </w:pPr>
            <w:r w:rsidRPr="000E47C0">
              <w:rPr>
                <w:sz w:val="26"/>
                <w:szCs w:val="26"/>
              </w:rPr>
              <w:t>Quyền sử dụng</w:t>
            </w:r>
          </w:p>
        </w:tc>
        <w:tc>
          <w:tcPr>
            <w:tcW w:w="2410" w:type="dxa"/>
            <w:vAlign w:val="center"/>
          </w:tcPr>
          <w:p w14:paraId="5C4F6C29" w14:textId="77777777" w:rsidR="00197D5A" w:rsidRPr="000E47C0" w:rsidRDefault="00197D5A" w:rsidP="006047EC">
            <w:pPr>
              <w:widowControl/>
              <w:spacing w:before="0" w:after="0"/>
              <w:ind w:firstLine="0"/>
              <w:rPr>
                <w:sz w:val="26"/>
                <w:szCs w:val="26"/>
              </w:rPr>
            </w:pPr>
            <w:r w:rsidRPr="000E47C0">
              <w:rPr>
                <w:sz w:val="26"/>
                <w:szCs w:val="26"/>
              </w:rPr>
              <w:t>Sử dụng mặt bằng, công trình để tổ chức các hoạt động đăng kiểm và dịch vụ</w:t>
            </w:r>
          </w:p>
        </w:tc>
        <w:tc>
          <w:tcPr>
            <w:tcW w:w="2551" w:type="dxa"/>
            <w:vAlign w:val="center"/>
          </w:tcPr>
          <w:p w14:paraId="6DF53CFB" w14:textId="77777777" w:rsidR="00197D5A" w:rsidRPr="000E47C0" w:rsidRDefault="00197D5A" w:rsidP="006047EC">
            <w:pPr>
              <w:widowControl/>
              <w:spacing w:before="0" w:after="0"/>
              <w:ind w:firstLine="0"/>
              <w:rPr>
                <w:sz w:val="26"/>
                <w:szCs w:val="26"/>
              </w:rPr>
            </w:pPr>
            <w:r w:rsidRPr="000E47C0">
              <w:rPr>
                <w:sz w:val="26"/>
                <w:szCs w:val="26"/>
              </w:rPr>
              <w:t>Doanh nghiệp (trong phạm vi Điều lệ và Quy chế Công ty)</w:t>
            </w:r>
          </w:p>
        </w:tc>
        <w:tc>
          <w:tcPr>
            <w:tcW w:w="2800" w:type="dxa"/>
            <w:vAlign w:val="center"/>
          </w:tcPr>
          <w:p w14:paraId="74314C16" w14:textId="77777777" w:rsidR="00197D5A" w:rsidRPr="000E47C0" w:rsidRDefault="00197D5A" w:rsidP="006047EC">
            <w:pPr>
              <w:widowControl/>
              <w:spacing w:before="0" w:after="0"/>
              <w:ind w:firstLine="0"/>
              <w:rPr>
                <w:sz w:val="26"/>
                <w:szCs w:val="26"/>
              </w:rPr>
            </w:pPr>
            <w:r w:rsidRPr="000E47C0">
              <w:rPr>
                <w:sz w:val="26"/>
                <w:szCs w:val="26"/>
              </w:rPr>
              <w:t>Chỉ sử dụng đúng mục đích; không tự ý thay đổi kết cấu, công năng</w:t>
            </w:r>
          </w:p>
        </w:tc>
      </w:tr>
      <w:tr w:rsidR="000E47C0" w:rsidRPr="000E47C0" w14:paraId="58A51DE3" w14:textId="77777777" w:rsidTr="006047EC">
        <w:trPr>
          <w:jc w:val="center"/>
        </w:trPr>
        <w:tc>
          <w:tcPr>
            <w:tcW w:w="1271" w:type="dxa"/>
            <w:vAlign w:val="center"/>
          </w:tcPr>
          <w:p w14:paraId="2DBFA76E" w14:textId="77777777" w:rsidR="00197D5A" w:rsidRPr="000E47C0" w:rsidRDefault="00197D5A" w:rsidP="006047EC">
            <w:pPr>
              <w:widowControl/>
              <w:spacing w:before="0" w:after="0"/>
              <w:ind w:firstLine="0"/>
              <w:jc w:val="center"/>
              <w:rPr>
                <w:sz w:val="26"/>
                <w:szCs w:val="26"/>
              </w:rPr>
            </w:pPr>
            <w:r w:rsidRPr="000E47C0">
              <w:rPr>
                <w:sz w:val="26"/>
                <w:szCs w:val="26"/>
              </w:rPr>
              <w:t>Quyền khai thác</w:t>
            </w:r>
          </w:p>
        </w:tc>
        <w:tc>
          <w:tcPr>
            <w:tcW w:w="2410" w:type="dxa"/>
            <w:vAlign w:val="center"/>
          </w:tcPr>
          <w:p w14:paraId="2C870320" w14:textId="77777777" w:rsidR="00197D5A" w:rsidRPr="000E47C0" w:rsidRDefault="00197D5A" w:rsidP="006047EC">
            <w:pPr>
              <w:widowControl/>
              <w:spacing w:before="0" w:after="0"/>
              <w:ind w:firstLine="0"/>
              <w:rPr>
                <w:sz w:val="26"/>
                <w:szCs w:val="26"/>
              </w:rPr>
            </w:pPr>
            <w:r w:rsidRPr="000E47C0">
              <w:rPr>
                <w:sz w:val="26"/>
                <w:szCs w:val="26"/>
              </w:rPr>
              <w:t>Thu phí kiểm định, doanh thu từ dịch vụ kỹ thuật</w:t>
            </w:r>
          </w:p>
        </w:tc>
        <w:tc>
          <w:tcPr>
            <w:tcW w:w="2551" w:type="dxa"/>
            <w:vAlign w:val="center"/>
          </w:tcPr>
          <w:p w14:paraId="528FA622" w14:textId="77777777" w:rsidR="00197D5A" w:rsidRPr="000E47C0" w:rsidRDefault="00197D5A" w:rsidP="006047EC">
            <w:pPr>
              <w:widowControl/>
              <w:spacing w:before="0" w:after="0"/>
              <w:ind w:firstLine="0"/>
              <w:rPr>
                <w:sz w:val="26"/>
                <w:szCs w:val="26"/>
              </w:rPr>
            </w:pPr>
            <w:r w:rsidRPr="000E47C0">
              <w:rPr>
                <w:sz w:val="26"/>
                <w:szCs w:val="26"/>
              </w:rPr>
              <w:t>Doanh nghiệp theo khung giá Nhà nước quy định</w:t>
            </w:r>
          </w:p>
        </w:tc>
        <w:tc>
          <w:tcPr>
            <w:tcW w:w="2800" w:type="dxa"/>
            <w:vAlign w:val="center"/>
          </w:tcPr>
          <w:p w14:paraId="6BE55970" w14:textId="77777777" w:rsidR="00197D5A" w:rsidRPr="000E47C0" w:rsidRDefault="00197D5A" w:rsidP="006047EC">
            <w:pPr>
              <w:widowControl/>
              <w:spacing w:before="0" w:after="0"/>
              <w:ind w:firstLine="0"/>
              <w:rPr>
                <w:sz w:val="26"/>
                <w:szCs w:val="26"/>
              </w:rPr>
            </w:pPr>
            <w:r w:rsidRPr="000E47C0">
              <w:rPr>
                <w:sz w:val="26"/>
                <w:szCs w:val="26"/>
              </w:rPr>
              <w:t>Không được khai thác vượt phạm vi GCN đủ điều kiện hoạt động</w:t>
            </w:r>
          </w:p>
        </w:tc>
      </w:tr>
      <w:tr w:rsidR="000E47C0" w:rsidRPr="000E47C0" w14:paraId="6BC4E873" w14:textId="77777777" w:rsidTr="006047EC">
        <w:trPr>
          <w:jc w:val="center"/>
        </w:trPr>
        <w:tc>
          <w:tcPr>
            <w:tcW w:w="1271" w:type="dxa"/>
            <w:vAlign w:val="center"/>
          </w:tcPr>
          <w:p w14:paraId="51788593" w14:textId="77777777" w:rsidR="00197D5A" w:rsidRPr="000E47C0" w:rsidRDefault="00197D5A" w:rsidP="006047EC">
            <w:pPr>
              <w:widowControl/>
              <w:spacing w:before="0" w:after="0"/>
              <w:ind w:firstLine="0"/>
              <w:jc w:val="center"/>
              <w:rPr>
                <w:sz w:val="26"/>
                <w:szCs w:val="26"/>
              </w:rPr>
            </w:pPr>
            <w:r w:rsidRPr="000E47C0">
              <w:rPr>
                <w:sz w:val="26"/>
                <w:szCs w:val="26"/>
              </w:rPr>
              <w:t>Quyền bảo trì</w:t>
            </w:r>
          </w:p>
        </w:tc>
        <w:tc>
          <w:tcPr>
            <w:tcW w:w="2410" w:type="dxa"/>
            <w:vAlign w:val="center"/>
          </w:tcPr>
          <w:p w14:paraId="17A938C3" w14:textId="77777777" w:rsidR="00197D5A" w:rsidRPr="000E47C0" w:rsidRDefault="00197D5A" w:rsidP="006047EC">
            <w:pPr>
              <w:widowControl/>
              <w:spacing w:before="0" w:after="0"/>
              <w:ind w:firstLine="0"/>
              <w:rPr>
                <w:sz w:val="26"/>
                <w:szCs w:val="26"/>
              </w:rPr>
            </w:pPr>
            <w:r w:rsidRPr="000E47C0">
              <w:rPr>
                <w:sz w:val="26"/>
                <w:szCs w:val="26"/>
              </w:rPr>
              <w:t>Duy tu, bảo dưỡng cơ sở vật chất và thiết bị</w:t>
            </w:r>
          </w:p>
        </w:tc>
        <w:tc>
          <w:tcPr>
            <w:tcW w:w="2551" w:type="dxa"/>
            <w:vAlign w:val="center"/>
          </w:tcPr>
          <w:p w14:paraId="51F35AF1" w14:textId="77777777" w:rsidR="00197D5A" w:rsidRPr="000E47C0" w:rsidRDefault="00197D5A" w:rsidP="006047EC">
            <w:pPr>
              <w:widowControl/>
              <w:spacing w:before="0" w:after="0"/>
              <w:ind w:firstLine="0"/>
              <w:rPr>
                <w:sz w:val="26"/>
                <w:szCs w:val="26"/>
              </w:rPr>
            </w:pPr>
            <w:r w:rsidRPr="000E47C0">
              <w:rPr>
                <w:sz w:val="26"/>
                <w:szCs w:val="26"/>
              </w:rPr>
              <w:t>Doanh nghiệp (chủ trì); có thể thuê ngoài theo hợp đồng</w:t>
            </w:r>
          </w:p>
        </w:tc>
        <w:tc>
          <w:tcPr>
            <w:tcW w:w="2800" w:type="dxa"/>
            <w:vAlign w:val="center"/>
          </w:tcPr>
          <w:p w14:paraId="7FF4C20A" w14:textId="77777777" w:rsidR="00197D5A" w:rsidRPr="000E47C0" w:rsidRDefault="00197D5A" w:rsidP="006047EC">
            <w:pPr>
              <w:widowControl/>
              <w:spacing w:before="0" w:after="0"/>
              <w:ind w:firstLine="0"/>
              <w:rPr>
                <w:sz w:val="26"/>
                <w:szCs w:val="26"/>
              </w:rPr>
            </w:pPr>
            <w:r w:rsidRPr="000E47C0">
              <w:rPr>
                <w:sz w:val="26"/>
                <w:szCs w:val="26"/>
              </w:rPr>
              <w:t>Trách nhiệm cuối cùng vẫn thuộc Trường (bên quản lý tài sản)</w:t>
            </w:r>
          </w:p>
        </w:tc>
      </w:tr>
      <w:tr w:rsidR="000E47C0" w:rsidRPr="000E47C0" w14:paraId="4B2B574A" w14:textId="77777777" w:rsidTr="006047EC">
        <w:trPr>
          <w:trHeight w:val="1049"/>
          <w:jc w:val="center"/>
        </w:trPr>
        <w:tc>
          <w:tcPr>
            <w:tcW w:w="1271" w:type="dxa"/>
            <w:vAlign w:val="center"/>
          </w:tcPr>
          <w:p w14:paraId="7C16767D" w14:textId="77777777" w:rsidR="00197D5A" w:rsidRPr="000E47C0" w:rsidRDefault="00197D5A" w:rsidP="006047EC">
            <w:pPr>
              <w:widowControl/>
              <w:spacing w:before="0" w:after="0"/>
              <w:ind w:firstLine="0"/>
              <w:jc w:val="center"/>
              <w:rPr>
                <w:sz w:val="26"/>
                <w:szCs w:val="26"/>
              </w:rPr>
            </w:pPr>
            <w:r w:rsidRPr="000E47C0">
              <w:rPr>
                <w:sz w:val="26"/>
                <w:szCs w:val="26"/>
              </w:rPr>
              <w:t>Quyền xử lý</w:t>
            </w:r>
          </w:p>
        </w:tc>
        <w:tc>
          <w:tcPr>
            <w:tcW w:w="2410" w:type="dxa"/>
            <w:vAlign w:val="center"/>
          </w:tcPr>
          <w:p w14:paraId="04CC9D37" w14:textId="77777777" w:rsidR="00197D5A" w:rsidRPr="000E47C0" w:rsidRDefault="00197D5A" w:rsidP="006047EC">
            <w:pPr>
              <w:widowControl/>
              <w:spacing w:before="0" w:after="0"/>
              <w:ind w:firstLine="0"/>
              <w:rPr>
                <w:sz w:val="26"/>
                <w:szCs w:val="26"/>
              </w:rPr>
            </w:pPr>
            <w:r w:rsidRPr="000E47C0">
              <w:rPr>
                <w:sz w:val="26"/>
                <w:szCs w:val="26"/>
              </w:rPr>
              <w:t>Thanh lý, điều chuyển, xử lý khi chấm dứt hợp tác</w:t>
            </w:r>
          </w:p>
        </w:tc>
        <w:tc>
          <w:tcPr>
            <w:tcW w:w="2551" w:type="dxa"/>
            <w:vAlign w:val="center"/>
          </w:tcPr>
          <w:p w14:paraId="38B7E793" w14:textId="77777777" w:rsidR="00197D5A" w:rsidRPr="000E47C0" w:rsidRDefault="00197D5A" w:rsidP="006047EC">
            <w:pPr>
              <w:widowControl/>
              <w:spacing w:before="0" w:after="0"/>
              <w:ind w:firstLine="0"/>
              <w:rPr>
                <w:sz w:val="26"/>
                <w:szCs w:val="26"/>
              </w:rPr>
            </w:pPr>
            <w:r w:rsidRPr="000E47C0">
              <w:rPr>
                <w:sz w:val="26"/>
                <w:szCs w:val="26"/>
              </w:rPr>
              <w:t>Cơ quan có thẩm quyền (UBND tỉnh, Trường theo phân cấp)</w:t>
            </w:r>
          </w:p>
        </w:tc>
        <w:tc>
          <w:tcPr>
            <w:tcW w:w="2800" w:type="dxa"/>
            <w:vAlign w:val="center"/>
          </w:tcPr>
          <w:p w14:paraId="023BCCC5" w14:textId="77777777" w:rsidR="00197D5A" w:rsidRPr="000E47C0" w:rsidRDefault="00197D5A" w:rsidP="006047EC">
            <w:pPr>
              <w:widowControl/>
              <w:spacing w:before="0" w:after="0"/>
              <w:ind w:firstLine="0"/>
              <w:rPr>
                <w:sz w:val="26"/>
                <w:szCs w:val="26"/>
              </w:rPr>
            </w:pPr>
            <w:r w:rsidRPr="000E47C0">
              <w:rPr>
                <w:sz w:val="26"/>
                <w:szCs w:val="26"/>
              </w:rPr>
              <w:t>Bắt buộc theo đúng thẩm quyền và quy định pháp luật</w:t>
            </w:r>
          </w:p>
        </w:tc>
      </w:tr>
    </w:tbl>
    <w:p w14:paraId="7773785F" w14:textId="3B64C18C" w:rsidR="004D6CA9" w:rsidRPr="000E47C0" w:rsidRDefault="004D6CA9" w:rsidP="004D6CA9">
      <w:pPr>
        <w:rPr>
          <w:lang w:val="nl-NL"/>
        </w:rPr>
      </w:pPr>
      <w:bookmarkStart w:id="69" w:name="_Toc236064044"/>
      <w:r w:rsidRPr="000E47C0">
        <w:rPr>
          <w:lang w:val="nl-NL"/>
        </w:rPr>
        <w:t xml:space="preserve">* Theo phân cấp thẩm quyền tại Quyết định số 46/2025/QĐ-CTUBND ngày 02 tháng 12 năm 2025 của Chủ tịch UBND tỉnh Quảng Ngãi, nhà trường sẽ xây dựng, phê duyệt Đề án sử dụng tài sản công vào mục đích kinh doanh, cho thuê, liên doanh, liên kết theo quy định </w:t>
      </w:r>
      <w:r w:rsidRPr="000E47C0">
        <w:rPr>
          <w:i/>
          <w:iCs/>
          <w:lang w:val="nl-NL"/>
        </w:rPr>
        <w:t>(trong đó xác định rõ danh mục, giá trị, hình thức sử dụng, thời hạn, xử lý tài sản khi chấm dứt và cơ chế giám sát).</w:t>
      </w:r>
    </w:p>
    <w:p w14:paraId="58C094CA" w14:textId="451FFE81" w:rsidR="00197D5A" w:rsidRPr="000E47C0" w:rsidRDefault="00197D5A" w:rsidP="00197D5A">
      <w:pPr>
        <w:pStyle w:val="Heading1"/>
        <w:rPr>
          <w:color w:val="auto"/>
          <w:lang w:val="nl-NL"/>
        </w:rPr>
      </w:pPr>
      <w:r w:rsidRPr="000E47C0">
        <w:rPr>
          <w:color w:val="auto"/>
          <w:lang w:val="nl-NL"/>
        </w:rPr>
        <w:t>VI. NHU CẦU ĐẦU TƯ CƠ SỞ VẬT CHẤT, PHƯƠNG TIỆN, THIẾT BỊ</w:t>
      </w:r>
      <w:bookmarkEnd w:id="69"/>
    </w:p>
    <w:p w14:paraId="6F18F13B" w14:textId="77777777" w:rsidR="00197D5A" w:rsidRPr="000E47C0" w:rsidRDefault="00197D5A" w:rsidP="00197D5A">
      <w:pPr>
        <w:pStyle w:val="Heading2"/>
        <w:rPr>
          <w:color w:val="auto"/>
          <w:lang w:val="nl-NL"/>
        </w:rPr>
      </w:pPr>
      <w:bookmarkStart w:id="70" w:name="_Toc236064045"/>
      <w:r w:rsidRPr="000E47C0">
        <w:rPr>
          <w:color w:val="auto"/>
          <w:lang w:val="nl-NL"/>
        </w:rPr>
        <w:t>1. Đầu tư cơ sở vật chất</w:t>
      </w:r>
      <w:bookmarkEnd w:id="70"/>
    </w:p>
    <w:p w14:paraId="2AEB5B32" w14:textId="77777777" w:rsidR="00197D5A" w:rsidRPr="000E47C0" w:rsidRDefault="00197D5A" w:rsidP="00197D5A">
      <w:pPr>
        <w:rPr>
          <w:lang w:val="nl-NL"/>
        </w:rPr>
      </w:pPr>
      <w:r w:rsidRPr="000E47C0">
        <w:rPr>
          <w:lang w:val="nl-NL"/>
        </w:rPr>
        <w:t>Cơ sở vật chất, hạ tầng kỹ thuật được đầu tư đáp ứng Quy chuẩn kỹ thuật quốc gia về cơ sở vật chất kỹ thuật và vị trí cơ sở đăng kiểm XCG. Với diện tích khu đất là 8.500m</w:t>
      </w:r>
      <w:r w:rsidRPr="000E47C0">
        <w:rPr>
          <w:vertAlign w:val="superscript"/>
          <w:lang w:val="nl-NL"/>
        </w:rPr>
        <w:t xml:space="preserve">2 </w:t>
      </w:r>
      <w:r w:rsidRPr="000E47C0">
        <w:rPr>
          <w:lang w:val="nl-NL"/>
        </w:rPr>
        <w:t>sẽ được sử dụng như sau:</w:t>
      </w:r>
    </w:p>
    <w:p w14:paraId="22166342" w14:textId="77777777" w:rsidR="00197D5A" w:rsidRPr="000E47C0" w:rsidRDefault="00197D5A" w:rsidP="00197D5A">
      <w:pPr>
        <w:pStyle w:val="tnbng"/>
        <w:rPr>
          <w:color w:val="auto"/>
          <w:lang w:val="nl-NL"/>
        </w:rPr>
      </w:pPr>
      <w:bookmarkStart w:id="71" w:name="_Toc238544026"/>
      <w:r w:rsidRPr="000E47C0">
        <w:rPr>
          <w:color w:val="auto"/>
        </w:rPr>
        <w:t>Bảng 14. Bảng cân đối sử dụng đất</w:t>
      </w:r>
      <w:bookmarkEnd w:id="71"/>
      <w:r w:rsidRPr="000E47C0">
        <w:rPr>
          <w:color w:val="auto"/>
        </w:rPr>
        <w:t xml:space="preserve"> </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701"/>
        <w:gridCol w:w="1418"/>
        <w:gridCol w:w="992"/>
        <w:gridCol w:w="3118"/>
        <w:gridCol w:w="1418"/>
      </w:tblGrid>
      <w:tr w:rsidR="000E47C0" w:rsidRPr="000E47C0" w14:paraId="1698C9D1" w14:textId="77777777" w:rsidTr="006047EC">
        <w:trPr>
          <w:cantSplit/>
          <w:trHeight w:val="1152"/>
          <w:tblHeader/>
          <w:jc w:val="center"/>
        </w:trPr>
        <w:tc>
          <w:tcPr>
            <w:tcW w:w="704" w:type="dxa"/>
            <w:vAlign w:val="center"/>
          </w:tcPr>
          <w:p w14:paraId="4FEAA980" w14:textId="77777777" w:rsidR="00197D5A" w:rsidRPr="000E47C0" w:rsidRDefault="00197D5A" w:rsidP="006047EC">
            <w:pPr>
              <w:pStyle w:val="IntenseQuote"/>
              <w:jc w:val="center"/>
              <w:rPr>
                <w:b/>
                <w:bCs/>
              </w:rPr>
            </w:pPr>
            <w:r w:rsidRPr="000E47C0">
              <w:rPr>
                <w:b/>
                <w:bCs/>
              </w:rPr>
              <w:t>TT</w:t>
            </w:r>
          </w:p>
        </w:tc>
        <w:tc>
          <w:tcPr>
            <w:tcW w:w="1701" w:type="dxa"/>
            <w:vAlign w:val="center"/>
          </w:tcPr>
          <w:p w14:paraId="78757B1F" w14:textId="77777777" w:rsidR="00197D5A" w:rsidRPr="000E47C0" w:rsidRDefault="00197D5A" w:rsidP="006047EC">
            <w:pPr>
              <w:pStyle w:val="IntenseQuote"/>
              <w:jc w:val="center"/>
              <w:rPr>
                <w:b/>
                <w:bCs/>
              </w:rPr>
            </w:pPr>
            <w:r w:rsidRPr="000E47C0">
              <w:rPr>
                <w:b/>
                <w:bCs/>
              </w:rPr>
              <w:t>Hạng mục</w:t>
            </w:r>
          </w:p>
        </w:tc>
        <w:tc>
          <w:tcPr>
            <w:tcW w:w="1418" w:type="dxa"/>
            <w:vAlign w:val="center"/>
          </w:tcPr>
          <w:p w14:paraId="4E015C7B" w14:textId="77777777" w:rsidR="00197D5A" w:rsidRPr="000E47C0" w:rsidRDefault="00197D5A" w:rsidP="006047EC">
            <w:pPr>
              <w:pStyle w:val="IntenseQuote"/>
              <w:jc w:val="center"/>
              <w:rPr>
                <w:b/>
                <w:bCs/>
              </w:rPr>
            </w:pPr>
            <w:r w:rsidRPr="000E47C0">
              <w:rPr>
                <w:b/>
                <w:bCs/>
              </w:rPr>
              <w:t>Quy mô diện tích (m</w:t>
            </w:r>
            <w:r w:rsidRPr="000E47C0">
              <w:rPr>
                <w:b/>
                <w:bCs/>
                <w:vertAlign w:val="superscript"/>
              </w:rPr>
              <w:t>2</w:t>
            </w:r>
            <w:r w:rsidRPr="000E47C0">
              <w:rPr>
                <w:b/>
                <w:bCs/>
              </w:rPr>
              <w:t>)</w:t>
            </w:r>
          </w:p>
        </w:tc>
        <w:tc>
          <w:tcPr>
            <w:tcW w:w="992" w:type="dxa"/>
            <w:vAlign w:val="center"/>
          </w:tcPr>
          <w:p w14:paraId="2545BD37" w14:textId="77777777" w:rsidR="00197D5A" w:rsidRPr="000E47C0" w:rsidRDefault="00197D5A" w:rsidP="006047EC">
            <w:pPr>
              <w:pStyle w:val="IntenseQuote"/>
              <w:jc w:val="center"/>
              <w:rPr>
                <w:b/>
                <w:bCs/>
              </w:rPr>
            </w:pPr>
            <w:r w:rsidRPr="000E47C0">
              <w:rPr>
                <w:b/>
                <w:bCs/>
              </w:rPr>
              <w:t>Tỷ lệ</w:t>
            </w:r>
          </w:p>
        </w:tc>
        <w:tc>
          <w:tcPr>
            <w:tcW w:w="3118" w:type="dxa"/>
            <w:vAlign w:val="center"/>
          </w:tcPr>
          <w:p w14:paraId="7F78BB59" w14:textId="77777777" w:rsidR="00197D5A" w:rsidRPr="000E47C0" w:rsidRDefault="00197D5A" w:rsidP="006047EC">
            <w:pPr>
              <w:pStyle w:val="IntenseQuote"/>
              <w:jc w:val="center"/>
              <w:rPr>
                <w:b/>
                <w:bCs/>
              </w:rPr>
            </w:pPr>
            <w:r w:rsidRPr="000E47C0">
              <w:rPr>
                <w:b/>
                <w:bCs/>
              </w:rPr>
              <w:t>Yêu cầu kỹ thuật</w:t>
            </w:r>
          </w:p>
        </w:tc>
        <w:tc>
          <w:tcPr>
            <w:tcW w:w="1418" w:type="dxa"/>
            <w:vAlign w:val="center"/>
          </w:tcPr>
          <w:p w14:paraId="55B83367" w14:textId="77777777" w:rsidR="00197D5A" w:rsidRPr="000E47C0" w:rsidRDefault="00197D5A" w:rsidP="006047EC">
            <w:pPr>
              <w:pStyle w:val="IntenseQuote"/>
              <w:jc w:val="center"/>
              <w:rPr>
                <w:b/>
                <w:bCs/>
              </w:rPr>
            </w:pPr>
            <w:r w:rsidRPr="000E47C0">
              <w:rPr>
                <w:b/>
                <w:bCs/>
              </w:rPr>
              <w:t>Ghi chú</w:t>
            </w:r>
          </w:p>
        </w:tc>
      </w:tr>
      <w:tr w:rsidR="000E47C0" w:rsidRPr="000E47C0" w14:paraId="5F1A60CD" w14:textId="77777777" w:rsidTr="006047EC">
        <w:trPr>
          <w:cantSplit/>
          <w:trHeight w:val="397"/>
          <w:jc w:val="center"/>
        </w:trPr>
        <w:tc>
          <w:tcPr>
            <w:tcW w:w="704" w:type="dxa"/>
            <w:vAlign w:val="center"/>
          </w:tcPr>
          <w:p w14:paraId="7E8310C4" w14:textId="77777777" w:rsidR="00197D5A" w:rsidRPr="000E47C0" w:rsidRDefault="00197D5A" w:rsidP="006047EC">
            <w:pPr>
              <w:pStyle w:val="IntenseQuote"/>
              <w:jc w:val="center"/>
            </w:pPr>
            <w:r w:rsidRPr="000E47C0">
              <w:t>1</w:t>
            </w:r>
          </w:p>
        </w:tc>
        <w:tc>
          <w:tcPr>
            <w:tcW w:w="1701" w:type="dxa"/>
            <w:vAlign w:val="center"/>
          </w:tcPr>
          <w:p w14:paraId="0527381A" w14:textId="77777777" w:rsidR="00197D5A" w:rsidRPr="000E47C0" w:rsidRDefault="00197D5A" w:rsidP="006047EC">
            <w:pPr>
              <w:pStyle w:val="IntenseQuote"/>
            </w:pPr>
            <w:r w:rsidRPr="000E47C0">
              <w:t>Xưởng kiểm định</w:t>
            </w:r>
          </w:p>
        </w:tc>
        <w:tc>
          <w:tcPr>
            <w:tcW w:w="1418" w:type="dxa"/>
            <w:vAlign w:val="center"/>
          </w:tcPr>
          <w:p w14:paraId="4C9FEB87" w14:textId="77777777" w:rsidR="00197D5A" w:rsidRPr="000E47C0" w:rsidRDefault="00197D5A" w:rsidP="006047EC">
            <w:pPr>
              <w:pStyle w:val="IntenseQuote"/>
              <w:jc w:val="right"/>
            </w:pPr>
            <w:r w:rsidRPr="000E47C0">
              <w:t>740 m</w:t>
            </w:r>
            <w:r w:rsidRPr="000E47C0">
              <w:rPr>
                <w:vertAlign w:val="superscript"/>
              </w:rPr>
              <w:t>2</w:t>
            </w:r>
          </w:p>
        </w:tc>
        <w:tc>
          <w:tcPr>
            <w:tcW w:w="992" w:type="dxa"/>
            <w:vAlign w:val="center"/>
          </w:tcPr>
          <w:p w14:paraId="2E1B68B8" w14:textId="77777777" w:rsidR="00197D5A" w:rsidRPr="000E47C0" w:rsidRDefault="00D24819" w:rsidP="006047EC">
            <w:pPr>
              <w:pStyle w:val="IntenseQuote"/>
              <w:jc w:val="right"/>
            </w:pPr>
            <w:r w:rsidRPr="000E47C0">
              <w:t>8,7%</w:t>
            </w:r>
          </w:p>
        </w:tc>
        <w:tc>
          <w:tcPr>
            <w:tcW w:w="3118" w:type="dxa"/>
            <w:vAlign w:val="center"/>
          </w:tcPr>
          <w:p w14:paraId="6C8D2A0A" w14:textId="77777777" w:rsidR="00197D5A" w:rsidRPr="000E47C0" w:rsidRDefault="00197D5A" w:rsidP="006047EC">
            <w:pPr>
              <w:pStyle w:val="IntenseQuote"/>
            </w:pPr>
            <w:r w:rsidRPr="000E47C0">
              <w:t>Nhà thép tiền chế, 1 tầng, cao 4,6-6,25-8,65m; thiết kế cho hoạt động cầu trục; bảo đảm an toàn, phòng cháy chữa cháy</w:t>
            </w:r>
          </w:p>
        </w:tc>
        <w:tc>
          <w:tcPr>
            <w:tcW w:w="1418" w:type="dxa"/>
            <w:vMerge w:val="restart"/>
            <w:vAlign w:val="center"/>
          </w:tcPr>
          <w:p w14:paraId="7E92C19B" w14:textId="77777777" w:rsidR="00197D5A" w:rsidRPr="000E47C0" w:rsidRDefault="00197D5A" w:rsidP="006047EC">
            <w:pPr>
              <w:pStyle w:val="IntenseQuote"/>
              <w:jc w:val="center"/>
              <w:rPr>
                <w:i/>
                <w:iCs w:val="0"/>
              </w:rPr>
            </w:pPr>
            <w:r w:rsidRPr="000E47C0">
              <w:rPr>
                <w:i/>
                <w:iCs w:val="0"/>
              </w:rPr>
              <w:t>Chi tiết mặt bằng tổng thể tại Phụ lục III kèm theo</w:t>
            </w:r>
          </w:p>
        </w:tc>
      </w:tr>
      <w:tr w:rsidR="000E47C0" w:rsidRPr="000E47C0" w14:paraId="5B474AC5" w14:textId="77777777" w:rsidTr="006047EC">
        <w:trPr>
          <w:cantSplit/>
          <w:trHeight w:val="397"/>
          <w:jc w:val="center"/>
        </w:trPr>
        <w:tc>
          <w:tcPr>
            <w:tcW w:w="704" w:type="dxa"/>
            <w:vAlign w:val="center"/>
          </w:tcPr>
          <w:p w14:paraId="12007E4E" w14:textId="77777777" w:rsidR="00197D5A" w:rsidRPr="000E47C0" w:rsidRDefault="00197D5A" w:rsidP="006047EC">
            <w:pPr>
              <w:pStyle w:val="IntenseQuote"/>
              <w:jc w:val="center"/>
            </w:pPr>
            <w:r w:rsidRPr="000E47C0">
              <w:t>2</w:t>
            </w:r>
          </w:p>
        </w:tc>
        <w:tc>
          <w:tcPr>
            <w:tcW w:w="1701" w:type="dxa"/>
            <w:vAlign w:val="center"/>
          </w:tcPr>
          <w:p w14:paraId="37FA240B" w14:textId="77777777" w:rsidR="00197D5A" w:rsidRPr="000E47C0" w:rsidRDefault="00197D5A" w:rsidP="006047EC">
            <w:pPr>
              <w:pStyle w:val="IntenseQuote"/>
            </w:pPr>
            <w:r w:rsidRPr="000E47C0">
              <w:t>Khu Văn phòng; căng tin, quầy trưng bày; xưởng dịch vụ</w:t>
            </w:r>
          </w:p>
        </w:tc>
        <w:tc>
          <w:tcPr>
            <w:tcW w:w="1418" w:type="dxa"/>
            <w:vAlign w:val="center"/>
          </w:tcPr>
          <w:p w14:paraId="12458C32" w14:textId="77777777" w:rsidR="00197D5A" w:rsidRPr="000E47C0" w:rsidRDefault="00197D5A" w:rsidP="006047EC">
            <w:pPr>
              <w:pStyle w:val="IntenseQuote"/>
              <w:jc w:val="right"/>
            </w:pPr>
            <w:r w:rsidRPr="000E47C0">
              <w:t>250 m</w:t>
            </w:r>
            <w:r w:rsidRPr="000E47C0">
              <w:rPr>
                <w:vertAlign w:val="superscript"/>
              </w:rPr>
              <w:t>2</w:t>
            </w:r>
          </w:p>
        </w:tc>
        <w:tc>
          <w:tcPr>
            <w:tcW w:w="992" w:type="dxa"/>
            <w:vAlign w:val="center"/>
          </w:tcPr>
          <w:p w14:paraId="1120179C" w14:textId="77777777" w:rsidR="00197D5A" w:rsidRPr="000E47C0" w:rsidRDefault="00197D5A" w:rsidP="006047EC">
            <w:pPr>
              <w:pStyle w:val="IntenseQuote"/>
              <w:jc w:val="right"/>
            </w:pPr>
            <w:r w:rsidRPr="000E47C0">
              <w:t>2,9%</w:t>
            </w:r>
          </w:p>
        </w:tc>
        <w:tc>
          <w:tcPr>
            <w:tcW w:w="3118" w:type="dxa"/>
            <w:vAlign w:val="center"/>
          </w:tcPr>
          <w:p w14:paraId="17366D0D" w14:textId="77777777" w:rsidR="00197D5A" w:rsidRPr="000E47C0" w:rsidRDefault="00197D5A" w:rsidP="006047EC">
            <w:pPr>
              <w:pStyle w:val="IntenseQuote"/>
            </w:pPr>
            <w:r w:rsidRPr="000E47C0">
              <w:t>Công trình dân dụng</w:t>
            </w:r>
          </w:p>
        </w:tc>
        <w:tc>
          <w:tcPr>
            <w:tcW w:w="1418" w:type="dxa"/>
            <w:vMerge/>
            <w:vAlign w:val="center"/>
          </w:tcPr>
          <w:p w14:paraId="1E025A1A" w14:textId="77777777" w:rsidR="00197D5A" w:rsidRPr="000E47C0" w:rsidRDefault="00197D5A" w:rsidP="006047EC">
            <w:pPr>
              <w:pStyle w:val="IntenseQuote"/>
              <w:jc w:val="center"/>
            </w:pPr>
          </w:p>
        </w:tc>
      </w:tr>
      <w:tr w:rsidR="000E47C0" w:rsidRPr="000E47C0" w14:paraId="02C8CCED" w14:textId="77777777" w:rsidTr="006047EC">
        <w:trPr>
          <w:cantSplit/>
          <w:trHeight w:val="397"/>
          <w:jc w:val="center"/>
        </w:trPr>
        <w:tc>
          <w:tcPr>
            <w:tcW w:w="704" w:type="dxa"/>
            <w:vAlign w:val="center"/>
          </w:tcPr>
          <w:p w14:paraId="590C51AA" w14:textId="77777777" w:rsidR="00197D5A" w:rsidRPr="000E47C0" w:rsidRDefault="00197D5A" w:rsidP="006047EC">
            <w:pPr>
              <w:pStyle w:val="IntenseQuote"/>
              <w:jc w:val="center"/>
            </w:pPr>
            <w:r w:rsidRPr="000E47C0">
              <w:t>3</w:t>
            </w:r>
          </w:p>
        </w:tc>
        <w:tc>
          <w:tcPr>
            <w:tcW w:w="1701" w:type="dxa"/>
            <w:vAlign w:val="center"/>
          </w:tcPr>
          <w:p w14:paraId="48A5C864" w14:textId="77777777" w:rsidR="00197D5A" w:rsidRPr="000E47C0" w:rsidRDefault="00197D5A" w:rsidP="006047EC">
            <w:pPr>
              <w:pStyle w:val="IntenseQuote"/>
            </w:pPr>
            <w:r w:rsidRPr="000E47C0">
              <w:t>Phòng bơm, bể nước</w:t>
            </w:r>
          </w:p>
        </w:tc>
        <w:tc>
          <w:tcPr>
            <w:tcW w:w="1418" w:type="dxa"/>
            <w:vAlign w:val="center"/>
          </w:tcPr>
          <w:p w14:paraId="1B0571CE" w14:textId="77777777" w:rsidR="00197D5A" w:rsidRPr="000E47C0" w:rsidRDefault="00197D5A" w:rsidP="006047EC">
            <w:pPr>
              <w:pStyle w:val="IntenseQuote"/>
              <w:jc w:val="right"/>
            </w:pPr>
            <w:r w:rsidRPr="000E47C0">
              <w:t>30 m</w:t>
            </w:r>
            <w:r w:rsidRPr="000E47C0">
              <w:rPr>
                <w:vertAlign w:val="superscript"/>
              </w:rPr>
              <w:t>2</w:t>
            </w:r>
          </w:p>
        </w:tc>
        <w:tc>
          <w:tcPr>
            <w:tcW w:w="992" w:type="dxa"/>
            <w:vAlign w:val="center"/>
          </w:tcPr>
          <w:p w14:paraId="3AEBBEA2" w14:textId="77777777" w:rsidR="00197D5A" w:rsidRPr="000E47C0" w:rsidRDefault="00197D5A" w:rsidP="006047EC">
            <w:pPr>
              <w:pStyle w:val="IntenseQuote"/>
              <w:jc w:val="right"/>
            </w:pPr>
            <w:r w:rsidRPr="000E47C0">
              <w:t>0,4%</w:t>
            </w:r>
          </w:p>
        </w:tc>
        <w:tc>
          <w:tcPr>
            <w:tcW w:w="3118" w:type="dxa"/>
            <w:vAlign w:val="center"/>
          </w:tcPr>
          <w:p w14:paraId="00FD1BAE" w14:textId="77777777" w:rsidR="00197D5A" w:rsidRPr="000E47C0" w:rsidRDefault="00197D5A" w:rsidP="006047EC">
            <w:pPr>
              <w:pStyle w:val="IntenseQuote"/>
            </w:pPr>
            <w:r w:rsidRPr="000E47C0">
              <w:t>Phục vụ công tác phòng chữa cháy</w:t>
            </w:r>
          </w:p>
        </w:tc>
        <w:tc>
          <w:tcPr>
            <w:tcW w:w="1418" w:type="dxa"/>
            <w:vMerge/>
            <w:vAlign w:val="center"/>
          </w:tcPr>
          <w:p w14:paraId="091B98FD" w14:textId="77777777" w:rsidR="00197D5A" w:rsidRPr="000E47C0" w:rsidRDefault="00197D5A" w:rsidP="006047EC">
            <w:pPr>
              <w:pStyle w:val="IntenseQuote"/>
              <w:jc w:val="center"/>
            </w:pPr>
          </w:p>
        </w:tc>
      </w:tr>
      <w:tr w:rsidR="000E47C0" w:rsidRPr="000E47C0" w14:paraId="429CA843" w14:textId="77777777" w:rsidTr="006047EC">
        <w:trPr>
          <w:cantSplit/>
          <w:trHeight w:val="397"/>
          <w:jc w:val="center"/>
        </w:trPr>
        <w:tc>
          <w:tcPr>
            <w:tcW w:w="704" w:type="dxa"/>
            <w:vAlign w:val="center"/>
          </w:tcPr>
          <w:p w14:paraId="6C6A42C0" w14:textId="77777777" w:rsidR="00197D5A" w:rsidRPr="000E47C0" w:rsidRDefault="00197D5A" w:rsidP="006047EC">
            <w:pPr>
              <w:pStyle w:val="IntenseQuote"/>
              <w:jc w:val="center"/>
            </w:pPr>
            <w:r w:rsidRPr="000E47C0">
              <w:t>4</w:t>
            </w:r>
          </w:p>
        </w:tc>
        <w:tc>
          <w:tcPr>
            <w:tcW w:w="1701" w:type="dxa"/>
            <w:vAlign w:val="center"/>
          </w:tcPr>
          <w:p w14:paraId="438FAD1C" w14:textId="77777777" w:rsidR="00197D5A" w:rsidRPr="000E47C0" w:rsidRDefault="00197D5A" w:rsidP="006047EC">
            <w:pPr>
              <w:pStyle w:val="IntenseQuote"/>
            </w:pPr>
            <w:r w:rsidRPr="000E47C0">
              <w:t>Cây xanh, thảm cỏ, đường nội bộ</w:t>
            </w:r>
          </w:p>
        </w:tc>
        <w:tc>
          <w:tcPr>
            <w:tcW w:w="1418" w:type="dxa"/>
            <w:vAlign w:val="center"/>
          </w:tcPr>
          <w:p w14:paraId="79F0ECF3" w14:textId="77777777" w:rsidR="00197D5A" w:rsidRPr="000E47C0" w:rsidRDefault="00074B47" w:rsidP="006047EC">
            <w:pPr>
              <w:pStyle w:val="IntenseQuote"/>
              <w:jc w:val="right"/>
            </w:pPr>
            <w:r w:rsidRPr="000E47C0">
              <w:t>3.455 m</w:t>
            </w:r>
            <w:r w:rsidRPr="000E47C0">
              <w:rPr>
                <w:vertAlign w:val="superscript"/>
              </w:rPr>
              <w:t>2</w:t>
            </w:r>
          </w:p>
        </w:tc>
        <w:tc>
          <w:tcPr>
            <w:tcW w:w="992" w:type="dxa"/>
            <w:vAlign w:val="center"/>
          </w:tcPr>
          <w:p w14:paraId="2ABF280E" w14:textId="77777777" w:rsidR="00197D5A" w:rsidRPr="000E47C0" w:rsidRDefault="002960A3" w:rsidP="006047EC">
            <w:pPr>
              <w:pStyle w:val="IntenseQuote"/>
              <w:jc w:val="right"/>
            </w:pPr>
            <w:r w:rsidRPr="000E47C0">
              <w:t>40,6%</w:t>
            </w:r>
          </w:p>
        </w:tc>
        <w:tc>
          <w:tcPr>
            <w:tcW w:w="3118" w:type="dxa"/>
            <w:vAlign w:val="center"/>
          </w:tcPr>
          <w:p w14:paraId="02706BA5" w14:textId="77777777" w:rsidR="00197D5A" w:rsidRPr="000E47C0" w:rsidRDefault="00197D5A" w:rsidP="006047EC">
            <w:pPr>
              <w:pStyle w:val="IntenseQuote"/>
            </w:pPr>
            <w:r w:rsidRPr="000E47C0">
              <w:t>Hệ thống đường nội bộ cho XCG và khu vực đỗ xe được phủ bê tông nhựa hoặc bê tông xi măng; chiều rộng mặt đường (phần vật liệu phủ) không nhỏ hơn 3,0 mét.</w:t>
            </w:r>
          </w:p>
        </w:tc>
        <w:tc>
          <w:tcPr>
            <w:tcW w:w="1418" w:type="dxa"/>
            <w:vAlign w:val="center"/>
          </w:tcPr>
          <w:p w14:paraId="2DDE4227" w14:textId="77777777" w:rsidR="00197D5A" w:rsidRPr="000E47C0" w:rsidRDefault="00197D5A" w:rsidP="006047EC">
            <w:pPr>
              <w:pStyle w:val="IntenseQuote"/>
              <w:jc w:val="center"/>
            </w:pPr>
          </w:p>
        </w:tc>
      </w:tr>
      <w:tr w:rsidR="000E47C0" w:rsidRPr="000E47C0" w14:paraId="6F695D0B" w14:textId="77777777" w:rsidTr="006047EC">
        <w:trPr>
          <w:cantSplit/>
          <w:trHeight w:val="397"/>
          <w:jc w:val="center"/>
        </w:trPr>
        <w:tc>
          <w:tcPr>
            <w:tcW w:w="704" w:type="dxa"/>
            <w:vAlign w:val="center"/>
          </w:tcPr>
          <w:p w14:paraId="0EEFF7DF" w14:textId="77777777" w:rsidR="00197D5A" w:rsidRPr="000E47C0" w:rsidRDefault="00197D5A" w:rsidP="006047EC">
            <w:pPr>
              <w:pStyle w:val="IntenseQuote"/>
              <w:jc w:val="center"/>
            </w:pPr>
            <w:r w:rsidRPr="000E47C0">
              <w:t>5</w:t>
            </w:r>
          </w:p>
        </w:tc>
        <w:tc>
          <w:tcPr>
            <w:tcW w:w="1701" w:type="dxa"/>
            <w:vAlign w:val="center"/>
          </w:tcPr>
          <w:p w14:paraId="2704DE36" w14:textId="77777777" w:rsidR="00197D5A" w:rsidRPr="000E47C0" w:rsidRDefault="00197D5A" w:rsidP="006047EC">
            <w:pPr>
              <w:pStyle w:val="IntenseQuote"/>
            </w:pPr>
            <w:r w:rsidRPr="000E47C0">
              <w:t>Nhà bảo vệ</w:t>
            </w:r>
          </w:p>
        </w:tc>
        <w:tc>
          <w:tcPr>
            <w:tcW w:w="1418" w:type="dxa"/>
            <w:vAlign w:val="center"/>
          </w:tcPr>
          <w:p w14:paraId="00CD79F0" w14:textId="77777777" w:rsidR="00197D5A" w:rsidRPr="000E47C0" w:rsidRDefault="00197D5A" w:rsidP="006047EC">
            <w:pPr>
              <w:pStyle w:val="IntenseQuote"/>
              <w:jc w:val="right"/>
            </w:pPr>
            <w:r w:rsidRPr="000E47C0">
              <w:t>25 m</w:t>
            </w:r>
            <w:r w:rsidRPr="000E47C0">
              <w:rPr>
                <w:vertAlign w:val="superscript"/>
              </w:rPr>
              <w:t>2</w:t>
            </w:r>
          </w:p>
        </w:tc>
        <w:tc>
          <w:tcPr>
            <w:tcW w:w="992" w:type="dxa"/>
            <w:vAlign w:val="center"/>
          </w:tcPr>
          <w:p w14:paraId="65CBA821" w14:textId="77777777" w:rsidR="00197D5A" w:rsidRPr="000E47C0" w:rsidRDefault="00197D5A" w:rsidP="006047EC">
            <w:pPr>
              <w:pStyle w:val="IntenseQuote"/>
              <w:jc w:val="right"/>
            </w:pPr>
            <w:r w:rsidRPr="000E47C0">
              <w:t>0,3%</w:t>
            </w:r>
          </w:p>
        </w:tc>
        <w:tc>
          <w:tcPr>
            <w:tcW w:w="3118" w:type="dxa"/>
            <w:vAlign w:val="center"/>
          </w:tcPr>
          <w:p w14:paraId="50FDDFD1" w14:textId="77777777" w:rsidR="00197D5A" w:rsidRPr="000E47C0" w:rsidRDefault="00197D5A" w:rsidP="006047EC">
            <w:pPr>
              <w:pStyle w:val="IntenseQuote"/>
            </w:pPr>
          </w:p>
        </w:tc>
        <w:tc>
          <w:tcPr>
            <w:tcW w:w="1418" w:type="dxa"/>
            <w:vAlign w:val="center"/>
          </w:tcPr>
          <w:p w14:paraId="36803476" w14:textId="77777777" w:rsidR="00197D5A" w:rsidRPr="000E47C0" w:rsidRDefault="00197D5A" w:rsidP="006047EC">
            <w:pPr>
              <w:pStyle w:val="IntenseQuote"/>
              <w:jc w:val="center"/>
            </w:pPr>
          </w:p>
        </w:tc>
      </w:tr>
      <w:tr w:rsidR="000E47C0" w:rsidRPr="000E47C0" w14:paraId="5E41C8F9" w14:textId="77777777" w:rsidTr="006047EC">
        <w:trPr>
          <w:cantSplit/>
          <w:trHeight w:val="397"/>
          <w:jc w:val="center"/>
        </w:trPr>
        <w:tc>
          <w:tcPr>
            <w:tcW w:w="704" w:type="dxa"/>
            <w:vAlign w:val="center"/>
          </w:tcPr>
          <w:p w14:paraId="38236875" w14:textId="77777777" w:rsidR="00197D5A" w:rsidRPr="000E47C0" w:rsidRDefault="00197D5A" w:rsidP="006047EC">
            <w:pPr>
              <w:pStyle w:val="IntenseQuote"/>
              <w:jc w:val="center"/>
            </w:pPr>
            <w:r w:rsidRPr="000E47C0">
              <w:t xml:space="preserve">6 </w:t>
            </w:r>
          </w:p>
        </w:tc>
        <w:tc>
          <w:tcPr>
            <w:tcW w:w="1701" w:type="dxa"/>
            <w:vAlign w:val="center"/>
          </w:tcPr>
          <w:p w14:paraId="416B14EA" w14:textId="77777777" w:rsidR="00197D5A" w:rsidRPr="000E47C0" w:rsidRDefault="00197D5A" w:rsidP="006047EC">
            <w:pPr>
              <w:pStyle w:val="IntenseQuote"/>
            </w:pPr>
            <w:r w:rsidRPr="000E47C0">
              <w:t>Bãi đỗ xe</w:t>
            </w:r>
          </w:p>
        </w:tc>
        <w:tc>
          <w:tcPr>
            <w:tcW w:w="1418" w:type="dxa"/>
            <w:vAlign w:val="center"/>
          </w:tcPr>
          <w:p w14:paraId="440E28A1" w14:textId="77777777" w:rsidR="00197D5A" w:rsidRPr="000E47C0" w:rsidRDefault="00197D5A" w:rsidP="006047EC">
            <w:pPr>
              <w:pStyle w:val="IntenseQuote"/>
              <w:jc w:val="right"/>
            </w:pPr>
            <w:r w:rsidRPr="000E47C0">
              <w:t>4.000 m</w:t>
            </w:r>
            <w:r w:rsidRPr="000E47C0">
              <w:rPr>
                <w:vertAlign w:val="superscript"/>
              </w:rPr>
              <w:t>2</w:t>
            </w:r>
          </w:p>
        </w:tc>
        <w:tc>
          <w:tcPr>
            <w:tcW w:w="992" w:type="dxa"/>
            <w:vAlign w:val="center"/>
          </w:tcPr>
          <w:p w14:paraId="6E39773C" w14:textId="77777777" w:rsidR="00197D5A" w:rsidRPr="000E47C0" w:rsidRDefault="00197D5A" w:rsidP="006047EC">
            <w:pPr>
              <w:pStyle w:val="IntenseQuote"/>
              <w:jc w:val="right"/>
            </w:pPr>
            <w:r w:rsidRPr="000E47C0">
              <w:t>47,1%</w:t>
            </w:r>
          </w:p>
        </w:tc>
        <w:tc>
          <w:tcPr>
            <w:tcW w:w="3118" w:type="dxa"/>
            <w:vAlign w:val="center"/>
          </w:tcPr>
          <w:p w14:paraId="2DA03554" w14:textId="77777777" w:rsidR="00197D5A" w:rsidRPr="000E47C0" w:rsidRDefault="00197D5A" w:rsidP="006047EC">
            <w:pPr>
              <w:pStyle w:val="IntenseQuote"/>
            </w:pPr>
          </w:p>
        </w:tc>
        <w:tc>
          <w:tcPr>
            <w:tcW w:w="1418" w:type="dxa"/>
            <w:vAlign w:val="center"/>
          </w:tcPr>
          <w:p w14:paraId="762AAD28" w14:textId="77777777" w:rsidR="00197D5A" w:rsidRPr="000E47C0" w:rsidRDefault="00197D5A" w:rsidP="006047EC">
            <w:pPr>
              <w:pStyle w:val="IntenseQuote"/>
              <w:jc w:val="center"/>
            </w:pPr>
            <w:r>
              <w:t>Giai đoạn 1 đầu tư 2.000 m2</w:t>
            </w:r>
          </w:p>
        </w:tc>
      </w:tr>
      <w:tr w:rsidR="000E47C0" w:rsidRPr="000E47C0" w14:paraId="1E0A8111" w14:textId="77777777" w:rsidTr="006047EC">
        <w:trPr>
          <w:cantSplit/>
          <w:trHeight w:val="397"/>
          <w:jc w:val="center"/>
        </w:trPr>
        <w:tc>
          <w:tcPr>
            <w:tcW w:w="2405" w:type="dxa"/>
            <w:gridSpan w:val="2"/>
            <w:vAlign w:val="center"/>
          </w:tcPr>
          <w:p w14:paraId="1CC7D299" w14:textId="77777777" w:rsidR="00197D5A" w:rsidRPr="000E47C0" w:rsidRDefault="00197D5A" w:rsidP="006047EC">
            <w:pPr>
              <w:pStyle w:val="IntenseQuote"/>
              <w:jc w:val="center"/>
              <w:rPr>
                <w:b/>
                <w:bCs/>
              </w:rPr>
            </w:pPr>
            <w:r w:rsidRPr="000E47C0">
              <w:rPr>
                <w:b/>
                <w:bCs/>
              </w:rPr>
              <w:t>Tổng diện tích</w:t>
            </w:r>
          </w:p>
        </w:tc>
        <w:tc>
          <w:tcPr>
            <w:tcW w:w="1418" w:type="dxa"/>
            <w:vAlign w:val="center"/>
          </w:tcPr>
          <w:p w14:paraId="38E6FEC4" w14:textId="77777777" w:rsidR="00197D5A" w:rsidRPr="000E47C0" w:rsidRDefault="00D24819" w:rsidP="006047EC">
            <w:pPr>
              <w:pStyle w:val="IntenseQuote"/>
              <w:jc w:val="center"/>
              <w:rPr>
                <w:b/>
                <w:bCs/>
              </w:rPr>
            </w:pPr>
            <w:r w:rsidRPr="000E47C0">
              <w:rPr>
                <w:b/>
                <w:bCs/>
              </w:rPr>
              <w:t>8.500 m</w:t>
            </w:r>
            <w:r w:rsidRPr="000E47C0">
              <w:rPr>
                <w:b/>
                <w:bCs/>
                <w:vertAlign w:val="superscript"/>
              </w:rPr>
              <w:t>2</w:t>
            </w:r>
          </w:p>
        </w:tc>
        <w:tc>
          <w:tcPr>
            <w:tcW w:w="992" w:type="dxa"/>
            <w:vAlign w:val="center"/>
          </w:tcPr>
          <w:p w14:paraId="10C86E1D" w14:textId="77777777" w:rsidR="00197D5A" w:rsidRPr="000E47C0" w:rsidRDefault="00197D5A" w:rsidP="006047EC">
            <w:pPr>
              <w:pStyle w:val="IntenseQuote"/>
              <w:jc w:val="center"/>
              <w:rPr>
                <w:b/>
                <w:bCs/>
              </w:rPr>
            </w:pPr>
            <w:r w:rsidRPr="000E47C0">
              <w:rPr>
                <w:b/>
                <w:bCs/>
              </w:rPr>
              <w:t>100%</w:t>
            </w:r>
          </w:p>
        </w:tc>
        <w:tc>
          <w:tcPr>
            <w:tcW w:w="3118" w:type="dxa"/>
            <w:vAlign w:val="center"/>
          </w:tcPr>
          <w:p w14:paraId="7434F7E5" w14:textId="77777777" w:rsidR="00197D5A" w:rsidRPr="000E47C0" w:rsidRDefault="00197D5A" w:rsidP="006047EC">
            <w:pPr>
              <w:pStyle w:val="IntenseQuote"/>
            </w:pPr>
          </w:p>
        </w:tc>
        <w:tc>
          <w:tcPr>
            <w:tcW w:w="1418" w:type="dxa"/>
            <w:vAlign w:val="center"/>
          </w:tcPr>
          <w:p w14:paraId="2F16F039" w14:textId="77777777" w:rsidR="00197D5A" w:rsidRPr="000E47C0" w:rsidRDefault="00197D5A" w:rsidP="006047EC">
            <w:pPr>
              <w:pStyle w:val="IntenseQuote"/>
              <w:jc w:val="center"/>
            </w:pPr>
          </w:p>
        </w:tc>
      </w:tr>
    </w:tbl>
    <w:p w14:paraId="14063229" w14:textId="77777777" w:rsidR="00197D5A" w:rsidRPr="000E47C0" w:rsidRDefault="00197D5A" w:rsidP="00197D5A">
      <w:pPr>
        <w:pStyle w:val="Heading2"/>
        <w:rPr>
          <w:color w:val="auto"/>
        </w:rPr>
      </w:pPr>
      <w:bookmarkStart w:id="72" w:name="_Toc236064046"/>
      <w:r w:rsidRPr="000E47C0">
        <w:rPr>
          <w:color w:val="auto"/>
        </w:rPr>
        <w:t>2. Về phương tiện, trang thiết bị</w:t>
      </w:r>
      <w:bookmarkEnd w:id="72"/>
      <w:r w:rsidRPr="000E47C0">
        <w:rPr>
          <w:color w:val="auto"/>
        </w:rPr>
        <w:t xml:space="preserve"> </w:t>
      </w:r>
    </w:p>
    <w:p w14:paraId="4CBEFF39" w14:textId="77777777" w:rsidR="00197D5A" w:rsidRPr="000E47C0" w:rsidRDefault="00197D5A" w:rsidP="00197D5A">
      <w:pPr>
        <w:rPr>
          <w:lang w:val="nl-NL"/>
        </w:rPr>
      </w:pPr>
      <w:r w:rsidRPr="000E47C0">
        <w:rPr>
          <w:lang w:val="nl-NL"/>
        </w:rPr>
        <w:t>Phương tiện, thiết bị phục vụ kiểm định được nhà trường đầu tư mới, bảo đảm Quy chuẩn Việt Nam số 103:2024/BGTVT - Quy chuẩn kỹ thuật quốc gia về cơ sở vật chất kỹ thuật và vị trí cơ sở đăng kiểm XCG, cơ sở kiểm định khí thải xe mô tô, xe gắn máy ban hành kèm theo Thông tư số 50/2024/TT-BGTVT, cụ thể:</w:t>
      </w:r>
    </w:p>
    <w:p w14:paraId="56520D9D" w14:textId="77777777" w:rsidR="00197D5A" w:rsidRPr="000E47C0" w:rsidRDefault="00197D5A" w:rsidP="00197D5A">
      <w:pPr>
        <w:rPr>
          <w:lang w:val="nl-NL"/>
        </w:rPr>
      </w:pPr>
      <w:r w:rsidRPr="000E47C0">
        <w:rPr>
          <w:b/>
          <w:bCs/>
          <w:lang w:val="nl-NL"/>
        </w:rPr>
        <w:t>a) Giai đoạn 1 đầu tư 01 dây chuyền kiểm định tổng hợp (loại I và loại II) đạt quy chuẩn, kiểm định được xe con, xe bán tải (pickup), xe tải van, xe điện, xe tải, xe khách, trong đó thiết bị kiểm tra phanh tổng hợp có chức năng kiểm tra xe dẫn động bốn bánh toàn thời gian; nhà xưởng, mặt bằng được thiết kế cho 02 dây chuyền, gồm:</w:t>
      </w:r>
    </w:p>
    <w:p w14:paraId="24E12D0F" w14:textId="5DA16999" w:rsidR="00197D5A" w:rsidRPr="000E47C0" w:rsidRDefault="00197D5A" w:rsidP="00197D5A">
      <w:pPr>
        <w:pStyle w:val="tnbng"/>
        <w:rPr>
          <w:color w:val="auto"/>
          <w:lang w:val="nl-NL"/>
        </w:rPr>
      </w:pPr>
      <w:bookmarkStart w:id="73" w:name="_Toc238544027"/>
      <w:r w:rsidRPr="000E47C0">
        <w:rPr>
          <w:color w:val="auto"/>
        </w:rPr>
        <w:t>Bảng 15. Nhu cầu thiết bị dây chuyền kiểm định tổng hợp giai đoạn 1</w:t>
      </w:r>
      <w:bookmarkEnd w:id="7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5528"/>
        <w:gridCol w:w="1134"/>
        <w:gridCol w:w="1701"/>
      </w:tblGrid>
      <w:tr w:rsidR="000E47C0" w:rsidRPr="000E47C0" w14:paraId="228770C2" w14:textId="77777777" w:rsidTr="000218C5">
        <w:trPr>
          <w:trHeight w:val="132"/>
          <w:tblHeader/>
        </w:trPr>
        <w:tc>
          <w:tcPr>
            <w:tcW w:w="704" w:type="dxa"/>
            <w:vAlign w:val="center"/>
          </w:tcPr>
          <w:p w14:paraId="6D8A56F0" w14:textId="77777777" w:rsidR="00197D5A" w:rsidRPr="000E47C0" w:rsidRDefault="00197D5A" w:rsidP="006047EC">
            <w:pPr>
              <w:pStyle w:val="IntenseQuote"/>
              <w:jc w:val="center"/>
              <w:rPr>
                <w:b/>
                <w:bCs/>
              </w:rPr>
            </w:pPr>
            <w:r w:rsidRPr="000E47C0">
              <w:rPr>
                <w:b/>
                <w:bCs/>
              </w:rPr>
              <w:t>TT</w:t>
            </w:r>
          </w:p>
        </w:tc>
        <w:tc>
          <w:tcPr>
            <w:tcW w:w="5528" w:type="dxa"/>
            <w:vAlign w:val="center"/>
          </w:tcPr>
          <w:p w14:paraId="6F3621C2" w14:textId="77777777" w:rsidR="00197D5A" w:rsidRPr="000E47C0" w:rsidRDefault="00197D5A" w:rsidP="006047EC">
            <w:pPr>
              <w:pStyle w:val="IntenseQuote"/>
              <w:jc w:val="center"/>
              <w:rPr>
                <w:b/>
                <w:bCs/>
              </w:rPr>
            </w:pPr>
            <w:r w:rsidRPr="000E47C0">
              <w:rPr>
                <w:b/>
                <w:bCs/>
              </w:rPr>
              <w:t>Hạng mục</w:t>
            </w:r>
          </w:p>
        </w:tc>
        <w:tc>
          <w:tcPr>
            <w:tcW w:w="1134" w:type="dxa"/>
            <w:vAlign w:val="center"/>
          </w:tcPr>
          <w:p w14:paraId="0AB9F0F6" w14:textId="77777777" w:rsidR="00197D5A" w:rsidRPr="000E47C0" w:rsidRDefault="00197D5A" w:rsidP="006047EC">
            <w:pPr>
              <w:pStyle w:val="IntenseQuote"/>
              <w:jc w:val="center"/>
              <w:rPr>
                <w:b/>
                <w:bCs/>
              </w:rPr>
            </w:pPr>
            <w:r w:rsidRPr="000E47C0">
              <w:rPr>
                <w:b/>
                <w:bCs/>
              </w:rPr>
              <w:t xml:space="preserve">Đơn vị </w:t>
            </w:r>
          </w:p>
          <w:p w14:paraId="1A5DCCFC" w14:textId="77777777" w:rsidR="00197D5A" w:rsidRPr="000E47C0" w:rsidRDefault="00197D5A" w:rsidP="006047EC">
            <w:pPr>
              <w:pStyle w:val="IntenseQuote"/>
              <w:jc w:val="center"/>
              <w:rPr>
                <w:b/>
                <w:bCs/>
              </w:rPr>
            </w:pPr>
            <w:r w:rsidRPr="000E47C0">
              <w:rPr>
                <w:b/>
                <w:bCs/>
              </w:rPr>
              <w:t>(bộ)</w:t>
            </w:r>
          </w:p>
        </w:tc>
        <w:tc>
          <w:tcPr>
            <w:tcW w:w="1701" w:type="dxa"/>
            <w:vAlign w:val="center"/>
          </w:tcPr>
          <w:p w14:paraId="1B8D9B31" w14:textId="77777777" w:rsidR="00197D5A" w:rsidRPr="000E47C0" w:rsidRDefault="00197D5A" w:rsidP="006047EC">
            <w:pPr>
              <w:pStyle w:val="IntenseQuote"/>
              <w:jc w:val="center"/>
              <w:rPr>
                <w:b/>
                <w:bCs/>
              </w:rPr>
            </w:pPr>
            <w:r w:rsidRPr="000E47C0">
              <w:rPr>
                <w:b/>
                <w:bCs/>
              </w:rPr>
              <w:t>Ghi chú</w:t>
            </w:r>
          </w:p>
        </w:tc>
      </w:tr>
      <w:tr w:rsidR="000E47C0" w:rsidRPr="000E47C0" w14:paraId="760F14AA" w14:textId="77777777" w:rsidTr="000218C5">
        <w:trPr>
          <w:trHeight w:val="397"/>
        </w:trPr>
        <w:tc>
          <w:tcPr>
            <w:tcW w:w="704" w:type="dxa"/>
            <w:vAlign w:val="center"/>
          </w:tcPr>
          <w:p w14:paraId="40FD80AB" w14:textId="77777777" w:rsidR="00197D5A" w:rsidRPr="000E47C0" w:rsidRDefault="00197D5A" w:rsidP="006047EC">
            <w:pPr>
              <w:pStyle w:val="IntenseQuote"/>
              <w:jc w:val="center"/>
            </w:pPr>
            <w:r w:rsidRPr="000E47C0">
              <w:t>1</w:t>
            </w:r>
          </w:p>
        </w:tc>
        <w:tc>
          <w:tcPr>
            <w:tcW w:w="5528" w:type="dxa"/>
            <w:vAlign w:val="center"/>
          </w:tcPr>
          <w:p w14:paraId="583DF0D1" w14:textId="77777777" w:rsidR="00197D5A" w:rsidRPr="000E47C0" w:rsidRDefault="00197D5A" w:rsidP="006047EC">
            <w:pPr>
              <w:pStyle w:val="IntenseQuote"/>
            </w:pPr>
            <w:r w:rsidRPr="000E47C0">
              <w:t>Bộ thiết bị kiểm tra khí thải động cơ xăng và diesel (gồm: Thiết bị phân tích khí thải và Thiết bị đo độ khói)</w:t>
            </w:r>
          </w:p>
        </w:tc>
        <w:tc>
          <w:tcPr>
            <w:tcW w:w="1134" w:type="dxa"/>
            <w:vAlign w:val="center"/>
          </w:tcPr>
          <w:p w14:paraId="5B4C73D1" w14:textId="77777777" w:rsidR="00197D5A" w:rsidRPr="000E47C0" w:rsidRDefault="00197D5A" w:rsidP="006047EC">
            <w:pPr>
              <w:pStyle w:val="IntenseQuote"/>
              <w:jc w:val="center"/>
            </w:pPr>
            <w:r w:rsidRPr="000E47C0">
              <w:t>1</w:t>
            </w:r>
          </w:p>
        </w:tc>
        <w:tc>
          <w:tcPr>
            <w:tcW w:w="1701" w:type="dxa"/>
            <w:vAlign w:val="center"/>
          </w:tcPr>
          <w:p w14:paraId="1F03F65D" w14:textId="77777777" w:rsidR="00197D5A" w:rsidRPr="000E47C0" w:rsidRDefault="00197D5A" w:rsidP="006047EC">
            <w:pPr>
              <w:pStyle w:val="IntenseQuote"/>
              <w:jc w:val="right"/>
            </w:pPr>
            <w:r w:rsidRPr="000E47C0">
              <w:t xml:space="preserve"> </w:t>
            </w:r>
          </w:p>
        </w:tc>
      </w:tr>
      <w:tr w:rsidR="000E47C0" w:rsidRPr="000E47C0" w14:paraId="4F795501" w14:textId="77777777" w:rsidTr="000218C5">
        <w:trPr>
          <w:trHeight w:val="397"/>
        </w:trPr>
        <w:tc>
          <w:tcPr>
            <w:tcW w:w="704" w:type="dxa"/>
            <w:vAlign w:val="center"/>
          </w:tcPr>
          <w:p w14:paraId="3B98B784" w14:textId="77777777" w:rsidR="00197D5A" w:rsidRPr="000E47C0" w:rsidRDefault="00197D5A" w:rsidP="006047EC">
            <w:pPr>
              <w:pStyle w:val="IntenseQuote"/>
              <w:jc w:val="center"/>
            </w:pPr>
            <w:r w:rsidRPr="000E47C0">
              <w:t>2</w:t>
            </w:r>
          </w:p>
        </w:tc>
        <w:tc>
          <w:tcPr>
            <w:tcW w:w="5528" w:type="dxa"/>
            <w:vAlign w:val="center"/>
          </w:tcPr>
          <w:p w14:paraId="6CC5233C" w14:textId="77777777" w:rsidR="00197D5A" w:rsidRPr="000E47C0" w:rsidRDefault="00197D5A" w:rsidP="006047EC">
            <w:pPr>
              <w:pStyle w:val="IntenseQuote"/>
            </w:pPr>
            <w:r w:rsidRPr="000E47C0">
              <w:t>Thiết bị kiểm tra phanh tổng hợp (loại I và loại II), tải trọng cầu đến 13 tấn, có chức năng kiểm tra xe dẫn động bốn bánh toàn thời gian.</w:t>
            </w:r>
          </w:p>
        </w:tc>
        <w:tc>
          <w:tcPr>
            <w:tcW w:w="1134" w:type="dxa"/>
            <w:vAlign w:val="center"/>
          </w:tcPr>
          <w:p w14:paraId="61E59E4B" w14:textId="77777777" w:rsidR="00197D5A" w:rsidRPr="000E47C0" w:rsidRDefault="00197D5A" w:rsidP="006047EC">
            <w:pPr>
              <w:pStyle w:val="IntenseQuote"/>
              <w:jc w:val="center"/>
            </w:pPr>
            <w:r w:rsidRPr="000E47C0">
              <w:t>1</w:t>
            </w:r>
          </w:p>
        </w:tc>
        <w:tc>
          <w:tcPr>
            <w:tcW w:w="1701" w:type="dxa"/>
            <w:vAlign w:val="center"/>
          </w:tcPr>
          <w:p w14:paraId="40F699DC" w14:textId="77777777" w:rsidR="00197D5A" w:rsidRPr="000E47C0" w:rsidRDefault="00197D5A" w:rsidP="006047EC">
            <w:pPr>
              <w:pStyle w:val="IntenseQuote"/>
              <w:jc w:val="right"/>
            </w:pPr>
          </w:p>
        </w:tc>
      </w:tr>
      <w:tr w:rsidR="000E47C0" w:rsidRPr="000E47C0" w14:paraId="503DE31A" w14:textId="77777777" w:rsidTr="000218C5">
        <w:trPr>
          <w:trHeight w:val="397"/>
        </w:trPr>
        <w:tc>
          <w:tcPr>
            <w:tcW w:w="704" w:type="dxa"/>
            <w:vAlign w:val="center"/>
          </w:tcPr>
          <w:p w14:paraId="67459CAE" w14:textId="77777777" w:rsidR="00197D5A" w:rsidRPr="000E47C0" w:rsidRDefault="00197D5A" w:rsidP="006047EC">
            <w:pPr>
              <w:pStyle w:val="IntenseQuote"/>
              <w:jc w:val="center"/>
            </w:pPr>
            <w:r w:rsidRPr="000E47C0">
              <w:t>4</w:t>
            </w:r>
          </w:p>
        </w:tc>
        <w:tc>
          <w:tcPr>
            <w:tcW w:w="5528" w:type="dxa"/>
            <w:vAlign w:val="center"/>
          </w:tcPr>
          <w:p w14:paraId="7498B1A0" w14:textId="77777777" w:rsidR="00197D5A" w:rsidRPr="000E47C0" w:rsidRDefault="00197D5A" w:rsidP="006047EC">
            <w:pPr>
              <w:pStyle w:val="IntenseQuote"/>
            </w:pPr>
            <w:r w:rsidRPr="000E47C0">
              <w:t>Máy kiểm tra trượt ngang cho xe có tải trọng cầu đến 15 tấn.</w:t>
            </w:r>
          </w:p>
        </w:tc>
        <w:tc>
          <w:tcPr>
            <w:tcW w:w="1134" w:type="dxa"/>
            <w:vAlign w:val="center"/>
          </w:tcPr>
          <w:p w14:paraId="20E32EFA" w14:textId="77777777" w:rsidR="00197D5A" w:rsidRPr="000E47C0" w:rsidRDefault="00197D5A" w:rsidP="006047EC">
            <w:pPr>
              <w:pStyle w:val="IntenseQuote"/>
              <w:jc w:val="center"/>
            </w:pPr>
            <w:r w:rsidRPr="000E47C0">
              <w:t>1</w:t>
            </w:r>
          </w:p>
        </w:tc>
        <w:tc>
          <w:tcPr>
            <w:tcW w:w="1701" w:type="dxa"/>
            <w:vAlign w:val="center"/>
          </w:tcPr>
          <w:p w14:paraId="468DFD5E" w14:textId="77777777" w:rsidR="00197D5A" w:rsidRPr="000E47C0" w:rsidRDefault="00197D5A" w:rsidP="006047EC">
            <w:pPr>
              <w:pStyle w:val="IntenseQuote"/>
              <w:jc w:val="right"/>
            </w:pPr>
          </w:p>
        </w:tc>
      </w:tr>
      <w:tr w:rsidR="000E47C0" w:rsidRPr="000E47C0" w14:paraId="78DDCB77" w14:textId="77777777" w:rsidTr="000218C5">
        <w:trPr>
          <w:trHeight w:val="397"/>
        </w:trPr>
        <w:tc>
          <w:tcPr>
            <w:tcW w:w="704" w:type="dxa"/>
            <w:vAlign w:val="center"/>
          </w:tcPr>
          <w:p w14:paraId="713E421F" w14:textId="77777777" w:rsidR="00197D5A" w:rsidRPr="000E47C0" w:rsidRDefault="00197D5A" w:rsidP="006047EC">
            <w:pPr>
              <w:pStyle w:val="IntenseQuote"/>
              <w:jc w:val="center"/>
            </w:pPr>
            <w:r w:rsidRPr="000E47C0">
              <w:t>5</w:t>
            </w:r>
          </w:p>
        </w:tc>
        <w:tc>
          <w:tcPr>
            <w:tcW w:w="5528" w:type="dxa"/>
            <w:vAlign w:val="center"/>
          </w:tcPr>
          <w:p w14:paraId="7C7B8BC1" w14:textId="77777777" w:rsidR="00197D5A" w:rsidRPr="000E47C0" w:rsidRDefault="00197D5A" w:rsidP="006047EC">
            <w:pPr>
              <w:pStyle w:val="IntenseQuote"/>
            </w:pPr>
            <w:r w:rsidRPr="000E47C0">
              <w:t>Thiết bị hỗ trợ kiểm tra gầm, có tải trọng cầu đến 20 tấn.</w:t>
            </w:r>
          </w:p>
        </w:tc>
        <w:tc>
          <w:tcPr>
            <w:tcW w:w="1134" w:type="dxa"/>
            <w:vAlign w:val="center"/>
          </w:tcPr>
          <w:p w14:paraId="2AAD6BEB" w14:textId="77777777" w:rsidR="00197D5A" w:rsidRPr="000E47C0" w:rsidRDefault="00197D5A" w:rsidP="006047EC">
            <w:pPr>
              <w:pStyle w:val="IntenseQuote"/>
              <w:jc w:val="center"/>
            </w:pPr>
            <w:r w:rsidRPr="000E47C0">
              <w:t>1</w:t>
            </w:r>
          </w:p>
        </w:tc>
        <w:tc>
          <w:tcPr>
            <w:tcW w:w="1701" w:type="dxa"/>
            <w:vAlign w:val="center"/>
          </w:tcPr>
          <w:p w14:paraId="5A11D323" w14:textId="77777777" w:rsidR="00197D5A" w:rsidRPr="000E47C0" w:rsidRDefault="00197D5A" w:rsidP="006047EC">
            <w:pPr>
              <w:pStyle w:val="IntenseQuote"/>
              <w:jc w:val="right"/>
            </w:pPr>
          </w:p>
        </w:tc>
      </w:tr>
      <w:tr w:rsidR="000E47C0" w:rsidRPr="000E47C0" w14:paraId="44ECDBAF" w14:textId="77777777" w:rsidTr="000218C5">
        <w:trPr>
          <w:trHeight w:val="397"/>
        </w:trPr>
        <w:tc>
          <w:tcPr>
            <w:tcW w:w="704" w:type="dxa"/>
            <w:vAlign w:val="center"/>
          </w:tcPr>
          <w:p w14:paraId="6FD387B1" w14:textId="77777777" w:rsidR="00197D5A" w:rsidRPr="000E47C0" w:rsidRDefault="00197D5A" w:rsidP="006047EC">
            <w:pPr>
              <w:pStyle w:val="IntenseQuote"/>
              <w:jc w:val="center"/>
            </w:pPr>
            <w:r w:rsidRPr="000E47C0">
              <w:t>6</w:t>
            </w:r>
          </w:p>
        </w:tc>
        <w:tc>
          <w:tcPr>
            <w:tcW w:w="5528" w:type="dxa"/>
            <w:vAlign w:val="center"/>
          </w:tcPr>
          <w:p w14:paraId="21098E0F" w14:textId="77777777" w:rsidR="00197D5A" w:rsidRPr="000E47C0" w:rsidRDefault="00197D5A" w:rsidP="006047EC">
            <w:pPr>
              <w:pStyle w:val="IntenseQuote"/>
            </w:pPr>
            <w:r w:rsidRPr="000E47C0">
              <w:t>Thiết bị kiểm tra đèn chiếu sáng phía trước.</w:t>
            </w:r>
          </w:p>
        </w:tc>
        <w:tc>
          <w:tcPr>
            <w:tcW w:w="1134" w:type="dxa"/>
            <w:vAlign w:val="center"/>
          </w:tcPr>
          <w:p w14:paraId="069B9990" w14:textId="77777777" w:rsidR="00197D5A" w:rsidRPr="000E47C0" w:rsidRDefault="00197D5A" w:rsidP="006047EC">
            <w:pPr>
              <w:pStyle w:val="IntenseQuote"/>
              <w:jc w:val="center"/>
            </w:pPr>
            <w:r w:rsidRPr="000E47C0">
              <w:t>1</w:t>
            </w:r>
          </w:p>
        </w:tc>
        <w:tc>
          <w:tcPr>
            <w:tcW w:w="1701" w:type="dxa"/>
            <w:vAlign w:val="center"/>
          </w:tcPr>
          <w:p w14:paraId="1A5EE110" w14:textId="77777777" w:rsidR="00197D5A" w:rsidRPr="000E47C0" w:rsidRDefault="00197D5A" w:rsidP="006047EC">
            <w:pPr>
              <w:pStyle w:val="IntenseQuote"/>
              <w:jc w:val="right"/>
            </w:pPr>
          </w:p>
        </w:tc>
      </w:tr>
      <w:tr w:rsidR="000E47C0" w:rsidRPr="000E47C0" w14:paraId="670B80C6" w14:textId="77777777" w:rsidTr="000218C5">
        <w:trPr>
          <w:trHeight w:val="397"/>
        </w:trPr>
        <w:tc>
          <w:tcPr>
            <w:tcW w:w="704" w:type="dxa"/>
            <w:vAlign w:val="center"/>
          </w:tcPr>
          <w:p w14:paraId="4DB49D3E" w14:textId="77777777" w:rsidR="00197D5A" w:rsidRPr="000E47C0" w:rsidRDefault="00197D5A" w:rsidP="006047EC">
            <w:pPr>
              <w:pStyle w:val="IntenseQuote"/>
              <w:jc w:val="center"/>
            </w:pPr>
            <w:r w:rsidRPr="000E47C0">
              <w:t>7</w:t>
            </w:r>
          </w:p>
        </w:tc>
        <w:tc>
          <w:tcPr>
            <w:tcW w:w="5528" w:type="dxa"/>
            <w:vAlign w:val="center"/>
          </w:tcPr>
          <w:p w14:paraId="2501371B" w14:textId="77777777" w:rsidR="00197D5A" w:rsidRPr="000E47C0" w:rsidRDefault="00197D5A" w:rsidP="006047EC">
            <w:pPr>
              <w:pStyle w:val="IntenseQuote"/>
            </w:pPr>
            <w:r w:rsidRPr="000E47C0">
              <w:t>Thiết bị đo độ ồn.</w:t>
            </w:r>
          </w:p>
        </w:tc>
        <w:tc>
          <w:tcPr>
            <w:tcW w:w="1134" w:type="dxa"/>
            <w:vAlign w:val="center"/>
          </w:tcPr>
          <w:p w14:paraId="3AABC9A5" w14:textId="77777777" w:rsidR="00197D5A" w:rsidRPr="000E47C0" w:rsidRDefault="00197D5A" w:rsidP="006047EC">
            <w:pPr>
              <w:pStyle w:val="IntenseQuote"/>
              <w:jc w:val="center"/>
            </w:pPr>
            <w:r w:rsidRPr="000E47C0">
              <w:t>1</w:t>
            </w:r>
          </w:p>
        </w:tc>
        <w:tc>
          <w:tcPr>
            <w:tcW w:w="1701" w:type="dxa"/>
            <w:vAlign w:val="center"/>
          </w:tcPr>
          <w:p w14:paraId="6B6399AD" w14:textId="77777777" w:rsidR="00197D5A" w:rsidRPr="000E47C0" w:rsidRDefault="00197D5A" w:rsidP="006047EC">
            <w:pPr>
              <w:pStyle w:val="IntenseQuote"/>
              <w:jc w:val="right"/>
            </w:pPr>
          </w:p>
        </w:tc>
      </w:tr>
      <w:tr w:rsidR="000E47C0" w:rsidRPr="000E47C0" w14:paraId="26D2245F" w14:textId="77777777" w:rsidTr="000218C5">
        <w:trPr>
          <w:trHeight w:val="397"/>
        </w:trPr>
        <w:tc>
          <w:tcPr>
            <w:tcW w:w="704" w:type="dxa"/>
            <w:vAlign w:val="center"/>
          </w:tcPr>
          <w:p w14:paraId="3F5820BE" w14:textId="77777777" w:rsidR="00197D5A" w:rsidRPr="000E47C0" w:rsidRDefault="00197D5A" w:rsidP="006047EC">
            <w:pPr>
              <w:pStyle w:val="IntenseQuote"/>
              <w:jc w:val="center"/>
            </w:pPr>
            <w:r w:rsidRPr="000E47C0">
              <w:t>8</w:t>
            </w:r>
          </w:p>
        </w:tc>
        <w:tc>
          <w:tcPr>
            <w:tcW w:w="5528" w:type="dxa"/>
            <w:vAlign w:val="center"/>
          </w:tcPr>
          <w:p w14:paraId="32ECF9AF" w14:textId="77777777" w:rsidR="00197D5A" w:rsidRPr="000E47C0" w:rsidRDefault="00197D5A" w:rsidP="006047EC">
            <w:pPr>
              <w:pStyle w:val="IntenseQuote"/>
            </w:pPr>
            <w:r w:rsidRPr="000E47C0">
              <w:t>Kích nâng gầm xe tải</w:t>
            </w:r>
          </w:p>
        </w:tc>
        <w:tc>
          <w:tcPr>
            <w:tcW w:w="1134" w:type="dxa"/>
            <w:vAlign w:val="center"/>
          </w:tcPr>
          <w:p w14:paraId="48336E30" w14:textId="77777777" w:rsidR="00197D5A" w:rsidRPr="000E47C0" w:rsidRDefault="00197D5A" w:rsidP="006047EC">
            <w:pPr>
              <w:pStyle w:val="IntenseQuote"/>
              <w:jc w:val="center"/>
            </w:pPr>
            <w:r w:rsidRPr="000E47C0">
              <w:t>1</w:t>
            </w:r>
          </w:p>
        </w:tc>
        <w:tc>
          <w:tcPr>
            <w:tcW w:w="1701" w:type="dxa"/>
            <w:vAlign w:val="center"/>
          </w:tcPr>
          <w:p w14:paraId="78170971" w14:textId="77777777" w:rsidR="00197D5A" w:rsidRPr="000E47C0" w:rsidRDefault="00197D5A" w:rsidP="006047EC">
            <w:pPr>
              <w:pStyle w:val="IntenseQuote"/>
              <w:jc w:val="right"/>
            </w:pPr>
          </w:p>
        </w:tc>
      </w:tr>
      <w:tr w:rsidR="000E47C0" w:rsidRPr="000E47C0" w14:paraId="17FC36DB" w14:textId="77777777" w:rsidTr="000218C5">
        <w:trPr>
          <w:trHeight w:val="397"/>
        </w:trPr>
        <w:tc>
          <w:tcPr>
            <w:tcW w:w="704" w:type="dxa"/>
            <w:vAlign w:val="center"/>
          </w:tcPr>
          <w:p w14:paraId="0AE4AFF3" w14:textId="77777777" w:rsidR="00197D5A" w:rsidRPr="000E47C0" w:rsidRDefault="00197D5A" w:rsidP="006047EC">
            <w:pPr>
              <w:pStyle w:val="IntenseQuote"/>
              <w:jc w:val="center"/>
            </w:pPr>
            <w:r w:rsidRPr="000E47C0">
              <w:t>9</w:t>
            </w:r>
          </w:p>
        </w:tc>
        <w:tc>
          <w:tcPr>
            <w:tcW w:w="5528" w:type="dxa"/>
            <w:vAlign w:val="center"/>
          </w:tcPr>
          <w:p w14:paraId="023EA811" w14:textId="77777777" w:rsidR="00197D5A" w:rsidRPr="000E47C0" w:rsidRDefault="00197D5A" w:rsidP="006047EC">
            <w:pPr>
              <w:pStyle w:val="IntenseQuote"/>
            </w:pPr>
            <w:r w:rsidRPr="000E47C0">
              <w:t>Thiết bị cân kiểm tra khối lượng trục đơn (0 – 5.000 kg) và cân cụm trục (0 – 30.000 kg)</w:t>
            </w:r>
          </w:p>
        </w:tc>
        <w:tc>
          <w:tcPr>
            <w:tcW w:w="1134" w:type="dxa"/>
            <w:vAlign w:val="center"/>
          </w:tcPr>
          <w:p w14:paraId="38C23CCA" w14:textId="77777777" w:rsidR="00197D5A" w:rsidRPr="000E47C0" w:rsidRDefault="00197D5A" w:rsidP="006047EC">
            <w:pPr>
              <w:pStyle w:val="IntenseQuote"/>
              <w:jc w:val="center"/>
            </w:pPr>
            <w:r w:rsidRPr="000E47C0">
              <w:t>2</w:t>
            </w:r>
          </w:p>
        </w:tc>
        <w:tc>
          <w:tcPr>
            <w:tcW w:w="1701" w:type="dxa"/>
            <w:vAlign w:val="center"/>
          </w:tcPr>
          <w:p w14:paraId="0EA2D619" w14:textId="77777777" w:rsidR="00197D5A" w:rsidRPr="000E47C0" w:rsidRDefault="00197D5A" w:rsidP="000218C5">
            <w:pPr>
              <w:pStyle w:val="IntenseQuote"/>
              <w:jc w:val="center"/>
            </w:pPr>
            <w:r>
              <w:t>Thuộc khoản dự phòng</w:t>
            </w:r>
          </w:p>
        </w:tc>
      </w:tr>
      <w:tr w:rsidR="000E47C0" w:rsidRPr="000E47C0" w14:paraId="573DE188" w14:textId="77777777" w:rsidTr="000218C5">
        <w:trPr>
          <w:trHeight w:val="397"/>
        </w:trPr>
        <w:tc>
          <w:tcPr>
            <w:tcW w:w="704" w:type="dxa"/>
            <w:vAlign w:val="center"/>
          </w:tcPr>
          <w:p w14:paraId="41D124C2" w14:textId="77777777" w:rsidR="00197D5A" w:rsidRPr="000E47C0" w:rsidRDefault="00197D5A" w:rsidP="006047EC">
            <w:pPr>
              <w:pStyle w:val="IntenseQuote"/>
              <w:jc w:val="center"/>
            </w:pPr>
            <w:r w:rsidRPr="000E47C0">
              <w:t>10</w:t>
            </w:r>
          </w:p>
        </w:tc>
        <w:tc>
          <w:tcPr>
            <w:tcW w:w="5528" w:type="dxa"/>
            <w:vAlign w:val="center"/>
          </w:tcPr>
          <w:p w14:paraId="0F7BFEF8" w14:textId="77777777" w:rsidR="00197D5A" w:rsidRPr="000E47C0" w:rsidRDefault="00197D5A" w:rsidP="006047EC">
            <w:pPr>
              <w:pStyle w:val="IntenseQuote"/>
            </w:pPr>
            <w:r w:rsidRPr="000E47C0">
              <w:t>Dụng cụ đo độ truyền sáng kính chắn gió</w:t>
            </w:r>
          </w:p>
        </w:tc>
        <w:tc>
          <w:tcPr>
            <w:tcW w:w="1134" w:type="dxa"/>
            <w:vAlign w:val="center"/>
          </w:tcPr>
          <w:p w14:paraId="22F1376D" w14:textId="77777777" w:rsidR="00197D5A" w:rsidRPr="000E47C0" w:rsidRDefault="00197D5A" w:rsidP="006047EC">
            <w:pPr>
              <w:pStyle w:val="IntenseQuote"/>
              <w:jc w:val="center"/>
            </w:pPr>
            <w:r w:rsidRPr="000E47C0">
              <w:t>1</w:t>
            </w:r>
          </w:p>
        </w:tc>
        <w:tc>
          <w:tcPr>
            <w:tcW w:w="1701" w:type="dxa"/>
            <w:vAlign w:val="center"/>
          </w:tcPr>
          <w:p w14:paraId="1AE82771" w14:textId="77777777" w:rsidR="00197D5A" w:rsidRPr="000E47C0" w:rsidRDefault="00197D5A" w:rsidP="000218C5">
            <w:pPr>
              <w:pStyle w:val="IntenseQuote"/>
              <w:jc w:val="center"/>
            </w:pPr>
            <w:r>
              <w:t>Thuộc khoản dự phòng</w:t>
            </w:r>
          </w:p>
        </w:tc>
      </w:tr>
      <w:tr w:rsidR="000E47C0" w:rsidRPr="000E47C0" w14:paraId="7FEF06F2" w14:textId="77777777" w:rsidTr="000218C5">
        <w:trPr>
          <w:trHeight w:val="397"/>
        </w:trPr>
        <w:tc>
          <w:tcPr>
            <w:tcW w:w="704" w:type="dxa"/>
            <w:vAlign w:val="center"/>
          </w:tcPr>
          <w:p w14:paraId="7C02032E" w14:textId="77777777" w:rsidR="00197D5A" w:rsidRPr="000E47C0" w:rsidRDefault="00197D5A" w:rsidP="006047EC">
            <w:pPr>
              <w:pStyle w:val="IntenseQuote"/>
              <w:jc w:val="center"/>
            </w:pPr>
            <w:r w:rsidRPr="000E47C0">
              <w:t>11</w:t>
            </w:r>
          </w:p>
        </w:tc>
        <w:tc>
          <w:tcPr>
            <w:tcW w:w="5528" w:type="dxa"/>
            <w:vAlign w:val="center"/>
          </w:tcPr>
          <w:p w14:paraId="744107AD" w14:textId="77777777" w:rsidR="00197D5A" w:rsidRPr="000E47C0" w:rsidRDefault="00197D5A" w:rsidP="006047EC">
            <w:pPr>
              <w:pStyle w:val="IntenseQuote"/>
            </w:pPr>
            <w:r w:rsidRPr="000E47C0">
              <w:t>Dụng cụ, trang bị bảo vệ an toàn cách điện khi kiểm tra xe điện, xe hybrid điện</w:t>
            </w:r>
          </w:p>
        </w:tc>
        <w:tc>
          <w:tcPr>
            <w:tcW w:w="1134" w:type="dxa"/>
            <w:vAlign w:val="center"/>
          </w:tcPr>
          <w:p w14:paraId="7DD05D5F" w14:textId="77777777" w:rsidR="00197D5A" w:rsidRPr="000E47C0" w:rsidRDefault="00197D5A" w:rsidP="006047EC">
            <w:pPr>
              <w:pStyle w:val="IntenseQuote"/>
              <w:jc w:val="center"/>
            </w:pPr>
            <w:r w:rsidRPr="000E47C0">
              <w:t>1</w:t>
            </w:r>
          </w:p>
        </w:tc>
        <w:tc>
          <w:tcPr>
            <w:tcW w:w="1701" w:type="dxa"/>
            <w:vAlign w:val="center"/>
          </w:tcPr>
          <w:p w14:paraId="3D9B0A83" w14:textId="77777777" w:rsidR="00197D5A" w:rsidRPr="000E47C0" w:rsidRDefault="00197D5A" w:rsidP="000218C5">
            <w:pPr>
              <w:pStyle w:val="IntenseQuote"/>
              <w:jc w:val="center"/>
            </w:pPr>
            <w:r>
              <w:t>Thuộc khoản dự phòng</w:t>
            </w:r>
          </w:p>
        </w:tc>
      </w:tr>
      <w:tr w:rsidR="000E47C0" w:rsidRPr="000E47C0" w14:paraId="04DD3451" w14:textId="77777777" w:rsidTr="000218C5">
        <w:trPr>
          <w:trHeight w:val="397"/>
        </w:trPr>
        <w:tc>
          <w:tcPr>
            <w:tcW w:w="704" w:type="dxa"/>
            <w:vAlign w:val="center"/>
          </w:tcPr>
          <w:p w14:paraId="0FEA7D6F" w14:textId="77777777" w:rsidR="00197D5A" w:rsidRPr="000E47C0" w:rsidRDefault="00197D5A" w:rsidP="006047EC">
            <w:pPr>
              <w:pStyle w:val="IntenseQuote"/>
              <w:jc w:val="center"/>
            </w:pPr>
            <w:r w:rsidRPr="000E47C0">
              <w:t>12</w:t>
            </w:r>
          </w:p>
        </w:tc>
        <w:tc>
          <w:tcPr>
            <w:tcW w:w="5528" w:type="dxa"/>
            <w:vAlign w:val="center"/>
          </w:tcPr>
          <w:p w14:paraId="31DAC731" w14:textId="77777777" w:rsidR="00197D5A" w:rsidRPr="000E47C0" w:rsidRDefault="00197D5A" w:rsidP="006047EC">
            <w:pPr>
              <w:pStyle w:val="IntenseQuote"/>
            </w:pPr>
            <w:r w:rsidRPr="000E47C0">
              <w:t>Thiết bị phân tích khí thải xe mô tô, xe gắn máy; camera AI giám sát kiểm định khí thải</w:t>
            </w:r>
          </w:p>
        </w:tc>
        <w:tc>
          <w:tcPr>
            <w:tcW w:w="1134" w:type="dxa"/>
            <w:vAlign w:val="center"/>
          </w:tcPr>
          <w:p w14:paraId="311881A9" w14:textId="77777777" w:rsidR="00197D5A" w:rsidRPr="000E47C0" w:rsidRDefault="00197D5A" w:rsidP="006047EC">
            <w:pPr>
              <w:pStyle w:val="IntenseQuote"/>
              <w:jc w:val="center"/>
            </w:pPr>
            <w:r w:rsidRPr="000E47C0">
              <w:t>2</w:t>
            </w:r>
          </w:p>
        </w:tc>
        <w:tc>
          <w:tcPr>
            <w:tcW w:w="1701" w:type="dxa"/>
            <w:vAlign w:val="center"/>
          </w:tcPr>
          <w:p w14:paraId="14330897" w14:textId="77777777" w:rsidR="00197D5A" w:rsidRPr="000E47C0" w:rsidRDefault="00197D5A" w:rsidP="000218C5">
            <w:pPr>
              <w:pStyle w:val="IntenseQuote"/>
              <w:jc w:val="center"/>
            </w:pPr>
            <w:r>
              <w:t>Thuộc khoản dự phòng</w:t>
            </w:r>
          </w:p>
        </w:tc>
      </w:tr>
    </w:tbl>
    <w:p w14:paraId="66CA0EC6" w14:textId="77777777" w:rsidR="00197D5A" w:rsidRPr="000E47C0" w:rsidRDefault="00197D5A" w:rsidP="00197D5A">
      <w:pPr>
        <w:rPr>
          <w:b/>
          <w:bCs/>
          <w:lang w:val="nl-NL"/>
        </w:rPr>
      </w:pPr>
      <w:r w:rsidRPr="000E47C0">
        <w:rPr>
          <w:b/>
          <w:bCs/>
          <w:lang w:val="nl-NL"/>
        </w:rPr>
        <w:t>b) Hệ thống, thiết bị hỗ trợ</w:t>
      </w:r>
    </w:p>
    <w:p w14:paraId="70A5BFF5" w14:textId="77777777" w:rsidR="00197D5A" w:rsidRPr="000E47C0" w:rsidRDefault="00197D5A" w:rsidP="00197D5A">
      <w:pPr>
        <w:rPr>
          <w:lang w:val="nl-NL"/>
        </w:rPr>
      </w:pPr>
      <w:r w:rsidRPr="000E47C0">
        <w:rPr>
          <w:lang w:val="nl-NL"/>
        </w:rPr>
        <w:t>- Hệ thống máy chủ lưu trữ và chia sẻ dữ liệu tập trung;</w:t>
      </w:r>
    </w:p>
    <w:p w14:paraId="21C207C7" w14:textId="77777777" w:rsidR="00197D5A" w:rsidRPr="000E47C0" w:rsidRDefault="00197D5A" w:rsidP="00197D5A">
      <w:pPr>
        <w:rPr>
          <w:lang w:val="nl-NL"/>
        </w:rPr>
      </w:pPr>
      <w:r w:rsidRPr="000E47C0">
        <w:rPr>
          <w:lang w:val="nl-NL"/>
        </w:rPr>
        <w:t>- Máy tính, máy in dùng cho văn phòng, chuyền kiểm định;</w:t>
      </w:r>
    </w:p>
    <w:p w14:paraId="2BB114D1" w14:textId="77777777" w:rsidR="00197D5A" w:rsidRPr="000E47C0" w:rsidRDefault="00197D5A" w:rsidP="00197D5A">
      <w:pPr>
        <w:rPr>
          <w:lang w:val="nl-NL"/>
        </w:rPr>
      </w:pPr>
      <w:r w:rsidRPr="000E47C0">
        <w:rPr>
          <w:lang w:val="nl-NL"/>
        </w:rPr>
        <w:t>- Hệ thống âm thanh để thông báo cho chủ xe;</w:t>
      </w:r>
    </w:p>
    <w:p w14:paraId="43786041" w14:textId="77777777" w:rsidR="00197D5A" w:rsidRPr="000E47C0" w:rsidRDefault="00197D5A" w:rsidP="00197D5A">
      <w:pPr>
        <w:rPr>
          <w:lang w:val="nl-NL"/>
        </w:rPr>
      </w:pPr>
      <w:r w:rsidRPr="000E47C0">
        <w:rPr>
          <w:lang w:val="nl-NL"/>
        </w:rPr>
        <w:t>- Màn hình hiển thị có kích thước 65 inch tại phòng chờ khách hàng để công khai quá trình hoạt động kiểm định ở các vị trí kiểm tra;</w:t>
      </w:r>
    </w:p>
    <w:p w14:paraId="7C117EA4" w14:textId="77777777" w:rsidR="00197D5A" w:rsidRPr="000E47C0" w:rsidRDefault="00197D5A" w:rsidP="00197D5A">
      <w:pPr>
        <w:rPr>
          <w:lang w:val="nl-NL"/>
        </w:rPr>
      </w:pPr>
      <w:r w:rsidRPr="000E47C0">
        <w:rPr>
          <w:lang w:val="nl-NL"/>
        </w:rPr>
        <w:t>- Hệ thống camera, máy ảnh chụp ảnh XCG vào kiểm định có hiển thị thời gian chụp trên ảnh và có độ phân giải từ 1280x720 pixels trở lên;</w:t>
      </w:r>
    </w:p>
    <w:p w14:paraId="46346266" w14:textId="77777777" w:rsidR="00197D5A" w:rsidRPr="000E47C0" w:rsidRDefault="00197D5A" w:rsidP="00197D5A">
      <w:pPr>
        <w:rPr>
          <w:lang w:val="nl-NL"/>
        </w:rPr>
      </w:pPr>
      <w:r w:rsidRPr="000E47C0">
        <w:rPr>
          <w:lang w:val="nl-NL"/>
        </w:rPr>
        <w:t>- Thiết bị thông gió cưỡng bức ở vị trí kiểm tra khí thải nếu vị trí kiểm tra khí thải ở trong nhà xưởng.</w:t>
      </w:r>
    </w:p>
    <w:p w14:paraId="352CC864" w14:textId="77777777" w:rsidR="00197D5A" w:rsidRPr="000E47C0" w:rsidRDefault="00197D5A" w:rsidP="00197D5A">
      <w:pPr>
        <w:rPr>
          <w:lang w:val="nl-NL"/>
        </w:rPr>
      </w:pPr>
      <w:r w:rsidRPr="000E47C0">
        <w:rPr>
          <w:lang w:val="nl-NL"/>
        </w:rPr>
        <w:t>- Camera giám sát khu vực tiếp nhận hồ sơ; phần mềm điều khiển thiết bị mã hóa, lưu trữ dữ liệu tối thiểu 36 tháng; thiết bị, dụng cụ theo quy chuẩn kỹ thuật quốc gia có hiệu lực tại thời điểm đầu tư (dự thảo quy chuẩn thay thế QCVN 103:2024/BGTVT dự kiến có hiệu lực từ ngày 01/01/2027).</w:t>
      </w:r>
    </w:p>
    <w:p w14:paraId="62AFB09B" w14:textId="77777777" w:rsidR="00197D5A" w:rsidRPr="000E47C0" w:rsidRDefault="00197D5A" w:rsidP="00197D5A">
      <w:pPr>
        <w:rPr>
          <w:i/>
          <w:iCs/>
          <w:lang w:val="nl-NL"/>
        </w:rPr>
      </w:pPr>
      <w:r w:rsidRPr="000E47C0">
        <w:rPr>
          <w:i/>
          <w:iCs/>
          <w:lang w:val="nl-NL"/>
        </w:rPr>
        <w:t>(Danh mục thiết bị được thể hiện tại Phụ lục IV kèm theo).</w:t>
      </w:r>
    </w:p>
    <w:p w14:paraId="09170414" w14:textId="77777777" w:rsidR="00197D5A" w:rsidRPr="000E47C0" w:rsidRDefault="00197D5A" w:rsidP="00197D5A">
      <w:pPr>
        <w:pStyle w:val="Heading1"/>
        <w:rPr>
          <w:color w:val="auto"/>
        </w:rPr>
      </w:pPr>
      <w:bookmarkStart w:id="74" w:name="_Toc236064047"/>
      <w:r w:rsidRPr="000E47C0">
        <w:rPr>
          <w:color w:val="auto"/>
        </w:rPr>
        <w:t>VII. CƠ CHẾ HOẠT ĐỘNG, QUẢN LÝ TÀI CHÍNH</w:t>
      </w:r>
      <w:bookmarkEnd w:id="74"/>
    </w:p>
    <w:p w14:paraId="5304179B" w14:textId="77777777" w:rsidR="00197D5A" w:rsidRPr="000E47C0" w:rsidRDefault="00197D5A" w:rsidP="00197D5A">
      <w:pPr>
        <w:pStyle w:val="Heading2"/>
        <w:rPr>
          <w:color w:val="auto"/>
          <w:lang w:val="nl-NL"/>
        </w:rPr>
      </w:pPr>
      <w:bookmarkStart w:id="75" w:name="_Toc236064048"/>
      <w:r w:rsidRPr="000E47C0">
        <w:rPr>
          <w:color w:val="auto"/>
          <w:lang w:val="nl-NL"/>
        </w:rPr>
        <w:t>1. Cơ chế hoạt động</w:t>
      </w:r>
      <w:bookmarkEnd w:id="75"/>
    </w:p>
    <w:p w14:paraId="5F0A72D1" w14:textId="77777777" w:rsidR="00197D5A" w:rsidRPr="000E47C0" w:rsidRDefault="00197D5A" w:rsidP="00197D5A">
      <w:pPr>
        <w:rPr>
          <w:lang w:val="nl-NL"/>
        </w:rPr>
      </w:pPr>
      <w:r w:rsidRPr="000E47C0">
        <w:rPr>
          <w:lang w:val="nl-NL"/>
        </w:rPr>
        <w:t>a) Công ty được tổ chức và làm việc theo chế độ Giám đốc; chức năng, nhiệm vụ, quyền hạn của các Bộ phận thuộc Công ty và Trung tâm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2EE3B024" w14:textId="77777777" w:rsidR="00197D5A" w:rsidRPr="000E47C0" w:rsidRDefault="00197D5A" w:rsidP="00197D5A">
      <w:pPr>
        <w:rPr>
          <w:lang w:val="nl-NL"/>
        </w:rPr>
      </w:pPr>
      <w:r w:rsidRPr="000E47C0">
        <w:rPr>
          <w:lang w:val="nl-NL"/>
        </w:rPr>
        <w:t>b) Các vị trí, chức danh lãnh đạo các Bộ phận thuộc Công ty được bổ nhiệm, miễn nhiệm theo các quy định của pháp luật và theo Quy chế Công ty.</w:t>
      </w:r>
    </w:p>
    <w:p w14:paraId="6FE9245A" w14:textId="77777777" w:rsidR="00197D5A" w:rsidRPr="000E47C0" w:rsidRDefault="00197D5A" w:rsidP="00197D5A">
      <w:pPr>
        <w:pStyle w:val="Heading2"/>
        <w:rPr>
          <w:color w:val="auto"/>
          <w:lang w:val="nl-NL"/>
        </w:rPr>
      </w:pPr>
      <w:bookmarkStart w:id="76" w:name="_Toc236064049"/>
      <w:r w:rsidRPr="000E47C0">
        <w:rPr>
          <w:color w:val="auto"/>
          <w:lang w:val="nl-NL"/>
        </w:rPr>
        <w:t>2. Cơ chế tài chính</w:t>
      </w:r>
      <w:bookmarkEnd w:id="76"/>
    </w:p>
    <w:p w14:paraId="5E247147" w14:textId="77777777" w:rsidR="00197D5A" w:rsidRPr="000E47C0" w:rsidRDefault="00197D5A" w:rsidP="00197D5A">
      <w:pPr>
        <w:rPr>
          <w:lang w:val="nl-NL"/>
        </w:rPr>
      </w:pPr>
      <w:r w:rsidRPr="000E47C0">
        <w:rPr>
          <w:lang w:val="nl-NL"/>
        </w:rPr>
        <w:t xml:space="preserve">a) Công ty thực hiện </w:t>
      </w:r>
      <w:r w:rsidRPr="000E47C0">
        <w:rPr>
          <w:b/>
          <w:bCs/>
          <w:lang w:val="nl-NL"/>
        </w:rPr>
        <w:t>chế độ kế toán doanh nghiệp</w:t>
      </w:r>
      <w:r w:rsidRPr="000E47C0">
        <w:rPr>
          <w:lang w:val="nl-NL"/>
        </w:rPr>
        <w:t xml:space="preserve"> theo Luật Kế toán ngày 20 tháng 11 năm 2015 (hợp nhất tại Văn bản hợp nhất số 41/VBHN-VPQH ngày 16 tháng 3 năm 2026) và chế độ kế toán doanh nghiệp hiện hành; tự chủ, tự chịu trách nhiệm về tài chính theo Luật Doanh nghiệp ngày 17 tháng 6 năm 2020 (hợp nhất tại Văn bản hợp nhất số 67/VBHN-VPQH ngày 15 tháng 8 năm 2025); thực hiện đầy đủ nghĩa vụ thuế (thuế giá trị gia tăng, thuế thu nhập doanh nghiệp và các nghĩa vụ khác) theo pháp luật về thuế áp dụng cho doanh nghiệp.</w:t>
      </w:r>
    </w:p>
    <w:p w14:paraId="371A8FE1" w14:textId="77777777" w:rsidR="00197D5A" w:rsidRPr="000E47C0" w:rsidRDefault="00197D5A" w:rsidP="00197D5A">
      <w:pPr>
        <w:rPr>
          <w:lang w:val="nl-NL"/>
        </w:rPr>
      </w:pPr>
      <w:r w:rsidRPr="000E47C0">
        <w:rPr>
          <w:b/>
          <w:bCs/>
          <w:lang w:val="nl-NL"/>
        </w:rPr>
        <w:t>b) Quản lý dòng tiền và tách bạch tài sản:</w:t>
      </w:r>
      <w:r w:rsidRPr="000E47C0">
        <w:rPr>
          <w:lang w:val="nl-NL"/>
        </w:rPr>
        <w:t xml:space="preserve">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110E7179" w14:textId="77777777" w:rsidR="00197D5A" w:rsidRPr="000E47C0" w:rsidRDefault="00197D5A" w:rsidP="00197D5A">
      <w:pPr>
        <w:rPr>
          <w:lang w:val="nl-NL"/>
        </w:rPr>
      </w:pPr>
      <w:r w:rsidRPr="000E47C0">
        <w:rPr>
          <w:b/>
          <w:bCs/>
          <w:lang w:val="nl-NL"/>
        </w:rPr>
        <w:t>c) Cơ chế thu phí kiểm định:</w:t>
      </w:r>
      <w:r w:rsidRPr="000E47C0">
        <w:rPr>
          <w:lang w:val="nl-NL"/>
        </w:rPr>
        <w:t xml:space="preserve"> Doanh nghiệp thu phí dịch vụ kiểm định an toàn kỹ thuật và bảo vệ môi trường XCG theo quy định hiện hành.</w:t>
      </w:r>
    </w:p>
    <w:p w14:paraId="12106A50" w14:textId="77777777" w:rsidR="00197D5A" w:rsidRPr="000E47C0" w:rsidRDefault="00197D5A" w:rsidP="00197D5A">
      <w:pPr>
        <w:rPr>
          <w:lang w:val="nl-NL"/>
        </w:rPr>
      </w:pPr>
      <w:r w:rsidRPr="000E47C0">
        <w:rPr>
          <w:b/>
          <w:bCs/>
          <w:lang w:val="nl-NL"/>
        </w:rPr>
        <w:t>d) Nghĩa vụ thuế, phí, lệ phí: Công ty kê khai, nộp thuế giá trị gia tăng theo phương pháp khấu trừ; thuế thu nhập doanh nghiệp theo thuế suất quy định (ưu đãi, miễn, giảm chỉ áp dụng khi đáp ứng điều kiện theo quy định); khấu trừ, nộp thay thuế thu nhập cá nhân của người lao động; thu, nộp lệ phí cấp giấy chứng nhận kiểm định và phí sử dụng đường bộ vào ngân sách nhà nước.</w:t>
      </w:r>
    </w:p>
    <w:p w14:paraId="7223F46A" w14:textId="77777777" w:rsidR="00197D5A" w:rsidRPr="000E47C0" w:rsidRDefault="00197D5A" w:rsidP="00197D5A">
      <w:pPr>
        <w:rPr>
          <w:lang w:val="nl-NL"/>
        </w:rPr>
      </w:pPr>
      <w:r w:rsidRPr="000E47C0">
        <w:rPr>
          <w:b/>
          <w:bCs/>
          <w:lang w:val="nl-NL"/>
        </w:rPr>
        <w:t>đ) Phân phối lợi nhuận sau thuế (tương ứng tỷ lệ vốn góp):</w:t>
      </w:r>
      <w:r w:rsidRPr="000E47C0">
        <w:rPr>
          <w:lang w:val="nl-NL"/>
        </w:rPr>
        <w:t xml:space="preserve"> Lợi nhuận sau thuế được phân phối theo đúng tỷ lệ vốn góp thực tế của các thành viên sau khi trích lập các quỹ theo quy định của pháp luật về doanh nghiệp và Điều lệ Công ty.</w:t>
      </w:r>
    </w:p>
    <w:p w14:paraId="68646EF5" w14:textId="77777777" w:rsidR="00197D5A" w:rsidRPr="000E47C0" w:rsidRDefault="00197D5A" w:rsidP="00197D5A">
      <w:pPr>
        <w:pStyle w:val="tnbng"/>
        <w:rPr>
          <w:color w:val="auto"/>
          <w:lang w:val="nl-NL"/>
        </w:rPr>
      </w:pPr>
      <w:bookmarkStart w:id="77" w:name="_Toc238544028"/>
      <w:r w:rsidRPr="000E47C0">
        <w:rPr>
          <w:color w:val="auto"/>
        </w:rPr>
        <w:t>Bảng 16. Cơ cấu phân phối lợi nhuận sau thuế theo tỷ lệ vốn góp</w:t>
      </w:r>
      <w:bookmarkEnd w:id="77"/>
    </w:p>
    <w:tbl>
      <w:tblPr>
        <w:tblW w:w="9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418"/>
        <w:gridCol w:w="4613"/>
      </w:tblGrid>
      <w:tr w:rsidR="000E47C0" w:rsidRPr="000E47C0" w14:paraId="5E3BFCAC" w14:textId="77777777" w:rsidTr="006047EC">
        <w:tc>
          <w:tcPr>
            <w:tcW w:w="2972" w:type="dxa"/>
            <w:vAlign w:val="center"/>
          </w:tcPr>
          <w:p w14:paraId="70018EEF" w14:textId="77777777" w:rsidR="00197D5A" w:rsidRPr="000E47C0" w:rsidRDefault="00197D5A" w:rsidP="006047EC">
            <w:pPr>
              <w:pStyle w:val="IntenseQuote"/>
              <w:jc w:val="center"/>
              <w:rPr>
                <w:b/>
                <w:bCs/>
              </w:rPr>
            </w:pPr>
            <w:r w:rsidRPr="000E47C0">
              <w:rPr>
                <w:b/>
                <w:bCs/>
              </w:rPr>
              <w:t>Thành viên</w:t>
            </w:r>
          </w:p>
        </w:tc>
        <w:tc>
          <w:tcPr>
            <w:tcW w:w="1418" w:type="dxa"/>
            <w:vAlign w:val="center"/>
          </w:tcPr>
          <w:p w14:paraId="06D5502D" w14:textId="77777777" w:rsidR="00197D5A" w:rsidRPr="000E47C0" w:rsidRDefault="00197D5A" w:rsidP="006047EC">
            <w:pPr>
              <w:pStyle w:val="IntenseQuote"/>
              <w:jc w:val="center"/>
              <w:rPr>
                <w:b/>
                <w:bCs/>
              </w:rPr>
            </w:pPr>
            <w:r w:rsidRPr="000E47C0">
              <w:rPr>
                <w:b/>
                <w:bCs/>
              </w:rPr>
              <w:t xml:space="preserve">Tỷ lệ </w:t>
            </w:r>
          </w:p>
          <w:p w14:paraId="407190CF" w14:textId="77777777" w:rsidR="00197D5A" w:rsidRPr="000E47C0" w:rsidRDefault="00197D5A" w:rsidP="006047EC">
            <w:pPr>
              <w:pStyle w:val="IntenseQuote"/>
              <w:jc w:val="center"/>
              <w:rPr>
                <w:b/>
                <w:bCs/>
              </w:rPr>
            </w:pPr>
            <w:r w:rsidRPr="000E47C0">
              <w:rPr>
                <w:b/>
                <w:bCs/>
              </w:rPr>
              <w:t>vốn góp</w:t>
            </w:r>
          </w:p>
        </w:tc>
        <w:tc>
          <w:tcPr>
            <w:tcW w:w="4613" w:type="dxa"/>
            <w:vAlign w:val="center"/>
          </w:tcPr>
          <w:p w14:paraId="5FCD3375" w14:textId="77777777" w:rsidR="00197D5A" w:rsidRPr="000E47C0" w:rsidRDefault="00197D5A" w:rsidP="006047EC">
            <w:pPr>
              <w:pStyle w:val="IntenseQuote"/>
              <w:jc w:val="center"/>
              <w:rPr>
                <w:b/>
                <w:bCs/>
              </w:rPr>
            </w:pPr>
            <w:r w:rsidRPr="000E47C0">
              <w:rPr>
                <w:b/>
                <w:bCs/>
              </w:rPr>
              <w:t>Ghi chú</w:t>
            </w:r>
          </w:p>
        </w:tc>
      </w:tr>
      <w:tr w:rsidR="000E47C0" w:rsidRPr="000E47C0" w14:paraId="6F3944BE" w14:textId="77777777" w:rsidTr="006047EC">
        <w:tc>
          <w:tcPr>
            <w:tcW w:w="2972" w:type="dxa"/>
            <w:vAlign w:val="center"/>
          </w:tcPr>
          <w:p w14:paraId="3E594546" w14:textId="77777777" w:rsidR="00197D5A" w:rsidRPr="000E47C0" w:rsidRDefault="00197D5A" w:rsidP="006047EC">
            <w:pPr>
              <w:pStyle w:val="IntenseQuote"/>
            </w:pPr>
            <w:r w:rsidRPr="000E47C0">
              <w:t>Trường Cao đẳng Kon Tum</w:t>
            </w:r>
          </w:p>
        </w:tc>
        <w:tc>
          <w:tcPr>
            <w:tcW w:w="1418" w:type="dxa"/>
            <w:vAlign w:val="center"/>
          </w:tcPr>
          <w:p w14:paraId="01C372C3" w14:textId="77777777" w:rsidR="00197D5A" w:rsidRPr="000E47C0" w:rsidRDefault="00197D5A" w:rsidP="006047EC">
            <w:pPr>
              <w:pStyle w:val="IntenseQuote"/>
              <w:jc w:val="center"/>
            </w:pPr>
            <w:r w:rsidRPr="000E47C0">
              <w:t>51%</w:t>
            </w:r>
          </w:p>
        </w:tc>
        <w:tc>
          <w:tcPr>
            <w:tcW w:w="4613" w:type="dxa"/>
            <w:vAlign w:val="center"/>
          </w:tcPr>
          <w:p w14:paraId="42165EA2" w14:textId="4E633C26" w:rsidR="00197D5A" w:rsidRPr="000E47C0" w:rsidRDefault="00197D5A" w:rsidP="006047EC">
            <w:pPr>
              <w:pStyle w:val="IntenseQuote"/>
            </w:pPr>
            <w:r w:rsidRPr="000E47C0">
              <w:t>Lợi nhuận được chia nộp về Trường để sử dụng trả lãi tiền vay, chi phí quản lý, trích lập quỹ cải cách tiền lương và các quỹ khác theo quy định; trường hợp áp dụng cơ chế quản lý vốn nhà nước tại doanh nghiệp, việc thu, nộp lợi nhuận được chia thực hiện theo hướng dẫn của Bộ Tài chính</w:t>
            </w:r>
          </w:p>
        </w:tc>
      </w:tr>
      <w:tr w:rsidR="000E47C0" w:rsidRPr="000E47C0" w14:paraId="769D0BD3" w14:textId="77777777" w:rsidTr="006047EC">
        <w:tc>
          <w:tcPr>
            <w:tcW w:w="2972" w:type="dxa"/>
            <w:vAlign w:val="center"/>
          </w:tcPr>
          <w:p w14:paraId="030F2058" w14:textId="77777777" w:rsidR="00197D5A" w:rsidRPr="000E47C0" w:rsidRDefault="00197D5A" w:rsidP="006047EC">
            <w:pPr>
              <w:pStyle w:val="IntenseQuote"/>
            </w:pPr>
            <w:r w:rsidRPr="000E47C0">
              <w:t>Nhà đầu tư chiến lược</w:t>
            </w:r>
          </w:p>
        </w:tc>
        <w:tc>
          <w:tcPr>
            <w:tcW w:w="1418" w:type="dxa"/>
            <w:vAlign w:val="center"/>
          </w:tcPr>
          <w:p w14:paraId="7658720F" w14:textId="77777777" w:rsidR="00197D5A" w:rsidRPr="000E47C0" w:rsidRDefault="00197D5A" w:rsidP="006047EC">
            <w:pPr>
              <w:pStyle w:val="IntenseQuote"/>
              <w:jc w:val="center"/>
            </w:pPr>
            <w:r w:rsidRPr="000E47C0">
              <w:t>49%</w:t>
            </w:r>
          </w:p>
        </w:tc>
        <w:tc>
          <w:tcPr>
            <w:tcW w:w="4613" w:type="dxa"/>
            <w:vAlign w:val="center"/>
          </w:tcPr>
          <w:p w14:paraId="3A1C9C18" w14:textId="77777777" w:rsidR="00197D5A" w:rsidRPr="000E47C0" w:rsidRDefault="00197D5A" w:rsidP="006047EC">
            <w:pPr>
              <w:pStyle w:val="IntenseQuote"/>
            </w:pPr>
            <w:r w:rsidRPr="000E47C0">
              <w:t>Nhà đầu tư được chia lợi nhuận theo tỷ lệ góp vốn</w:t>
            </w:r>
          </w:p>
        </w:tc>
      </w:tr>
      <w:tr w:rsidR="000E47C0" w:rsidRPr="000E47C0" w14:paraId="36338F33" w14:textId="77777777" w:rsidTr="006047EC">
        <w:tc>
          <w:tcPr>
            <w:tcW w:w="2972" w:type="dxa"/>
            <w:vAlign w:val="center"/>
          </w:tcPr>
          <w:p w14:paraId="01DB85F5" w14:textId="77777777" w:rsidR="00197D5A" w:rsidRPr="000E47C0" w:rsidRDefault="00197D5A" w:rsidP="006047EC">
            <w:pPr>
              <w:pStyle w:val="IntenseQuote"/>
              <w:jc w:val="center"/>
              <w:rPr>
                <w:b/>
                <w:bCs/>
              </w:rPr>
            </w:pPr>
            <w:r w:rsidRPr="000E47C0">
              <w:rPr>
                <w:b/>
                <w:bCs/>
              </w:rPr>
              <w:t>Tổng cộng</w:t>
            </w:r>
          </w:p>
        </w:tc>
        <w:tc>
          <w:tcPr>
            <w:tcW w:w="1418" w:type="dxa"/>
            <w:vAlign w:val="center"/>
          </w:tcPr>
          <w:p w14:paraId="5DAEB57C" w14:textId="77777777" w:rsidR="00197D5A" w:rsidRPr="000E47C0" w:rsidRDefault="00197D5A" w:rsidP="006047EC">
            <w:pPr>
              <w:pStyle w:val="IntenseQuote"/>
              <w:jc w:val="center"/>
              <w:rPr>
                <w:b/>
                <w:bCs/>
              </w:rPr>
            </w:pPr>
            <w:r w:rsidRPr="000E47C0">
              <w:rPr>
                <w:b/>
                <w:bCs/>
              </w:rPr>
              <w:t>100%</w:t>
            </w:r>
          </w:p>
        </w:tc>
        <w:tc>
          <w:tcPr>
            <w:tcW w:w="4613" w:type="dxa"/>
            <w:vAlign w:val="center"/>
          </w:tcPr>
          <w:p w14:paraId="127539B5" w14:textId="77777777" w:rsidR="00197D5A" w:rsidRPr="000E47C0" w:rsidRDefault="00197D5A" w:rsidP="006047EC">
            <w:pPr>
              <w:pStyle w:val="IntenseQuote"/>
              <w:rPr>
                <w:b/>
                <w:bCs/>
              </w:rPr>
            </w:pPr>
          </w:p>
        </w:tc>
      </w:tr>
    </w:tbl>
    <w:p w14:paraId="73096513" w14:textId="77777777" w:rsidR="00197D5A" w:rsidRPr="000E47C0" w:rsidRDefault="00197D5A" w:rsidP="00197D5A">
      <w:pPr>
        <w:rPr>
          <w:b/>
          <w:bCs/>
          <w:lang w:val="nl-NL"/>
        </w:rPr>
      </w:pPr>
      <w:r w:rsidRPr="000E47C0">
        <w:rPr>
          <w:b/>
          <w:bCs/>
          <w:lang w:val="nl-NL"/>
        </w:rPr>
        <w:t>e) Cơ chế bảo toàn vốn nhà nước và cơ chế kiểm soát:</w:t>
      </w:r>
    </w:p>
    <w:p w14:paraId="4A778A08" w14:textId="77777777" w:rsidR="00197D5A" w:rsidRPr="000E47C0" w:rsidRDefault="00197D5A" w:rsidP="00197D5A">
      <w:pPr>
        <w:rPr>
          <w:lang w:val="nl-NL"/>
        </w:rPr>
      </w:pPr>
      <w:r w:rsidRPr="000E47C0">
        <w:rPr>
          <w:lang w:val="nl-NL"/>
        </w:rPr>
        <w:t>- Ban hành Quy chế quản lý phần vốn của nhà nước (Trường) tại doanh nghiệp theo quy định của Luật Quản lý và đầu tư vốn nhà nước tại doanh nghiệp ngày 14 tháng 6 năm 2025 và các quy định về phân cấp quản lý. Đồng thời, Điều lệ, Quy chế nội bộ Công ty cần quy định rõ các nội dung: Tiêu chuẩn người đại diện phần vốn; chế độ báo cáo định kỳ về UBND tỉnh và Trường; ngưỡng biểu quyết các quyết định quan trọng của Công ty; xử lý trách nhiệm khi để thất thoát vốn; ...</w:t>
      </w:r>
    </w:p>
    <w:p w14:paraId="66F71FC2" w14:textId="77777777" w:rsidR="00197D5A" w:rsidRPr="000E47C0" w:rsidRDefault="00197D5A" w:rsidP="00197D5A">
      <w:pPr>
        <w:rPr>
          <w:lang w:val="nl-NL"/>
        </w:rPr>
      </w:pPr>
      <w:r w:rsidRPr="000E47C0">
        <w:rPr>
          <w:lang w:val="nl-NL"/>
        </w:rPr>
        <w:t>- Điều lệ Công ty quy định quyền ưu tiên mua phần vốn góp của Trường khi thành viên khác muốn chuyển nhượng theo Điều 52 Luật Doanh nghiệp ngày 17 tháng 6 năm 2020 (hợp nhất tại Văn bản hợp nhất số 67/VBHN-VPQH ngày 15 tháng 8 năm 2025); không được chuyển nhượng trong 3 năm đầu; không thế chấp tài sản công; biểu quyết 65% cho quyết định quan trọng;</w:t>
      </w:r>
    </w:p>
    <w:p w14:paraId="318A40ED" w14:textId="77777777" w:rsidR="00197D5A" w:rsidRPr="000E47C0" w:rsidRDefault="00197D5A" w:rsidP="00197D5A">
      <w:pPr>
        <w:rPr>
          <w:lang w:val="nl-NL"/>
        </w:rPr>
      </w:pPr>
      <w:r w:rsidRPr="000E47C0">
        <w:rPr>
          <w:lang w:val="nl-NL"/>
        </w:rPr>
        <w:t>- Thực hiện Kiểm toán độc lập hằng năm; thanh tra, kiểm tra định kỳ theo thẩm quyền UBND tỉnh và Kiểm toán nhà nước (nếu có);</w:t>
      </w:r>
    </w:p>
    <w:p w14:paraId="1FE989B5" w14:textId="77777777" w:rsidR="00197D5A" w:rsidRPr="000E47C0" w:rsidRDefault="00197D5A" w:rsidP="00197D5A">
      <w:pPr>
        <w:rPr>
          <w:lang w:val="nl-NL"/>
        </w:rPr>
      </w:pPr>
      <w:r w:rsidRPr="000E47C0">
        <w:rPr>
          <w:lang w:val="nl-NL"/>
        </w:rPr>
        <w:t>- Người đại diện phần vốn Nhà nước kê khai xung đột lợi ích; không kiêm nhiệm thay thế chức năng quản lý hành chính của Trường;</w:t>
      </w:r>
    </w:p>
    <w:p w14:paraId="5D54B4C7" w14:textId="77777777" w:rsidR="00197D5A" w:rsidRPr="000E47C0" w:rsidRDefault="00197D5A" w:rsidP="00197D5A">
      <w:pPr>
        <w:rPr>
          <w:lang w:val="nl-NL"/>
        </w:rPr>
      </w:pPr>
      <w:r w:rsidRPr="000E47C0">
        <w:rPr>
          <w:lang w:val="nl-NL"/>
        </w:rPr>
        <w:t>- Lộ trình thu hồi phần vốn: Nếu doanh nghiệp thua lỗ 3 năm liên tiếp, HĐTV có nghĩa vụ trình cấp có thẩm quyền phê duyệt Phương án tái cơ cấu hoặc giải thể có kiểm soát, bảo đảm thu hồi tối đa phần vốn nhà nước.</w:t>
      </w:r>
    </w:p>
    <w:p w14:paraId="1ACB4B91" w14:textId="77777777" w:rsidR="00197D5A" w:rsidRPr="000E47C0" w:rsidRDefault="00197D5A" w:rsidP="00197D5A">
      <w:pPr>
        <w:rPr>
          <w:lang w:val="nl-NL"/>
        </w:rPr>
      </w:pPr>
      <w:r w:rsidRPr="000E47C0">
        <w:rPr>
          <w:lang w:val="nl-NL"/>
        </w:rPr>
        <w:t>- Cơ chế quản lý phần vốn của Trường thực hiện theo hướng dẫn của Bộ Tài chính, theo một trong hai cơ chế: (1) phần vốn góp là tài sản công của đơn vị sự nghiệp công lập sử dụng vào liên doanh, liên kết, quản lý theo pháp luật về quản lý, sử dụng tài sản công; hoặc (2) Ủy ban nhân dân tỉnh thực hiện quyền của cơ quan đại diện chủ sở hữu, cử người đại diện phần vốn theo Nghị định số 181/2026/NĐ-CP và Quyết định số 31/2025/QĐ-UBND ngày 15 tháng 10 năm 2025 của Ủy ban nhân dân tỉnh (được sửa đổi, bổ sung bởi Quyết định số 42/2026/QĐ-UBND); quy chế hoạt động của người đại diện phần vốn tham chiếu Quyết định số 836/QĐ-UBND ngày 17 tháng 9 năm 2026 của Ủy ban nhân dân tỉnh.</w:t>
      </w:r>
    </w:p>
    <w:p w14:paraId="15A80FD6" w14:textId="77777777" w:rsidR="00197D5A" w:rsidRPr="000E47C0" w:rsidRDefault="00197D5A" w:rsidP="00197D5A">
      <w:pPr>
        <w:rPr>
          <w:b/>
          <w:bCs/>
          <w:lang w:val="nl-NL"/>
        </w:rPr>
      </w:pPr>
      <w:r w:rsidRPr="000E47C0">
        <w:rPr>
          <w:b/>
          <w:bCs/>
          <w:lang w:val="nl-NL"/>
        </w:rPr>
        <w:t>g) Cơ chế phòng ngừa xung đột lợi ích:</w:t>
      </w:r>
    </w:p>
    <w:p w14:paraId="6B743A8A" w14:textId="77777777" w:rsidR="00197D5A" w:rsidRPr="000E47C0" w:rsidRDefault="00197D5A" w:rsidP="00197D5A">
      <w:pPr>
        <w:rPr>
          <w:lang w:val="nl-NL"/>
        </w:rPr>
      </w:pPr>
      <w:r w:rsidRPr="000E47C0">
        <w:rPr>
          <w:lang w:val="nl-NL"/>
        </w:rPr>
        <w:t>- Hiệu trưởng và người đại diện phần vốn nhà nước không được ký hợp đồng với doanh nghiệp với tư cách cá nhân hưởng lợi riêng;</w:t>
      </w:r>
    </w:p>
    <w:p w14:paraId="64F6AA01" w14:textId="77777777" w:rsidR="00197D5A" w:rsidRPr="000E47C0" w:rsidRDefault="00197D5A" w:rsidP="00197D5A">
      <w:pPr>
        <w:rPr>
          <w:lang w:val="nl-NL"/>
        </w:rPr>
      </w:pPr>
      <w:r w:rsidRPr="000E47C0">
        <w:rPr>
          <w:lang w:val="nl-NL"/>
        </w:rPr>
        <w:t>- Nhân sự của Trường kiêm nhiệm tại doanh nghiệp phải kê khai xung đột lợi ích định kỳ hằng năm;</w:t>
      </w:r>
    </w:p>
    <w:p w14:paraId="65E4DB87" w14:textId="77777777" w:rsidR="00197D5A" w:rsidRPr="000E47C0" w:rsidRDefault="00197D5A" w:rsidP="00197D5A">
      <w:pPr>
        <w:rPr>
          <w:lang w:val="nl-NL"/>
        </w:rPr>
      </w:pPr>
      <w:r w:rsidRPr="000E47C0">
        <w:rPr>
          <w:lang w:val="nl-NL"/>
        </w:rPr>
        <w:t>- Nhà đầu tư (thành viên HĐTV) không được làm nhà cung cấp thiết bị hoặc dịch vụ chính cho doanh nghiệp trừ khi qua đấu thầu cạnh tranh và được HĐTV thông qua với sự vắng mặt của thành viên có liên quan;</w:t>
      </w:r>
    </w:p>
    <w:p w14:paraId="17C6AADA" w14:textId="77777777" w:rsidR="00197D5A" w:rsidRPr="000E47C0" w:rsidRDefault="00197D5A" w:rsidP="00197D5A">
      <w:pPr>
        <w:rPr>
          <w:lang w:val="nl-NL"/>
        </w:rPr>
      </w:pPr>
      <w:r w:rsidRPr="000E47C0">
        <w:rPr>
          <w:lang w:val="nl-NL"/>
        </w:rPr>
        <w:t>- Các giao dịch giữa Trường và doanh nghiệp phải lập hợp đồng theo giá thị trường, không được dùng để chuyển dịch thu nhập.</w:t>
      </w:r>
    </w:p>
    <w:p w14:paraId="3B953ABF" w14:textId="77777777" w:rsidR="00197D5A" w:rsidRPr="000E47C0" w:rsidRDefault="00197D5A" w:rsidP="00197D5A">
      <w:pPr>
        <w:pStyle w:val="Heading4"/>
        <w:rPr>
          <w:color w:val="auto"/>
        </w:rPr>
      </w:pPr>
      <w:bookmarkStart w:id="78" w:name="_Toc236064050"/>
      <w:r w:rsidRPr="000E47C0">
        <w:rPr>
          <w:color w:val="auto"/>
        </w:rPr>
        <w:t>Phần III</w:t>
      </w:r>
      <w:bookmarkEnd w:id="78"/>
    </w:p>
    <w:p w14:paraId="66FB8B26" w14:textId="77777777" w:rsidR="00202E31" w:rsidRPr="000E47C0" w:rsidRDefault="00197D5A" w:rsidP="00197D5A">
      <w:pPr>
        <w:pStyle w:val="Heading4"/>
        <w:rPr>
          <w:color w:val="auto"/>
        </w:rPr>
      </w:pPr>
      <w:bookmarkStart w:id="79" w:name="_Toc236064051"/>
      <w:r w:rsidRPr="000E47C0">
        <w:rPr>
          <w:color w:val="auto"/>
        </w:rPr>
        <w:t>LỘ TRÌNH, CÁC BƯỚC THỰC HIỆN VÀ NHU CẦU KINH PHÍ</w:t>
      </w:r>
      <w:bookmarkEnd w:id="79"/>
      <w:r w:rsidRPr="000E47C0">
        <w:rPr>
          <w:color w:val="auto"/>
        </w:rPr>
        <w:t xml:space="preserve"> </w:t>
      </w:r>
    </w:p>
    <w:p w14:paraId="5B1621DF" w14:textId="77777777" w:rsidR="00197D5A" w:rsidRPr="000E47C0" w:rsidRDefault="00202E31" w:rsidP="00197D5A">
      <w:pPr>
        <w:pStyle w:val="Heading4"/>
        <w:rPr>
          <w:color w:val="auto"/>
        </w:rPr>
      </w:pPr>
      <w:bookmarkStart w:id="80" w:name="_Toc236064052"/>
      <w:r w:rsidRPr="000E47C0">
        <w:rPr>
          <w:color w:val="auto"/>
        </w:rPr>
        <w:t>THỰC HIỆN ĐỀ ÁN</w:t>
      </w:r>
      <w:bookmarkEnd w:id="80"/>
    </w:p>
    <w:p w14:paraId="7B1E4585" w14:textId="77777777" w:rsidR="00197D5A" w:rsidRPr="000E47C0" w:rsidRDefault="00197D5A" w:rsidP="00197D5A">
      <w:pPr>
        <w:pStyle w:val="Heading1"/>
        <w:rPr>
          <w:color w:val="auto"/>
          <w:lang w:val="nl-NL"/>
        </w:rPr>
      </w:pPr>
      <w:r w:rsidRPr="000E47C0">
        <w:rPr>
          <w:color w:val="auto"/>
          <w:lang w:val="nl-NL"/>
        </w:rPr>
        <w:t>I. LỘ TRÌNH, CÁC BƯỚC THỰC HIỆN ĐỀ ÁN</w:t>
      </w:r>
    </w:p>
    <w:p w14:paraId="61B5EC62" w14:textId="77777777" w:rsidR="00197D5A" w:rsidRPr="000218C5" w:rsidRDefault="00197D5A" w:rsidP="00197D5A">
      <w:pPr>
        <w:pStyle w:val="Heading1"/>
        <w:rPr>
          <w:b w:val="0"/>
          <w:bCs w:val="0"/>
          <w:color w:val="auto"/>
          <w:lang w:val="nl-NL"/>
        </w:rPr>
      </w:pPr>
      <w:r w:rsidRPr="000218C5">
        <w:rPr>
          <w:b w:val="0"/>
          <w:bCs w:val="0"/>
          <w:color w:val="auto"/>
          <w:lang w:val="nl-NL"/>
        </w:rPr>
        <w:t>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p>
    <w:p w14:paraId="1B3A5853" w14:textId="77777777" w:rsidR="00197D5A" w:rsidRPr="000218C5" w:rsidRDefault="00197D5A" w:rsidP="00197D5A">
      <w:pPr>
        <w:pStyle w:val="Heading1"/>
        <w:rPr>
          <w:b w:val="0"/>
          <w:bCs w:val="0"/>
          <w:color w:val="auto"/>
          <w:lang w:val="nl-NL"/>
        </w:rPr>
      </w:pPr>
      <w:bookmarkStart w:id="81" w:name="_Toc236064053"/>
      <w:bookmarkEnd w:id="81"/>
      <w:r w:rsidRPr="000218C5">
        <w:rPr>
          <w:b w:val="0"/>
          <w:bCs w:val="0"/>
          <w:color w:val="auto"/>
          <w:lang w:val="nl-NL"/>
        </w:rPr>
        <w:t>Trường hợp cơ quan có thẩm quyền không chấp thuận cơ chế góp vốn bằng tiền thành lập pháp nhân mới hoặc không lựa chọn được nhà đầu tư đáp ứng tiêu chí, nhà trường báo cáo Ủy ban nhân dân tỉnh xem xét chuyển sang phương án liên doanh, liên kết không hình thành pháp nhân mới theo điểm a, điểm b khoản 4 Điều 55 Nghị định số 186/2025/NĐ-CP hoặc dừng thực hiện Đề án; nhà trường không phát sinh nghĩa vụ góp vốn, vay vốn trước khi có quyết định của cấp có thẩm quyền.</w:t>
      </w:r>
    </w:p>
    <w:p w14:paraId="535DF388" w14:textId="77777777" w:rsidR="00197D5A" w:rsidRPr="000E47C0" w:rsidRDefault="00197D5A" w:rsidP="00197D5A">
      <w:pPr>
        <w:pStyle w:val="tnbng"/>
        <w:rPr>
          <w:color w:val="auto"/>
          <w:lang w:val="nl-NL"/>
        </w:rPr>
      </w:pPr>
      <w:bookmarkStart w:id="82" w:name="_Toc238544029"/>
      <w:r w:rsidRPr="000E47C0">
        <w:rPr>
          <w:color w:val="auto"/>
        </w:rPr>
        <w:t>Bảng 17. Lộ trình, các bước thực hiện Đề án</w:t>
      </w:r>
      <w:bookmarkEnd w:id="82"/>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225"/>
        <w:gridCol w:w="1384"/>
        <w:gridCol w:w="1378"/>
        <w:gridCol w:w="1484"/>
      </w:tblGrid>
      <w:tr w:rsidR="000E47C0" w:rsidRPr="000E47C0" w14:paraId="728158F3" w14:textId="77777777" w:rsidTr="00202E31">
        <w:trPr>
          <w:tblHeader/>
        </w:trPr>
        <w:tc>
          <w:tcPr>
            <w:tcW w:w="591" w:type="dxa"/>
            <w:vAlign w:val="center"/>
          </w:tcPr>
          <w:p w14:paraId="565477C1"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TT</w:t>
            </w:r>
          </w:p>
        </w:tc>
        <w:tc>
          <w:tcPr>
            <w:tcW w:w="4225" w:type="dxa"/>
            <w:vAlign w:val="center"/>
          </w:tcPr>
          <w:p w14:paraId="01830EAB"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Nội dung</w:t>
            </w:r>
          </w:p>
        </w:tc>
        <w:tc>
          <w:tcPr>
            <w:tcW w:w="1384" w:type="dxa"/>
          </w:tcPr>
          <w:p w14:paraId="1BD66AA6"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Đơn vị chủ trì thực hiện</w:t>
            </w:r>
          </w:p>
        </w:tc>
        <w:tc>
          <w:tcPr>
            <w:tcW w:w="1378" w:type="dxa"/>
            <w:vAlign w:val="center"/>
          </w:tcPr>
          <w:p w14:paraId="0BC62273"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Đơn vị phê duyệt</w:t>
            </w:r>
          </w:p>
        </w:tc>
        <w:tc>
          <w:tcPr>
            <w:tcW w:w="1484" w:type="dxa"/>
            <w:vAlign w:val="center"/>
          </w:tcPr>
          <w:p w14:paraId="4B2440F9" w14:textId="77777777" w:rsidR="002605CB" w:rsidRPr="000E47C0" w:rsidRDefault="002605CB" w:rsidP="00202E31">
            <w:pPr>
              <w:widowControl/>
              <w:spacing w:before="0" w:after="0"/>
              <w:ind w:firstLine="0"/>
              <w:jc w:val="center"/>
              <w:rPr>
                <w:b/>
                <w:bCs/>
                <w:szCs w:val="28"/>
                <w:lang w:eastAsia="vi-VN"/>
              </w:rPr>
            </w:pPr>
            <w:r w:rsidRPr="000E47C0">
              <w:rPr>
                <w:b/>
                <w:bCs/>
                <w:szCs w:val="28"/>
                <w:lang w:val="vi-VN" w:eastAsia="vi-VN"/>
              </w:rPr>
              <w:t xml:space="preserve">Thời gian </w:t>
            </w:r>
          </w:p>
          <w:p w14:paraId="48DD7293"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dự kiến</w:t>
            </w:r>
          </w:p>
        </w:tc>
      </w:tr>
      <w:tr w:rsidR="000E47C0" w:rsidRPr="000E47C0" w14:paraId="6941F4EF" w14:textId="77777777" w:rsidTr="00AF711B">
        <w:tc>
          <w:tcPr>
            <w:tcW w:w="591" w:type="dxa"/>
            <w:vAlign w:val="center"/>
          </w:tcPr>
          <w:p w14:paraId="673E6387"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1</w:t>
            </w:r>
          </w:p>
        </w:tc>
        <w:tc>
          <w:tcPr>
            <w:tcW w:w="4225" w:type="dxa"/>
            <w:vAlign w:val="center"/>
          </w:tcPr>
          <w:p w14:paraId="5F7D189E" w14:textId="77777777" w:rsidR="002605CB" w:rsidRPr="000E47C0" w:rsidRDefault="002605CB" w:rsidP="00202E31">
            <w:pPr>
              <w:widowControl/>
              <w:spacing w:before="0" w:after="0"/>
              <w:ind w:firstLine="0"/>
              <w:rPr>
                <w:b/>
                <w:bCs/>
                <w:szCs w:val="28"/>
                <w:lang w:val="vi-VN" w:eastAsia="vi-VN"/>
              </w:rPr>
            </w:pPr>
            <w:r w:rsidRPr="000E47C0">
              <w:rPr>
                <w:b/>
                <w:bCs/>
                <w:szCs w:val="28"/>
                <w:lang w:val="vi-VN" w:eastAsia="vi-VN"/>
              </w:rPr>
              <w:t>Giai đoạn 1. Chấp thuận chủ trương</w:t>
            </w:r>
          </w:p>
        </w:tc>
        <w:tc>
          <w:tcPr>
            <w:tcW w:w="1384" w:type="dxa"/>
          </w:tcPr>
          <w:p w14:paraId="5D2658C9" w14:textId="77777777" w:rsidR="002605CB" w:rsidRPr="000E47C0" w:rsidRDefault="002605CB" w:rsidP="00202E31">
            <w:pPr>
              <w:widowControl/>
              <w:spacing w:before="0" w:after="0"/>
              <w:ind w:firstLine="0"/>
              <w:jc w:val="center"/>
              <w:rPr>
                <w:b/>
                <w:bCs/>
                <w:szCs w:val="28"/>
                <w:lang w:eastAsia="vi-VN"/>
              </w:rPr>
            </w:pPr>
          </w:p>
        </w:tc>
        <w:tc>
          <w:tcPr>
            <w:tcW w:w="1378" w:type="dxa"/>
            <w:vAlign w:val="center"/>
          </w:tcPr>
          <w:p w14:paraId="23290CBC" w14:textId="77777777" w:rsidR="002605CB" w:rsidRPr="000E47C0" w:rsidRDefault="002605CB" w:rsidP="00202E31">
            <w:pPr>
              <w:widowControl/>
              <w:spacing w:before="0" w:after="0"/>
              <w:ind w:firstLine="0"/>
              <w:jc w:val="center"/>
              <w:rPr>
                <w:b/>
                <w:bCs/>
                <w:szCs w:val="28"/>
                <w:lang w:val="vi-VN" w:eastAsia="vi-VN"/>
              </w:rPr>
            </w:pPr>
          </w:p>
        </w:tc>
        <w:tc>
          <w:tcPr>
            <w:tcW w:w="1484" w:type="dxa"/>
            <w:vAlign w:val="center"/>
          </w:tcPr>
          <w:p w14:paraId="78DA497B" w14:textId="77777777" w:rsidR="002605CB" w:rsidRPr="000E47C0" w:rsidRDefault="002605CB" w:rsidP="00202E31">
            <w:pPr>
              <w:widowControl/>
              <w:spacing w:before="0" w:after="0"/>
              <w:ind w:firstLine="0"/>
              <w:jc w:val="center"/>
              <w:rPr>
                <w:b/>
                <w:bCs/>
                <w:szCs w:val="28"/>
                <w:lang w:val="vi-VN" w:eastAsia="vi-VN"/>
              </w:rPr>
            </w:pPr>
          </w:p>
        </w:tc>
      </w:tr>
      <w:tr w:rsidR="000E47C0" w:rsidRPr="000E47C0" w14:paraId="25E40E7C" w14:textId="77777777" w:rsidTr="00AF711B">
        <w:trPr>
          <w:trHeight w:val="1939"/>
        </w:trPr>
        <w:tc>
          <w:tcPr>
            <w:tcW w:w="591" w:type="dxa"/>
            <w:vAlign w:val="center"/>
          </w:tcPr>
          <w:p w14:paraId="225E5B67" w14:textId="77777777" w:rsidR="002605CB" w:rsidRPr="000E47C0" w:rsidRDefault="002605CB" w:rsidP="00202E31">
            <w:pPr>
              <w:widowControl/>
              <w:spacing w:before="0" w:after="0"/>
              <w:ind w:firstLine="0"/>
              <w:jc w:val="center"/>
              <w:rPr>
                <w:szCs w:val="28"/>
                <w:lang w:val="vi-VN" w:eastAsia="vi-VN"/>
              </w:rPr>
            </w:pPr>
            <w:r w:rsidRPr="000E47C0">
              <w:rPr>
                <w:szCs w:val="28"/>
                <w:lang w:eastAsia="vi-VN"/>
              </w:rPr>
              <w:t>1.</w:t>
            </w:r>
            <w:r w:rsidRPr="000E47C0">
              <w:rPr>
                <w:szCs w:val="28"/>
                <w:lang w:val="vi-VN" w:eastAsia="vi-VN"/>
              </w:rPr>
              <w:t>1</w:t>
            </w:r>
          </w:p>
        </w:tc>
        <w:tc>
          <w:tcPr>
            <w:tcW w:w="4225" w:type="dxa"/>
            <w:vAlign w:val="center"/>
          </w:tcPr>
          <w:p w14:paraId="18E54B72" w14:textId="77777777" w:rsidR="002605CB" w:rsidRPr="000E47C0" w:rsidRDefault="002605CB" w:rsidP="00202E31">
            <w:pPr>
              <w:widowControl/>
              <w:spacing w:before="0" w:after="0"/>
              <w:ind w:firstLine="0"/>
              <w:rPr>
                <w:szCs w:val="28"/>
                <w:lang w:eastAsia="vi-VN"/>
              </w:rPr>
            </w:pPr>
            <w:r w:rsidRPr="000E47C0">
              <w:rPr>
                <w:szCs w:val="28"/>
                <w:lang w:val="vi-VN" w:eastAsia="vi-VN"/>
              </w:rPr>
              <w:t xml:space="preserve">Hoàn thiện Đề án, lấy ý kiến các </w:t>
            </w:r>
            <w:r w:rsidRPr="000E47C0">
              <w:rPr>
                <w:szCs w:val="28"/>
                <w:lang w:eastAsia="vi-VN"/>
              </w:rPr>
              <w:t>s</w:t>
            </w:r>
            <w:r w:rsidRPr="000E47C0">
              <w:rPr>
                <w:szCs w:val="28"/>
                <w:lang w:val="vi-VN" w:eastAsia="vi-VN"/>
              </w:rPr>
              <w:t>ở</w:t>
            </w:r>
            <w:r w:rsidRPr="000E47C0">
              <w:rPr>
                <w:szCs w:val="28"/>
                <w:lang w:eastAsia="vi-VN"/>
              </w:rPr>
              <w:t>,</w:t>
            </w:r>
            <w:r w:rsidRPr="000E47C0">
              <w:rPr>
                <w:szCs w:val="28"/>
                <w:lang w:val="vi-VN" w:eastAsia="vi-VN"/>
              </w:rPr>
              <w:t xml:space="preserve"> ngành</w:t>
            </w:r>
            <w:r w:rsidRPr="000E47C0">
              <w:rPr>
                <w:szCs w:val="28"/>
                <w:lang w:eastAsia="vi-VN"/>
              </w:rPr>
              <w:t>, đơn vị, địa phương</w:t>
            </w:r>
            <w:r w:rsidRPr="000E47C0">
              <w:rPr>
                <w:szCs w:val="28"/>
                <w:lang w:val="vi-VN" w:eastAsia="vi-VN"/>
              </w:rPr>
              <w:t>; trình UBND tỉnh Quảng Ngãi phê duyệt</w:t>
            </w:r>
            <w:r w:rsidRPr="000E47C0">
              <w:rPr>
                <w:szCs w:val="28"/>
                <w:lang w:eastAsia="vi-VN"/>
              </w:rPr>
              <w:t>: Đề án, chấp thuận chủ trương thành lập doanh nghiệp, xã hội hoá (trình lại qua Sở Tài chính theo Công văn số 10316/UBND-NC; xin ý kiến hướng dẫn của Bộ Tài chính, Bộ Nội vụ)</w:t>
            </w:r>
          </w:p>
        </w:tc>
        <w:tc>
          <w:tcPr>
            <w:tcW w:w="1384" w:type="dxa"/>
            <w:vAlign w:val="center"/>
          </w:tcPr>
          <w:p w14:paraId="2F8C23C4" w14:textId="77777777" w:rsidR="002605CB" w:rsidRPr="000E47C0" w:rsidRDefault="002605CB"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2E44D764" w14:textId="77777777" w:rsidR="002605CB" w:rsidRPr="000E47C0" w:rsidRDefault="002605CB" w:rsidP="00202E31">
            <w:pPr>
              <w:widowControl/>
              <w:spacing w:before="0" w:after="0"/>
              <w:ind w:firstLine="0"/>
              <w:jc w:val="center"/>
              <w:rPr>
                <w:szCs w:val="28"/>
                <w:lang w:eastAsia="vi-VN"/>
              </w:rPr>
            </w:pPr>
            <w:r w:rsidRPr="000E47C0">
              <w:rPr>
                <w:szCs w:val="28"/>
                <w:lang w:eastAsia="vi-VN"/>
              </w:rPr>
              <w:t>UBND tỉnh</w:t>
            </w:r>
          </w:p>
        </w:tc>
        <w:tc>
          <w:tcPr>
            <w:tcW w:w="1484" w:type="dxa"/>
            <w:vAlign w:val="center"/>
          </w:tcPr>
          <w:p w14:paraId="2207F238" w14:textId="77777777" w:rsidR="002605CB" w:rsidRPr="000E47C0" w:rsidRDefault="002605CB" w:rsidP="00202E31">
            <w:pPr>
              <w:widowControl/>
              <w:spacing w:before="0" w:after="0"/>
              <w:ind w:firstLine="0"/>
              <w:jc w:val="center"/>
              <w:rPr>
                <w:szCs w:val="28"/>
                <w:lang w:val="vi-VN" w:eastAsia="vi-VN"/>
              </w:rPr>
            </w:pPr>
            <w:r w:rsidRPr="000E47C0">
              <w:rPr>
                <w:szCs w:val="28"/>
                <w:lang w:eastAsia="vi-VN"/>
              </w:rPr>
              <w:t>Quý IV năm 2026 – Quý I năm 2027</w:t>
            </w:r>
          </w:p>
        </w:tc>
      </w:tr>
      <w:tr w:rsidR="000E47C0" w:rsidRPr="000E47C0" w14:paraId="2B5EAFEF" w14:textId="77777777" w:rsidTr="00AF711B">
        <w:tc>
          <w:tcPr>
            <w:tcW w:w="591" w:type="dxa"/>
            <w:vAlign w:val="center"/>
          </w:tcPr>
          <w:p w14:paraId="390C711B" w14:textId="77777777" w:rsidR="002605CB" w:rsidRPr="000E47C0" w:rsidRDefault="00407FCF" w:rsidP="00202E31">
            <w:pPr>
              <w:widowControl/>
              <w:spacing w:before="0" w:after="0"/>
              <w:ind w:firstLine="0"/>
              <w:jc w:val="center"/>
              <w:rPr>
                <w:b/>
                <w:bCs/>
                <w:szCs w:val="28"/>
                <w:lang w:eastAsia="vi-VN"/>
              </w:rPr>
            </w:pPr>
            <w:r w:rsidRPr="000E47C0">
              <w:rPr>
                <w:b/>
                <w:bCs/>
                <w:szCs w:val="28"/>
                <w:lang w:eastAsia="vi-VN"/>
              </w:rPr>
              <w:t>2</w:t>
            </w:r>
          </w:p>
        </w:tc>
        <w:tc>
          <w:tcPr>
            <w:tcW w:w="4225" w:type="dxa"/>
            <w:vAlign w:val="center"/>
          </w:tcPr>
          <w:p w14:paraId="2D5BEC48" w14:textId="77777777" w:rsidR="002605CB" w:rsidRPr="000E47C0" w:rsidRDefault="00D82E2E" w:rsidP="00202E31">
            <w:pPr>
              <w:widowControl/>
              <w:spacing w:before="0" w:after="0"/>
              <w:ind w:firstLine="0"/>
              <w:rPr>
                <w:b/>
                <w:bCs/>
                <w:szCs w:val="28"/>
                <w:lang w:val="vi-VN" w:eastAsia="vi-VN"/>
              </w:rPr>
            </w:pPr>
            <w:r w:rsidRPr="000E47C0">
              <w:rPr>
                <w:b/>
                <w:bCs/>
                <w:szCs w:val="28"/>
                <w:lang w:val="vi-VN" w:eastAsia="vi-VN"/>
              </w:rPr>
              <w:t>Giai đoạn 2. Hoàn thiện phương án sử dụng tài sản công</w:t>
            </w:r>
          </w:p>
        </w:tc>
        <w:tc>
          <w:tcPr>
            <w:tcW w:w="1384" w:type="dxa"/>
            <w:vAlign w:val="center"/>
          </w:tcPr>
          <w:p w14:paraId="3A8446F8" w14:textId="77777777" w:rsidR="002605CB" w:rsidRPr="000E47C0" w:rsidRDefault="002605CB" w:rsidP="00202E31">
            <w:pPr>
              <w:widowControl/>
              <w:spacing w:before="0" w:after="0"/>
              <w:ind w:firstLine="0"/>
              <w:jc w:val="center"/>
              <w:rPr>
                <w:b/>
                <w:bCs/>
                <w:szCs w:val="28"/>
                <w:lang w:eastAsia="vi-VN"/>
              </w:rPr>
            </w:pPr>
          </w:p>
        </w:tc>
        <w:tc>
          <w:tcPr>
            <w:tcW w:w="1378" w:type="dxa"/>
            <w:vAlign w:val="center"/>
          </w:tcPr>
          <w:p w14:paraId="7FA37680" w14:textId="77777777" w:rsidR="002605CB" w:rsidRPr="000E47C0" w:rsidRDefault="002605CB" w:rsidP="00202E31">
            <w:pPr>
              <w:widowControl/>
              <w:spacing w:before="0" w:after="0"/>
              <w:ind w:firstLine="0"/>
              <w:jc w:val="center"/>
              <w:rPr>
                <w:b/>
                <w:bCs/>
                <w:szCs w:val="28"/>
                <w:lang w:eastAsia="vi-VN"/>
              </w:rPr>
            </w:pPr>
          </w:p>
        </w:tc>
        <w:tc>
          <w:tcPr>
            <w:tcW w:w="1484" w:type="dxa"/>
            <w:vAlign w:val="center"/>
          </w:tcPr>
          <w:p w14:paraId="3D06079C" w14:textId="77777777" w:rsidR="002605CB" w:rsidRPr="000E47C0" w:rsidRDefault="00913D5E" w:rsidP="00202E31">
            <w:pPr>
              <w:widowControl/>
              <w:spacing w:before="0" w:after="0"/>
              <w:ind w:firstLine="0"/>
              <w:jc w:val="center"/>
              <w:rPr>
                <w:szCs w:val="28"/>
                <w:lang w:eastAsia="vi-VN"/>
              </w:rPr>
            </w:pPr>
            <w:r w:rsidRPr="000E47C0">
              <w:rPr>
                <w:szCs w:val="28"/>
                <w:lang w:eastAsia="vi-VN"/>
              </w:rPr>
              <w:t>Sau khi hoàn thiện Giai đoạn 1</w:t>
            </w:r>
          </w:p>
        </w:tc>
      </w:tr>
      <w:tr w:rsidR="000E47C0" w:rsidRPr="000E47C0" w14:paraId="7248757F" w14:textId="77777777" w:rsidTr="00AF711B">
        <w:tc>
          <w:tcPr>
            <w:tcW w:w="591" w:type="dxa"/>
            <w:vAlign w:val="center"/>
          </w:tcPr>
          <w:p w14:paraId="6A902981" w14:textId="77777777" w:rsidR="008E4347" w:rsidRPr="000E47C0" w:rsidRDefault="008E4347" w:rsidP="00202E31">
            <w:pPr>
              <w:widowControl/>
              <w:spacing w:before="0" w:after="0"/>
              <w:ind w:firstLine="0"/>
              <w:jc w:val="center"/>
              <w:rPr>
                <w:szCs w:val="28"/>
                <w:lang w:eastAsia="vi-VN"/>
              </w:rPr>
            </w:pPr>
            <w:r w:rsidRPr="000E47C0">
              <w:rPr>
                <w:szCs w:val="28"/>
                <w:lang w:eastAsia="vi-VN"/>
              </w:rPr>
              <w:t>2.1</w:t>
            </w:r>
          </w:p>
        </w:tc>
        <w:tc>
          <w:tcPr>
            <w:tcW w:w="4225" w:type="dxa"/>
            <w:vAlign w:val="center"/>
          </w:tcPr>
          <w:p w14:paraId="37953738" w14:textId="1853641A" w:rsidR="008E4347" w:rsidRPr="000E47C0" w:rsidRDefault="008E4347" w:rsidP="00202E31">
            <w:pPr>
              <w:widowControl/>
              <w:spacing w:before="0" w:after="0"/>
              <w:ind w:firstLine="0"/>
              <w:rPr>
                <w:szCs w:val="28"/>
                <w:lang w:val="vi-VN" w:eastAsia="vi-VN"/>
              </w:rPr>
            </w:pPr>
            <w:r w:rsidRPr="000E47C0">
              <w:rPr>
                <w:szCs w:val="28"/>
                <w:lang w:val="vi-VN" w:eastAsia="vi-VN"/>
              </w:rPr>
              <w:t>Rà soát hiện trạng đất, tài sản.</w:t>
            </w:r>
            <w:r w:rsidRPr="000E47C0">
              <w:rPr>
                <w:szCs w:val="28"/>
                <w:lang w:eastAsia="vi-VN"/>
              </w:rPr>
              <w:t xml:space="preserve"> </w:t>
            </w:r>
          </w:p>
        </w:tc>
        <w:tc>
          <w:tcPr>
            <w:tcW w:w="1384" w:type="dxa"/>
            <w:vAlign w:val="center"/>
          </w:tcPr>
          <w:p w14:paraId="727434C2"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F18F960"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Merge w:val="restart"/>
            <w:vAlign w:val="center"/>
          </w:tcPr>
          <w:p w14:paraId="2C23BE4E" w14:textId="77777777" w:rsidR="008E4347" w:rsidRPr="000E47C0" w:rsidRDefault="008E4347" w:rsidP="00202E31">
            <w:pPr>
              <w:widowControl/>
              <w:spacing w:before="0" w:after="0"/>
              <w:ind w:firstLine="0"/>
              <w:jc w:val="center"/>
              <w:rPr>
                <w:szCs w:val="28"/>
                <w:lang w:eastAsia="vi-VN"/>
              </w:rPr>
            </w:pPr>
            <w:r w:rsidRPr="000E47C0">
              <w:rPr>
                <w:szCs w:val="28"/>
                <w:lang w:eastAsia="vi-VN"/>
              </w:rPr>
              <w:t>Quý I năm 2027</w:t>
            </w:r>
          </w:p>
        </w:tc>
      </w:tr>
      <w:tr w:rsidR="000E47C0" w:rsidRPr="000E47C0" w14:paraId="4DE7D5AA" w14:textId="77777777" w:rsidTr="00AF711B">
        <w:tc>
          <w:tcPr>
            <w:tcW w:w="591" w:type="dxa"/>
            <w:vAlign w:val="center"/>
          </w:tcPr>
          <w:p w14:paraId="18E1F14A" w14:textId="456D5895" w:rsidR="008E4347" w:rsidRPr="000E47C0" w:rsidRDefault="008E4347" w:rsidP="00202E31">
            <w:pPr>
              <w:widowControl/>
              <w:spacing w:before="0" w:after="0"/>
              <w:ind w:firstLine="0"/>
              <w:jc w:val="center"/>
              <w:rPr>
                <w:szCs w:val="28"/>
                <w:lang w:eastAsia="vi-VN"/>
              </w:rPr>
            </w:pPr>
            <w:r w:rsidRPr="000E47C0">
              <w:rPr>
                <w:szCs w:val="28"/>
                <w:lang w:eastAsia="vi-VN"/>
              </w:rPr>
              <w:t>2.2</w:t>
            </w:r>
          </w:p>
        </w:tc>
        <w:tc>
          <w:tcPr>
            <w:tcW w:w="4225" w:type="dxa"/>
            <w:vAlign w:val="center"/>
          </w:tcPr>
          <w:p w14:paraId="2EF25928" w14:textId="77777777" w:rsidR="008E4347" w:rsidRPr="000E47C0" w:rsidRDefault="008E4347" w:rsidP="00202E31">
            <w:pPr>
              <w:widowControl/>
              <w:spacing w:before="0" w:after="0"/>
              <w:ind w:firstLine="0"/>
              <w:rPr>
                <w:szCs w:val="28"/>
                <w:lang w:eastAsia="vi-VN"/>
              </w:rPr>
            </w:pPr>
            <w:r w:rsidRPr="000E47C0">
              <w:rPr>
                <w:szCs w:val="28"/>
                <w:lang w:eastAsia="vi-VN"/>
              </w:rPr>
              <w:t xml:space="preserve">Lập, thẩm định và phê duyệt Đề án sử dụng tài sản công vào mục đích kinh doanh, liên doanh, liên kết </w:t>
            </w:r>
          </w:p>
        </w:tc>
        <w:tc>
          <w:tcPr>
            <w:tcW w:w="1384" w:type="dxa"/>
            <w:vAlign w:val="center"/>
          </w:tcPr>
          <w:p w14:paraId="225332FE"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CD7FD7B"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Merge/>
            <w:vAlign w:val="center"/>
          </w:tcPr>
          <w:p w14:paraId="35245544" w14:textId="77777777" w:rsidR="008E4347" w:rsidRPr="000E47C0" w:rsidRDefault="008E4347" w:rsidP="00202E31">
            <w:pPr>
              <w:widowControl/>
              <w:spacing w:before="0" w:after="0"/>
              <w:ind w:firstLine="0"/>
              <w:jc w:val="center"/>
              <w:rPr>
                <w:szCs w:val="28"/>
                <w:lang w:eastAsia="vi-VN"/>
              </w:rPr>
            </w:pPr>
          </w:p>
        </w:tc>
      </w:tr>
      <w:tr w:rsidR="000E47C0" w:rsidRPr="000E47C0" w14:paraId="317FCB50" w14:textId="77777777" w:rsidTr="00AF711B">
        <w:tc>
          <w:tcPr>
            <w:tcW w:w="591" w:type="dxa"/>
            <w:vAlign w:val="center"/>
          </w:tcPr>
          <w:p w14:paraId="041EBE9D" w14:textId="77777777" w:rsidR="008E4347" w:rsidRPr="000E47C0" w:rsidRDefault="008E4347" w:rsidP="00202E31">
            <w:pPr>
              <w:widowControl/>
              <w:spacing w:before="0" w:after="0"/>
              <w:ind w:firstLine="0"/>
              <w:jc w:val="center"/>
              <w:rPr>
                <w:szCs w:val="28"/>
                <w:lang w:eastAsia="vi-VN"/>
              </w:rPr>
            </w:pPr>
            <w:r w:rsidRPr="000E47C0">
              <w:rPr>
                <w:szCs w:val="28"/>
                <w:lang w:eastAsia="vi-VN"/>
              </w:rPr>
              <w:t>2.3</w:t>
            </w:r>
          </w:p>
        </w:tc>
        <w:tc>
          <w:tcPr>
            <w:tcW w:w="4225" w:type="dxa"/>
            <w:vAlign w:val="center"/>
          </w:tcPr>
          <w:p w14:paraId="2A8344B5" w14:textId="77777777" w:rsidR="008E4347" w:rsidRPr="000E47C0" w:rsidRDefault="008E4347" w:rsidP="00202E31">
            <w:pPr>
              <w:widowControl/>
              <w:spacing w:before="0" w:after="0"/>
              <w:ind w:firstLine="0"/>
              <w:rPr>
                <w:szCs w:val="28"/>
                <w:lang w:eastAsia="vi-VN"/>
              </w:rPr>
            </w:pPr>
            <w:r w:rsidRPr="000E47C0">
              <w:rPr>
                <w:szCs w:val="28"/>
                <w:lang w:eastAsia="vi-VN"/>
              </w:rPr>
              <w:t>Báo cáo cơ quan quản lý cấp trên cho ý kiến về chủ trương phương án vay vốn, huy động vốn và hoàn trả vốn của Trường (khoản 4 Điều 24 Nghị định số 60/2021/NĐ-CP được sửa đổi tại khoản 16 Điều 1 Nghị định số 111/2025/NĐ-CP)</w:t>
            </w:r>
          </w:p>
        </w:tc>
        <w:tc>
          <w:tcPr>
            <w:tcW w:w="1384" w:type="dxa"/>
            <w:vAlign w:val="center"/>
          </w:tcPr>
          <w:p w14:paraId="08EFAC06"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DA7149B" w14:textId="77777777" w:rsidR="008E4347" w:rsidRPr="000E47C0" w:rsidRDefault="008E4347" w:rsidP="00202E31">
            <w:pPr>
              <w:widowControl/>
              <w:spacing w:before="0" w:after="0"/>
              <w:ind w:firstLine="0"/>
              <w:jc w:val="center"/>
              <w:rPr>
                <w:szCs w:val="28"/>
                <w:lang w:eastAsia="vi-VN"/>
              </w:rPr>
            </w:pPr>
            <w:r w:rsidRPr="000E47C0">
              <w:rPr>
                <w:szCs w:val="28"/>
                <w:lang w:eastAsia="vi-VN"/>
              </w:rPr>
              <w:t>UBND tỉnh</w:t>
            </w:r>
          </w:p>
        </w:tc>
        <w:tc>
          <w:tcPr>
            <w:tcW w:w="1484" w:type="dxa"/>
            <w:vMerge/>
            <w:vAlign w:val="center"/>
          </w:tcPr>
          <w:p w14:paraId="3DCE6184" w14:textId="77777777" w:rsidR="008E4347" w:rsidRPr="000E47C0" w:rsidRDefault="008E4347" w:rsidP="00202E31">
            <w:pPr>
              <w:widowControl/>
              <w:spacing w:before="0" w:after="0"/>
              <w:ind w:firstLine="0"/>
              <w:jc w:val="center"/>
              <w:rPr>
                <w:szCs w:val="28"/>
                <w:lang w:eastAsia="vi-VN"/>
              </w:rPr>
            </w:pPr>
            <w:r>
              <w:t>Quý I năm 2027</w:t>
            </w:r>
          </w:p>
        </w:tc>
      </w:tr>
      <w:tr w:rsidR="000E47C0" w:rsidRPr="000E47C0" w14:paraId="7668AB96" w14:textId="77777777" w:rsidTr="00AF711B">
        <w:tc>
          <w:tcPr>
            <w:tcW w:w="591" w:type="dxa"/>
            <w:vAlign w:val="center"/>
          </w:tcPr>
          <w:p w14:paraId="51FCAAEE" w14:textId="77777777" w:rsidR="00191C55" w:rsidRPr="000E47C0" w:rsidRDefault="00967C16" w:rsidP="00202E31">
            <w:pPr>
              <w:widowControl/>
              <w:spacing w:before="0" w:after="0"/>
              <w:ind w:firstLine="0"/>
              <w:jc w:val="center"/>
              <w:rPr>
                <w:b/>
                <w:bCs/>
                <w:szCs w:val="28"/>
                <w:lang w:eastAsia="vi-VN"/>
              </w:rPr>
            </w:pPr>
            <w:r w:rsidRPr="000E47C0">
              <w:rPr>
                <w:b/>
                <w:bCs/>
                <w:szCs w:val="28"/>
                <w:lang w:eastAsia="vi-VN"/>
              </w:rPr>
              <w:t>3</w:t>
            </w:r>
          </w:p>
        </w:tc>
        <w:tc>
          <w:tcPr>
            <w:tcW w:w="4225" w:type="dxa"/>
            <w:vAlign w:val="center"/>
          </w:tcPr>
          <w:p w14:paraId="653653EF" w14:textId="77777777" w:rsidR="00191C55" w:rsidRPr="000E47C0" w:rsidRDefault="00967C16" w:rsidP="00202E31">
            <w:pPr>
              <w:widowControl/>
              <w:spacing w:before="0" w:after="0"/>
              <w:ind w:firstLine="0"/>
              <w:rPr>
                <w:b/>
                <w:bCs/>
                <w:szCs w:val="28"/>
                <w:lang w:eastAsia="vi-VN"/>
              </w:rPr>
            </w:pPr>
            <w:r w:rsidRPr="000E47C0">
              <w:rPr>
                <w:b/>
                <w:bCs/>
                <w:szCs w:val="28"/>
                <w:lang w:eastAsia="vi-VN"/>
              </w:rPr>
              <w:t>Giai đoạn 3. Lựa chọn nhà đầu tư</w:t>
            </w:r>
          </w:p>
        </w:tc>
        <w:tc>
          <w:tcPr>
            <w:tcW w:w="1384" w:type="dxa"/>
            <w:vAlign w:val="center"/>
          </w:tcPr>
          <w:p w14:paraId="703EF21B" w14:textId="77777777" w:rsidR="00191C55" w:rsidRPr="000E47C0" w:rsidRDefault="00191C55" w:rsidP="00202E31">
            <w:pPr>
              <w:widowControl/>
              <w:spacing w:before="0" w:after="0"/>
              <w:ind w:firstLine="0"/>
              <w:jc w:val="center"/>
              <w:rPr>
                <w:b/>
                <w:bCs/>
                <w:szCs w:val="28"/>
                <w:lang w:eastAsia="vi-VN"/>
              </w:rPr>
            </w:pPr>
          </w:p>
        </w:tc>
        <w:tc>
          <w:tcPr>
            <w:tcW w:w="1378" w:type="dxa"/>
            <w:vAlign w:val="center"/>
          </w:tcPr>
          <w:p w14:paraId="39DAE06F" w14:textId="77777777" w:rsidR="00191C55" w:rsidRPr="000E47C0" w:rsidRDefault="00191C55" w:rsidP="00202E31">
            <w:pPr>
              <w:widowControl/>
              <w:spacing w:before="0" w:after="0"/>
              <w:ind w:firstLine="0"/>
              <w:jc w:val="center"/>
              <w:rPr>
                <w:b/>
                <w:bCs/>
                <w:szCs w:val="28"/>
                <w:lang w:eastAsia="vi-VN"/>
              </w:rPr>
            </w:pPr>
          </w:p>
        </w:tc>
        <w:tc>
          <w:tcPr>
            <w:tcW w:w="1484" w:type="dxa"/>
            <w:vAlign w:val="center"/>
          </w:tcPr>
          <w:p w14:paraId="1CE0C816" w14:textId="77777777" w:rsidR="00191C55" w:rsidRPr="000E47C0" w:rsidRDefault="00191C55" w:rsidP="00202E31">
            <w:pPr>
              <w:widowControl/>
              <w:spacing w:before="0" w:after="0"/>
              <w:ind w:firstLine="0"/>
              <w:jc w:val="center"/>
              <w:rPr>
                <w:b/>
                <w:bCs/>
                <w:szCs w:val="28"/>
                <w:lang w:eastAsia="vi-VN"/>
              </w:rPr>
            </w:pPr>
          </w:p>
        </w:tc>
      </w:tr>
      <w:tr w:rsidR="000E47C0" w:rsidRPr="000E47C0" w14:paraId="5D8B02D4" w14:textId="77777777" w:rsidTr="00AF711B">
        <w:tc>
          <w:tcPr>
            <w:tcW w:w="591" w:type="dxa"/>
            <w:vAlign w:val="center"/>
          </w:tcPr>
          <w:p w14:paraId="288B9128" w14:textId="77777777" w:rsidR="00967C16" w:rsidRPr="000E47C0" w:rsidRDefault="008E4347" w:rsidP="00202E31">
            <w:pPr>
              <w:widowControl/>
              <w:spacing w:before="0" w:after="0"/>
              <w:ind w:firstLine="0"/>
              <w:jc w:val="center"/>
              <w:rPr>
                <w:szCs w:val="28"/>
                <w:lang w:eastAsia="vi-VN"/>
              </w:rPr>
            </w:pPr>
            <w:r w:rsidRPr="000E47C0">
              <w:rPr>
                <w:szCs w:val="28"/>
                <w:lang w:eastAsia="vi-VN"/>
              </w:rPr>
              <w:t>3.1</w:t>
            </w:r>
          </w:p>
        </w:tc>
        <w:tc>
          <w:tcPr>
            <w:tcW w:w="4225" w:type="dxa"/>
            <w:vAlign w:val="center"/>
          </w:tcPr>
          <w:p w14:paraId="0D4C6228" w14:textId="77777777" w:rsidR="00967C16" w:rsidRPr="000E47C0" w:rsidRDefault="00967C16" w:rsidP="00202E31">
            <w:pPr>
              <w:widowControl/>
              <w:spacing w:before="0" w:after="0"/>
              <w:ind w:firstLine="0"/>
              <w:rPr>
                <w:szCs w:val="28"/>
                <w:lang w:eastAsia="vi-VN"/>
              </w:rPr>
            </w:pPr>
            <w:r w:rsidRPr="000E47C0">
              <w:rPr>
                <w:szCs w:val="28"/>
                <w:lang w:eastAsia="vi-VN"/>
              </w:rPr>
              <w:t>Khảo sát, tiếp nhận văn bản bày tỏ quan tâm của nhà đầu tư tiềm năng; ban hành tiêu chí lựa chọn; Thông báo công khai lựa chọn; đàm phán, thống nhất tỷ lệ góp vốn; thống nhất Điều lệ Công ty; thống nhất phương án quản trị.</w:t>
            </w:r>
          </w:p>
        </w:tc>
        <w:tc>
          <w:tcPr>
            <w:tcW w:w="1384" w:type="dxa"/>
            <w:vAlign w:val="center"/>
          </w:tcPr>
          <w:p w14:paraId="465E5BF7" w14:textId="77777777" w:rsidR="00967C16" w:rsidRPr="000E47C0" w:rsidRDefault="008B694F"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2CFAFEDA" w14:textId="77777777" w:rsidR="00967C16" w:rsidRPr="000E47C0" w:rsidRDefault="00FF1216"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Align w:val="center"/>
          </w:tcPr>
          <w:p w14:paraId="340FCF28" w14:textId="77777777" w:rsidR="00967C16" w:rsidRPr="000E47C0" w:rsidRDefault="008B694F" w:rsidP="00202E31">
            <w:pPr>
              <w:widowControl/>
              <w:spacing w:before="0" w:after="0"/>
              <w:ind w:firstLine="0"/>
              <w:jc w:val="center"/>
              <w:rPr>
                <w:szCs w:val="28"/>
                <w:lang w:eastAsia="vi-VN"/>
              </w:rPr>
            </w:pPr>
            <w:r w:rsidRPr="000E47C0">
              <w:rPr>
                <w:szCs w:val="28"/>
                <w:lang w:eastAsia="vi-VN"/>
              </w:rPr>
              <w:t>Quý II năm 2027</w:t>
            </w:r>
          </w:p>
        </w:tc>
      </w:tr>
      <w:tr w:rsidR="000E47C0" w:rsidRPr="000E47C0" w14:paraId="14C1C2EB" w14:textId="77777777" w:rsidTr="00AF711B">
        <w:tc>
          <w:tcPr>
            <w:tcW w:w="591" w:type="dxa"/>
            <w:vAlign w:val="center"/>
          </w:tcPr>
          <w:p w14:paraId="38F85BED" w14:textId="77777777" w:rsidR="00967C16" w:rsidRPr="000E47C0" w:rsidRDefault="00DA46BB" w:rsidP="00202E31">
            <w:pPr>
              <w:widowControl/>
              <w:spacing w:before="0" w:after="0"/>
              <w:ind w:firstLine="0"/>
              <w:jc w:val="center"/>
              <w:rPr>
                <w:b/>
                <w:bCs/>
                <w:szCs w:val="28"/>
                <w:lang w:eastAsia="vi-VN"/>
              </w:rPr>
            </w:pPr>
            <w:r w:rsidRPr="000E47C0">
              <w:rPr>
                <w:b/>
                <w:bCs/>
                <w:szCs w:val="28"/>
                <w:lang w:eastAsia="vi-VN"/>
              </w:rPr>
              <w:t>4</w:t>
            </w:r>
          </w:p>
        </w:tc>
        <w:tc>
          <w:tcPr>
            <w:tcW w:w="4225" w:type="dxa"/>
            <w:vAlign w:val="center"/>
          </w:tcPr>
          <w:p w14:paraId="2AEB75EE" w14:textId="77777777" w:rsidR="00967C16" w:rsidRPr="000E47C0" w:rsidRDefault="00DA46BB" w:rsidP="00202E31">
            <w:pPr>
              <w:widowControl/>
              <w:spacing w:before="0" w:after="0"/>
              <w:ind w:firstLine="0"/>
              <w:rPr>
                <w:b/>
                <w:bCs/>
                <w:szCs w:val="28"/>
                <w:lang w:eastAsia="vi-VN"/>
              </w:rPr>
            </w:pPr>
            <w:r w:rsidRPr="000E47C0">
              <w:rPr>
                <w:b/>
                <w:bCs/>
                <w:szCs w:val="28"/>
                <w:lang w:eastAsia="vi-VN"/>
              </w:rPr>
              <w:t>Giai đoạn 4. Thành lập Công ty TNHH Đăng kiểm Cao đẳng Kon Tum</w:t>
            </w:r>
          </w:p>
        </w:tc>
        <w:tc>
          <w:tcPr>
            <w:tcW w:w="1384" w:type="dxa"/>
            <w:vAlign w:val="center"/>
          </w:tcPr>
          <w:p w14:paraId="2617F558" w14:textId="77777777" w:rsidR="00967C16" w:rsidRPr="000E47C0" w:rsidRDefault="00967C16" w:rsidP="00202E31">
            <w:pPr>
              <w:widowControl/>
              <w:spacing w:before="0" w:after="0"/>
              <w:ind w:firstLine="0"/>
              <w:jc w:val="center"/>
              <w:rPr>
                <w:b/>
                <w:bCs/>
                <w:szCs w:val="28"/>
                <w:lang w:eastAsia="vi-VN"/>
              </w:rPr>
            </w:pPr>
          </w:p>
        </w:tc>
        <w:tc>
          <w:tcPr>
            <w:tcW w:w="1378" w:type="dxa"/>
            <w:vAlign w:val="center"/>
          </w:tcPr>
          <w:p w14:paraId="002BE832" w14:textId="77777777" w:rsidR="00967C16" w:rsidRPr="000E47C0" w:rsidRDefault="00967C16" w:rsidP="00202E31">
            <w:pPr>
              <w:widowControl/>
              <w:spacing w:before="0" w:after="0"/>
              <w:ind w:firstLine="0"/>
              <w:jc w:val="center"/>
              <w:rPr>
                <w:b/>
                <w:bCs/>
                <w:szCs w:val="28"/>
                <w:lang w:eastAsia="vi-VN"/>
              </w:rPr>
            </w:pPr>
          </w:p>
        </w:tc>
        <w:tc>
          <w:tcPr>
            <w:tcW w:w="1484" w:type="dxa"/>
            <w:vAlign w:val="center"/>
          </w:tcPr>
          <w:p w14:paraId="2F77749F" w14:textId="77777777" w:rsidR="00967C16" w:rsidRPr="000E47C0" w:rsidRDefault="00967C16" w:rsidP="00202E31">
            <w:pPr>
              <w:widowControl/>
              <w:spacing w:before="0" w:after="0"/>
              <w:ind w:firstLine="0"/>
              <w:jc w:val="center"/>
              <w:rPr>
                <w:b/>
                <w:bCs/>
                <w:szCs w:val="28"/>
                <w:lang w:eastAsia="vi-VN"/>
              </w:rPr>
            </w:pPr>
          </w:p>
        </w:tc>
      </w:tr>
      <w:tr w:rsidR="000E47C0" w:rsidRPr="000E47C0" w14:paraId="4510A713" w14:textId="77777777" w:rsidTr="00AF711B">
        <w:tc>
          <w:tcPr>
            <w:tcW w:w="591" w:type="dxa"/>
            <w:vAlign w:val="center"/>
          </w:tcPr>
          <w:p w14:paraId="685F7A59" w14:textId="77777777" w:rsidR="006F5C0E" w:rsidRPr="000E47C0" w:rsidRDefault="006F5C0E" w:rsidP="00202E31">
            <w:pPr>
              <w:widowControl/>
              <w:spacing w:before="0" w:after="0"/>
              <w:ind w:firstLine="0"/>
              <w:jc w:val="center"/>
              <w:rPr>
                <w:szCs w:val="28"/>
                <w:lang w:eastAsia="vi-VN"/>
              </w:rPr>
            </w:pPr>
            <w:r w:rsidRPr="000E47C0">
              <w:rPr>
                <w:szCs w:val="28"/>
                <w:lang w:eastAsia="vi-VN"/>
              </w:rPr>
              <w:t>4.1</w:t>
            </w:r>
          </w:p>
        </w:tc>
        <w:tc>
          <w:tcPr>
            <w:tcW w:w="4225" w:type="dxa"/>
            <w:vAlign w:val="center"/>
          </w:tcPr>
          <w:p w14:paraId="31E5A563" w14:textId="77777777" w:rsidR="006F5C0E" w:rsidRPr="000E47C0" w:rsidRDefault="006F5C0E" w:rsidP="00202E31">
            <w:pPr>
              <w:widowControl/>
              <w:spacing w:before="0" w:after="0"/>
              <w:ind w:firstLine="0"/>
              <w:rPr>
                <w:szCs w:val="28"/>
                <w:lang w:eastAsia="vi-VN"/>
              </w:rPr>
            </w:pPr>
            <w:r w:rsidRPr="000E47C0">
              <w:rPr>
                <w:szCs w:val="28"/>
                <w:lang w:eastAsia="vi-VN"/>
              </w:rPr>
              <w:t>Chuẩn bị, hoàn thiện hồ sơ đăng ký doanh nghiệp, gồm:</w:t>
            </w:r>
          </w:p>
          <w:p w14:paraId="5206A6DF" w14:textId="77777777" w:rsidR="006F5C0E" w:rsidRPr="000E47C0" w:rsidRDefault="006F5C0E" w:rsidP="00202E31">
            <w:pPr>
              <w:widowControl/>
              <w:spacing w:before="0" w:after="0"/>
              <w:ind w:firstLine="0"/>
              <w:rPr>
                <w:szCs w:val="28"/>
                <w:lang w:eastAsia="vi-VN"/>
              </w:rPr>
            </w:pPr>
            <w:r w:rsidRPr="000E47C0">
              <w:rPr>
                <w:szCs w:val="28"/>
                <w:lang w:eastAsia="vi-VN"/>
              </w:rPr>
              <w:t>- Điều lệ Công ty;</w:t>
            </w:r>
          </w:p>
          <w:p w14:paraId="643CA608" w14:textId="77777777" w:rsidR="006F5C0E" w:rsidRPr="000E47C0" w:rsidRDefault="006F5C0E" w:rsidP="00202E31">
            <w:pPr>
              <w:widowControl/>
              <w:spacing w:before="0" w:after="0"/>
              <w:ind w:firstLine="0"/>
              <w:rPr>
                <w:szCs w:val="28"/>
                <w:lang w:eastAsia="vi-VN"/>
              </w:rPr>
            </w:pPr>
            <w:r w:rsidRPr="000E47C0">
              <w:rPr>
                <w:szCs w:val="28"/>
                <w:lang w:eastAsia="vi-VN"/>
              </w:rPr>
              <w:t>- Cam kết, góp vốn;</w:t>
            </w:r>
          </w:p>
          <w:p w14:paraId="05BA65C3" w14:textId="77777777" w:rsidR="006F5C0E" w:rsidRPr="000E47C0" w:rsidRDefault="006F5C0E" w:rsidP="00202E31">
            <w:pPr>
              <w:widowControl/>
              <w:spacing w:before="0" w:after="0"/>
              <w:ind w:firstLine="0"/>
              <w:rPr>
                <w:szCs w:val="28"/>
                <w:lang w:eastAsia="vi-VN"/>
              </w:rPr>
            </w:pPr>
            <w:del w:id="83" w:author="Nội dung điều chỉnh (Claude)" w:date="2026-10-24T19:53:00Z">
              <w:r w:rsidRPr="000E47C0">
                <w:rPr>
                  <w:szCs w:val="28"/>
                  <w:lang w:eastAsia="vi-VN"/>
                </w:rPr>
                <w:delText>- Bầu Hội đồng thành viên;</w:delText>
              </w:r>
            </w:del>
            <w:ins w:id="84" w:author="Nội dung điều chỉnh (Claude)" w:date="2026-10-24T19:53:00Z">
              <w:r w:rsidRPr="000E47C0">
                <w:rPr>
                  <w:szCs w:val="28"/>
                  <w:lang w:eastAsia="vi-VN"/>
                </w:rPr>
                <w:t>- Các thành viên cử người đại diện theo ủy quyền tham gia Hội đồng thành viên;</w:t>
              </w:r>
            </w:ins>
          </w:p>
          <w:p w14:paraId="5ADEB00C" w14:textId="77777777" w:rsidR="006F5C0E" w:rsidRPr="000E47C0" w:rsidRDefault="006F5C0E" w:rsidP="00202E31">
            <w:pPr>
              <w:widowControl/>
              <w:spacing w:before="0" w:after="0"/>
              <w:ind w:firstLine="0"/>
              <w:rPr>
                <w:szCs w:val="28"/>
                <w:lang w:eastAsia="vi-VN"/>
              </w:rPr>
            </w:pPr>
            <w:del w:id="85" w:author="Nội dung điều chỉnh (Claude)" w:date="2026-10-24T19:53:00Z">
              <w:r w:rsidRPr="000E47C0">
                <w:rPr>
                  <w:szCs w:val="28"/>
                  <w:lang w:eastAsia="vi-VN"/>
                </w:rPr>
                <w:delText>- Bổ nhiệm Chủ tịch Hội đồng thành viên; Ban Giám đốc; Kiểm soát viên.</w:delText>
              </w:r>
            </w:del>
            <w:ins w:id="86" w:author="Nội dung điều chỉnh (Claude)" w:date="2026-10-24T19:53:00Z">
              <w:r w:rsidRPr="000E47C0">
                <w:rPr>
                  <w:szCs w:val="28"/>
                  <w:lang w:eastAsia="vi-VN"/>
                </w:rPr>
                <w:t>- Hội đồng thành viên bầu Chủ tịch Hội đồng thành viên; bổ nhiệm Giám đốc, Phó Giám đốc, Kiểm soát viên theo Điều lệ Công ty.</w:t>
              </w:r>
            </w:ins>
          </w:p>
        </w:tc>
        <w:tc>
          <w:tcPr>
            <w:tcW w:w="1384" w:type="dxa"/>
            <w:vAlign w:val="center"/>
          </w:tcPr>
          <w:p w14:paraId="2C149DC5" w14:textId="77777777" w:rsidR="006F5C0E" w:rsidRPr="000E47C0" w:rsidRDefault="006F5C0E"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2DF54724" w14:textId="77777777" w:rsidR="006F5C0E" w:rsidRPr="000E47C0" w:rsidRDefault="006F5C0E" w:rsidP="00202E31">
            <w:pPr>
              <w:widowControl/>
              <w:spacing w:before="0" w:after="0"/>
              <w:ind w:firstLine="0"/>
              <w:jc w:val="center"/>
              <w:rPr>
                <w:szCs w:val="28"/>
                <w:lang w:eastAsia="vi-VN"/>
              </w:rPr>
            </w:pPr>
          </w:p>
        </w:tc>
        <w:tc>
          <w:tcPr>
            <w:tcW w:w="1484" w:type="dxa"/>
            <w:vMerge w:val="restart"/>
            <w:vAlign w:val="center"/>
          </w:tcPr>
          <w:p w14:paraId="35B6E8E0" w14:textId="77777777" w:rsidR="006F5C0E" w:rsidRPr="000E47C0" w:rsidRDefault="006F5C0E" w:rsidP="00202E31">
            <w:pPr>
              <w:widowControl/>
              <w:spacing w:before="0" w:after="0"/>
              <w:ind w:firstLine="0"/>
              <w:jc w:val="center"/>
              <w:rPr>
                <w:szCs w:val="28"/>
                <w:lang w:eastAsia="vi-VN"/>
              </w:rPr>
            </w:pPr>
            <w:r w:rsidRPr="000E47C0">
              <w:rPr>
                <w:szCs w:val="28"/>
                <w:lang w:eastAsia="vi-VN"/>
              </w:rPr>
              <w:t>Quý II năm 2027</w:t>
            </w:r>
          </w:p>
        </w:tc>
      </w:tr>
      <w:tr w:rsidR="000E47C0" w:rsidRPr="000E47C0" w14:paraId="08857F78" w14:textId="77777777" w:rsidTr="00AF711B">
        <w:tc>
          <w:tcPr>
            <w:tcW w:w="591" w:type="dxa"/>
            <w:vAlign w:val="center"/>
          </w:tcPr>
          <w:p w14:paraId="2AE66B9B" w14:textId="77777777" w:rsidR="006F5C0E" w:rsidRPr="000E47C0" w:rsidRDefault="006F5C0E" w:rsidP="00202E31">
            <w:pPr>
              <w:widowControl/>
              <w:spacing w:before="0" w:after="0"/>
              <w:ind w:firstLine="0"/>
              <w:jc w:val="center"/>
              <w:rPr>
                <w:szCs w:val="28"/>
                <w:lang w:eastAsia="vi-VN"/>
              </w:rPr>
            </w:pPr>
            <w:r w:rsidRPr="000E47C0">
              <w:rPr>
                <w:szCs w:val="28"/>
                <w:lang w:eastAsia="vi-VN"/>
              </w:rPr>
              <w:t>4.2</w:t>
            </w:r>
          </w:p>
        </w:tc>
        <w:tc>
          <w:tcPr>
            <w:tcW w:w="4225" w:type="dxa"/>
            <w:vAlign w:val="center"/>
          </w:tcPr>
          <w:p w14:paraId="64BADBC5" w14:textId="77777777" w:rsidR="006F5C0E" w:rsidRPr="000E47C0" w:rsidRDefault="006F5C0E" w:rsidP="00202E31">
            <w:pPr>
              <w:widowControl/>
              <w:spacing w:before="0" w:after="0"/>
              <w:ind w:firstLine="0"/>
              <w:rPr>
                <w:szCs w:val="28"/>
                <w:lang w:eastAsia="vi-VN"/>
              </w:rPr>
            </w:pPr>
            <w:r w:rsidRPr="000E47C0">
              <w:rPr>
                <w:szCs w:val="28"/>
                <w:lang w:eastAsia="vi-VN"/>
              </w:rPr>
              <w:t>Đăng ký doanh nghiệp</w:t>
            </w:r>
          </w:p>
        </w:tc>
        <w:tc>
          <w:tcPr>
            <w:tcW w:w="1384" w:type="dxa"/>
            <w:vAlign w:val="center"/>
          </w:tcPr>
          <w:p w14:paraId="6F8DF2D3" w14:textId="77777777" w:rsidR="006F5C0E" w:rsidRPr="000E47C0" w:rsidRDefault="006F5C0E"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33A975D3" w14:textId="77777777" w:rsidR="006F5C0E" w:rsidRPr="000E47C0" w:rsidRDefault="006F5C0E" w:rsidP="00202E31">
            <w:pPr>
              <w:widowControl/>
              <w:spacing w:before="0" w:after="0"/>
              <w:ind w:firstLine="0"/>
              <w:jc w:val="center"/>
              <w:rPr>
                <w:szCs w:val="28"/>
                <w:lang w:eastAsia="vi-VN"/>
              </w:rPr>
            </w:pPr>
            <w:r w:rsidRPr="000E47C0">
              <w:rPr>
                <w:szCs w:val="28"/>
                <w:lang w:eastAsia="vi-VN"/>
              </w:rPr>
              <w:t>Sở Tài chính</w:t>
            </w:r>
          </w:p>
        </w:tc>
        <w:tc>
          <w:tcPr>
            <w:tcW w:w="1484" w:type="dxa"/>
            <w:vMerge/>
            <w:vAlign w:val="center"/>
          </w:tcPr>
          <w:p w14:paraId="0719EC28" w14:textId="77777777" w:rsidR="006F5C0E" w:rsidRPr="000E47C0" w:rsidRDefault="006F5C0E" w:rsidP="00202E31">
            <w:pPr>
              <w:widowControl/>
              <w:spacing w:before="0" w:after="0"/>
              <w:ind w:firstLine="0"/>
              <w:jc w:val="center"/>
              <w:rPr>
                <w:szCs w:val="28"/>
                <w:lang w:eastAsia="vi-VN"/>
              </w:rPr>
            </w:pPr>
          </w:p>
        </w:tc>
      </w:tr>
      <w:tr w:rsidR="000E47C0" w:rsidRPr="000E47C0" w14:paraId="2F29616F" w14:textId="77777777" w:rsidTr="00AF711B">
        <w:tc>
          <w:tcPr>
            <w:tcW w:w="591" w:type="dxa"/>
            <w:vAlign w:val="center"/>
          </w:tcPr>
          <w:p w14:paraId="0477D645" w14:textId="77777777" w:rsidR="006F5C0E" w:rsidRPr="000E47C0" w:rsidRDefault="006F5C0E" w:rsidP="00202E31">
            <w:pPr>
              <w:widowControl/>
              <w:spacing w:before="0" w:after="0"/>
              <w:ind w:firstLine="0"/>
              <w:jc w:val="center"/>
              <w:rPr>
                <w:szCs w:val="28"/>
                <w:lang w:eastAsia="vi-VN"/>
              </w:rPr>
            </w:pPr>
            <w:r w:rsidRPr="000E47C0">
              <w:rPr>
                <w:szCs w:val="28"/>
                <w:lang w:eastAsia="vi-VN"/>
              </w:rPr>
              <w:t>4.3</w:t>
            </w:r>
          </w:p>
        </w:tc>
        <w:tc>
          <w:tcPr>
            <w:tcW w:w="4225" w:type="dxa"/>
            <w:vAlign w:val="center"/>
          </w:tcPr>
          <w:p w14:paraId="0463C6F9" w14:textId="77777777" w:rsidR="006F5C0E" w:rsidRPr="000E47C0" w:rsidRDefault="006F5C0E" w:rsidP="00202E31">
            <w:pPr>
              <w:widowControl/>
              <w:spacing w:before="0" w:after="0"/>
              <w:ind w:firstLine="0"/>
              <w:rPr>
                <w:szCs w:val="28"/>
                <w:lang w:eastAsia="vi-VN"/>
              </w:rPr>
            </w:pPr>
            <w:r w:rsidRPr="000E47C0">
              <w:rPr>
                <w:szCs w:val="28"/>
                <w:lang w:eastAsia="vi-VN"/>
              </w:rPr>
              <w:t>Đăng ký con dấu, thuế</w:t>
            </w:r>
          </w:p>
        </w:tc>
        <w:tc>
          <w:tcPr>
            <w:tcW w:w="1384" w:type="dxa"/>
            <w:vAlign w:val="center"/>
          </w:tcPr>
          <w:p w14:paraId="02D4F0E3" w14:textId="77777777" w:rsidR="006F5C0E" w:rsidRPr="000E47C0" w:rsidRDefault="006F5C0E"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3E29F14F" w14:textId="77777777" w:rsidR="006F5C0E" w:rsidRPr="000E47C0" w:rsidRDefault="006F5C0E" w:rsidP="00202E31">
            <w:pPr>
              <w:widowControl/>
              <w:spacing w:before="0" w:after="0"/>
              <w:ind w:firstLine="0"/>
              <w:jc w:val="center"/>
              <w:rPr>
                <w:szCs w:val="28"/>
                <w:lang w:eastAsia="vi-VN"/>
              </w:rPr>
            </w:pPr>
            <w:r w:rsidRPr="000E47C0">
              <w:rPr>
                <w:szCs w:val="28"/>
                <w:lang w:eastAsia="vi-VN"/>
              </w:rPr>
              <w:t>Các cơ quan có thẩm quyền</w:t>
            </w:r>
          </w:p>
        </w:tc>
        <w:tc>
          <w:tcPr>
            <w:tcW w:w="1484" w:type="dxa"/>
            <w:vMerge/>
            <w:vAlign w:val="center"/>
          </w:tcPr>
          <w:p w14:paraId="6A1B2A0F" w14:textId="77777777" w:rsidR="006F5C0E" w:rsidRPr="000E47C0" w:rsidRDefault="006F5C0E" w:rsidP="00202E31">
            <w:pPr>
              <w:widowControl/>
              <w:spacing w:before="0" w:after="0"/>
              <w:ind w:firstLine="0"/>
              <w:jc w:val="center"/>
              <w:rPr>
                <w:szCs w:val="28"/>
                <w:lang w:eastAsia="vi-VN"/>
              </w:rPr>
            </w:pPr>
          </w:p>
        </w:tc>
      </w:tr>
      <w:tr w:rsidR="000E47C0" w:rsidRPr="000E47C0" w14:paraId="33209F24" w14:textId="77777777" w:rsidTr="00AF711B">
        <w:tc>
          <w:tcPr>
            <w:tcW w:w="591" w:type="dxa"/>
            <w:vAlign w:val="center"/>
          </w:tcPr>
          <w:p w14:paraId="618BACF3" w14:textId="77777777" w:rsidR="00DA46BB" w:rsidRPr="000E47C0" w:rsidRDefault="00316D0F" w:rsidP="00202E31">
            <w:pPr>
              <w:widowControl/>
              <w:spacing w:before="0" w:after="0"/>
              <w:ind w:firstLine="0"/>
              <w:jc w:val="center"/>
              <w:rPr>
                <w:b/>
                <w:bCs/>
                <w:szCs w:val="28"/>
                <w:lang w:eastAsia="vi-VN"/>
              </w:rPr>
            </w:pPr>
            <w:r w:rsidRPr="000E47C0">
              <w:rPr>
                <w:b/>
                <w:bCs/>
                <w:szCs w:val="28"/>
                <w:lang w:eastAsia="vi-VN"/>
              </w:rPr>
              <w:t>5</w:t>
            </w:r>
          </w:p>
        </w:tc>
        <w:tc>
          <w:tcPr>
            <w:tcW w:w="4225" w:type="dxa"/>
            <w:vAlign w:val="center"/>
          </w:tcPr>
          <w:p w14:paraId="4676C702" w14:textId="77777777" w:rsidR="00DA46BB" w:rsidRPr="000E47C0" w:rsidRDefault="00205FE1" w:rsidP="00202E31">
            <w:pPr>
              <w:widowControl/>
              <w:spacing w:before="0" w:after="0"/>
              <w:ind w:firstLine="0"/>
              <w:rPr>
                <w:b/>
                <w:bCs/>
                <w:szCs w:val="28"/>
                <w:lang w:eastAsia="vi-VN"/>
              </w:rPr>
            </w:pPr>
            <w:r w:rsidRPr="000E47C0">
              <w:rPr>
                <w:b/>
                <w:bCs/>
              </w:rPr>
              <w:t>Giai đoạn 5. Hoàn tất góp vốn</w:t>
            </w:r>
          </w:p>
        </w:tc>
        <w:tc>
          <w:tcPr>
            <w:tcW w:w="1384" w:type="dxa"/>
            <w:vAlign w:val="center"/>
          </w:tcPr>
          <w:p w14:paraId="55BD84AC" w14:textId="77777777" w:rsidR="00DA46BB" w:rsidRPr="000E47C0" w:rsidRDefault="00DA46BB" w:rsidP="00202E31">
            <w:pPr>
              <w:widowControl/>
              <w:spacing w:before="0" w:after="0"/>
              <w:ind w:firstLine="0"/>
              <w:jc w:val="center"/>
              <w:rPr>
                <w:b/>
                <w:bCs/>
                <w:szCs w:val="28"/>
                <w:lang w:eastAsia="vi-VN"/>
              </w:rPr>
            </w:pPr>
          </w:p>
        </w:tc>
        <w:tc>
          <w:tcPr>
            <w:tcW w:w="1378" w:type="dxa"/>
            <w:vAlign w:val="center"/>
          </w:tcPr>
          <w:p w14:paraId="6297985E" w14:textId="77777777" w:rsidR="00DA46BB" w:rsidRPr="000E47C0" w:rsidRDefault="00DA46BB" w:rsidP="00202E31">
            <w:pPr>
              <w:widowControl/>
              <w:spacing w:before="0" w:after="0"/>
              <w:ind w:firstLine="0"/>
              <w:jc w:val="center"/>
              <w:rPr>
                <w:b/>
                <w:bCs/>
                <w:szCs w:val="28"/>
                <w:lang w:eastAsia="vi-VN"/>
              </w:rPr>
            </w:pPr>
          </w:p>
        </w:tc>
        <w:tc>
          <w:tcPr>
            <w:tcW w:w="1484" w:type="dxa"/>
            <w:vAlign w:val="center"/>
          </w:tcPr>
          <w:p w14:paraId="6CBD3ED7" w14:textId="77777777" w:rsidR="00DA46BB" w:rsidRPr="000E47C0" w:rsidRDefault="00DA46BB" w:rsidP="00202E31">
            <w:pPr>
              <w:widowControl/>
              <w:spacing w:before="0" w:after="0"/>
              <w:ind w:firstLine="0"/>
              <w:jc w:val="center"/>
              <w:rPr>
                <w:b/>
                <w:bCs/>
                <w:szCs w:val="28"/>
                <w:lang w:eastAsia="vi-VN"/>
              </w:rPr>
            </w:pPr>
          </w:p>
        </w:tc>
      </w:tr>
      <w:tr w:rsidR="000E47C0" w:rsidRPr="000E47C0" w14:paraId="4D21202F" w14:textId="77777777" w:rsidTr="00AF711B">
        <w:tc>
          <w:tcPr>
            <w:tcW w:w="591" w:type="dxa"/>
            <w:vAlign w:val="center"/>
          </w:tcPr>
          <w:p w14:paraId="0585E440" w14:textId="77777777" w:rsidR="00BB1946" w:rsidRPr="000E47C0" w:rsidRDefault="00BB1946" w:rsidP="00202E31">
            <w:pPr>
              <w:widowControl/>
              <w:spacing w:before="0" w:after="0"/>
              <w:ind w:firstLine="0"/>
              <w:jc w:val="center"/>
              <w:rPr>
                <w:szCs w:val="28"/>
                <w:lang w:eastAsia="vi-VN"/>
              </w:rPr>
            </w:pPr>
            <w:r w:rsidRPr="000E47C0">
              <w:rPr>
                <w:szCs w:val="28"/>
                <w:lang w:eastAsia="vi-VN"/>
              </w:rPr>
              <w:t>5.1</w:t>
            </w:r>
          </w:p>
        </w:tc>
        <w:tc>
          <w:tcPr>
            <w:tcW w:w="4225" w:type="dxa"/>
            <w:vAlign w:val="center"/>
          </w:tcPr>
          <w:p w14:paraId="7C921941" w14:textId="77777777" w:rsidR="00BB1946" w:rsidRPr="000E47C0" w:rsidRDefault="00BB1946" w:rsidP="00202E31">
            <w:pPr>
              <w:widowControl/>
              <w:spacing w:before="0" w:after="0"/>
              <w:ind w:firstLine="0"/>
            </w:pPr>
            <w:r w:rsidRPr="000E47C0">
              <w:t>Sau khi doanh nghiệp được thành lập, thực hiện các thủ tục:</w:t>
            </w:r>
          </w:p>
          <w:p w14:paraId="0BDFC0B0" w14:textId="77777777" w:rsidR="00BB1946" w:rsidRPr="000E47C0" w:rsidRDefault="00BB1946" w:rsidP="00202E31">
            <w:pPr>
              <w:widowControl/>
              <w:spacing w:before="0" w:after="0"/>
              <w:ind w:firstLine="0"/>
            </w:pPr>
            <w:r w:rsidRPr="000E47C0">
              <w:t>- Các thành viên góp đủ vốn bằng tiền trong thời hạn 90 ngày kể từ ngày được cấp Giấy chứng nhận đăng ký doanh nghiệp (Điều 47 Luật Doanh nghiệp);</w:t>
            </w:r>
          </w:p>
          <w:p w14:paraId="21EFCCF9" w14:textId="77777777" w:rsidR="00BB1946" w:rsidRPr="000E47C0" w:rsidRDefault="00BB1946" w:rsidP="00202E31">
            <w:pPr>
              <w:widowControl/>
              <w:spacing w:before="0" w:after="0"/>
              <w:ind w:firstLine="0"/>
            </w:pPr>
            <w:r w:rsidRPr="000E47C0">
              <w:t>- Bàn giao mặt bằng theo Đề án sử dụng tài sản công được phê duyệt;</w:t>
            </w:r>
          </w:p>
          <w:p w14:paraId="0797264E" w14:textId="77777777" w:rsidR="00BB1946" w:rsidRPr="000E47C0" w:rsidRDefault="00BB1946" w:rsidP="00202E31">
            <w:pPr>
              <w:widowControl/>
              <w:spacing w:before="0" w:after="0"/>
              <w:ind w:firstLine="0"/>
            </w:pPr>
            <w:r w:rsidRPr="000E47C0">
              <w:t>- Ghi nhận vốn góp;</w:t>
            </w:r>
          </w:p>
          <w:p w14:paraId="4CA53A81" w14:textId="77777777" w:rsidR="00BB1946" w:rsidRPr="000E47C0" w:rsidRDefault="00BB1946" w:rsidP="00202E31">
            <w:pPr>
              <w:widowControl/>
              <w:spacing w:before="0" w:after="0"/>
              <w:ind w:firstLine="0"/>
            </w:pPr>
            <w:r w:rsidRPr="000E47C0">
              <w:t>- Cấp giấy chứng nhận phần vốn góp theo quy định của Luật Doanh nghiệp.</w:t>
            </w:r>
          </w:p>
        </w:tc>
        <w:tc>
          <w:tcPr>
            <w:tcW w:w="1384" w:type="dxa"/>
            <w:vAlign w:val="center"/>
          </w:tcPr>
          <w:p w14:paraId="79C23B3B" w14:textId="77777777" w:rsidR="00BB1946" w:rsidRPr="000E47C0" w:rsidRDefault="0049372C" w:rsidP="00202E31">
            <w:pPr>
              <w:widowControl/>
              <w:spacing w:before="0" w:after="0"/>
              <w:ind w:firstLine="0"/>
              <w:jc w:val="center"/>
              <w:rPr>
                <w:szCs w:val="28"/>
                <w:lang w:eastAsia="vi-VN"/>
              </w:rPr>
            </w:pPr>
            <w:r w:rsidRPr="000E47C0">
              <w:rPr>
                <w:szCs w:val="28"/>
                <w:lang w:eastAsia="vi-VN"/>
              </w:rPr>
              <w:t xml:space="preserve">Trường Cao đẳng Kon Tum; Công ty các tổ chức, đơn vị, cá nhân </w:t>
            </w:r>
          </w:p>
        </w:tc>
        <w:tc>
          <w:tcPr>
            <w:tcW w:w="1378" w:type="dxa"/>
            <w:vAlign w:val="center"/>
          </w:tcPr>
          <w:p w14:paraId="2B673481" w14:textId="77777777" w:rsidR="00BB1946" w:rsidRPr="000E47C0" w:rsidRDefault="00BB1946" w:rsidP="00202E31">
            <w:pPr>
              <w:widowControl/>
              <w:spacing w:before="0" w:after="0"/>
              <w:ind w:firstLine="0"/>
              <w:jc w:val="center"/>
              <w:rPr>
                <w:szCs w:val="28"/>
                <w:lang w:eastAsia="vi-VN"/>
              </w:rPr>
            </w:pPr>
          </w:p>
        </w:tc>
        <w:tc>
          <w:tcPr>
            <w:tcW w:w="1484" w:type="dxa"/>
            <w:vAlign w:val="center"/>
          </w:tcPr>
          <w:p w14:paraId="31560C42" w14:textId="77777777" w:rsidR="00BB1946" w:rsidRPr="000E47C0" w:rsidRDefault="0049372C" w:rsidP="00202E31">
            <w:pPr>
              <w:widowControl/>
              <w:spacing w:before="0" w:after="0"/>
              <w:ind w:firstLine="0"/>
              <w:jc w:val="center"/>
              <w:rPr>
                <w:szCs w:val="28"/>
                <w:lang w:eastAsia="vi-VN"/>
              </w:rPr>
            </w:pPr>
            <w:r w:rsidRPr="000E47C0">
              <w:rPr>
                <w:szCs w:val="28"/>
                <w:lang w:eastAsia="vi-VN"/>
              </w:rPr>
              <w:t>Quý III năm 2027</w:t>
            </w:r>
          </w:p>
        </w:tc>
      </w:tr>
      <w:tr w:rsidR="000E47C0" w:rsidRPr="000E47C0" w14:paraId="6C812AC8" w14:textId="77777777" w:rsidTr="00AF711B">
        <w:tc>
          <w:tcPr>
            <w:tcW w:w="591" w:type="dxa"/>
            <w:vAlign w:val="center"/>
          </w:tcPr>
          <w:p w14:paraId="0ADC8D9C" w14:textId="77777777" w:rsidR="00BB1946" w:rsidRPr="000E47C0" w:rsidRDefault="00A128BE" w:rsidP="00202E31">
            <w:pPr>
              <w:widowControl/>
              <w:spacing w:before="0" w:after="0"/>
              <w:ind w:firstLine="0"/>
              <w:jc w:val="center"/>
              <w:rPr>
                <w:b/>
                <w:bCs/>
                <w:szCs w:val="28"/>
                <w:lang w:eastAsia="vi-VN"/>
              </w:rPr>
            </w:pPr>
            <w:r w:rsidRPr="000E47C0">
              <w:rPr>
                <w:b/>
                <w:bCs/>
                <w:szCs w:val="28"/>
                <w:lang w:eastAsia="vi-VN"/>
              </w:rPr>
              <w:t>6</w:t>
            </w:r>
          </w:p>
        </w:tc>
        <w:tc>
          <w:tcPr>
            <w:tcW w:w="4225" w:type="dxa"/>
            <w:vAlign w:val="center"/>
          </w:tcPr>
          <w:p w14:paraId="4A3147AD" w14:textId="77777777" w:rsidR="00BB1946" w:rsidRPr="000E47C0" w:rsidRDefault="00A128BE" w:rsidP="00202E31">
            <w:pPr>
              <w:widowControl/>
              <w:spacing w:before="0" w:after="0"/>
              <w:ind w:firstLine="0"/>
              <w:rPr>
                <w:b/>
                <w:bCs/>
              </w:rPr>
            </w:pPr>
            <w:r w:rsidRPr="000E47C0">
              <w:rPr>
                <w:b/>
                <w:bCs/>
              </w:rPr>
              <w:t>Giai đoạn 6. Đầu tư xây dựng Trung tâm Đăng kiểm</w:t>
            </w:r>
          </w:p>
        </w:tc>
        <w:tc>
          <w:tcPr>
            <w:tcW w:w="1384" w:type="dxa"/>
            <w:vAlign w:val="center"/>
          </w:tcPr>
          <w:p w14:paraId="5F97A5EA" w14:textId="77777777" w:rsidR="00BB1946" w:rsidRPr="000E47C0" w:rsidRDefault="00BB1946" w:rsidP="00202E31">
            <w:pPr>
              <w:widowControl/>
              <w:spacing w:before="0" w:after="0"/>
              <w:ind w:firstLine="0"/>
              <w:jc w:val="center"/>
              <w:rPr>
                <w:b/>
                <w:bCs/>
                <w:szCs w:val="28"/>
                <w:lang w:eastAsia="vi-VN"/>
              </w:rPr>
            </w:pPr>
          </w:p>
        </w:tc>
        <w:tc>
          <w:tcPr>
            <w:tcW w:w="1378" w:type="dxa"/>
            <w:vAlign w:val="center"/>
          </w:tcPr>
          <w:p w14:paraId="57C4FBB1" w14:textId="77777777" w:rsidR="00BB1946" w:rsidRPr="000E47C0" w:rsidRDefault="00BB1946" w:rsidP="00202E31">
            <w:pPr>
              <w:widowControl/>
              <w:spacing w:before="0" w:after="0"/>
              <w:ind w:firstLine="0"/>
              <w:jc w:val="center"/>
              <w:rPr>
                <w:b/>
                <w:bCs/>
                <w:szCs w:val="28"/>
                <w:lang w:eastAsia="vi-VN"/>
              </w:rPr>
            </w:pPr>
          </w:p>
        </w:tc>
        <w:tc>
          <w:tcPr>
            <w:tcW w:w="1484" w:type="dxa"/>
            <w:vAlign w:val="center"/>
          </w:tcPr>
          <w:p w14:paraId="3AF88E8A" w14:textId="77777777" w:rsidR="00BB1946" w:rsidRPr="000E47C0" w:rsidRDefault="00BB1946" w:rsidP="00202E31">
            <w:pPr>
              <w:widowControl/>
              <w:spacing w:before="0" w:after="0"/>
              <w:ind w:firstLine="0"/>
              <w:jc w:val="center"/>
              <w:rPr>
                <w:b/>
                <w:bCs/>
                <w:szCs w:val="28"/>
                <w:lang w:eastAsia="vi-VN"/>
              </w:rPr>
            </w:pPr>
          </w:p>
        </w:tc>
      </w:tr>
      <w:tr w:rsidR="000E47C0" w:rsidRPr="000E47C0" w14:paraId="68A37757" w14:textId="77777777" w:rsidTr="00AF711B">
        <w:tc>
          <w:tcPr>
            <w:tcW w:w="591" w:type="dxa"/>
            <w:vAlign w:val="center"/>
          </w:tcPr>
          <w:p w14:paraId="32533504" w14:textId="77777777" w:rsidR="00834BA4" w:rsidRPr="000E47C0" w:rsidRDefault="00834BA4" w:rsidP="00202E31">
            <w:pPr>
              <w:widowControl/>
              <w:spacing w:before="0" w:after="0"/>
              <w:ind w:firstLine="0"/>
              <w:jc w:val="center"/>
              <w:rPr>
                <w:szCs w:val="28"/>
                <w:lang w:eastAsia="vi-VN"/>
              </w:rPr>
            </w:pPr>
            <w:r w:rsidRPr="000E47C0">
              <w:rPr>
                <w:szCs w:val="28"/>
                <w:lang w:eastAsia="vi-VN"/>
              </w:rPr>
              <w:t>6.1</w:t>
            </w:r>
          </w:p>
        </w:tc>
        <w:tc>
          <w:tcPr>
            <w:tcW w:w="4225" w:type="dxa"/>
            <w:vAlign w:val="center"/>
          </w:tcPr>
          <w:p w14:paraId="3D25A5C2" w14:textId="77777777" w:rsidR="00834BA4" w:rsidRPr="000E47C0" w:rsidRDefault="00834BA4" w:rsidP="00202E31">
            <w:pPr>
              <w:widowControl/>
              <w:spacing w:before="0" w:after="0"/>
              <w:ind w:firstLine="0"/>
            </w:pPr>
            <w:r w:rsidRPr="000E47C0">
              <w:t>Lập Dự án đầu tư, Ban quản lý dự án đầu tư, xin cấp phép xây dựng (nếu có); lập hồ sơ thủ tục môi trường; xác định việc điều chỉnh quy hoạch cục bộ (nếu có)</w:t>
            </w:r>
          </w:p>
        </w:tc>
        <w:tc>
          <w:tcPr>
            <w:tcW w:w="1384" w:type="dxa"/>
            <w:vAlign w:val="center"/>
          </w:tcPr>
          <w:p w14:paraId="6854CC01" w14:textId="77777777" w:rsidR="00834BA4" w:rsidRPr="000E47C0" w:rsidRDefault="00834BA4"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18233BFA" w14:textId="77777777" w:rsidR="00834BA4" w:rsidRPr="000E47C0" w:rsidRDefault="00834BA4"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484" w:type="dxa"/>
            <w:vMerge w:val="restart"/>
            <w:vAlign w:val="center"/>
          </w:tcPr>
          <w:p w14:paraId="1AC091BB" w14:textId="77777777" w:rsidR="00834BA4" w:rsidRPr="000E47C0" w:rsidRDefault="00834BA4" w:rsidP="00202E31">
            <w:pPr>
              <w:widowControl/>
              <w:spacing w:before="0" w:after="0"/>
              <w:ind w:firstLine="0"/>
              <w:jc w:val="center"/>
              <w:rPr>
                <w:szCs w:val="28"/>
                <w:lang w:eastAsia="vi-VN"/>
              </w:rPr>
            </w:pPr>
            <w:r w:rsidRPr="000E47C0">
              <w:rPr>
                <w:szCs w:val="28"/>
                <w:lang w:eastAsia="vi-VN"/>
              </w:rPr>
              <w:t>Quý III năm 2027</w:t>
            </w:r>
          </w:p>
        </w:tc>
      </w:tr>
      <w:tr w:rsidR="000E47C0" w:rsidRPr="000E47C0" w14:paraId="0C68CF57" w14:textId="77777777" w:rsidTr="00AF711B">
        <w:tc>
          <w:tcPr>
            <w:tcW w:w="591" w:type="dxa"/>
            <w:vAlign w:val="center"/>
          </w:tcPr>
          <w:p w14:paraId="62263E96" w14:textId="77777777" w:rsidR="00834BA4" w:rsidRPr="000E47C0" w:rsidRDefault="00834BA4" w:rsidP="00202E31">
            <w:pPr>
              <w:widowControl/>
              <w:spacing w:before="0" w:after="0"/>
              <w:ind w:firstLine="0"/>
              <w:jc w:val="center"/>
              <w:rPr>
                <w:szCs w:val="28"/>
                <w:lang w:eastAsia="vi-VN"/>
              </w:rPr>
            </w:pPr>
            <w:r w:rsidRPr="000E47C0">
              <w:rPr>
                <w:szCs w:val="28"/>
                <w:lang w:eastAsia="vi-VN"/>
              </w:rPr>
              <w:t>6.2</w:t>
            </w:r>
          </w:p>
        </w:tc>
        <w:tc>
          <w:tcPr>
            <w:tcW w:w="4225" w:type="dxa"/>
            <w:vAlign w:val="center"/>
          </w:tcPr>
          <w:p w14:paraId="703BF59A" w14:textId="77777777" w:rsidR="00834BA4" w:rsidRPr="000E47C0" w:rsidRDefault="00834BA4" w:rsidP="00202E31">
            <w:pPr>
              <w:widowControl/>
              <w:spacing w:before="0" w:after="0"/>
              <w:ind w:firstLine="0"/>
            </w:pPr>
            <w:r w:rsidRPr="000E47C0">
              <w:t>Lựa chọn nhà thầu theo pháp luật về đấu thầu; đầu tư nhà xưởng cho 02 dây chuyền, hạ tầng giai đoạn 1 (bãi đỗ xe 2.000 m2); lắp đặt 01 dây chuyền kiểm định tổng hợp (giai đoạn 1) theo quy chuẩn kỹ thuật quốc gia có hiệu lực tại thời điểm đầu tư.</w:t>
            </w:r>
          </w:p>
        </w:tc>
        <w:tc>
          <w:tcPr>
            <w:tcW w:w="1384" w:type="dxa"/>
            <w:vAlign w:val="center"/>
          </w:tcPr>
          <w:p w14:paraId="474A117A" w14:textId="77777777" w:rsidR="00834BA4" w:rsidRPr="000E47C0" w:rsidRDefault="00834BA4"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7F8D4AF6" w14:textId="77777777" w:rsidR="00834BA4" w:rsidRPr="000E47C0" w:rsidRDefault="00834BA4"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484" w:type="dxa"/>
            <w:vMerge/>
            <w:vAlign w:val="center"/>
          </w:tcPr>
          <w:p w14:paraId="6A81B0CE" w14:textId="77777777" w:rsidR="00834BA4" w:rsidRPr="000E47C0" w:rsidRDefault="00834BA4" w:rsidP="00202E31">
            <w:pPr>
              <w:widowControl/>
              <w:spacing w:before="0" w:after="0"/>
              <w:ind w:firstLine="0"/>
              <w:jc w:val="center"/>
              <w:rPr>
                <w:szCs w:val="28"/>
                <w:lang w:eastAsia="vi-VN"/>
              </w:rPr>
            </w:pPr>
          </w:p>
        </w:tc>
      </w:tr>
      <w:tr w:rsidR="000E47C0" w:rsidRPr="000E47C0" w14:paraId="7ECC60D6" w14:textId="77777777" w:rsidTr="00AF711B">
        <w:tc>
          <w:tcPr>
            <w:tcW w:w="591" w:type="dxa"/>
            <w:vAlign w:val="center"/>
          </w:tcPr>
          <w:p w14:paraId="2BE703CA" w14:textId="77777777" w:rsidR="00834BA4" w:rsidRPr="000E47C0" w:rsidRDefault="00834BA4" w:rsidP="00202E31">
            <w:pPr>
              <w:widowControl/>
              <w:spacing w:before="0" w:after="0"/>
              <w:ind w:firstLine="0"/>
              <w:jc w:val="center"/>
              <w:rPr>
                <w:b/>
                <w:bCs/>
                <w:szCs w:val="28"/>
                <w:lang w:eastAsia="vi-VN"/>
              </w:rPr>
            </w:pPr>
            <w:r w:rsidRPr="000E47C0">
              <w:rPr>
                <w:b/>
                <w:bCs/>
                <w:szCs w:val="28"/>
                <w:lang w:eastAsia="vi-VN"/>
              </w:rPr>
              <w:t>7</w:t>
            </w:r>
          </w:p>
        </w:tc>
        <w:tc>
          <w:tcPr>
            <w:tcW w:w="4225" w:type="dxa"/>
            <w:vAlign w:val="center"/>
          </w:tcPr>
          <w:p w14:paraId="58892549" w14:textId="77777777" w:rsidR="00834BA4" w:rsidRPr="000E47C0" w:rsidRDefault="006C5F0B" w:rsidP="00202E31">
            <w:pPr>
              <w:widowControl/>
              <w:spacing w:before="0" w:after="0"/>
              <w:ind w:firstLine="0"/>
              <w:rPr>
                <w:b/>
                <w:bCs/>
                <w:szCs w:val="28"/>
                <w:lang w:eastAsia="vi-VN"/>
              </w:rPr>
            </w:pPr>
            <w:r w:rsidRPr="000E47C0">
              <w:rPr>
                <w:b/>
                <w:bCs/>
                <w:szCs w:val="28"/>
                <w:lang w:eastAsia="vi-VN"/>
              </w:rPr>
              <w:t>Giai đoạn 7. Thực hiện thủ tục cấp phép đủ điều kiện hoạt động đăng kiểm theo quy định</w:t>
            </w:r>
          </w:p>
        </w:tc>
        <w:tc>
          <w:tcPr>
            <w:tcW w:w="1384" w:type="dxa"/>
            <w:vAlign w:val="center"/>
          </w:tcPr>
          <w:p w14:paraId="2068579C" w14:textId="77777777" w:rsidR="00834BA4" w:rsidRPr="000E47C0" w:rsidRDefault="00834BA4" w:rsidP="00202E31">
            <w:pPr>
              <w:widowControl/>
              <w:spacing w:before="0" w:after="0"/>
              <w:ind w:firstLine="0"/>
              <w:jc w:val="center"/>
              <w:rPr>
                <w:b/>
                <w:bCs/>
                <w:szCs w:val="28"/>
                <w:lang w:eastAsia="vi-VN"/>
              </w:rPr>
            </w:pPr>
          </w:p>
        </w:tc>
        <w:tc>
          <w:tcPr>
            <w:tcW w:w="1378" w:type="dxa"/>
            <w:vAlign w:val="center"/>
          </w:tcPr>
          <w:p w14:paraId="5DF5B956" w14:textId="77777777" w:rsidR="00834BA4" w:rsidRPr="000E47C0" w:rsidRDefault="00834BA4" w:rsidP="00202E31">
            <w:pPr>
              <w:widowControl/>
              <w:spacing w:before="0" w:after="0"/>
              <w:ind w:firstLine="0"/>
              <w:jc w:val="center"/>
              <w:rPr>
                <w:szCs w:val="28"/>
                <w:lang w:eastAsia="vi-VN"/>
              </w:rPr>
            </w:pPr>
          </w:p>
        </w:tc>
        <w:tc>
          <w:tcPr>
            <w:tcW w:w="1484" w:type="dxa"/>
            <w:vAlign w:val="center"/>
          </w:tcPr>
          <w:p w14:paraId="36D404E4" w14:textId="77777777" w:rsidR="00834BA4" w:rsidRPr="000E47C0" w:rsidRDefault="00834BA4" w:rsidP="00202E31">
            <w:pPr>
              <w:widowControl/>
              <w:spacing w:before="0" w:after="0"/>
              <w:ind w:firstLine="0"/>
              <w:jc w:val="center"/>
              <w:rPr>
                <w:b/>
                <w:bCs/>
                <w:szCs w:val="28"/>
                <w:lang w:eastAsia="vi-VN"/>
              </w:rPr>
            </w:pPr>
          </w:p>
        </w:tc>
      </w:tr>
      <w:tr w:rsidR="000E47C0" w:rsidRPr="000E47C0" w14:paraId="7F570C42" w14:textId="77777777" w:rsidTr="00AF711B">
        <w:tc>
          <w:tcPr>
            <w:tcW w:w="591" w:type="dxa"/>
            <w:vAlign w:val="center"/>
          </w:tcPr>
          <w:p w14:paraId="01ABF2EC" w14:textId="77777777" w:rsidR="00CA6D62" w:rsidRPr="000E47C0" w:rsidRDefault="00CA6D62" w:rsidP="00202E31">
            <w:pPr>
              <w:widowControl/>
              <w:spacing w:before="0" w:after="0"/>
              <w:ind w:firstLine="0"/>
              <w:jc w:val="center"/>
              <w:rPr>
                <w:szCs w:val="28"/>
                <w:lang w:eastAsia="vi-VN"/>
              </w:rPr>
            </w:pPr>
            <w:r w:rsidRPr="000E47C0">
              <w:rPr>
                <w:szCs w:val="28"/>
                <w:lang w:eastAsia="vi-VN"/>
              </w:rPr>
              <w:t>7.1</w:t>
            </w:r>
          </w:p>
        </w:tc>
        <w:tc>
          <w:tcPr>
            <w:tcW w:w="4225" w:type="dxa"/>
            <w:vAlign w:val="center"/>
          </w:tcPr>
          <w:p w14:paraId="3C9300E8" w14:textId="77777777" w:rsidR="00CA6D62" w:rsidRPr="000E47C0" w:rsidRDefault="00CA6D62" w:rsidP="00202E31">
            <w:pPr>
              <w:widowControl/>
              <w:spacing w:before="0" w:after="0"/>
              <w:ind w:firstLine="0"/>
              <w:rPr>
                <w:szCs w:val="28"/>
                <w:lang w:eastAsia="vi-VN"/>
              </w:rPr>
            </w:pPr>
            <w:r w:rsidRPr="000E47C0">
              <w:rPr>
                <w:szCs w:val="28"/>
                <w:lang w:eastAsia="vi-VN"/>
              </w:rPr>
              <w:t>Công ty chuẩn bị hồ sơ theo quy định chuyên ngành, bao gồm: Cơ sở vật chất; dây chuyền kiểm định; thiết bị; đăng kiểm viên; hệ thống quản lý chất lượng theo nguyên tắc TCVN ISO/IEC 17020:2012; kết quả đánh giá sự phù hợp quy chuẩn; các điều kiện khác theo quy định hiện hành.</w:t>
            </w:r>
          </w:p>
        </w:tc>
        <w:tc>
          <w:tcPr>
            <w:tcW w:w="1384" w:type="dxa"/>
            <w:vAlign w:val="center"/>
          </w:tcPr>
          <w:p w14:paraId="6E968E76" w14:textId="77777777" w:rsidR="00CA6D62" w:rsidRPr="000E47C0" w:rsidRDefault="00CA6D62"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20E42EF8" w14:textId="77777777" w:rsidR="00CA6D62" w:rsidRPr="000E47C0" w:rsidRDefault="00CA6D62" w:rsidP="00202E31">
            <w:pPr>
              <w:widowControl/>
              <w:spacing w:before="0" w:after="0"/>
              <w:ind w:firstLine="0"/>
              <w:jc w:val="center"/>
              <w:rPr>
                <w:szCs w:val="28"/>
                <w:lang w:eastAsia="vi-VN"/>
              </w:rPr>
            </w:pPr>
            <w:r w:rsidRPr="000E47C0">
              <w:rPr>
                <w:szCs w:val="28"/>
                <w:lang w:eastAsia="vi-VN"/>
              </w:rPr>
              <w:t>Sở Xây dựng</w:t>
            </w:r>
          </w:p>
        </w:tc>
        <w:tc>
          <w:tcPr>
            <w:tcW w:w="1484" w:type="dxa"/>
            <w:vAlign w:val="center"/>
          </w:tcPr>
          <w:p w14:paraId="6CEA9B5C" w14:textId="77777777" w:rsidR="00CA6D62" w:rsidRPr="000E47C0" w:rsidRDefault="00CA6D62" w:rsidP="00202E31">
            <w:pPr>
              <w:widowControl/>
              <w:spacing w:before="0" w:after="0"/>
              <w:ind w:firstLine="0"/>
              <w:jc w:val="center"/>
              <w:rPr>
                <w:szCs w:val="28"/>
                <w:lang w:eastAsia="vi-VN"/>
              </w:rPr>
            </w:pPr>
            <w:r w:rsidRPr="000E47C0">
              <w:rPr>
                <w:szCs w:val="28"/>
                <w:lang w:eastAsia="vi-VN"/>
              </w:rPr>
              <w:t>Quý II năm 2028</w:t>
            </w:r>
          </w:p>
        </w:tc>
      </w:tr>
      <w:tr w:rsidR="000E47C0" w:rsidRPr="000E47C0" w14:paraId="68BB71C8" w14:textId="77777777" w:rsidTr="00AF711B">
        <w:tc>
          <w:tcPr>
            <w:tcW w:w="591" w:type="dxa"/>
            <w:vAlign w:val="center"/>
          </w:tcPr>
          <w:p w14:paraId="0EA7850C" w14:textId="77777777" w:rsidR="00CA6D62" w:rsidRPr="000E47C0" w:rsidRDefault="00CA6D62" w:rsidP="00202E31">
            <w:pPr>
              <w:widowControl/>
              <w:spacing w:before="0" w:after="0"/>
              <w:ind w:firstLine="0"/>
              <w:jc w:val="center"/>
              <w:rPr>
                <w:szCs w:val="28"/>
                <w:lang w:eastAsia="vi-VN"/>
              </w:rPr>
            </w:pPr>
            <w:r w:rsidRPr="000E47C0">
              <w:rPr>
                <w:szCs w:val="28"/>
                <w:lang w:eastAsia="vi-VN"/>
              </w:rPr>
              <w:t>7.2</w:t>
            </w:r>
          </w:p>
        </w:tc>
        <w:tc>
          <w:tcPr>
            <w:tcW w:w="4225" w:type="dxa"/>
            <w:vAlign w:val="center"/>
          </w:tcPr>
          <w:p w14:paraId="4BA7CDB0" w14:textId="77777777" w:rsidR="00CA6D62" w:rsidRPr="000E47C0" w:rsidRDefault="00CA6D62" w:rsidP="00202E31">
            <w:pPr>
              <w:widowControl/>
              <w:spacing w:before="0" w:after="0"/>
              <w:ind w:firstLine="0"/>
              <w:rPr>
                <w:szCs w:val="28"/>
                <w:lang w:eastAsia="vi-VN"/>
              </w:rPr>
            </w:pPr>
            <w:r w:rsidRPr="000E47C0">
              <w:rPr>
                <w:szCs w:val="28"/>
                <w:lang w:eastAsia="vi-VN"/>
              </w:rPr>
              <w:t>Đề nghị Cục Đăng kiểm Việt Nam cấp quyền khai thác thử nghiệm phần mềm; thông báo Sở Xây dựng, Cục Đăng kiểm Việt Nam; vận hành thử toàn bộ hệ thống kiểm định tối thiểu 01 tháng trước khi đề nghị cấp giấy chứng nhận (khoản 3 Điều 23 Nghị định số 89/2026/NĐ-CP; Điều 16a Thông tư số 46/2024/TT-BGTVT được bổ sung bởi Thông tư số 45/2026/TT-BXD)</w:t>
            </w:r>
          </w:p>
        </w:tc>
        <w:tc>
          <w:tcPr>
            <w:tcW w:w="1384" w:type="dxa"/>
            <w:vAlign w:val="center"/>
          </w:tcPr>
          <w:p w14:paraId="7F8AB8D8" w14:textId="77777777" w:rsidR="00CA6D62" w:rsidRPr="000E47C0" w:rsidRDefault="00CA6D62"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07E2237E" w14:textId="77777777" w:rsidR="00CA6D62" w:rsidRPr="000E47C0" w:rsidRDefault="00CA6D62" w:rsidP="00202E31">
            <w:pPr>
              <w:widowControl/>
              <w:spacing w:before="0" w:after="0"/>
              <w:ind w:firstLine="0"/>
              <w:jc w:val="center"/>
              <w:rPr>
                <w:szCs w:val="28"/>
                <w:lang w:eastAsia="vi-VN"/>
              </w:rPr>
            </w:pPr>
            <w:r w:rsidRPr="000E47C0">
              <w:rPr>
                <w:szCs w:val="28"/>
                <w:lang w:eastAsia="vi-VN"/>
              </w:rPr>
              <w:t>Sở Xây dựng; Cục Đăng kiểm Việt Nam</w:t>
            </w:r>
          </w:p>
        </w:tc>
        <w:tc>
          <w:tcPr>
            <w:tcW w:w="1484" w:type="dxa"/>
            <w:vAlign w:val="center"/>
          </w:tcPr>
          <w:p w14:paraId="09785758" w14:textId="77777777" w:rsidR="00CA6D62" w:rsidRPr="000E47C0" w:rsidRDefault="00CA6D62" w:rsidP="00202E31">
            <w:pPr>
              <w:widowControl/>
              <w:spacing w:before="0" w:after="0"/>
              <w:ind w:firstLine="0"/>
              <w:jc w:val="center"/>
              <w:rPr>
                <w:szCs w:val="28"/>
                <w:lang w:eastAsia="vi-VN"/>
              </w:rPr>
            </w:pPr>
            <w:r w:rsidRPr="000E47C0">
              <w:rPr>
                <w:szCs w:val="28"/>
                <w:lang w:eastAsia="vi-VN"/>
              </w:rPr>
              <w:t>Quý II năm 2028</w:t>
            </w:r>
          </w:p>
        </w:tc>
      </w:tr>
      <w:tr w:rsidR="000E47C0" w:rsidRPr="000E47C0" w14:paraId="6D83F391" w14:textId="77777777" w:rsidTr="00AF711B">
        <w:tc>
          <w:tcPr>
            <w:tcW w:w="591" w:type="dxa"/>
            <w:vAlign w:val="center"/>
          </w:tcPr>
          <w:p w14:paraId="497E3949" w14:textId="77777777" w:rsidR="00CA6D62" w:rsidRPr="000E47C0" w:rsidRDefault="00CA6D62" w:rsidP="00202E31">
            <w:pPr>
              <w:widowControl/>
              <w:spacing w:before="0" w:after="0"/>
              <w:ind w:firstLine="0"/>
              <w:jc w:val="center"/>
              <w:rPr>
                <w:b/>
                <w:bCs/>
                <w:szCs w:val="28"/>
                <w:lang w:eastAsia="vi-VN"/>
              </w:rPr>
            </w:pPr>
            <w:r w:rsidRPr="000E47C0">
              <w:rPr>
                <w:b/>
                <w:bCs/>
                <w:szCs w:val="28"/>
                <w:lang w:eastAsia="vi-VN"/>
              </w:rPr>
              <w:t>8</w:t>
            </w:r>
          </w:p>
        </w:tc>
        <w:tc>
          <w:tcPr>
            <w:tcW w:w="4225" w:type="dxa"/>
            <w:vAlign w:val="center"/>
          </w:tcPr>
          <w:p w14:paraId="0A68825C" w14:textId="77777777" w:rsidR="00CA6D62" w:rsidRPr="000E47C0" w:rsidRDefault="00750C96" w:rsidP="00202E31">
            <w:pPr>
              <w:widowControl/>
              <w:spacing w:before="0" w:after="0"/>
              <w:ind w:firstLine="0"/>
              <w:rPr>
                <w:b/>
                <w:bCs/>
                <w:szCs w:val="28"/>
                <w:lang w:eastAsia="vi-VN"/>
              </w:rPr>
            </w:pPr>
            <w:r w:rsidRPr="000E47C0">
              <w:rPr>
                <w:b/>
                <w:bCs/>
                <w:szCs w:val="28"/>
                <w:lang w:eastAsia="vi-VN"/>
              </w:rPr>
              <w:t>Giai đoạn 8. Thành lập và đưa Trung tâm vào hoạt động</w:t>
            </w:r>
          </w:p>
        </w:tc>
        <w:tc>
          <w:tcPr>
            <w:tcW w:w="1384" w:type="dxa"/>
            <w:vAlign w:val="center"/>
          </w:tcPr>
          <w:p w14:paraId="665DB8EB" w14:textId="77777777" w:rsidR="00CA6D62" w:rsidRPr="000E47C0" w:rsidRDefault="00CA6D62" w:rsidP="00202E31">
            <w:pPr>
              <w:widowControl/>
              <w:spacing w:before="0" w:after="0"/>
              <w:ind w:firstLine="0"/>
              <w:jc w:val="center"/>
              <w:rPr>
                <w:b/>
                <w:bCs/>
                <w:szCs w:val="28"/>
                <w:lang w:eastAsia="vi-VN"/>
              </w:rPr>
            </w:pPr>
          </w:p>
        </w:tc>
        <w:tc>
          <w:tcPr>
            <w:tcW w:w="1378" w:type="dxa"/>
            <w:vAlign w:val="center"/>
          </w:tcPr>
          <w:p w14:paraId="348C03BC" w14:textId="77777777" w:rsidR="00CA6D62" w:rsidRPr="000E47C0" w:rsidRDefault="00CA6D62" w:rsidP="00202E31">
            <w:pPr>
              <w:widowControl/>
              <w:spacing w:before="0" w:after="0"/>
              <w:ind w:firstLine="0"/>
              <w:jc w:val="center"/>
              <w:rPr>
                <w:b/>
                <w:bCs/>
                <w:szCs w:val="28"/>
                <w:lang w:eastAsia="vi-VN"/>
              </w:rPr>
            </w:pPr>
          </w:p>
        </w:tc>
        <w:tc>
          <w:tcPr>
            <w:tcW w:w="1484" w:type="dxa"/>
            <w:vAlign w:val="center"/>
          </w:tcPr>
          <w:p w14:paraId="7A782081" w14:textId="77777777" w:rsidR="00CA6D62" w:rsidRPr="000E47C0" w:rsidRDefault="00CA6D62" w:rsidP="00202E31">
            <w:pPr>
              <w:widowControl/>
              <w:spacing w:before="0" w:after="0"/>
              <w:ind w:firstLine="0"/>
              <w:jc w:val="center"/>
              <w:rPr>
                <w:b/>
                <w:bCs/>
                <w:szCs w:val="28"/>
                <w:lang w:val="vi-VN" w:eastAsia="vi-VN"/>
              </w:rPr>
            </w:pPr>
          </w:p>
        </w:tc>
      </w:tr>
      <w:tr w:rsidR="000E47C0" w:rsidRPr="000E47C0" w14:paraId="3CC5DEC5" w14:textId="77777777" w:rsidTr="00AF711B">
        <w:tc>
          <w:tcPr>
            <w:tcW w:w="591" w:type="dxa"/>
            <w:vAlign w:val="center"/>
          </w:tcPr>
          <w:p w14:paraId="7A23E181" w14:textId="77777777" w:rsidR="00CA6D62" w:rsidRPr="000E47C0" w:rsidRDefault="00DB499E" w:rsidP="00202E31">
            <w:pPr>
              <w:widowControl/>
              <w:spacing w:before="0" w:after="0"/>
              <w:ind w:firstLine="0"/>
              <w:jc w:val="center"/>
              <w:rPr>
                <w:szCs w:val="28"/>
                <w:lang w:eastAsia="vi-VN"/>
              </w:rPr>
            </w:pPr>
            <w:r w:rsidRPr="000E47C0">
              <w:rPr>
                <w:szCs w:val="28"/>
                <w:lang w:eastAsia="vi-VN"/>
              </w:rPr>
              <w:t>8.1</w:t>
            </w:r>
          </w:p>
        </w:tc>
        <w:tc>
          <w:tcPr>
            <w:tcW w:w="4225" w:type="dxa"/>
            <w:vAlign w:val="center"/>
          </w:tcPr>
          <w:p w14:paraId="4D8F1E5A" w14:textId="77777777" w:rsidR="00750C96" w:rsidRPr="000E47C0" w:rsidRDefault="00750C96" w:rsidP="00202E31">
            <w:pPr>
              <w:widowControl/>
              <w:spacing w:before="0" w:after="0"/>
              <w:ind w:firstLine="0"/>
              <w:rPr>
                <w:szCs w:val="28"/>
                <w:lang w:eastAsia="vi-VN"/>
              </w:rPr>
            </w:pPr>
            <w:r w:rsidRPr="000E47C0">
              <w:rPr>
                <w:szCs w:val="28"/>
                <w:lang w:eastAsia="vi-VN"/>
              </w:rPr>
              <w:t>Hội đồng thành viên Công ty ban hành: Quyết định thành lập Trung tâm; Quy chế tổ chức và hoạt động;</w:t>
            </w:r>
          </w:p>
          <w:p w14:paraId="068C52B8" w14:textId="77777777" w:rsidR="00CA6D62" w:rsidRPr="000E47C0" w:rsidRDefault="00750C96" w:rsidP="00202E31">
            <w:pPr>
              <w:widowControl/>
              <w:spacing w:before="0" w:after="0"/>
              <w:ind w:firstLine="0"/>
              <w:rPr>
                <w:szCs w:val="28"/>
                <w:lang w:eastAsia="vi-VN"/>
              </w:rPr>
            </w:pPr>
            <w:r w:rsidRPr="000E47C0">
              <w:rPr>
                <w:szCs w:val="28"/>
                <w:lang w:eastAsia="vi-VN"/>
              </w:rPr>
              <w:t>bổ nhiệm Giám đốc Trung tâm; Quy chế, quy trình nội bộ.</w:t>
            </w:r>
          </w:p>
        </w:tc>
        <w:tc>
          <w:tcPr>
            <w:tcW w:w="1384" w:type="dxa"/>
            <w:vAlign w:val="center"/>
          </w:tcPr>
          <w:p w14:paraId="504DFF29" w14:textId="77777777" w:rsidR="00CA6D62" w:rsidRPr="000E47C0" w:rsidRDefault="00DB499E"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5B42A913" w14:textId="77777777" w:rsidR="00CA6D62" w:rsidRPr="000E47C0" w:rsidRDefault="00CA6D62" w:rsidP="00202E31">
            <w:pPr>
              <w:widowControl/>
              <w:spacing w:before="0" w:after="0"/>
              <w:ind w:firstLine="0"/>
              <w:jc w:val="center"/>
              <w:rPr>
                <w:szCs w:val="28"/>
                <w:lang w:eastAsia="vi-VN"/>
              </w:rPr>
            </w:pPr>
          </w:p>
        </w:tc>
        <w:tc>
          <w:tcPr>
            <w:tcW w:w="1484" w:type="dxa"/>
            <w:vAlign w:val="center"/>
          </w:tcPr>
          <w:p w14:paraId="275D2E4C" w14:textId="77777777" w:rsidR="00CA6D62" w:rsidRPr="000E47C0" w:rsidRDefault="00DB499E" w:rsidP="00202E31">
            <w:pPr>
              <w:widowControl/>
              <w:spacing w:before="0" w:after="0"/>
              <w:ind w:firstLine="0"/>
              <w:jc w:val="center"/>
              <w:rPr>
                <w:szCs w:val="28"/>
                <w:lang w:val="vi-VN" w:eastAsia="vi-VN"/>
              </w:rPr>
            </w:pPr>
            <w:r w:rsidRPr="000E47C0">
              <w:rPr>
                <w:szCs w:val="28"/>
                <w:lang w:eastAsia="vi-VN"/>
              </w:rPr>
              <w:t>Quý III năm 2028</w:t>
            </w:r>
          </w:p>
        </w:tc>
      </w:tr>
      <w:tr w:rsidR="000E47C0" w:rsidRPr="000E47C0" w14:paraId="5D5513D8" w14:textId="77777777" w:rsidTr="00AF711B">
        <w:tc>
          <w:tcPr>
            <w:tcW w:w="591" w:type="dxa"/>
            <w:vAlign w:val="center"/>
          </w:tcPr>
          <w:p w14:paraId="0DFFF826" w14:textId="77777777" w:rsidR="00750C96" w:rsidRPr="000E47C0" w:rsidRDefault="00DB499E" w:rsidP="00202E31">
            <w:pPr>
              <w:widowControl/>
              <w:spacing w:before="0" w:after="0"/>
              <w:ind w:firstLine="0"/>
              <w:jc w:val="center"/>
              <w:rPr>
                <w:b/>
                <w:bCs/>
                <w:szCs w:val="28"/>
                <w:lang w:eastAsia="vi-VN"/>
              </w:rPr>
            </w:pPr>
            <w:r w:rsidRPr="000E47C0">
              <w:rPr>
                <w:b/>
                <w:bCs/>
                <w:szCs w:val="28"/>
                <w:lang w:eastAsia="vi-VN"/>
              </w:rPr>
              <w:t>9</w:t>
            </w:r>
          </w:p>
        </w:tc>
        <w:tc>
          <w:tcPr>
            <w:tcW w:w="4225" w:type="dxa"/>
            <w:vAlign w:val="center"/>
          </w:tcPr>
          <w:p w14:paraId="2FDF6F58" w14:textId="77777777" w:rsidR="00750C96" w:rsidRPr="000E47C0" w:rsidRDefault="00ED6D88" w:rsidP="00202E31">
            <w:pPr>
              <w:widowControl/>
              <w:spacing w:before="0" w:after="0"/>
              <w:ind w:firstLine="0"/>
              <w:rPr>
                <w:b/>
                <w:bCs/>
                <w:szCs w:val="28"/>
                <w:lang w:eastAsia="vi-VN"/>
              </w:rPr>
            </w:pPr>
            <w:r w:rsidRPr="000E47C0">
              <w:rPr>
                <w:b/>
                <w:bCs/>
                <w:szCs w:val="28"/>
                <w:lang w:eastAsia="vi-VN"/>
              </w:rPr>
              <w:t>Giai đoạn 9. Vận hành, giám sát và đánh giá</w:t>
            </w:r>
          </w:p>
        </w:tc>
        <w:tc>
          <w:tcPr>
            <w:tcW w:w="1384" w:type="dxa"/>
            <w:vAlign w:val="center"/>
          </w:tcPr>
          <w:p w14:paraId="29BF5CE2" w14:textId="77777777" w:rsidR="00750C96" w:rsidRPr="000E47C0" w:rsidRDefault="00FF6DF1" w:rsidP="00202E31">
            <w:pPr>
              <w:widowControl/>
              <w:spacing w:before="0" w:after="0"/>
              <w:ind w:firstLine="0"/>
              <w:jc w:val="center"/>
              <w:rPr>
                <w:szCs w:val="28"/>
                <w:lang w:eastAsia="vi-VN"/>
              </w:rPr>
            </w:pPr>
            <w:r w:rsidRPr="000E47C0">
              <w:rPr>
                <w:szCs w:val="28"/>
                <w:lang w:eastAsia="vi-VN"/>
              </w:rPr>
              <w:t>Công ty, Trung tâm, Trường</w:t>
            </w:r>
          </w:p>
        </w:tc>
        <w:tc>
          <w:tcPr>
            <w:tcW w:w="1378" w:type="dxa"/>
            <w:vAlign w:val="center"/>
          </w:tcPr>
          <w:p w14:paraId="2D5B22BE" w14:textId="77777777" w:rsidR="00750C96" w:rsidRPr="000E47C0" w:rsidRDefault="00750C96" w:rsidP="00202E31">
            <w:pPr>
              <w:widowControl/>
              <w:spacing w:before="0" w:after="0"/>
              <w:ind w:firstLine="0"/>
              <w:jc w:val="center"/>
              <w:rPr>
                <w:b/>
                <w:bCs/>
                <w:szCs w:val="28"/>
                <w:lang w:eastAsia="vi-VN"/>
              </w:rPr>
            </w:pPr>
          </w:p>
        </w:tc>
        <w:tc>
          <w:tcPr>
            <w:tcW w:w="1484" w:type="dxa"/>
            <w:vAlign w:val="center"/>
          </w:tcPr>
          <w:p w14:paraId="1C50A84B" w14:textId="77777777" w:rsidR="00750C96" w:rsidRPr="000E47C0" w:rsidRDefault="00FF6DF1" w:rsidP="00202E31">
            <w:pPr>
              <w:widowControl/>
              <w:spacing w:before="0" w:after="0"/>
              <w:ind w:firstLine="0"/>
              <w:jc w:val="center"/>
              <w:rPr>
                <w:b/>
                <w:bCs/>
                <w:szCs w:val="28"/>
                <w:lang w:val="vi-VN" w:eastAsia="vi-VN"/>
              </w:rPr>
            </w:pPr>
            <w:r w:rsidRPr="000E47C0">
              <w:rPr>
                <w:szCs w:val="28"/>
                <w:lang w:eastAsia="vi-VN"/>
              </w:rPr>
              <w:t>Từ Quý III năm 2028</w:t>
            </w:r>
          </w:p>
        </w:tc>
      </w:tr>
      <w:tr w:rsidR="000E47C0" w:rsidRPr="000E47C0" w14:paraId="05662747" w14:textId="77777777" w:rsidTr="00AF711B">
        <w:tc>
          <w:tcPr>
            <w:tcW w:w="591" w:type="dxa"/>
            <w:vAlign w:val="center"/>
          </w:tcPr>
          <w:p w14:paraId="7A08E2F0" w14:textId="77777777" w:rsidR="00750C96" w:rsidRPr="000E47C0" w:rsidRDefault="00DB499E" w:rsidP="00202E31">
            <w:pPr>
              <w:widowControl/>
              <w:spacing w:before="0" w:after="0"/>
              <w:ind w:firstLine="0"/>
              <w:jc w:val="center"/>
              <w:rPr>
                <w:b/>
                <w:bCs/>
                <w:szCs w:val="28"/>
                <w:lang w:eastAsia="vi-VN"/>
              </w:rPr>
            </w:pPr>
            <w:r w:rsidRPr="000E47C0">
              <w:rPr>
                <w:b/>
                <w:bCs/>
                <w:szCs w:val="28"/>
                <w:lang w:eastAsia="vi-VN"/>
              </w:rPr>
              <w:t>10</w:t>
            </w:r>
          </w:p>
        </w:tc>
        <w:tc>
          <w:tcPr>
            <w:tcW w:w="4225" w:type="dxa"/>
            <w:vAlign w:val="center"/>
          </w:tcPr>
          <w:p w14:paraId="41F716DC" w14:textId="77777777" w:rsidR="00750C96" w:rsidRPr="000E47C0" w:rsidRDefault="00ED6D88" w:rsidP="00202E31">
            <w:pPr>
              <w:widowControl/>
              <w:spacing w:before="0" w:after="0"/>
              <w:ind w:firstLine="0"/>
              <w:rPr>
                <w:b/>
                <w:bCs/>
                <w:szCs w:val="28"/>
                <w:lang w:eastAsia="vi-VN"/>
              </w:rPr>
            </w:pPr>
            <w:r w:rsidRPr="000E47C0">
              <w:rPr>
                <w:b/>
                <w:bCs/>
                <w:szCs w:val="28"/>
                <w:lang w:eastAsia="vi-VN"/>
              </w:rPr>
              <w:t>Giai đoạn 10. Đầu tư dây chuyền kiểm định thứ hai khi lưu lượng thực tế của dây chuyền giai đoạn 1 đạt từ 90% công suất thiết kế (khoảng 13.480 lượt/năm trên công suất thiết kế 14.976 lượt/năm) trong 2 năm liên tiếp</w:t>
            </w:r>
          </w:p>
        </w:tc>
        <w:tc>
          <w:tcPr>
            <w:tcW w:w="1384" w:type="dxa"/>
            <w:vAlign w:val="center"/>
          </w:tcPr>
          <w:p w14:paraId="3F34D18F" w14:textId="77777777" w:rsidR="00750C96" w:rsidRPr="000E47C0" w:rsidRDefault="00FF6DF1"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68583A68" w14:textId="77777777" w:rsidR="00750C96" w:rsidRPr="000E47C0" w:rsidRDefault="00750C96" w:rsidP="00202E31">
            <w:pPr>
              <w:widowControl/>
              <w:spacing w:before="0" w:after="0"/>
              <w:ind w:firstLine="0"/>
              <w:jc w:val="center"/>
              <w:rPr>
                <w:b/>
                <w:bCs/>
                <w:szCs w:val="28"/>
                <w:lang w:eastAsia="vi-VN"/>
              </w:rPr>
            </w:pPr>
            <w:r>
              <w:t>Hội đồng thành viên Công ty</w:t>
            </w:r>
          </w:p>
        </w:tc>
        <w:tc>
          <w:tcPr>
            <w:tcW w:w="1484" w:type="dxa"/>
            <w:vAlign w:val="center"/>
          </w:tcPr>
          <w:p w14:paraId="1BC5915C" w14:textId="77777777" w:rsidR="00750C96" w:rsidRPr="000E47C0" w:rsidRDefault="00FF6DF1" w:rsidP="00202E31">
            <w:pPr>
              <w:widowControl/>
              <w:spacing w:before="0" w:after="0"/>
              <w:ind w:firstLine="0"/>
              <w:jc w:val="center"/>
              <w:rPr>
                <w:b/>
                <w:bCs/>
                <w:szCs w:val="28"/>
                <w:lang w:val="vi-VN" w:eastAsia="vi-VN"/>
              </w:rPr>
            </w:pPr>
            <w:r w:rsidRPr="000E47C0">
              <w:rPr>
                <w:szCs w:val="28"/>
                <w:lang w:eastAsia="vi-VN"/>
              </w:rPr>
              <w:t>Theo nhu cầu thực tế</w:t>
            </w:r>
          </w:p>
        </w:tc>
      </w:tr>
    </w:tbl>
    <w:p w14:paraId="23E73411" w14:textId="77777777" w:rsidR="00197D5A" w:rsidRPr="000E47C0" w:rsidRDefault="00197D5A" w:rsidP="00197D5A">
      <w:pPr>
        <w:pStyle w:val="Heading1"/>
        <w:rPr>
          <w:color w:val="auto"/>
          <w:lang w:val="nl-NL"/>
        </w:rPr>
      </w:pPr>
      <w:bookmarkStart w:id="87" w:name="_Toc236064054"/>
      <w:r w:rsidRPr="000E47C0">
        <w:rPr>
          <w:color w:val="auto"/>
          <w:lang w:val="nl-NL"/>
        </w:rPr>
        <w:t>II. KINH PHÍ ĐẦU TƯ</w:t>
      </w:r>
      <w:bookmarkEnd w:id="87"/>
    </w:p>
    <w:p w14:paraId="77C5278B" w14:textId="00ED495A" w:rsidR="00197D5A" w:rsidRPr="000E47C0" w:rsidRDefault="00197D5A" w:rsidP="00197D5A">
      <w:pPr>
        <w:rPr>
          <w:lang w:val="nl-NL"/>
        </w:rPr>
      </w:pPr>
      <w:r w:rsidRPr="000E47C0">
        <w:rPr>
          <w:lang w:val="nl-NL"/>
        </w:rPr>
        <w:t>Tổng nhu cầu kinh phí thực hiện giai đoạn 1 của Đề án là 20.456,5 triệu đồng (bằng chữ: Hai mươi tỷ, bốn trăm năm mươi sáu triệu, năm trăm nghìn đồng), trong đó cơ cấu vốn đầu tư được thể hiện tại Bảng 18.</w:t>
      </w:r>
    </w:p>
    <w:p w14:paraId="618B089D" w14:textId="77777777" w:rsidR="00197D5A" w:rsidRPr="000E47C0" w:rsidRDefault="00197D5A" w:rsidP="00197D5A">
      <w:pPr>
        <w:pStyle w:val="tnbng"/>
        <w:rPr>
          <w:color w:val="auto"/>
        </w:rPr>
      </w:pPr>
      <w:bookmarkStart w:id="88" w:name="_Toc238544030"/>
      <w:r w:rsidRPr="000E47C0">
        <w:rPr>
          <w:color w:val="auto"/>
        </w:rPr>
        <w:t>Bảng 18. Cơ cấu vốn đầu tư thành lập Công ty</w:t>
      </w:r>
      <w:bookmarkEnd w:id="88"/>
    </w:p>
    <w:p w14:paraId="2DD65876" w14:textId="77777777" w:rsidR="00197D5A" w:rsidRPr="000E47C0" w:rsidRDefault="00AD6647"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Style w:val="TableGrid"/>
        <w:tblW w:w="8821" w:type="dxa"/>
        <w:jc w:val="center"/>
        <w:tblLook w:val="04A0" w:firstRow="1" w:lastRow="0" w:firstColumn="1" w:lastColumn="0" w:noHBand="0" w:noVBand="1"/>
      </w:tblPr>
      <w:tblGrid>
        <w:gridCol w:w="704"/>
        <w:gridCol w:w="6237"/>
        <w:gridCol w:w="1880"/>
      </w:tblGrid>
      <w:tr w:rsidR="000E47C0" w:rsidRPr="000E47C0" w14:paraId="3246EA53" w14:textId="77777777" w:rsidTr="006E5BE0">
        <w:trPr>
          <w:trHeight w:val="454"/>
          <w:tblHeader/>
          <w:jc w:val="center"/>
        </w:trPr>
        <w:tc>
          <w:tcPr>
            <w:tcW w:w="704" w:type="dxa"/>
            <w:vAlign w:val="center"/>
          </w:tcPr>
          <w:p w14:paraId="130C7026"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TT</w:t>
            </w:r>
          </w:p>
        </w:tc>
        <w:tc>
          <w:tcPr>
            <w:tcW w:w="6237" w:type="dxa"/>
            <w:vAlign w:val="center"/>
          </w:tcPr>
          <w:p w14:paraId="5F372E01"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Nội dung, hạng mục</w:t>
            </w:r>
          </w:p>
        </w:tc>
        <w:tc>
          <w:tcPr>
            <w:tcW w:w="1880" w:type="dxa"/>
            <w:vAlign w:val="center"/>
          </w:tcPr>
          <w:p w14:paraId="62ECD226" w14:textId="77777777"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Mức</w:t>
            </w:r>
            <w:r w:rsidRPr="000E47C0">
              <w:rPr>
                <w:b/>
                <w:bCs/>
                <w:iCs/>
                <w:szCs w:val="20"/>
                <w:lang w:eastAsia="vi-VN"/>
              </w:rPr>
              <w:t xml:space="preserve"> </w:t>
            </w:r>
            <w:r w:rsidRPr="000E47C0">
              <w:rPr>
                <w:b/>
                <w:bCs/>
                <w:iCs/>
                <w:szCs w:val="20"/>
                <w:lang w:val="vi-VN" w:eastAsia="vi-VN"/>
              </w:rPr>
              <w:t>đầu tư</w:t>
            </w:r>
          </w:p>
        </w:tc>
      </w:tr>
      <w:tr w:rsidR="000E47C0" w:rsidRPr="000E47C0" w14:paraId="565F1965" w14:textId="77777777" w:rsidTr="006E5BE0">
        <w:trPr>
          <w:trHeight w:val="454"/>
          <w:jc w:val="center"/>
        </w:trPr>
        <w:tc>
          <w:tcPr>
            <w:tcW w:w="704" w:type="dxa"/>
            <w:vAlign w:val="center"/>
          </w:tcPr>
          <w:p w14:paraId="173B0CF0" w14:textId="4A48FF0C"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I</w:t>
            </w:r>
          </w:p>
        </w:tc>
        <w:tc>
          <w:tcPr>
            <w:tcW w:w="6237" w:type="dxa"/>
            <w:vAlign w:val="center"/>
          </w:tcPr>
          <w:p w14:paraId="4F6C1FFD"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Đầu tư CSVC và mua sắm thiết bị</w:t>
            </w:r>
          </w:p>
        </w:tc>
        <w:tc>
          <w:tcPr>
            <w:tcW w:w="1880" w:type="dxa"/>
            <w:vAlign w:val="center"/>
          </w:tcPr>
          <w:p w14:paraId="02140DB9" w14:textId="18685049" w:rsidR="00197D5A" w:rsidRPr="000E47C0" w:rsidRDefault="00A06B8A" w:rsidP="006047EC">
            <w:pPr>
              <w:spacing w:before="0" w:after="0"/>
              <w:ind w:firstLine="0"/>
              <w:jc w:val="right"/>
              <w:rPr>
                <w:b/>
                <w:bCs/>
                <w:iCs/>
                <w:szCs w:val="20"/>
                <w:lang w:val="vi-VN" w:eastAsia="vi-VN"/>
              </w:rPr>
            </w:pPr>
            <w:r w:rsidRPr="000E47C0">
              <w:rPr>
                <w:b/>
                <w:bCs/>
                <w:iCs/>
                <w:szCs w:val="20"/>
                <w:lang w:val="vi-VN" w:eastAsia="vi-VN"/>
              </w:rPr>
              <w:t>20.405</w:t>
            </w:r>
          </w:p>
        </w:tc>
      </w:tr>
      <w:tr w:rsidR="000E47C0" w:rsidRPr="000E47C0" w14:paraId="60F27F7C" w14:textId="77777777" w:rsidTr="006E5BE0">
        <w:trPr>
          <w:trHeight w:val="454"/>
          <w:jc w:val="center"/>
        </w:trPr>
        <w:tc>
          <w:tcPr>
            <w:tcW w:w="704" w:type="dxa"/>
            <w:vAlign w:val="center"/>
          </w:tcPr>
          <w:p w14:paraId="195E1176"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1</w:t>
            </w:r>
          </w:p>
        </w:tc>
        <w:tc>
          <w:tcPr>
            <w:tcW w:w="6237" w:type="dxa"/>
            <w:vAlign w:val="center"/>
          </w:tcPr>
          <w:p w14:paraId="48D09736"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đầu tư xây dựng cơ bản</w:t>
            </w:r>
          </w:p>
        </w:tc>
        <w:tc>
          <w:tcPr>
            <w:tcW w:w="1880" w:type="dxa"/>
            <w:vAlign w:val="center"/>
          </w:tcPr>
          <w:p w14:paraId="0545C711" w14:textId="6580D053" w:rsidR="00197D5A" w:rsidRPr="000E47C0" w:rsidRDefault="006E1B71" w:rsidP="006047EC">
            <w:pPr>
              <w:spacing w:before="0" w:after="0"/>
              <w:ind w:firstLine="0"/>
              <w:jc w:val="right"/>
              <w:rPr>
                <w:b/>
                <w:bCs/>
                <w:iCs/>
                <w:szCs w:val="20"/>
                <w:lang w:val="vi-VN" w:eastAsia="vi-VN"/>
              </w:rPr>
            </w:pPr>
            <w:r w:rsidRPr="000E47C0">
              <w:rPr>
                <w:b/>
                <w:bCs/>
                <w:iCs/>
                <w:szCs w:val="20"/>
                <w:lang w:val="vi-VN" w:eastAsia="vi-VN"/>
              </w:rPr>
              <w:t>11.900</w:t>
            </w:r>
          </w:p>
        </w:tc>
      </w:tr>
      <w:tr w:rsidR="000E47C0" w:rsidRPr="000E47C0" w14:paraId="50E3580E" w14:textId="77777777" w:rsidTr="006E5BE0">
        <w:trPr>
          <w:trHeight w:val="454"/>
          <w:jc w:val="center"/>
        </w:trPr>
        <w:tc>
          <w:tcPr>
            <w:tcW w:w="704" w:type="dxa"/>
            <w:vAlign w:val="center"/>
          </w:tcPr>
          <w:p w14:paraId="5211AD9C"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1.1</w:t>
            </w:r>
          </w:p>
        </w:tc>
        <w:tc>
          <w:tcPr>
            <w:tcW w:w="6237" w:type="dxa"/>
            <w:vAlign w:val="center"/>
          </w:tcPr>
          <w:p w14:paraId="0B3E134A" w14:textId="77777777" w:rsidR="00197D5A" w:rsidRPr="000E47C0" w:rsidRDefault="00197D5A" w:rsidP="006047EC">
            <w:pPr>
              <w:spacing w:before="0" w:after="0"/>
              <w:ind w:firstLine="0"/>
              <w:rPr>
                <w:i/>
                <w:szCs w:val="20"/>
                <w:lang w:val="vi-VN" w:eastAsia="vi-VN"/>
              </w:rPr>
            </w:pPr>
            <w:r w:rsidRPr="000E47C0">
              <w:rPr>
                <w:i/>
                <w:szCs w:val="20"/>
                <w:lang w:val="vi-VN" w:eastAsia="vi-VN"/>
              </w:rPr>
              <w:t>Nhà xưởng kiểm định 740 m2</w:t>
            </w:r>
          </w:p>
        </w:tc>
        <w:tc>
          <w:tcPr>
            <w:tcW w:w="1880" w:type="dxa"/>
            <w:vAlign w:val="center"/>
          </w:tcPr>
          <w:p w14:paraId="6776BAA6"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5.600</w:t>
            </w:r>
          </w:p>
        </w:tc>
      </w:tr>
      <w:tr w:rsidR="000E47C0" w:rsidRPr="000E47C0" w14:paraId="4A8E1F93" w14:textId="77777777" w:rsidTr="006E5BE0">
        <w:trPr>
          <w:trHeight w:val="454"/>
          <w:jc w:val="center"/>
        </w:trPr>
        <w:tc>
          <w:tcPr>
            <w:tcW w:w="704" w:type="dxa"/>
            <w:vAlign w:val="center"/>
          </w:tcPr>
          <w:p w14:paraId="3CB6048D"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1.2</w:t>
            </w:r>
          </w:p>
        </w:tc>
        <w:tc>
          <w:tcPr>
            <w:tcW w:w="6237" w:type="dxa"/>
            <w:vAlign w:val="center"/>
          </w:tcPr>
          <w:p w14:paraId="2DD96B8B" w14:textId="77777777" w:rsidR="00197D5A" w:rsidRPr="000E47C0" w:rsidRDefault="00197D5A" w:rsidP="006047EC">
            <w:pPr>
              <w:spacing w:before="0" w:after="0"/>
              <w:ind w:firstLine="0"/>
              <w:rPr>
                <w:i/>
                <w:szCs w:val="20"/>
                <w:lang w:val="vi-VN" w:eastAsia="vi-VN"/>
              </w:rPr>
            </w:pPr>
            <w:r w:rsidRPr="000E47C0">
              <w:rPr>
                <w:i/>
                <w:szCs w:val="20"/>
                <w:lang w:val="vi-VN" w:eastAsia="vi-VN"/>
              </w:rPr>
              <w:t xml:space="preserve">Nhà làm việc Bộ phận Văn phòng </w:t>
            </w:r>
            <w:r w:rsidRPr="000E47C0">
              <w:rPr>
                <w:iCs/>
                <w:szCs w:val="20"/>
                <w:lang w:val="vi-VN" w:eastAsia="vi-VN"/>
              </w:rPr>
              <w:t>250 m</w:t>
            </w:r>
            <w:r w:rsidRPr="000E47C0">
              <w:rPr>
                <w:iCs/>
                <w:szCs w:val="20"/>
                <w:vertAlign w:val="superscript"/>
                <w:lang w:val="vi-VN" w:eastAsia="vi-VN"/>
              </w:rPr>
              <w:t>2</w:t>
            </w:r>
          </w:p>
        </w:tc>
        <w:tc>
          <w:tcPr>
            <w:tcW w:w="1880" w:type="dxa"/>
            <w:vAlign w:val="center"/>
          </w:tcPr>
          <w:p w14:paraId="08FF7091"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2.500</w:t>
            </w:r>
          </w:p>
        </w:tc>
      </w:tr>
      <w:tr w:rsidR="000E47C0" w:rsidRPr="000E47C0" w14:paraId="2ACC998D" w14:textId="77777777" w:rsidTr="006E5BE0">
        <w:trPr>
          <w:trHeight w:val="454"/>
          <w:jc w:val="center"/>
        </w:trPr>
        <w:tc>
          <w:tcPr>
            <w:tcW w:w="704" w:type="dxa"/>
            <w:vAlign w:val="center"/>
          </w:tcPr>
          <w:p w14:paraId="495E2D62"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1.3</w:t>
            </w:r>
          </w:p>
        </w:tc>
        <w:tc>
          <w:tcPr>
            <w:tcW w:w="6237" w:type="dxa"/>
            <w:vAlign w:val="center"/>
          </w:tcPr>
          <w:p w14:paraId="3CFFE06B" w14:textId="77777777" w:rsidR="00197D5A" w:rsidRPr="000E47C0" w:rsidRDefault="00197D5A" w:rsidP="006047EC">
            <w:pPr>
              <w:spacing w:before="0" w:after="0"/>
              <w:ind w:firstLine="0"/>
              <w:rPr>
                <w:i/>
                <w:szCs w:val="20"/>
                <w:lang w:val="vi-VN" w:eastAsia="vi-VN"/>
              </w:rPr>
            </w:pPr>
            <w:r w:rsidRPr="000E47C0">
              <w:rPr>
                <w:i/>
                <w:szCs w:val="20"/>
                <w:lang w:val="vi-VN" w:eastAsia="vi-VN"/>
              </w:rPr>
              <w:t>Đầu tư hệ thống phòng cháy chữa cháy</w:t>
            </w:r>
          </w:p>
        </w:tc>
        <w:tc>
          <w:tcPr>
            <w:tcW w:w="1880" w:type="dxa"/>
            <w:vAlign w:val="center"/>
          </w:tcPr>
          <w:p w14:paraId="3F513E37"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1.000</w:t>
            </w:r>
          </w:p>
        </w:tc>
      </w:tr>
      <w:tr w:rsidR="000E47C0" w:rsidRPr="000E47C0" w14:paraId="3E50B11C" w14:textId="77777777" w:rsidTr="006E5BE0">
        <w:trPr>
          <w:trHeight w:val="454"/>
          <w:jc w:val="center"/>
        </w:trPr>
        <w:tc>
          <w:tcPr>
            <w:tcW w:w="704" w:type="dxa"/>
            <w:vAlign w:val="center"/>
          </w:tcPr>
          <w:p w14:paraId="062B7A56"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1.4</w:t>
            </w:r>
          </w:p>
        </w:tc>
        <w:tc>
          <w:tcPr>
            <w:tcW w:w="6237" w:type="dxa"/>
            <w:vAlign w:val="center"/>
          </w:tcPr>
          <w:p w14:paraId="4D00ECFD" w14:textId="77777777" w:rsidR="00197D5A" w:rsidRPr="000E47C0" w:rsidRDefault="00197D5A" w:rsidP="006047EC">
            <w:pPr>
              <w:spacing w:before="0" w:after="0"/>
              <w:ind w:firstLine="0"/>
              <w:rPr>
                <w:i/>
                <w:szCs w:val="20"/>
                <w:lang w:val="vi-VN" w:eastAsia="vi-VN"/>
              </w:rPr>
            </w:pPr>
            <w:r w:rsidRPr="000E47C0">
              <w:rPr>
                <w:i/>
                <w:szCs w:val="20"/>
                <w:lang w:val="vi-VN" w:eastAsia="vi-VN"/>
              </w:rPr>
              <w:t>Hệ thống đường nội bộ (rộng 6m x dài 120m) 720</w:t>
            </w:r>
            <w:r w:rsidRPr="000E47C0">
              <w:rPr>
                <w:iCs/>
                <w:szCs w:val="20"/>
                <w:lang w:val="vi-VN" w:eastAsia="vi-VN"/>
              </w:rPr>
              <w:t>m</w:t>
            </w:r>
            <w:r w:rsidRPr="000E47C0">
              <w:rPr>
                <w:iCs/>
                <w:szCs w:val="20"/>
                <w:vertAlign w:val="superscript"/>
                <w:lang w:val="vi-VN" w:eastAsia="vi-VN"/>
              </w:rPr>
              <w:t>2</w:t>
            </w:r>
          </w:p>
        </w:tc>
        <w:tc>
          <w:tcPr>
            <w:tcW w:w="1880" w:type="dxa"/>
            <w:vAlign w:val="center"/>
          </w:tcPr>
          <w:p w14:paraId="37908525"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800</w:t>
            </w:r>
          </w:p>
        </w:tc>
      </w:tr>
      <w:tr w:rsidR="000E47C0" w:rsidRPr="000E47C0" w14:paraId="5D360B04" w14:textId="77777777" w:rsidTr="006E5BE0">
        <w:trPr>
          <w:trHeight w:val="454"/>
          <w:jc w:val="center"/>
        </w:trPr>
        <w:tc>
          <w:tcPr>
            <w:tcW w:w="704" w:type="dxa"/>
            <w:vAlign w:val="center"/>
          </w:tcPr>
          <w:p w14:paraId="38A762C1"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1.5</w:t>
            </w:r>
          </w:p>
        </w:tc>
        <w:tc>
          <w:tcPr>
            <w:tcW w:w="6237" w:type="dxa"/>
            <w:vAlign w:val="center"/>
          </w:tcPr>
          <w:p w14:paraId="088448F4" w14:textId="77777777" w:rsidR="00197D5A" w:rsidRPr="000E47C0" w:rsidRDefault="00197D5A" w:rsidP="006047EC">
            <w:pPr>
              <w:spacing w:before="0" w:after="0"/>
              <w:ind w:firstLine="0"/>
              <w:rPr>
                <w:i/>
                <w:szCs w:val="20"/>
                <w:lang w:val="vi-VN" w:eastAsia="vi-VN"/>
              </w:rPr>
            </w:pPr>
            <w:r w:rsidRPr="000E47C0">
              <w:rPr>
                <w:i/>
                <w:szCs w:val="20"/>
                <w:lang w:val="vi-VN" w:eastAsia="vi-VN"/>
              </w:rPr>
              <w:t>Bãi đỗ xe bê tông 2.000 m2 (giai đoạn 1; 2.000 m2 còn lại đầu tư cùng dây chuyền thứ hai)</w:t>
            </w:r>
          </w:p>
        </w:tc>
        <w:tc>
          <w:tcPr>
            <w:tcW w:w="1880" w:type="dxa"/>
            <w:vAlign w:val="center"/>
          </w:tcPr>
          <w:p w14:paraId="55EF6D04"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2.000</w:t>
            </w:r>
          </w:p>
        </w:tc>
      </w:tr>
      <w:tr w:rsidR="000E47C0" w:rsidRPr="000E47C0" w14:paraId="3E9837A8" w14:textId="77777777" w:rsidTr="006E5BE0">
        <w:trPr>
          <w:trHeight w:val="454"/>
          <w:jc w:val="center"/>
        </w:trPr>
        <w:tc>
          <w:tcPr>
            <w:tcW w:w="704" w:type="dxa"/>
            <w:vAlign w:val="center"/>
          </w:tcPr>
          <w:p w14:paraId="7D518D1D"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2</w:t>
            </w:r>
          </w:p>
        </w:tc>
        <w:tc>
          <w:tcPr>
            <w:tcW w:w="6237" w:type="dxa"/>
            <w:vAlign w:val="center"/>
          </w:tcPr>
          <w:p w14:paraId="3C9F8A9F"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đầu tư trang thiết bị kiểm định, hạ tầng kỹ thuật</w:t>
            </w:r>
          </w:p>
        </w:tc>
        <w:tc>
          <w:tcPr>
            <w:tcW w:w="1880" w:type="dxa"/>
            <w:vAlign w:val="center"/>
          </w:tcPr>
          <w:p w14:paraId="4F95BD9E" w14:textId="77777777"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6.650</w:t>
            </w:r>
          </w:p>
        </w:tc>
      </w:tr>
      <w:tr w:rsidR="000E47C0" w:rsidRPr="000E47C0" w14:paraId="644F8507" w14:textId="77777777" w:rsidTr="006E5BE0">
        <w:trPr>
          <w:trHeight w:val="454"/>
          <w:jc w:val="center"/>
        </w:trPr>
        <w:tc>
          <w:tcPr>
            <w:tcW w:w="704" w:type="dxa"/>
            <w:vAlign w:val="center"/>
          </w:tcPr>
          <w:p w14:paraId="709BF90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2.1</w:t>
            </w:r>
          </w:p>
        </w:tc>
        <w:tc>
          <w:tcPr>
            <w:tcW w:w="6237" w:type="dxa"/>
            <w:vAlign w:val="center"/>
          </w:tcPr>
          <w:p w14:paraId="2AAD68F2" w14:textId="77777777" w:rsidR="00197D5A" w:rsidRPr="000E47C0" w:rsidRDefault="00197D5A" w:rsidP="006047EC">
            <w:pPr>
              <w:spacing w:before="0" w:after="0"/>
              <w:ind w:firstLine="0"/>
              <w:rPr>
                <w:i/>
                <w:szCs w:val="20"/>
                <w:lang w:val="vi-VN" w:eastAsia="vi-VN"/>
              </w:rPr>
            </w:pPr>
            <w:r w:rsidRPr="000E47C0">
              <w:rPr>
                <w:i/>
                <w:szCs w:val="20"/>
                <w:lang w:val="vi-VN" w:eastAsia="vi-VN"/>
              </w:rPr>
              <w:t>Thiết bị 01 dây chuyền kiểm định tổng hợp loại I và loại II (giai đoạn 1)</w:t>
            </w:r>
          </w:p>
        </w:tc>
        <w:tc>
          <w:tcPr>
            <w:tcW w:w="1880" w:type="dxa"/>
            <w:vAlign w:val="center"/>
          </w:tcPr>
          <w:p w14:paraId="599FD8DD"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2.820</w:t>
            </w:r>
          </w:p>
        </w:tc>
      </w:tr>
      <w:tr w:rsidR="000E47C0" w:rsidRPr="000E47C0" w14:paraId="489670C6" w14:textId="77777777" w:rsidTr="006E5BE0">
        <w:trPr>
          <w:trHeight w:val="454"/>
          <w:jc w:val="center"/>
        </w:trPr>
        <w:tc>
          <w:tcPr>
            <w:tcW w:w="704" w:type="dxa"/>
            <w:vAlign w:val="center"/>
          </w:tcPr>
          <w:p w14:paraId="59AF493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2.2</w:t>
            </w:r>
          </w:p>
        </w:tc>
        <w:tc>
          <w:tcPr>
            <w:tcW w:w="6237" w:type="dxa"/>
            <w:vAlign w:val="center"/>
          </w:tcPr>
          <w:p w14:paraId="34989D7F" w14:textId="4D1A4F11" w:rsidR="00197D5A" w:rsidRPr="000E47C0" w:rsidRDefault="00197D5A" w:rsidP="006047EC">
            <w:pPr>
              <w:spacing w:before="0" w:after="0"/>
              <w:ind w:firstLine="0"/>
              <w:rPr>
                <w:i/>
                <w:szCs w:val="20"/>
                <w:lang w:val="vi-VN" w:eastAsia="vi-VN"/>
              </w:rPr>
            </w:pPr>
            <w:r w:rsidRPr="000E47C0">
              <w:rPr>
                <w:i/>
                <w:szCs w:val="20"/>
                <w:lang w:val="vi-VN" w:eastAsia="vi-VN"/>
              </w:rPr>
              <w:t>Thiết bị phụ trợ kèm theo dây chuyền kiểm định</w:t>
            </w:r>
          </w:p>
        </w:tc>
        <w:tc>
          <w:tcPr>
            <w:tcW w:w="1880" w:type="dxa"/>
            <w:vAlign w:val="center"/>
          </w:tcPr>
          <w:p w14:paraId="5DDED4CC"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350</w:t>
            </w:r>
          </w:p>
        </w:tc>
      </w:tr>
      <w:tr w:rsidR="000E47C0" w:rsidRPr="000E47C0" w14:paraId="72F9BA24" w14:textId="77777777" w:rsidTr="006E5BE0">
        <w:trPr>
          <w:trHeight w:val="454"/>
          <w:jc w:val="center"/>
        </w:trPr>
        <w:tc>
          <w:tcPr>
            <w:tcW w:w="704" w:type="dxa"/>
            <w:vAlign w:val="center"/>
          </w:tcPr>
          <w:p w14:paraId="4E712D8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2.3</w:t>
            </w:r>
          </w:p>
        </w:tc>
        <w:tc>
          <w:tcPr>
            <w:tcW w:w="6237" w:type="dxa"/>
            <w:vAlign w:val="center"/>
          </w:tcPr>
          <w:p w14:paraId="66EC6676" w14:textId="77777777" w:rsidR="00197D5A" w:rsidRPr="000E47C0" w:rsidRDefault="00197D5A" w:rsidP="006047EC">
            <w:pPr>
              <w:spacing w:before="0" w:after="0"/>
              <w:ind w:firstLine="0"/>
              <w:rPr>
                <w:i/>
                <w:szCs w:val="20"/>
                <w:lang w:val="vi-VN" w:eastAsia="vi-VN"/>
              </w:rPr>
            </w:pPr>
            <w:r w:rsidRPr="000E47C0">
              <w:rPr>
                <w:i/>
                <w:szCs w:val="20"/>
                <w:lang w:val="vi-VN" w:eastAsia="vi-VN"/>
              </w:rPr>
              <w:t>Thiết bị văn phòng</w:t>
            </w:r>
          </w:p>
        </w:tc>
        <w:tc>
          <w:tcPr>
            <w:tcW w:w="1880" w:type="dxa"/>
            <w:vAlign w:val="center"/>
          </w:tcPr>
          <w:p w14:paraId="1623B594"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500</w:t>
            </w:r>
          </w:p>
        </w:tc>
      </w:tr>
      <w:tr w:rsidR="000E47C0" w:rsidRPr="000E47C0" w14:paraId="7B5A9B8E" w14:textId="77777777" w:rsidTr="006E5BE0">
        <w:trPr>
          <w:trHeight w:val="454"/>
          <w:jc w:val="center"/>
        </w:trPr>
        <w:tc>
          <w:tcPr>
            <w:tcW w:w="704" w:type="dxa"/>
            <w:vAlign w:val="center"/>
          </w:tcPr>
          <w:p w14:paraId="3AFD92C1"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2.4</w:t>
            </w:r>
          </w:p>
        </w:tc>
        <w:tc>
          <w:tcPr>
            <w:tcW w:w="6237" w:type="dxa"/>
            <w:vAlign w:val="center"/>
          </w:tcPr>
          <w:p w14:paraId="2CF3C64A" w14:textId="77777777" w:rsidR="00197D5A" w:rsidRPr="000E47C0" w:rsidRDefault="00197D5A" w:rsidP="006047EC">
            <w:pPr>
              <w:spacing w:before="0" w:after="0"/>
              <w:ind w:firstLine="0"/>
              <w:rPr>
                <w:i/>
                <w:szCs w:val="20"/>
                <w:lang w:val="vi-VN" w:eastAsia="vi-VN"/>
              </w:rPr>
            </w:pPr>
            <w:r w:rsidRPr="000E47C0">
              <w:rPr>
                <w:i/>
                <w:szCs w:val="20"/>
                <w:lang w:val="vi-VN" w:eastAsia="vi-VN"/>
              </w:rPr>
              <w:t>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1F0AC5FF"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2.980</w:t>
            </w:r>
          </w:p>
        </w:tc>
      </w:tr>
      <w:tr w:rsidR="000E47C0" w:rsidRPr="000E47C0" w14:paraId="55DE5DC9" w14:textId="77777777" w:rsidTr="006E5BE0">
        <w:trPr>
          <w:trHeight w:val="1036"/>
          <w:jc w:val="center"/>
        </w:trPr>
        <w:tc>
          <w:tcPr>
            <w:tcW w:w="704" w:type="dxa"/>
            <w:vAlign w:val="center"/>
          </w:tcPr>
          <w:p w14:paraId="7166ECF0" w14:textId="77777777" w:rsidR="00A854E9" w:rsidRPr="000E47C0" w:rsidRDefault="00A854E9" w:rsidP="00A854E9">
            <w:pPr>
              <w:spacing w:before="0" w:after="0"/>
              <w:ind w:firstLine="0"/>
              <w:jc w:val="center"/>
              <w:rPr>
                <w:b/>
                <w:bCs/>
                <w:i/>
                <w:szCs w:val="20"/>
                <w:lang w:val="vi-VN" w:eastAsia="vi-VN"/>
              </w:rPr>
            </w:pPr>
            <w:r w:rsidRPr="000E47C0">
              <w:rPr>
                <w:b/>
                <w:bCs/>
                <w:iCs/>
                <w:szCs w:val="20"/>
                <w:lang w:val="vi-VN" w:eastAsia="vi-VN"/>
              </w:rPr>
              <w:t>3</w:t>
            </w:r>
          </w:p>
        </w:tc>
        <w:tc>
          <w:tcPr>
            <w:tcW w:w="6237" w:type="dxa"/>
            <w:vAlign w:val="center"/>
          </w:tcPr>
          <w:p w14:paraId="149CA8C1" w14:textId="404A49B1" w:rsidR="00A854E9" w:rsidRPr="000E47C0" w:rsidRDefault="00A854E9" w:rsidP="00A854E9">
            <w:pPr>
              <w:spacing w:before="0" w:after="0"/>
              <w:ind w:firstLine="0"/>
              <w:rPr>
                <w:b/>
                <w:bCs/>
                <w:i/>
                <w:szCs w:val="20"/>
                <w:lang w:val="vi-VN" w:eastAsia="vi-VN"/>
              </w:rPr>
            </w:pPr>
            <w:r w:rsidRPr="000E47C0">
              <w:rPr>
                <w:b/>
                <w:bCs/>
                <w:iCs/>
                <w:szCs w:val="20"/>
                <w:lang w:val="vi-VN" w:eastAsia="vi-VN"/>
              </w:rPr>
              <w:t xml:space="preserve">Chi phí khác </w:t>
            </w:r>
            <w:r w:rsidRPr="000E47C0">
              <w:rPr>
                <w:iCs/>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5902A770" w14:textId="198DAB1D" w:rsidR="00A854E9" w:rsidRPr="000E47C0" w:rsidRDefault="00A854E9" w:rsidP="00A854E9">
            <w:pPr>
              <w:spacing w:before="0" w:after="0"/>
              <w:ind w:firstLine="0"/>
              <w:jc w:val="right"/>
              <w:rPr>
                <w:b/>
                <w:bCs/>
                <w:iCs/>
                <w:szCs w:val="20"/>
                <w:lang w:val="vi-VN" w:eastAsia="vi-VN"/>
              </w:rPr>
            </w:pPr>
            <w:r w:rsidRPr="000E47C0">
              <w:rPr>
                <w:b/>
                <w:bCs/>
                <w:iCs/>
                <w:szCs w:val="20"/>
                <w:lang w:val="vi-VN" w:eastAsia="vi-VN"/>
              </w:rPr>
              <w:t>1.855</w:t>
            </w:r>
          </w:p>
        </w:tc>
      </w:tr>
      <w:tr w:rsidR="000E47C0" w:rsidRPr="000E47C0" w14:paraId="73F6F832" w14:textId="77777777" w:rsidTr="006E5BE0">
        <w:trPr>
          <w:trHeight w:val="454"/>
          <w:jc w:val="center"/>
        </w:trPr>
        <w:tc>
          <w:tcPr>
            <w:tcW w:w="704" w:type="dxa"/>
            <w:vAlign w:val="center"/>
          </w:tcPr>
          <w:p w14:paraId="748995AE" w14:textId="2BDE3B93"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II</w:t>
            </w:r>
          </w:p>
        </w:tc>
        <w:tc>
          <w:tcPr>
            <w:tcW w:w="6237" w:type="dxa"/>
            <w:vAlign w:val="center"/>
          </w:tcPr>
          <w:p w14:paraId="5D402BF2"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PHÍ ĐÀO TẠO, BỒI DƯỠNG</w:t>
            </w:r>
          </w:p>
        </w:tc>
        <w:tc>
          <w:tcPr>
            <w:tcW w:w="1880" w:type="dxa"/>
            <w:vAlign w:val="center"/>
          </w:tcPr>
          <w:p w14:paraId="01E2C6F3" w14:textId="77777777"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51,5</w:t>
            </w:r>
          </w:p>
        </w:tc>
      </w:tr>
      <w:tr w:rsidR="000E47C0" w:rsidRPr="000E47C0" w14:paraId="48238A6C" w14:textId="77777777" w:rsidTr="006E5BE0">
        <w:trPr>
          <w:trHeight w:val="491"/>
          <w:jc w:val="center"/>
        </w:trPr>
        <w:tc>
          <w:tcPr>
            <w:tcW w:w="704" w:type="dxa"/>
            <w:vAlign w:val="center"/>
          </w:tcPr>
          <w:p w14:paraId="649C7E8A" w14:textId="77777777" w:rsidR="00197D5A" w:rsidRPr="000E47C0" w:rsidRDefault="00197D5A" w:rsidP="006047EC">
            <w:pPr>
              <w:spacing w:before="0" w:after="0"/>
              <w:ind w:firstLine="0"/>
              <w:jc w:val="center"/>
              <w:rPr>
                <w:iCs/>
                <w:szCs w:val="20"/>
                <w:lang w:val="vi-VN" w:eastAsia="vi-VN"/>
              </w:rPr>
            </w:pPr>
            <w:r w:rsidRPr="000E47C0">
              <w:rPr>
                <w:iCs/>
                <w:szCs w:val="20"/>
                <w:lang w:val="vi-VN" w:eastAsia="vi-VN"/>
              </w:rPr>
              <w:t>1</w:t>
            </w:r>
          </w:p>
        </w:tc>
        <w:tc>
          <w:tcPr>
            <w:tcW w:w="6237" w:type="dxa"/>
            <w:vAlign w:val="center"/>
          </w:tcPr>
          <w:p w14:paraId="62AF65F2" w14:textId="77777777" w:rsidR="00197D5A" w:rsidRPr="000E47C0" w:rsidRDefault="00197D5A" w:rsidP="006047EC">
            <w:pPr>
              <w:spacing w:before="0" w:after="0"/>
              <w:ind w:firstLine="0"/>
              <w:rPr>
                <w:iCs/>
                <w:szCs w:val="20"/>
                <w:lang w:val="vi-VN" w:eastAsia="vi-VN"/>
              </w:rPr>
            </w:pPr>
            <w:r w:rsidRPr="000E47C0">
              <w:rPr>
                <w:iCs/>
                <w:szCs w:val="20"/>
                <w:lang w:val="vi-VN" w:eastAsia="vi-VN"/>
              </w:rPr>
              <w:t>ĐKV: 4 người: (10,7 triệu/người x 4 người) gồm: Học phí 5 triệu/người + tiền công tác phí, ăn ở, đi lại: 5,7 triệu/người.</w:t>
            </w:r>
          </w:p>
        </w:tc>
        <w:tc>
          <w:tcPr>
            <w:tcW w:w="1880" w:type="dxa"/>
            <w:vAlign w:val="center"/>
          </w:tcPr>
          <w:p w14:paraId="7DE6F1BE" w14:textId="77777777" w:rsidR="00197D5A" w:rsidRPr="000E47C0" w:rsidRDefault="00197D5A" w:rsidP="006047EC">
            <w:pPr>
              <w:spacing w:before="0" w:after="0"/>
              <w:ind w:firstLine="0"/>
              <w:jc w:val="right"/>
              <w:rPr>
                <w:iCs/>
                <w:szCs w:val="20"/>
                <w:lang w:val="vi-VN" w:eastAsia="vi-VN"/>
              </w:rPr>
            </w:pPr>
            <w:r w:rsidRPr="000E47C0">
              <w:rPr>
                <w:iCs/>
                <w:szCs w:val="20"/>
                <w:lang w:val="vi-VN" w:eastAsia="vi-VN"/>
              </w:rPr>
              <w:t>42,8</w:t>
            </w:r>
          </w:p>
          <w:p w14:paraId="1FD4F764" w14:textId="77777777" w:rsidR="00197D5A" w:rsidRPr="000E47C0" w:rsidRDefault="00197D5A" w:rsidP="006047EC">
            <w:pPr>
              <w:spacing w:before="60" w:after="60" w:line="264" w:lineRule="auto"/>
              <w:ind w:firstLine="709"/>
              <w:rPr>
                <w:szCs w:val="20"/>
                <w:lang w:val="vi-VN" w:eastAsia="vi-VN"/>
              </w:rPr>
            </w:pPr>
          </w:p>
        </w:tc>
      </w:tr>
      <w:tr w:rsidR="000E47C0" w:rsidRPr="000E47C0" w14:paraId="431A6898" w14:textId="77777777" w:rsidTr="006E5BE0">
        <w:trPr>
          <w:trHeight w:val="96"/>
          <w:jc w:val="center"/>
        </w:trPr>
        <w:tc>
          <w:tcPr>
            <w:tcW w:w="704" w:type="dxa"/>
            <w:vAlign w:val="center"/>
          </w:tcPr>
          <w:p w14:paraId="16823BEF" w14:textId="77777777" w:rsidR="00197D5A" w:rsidRPr="000E47C0" w:rsidRDefault="00197D5A" w:rsidP="006047EC">
            <w:pPr>
              <w:spacing w:before="0" w:after="0"/>
              <w:ind w:firstLine="0"/>
              <w:jc w:val="center"/>
              <w:rPr>
                <w:iCs/>
                <w:szCs w:val="20"/>
                <w:lang w:val="vi-VN" w:eastAsia="vi-VN"/>
              </w:rPr>
            </w:pPr>
            <w:r w:rsidRPr="000E47C0">
              <w:rPr>
                <w:iCs/>
                <w:szCs w:val="20"/>
                <w:lang w:val="vi-VN" w:eastAsia="vi-VN"/>
              </w:rPr>
              <w:t>2</w:t>
            </w:r>
          </w:p>
        </w:tc>
        <w:tc>
          <w:tcPr>
            <w:tcW w:w="6237" w:type="dxa"/>
            <w:vAlign w:val="center"/>
          </w:tcPr>
          <w:p w14:paraId="1D420C7A" w14:textId="77777777" w:rsidR="00197D5A" w:rsidRPr="000E47C0" w:rsidRDefault="00197D5A" w:rsidP="006047EC">
            <w:pPr>
              <w:spacing w:before="0" w:after="0"/>
              <w:ind w:firstLine="0"/>
              <w:rPr>
                <w:iCs/>
                <w:szCs w:val="20"/>
                <w:lang w:val="vi-VN" w:eastAsia="vi-VN"/>
              </w:rPr>
            </w:pPr>
            <w:r w:rsidRPr="000E47C0">
              <w:rPr>
                <w:iCs/>
                <w:szCs w:val="20"/>
                <w:lang w:val="vi-VN" w:eastAsia="vi-VN"/>
              </w:rPr>
              <w:t>Nhân viên nghiệp vụ: 1 người (8,7 triệu/người x 1 người)</w:t>
            </w:r>
          </w:p>
        </w:tc>
        <w:tc>
          <w:tcPr>
            <w:tcW w:w="1880" w:type="dxa"/>
            <w:vAlign w:val="center"/>
          </w:tcPr>
          <w:p w14:paraId="09E57732" w14:textId="77777777" w:rsidR="00197D5A" w:rsidRPr="000E47C0" w:rsidRDefault="00197D5A" w:rsidP="006047EC">
            <w:pPr>
              <w:spacing w:before="0" w:after="0"/>
              <w:ind w:firstLine="0"/>
              <w:jc w:val="right"/>
              <w:rPr>
                <w:iCs/>
                <w:szCs w:val="20"/>
                <w:lang w:val="vi-VN" w:eastAsia="vi-VN"/>
              </w:rPr>
            </w:pPr>
            <w:r w:rsidRPr="000E47C0">
              <w:rPr>
                <w:iCs/>
                <w:szCs w:val="20"/>
                <w:lang w:val="vi-VN" w:eastAsia="vi-VN"/>
              </w:rPr>
              <w:t>8,7</w:t>
            </w:r>
          </w:p>
        </w:tc>
      </w:tr>
      <w:tr w:rsidR="006112A8" w:rsidRPr="000E47C0" w14:paraId="53A48FDA" w14:textId="77777777" w:rsidTr="006E5BE0">
        <w:trPr>
          <w:trHeight w:val="571"/>
          <w:jc w:val="center"/>
        </w:trPr>
        <w:tc>
          <w:tcPr>
            <w:tcW w:w="6941" w:type="dxa"/>
            <w:gridSpan w:val="2"/>
            <w:vAlign w:val="center"/>
          </w:tcPr>
          <w:p w14:paraId="672B683B" w14:textId="7E55C8EB"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TỔNG CỘNG (I+II)</w:t>
            </w:r>
          </w:p>
        </w:tc>
        <w:tc>
          <w:tcPr>
            <w:tcW w:w="1880" w:type="dxa"/>
            <w:vAlign w:val="center"/>
          </w:tcPr>
          <w:p w14:paraId="074A978C" w14:textId="3D2E566B"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20.456,5</w:t>
            </w:r>
          </w:p>
        </w:tc>
      </w:tr>
    </w:tbl>
    <w:p w14:paraId="6B2F8EA9" w14:textId="77777777" w:rsidR="00572B6D" w:rsidRPr="000E47C0" w:rsidRDefault="00572B6D" w:rsidP="00197D5A">
      <w:pPr>
        <w:pStyle w:val="Heading4"/>
        <w:rPr>
          <w:color w:val="auto"/>
        </w:rPr>
      </w:pPr>
    </w:p>
    <w:p w14:paraId="1A80DBE3" w14:textId="77777777" w:rsidR="00197D5A" w:rsidRPr="000E47C0" w:rsidRDefault="00197D5A" w:rsidP="00197D5A">
      <w:pPr>
        <w:pStyle w:val="Heading4"/>
        <w:rPr>
          <w:color w:val="auto"/>
        </w:rPr>
      </w:pPr>
      <w:bookmarkStart w:id="89" w:name="_Toc236064055"/>
      <w:r w:rsidRPr="000E47C0">
        <w:rPr>
          <w:color w:val="auto"/>
        </w:rPr>
        <w:t>Phần IV</w:t>
      </w:r>
      <w:bookmarkEnd w:id="89"/>
    </w:p>
    <w:p w14:paraId="5C805BEB" w14:textId="77777777" w:rsidR="00197D5A" w:rsidRPr="000E47C0" w:rsidRDefault="00197D5A" w:rsidP="00197D5A">
      <w:pPr>
        <w:pStyle w:val="Heading4"/>
        <w:spacing w:after="360"/>
        <w:rPr>
          <w:color w:val="auto"/>
        </w:rPr>
      </w:pPr>
      <w:bookmarkStart w:id="90" w:name="_Toc236064056"/>
      <w:r w:rsidRPr="000E47C0">
        <w:rPr>
          <w:color w:val="auto"/>
        </w:rPr>
        <w:t>ĐÁNH GIÁ HIỆU QUẢ ĐẦU TƯ, TÍNH BỀN VỮNG VÀ QUẢN TRỊ NHỮNG RỦI RO CỦA ĐỀ ÁN</w:t>
      </w:r>
      <w:bookmarkEnd w:id="90"/>
    </w:p>
    <w:p w14:paraId="43533903" w14:textId="77777777" w:rsidR="00197D5A" w:rsidRPr="000E47C0" w:rsidRDefault="00197D5A" w:rsidP="00197D5A">
      <w:pPr>
        <w:pStyle w:val="Heading1"/>
        <w:rPr>
          <w:color w:val="auto"/>
          <w:lang w:val="nl-BE"/>
        </w:rPr>
      </w:pPr>
      <w:bookmarkStart w:id="91" w:name="_Toc236064057"/>
      <w:r w:rsidRPr="000E47C0">
        <w:rPr>
          <w:color w:val="auto"/>
          <w:lang w:val="nl-BE"/>
        </w:rPr>
        <w:t>I. HIỆU QUẢ KINH TẾ</w:t>
      </w:r>
      <w:bookmarkEnd w:id="91"/>
    </w:p>
    <w:p w14:paraId="6ABEFE7B" w14:textId="77777777" w:rsidR="00197D5A" w:rsidRPr="000E47C0" w:rsidRDefault="00197D5A" w:rsidP="00197D5A">
      <w:pPr>
        <w:pStyle w:val="Heading2"/>
        <w:rPr>
          <w:color w:val="auto"/>
          <w:lang w:val="nl-BE"/>
        </w:rPr>
      </w:pPr>
      <w:bookmarkStart w:id="92" w:name="_Toc236064058"/>
      <w:r w:rsidRPr="000E47C0">
        <w:rPr>
          <w:color w:val="auto"/>
          <w:lang w:val="nl-BE"/>
        </w:rPr>
        <w:t>1. Về kinh tế</w:t>
      </w:r>
      <w:bookmarkEnd w:id="92"/>
    </w:p>
    <w:p w14:paraId="3C359F15" w14:textId="77777777" w:rsidR="00197D5A" w:rsidRPr="000E47C0" w:rsidRDefault="00197D5A" w:rsidP="00197D5A">
      <w:pPr>
        <w:rPr>
          <w:lang w:val="nl-BE"/>
        </w:rPr>
      </w:pPr>
      <w:r w:rsidRPr="000E47C0">
        <w:rPr>
          <w:lang w:val="nl-BE"/>
        </w:rPr>
        <w:t>Đề án được phê duyệt và triển khai sẽ mang lại hiệu quả kinh tế, thể hiện qua những điểm sau đây:</w:t>
      </w:r>
    </w:p>
    <w:p w14:paraId="7024BFC5" w14:textId="77777777" w:rsidR="00197D5A" w:rsidRPr="000E47C0" w:rsidRDefault="00197D5A" w:rsidP="00197D5A">
      <w:pPr>
        <w:rPr>
          <w:lang w:val="nl-BE"/>
        </w:rPr>
      </w:pPr>
      <w:r w:rsidRPr="000E47C0">
        <w:rPr>
          <w:lang w:val="nl-BE"/>
        </w:rPr>
        <w:t>- Góp phần thực hiện có hiệu quả các mục tiêu phát triển kinh tế - xã hội của tỉnh nói chung và mục tiêu phát triển nhà trường nói riêng trong tình hình kinh tế khó khăn hiện nay.</w:t>
      </w:r>
    </w:p>
    <w:p w14:paraId="4CDDCBEC" w14:textId="77777777" w:rsidR="00197D5A" w:rsidRPr="000E47C0" w:rsidRDefault="00197D5A" w:rsidP="00197D5A">
      <w:pPr>
        <w:rPr>
          <w:lang w:val="nl-BE"/>
        </w:rPr>
      </w:pPr>
      <w:r w:rsidRPr="000E47C0">
        <w:rPr>
          <w:lang w:val="nl-BE"/>
        </w:rPr>
        <w:t>- Khắc phục những khó khăn của nhà trường trong giai đoạn hiện nay về tài chính - nhất là nguồn thu các hoạt động dịch vụ.</w:t>
      </w:r>
    </w:p>
    <w:p w14:paraId="73E4F12D" w14:textId="77777777" w:rsidR="00197D5A" w:rsidRPr="000E47C0" w:rsidRDefault="00197D5A" w:rsidP="00197D5A">
      <w:pPr>
        <w:rPr>
          <w:lang w:val="nl-BE"/>
        </w:rPr>
      </w:pPr>
      <w:r w:rsidRPr="000E47C0">
        <w:rPr>
          <w:lang w:val="nl-BE"/>
        </w:rPr>
        <w:t>- Khai thác có hiệu quả tiềm năng, lợi thế của nhà trường đối với cơ sở vật chất, quỹ đất chưa được sử dụng và đội ngũ nhà giáo của hiện có của Trường. Tiết kiệm nhân lực thông qua việc xác định rõ vị trí việc làm của từng bộ phận, cá nhân trong Công ty.</w:t>
      </w:r>
    </w:p>
    <w:p w14:paraId="31054063" w14:textId="77777777" w:rsidR="00197D5A" w:rsidRPr="000E47C0" w:rsidRDefault="00197D5A" w:rsidP="00197D5A">
      <w:pPr>
        <w:rPr>
          <w:lang w:val="nl-BE"/>
        </w:rPr>
      </w:pPr>
      <w:r w:rsidRPr="000E47C0">
        <w:rPr>
          <w:lang w:val="nl-BE"/>
        </w:rPr>
        <w:t>- Cải thiện điều kiện làm việc, nâng cao thu nhập cho người lao động và nhà đầu tư vào doanh nghiệp.</w:t>
      </w:r>
    </w:p>
    <w:p w14:paraId="3183E551" w14:textId="77777777" w:rsidR="00197D5A" w:rsidRPr="000E47C0" w:rsidRDefault="00197D5A" w:rsidP="00197D5A">
      <w:pPr>
        <w:rPr>
          <w:lang w:val="nl-BE"/>
        </w:rPr>
      </w:pPr>
      <w:r w:rsidRPr="000E47C0">
        <w:rPr>
          <w:lang w:val="nl-BE"/>
        </w:rPr>
        <w:t>- Cung ứng dịch vụ đăng kiểm chất lượng cao nhằm đáp ứng nhu cầu của khách hàng trong và ngoài tỉnh; giảm bớt gánh nặng đầu tư công cho NSNN thông qua hình thức xã hội hóa.</w:t>
      </w:r>
    </w:p>
    <w:p w14:paraId="2C01159D" w14:textId="77777777" w:rsidR="00197D5A" w:rsidRPr="000E47C0" w:rsidRDefault="00197D5A" w:rsidP="00197D5A">
      <w:pPr>
        <w:pStyle w:val="Heading2"/>
        <w:rPr>
          <w:color w:val="auto"/>
          <w:lang w:val="nl-BE"/>
        </w:rPr>
      </w:pPr>
      <w:r w:rsidRPr="000E47C0">
        <w:rPr>
          <w:color w:val="auto"/>
          <w:lang w:val="nl-BE"/>
        </w:rPr>
        <w:t>2. Hiệu quả về tài chính (ước tính)</w:t>
      </w:r>
    </w:p>
    <w:p w14:paraId="5E0E8135" w14:textId="77777777" w:rsidR="00197D5A" w:rsidRPr="000E47C0" w:rsidRDefault="00197D5A" w:rsidP="00197D5A">
      <w:pPr>
        <w:pStyle w:val="Heading2"/>
        <w:rPr>
          <w:color w:val="auto"/>
          <w:lang w:val="nl-BE"/>
        </w:rPr>
      </w:pPr>
      <w:bookmarkStart w:id="93" w:name="_Toc236064059"/>
      <w:bookmarkEnd w:id="93"/>
      <w:r w:rsidRPr="000E47C0">
        <w:rPr>
          <w:color w:val="auto"/>
          <w:lang w:val="nl-BE"/>
        </w:rPr>
        <w:t>[Phương án tài chính tại Bảng 19, Bảng 20, Bảng 21 và Phụ lục VI được tính cho giai đoạn 1 theo phương án phân kỳ đầu tư: Giai đoạn 1 vận hành 01 dây chuyền kiểm định tổng hợp, công suất tối đa 14.976 lượt/năm; 11 lao động; vốn đầu tư 20.456,5 triệu đồng. Doanh thu dịch vụ bổ sung là số ước tính, được chuẩn xác khi lập dự án đầu tư.]</w:t>
      </w:r>
    </w:p>
    <w:p w14:paraId="40A702EC" w14:textId="77777777" w:rsidR="00197D5A" w:rsidRPr="000E47C0" w:rsidRDefault="00197D5A" w:rsidP="00197D5A">
      <w:pPr>
        <w:rPr>
          <w:b/>
          <w:bCs/>
          <w:lang w:val="nl-BE"/>
        </w:rPr>
      </w:pPr>
      <w:r w:rsidRPr="000E47C0">
        <w:rPr>
          <w:b/>
          <w:bCs/>
          <w:lang w:val="nl-BE"/>
        </w:rPr>
        <w:t>a) Cơ sở dự báo doanh thu</w:t>
      </w:r>
    </w:p>
    <w:p w14:paraId="6227FE3C" w14:textId="77777777" w:rsidR="00197D5A" w:rsidRPr="000E47C0" w:rsidRDefault="00197D5A" w:rsidP="00197D5A">
      <w:pPr>
        <w:pStyle w:val="tnbng"/>
        <w:rPr>
          <w:color w:val="auto"/>
        </w:rPr>
      </w:pPr>
      <w:bookmarkStart w:id="94" w:name="_Toc238544031"/>
      <w:r w:rsidRPr="000E47C0">
        <w:rPr>
          <w:color w:val="auto"/>
        </w:rPr>
        <w:t>Bảng 19. Cơ sở dự báo doanh thu</w:t>
      </w:r>
      <w:bookmarkEnd w:id="94"/>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467"/>
      </w:tblGrid>
      <w:tr w:rsidR="000E47C0" w:rsidRPr="000E47C0" w14:paraId="2339BDBE" w14:textId="77777777" w:rsidTr="006047EC">
        <w:tc>
          <w:tcPr>
            <w:tcW w:w="3600" w:type="dxa"/>
          </w:tcPr>
          <w:p w14:paraId="33513038"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Chỉ tiêu</w:t>
            </w:r>
          </w:p>
        </w:tc>
        <w:tc>
          <w:tcPr>
            <w:tcW w:w="5467" w:type="dxa"/>
          </w:tcPr>
          <w:p w14:paraId="4CB3A7D0"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Giá trị</w:t>
            </w:r>
          </w:p>
        </w:tc>
      </w:tr>
      <w:tr w:rsidR="000E47C0" w:rsidRPr="000E47C0" w14:paraId="1C12E9C8" w14:textId="77777777" w:rsidTr="006047EC">
        <w:tc>
          <w:tcPr>
            <w:tcW w:w="3600" w:type="dxa"/>
            <w:vAlign w:val="center"/>
          </w:tcPr>
          <w:p w14:paraId="7930DA11" w14:textId="77777777" w:rsidR="00197D5A" w:rsidRPr="000E47C0" w:rsidRDefault="00197D5A" w:rsidP="006047EC">
            <w:pPr>
              <w:spacing w:before="0" w:after="0"/>
              <w:ind w:firstLine="0"/>
              <w:rPr>
                <w:iCs/>
                <w:szCs w:val="20"/>
                <w:lang w:val="vi-VN" w:eastAsia="vi-VN"/>
              </w:rPr>
            </w:pPr>
            <w:r w:rsidRPr="000E47C0">
              <w:rPr>
                <w:iCs/>
                <w:szCs w:val="20"/>
                <w:lang w:val="vi-VN" w:eastAsia="vi-VN"/>
              </w:rPr>
              <w:t>Số dây chuyền kiểm định</w:t>
            </w:r>
          </w:p>
        </w:tc>
        <w:tc>
          <w:tcPr>
            <w:tcW w:w="5467" w:type="dxa"/>
            <w:vAlign w:val="center"/>
          </w:tcPr>
          <w:p w14:paraId="622AB948" w14:textId="77777777" w:rsidR="00197D5A" w:rsidRPr="000E47C0" w:rsidRDefault="00197D5A" w:rsidP="006047EC">
            <w:pPr>
              <w:spacing w:before="0" w:after="0"/>
              <w:ind w:firstLine="0"/>
              <w:rPr>
                <w:iCs/>
                <w:szCs w:val="20"/>
                <w:lang w:val="vi-VN" w:eastAsia="vi-VN"/>
              </w:rPr>
            </w:pPr>
            <w:r w:rsidRPr="000E47C0">
              <w:rPr>
                <w:iCs/>
                <w:szCs w:val="20"/>
                <w:lang w:val="vi-VN" w:eastAsia="vi-VN"/>
              </w:rPr>
              <w:t>01 dây chuyền kiểm định tổng hợp (giai đoạn 1)</w:t>
            </w:r>
          </w:p>
        </w:tc>
      </w:tr>
      <w:tr w:rsidR="000E47C0" w:rsidRPr="000E47C0" w14:paraId="4D05DE00" w14:textId="77777777" w:rsidTr="006047EC">
        <w:tc>
          <w:tcPr>
            <w:tcW w:w="3600" w:type="dxa"/>
            <w:vAlign w:val="center"/>
          </w:tcPr>
          <w:p w14:paraId="1C9F6358" w14:textId="77777777" w:rsidR="00197D5A" w:rsidRPr="000E47C0" w:rsidRDefault="00197D5A" w:rsidP="006047EC">
            <w:pPr>
              <w:spacing w:before="0" w:after="0"/>
              <w:ind w:firstLine="0"/>
              <w:rPr>
                <w:iCs/>
                <w:szCs w:val="20"/>
                <w:lang w:val="vi-VN" w:eastAsia="vi-VN"/>
              </w:rPr>
            </w:pPr>
            <w:r w:rsidRPr="000E47C0">
              <w:rPr>
                <w:iCs/>
                <w:szCs w:val="20"/>
                <w:lang w:val="vi-VN" w:eastAsia="vi-VN"/>
              </w:rPr>
              <w:t>Năng suất 01 dây chuyền</w:t>
            </w:r>
          </w:p>
        </w:tc>
        <w:tc>
          <w:tcPr>
            <w:tcW w:w="5467" w:type="dxa"/>
            <w:vAlign w:val="center"/>
          </w:tcPr>
          <w:p w14:paraId="29B2D799" w14:textId="77777777" w:rsidR="00197D5A" w:rsidRPr="000E47C0" w:rsidRDefault="00197D5A" w:rsidP="006047EC">
            <w:pPr>
              <w:spacing w:before="0" w:after="0"/>
              <w:ind w:firstLine="0"/>
              <w:rPr>
                <w:iCs/>
                <w:szCs w:val="20"/>
                <w:lang w:val="vi-VN" w:eastAsia="vi-VN"/>
              </w:rPr>
            </w:pPr>
            <w:r w:rsidRPr="000E47C0">
              <w:rPr>
                <w:iCs/>
                <w:szCs w:val="20"/>
                <w:lang w:val="vi-VN" w:eastAsia="vi-VN"/>
              </w:rPr>
              <w:t>48 lượt xe/ngày (10 phút/xe)</w:t>
            </w:r>
          </w:p>
        </w:tc>
      </w:tr>
      <w:tr w:rsidR="000E47C0" w:rsidRPr="000E47C0" w14:paraId="5C9C8BE5" w14:textId="77777777" w:rsidTr="006047EC">
        <w:tc>
          <w:tcPr>
            <w:tcW w:w="3600" w:type="dxa"/>
            <w:vAlign w:val="center"/>
          </w:tcPr>
          <w:p w14:paraId="75228289" w14:textId="77777777" w:rsidR="00197D5A" w:rsidRPr="000E47C0" w:rsidRDefault="00197D5A" w:rsidP="006047EC">
            <w:pPr>
              <w:spacing w:before="0" w:after="0"/>
              <w:ind w:firstLine="0"/>
              <w:rPr>
                <w:iCs/>
                <w:szCs w:val="20"/>
                <w:lang w:val="vi-VN" w:eastAsia="vi-VN"/>
              </w:rPr>
            </w:pPr>
            <w:r w:rsidRPr="000E47C0">
              <w:rPr>
                <w:iCs/>
                <w:szCs w:val="20"/>
                <w:lang w:val="vi-VN" w:eastAsia="vi-VN"/>
              </w:rPr>
              <w:t>Thời gian hoạt động</w:t>
            </w:r>
          </w:p>
        </w:tc>
        <w:tc>
          <w:tcPr>
            <w:tcW w:w="5467" w:type="dxa"/>
            <w:vAlign w:val="center"/>
          </w:tcPr>
          <w:p w14:paraId="47F6A81F" w14:textId="77777777" w:rsidR="00197D5A" w:rsidRPr="000E47C0" w:rsidRDefault="00197D5A" w:rsidP="006047EC">
            <w:pPr>
              <w:spacing w:before="0" w:after="0"/>
              <w:ind w:firstLine="0"/>
              <w:rPr>
                <w:iCs/>
                <w:szCs w:val="20"/>
                <w:lang w:val="vi-VN" w:eastAsia="vi-VN"/>
              </w:rPr>
            </w:pPr>
            <w:r w:rsidRPr="000E47C0">
              <w:rPr>
                <w:iCs/>
                <w:szCs w:val="20"/>
                <w:lang w:val="vi-VN" w:eastAsia="vi-VN"/>
              </w:rPr>
              <w:t>8 giờ/ngày × 26 ngày/tháng × 12 tháng/năm</w:t>
            </w:r>
          </w:p>
        </w:tc>
      </w:tr>
      <w:tr w:rsidR="000E47C0" w:rsidRPr="000E47C0" w14:paraId="544A3C29" w14:textId="77777777" w:rsidTr="006047EC">
        <w:tc>
          <w:tcPr>
            <w:tcW w:w="3600" w:type="dxa"/>
            <w:vAlign w:val="center"/>
          </w:tcPr>
          <w:p w14:paraId="7CAFB9D6" w14:textId="77777777" w:rsidR="00197D5A" w:rsidRPr="000E47C0" w:rsidRDefault="00197D5A" w:rsidP="006047EC">
            <w:pPr>
              <w:spacing w:before="0" w:after="0"/>
              <w:ind w:firstLine="0"/>
              <w:rPr>
                <w:iCs/>
                <w:szCs w:val="20"/>
                <w:lang w:val="vi-VN" w:eastAsia="vi-VN"/>
              </w:rPr>
            </w:pPr>
            <w:r w:rsidRPr="000E47C0">
              <w:rPr>
                <w:iCs/>
                <w:szCs w:val="20"/>
                <w:lang w:val="vi-VN" w:eastAsia="vi-VN"/>
              </w:rPr>
              <w:t>Tổng năng suất tối đa</w:t>
            </w:r>
          </w:p>
        </w:tc>
        <w:tc>
          <w:tcPr>
            <w:tcW w:w="5467" w:type="dxa"/>
            <w:vAlign w:val="center"/>
          </w:tcPr>
          <w:p w14:paraId="7C794B49" w14:textId="77777777" w:rsidR="00197D5A" w:rsidRPr="000E47C0" w:rsidRDefault="00197D5A" w:rsidP="006047EC">
            <w:pPr>
              <w:spacing w:before="0" w:after="0"/>
              <w:ind w:firstLine="0"/>
              <w:rPr>
                <w:iCs/>
                <w:szCs w:val="20"/>
                <w:lang w:val="vi-VN" w:eastAsia="vi-VN"/>
              </w:rPr>
            </w:pPr>
            <w:r w:rsidRPr="000E47C0">
              <w:rPr>
                <w:iCs/>
                <w:szCs w:val="20"/>
                <w:lang w:val="vi-VN" w:eastAsia="vi-VN"/>
              </w:rPr>
              <w:t>1 × 48 × 26 × 12 = 14.976 lượt xe/năm</w:t>
            </w:r>
          </w:p>
        </w:tc>
      </w:tr>
      <w:tr w:rsidR="000E47C0" w:rsidRPr="000E47C0" w14:paraId="04261DC4" w14:textId="77777777" w:rsidTr="006047EC">
        <w:tc>
          <w:tcPr>
            <w:tcW w:w="3600" w:type="dxa"/>
            <w:vAlign w:val="center"/>
          </w:tcPr>
          <w:p w14:paraId="3EF2C87C" w14:textId="77777777" w:rsidR="00197D5A" w:rsidRPr="000E47C0" w:rsidRDefault="00197D5A" w:rsidP="006047EC">
            <w:pPr>
              <w:spacing w:before="0" w:after="0"/>
              <w:ind w:firstLine="0"/>
              <w:rPr>
                <w:iCs/>
                <w:szCs w:val="20"/>
                <w:lang w:val="vi-VN" w:eastAsia="vi-VN"/>
              </w:rPr>
            </w:pPr>
            <w:r w:rsidRPr="000E47C0">
              <w:rPr>
                <w:iCs/>
                <w:szCs w:val="20"/>
                <w:lang w:val="vi-VN" w:eastAsia="vi-VN"/>
              </w:rPr>
              <w:t>Giá bình quân</w:t>
            </w:r>
          </w:p>
        </w:tc>
        <w:tc>
          <w:tcPr>
            <w:tcW w:w="5467" w:type="dxa"/>
            <w:vAlign w:val="center"/>
          </w:tcPr>
          <w:p w14:paraId="030223DA" w14:textId="77777777" w:rsidR="00197D5A" w:rsidRPr="000E47C0" w:rsidRDefault="00197D5A" w:rsidP="006047EC">
            <w:pPr>
              <w:spacing w:before="0" w:after="0"/>
              <w:ind w:firstLine="0"/>
              <w:rPr>
                <w:iCs/>
                <w:szCs w:val="20"/>
                <w:lang w:val="vi-VN" w:eastAsia="vi-VN"/>
              </w:rPr>
            </w:pPr>
            <w:r w:rsidRPr="000E47C0">
              <w:rPr>
                <w:iCs/>
                <w:szCs w:val="20"/>
                <w:lang w:val="vi-VN" w:eastAsia="vi-VN"/>
              </w:rPr>
              <w:t>316.500 đ/lượt (bình quân các loại xe, chưa bao gồm thuế GTGT; cơ sở đăng kiểm tự định giá không cao hơn giá tối đa do Bộ trưởng Bộ Xây dựng quyết định theo khoản 1, khoản 2 Điều 3 Thông tư số 40/2025/TT-BXD)</w:t>
            </w:r>
          </w:p>
        </w:tc>
      </w:tr>
      <w:tr w:rsidR="000E47C0" w:rsidRPr="000E47C0" w14:paraId="0041FA26" w14:textId="77777777" w:rsidTr="006047EC">
        <w:tc>
          <w:tcPr>
            <w:tcW w:w="3600" w:type="dxa"/>
            <w:vAlign w:val="center"/>
          </w:tcPr>
          <w:p w14:paraId="4550AB31" w14:textId="77777777" w:rsidR="00197D5A" w:rsidRPr="000E47C0" w:rsidRDefault="00197D5A" w:rsidP="006047EC">
            <w:pPr>
              <w:spacing w:before="0" w:after="0"/>
              <w:ind w:firstLine="0"/>
              <w:rPr>
                <w:iCs/>
                <w:szCs w:val="20"/>
                <w:lang w:val="vi-VN" w:eastAsia="vi-VN"/>
              </w:rPr>
            </w:pPr>
            <w:r w:rsidRPr="000E47C0">
              <w:rPr>
                <w:iCs/>
                <w:szCs w:val="20"/>
                <w:lang w:val="vi-VN" w:eastAsia="vi-VN"/>
              </w:rPr>
              <w:t>Hiệu suất khai thác</w:t>
            </w:r>
          </w:p>
        </w:tc>
        <w:tc>
          <w:tcPr>
            <w:tcW w:w="5467" w:type="dxa"/>
            <w:vAlign w:val="center"/>
          </w:tcPr>
          <w:p w14:paraId="42C4501B" w14:textId="77777777" w:rsidR="00197D5A" w:rsidRPr="000E47C0" w:rsidRDefault="00197D5A" w:rsidP="006047EC">
            <w:pPr>
              <w:spacing w:before="0" w:after="0"/>
              <w:ind w:firstLine="0"/>
              <w:rPr>
                <w:iCs/>
                <w:szCs w:val="20"/>
                <w:lang w:val="vi-VN" w:eastAsia="vi-VN"/>
              </w:rPr>
            </w:pPr>
            <w:r w:rsidRPr="000E47C0">
              <w:rPr>
                <w:iCs/>
                <w:szCs w:val="20"/>
                <w:lang w:val="vi-VN" w:eastAsia="vi-VN"/>
              </w:rPr>
              <w:t>Năm 1: 70% → Năm 2: 80% → Năm 3–5: 90% → Năm 6 trở đi: tăng trưởng 10%/năm, không vượt công suất 14.976 lượt/năm</w:t>
            </w:r>
          </w:p>
        </w:tc>
      </w:tr>
      <w:tr w:rsidR="000E47C0" w:rsidRPr="000E47C0" w14:paraId="0B2E2D31" w14:textId="77777777" w:rsidTr="006047EC">
        <w:tc>
          <w:tcPr>
            <w:tcW w:w="3600" w:type="dxa"/>
            <w:vAlign w:val="center"/>
          </w:tcPr>
          <w:p w14:paraId="6D7FBA5F" w14:textId="77777777" w:rsidR="00197D5A" w:rsidRPr="000E47C0" w:rsidRDefault="00197D5A" w:rsidP="006047EC">
            <w:pPr>
              <w:spacing w:before="0" w:after="0"/>
              <w:ind w:firstLine="0"/>
              <w:rPr>
                <w:iCs/>
                <w:szCs w:val="20"/>
                <w:lang w:val="vi-VN" w:eastAsia="vi-VN"/>
              </w:rPr>
            </w:pPr>
            <w:r w:rsidRPr="000E47C0">
              <w:rPr>
                <w:iCs/>
                <w:szCs w:val="20"/>
                <w:lang w:val="vi-VN" w:eastAsia="vi-VN"/>
              </w:rPr>
              <w:t>Doanh thu dịch vụ bổ sung (ước tính)</w:t>
            </w:r>
          </w:p>
        </w:tc>
        <w:tc>
          <w:tcPr>
            <w:tcW w:w="5467" w:type="dxa"/>
            <w:vAlign w:val="center"/>
          </w:tcPr>
          <w:p w14:paraId="581DD2D5" w14:textId="77777777" w:rsidR="00197D5A" w:rsidRPr="000E47C0" w:rsidRDefault="00197D5A" w:rsidP="006047EC">
            <w:pPr>
              <w:spacing w:before="0" w:after="0"/>
              <w:ind w:firstLine="0"/>
              <w:rPr>
                <w:iCs/>
                <w:szCs w:val="20"/>
                <w:lang w:val="vi-VN" w:eastAsia="vi-VN"/>
              </w:rPr>
            </w:pPr>
            <w:r w:rsidRPr="000E47C0">
              <w:rPr>
                <w:iCs/>
                <w:szCs w:val="20"/>
                <w:lang w:val="vi-VN" w:eastAsia="vi-VN"/>
              </w:rPr>
              <w:t>(1) Kiểm định khí thải xe mô tô, xe gắn máy từ năm thứ 3 (các tỉnh áp dụng từ ngày 01/7/2030 theo lộ trình áp dụng quy chuẩn kỹ thuật quốc gia về khí thải xe mô tô, xe gắn máy): 10.000 lượt/năm × hiệu suất (70% → 80% → 90%) × 50.000 đ/lượt; (2) Trường đặt hàng sử dụng xưởng, thiết bị cho thực hành, thực tập nghề Công nghệ kỹ thuật ô tô ngoài giờ kiểm định: 400 giờ/năm × 750.000 đ/giờ (khoản chi của Trường từ kinh phí đào tạo, thực hiện qua hợp đồng theo giá thị trường, thay cho chi thuê cơ sở thực hành bên ngoài); (3) Chứng nhận cải tạo xe cơ giới: 150 lượt/năm × hiệu suất × 1,5 triệu đ/lượt; (4) Dịch vụ phụ trợ (kỹ thuật trước kiểm định, tư vấn, căng tin, quầy trưng bày): 5% doanh thu kiểm định</w:t>
            </w:r>
          </w:p>
        </w:tc>
      </w:tr>
    </w:tbl>
    <w:p w14:paraId="7E262B37" w14:textId="77777777" w:rsidR="00197D5A" w:rsidRPr="000E47C0" w:rsidRDefault="00197D5A" w:rsidP="00197D5A">
      <w:pPr>
        <w:rPr>
          <w:b/>
          <w:bCs/>
          <w:lang w:val="nl-BE"/>
        </w:rPr>
      </w:pPr>
      <w:r w:rsidRPr="000E47C0">
        <w:rPr>
          <w:b/>
          <w:bCs/>
          <w:lang w:val="nl-BE"/>
        </w:rPr>
        <w:t>b) Ước tính chi phí</w:t>
      </w:r>
    </w:p>
    <w:p w14:paraId="1954CBA7" w14:textId="77777777" w:rsidR="00197D5A" w:rsidRPr="000E47C0" w:rsidRDefault="00197D5A" w:rsidP="00197D5A">
      <w:pPr>
        <w:rPr>
          <w:lang w:val="nl-BE"/>
        </w:rPr>
      </w:pPr>
      <w:r w:rsidRPr="000E47C0">
        <w:rPr>
          <w:lang w:val="nl-BE"/>
        </w:rPr>
        <w:t>- Chi tiền lương: Tiền lương của NLĐ của Công ty được áp dụng theo hình thức khoán đối với 11 vị trí việc làm (giai đoạn 1), quỹ lương khoán gắn với doanh thu. Tổng số lương và các khoản đóng góp theo lương trong 03 năm đầu là 2.401 triệu đồng/năm; từ năm thứ 4, quỹ lương tăng, giảm cùng tỷ lệ với tổng doanh thu so với năm thứ 3.</w:t>
      </w:r>
      <w:r w:rsidRPr="000E47C0">
        <w:rPr>
          <w:i/>
        </w:rPr>
        <w:t xml:space="preserve"> </w:t>
      </w:r>
    </w:p>
    <w:p w14:paraId="65159278" w14:textId="77777777" w:rsidR="00197D5A" w:rsidRPr="000E47C0" w:rsidRDefault="00197D5A" w:rsidP="00197D5A">
      <w:pPr>
        <w:rPr>
          <w:lang w:val="nl-BE"/>
        </w:rPr>
      </w:pPr>
      <w:r w:rsidRPr="000E47C0">
        <w:rPr>
          <w:lang w:val="nl-BE"/>
        </w:rPr>
        <w:t xml:space="preserve">- Chi khấu hao tài sản, thiết bị: Khấu hao được tính cho hạng mục nhà xưởng và thiết bị. </w:t>
      </w:r>
      <w:del w:id="1003" w:author="Nội dung điều chỉnh (Claude)" w:date="2026-10-24T20:55:22Z">
        <w:r w:rsidRPr="000E47C0">
          <w:rPr>
            <w:lang w:val="nl-BE"/>
          </w:rPr>
          <w:delText xml:space="preserve">Căn cứ hướng dẫn chế độ quản lý, tính hao mòn, khấu hao tài sản cố định tại cơ quan, tổ chức, đơn vị và tài sản cố định do Nhà nước giao cho doanh nghiệp quản lý không tính thành phần vốn nhà nước tại doanh nghiệp thì thời gian khấu hao</w:delText>
        </w:r>
      </w:del>
      <w:ins w:id="1004" w:author="Nội dung điều chỉnh (Claude)" w:date="2026-10-24T20:55:22Z">
        <w:r w:rsidRPr="000E47C0">
          <w:rPr>
            <w:lang w:val="nl-BE"/>
          </w:rPr>
          <w:t xml:space="preserve">Tài sản do Công ty đầu tư bằng vốn góp là tài sản của doanh nghiệp, không thuộc phạm vi điều chỉnh của Nghị định số 178/2026/NĐ-CP ngày 20 tháng 5 năm 2026 của Chính phủ quy định việc quản lý, sử dụng và khai thác tài sản kết cấu hạ tầng do Nhà nước đầu tư, quản lý (điểm a khoản 2 Điều 1) và Thông tư số 151/2026/TT-BTC ngày 09 tháng 10 năm 2026 của Bộ trưởng Bộ Tài chính quy định chế độ quản lý, tính hao mòn, trích khấu hao tài sản kết cấu hạ tầng do Nhà nước đầu tư, quản lý (điểm a khoản 2 Điều 1); việc trích khấu hao thực hiện theo chế độ quản lý, sử dụng và trích khấu hao tài sản cố định của doanh nghiệp (Thông tư số 45/2013/TT-BTC ngày 25 tháng 4 năm 2013 của Bộ trưởng Bộ Tài chính, đã được sửa đổi, bổ sung). Thời gian khấu hao dự kiến</w:t>
        </w:r>
      </w:ins>
      <w:r w:rsidRPr="000E47C0">
        <w:rPr>
          <w:lang w:val="nl-BE"/>
        </w:rPr>
        <w:t xml:space="preserve"> </w:t>
      </w:r>
      <w:del w:id="1001" w:author="Nội dung điều chỉnh (Claude)" w:date="2026-10-24T20:55:43Z">
        <w:r w:rsidRPr="000E47C0">
          <w:rPr>
            <w:lang w:val="nl-BE"/>
          </w:rPr>
          <w:delText xml:space="preserve">đối với nhà xưởng là 10 năm – Tỷ lệ hao mòn 10%</w:delText>
        </w:r>
      </w:del>
      <w:ins w:id="1002" w:author="Nội dung điều chỉnh (Claude)" w:date="2026-10-24T20:55:43Z">
        <w:r w:rsidRPr="000E47C0">
          <w:rPr>
            <w:lang w:val="nl-BE"/>
          </w:rPr>
          <w:t xml:space="preserve">đối với nhà xưởng là 10 năm – Tỷ lệ khấu hao 10%/năm</w:t>
        </w:r>
      </w:ins>
      <w:r w:rsidRPr="000E47C0">
        <w:rPr>
          <w:lang w:val="nl-BE"/>
        </w:rPr>
        <w:t xml:space="preserve"> </w:t>
      </w:r>
      <w:del w:id="1005" w:author="Nội dung điều chỉnh (Claude)" w:date="2026-10-24T20:55:22Z">
        <w:r w:rsidRPr="000E47C0">
          <w:rPr>
            <w:lang w:val="nl-BE"/>
          </w:rPr>
          <w:delText xml:space="preserve">(thuộc hạng mục vật kiến trúc khác)</w:delText>
        </w:r>
      </w:del>
      <w:ins w:id="1006" w:author="Nội dung điều chỉnh (Claude)" w:date="2026-10-24T20:55:22Z">
        <w:r w:rsidRPr="000E47C0">
          <w:rPr>
            <w:lang w:val="nl-BE"/>
          </w:rPr>
          <w:t xml:space="preserve">(nhà xưởng kiểm định)</w:t>
        </w:r>
      </w:ins>
      <w:r w:rsidRPr="000E47C0">
        <w:rPr>
          <w:lang w:val="nl-BE"/>
        </w:rPr>
        <w:t xml:space="preserve">; thiết bị kiểm định là 10 năm – </w:t>
      </w:r>
      <w:del w:id="1007" w:author="Nội dung điều chỉnh (Claude)" w:date="2026-10-24T20:55:22Z">
        <w:r w:rsidRPr="000E47C0">
          <w:rPr>
            <w:lang w:val="nl-BE"/>
          </w:rPr>
          <w:delText xml:space="preserve">Tỷ lệ hao mòn 10% (thuộc hạng mục máy móc, thiết bị chuyên dùng)</w:delText>
        </w:r>
      </w:del>
      <w:ins w:id="1008" w:author="Nội dung điều chỉnh (Claude)" w:date="2026-10-24T20:55:22Z">
        <w:r w:rsidRPr="000E47C0">
          <w:rPr>
            <w:lang w:val="nl-BE"/>
          </w:rPr>
          <w:t xml:space="preserve">Tỷ lệ khấu hao 10%/năm (máy móc, thiết bị chuyên dùng)</w:t>
        </w:r>
      </w:ins>
      <w:r w:rsidRPr="000E47C0">
        <w:rPr>
          <w:lang w:val="nl-BE"/>
        </w:rPr>
        <w:t xml:space="preserve">; </w:t>
      </w:r>
      <w:del w:id="1009" w:author="Nội dung điều chỉnh (Claude)" w:date="2026-10-24T20:55:23Z">
        <w:r w:rsidRPr="000E47C0">
          <w:rPr>
            <w:lang w:val="nl-BE"/>
          </w:rPr>
          <w:delText xml:space="preserve">thiết bị văn phòng là 8 năm – Tỷ lệ hao mòn 12,5%</w:delText>
        </w:r>
      </w:del>
      <w:ins w:id="1010" w:author="Nội dung điều chỉnh (Claude)" w:date="2026-10-24T20:55:23Z">
        <w:r w:rsidRPr="000E47C0">
          <w:rPr>
            <w:lang w:val="nl-BE"/>
          </w:rPr>
          <w:t xml:space="preserve">thiết bị văn phòng là 8 năm – Tỷ lệ khấu hao 12,5%/năm</w:t>
        </w:r>
      </w:ins>
      <w:r w:rsidRPr="000E47C0">
        <w:rPr>
          <w:lang w:val="nl-BE"/>
        </w:rPr>
        <w:t xml:space="preserve">. Phương pháp khấu hao theo đường thẳng.</w:t>
      </w:r>
    </w:p>
    <w:p w14:paraId="07A0E668" w14:textId="77777777" w:rsidR="00197D5A" w:rsidRPr="000E47C0" w:rsidRDefault="00197D5A" w:rsidP="00197D5A">
      <w:pPr>
        <w:rPr>
          <w:lang w:val="nl-BE"/>
        </w:rPr>
      </w:pPr>
      <w:r w:rsidRPr="000E47C0">
        <w:rPr>
          <w:lang w:val="nl-BE"/>
        </w:rPr>
        <w:t xml:space="preserve">- Thuế thu nhập doanh nghiệp: Theo quy định tại khoản 3, Điều 7 Nghị định số </w:t>
      </w:r>
      <w:r w:rsidRPr="000E47C0">
        <w:t>20/2026/NĐ-CP ngày 15/01/2026 của Chính phủ Quy định chi tiết và hướng dẫn thi hành một số điều của Nghị quyết số 198/2025/QH15 ngày 17 tháng 5 năm 2025 của Quốc hội về một số cơ chế, chính sách đặc biệt phát triển kinh tế tư nhân thì Công ty là doanh nghiệp nhỏ và vừa thành lập mới (nếu đáp ứng điều kiện) được miễn thuế thu nhập doanh nghiệp trong 03 năm kể từ năm được cấp Giấy chứng nhận đăng ký doanh nghiệp lần đầu (dự kiến từ năm 2027); hết thời gian miễn, áp dụng thuế suất 17% theo khoản 3 Điều 10 Luật Thuế thu nhập doanh nghiệp nếu tổng doanh thu năm trước liền kề từ trên 03 tỷ đồng đến không quá 50 tỷ đồng. Để thận trọng, phương án tài chính tạm tính theo thuế suất 20%; điều kiện miễn thuế đối với doanh nghiệp có vốn góp của đơn vị sự nghiệp công lập được xác định theo hướng dẫn của cơ quan thuế.</w:t>
      </w:r>
    </w:p>
    <w:p w14:paraId="42B3CAF8" w14:textId="77777777" w:rsidR="00197D5A" w:rsidRPr="000E47C0" w:rsidRDefault="00197D5A" w:rsidP="00197D5A">
      <w:pPr>
        <w:ind w:firstLine="0"/>
        <w:rPr>
          <w:b/>
          <w:bCs/>
          <w:lang w:val="nl-BE"/>
        </w:rPr>
      </w:pPr>
      <w:r w:rsidRPr="000E47C0">
        <w:rPr>
          <w:lang w:val="nl-BE"/>
        </w:rPr>
        <w:tab/>
      </w:r>
      <w:r w:rsidRPr="000E47C0">
        <w:rPr>
          <w:b/>
          <w:bCs/>
          <w:lang w:val="nl-BE"/>
        </w:rPr>
        <w:t>c) Phương án tài chính 10 năm đầu hoạt động</w:t>
      </w:r>
    </w:p>
    <w:p w14:paraId="067E65DD" w14:textId="77777777" w:rsidR="00197D5A" w:rsidRPr="000E47C0" w:rsidRDefault="00197D5A" w:rsidP="00197D5A">
      <w:pPr>
        <w:pStyle w:val="tnbng"/>
        <w:rPr>
          <w:color w:val="auto"/>
        </w:rPr>
      </w:pPr>
      <w:bookmarkStart w:id="95" w:name="_Toc238544032"/>
      <w:r w:rsidRPr="000E47C0">
        <w:rPr>
          <w:color w:val="auto"/>
        </w:rPr>
        <w:t>Bảng 20. Bảng tính phương án tài chính 10 năm đầu hoạt động</w:t>
      </w:r>
      <w:bookmarkEnd w:id="95"/>
    </w:p>
    <w:p w14:paraId="3A1673A0" w14:textId="77777777" w:rsidR="00197D5A" w:rsidRPr="000E47C0" w:rsidRDefault="00581EFD"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008"/>
        <w:gridCol w:w="1206"/>
        <w:gridCol w:w="1206"/>
        <w:gridCol w:w="1206"/>
        <w:gridCol w:w="711"/>
        <w:gridCol w:w="711"/>
        <w:gridCol w:w="711"/>
        <w:gridCol w:w="711"/>
        <w:gridCol w:w="711"/>
        <w:gridCol w:w="711"/>
        <w:gridCol w:w="821"/>
      </w:tblGrid>
      <w:tr w:rsidR="000E47C0" w:rsidRPr="000E47C0" w14:paraId="7F8086B7" w14:textId="77777777" w:rsidTr="00AB7547">
        <w:trPr>
          <w:trHeight w:val="284"/>
          <w:tblHeader/>
          <w:jc w:val="center"/>
        </w:trPr>
        <w:tc>
          <w:tcPr>
            <w:tcW w:w="0" w:type="auto"/>
            <w:vAlign w:val="center"/>
            <w:hideMark/>
          </w:tcPr>
          <w:p w14:paraId="0A5E9EA4" w14:textId="77777777" w:rsidR="00197D5A" w:rsidRPr="000E47C0" w:rsidRDefault="00197D5A" w:rsidP="006047EC">
            <w:pPr>
              <w:widowControl/>
              <w:spacing w:before="0" w:after="0"/>
              <w:ind w:firstLine="0"/>
              <w:jc w:val="center"/>
              <w:rPr>
                <w:b/>
                <w:bCs/>
                <w:sz w:val="22"/>
                <w:szCs w:val="22"/>
                <w:lang w:val="vi-VN" w:eastAsia="vi-VN"/>
              </w:rPr>
            </w:pPr>
            <w:r w:rsidRPr="000E47C0">
              <w:rPr>
                <w:b/>
                <w:bCs/>
                <w:sz w:val="22"/>
                <w:szCs w:val="22"/>
                <w:lang w:val="vi-VN" w:eastAsia="vi-VN"/>
              </w:rPr>
              <w:t>TT</w:t>
            </w:r>
          </w:p>
        </w:tc>
        <w:tc>
          <w:tcPr>
            <w:tcW w:w="1186" w:type="dxa"/>
            <w:vAlign w:val="center"/>
            <w:hideMark/>
          </w:tcPr>
          <w:p w14:paraId="6AF8A110" w14:textId="77777777" w:rsidR="00197D5A" w:rsidRPr="000E47C0" w:rsidRDefault="00197D5A" w:rsidP="006047EC">
            <w:pPr>
              <w:widowControl/>
              <w:spacing w:before="0" w:after="0"/>
              <w:ind w:firstLine="0"/>
              <w:jc w:val="center"/>
              <w:rPr>
                <w:b/>
                <w:bCs/>
                <w:sz w:val="22"/>
                <w:szCs w:val="22"/>
                <w:lang w:val="vi-VN" w:eastAsia="vi-VN"/>
              </w:rPr>
            </w:pPr>
            <w:r w:rsidRPr="000E47C0">
              <w:rPr>
                <w:b/>
                <w:bCs/>
                <w:sz w:val="22"/>
                <w:szCs w:val="22"/>
                <w:lang w:val="vi-VN" w:eastAsia="vi-VN"/>
              </w:rPr>
              <w:t>Chỉ tiêu</w:t>
            </w:r>
          </w:p>
        </w:tc>
        <w:tc>
          <w:tcPr>
            <w:tcW w:w="821" w:type="dxa"/>
            <w:vAlign w:val="center"/>
            <w:hideMark/>
          </w:tcPr>
          <w:p w14:paraId="5F47D873"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nhất</w:t>
            </w:r>
          </w:p>
        </w:tc>
        <w:tc>
          <w:tcPr>
            <w:tcW w:w="0" w:type="auto"/>
            <w:vAlign w:val="center"/>
            <w:hideMark/>
          </w:tcPr>
          <w:p w14:paraId="62479482"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2</w:t>
            </w:r>
          </w:p>
        </w:tc>
        <w:tc>
          <w:tcPr>
            <w:tcW w:w="0" w:type="auto"/>
            <w:vAlign w:val="center"/>
            <w:hideMark/>
          </w:tcPr>
          <w:p w14:paraId="6F192C2B"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3</w:t>
            </w:r>
          </w:p>
        </w:tc>
        <w:tc>
          <w:tcPr>
            <w:tcW w:w="0" w:type="auto"/>
            <w:vAlign w:val="center"/>
            <w:hideMark/>
          </w:tcPr>
          <w:p w14:paraId="33C071DF"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4</w:t>
            </w:r>
          </w:p>
        </w:tc>
        <w:tc>
          <w:tcPr>
            <w:tcW w:w="0" w:type="auto"/>
            <w:vAlign w:val="center"/>
            <w:hideMark/>
          </w:tcPr>
          <w:p w14:paraId="78DD426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5</w:t>
            </w:r>
          </w:p>
        </w:tc>
        <w:tc>
          <w:tcPr>
            <w:tcW w:w="0" w:type="auto"/>
            <w:vAlign w:val="center"/>
            <w:hideMark/>
          </w:tcPr>
          <w:p w14:paraId="5B49C482"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6</w:t>
            </w:r>
          </w:p>
        </w:tc>
        <w:tc>
          <w:tcPr>
            <w:tcW w:w="0" w:type="auto"/>
            <w:vAlign w:val="center"/>
            <w:hideMark/>
          </w:tcPr>
          <w:p w14:paraId="38048D90"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Năm</w:t>
            </w:r>
            <w:r w:rsidRPr="000E47C0">
              <w:rPr>
                <w:b/>
                <w:bCs/>
                <w:sz w:val="22"/>
                <w:szCs w:val="22"/>
                <w:lang w:val="vi-VN" w:eastAsia="vi-VN"/>
              </w:rPr>
              <w:br/>
              <w:t>thứ 7</w:t>
            </w:r>
          </w:p>
        </w:tc>
        <w:tc>
          <w:tcPr>
            <w:tcW w:w="0" w:type="auto"/>
            <w:vAlign w:val="center"/>
            <w:hideMark/>
          </w:tcPr>
          <w:p w14:paraId="21B79B17"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8</w:t>
            </w:r>
          </w:p>
        </w:tc>
        <w:tc>
          <w:tcPr>
            <w:tcW w:w="0" w:type="auto"/>
            <w:vAlign w:val="center"/>
            <w:hideMark/>
          </w:tcPr>
          <w:p w14:paraId="1BC589A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9</w:t>
            </w:r>
          </w:p>
        </w:tc>
        <w:tc>
          <w:tcPr>
            <w:tcW w:w="821" w:type="dxa"/>
            <w:vAlign w:val="center"/>
            <w:hideMark/>
          </w:tcPr>
          <w:p w14:paraId="043EFD1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10</w:t>
            </w:r>
          </w:p>
        </w:tc>
      </w:tr>
      <w:tr w:rsidR="000E47C0" w:rsidRPr="000E47C0" w14:paraId="1DF69951" w14:textId="77777777" w:rsidTr="00AB7547">
        <w:trPr>
          <w:trHeight w:val="284"/>
          <w:jc w:val="center"/>
        </w:trPr>
        <w:tc>
          <w:tcPr>
            <w:tcW w:w="0" w:type="auto"/>
            <w:vAlign w:val="center"/>
            <w:hideMark/>
          </w:tcPr>
          <w:p w14:paraId="00BD042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w:t>
            </w:r>
          </w:p>
        </w:tc>
        <w:tc>
          <w:tcPr>
            <w:tcW w:w="1186" w:type="dxa"/>
            <w:vAlign w:val="center"/>
            <w:hideMark/>
          </w:tcPr>
          <w:p w14:paraId="6E54445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Doanh thu</w:t>
            </w:r>
          </w:p>
        </w:tc>
        <w:tc>
          <w:tcPr>
            <w:tcW w:w="821" w:type="dxa"/>
            <w:tcBorders>
              <w:top w:val="nil"/>
              <w:left w:val="nil"/>
              <w:bottom w:val="single" w:sz="4" w:space="0" w:color="auto"/>
              <w:right w:val="single" w:sz="4" w:space="0" w:color="auto"/>
            </w:tcBorders>
            <w:vAlign w:val="center"/>
            <w:hideMark/>
          </w:tcPr>
          <w:p w14:paraId="31CDF1E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3.941</w:t>
            </w:r>
          </w:p>
        </w:tc>
        <w:tc>
          <w:tcPr>
            <w:tcW w:w="0" w:type="auto"/>
            <w:tcBorders>
              <w:top w:val="nil"/>
              <w:left w:val="nil"/>
              <w:bottom w:val="single" w:sz="4" w:space="0" w:color="auto"/>
              <w:right w:val="single" w:sz="4" w:space="0" w:color="auto"/>
            </w:tcBorders>
            <w:vAlign w:val="center"/>
            <w:hideMark/>
          </w:tcPr>
          <w:p w14:paraId="44C70B4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4.462</w:t>
            </w:r>
          </w:p>
        </w:tc>
        <w:tc>
          <w:tcPr>
            <w:tcW w:w="0" w:type="auto"/>
            <w:tcBorders>
              <w:top w:val="nil"/>
              <w:left w:val="nil"/>
              <w:bottom w:val="single" w:sz="4" w:space="0" w:color="auto"/>
              <w:right w:val="single" w:sz="4" w:space="0" w:color="auto"/>
            </w:tcBorders>
            <w:vAlign w:val="center"/>
            <w:hideMark/>
          </w:tcPr>
          <w:p w14:paraId="230992F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5.332</w:t>
            </w:r>
          </w:p>
        </w:tc>
        <w:tc>
          <w:tcPr>
            <w:tcW w:w="0" w:type="auto"/>
            <w:tcBorders>
              <w:top w:val="nil"/>
              <w:left w:val="nil"/>
              <w:bottom w:val="single" w:sz="4" w:space="0" w:color="auto"/>
              <w:right w:val="single" w:sz="4" w:space="0" w:color="auto"/>
            </w:tcBorders>
            <w:vAlign w:val="center"/>
            <w:hideMark/>
          </w:tcPr>
          <w:p w14:paraId="4158E41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5.382</w:t>
            </w:r>
          </w:p>
        </w:tc>
        <w:tc>
          <w:tcPr>
            <w:tcW w:w="0" w:type="auto"/>
            <w:tcBorders>
              <w:top w:val="nil"/>
              <w:left w:val="nil"/>
              <w:bottom w:val="single" w:sz="4" w:space="0" w:color="auto"/>
              <w:right w:val="single" w:sz="4" w:space="0" w:color="auto"/>
            </w:tcBorders>
            <w:vAlign w:val="center"/>
            <w:hideMark/>
          </w:tcPr>
          <w:p w14:paraId="0A32A9E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5.432</w:t>
            </w:r>
          </w:p>
        </w:tc>
        <w:tc>
          <w:tcPr>
            <w:tcW w:w="0" w:type="auto"/>
            <w:tcBorders>
              <w:top w:val="nil"/>
              <w:left w:val="nil"/>
              <w:bottom w:val="single" w:sz="4" w:space="0" w:color="auto"/>
              <w:right w:val="single" w:sz="4" w:space="0" w:color="auto"/>
            </w:tcBorders>
            <w:vAlign w:val="center"/>
            <w:hideMark/>
          </w:tcPr>
          <w:p w14:paraId="54AC1C0A"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5.900</w:t>
            </w:r>
          </w:p>
        </w:tc>
        <w:tc>
          <w:tcPr>
            <w:tcW w:w="0" w:type="auto"/>
            <w:tcBorders>
              <w:top w:val="nil"/>
              <w:left w:val="nil"/>
              <w:bottom w:val="single" w:sz="4" w:space="0" w:color="auto"/>
              <w:right w:val="single" w:sz="4" w:space="0" w:color="auto"/>
            </w:tcBorders>
            <w:vAlign w:val="center"/>
            <w:hideMark/>
          </w:tcPr>
          <w:p w14:paraId="69BC9CC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0" w:type="auto"/>
            <w:tcBorders>
              <w:top w:val="nil"/>
              <w:left w:val="nil"/>
              <w:bottom w:val="single" w:sz="4" w:space="0" w:color="auto"/>
              <w:right w:val="single" w:sz="4" w:space="0" w:color="auto"/>
            </w:tcBorders>
            <w:vAlign w:val="center"/>
            <w:hideMark/>
          </w:tcPr>
          <w:p w14:paraId="03D73C6A"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0" w:type="auto"/>
            <w:tcBorders>
              <w:top w:val="nil"/>
              <w:left w:val="nil"/>
              <w:bottom w:val="single" w:sz="4" w:space="0" w:color="auto"/>
              <w:right w:val="single" w:sz="4" w:space="0" w:color="auto"/>
            </w:tcBorders>
            <w:vAlign w:val="center"/>
            <w:hideMark/>
          </w:tcPr>
          <w:p w14:paraId="733551D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821" w:type="dxa"/>
            <w:tcBorders>
              <w:top w:val="nil"/>
              <w:left w:val="nil"/>
              <w:bottom w:val="single" w:sz="4" w:space="0" w:color="auto"/>
              <w:right w:val="single" w:sz="4" w:space="0" w:color="auto"/>
            </w:tcBorders>
            <w:vAlign w:val="center"/>
            <w:hideMark/>
          </w:tcPr>
          <w:p w14:paraId="5F92CE0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r>
      <w:tr w:rsidR="000E47C0" w:rsidRPr="000E47C0" w14:paraId="33067157" w14:textId="77777777" w:rsidTr="00AB7547">
        <w:trPr>
          <w:trHeight w:val="284"/>
          <w:jc w:val="center"/>
        </w:trPr>
        <w:tc>
          <w:tcPr>
            <w:tcW w:w="0" w:type="auto"/>
            <w:noWrap/>
            <w:vAlign w:val="center"/>
            <w:hideMark/>
          </w:tcPr>
          <w:p w14:paraId="270F2DEE"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1</w:t>
            </w:r>
          </w:p>
        </w:tc>
        <w:tc>
          <w:tcPr>
            <w:tcW w:w="1186" w:type="dxa"/>
            <w:vAlign w:val="center"/>
            <w:hideMark/>
          </w:tcPr>
          <w:p w14:paraId="0C61C387"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Doanh thu kiểm định xe cơ giới</w:t>
            </w:r>
          </w:p>
        </w:tc>
        <w:tc>
          <w:tcPr>
            <w:tcW w:w="821" w:type="dxa"/>
            <w:tcBorders>
              <w:top w:val="nil"/>
              <w:left w:val="nil"/>
              <w:bottom w:val="single" w:sz="4" w:space="0" w:color="auto"/>
              <w:right w:val="single" w:sz="4" w:space="0" w:color="auto"/>
            </w:tcBorders>
            <w:vAlign w:val="center"/>
            <w:hideMark/>
          </w:tcPr>
          <w:p w14:paraId="1D96D12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3.318</w:t>
            </w:r>
          </w:p>
        </w:tc>
        <w:tc>
          <w:tcPr>
            <w:tcW w:w="0" w:type="auto"/>
            <w:tcBorders>
              <w:top w:val="nil"/>
              <w:left w:val="nil"/>
              <w:bottom w:val="single" w:sz="4" w:space="0" w:color="auto"/>
              <w:right w:val="single" w:sz="4" w:space="0" w:color="auto"/>
            </w:tcBorders>
            <w:vAlign w:val="center"/>
            <w:hideMark/>
          </w:tcPr>
          <w:p w14:paraId="3DE1DCF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3.792</w:t>
            </w:r>
          </w:p>
        </w:tc>
        <w:tc>
          <w:tcPr>
            <w:tcW w:w="0" w:type="auto"/>
            <w:tcBorders>
              <w:top w:val="nil"/>
              <w:left w:val="nil"/>
              <w:bottom w:val="single" w:sz="4" w:space="0" w:color="auto"/>
              <w:right w:val="single" w:sz="4" w:space="0" w:color="auto"/>
            </w:tcBorders>
            <w:vAlign w:val="center"/>
            <w:hideMark/>
          </w:tcPr>
          <w:p w14:paraId="1CE5F05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3C428E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6066797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564EFF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4.693</w:t>
            </w:r>
          </w:p>
        </w:tc>
        <w:tc>
          <w:tcPr>
            <w:tcW w:w="0" w:type="auto"/>
            <w:tcBorders>
              <w:top w:val="nil"/>
              <w:left w:val="nil"/>
              <w:bottom w:val="single" w:sz="4" w:space="0" w:color="auto"/>
              <w:right w:val="single" w:sz="4" w:space="0" w:color="auto"/>
            </w:tcBorders>
            <w:vAlign w:val="center"/>
            <w:hideMark/>
          </w:tcPr>
          <w:p w14:paraId="2FB1BA2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0" w:type="auto"/>
            <w:tcBorders>
              <w:top w:val="nil"/>
              <w:left w:val="nil"/>
              <w:bottom w:val="single" w:sz="4" w:space="0" w:color="auto"/>
              <w:right w:val="single" w:sz="4" w:space="0" w:color="auto"/>
            </w:tcBorders>
            <w:vAlign w:val="center"/>
            <w:hideMark/>
          </w:tcPr>
          <w:p w14:paraId="50401F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0" w:type="auto"/>
            <w:tcBorders>
              <w:top w:val="nil"/>
              <w:left w:val="nil"/>
              <w:bottom w:val="single" w:sz="4" w:space="0" w:color="auto"/>
              <w:right w:val="single" w:sz="4" w:space="0" w:color="auto"/>
            </w:tcBorders>
            <w:vAlign w:val="center"/>
            <w:hideMark/>
          </w:tcPr>
          <w:p w14:paraId="470157B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821" w:type="dxa"/>
            <w:tcBorders>
              <w:top w:val="nil"/>
              <w:left w:val="nil"/>
              <w:bottom w:val="single" w:sz="4" w:space="0" w:color="auto"/>
              <w:right w:val="single" w:sz="4" w:space="0" w:color="auto"/>
            </w:tcBorders>
            <w:vAlign w:val="center"/>
            <w:hideMark/>
          </w:tcPr>
          <w:p w14:paraId="198F8C4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r>
      <w:tr w:rsidR="000E47C0" w:rsidRPr="000E47C0" w14:paraId="09CDD8F9" w14:textId="77777777" w:rsidTr="00AB7547">
        <w:trPr>
          <w:trHeight w:val="284"/>
          <w:jc w:val="center"/>
        </w:trPr>
        <w:tc>
          <w:tcPr>
            <w:tcW w:w="0" w:type="auto"/>
            <w:noWrap/>
            <w:vAlign w:val="center"/>
            <w:hideMark/>
          </w:tcPr>
          <w:p w14:paraId="0588754A"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2</w:t>
            </w:r>
          </w:p>
        </w:tc>
        <w:tc>
          <w:tcPr>
            <w:tcW w:w="1186" w:type="dxa"/>
            <w:vAlign w:val="center"/>
            <w:hideMark/>
          </w:tcPr>
          <w:p w14:paraId="5F084C1B"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Doanh thu dịch vụ bổ sung (ước tính, Bảng 19)</w:t>
            </w:r>
          </w:p>
        </w:tc>
        <w:tc>
          <w:tcPr>
            <w:tcW w:w="821" w:type="dxa"/>
            <w:tcBorders>
              <w:top w:val="nil"/>
              <w:left w:val="nil"/>
              <w:bottom w:val="single" w:sz="4" w:space="0" w:color="auto"/>
              <w:right w:val="single" w:sz="4" w:space="0" w:color="auto"/>
            </w:tcBorders>
            <w:vAlign w:val="center"/>
            <w:hideMark/>
          </w:tcPr>
          <w:p w14:paraId="5C5C98C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623</w:t>
            </w:r>
          </w:p>
        </w:tc>
        <w:tc>
          <w:tcPr>
            <w:tcW w:w="0" w:type="auto"/>
            <w:tcBorders>
              <w:top w:val="nil"/>
              <w:left w:val="nil"/>
              <w:bottom w:val="single" w:sz="4" w:space="0" w:color="auto"/>
              <w:right w:val="single" w:sz="4" w:space="0" w:color="auto"/>
            </w:tcBorders>
            <w:vAlign w:val="center"/>
            <w:hideMark/>
          </w:tcPr>
          <w:p w14:paraId="675EC70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670</w:t>
            </w:r>
          </w:p>
        </w:tc>
        <w:tc>
          <w:tcPr>
            <w:tcW w:w="0" w:type="auto"/>
            <w:tcBorders>
              <w:top w:val="nil"/>
              <w:left w:val="nil"/>
              <w:bottom w:val="single" w:sz="4" w:space="0" w:color="auto"/>
              <w:right w:val="single" w:sz="4" w:space="0" w:color="auto"/>
            </w:tcBorders>
            <w:vAlign w:val="center"/>
            <w:hideMark/>
          </w:tcPr>
          <w:p w14:paraId="3A05B66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1.066</w:t>
            </w:r>
          </w:p>
        </w:tc>
        <w:tc>
          <w:tcPr>
            <w:tcW w:w="0" w:type="auto"/>
            <w:tcBorders>
              <w:top w:val="nil"/>
              <w:left w:val="nil"/>
              <w:bottom w:val="single" w:sz="4" w:space="0" w:color="auto"/>
              <w:right w:val="single" w:sz="4" w:space="0" w:color="auto"/>
            </w:tcBorders>
            <w:vAlign w:val="center"/>
            <w:hideMark/>
          </w:tcPr>
          <w:p w14:paraId="0834428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1.116</w:t>
            </w:r>
          </w:p>
        </w:tc>
        <w:tc>
          <w:tcPr>
            <w:tcW w:w="0" w:type="auto"/>
            <w:tcBorders>
              <w:top w:val="nil"/>
              <w:left w:val="nil"/>
              <w:bottom w:val="single" w:sz="4" w:space="0" w:color="auto"/>
              <w:right w:val="single" w:sz="4" w:space="0" w:color="auto"/>
            </w:tcBorders>
            <w:vAlign w:val="center"/>
            <w:hideMark/>
          </w:tcPr>
          <w:p w14:paraId="57E7E63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1.166</w:t>
            </w:r>
          </w:p>
        </w:tc>
        <w:tc>
          <w:tcPr>
            <w:tcW w:w="0" w:type="auto"/>
            <w:tcBorders>
              <w:top w:val="nil"/>
              <w:left w:val="nil"/>
              <w:bottom w:val="single" w:sz="4" w:space="0" w:color="auto"/>
              <w:right w:val="single" w:sz="4" w:space="0" w:color="auto"/>
            </w:tcBorders>
            <w:vAlign w:val="center"/>
            <w:hideMark/>
          </w:tcPr>
          <w:p w14:paraId="7678A5C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1.207</w:t>
            </w:r>
          </w:p>
        </w:tc>
        <w:tc>
          <w:tcPr>
            <w:tcW w:w="0" w:type="auto"/>
            <w:tcBorders>
              <w:top w:val="nil"/>
              <w:left w:val="nil"/>
              <w:bottom w:val="single" w:sz="4" w:space="0" w:color="auto"/>
              <w:right w:val="single" w:sz="4" w:space="0" w:color="auto"/>
            </w:tcBorders>
            <w:vAlign w:val="center"/>
            <w:hideMark/>
          </w:tcPr>
          <w:p w14:paraId="0D7C813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0" w:type="auto"/>
            <w:tcBorders>
              <w:top w:val="nil"/>
              <w:left w:val="nil"/>
              <w:bottom w:val="single" w:sz="4" w:space="0" w:color="auto"/>
              <w:right w:val="single" w:sz="4" w:space="0" w:color="auto"/>
            </w:tcBorders>
            <w:vAlign w:val="center"/>
            <w:hideMark/>
          </w:tcPr>
          <w:p w14:paraId="7C74C36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0" w:type="auto"/>
            <w:tcBorders>
              <w:top w:val="nil"/>
              <w:left w:val="nil"/>
              <w:bottom w:val="single" w:sz="4" w:space="0" w:color="auto"/>
              <w:right w:val="single" w:sz="4" w:space="0" w:color="auto"/>
            </w:tcBorders>
            <w:vAlign w:val="center"/>
            <w:hideMark/>
          </w:tcPr>
          <w:p w14:paraId="26797D1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821" w:type="dxa"/>
            <w:tcBorders>
              <w:top w:val="nil"/>
              <w:left w:val="nil"/>
              <w:bottom w:val="single" w:sz="4" w:space="0" w:color="auto"/>
              <w:right w:val="single" w:sz="4" w:space="0" w:color="auto"/>
            </w:tcBorders>
            <w:vAlign w:val="center"/>
            <w:hideMark/>
          </w:tcPr>
          <w:p w14:paraId="1DC0D59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r>
      <w:tr w:rsidR="000E47C0" w:rsidRPr="000E47C0" w14:paraId="6F4E39E0" w14:textId="77777777" w:rsidTr="00AB7547">
        <w:trPr>
          <w:trHeight w:val="284"/>
          <w:jc w:val="center"/>
        </w:trPr>
        <w:tc>
          <w:tcPr>
            <w:tcW w:w="0" w:type="auto"/>
            <w:noWrap/>
            <w:vAlign w:val="center"/>
            <w:hideMark/>
          </w:tcPr>
          <w:p w14:paraId="186489C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II</w:t>
            </w:r>
          </w:p>
        </w:tc>
        <w:tc>
          <w:tcPr>
            <w:tcW w:w="1186" w:type="dxa"/>
            <w:vAlign w:val="center"/>
            <w:hideMark/>
          </w:tcPr>
          <w:p w14:paraId="64073AF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Chi phí</w:t>
            </w:r>
          </w:p>
        </w:tc>
        <w:tc>
          <w:tcPr>
            <w:tcW w:w="821" w:type="dxa"/>
            <w:tcBorders>
              <w:top w:val="nil"/>
              <w:left w:val="nil"/>
              <w:bottom w:val="single" w:sz="4" w:space="0" w:color="auto"/>
              <w:right w:val="single" w:sz="4" w:space="0" w:color="auto"/>
            </w:tcBorders>
            <w:vAlign w:val="center"/>
            <w:hideMark/>
          </w:tcPr>
          <w:p w14:paraId="046EDAA0"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4.512</w:t>
            </w:r>
          </w:p>
        </w:tc>
        <w:tc>
          <w:tcPr>
            <w:tcW w:w="0" w:type="auto"/>
            <w:tcBorders>
              <w:top w:val="nil"/>
              <w:left w:val="nil"/>
              <w:bottom w:val="single" w:sz="4" w:space="0" w:color="auto"/>
              <w:right w:val="single" w:sz="4" w:space="0" w:color="auto"/>
            </w:tcBorders>
            <w:vAlign w:val="center"/>
            <w:hideMark/>
          </w:tcPr>
          <w:p w14:paraId="2BC5D00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4.497</w:t>
            </w:r>
          </w:p>
        </w:tc>
        <w:tc>
          <w:tcPr>
            <w:tcW w:w="0" w:type="auto"/>
            <w:tcBorders>
              <w:top w:val="nil"/>
              <w:left w:val="nil"/>
              <w:bottom w:val="single" w:sz="4" w:space="0" w:color="auto"/>
              <w:right w:val="single" w:sz="4" w:space="0" w:color="auto"/>
            </w:tcBorders>
            <w:vAlign w:val="center"/>
            <w:hideMark/>
          </w:tcPr>
          <w:p w14:paraId="5ECA038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4.497</w:t>
            </w:r>
          </w:p>
        </w:tc>
        <w:tc>
          <w:tcPr>
            <w:tcW w:w="0" w:type="auto"/>
            <w:tcBorders>
              <w:top w:val="nil"/>
              <w:left w:val="nil"/>
              <w:bottom w:val="single" w:sz="4" w:space="0" w:color="auto"/>
              <w:right w:val="single" w:sz="4" w:space="0" w:color="auto"/>
            </w:tcBorders>
            <w:vAlign w:val="center"/>
            <w:hideMark/>
          </w:tcPr>
          <w:p w14:paraId="06F5C58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4.508</w:t>
            </w:r>
          </w:p>
        </w:tc>
        <w:tc>
          <w:tcPr>
            <w:tcW w:w="0" w:type="auto"/>
            <w:tcBorders>
              <w:top w:val="nil"/>
              <w:left w:val="nil"/>
              <w:bottom w:val="single" w:sz="4" w:space="0" w:color="auto"/>
              <w:right w:val="single" w:sz="4" w:space="0" w:color="auto"/>
            </w:tcBorders>
            <w:vAlign w:val="center"/>
            <w:hideMark/>
          </w:tcPr>
          <w:p w14:paraId="1DA7BF6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4.530</w:t>
            </w:r>
          </w:p>
        </w:tc>
        <w:tc>
          <w:tcPr>
            <w:tcW w:w="0" w:type="auto"/>
            <w:tcBorders>
              <w:top w:val="nil"/>
              <w:left w:val="nil"/>
              <w:bottom w:val="single" w:sz="4" w:space="0" w:color="auto"/>
              <w:right w:val="single" w:sz="4" w:space="0" w:color="auto"/>
            </w:tcBorders>
            <w:vAlign w:val="center"/>
            <w:hideMark/>
          </w:tcPr>
          <w:p w14:paraId="4767D4AC"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4.741</w:t>
            </w:r>
          </w:p>
        </w:tc>
        <w:tc>
          <w:tcPr>
            <w:tcW w:w="0" w:type="auto"/>
            <w:tcBorders>
              <w:top w:val="nil"/>
              <w:left w:val="nil"/>
              <w:bottom w:val="single" w:sz="4" w:space="0" w:color="auto"/>
              <w:right w:val="single" w:sz="4" w:space="0" w:color="auto"/>
            </w:tcBorders>
            <w:vAlign w:val="center"/>
            <w:hideMark/>
          </w:tcPr>
          <w:p w14:paraId="7556B20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4.764</w:t>
            </w:r>
          </w:p>
        </w:tc>
        <w:tc>
          <w:tcPr>
            <w:tcW w:w="0" w:type="auto"/>
            <w:tcBorders>
              <w:top w:val="nil"/>
              <w:left w:val="nil"/>
              <w:bottom w:val="single" w:sz="4" w:space="0" w:color="auto"/>
              <w:right w:val="single" w:sz="4" w:space="0" w:color="auto"/>
            </w:tcBorders>
            <w:vAlign w:val="center"/>
            <w:hideMark/>
          </w:tcPr>
          <w:p w14:paraId="19F8DE2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4.764</w:t>
            </w:r>
          </w:p>
        </w:tc>
        <w:tc>
          <w:tcPr>
            <w:tcW w:w="0" w:type="auto"/>
            <w:tcBorders>
              <w:top w:val="nil"/>
              <w:left w:val="nil"/>
              <w:bottom w:val="single" w:sz="4" w:space="0" w:color="auto"/>
              <w:right w:val="single" w:sz="4" w:space="0" w:color="auto"/>
            </w:tcBorders>
            <w:vAlign w:val="center"/>
            <w:hideMark/>
          </w:tcPr>
          <w:p w14:paraId="7B6F8B1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4.696</w:t>
            </w:r>
          </w:p>
        </w:tc>
        <w:tc>
          <w:tcPr>
            <w:tcW w:w="821" w:type="dxa"/>
            <w:tcBorders>
              <w:top w:val="nil"/>
              <w:left w:val="nil"/>
              <w:bottom w:val="single" w:sz="4" w:space="0" w:color="auto"/>
              <w:right w:val="single" w:sz="4" w:space="0" w:color="auto"/>
            </w:tcBorders>
            <w:vAlign w:val="center"/>
            <w:hideMark/>
          </w:tcPr>
          <w:p w14:paraId="01387E3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4.696</w:t>
            </w:r>
          </w:p>
        </w:tc>
      </w:tr>
      <w:tr w:rsidR="000E47C0" w:rsidRPr="000E47C0" w14:paraId="4A7CAF1F" w14:textId="77777777" w:rsidTr="00AB7547">
        <w:trPr>
          <w:trHeight w:val="284"/>
          <w:jc w:val="center"/>
        </w:trPr>
        <w:tc>
          <w:tcPr>
            <w:tcW w:w="0" w:type="auto"/>
            <w:noWrap/>
            <w:vAlign w:val="center"/>
            <w:hideMark/>
          </w:tcPr>
          <w:p w14:paraId="39096BE6"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1</w:t>
            </w:r>
          </w:p>
        </w:tc>
        <w:tc>
          <w:tcPr>
            <w:tcW w:w="1186" w:type="dxa"/>
            <w:vAlign w:val="center"/>
            <w:hideMark/>
          </w:tcPr>
          <w:p w14:paraId="397D2D2C"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tiền lương và các khoản trích theo lương</w:t>
            </w:r>
          </w:p>
        </w:tc>
        <w:tc>
          <w:tcPr>
            <w:tcW w:w="821" w:type="dxa"/>
            <w:tcBorders>
              <w:top w:val="nil"/>
              <w:left w:val="nil"/>
              <w:bottom w:val="single" w:sz="4" w:space="0" w:color="auto"/>
              <w:right w:val="single" w:sz="4" w:space="0" w:color="auto"/>
            </w:tcBorders>
            <w:vAlign w:val="center"/>
            <w:hideMark/>
          </w:tcPr>
          <w:p w14:paraId="123AC9E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746153E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54DB9CD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081D475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2.423</w:t>
            </w:r>
          </w:p>
        </w:tc>
        <w:tc>
          <w:tcPr>
            <w:tcW w:w="0" w:type="auto"/>
            <w:tcBorders>
              <w:top w:val="nil"/>
              <w:left w:val="nil"/>
              <w:bottom w:val="single" w:sz="4" w:space="0" w:color="auto"/>
              <w:right w:val="single" w:sz="4" w:space="0" w:color="auto"/>
            </w:tcBorders>
            <w:vAlign w:val="center"/>
            <w:hideMark/>
          </w:tcPr>
          <w:p w14:paraId="6647916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2.446</w:t>
            </w:r>
          </w:p>
        </w:tc>
        <w:tc>
          <w:tcPr>
            <w:tcW w:w="0" w:type="auto"/>
            <w:tcBorders>
              <w:top w:val="nil"/>
              <w:left w:val="nil"/>
              <w:bottom w:val="single" w:sz="4" w:space="0" w:color="auto"/>
              <w:right w:val="single" w:sz="4" w:space="0" w:color="auto"/>
            </w:tcBorders>
            <w:vAlign w:val="center"/>
            <w:hideMark/>
          </w:tcPr>
          <w:p w14:paraId="62A1F55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2.657</w:t>
            </w:r>
          </w:p>
        </w:tc>
        <w:tc>
          <w:tcPr>
            <w:tcW w:w="0" w:type="auto"/>
            <w:tcBorders>
              <w:top w:val="nil"/>
              <w:left w:val="nil"/>
              <w:bottom w:val="single" w:sz="4" w:space="0" w:color="auto"/>
              <w:right w:val="single" w:sz="4" w:space="0" w:color="auto"/>
            </w:tcBorders>
            <w:vAlign w:val="center"/>
            <w:hideMark/>
          </w:tcPr>
          <w:p w14:paraId="7A4E953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0" w:type="auto"/>
            <w:tcBorders>
              <w:top w:val="nil"/>
              <w:left w:val="nil"/>
              <w:bottom w:val="single" w:sz="4" w:space="0" w:color="auto"/>
              <w:right w:val="single" w:sz="4" w:space="0" w:color="auto"/>
            </w:tcBorders>
            <w:vAlign w:val="center"/>
            <w:hideMark/>
          </w:tcPr>
          <w:p w14:paraId="33BEAA0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0" w:type="auto"/>
            <w:tcBorders>
              <w:top w:val="nil"/>
              <w:left w:val="nil"/>
              <w:bottom w:val="single" w:sz="4" w:space="0" w:color="auto"/>
              <w:right w:val="single" w:sz="4" w:space="0" w:color="auto"/>
            </w:tcBorders>
            <w:vAlign w:val="center"/>
            <w:hideMark/>
          </w:tcPr>
          <w:p w14:paraId="348CD88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821" w:type="dxa"/>
            <w:tcBorders>
              <w:top w:val="nil"/>
              <w:left w:val="nil"/>
              <w:bottom w:val="single" w:sz="4" w:space="0" w:color="auto"/>
              <w:right w:val="single" w:sz="4" w:space="0" w:color="auto"/>
            </w:tcBorders>
            <w:vAlign w:val="center"/>
            <w:hideMark/>
          </w:tcPr>
          <w:p w14:paraId="1A5BB00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r>
      <w:tr w:rsidR="000E47C0" w:rsidRPr="000E47C0" w14:paraId="5445B1EA" w14:textId="77777777" w:rsidTr="00AB7547">
        <w:trPr>
          <w:trHeight w:val="284"/>
          <w:jc w:val="center"/>
        </w:trPr>
        <w:tc>
          <w:tcPr>
            <w:tcW w:w="0" w:type="auto"/>
            <w:noWrap/>
            <w:vAlign w:val="center"/>
            <w:hideMark/>
          </w:tcPr>
          <w:p w14:paraId="1936EAC1"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2</w:t>
            </w:r>
          </w:p>
        </w:tc>
        <w:tc>
          <w:tcPr>
            <w:tcW w:w="1186" w:type="dxa"/>
            <w:vAlign w:val="center"/>
            <w:hideMark/>
          </w:tcPr>
          <w:p w14:paraId="6AD8A0EA"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khấu hao</w:t>
            </w:r>
          </w:p>
        </w:tc>
        <w:tc>
          <w:tcPr>
            <w:tcW w:w="821" w:type="dxa"/>
            <w:tcBorders>
              <w:top w:val="nil"/>
              <w:left w:val="nil"/>
              <w:bottom w:val="single" w:sz="4" w:space="0" w:color="auto"/>
              <w:right w:val="single" w:sz="4" w:space="0" w:color="auto"/>
            </w:tcBorders>
            <w:vAlign w:val="center"/>
            <w:hideMark/>
          </w:tcPr>
          <w:p w14:paraId="13A210B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4B672E7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506F699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5D32D38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01EA67D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189E95F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16EC36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7EEF8F5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475BD85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1.986</w:t>
            </w:r>
          </w:p>
        </w:tc>
        <w:tc>
          <w:tcPr>
            <w:tcW w:w="821" w:type="dxa"/>
            <w:tcBorders>
              <w:top w:val="nil"/>
              <w:left w:val="nil"/>
              <w:bottom w:val="single" w:sz="4" w:space="0" w:color="auto"/>
              <w:right w:val="single" w:sz="4" w:space="0" w:color="auto"/>
            </w:tcBorders>
            <w:vAlign w:val="center"/>
            <w:hideMark/>
          </w:tcPr>
          <w:p w14:paraId="2987A80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1.986</w:t>
            </w:r>
          </w:p>
        </w:tc>
      </w:tr>
      <w:tr w:rsidR="000E47C0" w:rsidRPr="000E47C0" w14:paraId="09BD8AC7" w14:textId="77777777" w:rsidTr="00AB7547">
        <w:trPr>
          <w:trHeight w:val="284"/>
          <w:jc w:val="center"/>
        </w:trPr>
        <w:tc>
          <w:tcPr>
            <w:tcW w:w="0" w:type="auto"/>
            <w:noWrap/>
            <w:vAlign w:val="center"/>
            <w:hideMark/>
          </w:tcPr>
          <w:p w14:paraId="10C73FA5"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3</w:t>
            </w:r>
          </w:p>
        </w:tc>
        <w:tc>
          <w:tcPr>
            <w:tcW w:w="1186" w:type="dxa"/>
            <w:vAlign w:val="center"/>
            <w:hideMark/>
          </w:tcPr>
          <w:p w14:paraId="46E1440E"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Chi đào tạo</w:t>
            </w:r>
          </w:p>
        </w:tc>
        <w:tc>
          <w:tcPr>
            <w:tcW w:w="821" w:type="dxa"/>
            <w:tcBorders>
              <w:top w:val="nil"/>
              <w:left w:val="nil"/>
              <w:bottom w:val="single" w:sz="4" w:space="0" w:color="auto"/>
              <w:right w:val="single" w:sz="4" w:space="0" w:color="auto"/>
            </w:tcBorders>
            <w:vAlign w:val="center"/>
            <w:hideMark/>
          </w:tcPr>
          <w:p w14:paraId="4AFC9FE2"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27</w:t>
            </w:r>
          </w:p>
        </w:tc>
        <w:tc>
          <w:tcPr>
            <w:tcW w:w="0" w:type="auto"/>
            <w:tcBorders>
              <w:top w:val="nil"/>
              <w:left w:val="nil"/>
              <w:bottom w:val="single" w:sz="4" w:space="0" w:color="auto"/>
              <w:right w:val="single" w:sz="4" w:space="0" w:color="auto"/>
            </w:tcBorders>
            <w:vAlign w:val="center"/>
            <w:hideMark/>
          </w:tcPr>
          <w:p w14:paraId="588E6FED"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12</w:t>
            </w:r>
          </w:p>
        </w:tc>
        <w:tc>
          <w:tcPr>
            <w:tcW w:w="0" w:type="auto"/>
            <w:tcBorders>
              <w:top w:val="nil"/>
              <w:left w:val="nil"/>
              <w:bottom w:val="single" w:sz="4" w:space="0" w:color="auto"/>
              <w:right w:val="single" w:sz="4" w:space="0" w:color="auto"/>
            </w:tcBorders>
            <w:vAlign w:val="center"/>
            <w:hideMark/>
          </w:tcPr>
          <w:p w14:paraId="6B68B43B"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12</w:t>
            </w:r>
          </w:p>
        </w:tc>
        <w:tc>
          <w:tcPr>
            <w:tcW w:w="0" w:type="auto"/>
            <w:tcBorders>
              <w:top w:val="nil"/>
              <w:left w:val="nil"/>
              <w:bottom w:val="single" w:sz="4" w:space="0" w:color="auto"/>
              <w:right w:val="single" w:sz="4" w:space="0" w:color="auto"/>
            </w:tcBorders>
            <w:vAlign w:val="center"/>
            <w:hideMark/>
          </w:tcPr>
          <w:p w14:paraId="2AD7332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CD2DCA7"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067B8F3"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062F2AA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A84237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A520538"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579EFF86"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3054D377" w14:textId="77777777" w:rsidTr="00AB7547">
        <w:trPr>
          <w:trHeight w:val="284"/>
          <w:jc w:val="center"/>
        </w:trPr>
        <w:tc>
          <w:tcPr>
            <w:tcW w:w="0" w:type="auto"/>
            <w:noWrap/>
            <w:vAlign w:val="center"/>
            <w:hideMark/>
          </w:tcPr>
          <w:p w14:paraId="4781B8A1"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eastAsia="vi-VN"/>
              </w:rPr>
              <w:t>3</w:t>
            </w:r>
            <w:r w:rsidRPr="000E47C0">
              <w:rPr>
                <w:i/>
                <w:iCs/>
                <w:sz w:val="22"/>
                <w:szCs w:val="22"/>
                <w:lang w:val="vi-VN" w:eastAsia="vi-VN"/>
              </w:rPr>
              <w:t>.1</w:t>
            </w:r>
          </w:p>
        </w:tc>
        <w:tc>
          <w:tcPr>
            <w:tcW w:w="1186" w:type="dxa"/>
            <w:vAlign w:val="center"/>
            <w:hideMark/>
          </w:tcPr>
          <w:p w14:paraId="5694C524"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val="vi-VN" w:eastAsia="vi-VN"/>
              </w:rPr>
              <w:t>Đăng kiểm viên (4 người)</w:t>
            </w:r>
          </w:p>
        </w:tc>
        <w:tc>
          <w:tcPr>
            <w:tcW w:w="821" w:type="dxa"/>
            <w:tcBorders>
              <w:top w:val="nil"/>
              <w:left w:val="nil"/>
              <w:bottom w:val="single" w:sz="4" w:space="0" w:color="auto"/>
              <w:right w:val="single" w:sz="4" w:space="0" w:color="auto"/>
            </w:tcBorders>
            <w:vAlign w:val="center"/>
            <w:hideMark/>
          </w:tcPr>
          <w:p w14:paraId="245BC8F3"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18</w:t>
            </w:r>
          </w:p>
        </w:tc>
        <w:tc>
          <w:tcPr>
            <w:tcW w:w="0" w:type="auto"/>
            <w:tcBorders>
              <w:top w:val="nil"/>
              <w:left w:val="nil"/>
              <w:bottom w:val="single" w:sz="4" w:space="0" w:color="auto"/>
              <w:right w:val="single" w:sz="4" w:space="0" w:color="auto"/>
            </w:tcBorders>
            <w:vAlign w:val="center"/>
            <w:hideMark/>
          </w:tcPr>
          <w:p w14:paraId="7038E811"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12</w:t>
            </w:r>
          </w:p>
        </w:tc>
        <w:tc>
          <w:tcPr>
            <w:tcW w:w="0" w:type="auto"/>
            <w:tcBorders>
              <w:top w:val="nil"/>
              <w:left w:val="nil"/>
              <w:bottom w:val="single" w:sz="4" w:space="0" w:color="auto"/>
              <w:right w:val="single" w:sz="4" w:space="0" w:color="auto"/>
            </w:tcBorders>
            <w:vAlign w:val="center"/>
            <w:hideMark/>
          </w:tcPr>
          <w:p w14:paraId="522BD38E"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12</w:t>
            </w:r>
          </w:p>
        </w:tc>
        <w:tc>
          <w:tcPr>
            <w:tcW w:w="0" w:type="auto"/>
            <w:tcBorders>
              <w:top w:val="nil"/>
              <w:left w:val="nil"/>
              <w:bottom w:val="single" w:sz="4" w:space="0" w:color="auto"/>
              <w:right w:val="single" w:sz="4" w:space="0" w:color="auto"/>
            </w:tcBorders>
            <w:vAlign w:val="center"/>
            <w:hideMark/>
          </w:tcPr>
          <w:p w14:paraId="765FC054"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2625D3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29FB76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44C379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AFCC29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DC2F46D"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2B27C8F3"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4749311C" w14:textId="77777777" w:rsidTr="00AB7547">
        <w:trPr>
          <w:trHeight w:val="284"/>
          <w:jc w:val="center"/>
        </w:trPr>
        <w:tc>
          <w:tcPr>
            <w:tcW w:w="0" w:type="auto"/>
            <w:noWrap/>
            <w:vAlign w:val="center"/>
            <w:hideMark/>
          </w:tcPr>
          <w:p w14:paraId="4141571E"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eastAsia="vi-VN"/>
              </w:rPr>
              <w:t>3</w:t>
            </w:r>
            <w:r w:rsidRPr="000E47C0">
              <w:rPr>
                <w:i/>
                <w:iCs/>
                <w:sz w:val="22"/>
                <w:szCs w:val="22"/>
                <w:lang w:val="vi-VN" w:eastAsia="vi-VN"/>
              </w:rPr>
              <w:t>.2</w:t>
            </w:r>
          </w:p>
        </w:tc>
        <w:tc>
          <w:tcPr>
            <w:tcW w:w="1186" w:type="dxa"/>
            <w:vAlign w:val="center"/>
            <w:hideMark/>
          </w:tcPr>
          <w:p w14:paraId="02B80068"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val="vi-VN" w:eastAsia="vi-VN"/>
              </w:rPr>
              <w:t>Nhân viên nghiệp vụ (1 người)</w:t>
            </w:r>
          </w:p>
        </w:tc>
        <w:tc>
          <w:tcPr>
            <w:tcW w:w="821" w:type="dxa"/>
            <w:tcBorders>
              <w:top w:val="nil"/>
              <w:left w:val="nil"/>
              <w:bottom w:val="single" w:sz="4" w:space="0" w:color="auto"/>
              <w:right w:val="single" w:sz="4" w:space="0" w:color="auto"/>
            </w:tcBorders>
            <w:vAlign w:val="center"/>
            <w:hideMark/>
          </w:tcPr>
          <w:p w14:paraId="67F43579"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9</w:t>
            </w:r>
          </w:p>
        </w:tc>
        <w:tc>
          <w:tcPr>
            <w:tcW w:w="0" w:type="auto"/>
            <w:tcBorders>
              <w:top w:val="nil"/>
              <w:left w:val="nil"/>
              <w:bottom w:val="single" w:sz="4" w:space="0" w:color="auto"/>
              <w:right w:val="single" w:sz="4" w:space="0" w:color="auto"/>
            </w:tcBorders>
            <w:vAlign w:val="center"/>
            <w:hideMark/>
          </w:tcPr>
          <w:p w14:paraId="1EB45CCC"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0858AF91"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4D53FCA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A108E9A"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83B6E0E"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AF9ED31"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10D7665"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C83FBCC"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4E5FABA8"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5F784257" w14:textId="77777777" w:rsidTr="00AB7547">
        <w:trPr>
          <w:trHeight w:val="284"/>
          <w:jc w:val="center"/>
        </w:trPr>
        <w:tc>
          <w:tcPr>
            <w:tcW w:w="0" w:type="auto"/>
            <w:noWrap/>
            <w:vAlign w:val="center"/>
            <w:hideMark/>
          </w:tcPr>
          <w:p w14:paraId="5DEDDA48"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4</w:t>
            </w:r>
          </w:p>
        </w:tc>
        <w:tc>
          <w:tcPr>
            <w:tcW w:w="1186" w:type="dxa"/>
            <w:vAlign w:val="center"/>
            <w:hideMark/>
          </w:tcPr>
          <w:p w14:paraId="08DBF791"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hoạt động ( wifi, điện, nước,…)</w:t>
            </w:r>
          </w:p>
        </w:tc>
        <w:tc>
          <w:tcPr>
            <w:tcW w:w="821" w:type="dxa"/>
            <w:tcBorders>
              <w:top w:val="nil"/>
              <w:left w:val="nil"/>
              <w:bottom w:val="single" w:sz="4" w:space="0" w:color="auto"/>
              <w:right w:val="single" w:sz="4" w:space="0" w:color="auto"/>
            </w:tcBorders>
            <w:vAlign w:val="center"/>
            <w:hideMark/>
          </w:tcPr>
          <w:p w14:paraId="79B52F5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36E7241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5C60FC7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0FC3621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5595D60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7041B38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2391E13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2E7AEA3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3C77AF3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821" w:type="dxa"/>
            <w:tcBorders>
              <w:top w:val="nil"/>
              <w:left w:val="nil"/>
              <w:bottom w:val="single" w:sz="4" w:space="0" w:color="auto"/>
              <w:right w:val="single" w:sz="4" w:space="0" w:color="auto"/>
            </w:tcBorders>
            <w:vAlign w:val="center"/>
            <w:hideMark/>
          </w:tcPr>
          <w:p w14:paraId="5688F6F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r>
      <w:tr w:rsidR="000E47C0" w:rsidRPr="000E47C0" w14:paraId="6A9301C1" w14:textId="77777777" w:rsidTr="00AB7547">
        <w:trPr>
          <w:trHeight w:val="284"/>
          <w:jc w:val="center"/>
        </w:trPr>
        <w:tc>
          <w:tcPr>
            <w:tcW w:w="0" w:type="auto"/>
            <w:noWrap/>
            <w:vAlign w:val="center"/>
            <w:hideMark/>
          </w:tcPr>
          <w:p w14:paraId="2395FC2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III</w:t>
            </w:r>
          </w:p>
        </w:tc>
        <w:tc>
          <w:tcPr>
            <w:tcW w:w="1186" w:type="dxa"/>
            <w:vAlign w:val="center"/>
            <w:hideMark/>
          </w:tcPr>
          <w:p w14:paraId="4BF7BB10"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Chênh lệch thu - chi (I - II)</w:t>
            </w:r>
          </w:p>
        </w:tc>
        <w:tc>
          <w:tcPr>
            <w:tcW w:w="821" w:type="dxa"/>
            <w:tcBorders>
              <w:top w:val="nil"/>
              <w:left w:val="nil"/>
              <w:bottom w:val="single" w:sz="4" w:space="0" w:color="auto"/>
              <w:right w:val="single" w:sz="4" w:space="0" w:color="auto"/>
            </w:tcBorders>
            <w:vAlign w:val="center"/>
            <w:hideMark/>
          </w:tcPr>
          <w:p w14:paraId="79D02C8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-571</w:t>
            </w:r>
          </w:p>
        </w:tc>
        <w:tc>
          <w:tcPr>
            <w:tcW w:w="0" w:type="auto"/>
            <w:tcBorders>
              <w:top w:val="nil"/>
              <w:left w:val="nil"/>
              <w:bottom w:val="single" w:sz="4" w:space="0" w:color="auto"/>
              <w:right w:val="single" w:sz="4" w:space="0" w:color="auto"/>
            </w:tcBorders>
            <w:vAlign w:val="center"/>
            <w:hideMark/>
          </w:tcPr>
          <w:p w14:paraId="424A11F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-36</w:t>
            </w:r>
          </w:p>
        </w:tc>
        <w:tc>
          <w:tcPr>
            <w:tcW w:w="0" w:type="auto"/>
            <w:tcBorders>
              <w:top w:val="nil"/>
              <w:left w:val="nil"/>
              <w:bottom w:val="single" w:sz="4" w:space="0" w:color="auto"/>
              <w:right w:val="single" w:sz="4" w:space="0" w:color="auto"/>
            </w:tcBorders>
            <w:vAlign w:val="center"/>
            <w:hideMark/>
          </w:tcPr>
          <w:p w14:paraId="2E9FE435"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835</w:t>
            </w:r>
          </w:p>
        </w:tc>
        <w:tc>
          <w:tcPr>
            <w:tcW w:w="0" w:type="auto"/>
            <w:tcBorders>
              <w:top w:val="nil"/>
              <w:left w:val="nil"/>
              <w:bottom w:val="single" w:sz="4" w:space="0" w:color="auto"/>
              <w:right w:val="single" w:sz="4" w:space="0" w:color="auto"/>
            </w:tcBorders>
            <w:vAlign w:val="center"/>
            <w:hideMark/>
          </w:tcPr>
          <w:p w14:paraId="470296E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874</w:t>
            </w:r>
          </w:p>
        </w:tc>
        <w:tc>
          <w:tcPr>
            <w:tcW w:w="0" w:type="auto"/>
            <w:tcBorders>
              <w:top w:val="nil"/>
              <w:left w:val="nil"/>
              <w:bottom w:val="single" w:sz="4" w:space="0" w:color="auto"/>
              <w:right w:val="single" w:sz="4" w:space="0" w:color="auto"/>
            </w:tcBorders>
            <w:vAlign w:val="center"/>
            <w:hideMark/>
          </w:tcPr>
          <w:p w14:paraId="4964DB7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902</w:t>
            </w:r>
          </w:p>
        </w:tc>
        <w:tc>
          <w:tcPr>
            <w:tcW w:w="0" w:type="auto"/>
            <w:tcBorders>
              <w:top w:val="nil"/>
              <w:left w:val="nil"/>
              <w:bottom w:val="single" w:sz="4" w:space="0" w:color="auto"/>
              <w:right w:val="single" w:sz="4" w:space="0" w:color="auto"/>
            </w:tcBorders>
            <w:vAlign w:val="center"/>
            <w:hideMark/>
          </w:tcPr>
          <w:p w14:paraId="3D4518A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1.159</w:t>
            </w:r>
          </w:p>
        </w:tc>
        <w:tc>
          <w:tcPr>
            <w:tcW w:w="0" w:type="auto"/>
            <w:tcBorders>
              <w:top w:val="nil"/>
              <w:left w:val="nil"/>
              <w:bottom w:val="single" w:sz="4" w:space="0" w:color="auto"/>
              <w:right w:val="single" w:sz="4" w:space="0" w:color="auto"/>
            </w:tcBorders>
            <w:vAlign w:val="center"/>
            <w:hideMark/>
          </w:tcPr>
          <w:p w14:paraId="1ECEF0F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1.188</w:t>
            </w:r>
          </w:p>
        </w:tc>
        <w:tc>
          <w:tcPr>
            <w:tcW w:w="0" w:type="auto"/>
            <w:tcBorders>
              <w:top w:val="nil"/>
              <w:left w:val="nil"/>
              <w:bottom w:val="single" w:sz="4" w:space="0" w:color="auto"/>
              <w:right w:val="single" w:sz="4" w:space="0" w:color="auto"/>
            </w:tcBorders>
            <w:vAlign w:val="center"/>
            <w:hideMark/>
          </w:tcPr>
          <w:p w14:paraId="03FF261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1.188</w:t>
            </w:r>
          </w:p>
        </w:tc>
        <w:tc>
          <w:tcPr>
            <w:tcW w:w="0" w:type="auto"/>
            <w:tcBorders>
              <w:top w:val="nil"/>
              <w:left w:val="nil"/>
              <w:bottom w:val="single" w:sz="4" w:space="0" w:color="auto"/>
              <w:right w:val="single" w:sz="4" w:space="0" w:color="auto"/>
            </w:tcBorders>
            <w:vAlign w:val="center"/>
            <w:hideMark/>
          </w:tcPr>
          <w:p w14:paraId="6E64616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1.256</w:t>
            </w:r>
          </w:p>
        </w:tc>
        <w:tc>
          <w:tcPr>
            <w:tcW w:w="821" w:type="dxa"/>
            <w:tcBorders>
              <w:top w:val="nil"/>
              <w:left w:val="nil"/>
              <w:bottom w:val="single" w:sz="4" w:space="0" w:color="auto"/>
              <w:right w:val="single" w:sz="4" w:space="0" w:color="auto"/>
            </w:tcBorders>
            <w:vAlign w:val="center"/>
            <w:hideMark/>
          </w:tcPr>
          <w:p w14:paraId="1BFA40C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1.256</w:t>
            </w:r>
          </w:p>
        </w:tc>
      </w:tr>
      <w:tr w:rsidR="000E47C0" w:rsidRPr="000E47C0" w14:paraId="29070596" w14:textId="77777777" w:rsidTr="00AB7547">
        <w:trPr>
          <w:trHeight w:val="284"/>
          <w:jc w:val="center"/>
        </w:trPr>
        <w:tc>
          <w:tcPr>
            <w:tcW w:w="0" w:type="auto"/>
            <w:noWrap/>
            <w:vAlign w:val="center"/>
            <w:hideMark/>
          </w:tcPr>
          <w:p w14:paraId="24B73A8F" w14:textId="77777777" w:rsidR="00AB7547" w:rsidRPr="000E47C0" w:rsidRDefault="00AB7547" w:rsidP="00AB7547">
            <w:pPr>
              <w:widowControl/>
              <w:spacing w:before="0" w:after="0"/>
              <w:ind w:firstLine="0"/>
              <w:jc w:val="center"/>
              <w:rPr>
                <w:i/>
                <w:iCs/>
                <w:sz w:val="22"/>
                <w:szCs w:val="22"/>
                <w:lang w:val="vi-VN" w:eastAsia="vi-VN"/>
              </w:rPr>
            </w:pPr>
          </w:p>
        </w:tc>
        <w:tc>
          <w:tcPr>
            <w:tcW w:w="1186" w:type="dxa"/>
            <w:vAlign w:val="center"/>
            <w:hideMark/>
          </w:tcPr>
          <w:p w14:paraId="244E3394"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Chi phí vận hành khác (hiệu chuẩn, bảo trì thiết bị, bảo hiểm, phần mềm, kiểm toán; ước tính khoảng 5% doanh thu)</w:t>
            </w:r>
          </w:p>
        </w:tc>
        <w:tc>
          <w:tcPr>
            <w:tcW w:w="821" w:type="dxa"/>
            <w:tcBorders>
              <w:top w:val="nil"/>
              <w:left w:val="nil"/>
              <w:bottom w:val="single" w:sz="4" w:space="0" w:color="auto"/>
              <w:right w:val="single" w:sz="4" w:space="0" w:color="auto"/>
            </w:tcBorders>
            <w:vAlign w:val="center"/>
            <w:hideMark/>
          </w:tcPr>
          <w:p w14:paraId="671D6E0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197</w:t>
            </w:r>
          </w:p>
        </w:tc>
        <w:tc>
          <w:tcPr>
            <w:tcW w:w="0" w:type="auto"/>
            <w:tcBorders>
              <w:top w:val="nil"/>
              <w:left w:val="nil"/>
              <w:bottom w:val="single" w:sz="4" w:space="0" w:color="auto"/>
              <w:right w:val="single" w:sz="4" w:space="0" w:color="auto"/>
            </w:tcBorders>
            <w:vAlign w:val="center"/>
            <w:hideMark/>
          </w:tcPr>
          <w:p w14:paraId="6F123A3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223</w:t>
            </w:r>
          </w:p>
        </w:tc>
        <w:tc>
          <w:tcPr>
            <w:tcW w:w="0" w:type="auto"/>
            <w:tcBorders>
              <w:top w:val="nil"/>
              <w:left w:val="nil"/>
              <w:bottom w:val="single" w:sz="4" w:space="0" w:color="auto"/>
              <w:right w:val="single" w:sz="4" w:space="0" w:color="auto"/>
            </w:tcBorders>
            <w:vAlign w:val="center"/>
            <w:hideMark/>
          </w:tcPr>
          <w:p w14:paraId="2951052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267</w:t>
            </w:r>
          </w:p>
        </w:tc>
        <w:tc>
          <w:tcPr>
            <w:tcW w:w="0" w:type="auto"/>
            <w:tcBorders>
              <w:top w:val="nil"/>
              <w:left w:val="nil"/>
              <w:bottom w:val="single" w:sz="4" w:space="0" w:color="auto"/>
              <w:right w:val="single" w:sz="4" w:space="0" w:color="auto"/>
            </w:tcBorders>
            <w:vAlign w:val="center"/>
            <w:hideMark/>
          </w:tcPr>
          <w:p w14:paraId="243ED49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269</w:t>
            </w:r>
          </w:p>
        </w:tc>
        <w:tc>
          <w:tcPr>
            <w:tcW w:w="0" w:type="auto"/>
            <w:tcBorders>
              <w:top w:val="nil"/>
              <w:left w:val="nil"/>
              <w:bottom w:val="single" w:sz="4" w:space="0" w:color="auto"/>
              <w:right w:val="single" w:sz="4" w:space="0" w:color="auto"/>
            </w:tcBorders>
            <w:vAlign w:val="center"/>
            <w:hideMark/>
          </w:tcPr>
          <w:p w14:paraId="196DE27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272</w:t>
            </w:r>
          </w:p>
        </w:tc>
        <w:tc>
          <w:tcPr>
            <w:tcW w:w="0" w:type="auto"/>
            <w:tcBorders>
              <w:top w:val="nil"/>
              <w:left w:val="nil"/>
              <w:bottom w:val="single" w:sz="4" w:space="0" w:color="auto"/>
              <w:right w:val="single" w:sz="4" w:space="0" w:color="auto"/>
            </w:tcBorders>
            <w:vAlign w:val="center"/>
            <w:hideMark/>
          </w:tcPr>
          <w:p w14:paraId="2795F1F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295</w:t>
            </w:r>
          </w:p>
        </w:tc>
        <w:tc>
          <w:tcPr>
            <w:tcW w:w="0" w:type="auto"/>
            <w:tcBorders>
              <w:top w:val="nil"/>
              <w:left w:val="nil"/>
              <w:bottom w:val="single" w:sz="4" w:space="0" w:color="auto"/>
              <w:right w:val="single" w:sz="4" w:space="0" w:color="auto"/>
            </w:tcBorders>
            <w:vAlign w:val="center"/>
            <w:hideMark/>
          </w:tcPr>
          <w:p w14:paraId="3E71029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0" w:type="auto"/>
            <w:tcBorders>
              <w:top w:val="nil"/>
              <w:left w:val="nil"/>
              <w:bottom w:val="single" w:sz="4" w:space="0" w:color="auto"/>
              <w:right w:val="single" w:sz="4" w:space="0" w:color="auto"/>
            </w:tcBorders>
            <w:vAlign w:val="center"/>
            <w:hideMark/>
          </w:tcPr>
          <w:p w14:paraId="107D8E5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0" w:type="auto"/>
            <w:tcBorders>
              <w:top w:val="nil"/>
              <w:left w:val="nil"/>
              <w:bottom w:val="single" w:sz="4" w:space="0" w:color="auto"/>
              <w:right w:val="single" w:sz="4" w:space="0" w:color="auto"/>
            </w:tcBorders>
            <w:vAlign w:val="center"/>
            <w:hideMark/>
          </w:tcPr>
          <w:p w14:paraId="3BC947A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821" w:type="dxa"/>
            <w:tcBorders>
              <w:top w:val="nil"/>
              <w:left w:val="nil"/>
              <w:bottom w:val="single" w:sz="4" w:space="0" w:color="auto"/>
              <w:right w:val="single" w:sz="4" w:space="0" w:color="auto"/>
            </w:tcBorders>
            <w:vAlign w:val="center"/>
            <w:hideMark/>
          </w:tcPr>
          <w:p w14:paraId="33CF0BD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r>
      <w:tr w:rsidR="000E47C0" w:rsidRPr="000E47C0" w14:paraId="2B2F259A" w14:textId="77777777" w:rsidTr="00AB7547">
        <w:trPr>
          <w:trHeight w:val="284"/>
          <w:jc w:val="center"/>
        </w:trPr>
        <w:tc>
          <w:tcPr>
            <w:tcW w:w="0" w:type="auto"/>
            <w:noWrap/>
            <w:vAlign w:val="center"/>
          </w:tcPr>
          <w:p w14:paraId="0D6E1F57" w14:textId="77777777" w:rsidR="00AB7547" w:rsidRPr="000E47C0" w:rsidRDefault="00AB7547" w:rsidP="00AB7547">
            <w:pPr>
              <w:widowControl/>
              <w:spacing w:before="0" w:after="0"/>
              <w:ind w:firstLine="0"/>
              <w:jc w:val="center"/>
              <w:rPr>
                <w:i/>
                <w:iCs/>
                <w:sz w:val="22"/>
                <w:szCs w:val="22"/>
                <w:lang w:val="vi-VN" w:eastAsia="vi-VN"/>
              </w:rPr>
            </w:pPr>
          </w:p>
        </w:tc>
        <w:tc>
          <w:tcPr>
            <w:tcW w:w="1186" w:type="dxa"/>
            <w:vAlign w:val="center"/>
          </w:tcPr>
          <w:p w14:paraId="54B509E5"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Nộp thuế TNDN*</w:t>
            </w:r>
          </w:p>
        </w:tc>
        <w:tc>
          <w:tcPr>
            <w:tcW w:w="821" w:type="dxa"/>
            <w:tcBorders>
              <w:top w:val="nil"/>
              <w:left w:val="nil"/>
              <w:bottom w:val="single" w:sz="4" w:space="0" w:color="auto"/>
              <w:right w:val="single" w:sz="4" w:space="0" w:color="auto"/>
            </w:tcBorders>
            <w:vAlign w:val="center"/>
          </w:tcPr>
          <w:p w14:paraId="4049865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5FB44E0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2322AE9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0 (chuyển lỗ)</w:t>
            </w:r>
          </w:p>
        </w:tc>
        <w:tc>
          <w:tcPr>
            <w:tcW w:w="0" w:type="auto"/>
            <w:tcBorders>
              <w:top w:val="nil"/>
              <w:left w:val="nil"/>
              <w:bottom w:val="single" w:sz="4" w:space="0" w:color="auto"/>
              <w:right w:val="single" w:sz="4" w:space="0" w:color="auto"/>
            </w:tcBorders>
            <w:vAlign w:val="center"/>
          </w:tcPr>
          <w:p w14:paraId="0490082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w:t>
            </w:r>
          </w:p>
        </w:tc>
        <w:tc>
          <w:tcPr>
            <w:tcW w:w="0" w:type="auto"/>
            <w:tcBorders>
              <w:top w:val="nil"/>
              <w:left w:val="nil"/>
              <w:bottom w:val="single" w:sz="4" w:space="0" w:color="auto"/>
              <w:right w:val="single" w:sz="4" w:space="0" w:color="auto"/>
            </w:tcBorders>
            <w:vAlign w:val="center"/>
          </w:tcPr>
          <w:p w14:paraId="2496B13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126</w:t>
            </w:r>
          </w:p>
        </w:tc>
        <w:tc>
          <w:tcPr>
            <w:tcW w:w="0" w:type="auto"/>
            <w:tcBorders>
              <w:top w:val="nil"/>
              <w:left w:val="nil"/>
              <w:bottom w:val="single" w:sz="4" w:space="0" w:color="auto"/>
              <w:right w:val="single" w:sz="4" w:space="0" w:color="auto"/>
            </w:tcBorders>
            <w:vAlign w:val="center"/>
          </w:tcPr>
          <w:p w14:paraId="44186E8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173</w:t>
            </w:r>
          </w:p>
        </w:tc>
        <w:tc>
          <w:tcPr>
            <w:tcW w:w="0" w:type="auto"/>
            <w:tcBorders>
              <w:top w:val="nil"/>
              <w:left w:val="nil"/>
              <w:bottom w:val="single" w:sz="4" w:space="0" w:color="auto"/>
              <w:right w:val="single" w:sz="4" w:space="0" w:color="auto"/>
            </w:tcBorders>
            <w:vAlign w:val="center"/>
          </w:tcPr>
          <w:p w14:paraId="7855270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178</w:t>
            </w:r>
          </w:p>
        </w:tc>
        <w:tc>
          <w:tcPr>
            <w:tcW w:w="0" w:type="auto"/>
            <w:tcBorders>
              <w:top w:val="nil"/>
              <w:left w:val="nil"/>
              <w:bottom w:val="single" w:sz="4" w:space="0" w:color="auto"/>
              <w:right w:val="single" w:sz="4" w:space="0" w:color="auto"/>
            </w:tcBorders>
            <w:vAlign w:val="center"/>
          </w:tcPr>
          <w:p w14:paraId="75C8212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178</w:t>
            </w:r>
          </w:p>
        </w:tc>
        <w:tc>
          <w:tcPr>
            <w:tcW w:w="0" w:type="auto"/>
            <w:tcBorders>
              <w:top w:val="nil"/>
              <w:left w:val="nil"/>
              <w:bottom w:val="single" w:sz="4" w:space="0" w:color="auto"/>
              <w:right w:val="single" w:sz="4" w:space="0" w:color="auto"/>
            </w:tcBorders>
            <w:vAlign w:val="center"/>
          </w:tcPr>
          <w:p w14:paraId="19AC795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192</w:t>
            </w:r>
          </w:p>
        </w:tc>
        <w:tc>
          <w:tcPr>
            <w:tcW w:w="821" w:type="dxa"/>
            <w:tcBorders>
              <w:top w:val="nil"/>
              <w:left w:val="nil"/>
              <w:bottom w:val="single" w:sz="4" w:space="0" w:color="auto"/>
              <w:right w:val="single" w:sz="4" w:space="0" w:color="auto"/>
            </w:tcBorders>
            <w:vAlign w:val="center"/>
          </w:tcPr>
          <w:p w14:paraId="08B88E1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192</w:t>
            </w:r>
          </w:p>
        </w:tc>
      </w:tr>
      <w:tr w:rsidR="000E47C0" w:rsidRPr="000E47C0" w14:paraId="737D4144" w14:textId="77777777" w:rsidTr="00AB7547">
        <w:trPr>
          <w:trHeight w:val="284"/>
          <w:jc w:val="center"/>
        </w:trPr>
        <w:tc>
          <w:tcPr>
            <w:tcW w:w="0" w:type="auto"/>
            <w:noWrap/>
            <w:vAlign w:val="center"/>
            <w:hideMark/>
          </w:tcPr>
          <w:p w14:paraId="4AC24F5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IV</w:t>
            </w:r>
          </w:p>
        </w:tc>
        <w:tc>
          <w:tcPr>
            <w:tcW w:w="1186" w:type="dxa"/>
            <w:vAlign w:val="center"/>
            <w:hideMark/>
          </w:tcPr>
          <w:p w14:paraId="1B6AF15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Lợi nhuận sau thuế</w:t>
            </w:r>
          </w:p>
        </w:tc>
        <w:tc>
          <w:tcPr>
            <w:tcW w:w="821" w:type="dxa"/>
            <w:tcBorders>
              <w:top w:val="nil"/>
              <w:left w:val="nil"/>
              <w:bottom w:val="single" w:sz="4" w:space="0" w:color="auto"/>
              <w:right w:val="single" w:sz="4" w:space="0" w:color="auto"/>
            </w:tcBorders>
            <w:vAlign w:val="center"/>
            <w:hideMark/>
          </w:tcPr>
          <w:p w14:paraId="70B9283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-768</w:t>
            </w:r>
          </w:p>
        </w:tc>
        <w:tc>
          <w:tcPr>
            <w:tcW w:w="0" w:type="auto"/>
            <w:tcBorders>
              <w:top w:val="nil"/>
              <w:left w:val="nil"/>
              <w:bottom w:val="single" w:sz="4" w:space="0" w:color="auto"/>
              <w:right w:val="single" w:sz="4" w:space="0" w:color="auto"/>
            </w:tcBorders>
            <w:vAlign w:val="center"/>
            <w:hideMark/>
          </w:tcPr>
          <w:p w14:paraId="0A4893C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-259</w:t>
            </w:r>
          </w:p>
        </w:tc>
        <w:tc>
          <w:tcPr>
            <w:tcW w:w="0" w:type="auto"/>
            <w:tcBorders>
              <w:top w:val="nil"/>
              <w:left w:val="nil"/>
              <w:bottom w:val="single" w:sz="4" w:space="0" w:color="auto"/>
              <w:right w:val="single" w:sz="4" w:space="0" w:color="auto"/>
            </w:tcBorders>
            <w:vAlign w:val="center"/>
            <w:hideMark/>
          </w:tcPr>
          <w:p w14:paraId="1D5941E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568</w:t>
            </w:r>
          </w:p>
        </w:tc>
        <w:tc>
          <w:tcPr>
            <w:tcW w:w="0" w:type="auto"/>
            <w:tcBorders>
              <w:top w:val="nil"/>
              <w:left w:val="nil"/>
              <w:bottom w:val="single" w:sz="4" w:space="0" w:color="auto"/>
              <w:right w:val="single" w:sz="4" w:space="0" w:color="auto"/>
            </w:tcBorders>
            <w:vAlign w:val="center"/>
            <w:hideMark/>
          </w:tcPr>
          <w:p w14:paraId="04433A1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576</w:t>
            </w:r>
          </w:p>
        </w:tc>
        <w:tc>
          <w:tcPr>
            <w:tcW w:w="0" w:type="auto"/>
            <w:tcBorders>
              <w:top w:val="nil"/>
              <w:left w:val="nil"/>
              <w:bottom w:val="single" w:sz="4" w:space="0" w:color="auto"/>
              <w:right w:val="single" w:sz="4" w:space="0" w:color="auto"/>
            </w:tcBorders>
            <w:vAlign w:val="center"/>
            <w:hideMark/>
          </w:tcPr>
          <w:p w14:paraId="2218CDD7"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504</w:t>
            </w:r>
          </w:p>
        </w:tc>
        <w:tc>
          <w:tcPr>
            <w:tcW w:w="0" w:type="auto"/>
            <w:tcBorders>
              <w:top w:val="nil"/>
              <w:left w:val="nil"/>
              <w:bottom w:val="single" w:sz="4" w:space="0" w:color="auto"/>
              <w:right w:val="single" w:sz="4" w:space="0" w:color="auto"/>
            </w:tcBorders>
            <w:vAlign w:val="center"/>
            <w:hideMark/>
          </w:tcPr>
          <w:p w14:paraId="2C9D752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691</w:t>
            </w:r>
          </w:p>
        </w:tc>
        <w:tc>
          <w:tcPr>
            <w:tcW w:w="0" w:type="auto"/>
            <w:tcBorders>
              <w:top w:val="nil"/>
              <w:left w:val="nil"/>
              <w:bottom w:val="single" w:sz="4" w:space="0" w:color="auto"/>
              <w:right w:val="single" w:sz="4" w:space="0" w:color="auto"/>
            </w:tcBorders>
            <w:vAlign w:val="center"/>
            <w:hideMark/>
          </w:tcPr>
          <w:p w14:paraId="2FA3BD3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712</w:t>
            </w:r>
          </w:p>
        </w:tc>
        <w:tc>
          <w:tcPr>
            <w:tcW w:w="0" w:type="auto"/>
            <w:tcBorders>
              <w:top w:val="nil"/>
              <w:left w:val="nil"/>
              <w:bottom w:val="single" w:sz="4" w:space="0" w:color="auto"/>
              <w:right w:val="single" w:sz="4" w:space="0" w:color="auto"/>
            </w:tcBorders>
            <w:vAlign w:val="center"/>
            <w:hideMark/>
          </w:tcPr>
          <w:p w14:paraId="379EF0B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712</w:t>
            </w:r>
          </w:p>
        </w:tc>
        <w:tc>
          <w:tcPr>
            <w:tcW w:w="0" w:type="auto"/>
            <w:tcBorders>
              <w:top w:val="nil"/>
              <w:left w:val="nil"/>
              <w:bottom w:val="single" w:sz="4" w:space="0" w:color="auto"/>
              <w:right w:val="single" w:sz="4" w:space="0" w:color="auto"/>
            </w:tcBorders>
            <w:vAlign w:val="center"/>
            <w:hideMark/>
          </w:tcPr>
          <w:p w14:paraId="6784D75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767</w:t>
            </w:r>
          </w:p>
        </w:tc>
        <w:tc>
          <w:tcPr>
            <w:tcW w:w="821" w:type="dxa"/>
            <w:tcBorders>
              <w:top w:val="nil"/>
              <w:left w:val="nil"/>
              <w:bottom w:val="single" w:sz="4" w:space="0" w:color="auto"/>
              <w:right w:val="single" w:sz="4" w:space="0" w:color="auto"/>
            </w:tcBorders>
            <w:vAlign w:val="center"/>
            <w:hideMark/>
          </w:tcPr>
          <w:p w14:paraId="6E454BE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767</w:t>
            </w:r>
          </w:p>
        </w:tc>
      </w:tr>
      <w:tr w:rsidR="000E47C0" w:rsidRPr="000E47C0" w14:paraId="418F0EDB" w14:textId="77777777" w:rsidTr="00AB7547">
        <w:trPr>
          <w:trHeight w:val="284"/>
          <w:jc w:val="center"/>
        </w:trPr>
        <w:tc>
          <w:tcPr>
            <w:tcW w:w="0" w:type="auto"/>
            <w:noWrap/>
            <w:vAlign w:val="center"/>
            <w:hideMark/>
          </w:tcPr>
          <w:p w14:paraId="273DCD02"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1</w:t>
            </w:r>
          </w:p>
        </w:tc>
        <w:tc>
          <w:tcPr>
            <w:tcW w:w="1186" w:type="dxa"/>
            <w:vAlign w:val="center"/>
            <w:hideMark/>
          </w:tcPr>
          <w:p w14:paraId="08EE9095"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Trích lập quỹ đầu tư phát triển và quỹ dự phòng tài chính (20%)</w:t>
            </w:r>
          </w:p>
        </w:tc>
        <w:tc>
          <w:tcPr>
            <w:tcW w:w="821" w:type="dxa"/>
            <w:tcBorders>
              <w:top w:val="nil"/>
              <w:left w:val="nil"/>
              <w:bottom w:val="single" w:sz="4" w:space="0" w:color="auto"/>
              <w:right w:val="single" w:sz="4" w:space="0" w:color="auto"/>
            </w:tcBorders>
            <w:vAlign w:val="center"/>
            <w:hideMark/>
          </w:tcPr>
          <w:p w14:paraId="432D693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402A289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2C63F8E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124FA94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23</w:t>
            </w:r>
          </w:p>
        </w:tc>
        <w:tc>
          <w:tcPr>
            <w:tcW w:w="0" w:type="auto"/>
            <w:tcBorders>
              <w:top w:val="nil"/>
              <w:left w:val="nil"/>
              <w:bottom w:val="single" w:sz="4" w:space="0" w:color="auto"/>
              <w:right w:val="single" w:sz="4" w:space="0" w:color="auto"/>
            </w:tcBorders>
            <w:vAlign w:val="center"/>
            <w:hideMark/>
          </w:tcPr>
          <w:p w14:paraId="151DE4F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101</w:t>
            </w:r>
          </w:p>
        </w:tc>
        <w:tc>
          <w:tcPr>
            <w:tcW w:w="0" w:type="auto"/>
            <w:tcBorders>
              <w:top w:val="nil"/>
              <w:left w:val="nil"/>
              <w:bottom w:val="single" w:sz="4" w:space="0" w:color="auto"/>
              <w:right w:val="single" w:sz="4" w:space="0" w:color="auto"/>
            </w:tcBorders>
            <w:vAlign w:val="center"/>
            <w:hideMark/>
          </w:tcPr>
          <w:p w14:paraId="36E54E8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138</w:t>
            </w:r>
          </w:p>
        </w:tc>
        <w:tc>
          <w:tcPr>
            <w:tcW w:w="0" w:type="auto"/>
            <w:tcBorders>
              <w:top w:val="nil"/>
              <w:left w:val="nil"/>
              <w:bottom w:val="single" w:sz="4" w:space="0" w:color="auto"/>
              <w:right w:val="single" w:sz="4" w:space="0" w:color="auto"/>
            </w:tcBorders>
            <w:vAlign w:val="center"/>
            <w:hideMark/>
          </w:tcPr>
          <w:p w14:paraId="1601EAA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142</w:t>
            </w:r>
          </w:p>
        </w:tc>
        <w:tc>
          <w:tcPr>
            <w:tcW w:w="0" w:type="auto"/>
            <w:tcBorders>
              <w:top w:val="nil"/>
              <w:left w:val="nil"/>
              <w:bottom w:val="single" w:sz="4" w:space="0" w:color="auto"/>
              <w:right w:val="single" w:sz="4" w:space="0" w:color="auto"/>
            </w:tcBorders>
            <w:vAlign w:val="center"/>
            <w:hideMark/>
          </w:tcPr>
          <w:p w14:paraId="6294EF0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142</w:t>
            </w:r>
          </w:p>
        </w:tc>
        <w:tc>
          <w:tcPr>
            <w:tcW w:w="0" w:type="auto"/>
            <w:tcBorders>
              <w:top w:val="nil"/>
              <w:left w:val="nil"/>
              <w:bottom w:val="single" w:sz="4" w:space="0" w:color="auto"/>
              <w:right w:val="single" w:sz="4" w:space="0" w:color="auto"/>
            </w:tcBorders>
            <w:vAlign w:val="center"/>
            <w:hideMark/>
          </w:tcPr>
          <w:p w14:paraId="06A3976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153</w:t>
            </w:r>
          </w:p>
        </w:tc>
        <w:tc>
          <w:tcPr>
            <w:tcW w:w="821" w:type="dxa"/>
            <w:tcBorders>
              <w:top w:val="nil"/>
              <w:left w:val="nil"/>
              <w:bottom w:val="single" w:sz="4" w:space="0" w:color="auto"/>
              <w:right w:val="single" w:sz="4" w:space="0" w:color="auto"/>
            </w:tcBorders>
            <w:vAlign w:val="center"/>
            <w:hideMark/>
          </w:tcPr>
          <w:p w14:paraId="4CF3D71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153</w:t>
            </w:r>
          </w:p>
        </w:tc>
      </w:tr>
      <w:tr w:rsidR="000E47C0" w:rsidRPr="000E47C0" w14:paraId="293B6EAD" w14:textId="77777777" w:rsidTr="00AB7547">
        <w:trPr>
          <w:trHeight w:val="284"/>
          <w:jc w:val="center"/>
        </w:trPr>
        <w:tc>
          <w:tcPr>
            <w:tcW w:w="0" w:type="auto"/>
            <w:noWrap/>
            <w:vAlign w:val="center"/>
            <w:hideMark/>
          </w:tcPr>
          <w:p w14:paraId="2839B350"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2</w:t>
            </w:r>
          </w:p>
        </w:tc>
        <w:tc>
          <w:tcPr>
            <w:tcW w:w="1186" w:type="dxa"/>
            <w:vAlign w:val="center"/>
            <w:hideMark/>
          </w:tcPr>
          <w:p w14:paraId="48A0D00A"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Lợi nhuận còn lại để phân phối (80%)</w:t>
            </w:r>
          </w:p>
        </w:tc>
        <w:tc>
          <w:tcPr>
            <w:tcW w:w="821" w:type="dxa"/>
            <w:tcBorders>
              <w:top w:val="nil"/>
              <w:left w:val="nil"/>
              <w:bottom w:val="single" w:sz="4" w:space="0" w:color="auto"/>
              <w:right w:val="single" w:sz="4" w:space="0" w:color="auto"/>
            </w:tcBorders>
            <w:vAlign w:val="center"/>
            <w:hideMark/>
          </w:tcPr>
          <w:p w14:paraId="5C59F08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016CCC7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45ED139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3315C60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94</w:t>
            </w:r>
          </w:p>
        </w:tc>
        <w:tc>
          <w:tcPr>
            <w:tcW w:w="0" w:type="auto"/>
            <w:tcBorders>
              <w:top w:val="nil"/>
              <w:left w:val="nil"/>
              <w:bottom w:val="single" w:sz="4" w:space="0" w:color="auto"/>
              <w:right w:val="single" w:sz="4" w:space="0" w:color="auto"/>
            </w:tcBorders>
            <w:vAlign w:val="center"/>
            <w:hideMark/>
          </w:tcPr>
          <w:p w14:paraId="655AB9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403</w:t>
            </w:r>
          </w:p>
        </w:tc>
        <w:tc>
          <w:tcPr>
            <w:tcW w:w="0" w:type="auto"/>
            <w:tcBorders>
              <w:top w:val="nil"/>
              <w:left w:val="nil"/>
              <w:bottom w:val="single" w:sz="4" w:space="0" w:color="auto"/>
              <w:right w:val="single" w:sz="4" w:space="0" w:color="auto"/>
            </w:tcBorders>
            <w:vAlign w:val="center"/>
            <w:hideMark/>
          </w:tcPr>
          <w:p w14:paraId="6490537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553</w:t>
            </w:r>
          </w:p>
        </w:tc>
        <w:tc>
          <w:tcPr>
            <w:tcW w:w="0" w:type="auto"/>
            <w:tcBorders>
              <w:top w:val="nil"/>
              <w:left w:val="nil"/>
              <w:bottom w:val="single" w:sz="4" w:space="0" w:color="auto"/>
              <w:right w:val="single" w:sz="4" w:space="0" w:color="auto"/>
            </w:tcBorders>
            <w:vAlign w:val="center"/>
            <w:hideMark/>
          </w:tcPr>
          <w:p w14:paraId="0FDDFCD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570</w:t>
            </w:r>
          </w:p>
        </w:tc>
        <w:tc>
          <w:tcPr>
            <w:tcW w:w="0" w:type="auto"/>
            <w:tcBorders>
              <w:top w:val="nil"/>
              <w:left w:val="nil"/>
              <w:bottom w:val="single" w:sz="4" w:space="0" w:color="auto"/>
              <w:right w:val="single" w:sz="4" w:space="0" w:color="auto"/>
            </w:tcBorders>
            <w:vAlign w:val="center"/>
            <w:hideMark/>
          </w:tcPr>
          <w:p w14:paraId="523A192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570</w:t>
            </w:r>
          </w:p>
        </w:tc>
        <w:tc>
          <w:tcPr>
            <w:tcW w:w="0" w:type="auto"/>
            <w:tcBorders>
              <w:top w:val="nil"/>
              <w:left w:val="nil"/>
              <w:bottom w:val="single" w:sz="4" w:space="0" w:color="auto"/>
              <w:right w:val="single" w:sz="4" w:space="0" w:color="auto"/>
            </w:tcBorders>
            <w:vAlign w:val="center"/>
            <w:hideMark/>
          </w:tcPr>
          <w:p w14:paraId="19E2C9F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614</w:t>
            </w:r>
          </w:p>
        </w:tc>
        <w:tc>
          <w:tcPr>
            <w:tcW w:w="821" w:type="dxa"/>
            <w:tcBorders>
              <w:top w:val="nil"/>
              <w:left w:val="nil"/>
              <w:bottom w:val="single" w:sz="4" w:space="0" w:color="auto"/>
              <w:right w:val="single" w:sz="4" w:space="0" w:color="auto"/>
            </w:tcBorders>
            <w:vAlign w:val="center"/>
            <w:hideMark/>
          </w:tcPr>
          <w:p w14:paraId="2C6B3E2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614</w:t>
            </w:r>
          </w:p>
        </w:tc>
      </w:tr>
      <w:tr w:rsidR="000E47C0" w:rsidRPr="000E47C0" w14:paraId="244C6134" w14:textId="77777777" w:rsidTr="00AB7547">
        <w:trPr>
          <w:trHeight w:val="284"/>
          <w:jc w:val="center"/>
        </w:trPr>
        <w:tc>
          <w:tcPr>
            <w:tcW w:w="0" w:type="auto"/>
            <w:noWrap/>
            <w:vAlign w:val="center"/>
            <w:hideMark/>
          </w:tcPr>
          <w:p w14:paraId="6811B1E5"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2.1</w:t>
            </w:r>
          </w:p>
        </w:tc>
        <w:tc>
          <w:tcPr>
            <w:tcW w:w="1186" w:type="dxa"/>
            <w:vAlign w:val="center"/>
            <w:hideMark/>
          </w:tcPr>
          <w:p w14:paraId="09E2903C"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Nhà trường (51%)</w:t>
            </w:r>
          </w:p>
        </w:tc>
        <w:tc>
          <w:tcPr>
            <w:tcW w:w="821" w:type="dxa"/>
            <w:tcBorders>
              <w:top w:val="nil"/>
              <w:left w:val="nil"/>
              <w:bottom w:val="single" w:sz="4" w:space="0" w:color="auto"/>
              <w:right w:val="single" w:sz="4" w:space="0" w:color="auto"/>
            </w:tcBorders>
            <w:vAlign w:val="center"/>
            <w:hideMark/>
          </w:tcPr>
          <w:p w14:paraId="53C412CE" w14:textId="5037447B"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24124DD7" w14:textId="734AF66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6D41053F" w14:textId="1DDABCF5"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72734169" w14:textId="6B8FD50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48</w:t>
            </w:r>
          </w:p>
        </w:tc>
        <w:tc>
          <w:tcPr>
            <w:tcW w:w="0" w:type="auto"/>
            <w:tcBorders>
              <w:top w:val="nil"/>
              <w:left w:val="nil"/>
              <w:bottom w:val="single" w:sz="4" w:space="0" w:color="auto"/>
              <w:right w:val="single" w:sz="4" w:space="0" w:color="auto"/>
            </w:tcBorders>
            <w:vAlign w:val="center"/>
            <w:hideMark/>
          </w:tcPr>
          <w:p w14:paraId="4AA15F57" w14:textId="07ED2998"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206</w:t>
            </w:r>
          </w:p>
        </w:tc>
        <w:tc>
          <w:tcPr>
            <w:tcW w:w="0" w:type="auto"/>
            <w:tcBorders>
              <w:top w:val="nil"/>
              <w:left w:val="nil"/>
              <w:bottom w:val="single" w:sz="4" w:space="0" w:color="auto"/>
              <w:right w:val="single" w:sz="4" w:space="0" w:color="auto"/>
            </w:tcBorders>
            <w:vAlign w:val="center"/>
            <w:hideMark/>
          </w:tcPr>
          <w:p w14:paraId="2BD372BC" w14:textId="306165FD"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282</w:t>
            </w:r>
          </w:p>
        </w:tc>
        <w:tc>
          <w:tcPr>
            <w:tcW w:w="0" w:type="auto"/>
            <w:tcBorders>
              <w:top w:val="nil"/>
              <w:left w:val="nil"/>
              <w:bottom w:val="single" w:sz="4" w:space="0" w:color="auto"/>
              <w:right w:val="single" w:sz="4" w:space="0" w:color="auto"/>
            </w:tcBorders>
            <w:vAlign w:val="center"/>
            <w:hideMark/>
          </w:tcPr>
          <w:p w14:paraId="69E55FE0" w14:textId="23927679"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290</w:t>
            </w:r>
          </w:p>
        </w:tc>
        <w:tc>
          <w:tcPr>
            <w:tcW w:w="0" w:type="auto"/>
            <w:tcBorders>
              <w:top w:val="nil"/>
              <w:left w:val="nil"/>
              <w:bottom w:val="single" w:sz="4" w:space="0" w:color="auto"/>
              <w:right w:val="single" w:sz="4" w:space="0" w:color="auto"/>
            </w:tcBorders>
            <w:vAlign w:val="center"/>
            <w:hideMark/>
          </w:tcPr>
          <w:p w14:paraId="1F9BFC74" w14:textId="44D7D87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290</w:t>
            </w:r>
          </w:p>
        </w:tc>
        <w:tc>
          <w:tcPr>
            <w:tcW w:w="0" w:type="auto"/>
            <w:tcBorders>
              <w:top w:val="nil"/>
              <w:left w:val="nil"/>
              <w:bottom w:val="single" w:sz="4" w:space="0" w:color="auto"/>
              <w:right w:val="single" w:sz="4" w:space="0" w:color="auto"/>
            </w:tcBorders>
            <w:vAlign w:val="center"/>
            <w:hideMark/>
          </w:tcPr>
          <w:p w14:paraId="3E30AD15" w14:textId="27977B1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313</w:t>
            </w:r>
          </w:p>
        </w:tc>
        <w:tc>
          <w:tcPr>
            <w:tcW w:w="821" w:type="dxa"/>
            <w:tcBorders>
              <w:top w:val="nil"/>
              <w:left w:val="nil"/>
              <w:bottom w:val="single" w:sz="4" w:space="0" w:color="auto"/>
              <w:right w:val="single" w:sz="4" w:space="0" w:color="auto"/>
            </w:tcBorders>
            <w:vAlign w:val="center"/>
            <w:hideMark/>
          </w:tcPr>
          <w:p w14:paraId="6C6CC848" w14:textId="795AB80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313</w:t>
            </w:r>
          </w:p>
        </w:tc>
      </w:tr>
      <w:tr w:rsidR="000E47C0" w:rsidRPr="000E47C0" w14:paraId="53811901" w14:textId="77777777" w:rsidTr="00AB7547">
        <w:trPr>
          <w:trHeight w:val="284"/>
          <w:jc w:val="center"/>
        </w:trPr>
        <w:tc>
          <w:tcPr>
            <w:tcW w:w="0" w:type="auto"/>
            <w:noWrap/>
            <w:vAlign w:val="center"/>
            <w:hideMark/>
          </w:tcPr>
          <w:p w14:paraId="2139C2DD"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2.2</w:t>
            </w:r>
          </w:p>
        </w:tc>
        <w:tc>
          <w:tcPr>
            <w:tcW w:w="1186" w:type="dxa"/>
            <w:vAlign w:val="center"/>
            <w:hideMark/>
          </w:tcPr>
          <w:p w14:paraId="3FF549E3"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Các nhà đầu tư (49%)</w:t>
            </w:r>
          </w:p>
        </w:tc>
        <w:tc>
          <w:tcPr>
            <w:tcW w:w="821" w:type="dxa"/>
            <w:tcBorders>
              <w:top w:val="nil"/>
              <w:left w:val="nil"/>
              <w:bottom w:val="single" w:sz="4" w:space="0" w:color="auto"/>
              <w:right w:val="single" w:sz="4" w:space="0" w:color="auto"/>
            </w:tcBorders>
            <w:vAlign w:val="center"/>
            <w:hideMark/>
          </w:tcPr>
          <w:p w14:paraId="40206CBF" w14:textId="285238F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36F8A8B7" w14:textId="755F0DC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7C6D3956" w14:textId="5A9F724A"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053D95AD" w14:textId="31F05E52"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46</w:t>
            </w:r>
          </w:p>
        </w:tc>
        <w:tc>
          <w:tcPr>
            <w:tcW w:w="0" w:type="auto"/>
            <w:tcBorders>
              <w:top w:val="nil"/>
              <w:left w:val="nil"/>
              <w:bottom w:val="single" w:sz="4" w:space="0" w:color="auto"/>
              <w:right w:val="single" w:sz="4" w:space="0" w:color="auto"/>
            </w:tcBorders>
            <w:vAlign w:val="center"/>
            <w:hideMark/>
          </w:tcPr>
          <w:p w14:paraId="26A3C406" w14:textId="6D5F36AB"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198</w:t>
            </w:r>
          </w:p>
        </w:tc>
        <w:tc>
          <w:tcPr>
            <w:tcW w:w="0" w:type="auto"/>
            <w:tcBorders>
              <w:top w:val="nil"/>
              <w:left w:val="nil"/>
              <w:bottom w:val="single" w:sz="4" w:space="0" w:color="auto"/>
              <w:right w:val="single" w:sz="4" w:space="0" w:color="auto"/>
            </w:tcBorders>
            <w:vAlign w:val="center"/>
            <w:hideMark/>
          </w:tcPr>
          <w:p w14:paraId="73A3DA2A" w14:textId="78C137E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271</w:t>
            </w:r>
          </w:p>
        </w:tc>
        <w:tc>
          <w:tcPr>
            <w:tcW w:w="0" w:type="auto"/>
            <w:tcBorders>
              <w:top w:val="nil"/>
              <w:left w:val="nil"/>
              <w:bottom w:val="single" w:sz="4" w:space="0" w:color="auto"/>
              <w:right w:val="single" w:sz="4" w:space="0" w:color="auto"/>
            </w:tcBorders>
            <w:vAlign w:val="center"/>
            <w:hideMark/>
          </w:tcPr>
          <w:p w14:paraId="6FF5821A" w14:textId="27899306"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279</w:t>
            </w:r>
          </w:p>
        </w:tc>
        <w:tc>
          <w:tcPr>
            <w:tcW w:w="0" w:type="auto"/>
            <w:tcBorders>
              <w:top w:val="nil"/>
              <w:left w:val="nil"/>
              <w:bottom w:val="single" w:sz="4" w:space="0" w:color="auto"/>
              <w:right w:val="single" w:sz="4" w:space="0" w:color="auto"/>
            </w:tcBorders>
            <w:vAlign w:val="center"/>
            <w:hideMark/>
          </w:tcPr>
          <w:p w14:paraId="388D2199" w14:textId="63DA106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279</w:t>
            </w:r>
          </w:p>
        </w:tc>
        <w:tc>
          <w:tcPr>
            <w:tcW w:w="0" w:type="auto"/>
            <w:tcBorders>
              <w:top w:val="nil"/>
              <w:left w:val="nil"/>
              <w:bottom w:val="single" w:sz="4" w:space="0" w:color="auto"/>
              <w:right w:val="single" w:sz="4" w:space="0" w:color="auto"/>
            </w:tcBorders>
            <w:vAlign w:val="center"/>
            <w:hideMark/>
          </w:tcPr>
          <w:p w14:paraId="194EB1B1" w14:textId="3FB3A38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301</w:t>
            </w:r>
          </w:p>
        </w:tc>
        <w:tc>
          <w:tcPr>
            <w:tcW w:w="821" w:type="dxa"/>
            <w:tcBorders>
              <w:top w:val="nil"/>
              <w:left w:val="nil"/>
              <w:bottom w:val="single" w:sz="4" w:space="0" w:color="auto"/>
              <w:right w:val="single" w:sz="4" w:space="0" w:color="auto"/>
            </w:tcBorders>
            <w:vAlign w:val="center"/>
            <w:hideMark/>
          </w:tcPr>
          <w:p w14:paraId="7B03953C" w14:textId="6995F5D1"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301</w:t>
            </w:r>
          </w:p>
        </w:tc>
      </w:tr>
      <w:tr w:rsidR="000E47C0" w:rsidRPr="000E47C0" w14:paraId="35586ECF" w14:textId="77777777" w:rsidTr="00AB7547">
        <w:trPr>
          <w:trHeight w:val="284"/>
          <w:jc w:val="center"/>
        </w:trPr>
        <w:tc>
          <w:tcPr>
            <w:tcW w:w="0" w:type="auto"/>
            <w:noWrap/>
            <w:vAlign w:val="center"/>
            <w:hideMark/>
          </w:tcPr>
          <w:p w14:paraId="1AA91F1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V</w:t>
            </w:r>
          </w:p>
        </w:tc>
        <w:tc>
          <w:tcPr>
            <w:tcW w:w="1186" w:type="dxa"/>
            <w:vAlign w:val="center"/>
            <w:hideMark/>
          </w:tcPr>
          <w:p w14:paraId="651AAC7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Xác định thời gian hoàn vốn đầu tư</w:t>
            </w:r>
          </w:p>
        </w:tc>
        <w:tc>
          <w:tcPr>
            <w:tcW w:w="821" w:type="dxa"/>
            <w:tcBorders>
              <w:top w:val="nil"/>
              <w:left w:val="nil"/>
              <w:bottom w:val="single" w:sz="4" w:space="0" w:color="auto"/>
              <w:right w:val="single" w:sz="4" w:space="0" w:color="auto"/>
            </w:tcBorders>
            <w:vAlign w:val="center"/>
            <w:hideMark/>
          </w:tcPr>
          <w:p w14:paraId="4B583045"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140A06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75596D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98945C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2476ED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974E043"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3CC4B3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F6E9E39"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1B8ECB6"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3E5DF3A2"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7C3DF089" w14:textId="77777777" w:rsidTr="00AB7547">
        <w:trPr>
          <w:trHeight w:val="284"/>
          <w:jc w:val="center"/>
        </w:trPr>
        <w:tc>
          <w:tcPr>
            <w:tcW w:w="0" w:type="auto"/>
            <w:noWrap/>
            <w:vAlign w:val="center"/>
            <w:hideMark/>
          </w:tcPr>
          <w:p w14:paraId="1C9FD6B0"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1</w:t>
            </w:r>
          </w:p>
        </w:tc>
        <w:tc>
          <w:tcPr>
            <w:tcW w:w="1186" w:type="dxa"/>
            <w:vAlign w:val="center"/>
            <w:hideMark/>
          </w:tcPr>
          <w:p w14:paraId="3AFBEF76"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Tổng vốn đầu tư</w:t>
            </w:r>
          </w:p>
        </w:tc>
        <w:tc>
          <w:tcPr>
            <w:tcW w:w="821" w:type="dxa"/>
            <w:tcBorders>
              <w:top w:val="nil"/>
              <w:left w:val="nil"/>
              <w:bottom w:val="single" w:sz="4" w:space="0" w:color="auto"/>
              <w:right w:val="single" w:sz="4" w:space="0" w:color="auto"/>
            </w:tcBorders>
            <w:vAlign w:val="center"/>
            <w:hideMark/>
          </w:tcPr>
          <w:p w14:paraId="6E1E4D51" w14:textId="7976C3D2"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20.456,5</w:t>
            </w:r>
          </w:p>
        </w:tc>
        <w:tc>
          <w:tcPr>
            <w:tcW w:w="0" w:type="auto"/>
            <w:tcBorders>
              <w:top w:val="nil"/>
              <w:left w:val="nil"/>
              <w:bottom w:val="single" w:sz="4" w:space="0" w:color="auto"/>
              <w:right w:val="single" w:sz="4" w:space="0" w:color="auto"/>
            </w:tcBorders>
            <w:vAlign w:val="center"/>
            <w:hideMark/>
          </w:tcPr>
          <w:p w14:paraId="1B89194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59AC420"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4D6306F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B0E4D8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EC1F9AF"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29471F0"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3E3C2FA"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33BBD2E7"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4796B8D7"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2ED7520A" w14:textId="77777777" w:rsidTr="00AB7547">
        <w:trPr>
          <w:trHeight w:val="284"/>
          <w:jc w:val="center"/>
        </w:trPr>
        <w:tc>
          <w:tcPr>
            <w:tcW w:w="0" w:type="auto"/>
            <w:noWrap/>
            <w:vAlign w:val="center"/>
            <w:hideMark/>
          </w:tcPr>
          <w:p w14:paraId="6F41AF34"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2</w:t>
            </w:r>
          </w:p>
        </w:tc>
        <w:tc>
          <w:tcPr>
            <w:tcW w:w="1186" w:type="dxa"/>
            <w:vAlign w:val="center"/>
            <w:hideMark/>
          </w:tcPr>
          <w:p w14:paraId="45EB4C69"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Dòng tiền</w:t>
            </w:r>
          </w:p>
        </w:tc>
        <w:tc>
          <w:tcPr>
            <w:tcW w:w="821" w:type="dxa"/>
            <w:tcBorders>
              <w:top w:val="nil"/>
              <w:left w:val="nil"/>
              <w:bottom w:val="single" w:sz="4" w:space="0" w:color="auto"/>
              <w:right w:val="single" w:sz="4" w:space="0" w:color="auto"/>
            </w:tcBorders>
            <w:vAlign w:val="center"/>
            <w:hideMark/>
          </w:tcPr>
          <w:p w14:paraId="6EDF2EFC" w14:textId="77777777" w:rsidR="00AB7547" w:rsidRPr="000E47C0" w:rsidRDefault="00AB7547" w:rsidP="00AB7547">
            <w:pPr>
              <w:widowControl/>
              <w:spacing w:before="0" w:after="0"/>
              <w:ind w:firstLine="0"/>
              <w:jc w:val="center"/>
              <w:rPr>
                <w:b/>
                <w:bCs/>
                <w:sz w:val="22"/>
                <w:szCs w:val="22"/>
                <w:lang w:val="vi-VN" w:eastAsia="vi-VN"/>
              </w:rPr>
            </w:pPr>
            <w:del w:id="96" w:author="Nội dung điều chỉnh (Claude)" w:date="2026-10-24T19:53:00Z">
              <w:r w:rsidRPr="000E47C0">
                <w:rPr>
                  <w:sz w:val="22"/>
                  <w:szCs w:val="22"/>
                </w:rPr>
                <w:delText>1.286</w:delText>
              </w:r>
            </w:del>
            <w:ins w:id="97" w:author="Nội dung điều chỉnh (Claude)" w:date="2026-10-24T19:53:00Z">
              <w:r w:rsidRPr="000E47C0">
                <w:rPr>
                  <w:sz w:val="22"/>
                  <w:szCs w:val="22"/>
                </w:rPr>
                <w:t>1.313</w:t>
              </w:r>
            </w:ins>
          </w:p>
        </w:tc>
        <w:tc>
          <w:tcPr>
            <w:tcW w:w="0" w:type="auto"/>
            <w:tcBorders>
              <w:top w:val="nil"/>
              <w:left w:val="nil"/>
              <w:bottom w:val="single" w:sz="4" w:space="0" w:color="auto"/>
              <w:right w:val="single" w:sz="4" w:space="0" w:color="auto"/>
            </w:tcBorders>
            <w:vAlign w:val="center"/>
            <w:hideMark/>
          </w:tcPr>
          <w:p w14:paraId="031A6765" w14:textId="77777777" w:rsidR="00AB7547" w:rsidRPr="000E47C0" w:rsidRDefault="00AB7547" w:rsidP="00AB7547">
            <w:pPr>
              <w:widowControl/>
              <w:spacing w:before="0" w:after="0"/>
              <w:ind w:firstLine="0"/>
              <w:jc w:val="center"/>
              <w:rPr>
                <w:b/>
                <w:bCs/>
                <w:sz w:val="22"/>
                <w:szCs w:val="22"/>
                <w:lang w:val="vi-VN" w:eastAsia="vi-VN"/>
              </w:rPr>
            </w:pPr>
            <w:del w:id="98" w:author="Nội dung điều chỉnh (Claude)" w:date="2026-10-24T19:53:00Z">
              <w:r w:rsidRPr="000E47C0">
                <w:rPr>
                  <w:sz w:val="22"/>
                  <w:szCs w:val="22"/>
                </w:rPr>
                <w:delText>1.796</w:delText>
              </w:r>
            </w:del>
            <w:ins w:id="99" w:author="Nội dung điều chỉnh (Claude)" w:date="2026-10-24T19:53:00Z">
              <w:r w:rsidRPr="000E47C0">
                <w:rPr>
                  <w:sz w:val="22"/>
                  <w:szCs w:val="22"/>
                </w:rPr>
                <w:t>1.808</w:t>
              </w:r>
            </w:ins>
          </w:p>
        </w:tc>
        <w:tc>
          <w:tcPr>
            <w:tcW w:w="0" w:type="auto"/>
            <w:tcBorders>
              <w:top w:val="nil"/>
              <w:left w:val="nil"/>
              <w:bottom w:val="single" w:sz="4" w:space="0" w:color="auto"/>
              <w:right w:val="single" w:sz="4" w:space="0" w:color="auto"/>
            </w:tcBorders>
            <w:vAlign w:val="center"/>
            <w:hideMark/>
          </w:tcPr>
          <w:p w14:paraId="26FD4C42" w14:textId="77777777" w:rsidR="00AB7547" w:rsidRPr="000E47C0" w:rsidRDefault="00AB7547" w:rsidP="00AB7547">
            <w:pPr>
              <w:widowControl/>
              <w:spacing w:before="0" w:after="0"/>
              <w:ind w:firstLine="0"/>
              <w:jc w:val="center"/>
              <w:rPr>
                <w:b/>
                <w:bCs/>
                <w:sz w:val="22"/>
                <w:szCs w:val="22"/>
                <w:lang w:val="vi-VN" w:eastAsia="vi-VN"/>
              </w:rPr>
            </w:pPr>
            <w:del w:id="100" w:author="Nội dung điều chỉnh (Claude)" w:date="2026-10-24T19:53:00Z">
              <w:r w:rsidRPr="000E47C0">
                <w:rPr>
                  <w:sz w:val="22"/>
                  <w:szCs w:val="22"/>
                </w:rPr>
                <w:delText>2.622</w:delText>
              </w:r>
            </w:del>
            <w:ins w:id="101" w:author="Nội dung điều chỉnh (Claude)" w:date="2026-10-24T19:53:00Z">
              <w:r w:rsidRPr="000E47C0">
                <w:rPr>
                  <w:sz w:val="22"/>
                  <w:szCs w:val="22"/>
                </w:rPr>
                <w:t>2.634</w:t>
              </w:r>
            </w:ins>
          </w:p>
        </w:tc>
        <w:tc>
          <w:tcPr>
            <w:tcW w:w="0" w:type="auto"/>
            <w:tcBorders>
              <w:top w:val="nil"/>
              <w:left w:val="nil"/>
              <w:bottom w:val="single" w:sz="4" w:space="0" w:color="auto"/>
              <w:right w:val="single" w:sz="4" w:space="0" w:color="auto"/>
            </w:tcBorders>
            <w:vAlign w:val="center"/>
            <w:hideMark/>
          </w:tcPr>
          <w:p w14:paraId="5E634D2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2.630</w:t>
            </w:r>
          </w:p>
        </w:tc>
        <w:tc>
          <w:tcPr>
            <w:tcW w:w="0" w:type="auto"/>
            <w:tcBorders>
              <w:top w:val="nil"/>
              <w:left w:val="nil"/>
              <w:bottom w:val="single" w:sz="4" w:space="0" w:color="auto"/>
              <w:right w:val="single" w:sz="4" w:space="0" w:color="auto"/>
            </w:tcBorders>
            <w:vAlign w:val="center"/>
            <w:hideMark/>
          </w:tcPr>
          <w:p w14:paraId="2293C57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2.558</w:t>
            </w:r>
          </w:p>
        </w:tc>
        <w:tc>
          <w:tcPr>
            <w:tcW w:w="0" w:type="auto"/>
            <w:tcBorders>
              <w:top w:val="nil"/>
              <w:left w:val="nil"/>
              <w:bottom w:val="single" w:sz="4" w:space="0" w:color="auto"/>
              <w:right w:val="single" w:sz="4" w:space="0" w:color="auto"/>
            </w:tcBorders>
            <w:vAlign w:val="center"/>
            <w:hideMark/>
          </w:tcPr>
          <w:p w14:paraId="1A0AEFC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2.745</w:t>
            </w:r>
          </w:p>
        </w:tc>
        <w:tc>
          <w:tcPr>
            <w:tcW w:w="0" w:type="auto"/>
            <w:tcBorders>
              <w:top w:val="nil"/>
              <w:left w:val="nil"/>
              <w:bottom w:val="single" w:sz="4" w:space="0" w:color="auto"/>
              <w:right w:val="single" w:sz="4" w:space="0" w:color="auto"/>
            </w:tcBorders>
            <w:vAlign w:val="center"/>
            <w:hideMark/>
          </w:tcPr>
          <w:p w14:paraId="309C4ED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2.766</w:t>
            </w:r>
          </w:p>
        </w:tc>
        <w:tc>
          <w:tcPr>
            <w:tcW w:w="0" w:type="auto"/>
            <w:tcBorders>
              <w:top w:val="nil"/>
              <w:left w:val="nil"/>
              <w:bottom w:val="single" w:sz="4" w:space="0" w:color="auto"/>
              <w:right w:val="single" w:sz="4" w:space="0" w:color="auto"/>
            </w:tcBorders>
            <w:vAlign w:val="center"/>
            <w:hideMark/>
          </w:tcPr>
          <w:p w14:paraId="7789BA3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2.766</w:t>
            </w:r>
          </w:p>
        </w:tc>
        <w:tc>
          <w:tcPr>
            <w:tcW w:w="0" w:type="auto"/>
            <w:tcBorders>
              <w:top w:val="nil"/>
              <w:left w:val="nil"/>
              <w:bottom w:val="single" w:sz="4" w:space="0" w:color="auto"/>
              <w:right w:val="single" w:sz="4" w:space="0" w:color="auto"/>
            </w:tcBorders>
            <w:vAlign w:val="center"/>
            <w:hideMark/>
          </w:tcPr>
          <w:p w14:paraId="79B9B29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2.753</w:t>
            </w:r>
          </w:p>
        </w:tc>
        <w:tc>
          <w:tcPr>
            <w:tcW w:w="821" w:type="dxa"/>
            <w:tcBorders>
              <w:top w:val="nil"/>
              <w:left w:val="nil"/>
              <w:bottom w:val="single" w:sz="4" w:space="0" w:color="auto"/>
              <w:right w:val="single" w:sz="4" w:space="0" w:color="auto"/>
            </w:tcBorders>
            <w:vAlign w:val="center"/>
            <w:hideMark/>
          </w:tcPr>
          <w:p w14:paraId="6404FFD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2.753</w:t>
            </w:r>
          </w:p>
        </w:tc>
      </w:tr>
      <w:tr w:rsidR="000E47C0" w:rsidRPr="000E47C0" w14:paraId="7DFDA8A4" w14:textId="77777777" w:rsidTr="00AB7547">
        <w:trPr>
          <w:trHeight w:val="284"/>
          <w:jc w:val="center"/>
        </w:trPr>
        <w:tc>
          <w:tcPr>
            <w:tcW w:w="0" w:type="auto"/>
            <w:noWrap/>
            <w:vAlign w:val="center"/>
            <w:hideMark/>
          </w:tcPr>
          <w:p w14:paraId="1573244D"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3</w:t>
            </w:r>
          </w:p>
        </w:tc>
        <w:tc>
          <w:tcPr>
            <w:tcW w:w="1186" w:type="dxa"/>
            <w:vAlign w:val="center"/>
            <w:hideMark/>
          </w:tcPr>
          <w:p w14:paraId="7D444934" w14:textId="77777777" w:rsidR="00AB7547" w:rsidRPr="000E47C0" w:rsidRDefault="00AB7547" w:rsidP="00AB7547">
            <w:pPr>
              <w:widowControl/>
              <w:spacing w:before="0" w:after="0"/>
              <w:ind w:firstLine="0"/>
              <w:jc w:val="center"/>
              <w:rPr>
                <w:sz w:val="22"/>
                <w:szCs w:val="22"/>
                <w:lang w:eastAsia="vi-VN"/>
              </w:rPr>
            </w:pPr>
            <w:r w:rsidRPr="000E47C0">
              <w:rPr>
                <w:rFonts w:asciiTheme="majorHAnsi" w:hAnsiTheme="majorHAnsi" w:cstheme="majorHAnsi"/>
                <w:sz w:val="22"/>
                <w:szCs w:val="22"/>
              </w:rPr>
              <w:t>Thời gian hoàn vốn (năm)</w:t>
            </w:r>
          </w:p>
        </w:tc>
        <w:tc>
          <w:tcPr>
            <w:tcW w:w="821" w:type="dxa"/>
            <w:tcBorders>
              <w:top w:val="nil"/>
              <w:left w:val="nil"/>
              <w:bottom w:val="single" w:sz="4" w:space="0" w:color="auto"/>
              <w:right w:val="single" w:sz="4" w:space="0" w:color="auto"/>
            </w:tcBorders>
            <w:noWrap/>
            <w:vAlign w:val="center"/>
            <w:hideMark/>
          </w:tcPr>
          <w:p w14:paraId="3FB948AD" w14:textId="5C43501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8,5</w:t>
            </w:r>
          </w:p>
        </w:tc>
        <w:tc>
          <w:tcPr>
            <w:tcW w:w="0" w:type="auto"/>
            <w:tcBorders>
              <w:top w:val="nil"/>
              <w:left w:val="nil"/>
              <w:bottom w:val="single" w:sz="4" w:space="0" w:color="auto"/>
              <w:right w:val="single" w:sz="4" w:space="0" w:color="auto"/>
            </w:tcBorders>
            <w:noWrap/>
            <w:vAlign w:val="center"/>
            <w:hideMark/>
          </w:tcPr>
          <w:p w14:paraId="4225E732"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4323348B"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38A387FF"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74A510C2"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7B80DB7C"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19710B60"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20CE27EF"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1FDECF4C" w14:textId="77777777" w:rsidR="00AB7547" w:rsidRPr="000E47C0" w:rsidRDefault="00AB7547" w:rsidP="00AB7547">
            <w:pPr>
              <w:widowControl/>
              <w:spacing w:before="0" w:after="0"/>
              <w:ind w:firstLine="0"/>
              <w:jc w:val="center"/>
              <w:rPr>
                <w:sz w:val="22"/>
                <w:szCs w:val="22"/>
                <w:lang w:val="vi-VN" w:eastAsia="vi-VN"/>
              </w:rPr>
            </w:pPr>
          </w:p>
        </w:tc>
        <w:tc>
          <w:tcPr>
            <w:tcW w:w="821" w:type="dxa"/>
            <w:tcBorders>
              <w:top w:val="nil"/>
              <w:left w:val="nil"/>
              <w:bottom w:val="single" w:sz="4" w:space="0" w:color="auto"/>
              <w:right w:val="single" w:sz="4" w:space="0" w:color="auto"/>
            </w:tcBorders>
            <w:noWrap/>
            <w:vAlign w:val="center"/>
            <w:hideMark/>
          </w:tcPr>
          <w:p w14:paraId="41C3576C" w14:textId="77777777" w:rsidR="00AB7547" w:rsidRPr="000E47C0" w:rsidRDefault="00AB7547" w:rsidP="00AB7547">
            <w:pPr>
              <w:widowControl/>
              <w:spacing w:before="0" w:after="0"/>
              <w:ind w:firstLine="0"/>
              <w:jc w:val="center"/>
              <w:rPr>
                <w:sz w:val="22"/>
                <w:szCs w:val="22"/>
                <w:lang w:val="vi-VN" w:eastAsia="vi-VN"/>
              </w:rPr>
            </w:pPr>
          </w:p>
        </w:tc>
      </w:tr>
    </w:tbl>
    <w:p w14:paraId="073B96B0" w14:textId="58746B9F" w:rsidR="00197D5A" w:rsidRPr="000E47C0" w:rsidRDefault="00197D5A" w:rsidP="00197D5A">
      <w:pPr>
        <w:rPr>
          <w:lang w:val="nl-BE"/>
        </w:rPr>
      </w:pPr>
      <w:r w:rsidRPr="000E47C0">
        <w:rPr>
          <w:b/>
          <w:bCs/>
          <w:lang w:val="nl-BE"/>
        </w:rPr>
        <w:t xml:space="preserve">* Ghi chú: </w:t>
      </w:r>
      <w:r w:rsidRPr="000E47C0">
        <w:rPr>
          <w:lang w:val="nl-BE"/>
        </w:rPr>
        <w:t>Doanh nghiệp được miễn thuế thu nhập doanh nghiệp trong 3 năm kể từ khi được cấp Giấy chứng nhận đăng ký doanh nghiệp lần đầu theo quy định tại khoản 3 Điều 7 Nghị định 20/2026/NĐ-CP ngày 15 tháng 01 năm 2026 của Chính phủ quy định chi tiết và hướng dẫn thi hành một số điều của Nghị quyết số 198/2025/QH15 ngày 17 tháng 5 năm 2025 của Quốc hội về một số cơ chế, chính sách đặc biệt phát triển kinh tế tư nhân.</w:t>
      </w:r>
    </w:p>
    <w:p w14:paraId="285B3122" w14:textId="77777777" w:rsidR="00197D5A" w:rsidRPr="000E47C0" w:rsidRDefault="00197D5A" w:rsidP="00197D5A">
      <w:pPr>
        <w:rPr>
          <w:lang w:val="nl-BE"/>
        </w:rPr>
      </w:pPr>
      <w:r w:rsidRPr="000E47C0">
        <w:rPr>
          <w:b/>
          <w:bCs/>
          <w:lang w:val="nl-BE"/>
        </w:rPr>
        <w:t>Thời gian miễn thuế tính từ năm cấp Giấy chứng nhận đăng ký doanh nghiệp lần đầu (dự kiến năm 2027) nên năm hoạt động thứ 3 có thể không còn được miễn; tuy nhiên năm này không phát sinh thuế thu nhập doanh nghiệp phải nộp do được chuyển lỗ của năm thứ nhất và năm thứ 2 (ghi "0 (chuyển lỗ)" tại Bảng 20). Lịch thuế chính thức được lập theo kỳ tính thuế từ ngày được cấp Giấy chứng nhận đăng ký doanh nghiệp khi lập dự án đầu tư. Từ năm thứ 4, thuế thu nhập doanh nghiệp tạm tính theo thuế suất 20% (thận trọng).</w:t>
      </w:r>
    </w:p>
    <w:p w14:paraId="4D78BC0B" w14:textId="77777777" w:rsidR="00197D5A" w:rsidRPr="000E47C0" w:rsidRDefault="00197D5A" w:rsidP="00197D5A">
      <w:pPr>
        <w:rPr>
          <w:lang w:val="nl-BE"/>
        </w:rPr>
      </w:pPr>
      <w:r w:rsidRPr="000E47C0">
        <w:rPr>
          <w:b/>
          <w:bCs/>
          <w:lang w:val="nl-BE"/>
        </w:rPr>
        <w:t>Giá dịch vụ kiểm định chưa bao gồm thuế GTGT (khoản 2 Điều 3 Thông tư số 40/2025/TT-BXD); thuế GTGT thu của khách hàng và nộp ngân sách nhà nước theo phương pháp khấu trừ nên không làm giảm doanh thu, lợi nhuận của Công ty. Dòng chi phí vận hành khác (khoảng 5% doanh thu) được tính để bảo đảm thận trọng cho các chi phí hiệu chuẩn, kiểm định thiết bị đo, bảo trì dây chuyền, bảo hiểm tài sản, phần mềm chuyên ngành và kiểm toán độc lập; Phòng Tài chính - Kế toán chi tiết khi lập dự án đầu tư.</w:t>
      </w:r>
    </w:p>
    <w:p w14:paraId="1410A233" w14:textId="59A85D1A" w:rsidR="00197D5A" w:rsidRPr="000E47C0" w:rsidRDefault="00197D5A" w:rsidP="00197D5A">
      <w:pPr>
        <w:rPr>
          <w:lang w:val="nl-BE"/>
        </w:rPr>
      </w:pPr>
      <w:r w:rsidRPr="000E47C0">
        <w:rPr>
          <w:b/>
          <w:bCs/>
          <w:lang w:val="nl-BE"/>
        </w:rPr>
        <w:t xml:space="preserve">d) Phương án phân phối lợi nhuận: </w:t>
      </w:r>
      <w:r w:rsidRPr="000E47C0">
        <w:rPr>
          <w:lang w:val="nl-BE"/>
        </w:rPr>
        <w:t xml:space="preserve">Lợi nhuận sau thuế và sau khi trích lập các quỹ theo quy định của Luật Doanh nghiệp ngày 17 tháng 6 năm 2020 (hợp nhất tại Văn bản hợp nhất số 67/VBHN-VPQH ngày 15 tháng 8 năm 2025) Điều lệ và Quy chế nội bộ Công ty được phân chia theo đúng tỷ lệ vốn góp thực tế: </w:t>
      </w:r>
      <w:del w:id="102" w:author="Nội dung điều chỉnh (Claude)" w:date="2026-10-24T19:53:00Z">
        <w:r w:rsidRPr="000E47C0">
          <w:rPr>
            <w:lang w:val="nl-BE"/>
          </w:rPr>
          <w:delText>Trường nhận 51%, nhà đầu tư nhận 49%</w:delText>
        </w:r>
      </w:del>
      <w:ins w:id="103" w:author="Nội dung điều chỉnh (Claude)" w:date="2026-10-24T19:53:00Z">
        <w:r w:rsidRPr="000E47C0">
          <w:rPr>
            <w:lang w:val="nl-BE"/>
          </w:rPr>
          <w:t>Trường nhận 51% (việc thu, nộp, sử dụng thực hiện theo cơ chế quản lý phần vốn được Bộ Tài chính hướng dẫn), nhà đầu tư nhận 49%</w:t>
        </w:r>
      </w:ins>
      <w:r w:rsidRPr="000E47C0">
        <w:rPr>
          <w:lang w:val="nl-BE"/>
        </w:rPr>
        <w:t xml:space="preserve"> (các bên nhận lợi nhuận được chia có trách nhiệm nộp đầy đủ các loại thuế theo quy định). Đây là nguyên tắc cơ bản nhất để bảo vệ lợi ích Nhà nước và bảo đảm tính hợp pháp của Đề án.</w:t>
      </w:r>
    </w:p>
    <w:p w14:paraId="5D2B4436" w14:textId="77777777" w:rsidR="00197D5A" w:rsidRPr="000E47C0" w:rsidRDefault="00197D5A" w:rsidP="00197D5A">
      <w:pPr>
        <w:pStyle w:val="tnbng"/>
        <w:rPr>
          <w:color w:val="auto"/>
          <w:lang w:val="nl-NL"/>
        </w:rPr>
      </w:pPr>
      <w:bookmarkStart w:id="104" w:name="_Toc238544033"/>
      <w:r w:rsidRPr="000E47C0">
        <w:rPr>
          <w:color w:val="auto"/>
        </w:rPr>
        <w:t>Bảng 21. Phân phối lợi nhuận sau thuế</w:t>
      </w:r>
      <w:bookmarkEnd w:id="104"/>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916"/>
        <w:gridCol w:w="1393"/>
        <w:gridCol w:w="1411"/>
        <w:gridCol w:w="3100"/>
      </w:tblGrid>
      <w:tr w:rsidR="000E47C0" w:rsidRPr="000E47C0" w14:paraId="78E31FE0" w14:textId="77777777" w:rsidTr="006047EC">
        <w:tc>
          <w:tcPr>
            <w:tcW w:w="2247" w:type="dxa"/>
            <w:vAlign w:val="center"/>
          </w:tcPr>
          <w:p w14:paraId="5FE4A29B" w14:textId="77777777" w:rsidR="00197D5A" w:rsidRPr="000E47C0" w:rsidRDefault="00197D5A" w:rsidP="006047EC">
            <w:pPr>
              <w:pStyle w:val="IntenseQuote"/>
              <w:jc w:val="center"/>
              <w:rPr>
                <w:b/>
                <w:bCs/>
              </w:rPr>
            </w:pPr>
            <w:r w:rsidRPr="000E47C0">
              <w:rPr>
                <w:b/>
                <w:bCs/>
              </w:rPr>
              <w:t>Thành viên</w:t>
            </w:r>
          </w:p>
        </w:tc>
        <w:tc>
          <w:tcPr>
            <w:tcW w:w="916" w:type="dxa"/>
            <w:vAlign w:val="center"/>
          </w:tcPr>
          <w:p w14:paraId="613F1017" w14:textId="77777777" w:rsidR="00197D5A" w:rsidRPr="000E47C0" w:rsidRDefault="00197D5A" w:rsidP="006047EC">
            <w:pPr>
              <w:pStyle w:val="IntenseQuote"/>
              <w:jc w:val="center"/>
              <w:rPr>
                <w:b/>
                <w:bCs/>
              </w:rPr>
            </w:pPr>
            <w:r w:rsidRPr="000E47C0">
              <w:rPr>
                <w:b/>
                <w:bCs/>
              </w:rPr>
              <w:t>Tỷ lệ vốn góp</w:t>
            </w:r>
          </w:p>
        </w:tc>
        <w:tc>
          <w:tcPr>
            <w:tcW w:w="1393" w:type="dxa"/>
            <w:vAlign w:val="center"/>
          </w:tcPr>
          <w:p w14:paraId="4B591EE4" w14:textId="77777777" w:rsidR="00197D5A" w:rsidRPr="000E47C0" w:rsidRDefault="00197D5A" w:rsidP="006047EC">
            <w:pPr>
              <w:pStyle w:val="IntenseQuote"/>
              <w:jc w:val="center"/>
              <w:rPr>
                <w:b/>
                <w:bCs/>
              </w:rPr>
            </w:pPr>
            <w:r w:rsidRPr="000E47C0">
              <w:rPr>
                <w:b/>
                <w:bCs/>
              </w:rPr>
              <w:t>Lợi nhuận nhận (Năm thứ 4)</w:t>
            </w:r>
          </w:p>
        </w:tc>
        <w:tc>
          <w:tcPr>
            <w:tcW w:w="1411" w:type="dxa"/>
            <w:vAlign w:val="center"/>
          </w:tcPr>
          <w:p w14:paraId="3502F72E" w14:textId="77777777" w:rsidR="00197D5A" w:rsidRPr="000E47C0" w:rsidRDefault="00197D5A" w:rsidP="006047EC">
            <w:pPr>
              <w:pStyle w:val="IntenseQuote"/>
              <w:jc w:val="center"/>
              <w:rPr>
                <w:b/>
                <w:bCs/>
              </w:rPr>
            </w:pPr>
            <w:r w:rsidRPr="000E47C0">
              <w:rPr>
                <w:b/>
                <w:bCs/>
              </w:rPr>
              <w:t>Lợi nhuận nhận (Năm thứ 7, 8)</w:t>
            </w:r>
          </w:p>
        </w:tc>
        <w:tc>
          <w:tcPr>
            <w:tcW w:w="3100" w:type="dxa"/>
            <w:vAlign w:val="center"/>
          </w:tcPr>
          <w:p w14:paraId="4DD17E32" w14:textId="77777777" w:rsidR="00197D5A" w:rsidRPr="000E47C0" w:rsidRDefault="00197D5A" w:rsidP="006047EC">
            <w:pPr>
              <w:pStyle w:val="IntenseQuote"/>
              <w:jc w:val="center"/>
              <w:rPr>
                <w:b/>
                <w:bCs/>
              </w:rPr>
            </w:pPr>
            <w:r w:rsidRPr="000E47C0">
              <w:rPr>
                <w:b/>
                <w:bCs/>
              </w:rPr>
              <w:t>Ghi chú</w:t>
            </w:r>
          </w:p>
        </w:tc>
      </w:tr>
      <w:tr w:rsidR="000E47C0" w:rsidRPr="000E47C0" w14:paraId="708E6192" w14:textId="77777777" w:rsidTr="00312F46">
        <w:tc>
          <w:tcPr>
            <w:tcW w:w="2247" w:type="dxa"/>
            <w:vAlign w:val="center"/>
          </w:tcPr>
          <w:p w14:paraId="3C4ABACD" w14:textId="77777777" w:rsidR="00BB566C" w:rsidRPr="000E47C0" w:rsidRDefault="00BB566C" w:rsidP="00AB7547">
            <w:pPr>
              <w:pStyle w:val="IntenseQuote"/>
            </w:pPr>
            <w:r w:rsidRPr="000E47C0">
              <w:t>Trường Cao đẳng Kon Tum</w:t>
            </w:r>
          </w:p>
        </w:tc>
        <w:tc>
          <w:tcPr>
            <w:tcW w:w="916" w:type="dxa"/>
            <w:tcBorders>
              <w:top w:val="nil"/>
              <w:left w:val="nil"/>
              <w:bottom w:val="single" w:sz="4" w:space="0" w:color="auto"/>
              <w:right w:val="single" w:sz="4" w:space="0" w:color="auto"/>
            </w:tcBorders>
            <w:vAlign w:val="center"/>
          </w:tcPr>
          <w:p w14:paraId="19ED3001" w14:textId="77777777" w:rsidR="00BB566C" w:rsidRPr="000E47C0" w:rsidRDefault="00BB566C" w:rsidP="00AB7547">
            <w:pPr>
              <w:pStyle w:val="IntenseQuote"/>
              <w:jc w:val="center"/>
            </w:pPr>
            <w:r w:rsidRPr="000E47C0">
              <w:rPr>
                <w:szCs w:val="28"/>
              </w:rPr>
              <w:t>51%</w:t>
            </w:r>
          </w:p>
        </w:tc>
        <w:tc>
          <w:tcPr>
            <w:tcW w:w="1393" w:type="dxa"/>
            <w:tcBorders>
              <w:top w:val="nil"/>
              <w:left w:val="nil"/>
              <w:bottom w:val="single" w:sz="4" w:space="0" w:color="auto"/>
              <w:right w:val="single" w:sz="4" w:space="0" w:color="auto"/>
            </w:tcBorders>
            <w:vAlign w:val="center"/>
          </w:tcPr>
          <w:p w14:paraId="3B574E8F" w14:textId="39044977" w:rsidR="00BB566C" w:rsidRPr="000E47C0" w:rsidRDefault="00BB566C" w:rsidP="00AB7547">
            <w:pPr>
              <w:pStyle w:val="IntenseQuote"/>
              <w:jc w:val="center"/>
            </w:pPr>
            <w:r w:rsidRPr="000E47C0">
              <w:rPr>
                <w:szCs w:val="28"/>
              </w:rPr>
              <w:t>48</w:t>
            </w:r>
          </w:p>
        </w:tc>
        <w:tc>
          <w:tcPr>
            <w:tcW w:w="1411" w:type="dxa"/>
            <w:tcBorders>
              <w:top w:val="nil"/>
              <w:left w:val="nil"/>
              <w:bottom w:val="single" w:sz="4" w:space="0" w:color="auto"/>
              <w:right w:val="single" w:sz="4" w:space="0" w:color="auto"/>
            </w:tcBorders>
            <w:vAlign w:val="center"/>
          </w:tcPr>
          <w:p w14:paraId="1F6DA6A2" w14:textId="74831B57" w:rsidR="00BB566C" w:rsidRPr="000E47C0" w:rsidRDefault="00BB566C" w:rsidP="00AB7547">
            <w:pPr>
              <w:pStyle w:val="IntenseQuote"/>
              <w:jc w:val="center"/>
            </w:pPr>
            <w:r w:rsidRPr="000E47C0">
              <w:rPr>
                <w:szCs w:val="28"/>
              </w:rPr>
              <w:t>290</w:t>
            </w:r>
          </w:p>
        </w:tc>
        <w:tc>
          <w:tcPr>
            <w:tcW w:w="3100" w:type="dxa"/>
            <w:vMerge w:val="restart"/>
            <w:vAlign w:val="center"/>
          </w:tcPr>
          <w:p w14:paraId="4C9E50CB" w14:textId="3366A002" w:rsidR="00BB566C" w:rsidRPr="000E47C0" w:rsidRDefault="00BB566C" w:rsidP="00AB7547">
            <w:pPr>
              <w:pStyle w:val="IntenseQuote"/>
            </w:pPr>
            <w:r w:rsidRPr="000E47C0">
              <w:t>Nhà trường và nhà đầu tư được chia lợi nhuận theo tỷ lệ góp vốn, sau khi bù lỗ lũy kế và trích lập quỹ đầu tư phát triển và quỹ dự phòng tài chính (20%); năm thứ 1 đến năm thứ 3 chưa chia lợi nhuận do bù lỗ lũy kế; năm thứ 9, 10 thiết bị văn phòng hết khấu hao, Trường nhận khoảng 313 triệu đồng/năm, nhà đầu tư khoảng 301 triệu đồng/năm</w:t>
            </w:r>
          </w:p>
        </w:tc>
      </w:tr>
      <w:tr w:rsidR="000E47C0" w:rsidRPr="000E47C0" w14:paraId="24F7DF21" w14:textId="77777777" w:rsidTr="00312F46">
        <w:tc>
          <w:tcPr>
            <w:tcW w:w="2247" w:type="dxa"/>
            <w:vAlign w:val="center"/>
          </w:tcPr>
          <w:p w14:paraId="21421879" w14:textId="77777777" w:rsidR="00BB566C" w:rsidRPr="000E47C0" w:rsidRDefault="00BB566C" w:rsidP="00AB7547">
            <w:pPr>
              <w:pStyle w:val="IntenseQuote"/>
            </w:pPr>
            <w:r w:rsidRPr="000E47C0">
              <w:t>Nhà đầu tư chiến lược</w:t>
            </w:r>
          </w:p>
        </w:tc>
        <w:tc>
          <w:tcPr>
            <w:tcW w:w="916" w:type="dxa"/>
            <w:tcBorders>
              <w:top w:val="nil"/>
              <w:left w:val="nil"/>
              <w:bottom w:val="single" w:sz="4" w:space="0" w:color="auto"/>
              <w:right w:val="single" w:sz="4" w:space="0" w:color="auto"/>
            </w:tcBorders>
            <w:vAlign w:val="center"/>
          </w:tcPr>
          <w:p w14:paraId="7FB1AC4D" w14:textId="77777777" w:rsidR="00BB566C" w:rsidRPr="000E47C0" w:rsidRDefault="00BB566C" w:rsidP="00AB7547">
            <w:pPr>
              <w:pStyle w:val="IntenseQuote"/>
              <w:jc w:val="center"/>
            </w:pPr>
            <w:r w:rsidRPr="000E47C0">
              <w:rPr>
                <w:szCs w:val="28"/>
              </w:rPr>
              <w:t>49%</w:t>
            </w:r>
          </w:p>
        </w:tc>
        <w:tc>
          <w:tcPr>
            <w:tcW w:w="1393" w:type="dxa"/>
            <w:tcBorders>
              <w:top w:val="nil"/>
              <w:left w:val="nil"/>
              <w:bottom w:val="single" w:sz="4" w:space="0" w:color="auto"/>
              <w:right w:val="single" w:sz="4" w:space="0" w:color="auto"/>
            </w:tcBorders>
            <w:vAlign w:val="center"/>
          </w:tcPr>
          <w:p w14:paraId="5E2BF7B6" w14:textId="64BCD2E3" w:rsidR="00BB566C" w:rsidRPr="000E47C0" w:rsidRDefault="00BB566C" w:rsidP="00AB7547">
            <w:pPr>
              <w:pStyle w:val="IntenseQuote"/>
              <w:jc w:val="center"/>
            </w:pPr>
            <w:r w:rsidRPr="000E47C0">
              <w:rPr>
                <w:szCs w:val="28"/>
              </w:rPr>
              <w:t>46</w:t>
            </w:r>
          </w:p>
        </w:tc>
        <w:tc>
          <w:tcPr>
            <w:tcW w:w="1411" w:type="dxa"/>
            <w:tcBorders>
              <w:top w:val="nil"/>
              <w:left w:val="nil"/>
              <w:bottom w:val="single" w:sz="4" w:space="0" w:color="auto"/>
              <w:right w:val="single" w:sz="4" w:space="0" w:color="auto"/>
            </w:tcBorders>
            <w:vAlign w:val="center"/>
          </w:tcPr>
          <w:p w14:paraId="57CAF721" w14:textId="3AF33917" w:rsidR="00BB566C" w:rsidRPr="000E47C0" w:rsidRDefault="00BB566C" w:rsidP="00AB7547">
            <w:pPr>
              <w:pStyle w:val="IntenseQuote"/>
              <w:jc w:val="center"/>
            </w:pPr>
            <w:r w:rsidRPr="000E47C0">
              <w:rPr>
                <w:szCs w:val="28"/>
              </w:rPr>
              <w:t>279</w:t>
            </w:r>
          </w:p>
        </w:tc>
        <w:tc>
          <w:tcPr>
            <w:tcW w:w="3100" w:type="dxa"/>
            <w:vMerge/>
            <w:vAlign w:val="center"/>
          </w:tcPr>
          <w:p w14:paraId="20778A0D" w14:textId="2BB9A71F" w:rsidR="00BB566C" w:rsidRPr="000E47C0" w:rsidRDefault="00BB566C" w:rsidP="00AB7547">
            <w:pPr>
              <w:pStyle w:val="IntenseQuote"/>
            </w:pPr>
          </w:p>
        </w:tc>
      </w:tr>
      <w:tr w:rsidR="000E47C0" w:rsidRPr="000E47C0" w14:paraId="3C8B6824" w14:textId="77777777" w:rsidTr="00312F46">
        <w:tc>
          <w:tcPr>
            <w:tcW w:w="2247" w:type="dxa"/>
            <w:vAlign w:val="center"/>
          </w:tcPr>
          <w:p w14:paraId="5437B6A0" w14:textId="77777777" w:rsidR="00AB7547" w:rsidRPr="000E47C0" w:rsidRDefault="00AB7547" w:rsidP="00AB7547">
            <w:pPr>
              <w:pStyle w:val="IntenseQuote"/>
              <w:jc w:val="center"/>
              <w:rPr>
                <w:b/>
                <w:bCs/>
              </w:rPr>
            </w:pPr>
            <w:r w:rsidRPr="000E47C0">
              <w:rPr>
                <w:b/>
                <w:bCs/>
              </w:rPr>
              <w:t>Tổng cộng</w:t>
            </w:r>
          </w:p>
        </w:tc>
        <w:tc>
          <w:tcPr>
            <w:tcW w:w="916" w:type="dxa"/>
            <w:tcBorders>
              <w:top w:val="nil"/>
              <w:left w:val="nil"/>
              <w:bottom w:val="single" w:sz="4" w:space="0" w:color="auto"/>
              <w:right w:val="single" w:sz="4" w:space="0" w:color="auto"/>
            </w:tcBorders>
            <w:vAlign w:val="center"/>
          </w:tcPr>
          <w:p w14:paraId="7865F675" w14:textId="77777777" w:rsidR="00AB7547" w:rsidRPr="000E47C0" w:rsidRDefault="00AB7547" w:rsidP="00AB7547">
            <w:pPr>
              <w:pStyle w:val="IntenseQuote"/>
              <w:jc w:val="center"/>
              <w:rPr>
                <w:b/>
                <w:bCs/>
              </w:rPr>
            </w:pPr>
            <w:r w:rsidRPr="000E47C0">
              <w:rPr>
                <w:b/>
                <w:bCs/>
                <w:szCs w:val="28"/>
              </w:rPr>
              <w:t>100%</w:t>
            </w:r>
          </w:p>
        </w:tc>
        <w:tc>
          <w:tcPr>
            <w:tcW w:w="1393" w:type="dxa"/>
            <w:tcBorders>
              <w:top w:val="nil"/>
              <w:left w:val="nil"/>
              <w:bottom w:val="single" w:sz="4" w:space="0" w:color="auto"/>
              <w:right w:val="single" w:sz="4" w:space="0" w:color="auto"/>
            </w:tcBorders>
            <w:vAlign w:val="center"/>
          </w:tcPr>
          <w:p w14:paraId="7AACDAA4" w14:textId="1FE1ED0B" w:rsidR="00AB7547" w:rsidRPr="000E47C0" w:rsidRDefault="00AB7547" w:rsidP="00AB7547">
            <w:pPr>
              <w:pStyle w:val="IntenseQuote"/>
              <w:jc w:val="center"/>
              <w:rPr>
                <w:b/>
                <w:bCs/>
              </w:rPr>
            </w:pPr>
            <w:r w:rsidRPr="000E47C0">
              <w:rPr>
                <w:b/>
                <w:bCs/>
                <w:szCs w:val="28"/>
              </w:rPr>
              <w:t>94</w:t>
            </w:r>
          </w:p>
        </w:tc>
        <w:tc>
          <w:tcPr>
            <w:tcW w:w="1411" w:type="dxa"/>
            <w:tcBorders>
              <w:top w:val="nil"/>
              <w:left w:val="nil"/>
              <w:bottom w:val="single" w:sz="4" w:space="0" w:color="auto"/>
              <w:right w:val="single" w:sz="4" w:space="0" w:color="auto"/>
            </w:tcBorders>
            <w:vAlign w:val="center"/>
          </w:tcPr>
          <w:p w14:paraId="544CB465" w14:textId="4085EE85" w:rsidR="00AB7547" w:rsidRPr="000E47C0" w:rsidRDefault="00AB7547" w:rsidP="00AB7547">
            <w:pPr>
              <w:pStyle w:val="IntenseQuote"/>
              <w:jc w:val="center"/>
              <w:rPr>
                <w:b/>
                <w:bCs/>
              </w:rPr>
            </w:pPr>
            <w:r w:rsidRPr="000E47C0">
              <w:rPr>
                <w:b/>
                <w:bCs/>
                <w:szCs w:val="28"/>
              </w:rPr>
              <w:t>570</w:t>
            </w:r>
          </w:p>
        </w:tc>
        <w:tc>
          <w:tcPr>
            <w:tcW w:w="3100" w:type="dxa"/>
            <w:vAlign w:val="center"/>
          </w:tcPr>
          <w:p w14:paraId="1DB17969" w14:textId="77777777" w:rsidR="00AB7547" w:rsidRPr="000E47C0" w:rsidRDefault="00AB7547" w:rsidP="00AB7547">
            <w:pPr>
              <w:pStyle w:val="IntenseQuote"/>
              <w:rPr>
                <w:b/>
                <w:bCs/>
              </w:rPr>
            </w:pPr>
          </w:p>
        </w:tc>
      </w:tr>
    </w:tbl>
    <w:p w14:paraId="4B27135B" w14:textId="77777777" w:rsidR="00197D5A" w:rsidRPr="000E47C0" w:rsidRDefault="00197D5A" w:rsidP="00197D5A">
      <w:pPr>
        <w:rPr>
          <w:b/>
          <w:bCs/>
          <w:i/>
          <w:iCs/>
          <w:szCs w:val="28"/>
        </w:rPr>
      </w:pPr>
      <w:r w:rsidRPr="000E47C0">
        <w:rPr>
          <w:b/>
          <w:bCs/>
          <w:i/>
          <w:iCs/>
          <w:szCs w:val="28"/>
        </w:rPr>
        <w:t>Chi tiết đánh giá hiệu quả tại Phụ lục VI.</w:t>
      </w:r>
    </w:p>
    <w:p w14:paraId="351E6193" w14:textId="77777777" w:rsidR="00197D5A" w:rsidRPr="000E47C0" w:rsidRDefault="00197D5A" w:rsidP="00197D5A">
      <w:pPr>
        <w:pStyle w:val="Heading2"/>
        <w:rPr>
          <w:color w:val="auto"/>
          <w:lang w:val="vi-VN"/>
        </w:rPr>
      </w:pPr>
      <w:bookmarkStart w:id="105" w:name="_Toc236064060"/>
      <w:r w:rsidRPr="000E47C0">
        <w:rPr>
          <w:color w:val="auto"/>
          <w:lang w:val="nl-BE"/>
        </w:rPr>
        <w:t xml:space="preserve">3. </w:t>
      </w:r>
      <w:r w:rsidRPr="000E47C0">
        <w:rPr>
          <w:color w:val="auto"/>
          <w:lang w:val="vi-VN"/>
        </w:rPr>
        <w:t>Đánh giá sơ bộ hiệu quả của phương án kinh doanh</w:t>
      </w:r>
      <w:bookmarkEnd w:id="105"/>
    </w:p>
    <w:p w14:paraId="6992243C" w14:textId="77777777" w:rsidR="00197D5A" w:rsidRPr="000E47C0" w:rsidRDefault="00197D5A" w:rsidP="00197D5A">
      <w:pPr>
        <w:shd w:val="clear" w:color="auto" w:fill="FFFFFF"/>
        <w:tabs>
          <w:tab w:val="left" w:pos="4253"/>
        </w:tabs>
        <w:rPr>
          <w:szCs w:val="28"/>
          <w:lang w:val="vi-VN"/>
        </w:rPr>
      </w:pPr>
      <w:r w:rsidRPr="000E47C0">
        <w:rPr>
          <w:szCs w:val="28"/>
          <w:lang w:val="vi-VN"/>
        </w:rPr>
        <w:t xml:space="preserve">Dự kiến doanh thu, chi phí, số nộp NSNN, chênh lệch thu chi, tỷ trọng nguồn thu từ việc sử dụng tài sản công vào mục đích </w:t>
      </w:r>
      <w:r w:rsidRPr="000E47C0">
        <w:rPr>
          <w:szCs w:val="28"/>
        </w:rPr>
        <w:t xml:space="preserve">kinh doanh, </w:t>
      </w:r>
      <w:r w:rsidRPr="000E47C0">
        <w:rPr>
          <w:szCs w:val="28"/>
          <w:lang w:val="vi-VN"/>
        </w:rPr>
        <w:t>liên d</w:t>
      </w:r>
      <w:r w:rsidRPr="000E47C0">
        <w:rPr>
          <w:szCs w:val="28"/>
        </w:rPr>
        <w:t>o</w:t>
      </w:r>
      <w:r w:rsidRPr="000E47C0">
        <w:rPr>
          <w:szCs w:val="28"/>
          <w:lang w:val="vi-VN"/>
        </w:rPr>
        <w:t>anh, liên kết trong tổng nguồn thu sự nghiệp của đơn vị; dự kiến số tiền do NSNN cấp và tỷ trọng tiền do NSNN cấp trong tổng dự toán chi:</w:t>
      </w:r>
    </w:p>
    <w:p w14:paraId="2684F7DA" w14:textId="5C8F6681" w:rsidR="00197D5A" w:rsidRPr="000E47C0" w:rsidRDefault="00197D5A" w:rsidP="00197D5A">
      <w:pPr>
        <w:pStyle w:val="tnbng"/>
        <w:rPr>
          <w:color w:val="auto"/>
        </w:rPr>
      </w:pPr>
      <w:bookmarkStart w:id="106" w:name="_Toc238544034"/>
      <w:r w:rsidRPr="000E47C0">
        <w:rPr>
          <w:color w:val="auto"/>
        </w:rPr>
        <w:t xml:space="preserve">Bảng 22. Bảng tính hiệu quả phương án kinh doanh </w:t>
      </w:r>
      <w:del w:id="107" w:author="Nội dung điều chỉnh (Claude)" w:date="2026-10-24T19:53:00Z">
        <w:r w:rsidRPr="000E47C0">
          <w:rPr>
            <w:color w:val="auto"/>
          </w:rPr>
          <w:delText>năm 2028 (năm thứ nhất)</w:delText>
        </w:r>
      </w:del>
      <w:ins w:id="108" w:author="Nội dung điều chỉnh (Claude)" w:date="2026-10-24T19:53:00Z">
        <w:r w:rsidRPr="000E47C0">
          <w:rPr>
            <w:color w:val="auto"/>
          </w:rPr>
          <w:t>năm hoạt động thứ nhất (12 tháng kể từ Quý III năm 2028)</w:t>
        </w:r>
      </w:ins>
      <w:bookmarkEnd w:id="106"/>
    </w:p>
    <w:p w14:paraId="562528CE" w14:textId="77777777" w:rsidR="00197D5A" w:rsidRPr="000E47C0" w:rsidRDefault="00581EFD"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W w:w="8924" w:type="dxa"/>
        <w:jc w:val="center"/>
        <w:tblLook w:val="04A0" w:firstRow="1" w:lastRow="0" w:firstColumn="1" w:lastColumn="0" w:noHBand="0" w:noVBand="1"/>
      </w:tblPr>
      <w:tblGrid>
        <w:gridCol w:w="680"/>
        <w:gridCol w:w="5688"/>
        <w:gridCol w:w="2556"/>
      </w:tblGrid>
      <w:tr w:rsidR="000E47C0" w:rsidRPr="000E47C0" w14:paraId="485C68A8" w14:textId="77777777" w:rsidTr="006047EC">
        <w:trPr>
          <w:trHeight w:val="397"/>
          <w:tblHeade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6A9B5308" w14:textId="77777777" w:rsidR="00197D5A" w:rsidRPr="000E47C0" w:rsidRDefault="00197D5A" w:rsidP="006047EC">
            <w:pPr>
              <w:widowControl/>
              <w:spacing w:before="0" w:after="0"/>
              <w:ind w:firstLine="0"/>
              <w:jc w:val="center"/>
              <w:rPr>
                <w:b/>
                <w:bCs/>
                <w:sz w:val="26"/>
                <w:szCs w:val="26"/>
              </w:rPr>
            </w:pPr>
            <w:r w:rsidRPr="000E47C0">
              <w:rPr>
                <w:b/>
                <w:bCs/>
                <w:sz w:val="26"/>
                <w:szCs w:val="26"/>
              </w:rPr>
              <w:t>TT</w:t>
            </w:r>
          </w:p>
        </w:tc>
        <w:tc>
          <w:tcPr>
            <w:tcW w:w="5688" w:type="dxa"/>
            <w:tcBorders>
              <w:top w:val="single" w:sz="4" w:space="0" w:color="auto"/>
              <w:left w:val="nil"/>
              <w:bottom w:val="single" w:sz="4" w:space="0" w:color="auto"/>
              <w:right w:val="single" w:sz="4" w:space="0" w:color="auto"/>
            </w:tcBorders>
            <w:vAlign w:val="center"/>
            <w:hideMark/>
          </w:tcPr>
          <w:p w14:paraId="63CD3ED5" w14:textId="77777777" w:rsidR="00197D5A" w:rsidRPr="000E47C0" w:rsidRDefault="00197D5A" w:rsidP="006047EC">
            <w:pPr>
              <w:widowControl/>
              <w:spacing w:before="0" w:after="0"/>
              <w:ind w:firstLine="0"/>
              <w:jc w:val="center"/>
              <w:rPr>
                <w:b/>
                <w:bCs/>
                <w:sz w:val="26"/>
                <w:szCs w:val="26"/>
              </w:rPr>
            </w:pPr>
            <w:r w:rsidRPr="000E47C0">
              <w:rPr>
                <w:b/>
                <w:bCs/>
                <w:sz w:val="26"/>
                <w:szCs w:val="26"/>
              </w:rPr>
              <w:t>Dự kiến</w:t>
            </w:r>
          </w:p>
        </w:tc>
        <w:tc>
          <w:tcPr>
            <w:tcW w:w="2556" w:type="dxa"/>
            <w:tcBorders>
              <w:top w:val="single" w:sz="4" w:space="0" w:color="auto"/>
              <w:left w:val="nil"/>
              <w:bottom w:val="single" w:sz="4" w:space="0" w:color="auto"/>
              <w:right w:val="single" w:sz="4" w:space="0" w:color="auto"/>
            </w:tcBorders>
            <w:vAlign w:val="center"/>
            <w:hideMark/>
          </w:tcPr>
          <w:p w14:paraId="53F064EB" w14:textId="77777777" w:rsidR="00197D5A" w:rsidRPr="000E47C0" w:rsidRDefault="00197D5A" w:rsidP="006047EC">
            <w:pPr>
              <w:widowControl/>
              <w:spacing w:before="0" w:after="0"/>
              <w:ind w:firstLine="0"/>
              <w:jc w:val="center"/>
              <w:rPr>
                <w:b/>
                <w:bCs/>
                <w:sz w:val="26"/>
                <w:szCs w:val="26"/>
              </w:rPr>
            </w:pPr>
            <w:del w:id="109" w:author="Nội dung điều chỉnh (Claude)" w:date="2026-10-24T19:53:00Z">
              <w:r w:rsidRPr="000E47C0">
                <w:rPr>
                  <w:b/>
                  <w:bCs/>
                  <w:sz w:val="26"/>
                  <w:szCs w:val="26"/>
                </w:rPr>
                <w:delText>Năm 2028 (Năm thứ nhất)</w:delText>
              </w:r>
            </w:del>
            <w:ins w:id="110" w:author="Nội dung điều chỉnh (Claude)" w:date="2026-10-24T19:53:00Z">
              <w:r w:rsidRPr="000E47C0">
                <w:rPr>
                  <w:b/>
                  <w:bCs/>
                  <w:sz w:val="26"/>
                  <w:szCs w:val="26"/>
                </w:rPr>
                <w:t>Năm hoạt động thứ nhất (12 tháng kể từ Quý III/2028)</w:t>
              </w:r>
            </w:ins>
          </w:p>
        </w:tc>
      </w:tr>
      <w:tr w:rsidR="000E47C0" w:rsidRPr="000E47C0" w14:paraId="63225CC1"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C27D458" w14:textId="77777777" w:rsidR="00AB7547" w:rsidRPr="000E47C0" w:rsidRDefault="00AB7547" w:rsidP="00AB7547">
            <w:pPr>
              <w:widowControl/>
              <w:spacing w:before="0" w:after="0"/>
              <w:ind w:firstLine="0"/>
              <w:jc w:val="center"/>
              <w:rPr>
                <w:sz w:val="26"/>
                <w:szCs w:val="26"/>
              </w:rPr>
            </w:pPr>
            <w:r w:rsidRPr="000E47C0">
              <w:rPr>
                <w:sz w:val="26"/>
                <w:szCs w:val="26"/>
              </w:rPr>
              <w:t>1</w:t>
            </w:r>
          </w:p>
        </w:tc>
        <w:tc>
          <w:tcPr>
            <w:tcW w:w="5688" w:type="dxa"/>
            <w:tcBorders>
              <w:top w:val="single" w:sz="4" w:space="0" w:color="auto"/>
              <w:left w:val="nil"/>
              <w:bottom w:val="single" w:sz="4" w:space="0" w:color="auto"/>
              <w:right w:val="single" w:sz="4" w:space="0" w:color="auto"/>
            </w:tcBorders>
            <w:vAlign w:val="center"/>
            <w:hideMark/>
          </w:tcPr>
          <w:p w14:paraId="3F09E93E" w14:textId="77777777" w:rsidR="00AB7547" w:rsidRPr="000E47C0" w:rsidRDefault="00AB7547" w:rsidP="00AB7547">
            <w:pPr>
              <w:widowControl/>
              <w:spacing w:before="0" w:after="0"/>
              <w:ind w:firstLine="0"/>
              <w:rPr>
                <w:sz w:val="26"/>
                <w:szCs w:val="26"/>
              </w:rPr>
            </w:pPr>
            <w:r w:rsidRPr="000E47C0">
              <w:rPr>
                <w:sz w:val="26"/>
                <w:szCs w:val="26"/>
              </w:rPr>
              <w:t>Doanh thu</w:t>
            </w:r>
          </w:p>
        </w:tc>
        <w:tc>
          <w:tcPr>
            <w:tcW w:w="2556" w:type="dxa"/>
            <w:tcBorders>
              <w:top w:val="nil"/>
              <w:left w:val="nil"/>
              <w:bottom w:val="single" w:sz="4" w:space="0" w:color="auto"/>
              <w:right w:val="single" w:sz="4" w:space="0" w:color="auto"/>
            </w:tcBorders>
            <w:vAlign w:val="center"/>
            <w:hideMark/>
          </w:tcPr>
          <w:p w14:paraId="7A45CEFB" w14:textId="77777777" w:rsidR="00AB7547" w:rsidRPr="000E47C0" w:rsidRDefault="00AB7547" w:rsidP="00AB7547">
            <w:pPr>
              <w:widowControl/>
              <w:spacing w:before="0" w:after="0"/>
              <w:ind w:firstLine="0"/>
              <w:jc w:val="right"/>
              <w:rPr>
                <w:sz w:val="26"/>
                <w:szCs w:val="26"/>
              </w:rPr>
            </w:pPr>
            <w:r w:rsidRPr="000E47C0">
              <w:rPr>
                <w:sz w:val="26"/>
                <w:szCs w:val="26"/>
              </w:rPr>
              <w:t>3.941</w:t>
            </w:r>
          </w:p>
        </w:tc>
      </w:tr>
      <w:tr w:rsidR="000E47C0" w:rsidRPr="000E47C0" w14:paraId="034F964B"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84D55C5" w14:textId="77777777" w:rsidR="00AB7547" w:rsidRPr="000E47C0" w:rsidRDefault="00AB7547" w:rsidP="00AB7547">
            <w:pPr>
              <w:widowControl/>
              <w:spacing w:before="0" w:after="0"/>
              <w:ind w:firstLine="0"/>
              <w:jc w:val="center"/>
              <w:rPr>
                <w:sz w:val="26"/>
                <w:szCs w:val="26"/>
              </w:rPr>
            </w:pPr>
            <w:r w:rsidRPr="000E47C0">
              <w:rPr>
                <w:sz w:val="26"/>
                <w:szCs w:val="26"/>
              </w:rPr>
              <w:t>2</w:t>
            </w:r>
          </w:p>
        </w:tc>
        <w:tc>
          <w:tcPr>
            <w:tcW w:w="5688" w:type="dxa"/>
            <w:tcBorders>
              <w:top w:val="single" w:sz="4" w:space="0" w:color="auto"/>
              <w:left w:val="nil"/>
              <w:bottom w:val="single" w:sz="4" w:space="0" w:color="auto"/>
              <w:right w:val="single" w:sz="4" w:space="0" w:color="auto"/>
            </w:tcBorders>
            <w:vAlign w:val="center"/>
            <w:hideMark/>
          </w:tcPr>
          <w:p w14:paraId="09E03180" w14:textId="77777777" w:rsidR="00AB7547" w:rsidRPr="000E47C0" w:rsidRDefault="00AB7547" w:rsidP="00AB7547">
            <w:pPr>
              <w:widowControl/>
              <w:spacing w:before="0" w:after="0"/>
              <w:ind w:firstLine="0"/>
              <w:rPr>
                <w:sz w:val="26"/>
                <w:szCs w:val="26"/>
              </w:rPr>
            </w:pPr>
            <w:r w:rsidRPr="000E47C0">
              <w:rPr>
                <w:sz w:val="26"/>
                <w:szCs w:val="26"/>
              </w:rPr>
              <w:t>Chi phí tiền lương và các khoản trích theo lương, chi phí quản lý chung, chi phí hoạt động, …</w:t>
            </w:r>
          </w:p>
        </w:tc>
        <w:tc>
          <w:tcPr>
            <w:tcW w:w="2556" w:type="dxa"/>
            <w:tcBorders>
              <w:top w:val="nil"/>
              <w:left w:val="nil"/>
              <w:bottom w:val="single" w:sz="4" w:space="0" w:color="auto"/>
              <w:right w:val="single" w:sz="4" w:space="0" w:color="auto"/>
            </w:tcBorders>
            <w:vAlign w:val="center"/>
            <w:hideMark/>
          </w:tcPr>
          <w:p w14:paraId="78D7A130" w14:textId="77777777" w:rsidR="00AB7547" w:rsidRPr="000E47C0" w:rsidRDefault="00AB7547" w:rsidP="00AB7547">
            <w:pPr>
              <w:widowControl/>
              <w:spacing w:before="0" w:after="0"/>
              <w:ind w:firstLine="0"/>
              <w:jc w:val="right"/>
              <w:rPr>
                <w:sz w:val="26"/>
                <w:szCs w:val="26"/>
              </w:rPr>
            </w:pPr>
            <w:r w:rsidRPr="000E47C0">
              <w:rPr>
                <w:sz w:val="26"/>
                <w:szCs w:val="26"/>
              </w:rPr>
              <w:t>2.458</w:t>
            </w:r>
          </w:p>
        </w:tc>
      </w:tr>
      <w:tr w:rsidR="000E47C0" w:rsidRPr="000E47C0" w14:paraId="09FF8C5F"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F45656F" w14:textId="77777777" w:rsidR="00AB7547" w:rsidRPr="000E47C0" w:rsidRDefault="00AB7547" w:rsidP="00AB7547">
            <w:pPr>
              <w:widowControl/>
              <w:spacing w:before="0" w:after="0"/>
              <w:ind w:firstLine="0"/>
              <w:jc w:val="center"/>
              <w:rPr>
                <w:sz w:val="26"/>
                <w:szCs w:val="26"/>
              </w:rPr>
            </w:pPr>
            <w:r w:rsidRPr="000E47C0">
              <w:rPr>
                <w:sz w:val="26"/>
                <w:szCs w:val="26"/>
              </w:rPr>
              <w:t>3</w:t>
            </w:r>
          </w:p>
        </w:tc>
        <w:tc>
          <w:tcPr>
            <w:tcW w:w="5688" w:type="dxa"/>
            <w:tcBorders>
              <w:top w:val="single" w:sz="4" w:space="0" w:color="auto"/>
              <w:left w:val="nil"/>
              <w:bottom w:val="single" w:sz="4" w:space="0" w:color="auto"/>
              <w:right w:val="single" w:sz="4" w:space="0" w:color="auto"/>
            </w:tcBorders>
            <w:vAlign w:val="center"/>
            <w:hideMark/>
          </w:tcPr>
          <w:p w14:paraId="445110EB" w14:textId="77777777" w:rsidR="00AB7547" w:rsidRPr="000E47C0" w:rsidRDefault="00AB7547" w:rsidP="00AB7547">
            <w:pPr>
              <w:widowControl/>
              <w:spacing w:before="0" w:after="0"/>
              <w:ind w:firstLine="0"/>
              <w:rPr>
                <w:sz w:val="26"/>
                <w:szCs w:val="26"/>
              </w:rPr>
            </w:pPr>
            <w:r w:rsidRPr="000E47C0">
              <w:rPr>
                <w:sz w:val="26"/>
                <w:szCs w:val="26"/>
              </w:rPr>
              <w:t>Chi phí vận hành khác (hiệu chuẩn, bảo trì thiết bị, bảo hiểm, phần mềm, kiểm toán) và thuế TNDN</w:t>
            </w:r>
          </w:p>
        </w:tc>
        <w:tc>
          <w:tcPr>
            <w:tcW w:w="2556" w:type="dxa"/>
            <w:tcBorders>
              <w:top w:val="nil"/>
              <w:left w:val="nil"/>
              <w:bottom w:val="single" w:sz="4" w:space="0" w:color="auto"/>
              <w:right w:val="single" w:sz="4" w:space="0" w:color="auto"/>
            </w:tcBorders>
            <w:vAlign w:val="center"/>
            <w:hideMark/>
          </w:tcPr>
          <w:p w14:paraId="7502DDB0" w14:textId="77777777" w:rsidR="00AB7547" w:rsidRPr="000E47C0" w:rsidRDefault="00AB7547" w:rsidP="00AB7547">
            <w:pPr>
              <w:widowControl/>
              <w:spacing w:before="0" w:after="0"/>
              <w:ind w:firstLine="0"/>
              <w:jc w:val="right"/>
              <w:rPr>
                <w:sz w:val="26"/>
                <w:szCs w:val="26"/>
              </w:rPr>
            </w:pPr>
            <w:r w:rsidRPr="000E47C0">
              <w:rPr>
                <w:sz w:val="26"/>
                <w:szCs w:val="26"/>
              </w:rPr>
              <w:t>197</w:t>
            </w:r>
          </w:p>
        </w:tc>
      </w:tr>
      <w:tr w:rsidR="000E47C0" w:rsidRPr="000E47C0" w14:paraId="4FA423AC"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2BB8CD7D" w14:textId="77777777" w:rsidR="00AB7547" w:rsidRPr="000E47C0" w:rsidRDefault="00AB7547" w:rsidP="00AB7547">
            <w:pPr>
              <w:widowControl/>
              <w:spacing w:before="0" w:after="0"/>
              <w:ind w:firstLine="0"/>
              <w:jc w:val="center"/>
              <w:rPr>
                <w:sz w:val="26"/>
                <w:szCs w:val="26"/>
              </w:rPr>
            </w:pPr>
            <w:r w:rsidRPr="000E47C0">
              <w:rPr>
                <w:sz w:val="26"/>
                <w:szCs w:val="26"/>
              </w:rPr>
              <w:t>4</w:t>
            </w:r>
          </w:p>
        </w:tc>
        <w:tc>
          <w:tcPr>
            <w:tcW w:w="5688" w:type="dxa"/>
            <w:tcBorders>
              <w:top w:val="single" w:sz="4" w:space="0" w:color="auto"/>
              <w:left w:val="nil"/>
              <w:bottom w:val="single" w:sz="4" w:space="0" w:color="auto"/>
              <w:right w:val="single" w:sz="4" w:space="0" w:color="auto"/>
            </w:tcBorders>
            <w:vAlign w:val="center"/>
            <w:hideMark/>
          </w:tcPr>
          <w:p w14:paraId="6BAFF7FE" w14:textId="77777777" w:rsidR="00AB7547" w:rsidRPr="000E47C0" w:rsidRDefault="00AB7547" w:rsidP="00AB7547">
            <w:pPr>
              <w:widowControl/>
              <w:spacing w:before="0" w:after="0"/>
              <w:ind w:firstLine="0"/>
              <w:rPr>
                <w:sz w:val="26"/>
                <w:szCs w:val="26"/>
              </w:rPr>
            </w:pPr>
            <w:r w:rsidRPr="000E47C0">
              <w:rPr>
                <w:sz w:val="26"/>
                <w:szCs w:val="26"/>
              </w:rPr>
              <w:t>Chi phí khấu hao</w:t>
            </w:r>
          </w:p>
        </w:tc>
        <w:tc>
          <w:tcPr>
            <w:tcW w:w="2556" w:type="dxa"/>
            <w:tcBorders>
              <w:top w:val="nil"/>
              <w:left w:val="nil"/>
              <w:bottom w:val="single" w:sz="4" w:space="0" w:color="auto"/>
              <w:right w:val="single" w:sz="4" w:space="0" w:color="auto"/>
            </w:tcBorders>
            <w:vAlign w:val="center"/>
            <w:hideMark/>
          </w:tcPr>
          <w:p w14:paraId="58C9C555" w14:textId="77777777" w:rsidR="00AB7547" w:rsidRPr="000E47C0" w:rsidRDefault="00AB7547" w:rsidP="00AB7547">
            <w:pPr>
              <w:widowControl/>
              <w:spacing w:before="0" w:after="0"/>
              <w:ind w:firstLine="0"/>
              <w:jc w:val="right"/>
              <w:rPr>
                <w:sz w:val="26"/>
                <w:szCs w:val="26"/>
              </w:rPr>
            </w:pPr>
            <w:r w:rsidRPr="000E47C0">
              <w:rPr>
                <w:sz w:val="26"/>
                <w:szCs w:val="26"/>
              </w:rPr>
              <w:t>2.054</w:t>
            </w:r>
          </w:p>
        </w:tc>
      </w:tr>
      <w:tr w:rsidR="000E47C0" w:rsidRPr="000E47C0" w14:paraId="16FDBD67"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tcPr>
          <w:p w14:paraId="66F9567F" w14:textId="77777777" w:rsidR="00AB7547" w:rsidRPr="000E47C0" w:rsidRDefault="00AB7547" w:rsidP="00AB7547">
            <w:pPr>
              <w:widowControl/>
              <w:spacing w:before="0" w:after="0"/>
              <w:ind w:firstLine="0"/>
              <w:jc w:val="center"/>
              <w:rPr>
                <w:sz w:val="26"/>
                <w:szCs w:val="26"/>
              </w:rPr>
            </w:pPr>
            <w:r w:rsidRPr="000E47C0">
              <w:rPr>
                <w:sz w:val="26"/>
                <w:szCs w:val="26"/>
              </w:rPr>
              <w:t>5</w:t>
            </w:r>
          </w:p>
        </w:tc>
        <w:tc>
          <w:tcPr>
            <w:tcW w:w="5688" w:type="dxa"/>
            <w:tcBorders>
              <w:top w:val="single" w:sz="4" w:space="0" w:color="auto"/>
              <w:left w:val="nil"/>
              <w:bottom w:val="single" w:sz="4" w:space="0" w:color="auto"/>
              <w:right w:val="single" w:sz="4" w:space="0" w:color="auto"/>
            </w:tcBorders>
            <w:vAlign w:val="center"/>
          </w:tcPr>
          <w:p w14:paraId="06783E40" w14:textId="77777777" w:rsidR="00AB7547" w:rsidRPr="000E47C0" w:rsidRDefault="00AB7547" w:rsidP="00AB7547">
            <w:pPr>
              <w:widowControl/>
              <w:spacing w:before="0" w:after="0"/>
              <w:ind w:firstLine="0"/>
              <w:rPr>
                <w:sz w:val="26"/>
                <w:szCs w:val="26"/>
              </w:rPr>
            </w:pPr>
            <w:r w:rsidRPr="000E47C0">
              <w:rPr>
                <w:sz w:val="26"/>
                <w:szCs w:val="26"/>
              </w:rPr>
              <w:t>Lợi nhuận (5)=(1)-(2)-(3)-(4); năm thứ nhất lỗ, chưa chia lợi nhuận</w:t>
            </w:r>
          </w:p>
          <w:p w14:paraId="4DF8D73E" w14:textId="377A228B" w:rsidR="00AB7547" w:rsidRPr="000E47C0" w:rsidRDefault="00AB7547" w:rsidP="00AB7547">
            <w:pPr>
              <w:widowControl/>
              <w:spacing w:before="0" w:after="0"/>
              <w:ind w:firstLine="0"/>
              <w:rPr>
                <w:sz w:val="26"/>
                <w:szCs w:val="26"/>
              </w:rPr>
            </w:pPr>
          </w:p>
        </w:tc>
        <w:tc>
          <w:tcPr>
            <w:tcW w:w="2556" w:type="dxa"/>
            <w:tcBorders>
              <w:top w:val="nil"/>
              <w:left w:val="nil"/>
              <w:bottom w:val="single" w:sz="4" w:space="0" w:color="auto"/>
              <w:right w:val="single" w:sz="4" w:space="0" w:color="auto"/>
            </w:tcBorders>
            <w:vAlign w:val="center"/>
          </w:tcPr>
          <w:p w14:paraId="5E6655FD" w14:textId="77777777" w:rsidR="00AB7547" w:rsidRPr="000E47C0" w:rsidRDefault="00AB7547" w:rsidP="00AB7547">
            <w:pPr>
              <w:widowControl/>
              <w:spacing w:before="0" w:after="0"/>
              <w:ind w:firstLine="0"/>
              <w:jc w:val="right"/>
              <w:rPr>
                <w:sz w:val="26"/>
                <w:szCs w:val="26"/>
              </w:rPr>
            </w:pPr>
            <w:r w:rsidRPr="000E47C0">
              <w:rPr>
                <w:sz w:val="26"/>
                <w:szCs w:val="26"/>
              </w:rPr>
              <w:t>-768</w:t>
            </w:r>
          </w:p>
        </w:tc>
      </w:tr>
      <w:tr w:rsidR="000E47C0" w:rsidRPr="000E47C0" w14:paraId="6F65D7D8"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F57E0E0" w14:textId="77777777" w:rsidR="00AB7547" w:rsidRPr="000E47C0" w:rsidRDefault="00AB7547" w:rsidP="00AB7547">
            <w:pPr>
              <w:widowControl/>
              <w:spacing w:before="0" w:after="0"/>
              <w:ind w:firstLine="0"/>
              <w:jc w:val="center"/>
              <w:rPr>
                <w:sz w:val="26"/>
                <w:szCs w:val="26"/>
              </w:rPr>
            </w:pPr>
            <w:r w:rsidRPr="000E47C0">
              <w:rPr>
                <w:sz w:val="26"/>
                <w:szCs w:val="26"/>
              </w:rPr>
              <w:t>6</w:t>
            </w:r>
          </w:p>
        </w:tc>
        <w:tc>
          <w:tcPr>
            <w:tcW w:w="5688" w:type="dxa"/>
            <w:tcBorders>
              <w:top w:val="single" w:sz="4" w:space="0" w:color="auto"/>
              <w:left w:val="nil"/>
              <w:bottom w:val="single" w:sz="4" w:space="0" w:color="auto"/>
              <w:right w:val="single" w:sz="4" w:space="0" w:color="auto"/>
            </w:tcBorders>
            <w:vAlign w:val="center"/>
            <w:hideMark/>
          </w:tcPr>
          <w:p w14:paraId="095ABDA8" w14:textId="77777777" w:rsidR="00AB7547" w:rsidRPr="000E47C0" w:rsidRDefault="00AB7547" w:rsidP="00AB7547">
            <w:pPr>
              <w:widowControl/>
              <w:spacing w:before="0" w:after="0"/>
              <w:ind w:firstLine="0"/>
              <w:rPr>
                <w:sz w:val="26"/>
                <w:szCs w:val="26"/>
              </w:rPr>
            </w:pPr>
            <w:r w:rsidRPr="000E47C0">
              <w:rPr>
                <w:sz w:val="26"/>
                <w:szCs w:val="26"/>
              </w:rPr>
              <w:t>Tổng nguồn thu sự nghiệp</w:t>
            </w:r>
          </w:p>
        </w:tc>
        <w:tc>
          <w:tcPr>
            <w:tcW w:w="2556" w:type="dxa"/>
            <w:tcBorders>
              <w:top w:val="nil"/>
              <w:left w:val="nil"/>
              <w:bottom w:val="single" w:sz="4" w:space="0" w:color="auto"/>
              <w:right w:val="single" w:sz="4" w:space="0" w:color="auto"/>
            </w:tcBorders>
            <w:vAlign w:val="center"/>
            <w:hideMark/>
          </w:tcPr>
          <w:p w14:paraId="792A860F" w14:textId="77777777" w:rsidR="00AB7547" w:rsidRPr="000E47C0" w:rsidRDefault="00AB7547" w:rsidP="00AB7547">
            <w:pPr>
              <w:widowControl/>
              <w:spacing w:before="0" w:after="0"/>
              <w:ind w:firstLine="0"/>
              <w:jc w:val="right"/>
              <w:rPr>
                <w:sz w:val="26"/>
                <w:szCs w:val="26"/>
              </w:rPr>
            </w:pPr>
            <w:r w:rsidRPr="000E47C0">
              <w:rPr>
                <w:sz w:val="26"/>
                <w:szCs w:val="26"/>
              </w:rPr>
              <w:t>77.590</w:t>
            </w:r>
          </w:p>
        </w:tc>
      </w:tr>
      <w:tr w:rsidR="000E47C0" w:rsidRPr="000E47C0" w14:paraId="2AFB1E8D"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11676FA" w14:textId="77777777" w:rsidR="00AB7547" w:rsidRPr="000E47C0" w:rsidRDefault="00AB7547" w:rsidP="00AB7547">
            <w:pPr>
              <w:widowControl/>
              <w:spacing w:before="0" w:after="0"/>
              <w:ind w:firstLine="0"/>
              <w:jc w:val="center"/>
              <w:rPr>
                <w:sz w:val="26"/>
                <w:szCs w:val="26"/>
              </w:rPr>
            </w:pPr>
            <w:r w:rsidRPr="000E47C0">
              <w:rPr>
                <w:sz w:val="26"/>
                <w:szCs w:val="26"/>
              </w:rPr>
              <w:t>7</w:t>
            </w:r>
          </w:p>
        </w:tc>
        <w:tc>
          <w:tcPr>
            <w:tcW w:w="5688" w:type="dxa"/>
            <w:tcBorders>
              <w:top w:val="single" w:sz="4" w:space="0" w:color="auto"/>
              <w:left w:val="nil"/>
              <w:bottom w:val="single" w:sz="4" w:space="0" w:color="auto"/>
              <w:right w:val="single" w:sz="4" w:space="0" w:color="auto"/>
            </w:tcBorders>
            <w:vAlign w:val="center"/>
            <w:hideMark/>
          </w:tcPr>
          <w:p w14:paraId="45DF11E3" w14:textId="77777777" w:rsidR="00AB7547" w:rsidRPr="000E47C0" w:rsidRDefault="00AB7547" w:rsidP="00AB7547">
            <w:pPr>
              <w:widowControl/>
              <w:spacing w:before="0" w:after="0"/>
              <w:ind w:firstLine="0"/>
              <w:rPr>
                <w:sz w:val="26"/>
                <w:szCs w:val="26"/>
              </w:rPr>
            </w:pPr>
            <w:r w:rsidRPr="000E47C0">
              <w:rPr>
                <w:sz w:val="26"/>
                <w:szCs w:val="26"/>
              </w:rPr>
              <w:t>NSNN cấp</w:t>
            </w:r>
          </w:p>
        </w:tc>
        <w:tc>
          <w:tcPr>
            <w:tcW w:w="2556" w:type="dxa"/>
            <w:tcBorders>
              <w:top w:val="nil"/>
              <w:left w:val="nil"/>
              <w:bottom w:val="single" w:sz="4" w:space="0" w:color="auto"/>
              <w:right w:val="single" w:sz="4" w:space="0" w:color="auto"/>
            </w:tcBorders>
            <w:vAlign w:val="center"/>
            <w:hideMark/>
          </w:tcPr>
          <w:p w14:paraId="19BE0CBB" w14:textId="77777777" w:rsidR="00AB7547" w:rsidRPr="000E47C0" w:rsidRDefault="00AB7547" w:rsidP="00AB7547">
            <w:pPr>
              <w:widowControl/>
              <w:spacing w:before="0" w:after="0"/>
              <w:ind w:firstLine="0"/>
              <w:jc w:val="right"/>
              <w:rPr>
                <w:sz w:val="26"/>
                <w:szCs w:val="26"/>
              </w:rPr>
            </w:pPr>
            <w:r w:rsidRPr="000E47C0">
              <w:rPr>
                <w:sz w:val="26"/>
                <w:szCs w:val="26"/>
              </w:rPr>
              <w:t>40.000</w:t>
            </w:r>
          </w:p>
        </w:tc>
      </w:tr>
      <w:tr w:rsidR="000E47C0" w:rsidRPr="000E47C0" w14:paraId="1F378B50"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7ECFDF09" w14:textId="77777777" w:rsidR="00AB7547" w:rsidRPr="000E47C0" w:rsidRDefault="00AB7547" w:rsidP="00AB7547">
            <w:pPr>
              <w:widowControl/>
              <w:spacing w:before="0" w:after="0"/>
              <w:ind w:firstLine="0"/>
              <w:jc w:val="center"/>
              <w:rPr>
                <w:sz w:val="26"/>
                <w:szCs w:val="26"/>
              </w:rPr>
            </w:pPr>
            <w:r w:rsidRPr="000E47C0">
              <w:rPr>
                <w:sz w:val="26"/>
                <w:szCs w:val="26"/>
              </w:rPr>
              <w:t>8</w:t>
            </w:r>
          </w:p>
        </w:tc>
        <w:tc>
          <w:tcPr>
            <w:tcW w:w="5688" w:type="dxa"/>
            <w:tcBorders>
              <w:top w:val="single" w:sz="4" w:space="0" w:color="auto"/>
              <w:left w:val="nil"/>
              <w:bottom w:val="single" w:sz="4" w:space="0" w:color="auto"/>
              <w:right w:val="single" w:sz="4" w:space="0" w:color="auto"/>
            </w:tcBorders>
            <w:vAlign w:val="center"/>
            <w:hideMark/>
          </w:tcPr>
          <w:p w14:paraId="07AC57FB" w14:textId="77777777" w:rsidR="00AB7547" w:rsidRPr="000E47C0" w:rsidRDefault="00AB7547" w:rsidP="00AB7547">
            <w:pPr>
              <w:widowControl/>
              <w:spacing w:before="0" w:after="0"/>
              <w:ind w:firstLine="0"/>
              <w:rPr>
                <w:sz w:val="26"/>
                <w:szCs w:val="26"/>
              </w:rPr>
            </w:pPr>
            <w:r w:rsidRPr="000E47C0">
              <w:rPr>
                <w:sz w:val="26"/>
                <w:szCs w:val="26"/>
              </w:rPr>
              <w:t>Tổng dự toán chi</w:t>
            </w:r>
          </w:p>
        </w:tc>
        <w:tc>
          <w:tcPr>
            <w:tcW w:w="2556" w:type="dxa"/>
            <w:tcBorders>
              <w:top w:val="nil"/>
              <w:left w:val="nil"/>
              <w:bottom w:val="single" w:sz="4" w:space="0" w:color="auto"/>
              <w:right w:val="single" w:sz="4" w:space="0" w:color="auto"/>
            </w:tcBorders>
            <w:vAlign w:val="center"/>
            <w:hideMark/>
          </w:tcPr>
          <w:p w14:paraId="79B7E776" w14:textId="77777777" w:rsidR="00AB7547" w:rsidRPr="000E47C0" w:rsidRDefault="00AB7547" w:rsidP="00AB7547">
            <w:pPr>
              <w:widowControl/>
              <w:spacing w:before="0" w:after="0"/>
              <w:ind w:firstLine="0"/>
              <w:jc w:val="right"/>
              <w:rPr>
                <w:sz w:val="26"/>
                <w:szCs w:val="26"/>
              </w:rPr>
            </w:pPr>
            <w:r w:rsidRPr="000E47C0">
              <w:rPr>
                <w:sz w:val="26"/>
                <w:szCs w:val="26"/>
              </w:rPr>
              <w:t>68.340</w:t>
            </w:r>
          </w:p>
        </w:tc>
      </w:tr>
      <w:tr w:rsidR="000E47C0" w:rsidRPr="000E47C0" w14:paraId="63C93A1B"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0E82FD7" w14:textId="77777777" w:rsidR="00AB7547" w:rsidRPr="000E47C0" w:rsidRDefault="00AB7547" w:rsidP="00AB7547">
            <w:pPr>
              <w:widowControl/>
              <w:spacing w:before="0" w:after="0"/>
              <w:ind w:firstLine="0"/>
              <w:jc w:val="center"/>
              <w:rPr>
                <w:sz w:val="26"/>
                <w:szCs w:val="26"/>
              </w:rPr>
            </w:pPr>
            <w:r w:rsidRPr="000E47C0">
              <w:rPr>
                <w:sz w:val="26"/>
                <w:szCs w:val="26"/>
              </w:rPr>
              <w:t>9</w:t>
            </w:r>
          </w:p>
        </w:tc>
        <w:tc>
          <w:tcPr>
            <w:tcW w:w="5688" w:type="dxa"/>
            <w:tcBorders>
              <w:top w:val="single" w:sz="4" w:space="0" w:color="auto"/>
              <w:left w:val="nil"/>
              <w:bottom w:val="single" w:sz="4" w:space="0" w:color="auto"/>
              <w:right w:val="single" w:sz="4" w:space="0" w:color="auto"/>
            </w:tcBorders>
            <w:vAlign w:val="center"/>
            <w:hideMark/>
          </w:tcPr>
          <w:p w14:paraId="56801249" w14:textId="77777777" w:rsidR="00AB7547" w:rsidRPr="000E47C0" w:rsidRDefault="00AB7547" w:rsidP="00AB7547">
            <w:pPr>
              <w:widowControl/>
              <w:spacing w:before="0" w:after="0"/>
              <w:ind w:firstLine="0"/>
              <w:rPr>
                <w:sz w:val="26"/>
                <w:szCs w:val="26"/>
              </w:rPr>
            </w:pPr>
            <w:r w:rsidRPr="000E47C0">
              <w:rPr>
                <w:sz w:val="26"/>
                <w:szCs w:val="26"/>
              </w:rPr>
              <w:t>Tỷ trọng nguồn thu Trường được hưởng từ liên doanh, liên kết (lợi nhuận được chia) trong tổng nguồn thu sự nghiệp; năm thứ nhất Công ty lỗ, chưa chia lợi nhuận</w:t>
            </w:r>
          </w:p>
        </w:tc>
        <w:tc>
          <w:tcPr>
            <w:tcW w:w="2556" w:type="dxa"/>
            <w:tcBorders>
              <w:top w:val="nil"/>
              <w:left w:val="nil"/>
              <w:bottom w:val="single" w:sz="4" w:space="0" w:color="auto"/>
              <w:right w:val="single" w:sz="4" w:space="0" w:color="auto"/>
            </w:tcBorders>
            <w:vAlign w:val="center"/>
            <w:hideMark/>
          </w:tcPr>
          <w:p w14:paraId="0A4A69CB" w14:textId="638C0B08" w:rsidR="00AB7547" w:rsidRPr="000E47C0" w:rsidRDefault="00AB7547" w:rsidP="00AB7547">
            <w:pPr>
              <w:widowControl/>
              <w:spacing w:before="0" w:after="0"/>
              <w:ind w:firstLine="0"/>
              <w:jc w:val="right"/>
              <w:rPr>
                <w:sz w:val="26"/>
                <w:szCs w:val="26"/>
              </w:rPr>
            </w:pPr>
            <w:r w:rsidRPr="000E47C0">
              <w:rPr>
                <w:sz w:val="26"/>
                <w:szCs w:val="26"/>
              </w:rPr>
              <w:t>0</w:t>
            </w:r>
          </w:p>
        </w:tc>
      </w:tr>
      <w:tr w:rsidR="000E47C0" w:rsidRPr="000E47C0" w14:paraId="0EE65D6C"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9C701D7" w14:textId="77777777" w:rsidR="00AB7547" w:rsidRPr="000E47C0" w:rsidRDefault="00AB7547" w:rsidP="00AB7547">
            <w:pPr>
              <w:widowControl/>
              <w:spacing w:before="0" w:after="0"/>
              <w:ind w:firstLine="0"/>
              <w:jc w:val="center"/>
              <w:rPr>
                <w:sz w:val="26"/>
                <w:szCs w:val="26"/>
              </w:rPr>
            </w:pPr>
            <w:r w:rsidRPr="000E47C0">
              <w:rPr>
                <w:sz w:val="26"/>
                <w:szCs w:val="26"/>
              </w:rPr>
              <w:t>10</w:t>
            </w:r>
          </w:p>
        </w:tc>
        <w:tc>
          <w:tcPr>
            <w:tcW w:w="5688" w:type="dxa"/>
            <w:tcBorders>
              <w:top w:val="single" w:sz="4" w:space="0" w:color="auto"/>
              <w:left w:val="nil"/>
              <w:bottom w:val="single" w:sz="4" w:space="0" w:color="auto"/>
              <w:right w:val="single" w:sz="4" w:space="0" w:color="auto"/>
            </w:tcBorders>
            <w:vAlign w:val="center"/>
            <w:hideMark/>
          </w:tcPr>
          <w:p w14:paraId="229E5B64" w14:textId="77777777" w:rsidR="00AB7547" w:rsidRPr="000E47C0" w:rsidRDefault="00AB7547" w:rsidP="00AB7547">
            <w:pPr>
              <w:widowControl/>
              <w:spacing w:before="0" w:after="0"/>
              <w:ind w:firstLine="0"/>
              <w:rPr>
                <w:sz w:val="26"/>
                <w:szCs w:val="26"/>
              </w:rPr>
            </w:pPr>
            <w:r w:rsidRPr="000E47C0">
              <w:rPr>
                <w:sz w:val="26"/>
                <w:szCs w:val="26"/>
              </w:rPr>
              <w:t>Tỷ trọng tiền do NSNN cấp trong tổng dự toán chi (7*100/8)</w:t>
            </w:r>
          </w:p>
        </w:tc>
        <w:tc>
          <w:tcPr>
            <w:tcW w:w="2556" w:type="dxa"/>
            <w:tcBorders>
              <w:top w:val="nil"/>
              <w:left w:val="nil"/>
              <w:bottom w:val="single" w:sz="4" w:space="0" w:color="auto"/>
              <w:right w:val="single" w:sz="4" w:space="0" w:color="auto"/>
            </w:tcBorders>
            <w:vAlign w:val="center"/>
            <w:hideMark/>
          </w:tcPr>
          <w:p w14:paraId="3024CD57" w14:textId="77777777" w:rsidR="00AB7547" w:rsidRPr="000E47C0" w:rsidRDefault="00AB7547" w:rsidP="00AB7547">
            <w:pPr>
              <w:widowControl/>
              <w:spacing w:before="0" w:after="0"/>
              <w:ind w:firstLine="0"/>
              <w:jc w:val="right"/>
              <w:rPr>
                <w:sz w:val="26"/>
                <w:szCs w:val="26"/>
              </w:rPr>
            </w:pPr>
            <w:r w:rsidRPr="000E47C0">
              <w:rPr>
                <w:sz w:val="26"/>
                <w:szCs w:val="26"/>
              </w:rPr>
              <w:t>58,53</w:t>
            </w:r>
          </w:p>
        </w:tc>
      </w:tr>
      <w:tr w:rsidR="000E47C0" w:rsidRPr="000E47C0" w14:paraId="47029591"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69AB168" w14:textId="77777777" w:rsidR="00AB7547" w:rsidRPr="000E47C0" w:rsidRDefault="00AB7547" w:rsidP="00AB7547">
            <w:pPr>
              <w:widowControl/>
              <w:spacing w:before="0" w:after="0"/>
              <w:ind w:firstLine="0"/>
              <w:jc w:val="center"/>
              <w:rPr>
                <w:sz w:val="26"/>
                <w:szCs w:val="26"/>
              </w:rPr>
            </w:pPr>
            <w:r w:rsidRPr="000E47C0">
              <w:rPr>
                <w:sz w:val="26"/>
                <w:szCs w:val="26"/>
              </w:rPr>
              <w:t>11</w:t>
            </w:r>
          </w:p>
        </w:tc>
        <w:tc>
          <w:tcPr>
            <w:tcW w:w="5688" w:type="dxa"/>
            <w:tcBorders>
              <w:top w:val="single" w:sz="4" w:space="0" w:color="auto"/>
              <w:left w:val="nil"/>
              <w:bottom w:val="single" w:sz="4" w:space="0" w:color="auto"/>
              <w:right w:val="single" w:sz="4" w:space="0" w:color="auto"/>
            </w:tcBorders>
            <w:vAlign w:val="center"/>
            <w:hideMark/>
          </w:tcPr>
          <w:p w14:paraId="6794ACF5" w14:textId="3CCAF458" w:rsidR="00AB7547" w:rsidRPr="000E47C0" w:rsidRDefault="00AB7547" w:rsidP="00AB7547">
            <w:pPr>
              <w:widowControl/>
              <w:spacing w:before="0" w:after="0"/>
              <w:ind w:firstLine="0"/>
              <w:rPr>
                <w:sz w:val="26"/>
                <w:szCs w:val="26"/>
              </w:rPr>
            </w:pPr>
            <w:r w:rsidRPr="000E47C0">
              <w:rPr>
                <w:sz w:val="26"/>
                <w:szCs w:val="26"/>
              </w:rPr>
              <w:t>Tỷ trọng nguồn thu từ lợi nhuận hoạt động kinh doanh, liên doanh, liên kết trong tổng dự toán chi (0 triệu đồng *100/8)</w:t>
            </w:r>
          </w:p>
        </w:tc>
        <w:tc>
          <w:tcPr>
            <w:tcW w:w="2556" w:type="dxa"/>
            <w:tcBorders>
              <w:top w:val="nil"/>
              <w:left w:val="nil"/>
              <w:bottom w:val="single" w:sz="4" w:space="0" w:color="auto"/>
              <w:right w:val="single" w:sz="4" w:space="0" w:color="auto"/>
            </w:tcBorders>
            <w:vAlign w:val="center"/>
            <w:hideMark/>
          </w:tcPr>
          <w:p w14:paraId="4DBC2C76" w14:textId="2473F5DA" w:rsidR="00AB7547" w:rsidRPr="000E47C0" w:rsidRDefault="00AB7547" w:rsidP="00AB7547">
            <w:pPr>
              <w:widowControl/>
              <w:spacing w:before="0" w:after="0"/>
              <w:ind w:firstLine="0"/>
              <w:jc w:val="right"/>
              <w:rPr>
                <w:sz w:val="26"/>
                <w:szCs w:val="26"/>
              </w:rPr>
            </w:pPr>
            <w:r w:rsidRPr="000E47C0">
              <w:rPr>
                <w:sz w:val="26"/>
                <w:szCs w:val="26"/>
              </w:rPr>
              <w:t>0</w:t>
            </w:r>
          </w:p>
        </w:tc>
      </w:tr>
    </w:tbl>
    <w:p w14:paraId="4930A854" w14:textId="20F6DEE8" w:rsidR="00AB7547" w:rsidRPr="000E47C0" w:rsidRDefault="00AB7547" w:rsidP="00AB7547">
      <w:pPr>
        <w:shd w:val="clear" w:color="auto" w:fill="FFFFFF"/>
        <w:rPr>
          <w:szCs w:val="28"/>
          <w:lang w:val="vi"/>
        </w:rPr>
      </w:pPr>
      <w:r w:rsidRPr="000E47C0">
        <w:rPr>
          <w:szCs w:val="28"/>
          <w:lang w:val="vi"/>
        </w:rPr>
        <w:t>Năm thứ nhất (từ Quý III năm 2028), Công ty lỗ khoảng 768 triệu đồng do hiệu suất khai thác mới đạt 70% công suất, chi phí khấu hao và đào tạo ban đầu; năm thứ 2 lỗ khoảng 259 triệu đồng; từ năm thứ 3 có lãi, lợi nhuận sau thuế khoảng 504–767 triệu đồng/năm. Lỗ lũy kế được bù đắp từ lợi nhuận năm thứ 3 và năm thứ 4; Trường bắt đầu được chia lợi nhuận từ năm thứ 4.</w:t>
      </w:r>
    </w:p>
    <w:p w14:paraId="6AB67162" w14:textId="71600031" w:rsidR="00AB7547" w:rsidRPr="000E47C0" w:rsidRDefault="00AB7547" w:rsidP="00AB7547">
      <w:pPr>
        <w:shd w:val="clear" w:color="auto" w:fill="FFFFFF"/>
        <w:rPr>
          <w:szCs w:val="28"/>
          <w:lang w:val="vi"/>
        </w:rPr>
      </w:pPr>
      <w:r w:rsidRPr="000E47C0">
        <w:rPr>
          <w:szCs w:val="28"/>
          <w:lang w:val="vi"/>
        </w:rPr>
        <w:t xml:space="preserve">Căn cứ bảng phân tích tài chính 10 năm đầu hoạt động, khi đã đi vào ổn định (từ năm thứ 7), dự kiến lợi nhuận Trường được chia khoảng 290–313 triệu đồng/năm; khi lưu lượng thực tế đạt ngưỡng đầu tư dây chuyền thứ hai, doanh thu và lợi nhuận tăng tương ứng, góp phần bổ sung vào nguồn kinh phí hoạt động của nhà trường, giảm bớt gánh nặng cho NSNN. </w:t>
      </w:r>
    </w:p>
    <w:p w14:paraId="7428B8C1" w14:textId="2F962BCD" w:rsidR="00197D5A" w:rsidRPr="000E47C0" w:rsidRDefault="00AB7547" w:rsidP="00AB7547">
      <w:pPr>
        <w:shd w:val="clear" w:color="auto" w:fill="FFFFFF"/>
        <w:rPr>
          <w:i/>
          <w:iCs/>
          <w:szCs w:val="28"/>
        </w:rPr>
      </w:pPr>
      <w:r w:rsidRPr="000E47C0">
        <w:rPr>
          <w:szCs w:val="28"/>
          <w:lang w:val="vi"/>
        </w:rPr>
        <w:t>Dự kiến thời gian hoàn vốn đầu tư của Đề án khoảng 8,5 năm cho nguồn vốn đầu tư giai đoạn 1 là 20.456,5 triệu đồng. Đây là thời gian hoàn vốn giản đơn của dòng tiền dự án (lợi nhuận sau thuế cộng khấu hao), chưa tính chiết khấu dòng tiền; thời gian thu hồi vốn góp của từng thành viên phụ thuộc lợi nhuận được chia và phương án xử lý vốn khi kết thúc, được xác định cụ thể trong dự án đầu tư và Điều lệ Công ty.</w:t>
      </w:r>
    </w:p>
    <w:p w14:paraId="2BD2D1E8" w14:textId="77777777" w:rsidR="00197D5A" w:rsidRPr="000E47C0" w:rsidRDefault="00AB7547" w:rsidP="00AB7547">
      <w:pPr>
        <w:shd w:val="clear" w:color="auto" w:fill="FFFFFF"/>
        <w:rPr>
          <w:i/>
          <w:iCs/>
          <w:szCs w:val="28"/>
        </w:rPr>
      </w:pPr>
      <w:r w:rsidRPr="000E47C0">
        <w:rPr>
          <w:szCs w:val="28"/>
          <w:lang w:val="vi"/>
        </w:rPr>
        <w:t xml:space="preserve">Phân tích độ nhạy (giữ nguyên chi phí tiền lương, khấu hao, chi phí hoạt động; chi phí vận hành khác bằng 5% doanh thu; thuế suất 20%; chuyển lỗ tối đa 05 năm): </w:t>
      </w:r>
      <w:del w:id="111" w:author="Nội dung điều chỉnh (Claude)" w:date="2026-10-24T19:53:00Z">
        <w:r w:rsidRPr="000E47C0">
          <w:rPr>
            <w:szCs w:val="28"/>
            <w:lang w:val="vi"/>
          </w:rPr>
          <w:delText>Doanh thu tăng 10% thì thời gian hoàn vốn khoảng 7,4 năm</w:delText>
        </w:r>
      </w:del>
      <w:ins w:id="112" w:author="Nội dung điều chỉnh (Claude)" w:date="2026-10-24T19:53:00Z">
        <w:r w:rsidRPr="000E47C0">
          <w:rPr>
            <w:szCs w:val="28"/>
            <w:lang w:val="vi"/>
          </w:rPr>
          <w:t>Doanh thu tăng 10% (phép thử về giá, dịch vụ bổ sung; không vượt công suất 14.976 lượt/năm) thì thời gian hoàn vốn khoảng 7,4 năm</w:t>
        </w:r>
      </w:ins>
      <w:r w:rsidRPr="000E47C0">
        <w:rPr>
          <w:szCs w:val="28"/>
          <w:lang w:val="vi"/>
        </w:rPr>
        <w:t>; doanh thu giảm 10% thì chưa hoàn vốn trong 10 năm đầu (</w:t>
      </w:r>
      <w:del w:id="113" w:author="Nội dung điều chỉnh (Claude)" w:date="2026-10-24T19:53:00Z">
        <w:r w:rsidRPr="000E47C0">
          <w:rPr>
            <w:szCs w:val="28"/>
            <w:lang w:val="vi"/>
          </w:rPr>
          <w:delText>lũy kế dòng tiền khoảng 20.367 triệu đồng, thiếu khoảng 89 triệu đồng</w:delText>
        </w:r>
      </w:del>
      <w:ins w:id="114" w:author="Nội dung điều chỉnh (Claude)" w:date="2026-10-24T19:53:00Z">
        <w:r w:rsidRPr="000E47C0">
          <w:rPr>
            <w:szCs w:val="28"/>
            <w:lang w:val="vi"/>
          </w:rPr>
          <w:t>lũy kế dòng tiền khoảng 20.419 triệu đồng, thiếu khoảng 38 triệu đồng</w:t>
        </w:r>
      </w:ins>
      <w:r w:rsidRPr="000E47C0">
        <w:rPr>
          <w:szCs w:val="28"/>
          <w:lang w:val="vi"/>
        </w:rPr>
        <w:t xml:space="preserve">, hoàn vốn khoảng 10 năm); doanh thu giảm 20% thì lũy kế dòng tiền 10 năm </w:t>
      </w:r>
      <w:del w:id="115" w:author="Nội dung điều chỉnh (Claude)" w:date="2026-10-24T19:53:00Z">
        <w:r w:rsidRPr="000E47C0">
          <w:rPr>
            <w:szCs w:val="28"/>
            <w:lang w:val="vi"/>
          </w:rPr>
          <w:delText>khoảng 15.435 triệu đồng (khoảng 75% vốn đầu tư)</w:delText>
        </w:r>
      </w:del>
      <w:ins w:id="116" w:author="Nội dung điều chỉnh (Claude)" w:date="2026-10-24T19:53:00Z">
        <w:r w:rsidRPr="000E47C0">
          <w:rPr>
            <w:szCs w:val="28"/>
            <w:lang w:val="vi"/>
          </w:rPr>
          <w:t>khoảng 15.486 triệu đồng (khoảng 76% vốn đầu tư)</w:t>
        </w:r>
      </w:ins>
      <w:r w:rsidRPr="000E47C0">
        <w:rPr>
          <w:szCs w:val="28"/>
          <w:lang w:val="vi"/>
        </w:rPr>
        <w:t xml:space="preserve">. Sản lượng kiểm định là yếu tố rủi ro chính; Công ty phải có kế hoạch phát triển khách hàng, theo dõi sản lượng hằng quý và phương án điều chỉnh chi phí khi sản lượng thấp hơn kế hoạch. Chi đào tạo tại Bảng 20 (27, 12, 12 triệu đồng) là khoản chi đào tạo ban đầu đã tính trong vốn đầu tư (51,5 triệu đồng, Bảng 18), </w:t>
      </w:r>
      <w:del w:id="117" w:author="Nội dung điều chỉnh (Claude)" w:date="2026-10-24T19:53:00Z">
        <w:r w:rsidRPr="000E47C0">
          <w:rPr>
            <w:szCs w:val="28"/>
            <w:lang w:val="vi"/>
          </w:rPr>
          <w:delText>được ghi nhận vào chi phí để thận trọng; tác động đến thời gian hoàn vốn không đáng kể.</w:delText>
        </w:r>
      </w:del>
      <w:ins w:id="118" w:author="Nội dung điều chỉnh (Claude)" w:date="2026-10-24T19:53:00Z">
        <w:r w:rsidRPr="000E47C0">
          <w:rPr>
            <w:szCs w:val="28"/>
            <w:lang w:val="vi"/>
          </w:rPr>
          <w:t>được ghi nhận vào chi phí các năm đầu nhưng đã chi từ vốn đầu tư ban đầu, nên được cộng lại vào dòng tiền năm thứ 1 đến năm thứ 3 tại Bảng 20 để không tính trùng (thời gian hoàn vốn khoảng 8,45 năm, làm tròn 8,5 năm).</w:t>
        </w:r>
      </w:ins>
      <w:r w:rsidRPr="000E47C0">
        <w:rPr>
          <w:szCs w:val="28"/>
          <w:lang w:val="vi"/>
        </w:rPr>
        <w:t xml:space="preserve"> Phòng Tài chính - Kế toán lập bảng tính có công thức để kiểm soát các giả định trên khi lập dự án đầu tư.</w:t>
      </w:r>
    </w:p>
    <w:p w14:paraId="3E0C8A85" w14:textId="77777777" w:rsidR="00197D5A" w:rsidRPr="000E47C0" w:rsidRDefault="00197D5A" w:rsidP="00197D5A">
      <w:pPr>
        <w:pStyle w:val="Heading1"/>
        <w:rPr>
          <w:color w:val="auto"/>
          <w:lang w:val="nl-BE"/>
        </w:rPr>
      </w:pPr>
      <w:bookmarkStart w:id="119" w:name="_Toc236064061"/>
      <w:r w:rsidRPr="000E47C0">
        <w:rPr>
          <w:color w:val="auto"/>
          <w:lang w:val="nl-BE"/>
        </w:rPr>
        <w:t>II. HIỆU QUẢ XÃ HỘI, TÁC ĐỘNG MÔI TRƯỜNG VÀ TÍNH BỀN VỮNG CỦA ĐỀ ÁN</w:t>
      </w:r>
      <w:bookmarkEnd w:id="119"/>
    </w:p>
    <w:p w14:paraId="022AF0AE" w14:textId="77777777" w:rsidR="00197D5A" w:rsidRPr="000E47C0" w:rsidRDefault="00197D5A" w:rsidP="00197D5A">
      <w:pPr>
        <w:pStyle w:val="Heading2"/>
        <w:rPr>
          <w:color w:val="auto"/>
          <w:lang w:val="nl-BE"/>
        </w:rPr>
      </w:pPr>
      <w:bookmarkStart w:id="120" w:name="_Toc236064062"/>
      <w:r w:rsidRPr="000E47C0">
        <w:rPr>
          <w:color w:val="auto"/>
          <w:lang w:val="nl-BE"/>
        </w:rPr>
        <w:t>1. Hiệu quả xã hội</w:t>
      </w:r>
      <w:bookmarkEnd w:id="120"/>
    </w:p>
    <w:p w14:paraId="445FE6F4" w14:textId="77777777" w:rsidR="00197D5A" w:rsidRPr="000E47C0" w:rsidRDefault="00197D5A" w:rsidP="00197D5A">
      <w:pPr>
        <w:rPr>
          <w:lang w:val="nl-BE"/>
        </w:rPr>
      </w:pPr>
      <w:r w:rsidRPr="000E47C0">
        <w:rPr>
          <w:lang w:val="nl-BE"/>
        </w:rPr>
        <w:t>Với mục tiêu của Đề án nhằm khai thác, sử dụng có hiệu quả nguồn nhân lực, cơ sở vật chất hiện có của nhà trường, gắn với hoạt động dịch vụ theo hướng xã hội hóa để tạo nguồn thu sự nghiệp cho nhà trường; huy động các nguồn lực tài chính trong xã hội, giảm đầu tư công đối với lĩnh vực đăng kiểm XCG tại địa phương nhưng vẫn bảo đảm đáp ứng thỏa mãn các quy chuẩn, quy định hiện hành. Đề án thực hiện thành công sẽ mang lại hiệu quả xã hội, môi trường, thể hiện thông qua những điểm sau đây:</w:t>
      </w:r>
    </w:p>
    <w:p w14:paraId="2E2BEAC6" w14:textId="77777777" w:rsidR="00197D5A" w:rsidRPr="000E47C0" w:rsidRDefault="00197D5A" w:rsidP="00197D5A">
      <w:pPr>
        <w:rPr>
          <w:lang w:val="nl-BE"/>
        </w:rPr>
      </w:pPr>
      <w:r w:rsidRPr="000E47C0">
        <w:rPr>
          <w:lang w:val="nl-BE"/>
        </w:rPr>
        <w:t>a) Đáp ứng yêu cầu cấp bách của Đảng, Nhà nước nói chung và của Tỉnh ủy, UBND tỉnh nói riêng về đổi mới hệ thống tổ chức quản lý, nâng cao chất lượng và hiệu quả hoạt động của các đơn vị sự nghiệp công lập trong giai đoạn hiện nay.</w:t>
      </w:r>
    </w:p>
    <w:p w14:paraId="65DA6706" w14:textId="77777777" w:rsidR="00197D5A" w:rsidRPr="000E47C0" w:rsidRDefault="00197D5A" w:rsidP="00197D5A">
      <w:pPr>
        <w:rPr>
          <w:lang w:val="nl-BE"/>
        </w:rPr>
      </w:pPr>
      <w:r w:rsidRPr="000E47C0">
        <w:rPr>
          <w:lang w:val="nl-BE"/>
        </w:rPr>
        <w:t>b) Nâng cao vị thế, khẳng định chất lượng thương hiệu của Trường Cao đẳng Kon Tum thông qua việc cung cấp hệ thống dịch vụ có chất lượng cho xã hội.</w:t>
      </w:r>
    </w:p>
    <w:p w14:paraId="06AF3AC2" w14:textId="77777777" w:rsidR="00197D5A" w:rsidRPr="000E47C0" w:rsidRDefault="00197D5A" w:rsidP="00197D5A">
      <w:pPr>
        <w:rPr>
          <w:lang w:val="nl-BE"/>
        </w:rPr>
      </w:pPr>
      <w:r w:rsidRPr="000E47C0">
        <w:rPr>
          <w:lang w:val="nl-BE"/>
        </w:rPr>
        <w:t>c) Tạo ra môi trường hoạt động ổn định, mang tính chuyên nghiệp của Trường nói chung và của doanh nghiệp nói riêng.</w:t>
      </w:r>
    </w:p>
    <w:p w14:paraId="0B6DD555" w14:textId="77777777" w:rsidR="00197D5A" w:rsidRPr="000E47C0" w:rsidRDefault="00197D5A" w:rsidP="00197D5A">
      <w:pPr>
        <w:rPr>
          <w:lang w:val="nl-BE"/>
        </w:rPr>
      </w:pPr>
      <w:r w:rsidRPr="000E47C0">
        <w:rPr>
          <w:lang w:val="nl-BE"/>
        </w:rPr>
        <w:t>d) Tạo ra môi trường cạnh tranh lành mạnh giữa các cơ sở kinh doanh dịch vụ đăng kiểm XCG trên địa bàn tỉnh.</w:t>
      </w:r>
    </w:p>
    <w:p w14:paraId="0F9DE1D8" w14:textId="77777777" w:rsidR="00197D5A" w:rsidRPr="000E47C0" w:rsidRDefault="00197D5A" w:rsidP="00197D5A">
      <w:pPr>
        <w:rPr>
          <w:lang w:val="nl-BE"/>
        </w:rPr>
      </w:pPr>
      <w:r w:rsidRPr="000E47C0">
        <w:rPr>
          <w:lang w:val="nl-BE"/>
        </w:rPr>
        <w:t xml:space="preserve">đ) Góp phần giải quyết tình trạng ô nhiễm môi trường do XCG không bảo đảm tiêu chuẩn kỹ thuật gây ra. </w:t>
      </w:r>
    </w:p>
    <w:p w14:paraId="36EDC548" w14:textId="77777777" w:rsidR="00197D5A" w:rsidRPr="000E47C0" w:rsidRDefault="00197D5A" w:rsidP="00197D5A">
      <w:pPr>
        <w:rPr>
          <w:lang w:val="nl-BE"/>
        </w:rPr>
      </w:pPr>
      <w:r w:rsidRPr="000E47C0">
        <w:rPr>
          <w:lang w:val="nl-BE"/>
        </w:rPr>
        <w:t>e) Nâng cao nhận thức, tạo chuyển biến sâu rộng cho công chức, viên chức, người lao động, các tầng lớp nhân dân về bảo vệ môi trường.</w:t>
      </w:r>
    </w:p>
    <w:p w14:paraId="5AB61C45" w14:textId="77777777" w:rsidR="00197D5A" w:rsidRPr="000E47C0" w:rsidRDefault="00197D5A" w:rsidP="00197D5A">
      <w:pPr>
        <w:pStyle w:val="Heading2"/>
        <w:rPr>
          <w:color w:val="auto"/>
          <w:lang w:val="nl-BE"/>
        </w:rPr>
      </w:pPr>
      <w:bookmarkStart w:id="121" w:name="_Toc236064063"/>
      <w:r w:rsidRPr="000E47C0">
        <w:rPr>
          <w:color w:val="auto"/>
          <w:lang w:val="nl-BE"/>
        </w:rPr>
        <w:t>2. Tính bền vững của Đề án</w:t>
      </w:r>
      <w:bookmarkEnd w:id="121"/>
    </w:p>
    <w:p w14:paraId="176756FD" w14:textId="77777777" w:rsidR="00197D5A" w:rsidRPr="000E47C0" w:rsidRDefault="00197D5A" w:rsidP="004C1283">
      <w:pPr>
        <w:rPr>
          <w:szCs w:val="28"/>
          <w:lang w:val="nl-NL"/>
        </w:rPr>
      </w:pPr>
      <w:r w:rsidRPr="000E47C0">
        <w:rPr>
          <w:szCs w:val="28"/>
          <w:lang w:val="nl-NL"/>
        </w:rPr>
        <w:t>Đề án có tính ổn định, bền vững cao thông qua việc xác định lộ trình và các định hướng sau đây:</w:t>
      </w:r>
    </w:p>
    <w:p w14:paraId="7280EC2B" w14:textId="77777777" w:rsidR="00197D5A" w:rsidRPr="000E47C0" w:rsidRDefault="00197D5A" w:rsidP="004C1283">
      <w:pPr>
        <w:rPr>
          <w:szCs w:val="28"/>
          <w:lang w:val="nl-NL"/>
        </w:rPr>
      </w:pPr>
      <w:r w:rsidRPr="000E47C0">
        <w:rPr>
          <w:szCs w:val="28"/>
          <w:lang w:val="nl-NL"/>
        </w:rPr>
        <w:t>a) Đề án xác định rõ lộ trình thực hiện theo từng giai đoạn, trong từng giai đoạn xác định rõ mục tiêu, những định hướng mang tính chiến lược, nhằm bảo đảm mục tiêu duy trì hoạt động ổn định, từng bước phát triển để phù hợp với mô hình hoạt động doanh nghiệp một cách linh hoạt, hiệu quả.</w:t>
      </w:r>
    </w:p>
    <w:p w14:paraId="56F119AB" w14:textId="77777777" w:rsidR="00197D5A" w:rsidRPr="000E47C0" w:rsidRDefault="00197D5A" w:rsidP="004C1283">
      <w:pPr>
        <w:rPr>
          <w:lang w:val="nl-NL"/>
        </w:rPr>
      </w:pPr>
      <w:r w:rsidRPr="000E47C0">
        <w:rPr>
          <w:lang w:val="nl-NL"/>
        </w:rPr>
        <w:t>b) Các sản phẩm, dịch vụ do doanh nghiệp cung cấp cho xã hội mang tính ổn định, kế thừa kinh nghiệm hoạt động của các đơn vị đăng kiểm khác, bên cạnh đó việc định hướng phát triển đa dạng nhiều sản phẩm dịch vụ gia tăng được xác định trong Đề án phản ánh được xu thế phát triển ngành đăng kiểm trong tương lai.</w:t>
      </w:r>
    </w:p>
    <w:p w14:paraId="7A728C42" w14:textId="77777777" w:rsidR="00197D5A" w:rsidRPr="000E47C0" w:rsidRDefault="00197D5A" w:rsidP="004C1283">
      <w:pPr>
        <w:rPr>
          <w:lang w:val="nl-NL"/>
        </w:rPr>
      </w:pPr>
      <w:r w:rsidRPr="000E47C0">
        <w:rPr>
          <w:lang w:val="nl-NL"/>
        </w:rPr>
        <w:t>c) Trong các năm qua, tình hình kinh tế - xã hội của tỉnh phát triển nhanh và ổn định; dự báo nhu cầu đăng kiểm phương tiện XCG tăng, số lượng cơ sở đăng kiểm trong tỉnh rất ít là một trong những yếu tố quan trọng, thể hiện tính khả thi, ổn định, bền vững của Đề án.</w:t>
      </w:r>
    </w:p>
    <w:p w14:paraId="177BC9B3" w14:textId="77777777" w:rsidR="00197D5A" w:rsidRPr="000E47C0" w:rsidRDefault="00197D5A" w:rsidP="00197D5A">
      <w:pPr>
        <w:pStyle w:val="Heading2"/>
        <w:rPr>
          <w:color w:val="auto"/>
          <w:lang w:val="nl-NL"/>
        </w:rPr>
      </w:pPr>
      <w:bookmarkStart w:id="122" w:name="_Toc236064064"/>
      <w:r w:rsidRPr="000E47C0">
        <w:rPr>
          <w:color w:val="auto"/>
          <w:lang w:val="nl-NL"/>
        </w:rPr>
        <w:t>3. Đánh giá sơ bộ tác động môi trường theo quy định pháp luật về bảo vệ môi trường</w:t>
      </w:r>
      <w:bookmarkEnd w:id="122"/>
    </w:p>
    <w:p w14:paraId="02F5861D" w14:textId="77777777" w:rsidR="00197D5A" w:rsidRPr="000E47C0" w:rsidRDefault="00197D5A" w:rsidP="004C1283">
      <w:pPr>
        <w:rPr>
          <w:lang w:val="nl-NL"/>
        </w:rPr>
      </w:pPr>
      <w:r w:rsidRPr="000E47C0">
        <w:rPr>
          <w:lang w:val="nl-NL"/>
        </w:rPr>
        <w:t>a) Mục đích của việc đánh giá sơ bộ tác động môi trường là nhận diện các yếu tố có thể tác động đến môi trường trong quá trình chuẩn bị đầu tư, xây dựng và vận hành; từ đó đề xuất các giải pháp phòng ngừa, giảm thiểu và kiểm soát ô nhiễm, bảo đảm dự án được triển khai phù hợp với quy định của pháp luật về bảo vệ môi trường.</w:t>
      </w:r>
    </w:p>
    <w:p w14:paraId="2026AED9" w14:textId="77777777" w:rsidR="00197D5A" w:rsidRPr="000E47C0" w:rsidRDefault="00197D5A" w:rsidP="004C1283">
      <w:pPr>
        <w:rPr>
          <w:i/>
          <w:iCs/>
          <w:lang w:val="nl-NL"/>
        </w:rPr>
      </w:pPr>
      <w:r w:rsidRPr="000E47C0">
        <w:rPr>
          <w:lang w:val="nl-NL"/>
        </w:rPr>
        <w:t xml:space="preserve">b) Trong quá trình xây dựng Đề án, trên cơ sở các văn bản quy phạm pháp luật về bảo vệ môi trường, quy chuẩn kỹ thuật có liên quan, Đề án nhận dạng, dự báo một số tác động về môi trường trong quá trình chuẩn bị đầu tư, thi công xây dựng và vận hành hoạt động như: Chất thải rắn, nước thải, khí thải, bụi, tiếng ồn, độ rung, ... Đề án đã đánh giá mức độ ảnh hưởng và đề xuất các giải pháp bảo vệ môi trường. </w:t>
      </w:r>
      <w:r w:rsidRPr="000E47C0">
        <w:rPr>
          <w:i/>
          <w:iCs/>
          <w:lang w:val="nl-NL"/>
        </w:rPr>
        <w:t>Qua đánh giá sơ bộ thì mức độ tác động đến môi trường không lớn, các tác động phát sinh chủ yếu mang tính cục bộ và hoàn toàn có thể kiểm soát bằng các giải pháp kỹ thuật và quản lý phù hợp.</w:t>
      </w:r>
    </w:p>
    <w:p w14:paraId="070E8A0A" w14:textId="77777777" w:rsidR="00197D5A" w:rsidRPr="000E47C0" w:rsidRDefault="00197D5A" w:rsidP="00197D5A">
      <w:pPr>
        <w:rPr>
          <w:b/>
          <w:bCs/>
          <w:i/>
          <w:iCs/>
          <w:lang w:val="nl-NL"/>
        </w:rPr>
      </w:pPr>
      <w:r w:rsidRPr="000E47C0">
        <w:rPr>
          <w:b/>
          <w:bCs/>
          <w:i/>
          <w:iCs/>
          <w:lang w:val="nl-NL"/>
        </w:rPr>
        <w:t>Chi tiết đánh giá sơ bộ tác động môi trường tại Phụ lục VII kèm theo.</w:t>
      </w:r>
    </w:p>
    <w:p w14:paraId="53D24586" w14:textId="77777777" w:rsidR="00197D5A" w:rsidRPr="000E47C0" w:rsidRDefault="00197D5A" w:rsidP="00197D5A">
      <w:pPr>
        <w:pStyle w:val="Heading1"/>
        <w:rPr>
          <w:color w:val="auto"/>
          <w:lang w:val="nl-NL"/>
        </w:rPr>
      </w:pPr>
      <w:bookmarkStart w:id="123" w:name="_Toc236064065"/>
      <w:r w:rsidRPr="000E47C0">
        <w:rPr>
          <w:color w:val="auto"/>
          <w:lang w:val="nl-NL"/>
        </w:rPr>
        <w:t xml:space="preserve">III. QUẢN TRỊ </w:t>
      </w:r>
      <w:r w:rsidRPr="000E47C0">
        <w:rPr>
          <w:color w:val="auto"/>
        </w:rPr>
        <w:t>RỦI</w:t>
      </w:r>
      <w:r w:rsidRPr="000E47C0">
        <w:rPr>
          <w:color w:val="auto"/>
          <w:lang w:val="nl-NL"/>
        </w:rPr>
        <w:t xml:space="preserve"> RO CỦA ĐỀ ÁN</w:t>
      </w:r>
      <w:bookmarkEnd w:id="123"/>
    </w:p>
    <w:p w14:paraId="44C1FFBE" w14:textId="77777777" w:rsidR="00197D5A" w:rsidRPr="000E47C0" w:rsidRDefault="00197D5A" w:rsidP="00197D5A">
      <w:pPr>
        <w:pStyle w:val="Heading2"/>
        <w:rPr>
          <w:color w:val="auto"/>
          <w:lang w:val="nl-NL"/>
        </w:rPr>
      </w:pPr>
      <w:bookmarkStart w:id="124" w:name="_Toc236064066"/>
      <w:r w:rsidRPr="000E47C0">
        <w:rPr>
          <w:color w:val="auto"/>
          <w:lang w:val="nl-NL"/>
        </w:rPr>
        <w:t>1. Cấp độ rủi ro</w:t>
      </w:r>
      <w:bookmarkEnd w:id="124"/>
    </w:p>
    <w:p w14:paraId="617D0299" w14:textId="77777777" w:rsidR="00197D5A" w:rsidRPr="000E47C0" w:rsidRDefault="00197D5A" w:rsidP="00197D5A">
      <w:pPr>
        <w:rPr>
          <w:lang w:val="nl-NL"/>
        </w:rPr>
      </w:pPr>
      <w:r w:rsidRPr="000E47C0">
        <w:rPr>
          <w:lang w:val="nl-NL"/>
        </w:rPr>
        <w:t>Đề án áp dụng mô hình ERM (Enterprise Risk Management), trong đó rủi ro là trách nhiệm của toàn hệ thống chứ không thuộc riêng về từng bộ phận hay các quy định về thể chế. Phạm vi Đề án này nhận dạng các cấp độ rủi ro như sau:</w:t>
      </w:r>
    </w:p>
    <w:p w14:paraId="13D99AFA" w14:textId="77777777" w:rsidR="00197D5A" w:rsidRPr="000E47C0" w:rsidRDefault="00197D5A" w:rsidP="00197D5A">
      <w:pPr>
        <w:pStyle w:val="tnbng"/>
        <w:rPr>
          <w:color w:val="auto"/>
          <w:lang w:val="nl-NL"/>
        </w:rPr>
      </w:pPr>
      <w:bookmarkStart w:id="125" w:name="_Toc238544035"/>
      <w:r w:rsidRPr="000E47C0">
        <w:rPr>
          <w:color w:val="auto"/>
        </w:rPr>
        <w:t>Bảng 23. Nhận dạng rủi ro</w:t>
      </w:r>
      <w:bookmarkEnd w:id="125"/>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1701"/>
        <w:gridCol w:w="1417"/>
      </w:tblGrid>
      <w:tr w:rsidR="000E47C0" w:rsidRPr="000E47C0" w14:paraId="2FB84CB3" w14:textId="77777777" w:rsidTr="006047EC">
        <w:trPr>
          <w:tblHeader/>
        </w:trPr>
        <w:tc>
          <w:tcPr>
            <w:tcW w:w="5949" w:type="dxa"/>
            <w:vAlign w:val="center"/>
          </w:tcPr>
          <w:p w14:paraId="1E1B11CF" w14:textId="77777777" w:rsidR="00197D5A" w:rsidRPr="000E47C0" w:rsidRDefault="00197D5A" w:rsidP="006047EC">
            <w:pPr>
              <w:pStyle w:val="IntenseQuote"/>
              <w:jc w:val="center"/>
              <w:rPr>
                <w:b/>
                <w:bCs/>
              </w:rPr>
            </w:pPr>
            <w:r w:rsidRPr="000E47C0">
              <w:rPr>
                <w:b/>
                <w:bCs/>
              </w:rPr>
              <w:t>Phạm vi rủi ro</w:t>
            </w:r>
          </w:p>
        </w:tc>
        <w:tc>
          <w:tcPr>
            <w:tcW w:w="1701" w:type="dxa"/>
            <w:vAlign w:val="center"/>
          </w:tcPr>
          <w:p w14:paraId="0F86F364" w14:textId="77777777" w:rsidR="00197D5A" w:rsidRPr="000E47C0" w:rsidRDefault="00197D5A" w:rsidP="006047EC">
            <w:pPr>
              <w:pStyle w:val="IntenseQuote"/>
              <w:jc w:val="center"/>
              <w:rPr>
                <w:b/>
                <w:bCs/>
              </w:rPr>
            </w:pPr>
            <w:r w:rsidRPr="000E47C0">
              <w:rPr>
                <w:b/>
                <w:bCs/>
              </w:rPr>
              <w:t>Mức độ chấp nhận</w:t>
            </w:r>
          </w:p>
        </w:tc>
        <w:tc>
          <w:tcPr>
            <w:tcW w:w="1417" w:type="dxa"/>
            <w:vAlign w:val="center"/>
          </w:tcPr>
          <w:p w14:paraId="4733F7DA" w14:textId="77777777" w:rsidR="00197D5A" w:rsidRPr="000E47C0" w:rsidRDefault="00197D5A" w:rsidP="006047EC">
            <w:pPr>
              <w:pStyle w:val="IntenseQuote"/>
              <w:jc w:val="center"/>
              <w:rPr>
                <w:b/>
                <w:bCs/>
              </w:rPr>
            </w:pPr>
            <w:r w:rsidRPr="000E47C0">
              <w:rPr>
                <w:b/>
                <w:bCs/>
              </w:rPr>
              <w:t>Ghi chú</w:t>
            </w:r>
          </w:p>
        </w:tc>
      </w:tr>
      <w:tr w:rsidR="000E47C0" w:rsidRPr="000E47C0" w14:paraId="75526267" w14:textId="77777777" w:rsidTr="006047EC">
        <w:tc>
          <w:tcPr>
            <w:tcW w:w="5949" w:type="dxa"/>
            <w:vAlign w:val="center"/>
          </w:tcPr>
          <w:p w14:paraId="4C633516" w14:textId="77777777" w:rsidR="00197D5A" w:rsidRPr="000E47C0" w:rsidRDefault="00197D5A" w:rsidP="006047EC">
            <w:pPr>
              <w:pStyle w:val="IntenseQuote"/>
            </w:pPr>
            <w:r w:rsidRPr="000E47C0">
              <w:t>Vi phạm pháp luật; thất thoát tài sản công; tham nhũng; gian lận kết quả kiểm định; xung đột lợi ích không được kiểm soát; can thiệp trái quy trình vào nghiệp vụ kiểm định</w:t>
            </w:r>
          </w:p>
        </w:tc>
        <w:tc>
          <w:tcPr>
            <w:tcW w:w="1701" w:type="dxa"/>
            <w:vAlign w:val="center"/>
          </w:tcPr>
          <w:p w14:paraId="14F86077" w14:textId="77777777" w:rsidR="00197D5A" w:rsidRPr="000E47C0" w:rsidRDefault="00197D5A" w:rsidP="006047EC">
            <w:pPr>
              <w:pStyle w:val="IntenseQuote"/>
              <w:jc w:val="center"/>
            </w:pPr>
            <w:r w:rsidRPr="000E47C0">
              <w:t>Không chấp nhận</w:t>
            </w:r>
          </w:p>
        </w:tc>
        <w:tc>
          <w:tcPr>
            <w:tcW w:w="1417" w:type="dxa"/>
            <w:vAlign w:val="center"/>
          </w:tcPr>
          <w:p w14:paraId="1799760C" w14:textId="77777777" w:rsidR="00197D5A" w:rsidRPr="000E47C0" w:rsidRDefault="00197D5A" w:rsidP="006047EC">
            <w:pPr>
              <w:pStyle w:val="IntenseQuote"/>
              <w:jc w:val="center"/>
            </w:pPr>
          </w:p>
        </w:tc>
      </w:tr>
      <w:tr w:rsidR="000E47C0" w:rsidRPr="000E47C0" w14:paraId="44B09FAE" w14:textId="77777777" w:rsidTr="006047EC">
        <w:tc>
          <w:tcPr>
            <w:tcW w:w="5949" w:type="dxa"/>
            <w:vAlign w:val="center"/>
          </w:tcPr>
          <w:p w14:paraId="74960486" w14:textId="77777777" w:rsidR="00197D5A" w:rsidRPr="000E47C0" w:rsidRDefault="00197D5A" w:rsidP="006047EC">
            <w:pPr>
              <w:pStyle w:val="IntenseQuote"/>
            </w:pPr>
            <w:r w:rsidRPr="000E47C0">
              <w:t>Đổi mới công nghệ đăng kiểm; thử nghiệm quy trình mới; hợp tác mở rộng với doanh nghiệp; đầu tư theo giai đoạn; biến động phí dịch vụ theo chính sách Nhà nước</w:t>
            </w:r>
          </w:p>
        </w:tc>
        <w:tc>
          <w:tcPr>
            <w:tcW w:w="1701" w:type="dxa"/>
            <w:vAlign w:val="center"/>
          </w:tcPr>
          <w:p w14:paraId="3A38734E" w14:textId="77777777" w:rsidR="00197D5A" w:rsidRPr="000E47C0" w:rsidRDefault="00197D5A" w:rsidP="006047EC">
            <w:pPr>
              <w:pStyle w:val="IntenseQuote"/>
              <w:jc w:val="center"/>
            </w:pPr>
            <w:r w:rsidRPr="000E47C0">
              <w:t>Chấp nhận có kiểm soát</w:t>
            </w:r>
          </w:p>
        </w:tc>
        <w:tc>
          <w:tcPr>
            <w:tcW w:w="1417" w:type="dxa"/>
            <w:vAlign w:val="center"/>
          </w:tcPr>
          <w:p w14:paraId="22AC3D19" w14:textId="77777777" w:rsidR="00197D5A" w:rsidRPr="000E47C0" w:rsidRDefault="00197D5A" w:rsidP="006047EC">
            <w:pPr>
              <w:pStyle w:val="IntenseQuote"/>
              <w:jc w:val="center"/>
            </w:pPr>
          </w:p>
        </w:tc>
      </w:tr>
      <w:tr w:rsidR="000E47C0" w:rsidRPr="000E47C0" w14:paraId="51081CBD" w14:textId="77777777" w:rsidTr="006047EC">
        <w:tc>
          <w:tcPr>
            <w:tcW w:w="5949" w:type="dxa"/>
            <w:vAlign w:val="center"/>
          </w:tcPr>
          <w:p w14:paraId="46EAA782" w14:textId="77777777" w:rsidR="00197D5A" w:rsidRPr="000E47C0" w:rsidRDefault="00197D5A" w:rsidP="006047EC">
            <w:pPr>
              <w:pStyle w:val="IntenseQuote"/>
            </w:pPr>
            <w:r w:rsidRPr="000E47C0">
              <w:t>Sáng kiến cải tiến quy trình; ứng dụng công nghệ số trong quản lý; nâng cao chất lượng đào tạo thực hành; nghiên cứu mở rộng sang dịch vụ kỹ thuật mới</w:t>
            </w:r>
          </w:p>
        </w:tc>
        <w:tc>
          <w:tcPr>
            <w:tcW w:w="1701" w:type="dxa"/>
            <w:vAlign w:val="center"/>
          </w:tcPr>
          <w:p w14:paraId="33290324" w14:textId="77777777" w:rsidR="00197D5A" w:rsidRPr="000E47C0" w:rsidRDefault="00197D5A" w:rsidP="006047EC">
            <w:pPr>
              <w:pStyle w:val="IntenseQuote"/>
              <w:jc w:val="center"/>
            </w:pPr>
            <w:r w:rsidRPr="000E47C0">
              <w:t>Khuyến khích</w:t>
            </w:r>
          </w:p>
        </w:tc>
        <w:tc>
          <w:tcPr>
            <w:tcW w:w="1417" w:type="dxa"/>
            <w:vAlign w:val="center"/>
          </w:tcPr>
          <w:p w14:paraId="476A388C" w14:textId="77777777" w:rsidR="00197D5A" w:rsidRPr="000E47C0" w:rsidRDefault="00197D5A" w:rsidP="006047EC">
            <w:pPr>
              <w:pStyle w:val="IntenseQuote"/>
              <w:jc w:val="center"/>
            </w:pPr>
          </w:p>
        </w:tc>
      </w:tr>
    </w:tbl>
    <w:p w14:paraId="3F435C3F" w14:textId="77777777" w:rsidR="00197D5A" w:rsidRPr="000E47C0" w:rsidRDefault="00197D5A" w:rsidP="00197D5A">
      <w:pPr>
        <w:pStyle w:val="Heading2"/>
        <w:rPr>
          <w:color w:val="auto"/>
          <w:lang w:val="nl-NL"/>
        </w:rPr>
      </w:pPr>
      <w:bookmarkStart w:id="126" w:name="_Toc236064067"/>
      <w:r w:rsidRPr="000E47C0">
        <w:rPr>
          <w:color w:val="auto"/>
          <w:lang w:val="nl-NL"/>
        </w:rPr>
        <w:t>2. Cơ chế kiểm soát rủi ro</w:t>
      </w:r>
      <w:bookmarkEnd w:id="126"/>
    </w:p>
    <w:p w14:paraId="1636B1B5" w14:textId="77777777" w:rsidR="00197D5A" w:rsidRPr="000E47C0" w:rsidRDefault="00197D5A" w:rsidP="00197D5A">
      <w:pPr>
        <w:pStyle w:val="tnbng"/>
        <w:rPr>
          <w:color w:val="auto"/>
          <w:lang w:val="nl-NL"/>
        </w:rPr>
      </w:pPr>
      <w:bookmarkStart w:id="127" w:name="_Toc238544036"/>
      <w:r w:rsidRPr="000E47C0">
        <w:rPr>
          <w:color w:val="auto"/>
        </w:rPr>
        <w:t>Bảng 24. Cơ chế kiểm soát rủi ro</w:t>
      </w:r>
      <w:bookmarkEnd w:id="127"/>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32"/>
        <w:gridCol w:w="2259"/>
        <w:gridCol w:w="991"/>
        <w:gridCol w:w="1837"/>
        <w:gridCol w:w="1858"/>
      </w:tblGrid>
      <w:tr w:rsidR="000E47C0" w:rsidRPr="000E47C0" w14:paraId="10B64ED2" w14:textId="77777777" w:rsidTr="006047EC">
        <w:trPr>
          <w:tblHeader/>
        </w:trPr>
        <w:tc>
          <w:tcPr>
            <w:tcW w:w="590" w:type="dxa"/>
            <w:vAlign w:val="center"/>
          </w:tcPr>
          <w:p w14:paraId="4B4C37E8" w14:textId="77777777" w:rsidR="00197D5A" w:rsidRPr="000E47C0" w:rsidRDefault="00197D5A" w:rsidP="006047EC">
            <w:pPr>
              <w:pStyle w:val="IntenseQuote"/>
              <w:jc w:val="center"/>
              <w:rPr>
                <w:b/>
                <w:bCs/>
              </w:rPr>
            </w:pPr>
            <w:r w:rsidRPr="000E47C0">
              <w:rPr>
                <w:b/>
                <w:bCs/>
              </w:rPr>
              <w:t>TT</w:t>
            </w:r>
          </w:p>
        </w:tc>
        <w:tc>
          <w:tcPr>
            <w:tcW w:w="1532" w:type="dxa"/>
            <w:vAlign w:val="center"/>
          </w:tcPr>
          <w:p w14:paraId="4609A03D" w14:textId="77777777" w:rsidR="00197D5A" w:rsidRPr="000E47C0" w:rsidRDefault="00197D5A" w:rsidP="006047EC">
            <w:pPr>
              <w:pStyle w:val="IntenseQuote"/>
              <w:jc w:val="center"/>
              <w:rPr>
                <w:b/>
                <w:bCs/>
              </w:rPr>
            </w:pPr>
            <w:r w:rsidRPr="000E47C0">
              <w:rPr>
                <w:b/>
                <w:bCs/>
              </w:rPr>
              <w:t>Nhóm rủi ro</w:t>
            </w:r>
          </w:p>
        </w:tc>
        <w:tc>
          <w:tcPr>
            <w:tcW w:w="2259" w:type="dxa"/>
            <w:vAlign w:val="center"/>
          </w:tcPr>
          <w:p w14:paraId="7A551FA5" w14:textId="77777777" w:rsidR="00197D5A" w:rsidRPr="000E47C0" w:rsidRDefault="00197D5A" w:rsidP="006047EC">
            <w:pPr>
              <w:pStyle w:val="IntenseQuote"/>
              <w:jc w:val="center"/>
              <w:rPr>
                <w:b/>
                <w:bCs/>
              </w:rPr>
            </w:pPr>
            <w:r w:rsidRPr="000E47C0">
              <w:rPr>
                <w:b/>
                <w:bCs/>
              </w:rPr>
              <w:t>Mô tả</w:t>
            </w:r>
          </w:p>
        </w:tc>
        <w:tc>
          <w:tcPr>
            <w:tcW w:w="991" w:type="dxa"/>
            <w:vAlign w:val="center"/>
          </w:tcPr>
          <w:p w14:paraId="2EABF4D4" w14:textId="77777777" w:rsidR="00197D5A" w:rsidRPr="000E47C0" w:rsidRDefault="00197D5A" w:rsidP="006047EC">
            <w:pPr>
              <w:pStyle w:val="IntenseQuote"/>
              <w:jc w:val="center"/>
              <w:rPr>
                <w:b/>
                <w:bCs/>
              </w:rPr>
            </w:pPr>
            <w:r w:rsidRPr="000E47C0">
              <w:rPr>
                <w:b/>
                <w:bCs/>
              </w:rPr>
              <w:t>Mức độ</w:t>
            </w:r>
          </w:p>
        </w:tc>
        <w:tc>
          <w:tcPr>
            <w:tcW w:w="1837" w:type="dxa"/>
            <w:vAlign w:val="center"/>
          </w:tcPr>
          <w:p w14:paraId="15DC3479" w14:textId="77777777" w:rsidR="00197D5A" w:rsidRPr="000E47C0" w:rsidRDefault="00197D5A" w:rsidP="006047EC">
            <w:pPr>
              <w:pStyle w:val="IntenseQuote"/>
              <w:jc w:val="center"/>
              <w:rPr>
                <w:b/>
                <w:bCs/>
              </w:rPr>
            </w:pPr>
            <w:r w:rsidRPr="000E47C0">
              <w:rPr>
                <w:b/>
                <w:bCs/>
              </w:rPr>
              <w:t>Dấu hiệu, cảnh báo</w:t>
            </w:r>
          </w:p>
        </w:tc>
        <w:tc>
          <w:tcPr>
            <w:tcW w:w="1858" w:type="dxa"/>
            <w:vAlign w:val="center"/>
          </w:tcPr>
          <w:p w14:paraId="3BD5B610" w14:textId="77777777" w:rsidR="00197D5A" w:rsidRPr="000E47C0" w:rsidRDefault="00197D5A" w:rsidP="006047EC">
            <w:pPr>
              <w:pStyle w:val="IntenseQuote"/>
              <w:jc w:val="center"/>
              <w:rPr>
                <w:b/>
                <w:bCs/>
              </w:rPr>
            </w:pPr>
            <w:r w:rsidRPr="000E47C0">
              <w:rPr>
                <w:b/>
                <w:bCs/>
              </w:rPr>
              <w:t>Biện pháp kiểm soát</w:t>
            </w:r>
          </w:p>
        </w:tc>
      </w:tr>
      <w:tr w:rsidR="000E47C0" w:rsidRPr="000E47C0" w14:paraId="0AC546BD" w14:textId="77777777" w:rsidTr="006047EC">
        <w:tc>
          <w:tcPr>
            <w:tcW w:w="590" w:type="dxa"/>
            <w:vAlign w:val="center"/>
          </w:tcPr>
          <w:p w14:paraId="3CFA7AF2" w14:textId="77777777" w:rsidR="00197D5A" w:rsidRPr="000E47C0" w:rsidRDefault="00197D5A" w:rsidP="006047EC">
            <w:pPr>
              <w:pStyle w:val="IntenseQuote"/>
            </w:pPr>
            <w:r w:rsidRPr="000E47C0">
              <w:t>1</w:t>
            </w:r>
          </w:p>
        </w:tc>
        <w:tc>
          <w:tcPr>
            <w:tcW w:w="1532" w:type="dxa"/>
            <w:vAlign w:val="center"/>
          </w:tcPr>
          <w:p w14:paraId="704B79A4" w14:textId="77777777" w:rsidR="00197D5A" w:rsidRPr="000E47C0" w:rsidRDefault="00197D5A" w:rsidP="006047EC">
            <w:pPr>
              <w:pStyle w:val="IntenseQuote"/>
            </w:pPr>
            <w:r w:rsidRPr="000E47C0">
              <w:t>Pháp lý và tuân thủ</w:t>
            </w:r>
          </w:p>
        </w:tc>
        <w:tc>
          <w:tcPr>
            <w:tcW w:w="2259" w:type="dxa"/>
            <w:vAlign w:val="center"/>
          </w:tcPr>
          <w:p w14:paraId="1A867FB7" w14:textId="77777777" w:rsidR="00197D5A" w:rsidRPr="000E47C0" w:rsidRDefault="00197D5A" w:rsidP="006047EC">
            <w:pPr>
              <w:pStyle w:val="IntenseQuote"/>
            </w:pPr>
            <w:r w:rsidRPr="000E47C0">
              <w:t>Không đáp ứng điều kiện tổ chức hoạt động kiểm định; thay đổi các quy định đột ngột về điều kiện tổ chức hoạt động kiểm định</w:t>
            </w:r>
          </w:p>
        </w:tc>
        <w:tc>
          <w:tcPr>
            <w:tcW w:w="991" w:type="dxa"/>
            <w:vAlign w:val="center"/>
          </w:tcPr>
          <w:p w14:paraId="34DE6221" w14:textId="77777777" w:rsidR="00197D5A" w:rsidRPr="000E47C0" w:rsidRDefault="00197D5A" w:rsidP="006047EC">
            <w:pPr>
              <w:pStyle w:val="IntenseQuote"/>
              <w:jc w:val="center"/>
            </w:pPr>
            <w:r w:rsidRPr="000E47C0">
              <w:t>Cao</w:t>
            </w:r>
          </w:p>
        </w:tc>
        <w:tc>
          <w:tcPr>
            <w:tcW w:w="1837" w:type="dxa"/>
            <w:vAlign w:val="center"/>
          </w:tcPr>
          <w:p w14:paraId="52674CE0" w14:textId="77777777" w:rsidR="00197D5A" w:rsidRPr="000E47C0" w:rsidRDefault="00197D5A" w:rsidP="006047EC">
            <w:pPr>
              <w:pStyle w:val="IntenseQuote"/>
            </w:pPr>
            <w:r w:rsidRPr="000E47C0">
              <w:t>Số ngày còn hiệu lực GCN; số văn bản pháp luật mới ban hành hàng quý</w:t>
            </w:r>
          </w:p>
        </w:tc>
        <w:tc>
          <w:tcPr>
            <w:tcW w:w="1858" w:type="dxa"/>
            <w:vAlign w:val="center"/>
          </w:tcPr>
          <w:p w14:paraId="5FFD12C0" w14:textId="77777777" w:rsidR="00197D5A" w:rsidRPr="000E47C0" w:rsidRDefault="00197D5A" w:rsidP="006047EC">
            <w:pPr>
              <w:pStyle w:val="IntenseQuote"/>
            </w:pPr>
            <w:r w:rsidRPr="000E47C0">
              <w:t>Theo dõi pháp lý định kỳ; dự phòng điều kiện vượt mức tối thiểu 20%</w:t>
            </w:r>
          </w:p>
        </w:tc>
      </w:tr>
      <w:tr w:rsidR="000E47C0" w:rsidRPr="000E47C0" w14:paraId="1D46D2C1" w14:textId="77777777" w:rsidTr="006047EC">
        <w:tc>
          <w:tcPr>
            <w:tcW w:w="590" w:type="dxa"/>
            <w:vAlign w:val="center"/>
          </w:tcPr>
          <w:p w14:paraId="4D378538" w14:textId="77777777" w:rsidR="00197D5A" w:rsidRPr="000E47C0" w:rsidRDefault="00197D5A" w:rsidP="006047EC">
            <w:pPr>
              <w:pStyle w:val="IntenseQuote"/>
            </w:pPr>
            <w:r w:rsidRPr="000E47C0">
              <w:t>2</w:t>
            </w:r>
          </w:p>
        </w:tc>
        <w:tc>
          <w:tcPr>
            <w:tcW w:w="1532" w:type="dxa"/>
            <w:vAlign w:val="center"/>
          </w:tcPr>
          <w:p w14:paraId="65FE96E6" w14:textId="77777777" w:rsidR="00197D5A" w:rsidRPr="000E47C0" w:rsidRDefault="00197D5A" w:rsidP="006047EC">
            <w:pPr>
              <w:pStyle w:val="IntenseQuote"/>
            </w:pPr>
            <w:r w:rsidRPr="000E47C0">
              <w:t>Tài chính</w:t>
            </w:r>
          </w:p>
        </w:tc>
        <w:tc>
          <w:tcPr>
            <w:tcW w:w="2259" w:type="dxa"/>
            <w:vAlign w:val="center"/>
          </w:tcPr>
          <w:p w14:paraId="72EFE26C" w14:textId="77777777" w:rsidR="00197D5A" w:rsidRPr="000E47C0" w:rsidRDefault="00197D5A" w:rsidP="006047EC">
            <w:pPr>
              <w:pStyle w:val="IntenseQuote"/>
            </w:pPr>
            <w:r w:rsidRPr="000E47C0">
              <w:t>Doanh thu thực tế dưới mức dự báo; lỗ kéo dài</w:t>
            </w:r>
          </w:p>
        </w:tc>
        <w:tc>
          <w:tcPr>
            <w:tcW w:w="991" w:type="dxa"/>
            <w:vAlign w:val="center"/>
          </w:tcPr>
          <w:p w14:paraId="77CE4683" w14:textId="77777777" w:rsidR="00197D5A" w:rsidRPr="000E47C0" w:rsidRDefault="00197D5A" w:rsidP="006047EC">
            <w:pPr>
              <w:pStyle w:val="IntenseQuote"/>
              <w:jc w:val="center"/>
            </w:pPr>
            <w:r w:rsidRPr="000E47C0">
              <w:t>Trung bình - Cao</w:t>
            </w:r>
          </w:p>
        </w:tc>
        <w:tc>
          <w:tcPr>
            <w:tcW w:w="1837" w:type="dxa"/>
            <w:vAlign w:val="center"/>
          </w:tcPr>
          <w:p w14:paraId="3F740467" w14:textId="77777777" w:rsidR="00197D5A" w:rsidRPr="000E47C0" w:rsidRDefault="00197D5A" w:rsidP="006047EC">
            <w:pPr>
              <w:pStyle w:val="IntenseQuote"/>
            </w:pPr>
            <w:r w:rsidRPr="000E47C0">
              <w:t>Doanh thu thực tế với kế hoạch (hằng tháng); tỷ lệ công suất khai thác giảm</w:t>
            </w:r>
          </w:p>
        </w:tc>
        <w:tc>
          <w:tcPr>
            <w:tcW w:w="1858" w:type="dxa"/>
            <w:vAlign w:val="center"/>
          </w:tcPr>
          <w:p w14:paraId="60D9C426" w14:textId="77777777" w:rsidR="00197D5A" w:rsidRPr="000E47C0" w:rsidRDefault="00197D5A" w:rsidP="006047EC">
            <w:pPr>
              <w:pStyle w:val="IntenseQuote"/>
            </w:pPr>
            <w:r w:rsidRPr="000E47C0">
              <w:t>Cơ chế cắt giảm chi phí; quỹ dự phòng 3 tháng chi phí vận hành</w:t>
            </w:r>
          </w:p>
        </w:tc>
      </w:tr>
      <w:tr w:rsidR="000E47C0" w:rsidRPr="000E47C0" w14:paraId="19FF1056" w14:textId="77777777" w:rsidTr="006047EC">
        <w:tc>
          <w:tcPr>
            <w:tcW w:w="590" w:type="dxa"/>
            <w:vAlign w:val="center"/>
          </w:tcPr>
          <w:p w14:paraId="410FEDA3" w14:textId="77777777" w:rsidR="00197D5A" w:rsidRPr="000E47C0" w:rsidRDefault="00197D5A" w:rsidP="006047EC">
            <w:pPr>
              <w:pStyle w:val="IntenseQuote"/>
            </w:pPr>
            <w:r w:rsidRPr="000E47C0">
              <w:t>3</w:t>
            </w:r>
          </w:p>
        </w:tc>
        <w:tc>
          <w:tcPr>
            <w:tcW w:w="1532" w:type="dxa"/>
            <w:vAlign w:val="center"/>
          </w:tcPr>
          <w:p w14:paraId="1B1C508C" w14:textId="77777777" w:rsidR="00197D5A" w:rsidRPr="000E47C0" w:rsidRDefault="00197D5A" w:rsidP="006047EC">
            <w:pPr>
              <w:pStyle w:val="IntenseQuote"/>
            </w:pPr>
            <w:r w:rsidRPr="000E47C0">
              <w:t>Tài sản công</w:t>
            </w:r>
          </w:p>
        </w:tc>
        <w:tc>
          <w:tcPr>
            <w:tcW w:w="2259" w:type="dxa"/>
            <w:vAlign w:val="center"/>
          </w:tcPr>
          <w:p w14:paraId="284AC588" w14:textId="77777777" w:rsidR="00197D5A" w:rsidRPr="000E47C0" w:rsidRDefault="00197D5A" w:rsidP="006047EC">
            <w:pPr>
              <w:pStyle w:val="IntenseQuote"/>
            </w:pPr>
            <w:r w:rsidRPr="000E47C0">
              <w:t>Định giá đất sai; mất quyền kiểm soát tài sản</w:t>
            </w:r>
          </w:p>
        </w:tc>
        <w:tc>
          <w:tcPr>
            <w:tcW w:w="991" w:type="dxa"/>
            <w:vAlign w:val="center"/>
          </w:tcPr>
          <w:p w14:paraId="5788AE7F" w14:textId="77777777" w:rsidR="00197D5A" w:rsidRPr="000E47C0" w:rsidRDefault="00197D5A" w:rsidP="006047EC">
            <w:pPr>
              <w:pStyle w:val="IntenseQuote"/>
              <w:jc w:val="center"/>
            </w:pPr>
            <w:r w:rsidRPr="000E47C0">
              <w:t>Cao</w:t>
            </w:r>
          </w:p>
        </w:tc>
        <w:tc>
          <w:tcPr>
            <w:tcW w:w="1837" w:type="dxa"/>
            <w:vAlign w:val="center"/>
          </w:tcPr>
          <w:p w14:paraId="319B31E7" w14:textId="77777777" w:rsidR="00197D5A" w:rsidRPr="000E47C0" w:rsidRDefault="00197D5A" w:rsidP="006047EC">
            <w:pPr>
              <w:pStyle w:val="IntenseQuote"/>
            </w:pPr>
            <w:r w:rsidRPr="000E47C0">
              <w:t>Kết quả kiểm toán hằng năm; kiến nghị thanh tra liên quan đến tài sản</w:t>
            </w:r>
          </w:p>
        </w:tc>
        <w:tc>
          <w:tcPr>
            <w:tcW w:w="1858" w:type="dxa"/>
            <w:vAlign w:val="center"/>
          </w:tcPr>
          <w:p w14:paraId="29D636BF" w14:textId="77777777" w:rsidR="00197D5A" w:rsidRPr="000E47C0" w:rsidRDefault="00197D5A" w:rsidP="006047EC">
            <w:pPr>
              <w:pStyle w:val="IntenseQuote"/>
            </w:pPr>
            <w:r w:rsidRPr="000E47C0">
              <w:t>Kiểm soát chặt chẽ, không thế chấp tài sản công; thẩm định giá tài sản độc lập</w:t>
            </w:r>
          </w:p>
        </w:tc>
      </w:tr>
      <w:tr w:rsidR="000E47C0" w:rsidRPr="000E47C0" w14:paraId="2165D63E" w14:textId="77777777" w:rsidTr="006047EC">
        <w:tc>
          <w:tcPr>
            <w:tcW w:w="590" w:type="dxa"/>
            <w:vAlign w:val="center"/>
          </w:tcPr>
          <w:p w14:paraId="692269A3" w14:textId="77777777" w:rsidR="00197D5A" w:rsidRPr="000E47C0" w:rsidRDefault="00197D5A" w:rsidP="006047EC">
            <w:pPr>
              <w:pStyle w:val="IntenseQuote"/>
            </w:pPr>
            <w:r w:rsidRPr="000E47C0">
              <w:t>4</w:t>
            </w:r>
          </w:p>
        </w:tc>
        <w:tc>
          <w:tcPr>
            <w:tcW w:w="1532" w:type="dxa"/>
            <w:vAlign w:val="center"/>
          </w:tcPr>
          <w:p w14:paraId="683B8D78" w14:textId="77777777" w:rsidR="00197D5A" w:rsidRPr="000E47C0" w:rsidRDefault="00197D5A" w:rsidP="006047EC">
            <w:pPr>
              <w:pStyle w:val="IntenseQuote"/>
            </w:pPr>
            <w:r w:rsidRPr="000E47C0">
              <w:t>Nhà đầu tư</w:t>
            </w:r>
          </w:p>
        </w:tc>
        <w:tc>
          <w:tcPr>
            <w:tcW w:w="2259" w:type="dxa"/>
            <w:vAlign w:val="center"/>
          </w:tcPr>
          <w:p w14:paraId="4FAF2D14" w14:textId="77777777" w:rsidR="00197D5A" w:rsidRPr="000E47C0" w:rsidRDefault="00197D5A" w:rsidP="006047EC">
            <w:pPr>
              <w:pStyle w:val="IntenseQuote"/>
            </w:pPr>
            <w:r w:rsidRPr="000E47C0">
              <w:t>Nhà đầu tư rút vốn hoặc vi phạm cam kết góp vốn</w:t>
            </w:r>
          </w:p>
        </w:tc>
        <w:tc>
          <w:tcPr>
            <w:tcW w:w="991" w:type="dxa"/>
            <w:vAlign w:val="center"/>
          </w:tcPr>
          <w:p w14:paraId="0E61351B" w14:textId="77777777" w:rsidR="00197D5A" w:rsidRPr="000E47C0" w:rsidRDefault="00197D5A" w:rsidP="006047EC">
            <w:pPr>
              <w:pStyle w:val="IntenseQuote"/>
              <w:jc w:val="center"/>
            </w:pPr>
            <w:r w:rsidRPr="000E47C0">
              <w:t>Trung bình -Cao</w:t>
            </w:r>
          </w:p>
        </w:tc>
        <w:tc>
          <w:tcPr>
            <w:tcW w:w="1837" w:type="dxa"/>
            <w:vAlign w:val="center"/>
          </w:tcPr>
          <w:p w14:paraId="423F024F" w14:textId="77777777" w:rsidR="00197D5A" w:rsidRPr="000E47C0" w:rsidRDefault="00197D5A" w:rsidP="006047EC">
            <w:pPr>
              <w:pStyle w:val="IntenseQuote"/>
            </w:pPr>
            <w:r w:rsidRPr="000E47C0">
              <w:t>Tiến độ góp vốn; vi phạm điều khoản hợp đồng</w:t>
            </w:r>
          </w:p>
        </w:tc>
        <w:tc>
          <w:tcPr>
            <w:tcW w:w="1858" w:type="dxa"/>
            <w:vAlign w:val="center"/>
          </w:tcPr>
          <w:p w14:paraId="06485EB4" w14:textId="77777777" w:rsidR="00197D5A" w:rsidRPr="000E47C0" w:rsidRDefault="00197D5A" w:rsidP="006047EC">
            <w:pPr>
              <w:pStyle w:val="IntenseQuote"/>
            </w:pPr>
            <w:r w:rsidRPr="000E47C0">
              <w:t>Quy định cụ thề về quyền ưu tiên mua; xác định rõ điều khoản phạt vi phạm hợp đồng; không được phép chuyển nhượng trong 3 năm đầu</w:t>
            </w:r>
          </w:p>
        </w:tc>
      </w:tr>
      <w:tr w:rsidR="000E47C0" w:rsidRPr="000E47C0" w14:paraId="321E614F" w14:textId="77777777" w:rsidTr="006047EC">
        <w:tc>
          <w:tcPr>
            <w:tcW w:w="590" w:type="dxa"/>
            <w:vAlign w:val="center"/>
          </w:tcPr>
          <w:p w14:paraId="5AD8BA80" w14:textId="77777777" w:rsidR="00197D5A" w:rsidRPr="000E47C0" w:rsidRDefault="00197D5A" w:rsidP="006047EC">
            <w:pPr>
              <w:pStyle w:val="IntenseQuote"/>
            </w:pPr>
            <w:r w:rsidRPr="000E47C0">
              <w:t>5</w:t>
            </w:r>
          </w:p>
        </w:tc>
        <w:tc>
          <w:tcPr>
            <w:tcW w:w="1532" w:type="dxa"/>
            <w:vAlign w:val="center"/>
          </w:tcPr>
          <w:p w14:paraId="4777A042" w14:textId="77777777" w:rsidR="00197D5A" w:rsidRPr="000E47C0" w:rsidRDefault="00197D5A" w:rsidP="006047EC">
            <w:pPr>
              <w:pStyle w:val="IntenseQuote"/>
            </w:pPr>
            <w:r w:rsidRPr="000E47C0">
              <w:t>Vận hành</w:t>
            </w:r>
          </w:p>
        </w:tc>
        <w:tc>
          <w:tcPr>
            <w:tcW w:w="2259" w:type="dxa"/>
            <w:vAlign w:val="center"/>
          </w:tcPr>
          <w:p w14:paraId="534BE30F" w14:textId="77777777" w:rsidR="00197D5A" w:rsidRPr="000E47C0" w:rsidRDefault="00197D5A" w:rsidP="006047EC">
            <w:pPr>
              <w:pStyle w:val="IntenseQuote"/>
            </w:pPr>
            <w:r w:rsidRPr="000E47C0">
              <w:t>Thiết bị kiểm định ngừng hoạt động; lỗi quy trình</w:t>
            </w:r>
          </w:p>
        </w:tc>
        <w:tc>
          <w:tcPr>
            <w:tcW w:w="991" w:type="dxa"/>
            <w:vAlign w:val="center"/>
          </w:tcPr>
          <w:p w14:paraId="2152A38C" w14:textId="77777777" w:rsidR="00197D5A" w:rsidRPr="000E47C0" w:rsidRDefault="00197D5A" w:rsidP="006047EC">
            <w:pPr>
              <w:pStyle w:val="IntenseQuote"/>
              <w:jc w:val="center"/>
            </w:pPr>
            <w:r w:rsidRPr="000E47C0">
              <w:t>Trung bình</w:t>
            </w:r>
          </w:p>
        </w:tc>
        <w:tc>
          <w:tcPr>
            <w:tcW w:w="1837" w:type="dxa"/>
            <w:vAlign w:val="center"/>
          </w:tcPr>
          <w:p w14:paraId="7A58F751" w14:textId="77777777" w:rsidR="00197D5A" w:rsidRPr="000E47C0" w:rsidRDefault="00197D5A" w:rsidP="006047EC">
            <w:pPr>
              <w:pStyle w:val="IntenseQuote"/>
            </w:pPr>
            <w:r w:rsidRPr="000E47C0">
              <w:t>Thời gian dừng máy trung bình; số lỗi quy trình phát hiện hằng tháng</w:t>
            </w:r>
          </w:p>
        </w:tc>
        <w:tc>
          <w:tcPr>
            <w:tcW w:w="1858" w:type="dxa"/>
            <w:vAlign w:val="center"/>
          </w:tcPr>
          <w:p w14:paraId="4214C6E0" w14:textId="77777777" w:rsidR="00197D5A" w:rsidRPr="000E47C0" w:rsidRDefault="00197D5A" w:rsidP="006047EC">
            <w:pPr>
              <w:pStyle w:val="IntenseQuote"/>
            </w:pPr>
            <w:r w:rsidRPr="000E47C0">
              <w:t>Hợp đồng bảo trì thiết bị; thiết bị dự phòng; quy trình kiểm tra định kỳ</w:t>
            </w:r>
          </w:p>
        </w:tc>
      </w:tr>
      <w:tr w:rsidR="000E47C0" w:rsidRPr="000E47C0" w14:paraId="69182B5A" w14:textId="77777777" w:rsidTr="006047EC">
        <w:tc>
          <w:tcPr>
            <w:tcW w:w="590" w:type="dxa"/>
            <w:vAlign w:val="center"/>
          </w:tcPr>
          <w:p w14:paraId="5287D6AF" w14:textId="77777777" w:rsidR="00197D5A" w:rsidRPr="000E47C0" w:rsidRDefault="00197D5A" w:rsidP="006047EC">
            <w:pPr>
              <w:pStyle w:val="IntenseQuote"/>
            </w:pPr>
            <w:r w:rsidRPr="000E47C0">
              <w:t>6</w:t>
            </w:r>
          </w:p>
        </w:tc>
        <w:tc>
          <w:tcPr>
            <w:tcW w:w="1532" w:type="dxa"/>
            <w:vAlign w:val="center"/>
          </w:tcPr>
          <w:p w14:paraId="4043E040" w14:textId="77777777" w:rsidR="00197D5A" w:rsidRPr="000E47C0" w:rsidRDefault="00197D5A" w:rsidP="006047EC">
            <w:pPr>
              <w:pStyle w:val="IntenseQuote"/>
            </w:pPr>
            <w:r w:rsidRPr="000E47C0">
              <w:t>Nhân sự</w:t>
            </w:r>
          </w:p>
        </w:tc>
        <w:tc>
          <w:tcPr>
            <w:tcW w:w="2259" w:type="dxa"/>
            <w:vAlign w:val="center"/>
          </w:tcPr>
          <w:p w14:paraId="06FEC794" w14:textId="77777777" w:rsidR="00197D5A" w:rsidRPr="000E47C0" w:rsidRDefault="00197D5A" w:rsidP="006047EC">
            <w:pPr>
              <w:pStyle w:val="IntenseQuote"/>
            </w:pPr>
            <w:r w:rsidRPr="000E47C0">
              <w:t>Thiếu ĐKV đủ tiêu chuẩn; nhân sự chủ chốt nghỉ việc</w:t>
            </w:r>
          </w:p>
        </w:tc>
        <w:tc>
          <w:tcPr>
            <w:tcW w:w="991" w:type="dxa"/>
            <w:vAlign w:val="center"/>
          </w:tcPr>
          <w:p w14:paraId="773B2173" w14:textId="77777777" w:rsidR="00197D5A" w:rsidRPr="000E47C0" w:rsidRDefault="00197D5A" w:rsidP="006047EC">
            <w:pPr>
              <w:pStyle w:val="IntenseQuote"/>
              <w:jc w:val="center"/>
            </w:pPr>
            <w:r w:rsidRPr="000E47C0">
              <w:t>Trung bình</w:t>
            </w:r>
          </w:p>
        </w:tc>
        <w:tc>
          <w:tcPr>
            <w:tcW w:w="1837" w:type="dxa"/>
            <w:vAlign w:val="center"/>
          </w:tcPr>
          <w:p w14:paraId="327F2AD2" w14:textId="77777777" w:rsidR="00197D5A" w:rsidRPr="000E47C0" w:rsidRDefault="00197D5A" w:rsidP="006047EC">
            <w:pPr>
              <w:pStyle w:val="IntenseQuote"/>
            </w:pPr>
            <w:r w:rsidRPr="000E47C0">
              <w:t>Tỷ lệ nghỉ việc; số ĐKV dưới ngưỡng tối thiểu</w:t>
            </w:r>
          </w:p>
        </w:tc>
        <w:tc>
          <w:tcPr>
            <w:tcW w:w="1858" w:type="dxa"/>
            <w:vAlign w:val="center"/>
          </w:tcPr>
          <w:p w14:paraId="539A7F72" w14:textId="77777777" w:rsidR="00197D5A" w:rsidRPr="000E47C0" w:rsidRDefault="00197D5A" w:rsidP="006047EC">
            <w:pPr>
              <w:pStyle w:val="IntenseQuote"/>
            </w:pPr>
            <w:r w:rsidRPr="000E47C0">
              <w:t>Kế hoạch đào tạo kế cận; hợp đồng ràng buộc tối thiểu 2 năm với ĐKV</w:t>
            </w:r>
          </w:p>
        </w:tc>
      </w:tr>
      <w:tr w:rsidR="000E47C0" w:rsidRPr="000E47C0" w14:paraId="298F04FB" w14:textId="77777777" w:rsidTr="006047EC">
        <w:tc>
          <w:tcPr>
            <w:tcW w:w="590" w:type="dxa"/>
            <w:vAlign w:val="center"/>
          </w:tcPr>
          <w:p w14:paraId="5F440DF6" w14:textId="77777777" w:rsidR="00197D5A" w:rsidRPr="000E47C0" w:rsidRDefault="00197D5A" w:rsidP="006047EC">
            <w:pPr>
              <w:pStyle w:val="IntenseQuote"/>
            </w:pPr>
            <w:r w:rsidRPr="000E47C0">
              <w:t>7</w:t>
            </w:r>
          </w:p>
        </w:tc>
        <w:tc>
          <w:tcPr>
            <w:tcW w:w="1532" w:type="dxa"/>
            <w:vAlign w:val="center"/>
          </w:tcPr>
          <w:p w14:paraId="50D87048" w14:textId="77777777" w:rsidR="00197D5A" w:rsidRPr="000E47C0" w:rsidRDefault="00197D5A" w:rsidP="006047EC">
            <w:pPr>
              <w:pStyle w:val="IntenseQuote"/>
            </w:pPr>
            <w:r w:rsidRPr="000E47C0">
              <w:t>Công nghệ</w:t>
            </w:r>
          </w:p>
        </w:tc>
        <w:tc>
          <w:tcPr>
            <w:tcW w:w="2259" w:type="dxa"/>
            <w:vAlign w:val="center"/>
          </w:tcPr>
          <w:p w14:paraId="1A5852CD" w14:textId="77777777" w:rsidR="00197D5A" w:rsidRPr="000E47C0" w:rsidRDefault="00197D5A" w:rsidP="006047EC">
            <w:pPr>
              <w:pStyle w:val="IntenseQuote"/>
            </w:pPr>
            <w:r w:rsidRPr="000E47C0">
              <w:t>Sự cố hệ thống CNTT; lỗi phần mềm quản lý dữ liệu</w:t>
            </w:r>
          </w:p>
        </w:tc>
        <w:tc>
          <w:tcPr>
            <w:tcW w:w="991" w:type="dxa"/>
            <w:vAlign w:val="center"/>
          </w:tcPr>
          <w:p w14:paraId="496D3161" w14:textId="77777777" w:rsidR="00197D5A" w:rsidRPr="000E47C0" w:rsidRDefault="00197D5A" w:rsidP="006047EC">
            <w:pPr>
              <w:pStyle w:val="IntenseQuote"/>
              <w:jc w:val="center"/>
            </w:pPr>
            <w:r w:rsidRPr="000E47C0">
              <w:t>Thấp - Trung bình</w:t>
            </w:r>
          </w:p>
        </w:tc>
        <w:tc>
          <w:tcPr>
            <w:tcW w:w="1837" w:type="dxa"/>
            <w:vAlign w:val="center"/>
          </w:tcPr>
          <w:p w14:paraId="7D0C24D6" w14:textId="77777777" w:rsidR="00197D5A" w:rsidRPr="000E47C0" w:rsidRDefault="00197D5A" w:rsidP="006047EC">
            <w:pPr>
              <w:pStyle w:val="IntenseQuote"/>
            </w:pPr>
            <w:r w:rsidRPr="000E47C0">
              <w:t>Thời gian sự cố hệ thống; số sự cố bảo mật dữ liệu</w:t>
            </w:r>
          </w:p>
        </w:tc>
        <w:tc>
          <w:tcPr>
            <w:tcW w:w="1858" w:type="dxa"/>
            <w:vAlign w:val="center"/>
          </w:tcPr>
          <w:p w14:paraId="55EE1456" w14:textId="77777777" w:rsidR="00197D5A" w:rsidRPr="000E47C0" w:rsidRDefault="00197D5A" w:rsidP="006047EC">
            <w:pPr>
              <w:pStyle w:val="IntenseQuote"/>
            </w:pPr>
            <w:r w:rsidRPr="000E47C0">
              <w:t>Sao lưu dữ liệu hằng ngày; hợp đồng hỗ trợ kỹ thuật 24/7</w:t>
            </w:r>
          </w:p>
        </w:tc>
      </w:tr>
      <w:tr w:rsidR="000E47C0" w:rsidRPr="000E47C0" w14:paraId="1150B681" w14:textId="77777777" w:rsidTr="006047EC">
        <w:tc>
          <w:tcPr>
            <w:tcW w:w="590" w:type="dxa"/>
            <w:vAlign w:val="center"/>
          </w:tcPr>
          <w:p w14:paraId="6EBECD93" w14:textId="77777777" w:rsidR="00197D5A" w:rsidRPr="000E47C0" w:rsidRDefault="00197D5A" w:rsidP="006047EC">
            <w:pPr>
              <w:pStyle w:val="IntenseQuote"/>
            </w:pPr>
            <w:r w:rsidRPr="000E47C0">
              <w:t>8</w:t>
            </w:r>
          </w:p>
        </w:tc>
        <w:tc>
          <w:tcPr>
            <w:tcW w:w="1532" w:type="dxa"/>
            <w:vAlign w:val="center"/>
          </w:tcPr>
          <w:p w14:paraId="28E169AE" w14:textId="77777777" w:rsidR="00197D5A" w:rsidRPr="000E47C0" w:rsidRDefault="00197D5A" w:rsidP="006047EC">
            <w:pPr>
              <w:pStyle w:val="IntenseQuote"/>
            </w:pPr>
            <w:r w:rsidRPr="000E47C0">
              <w:t>Uy tín</w:t>
            </w:r>
          </w:p>
        </w:tc>
        <w:tc>
          <w:tcPr>
            <w:tcW w:w="2259" w:type="dxa"/>
            <w:vAlign w:val="center"/>
          </w:tcPr>
          <w:p w14:paraId="6A9FF3A0" w14:textId="77777777" w:rsidR="00197D5A" w:rsidRPr="000E47C0" w:rsidRDefault="00197D5A" w:rsidP="006047EC">
            <w:pPr>
              <w:pStyle w:val="IntenseQuote"/>
            </w:pPr>
            <w:r w:rsidRPr="000E47C0">
              <w:t>Sự cố kỹ thuật gây tai nạn cho xe sau kiểm định; phản ánh tiêu cực</w:t>
            </w:r>
          </w:p>
        </w:tc>
        <w:tc>
          <w:tcPr>
            <w:tcW w:w="991" w:type="dxa"/>
            <w:vAlign w:val="center"/>
          </w:tcPr>
          <w:p w14:paraId="155242E7" w14:textId="77777777" w:rsidR="00197D5A" w:rsidRPr="000E47C0" w:rsidRDefault="00197D5A" w:rsidP="006047EC">
            <w:pPr>
              <w:pStyle w:val="IntenseQuote"/>
              <w:jc w:val="center"/>
            </w:pPr>
            <w:r w:rsidRPr="000E47C0">
              <w:t>Cao</w:t>
            </w:r>
          </w:p>
        </w:tc>
        <w:tc>
          <w:tcPr>
            <w:tcW w:w="1837" w:type="dxa"/>
            <w:vAlign w:val="center"/>
          </w:tcPr>
          <w:p w14:paraId="0FDD627A" w14:textId="77777777" w:rsidR="00197D5A" w:rsidRPr="000E47C0" w:rsidRDefault="00197D5A" w:rsidP="006047EC">
            <w:pPr>
              <w:pStyle w:val="IntenseQuote"/>
            </w:pPr>
            <w:r w:rsidRPr="000E47C0">
              <w:t>Số khiếu nại khách hàng; sự cố xe liên quan sau kiểm định</w:t>
            </w:r>
          </w:p>
        </w:tc>
        <w:tc>
          <w:tcPr>
            <w:tcW w:w="1858" w:type="dxa"/>
            <w:vAlign w:val="center"/>
          </w:tcPr>
          <w:p w14:paraId="3B178B88" w14:textId="77777777" w:rsidR="00197D5A" w:rsidRPr="000E47C0" w:rsidRDefault="00197D5A" w:rsidP="006047EC">
            <w:pPr>
              <w:pStyle w:val="IntenseQuote"/>
            </w:pPr>
            <w:r w:rsidRPr="000E47C0">
              <w:t>Kiểm soát chất lượng nghiêm ngặt, theo quy trình ISO</w:t>
            </w:r>
          </w:p>
        </w:tc>
      </w:tr>
      <w:tr w:rsidR="00197D5A" w:rsidRPr="000E47C0" w14:paraId="3C791F6B" w14:textId="77777777" w:rsidTr="006047EC">
        <w:tc>
          <w:tcPr>
            <w:tcW w:w="590" w:type="dxa"/>
            <w:vAlign w:val="center"/>
          </w:tcPr>
          <w:p w14:paraId="60761B06" w14:textId="77777777" w:rsidR="00197D5A" w:rsidRPr="000E47C0" w:rsidRDefault="00197D5A" w:rsidP="006047EC">
            <w:pPr>
              <w:pStyle w:val="IntenseQuote"/>
            </w:pPr>
            <w:r w:rsidRPr="000E47C0">
              <w:t>9</w:t>
            </w:r>
          </w:p>
        </w:tc>
        <w:tc>
          <w:tcPr>
            <w:tcW w:w="1532" w:type="dxa"/>
            <w:vAlign w:val="center"/>
          </w:tcPr>
          <w:p w14:paraId="2DF79CCF" w14:textId="77777777" w:rsidR="00197D5A" w:rsidRPr="000E47C0" w:rsidRDefault="00197D5A" w:rsidP="006047EC">
            <w:pPr>
              <w:pStyle w:val="IntenseQuote"/>
            </w:pPr>
            <w:r w:rsidRPr="000E47C0">
              <w:t>Thay đổi chính sách</w:t>
            </w:r>
          </w:p>
        </w:tc>
        <w:tc>
          <w:tcPr>
            <w:tcW w:w="2259" w:type="dxa"/>
            <w:vAlign w:val="center"/>
          </w:tcPr>
          <w:p w14:paraId="0F476CB2" w14:textId="77777777" w:rsidR="00197D5A" w:rsidRPr="000E47C0" w:rsidRDefault="00197D5A" w:rsidP="006047EC">
            <w:pPr>
              <w:pStyle w:val="IntenseQuote"/>
            </w:pPr>
            <w:r w:rsidRPr="000E47C0">
              <w:t>Thay đổi biểu phí; thay đổi quy chuẩn kỹ thuật</w:t>
            </w:r>
          </w:p>
        </w:tc>
        <w:tc>
          <w:tcPr>
            <w:tcW w:w="991" w:type="dxa"/>
            <w:vAlign w:val="center"/>
          </w:tcPr>
          <w:p w14:paraId="4221A4AF" w14:textId="77777777" w:rsidR="00197D5A" w:rsidRPr="000E47C0" w:rsidRDefault="00197D5A" w:rsidP="006047EC">
            <w:pPr>
              <w:pStyle w:val="IntenseQuote"/>
              <w:jc w:val="center"/>
            </w:pPr>
            <w:r w:rsidRPr="000E47C0">
              <w:t>Thấp -Trung bình</w:t>
            </w:r>
          </w:p>
        </w:tc>
        <w:tc>
          <w:tcPr>
            <w:tcW w:w="1837" w:type="dxa"/>
            <w:vAlign w:val="center"/>
          </w:tcPr>
          <w:p w14:paraId="1FB79402" w14:textId="77777777" w:rsidR="00197D5A" w:rsidRPr="000E47C0" w:rsidRDefault="00197D5A" w:rsidP="006047EC">
            <w:pPr>
              <w:pStyle w:val="IntenseQuote"/>
            </w:pPr>
            <w:r w:rsidRPr="000E47C0">
              <w:t>Theo dõi, dự báo chính sách phí mỗi 6 tháng</w:t>
            </w:r>
          </w:p>
        </w:tc>
        <w:tc>
          <w:tcPr>
            <w:tcW w:w="1858" w:type="dxa"/>
            <w:vAlign w:val="center"/>
          </w:tcPr>
          <w:p w14:paraId="60B5E0AC" w14:textId="77777777" w:rsidR="00197D5A" w:rsidRPr="000E47C0" w:rsidRDefault="00197D5A" w:rsidP="006047EC">
            <w:pPr>
              <w:pStyle w:val="IntenseQuote"/>
            </w:pPr>
            <w:r w:rsidRPr="000E47C0">
              <w:t>Dự phòng biến động phí khoảng 15% trong kế hoạch tài chính</w:t>
            </w:r>
          </w:p>
        </w:tc>
      </w:tr>
    </w:tbl>
    <w:p w14:paraId="0DB72C28" w14:textId="77777777" w:rsidR="00A5735C" w:rsidRPr="000E47C0" w:rsidRDefault="00A5735C" w:rsidP="007924DB">
      <w:bookmarkStart w:id="128" w:name="_Toc236064068"/>
    </w:p>
    <w:p w14:paraId="4725BDAB" w14:textId="77777777" w:rsidR="00197D5A" w:rsidRPr="000E47C0" w:rsidRDefault="00197D5A" w:rsidP="00197D5A">
      <w:pPr>
        <w:pStyle w:val="Heading4"/>
        <w:rPr>
          <w:color w:val="auto"/>
        </w:rPr>
      </w:pPr>
      <w:r w:rsidRPr="000E47C0">
        <w:rPr>
          <w:color w:val="auto"/>
        </w:rPr>
        <w:t>Phần V</w:t>
      </w:r>
      <w:bookmarkEnd w:id="128"/>
    </w:p>
    <w:p w14:paraId="0DEA195F" w14:textId="77777777" w:rsidR="00197D5A" w:rsidRPr="000E47C0" w:rsidRDefault="00197D5A" w:rsidP="00197D5A">
      <w:pPr>
        <w:pStyle w:val="Heading4"/>
        <w:rPr>
          <w:color w:val="auto"/>
        </w:rPr>
      </w:pPr>
      <w:bookmarkStart w:id="129" w:name="_Toc236064069"/>
      <w:r w:rsidRPr="000E47C0">
        <w:rPr>
          <w:color w:val="auto"/>
        </w:rPr>
        <w:t>TỔ CHỨC THỰC HIỆN, KẾT LUẬN VÀ KIẾN NGHỊ</w:t>
      </w:r>
      <w:bookmarkEnd w:id="129"/>
    </w:p>
    <w:p w14:paraId="68DC1997" w14:textId="77777777" w:rsidR="007924DB" w:rsidRPr="000E47C0" w:rsidRDefault="007924DB" w:rsidP="007924DB">
      <w:pPr>
        <w:rPr>
          <w:lang w:val="nl-NL"/>
        </w:rPr>
      </w:pPr>
    </w:p>
    <w:p w14:paraId="5ECEAC04" w14:textId="77777777" w:rsidR="00197D5A" w:rsidRPr="000E47C0" w:rsidRDefault="00197D5A" w:rsidP="00197D5A">
      <w:pPr>
        <w:pStyle w:val="Heading1"/>
        <w:rPr>
          <w:color w:val="auto"/>
        </w:rPr>
      </w:pPr>
      <w:bookmarkStart w:id="130" w:name="_Toc236064070"/>
      <w:r w:rsidRPr="000E47C0">
        <w:rPr>
          <w:color w:val="auto"/>
        </w:rPr>
        <w:t>I. TỔ CHỨC THỰC HIỆN ĐỀ ÁN</w:t>
      </w:r>
      <w:bookmarkEnd w:id="130"/>
    </w:p>
    <w:p w14:paraId="39AA0074" w14:textId="77777777" w:rsidR="00197D5A" w:rsidRPr="000E47C0" w:rsidRDefault="00197D5A" w:rsidP="00197D5A">
      <w:pPr>
        <w:pStyle w:val="Heading2"/>
        <w:rPr>
          <w:color w:val="auto"/>
        </w:rPr>
      </w:pPr>
      <w:bookmarkStart w:id="131" w:name="_Toc236064071"/>
      <w:r w:rsidRPr="000E47C0">
        <w:rPr>
          <w:color w:val="auto"/>
        </w:rPr>
        <w:t>1. Trường Cao đẳng Kon Tum</w:t>
      </w:r>
      <w:bookmarkEnd w:id="131"/>
    </w:p>
    <w:p w14:paraId="49E0244D" w14:textId="77777777" w:rsidR="00197D5A" w:rsidRPr="000E47C0" w:rsidRDefault="00197D5A" w:rsidP="00197D5A">
      <w:pPr>
        <w:rPr>
          <w:b/>
          <w:bCs/>
          <w:lang w:val="nl-BE"/>
        </w:rPr>
      </w:pPr>
      <w:r w:rsidRPr="000E47C0">
        <w:rPr>
          <w:b/>
          <w:bCs/>
          <w:lang w:val="nl-BE"/>
        </w:rPr>
        <w:t>1.1. Phòng Tổng hợp – Hành chính và Quản trị</w:t>
      </w:r>
    </w:p>
    <w:p w14:paraId="36DD86B9" w14:textId="77777777" w:rsidR="00197D5A" w:rsidRPr="000E47C0" w:rsidRDefault="00197D5A" w:rsidP="00197D5A">
      <w:pPr>
        <w:rPr>
          <w:lang w:val="nl-BE"/>
        </w:rPr>
      </w:pPr>
      <w:r w:rsidRPr="000E47C0">
        <w:rPr>
          <w:lang w:val="nl-BE"/>
        </w:rPr>
        <w:t>a) Là đơn vị chủ trì xây dựng Đề án, có trách nhiệm tham mưu cho Hiệu trưởng theo dõi, đôn đốc; thường xuyên báo cáo tiến độ triển khai công việc trực tiếp với Lãnh đạo Trường trong việc thành lập Công ty; phối hợp với Công ty triển khai lập, thực hiện Dự án đầu tư theo quy định của pháp luật;</w:t>
      </w:r>
    </w:p>
    <w:p w14:paraId="6B863E7F" w14:textId="2E7B8D85" w:rsidR="00741E19" w:rsidRPr="000E47C0" w:rsidRDefault="00741E19" w:rsidP="00197D5A">
      <w:pPr>
        <w:rPr>
          <w:lang w:val="nl-BE"/>
        </w:rPr>
      </w:pPr>
      <w:r w:rsidRPr="000E47C0">
        <w:rPr>
          <w:lang w:val="nl-BE"/>
        </w:rPr>
        <w:t>b) Phối hợp với phòng Tài chính – Kế toán rà soát hiện trạng đất, tài sản để triển khai Dự án;</w:t>
      </w:r>
    </w:p>
    <w:p w14:paraId="18187F6E" w14:textId="77777777" w:rsidR="00197D5A" w:rsidRPr="000E47C0" w:rsidRDefault="00DA2437" w:rsidP="00197D5A">
      <w:pPr>
        <w:rPr>
          <w:lang w:val="nl-BE"/>
        </w:rPr>
      </w:pPr>
      <w:r w:rsidRPr="000E47C0">
        <w:rPr>
          <w:lang w:val="nl-BE"/>
        </w:rPr>
        <w:t>c) Chủ trì, phối hợp với các tổ chức, đơn vị có liên quan lập Dự án đầu tư, Ban quản lý Dự án đầu tư, khảo sát vị trí xây dựng Công ty bảo đảm phù hợp với điều kiện thực tế và điều kiện giao thông; phối hợp với Công ty triển khai thực hiện các thủ tục liên quan đến công tác đầu tư xây dựng cơ bản;</w:t>
      </w:r>
    </w:p>
    <w:p w14:paraId="7EDD6B02" w14:textId="77777777" w:rsidR="00DA2437" w:rsidRPr="000E47C0" w:rsidRDefault="00DA2437" w:rsidP="00197D5A">
      <w:pPr>
        <w:rPr>
          <w:lang w:val="nl-BE"/>
        </w:rPr>
      </w:pPr>
      <w:r w:rsidRPr="000E47C0">
        <w:rPr>
          <w:lang w:val="nl-BE"/>
        </w:rPr>
        <w:t>d) Phối hợp với Công ty triển khai thực hiện các thủ tục đăng ký con dấu để hoạt động;</w:t>
      </w:r>
    </w:p>
    <w:p w14:paraId="0F5F39F2" w14:textId="77777777" w:rsidR="00197D5A" w:rsidRPr="000E47C0" w:rsidRDefault="00197D5A" w:rsidP="00197D5A">
      <w:pPr>
        <w:rPr>
          <w:b/>
          <w:bCs/>
          <w:lang w:val="nl-BE"/>
        </w:rPr>
      </w:pPr>
      <w:r w:rsidRPr="000E47C0">
        <w:rPr>
          <w:b/>
          <w:bCs/>
          <w:lang w:val="nl-BE"/>
        </w:rPr>
        <w:t>1.2. Phòng Tài chính – Kế toán</w:t>
      </w:r>
    </w:p>
    <w:p w14:paraId="533EA319" w14:textId="77777777" w:rsidR="00197D5A" w:rsidRPr="000E47C0" w:rsidRDefault="00197D5A" w:rsidP="00197D5A">
      <w:pPr>
        <w:rPr>
          <w:lang w:val="nl-BE"/>
        </w:rPr>
      </w:pPr>
      <w:r w:rsidRPr="000E47C0">
        <w:rPr>
          <w:lang w:val="nl-BE"/>
        </w:rPr>
        <w:t xml:space="preserve">a) Tham mưu cho Hiệu trưởng trong việc xác định mô hình quản trị tài chính, quy chế quản lý tài chính đối với Công ty phù hợp với điều kiện thực tế của Trường và bảo đảm các quy định hiện hành; tham mưu lập, thẩm định, phê duyệt Đề án sử dụng tài sản công vào mục đích kinh doanh, cho thuê, liên doanh, liên kết theo quy định; </w:t>
      </w:r>
    </w:p>
    <w:p w14:paraId="2503DA0A" w14:textId="77777777" w:rsidR="00197D5A" w:rsidRPr="000E47C0" w:rsidRDefault="00197D5A" w:rsidP="00197D5A">
      <w:pPr>
        <w:rPr>
          <w:lang w:val="nl-BE"/>
        </w:rPr>
      </w:pPr>
      <w:r w:rsidRPr="000E47C0">
        <w:rPr>
          <w:lang w:val="nl-BE"/>
        </w:rPr>
        <w:t>b) Chủ trì, phối hợp với các tổ chức, đơn vị có liên quan tham mưu nguồn vốn đầu tư, xây dựng phương án xã hội hóa; ban hành tiêu chí lựa chọn; Thông báo công khai lựa chọn; đàm phán, thống nhất tỷ lệ góp vốn đầu tư thành lập Công ty;</w:t>
      </w:r>
    </w:p>
    <w:p w14:paraId="1FD070F3" w14:textId="77777777" w:rsidR="001210A8" w:rsidRPr="000E47C0" w:rsidRDefault="00E12128" w:rsidP="00197D5A">
      <w:pPr>
        <w:rPr>
          <w:lang w:val="nl-BE"/>
        </w:rPr>
      </w:pPr>
      <w:r w:rsidRPr="000E47C0">
        <w:rPr>
          <w:lang w:val="nl-BE"/>
        </w:rPr>
        <w:t xml:space="preserve">c) Phối hợp với Công ty triển khai thực hiện các thủ tục đăng ký doanh nghiệp; thuế; chuyển giao tài sản; ghi nhận vốn góp; cấp giấy chứng nhận phần vốn góp theo quy định của pháp luật. </w:t>
      </w:r>
    </w:p>
    <w:p w14:paraId="1A89E06A" w14:textId="77777777" w:rsidR="000A0195" w:rsidRPr="000E47C0" w:rsidRDefault="00197D5A" w:rsidP="00197D5A">
      <w:pPr>
        <w:rPr>
          <w:b/>
          <w:bCs/>
          <w:lang w:val="nl-BE"/>
        </w:rPr>
      </w:pPr>
      <w:r w:rsidRPr="000E47C0">
        <w:rPr>
          <w:b/>
          <w:bCs/>
          <w:lang w:val="nl-BE"/>
        </w:rPr>
        <w:t>1.3. Phòng TCCB&amp;CTHSSV</w:t>
      </w:r>
    </w:p>
    <w:p w14:paraId="3672F695" w14:textId="77777777" w:rsidR="00197D5A" w:rsidRPr="000E47C0" w:rsidRDefault="000A0195" w:rsidP="00197D5A">
      <w:pPr>
        <w:rPr>
          <w:lang w:val="nl-BE"/>
        </w:rPr>
      </w:pPr>
      <w:r w:rsidRPr="000E47C0">
        <w:rPr>
          <w:lang w:val="nl-BE"/>
        </w:rPr>
        <w:t>a) Chủ trì, phối hợp với các đơn vị, cá nhân có liên quan tham mưu cho Hiệu trưởng chuẩn bị, hoàn thiện hồ sơ thành lập Công ty; dự thảo Điều lệ, Quy chế Công ty; bầu Hội đồng thành viên, bổ nhiệm Chủ tịch Hội đồng thành viên; Ban Giám đốc; Kiểm soát viên; tuyển dụng, sử dụng, đào tạo và bồi dưỡng NLĐ nhằm đáp ứng yêu cầu nhân lực của Công ty.</w:t>
      </w:r>
    </w:p>
    <w:p w14:paraId="736A952E" w14:textId="77777777" w:rsidR="000A0195" w:rsidRPr="000E47C0" w:rsidRDefault="000A0195" w:rsidP="000A0195">
      <w:pPr>
        <w:rPr>
          <w:lang w:val="nl-BE"/>
        </w:rPr>
      </w:pPr>
      <w:r w:rsidRPr="000E47C0">
        <w:rPr>
          <w:lang w:val="nl-BE"/>
        </w:rPr>
        <w:t>b) Phối hợp với Công ty ban hành: Quyết định thành lập Trung tâm; Quy chế tổ chức và hoạt động; bổ nhiệm Giám đốc Trung tâm; Quy chế, quy trình nội bộ.</w:t>
      </w:r>
    </w:p>
    <w:p w14:paraId="5AEA0ADB" w14:textId="77777777" w:rsidR="00240946" w:rsidRPr="000E47C0" w:rsidRDefault="00240946" w:rsidP="00240946">
      <w:pPr>
        <w:pStyle w:val="Heading2"/>
        <w:rPr>
          <w:color w:val="auto"/>
          <w:lang w:val="nl-BE"/>
        </w:rPr>
      </w:pPr>
      <w:bookmarkStart w:id="132" w:name="_Toc236064072"/>
      <w:r w:rsidRPr="000E47C0">
        <w:rPr>
          <w:color w:val="auto"/>
          <w:lang w:val="nl-BE"/>
        </w:rPr>
        <w:t>2. Công ty TNHH Đăng kiểm Cao đẳng Kon Tum</w:t>
      </w:r>
      <w:bookmarkEnd w:id="132"/>
    </w:p>
    <w:p w14:paraId="5FAF6B38" w14:textId="77777777" w:rsidR="00240946" w:rsidRPr="000E47C0" w:rsidRDefault="00365E91" w:rsidP="00197D5A">
      <w:pPr>
        <w:rPr>
          <w:lang w:val="nl-BE"/>
        </w:rPr>
      </w:pPr>
      <w:r w:rsidRPr="000E47C0">
        <w:rPr>
          <w:lang w:val="nl-BE"/>
        </w:rPr>
        <w:t>a) Chủ trì, phối hợp với các đơn vị, cá nhân của Trường thực hiện chuẩn bị hồ sơ đăng ký doanh nghiệp; thuế; con dấu; Điều lệ, Quy chế Công ty; bầu Hội đồng thành viên, bổ nhiệm Chủ tịch Hội đồng thành viên; Ban Giám đốc; Kiểm soát viên; tuyển dụng, sử dụng, đào tạo và bồi dưỡng NLĐ nhằm đáp ứng yêu cầu nhân lực của Công ty;</w:t>
      </w:r>
    </w:p>
    <w:p w14:paraId="67B12041" w14:textId="77777777" w:rsidR="00365E91" w:rsidRPr="000E47C0" w:rsidRDefault="00365E91" w:rsidP="00197D5A">
      <w:pPr>
        <w:rPr>
          <w:lang w:val="nl-BE"/>
        </w:rPr>
      </w:pPr>
      <w:r w:rsidRPr="000E47C0">
        <w:rPr>
          <w:lang w:val="nl-BE"/>
        </w:rPr>
        <w:t>b) Phối hợp với các đơn vị, cá nhân của Trường thực hiện tiếp nhân, bàn giao quản lý tài sản, vốn, ... theo quy định của pháp luật;</w:t>
      </w:r>
    </w:p>
    <w:p w14:paraId="112F4072" w14:textId="77777777" w:rsidR="006962FA" w:rsidRPr="000E47C0" w:rsidRDefault="006962FA" w:rsidP="00197D5A">
      <w:pPr>
        <w:rPr>
          <w:lang w:val="nl-BE"/>
        </w:rPr>
      </w:pPr>
      <w:r w:rsidRPr="000E47C0">
        <w:rPr>
          <w:lang w:val="nl-BE"/>
        </w:rPr>
        <w:t>c) Phối hợp với Ban quản lý Dự án đầu tư, các đơn vị thuộc Trường thực hiện các thủ tục liên quan đến đầu tư xây dựng cơ bản, mua sắm, lắp đặt thiết bị, hạ tầng và các điều kiện bảo đảm cho hoạt động của Công ty, Trung tâm theo quy định;</w:t>
      </w:r>
    </w:p>
    <w:p w14:paraId="5CC81F4B" w14:textId="77777777" w:rsidR="006962FA" w:rsidRPr="000E47C0" w:rsidRDefault="00104920" w:rsidP="00197D5A">
      <w:pPr>
        <w:rPr>
          <w:lang w:val="nl-BE"/>
        </w:rPr>
      </w:pPr>
      <w:r w:rsidRPr="000E47C0">
        <w:rPr>
          <w:lang w:val="nl-BE"/>
        </w:rPr>
        <w:t>d) Chuẩn bị hồ sơ theo quy định chuyên ngành, bao gồm: Cơ sở vật chất; dây chuyền kiểm định; thiết bị; đăng kiểm viên; hệ thống quản lý chất lượng; các điều kiện khác theo quy định hiện hành;</w:t>
      </w:r>
    </w:p>
    <w:p w14:paraId="04655DD6" w14:textId="77777777" w:rsidR="00197D5A" w:rsidRPr="000E47C0" w:rsidRDefault="00240946" w:rsidP="00197D5A">
      <w:pPr>
        <w:pStyle w:val="Heading2"/>
        <w:rPr>
          <w:color w:val="auto"/>
          <w:lang w:val="nl-BE"/>
        </w:rPr>
      </w:pPr>
      <w:bookmarkStart w:id="133" w:name="_Toc236064073"/>
      <w:r w:rsidRPr="000E47C0">
        <w:rPr>
          <w:color w:val="auto"/>
          <w:lang w:val="nl-BE"/>
        </w:rPr>
        <w:t>3. Đề nghị các sở, ban, ngành, cơ quan, đơn vị phối hợp thực hiện</w:t>
      </w:r>
      <w:bookmarkEnd w:id="133"/>
    </w:p>
    <w:p w14:paraId="3FCD8933" w14:textId="77777777" w:rsidR="00197D5A" w:rsidRPr="000E47C0" w:rsidRDefault="00197D5A" w:rsidP="00197D5A">
      <w:pPr>
        <w:rPr>
          <w:lang w:val="nl-BE"/>
        </w:rPr>
      </w:pPr>
      <w:r w:rsidRPr="000E47C0">
        <w:rPr>
          <w:lang w:val="nl-BE"/>
        </w:rPr>
        <w:t>Để triển khai thực hiện Đề án bảo đảm tính khả thi, hiệu quả, nhà trường kính đề nghị các sở, ban, ngành, cơ quan và các đơn vị liên quan hướng dẫn, phối hợp thực hiện các nhiệm vụ sau đây:</w:t>
      </w:r>
    </w:p>
    <w:p w14:paraId="4B1534AE" w14:textId="77777777" w:rsidR="00197D5A" w:rsidRPr="000E47C0" w:rsidRDefault="00A54709" w:rsidP="00197D5A">
      <w:pPr>
        <w:rPr>
          <w:b/>
          <w:bCs/>
          <w:lang w:val="nl-BE"/>
        </w:rPr>
      </w:pPr>
      <w:r w:rsidRPr="000E47C0">
        <w:rPr>
          <w:b/>
          <w:bCs/>
          <w:lang w:val="nl-BE"/>
        </w:rPr>
        <w:t>3.1. Sở Xây dựng</w:t>
      </w:r>
    </w:p>
    <w:p w14:paraId="0792D82C" w14:textId="77777777" w:rsidR="00197D5A" w:rsidRPr="000E47C0" w:rsidRDefault="00197D5A" w:rsidP="00197D5A">
      <w:pPr>
        <w:rPr>
          <w:lang w:val="nl-BE"/>
        </w:rPr>
      </w:pPr>
      <w:r w:rsidRPr="000E47C0">
        <w:rPr>
          <w:lang w:val="nl-BE"/>
        </w:rPr>
        <w:t>a) Hướng dẫn quy trình, thủ tục và các yêu cầu kỹ thuật chuyên môn liên quan đến đầu tư và hoạt động của Công ty, Trung tâm theo quy định của ngành.</w:t>
      </w:r>
    </w:p>
    <w:p w14:paraId="277BC51C" w14:textId="72BDD18F" w:rsidR="00197D5A" w:rsidRPr="000E47C0" w:rsidRDefault="00197D5A" w:rsidP="00197D5A">
      <w:pPr>
        <w:rPr>
          <w:lang w:val="nl-BE"/>
        </w:rPr>
      </w:pPr>
      <w:r w:rsidRPr="000E47C0">
        <w:rPr>
          <w:lang w:val="nl-BE"/>
        </w:rPr>
        <w:t>b) Hướng dẫn nhà trường thực hiện các thủ tục có liên quan đến quy hoạch đô thị, đầu tư, xây dựng, chấp thuận vị trí nút giao thông đường bộ Công ty vào đường Võ Nguyên Giáp theo quy định.</w:t>
      </w:r>
    </w:p>
    <w:p w14:paraId="524594B1" w14:textId="77777777" w:rsidR="00197D5A" w:rsidRPr="000E47C0" w:rsidRDefault="00A54709" w:rsidP="00197D5A">
      <w:pPr>
        <w:rPr>
          <w:b/>
          <w:bCs/>
          <w:lang w:val="nl-BE"/>
        </w:rPr>
      </w:pPr>
      <w:r w:rsidRPr="000E47C0">
        <w:rPr>
          <w:b/>
          <w:bCs/>
          <w:lang w:val="nl-BE"/>
        </w:rPr>
        <w:t>3.2. Sở Tài chính</w:t>
      </w:r>
    </w:p>
    <w:p w14:paraId="52663C1E" w14:textId="77777777" w:rsidR="00197D5A" w:rsidRPr="000E47C0" w:rsidRDefault="00197D5A" w:rsidP="00197D5A">
      <w:pPr>
        <w:rPr>
          <w:lang w:val="nl-BE"/>
        </w:rPr>
      </w:pPr>
      <w:r w:rsidRPr="000E47C0">
        <w:rPr>
          <w:lang w:val="nl-BE"/>
        </w:rPr>
        <w:t>a) Tổ chức thẩm định cơ chế tài chính, vốn góp thành lập doanh nghiệp theo quy định hiện hành.</w:t>
      </w:r>
    </w:p>
    <w:p w14:paraId="371D215E" w14:textId="77777777" w:rsidR="00197D5A" w:rsidRPr="000E47C0" w:rsidRDefault="00197D5A" w:rsidP="00197D5A">
      <w:pPr>
        <w:rPr>
          <w:lang w:val="nl-BE"/>
        </w:rPr>
      </w:pPr>
      <w:r w:rsidRPr="000E47C0">
        <w:rPr>
          <w:lang w:val="nl-BE"/>
        </w:rPr>
        <w:t>b) Hướng dẫn thẩm định giá trị tài sản, phương án xử lý tài chính, tài sản của nhà nước khi góp vốn thành lập doanh nghiệp theo quy định; thủ tục đăng ký doanh nghiệp; quy trình lựa chọn nhà đầu tư.</w:t>
      </w:r>
    </w:p>
    <w:p w14:paraId="7395DE26" w14:textId="77777777" w:rsidR="00D67ABC" w:rsidRPr="000E47C0" w:rsidRDefault="00A54709" w:rsidP="00197D5A">
      <w:pPr>
        <w:rPr>
          <w:b/>
          <w:bCs/>
          <w:lang w:val="nl-BE"/>
        </w:rPr>
      </w:pPr>
      <w:bookmarkStart w:id="134" w:name="_Toc225368241"/>
      <w:r w:rsidRPr="000E47C0">
        <w:rPr>
          <w:b/>
          <w:bCs/>
        </w:rPr>
        <w:t>3</w:t>
      </w:r>
      <w:r w:rsidRPr="000E47C0">
        <w:rPr>
          <w:b/>
          <w:bCs/>
          <w:lang w:val="nl-BE"/>
        </w:rPr>
        <w:t>.3. Sở Nông nghiệp và Môi trường</w:t>
      </w:r>
    </w:p>
    <w:p w14:paraId="57785130" w14:textId="4C06ABA6" w:rsidR="00F4060A" w:rsidRPr="000E47C0" w:rsidRDefault="00AC1DBE" w:rsidP="00197D5A">
      <w:pPr>
        <w:rPr>
          <w:lang w:val="nl-BE"/>
        </w:rPr>
      </w:pPr>
      <w:r w:rsidRPr="000E47C0">
        <w:rPr>
          <w:lang w:val="nl-BE"/>
        </w:rPr>
        <w:t>Hướng dẫn nhà trường thực hiện các thủ tục về đất đai, môi trường có liên quan đến Dự án theo đúng quy định.</w:t>
      </w:r>
    </w:p>
    <w:p w14:paraId="3DCF822B" w14:textId="77777777" w:rsidR="00D67ABC" w:rsidRPr="000E47C0" w:rsidRDefault="00A54709" w:rsidP="00197D5A">
      <w:pPr>
        <w:rPr>
          <w:b/>
          <w:bCs/>
          <w:lang w:val="nl-BE"/>
        </w:rPr>
      </w:pPr>
      <w:r w:rsidRPr="000E47C0">
        <w:rPr>
          <w:b/>
          <w:bCs/>
          <w:lang w:val="nl-BE"/>
        </w:rPr>
        <w:t>3.4. UBND phường Đăk Cấm</w:t>
      </w:r>
      <w:bookmarkEnd w:id="134"/>
    </w:p>
    <w:p w14:paraId="5CC17C64" w14:textId="77777777" w:rsidR="00197D5A" w:rsidRPr="000E47C0" w:rsidRDefault="00197D5A" w:rsidP="00197D5A">
      <w:pPr>
        <w:rPr>
          <w:lang w:val="nl-BE"/>
        </w:rPr>
      </w:pPr>
      <w:r w:rsidRPr="000E47C0">
        <w:rPr>
          <w:lang w:val="nl-BE"/>
        </w:rPr>
        <w:t xml:space="preserve">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 </w:t>
      </w:r>
    </w:p>
    <w:p w14:paraId="05CE0131" w14:textId="77777777" w:rsidR="007B7B94" w:rsidRPr="000E47C0" w:rsidRDefault="00A54709" w:rsidP="00197D5A">
      <w:pPr>
        <w:rPr>
          <w:b/>
          <w:bCs/>
          <w:lang w:val="nl-BE"/>
        </w:rPr>
      </w:pPr>
      <w:r w:rsidRPr="000E47C0">
        <w:rPr>
          <w:b/>
          <w:bCs/>
          <w:lang w:val="nl-BE"/>
        </w:rPr>
        <w:t>3.5. Thuế tỉnh Quảng Ngãi</w:t>
      </w:r>
    </w:p>
    <w:p w14:paraId="4B1067C0" w14:textId="77777777" w:rsidR="00F52596" w:rsidRPr="000E47C0" w:rsidRDefault="00F52596" w:rsidP="00197D5A">
      <w:pPr>
        <w:rPr>
          <w:lang w:val="nl-BE"/>
        </w:rPr>
      </w:pPr>
      <w:r w:rsidRPr="000E47C0">
        <w:rPr>
          <w:lang w:val="nl-BE"/>
        </w:rPr>
        <w:t>Hướng dẫn nhà trường, Công ty thực hiện các thủ tục có liên quan đến các nghĩa vụ thuế, phí và các ưu đãi theo quy định.</w:t>
      </w:r>
    </w:p>
    <w:p w14:paraId="4F691E5F" w14:textId="77777777" w:rsidR="007B7B94" w:rsidRPr="000E47C0" w:rsidRDefault="00A54709" w:rsidP="00197D5A">
      <w:pPr>
        <w:rPr>
          <w:b/>
          <w:bCs/>
          <w:lang w:val="nl-BE"/>
        </w:rPr>
      </w:pPr>
      <w:r w:rsidRPr="000E47C0">
        <w:rPr>
          <w:b/>
          <w:bCs/>
          <w:lang w:val="nl-BE"/>
        </w:rPr>
        <w:t>3.6. Sở Nội vụ</w:t>
      </w:r>
    </w:p>
    <w:p w14:paraId="0EBEF263" w14:textId="77777777" w:rsidR="00197D5A" w:rsidRPr="000E47C0" w:rsidRDefault="00F52596" w:rsidP="00197D5A">
      <w:pPr>
        <w:rPr>
          <w:lang w:val="nl-BE"/>
        </w:rPr>
      </w:pPr>
      <w:r w:rsidRPr="000E47C0">
        <w:rPr>
          <w:lang w:val="nl-BE"/>
        </w:rPr>
        <w:t xml:space="preserve">Hướng dẫn, phối hợp với nhà trường </w:t>
      </w:r>
      <w:del w:id="135" w:author="Nội dung điều chỉnh (Claude)" w:date="2026-10-24T19:53:00Z">
        <w:r w:rsidRPr="000E47C0">
          <w:rPr>
            <w:lang w:val="nl-BE"/>
          </w:rPr>
          <w:delText>trong công tác bổ nhiệm Hội đồng thành viên, kiểm soát viên và các chức danh khác</w:delText>
        </w:r>
      </w:del>
      <w:ins w:id="136" w:author="Nội dung điều chỉnh (Claude)" w:date="2026-10-24T19:53:00Z">
        <w:r w:rsidRPr="000E47C0">
          <w:rPr>
            <w:lang w:val="nl-BE"/>
          </w:rPr>
          <w:t>trong việc cử người đại diện phần vốn, kiểm soát viên (nếu thuộc thẩm quyền) và các chức danh khác</w:t>
        </w:r>
      </w:ins>
      <w:r w:rsidRPr="000E47C0">
        <w:rPr>
          <w:lang w:val="nl-BE"/>
        </w:rPr>
        <w:t xml:space="preserve"> theo quy định của pháp luật và theo phân cấp quản lý cán bộ.</w:t>
      </w:r>
    </w:p>
    <w:p w14:paraId="4E658B91" w14:textId="77777777" w:rsidR="00197D5A" w:rsidRPr="000E47C0" w:rsidRDefault="00197D5A" w:rsidP="00197D5A">
      <w:pPr>
        <w:pStyle w:val="Heading1"/>
        <w:rPr>
          <w:color w:val="auto"/>
          <w:lang w:val="nl-NL"/>
        </w:rPr>
      </w:pPr>
      <w:bookmarkStart w:id="137" w:name="_Toc236064074"/>
      <w:r w:rsidRPr="000E47C0">
        <w:rPr>
          <w:color w:val="auto"/>
          <w:lang w:val="nl-BE"/>
        </w:rPr>
        <w:t>II</w:t>
      </w:r>
      <w:r w:rsidRPr="000E47C0">
        <w:rPr>
          <w:color w:val="auto"/>
          <w:lang w:val="nl-NL"/>
        </w:rPr>
        <w:t>. KẾT LUẬN VÀ KIẾN NGHỊ</w:t>
      </w:r>
      <w:bookmarkEnd w:id="137"/>
    </w:p>
    <w:p w14:paraId="28A81E15" w14:textId="77777777" w:rsidR="00197D5A" w:rsidRPr="000E47C0" w:rsidRDefault="00197D5A" w:rsidP="000D2040">
      <w:pPr>
        <w:rPr>
          <w:lang w:val="nl-NL"/>
        </w:rPr>
      </w:pPr>
      <w:r w:rsidRPr="000E47C0">
        <w:rPr>
          <w:lang w:val="nl-NL"/>
        </w:rPr>
        <w:t>Đề án thành lập Trung tâm Đăng kiểm xe cơ giới trực thuộc Trường Cao đẳng Kon Tum được nhà trường xây dựng trước bối cảnh, yêu cầu cấp bách của Đảng, Nhà nước nói chung và của Tỉnh ủy, UBND tỉnh nói riêng về đổi mới hệ thống tổ chức quản lý, nâng cao chất lượng và hiệu quả hoạt động của các đơn vị sự nghiệp công lập.</w:t>
      </w:r>
    </w:p>
    <w:p w14:paraId="5496CE64" w14:textId="77777777" w:rsidR="00197D5A" w:rsidRPr="000E47C0" w:rsidRDefault="00197D5A" w:rsidP="00197D5A">
      <w:pPr>
        <w:rPr>
          <w:lang w:val="nl-NL"/>
        </w:rPr>
      </w:pPr>
      <w:r w:rsidRPr="000E47C0">
        <w:rPr>
          <w:lang w:val="nl-NL"/>
        </w:rPr>
        <w:t xml:space="preserve">Đề án được xây dựng trên cơ sở hệ thống văn bản quy phạm pháp luật có liên quan đến cơ chế hoạt động, cơ chế tài chính trong đơn vị sự nghiệp công lập, doanh nghiệp, các quy định về điều kiện và hoạt động kiểm định XCG; định hướng, lãnh đạo, chỉ đạo của Tỉnh uỷ, UBND tỉnh, các sở, ngành của tỉnh và các điều kiện năng lực hiện có Trường. </w:t>
      </w:r>
    </w:p>
    <w:p w14:paraId="3878A619" w14:textId="77777777" w:rsidR="00197D5A" w:rsidRPr="000E47C0" w:rsidRDefault="00197D5A" w:rsidP="00197D5A">
      <w:pPr>
        <w:rPr>
          <w:lang w:val="nl-NL"/>
        </w:rPr>
      </w:pPr>
      <w:r w:rsidRPr="000E47C0">
        <w:rPr>
          <w:lang w:val="nl-NL"/>
        </w:rPr>
        <w:t>Qua phân tích cho thấy hiệu quả về kinh tế, tài chính, xã hội – môi trường của Đề án, việc thành lập Trung tâm Đăng kiểm XCG sẽ mang lại hiệu quả kinh tế - xã hội, có tính ổn định, bền vững thông qua việc xác định lộ trình xây dựng và phát triển các hoạt động dịch vụ, bảo đảm tính khả thi, phù hợp và đáp ứng nhu cầu của xã hội trong lĩnh vực kiểm định XCG.</w:t>
      </w:r>
    </w:p>
    <w:p w14:paraId="0788E9C6" w14:textId="6D1C4858" w:rsidR="00197D5A" w:rsidRPr="000E47C0" w:rsidRDefault="00197D5A" w:rsidP="00197D5A">
      <w:pPr>
        <w:rPr>
          <w:lang w:val="nl-NL"/>
        </w:rPr>
      </w:pPr>
      <w:r w:rsidRPr="000E47C0">
        <w:rPr>
          <w:lang w:val="nl-NL"/>
        </w:rPr>
        <w:t>Từ những yêu cầu và điều kiện đặt ra trên đây, nhà trường kính đề nghị UBND tỉnh Quảng Ngãi xem xét, phê duyệt./.</w:t>
      </w:r>
    </w:p>
    <w:tbl>
      <w:tblPr>
        <w:tblStyle w:val="TableGrid"/>
        <w:tblW w:w="8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856"/>
        <w:gridCol w:w="4399"/>
      </w:tblGrid>
      <w:tr w:rsidR="000E47C0" w:rsidRPr="000E47C0" w14:paraId="1C22A63B" w14:textId="77777777" w:rsidTr="006047EC">
        <w:tc>
          <w:tcPr>
            <w:tcW w:w="3539" w:type="dxa"/>
          </w:tcPr>
          <w:p w14:paraId="2A7CF87E" w14:textId="77777777" w:rsidR="00197D5A" w:rsidRPr="000E47C0" w:rsidRDefault="00197D5A" w:rsidP="006047EC">
            <w:pPr>
              <w:pStyle w:val="IntenseQuote"/>
              <w:rPr>
                <w:b/>
                <w:bCs/>
                <w:i/>
                <w:sz w:val="24"/>
                <w:lang w:val="nl-NL"/>
              </w:rPr>
            </w:pPr>
            <w:r w:rsidRPr="000E47C0">
              <w:rPr>
                <w:b/>
                <w:bCs/>
                <w:i/>
                <w:sz w:val="24"/>
                <w:lang w:val="nl-NL"/>
              </w:rPr>
              <w:t>Nơi nhận:</w:t>
            </w:r>
          </w:p>
          <w:p w14:paraId="1755D005" w14:textId="77777777" w:rsidR="00197D5A" w:rsidRPr="000E47C0" w:rsidRDefault="00197D5A" w:rsidP="006047EC">
            <w:pPr>
              <w:spacing w:before="0" w:after="0"/>
              <w:ind w:firstLine="0"/>
              <w:rPr>
                <w:sz w:val="22"/>
                <w:szCs w:val="22"/>
                <w:lang w:val="nl-NL"/>
              </w:rPr>
            </w:pPr>
            <w:r w:rsidRPr="000E47C0">
              <w:rPr>
                <w:sz w:val="22"/>
                <w:szCs w:val="22"/>
                <w:lang w:val="nl-NL"/>
              </w:rPr>
              <w:t>- UBND tỉnh;</w:t>
            </w:r>
          </w:p>
          <w:p w14:paraId="521A05EA" w14:textId="77777777" w:rsidR="00197D5A" w:rsidRPr="000E47C0" w:rsidRDefault="00197D5A" w:rsidP="006047EC">
            <w:pPr>
              <w:spacing w:before="0" w:after="0"/>
              <w:ind w:firstLine="0"/>
              <w:rPr>
                <w:sz w:val="22"/>
                <w:szCs w:val="22"/>
                <w:lang w:val="nl-NL"/>
              </w:rPr>
            </w:pPr>
            <w:r w:rsidRPr="000E47C0">
              <w:rPr>
                <w:sz w:val="22"/>
                <w:szCs w:val="22"/>
                <w:lang w:val="nl-NL"/>
              </w:rPr>
              <w:t>- Sở Xây dựng;</w:t>
            </w:r>
          </w:p>
          <w:p w14:paraId="4B61C164" w14:textId="77777777" w:rsidR="00197D5A" w:rsidRPr="000E47C0" w:rsidRDefault="00197D5A" w:rsidP="006047EC">
            <w:pPr>
              <w:spacing w:before="0" w:after="0"/>
              <w:ind w:firstLine="0"/>
              <w:rPr>
                <w:sz w:val="22"/>
                <w:szCs w:val="22"/>
                <w:lang w:val="nl-NL"/>
              </w:rPr>
            </w:pPr>
            <w:r w:rsidRPr="000E47C0">
              <w:rPr>
                <w:sz w:val="22"/>
                <w:szCs w:val="22"/>
                <w:lang w:val="nl-NL"/>
              </w:rPr>
              <w:t>- Sở Nội vụ;</w:t>
            </w:r>
          </w:p>
          <w:p w14:paraId="0044FBF0" w14:textId="77777777" w:rsidR="00197D5A" w:rsidRPr="000E47C0" w:rsidRDefault="00197D5A" w:rsidP="006047EC">
            <w:pPr>
              <w:spacing w:before="0" w:after="0"/>
              <w:ind w:firstLine="0"/>
              <w:rPr>
                <w:sz w:val="22"/>
                <w:szCs w:val="22"/>
                <w:lang w:val="nl-NL"/>
              </w:rPr>
            </w:pPr>
            <w:r w:rsidRPr="000E47C0">
              <w:rPr>
                <w:sz w:val="22"/>
                <w:szCs w:val="22"/>
                <w:lang w:val="nl-NL"/>
              </w:rPr>
              <w:t>- Sở Tài chính;</w:t>
            </w:r>
          </w:p>
          <w:p w14:paraId="7181DB29" w14:textId="77777777" w:rsidR="00197D5A" w:rsidRPr="000E47C0" w:rsidRDefault="00197D5A" w:rsidP="006047EC">
            <w:pPr>
              <w:spacing w:before="0" w:after="0"/>
              <w:ind w:firstLine="0"/>
              <w:rPr>
                <w:sz w:val="22"/>
                <w:szCs w:val="22"/>
                <w:lang w:val="nl-NL"/>
              </w:rPr>
            </w:pPr>
            <w:r w:rsidRPr="000E47C0">
              <w:rPr>
                <w:sz w:val="22"/>
                <w:szCs w:val="22"/>
                <w:lang w:val="nl-NL"/>
              </w:rPr>
              <w:t>- Sở Nông nghiệp và Môi trường;</w:t>
            </w:r>
          </w:p>
          <w:p w14:paraId="1DC19DD9" w14:textId="77777777" w:rsidR="00197D5A" w:rsidRPr="000E47C0" w:rsidRDefault="00197D5A" w:rsidP="006047EC">
            <w:pPr>
              <w:spacing w:before="0" w:after="0"/>
              <w:ind w:firstLine="0"/>
              <w:rPr>
                <w:sz w:val="22"/>
                <w:szCs w:val="22"/>
                <w:lang w:val="nl-NL"/>
              </w:rPr>
            </w:pPr>
            <w:r w:rsidRPr="000E47C0">
              <w:rPr>
                <w:sz w:val="22"/>
                <w:szCs w:val="22"/>
                <w:lang w:val="nl-NL"/>
              </w:rPr>
              <w:t>- Sở Giáo dục và Đào tạo;</w:t>
            </w:r>
          </w:p>
          <w:p w14:paraId="27D1498D" w14:textId="77777777" w:rsidR="00197D5A" w:rsidRPr="000E47C0" w:rsidRDefault="00197D5A" w:rsidP="006047EC">
            <w:pPr>
              <w:spacing w:before="0" w:after="0"/>
              <w:ind w:firstLine="0"/>
              <w:rPr>
                <w:sz w:val="22"/>
                <w:szCs w:val="22"/>
                <w:lang w:val="nl-NL"/>
              </w:rPr>
            </w:pPr>
            <w:r w:rsidRPr="000E47C0">
              <w:rPr>
                <w:sz w:val="22"/>
                <w:szCs w:val="22"/>
                <w:lang w:val="nl-NL"/>
              </w:rPr>
              <w:t>- Thuế tỉnh Quảng Ngãi;</w:t>
            </w:r>
          </w:p>
          <w:p w14:paraId="22FF7726" w14:textId="77777777" w:rsidR="00197D5A" w:rsidRPr="000E47C0" w:rsidRDefault="00197D5A" w:rsidP="006047EC">
            <w:pPr>
              <w:spacing w:before="0" w:after="0"/>
              <w:ind w:firstLine="0"/>
              <w:rPr>
                <w:sz w:val="22"/>
                <w:szCs w:val="22"/>
                <w:lang w:val="nl-NL"/>
              </w:rPr>
            </w:pPr>
            <w:r w:rsidRPr="000E47C0">
              <w:rPr>
                <w:sz w:val="22"/>
                <w:szCs w:val="22"/>
                <w:lang w:val="nl-NL"/>
              </w:rPr>
              <w:t>- UBND phường Đăk Cấm;</w:t>
            </w:r>
          </w:p>
          <w:p w14:paraId="3D8AA6E0" w14:textId="77777777" w:rsidR="00197D5A" w:rsidRPr="000E47C0" w:rsidRDefault="00197D5A" w:rsidP="006047EC">
            <w:pPr>
              <w:spacing w:before="0" w:after="0"/>
              <w:ind w:firstLine="0"/>
              <w:rPr>
                <w:sz w:val="22"/>
                <w:szCs w:val="22"/>
                <w:lang w:val="nl-NL"/>
              </w:rPr>
            </w:pPr>
            <w:r w:rsidRPr="000E47C0">
              <w:rPr>
                <w:sz w:val="22"/>
                <w:szCs w:val="22"/>
                <w:lang w:val="nl-NL"/>
              </w:rPr>
              <w:t>- Lãnh đạo Trường;</w:t>
            </w:r>
          </w:p>
          <w:p w14:paraId="0B30B073" w14:textId="77777777" w:rsidR="00197D5A" w:rsidRPr="000E47C0" w:rsidRDefault="00197D5A" w:rsidP="006047EC">
            <w:pPr>
              <w:spacing w:before="0" w:after="0"/>
              <w:ind w:firstLine="0"/>
              <w:rPr>
                <w:sz w:val="22"/>
                <w:szCs w:val="22"/>
                <w:lang w:val="nl-NL"/>
              </w:rPr>
            </w:pPr>
            <w:r w:rsidRPr="000E47C0">
              <w:rPr>
                <w:sz w:val="22"/>
                <w:szCs w:val="22"/>
                <w:lang w:val="nl-NL"/>
              </w:rPr>
              <w:t>- Đảng ủy Trường;</w:t>
            </w:r>
          </w:p>
          <w:p w14:paraId="65EDF3C8" w14:textId="77777777" w:rsidR="00197D5A" w:rsidRPr="000E47C0" w:rsidRDefault="00197D5A" w:rsidP="006047EC">
            <w:pPr>
              <w:spacing w:before="0" w:after="0"/>
              <w:ind w:firstLine="0"/>
              <w:rPr>
                <w:sz w:val="22"/>
                <w:szCs w:val="22"/>
                <w:lang w:val="nl-NL"/>
              </w:rPr>
            </w:pPr>
            <w:r w:rsidRPr="000E47C0">
              <w:rPr>
                <w:sz w:val="22"/>
                <w:szCs w:val="22"/>
                <w:lang w:val="nl-NL"/>
              </w:rPr>
              <w:t>- Công đoàn cơ sở Trường;</w:t>
            </w:r>
          </w:p>
          <w:p w14:paraId="74AE2ED9" w14:textId="77777777" w:rsidR="00197D5A" w:rsidRPr="000E47C0" w:rsidRDefault="00197D5A" w:rsidP="006047EC">
            <w:pPr>
              <w:spacing w:before="0" w:after="0"/>
              <w:ind w:firstLine="0"/>
              <w:rPr>
                <w:sz w:val="22"/>
                <w:szCs w:val="22"/>
                <w:lang w:val="nl-NL"/>
              </w:rPr>
            </w:pPr>
            <w:r w:rsidRPr="000E47C0">
              <w:rPr>
                <w:sz w:val="22"/>
                <w:szCs w:val="22"/>
                <w:lang w:val="nl-NL"/>
              </w:rPr>
              <w:t>- Các đơn vị thuộc Trường;</w:t>
            </w:r>
          </w:p>
          <w:p w14:paraId="594829F3" w14:textId="77777777" w:rsidR="00197D5A" w:rsidRPr="000E47C0" w:rsidRDefault="00197D5A" w:rsidP="006047EC">
            <w:pPr>
              <w:spacing w:before="0" w:after="0"/>
              <w:ind w:firstLine="0"/>
              <w:rPr>
                <w:b/>
                <w:bCs/>
                <w:lang w:val="nl-NL"/>
              </w:rPr>
            </w:pPr>
            <w:r w:rsidRPr="000E47C0">
              <w:rPr>
                <w:sz w:val="22"/>
                <w:szCs w:val="22"/>
                <w:lang w:val="nl-NL"/>
              </w:rPr>
              <w:t>- Lưu: VT, THHCQT.</w:t>
            </w:r>
          </w:p>
        </w:tc>
        <w:tc>
          <w:tcPr>
            <w:tcW w:w="856" w:type="dxa"/>
          </w:tcPr>
          <w:p w14:paraId="407E3781" w14:textId="77777777" w:rsidR="00197D5A" w:rsidRPr="000E47C0" w:rsidRDefault="00197D5A" w:rsidP="006047EC">
            <w:pPr>
              <w:pStyle w:val="IntenseQuote"/>
              <w:jc w:val="center"/>
              <w:rPr>
                <w:b/>
                <w:bCs/>
                <w:lang w:val="nl-NL"/>
              </w:rPr>
            </w:pPr>
          </w:p>
        </w:tc>
        <w:tc>
          <w:tcPr>
            <w:tcW w:w="4399" w:type="dxa"/>
          </w:tcPr>
          <w:p w14:paraId="45241CBD" w14:textId="77777777" w:rsidR="00197D5A" w:rsidRPr="000E47C0" w:rsidRDefault="00197D5A" w:rsidP="006047EC">
            <w:pPr>
              <w:pStyle w:val="IntenseQuote"/>
              <w:jc w:val="center"/>
              <w:rPr>
                <w:b/>
                <w:bCs/>
                <w:lang w:val="nl-NL"/>
              </w:rPr>
            </w:pPr>
            <w:r w:rsidRPr="000E47C0">
              <w:rPr>
                <w:b/>
                <w:bCs/>
                <w:lang w:val="nl-NL"/>
              </w:rPr>
              <w:t>HIỆU TRƯỞNG</w:t>
            </w:r>
          </w:p>
          <w:p w14:paraId="156F6670" w14:textId="77777777" w:rsidR="00197D5A" w:rsidRPr="000E47C0" w:rsidRDefault="00197D5A" w:rsidP="006047EC">
            <w:pPr>
              <w:pStyle w:val="IntenseQuote"/>
              <w:jc w:val="center"/>
              <w:rPr>
                <w:b/>
                <w:bCs/>
                <w:sz w:val="24"/>
                <w:lang w:val="nl-NL"/>
              </w:rPr>
            </w:pPr>
          </w:p>
          <w:p w14:paraId="6DB9A01D" w14:textId="77777777" w:rsidR="00197D5A" w:rsidRPr="000E47C0" w:rsidRDefault="00197D5A" w:rsidP="006047EC">
            <w:pPr>
              <w:pStyle w:val="IntenseQuote"/>
              <w:jc w:val="center"/>
              <w:rPr>
                <w:b/>
                <w:bCs/>
                <w:lang w:val="nl-NL"/>
              </w:rPr>
            </w:pPr>
          </w:p>
          <w:p w14:paraId="0540790B" w14:textId="77777777" w:rsidR="00197D5A" w:rsidRPr="000E47C0" w:rsidRDefault="00197D5A" w:rsidP="006047EC">
            <w:pPr>
              <w:pStyle w:val="IntenseQuote"/>
              <w:jc w:val="center"/>
              <w:rPr>
                <w:b/>
                <w:bCs/>
                <w:sz w:val="24"/>
                <w:lang w:val="nl-NL"/>
              </w:rPr>
            </w:pPr>
          </w:p>
          <w:p w14:paraId="15703BE4" w14:textId="77777777" w:rsidR="00197D5A" w:rsidRPr="000E47C0" w:rsidRDefault="00197D5A" w:rsidP="006047EC">
            <w:pPr>
              <w:pStyle w:val="IntenseQuote"/>
              <w:jc w:val="center"/>
              <w:rPr>
                <w:b/>
                <w:bCs/>
                <w:lang w:val="nl-NL"/>
              </w:rPr>
            </w:pPr>
          </w:p>
          <w:p w14:paraId="0DB669B5" w14:textId="77777777" w:rsidR="00197D5A" w:rsidRDefault="00197D5A" w:rsidP="006047EC">
            <w:pPr>
              <w:pStyle w:val="IntenseQuote"/>
              <w:jc w:val="center"/>
              <w:rPr>
                <w:b/>
                <w:bCs/>
                <w:sz w:val="24"/>
                <w:lang w:val="nl-NL"/>
              </w:rPr>
            </w:pPr>
          </w:p>
          <w:p w14:paraId="094D2F8B" w14:textId="77777777" w:rsidR="00502C48" w:rsidRPr="00502C48" w:rsidRDefault="00502C48" w:rsidP="00502C48">
            <w:pPr>
              <w:rPr>
                <w:lang w:val="nl-NL"/>
              </w:rPr>
            </w:pPr>
          </w:p>
          <w:p w14:paraId="48666AF9" w14:textId="77777777" w:rsidR="00197D5A" w:rsidRPr="000E47C0" w:rsidRDefault="00197D5A" w:rsidP="006047EC">
            <w:pPr>
              <w:pStyle w:val="IntenseQuote"/>
              <w:jc w:val="center"/>
              <w:rPr>
                <w:b/>
                <w:bCs/>
                <w:lang w:val="nl-NL"/>
              </w:rPr>
            </w:pPr>
            <w:r w:rsidRPr="000E47C0">
              <w:rPr>
                <w:b/>
                <w:bCs/>
                <w:lang w:val="nl-NL"/>
              </w:rPr>
              <w:t>Lê Trí Khải</w:t>
            </w:r>
          </w:p>
        </w:tc>
      </w:tr>
    </w:tbl>
    <w:p w14:paraId="784FDBC1" w14:textId="77777777" w:rsidR="00197D5A" w:rsidRPr="000E47C0" w:rsidRDefault="00197D5A" w:rsidP="00197D5A">
      <w:pPr>
        <w:rPr>
          <w:rFonts w:asciiTheme="majorHAnsi" w:hAnsiTheme="majorHAnsi" w:cstheme="majorHAnsi"/>
          <w:b/>
          <w:bCs/>
          <w:iCs/>
          <w:szCs w:val="28"/>
          <w:lang w:val="vi-VN"/>
        </w:rPr>
      </w:pPr>
      <w:r w:rsidRPr="000E47C0">
        <w:rPr>
          <w:rFonts w:asciiTheme="majorHAnsi" w:hAnsiTheme="majorHAnsi" w:cstheme="majorHAnsi"/>
          <w:b/>
          <w:bCs/>
          <w:iCs/>
          <w:szCs w:val="28"/>
          <w:lang w:val="vi-VN"/>
        </w:rPr>
        <w:br w:type="page"/>
      </w:r>
    </w:p>
    <w:p w14:paraId="2AAE6F67" w14:textId="77777777" w:rsidR="00197D5A" w:rsidRPr="000E47C0" w:rsidRDefault="00197D5A" w:rsidP="00197D5A">
      <w:pPr>
        <w:pageBreakBefore/>
        <w:ind w:firstLine="0"/>
        <w:jc w:val="center"/>
        <w:rPr>
          <w:b/>
          <w:bCs/>
          <w:szCs w:val="28"/>
          <w:lang w:val="vi-VN"/>
        </w:rPr>
        <w:sectPr w:rsidR="00197D5A" w:rsidRPr="000E47C0" w:rsidSect="00502C48">
          <w:headerReference w:type="default" r:id="rId10"/>
          <w:headerReference w:type="first" r:id="rId11"/>
          <w:pgSz w:w="11907" w:h="16840" w:code="9"/>
          <w:pgMar w:top="1134" w:right="1134" w:bottom="1134" w:left="1701" w:header="720" w:footer="720" w:gutter="0"/>
          <w:pgNumType w:start="1"/>
          <w:cols w:space="720"/>
          <w:titlePg/>
          <w:docGrid w:linePitch="381"/>
        </w:sectPr>
      </w:pPr>
    </w:p>
    <w:p w14:paraId="00F498AA" w14:textId="77777777" w:rsidR="00197D5A" w:rsidRPr="000E47C0" w:rsidRDefault="00197D5A" w:rsidP="00197D5A">
      <w:pPr>
        <w:pageBreakBefore/>
        <w:ind w:firstLine="0"/>
        <w:jc w:val="center"/>
        <w:rPr>
          <w:b/>
          <w:bCs/>
          <w:szCs w:val="28"/>
          <w:lang w:val="vi-VN"/>
        </w:rPr>
      </w:pPr>
      <w:r w:rsidRPr="000E47C0">
        <w:rPr>
          <w:b/>
          <w:bCs/>
          <w:szCs w:val="28"/>
          <w:lang w:val="vi-VN"/>
        </w:rPr>
        <w:t>Phụ lục I</w:t>
      </w:r>
    </w:p>
    <w:p w14:paraId="429167DB" w14:textId="77777777" w:rsidR="00197D5A" w:rsidRPr="000E47C0" w:rsidRDefault="00197D5A" w:rsidP="00197D5A">
      <w:pPr>
        <w:ind w:firstLine="0"/>
        <w:jc w:val="center"/>
        <w:rPr>
          <w:b/>
          <w:bCs/>
          <w:iCs/>
          <w:szCs w:val="28"/>
          <w:lang w:val="vi-VN"/>
        </w:rPr>
      </w:pPr>
      <w:r w:rsidRPr="000E47C0">
        <w:rPr>
          <w:b/>
          <w:bCs/>
          <w:iCs/>
          <w:szCs w:val="28"/>
        </w:rPr>
        <w:t xml:space="preserve">THỰC TRẠNG </w:t>
      </w:r>
      <w:r w:rsidRPr="000E47C0">
        <w:rPr>
          <w:b/>
          <w:bCs/>
          <w:iCs/>
          <w:szCs w:val="28"/>
          <w:lang w:val="vi-VN"/>
        </w:rPr>
        <w:t>CƠ SỞ VẬT CHẤT CỦA TRƯỜNG CAO ĐẲNG KON TUM</w:t>
      </w:r>
    </w:p>
    <w:p w14:paraId="5F4A1BF1" w14:textId="77777777" w:rsidR="00197D5A" w:rsidRPr="000E47C0" w:rsidRDefault="00197D5A" w:rsidP="00197D5A">
      <w:pPr>
        <w:ind w:firstLine="0"/>
        <w:rPr>
          <w:b/>
          <w:bCs/>
          <w:iCs/>
          <w:szCs w:val="28"/>
        </w:rPr>
      </w:pPr>
      <w:r w:rsidRPr="000E47C0">
        <w:rPr>
          <w:b/>
          <w:bCs/>
          <w:iCs/>
          <w:noProof/>
          <w:szCs w:val="28"/>
          <w:lang w:val="vi-VN"/>
        </w:rPr>
        <mc:AlternateContent>
          <mc:Choice Requires="wps">
            <w:drawing>
              <wp:anchor distT="0" distB="0" distL="114300" distR="114300" simplePos="0" relativeHeight="251668480" behindDoc="0" locked="0" layoutInCell="1" allowOverlap="1" wp14:anchorId="25087602" wp14:editId="50A3E552">
                <wp:simplePos x="0" y="0"/>
                <wp:positionH relativeFrom="margin">
                  <wp:align>center</wp:align>
                </wp:positionH>
                <wp:positionV relativeFrom="paragraph">
                  <wp:posOffset>9828</wp:posOffset>
                </wp:positionV>
                <wp:extent cx="1105469" cy="0"/>
                <wp:effectExtent l="0" t="0" r="0" b="0"/>
                <wp:wrapNone/>
                <wp:docPr id="1079996519" name="Straight Connector 33"/>
                <wp:cNvGraphicFramePr/>
                <a:graphic xmlns:a="http://schemas.openxmlformats.org/drawingml/2006/main">
                  <a:graphicData uri="http://schemas.microsoft.com/office/word/2010/wordprocessingShape">
                    <wps:wsp>
                      <wps:cNvCnPr/>
                      <wps:spPr>
                        <a:xfrm>
                          <a:off x="0" y="0"/>
                          <a:ext cx="110546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161B1F9E" id="Straight Connector 33" o:spid="_x0000_s1026" style="position:absolute;z-index:251668480;visibility:visible;mso-wrap-style:square;mso-wrap-distance-left:9pt;mso-wrap-distance-top:0;mso-wrap-distance-right:9pt;mso-wrap-distance-bottom:0;mso-position-horizontal:center;mso-position-horizontal-relative:margin;mso-position-vertical:absolute;mso-position-vertical-relative:text" from="0,.75pt" to="87.05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7DSDmgEAAJQDAAAOAAAAZHJzL2Uyb0RvYy54bWysU9uO0zAQfUfiHyy/0yQrWEHUdB92BS8I Vlw+wOuMG0u2xxqbJv17xm6bIkBCIF4cX+acmXNmsr1bvBMHoGQxDLLbtFJA0DjasB/k1y9vX7yW ImUVRuUwwCCPkOTd7vmz7Rx7uMEJ3QgkmCSkfo6DnHKOfdMkPYFXaYMRAj8aJK8yH2nfjKRmZveu uWnb22ZGGiOhhpT49uH0KHeV3xjQ+aMxCbJwg+Tacl2prk9lbXZb1e9JxcnqcxnqH6rwygZOulI9 qKzEN7K/UHmrCROavNHoGzTGaqgaWE3X/qTm86QiVC1sToqrTen/0eoPh/vwSGzDHFOf4iMVFYsh X75cn1iqWcfVLFiy0HzZde2rl7dvpNCXt+YKjJTyO0AvymaQzoaiQ/Xq8D5lTsahlxA+XFPXXT46 KMEufAIj7FiSVXSdCrh3JA6K+6m0hpC70kPmq9EFZqxzK7D9M/AcX6BQJ+ZvwCuiZsaQV7C3Ael3 2fNyKdmc4i8OnHQXC55wPNamVGu49VXheUzLbP14rvDrz7T7DgAA//8DAFBLAwQUAAYACAAAACEA VCw2fdwAAAAEAQAADwAAAGRycy9kb3ducmV2LnhtbEyPT2vCQBDF7wW/wzKF3upG6R9JsxERSq1Q pCrY45qdJrHZ2bC7mvjtO/ZSj2/e8N7vZdPeNuKEPtSOFIyGCQikwpmaSgXbzev9BESImoxuHKGC MwaY5oObTKfGdfSJp3UsBYdQSLWCKsY2lTIUFVodhq5FYu/beasjS19K43XH4baR4yR5klbXxA2V bnFeYfGzPloFH36xmM+W5wOtvmy3Gy93q/f+Tam72372AiJiH/+f4YLP6JAz094dyQTRKOAhka+P IC7m88MIxP5PyzyT1/D5LwAAAP//AwBQSwECLQAUAAYACAAAACEAtoM4kv4AAADhAQAAEwAAAAAA AAAAAAAAAAAAAAAAW0NvbnRlbnRfVHlwZXNdLnhtbFBLAQItABQABgAIAAAAIQA4/SH/1gAAAJQB AAALAAAAAAAAAAAAAAAAAC8BAABfcmVscy8ucmVsc1BLAQItABQABgAIAAAAIQCq7DSDmgEAAJQD AAAOAAAAAAAAAAAAAAAAAC4CAABkcnMvZTJvRG9jLnhtbFBLAQItABQABgAIAAAAIQBULDZ93AAA AAQBAAAPAAAAAAAAAAAAAAAAAPQDAABkcnMvZG93bnJldi54bWxQSwUGAAAAAAQABADzAAAA/QQA AAAA " strokecolor="#5b9bd5 [3204]" strokeweight=".5pt">
                <v:stroke joinstyle="miter"/>
                <w10:wrap anchorx="margin"/>
              </v:line>
            </w:pict>
          </mc:Fallback>
        </mc:AlternateContent>
      </w:r>
    </w:p>
    <w:p w14:paraId="391EDA9F" w14:textId="77777777" w:rsidR="00197D5A" w:rsidRPr="000E47C0" w:rsidRDefault="00197D5A" w:rsidP="00197D5A">
      <w:pPr>
        <w:spacing w:before="0" w:after="0"/>
        <w:rPr>
          <w:b/>
          <w:bCs/>
          <w:iCs/>
          <w:szCs w:val="28"/>
        </w:rPr>
      </w:pPr>
      <w:r w:rsidRPr="000E47C0">
        <w:rPr>
          <w:b/>
          <w:bCs/>
          <w:iCs/>
          <w:szCs w:val="28"/>
          <w:lang w:val="vi-VN"/>
        </w:rPr>
        <w:t xml:space="preserve">1. </w:t>
      </w:r>
      <w:r w:rsidRPr="000E47C0">
        <w:rPr>
          <w:b/>
          <w:bCs/>
          <w:iCs/>
          <w:szCs w:val="28"/>
        </w:rPr>
        <w:t xml:space="preserve">Hiện trạng quản lý, sử dụng đất </w:t>
      </w:r>
      <w:r w:rsidRPr="000E47C0">
        <w:rPr>
          <w:b/>
          <w:bCs/>
          <w:iCs/>
          <w:szCs w:val="28"/>
          <w:lang w:val="vi-VN"/>
        </w:rPr>
        <w:t>của Trường</w:t>
      </w:r>
      <w:r w:rsidRPr="000E47C0">
        <w:rPr>
          <w:b/>
          <w:bCs/>
          <w:iCs/>
          <w:szCs w:val="28"/>
        </w:rPr>
        <w:t xml:space="preserve"> (theo Quyết định số 393/QĐ-UBND ngày 04 tháng 02 năm 2026 của UBND tỉnh Quảng Ngãi)</w:t>
      </w:r>
    </w:p>
    <w:p w14:paraId="6FB5D914" w14:textId="77777777" w:rsidR="00197D5A" w:rsidRPr="000E47C0" w:rsidRDefault="00197D5A" w:rsidP="00197D5A">
      <w:pPr>
        <w:spacing w:before="0" w:after="0"/>
        <w:ind w:firstLine="0"/>
        <w:rPr>
          <w:b/>
          <w:bCs/>
          <w:iCs/>
          <w:szCs w:val="28"/>
        </w:rPr>
      </w:pPr>
    </w:p>
    <w:tbl>
      <w:tblPr>
        <w:tblW w:w="14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256"/>
        <w:gridCol w:w="1559"/>
        <w:gridCol w:w="4477"/>
        <w:gridCol w:w="3246"/>
      </w:tblGrid>
      <w:tr w:rsidR="000E47C0" w:rsidRPr="000E47C0" w14:paraId="6FD893AD" w14:textId="77777777" w:rsidTr="006047EC">
        <w:trPr>
          <w:trHeight w:val="1270"/>
          <w:tblHeader/>
          <w:jc w:val="center"/>
        </w:trPr>
        <w:tc>
          <w:tcPr>
            <w:tcW w:w="540" w:type="dxa"/>
            <w:vAlign w:val="center"/>
            <w:hideMark/>
          </w:tcPr>
          <w:p w14:paraId="2E55D3DF"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4275" w:type="dxa"/>
            <w:vAlign w:val="center"/>
            <w:hideMark/>
          </w:tcPr>
          <w:p w14:paraId="2DADD260" w14:textId="77777777" w:rsidR="00197D5A" w:rsidRPr="000E47C0" w:rsidRDefault="00197D5A" w:rsidP="006047EC">
            <w:pPr>
              <w:widowControl/>
              <w:spacing w:before="0" w:after="0"/>
              <w:ind w:firstLine="0"/>
              <w:jc w:val="center"/>
              <w:rPr>
                <w:b/>
                <w:bCs/>
                <w:szCs w:val="28"/>
              </w:rPr>
            </w:pPr>
            <w:r w:rsidRPr="000E47C0">
              <w:rPr>
                <w:b/>
                <w:bCs/>
                <w:szCs w:val="28"/>
              </w:rPr>
              <w:t>Đơn vị/ Địa chỉ nhà đất</w:t>
            </w:r>
          </w:p>
        </w:tc>
        <w:tc>
          <w:tcPr>
            <w:tcW w:w="1559" w:type="dxa"/>
            <w:vAlign w:val="center"/>
            <w:hideMark/>
          </w:tcPr>
          <w:p w14:paraId="006C87D8" w14:textId="77777777" w:rsidR="00197D5A" w:rsidRPr="000E47C0" w:rsidRDefault="00197D5A" w:rsidP="006047EC">
            <w:pPr>
              <w:spacing w:before="0" w:after="0"/>
              <w:ind w:firstLine="0"/>
              <w:jc w:val="center"/>
              <w:rPr>
                <w:b/>
                <w:bCs/>
                <w:szCs w:val="28"/>
              </w:rPr>
            </w:pPr>
            <w:r w:rsidRPr="000E47C0">
              <w:rPr>
                <w:b/>
                <w:bCs/>
                <w:szCs w:val="28"/>
              </w:rPr>
              <w:t>Diện tích</w:t>
            </w:r>
          </w:p>
        </w:tc>
        <w:tc>
          <w:tcPr>
            <w:tcW w:w="4495" w:type="dxa"/>
            <w:vAlign w:val="center"/>
            <w:hideMark/>
          </w:tcPr>
          <w:p w14:paraId="5EA40A36" w14:textId="77777777" w:rsidR="00197D5A" w:rsidRPr="000E47C0" w:rsidRDefault="00197D5A" w:rsidP="006047EC">
            <w:pPr>
              <w:widowControl/>
              <w:spacing w:before="0" w:after="0"/>
              <w:ind w:firstLine="0"/>
              <w:jc w:val="center"/>
              <w:rPr>
                <w:b/>
                <w:bCs/>
                <w:szCs w:val="28"/>
              </w:rPr>
            </w:pPr>
            <w:r w:rsidRPr="000E47C0">
              <w:rPr>
                <w:b/>
                <w:bCs/>
                <w:szCs w:val="28"/>
              </w:rPr>
              <w:t>Hồ sơ pháp lý</w:t>
            </w:r>
          </w:p>
        </w:tc>
        <w:tc>
          <w:tcPr>
            <w:tcW w:w="3260" w:type="dxa"/>
            <w:vAlign w:val="center"/>
            <w:hideMark/>
          </w:tcPr>
          <w:p w14:paraId="5628A1EB" w14:textId="77777777" w:rsidR="00197D5A" w:rsidRPr="000E47C0" w:rsidRDefault="00197D5A" w:rsidP="006047EC">
            <w:pPr>
              <w:widowControl/>
              <w:spacing w:before="0" w:after="0"/>
              <w:ind w:firstLine="0"/>
              <w:jc w:val="center"/>
              <w:rPr>
                <w:b/>
                <w:bCs/>
                <w:szCs w:val="28"/>
              </w:rPr>
            </w:pPr>
            <w:r w:rsidRPr="000E47C0">
              <w:rPr>
                <w:b/>
                <w:bCs/>
                <w:szCs w:val="28"/>
              </w:rPr>
              <w:t>Mục đích sử dụng của cơ sở nhà, đất được giao</w:t>
            </w:r>
          </w:p>
        </w:tc>
      </w:tr>
      <w:tr w:rsidR="000E47C0" w:rsidRPr="000E47C0" w14:paraId="151E6E2B" w14:textId="77777777" w:rsidTr="006047EC">
        <w:trPr>
          <w:trHeight w:val="1080"/>
          <w:jc w:val="center"/>
        </w:trPr>
        <w:tc>
          <w:tcPr>
            <w:tcW w:w="540" w:type="dxa"/>
            <w:vAlign w:val="center"/>
            <w:hideMark/>
          </w:tcPr>
          <w:p w14:paraId="62A655D9" w14:textId="77777777" w:rsidR="00197D5A" w:rsidRPr="000E47C0" w:rsidRDefault="00197D5A" w:rsidP="006047EC">
            <w:pPr>
              <w:widowControl/>
              <w:spacing w:before="0" w:after="0"/>
              <w:ind w:firstLine="0"/>
              <w:jc w:val="center"/>
              <w:rPr>
                <w:szCs w:val="28"/>
              </w:rPr>
            </w:pPr>
            <w:r w:rsidRPr="000E47C0">
              <w:rPr>
                <w:szCs w:val="28"/>
              </w:rPr>
              <w:t>1</w:t>
            </w:r>
          </w:p>
        </w:tc>
        <w:tc>
          <w:tcPr>
            <w:tcW w:w="4275" w:type="dxa"/>
            <w:vAlign w:val="center"/>
            <w:hideMark/>
          </w:tcPr>
          <w:p w14:paraId="2238455E" w14:textId="25EA71D7" w:rsidR="00197D5A" w:rsidRPr="000E47C0" w:rsidRDefault="00197D5A" w:rsidP="006047EC">
            <w:pPr>
              <w:widowControl/>
              <w:spacing w:before="0" w:after="0"/>
              <w:ind w:firstLine="0"/>
              <w:rPr>
                <w:szCs w:val="28"/>
              </w:rPr>
            </w:pPr>
            <w:r w:rsidRPr="000E47C0">
              <w:rPr>
                <w:b/>
                <w:bCs/>
                <w:szCs w:val="28"/>
              </w:rPr>
              <w:t>Trụ sở chính</w:t>
            </w:r>
            <w:r w:rsidRPr="000E47C0">
              <w:rPr>
                <w:szCs w:val="28"/>
              </w:rPr>
              <w:t xml:space="preserve"> tại số 14 Đường Ngụy Như Kon Tum, Tổ 10</w:t>
            </w:r>
            <w:r w:rsidR="00277A92">
              <w:rPr>
                <w:szCs w:val="28"/>
              </w:rPr>
              <w:t>,</w:t>
            </w:r>
            <w:r w:rsidRPr="000E47C0">
              <w:rPr>
                <w:szCs w:val="28"/>
              </w:rPr>
              <w:t xml:space="preserve"> phường Đăk Cấm, tỉnh Quảng Ngãi</w:t>
            </w:r>
          </w:p>
        </w:tc>
        <w:tc>
          <w:tcPr>
            <w:tcW w:w="1559" w:type="dxa"/>
            <w:vAlign w:val="center"/>
            <w:hideMark/>
          </w:tcPr>
          <w:p w14:paraId="63C9F153" w14:textId="77777777" w:rsidR="00197D5A" w:rsidRPr="000E47C0" w:rsidRDefault="00197D5A" w:rsidP="006047EC">
            <w:pPr>
              <w:widowControl/>
              <w:spacing w:before="0" w:after="0"/>
              <w:ind w:firstLine="0"/>
              <w:jc w:val="center"/>
              <w:rPr>
                <w:szCs w:val="28"/>
              </w:rPr>
            </w:pPr>
            <w:r w:rsidRPr="000E47C0">
              <w:rPr>
                <w:szCs w:val="28"/>
              </w:rPr>
              <w:t>66.639 m</w:t>
            </w:r>
            <w:r w:rsidRPr="000E47C0">
              <w:rPr>
                <w:szCs w:val="28"/>
                <w:vertAlign w:val="superscript"/>
              </w:rPr>
              <w:t>2</w:t>
            </w:r>
          </w:p>
        </w:tc>
        <w:tc>
          <w:tcPr>
            <w:tcW w:w="4495" w:type="dxa"/>
            <w:vAlign w:val="center"/>
            <w:hideMark/>
          </w:tcPr>
          <w:p w14:paraId="553BF69C" w14:textId="77777777" w:rsidR="00197D5A" w:rsidRPr="000E47C0" w:rsidRDefault="00197D5A" w:rsidP="006047EC">
            <w:pPr>
              <w:widowControl/>
              <w:spacing w:before="0" w:after="0"/>
              <w:ind w:firstLine="0"/>
              <w:jc w:val="left"/>
              <w:rPr>
                <w:szCs w:val="28"/>
              </w:rPr>
            </w:pPr>
            <w:r w:rsidRPr="000E47C0">
              <w:rPr>
                <w:szCs w:val="28"/>
              </w:rPr>
              <w:t xml:space="preserve">Giấy chứng nhận quyền sử dụng đất số AH 014385 do Sở Tài nguyên và Môi trường tỉnh Kon Tum cấp ngày 05/7/2007 </w:t>
            </w:r>
          </w:p>
        </w:tc>
        <w:tc>
          <w:tcPr>
            <w:tcW w:w="3260" w:type="dxa"/>
            <w:vAlign w:val="center"/>
            <w:hideMark/>
          </w:tcPr>
          <w:p w14:paraId="7870A95E" w14:textId="77777777" w:rsidR="00197D5A" w:rsidRPr="000E47C0" w:rsidRDefault="00197D5A" w:rsidP="006047EC">
            <w:pPr>
              <w:widowControl/>
              <w:spacing w:before="0" w:after="0"/>
              <w:ind w:firstLine="0"/>
              <w:jc w:val="center"/>
              <w:rPr>
                <w:szCs w:val="28"/>
              </w:rPr>
            </w:pPr>
            <w:r w:rsidRPr="000E47C0">
              <w:rPr>
                <w:szCs w:val="28"/>
              </w:rPr>
              <w:t xml:space="preserve">Đất cơ sở Giáo dục – Đào tạo </w:t>
            </w:r>
          </w:p>
        </w:tc>
      </w:tr>
      <w:tr w:rsidR="000E47C0" w:rsidRPr="000E47C0" w14:paraId="77EA5BC1" w14:textId="77777777" w:rsidTr="006047EC">
        <w:trPr>
          <w:trHeight w:val="1260"/>
          <w:jc w:val="center"/>
        </w:trPr>
        <w:tc>
          <w:tcPr>
            <w:tcW w:w="540" w:type="dxa"/>
            <w:vAlign w:val="center"/>
            <w:hideMark/>
          </w:tcPr>
          <w:p w14:paraId="4B751434" w14:textId="77777777" w:rsidR="00197D5A" w:rsidRPr="000E47C0" w:rsidRDefault="00197D5A" w:rsidP="006047EC">
            <w:pPr>
              <w:widowControl/>
              <w:spacing w:before="0" w:after="0"/>
              <w:ind w:firstLine="0"/>
              <w:jc w:val="center"/>
              <w:rPr>
                <w:szCs w:val="28"/>
              </w:rPr>
            </w:pPr>
            <w:r w:rsidRPr="000E47C0">
              <w:rPr>
                <w:szCs w:val="28"/>
              </w:rPr>
              <w:t>2</w:t>
            </w:r>
          </w:p>
        </w:tc>
        <w:tc>
          <w:tcPr>
            <w:tcW w:w="4275" w:type="dxa"/>
            <w:vAlign w:val="center"/>
            <w:hideMark/>
          </w:tcPr>
          <w:p w14:paraId="6594EBA6" w14:textId="38158633" w:rsidR="00197D5A" w:rsidRPr="000E47C0" w:rsidRDefault="00197D5A" w:rsidP="006047EC">
            <w:pPr>
              <w:widowControl/>
              <w:spacing w:before="0" w:after="0"/>
              <w:ind w:firstLine="0"/>
              <w:rPr>
                <w:szCs w:val="28"/>
              </w:rPr>
            </w:pPr>
            <w:r w:rsidRPr="000E47C0">
              <w:rPr>
                <w:b/>
                <w:szCs w:val="28"/>
                <w:lang w:val="nl-NL"/>
              </w:rPr>
              <w:t>Cơ sở 2:</w:t>
            </w:r>
            <w:r w:rsidRPr="000E47C0">
              <w:rPr>
                <w:bCs/>
                <w:szCs w:val="28"/>
                <w:lang w:val="nl-NL"/>
              </w:rPr>
              <w:t xml:space="preserve"> K</w:t>
            </w:r>
            <w:r w:rsidRPr="000E47C0">
              <w:rPr>
                <w:szCs w:val="28"/>
                <w:lang w:val="nl-NL"/>
              </w:rPr>
              <w:t>hoa Kinh tế - Nông Lâm và Khu thực nghiệm</w:t>
            </w:r>
            <w:r w:rsidRPr="000E47C0">
              <w:rPr>
                <w:bCs/>
                <w:szCs w:val="28"/>
                <w:lang w:val="nl-NL"/>
              </w:rPr>
              <w:t>; địa chỉ</w:t>
            </w:r>
            <w:r w:rsidRPr="000E47C0">
              <w:rPr>
                <w:szCs w:val="28"/>
                <w:lang w:val="nl-NL"/>
              </w:rPr>
              <w:t>: Đường Võ Nguyên Giáp, Tổ 10, phường Đăk Cấm, tỉnh Quảng Ngãi</w:t>
            </w:r>
          </w:p>
        </w:tc>
        <w:tc>
          <w:tcPr>
            <w:tcW w:w="1559" w:type="dxa"/>
            <w:vAlign w:val="center"/>
            <w:hideMark/>
          </w:tcPr>
          <w:p w14:paraId="1D213A90" w14:textId="77777777" w:rsidR="00197D5A" w:rsidRPr="000E47C0" w:rsidRDefault="00197D5A" w:rsidP="006047EC">
            <w:pPr>
              <w:widowControl/>
              <w:spacing w:before="0" w:after="0"/>
              <w:ind w:firstLine="0"/>
              <w:jc w:val="center"/>
              <w:rPr>
                <w:szCs w:val="28"/>
              </w:rPr>
            </w:pPr>
            <w:r w:rsidRPr="000E47C0">
              <w:rPr>
                <w:szCs w:val="28"/>
              </w:rPr>
              <w:t>167.188 m</w:t>
            </w:r>
            <w:r w:rsidRPr="000E47C0">
              <w:rPr>
                <w:szCs w:val="28"/>
                <w:vertAlign w:val="superscript"/>
              </w:rPr>
              <w:t>2</w:t>
            </w:r>
          </w:p>
        </w:tc>
        <w:tc>
          <w:tcPr>
            <w:tcW w:w="4495" w:type="dxa"/>
            <w:vAlign w:val="center"/>
            <w:hideMark/>
          </w:tcPr>
          <w:p w14:paraId="1ED07870" w14:textId="77777777" w:rsidR="00197D5A" w:rsidRPr="000E47C0" w:rsidRDefault="00197D5A" w:rsidP="006047EC">
            <w:pPr>
              <w:widowControl/>
              <w:spacing w:before="0" w:after="0"/>
              <w:ind w:firstLine="0"/>
              <w:jc w:val="center"/>
              <w:rPr>
                <w:szCs w:val="28"/>
              </w:rPr>
            </w:pPr>
            <w:r w:rsidRPr="000E47C0">
              <w:rPr>
                <w:szCs w:val="28"/>
              </w:rPr>
              <w:t xml:space="preserve">Giấy chứng nhận quyền sử dụng đất số P 096097 do UBND tỉnh Kon Tum cấp ngày 08/11/1999 </w:t>
            </w:r>
          </w:p>
        </w:tc>
        <w:tc>
          <w:tcPr>
            <w:tcW w:w="3260" w:type="dxa"/>
            <w:vAlign w:val="center"/>
            <w:hideMark/>
          </w:tcPr>
          <w:p w14:paraId="3EA91729"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3E67F759" w14:textId="77777777" w:rsidTr="006047EC">
        <w:trPr>
          <w:trHeight w:val="1260"/>
          <w:jc w:val="center"/>
        </w:trPr>
        <w:tc>
          <w:tcPr>
            <w:tcW w:w="540" w:type="dxa"/>
            <w:vAlign w:val="center"/>
            <w:hideMark/>
          </w:tcPr>
          <w:p w14:paraId="74CEEF79" w14:textId="77777777" w:rsidR="00197D5A" w:rsidRPr="000E47C0" w:rsidRDefault="00197D5A" w:rsidP="006047EC">
            <w:pPr>
              <w:widowControl/>
              <w:spacing w:before="0" w:after="0"/>
              <w:ind w:firstLine="0"/>
              <w:jc w:val="center"/>
              <w:rPr>
                <w:szCs w:val="28"/>
              </w:rPr>
            </w:pPr>
            <w:r w:rsidRPr="000E47C0">
              <w:rPr>
                <w:szCs w:val="28"/>
              </w:rPr>
              <w:t>3</w:t>
            </w:r>
          </w:p>
        </w:tc>
        <w:tc>
          <w:tcPr>
            <w:tcW w:w="4275" w:type="dxa"/>
            <w:vAlign w:val="center"/>
            <w:hideMark/>
          </w:tcPr>
          <w:p w14:paraId="41C5F89B" w14:textId="1388D7E8" w:rsidR="00197D5A" w:rsidRPr="000E47C0" w:rsidRDefault="00197D5A" w:rsidP="006047EC">
            <w:pPr>
              <w:widowControl/>
              <w:spacing w:before="0" w:after="0"/>
              <w:ind w:firstLine="0"/>
              <w:rPr>
                <w:szCs w:val="28"/>
              </w:rPr>
            </w:pPr>
            <w:r w:rsidRPr="000E47C0">
              <w:rPr>
                <w:b/>
                <w:bCs/>
                <w:szCs w:val="28"/>
                <w:lang w:val="nl-NL"/>
              </w:rPr>
              <w:t>Cơ sở 3:</w:t>
            </w:r>
            <w:r w:rsidRPr="000E47C0">
              <w:rPr>
                <w:szCs w:val="28"/>
                <w:lang w:val="nl-NL"/>
              </w:rPr>
              <w:t xml:space="preserve"> </w:t>
            </w:r>
            <w:r w:rsidRPr="000E47C0">
              <w:rPr>
                <w:bCs/>
                <w:szCs w:val="28"/>
                <w:lang w:val="nl-NL"/>
              </w:rPr>
              <w:t>Khoa Y – Dược; địa chỉ</w:t>
            </w:r>
            <w:r w:rsidRPr="000E47C0">
              <w:rPr>
                <w:bCs/>
                <w:szCs w:val="28"/>
                <w:lang w:val="vi-VN"/>
              </w:rPr>
              <w:t>:</w:t>
            </w:r>
            <w:r w:rsidRPr="000E47C0">
              <w:rPr>
                <w:bCs/>
                <w:szCs w:val="28"/>
                <w:lang w:val="nl-NL"/>
              </w:rPr>
              <w:t xml:space="preserve"> </w:t>
            </w:r>
            <w:r w:rsidRPr="000E47C0">
              <w:rPr>
                <w:szCs w:val="28"/>
                <w:lang w:val="nl-NL"/>
              </w:rPr>
              <w:t>S</w:t>
            </w:r>
            <w:r w:rsidRPr="000E47C0">
              <w:rPr>
                <w:szCs w:val="28"/>
                <w:lang w:val="vi-VN"/>
              </w:rPr>
              <w:t>ố 347</w:t>
            </w:r>
            <w:r w:rsidRPr="000E47C0">
              <w:rPr>
                <w:szCs w:val="28"/>
                <w:lang w:val="nl-NL"/>
              </w:rPr>
              <w:t xml:space="preserve"> đường </w:t>
            </w:r>
            <w:r w:rsidRPr="000E47C0">
              <w:rPr>
                <w:szCs w:val="28"/>
                <w:lang w:val="vi-VN"/>
              </w:rPr>
              <w:t>Bà Triệu</w:t>
            </w:r>
            <w:r w:rsidRPr="000E47C0">
              <w:rPr>
                <w:szCs w:val="28"/>
                <w:lang w:val="nl-NL"/>
              </w:rPr>
              <w:t>, Tổ 8, p</w:t>
            </w:r>
            <w:r w:rsidRPr="000E47C0">
              <w:rPr>
                <w:szCs w:val="28"/>
                <w:lang w:val="vi-VN"/>
              </w:rPr>
              <w:t xml:space="preserve">hường </w:t>
            </w:r>
            <w:r w:rsidRPr="000E47C0">
              <w:rPr>
                <w:szCs w:val="28"/>
                <w:lang w:val="nl-NL"/>
              </w:rPr>
              <w:t>Kon Tum, tỉnh Quảng Ngãi</w:t>
            </w:r>
          </w:p>
        </w:tc>
        <w:tc>
          <w:tcPr>
            <w:tcW w:w="1559" w:type="dxa"/>
            <w:vAlign w:val="center"/>
            <w:hideMark/>
          </w:tcPr>
          <w:p w14:paraId="62DF31B1" w14:textId="77777777" w:rsidR="00197D5A" w:rsidRPr="000E47C0" w:rsidRDefault="00197D5A" w:rsidP="006047EC">
            <w:pPr>
              <w:widowControl/>
              <w:spacing w:before="0" w:after="0"/>
              <w:ind w:firstLine="0"/>
              <w:jc w:val="center"/>
              <w:rPr>
                <w:szCs w:val="28"/>
              </w:rPr>
            </w:pPr>
            <w:r w:rsidRPr="000E47C0">
              <w:rPr>
                <w:szCs w:val="28"/>
              </w:rPr>
              <w:t>1.742 m</w:t>
            </w:r>
            <w:r w:rsidRPr="000E47C0">
              <w:rPr>
                <w:szCs w:val="28"/>
                <w:vertAlign w:val="superscript"/>
              </w:rPr>
              <w:t>2</w:t>
            </w:r>
          </w:p>
        </w:tc>
        <w:tc>
          <w:tcPr>
            <w:tcW w:w="4495" w:type="dxa"/>
            <w:vAlign w:val="center"/>
            <w:hideMark/>
          </w:tcPr>
          <w:p w14:paraId="278235E9" w14:textId="77777777" w:rsidR="00197D5A" w:rsidRPr="000E47C0" w:rsidRDefault="00197D5A" w:rsidP="006047EC">
            <w:pPr>
              <w:widowControl/>
              <w:spacing w:before="0" w:after="0"/>
              <w:ind w:firstLine="0"/>
              <w:jc w:val="center"/>
              <w:rPr>
                <w:szCs w:val="28"/>
              </w:rPr>
            </w:pPr>
            <w:r w:rsidRPr="000E47C0">
              <w:rPr>
                <w:szCs w:val="28"/>
              </w:rPr>
              <w:t>Giấy chứng nhận quyền sử dụng đất số BĐ631718 ngày 09/3/2011 của Sở Tài nguyên và Môi trường tỉnh Kon Tum</w:t>
            </w:r>
          </w:p>
        </w:tc>
        <w:tc>
          <w:tcPr>
            <w:tcW w:w="3260" w:type="dxa"/>
            <w:vAlign w:val="center"/>
            <w:hideMark/>
          </w:tcPr>
          <w:p w14:paraId="495AE09E"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4CFE4E27" w14:textId="77777777" w:rsidTr="006047EC">
        <w:trPr>
          <w:trHeight w:val="1339"/>
          <w:jc w:val="center"/>
        </w:trPr>
        <w:tc>
          <w:tcPr>
            <w:tcW w:w="540" w:type="dxa"/>
            <w:vAlign w:val="center"/>
            <w:hideMark/>
          </w:tcPr>
          <w:p w14:paraId="3588E507" w14:textId="77777777" w:rsidR="00197D5A" w:rsidRPr="000E47C0" w:rsidRDefault="00197D5A" w:rsidP="006047EC">
            <w:pPr>
              <w:widowControl/>
              <w:spacing w:before="0" w:after="0"/>
              <w:ind w:firstLine="0"/>
              <w:jc w:val="left"/>
              <w:rPr>
                <w:szCs w:val="28"/>
              </w:rPr>
            </w:pPr>
            <w:r w:rsidRPr="000E47C0">
              <w:rPr>
                <w:szCs w:val="28"/>
              </w:rPr>
              <w:t>4</w:t>
            </w:r>
          </w:p>
        </w:tc>
        <w:tc>
          <w:tcPr>
            <w:tcW w:w="4275" w:type="dxa"/>
            <w:vAlign w:val="center"/>
            <w:hideMark/>
          </w:tcPr>
          <w:p w14:paraId="5FC71342" w14:textId="1693FC47" w:rsidR="00197D5A" w:rsidRPr="000E47C0" w:rsidRDefault="00197D5A" w:rsidP="006047EC">
            <w:pPr>
              <w:widowControl/>
              <w:spacing w:before="0" w:after="0"/>
              <w:ind w:firstLine="0"/>
              <w:rPr>
                <w:szCs w:val="28"/>
              </w:rPr>
            </w:pPr>
            <w:r w:rsidRPr="000E47C0">
              <w:rPr>
                <w:b/>
                <w:bCs/>
                <w:szCs w:val="28"/>
                <w:lang w:val="nl-NL"/>
              </w:rPr>
              <w:t>Cơ sở 4:</w:t>
            </w:r>
            <w:r w:rsidRPr="000E47C0">
              <w:rPr>
                <w:szCs w:val="28"/>
                <w:lang w:val="nl-NL"/>
              </w:rPr>
              <w:t xml:space="preserve"> </w:t>
            </w:r>
            <w:r w:rsidRPr="000E47C0">
              <w:rPr>
                <w:bCs/>
                <w:szCs w:val="28"/>
                <w:lang w:val="nl-NL"/>
              </w:rPr>
              <w:t xml:space="preserve">Khoa </w:t>
            </w:r>
            <w:r w:rsidRPr="000E47C0">
              <w:rPr>
                <w:szCs w:val="28"/>
                <w:lang w:val="nl-NL"/>
              </w:rPr>
              <w:t>Kỹ thuật - Công nghệ và Đào tạo – Sát hạch lái xe</w:t>
            </w:r>
            <w:r w:rsidRPr="000E47C0">
              <w:rPr>
                <w:bCs/>
                <w:szCs w:val="28"/>
                <w:lang w:val="nl-NL"/>
              </w:rPr>
              <w:t>; địa chỉ</w:t>
            </w:r>
            <w:r w:rsidRPr="000E47C0">
              <w:rPr>
                <w:szCs w:val="28"/>
                <w:lang w:val="nl-NL"/>
              </w:rPr>
              <w:t>: Đường Trương Vĩnh Ký, Tổ 5, phường Đăk Bla, tỉnh Quảng Ngãi</w:t>
            </w:r>
          </w:p>
        </w:tc>
        <w:tc>
          <w:tcPr>
            <w:tcW w:w="1559" w:type="dxa"/>
            <w:noWrap/>
            <w:vAlign w:val="center"/>
            <w:hideMark/>
          </w:tcPr>
          <w:p w14:paraId="733AC362" w14:textId="77777777" w:rsidR="00197D5A" w:rsidRPr="000E47C0" w:rsidRDefault="00197D5A" w:rsidP="006047EC">
            <w:pPr>
              <w:widowControl/>
              <w:spacing w:before="0" w:after="0"/>
              <w:ind w:firstLine="0"/>
              <w:jc w:val="center"/>
              <w:rPr>
                <w:szCs w:val="28"/>
              </w:rPr>
            </w:pPr>
            <w:r w:rsidRPr="000E47C0">
              <w:rPr>
                <w:szCs w:val="28"/>
              </w:rPr>
              <w:t>57.952 m</w:t>
            </w:r>
            <w:r w:rsidRPr="000E47C0">
              <w:rPr>
                <w:szCs w:val="28"/>
                <w:vertAlign w:val="superscript"/>
              </w:rPr>
              <w:t>2</w:t>
            </w:r>
          </w:p>
        </w:tc>
        <w:tc>
          <w:tcPr>
            <w:tcW w:w="4495" w:type="dxa"/>
            <w:vAlign w:val="center"/>
            <w:hideMark/>
          </w:tcPr>
          <w:p w14:paraId="306682D5" w14:textId="77777777" w:rsidR="00197D5A" w:rsidRPr="000E47C0" w:rsidRDefault="00197D5A" w:rsidP="006047EC">
            <w:pPr>
              <w:widowControl/>
              <w:spacing w:before="0" w:after="0"/>
              <w:ind w:firstLine="0"/>
              <w:jc w:val="left"/>
              <w:rPr>
                <w:szCs w:val="28"/>
              </w:rPr>
            </w:pPr>
            <w:r w:rsidRPr="000E47C0">
              <w:rPr>
                <w:szCs w:val="28"/>
              </w:rPr>
              <w:t>Giấy chứng nhận quyền sử dụng đất số AN370889 ngày 01/10/2009 của Sở TT&amp;MT tỉnh Kon Tum cấp</w:t>
            </w:r>
          </w:p>
        </w:tc>
        <w:tc>
          <w:tcPr>
            <w:tcW w:w="3260" w:type="dxa"/>
            <w:vAlign w:val="center"/>
            <w:hideMark/>
          </w:tcPr>
          <w:p w14:paraId="67B60583"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3ACAE25B" w14:textId="77777777" w:rsidTr="006047EC">
        <w:trPr>
          <w:trHeight w:val="1119"/>
          <w:jc w:val="center"/>
        </w:trPr>
        <w:tc>
          <w:tcPr>
            <w:tcW w:w="540" w:type="dxa"/>
            <w:vAlign w:val="center"/>
          </w:tcPr>
          <w:p w14:paraId="530906A8" w14:textId="77777777" w:rsidR="00197D5A" w:rsidRPr="000E47C0" w:rsidRDefault="00197D5A" w:rsidP="006047EC">
            <w:pPr>
              <w:widowControl/>
              <w:spacing w:before="0" w:after="0"/>
              <w:ind w:firstLine="0"/>
              <w:jc w:val="left"/>
              <w:rPr>
                <w:szCs w:val="28"/>
              </w:rPr>
            </w:pPr>
            <w:r w:rsidRPr="000E47C0">
              <w:rPr>
                <w:szCs w:val="28"/>
              </w:rPr>
              <w:t>5</w:t>
            </w:r>
          </w:p>
        </w:tc>
        <w:tc>
          <w:tcPr>
            <w:tcW w:w="4275" w:type="dxa"/>
            <w:vAlign w:val="center"/>
          </w:tcPr>
          <w:p w14:paraId="1C5148BB" w14:textId="5F0B2DA1" w:rsidR="00197D5A" w:rsidRPr="000E47C0" w:rsidRDefault="00197D5A" w:rsidP="006047EC">
            <w:pPr>
              <w:widowControl/>
              <w:spacing w:before="0" w:after="0"/>
              <w:ind w:firstLine="0"/>
              <w:rPr>
                <w:szCs w:val="28"/>
              </w:rPr>
            </w:pPr>
            <w:r w:rsidRPr="000E47C0">
              <w:rPr>
                <w:b/>
                <w:bCs/>
                <w:szCs w:val="28"/>
                <w:lang w:val="nl-NL"/>
              </w:rPr>
              <w:t>Cơ sở 5:</w:t>
            </w:r>
            <w:r w:rsidRPr="000E47C0">
              <w:rPr>
                <w:szCs w:val="28"/>
                <w:lang w:val="nl-NL"/>
              </w:rPr>
              <w:t xml:space="preserve"> Khoa các Khoa học cơ bản: Đường Nguyễn Thị Định, Tổ 10, phường Đăk Cấm, tỉnh Quảng Ngãi</w:t>
            </w:r>
          </w:p>
        </w:tc>
        <w:tc>
          <w:tcPr>
            <w:tcW w:w="1559" w:type="dxa"/>
            <w:noWrap/>
            <w:vAlign w:val="center"/>
          </w:tcPr>
          <w:p w14:paraId="755FDE69" w14:textId="77777777" w:rsidR="00197D5A" w:rsidRPr="000E47C0" w:rsidRDefault="00197D5A" w:rsidP="006047EC">
            <w:pPr>
              <w:widowControl/>
              <w:spacing w:before="0" w:after="0"/>
              <w:ind w:firstLine="0"/>
              <w:jc w:val="center"/>
              <w:rPr>
                <w:szCs w:val="28"/>
              </w:rPr>
            </w:pPr>
            <w:r w:rsidRPr="000E47C0">
              <w:rPr>
                <w:szCs w:val="28"/>
              </w:rPr>
              <w:t>19.997,8 m2</w:t>
            </w:r>
          </w:p>
        </w:tc>
        <w:tc>
          <w:tcPr>
            <w:tcW w:w="4495" w:type="dxa"/>
            <w:vAlign w:val="center"/>
          </w:tcPr>
          <w:p w14:paraId="79E44FFC" w14:textId="77777777" w:rsidR="00197D5A" w:rsidRPr="000E47C0" w:rsidRDefault="00197D5A" w:rsidP="006047EC">
            <w:pPr>
              <w:widowControl/>
              <w:spacing w:before="0" w:after="0"/>
              <w:ind w:firstLine="0"/>
              <w:jc w:val="left"/>
              <w:rPr>
                <w:szCs w:val="28"/>
              </w:rPr>
            </w:pPr>
            <w:r w:rsidRPr="000E47C0">
              <w:rPr>
                <w:szCs w:val="28"/>
              </w:rPr>
              <w:t xml:space="preserve">Giấy chứng nhận quyền sử dụng đất số BG 736067 </w:t>
            </w:r>
          </w:p>
        </w:tc>
        <w:tc>
          <w:tcPr>
            <w:tcW w:w="3260" w:type="dxa"/>
            <w:vAlign w:val="center"/>
          </w:tcPr>
          <w:p w14:paraId="46DD81D7" w14:textId="77777777" w:rsidR="00197D5A" w:rsidRPr="000E47C0" w:rsidRDefault="00197D5A" w:rsidP="006047EC">
            <w:pPr>
              <w:widowControl/>
              <w:spacing w:before="0" w:after="0"/>
              <w:ind w:firstLine="0"/>
              <w:jc w:val="center"/>
              <w:rPr>
                <w:szCs w:val="28"/>
              </w:rPr>
            </w:pPr>
            <w:r w:rsidRPr="000E47C0">
              <w:rPr>
                <w:szCs w:val="28"/>
              </w:rPr>
              <w:t>Đất cơ sở hoạt động sự nghiệp</w:t>
            </w:r>
          </w:p>
        </w:tc>
      </w:tr>
    </w:tbl>
    <w:p w14:paraId="145AA151" w14:textId="77777777" w:rsidR="00197D5A" w:rsidRPr="000E47C0" w:rsidRDefault="00197D5A" w:rsidP="00197D5A">
      <w:pPr>
        <w:rPr>
          <w:b/>
          <w:bCs/>
          <w:iCs/>
          <w:szCs w:val="28"/>
        </w:rPr>
      </w:pPr>
      <w:r w:rsidRPr="000E47C0">
        <w:rPr>
          <w:b/>
          <w:bCs/>
          <w:iCs/>
          <w:szCs w:val="28"/>
          <w:lang w:val="vi-VN"/>
        </w:rPr>
        <w:t xml:space="preserve">2. </w:t>
      </w:r>
      <w:r w:rsidRPr="000E47C0">
        <w:rPr>
          <w:b/>
          <w:bCs/>
          <w:iCs/>
          <w:szCs w:val="28"/>
        </w:rPr>
        <w:t>Hiện trạng sử dụng nhà</w:t>
      </w:r>
    </w:p>
    <w:p w14:paraId="73EB553F" w14:textId="7B28F4A5" w:rsidR="00197D5A" w:rsidRPr="000E47C0" w:rsidRDefault="00197D5A" w:rsidP="00197D5A">
      <w:pPr>
        <w:rPr>
          <w:b/>
        </w:rPr>
      </w:pPr>
      <w:r w:rsidRPr="000E47C0">
        <w:rPr>
          <w:b/>
          <w:bCs/>
          <w:iCs/>
          <w:szCs w:val="28"/>
          <w:lang w:val="vi-VN"/>
        </w:rPr>
        <w:t xml:space="preserve">a) </w:t>
      </w:r>
      <w:r w:rsidRPr="000E47C0">
        <w:rPr>
          <w:b/>
          <w:lang w:val="vi-VN"/>
        </w:rPr>
        <w:t xml:space="preserve">Trụ sở chính </w:t>
      </w:r>
    </w:p>
    <w:tbl>
      <w:tblPr>
        <w:tblStyle w:val="TableGrid"/>
        <w:tblW w:w="14302" w:type="dxa"/>
        <w:jc w:val="center"/>
        <w:tblLayout w:type="fixed"/>
        <w:tblLook w:val="04A0" w:firstRow="1" w:lastRow="0" w:firstColumn="1" w:lastColumn="0" w:noHBand="0" w:noVBand="1"/>
      </w:tblPr>
      <w:tblGrid>
        <w:gridCol w:w="589"/>
        <w:gridCol w:w="2920"/>
        <w:gridCol w:w="1277"/>
        <w:gridCol w:w="1568"/>
        <w:gridCol w:w="1551"/>
        <w:gridCol w:w="6397"/>
      </w:tblGrid>
      <w:tr w:rsidR="000E47C0" w:rsidRPr="000E47C0" w14:paraId="4DB65746" w14:textId="77777777" w:rsidTr="006047EC">
        <w:trPr>
          <w:cantSplit/>
          <w:tblHeader/>
          <w:jc w:val="center"/>
        </w:trPr>
        <w:tc>
          <w:tcPr>
            <w:tcW w:w="589" w:type="dxa"/>
            <w:tcBorders>
              <w:top w:val="single" w:sz="4" w:space="0" w:color="auto"/>
              <w:left w:val="single" w:sz="4" w:space="0" w:color="auto"/>
              <w:bottom w:val="single" w:sz="4" w:space="0" w:color="auto"/>
              <w:right w:val="single" w:sz="4" w:space="0" w:color="auto"/>
            </w:tcBorders>
            <w:vAlign w:val="center"/>
            <w:hideMark/>
          </w:tcPr>
          <w:p w14:paraId="26325444" w14:textId="77777777" w:rsidR="00197D5A" w:rsidRPr="000E47C0" w:rsidRDefault="00197D5A" w:rsidP="006047EC">
            <w:pPr>
              <w:spacing w:before="0" w:after="0"/>
              <w:ind w:firstLine="0"/>
              <w:jc w:val="center"/>
              <w:rPr>
                <w:b/>
                <w:szCs w:val="28"/>
              </w:rPr>
            </w:pPr>
            <w:r w:rsidRPr="000E47C0">
              <w:rPr>
                <w:b/>
                <w:szCs w:val="28"/>
              </w:rPr>
              <w:t>TT</w:t>
            </w:r>
          </w:p>
        </w:tc>
        <w:tc>
          <w:tcPr>
            <w:tcW w:w="2920" w:type="dxa"/>
            <w:tcBorders>
              <w:top w:val="single" w:sz="4" w:space="0" w:color="auto"/>
              <w:left w:val="single" w:sz="4" w:space="0" w:color="auto"/>
              <w:bottom w:val="single" w:sz="4" w:space="0" w:color="auto"/>
              <w:right w:val="single" w:sz="4" w:space="0" w:color="auto"/>
            </w:tcBorders>
            <w:vAlign w:val="center"/>
            <w:hideMark/>
          </w:tcPr>
          <w:p w14:paraId="73D76A46" w14:textId="77777777" w:rsidR="00197D5A" w:rsidRPr="000E47C0" w:rsidRDefault="00197D5A" w:rsidP="006047EC">
            <w:pPr>
              <w:spacing w:before="0" w:after="0"/>
              <w:ind w:firstLine="0"/>
              <w:jc w:val="center"/>
              <w:rPr>
                <w:b/>
                <w:szCs w:val="28"/>
              </w:rPr>
            </w:pPr>
            <w:r w:rsidRPr="000E47C0">
              <w:rPr>
                <w:b/>
                <w:szCs w:val="28"/>
              </w:rPr>
              <w:t>Hạng mục</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A14FAC3" w14:textId="77777777" w:rsidR="00197D5A" w:rsidRPr="000E47C0" w:rsidRDefault="00197D5A" w:rsidP="006047EC">
            <w:pPr>
              <w:spacing w:before="0" w:after="0"/>
              <w:ind w:firstLine="0"/>
              <w:jc w:val="center"/>
              <w:rPr>
                <w:b/>
                <w:szCs w:val="28"/>
              </w:rPr>
            </w:pPr>
            <w:r w:rsidRPr="000E47C0">
              <w:rPr>
                <w:b/>
                <w:szCs w:val="28"/>
              </w:rPr>
              <w:t>Quy mô</w:t>
            </w:r>
          </w:p>
          <w:p w14:paraId="01E4E415" w14:textId="77777777" w:rsidR="00197D5A" w:rsidRPr="000E47C0" w:rsidRDefault="00197D5A" w:rsidP="006047EC">
            <w:pPr>
              <w:spacing w:before="0" w:after="0"/>
              <w:ind w:firstLine="0"/>
              <w:jc w:val="center"/>
              <w:rPr>
                <w:b/>
                <w:szCs w:val="28"/>
              </w:rPr>
            </w:pPr>
            <w:r w:rsidRPr="000E47C0">
              <w:rPr>
                <w:b/>
                <w:szCs w:val="28"/>
              </w:rPr>
              <w:t>(tầng)</w:t>
            </w:r>
          </w:p>
        </w:tc>
        <w:tc>
          <w:tcPr>
            <w:tcW w:w="1568" w:type="dxa"/>
            <w:tcBorders>
              <w:top w:val="single" w:sz="4" w:space="0" w:color="auto"/>
              <w:left w:val="single" w:sz="4" w:space="0" w:color="auto"/>
              <w:bottom w:val="single" w:sz="4" w:space="0" w:color="auto"/>
              <w:right w:val="single" w:sz="4" w:space="0" w:color="auto"/>
            </w:tcBorders>
            <w:vAlign w:val="center"/>
            <w:hideMark/>
          </w:tcPr>
          <w:p w14:paraId="450EB9EB" w14:textId="77777777" w:rsidR="00197D5A" w:rsidRPr="000E47C0" w:rsidRDefault="00197D5A" w:rsidP="006047EC">
            <w:pPr>
              <w:spacing w:before="0" w:after="0"/>
              <w:ind w:firstLine="0"/>
              <w:jc w:val="center"/>
              <w:rPr>
                <w:b/>
                <w:szCs w:val="28"/>
              </w:rPr>
            </w:pPr>
            <w:r w:rsidRPr="000E47C0">
              <w:rPr>
                <w:b/>
                <w:szCs w:val="28"/>
              </w:rPr>
              <w:t>Diện tích đất sử dụng (m</w:t>
            </w:r>
            <w:r w:rsidRPr="000E47C0">
              <w:rPr>
                <w:b/>
                <w:szCs w:val="28"/>
                <w:vertAlign w:val="superscript"/>
              </w:rPr>
              <w:t>2</w:t>
            </w:r>
            <w:r w:rsidRPr="000E47C0">
              <w:rPr>
                <w:b/>
                <w:szCs w:val="28"/>
              </w:rPr>
              <w:t>)</w:t>
            </w:r>
          </w:p>
        </w:tc>
        <w:tc>
          <w:tcPr>
            <w:tcW w:w="1551" w:type="dxa"/>
            <w:tcBorders>
              <w:top w:val="single" w:sz="4" w:space="0" w:color="auto"/>
              <w:left w:val="single" w:sz="4" w:space="0" w:color="auto"/>
              <w:bottom w:val="single" w:sz="4" w:space="0" w:color="auto"/>
              <w:right w:val="single" w:sz="4" w:space="0" w:color="auto"/>
            </w:tcBorders>
            <w:vAlign w:val="center"/>
            <w:hideMark/>
          </w:tcPr>
          <w:p w14:paraId="60FF405E" w14:textId="77777777" w:rsidR="00197D5A" w:rsidRPr="000E47C0" w:rsidRDefault="00197D5A" w:rsidP="006047EC">
            <w:pPr>
              <w:spacing w:before="0" w:after="0"/>
              <w:ind w:firstLine="0"/>
              <w:jc w:val="center"/>
              <w:rPr>
                <w:b/>
                <w:szCs w:val="28"/>
              </w:rPr>
            </w:pPr>
            <w:r w:rsidRPr="000E47C0">
              <w:rPr>
                <w:b/>
                <w:szCs w:val="28"/>
              </w:rPr>
              <w:t>Diện tích sàn (m</w:t>
            </w:r>
            <w:r w:rsidRPr="000E47C0">
              <w:rPr>
                <w:b/>
                <w:szCs w:val="28"/>
                <w:vertAlign w:val="superscript"/>
              </w:rPr>
              <w:t>2</w:t>
            </w:r>
            <w:r w:rsidRPr="000E47C0">
              <w:rPr>
                <w:b/>
                <w:szCs w:val="28"/>
              </w:rPr>
              <w:t>)</w:t>
            </w:r>
          </w:p>
        </w:tc>
        <w:tc>
          <w:tcPr>
            <w:tcW w:w="6397" w:type="dxa"/>
            <w:tcBorders>
              <w:top w:val="single" w:sz="4" w:space="0" w:color="auto"/>
              <w:left w:val="single" w:sz="4" w:space="0" w:color="auto"/>
              <w:bottom w:val="single" w:sz="4" w:space="0" w:color="auto"/>
              <w:right w:val="single" w:sz="4" w:space="0" w:color="auto"/>
            </w:tcBorders>
            <w:vAlign w:val="center"/>
            <w:hideMark/>
          </w:tcPr>
          <w:p w14:paraId="3B553861" w14:textId="77777777" w:rsidR="00197D5A" w:rsidRPr="000E47C0" w:rsidRDefault="00197D5A" w:rsidP="006047EC">
            <w:pPr>
              <w:spacing w:before="0" w:after="0"/>
              <w:ind w:firstLine="0"/>
              <w:jc w:val="center"/>
              <w:rPr>
                <w:b/>
                <w:szCs w:val="28"/>
                <w:lang w:val="vi-VN"/>
              </w:rPr>
            </w:pPr>
            <w:r w:rsidRPr="000E47C0">
              <w:rPr>
                <w:b/>
                <w:szCs w:val="28"/>
              </w:rPr>
              <w:t>Hiện trạng</w:t>
            </w:r>
            <w:r w:rsidRPr="000E47C0">
              <w:rPr>
                <w:b/>
                <w:szCs w:val="28"/>
                <w:lang w:val="vi-VN"/>
              </w:rPr>
              <w:t>, mục đích</w:t>
            </w:r>
          </w:p>
          <w:p w14:paraId="4F60C019" w14:textId="77777777" w:rsidR="00197D5A" w:rsidRPr="000E47C0" w:rsidRDefault="00197D5A" w:rsidP="006047EC">
            <w:pPr>
              <w:spacing w:before="0" w:after="0"/>
              <w:ind w:firstLine="0"/>
              <w:jc w:val="center"/>
              <w:rPr>
                <w:b/>
                <w:szCs w:val="28"/>
              </w:rPr>
            </w:pPr>
            <w:r w:rsidRPr="000E47C0">
              <w:rPr>
                <w:b/>
                <w:szCs w:val="28"/>
              </w:rPr>
              <w:t xml:space="preserve"> sử dụng</w:t>
            </w:r>
          </w:p>
        </w:tc>
      </w:tr>
      <w:tr w:rsidR="000E47C0" w:rsidRPr="000E47C0" w14:paraId="549610DD"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673EEA40" w14:textId="77777777" w:rsidR="00197D5A" w:rsidRPr="000E47C0" w:rsidRDefault="00197D5A" w:rsidP="006047EC">
            <w:pPr>
              <w:spacing w:before="0" w:after="0"/>
              <w:ind w:left="-109" w:firstLine="0"/>
              <w:jc w:val="center"/>
              <w:rPr>
                <w:szCs w:val="28"/>
              </w:rPr>
            </w:pPr>
            <w:r w:rsidRPr="000E47C0">
              <w:rPr>
                <w:szCs w:val="28"/>
              </w:rPr>
              <w:t>1</w:t>
            </w:r>
          </w:p>
        </w:tc>
        <w:tc>
          <w:tcPr>
            <w:tcW w:w="2920" w:type="dxa"/>
            <w:tcBorders>
              <w:top w:val="single" w:sz="4" w:space="0" w:color="auto"/>
              <w:left w:val="single" w:sz="4" w:space="0" w:color="auto"/>
              <w:bottom w:val="single" w:sz="4" w:space="0" w:color="auto"/>
              <w:right w:val="single" w:sz="4" w:space="0" w:color="auto"/>
            </w:tcBorders>
            <w:vAlign w:val="center"/>
          </w:tcPr>
          <w:p w14:paraId="73AD8093" w14:textId="77777777" w:rsidR="00197D5A" w:rsidRPr="000E47C0" w:rsidRDefault="00197D5A" w:rsidP="006047EC">
            <w:pPr>
              <w:spacing w:before="0" w:after="0"/>
              <w:ind w:firstLine="0"/>
              <w:rPr>
                <w:szCs w:val="28"/>
              </w:rPr>
            </w:pPr>
            <w:r w:rsidRPr="000E47C0">
              <w:rPr>
                <w:szCs w:val="28"/>
              </w:rPr>
              <w:t>Nhà A (Hiệu bộ)</w:t>
            </w:r>
          </w:p>
        </w:tc>
        <w:tc>
          <w:tcPr>
            <w:tcW w:w="1277" w:type="dxa"/>
            <w:tcBorders>
              <w:top w:val="single" w:sz="4" w:space="0" w:color="auto"/>
              <w:left w:val="single" w:sz="4" w:space="0" w:color="auto"/>
              <w:bottom w:val="single" w:sz="4" w:space="0" w:color="auto"/>
              <w:right w:val="single" w:sz="4" w:space="0" w:color="auto"/>
            </w:tcBorders>
            <w:vAlign w:val="center"/>
          </w:tcPr>
          <w:p w14:paraId="622A73BF"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11A75968" w14:textId="77777777" w:rsidR="00197D5A" w:rsidRPr="000E47C0" w:rsidRDefault="00197D5A" w:rsidP="006047EC">
            <w:pPr>
              <w:spacing w:before="0" w:after="0"/>
              <w:ind w:firstLine="0"/>
              <w:jc w:val="center"/>
              <w:rPr>
                <w:szCs w:val="28"/>
              </w:rPr>
            </w:pPr>
            <w:r w:rsidRPr="000E47C0">
              <w:rPr>
                <w:szCs w:val="28"/>
              </w:rPr>
              <w:t>547</w:t>
            </w:r>
          </w:p>
        </w:tc>
        <w:tc>
          <w:tcPr>
            <w:tcW w:w="1551" w:type="dxa"/>
            <w:tcBorders>
              <w:top w:val="single" w:sz="4" w:space="0" w:color="auto"/>
              <w:left w:val="single" w:sz="4" w:space="0" w:color="auto"/>
              <w:bottom w:val="single" w:sz="4" w:space="0" w:color="auto"/>
              <w:right w:val="single" w:sz="4" w:space="0" w:color="auto"/>
            </w:tcBorders>
            <w:vAlign w:val="center"/>
          </w:tcPr>
          <w:p w14:paraId="5C1D974A"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64</w:t>
            </w:r>
            <w:r w:rsidRPr="000E47C0">
              <w:rPr>
                <w:szCs w:val="28"/>
                <w:lang w:val="vi-VN"/>
              </w:rPr>
              <w:t>1</w:t>
            </w:r>
          </w:p>
        </w:tc>
        <w:tc>
          <w:tcPr>
            <w:tcW w:w="6397" w:type="dxa"/>
            <w:tcBorders>
              <w:top w:val="single" w:sz="4" w:space="0" w:color="auto"/>
              <w:left w:val="single" w:sz="4" w:space="0" w:color="auto"/>
              <w:bottom w:val="single" w:sz="4" w:space="0" w:color="auto"/>
              <w:right w:val="single" w:sz="4" w:space="0" w:color="auto"/>
            </w:tcBorders>
            <w:vAlign w:val="center"/>
          </w:tcPr>
          <w:p w14:paraId="7641C7AC"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Lãnh đạo Trường, các phòng, các phòng họp.</w:t>
            </w:r>
          </w:p>
        </w:tc>
      </w:tr>
      <w:tr w:rsidR="000E47C0" w:rsidRPr="000E47C0" w14:paraId="6B54D2F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1C11C009" w14:textId="77777777" w:rsidR="00197D5A" w:rsidRPr="000E47C0" w:rsidRDefault="00197D5A" w:rsidP="006047EC">
            <w:pPr>
              <w:spacing w:before="0" w:after="0"/>
              <w:ind w:left="-109" w:hanging="6"/>
              <w:jc w:val="center"/>
              <w:rPr>
                <w:szCs w:val="28"/>
              </w:rPr>
            </w:pPr>
            <w:r w:rsidRPr="000E47C0">
              <w:rPr>
                <w:szCs w:val="28"/>
              </w:rPr>
              <w:t>2</w:t>
            </w:r>
          </w:p>
        </w:tc>
        <w:tc>
          <w:tcPr>
            <w:tcW w:w="2920" w:type="dxa"/>
            <w:tcBorders>
              <w:top w:val="single" w:sz="4" w:space="0" w:color="auto"/>
              <w:left w:val="single" w:sz="4" w:space="0" w:color="auto"/>
              <w:bottom w:val="single" w:sz="4" w:space="0" w:color="auto"/>
              <w:right w:val="single" w:sz="4" w:space="0" w:color="auto"/>
            </w:tcBorders>
            <w:vAlign w:val="center"/>
          </w:tcPr>
          <w:p w14:paraId="7000D343" w14:textId="77777777" w:rsidR="00197D5A" w:rsidRPr="000E47C0" w:rsidRDefault="00197D5A" w:rsidP="006047EC">
            <w:pPr>
              <w:spacing w:before="0" w:after="0"/>
              <w:ind w:firstLine="0"/>
              <w:rPr>
                <w:szCs w:val="28"/>
              </w:rPr>
            </w:pPr>
            <w:r w:rsidRPr="000E47C0">
              <w:rPr>
                <w:szCs w:val="28"/>
              </w:rPr>
              <w:t>Nhà học lý thuyết B</w:t>
            </w:r>
          </w:p>
        </w:tc>
        <w:tc>
          <w:tcPr>
            <w:tcW w:w="1277" w:type="dxa"/>
            <w:tcBorders>
              <w:top w:val="single" w:sz="4" w:space="0" w:color="auto"/>
              <w:left w:val="single" w:sz="4" w:space="0" w:color="auto"/>
              <w:bottom w:val="single" w:sz="4" w:space="0" w:color="auto"/>
              <w:right w:val="single" w:sz="4" w:space="0" w:color="auto"/>
            </w:tcBorders>
            <w:vAlign w:val="center"/>
          </w:tcPr>
          <w:p w14:paraId="6AB5A1CE"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550D4E66" w14:textId="77777777" w:rsidR="00197D5A" w:rsidRPr="000E47C0" w:rsidRDefault="00197D5A" w:rsidP="006047EC">
            <w:pPr>
              <w:spacing w:before="0" w:after="0"/>
              <w:ind w:firstLine="0"/>
              <w:jc w:val="center"/>
              <w:rPr>
                <w:szCs w:val="28"/>
              </w:rPr>
            </w:pPr>
            <w:r w:rsidRPr="000E47C0">
              <w:rPr>
                <w:szCs w:val="28"/>
              </w:rPr>
              <w:t>510</w:t>
            </w:r>
          </w:p>
        </w:tc>
        <w:tc>
          <w:tcPr>
            <w:tcW w:w="1551" w:type="dxa"/>
            <w:tcBorders>
              <w:top w:val="single" w:sz="4" w:space="0" w:color="auto"/>
              <w:left w:val="single" w:sz="4" w:space="0" w:color="auto"/>
              <w:bottom w:val="single" w:sz="4" w:space="0" w:color="auto"/>
              <w:right w:val="single" w:sz="4" w:space="0" w:color="auto"/>
            </w:tcBorders>
            <w:vAlign w:val="center"/>
          </w:tcPr>
          <w:p w14:paraId="7A8594D7"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530</w:t>
            </w:r>
          </w:p>
        </w:tc>
        <w:tc>
          <w:tcPr>
            <w:tcW w:w="6397" w:type="dxa"/>
            <w:tcBorders>
              <w:top w:val="single" w:sz="4" w:space="0" w:color="auto"/>
              <w:left w:val="single" w:sz="4" w:space="0" w:color="auto"/>
              <w:bottom w:val="single" w:sz="4" w:space="0" w:color="auto"/>
              <w:right w:val="single" w:sz="4" w:space="0" w:color="auto"/>
            </w:tcBorders>
            <w:vAlign w:val="center"/>
          </w:tcPr>
          <w:p w14:paraId="71ABEA9F" w14:textId="77777777" w:rsidR="00197D5A" w:rsidRPr="000E47C0" w:rsidRDefault="00197D5A" w:rsidP="006047EC">
            <w:pPr>
              <w:shd w:val="clear" w:color="auto" w:fill="FFFFFF"/>
              <w:spacing w:before="0" w:after="0"/>
              <w:ind w:firstLine="0"/>
              <w:rPr>
                <w:szCs w:val="28"/>
              </w:rPr>
            </w:pPr>
            <w:r w:rsidRPr="000E47C0">
              <w:rPr>
                <w:szCs w:val="28"/>
              </w:rPr>
              <w:t>Bố trí các phòng học lý thuyết.</w:t>
            </w:r>
          </w:p>
        </w:tc>
      </w:tr>
      <w:tr w:rsidR="000E47C0" w:rsidRPr="000E47C0" w14:paraId="700D9235" w14:textId="77777777" w:rsidTr="006047EC">
        <w:trPr>
          <w:cantSplit/>
          <w:trHeight w:val="404"/>
          <w:jc w:val="center"/>
        </w:trPr>
        <w:tc>
          <w:tcPr>
            <w:tcW w:w="589" w:type="dxa"/>
            <w:tcBorders>
              <w:top w:val="single" w:sz="4" w:space="0" w:color="auto"/>
              <w:left w:val="single" w:sz="4" w:space="0" w:color="auto"/>
              <w:bottom w:val="single" w:sz="4" w:space="0" w:color="auto"/>
              <w:right w:val="single" w:sz="4" w:space="0" w:color="auto"/>
            </w:tcBorders>
            <w:vAlign w:val="center"/>
          </w:tcPr>
          <w:p w14:paraId="302E3BA7" w14:textId="77777777" w:rsidR="00197D5A" w:rsidRPr="000E47C0" w:rsidRDefault="00197D5A" w:rsidP="006047EC">
            <w:pPr>
              <w:spacing w:before="0" w:after="0"/>
              <w:ind w:left="-109" w:firstLine="0"/>
              <w:contextualSpacing/>
              <w:jc w:val="center"/>
              <w:rPr>
                <w:szCs w:val="28"/>
              </w:rPr>
            </w:pPr>
            <w:r w:rsidRPr="000E47C0">
              <w:rPr>
                <w:szCs w:val="28"/>
              </w:rPr>
              <w:t>3</w:t>
            </w:r>
          </w:p>
        </w:tc>
        <w:tc>
          <w:tcPr>
            <w:tcW w:w="2920" w:type="dxa"/>
            <w:tcBorders>
              <w:top w:val="single" w:sz="4" w:space="0" w:color="auto"/>
              <w:left w:val="single" w:sz="4" w:space="0" w:color="auto"/>
              <w:bottom w:val="single" w:sz="4" w:space="0" w:color="auto"/>
              <w:right w:val="single" w:sz="4" w:space="0" w:color="auto"/>
            </w:tcBorders>
            <w:vAlign w:val="center"/>
          </w:tcPr>
          <w:p w14:paraId="78B33B20" w14:textId="77777777" w:rsidR="00197D5A" w:rsidRPr="000E47C0" w:rsidRDefault="00197D5A" w:rsidP="006047EC">
            <w:pPr>
              <w:spacing w:before="0" w:after="0"/>
              <w:ind w:firstLine="0"/>
              <w:rPr>
                <w:szCs w:val="28"/>
              </w:rPr>
            </w:pPr>
            <w:r w:rsidRPr="000E47C0">
              <w:rPr>
                <w:szCs w:val="28"/>
              </w:rPr>
              <w:t>Nhà học lý thuyết C</w:t>
            </w:r>
          </w:p>
        </w:tc>
        <w:tc>
          <w:tcPr>
            <w:tcW w:w="1277" w:type="dxa"/>
            <w:tcBorders>
              <w:top w:val="single" w:sz="4" w:space="0" w:color="auto"/>
              <w:left w:val="single" w:sz="4" w:space="0" w:color="auto"/>
              <w:bottom w:val="single" w:sz="4" w:space="0" w:color="auto"/>
              <w:right w:val="single" w:sz="4" w:space="0" w:color="auto"/>
            </w:tcBorders>
            <w:vAlign w:val="center"/>
          </w:tcPr>
          <w:p w14:paraId="0EF02314"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2D7E71D6" w14:textId="77777777" w:rsidR="00197D5A" w:rsidRPr="000E47C0" w:rsidRDefault="00197D5A" w:rsidP="006047EC">
            <w:pPr>
              <w:spacing w:before="0" w:after="0"/>
              <w:ind w:firstLine="0"/>
              <w:jc w:val="center"/>
              <w:rPr>
                <w:szCs w:val="28"/>
              </w:rPr>
            </w:pPr>
            <w:r w:rsidRPr="000E47C0">
              <w:rPr>
                <w:szCs w:val="28"/>
              </w:rPr>
              <w:t>605</w:t>
            </w:r>
          </w:p>
        </w:tc>
        <w:tc>
          <w:tcPr>
            <w:tcW w:w="1551" w:type="dxa"/>
            <w:tcBorders>
              <w:top w:val="single" w:sz="4" w:space="0" w:color="auto"/>
              <w:left w:val="single" w:sz="4" w:space="0" w:color="auto"/>
              <w:bottom w:val="single" w:sz="4" w:space="0" w:color="auto"/>
              <w:right w:val="single" w:sz="4" w:space="0" w:color="auto"/>
            </w:tcBorders>
            <w:vAlign w:val="center"/>
          </w:tcPr>
          <w:p w14:paraId="66E1E1BA"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81</w:t>
            </w:r>
            <w:r w:rsidRPr="000E47C0">
              <w:rPr>
                <w:szCs w:val="28"/>
                <w:lang w:val="vi-VN"/>
              </w:rPr>
              <w:t>5</w:t>
            </w:r>
          </w:p>
        </w:tc>
        <w:tc>
          <w:tcPr>
            <w:tcW w:w="6397" w:type="dxa"/>
            <w:tcBorders>
              <w:top w:val="single" w:sz="4" w:space="0" w:color="auto"/>
              <w:left w:val="single" w:sz="4" w:space="0" w:color="auto"/>
              <w:bottom w:val="single" w:sz="4" w:space="0" w:color="auto"/>
              <w:right w:val="single" w:sz="4" w:space="0" w:color="auto"/>
            </w:tcBorders>
            <w:vAlign w:val="center"/>
          </w:tcPr>
          <w:p w14:paraId="029D8540" w14:textId="77777777" w:rsidR="00197D5A" w:rsidRPr="000E47C0" w:rsidRDefault="00197D5A" w:rsidP="006047EC">
            <w:pPr>
              <w:shd w:val="clear" w:color="auto" w:fill="FFFFFF"/>
              <w:spacing w:before="0" w:after="0"/>
              <w:ind w:firstLine="0"/>
              <w:rPr>
                <w:szCs w:val="28"/>
              </w:rPr>
            </w:pPr>
            <w:r w:rsidRPr="000E47C0">
              <w:rPr>
                <w:szCs w:val="28"/>
              </w:rPr>
              <w:t>Bố trí các phòng học lý thuyết, phòng thực hành máy tính</w:t>
            </w:r>
          </w:p>
        </w:tc>
      </w:tr>
      <w:tr w:rsidR="000E47C0" w:rsidRPr="000E47C0" w14:paraId="7AF7CCB4"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3AEF0AB" w14:textId="77777777" w:rsidR="00197D5A" w:rsidRPr="000E47C0" w:rsidRDefault="00197D5A" w:rsidP="006047EC">
            <w:pPr>
              <w:spacing w:before="0" w:after="0"/>
              <w:ind w:left="-109" w:firstLine="0"/>
              <w:contextualSpacing/>
              <w:jc w:val="center"/>
              <w:rPr>
                <w:szCs w:val="28"/>
              </w:rPr>
            </w:pPr>
            <w:r w:rsidRPr="000E47C0">
              <w:rPr>
                <w:szCs w:val="28"/>
              </w:rPr>
              <w:t>4</w:t>
            </w:r>
          </w:p>
        </w:tc>
        <w:tc>
          <w:tcPr>
            <w:tcW w:w="2920" w:type="dxa"/>
            <w:tcBorders>
              <w:top w:val="single" w:sz="4" w:space="0" w:color="auto"/>
              <w:left w:val="single" w:sz="4" w:space="0" w:color="auto"/>
              <w:bottom w:val="single" w:sz="4" w:space="0" w:color="auto"/>
              <w:right w:val="single" w:sz="4" w:space="0" w:color="auto"/>
            </w:tcBorders>
            <w:vAlign w:val="center"/>
          </w:tcPr>
          <w:p w14:paraId="7953B2CC" w14:textId="77777777" w:rsidR="00197D5A" w:rsidRPr="000E47C0" w:rsidRDefault="00197D5A" w:rsidP="006047EC">
            <w:pPr>
              <w:spacing w:before="0" w:after="0"/>
              <w:ind w:firstLine="0"/>
              <w:rPr>
                <w:szCs w:val="28"/>
              </w:rPr>
            </w:pPr>
            <w:r w:rsidRPr="000E47C0">
              <w:rPr>
                <w:szCs w:val="28"/>
              </w:rPr>
              <w:t>Khu nhà D</w:t>
            </w:r>
          </w:p>
        </w:tc>
        <w:tc>
          <w:tcPr>
            <w:tcW w:w="1277" w:type="dxa"/>
            <w:tcBorders>
              <w:top w:val="single" w:sz="4" w:space="0" w:color="auto"/>
              <w:left w:val="single" w:sz="4" w:space="0" w:color="auto"/>
              <w:bottom w:val="single" w:sz="4" w:space="0" w:color="auto"/>
              <w:right w:val="single" w:sz="4" w:space="0" w:color="auto"/>
            </w:tcBorders>
            <w:vAlign w:val="center"/>
          </w:tcPr>
          <w:p w14:paraId="1AFF44C8"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4DFE6C1F" w14:textId="77777777" w:rsidR="00197D5A" w:rsidRPr="000E47C0" w:rsidRDefault="00197D5A" w:rsidP="006047EC">
            <w:pPr>
              <w:spacing w:before="0" w:after="0"/>
              <w:ind w:firstLine="0"/>
              <w:jc w:val="center"/>
              <w:rPr>
                <w:szCs w:val="28"/>
              </w:rPr>
            </w:pPr>
            <w:r w:rsidRPr="000E47C0">
              <w:rPr>
                <w:szCs w:val="28"/>
              </w:rPr>
              <w:t>242</w:t>
            </w:r>
          </w:p>
        </w:tc>
        <w:tc>
          <w:tcPr>
            <w:tcW w:w="1551" w:type="dxa"/>
            <w:tcBorders>
              <w:top w:val="single" w:sz="4" w:space="0" w:color="auto"/>
              <w:left w:val="single" w:sz="4" w:space="0" w:color="auto"/>
              <w:bottom w:val="single" w:sz="4" w:space="0" w:color="auto"/>
              <w:right w:val="single" w:sz="4" w:space="0" w:color="auto"/>
            </w:tcBorders>
            <w:vAlign w:val="center"/>
          </w:tcPr>
          <w:p w14:paraId="3486B555" w14:textId="77777777" w:rsidR="00197D5A" w:rsidRPr="000E47C0" w:rsidRDefault="00197D5A" w:rsidP="006047EC">
            <w:pPr>
              <w:spacing w:before="0" w:after="0"/>
              <w:ind w:firstLine="0"/>
              <w:jc w:val="center"/>
              <w:rPr>
                <w:szCs w:val="28"/>
              </w:rPr>
            </w:pPr>
            <w:r w:rsidRPr="000E47C0">
              <w:rPr>
                <w:szCs w:val="28"/>
                <w:lang w:val="vi-VN"/>
              </w:rPr>
              <w:t>726</w:t>
            </w:r>
          </w:p>
        </w:tc>
        <w:tc>
          <w:tcPr>
            <w:tcW w:w="6397" w:type="dxa"/>
            <w:tcBorders>
              <w:top w:val="single" w:sz="4" w:space="0" w:color="auto"/>
              <w:left w:val="single" w:sz="4" w:space="0" w:color="auto"/>
              <w:bottom w:val="single" w:sz="4" w:space="0" w:color="auto"/>
              <w:right w:val="single" w:sz="4" w:space="0" w:color="auto"/>
            </w:tcBorders>
            <w:vAlign w:val="center"/>
          </w:tcPr>
          <w:p w14:paraId="2EE75014"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khoa Sư phạm, khoa Ngoại ngữ - Tin học và Học liệu, Phòng thực hành máy tính</w:t>
            </w:r>
          </w:p>
        </w:tc>
      </w:tr>
      <w:tr w:rsidR="000E47C0" w:rsidRPr="000E47C0" w14:paraId="682D4C8F" w14:textId="77777777" w:rsidTr="006047EC">
        <w:trPr>
          <w:cantSplit/>
          <w:trHeight w:hRule="exact" w:val="1343"/>
          <w:jc w:val="center"/>
        </w:trPr>
        <w:tc>
          <w:tcPr>
            <w:tcW w:w="589" w:type="dxa"/>
            <w:tcBorders>
              <w:top w:val="single" w:sz="4" w:space="0" w:color="auto"/>
              <w:left w:val="single" w:sz="4" w:space="0" w:color="auto"/>
              <w:bottom w:val="single" w:sz="4" w:space="0" w:color="auto"/>
              <w:right w:val="single" w:sz="4" w:space="0" w:color="auto"/>
            </w:tcBorders>
            <w:vAlign w:val="center"/>
          </w:tcPr>
          <w:p w14:paraId="0F751380" w14:textId="77777777" w:rsidR="00197D5A" w:rsidRPr="000E47C0" w:rsidRDefault="00197D5A" w:rsidP="006047EC">
            <w:pPr>
              <w:spacing w:before="0" w:after="0"/>
              <w:ind w:left="-109" w:firstLine="0"/>
              <w:contextualSpacing/>
              <w:jc w:val="center"/>
              <w:rPr>
                <w:szCs w:val="28"/>
              </w:rPr>
            </w:pPr>
            <w:r w:rsidRPr="000E47C0">
              <w:rPr>
                <w:szCs w:val="28"/>
              </w:rPr>
              <w:t>5</w:t>
            </w:r>
          </w:p>
        </w:tc>
        <w:tc>
          <w:tcPr>
            <w:tcW w:w="2920" w:type="dxa"/>
            <w:tcBorders>
              <w:top w:val="single" w:sz="4" w:space="0" w:color="auto"/>
              <w:left w:val="single" w:sz="4" w:space="0" w:color="auto"/>
              <w:bottom w:val="single" w:sz="4" w:space="0" w:color="auto"/>
              <w:right w:val="single" w:sz="4" w:space="0" w:color="auto"/>
            </w:tcBorders>
            <w:vAlign w:val="center"/>
          </w:tcPr>
          <w:p w14:paraId="1979BD97" w14:textId="77777777" w:rsidR="00197D5A" w:rsidRPr="000E47C0" w:rsidRDefault="00197D5A" w:rsidP="006047EC">
            <w:pPr>
              <w:spacing w:before="0" w:after="0"/>
              <w:ind w:firstLine="0"/>
              <w:rPr>
                <w:szCs w:val="28"/>
              </w:rPr>
            </w:pPr>
            <w:r w:rsidRPr="000E47C0">
              <w:rPr>
                <w:szCs w:val="28"/>
              </w:rPr>
              <w:t>Nhà Xưởng thực hành khu E</w:t>
            </w:r>
          </w:p>
        </w:tc>
        <w:tc>
          <w:tcPr>
            <w:tcW w:w="1277" w:type="dxa"/>
            <w:tcBorders>
              <w:top w:val="single" w:sz="4" w:space="0" w:color="auto"/>
              <w:left w:val="single" w:sz="4" w:space="0" w:color="auto"/>
              <w:bottom w:val="single" w:sz="4" w:space="0" w:color="auto"/>
              <w:right w:val="single" w:sz="4" w:space="0" w:color="auto"/>
            </w:tcBorders>
            <w:vAlign w:val="center"/>
          </w:tcPr>
          <w:p w14:paraId="6E6B0426"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1A8B0BC9" w14:textId="77777777" w:rsidR="00197D5A" w:rsidRPr="000E47C0" w:rsidRDefault="00197D5A" w:rsidP="006047EC">
            <w:pPr>
              <w:spacing w:before="0" w:after="0"/>
              <w:ind w:firstLine="0"/>
              <w:jc w:val="center"/>
              <w:rPr>
                <w:szCs w:val="28"/>
              </w:rPr>
            </w:pPr>
            <w:r w:rsidRPr="000E47C0">
              <w:rPr>
                <w:szCs w:val="28"/>
              </w:rPr>
              <w:t>686</w:t>
            </w:r>
          </w:p>
        </w:tc>
        <w:tc>
          <w:tcPr>
            <w:tcW w:w="1551" w:type="dxa"/>
            <w:tcBorders>
              <w:top w:val="single" w:sz="4" w:space="0" w:color="auto"/>
              <w:left w:val="single" w:sz="4" w:space="0" w:color="auto"/>
              <w:bottom w:val="single" w:sz="4" w:space="0" w:color="auto"/>
              <w:right w:val="single" w:sz="4" w:space="0" w:color="auto"/>
            </w:tcBorders>
            <w:vAlign w:val="center"/>
          </w:tcPr>
          <w:p w14:paraId="634FD9BC" w14:textId="77777777" w:rsidR="00197D5A" w:rsidRPr="000E47C0" w:rsidRDefault="00197D5A" w:rsidP="006047EC">
            <w:pPr>
              <w:spacing w:before="0" w:after="0"/>
              <w:ind w:firstLine="0"/>
              <w:jc w:val="center"/>
              <w:rPr>
                <w:szCs w:val="28"/>
              </w:rPr>
            </w:pPr>
            <w:r w:rsidRPr="000E47C0">
              <w:rPr>
                <w:szCs w:val="28"/>
              </w:rPr>
              <w:t>686</w:t>
            </w:r>
          </w:p>
        </w:tc>
        <w:tc>
          <w:tcPr>
            <w:tcW w:w="6397" w:type="dxa"/>
            <w:tcBorders>
              <w:top w:val="single" w:sz="4" w:space="0" w:color="auto"/>
              <w:left w:val="single" w:sz="4" w:space="0" w:color="auto"/>
              <w:bottom w:val="single" w:sz="4" w:space="0" w:color="auto"/>
              <w:right w:val="single" w:sz="4" w:space="0" w:color="auto"/>
            </w:tcBorders>
            <w:vAlign w:val="center"/>
          </w:tcPr>
          <w:p w14:paraId="0960F896"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Phòng Thí nghiệm, Thư viện</w:t>
            </w:r>
          </w:p>
        </w:tc>
      </w:tr>
      <w:tr w:rsidR="000E47C0" w:rsidRPr="000E47C0" w14:paraId="1E12E06B"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2CDF0163" w14:textId="77777777" w:rsidR="00197D5A" w:rsidRPr="000E47C0" w:rsidRDefault="00197D5A" w:rsidP="006047EC">
            <w:pPr>
              <w:spacing w:before="0" w:after="0"/>
              <w:ind w:left="-109" w:firstLine="0"/>
              <w:contextualSpacing/>
              <w:jc w:val="center"/>
              <w:rPr>
                <w:szCs w:val="28"/>
              </w:rPr>
            </w:pPr>
            <w:r w:rsidRPr="000E47C0">
              <w:rPr>
                <w:szCs w:val="28"/>
              </w:rPr>
              <w:t>6</w:t>
            </w:r>
          </w:p>
        </w:tc>
        <w:tc>
          <w:tcPr>
            <w:tcW w:w="2920" w:type="dxa"/>
            <w:tcBorders>
              <w:top w:val="single" w:sz="4" w:space="0" w:color="auto"/>
              <w:left w:val="single" w:sz="4" w:space="0" w:color="auto"/>
              <w:bottom w:val="single" w:sz="4" w:space="0" w:color="auto"/>
              <w:right w:val="single" w:sz="4" w:space="0" w:color="auto"/>
            </w:tcBorders>
            <w:vAlign w:val="center"/>
          </w:tcPr>
          <w:p w14:paraId="0244FAFA" w14:textId="77777777" w:rsidR="00197D5A" w:rsidRPr="000E47C0" w:rsidRDefault="00197D5A" w:rsidP="006047EC">
            <w:pPr>
              <w:spacing w:before="0" w:after="0"/>
              <w:ind w:firstLine="0"/>
              <w:rPr>
                <w:szCs w:val="28"/>
              </w:rPr>
            </w:pPr>
            <w:r w:rsidRPr="000E47C0">
              <w:rPr>
                <w:szCs w:val="28"/>
              </w:rPr>
              <w:t>Nhà khách</w:t>
            </w:r>
          </w:p>
        </w:tc>
        <w:tc>
          <w:tcPr>
            <w:tcW w:w="1277" w:type="dxa"/>
            <w:tcBorders>
              <w:top w:val="single" w:sz="4" w:space="0" w:color="auto"/>
              <w:left w:val="single" w:sz="4" w:space="0" w:color="auto"/>
              <w:bottom w:val="single" w:sz="4" w:space="0" w:color="auto"/>
              <w:right w:val="single" w:sz="4" w:space="0" w:color="auto"/>
            </w:tcBorders>
            <w:vAlign w:val="center"/>
          </w:tcPr>
          <w:p w14:paraId="2B5CEB4A" w14:textId="77777777" w:rsidR="00197D5A" w:rsidRPr="000E47C0" w:rsidRDefault="00197D5A" w:rsidP="006047EC">
            <w:pPr>
              <w:spacing w:before="0" w:after="0"/>
              <w:ind w:firstLine="0"/>
              <w:jc w:val="center"/>
              <w:rPr>
                <w:szCs w:val="28"/>
              </w:rPr>
            </w:pPr>
            <w:r w:rsidRPr="000E47C0">
              <w:rPr>
                <w:szCs w:val="28"/>
              </w:rPr>
              <w:t>2</w:t>
            </w:r>
          </w:p>
        </w:tc>
        <w:tc>
          <w:tcPr>
            <w:tcW w:w="1568" w:type="dxa"/>
            <w:tcBorders>
              <w:top w:val="single" w:sz="4" w:space="0" w:color="auto"/>
              <w:left w:val="single" w:sz="4" w:space="0" w:color="auto"/>
              <w:bottom w:val="single" w:sz="4" w:space="0" w:color="auto"/>
              <w:right w:val="single" w:sz="4" w:space="0" w:color="auto"/>
            </w:tcBorders>
            <w:vAlign w:val="center"/>
          </w:tcPr>
          <w:p w14:paraId="26BB3EA4" w14:textId="77777777" w:rsidR="00197D5A" w:rsidRPr="000E47C0" w:rsidRDefault="00197D5A" w:rsidP="006047EC">
            <w:pPr>
              <w:spacing w:before="0" w:after="0"/>
              <w:ind w:firstLine="0"/>
              <w:jc w:val="center"/>
              <w:rPr>
                <w:szCs w:val="28"/>
              </w:rPr>
            </w:pPr>
            <w:r w:rsidRPr="000E47C0">
              <w:rPr>
                <w:szCs w:val="28"/>
              </w:rPr>
              <w:t>412</w:t>
            </w:r>
          </w:p>
        </w:tc>
        <w:tc>
          <w:tcPr>
            <w:tcW w:w="1551" w:type="dxa"/>
            <w:tcBorders>
              <w:top w:val="single" w:sz="4" w:space="0" w:color="auto"/>
              <w:left w:val="single" w:sz="4" w:space="0" w:color="auto"/>
              <w:bottom w:val="single" w:sz="4" w:space="0" w:color="auto"/>
              <w:right w:val="single" w:sz="4" w:space="0" w:color="auto"/>
            </w:tcBorders>
            <w:vAlign w:val="center"/>
          </w:tcPr>
          <w:p w14:paraId="785EF25D" w14:textId="77777777" w:rsidR="00197D5A" w:rsidRPr="000E47C0" w:rsidRDefault="00197D5A" w:rsidP="006047EC">
            <w:pPr>
              <w:spacing w:before="0" w:after="0"/>
              <w:ind w:firstLine="0"/>
              <w:jc w:val="center"/>
              <w:rPr>
                <w:szCs w:val="28"/>
                <w:lang w:val="vi-VN"/>
              </w:rPr>
            </w:pPr>
            <w:r w:rsidRPr="000E47C0">
              <w:rPr>
                <w:szCs w:val="28"/>
              </w:rPr>
              <w:t>82</w:t>
            </w:r>
            <w:r w:rsidRPr="000E47C0">
              <w:rPr>
                <w:szCs w:val="28"/>
                <w:lang w:val="vi-VN"/>
              </w:rPr>
              <w:t>4</w:t>
            </w:r>
          </w:p>
        </w:tc>
        <w:tc>
          <w:tcPr>
            <w:tcW w:w="6397" w:type="dxa"/>
            <w:tcBorders>
              <w:top w:val="single" w:sz="4" w:space="0" w:color="auto"/>
              <w:left w:val="single" w:sz="4" w:space="0" w:color="auto"/>
              <w:bottom w:val="single" w:sz="4" w:space="0" w:color="auto"/>
              <w:right w:val="single" w:sz="4" w:space="0" w:color="auto"/>
            </w:tcBorders>
            <w:vAlign w:val="center"/>
          </w:tcPr>
          <w:p w14:paraId="6D84E35A" w14:textId="77777777" w:rsidR="00197D5A" w:rsidRPr="000E47C0" w:rsidRDefault="00197D5A" w:rsidP="006047EC">
            <w:pPr>
              <w:shd w:val="clear" w:color="auto" w:fill="FFFFFF"/>
              <w:spacing w:before="0" w:after="0"/>
              <w:ind w:firstLine="0"/>
              <w:rPr>
                <w:szCs w:val="28"/>
              </w:rPr>
            </w:pPr>
            <w:r w:rsidRPr="000E47C0">
              <w:rPr>
                <w:szCs w:val="28"/>
              </w:rPr>
              <w:t>Bố trí nơi nghỉ cho khách và nhà giáo của các Trường liên kết, liên thông, nhà giáo thỉnh giảng</w:t>
            </w:r>
          </w:p>
        </w:tc>
      </w:tr>
      <w:tr w:rsidR="000E47C0" w:rsidRPr="000E47C0" w14:paraId="32EB496C"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53831ED" w14:textId="77777777" w:rsidR="00197D5A" w:rsidRPr="000E47C0" w:rsidRDefault="00197D5A" w:rsidP="006047EC">
            <w:pPr>
              <w:spacing w:before="0" w:after="0"/>
              <w:ind w:left="-109" w:firstLine="0"/>
              <w:contextualSpacing/>
              <w:jc w:val="center"/>
              <w:rPr>
                <w:szCs w:val="28"/>
              </w:rPr>
            </w:pPr>
            <w:r w:rsidRPr="000E47C0">
              <w:rPr>
                <w:szCs w:val="28"/>
              </w:rPr>
              <w:t>7</w:t>
            </w:r>
          </w:p>
        </w:tc>
        <w:tc>
          <w:tcPr>
            <w:tcW w:w="2920" w:type="dxa"/>
            <w:tcBorders>
              <w:top w:val="single" w:sz="4" w:space="0" w:color="auto"/>
              <w:left w:val="single" w:sz="4" w:space="0" w:color="auto"/>
              <w:bottom w:val="single" w:sz="4" w:space="0" w:color="auto"/>
              <w:right w:val="single" w:sz="4" w:space="0" w:color="auto"/>
            </w:tcBorders>
            <w:vAlign w:val="center"/>
          </w:tcPr>
          <w:p w14:paraId="67E02EC2" w14:textId="77777777" w:rsidR="00197D5A" w:rsidRPr="000E47C0" w:rsidRDefault="00197D5A" w:rsidP="006047EC">
            <w:pPr>
              <w:spacing w:before="0" w:after="0"/>
              <w:ind w:firstLine="0"/>
              <w:rPr>
                <w:szCs w:val="28"/>
              </w:rPr>
            </w:pPr>
            <w:r w:rsidRPr="000E47C0">
              <w:rPr>
                <w:szCs w:val="28"/>
              </w:rPr>
              <w:t>Nhà Ký túc xá G</w:t>
            </w:r>
          </w:p>
        </w:tc>
        <w:tc>
          <w:tcPr>
            <w:tcW w:w="1277" w:type="dxa"/>
            <w:tcBorders>
              <w:top w:val="single" w:sz="4" w:space="0" w:color="auto"/>
              <w:left w:val="single" w:sz="4" w:space="0" w:color="auto"/>
              <w:bottom w:val="single" w:sz="4" w:space="0" w:color="auto"/>
              <w:right w:val="single" w:sz="4" w:space="0" w:color="auto"/>
            </w:tcBorders>
            <w:vAlign w:val="center"/>
          </w:tcPr>
          <w:p w14:paraId="1E6EA444" w14:textId="77777777" w:rsidR="00197D5A" w:rsidRPr="000E47C0" w:rsidRDefault="00197D5A" w:rsidP="006047EC">
            <w:pPr>
              <w:spacing w:before="0" w:after="0"/>
              <w:ind w:firstLine="0"/>
              <w:jc w:val="center"/>
              <w:rPr>
                <w:szCs w:val="28"/>
              </w:rPr>
            </w:pPr>
            <w:r w:rsidRPr="000E47C0">
              <w:rPr>
                <w:szCs w:val="28"/>
              </w:rPr>
              <w:t>4</w:t>
            </w:r>
          </w:p>
        </w:tc>
        <w:tc>
          <w:tcPr>
            <w:tcW w:w="1568" w:type="dxa"/>
            <w:tcBorders>
              <w:top w:val="single" w:sz="4" w:space="0" w:color="auto"/>
              <w:left w:val="single" w:sz="4" w:space="0" w:color="auto"/>
              <w:bottom w:val="single" w:sz="4" w:space="0" w:color="auto"/>
              <w:right w:val="single" w:sz="4" w:space="0" w:color="auto"/>
            </w:tcBorders>
            <w:vAlign w:val="center"/>
          </w:tcPr>
          <w:p w14:paraId="15A08BBD" w14:textId="77777777" w:rsidR="00197D5A" w:rsidRPr="000E47C0" w:rsidRDefault="00197D5A" w:rsidP="006047EC">
            <w:pPr>
              <w:spacing w:before="0" w:after="0"/>
              <w:ind w:firstLine="0"/>
              <w:jc w:val="center"/>
              <w:rPr>
                <w:szCs w:val="28"/>
              </w:rPr>
            </w:pPr>
            <w:r w:rsidRPr="000E47C0">
              <w:rPr>
                <w:szCs w:val="28"/>
                <w:lang w:val="vi-VN"/>
              </w:rPr>
              <w:t>440</w:t>
            </w:r>
          </w:p>
        </w:tc>
        <w:tc>
          <w:tcPr>
            <w:tcW w:w="1551" w:type="dxa"/>
            <w:tcBorders>
              <w:top w:val="single" w:sz="4" w:space="0" w:color="auto"/>
              <w:left w:val="single" w:sz="4" w:space="0" w:color="auto"/>
              <w:bottom w:val="single" w:sz="4" w:space="0" w:color="auto"/>
              <w:right w:val="single" w:sz="4" w:space="0" w:color="auto"/>
            </w:tcBorders>
            <w:vAlign w:val="center"/>
          </w:tcPr>
          <w:p w14:paraId="4B1D8CA1" w14:textId="77777777" w:rsidR="00197D5A" w:rsidRPr="000E47C0" w:rsidRDefault="00197D5A" w:rsidP="006047EC">
            <w:pPr>
              <w:spacing w:before="0" w:after="0"/>
              <w:ind w:firstLine="0"/>
              <w:jc w:val="center"/>
              <w:rPr>
                <w:szCs w:val="28"/>
              </w:rPr>
            </w:pPr>
            <w:r w:rsidRPr="000E47C0">
              <w:rPr>
                <w:szCs w:val="28"/>
                <w:lang w:val="vi-VN"/>
              </w:rPr>
              <w:t>1.760</w:t>
            </w:r>
          </w:p>
        </w:tc>
        <w:tc>
          <w:tcPr>
            <w:tcW w:w="6397" w:type="dxa"/>
            <w:tcBorders>
              <w:top w:val="single" w:sz="4" w:space="0" w:color="auto"/>
              <w:left w:val="single" w:sz="4" w:space="0" w:color="auto"/>
              <w:bottom w:val="single" w:sz="4" w:space="0" w:color="auto"/>
              <w:right w:val="single" w:sz="4" w:space="0" w:color="auto"/>
            </w:tcBorders>
            <w:vAlign w:val="center"/>
          </w:tcPr>
          <w:p w14:paraId="47A8D474" w14:textId="77777777" w:rsidR="00197D5A" w:rsidRPr="000E47C0" w:rsidRDefault="00197D5A" w:rsidP="006047EC">
            <w:pPr>
              <w:shd w:val="clear" w:color="auto" w:fill="FFFFFF"/>
              <w:spacing w:before="0" w:after="0"/>
              <w:ind w:firstLine="0"/>
              <w:rPr>
                <w:szCs w:val="28"/>
              </w:rPr>
            </w:pPr>
            <w:r w:rsidRPr="000E47C0">
              <w:rPr>
                <w:szCs w:val="28"/>
              </w:rPr>
              <w:t>Bố trí nơi ở cho HSSV</w:t>
            </w:r>
          </w:p>
        </w:tc>
      </w:tr>
      <w:tr w:rsidR="000E47C0" w:rsidRPr="000E47C0" w14:paraId="4231FE4F"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076C8190" w14:textId="77777777" w:rsidR="00197D5A" w:rsidRPr="000E47C0" w:rsidRDefault="00197D5A" w:rsidP="006047EC">
            <w:pPr>
              <w:spacing w:before="0" w:after="0"/>
              <w:ind w:left="-109" w:firstLine="0"/>
              <w:contextualSpacing/>
              <w:jc w:val="center"/>
              <w:rPr>
                <w:szCs w:val="28"/>
              </w:rPr>
            </w:pPr>
            <w:r w:rsidRPr="000E47C0">
              <w:rPr>
                <w:szCs w:val="28"/>
              </w:rPr>
              <w:t>8</w:t>
            </w:r>
          </w:p>
        </w:tc>
        <w:tc>
          <w:tcPr>
            <w:tcW w:w="2920" w:type="dxa"/>
            <w:tcBorders>
              <w:top w:val="single" w:sz="4" w:space="0" w:color="auto"/>
              <w:left w:val="single" w:sz="4" w:space="0" w:color="auto"/>
              <w:bottom w:val="single" w:sz="4" w:space="0" w:color="auto"/>
              <w:right w:val="single" w:sz="4" w:space="0" w:color="auto"/>
            </w:tcBorders>
            <w:vAlign w:val="center"/>
          </w:tcPr>
          <w:p w14:paraId="68B3362B" w14:textId="77777777" w:rsidR="00197D5A" w:rsidRPr="000E47C0" w:rsidRDefault="00197D5A" w:rsidP="006047EC">
            <w:pPr>
              <w:spacing w:before="0" w:after="0"/>
              <w:ind w:firstLine="0"/>
              <w:rPr>
                <w:szCs w:val="28"/>
              </w:rPr>
            </w:pPr>
            <w:r w:rsidRPr="000E47C0">
              <w:rPr>
                <w:szCs w:val="28"/>
              </w:rPr>
              <w:t>Nhà Ký túc xá H</w:t>
            </w:r>
          </w:p>
        </w:tc>
        <w:tc>
          <w:tcPr>
            <w:tcW w:w="1277" w:type="dxa"/>
            <w:tcBorders>
              <w:top w:val="single" w:sz="4" w:space="0" w:color="auto"/>
              <w:left w:val="single" w:sz="4" w:space="0" w:color="auto"/>
              <w:bottom w:val="single" w:sz="4" w:space="0" w:color="auto"/>
              <w:right w:val="single" w:sz="4" w:space="0" w:color="auto"/>
            </w:tcBorders>
            <w:vAlign w:val="center"/>
          </w:tcPr>
          <w:p w14:paraId="3E320D0D" w14:textId="77777777" w:rsidR="00197D5A" w:rsidRPr="000E47C0" w:rsidRDefault="00197D5A" w:rsidP="006047EC">
            <w:pPr>
              <w:spacing w:before="0" w:after="0"/>
              <w:ind w:firstLine="0"/>
              <w:jc w:val="center"/>
              <w:rPr>
                <w:szCs w:val="28"/>
              </w:rPr>
            </w:pPr>
            <w:r w:rsidRPr="000E47C0">
              <w:rPr>
                <w:szCs w:val="28"/>
              </w:rPr>
              <w:t>4</w:t>
            </w:r>
          </w:p>
        </w:tc>
        <w:tc>
          <w:tcPr>
            <w:tcW w:w="1568" w:type="dxa"/>
            <w:tcBorders>
              <w:top w:val="single" w:sz="4" w:space="0" w:color="auto"/>
              <w:left w:val="single" w:sz="4" w:space="0" w:color="auto"/>
              <w:bottom w:val="single" w:sz="4" w:space="0" w:color="auto"/>
              <w:right w:val="single" w:sz="4" w:space="0" w:color="auto"/>
            </w:tcBorders>
            <w:vAlign w:val="center"/>
          </w:tcPr>
          <w:p w14:paraId="212B881D" w14:textId="77777777" w:rsidR="00197D5A" w:rsidRPr="000E47C0" w:rsidRDefault="00197D5A" w:rsidP="006047EC">
            <w:pPr>
              <w:spacing w:before="0" w:after="0"/>
              <w:ind w:firstLine="0"/>
              <w:jc w:val="center"/>
              <w:rPr>
                <w:szCs w:val="28"/>
              </w:rPr>
            </w:pPr>
            <w:r w:rsidRPr="000E47C0">
              <w:rPr>
                <w:szCs w:val="28"/>
                <w:lang w:val="vi-VN"/>
              </w:rPr>
              <w:t>440</w:t>
            </w:r>
          </w:p>
        </w:tc>
        <w:tc>
          <w:tcPr>
            <w:tcW w:w="1551" w:type="dxa"/>
            <w:tcBorders>
              <w:top w:val="single" w:sz="4" w:space="0" w:color="auto"/>
              <w:left w:val="single" w:sz="4" w:space="0" w:color="auto"/>
              <w:bottom w:val="single" w:sz="4" w:space="0" w:color="auto"/>
              <w:right w:val="single" w:sz="4" w:space="0" w:color="auto"/>
            </w:tcBorders>
            <w:vAlign w:val="center"/>
          </w:tcPr>
          <w:p w14:paraId="1E117297" w14:textId="77777777" w:rsidR="00197D5A" w:rsidRPr="000E47C0" w:rsidRDefault="00197D5A" w:rsidP="006047EC">
            <w:pPr>
              <w:spacing w:before="0" w:after="0"/>
              <w:ind w:firstLine="0"/>
              <w:jc w:val="center"/>
              <w:rPr>
                <w:szCs w:val="28"/>
                <w:lang w:val="vi-VN"/>
              </w:rPr>
            </w:pPr>
            <w:r w:rsidRPr="000E47C0">
              <w:rPr>
                <w:szCs w:val="28"/>
                <w:lang w:val="vi-VN"/>
              </w:rPr>
              <w:t>1.760</w:t>
            </w:r>
          </w:p>
        </w:tc>
        <w:tc>
          <w:tcPr>
            <w:tcW w:w="6397" w:type="dxa"/>
            <w:tcBorders>
              <w:top w:val="single" w:sz="4" w:space="0" w:color="auto"/>
              <w:left w:val="single" w:sz="4" w:space="0" w:color="auto"/>
              <w:bottom w:val="single" w:sz="4" w:space="0" w:color="auto"/>
              <w:right w:val="single" w:sz="4" w:space="0" w:color="auto"/>
            </w:tcBorders>
            <w:vAlign w:val="center"/>
          </w:tcPr>
          <w:p w14:paraId="1E65CB39" w14:textId="77777777" w:rsidR="00197D5A" w:rsidRPr="000E47C0" w:rsidRDefault="00197D5A" w:rsidP="006047EC">
            <w:pPr>
              <w:shd w:val="clear" w:color="auto" w:fill="FFFFFF"/>
              <w:spacing w:before="0" w:after="0"/>
              <w:ind w:firstLine="0"/>
              <w:rPr>
                <w:szCs w:val="28"/>
              </w:rPr>
            </w:pPr>
            <w:r w:rsidRPr="000E47C0">
              <w:rPr>
                <w:szCs w:val="28"/>
              </w:rPr>
              <w:t>Bố trí nơi ở cho HSSV</w:t>
            </w:r>
          </w:p>
        </w:tc>
      </w:tr>
      <w:tr w:rsidR="000E47C0" w:rsidRPr="000E47C0" w14:paraId="3CE2E550"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12F5E3CF" w14:textId="77777777" w:rsidR="00197D5A" w:rsidRPr="000E47C0" w:rsidRDefault="00197D5A" w:rsidP="006047EC">
            <w:pPr>
              <w:spacing w:before="0" w:after="0"/>
              <w:ind w:left="-109" w:firstLine="0"/>
              <w:contextualSpacing/>
              <w:jc w:val="center"/>
              <w:rPr>
                <w:szCs w:val="28"/>
              </w:rPr>
            </w:pPr>
            <w:r w:rsidRPr="000E47C0">
              <w:rPr>
                <w:szCs w:val="28"/>
              </w:rPr>
              <w:t>9</w:t>
            </w:r>
          </w:p>
        </w:tc>
        <w:tc>
          <w:tcPr>
            <w:tcW w:w="2920" w:type="dxa"/>
            <w:tcBorders>
              <w:top w:val="single" w:sz="4" w:space="0" w:color="auto"/>
              <w:left w:val="single" w:sz="4" w:space="0" w:color="auto"/>
              <w:bottom w:val="single" w:sz="4" w:space="0" w:color="auto"/>
              <w:right w:val="single" w:sz="4" w:space="0" w:color="auto"/>
            </w:tcBorders>
            <w:vAlign w:val="center"/>
          </w:tcPr>
          <w:p w14:paraId="7E313E22" w14:textId="77777777" w:rsidR="00197D5A" w:rsidRPr="000E47C0" w:rsidRDefault="00197D5A" w:rsidP="006047EC">
            <w:pPr>
              <w:spacing w:before="0" w:after="0"/>
              <w:ind w:firstLine="0"/>
              <w:rPr>
                <w:szCs w:val="28"/>
              </w:rPr>
            </w:pPr>
            <w:r w:rsidRPr="000E47C0">
              <w:rPr>
                <w:szCs w:val="28"/>
              </w:rPr>
              <w:t>Nhà Y tế</w:t>
            </w:r>
          </w:p>
        </w:tc>
        <w:tc>
          <w:tcPr>
            <w:tcW w:w="1277" w:type="dxa"/>
            <w:tcBorders>
              <w:top w:val="single" w:sz="4" w:space="0" w:color="auto"/>
              <w:left w:val="single" w:sz="4" w:space="0" w:color="auto"/>
              <w:bottom w:val="single" w:sz="4" w:space="0" w:color="auto"/>
              <w:right w:val="single" w:sz="4" w:space="0" w:color="auto"/>
            </w:tcBorders>
            <w:vAlign w:val="center"/>
          </w:tcPr>
          <w:p w14:paraId="4229988F"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50CE89AE" w14:textId="77777777" w:rsidR="00197D5A" w:rsidRPr="000E47C0" w:rsidRDefault="00197D5A" w:rsidP="006047EC">
            <w:pPr>
              <w:spacing w:before="0" w:after="0"/>
              <w:ind w:firstLine="0"/>
              <w:jc w:val="center"/>
              <w:rPr>
                <w:szCs w:val="28"/>
              </w:rPr>
            </w:pPr>
            <w:r w:rsidRPr="000E47C0">
              <w:rPr>
                <w:szCs w:val="28"/>
              </w:rPr>
              <w:t>276</w:t>
            </w:r>
          </w:p>
        </w:tc>
        <w:tc>
          <w:tcPr>
            <w:tcW w:w="1551" w:type="dxa"/>
            <w:tcBorders>
              <w:top w:val="single" w:sz="4" w:space="0" w:color="auto"/>
              <w:left w:val="single" w:sz="4" w:space="0" w:color="auto"/>
              <w:bottom w:val="single" w:sz="4" w:space="0" w:color="auto"/>
              <w:right w:val="single" w:sz="4" w:space="0" w:color="auto"/>
            </w:tcBorders>
            <w:vAlign w:val="center"/>
          </w:tcPr>
          <w:p w14:paraId="1E84A8FC" w14:textId="77777777" w:rsidR="00197D5A" w:rsidRPr="000E47C0" w:rsidRDefault="00197D5A" w:rsidP="006047EC">
            <w:pPr>
              <w:spacing w:before="0" w:after="0"/>
              <w:ind w:firstLine="0"/>
              <w:jc w:val="center"/>
              <w:rPr>
                <w:szCs w:val="28"/>
              </w:rPr>
            </w:pPr>
            <w:r w:rsidRPr="000E47C0">
              <w:rPr>
                <w:szCs w:val="28"/>
              </w:rPr>
              <w:t>276</w:t>
            </w:r>
          </w:p>
        </w:tc>
        <w:tc>
          <w:tcPr>
            <w:tcW w:w="6397" w:type="dxa"/>
            <w:tcBorders>
              <w:top w:val="single" w:sz="4" w:space="0" w:color="auto"/>
              <w:left w:val="single" w:sz="4" w:space="0" w:color="auto"/>
              <w:bottom w:val="single" w:sz="4" w:space="0" w:color="auto"/>
              <w:right w:val="single" w:sz="4" w:space="0" w:color="auto"/>
            </w:tcBorders>
            <w:vAlign w:val="center"/>
          </w:tcPr>
          <w:p w14:paraId="62539E0B" w14:textId="77777777" w:rsidR="00197D5A" w:rsidRPr="000E47C0" w:rsidRDefault="00197D5A" w:rsidP="006047EC">
            <w:pPr>
              <w:shd w:val="clear" w:color="auto" w:fill="FFFFFF"/>
              <w:spacing w:before="0" w:after="0"/>
              <w:ind w:firstLine="0"/>
              <w:rPr>
                <w:szCs w:val="28"/>
              </w:rPr>
            </w:pPr>
            <w:r w:rsidRPr="000E47C0">
              <w:rPr>
                <w:szCs w:val="28"/>
              </w:rPr>
              <w:t>Phục vụ công tác y tế của Trường, Văn phòng khoa các Khoa học cơ bản</w:t>
            </w:r>
          </w:p>
        </w:tc>
      </w:tr>
      <w:tr w:rsidR="000E47C0" w:rsidRPr="000E47C0" w14:paraId="010C57A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6783F551" w14:textId="77777777" w:rsidR="00197D5A" w:rsidRPr="000E47C0" w:rsidRDefault="00197D5A" w:rsidP="006047EC">
            <w:pPr>
              <w:spacing w:before="0" w:after="0"/>
              <w:ind w:left="-109" w:firstLine="0"/>
              <w:contextualSpacing/>
              <w:jc w:val="center"/>
              <w:rPr>
                <w:szCs w:val="28"/>
              </w:rPr>
            </w:pPr>
            <w:r w:rsidRPr="000E47C0">
              <w:rPr>
                <w:szCs w:val="28"/>
              </w:rPr>
              <w:t>10</w:t>
            </w:r>
          </w:p>
        </w:tc>
        <w:tc>
          <w:tcPr>
            <w:tcW w:w="2920" w:type="dxa"/>
            <w:tcBorders>
              <w:top w:val="single" w:sz="4" w:space="0" w:color="auto"/>
              <w:left w:val="single" w:sz="4" w:space="0" w:color="auto"/>
              <w:bottom w:val="single" w:sz="4" w:space="0" w:color="auto"/>
              <w:right w:val="single" w:sz="4" w:space="0" w:color="auto"/>
            </w:tcBorders>
            <w:vAlign w:val="center"/>
          </w:tcPr>
          <w:p w14:paraId="4C671AAA" w14:textId="77777777" w:rsidR="00197D5A" w:rsidRPr="000E47C0" w:rsidRDefault="00197D5A" w:rsidP="006047EC">
            <w:pPr>
              <w:spacing w:before="0" w:after="0"/>
              <w:ind w:firstLine="0"/>
              <w:rPr>
                <w:szCs w:val="28"/>
              </w:rPr>
            </w:pPr>
            <w:r w:rsidRPr="000E47C0">
              <w:rPr>
                <w:szCs w:val="28"/>
              </w:rPr>
              <w:t>Nhà ăn tập thể</w:t>
            </w:r>
          </w:p>
        </w:tc>
        <w:tc>
          <w:tcPr>
            <w:tcW w:w="1277" w:type="dxa"/>
            <w:tcBorders>
              <w:top w:val="single" w:sz="4" w:space="0" w:color="auto"/>
              <w:left w:val="single" w:sz="4" w:space="0" w:color="auto"/>
              <w:bottom w:val="single" w:sz="4" w:space="0" w:color="auto"/>
              <w:right w:val="single" w:sz="4" w:space="0" w:color="auto"/>
            </w:tcBorders>
            <w:vAlign w:val="center"/>
          </w:tcPr>
          <w:p w14:paraId="2A76B75D"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276528D4" w14:textId="77777777" w:rsidR="00197D5A" w:rsidRPr="000E47C0" w:rsidRDefault="00197D5A" w:rsidP="006047EC">
            <w:pPr>
              <w:spacing w:before="0" w:after="0"/>
              <w:ind w:firstLine="0"/>
              <w:jc w:val="center"/>
              <w:rPr>
                <w:szCs w:val="28"/>
              </w:rPr>
            </w:pPr>
            <w:r w:rsidRPr="000E47C0">
              <w:rPr>
                <w:szCs w:val="28"/>
              </w:rPr>
              <w:t>428</w:t>
            </w:r>
          </w:p>
        </w:tc>
        <w:tc>
          <w:tcPr>
            <w:tcW w:w="1551" w:type="dxa"/>
            <w:tcBorders>
              <w:top w:val="single" w:sz="4" w:space="0" w:color="auto"/>
              <w:left w:val="single" w:sz="4" w:space="0" w:color="auto"/>
              <w:bottom w:val="single" w:sz="4" w:space="0" w:color="auto"/>
              <w:right w:val="single" w:sz="4" w:space="0" w:color="auto"/>
            </w:tcBorders>
            <w:vAlign w:val="center"/>
          </w:tcPr>
          <w:p w14:paraId="6EDC0FC6" w14:textId="77777777" w:rsidR="00197D5A" w:rsidRPr="000E47C0" w:rsidRDefault="00197D5A" w:rsidP="006047EC">
            <w:pPr>
              <w:spacing w:before="0" w:after="0"/>
              <w:ind w:firstLine="0"/>
              <w:jc w:val="center"/>
              <w:rPr>
                <w:szCs w:val="28"/>
              </w:rPr>
            </w:pPr>
            <w:r w:rsidRPr="000E47C0">
              <w:rPr>
                <w:szCs w:val="28"/>
              </w:rPr>
              <w:t>428</w:t>
            </w:r>
          </w:p>
        </w:tc>
        <w:tc>
          <w:tcPr>
            <w:tcW w:w="6397" w:type="dxa"/>
            <w:tcBorders>
              <w:top w:val="single" w:sz="4" w:space="0" w:color="auto"/>
              <w:left w:val="single" w:sz="4" w:space="0" w:color="auto"/>
              <w:bottom w:val="single" w:sz="4" w:space="0" w:color="auto"/>
              <w:right w:val="single" w:sz="4" w:space="0" w:color="auto"/>
            </w:tcBorders>
            <w:vAlign w:val="center"/>
          </w:tcPr>
          <w:p w14:paraId="0B561911" w14:textId="77777777" w:rsidR="00197D5A" w:rsidRPr="000E47C0" w:rsidRDefault="00197D5A" w:rsidP="006047EC">
            <w:pPr>
              <w:shd w:val="clear" w:color="auto" w:fill="FFFFFF"/>
              <w:spacing w:before="0" w:after="0"/>
              <w:ind w:firstLine="0"/>
              <w:rPr>
                <w:szCs w:val="28"/>
              </w:rPr>
            </w:pPr>
            <w:r w:rsidRPr="000E47C0">
              <w:rPr>
                <w:szCs w:val="28"/>
              </w:rPr>
              <w:t>Phục vụ nhu cầu ăn uống của viên chức, HSSV</w:t>
            </w:r>
          </w:p>
        </w:tc>
      </w:tr>
      <w:tr w:rsidR="000E47C0" w:rsidRPr="000E47C0" w14:paraId="0126647D"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18B572B" w14:textId="77777777" w:rsidR="00197D5A" w:rsidRPr="000E47C0" w:rsidRDefault="00197D5A" w:rsidP="006047EC">
            <w:pPr>
              <w:spacing w:before="0" w:after="0"/>
              <w:ind w:left="-109" w:firstLine="0"/>
              <w:contextualSpacing/>
              <w:jc w:val="center"/>
              <w:rPr>
                <w:szCs w:val="28"/>
              </w:rPr>
            </w:pPr>
            <w:r w:rsidRPr="000E47C0">
              <w:rPr>
                <w:szCs w:val="28"/>
              </w:rPr>
              <w:t>11</w:t>
            </w:r>
          </w:p>
        </w:tc>
        <w:tc>
          <w:tcPr>
            <w:tcW w:w="2920" w:type="dxa"/>
            <w:tcBorders>
              <w:top w:val="single" w:sz="4" w:space="0" w:color="auto"/>
              <w:left w:val="single" w:sz="4" w:space="0" w:color="auto"/>
              <w:bottom w:val="single" w:sz="4" w:space="0" w:color="auto"/>
              <w:right w:val="single" w:sz="4" w:space="0" w:color="auto"/>
            </w:tcBorders>
            <w:vAlign w:val="center"/>
          </w:tcPr>
          <w:p w14:paraId="699BDA9F" w14:textId="77777777" w:rsidR="00197D5A" w:rsidRPr="000E47C0" w:rsidRDefault="00197D5A" w:rsidP="006047EC">
            <w:pPr>
              <w:spacing w:before="0" w:after="0"/>
              <w:ind w:firstLine="0"/>
              <w:rPr>
                <w:szCs w:val="28"/>
              </w:rPr>
            </w:pPr>
            <w:r w:rsidRPr="000E47C0">
              <w:rPr>
                <w:szCs w:val="28"/>
              </w:rPr>
              <w:t>Nhà Hội trường đa năng</w:t>
            </w:r>
          </w:p>
        </w:tc>
        <w:tc>
          <w:tcPr>
            <w:tcW w:w="1277" w:type="dxa"/>
            <w:tcBorders>
              <w:top w:val="single" w:sz="4" w:space="0" w:color="auto"/>
              <w:left w:val="single" w:sz="4" w:space="0" w:color="auto"/>
              <w:bottom w:val="single" w:sz="4" w:space="0" w:color="auto"/>
              <w:right w:val="single" w:sz="4" w:space="0" w:color="auto"/>
            </w:tcBorders>
            <w:vAlign w:val="center"/>
          </w:tcPr>
          <w:p w14:paraId="1B1EEE70"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0CAE0F04" w14:textId="77777777" w:rsidR="00197D5A" w:rsidRPr="000E47C0" w:rsidRDefault="00197D5A" w:rsidP="006047EC">
            <w:pPr>
              <w:spacing w:before="0" w:after="0"/>
              <w:ind w:firstLine="0"/>
              <w:jc w:val="center"/>
              <w:rPr>
                <w:szCs w:val="28"/>
              </w:rPr>
            </w:pPr>
            <w:r w:rsidRPr="000E47C0">
              <w:rPr>
                <w:szCs w:val="28"/>
              </w:rPr>
              <w:t>885</w:t>
            </w:r>
          </w:p>
        </w:tc>
        <w:tc>
          <w:tcPr>
            <w:tcW w:w="1551" w:type="dxa"/>
            <w:tcBorders>
              <w:top w:val="single" w:sz="4" w:space="0" w:color="auto"/>
              <w:left w:val="single" w:sz="4" w:space="0" w:color="auto"/>
              <w:bottom w:val="single" w:sz="4" w:space="0" w:color="auto"/>
              <w:right w:val="single" w:sz="4" w:space="0" w:color="auto"/>
            </w:tcBorders>
            <w:vAlign w:val="center"/>
          </w:tcPr>
          <w:p w14:paraId="0C82B525" w14:textId="77777777" w:rsidR="00197D5A" w:rsidRPr="000E47C0" w:rsidRDefault="00197D5A" w:rsidP="006047EC">
            <w:pPr>
              <w:spacing w:before="0" w:after="0"/>
              <w:ind w:firstLine="0"/>
              <w:jc w:val="center"/>
              <w:rPr>
                <w:szCs w:val="28"/>
              </w:rPr>
            </w:pPr>
            <w:r w:rsidRPr="000E47C0">
              <w:rPr>
                <w:szCs w:val="28"/>
              </w:rPr>
              <w:t>885</w:t>
            </w:r>
          </w:p>
        </w:tc>
        <w:tc>
          <w:tcPr>
            <w:tcW w:w="6397" w:type="dxa"/>
            <w:tcBorders>
              <w:top w:val="single" w:sz="4" w:space="0" w:color="auto"/>
              <w:left w:val="single" w:sz="4" w:space="0" w:color="auto"/>
              <w:bottom w:val="single" w:sz="4" w:space="0" w:color="auto"/>
              <w:right w:val="single" w:sz="4" w:space="0" w:color="auto"/>
            </w:tcBorders>
            <w:vAlign w:val="center"/>
          </w:tcPr>
          <w:p w14:paraId="0D6BF1C2" w14:textId="77777777" w:rsidR="00197D5A" w:rsidRPr="000E47C0" w:rsidRDefault="00197D5A" w:rsidP="006047EC">
            <w:pPr>
              <w:shd w:val="clear" w:color="auto" w:fill="FFFFFF"/>
              <w:spacing w:before="0" w:after="0"/>
              <w:ind w:firstLine="0"/>
              <w:rPr>
                <w:szCs w:val="28"/>
              </w:rPr>
            </w:pPr>
            <w:r w:rsidRPr="000E47C0">
              <w:rPr>
                <w:szCs w:val="28"/>
              </w:rPr>
              <w:t>Phục vụ tổ chức các Hội nghị, học tập … tập trung của toàn thể viên chức, HSSV Trường.</w:t>
            </w:r>
          </w:p>
        </w:tc>
      </w:tr>
      <w:tr w:rsidR="000E47C0" w:rsidRPr="000E47C0" w14:paraId="696F5F29"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38E9CE0D" w14:textId="77777777" w:rsidR="00197D5A" w:rsidRPr="000E47C0" w:rsidRDefault="00197D5A" w:rsidP="006047EC">
            <w:pPr>
              <w:spacing w:before="0" w:after="0"/>
              <w:ind w:left="-109" w:firstLine="0"/>
              <w:contextualSpacing/>
              <w:jc w:val="center"/>
              <w:rPr>
                <w:szCs w:val="28"/>
                <w:lang w:val="vi-VN"/>
              </w:rPr>
            </w:pPr>
            <w:r w:rsidRPr="000E47C0">
              <w:rPr>
                <w:szCs w:val="28"/>
                <w:lang w:val="vi-VN"/>
              </w:rPr>
              <w:t>12</w:t>
            </w:r>
          </w:p>
        </w:tc>
        <w:tc>
          <w:tcPr>
            <w:tcW w:w="2920" w:type="dxa"/>
            <w:tcBorders>
              <w:top w:val="single" w:sz="4" w:space="0" w:color="auto"/>
              <w:left w:val="single" w:sz="4" w:space="0" w:color="auto"/>
              <w:bottom w:val="single" w:sz="4" w:space="0" w:color="auto"/>
              <w:right w:val="single" w:sz="4" w:space="0" w:color="auto"/>
            </w:tcBorders>
            <w:vAlign w:val="center"/>
          </w:tcPr>
          <w:p w14:paraId="7C929CDD" w14:textId="77777777" w:rsidR="00197D5A" w:rsidRPr="000E47C0" w:rsidRDefault="00197D5A" w:rsidP="006047EC">
            <w:pPr>
              <w:spacing w:before="0" w:after="0"/>
              <w:ind w:firstLine="0"/>
              <w:rPr>
                <w:szCs w:val="28"/>
              </w:rPr>
            </w:pPr>
            <w:r w:rsidRPr="000E47C0">
              <w:rPr>
                <w:szCs w:val="28"/>
                <w:lang w:val="vi-VN"/>
              </w:rPr>
              <w:t>Khu rèn luyện t</w:t>
            </w:r>
            <w:r w:rsidRPr="000E47C0">
              <w:rPr>
                <w:szCs w:val="28"/>
              </w:rPr>
              <w:t>hể</w:t>
            </w:r>
            <w:r w:rsidRPr="000E47C0">
              <w:rPr>
                <w:szCs w:val="28"/>
                <w:lang w:val="vi-VN"/>
              </w:rPr>
              <w:t xml:space="preserve"> chất, thể dục thể thao</w:t>
            </w:r>
          </w:p>
        </w:tc>
        <w:tc>
          <w:tcPr>
            <w:tcW w:w="1277" w:type="dxa"/>
            <w:tcBorders>
              <w:top w:val="single" w:sz="4" w:space="0" w:color="auto"/>
              <w:left w:val="single" w:sz="4" w:space="0" w:color="auto"/>
              <w:bottom w:val="single" w:sz="4" w:space="0" w:color="auto"/>
              <w:right w:val="single" w:sz="4" w:space="0" w:color="auto"/>
            </w:tcBorders>
            <w:vAlign w:val="center"/>
          </w:tcPr>
          <w:p w14:paraId="1F98D548"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453ADC89" w14:textId="77777777" w:rsidR="00197D5A" w:rsidRPr="000E47C0" w:rsidRDefault="00197D5A" w:rsidP="006047EC">
            <w:pPr>
              <w:spacing w:before="0" w:after="0"/>
              <w:ind w:firstLine="0"/>
              <w:jc w:val="center"/>
              <w:rPr>
                <w:szCs w:val="28"/>
                <w:lang w:val="vi-VN"/>
              </w:rPr>
            </w:pPr>
            <w:r w:rsidRPr="000E47C0">
              <w:rPr>
                <w:szCs w:val="28"/>
                <w:lang w:val="vi-VN"/>
              </w:rPr>
              <w:t>2.800</w:t>
            </w:r>
          </w:p>
        </w:tc>
        <w:tc>
          <w:tcPr>
            <w:tcW w:w="1551" w:type="dxa"/>
            <w:tcBorders>
              <w:top w:val="single" w:sz="4" w:space="0" w:color="auto"/>
              <w:left w:val="single" w:sz="4" w:space="0" w:color="auto"/>
              <w:bottom w:val="single" w:sz="4" w:space="0" w:color="auto"/>
              <w:right w:val="single" w:sz="4" w:space="0" w:color="auto"/>
            </w:tcBorders>
            <w:vAlign w:val="center"/>
          </w:tcPr>
          <w:p w14:paraId="7E2B4224" w14:textId="77777777" w:rsidR="00197D5A" w:rsidRPr="000E47C0" w:rsidRDefault="00197D5A" w:rsidP="006047EC">
            <w:pPr>
              <w:spacing w:before="0" w:after="0"/>
              <w:ind w:firstLine="0"/>
              <w:jc w:val="center"/>
              <w:rPr>
                <w:szCs w:val="28"/>
                <w:lang w:val="vi-VN"/>
              </w:rPr>
            </w:pPr>
            <w:r w:rsidRPr="000E47C0">
              <w:rPr>
                <w:szCs w:val="28"/>
                <w:lang w:val="vi-VN"/>
              </w:rPr>
              <w:t>2.800</w:t>
            </w:r>
          </w:p>
        </w:tc>
        <w:tc>
          <w:tcPr>
            <w:tcW w:w="6397" w:type="dxa"/>
            <w:tcBorders>
              <w:top w:val="single" w:sz="4" w:space="0" w:color="auto"/>
              <w:left w:val="single" w:sz="4" w:space="0" w:color="auto"/>
              <w:bottom w:val="single" w:sz="4" w:space="0" w:color="auto"/>
              <w:right w:val="single" w:sz="4" w:space="0" w:color="auto"/>
            </w:tcBorders>
            <w:vAlign w:val="center"/>
          </w:tcPr>
          <w:p w14:paraId="5C955F21" w14:textId="77777777" w:rsidR="00197D5A" w:rsidRPr="000E47C0" w:rsidRDefault="00197D5A" w:rsidP="006047EC">
            <w:pPr>
              <w:shd w:val="clear" w:color="auto" w:fill="FFFFFF"/>
              <w:spacing w:before="0" w:after="0"/>
              <w:ind w:firstLine="0"/>
              <w:rPr>
                <w:szCs w:val="28"/>
              </w:rPr>
            </w:pPr>
            <w:r w:rsidRPr="000E47C0">
              <w:rPr>
                <w:szCs w:val="28"/>
              </w:rPr>
              <w:t>Phục vụ công tác thể dục – thể thao</w:t>
            </w:r>
          </w:p>
        </w:tc>
      </w:tr>
      <w:tr w:rsidR="000E47C0" w:rsidRPr="000E47C0" w14:paraId="295F296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70A2907E" w14:textId="77777777" w:rsidR="00197D5A" w:rsidRPr="000E47C0" w:rsidRDefault="00197D5A" w:rsidP="006047EC">
            <w:pPr>
              <w:spacing w:before="0" w:after="0"/>
              <w:ind w:left="-109" w:firstLine="0"/>
              <w:contextualSpacing/>
              <w:jc w:val="center"/>
              <w:rPr>
                <w:szCs w:val="28"/>
              </w:rPr>
            </w:pPr>
            <w:r w:rsidRPr="000E47C0">
              <w:rPr>
                <w:szCs w:val="28"/>
              </w:rPr>
              <w:t>13</w:t>
            </w:r>
          </w:p>
        </w:tc>
        <w:tc>
          <w:tcPr>
            <w:tcW w:w="2920" w:type="dxa"/>
            <w:tcBorders>
              <w:top w:val="single" w:sz="4" w:space="0" w:color="auto"/>
              <w:left w:val="single" w:sz="4" w:space="0" w:color="auto"/>
              <w:bottom w:val="single" w:sz="4" w:space="0" w:color="auto"/>
              <w:right w:val="single" w:sz="4" w:space="0" w:color="auto"/>
            </w:tcBorders>
            <w:vAlign w:val="center"/>
          </w:tcPr>
          <w:p w14:paraId="278E217E" w14:textId="77777777" w:rsidR="00197D5A" w:rsidRPr="000E47C0" w:rsidRDefault="00197D5A" w:rsidP="006047EC">
            <w:pPr>
              <w:spacing w:before="0" w:after="0"/>
              <w:ind w:firstLine="0"/>
              <w:rPr>
                <w:szCs w:val="28"/>
              </w:rPr>
            </w:pPr>
            <w:r w:rsidRPr="000E47C0">
              <w:rPr>
                <w:szCs w:val="28"/>
              </w:rPr>
              <w:t>Kho lưu trữ</w:t>
            </w:r>
          </w:p>
        </w:tc>
        <w:tc>
          <w:tcPr>
            <w:tcW w:w="1277" w:type="dxa"/>
            <w:tcBorders>
              <w:top w:val="single" w:sz="4" w:space="0" w:color="auto"/>
              <w:left w:val="single" w:sz="4" w:space="0" w:color="auto"/>
              <w:bottom w:val="single" w:sz="4" w:space="0" w:color="auto"/>
              <w:right w:val="single" w:sz="4" w:space="0" w:color="auto"/>
            </w:tcBorders>
            <w:vAlign w:val="center"/>
          </w:tcPr>
          <w:p w14:paraId="12A7B206"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46653C16" w14:textId="77777777" w:rsidR="00197D5A" w:rsidRPr="000E47C0" w:rsidRDefault="00197D5A" w:rsidP="006047EC">
            <w:pPr>
              <w:spacing w:before="0" w:after="0"/>
              <w:ind w:firstLine="0"/>
              <w:jc w:val="center"/>
              <w:rPr>
                <w:szCs w:val="28"/>
              </w:rPr>
            </w:pPr>
            <w:r w:rsidRPr="000E47C0">
              <w:rPr>
                <w:szCs w:val="28"/>
              </w:rPr>
              <w:t>77</w:t>
            </w:r>
          </w:p>
        </w:tc>
        <w:tc>
          <w:tcPr>
            <w:tcW w:w="1551" w:type="dxa"/>
            <w:tcBorders>
              <w:top w:val="single" w:sz="4" w:space="0" w:color="auto"/>
              <w:left w:val="single" w:sz="4" w:space="0" w:color="auto"/>
              <w:bottom w:val="single" w:sz="4" w:space="0" w:color="auto"/>
              <w:right w:val="single" w:sz="4" w:space="0" w:color="auto"/>
            </w:tcBorders>
            <w:vAlign w:val="center"/>
          </w:tcPr>
          <w:p w14:paraId="34BF02C4" w14:textId="77777777" w:rsidR="00197D5A" w:rsidRPr="000E47C0" w:rsidRDefault="00197D5A" w:rsidP="006047EC">
            <w:pPr>
              <w:spacing w:before="0" w:after="0"/>
              <w:ind w:firstLine="0"/>
              <w:jc w:val="center"/>
              <w:rPr>
                <w:szCs w:val="28"/>
              </w:rPr>
            </w:pPr>
            <w:r w:rsidRPr="000E47C0">
              <w:rPr>
                <w:szCs w:val="28"/>
              </w:rPr>
              <w:t>77</w:t>
            </w:r>
          </w:p>
        </w:tc>
        <w:tc>
          <w:tcPr>
            <w:tcW w:w="6397" w:type="dxa"/>
            <w:tcBorders>
              <w:top w:val="single" w:sz="4" w:space="0" w:color="auto"/>
              <w:left w:val="single" w:sz="4" w:space="0" w:color="auto"/>
              <w:bottom w:val="single" w:sz="4" w:space="0" w:color="auto"/>
              <w:right w:val="single" w:sz="4" w:space="0" w:color="auto"/>
            </w:tcBorders>
            <w:vAlign w:val="center"/>
          </w:tcPr>
          <w:p w14:paraId="1ED9ECD3" w14:textId="77777777" w:rsidR="00197D5A" w:rsidRPr="000E47C0" w:rsidRDefault="00197D5A" w:rsidP="006047EC">
            <w:pPr>
              <w:shd w:val="clear" w:color="auto" w:fill="FFFFFF"/>
              <w:spacing w:before="0" w:after="0"/>
              <w:ind w:firstLine="0"/>
              <w:rPr>
                <w:szCs w:val="28"/>
              </w:rPr>
            </w:pPr>
            <w:r w:rsidRPr="000E47C0">
              <w:rPr>
                <w:szCs w:val="28"/>
              </w:rPr>
              <w:t>Kho chứa tài liệu</w:t>
            </w:r>
          </w:p>
        </w:tc>
      </w:tr>
      <w:tr w:rsidR="000E47C0" w:rsidRPr="000E47C0" w14:paraId="27E824DE"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42C42A96" w14:textId="77777777" w:rsidR="00197D5A" w:rsidRPr="000E47C0" w:rsidRDefault="00197D5A" w:rsidP="006047EC">
            <w:pPr>
              <w:spacing w:before="0" w:after="0"/>
              <w:ind w:left="-109" w:firstLine="0"/>
              <w:contextualSpacing/>
              <w:jc w:val="center"/>
              <w:rPr>
                <w:szCs w:val="28"/>
              </w:rPr>
            </w:pPr>
            <w:r w:rsidRPr="000E47C0">
              <w:rPr>
                <w:szCs w:val="28"/>
              </w:rPr>
              <w:t>14</w:t>
            </w:r>
          </w:p>
        </w:tc>
        <w:tc>
          <w:tcPr>
            <w:tcW w:w="2920" w:type="dxa"/>
            <w:tcBorders>
              <w:top w:val="single" w:sz="4" w:space="0" w:color="auto"/>
              <w:left w:val="single" w:sz="4" w:space="0" w:color="auto"/>
              <w:bottom w:val="single" w:sz="4" w:space="0" w:color="auto"/>
              <w:right w:val="single" w:sz="4" w:space="0" w:color="auto"/>
            </w:tcBorders>
            <w:vAlign w:val="center"/>
          </w:tcPr>
          <w:p w14:paraId="7AA291FB" w14:textId="77777777" w:rsidR="00197D5A" w:rsidRPr="000E47C0" w:rsidRDefault="00197D5A" w:rsidP="006047EC">
            <w:pPr>
              <w:spacing w:before="0" w:after="0"/>
              <w:ind w:firstLine="0"/>
              <w:rPr>
                <w:szCs w:val="28"/>
              </w:rPr>
            </w:pPr>
            <w:r w:rsidRPr="000E47C0">
              <w:rPr>
                <w:szCs w:val="28"/>
              </w:rPr>
              <w:t>Ga ra ô tô + Kho (Nhà kho 3 gian -Kho GDQP, Ga ra xe Ca)</w:t>
            </w:r>
          </w:p>
        </w:tc>
        <w:tc>
          <w:tcPr>
            <w:tcW w:w="1277" w:type="dxa"/>
            <w:tcBorders>
              <w:top w:val="single" w:sz="4" w:space="0" w:color="auto"/>
              <w:left w:val="single" w:sz="4" w:space="0" w:color="auto"/>
              <w:bottom w:val="single" w:sz="4" w:space="0" w:color="auto"/>
              <w:right w:val="single" w:sz="4" w:space="0" w:color="auto"/>
            </w:tcBorders>
            <w:vAlign w:val="center"/>
          </w:tcPr>
          <w:p w14:paraId="49C7540D"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7EF058F3" w14:textId="77777777" w:rsidR="00197D5A" w:rsidRPr="000E47C0" w:rsidRDefault="00197D5A" w:rsidP="006047EC">
            <w:pPr>
              <w:spacing w:before="0" w:after="0"/>
              <w:ind w:firstLine="0"/>
              <w:jc w:val="center"/>
              <w:rPr>
                <w:szCs w:val="28"/>
              </w:rPr>
            </w:pPr>
            <w:r w:rsidRPr="000E47C0">
              <w:rPr>
                <w:szCs w:val="28"/>
              </w:rPr>
              <w:t>420</w:t>
            </w:r>
          </w:p>
        </w:tc>
        <w:tc>
          <w:tcPr>
            <w:tcW w:w="1551" w:type="dxa"/>
            <w:tcBorders>
              <w:top w:val="single" w:sz="4" w:space="0" w:color="auto"/>
              <w:left w:val="single" w:sz="4" w:space="0" w:color="auto"/>
              <w:bottom w:val="single" w:sz="4" w:space="0" w:color="auto"/>
              <w:right w:val="single" w:sz="4" w:space="0" w:color="auto"/>
            </w:tcBorders>
            <w:vAlign w:val="center"/>
          </w:tcPr>
          <w:p w14:paraId="6591677F" w14:textId="77777777" w:rsidR="00197D5A" w:rsidRPr="000E47C0" w:rsidRDefault="00197D5A" w:rsidP="006047EC">
            <w:pPr>
              <w:spacing w:before="0" w:after="0"/>
              <w:ind w:firstLine="0"/>
              <w:jc w:val="center"/>
              <w:rPr>
                <w:szCs w:val="28"/>
              </w:rPr>
            </w:pPr>
            <w:r w:rsidRPr="000E47C0">
              <w:rPr>
                <w:szCs w:val="28"/>
              </w:rPr>
              <w:t>420</w:t>
            </w:r>
          </w:p>
        </w:tc>
        <w:tc>
          <w:tcPr>
            <w:tcW w:w="6397" w:type="dxa"/>
            <w:tcBorders>
              <w:top w:val="single" w:sz="4" w:space="0" w:color="auto"/>
              <w:left w:val="single" w:sz="4" w:space="0" w:color="auto"/>
              <w:bottom w:val="single" w:sz="4" w:space="0" w:color="auto"/>
              <w:right w:val="single" w:sz="4" w:space="0" w:color="auto"/>
            </w:tcBorders>
            <w:vAlign w:val="center"/>
          </w:tcPr>
          <w:p w14:paraId="163C71D8" w14:textId="77777777" w:rsidR="00197D5A" w:rsidRPr="000E47C0" w:rsidRDefault="00197D5A" w:rsidP="006047EC">
            <w:pPr>
              <w:shd w:val="clear" w:color="auto" w:fill="FFFFFF"/>
              <w:spacing w:before="0" w:after="0"/>
              <w:ind w:firstLine="0"/>
              <w:rPr>
                <w:szCs w:val="28"/>
              </w:rPr>
            </w:pPr>
            <w:r w:rsidRPr="000E47C0">
              <w:rPr>
                <w:szCs w:val="28"/>
              </w:rPr>
              <w:t>Phục vụ nơi để xe ô tô và tài sản của Trường</w:t>
            </w:r>
          </w:p>
        </w:tc>
      </w:tr>
      <w:tr w:rsidR="000E47C0" w:rsidRPr="000E47C0" w14:paraId="265DC22F"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0FDB115F" w14:textId="77777777" w:rsidR="00197D5A" w:rsidRPr="000E47C0" w:rsidRDefault="00197D5A" w:rsidP="006047EC">
            <w:pPr>
              <w:spacing w:before="0" w:after="0"/>
              <w:ind w:left="-109" w:firstLine="0"/>
              <w:contextualSpacing/>
              <w:jc w:val="center"/>
              <w:rPr>
                <w:szCs w:val="28"/>
              </w:rPr>
            </w:pPr>
            <w:r w:rsidRPr="000E47C0">
              <w:rPr>
                <w:szCs w:val="28"/>
              </w:rPr>
              <w:t>15</w:t>
            </w:r>
          </w:p>
        </w:tc>
        <w:tc>
          <w:tcPr>
            <w:tcW w:w="2920" w:type="dxa"/>
            <w:tcBorders>
              <w:top w:val="single" w:sz="4" w:space="0" w:color="auto"/>
              <w:left w:val="single" w:sz="4" w:space="0" w:color="auto"/>
              <w:bottom w:val="single" w:sz="4" w:space="0" w:color="auto"/>
              <w:right w:val="single" w:sz="4" w:space="0" w:color="auto"/>
            </w:tcBorders>
            <w:vAlign w:val="center"/>
          </w:tcPr>
          <w:p w14:paraId="6236303E" w14:textId="77777777" w:rsidR="00197D5A" w:rsidRPr="000E47C0" w:rsidRDefault="00197D5A" w:rsidP="006047EC">
            <w:pPr>
              <w:spacing w:before="0" w:after="0"/>
              <w:ind w:firstLine="0"/>
              <w:rPr>
                <w:szCs w:val="28"/>
              </w:rPr>
            </w:pPr>
            <w:r w:rsidRPr="000E47C0">
              <w:rPr>
                <w:szCs w:val="28"/>
              </w:rPr>
              <w:t xml:space="preserve">Nhà để xe </w:t>
            </w:r>
          </w:p>
        </w:tc>
        <w:tc>
          <w:tcPr>
            <w:tcW w:w="1277" w:type="dxa"/>
            <w:tcBorders>
              <w:top w:val="single" w:sz="4" w:space="0" w:color="auto"/>
              <w:left w:val="single" w:sz="4" w:space="0" w:color="auto"/>
              <w:bottom w:val="single" w:sz="4" w:space="0" w:color="auto"/>
              <w:right w:val="single" w:sz="4" w:space="0" w:color="auto"/>
            </w:tcBorders>
            <w:vAlign w:val="center"/>
          </w:tcPr>
          <w:p w14:paraId="53E5A658" w14:textId="77777777" w:rsidR="00197D5A" w:rsidRPr="000E47C0" w:rsidRDefault="00197D5A" w:rsidP="006047EC">
            <w:pPr>
              <w:spacing w:before="0" w:after="0"/>
              <w:ind w:firstLine="0"/>
              <w:jc w:val="center"/>
              <w:rPr>
                <w:szCs w:val="28"/>
                <w:lang w:val="vi-VN"/>
              </w:rPr>
            </w:pPr>
            <w:r w:rsidRPr="000E47C0">
              <w:rPr>
                <w:szCs w:val="28"/>
                <w:lang w:val="vi-VN"/>
              </w:rPr>
              <w:t>7</w:t>
            </w:r>
          </w:p>
        </w:tc>
        <w:tc>
          <w:tcPr>
            <w:tcW w:w="1568" w:type="dxa"/>
            <w:tcBorders>
              <w:top w:val="single" w:sz="4" w:space="0" w:color="auto"/>
              <w:left w:val="single" w:sz="4" w:space="0" w:color="auto"/>
              <w:bottom w:val="single" w:sz="4" w:space="0" w:color="auto"/>
              <w:right w:val="single" w:sz="4" w:space="0" w:color="auto"/>
            </w:tcBorders>
            <w:vAlign w:val="center"/>
          </w:tcPr>
          <w:p w14:paraId="2C2B666C"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561</w:t>
            </w:r>
          </w:p>
        </w:tc>
        <w:tc>
          <w:tcPr>
            <w:tcW w:w="1551" w:type="dxa"/>
            <w:tcBorders>
              <w:top w:val="single" w:sz="4" w:space="0" w:color="auto"/>
              <w:left w:val="single" w:sz="4" w:space="0" w:color="auto"/>
              <w:bottom w:val="single" w:sz="4" w:space="0" w:color="auto"/>
              <w:right w:val="single" w:sz="4" w:space="0" w:color="auto"/>
            </w:tcBorders>
            <w:vAlign w:val="center"/>
          </w:tcPr>
          <w:p w14:paraId="1804F8A8"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561</w:t>
            </w:r>
          </w:p>
        </w:tc>
        <w:tc>
          <w:tcPr>
            <w:tcW w:w="6397" w:type="dxa"/>
            <w:tcBorders>
              <w:top w:val="single" w:sz="4" w:space="0" w:color="auto"/>
              <w:left w:val="single" w:sz="4" w:space="0" w:color="auto"/>
              <w:bottom w:val="single" w:sz="4" w:space="0" w:color="auto"/>
              <w:right w:val="single" w:sz="4" w:space="0" w:color="auto"/>
            </w:tcBorders>
            <w:vAlign w:val="center"/>
          </w:tcPr>
          <w:p w14:paraId="11C3FA15" w14:textId="77777777" w:rsidR="00197D5A" w:rsidRPr="000E47C0" w:rsidRDefault="00197D5A" w:rsidP="006047EC">
            <w:pPr>
              <w:shd w:val="clear" w:color="auto" w:fill="FFFFFF"/>
              <w:spacing w:before="0" w:after="0"/>
              <w:ind w:firstLine="0"/>
              <w:rPr>
                <w:szCs w:val="28"/>
              </w:rPr>
            </w:pPr>
            <w:r w:rsidRPr="000E47C0">
              <w:rPr>
                <w:szCs w:val="28"/>
                <w:lang w:val="vi-VN"/>
              </w:rPr>
              <w:t xml:space="preserve">Để xe </w:t>
            </w:r>
            <w:r w:rsidRPr="000E47C0">
              <w:rPr>
                <w:szCs w:val="28"/>
              </w:rPr>
              <w:t xml:space="preserve">của viên chức, HSSV </w:t>
            </w:r>
          </w:p>
        </w:tc>
      </w:tr>
      <w:tr w:rsidR="000E47C0" w:rsidRPr="000E47C0" w14:paraId="758F978C"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75EF54A5" w14:textId="77777777" w:rsidR="00197D5A" w:rsidRPr="000E47C0" w:rsidRDefault="00197D5A" w:rsidP="006047EC">
            <w:pPr>
              <w:spacing w:before="0" w:after="0"/>
              <w:ind w:left="-109" w:firstLine="0"/>
              <w:contextualSpacing/>
              <w:jc w:val="center"/>
              <w:rPr>
                <w:szCs w:val="28"/>
              </w:rPr>
            </w:pPr>
          </w:p>
        </w:tc>
        <w:tc>
          <w:tcPr>
            <w:tcW w:w="4197" w:type="dxa"/>
            <w:gridSpan w:val="2"/>
            <w:tcBorders>
              <w:top w:val="single" w:sz="4" w:space="0" w:color="auto"/>
              <w:left w:val="single" w:sz="4" w:space="0" w:color="auto"/>
              <w:bottom w:val="single" w:sz="4" w:space="0" w:color="auto"/>
              <w:right w:val="single" w:sz="4" w:space="0" w:color="auto"/>
            </w:tcBorders>
            <w:vAlign w:val="center"/>
          </w:tcPr>
          <w:p w14:paraId="798F3A65" w14:textId="77777777" w:rsidR="00197D5A" w:rsidRPr="000E47C0" w:rsidRDefault="00197D5A" w:rsidP="006047EC">
            <w:pPr>
              <w:spacing w:before="0" w:after="0"/>
              <w:ind w:firstLine="0"/>
              <w:jc w:val="center"/>
              <w:rPr>
                <w:b/>
                <w:szCs w:val="28"/>
                <w:lang w:val="vi-VN"/>
              </w:rPr>
            </w:pPr>
            <w:r w:rsidRPr="000E47C0">
              <w:rPr>
                <w:b/>
                <w:szCs w:val="28"/>
                <w:lang w:val="vi-VN"/>
              </w:rPr>
              <w:t>Tổng cộng</w:t>
            </w:r>
          </w:p>
        </w:tc>
        <w:tc>
          <w:tcPr>
            <w:tcW w:w="1568" w:type="dxa"/>
            <w:tcBorders>
              <w:top w:val="single" w:sz="4" w:space="0" w:color="auto"/>
              <w:left w:val="single" w:sz="4" w:space="0" w:color="auto"/>
              <w:bottom w:val="single" w:sz="4" w:space="0" w:color="auto"/>
              <w:right w:val="single" w:sz="4" w:space="0" w:color="auto"/>
            </w:tcBorders>
            <w:vAlign w:val="center"/>
          </w:tcPr>
          <w:p w14:paraId="06C029A9"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10</w:t>
            </w:r>
            <w:r w:rsidRPr="000E47C0">
              <w:rPr>
                <w:b/>
                <w:noProof/>
                <w:szCs w:val="28"/>
                <w:lang w:val="vi-VN"/>
              </w:rPr>
              <w:t>.</w:t>
            </w:r>
            <w:r w:rsidRPr="000E47C0">
              <w:rPr>
                <w:b/>
                <w:noProof/>
                <w:szCs w:val="28"/>
              </w:rPr>
              <w:t>329</w:t>
            </w:r>
            <w:r w:rsidRPr="000E47C0">
              <w:rPr>
                <w:b/>
                <w:szCs w:val="28"/>
              </w:rPr>
              <w:fldChar w:fldCharType="end"/>
            </w:r>
          </w:p>
        </w:tc>
        <w:tc>
          <w:tcPr>
            <w:tcW w:w="1551" w:type="dxa"/>
            <w:tcBorders>
              <w:top w:val="single" w:sz="4" w:space="0" w:color="auto"/>
              <w:left w:val="single" w:sz="4" w:space="0" w:color="auto"/>
              <w:bottom w:val="single" w:sz="4" w:space="0" w:color="auto"/>
              <w:right w:val="single" w:sz="4" w:space="0" w:color="auto"/>
            </w:tcBorders>
            <w:vAlign w:val="center"/>
          </w:tcPr>
          <w:p w14:paraId="150ADA57"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17</w:t>
            </w:r>
            <w:r w:rsidRPr="000E47C0">
              <w:rPr>
                <w:b/>
                <w:noProof/>
                <w:szCs w:val="28"/>
                <w:lang w:val="vi-VN"/>
              </w:rPr>
              <w:t>.</w:t>
            </w:r>
            <w:r w:rsidRPr="000E47C0">
              <w:rPr>
                <w:b/>
                <w:noProof/>
                <w:szCs w:val="28"/>
              </w:rPr>
              <w:t>18</w:t>
            </w:r>
            <w:r w:rsidRPr="000E47C0">
              <w:rPr>
                <w:b/>
                <w:noProof/>
                <w:szCs w:val="28"/>
                <w:lang w:val="vi-VN"/>
              </w:rPr>
              <w:t>9</w:t>
            </w:r>
            <w:r w:rsidRPr="000E47C0">
              <w:rPr>
                <w:b/>
                <w:szCs w:val="28"/>
              </w:rPr>
              <w:fldChar w:fldCharType="end"/>
            </w:r>
          </w:p>
        </w:tc>
        <w:tc>
          <w:tcPr>
            <w:tcW w:w="6397" w:type="dxa"/>
            <w:tcBorders>
              <w:top w:val="single" w:sz="4" w:space="0" w:color="auto"/>
              <w:left w:val="single" w:sz="4" w:space="0" w:color="auto"/>
              <w:bottom w:val="single" w:sz="4" w:space="0" w:color="auto"/>
              <w:right w:val="single" w:sz="4" w:space="0" w:color="auto"/>
            </w:tcBorders>
            <w:vAlign w:val="center"/>
          </w:tcPr>
          <w:p w14:paraId="5C66F9F2" w14:textId="77777777" w:rsidR="00197D5A" w:rsidRPr="000E47C0" w:rsidRDefault="00197D5A" w:rsidP="006047EC">
            <w:pPr>
              <w:shd w:val="clear" w:color="auto" w:fill="FFFFFF"/>
              <w:spacing w:before="0" w:after="0"/>
              <w:ind w:firstLine="0"/>
              <w:jc w:val="center"/>
              <w:rPr>
                <w:szCs w:val="28"/>
              </w:rPr>
            </w:pPr>
          </w:p>
        </w:tc>
      </w:tr>
    </w:tbl>
    <w:p w14:paraId="20B5BF83" w14:textId="6D3E50A7" w:rsidR="00197D5A" w:rsidRPr="000E47C0" w:rsidRDefault="00197D5A" w:rsidP="00197D5A">
      <w:r w:rsidRPr="000E47C0">
        <w:rPr>
          <w:b/>
          <w:lang w:val="vi-VN"/>
        </w:rPr>
        <w:t>b) Cơ sở 2: Khoa Kinh tế - Nông Lâm và Khu thực nghiệm</w:t>
      </w:r>
    </w:p>
    <w:tbl>
      <w:tblPr>
        <w:tblStyle w:val="TableGrid"/>
        <w:tblW w:w="14454" w:type="dxa"/>
        <w:jc w:val="center"/>
        <w:tblLook w:val="04A0" w:firstRow="1" w:lastRow="0" w:firstColumn="1" w:lastColumn="0" w:noHBand="0" w:noVBand="1"/>
      </w:tblPr>
      <w:tblGrid>
        <w:gridCol w:w="704"/>
        <w:gridCol w:w="2693"/>
        <w:gridCol w:w="1276"/>
        <w:gridCol w:w="1559"/>
        <w:gridCol w:w="1985"/>
        <w:gridCol w:w="6237"/>
      </w:tblGrid>
      <w:tr w:rsidR="000E47C0" w:rsidRPr="000E47C0" w14:paraId="4A459313" w14:textId="77777777" w:rsidTr="006047EC">
        <w:trPr>
          <w:trHeight w:val="1128"/>
          <w:tblHeader/>
          <w:jc w:val="center"/>
        </w:trPr>
        <w:tc>
          <w:tcPr>
            <w:tcW w:w="704" w:type="dxa"/>
            <w:vAlign w:val="center"/>
          </w:tcPr>
          <w:p w14:paraId="7780BC8F"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TT</w:t>
            </w:r>
          </w:p>
        </w:tc>
        <w:tc>
          <w:tcPr>
            <w:tcW w:w="2693" w:type="dxa"/>
            <w:vAlign w:val="center"/>
          </w:tcPr>
          <w:p w14:paraId="20CEAE17"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Hạng mục</w:t>
            </w:r>
          </w:p>
        </w:tc>
        <w:tc>
          <w:tcPr>
            <w:tcW w:w="1276" w:type="dxa"/>
            <w:vAlign w:val="center"/>
          </w:tcPr>
          <w:p w14:paraId="33F970D0"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Quy mô</w:t>
            </w:r>
          </w:p>
          <w:p w14:paraId="0369A7D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(tầng)</w:t>
            </w:r>
          </w:p>
        </w:tc>
        <w:tc>
          <w:tcPr>
            <w:tcW w:w="1559" w:type="dxa"/>
            <w:vAlign w:val="center"/>
          </w:tcPr>
          <w:p w14:paraId="0758B980"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Diện tích đất sử dụng (m</w:t>
            </w:r>
            <w:r w:rsidRPr="000E47C0">
              <w:rPr>
                <w:b/>
                <w:szCs w:val="28"/>
                <w:vertAlign w:val="superscript"/>
                <w:lang w:val="vi-VN" w:eastAsia="vi-VN"/>
              </w:rPr>
              <w:t>2</w:t>
            </w:r>
            <w:r w:rsidRPr="000E47C0">
              <w:rPr>
                <w:b/>
                <w:szCs w:val="28"/>
                <w:lang w:val="vi-VN" w:eastAsia="vi-VN"/>
              </w:rPr>
              <w:t>)</w:t>
            </w:r>
          </w:p>
        </w:tc>
        <w:tc>
          <w:tcPr>
            <w:tcW w:w="1985" w:type="dxa"/>
            <w:vAlign w:val="center"/>
          </w:tcPr>
          <w:p w14:paraId="71D1278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Diện tích sàn (m</w:t>
            </w:r>
            <w:r w:rsidRPr="000E47C0">
              <w:rPr>
                <w:b/>
                <w:szCs w:val="28"/>
                <w:vertAlign w:val="superscript"/>
                <w:lang w:val="vi-VN" w:eastAsia="vi-VN"/>
              </w:rPr>
              <w:t>2</w:t>
            </w:r>
            <w:r w:rsidRPr="000E47C0">
              <w:rPr>
                <w:b/>
                <w:szCs w:val="28"/>
                <w:lang w:val="vi-VN" w:eastAsia="vi-VN"/>
              </w:rPr>
              <w:t>)</w:t>
            </w:r>
          </w:p>
        </w:tc>
        <w:tc>
          <w:tcPr>
            <w:tcW w:w="6237" w:type="dxa"/>
            <w:vAlign w:val="center"/>
          </w:tcPr>
          <w:p w14:paraId="7FE689E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Mục đích sử dụng</w:t>
            </w:r>
          </w:p>
        </w:tc>
      </w:tr>
      <w:tr w:rsidR="000E47C0" w:rsidRPr="000E47C0" w14:paraId="03FCEEE5" w14:textId="77777777" w:rsidTr="006047EC">
        <w:trPr>
          <w:jc w:val="center"/>
        </w:trPr>
        <w:tc>
          <w:tcPr>
            <w:tcW w:w="704" w:type="dxa"/>
            <w:vAlign w:val="center"/>
          </w:tcPr>
          <w:p w14:paraId="6A281B3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693" w:type="dxa"/>
            <w:vAlign w:val="center"/>
          </w:tcPr>
          <w:p w14:paraId="1FA9DD1C"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52944ED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1EA2705E" w14:textId="77777777" w:rsidR="00197D5A" w:rsidRPr="000E47C0" w:rsidRDefault="00197D5A" w:rsidP="006047EC">
            <w:pPr>
              <w:spacing w:before="0" w:after="0"/>
              <w:ind w:firstLine="0"/>
              <w:jc w:val="center"/>
              <w:rPr>
                <w:szCs w:val="28"/>
                <w:lang w:eastAsia="vi-VN"/>
              </w:rPr>
            </w:pPr>
            <w:r w:rsidRPr="000E47C0">
              <w:rPr>
                <w:szCs w:val="28"/>
                <w:lang w:eastAsia="vi-VN"/>
              </w:rPr>
              <w:t>96</w:t>
            </w:r>
          </w:p>
        </w:tc>
        <w:tc>
          <w:tcPr>
            <w:tcW w:w="1985" w:type="dxa"/>
            <w:vAlign w:val="center"/>
          </w:tcPr>
          <w:p w14:paraId="58BD9832" w14:textId="77777777" w:rsidR="00197D5A" w:rsidRPr="000E47C0" w:rsidRDefault="00197D5A" w:rsidP="006047EC">
            <w:pPr>
              <w:spacing w:before="0" w:after="0"/>
              <w:ind w:firstLine="0"/>
              <w:jc w:val="center"/>
              <w:rPr>
                <w:szCs w:val="28"/>
                <w:lang w:eastAsia="vi-VN"/>
              </w:rPr>
            </w:pPr>
            <w:r w:rsidRPr="000E47C0">
              <w:rPr>
                <w:szCs w:val="28"/>
                <w:lang w:eastAsia="vi-VN"/>
              </w:rPr>
              <w:t>96</w:t>
            </w:r>
          </w:p>
        </w:tc>
        <w:tc>
          <w:tcPr>
            <w:tcW w:w="6237" w:type="dxa"/>
            <w:vAlign w:val="center"/>
          </w:tcPr>
          <w:p w14:paraId="7C848C07"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w:t>
            </w:r>
          </w:p>
        </w:tc>
      </w:tr>
      <w:tr w:rsidR="000E47C0" w:rsidRPr="000E47C0" w14:paraId="361C59EC" w14:textId="77777777" w:rsidTr="006047EC">
        <w:trPr>
          <w:jc w:val="center"/>
        </w:trPr>
        <w:tc>
          <w:tcPr>
            <w:tcW w:w="704" w:type="dxa"/>
            <w:vAlign w:val="center"/>
          </w:tcPr>
          <w:p w14:paraId="19656E88" w14:textId="77777777" w:rsidR="00197D5A" w:rsidRPr="000E47C0" w:rsidRDefault="00197D5A" w:rsidP="006047EC">
            <w:pPr>
              <w:spacing w:before="0" w:after="0"/>
              <w:ind w:firstLine="0"/>
              <w:jc w:val="center"/>
              <w:rPr>
                <w:szCs w:val="28"/>
                <w:lang w:eastAsia="vi-VN"/>
              </w:rPr>
            </w:pPr>
            <w:r w:rsidRPr="000E47C0">
              <w:rPr>
                <w:szCs w:val="28"/>
                <w:lang w:eastAsia="vi-VN"/>
              </w:rPr>
              <w:t>2</w:t>
            </w:r>
          </w:p>
        </w:tc>
        <w:tc>
          <w:tcPr>
            <w:tcW w:w="2693" w:type="dxa"/>
            <w:vAlign w:val="center"/>
          </w:tcPr>
          <w:p w14:paraId="634E18BE"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461819D9"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25A47818" w14:textId="77777777" w:rsidR="00197D5A" w:rsidRPr="000E47C0" w:rsidRDefault="00197D5A" w:rsidP="006047EC">
            <w:pPr>
              <w:spacing w:before="0" w:after="0"/>
              <w:ind w:firstLine="0"/>
              <w:jc w:val="center"/>
              <w:rPr>
                <w:szCs w:val="28"/>
                <w:lang w:eastAsia="vi-VN"/>
              </w:rPr>
            </w:pPr>
            <w:r w:rsidRPr="000E47C0">
              <w:rPr>
                <w:szCs w:val="28"/>
                <w:lang w:eastAsia="vi-VN"/>
              </w:rPr>
              <w:t>78</w:t>
            </w:r>
          </w:p>
        </w:tc>
        <w:tc>
          <w:tcPr>
            <w:tcW w:w="1985" w:type="dxa"/>
            <w:vAlign w:val="center"/>
          </w:tcPr>
          <w:p w14:paraId="319FF787" w14:textId="77777777" w:rsidR="00197D5A" w:rsidRPr="000E47C0" w:rsidRDefault="00197D5A" w:rsidP="006047EC">
            <w:pPr>
              <w:spacing w:before="0" w:after="0"/>
              <w:ind w:firstLine="0"/>
              <w:jc w:val="center"/>
              <w:rPr>
                <w:szCs w:val="28"/>
                <w:lang w:eastAsia="vi-VN"/>
              </w:rPr>
            </w:pPr>
            <w:r w:rsidRPr="000E47C0">
              <w:rPr>
                <w:szCs w:val="28"/>
                <w:lang w:eastAsia="vi-VN"/>
              </w:rPr>
              <w:t>78</w:t>
            </w:r>
          </w:p>
        </w:tc>
        <w:tc>
          <w:tcPr>
            <w:tcW w:w="6237" w:type="dxa"/>
            <w:vAlign w:val="center"/>
          </w:tcPr>
          <w:p w14:paraId="60E7C278"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w:t>
            </w:r>
          </w:p>
        </w:tc>
      </w:tr>
      <w:tr w:rsidR="000E47C0" w:rsidRPr="000E47C0" w14:paraId="0A0C1536" w14:textId="77777777" w:rsidTr="006047EC">
        <w:trPr>
          <w:jc w:val="center"/>
        </w:trPr>
        <w:tc>
          <w:tcPr>
            <w:tcW w:w="704" w:type="dxa"/>
            <w:vAlign w:val="center"/>
          </w:tcPr>
          <w:p w14:paraId="78B294E3" w14:textId="77777777" w:rsidR="00197D5A" w:rsidRPr="000E47C0" w:rsidRDefault="00197D5A" w:rsidP="006047EC">
            <w:pPr>
              <w:spacing w:before="0" w:after="0"/>
              <w:ind w:firstLine="0"/>
              <w:jc w:val="center"/>
              <w:rPr>
                <w:szCs w:val="28"/>
                <w:lang w:eastAsia="vi-VN"/>
              </w:rPr>
            </w:pPr>
            <w:r w:rsidRPr="000E47C0">
              <w:rPr>
                <w:szCs w:val="28"/>
                <w:lang w:eastAsia="vi-VN"/>
              </w:rPr>
              <w:t>3</w:t>
            </w:r>
          </w:p>
        </w:tc>
        <w:tc>
          <w:tcPr>
            <w:tcW w:w="2693" w:type="dxa"/>
            <w:vAlign w:val="center"/>
          </w:tcPr>
          <w:p w14:paraId="7606C6B7"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7D025D3A"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5EBF78EC" w14:textId="77777777" w:rsidR="00197D5A" w:rsidRPr="000E47C0" w:rsidRDefault="00197D5A" w:rsidP="006047EC">
            <w:pPr>
              <w:spacing w:before="0" w:after="0"/>
              <w:ind w:firstLine="0"/>
              <w:jc w:val="center"/>
              <w:rPr>
                <w:szCs w:val="28"/>
                <w:lang w:eastAsia="vi-VN"/>
              </w:rPr>
            </w:pPr>
            <w:r w:rsidRPr="000E47C0">
              <w:rPr>
                <w:szCs w:val="28"/>
                <w:lang w:eastAsia="vi-VN"/>
              </w:rPr>
              <w:t>115</w:t>
            </w:r>
          </w:p>
        </w:tc>
        <w:tc>
          <w:tcPr>
            <w:tcW w:w="1985" w:type="dxa"/>
            <w:vAlign w:val="center"/>
          </w:tcPr>
          <w:p w14:paraId="728EE380" w14:textId="77777777" w:rsidR="00197D5A" w:rsidRPr="000E47C0" w:rsidRDefault="00197D5A" w:rsidP="006047EC">
            <w:pPr>
              <w:spacing w:before="0" w:after="0"/>
              <w:ind w:firstLine="0"/>
              <w:jc w:val="center"/>
              <w:rPr>
                <w:szCs w:val="28"/>
                <w:lang w:eastAsia="vi-VN"/>
              </w:rPr>
            </w:pPr>
            <w:r w:rsidRPr="000E47C0">
              <w:rPr>
                <w:szCs w:val="28"/>
                <w:lang w:eastAsia="vi-VN"/>
              </w:rPr>
              <w:t>115</w:t>
            </w:r>
          </w:p>
        </w:tc>
        <w:tc>
          <w:tcPr>
            <w:tcW w:w="6237" w:type="dxa"/>
            <w:vAlign w:val="center"/>
          </w:tcPr>
          <w:p w14:paraId="6EBAA9AC"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 phòng học </w:t>
            </w:r>
          </w:p>
        </w:tc>
      </w:tr>
      <w:tr w:rsidR="000E47C0" w:rsidRPr="000E47C0" w14:paraId="7B212E10" w14:textId="77777777" w:rsidTr="006047EC">
        <w:trPr>
          <w:jc w:val="center"/>
        </w:trPr>
        <w:tc>
          <w:tcPr>
            <w:tcW w:w="704" w:type="dxa"/>
            <w:vAlign w:val="center"/>
          </w:tcPr>
          <w:p w14:paraId="0C96777C" w14:textId="77777777" w:rsidR="00197D5A" w:rsidRPr="000E47C0" w:rsidRDefault="00197D5A" w:rsidP="006047EC">
            <w:pPr>
              <w:spacing w:before="0" w:after="0"/>
              <w:ind w:firstLine="0"/>
              <w:jc w:val="center"/>
              <w:rPr>
                <w:szCs w:val="28"/>
                <w:lang w:eastAsia="vi-VN"/>
              </w:rPr>
            </w:pPr>
            <w:r w:rsidRPr="000E47C0">
              <w:rPr>
                <w:szCs w:val="28"/>
                <w:lang w:eastAsia="vi-VN"/>
              </w:rPr>
              <w:t>4</w:t>
            </w:r>
          </w:p>
        </w:tc>
        <w:tc>
          <w:tcPr>
            <w:tcW w:w="2693" w:type="dxa"/>
            <w:vAlign w:val="center"/>
          </w:tcPr>
          <w:p w14:paraId="037292BD" w14:textId="77777777" w:rsidR="00197D5A" w:rsidRPr="000E47C0" w:rsidRDefault="00197D5A" w:rsidP="006047EC">
            <w:pPr>
              <w:spacing w:before="0" w:after="0"/>
              <w:ind w:firstLine="0"/>
              <w:rPr>
                <w:szCs w:val="28"/>
                <w:lang w:val="vi-VN" w:eastAsia="vi-VN"/>
              </w:rPr>
            </w:pPr>
            <w:r w:rsidRPr="000E47C0">
              <w:rPr>
                <w:spacing w:val="-4"/>
                <w:szCs w:val="28"/>
                <w:lang w:val="vi-VN" w:eastAsia="vi-VN"/>
              </w:rPr>
              <w:t>Nhà học diễn giảng</w:t>
            </w:r>
          </w:p>
        </w:tc>
        <w:tc>
          <w:tcPr>
            <w:tcW w:w="1276" w:type="dxa"/>
            <w:vAlign w:val="center"/>
          </w:tcPr>
          <w:p w14:paraId="5D740319"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6A7B6E4" w14:textId="77777777" w:rsidR="00197D5A" w:rsidRPr="000E47C0" w:rsidRDefault="00197D5A" w:rsidP="006047EC">
            <w:pPr>
              <w:spacing w:before="0" w:after="0"/>
              <w:ind w:firstLine="0"/>
              <w:jc w:val="center"/>
              <w:rPr>
                <w:szCs w:val="28"/>
                <w:lang w:eastAsia="vi-VN"/>
              </w:rPr>
            </w:pPr>
            <w:r w:rsidRPr="000E47C0">
              <w:rPr>
                <w:szCs w:val="28"/>
                <w:lang w:eastAsia="vi-VN"/>
              </w:rPr>
              <w:t>194</w:t>
            </w:r>
          </w:p>
        </w:tc>
        <w:tc>
          <w:tcPr>
            <w:tcW w:w="1985" w:type="dxa"/>
            <w:vAlign w:val="center"/>
          </w:tcPr>
          <w:p w14:paraId="2B201661" w14:textId="77777777" w:rsidR="00197D5A" w:rsidRPr="000E47C0" w:rsidRDefault="00197D5A" w:rsidP="006047EC">
            <w:pPr>
              <w:spacing w:before="0" w:after="0"/>
              <w:ind w:firstLine="0"/>
              <w:jc w:val="center"/>
              <w:rPr>
                <w:szCs w:val="28"/>
                <w:lang w:eastAsia="vi-VN"/>
              </w:rPr>
            </w:pPr>
            <w:r w:rsidRPr="000E47C0">
              <w:rPr>
                <w:szCs w:val="28"/>
                <w:lang w:eastAsia="vi-VN"/>
              </w:rPr>
              <w:t>194</w:t>
            </w:r>
          </w:p>
        </w:tc>
        <w:tc>
          <w:tcPr>
            <w:tcW w:w="6237" w:type="dxa"/>
            <w:vAlign w:val="center"/>
          </w:tcPr>
          <w:p w14:paraId="09076102" w14:textId="77777777" w:rsidR="00197D5A" w:rsidRPr="000E47C0" w:rsidRDefault="00197D5A" w:rsidP="006047EC">
            <w:pPr>
              <w:spacing w:before="0" w:after="0"/>
              <w:ind w:firstLine="0"/>
              <w:rPr>
                <w:szCs w:val="28"/>
                <w:lang w:eastAsia="vi-VN"/>
              </w:rPr>
            </w:pPr>
            <w:r w:rsidRPr="000E47C0">
              <w:rPr>
                <w:spacing w:val="-4"/>
                <w:szCs w:val="28"/>
                <w:lang w:val="vi-VN" w:eastAsia="vi-VN"/>
              </w:rPr>
              <w:t>Bố trí nơi làm việc, giảng dạy</w:t>
            </w:r>
            <w:r w:rsidRPr="000E47C0">
              <w:rPr>
                <w:spacing w:val="-4"/>
                <w:szCs w:val="28"/>
                <w:lang w:eastAsia="vi-VN"/>
              </w:rPr>
              <w:t>; phòng học, phòng thực hành</w:t>
            </w:r>
          </w:p>
        </w:tc>
      </w:tr>
      <w:tr w:rsidR="000E47C0" w:rsidRPr="000E47C0" w14:paraId="5778160A" w14:textId="77777777" w:rsidTr="006047EC">
        <w:trPr>
          <w:trHeight w:val="240"/>
          <w:jc w:val="center"/>
        </w:trPr>
        <w:tc>
          <w:tcPr>
            <w:tcW w:w="704" w:type="dxa"/>
            <w:vAlign w:val="center"/>
          </w:tcPr>
          <w:p w14:paraId="42F11FB0" w14:textId="77777777" w:rsidR="00197D5A" w:rsidRPr="000E47C0" w:rsidRDefault="00197D5A" w:rsidP="006047EC">
            <w:pPr>
              <w:spacing w:before="0" w:after="0"/>
              <w:ind w:firstLine="0"/>
              <w:jc w:val="center"/>
              <w:rPr>
                <w:szCs w:val="28"/>
                <w:lang w:eastAsia="vi-VN"/>
              </w:rPr>
            </w:pPr>
            <w:r w:rsidRPr="000E47C0">
              <w:rPr>
                <w:szCs w:val="28"/>
                <w:lang w:eastAsia="vi-VN"/>
              </w:rPr>
              <w:t>5</w:t>
            </w:r>
          </w:p>
        </w:tc>
        <w:tc>
          <w:tcPr>
            <w:tcW w:w="2693" w:type="dxa"/>
            <w:vAlign w:val="center"/>
          </w:tcPr>
          <w:p w14:paraId="375970CA" w14:textId="77777777" w:rsidR="00197D5A" w:rsidRPr="000E47C0" w:rsidRDefault="00197D5A" w:rsidP="006047EC">
            <w:pPr>
              <w:spacing w:before="0" w:after="0"/>
              <w:ind w:firstLine="0"/>
              <w:rPr>
                <w:szCs w:val="28"/>
                <w:lang w:eastAsia="vi-VN"/>
              </w:rPr>
            </w:pPr>
            <w:r w:rsidRPr="000E47C0">
              <w:rPr>
                <w:szCs w:val="28"/>
                <w:lang w:eastAsia="vi-VN"/>
              </w:rPr>
              <w:t>Nhà ở cán bộ nhà giáo</w:t>
            </w:r>
          </w:p>
        </w:tc>
        <w:tc>
          <w:tcPr>
            <w:tcW w:w="1276" w:type="dxa"/>
            <w:vAlign w:val="center"/>
          </w:tcPr>
          <w:p w14:paraId="7D48C4A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6BAD419D" w14:textId="77777777" w:rsidR="00197D5A" w:rsidRPr="000E47C0" w:rsidRDefault="00197D5A" w:rsidP="006047EC">
            <w:pPr>
              <w:spacing w:before="0" w:after="0"/>
              <w:ind w:firstLine="0"/>
              <w:jc w:val="center"/>
              <w:rPr>
                <w:szCs w:val="28"/>
                <w:lang w:eastAsia="vi-VN"/>
              </w:rPr>
            </w:pPr>
            <w:r w:rsidRPr="000E47C0">
              <w:rPr>
                <w:szCs w:val="28"/>
                <w:lang w:eastAsia="vi-VN"/>
              </w:rPr>
              <w:t>146</w:t>
            </w:r>
          </w:p>
        </w:tc>
        <w:tc>
          <w:tcPr>
            <w:tcW w:w="1985" w:type="dxa"/>
            <w:vAlign w:val="center"/>
          </w:tcPr>
          <w:p w14:paraId="70BB031E" w14:textId="77777777" w:rsidR="00197D5A" w:rsidRPr="000E47C0" w:rsidRDefault="00197D5A" w:rsidP="006047EC">
            <w:pPr>
              <w:spacing w:before="0" w:after="0"/>
              <w:ind w:firstLine="0"/>
              <w:jc w:val="center"/>
              <w:rPr>
                <w:szCs w:val="28"/>
                <w:lang w:eastAsia="vi-VN"/>
              </w:rPr>
            </w:pPr>
            <w:r w:rsidRPr="000E47C0">
              <w:rPr>
                <w:szCs w:val="28"/>
                <w:lang w:eastAsia="vi-VN"/>
              </w:rPr>
              <w:t>146</w:t>
            </w:r>
          </w:p>
        </w:tc>
        <w:tc>
          <w:tcPr>
            <w:tcW w:w="6237" w:type="dxa"/>
            <w:vAlign w:val="center"/>
          </w:tcPr>
          <w:p w14:paraId="51738311" w14:textId="77777777" w:rsidR="00197D5A" w:rsidRPr="000E47C0" w:rsidRDefault="00197D5A" w:rsidP="006047EC">
            <w:pPr>
              <w:spacing w:before="0" w:after="0"/>
              <w:ind w:firstLine="0"/>
              <w:rPr>
                <w:szCs w:val="28"/>
                <w:lang w:eastAsia="vi-VN"/>
              </w:rPr>
            </w:pPr>
            <w:r w:rsidRPr="000E47C0">
              <w:rPr>
                <w:szCs w:val="28"/>
                <w:lang w:val="vi-VN" w:eastAsia="vi-VN"/>
              </w:rPr>
              <w:t xml:space="preserve">Bố trí nơi ở cán bộ, </w:t>
            </w:r>
            <w:r w:rsidRPr="000E47C0">
              <w:rPr>
                <w:szCs w:val="28"/>
                <w:lang w:eastAsia="vi-VN"/>
              </w:rPr>
              <w:t>nhà giáo</w:t>
            </w:r>
          </w:p>
        </w:tc>
      </w:tr>
      <w:tr w:rsidR="000E47C0" w:rsidRPr="000E47C0" w14:paraId="224FC70D" w14:textId="77777777" w:rsidTr="006047EC">
        <w:trPr>
          <w:jc w:val="center"/>
        </w:trPr>
        <w:tc>
          <w:tcPr>
            <w:tcW w:w="704" w:type="dxa"/>
            <w:vAlign w:val="center"/>
          </w:tcPr>
          <w:p w14:paraId="34F268EE" w14:textId="77777777" w:rsidR="00197D5A" w:rsidRPr="000E47C0" w:rsidRDefault="00197D5A" w:rsidP="006047EC">
            <w:pPr>
              <w:spacing w:before="0" w:after="0"/>
              <w:ind w:firstLine="0"/>
              <w:jc w:val="center"/>
              <w:rPr>
                <w:szCs w:val="28"/>
                <w:lang w:eastAsia="vi-VN"/>
              </w:rPr>
            </w:pPr>
            <w:r w:rsidRPr="000E47C0">
              <w:rPr>
                <w:szCs w:val="28"/>
                <w:lang w:eastAsia="vi-VN"/>
              </w:rPr>
              <w:t>6</w:t>
            </w:r>
          </w:p>
        </w:tc>
        <w:tc>
          <w:tcPr>
            <w:tcW w:w="2693" w:type="dxa"/>
            <w:vAlign w:val="center"/>
          </w:tcPr>
          <w:p w14:paraId="52B0507F" w14:textId="77777777" w:rsidR="00197D5A" w:rsidRPr="000E47C0" w:rsidRDefault="00197D5A" w:rsidP="006047EC">
            <w:pPr>
              <w:spacing w:before="0" w:after="0"/>
              <w:ind w:firstLine="0"/>
              <w:rPr>
                <w:szCs w:val="28"/>
                <w:lang w:eastAsia="vi-VN"/>
              </w:rPr>
            </w:pPr>
            <w:r w:rsidRPr="000E47C0">
              <w:rPr>
                <w:szCs w:val="28"/>
                <w:lang w:eastAsia="vi-VN"/>
              </w:rPr>
              <w:t>Nhà nuôi cấy mô</w:t>
            </w:r>
          </w:p>
        </w:tc>
        <w:tc>
          <w:tcPr>
            <w:tcW w:w="1276" w:type="dxa"/>
            <w:vAlign w:val="center"/>
          </w:tcPr>
          <w:p w14:paraId="510CF06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86F7834" w14:textId="77777777" w:rsidR="00197D5A" w:rsidRPr="000E47C0" w:rsidRDefault="00197D5A" w:rsidP="006047EC">
            <w:pPr>
              <w:spacing w:before="0" w:after="0"/>
              <w:ind w:firstLine="0"/>
              <w:jc w:val="center"/>
              <w:rPr>
                <w:szCs w:val="28"/>
                <w:lang w:eastAsia="vi-VN"/>
              </w:rPr>
            </w:pPr>
            <w:r w:rsidRPr="000E47C0">
              <w:rPr>
                <w:szCs w:val="28"/>
                <w:lang w:eastAsia="vi-VN"/>
              </w:rPr>
              <w:t>150</w:t>
            </w:r>
          </w:p>
        </w:tc>
        <w:tc>
          <w:tcPr>
            <w:tcW w:w="1985" w:type="dxa"/>
            <w:vAlign w:val="center"/>
          </w:tcPr>
          <w:p w14:paraId="67636C75" w14:textId="77777777" w:rsidR="00197D5A" w:rsidRPr="000E47C0" w:rsidRDefault="00197D5A" w:rsidP="006047EC">
            <w:pPr>
              <w:spacing w:before="0" w:after="0"/>
              <w:ind w:firstLine="0"/>
              <w:jc w:val="center"/>
              <w:rPr>
                <w:szCs w:val="28"/>
                <w:lang w:eastAsia="vi-VN"/>
              </w:rPr>
            </w:pPr>
            <w:r w:rsidRPr="000E47C0">
              <w:rPr>
                <w:szCs w:val="28"/>
                <w:lang w:eastAsia="vi-VN"/>
              </w:rPr>
              <w:t>150</w:t>
            </w:r>
          </w:p>
        </w:tc>
        <w:tc>
          <w:tcPr>
            <w:tcW w:w="6237" w:type="dxa"/>
            <w:vAlign w:val="center"/>
          </w:tcPr>
          <w:p w14:paraId="6C44B139" w14:textId="77777777" w:rsidR="00197D5A" w:rsidRPr="000E47C0" w:rsidRDefault="00197D5A" w:rsidP="006047EC">
            <w:pPr>
              <w:spacing w:before="0" w:after="0"/>
              <w:ind w:firstLine="0"/>
              <w:rPr>
                <w:szCs w:val="28"/>
                <w:lang w:val="vi-VN" w:eastAsia="vi-VN"/>
              </w:rPr>
            </w:pPr>
            <w:r w:rsidRPr="000E47C0">
              <w:rPr>
                <w:szCs w:val="28"/>
                <w:lang w:eastAsia="vi-VN"/>
              </w:rPr>
              <w:t>Bố trí thiết bị, thực hành nuôi cấy mô</w:t>
            </w:r>
          </w:p>
        </w:tc>
      </w:tr>
      <w:tr w:rsidR="000E47C0" w:rsidRPr="000E47C0" w14:paraId="144C9F56" w14:textId="77777777" w:rsidTr="006047EC">
        <w:trPr>
          <w:jc w:val="center"/>
        </w:trPr>
        <w:tc>
          <w:tcPr>
            <w:tcW w:w="704" w:type="dxa"/>
            <w:vAlign w:val="center"/>
          </w:tcPr>
          <w:p w14:paraId="69941490" w14:textId="77777777" w:rsidR="00197D5A" w:rsidRPr="000E47C0" w:rsidRDefault="00197D5A" w:rsidP="006047EC">
            <w:pPr>
              <w:spacing w:before="0" w:after="0"/>
              <w:ind w:firstLine="0"/>
              <w:jc w:val="center"/>
              <w:rPr>
                <w:szCs w:val="28"/>
                <w:lang w:eastAsia="vi-VN"/>
              </w:rPr>
            </w:pPr>
            <w:r w:rsidRPr="000E47C0">
              <w:rPr>
                <w:szCs w:val="28"/>
                <w:lang w:eastAsia="vi-VN"/>
              </w:rPr>
              <w:t>7</w:t>
            </w:r>
          </w:p>
        </w:tc>
        <w:tc>
          <w:tcPr>
            <w:tcW w:w="2693" w:type="dxa"/>
            <w:vAlign w:val="center"/>
          </w:tcPr>
          <w:p w14:paraId="70E5C628" w14:textId="77777777" w:rsidR="00197D5A" w:rsidRPr="000E47C0" w:rsidRDefault="00197D5A" w:rsidP="006047EC">
            <w:pPr>
              <w:spacing w:before="0" w:after="0"/>
              <w:ind w:firstLine="0"/>
              <w:rPr>
                <w:szCs w:val="28"/>
                <w:lang w:eastAsia="vi-VN"/>
              </w:rPr>
            </w:pPr>
            <w:r w:rsidRPr="000E47C0">
              <w:rPr>
                <w:szCs w:val="28"/>
                <w:lang w:eastAsia="vi-VN"/>
              </w:rPr>
              <w:t>Nhà màng (18 c</w:t>
            </w:r>
            <w:r w:rsidRPr="000E47C0">
              <w:rPr>
                <w:szCs w:val="28"/>
                <w:lang w:val="vi-VN" w:eastAsia="vi-VN"/>
              </w:rPr>
              <w:t>á</w:t>
            </w:r>
            <w:r w:rsidRPr="000E47C0">
              <w:rPr>
                <w:szCs w:val="28"/>
                <w:lang w:eastAsia="vi-VN"/>
              </w:rPr>
              <w:t>i)</w:t>
            </w:r>
          </w:p>
        </w:tc>
        <w:tc>
          <w:tcPr>
            <w:tcW w:w="1276" w:type="dxa"/>
            <w:vAlign w:val="center"/>
          </w:tcPr>
          <w:p w14:paraId="39EFD14F"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03DA961" w14:textId="77777777" w:rsidR="00197D5A" w:rsidRPr="000E47C0" w:rsidRDefault="00197D5A" w:rsidP="006047EC">
            <w:pPr>
              <w:spacing w:before="0" w:after="0"/>
              <w:ind w:firstLine="0"/>
              <w:jc w:val="center"/>
              <w:rPr>
                <w:szCs w:val="28"/>
                <w:lang w:eastAsia="vi-VN"/>
              </w:rPr>
            </w:pPr>
            <w:r w:rsidRPr="000E47C0">
              <w:rPr>
                <w:szCs w:val="28"/>
                <w:lang w:eastAsia="vi-VN"/>
              </w:rPr>
              <w:t>3</w:t>
            </w:r>
            <w:r w:rsidRPr="000E47C0">
              <w:rPr>
                <w:szCs w:val="28"/>
                <w:lang w:val="vi-VN" w:eastAsia="vi-VN"/>
              </w:rPr>
              <w:t>.</w:t>
            </w:r>
            <w:r w:rsidRPr="000E47C0">
              <w:rPr>
                <w:szCs w:val="28"/>
                <w:lang w:eastAsia="vi-VN"/>
              </w:rPr>
              <w:t>600</w:t>
            </w:r>
          </w:p>
        </w:tc>
        <w:tc>
          <w:tcPr>
            <w:tcW w:w="1985" w:type="dxa"/>
            <w:vAlign w:val="center"/>
          </w:tcPr>
          <w:p w14:paraId="1897B460" w14:textId="77777777" w:rsidR="00197D5A" w:rsidRPr="000E47C0" w:rsidRDefault="00197D5A" w:rsidP="006047EC">
            <w:pPr>
              <w:spacing w:before="0" w:after="0"/>
              <w:ind w:firstLine="0"/>
              <w:jc w:val="center"/>
              <w:rPr>
                <w:szCs w:val="28"/>
                <w:lang w:val="vi-VN" w:eastAsia="vi-VN"/>
              </w:rPr>
            </w:pPr>
            <w:r w:rsidRPr="000E47C0">
              <w:rPr>
                <w:szCs w:val="28"/>
                <w:lang w:eastAsia="vi-VN"/>
              </w:rPr>
              <w:t>3.600</w:t>
            </w:r>
          </w:p>
        </w:tc>
        <w:tc>
          <w:tcPr>
            <w:tcW w:w="6237" w:type="dxa"/>
            <w:vAlign w:val="center"/>
          </w:tcPr>
          <w:p w14:paraId="0EEF7AF4" w14:textId="77777777" w:rsidR="00197D5A" w:rsidRPr="000E47C0" w:rsidRDefault="00197D5A" w:rsidP="006047EC">
            <w:pPr>
              <w:spacing w:before="0" w:after="0"/>
              <w:ind w:firstLine="0"/>
              <w:rPr>
                <w:szCs w:val="28"/>
                <w:lang w:eastAsia="vi-VN"/>
              </w:rPr>
            </w:pPr>
            <w:r w:rsidRPr="000E47C0">
              <w:rPr>
                <w:szCs w:val="28"/>
                <w:lang w:eastAsia="vi-VN"/>
              </w:rPr>
              <w:t>Lắp đặt thiết bị, thực hành ngành, nghề Trồng trọt</w:t>
            </w:r>
          </w:p>
        </w:tc>
      </w:tr>
      <w:tr w:rsidR="000E47C0" w:rsidRPr="000E47C0" w14:paraId="1413D569" w14:textId="77777777" w:rsidTr="006047EC">
        <w:trPr>
          <w:jc w:val="center"/>
        </w:trPr>
        <w:tc>
          <w:tcPr>
            <w:tcW w:w="704" w:type="dxa"/>
            <w:vAlign w:val="center"/>
          </w:tcPr>
          <w:p w14:paraId="5A895EA9" w14:textId="77777777" w:rsidR="00197D5A" w:rsidRPr="000E47C0" w:rsidRDefault="00197D5A" w:rsidP="006047EC">
            <w:pPr>
              <w:spacing w:before="0" w:after="0"/>
              <w:ind w:firstLine="0"/>
              <w:jc w:val="center"/>
              <w:rPr>
                <w:szCs w:val="28"/>
                <w:lang w:eastAsia="vi-VN"/>
              </w:rPr>
            </w:pPr>
            <w:r w:rsidRPr="000E47C0">
              <w:rPr>
                <w:szCs w:val="28"/>
                <w:lang w:eastAsia="vi-VN"/>
              </w:rPr>
              <w:t>8</w:t>
            </w:r>
          </w:p>
        </w:tc>
        <w:tc>
          <w:tcPr>
            <w:tcW w:w="2693" w:type="dxa"/>
            <w:vAlign w:val="center"/>
          </w:tcPr>
          <w:p w14:paraId="630170FA" w14:textId="77777777" w:rsidR="00197D5A" w:rsidRPr="000E47C0" w:rsidRDefault="00197D5A" w:rsidP="006047EC">
            <w:pPr>
              <w:spacing w:before="0" w:after="0"/>
              <w:ind w:firstLine="0"/>
              <w:rPr>
                <w:szCs w:val="28"/>
                <w:lang w:eastAsia="vi-VN"/>
              </w:rPr>
            </w:pPr>
            <w:r w:rsidRPr="000E47C0">
              <w:rPr>
                <w:szCs w:val="28"/>
                <w:lang w:eastAsia="vi-VN"/>
              </w:rPr>
              <w:t>Nhà để xe, kho</w:t>
            </w:r>
          </w:p>
        </w:tc>
        <w:tc>
          <w:tcPr>
            <w:tcW w:w="1276" w:type="dxa"/>
            <w:vAlign w:val="center"/>
          </w:tcPr>
          <w:p w14:paraId="49582320"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55486993" w14:textId="77777777" w:rsidR="00197D5A" w:rsidRPr="000E47C0" w:rsidRDefault="00197D5A" w:rsidP="006047EC">
            <w:pPr>
              <w:spacing w:before="0" w:after="0"/>
              <w:ind w:firstLine="0"/>
              <w:jc w:val="center"/>
              <w:rPr>
                <w:szCs w:val="28"/>
                <w:lang w:eastAsia="vi-VN"/>
              </w:rPr>
            </w:pPr>
            <w:r w:rsidRPr="000E47C0">
              <w:rPr>
                <w:szCs w:val="28"/>
                <w:lang w:eastAsia="vi-VN"/>
              </w:rPr>
              <w:t>120</w:t>
            </w:r>
          </w:p>
        </w:tc>
        <w:tc>
          <w:tcPr>
            <w:tcW w:w="1985" w:type="dxa"/>
            <w:vAlign w:val="center"/>
          </w:tcPr>
          <w:p w14:paraId="56071C45" w14:textId="77777777" w:rsidR="00197D5A" w:rsidRPr="000E47C0" w:rsidRDefault="00197D5A" w:rsidP="006047EC">
            <w:pPr>
              <w:spacing w:before="0" w:after="0"/>
              <w:ind w:firstLine="0"/>
              <w:jc w:val="center"/>
              <w:rPr>
                <w:szCs w:val="28"/>
                <w:lang w:eastAsia="vi-VN"/>
              </w:rPr>
            </w:pPr>
            <w:r w:rsidRPr="000E47C0">
              <w:rPr>
                <w:szCs w:val="28"/>
                <w:lang w:eastAsia="vi-VN"/>
              </w:rPr>
              <w:t>120</w:t>
            </w:r>
          </w:p>
        </w:tc>
        <w:tc>
          <w:tcPr>
            <w:tcW w:w="6237" w:type="dxa"/>
            <w:vAlign w:val="center"/>
          </w:tcPr>
          <w:p w14:paraId="69D4642C" w14:textId="77777777" w:rsidR="00197D5A" w:rsidRPr="000E47C0" w:rsidRDefault="00197D5A" w:rsidP="006047EC">
            <w:pPr>
              <w:spacing w:before="0" w:after="0"/>
              <w:ind w:firstLine="0"/>
              <w:rPr>
                <w:szCs w:val="28"/>
                <w:lang w:eastAsia="vi-VN"/>
              </w:rPr>
            </w:pPr>
            <w:r w:rsidRPr="000E47C0">
              <w:rPr>
                <w:szCs w:val="28"/>
                <w:lang w:val="vi-VN" w:eastAsia="vi-VN"/>
              </w:rPr>
              <w:t>Nhà để xe của viên chức</w:t>
            </w:r>
            <w:r w:rsidRPr="000E47C0">
              <w:rPr>
                <w:szCs w:val="28"/>
                <w:lang w:eastAsia="vi-VN"/>
              </w:rPr>
              <w:t>, kho để đồ</w:t>
            </w:r>
          </w:p>
        </w:tc>
      </w:tr>
      <w:tr w:rsidR="000E47C0" w:rsidRPr="000E47C0" w14:paraId="547180E3" w14:textId="77777777" w:rsidTr="006047EC">
        <w:trPr>
          <w:jc w:val="center"/>
        </w:trPr>
        <w:tc>
          <w:tcPr>
            <w:tcW w:w="4673" w:type="dxa"/>
            <w:gridSpan w:val="3"/>
            <w:vAlign w:val="center"/>
          </w:tcPr>
          <w:p w14:paraId="57EEE66C"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Tổng cộng</w:t>
            </w:r>
          </w:p>
        </w:tc>
        <w:tc>
          <w:tcPr>
            <w:tcW w:w="1559" w:type="dxa"/>
            <w:vAlign w:val="center"/>
          </w:tcPr>
          <w:p w14:paraId="030AAFCE" w14:textId="77777777" w:rsidR="00197D5A" w:rsidRPr="000E47C0" w:rsidRDefault="00197D5A" w:rsidP="006047EC">
            <w:pPr>
              <w:spacing w:before="0" w:after="0"/>
              <w:ind w:firstLine="0"/>
              <w:jc w:val="center"/>
              <w:rPr>
                <w:b/>
                <w:szCs w:val="28"/>
                <w:lang w:val="vi-VN"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4</w:t>
            </w:r>
            <w:r w:rsidRPr="000E47C0">
              <w:rPr>
                <w:b/>
                <w:noProof/>
                <w:szCs w:val="28"/>
                <w:lang w:val="vi-VN" w:eastAsia="vi-VN"/>
              </w:rPr>
              <w:t>.</w:t>
            </w:r>
            <w:r w:rsidRPr="000E47C0">
              <w:rPr>
                <w:b/>
                <w:noProof/>
                <w:szCs w:val="28"/>
                <w:lang w:eastAsia="vi-VN"/>
              </w:rPr>
              <w:t>499</w:t>
            </w:r>
            <w:r w:rsidRPr="000E47C0">
              <w:rPr>
                <w:b/>
                <w:szCs w:val="28"/>
                <w:lang w:eastAsia="vi-VN"/>
              </w:rPr>
              <w:fldChar w:fldCharType="end"/>
            </w:r>
          </w:p>
        </w:tc>
        <w:tc>
          <w:tcPr>
            <w:tcW w:w="1985" w:type="dxa"/>
            <w:vAlign w:val="center"/>
          </w:tcPr>
          <w:p w14:paraId="4C071AE5" w14:textId="77777777" w:rsidR="00197D5A" w:rsidRPr="000E47C0" w:rsidRDefault="00197D5A" w:rsidP="006047EC">
            <w:pPr>
              <w:spacing w:before="0" w:after="0"/>
              <w:ind w:firstLine="0"/>
              <w:jc w:val="center"/>
              <w:rPr>
                <w:b/>
                <w:szCs w:val="28"/>
                <w:lang w:val="vi-VN"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4</w:t>
            </w:r>
            <w:r w:rsidRPr="000E47C0">
              <w:rPr>
                <w:b/>
                <w:noProof/>
                <w:szCs w:val="28"/>
                <w:lang w:val="vi-VN" w:eastAsia="vi-VN"/>
              </w:rPr>
              <w:t>.</w:t>
            </w:r>
            <w:r w:rsidRPr="000E47C0">
              <w:rPr>
                <w:b/>
                <w:noProof/>
                <w:szCs w:val="28"/>
                <w:lang w:eastAsia="vi-VN"/>
              </w:rPr>
              <w:t>499</w:t>
            </w:r>
            <w:r w:rsidRPr="000E47C0">
              <w:rPr>
                <w:b/>
                <w:szCs w:val="28"/>
                <w:lang w:eastAsia="vi-VN"/>
              </w:rPr>
              <w:fldChar w:fldCharType="end"/>
            </w:r>
          </w:p>
        </w:tc>
        <w:tc>
          <w:tcPr>
            <w:tcW w:w="6237" w:type="dxa"/>
            <w:vAlign w:val="center"/>
          </w:tcPr>
          <w:p w14:paraId="479FB1B6" w14:textId="77777777" w:rsidR="00197D5A" w:rsidRPr="000E47C0" w:rsidRDefault="00197D5A" w:rsidP="006047EC">
            <w:pPr>
              <w:spacing w:before="0" w:after="0"/>
              <w:ind w:firstLine="0"/>
              <w:jc w:val="center"/>
              <w:rPr>
                <w:szCs w:val="28"/>
                <w:lang w:val="vi-VN" w:eastAsia="vi-VN"/>
              </w:rPr>
            </w:pPr>
          </w:p>
        </w:tc>
      </w:tr>
    </w:tbl>
    <w:p w14:paraId="216A6247" w14:textId="1469348E" w:rsidR="00197D5A" w:rsidRPr="000E47C0" w:rsidRDefault="00197D5A" w:rsidP="00197D5A">
      <w:pPr>
        <w:rPr>
          <w:b/>
          <w:i/>
        </w:rPr>
      </w:pPr>
      <w:r w:rsidRPr="000E47C0">
        <w:rPr>
          <w:b/>
          <w:szCs w:val="28"/>
          <w:lang w:val="vi-VN"/>
        </w:rPr>
        <w:t>c) Cơ sở 3: Khoa Y – Dược</w:t>
      </w:r>
    </w:p>
    <w:tbl>
      <w:tblPr>
        <w:tblStyle w:val="TableGrid"/>
        <w:tblW w:w="14454" w:type="dxa"/>
        <w:tblLook w:val="04A0" w:firstRow="1" w:lastRow="0" w:firstColumn="1" w:lastColumn="0" w:noHBand="0" w:noVBand="1"/>
      </w:tblPr>
      <w:tblGrid>
        <w:gridCol w:w="590"/>
        <w:gridCol w:w="2807"/>
        <w:gridCol w:w="1276"/>
        <w:gridCol w:w="1559"/>
        <w:gridCol w:w="1985"/>
        <w:gridCol w:w="6237"/>
      </w:tblGrid>
      <w:tr w:rsidR="000E47C0" w:rsidRPr="000E47C0" w14:paraId="77DB76D6" w14:textId="77777777" w:rsidTr="006047EC">
        <w:trPr>
          <w:cantSplit/>
          <w:tblHeader/>
        </w:trPr>
        <w:tc>
          <w:tcPr>
            <w:tcW w:w="590" w:type="dxa"/>
            <w:tcBorders>
              <w:top w:val="single" w:sz="4" w:space="0" w:color="auto"/>
              <w:left w:val="single" w:sz="4" w:space="0" w:color="auto"/>
              <w:bottom w:val="single" w:sz="4" w:space="0" w:color="auto"/>
              <w:right w:val="single" w:sz="4" w:space="0" w:color="auto"/>
            </w:tcBorders>
            <w:vAlign w:val="center"/>
            <w:hideMark/>
          </w:tcPr>
          <w:p w14:paraId="09490128" w14:textId="77777777" w:rsidR="00197D5A" w:rsidRPr="000E47C0" w:rsidRDefault="00197D5A" w:rsidP="006047EC">
            <w:pPr>
              <w:spacing w:before="0" w:after="0"/>
              <w:ind w:firstLine="0"/>
              <w:jc w:val="center"/>
              <w:rPr>
                <w:b/>
                <w:szCs w:val="28"/>
              </w:rPr>
            </w:pPr>
            <w:r w:rsidRPr="000E47C0">
              <w:rPr>
                <w:b/>
                <w:szCs w:val="28"/>
              </w:rPr>
              <w:t>TT</w:t>
            </w:r>
          </w:p>
        </w:tc>
        <w:tc>
          <w:tcPr>
            <w:tcW w:w="2807" w:type="dxa"/>
            <w:tcBorders>
              <w:top w:val="single" w:sz="4" w:space="0" w:color="auto"/>
              <w:left w:val="single" w:sz="4" w:space="0" w:color="auto"/>
              <w:bottom w:val="single" w:sz="4" w:space="0" w:color="auto"/>
              <w:right w:val="single" w:sz="4" w:space="0" w:color="auto"/>
            </w:tcBorders>
            <w:vAlign w:val="center"/>
            <w:hideMark/>
          </w:tcPr>
          <w:p w14:paraId="50BE1A52" w14:textId="77777777" w:rsidR="00197D5A" w:rsidRPr="000E47C0" w:rsidRDefault="00197D5A" w:rsidP="006047EC">
            <w:pPr>
              <w:spacing w:before="0" w:after="0"/>
              <w:ind w:firstLine="0"/>
              <w:jc w:val="center"/>
              <w:rPr>
                <w:b/>
                <w:szCs w:val="28"/>
              </w:rPr>
            </w:pPr>
            <w:r w:rsidRPr="000E47C0">
              <w:rPr>
                <w:b/>
                <w:szCs w:val="28"/>
              </w:rPr>
              <w:t>Hạng mục</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8049DDF" w14:textId="77777777" w:rsidR="00197D5A" w:rsidRPr="000E47C0" w:rsidRDefault="00197D5A" w:rsidP="006047EC">
            <w:pPr>
              <w:spacing w:before="0" w:after="0"/>
              <w:ind w:firstLine="0"/>
              <w:jc w:val="center"/>
              <w:rPr>
                <w:b/>
                <w:szCs w:val="28"/>
              </w:rPr>
            </w:pPr>
            <w:r w:rsidRPr="000E47C0">
              <w:rPr>
                <w:b/>
                <w:szCs w:val="28"/>
              </w:rPr>
              <w:t>Quy mô</w:t>
            </w:r>
          </w:p>
          <w:p w14:paraId="542944EF" w14:textId="77777777" w:rsidR="00197D5A" w:rsidRPr="000E47C0" w:rsidRDefault="00197D5A" w:rsidP="006047EC">
            <w:pPr>
              <w:spacing w:before="0" w:after="0"/>
              <w:ind w:firstLine="0"/>
              <w:jc w:val="center"/>
              <w:rPr>
                <w:b/>
                <w:szCs w:val="28"/>
              </w:rPr>
            </w:pPr>
            <w:r w:rsidRPr="000E47C0">
              <w:rPr>
                <w:b/>
                <w:szCs w:val="28"/>
              </w:rPr>
              <w:t>(tầng)</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E466542" w14:textId="77777777" w:rsidR="00197D5A" w:rsidRPr="000E47C0" w:rsidRDefault="00197D5A" w:rsidP="006047EC">
            <w:pPr>
              <w:spacing w:before="0" w:after="0"/>
              <w:ind w:firstLine="0"/>
              <w:jc w:val="center"/>
              <w:rPr>
                <w:b/>
                <w:szCs w:val="28"/>
              </w:rPr>
            </w:pPr>
            <w:r w:rsidRPr="000E47C0">
              <w:rPr>
                <w:b/>
                <w:szCs w:val="28"/>
              </w:rPr>
              <w:t>Diện tích đất sử dụng (m</w:t>
            </w:r>
            <w:r w:rsidRPr="000E47C0">
              <w:rPr>
                <w:b/>
                <w:szCs w:val="28"/>
                <w:vertAlign w:val="superscript"/>
              </w:rPr>
              <w:t>2</w:t>
            </w:r>
            <w:r w:rsidRPr="000E47C0">
              <w:rPr>
                <w:b/>
                <w:szCs w:val="28"/>
              </w:rPr>
              <w: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DA7660C" w14:textId="77777777" w:rsidR="00197D5A" w:rsidRPr="000E47C0" w:rsidRDefault="00197D5A" w:rsidP="006047EC">
            <w:pPr>
              <w:spacing w:before="0" w:after="0"/>
              <w:ind w:firstLine="0"/>
              <w:jc w:val="center"/>
              <w:rPr>
                <w:b/>
                <w:szCs w:val="28"/>
              </w:rPr>
            </w:pPr>
            <w:r w:rsidRPr="000E47C0">
              <w:rPr>
                <w:b/>
                <w:szCs w:val="28"/>
              </w:rPr>
              <w:t>Diện tích sàn (m</w:t>
            </w:r>
            <w:r w:rsidRPr="000E47C0">
              <w:rPr>
                <w:b/>
                <w:szCs w:val="28"/>
                <w:vertAlign w:val="superscript"/>
              </w:rPr>
              <w:t>2</w:t>
            </w:r>
            <w:r w:rsidRPr="000E47C0">
              <w:rPr>
                <w:b/>
                <w:szCs w:val="28"/>
              </w:rPr>
              <w:t>)</w:t>
            </w:r>
          </w:p>
        </w:tc>
        <w:tc>
          <w:tcPr>
            <w:tcW w:w="6237" w:type="dxa"/>
            <w:tcBorders>
              <w:top w:val="single" w:sz="4" w:space="0" w:color="auto"/>
              <w:left w:val="single" w:sz="4" w:space="0" w:color="auto"/>
              <w:bottom w:val="single" w:sz="4" w:space="0" w:color="auto"/>
              <w:right w:val="single" w:sz="4" w:space="0" w:color="auto"/>
            </w:tcBorders>
            <w:vAlign w:val="center"/>
            <w:hideMark/>
          </w:tcPr>
          <w:p w14:paraId="1A02C8BB" w14:textId="77777777" w:rsidR="00197D5A" w:rsidRPr="000E47C0" w:rsidRDefault="00197D5A" w:rsidP="006047EC">
            <w:pPr>
              <w:spacing w:before="0" w:after="0"/>
              <w:ind w:firstLine="0"/>
              <w:jc w:val="center"/>
              <w:rPr>
                <w:b/>
                <w:szCs w:val="28"/>
              </w:rPr>
            </w:pPr>
            <w:r w:rsidRPr="000E47C0">
              <w:rPr>
                <w:b/>
                <w:szCs w:val="28"/>
              </w:rPr>
              <w:t>Hiện trạng</w:t>
            </w:r>
            <w:r w:rsidRPr="000E47C0">
              <w:rPr>
                <w:b/>
                <w:szCs w:val="28"/>
                <w:lang w:val="vi-VN"/>
              </w:rPr>
              <w:t>, mục đích</w:t>
            </w:r>
            <w:r w:rsidRPr="000E47C0">
              <w:rPr>
                <w:b/>
                <w:szCs w:val="28"/>
              </w:rPr>
              <w:t xml:space="preserve"> sử dụng</w:t>
            </w:r>
          </w:p>
        </w:tc>
      </w:tr>
      <w:tr w:rsidR="000E47C0" w:rsidRPr="000E47C0" w14:paraId="31482BEB"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96AE5D4"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2807" w:type="dxa"/>
            <w:tcBorders>
              <w:top w:val="single" w:sz="4" w:space="0" w:color="auto"/>
              <w:left w:val="single" w:sz="4" w:space="0" w:color="auto"/>
              <w:bottom w:val="single" w:sz="4" w:space="0" w:color="auto"/>
              <w:right w:val="single" w:sz="4" w:space="0" w:color="auto"/>
            </w:tcBorders>
            <w:vAlign w:val="center"/>
          </w:tcPr>
          <w:p w14:paraId="54FFDA0B" w14:textId="77777777" w:rsidR="00197D5A" w:rsidRPr="000E47C0" w:rsidRDefault="00197D5A" w:rsidP="006047EC">
            <w:pPr>
              <w:spacing w:before="0" w:after="0"/>
              <w:ind w:firstLine="0"/>
              <w:rPr>
                <w:rFonts w:ascii=".VnTime" w:hAnsi=".VnTime"/>
                <w:szCs w:val="28"/>
              </w:rPr>
            </w:pPr>
            <w:r w:rsidRPr="000E47C0">
              <w:rPr>
                <w:szCs w:val="28"/>
              </w:rPr>
              <w:t>Nhà làm việc, giảng dạy số 1 (phía trước)</w:t>
            </w:r>
          </w:p>
        </w:tc>
        <w:tc>
          <w:tcPr>
            <w:tcW w:w="1276" w:type="dxa"/>
            <w:tcBorders>
              <w:top w:val="single" w:sz="4" w:space="0" w:color="auto"/>
              <w:left w:val="single" w:sz="4" w:space="0" w:color="auto"/>
              <w:bottom w:val="single" w:sz="4" w:space="0" w:color="auto"/>
              <w:right w:val="single" w:sz="4" w:space="0" w:color="auto"/>
            </w:tcBorders>
            <w:vAlign w:val="center"/>
          </w:tcPr>
          <w:p w14:paraId="765CC4A4"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5FF0AFF4" w14:textId="77777777" w:rsidR="00197D5A" w:rsidRPr="000E47C0" w:rsidRDefault="00197D5A" w:rsidP="006047EC">
            <w:pPr>
              <w:spacing w:before="0" w:after="0"/>
              <w:ind w:firstLine="0"/>
              <w:jc w:val="center"/>
              <w:rPr>
                <w:rFonts w:ascii=".VnTime" w:hAnsi=".VnTime"/>
                <w:szCs w:val="28"/>
              </w:rPr>
            </w:pPr>
            <w:r w:rsidRPr="000E47C0">
              <w:rPr>
                <w:szCs w:val="28"/>
              </w:rPr>
              <w:t>276</w:t>
            </w:r>
          </w:p>
        </w:tc>
        <w:tc>
          <w:tcPr>
            <w:tcW w:w="1985" w:type="dxa"/>
            <w:tcBorders>
              <w:top w:val="single" w:sz="4" w:space="0" w:color="auto"/>
              <w:left w:val="single" w:sz="4" w:space="0" w:color="auto"/>
              <w:bottom w:val="single" w:sz="4" w:space="0" w:color="auto"/>
              <w:right w:val="single" w:sz="4" w:space="0" w:color="auto"/>
            </w:tcBorders>
            <w:vAlign w:val="center"/>
          </w:tcPr>
          <w:p w14:paraId="2F9AFE88" w14:textId="77777777" w:rsidR="00197D5A" w:rsidRPr="000E47C0" w:rsidRDefault="00197D5A" w:rsidP="006047EC">
            <w:pPr>
              <w:spacing w:before="0" w:after="0"/>
              <w:ind w:firstLine="0"/>
              <w:jc w:val="center"/>
              <w:rPr>
                <w:rFonts w:ascii=".VnTime" w:hAnsi=".VnTime"/>
                <w:szCs w:val="28"/>
              </w:rPr>
            </w:pPr>
            <w:r w:rsidRPr="000E47C0">
              <w:rPr>
                <w:szCs w:val="28"/>
              </w:rPr>
              <w:t>828</w:t>
            </w:r>
          </w:p>
        </w:tc>
        <w:tc>
          <w:tcPr>
            <w:tcW w:w="6237" w:type="dxa"/>
            <w:tcBorders>
              <w:top w:val="single" w:sz="4" w:space="0" w:color="auto"/>
              <w:left w:val="single" w:sz="4" w:space="0" w:color="auto"/>
              <w:bottom w:val="single" w:sz="4" w:space="0" w:color="auto"/>
              <w:right w:val="single" w:sz="4" w:space="0" w:color="auto"/>
            </w:tcBorders>
            <w:vAlign w:val="center"/>
          </w:tcPr>
          <w:p w14:paraId="6823678B" w14:textId="77777777" w:rsidR="00197D5A" w:rsidRPr="000E47C0" w:rsidRDefault="00197D5A" w:rsidP="006047EC">
            <w:pPr>
              <w:spacing w:before="0" w:after="0"/>
              <w:ind w:firstLine="0"/>
              <w:jc w:val="center"/>
              <w:rPr>
                <w:rFonts w:ascii=".VnTime" w:hAnsi=".VnTime"/>
                <w:szCs w:val="28"/>
              </w:rPr>
            </w:pPr>
            <w:r w:rsidRPr="000E47C0">
              <w:rPr>
                <w:szCs w:val="28"/>
              </w:rPr>
              <w:t>Bố trí nơi làm việc, giảng dạy; Phòng khám Đa khoa</w:t>
            </w:r>
          </w:p>
        </w:tc>
      </w:tr>
      <w:tr w:rsidR="000E47C0" w:rsidRPr="000E47C0" w14:paraId="4CDB5064"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8C9A9D8" w14:textId="77777777" w:rsidR="00197D5A" w:rsidRPr="000E47C0" w:rsidRDefault="00197D5A" w:rsidP="006047EC">
            <w:pPr>
              <w:spacing w:before="0" w:after="0"/>
              <w:ind w:firstLine="0"/>
              <w:jc w:val="center"/>
              <w:rPr>
                <w:rFonts w:ascii=".VnTime" w:hAnsi=".VnTime"/>
                <w:szCs w:val="28"/>
              </w:rPr>
            </w:pPr>
            <w:r w:rsidRPr="000E47C0">
              <w:rPr>
                <w:szCs w:val="28"/>
              </w:rPr>
              <w:t>2</w:t>
            </w:r>
          </w:p>
        </w:tc>
        <w:tc>
          <w:tcPr>
            <w:tcW w:w="2807" w:type="dxa"/>
            <w:tcBorders>
              <w:top w:val="single" w:sz="4" w:space="0" w:color="auto"/>
              <w:left w:val="single" w:sz="4" w:space="0" w:color="auto"/>
              <w:bottom w:val="single" w:sz="4" w:space="0" w:color="auto"/>
              <w:right w:val="single" w:sz="4" w:space="0" w:color="auto"/>
            </w:tcBorders>
            <w:vAlign w:val="center"/>
          </w:tcPr>
          <w:p w14:paraId="2B858449" w14:textId="77777777" w:rsidR="00197D5A" w:rsidRPr="000E47C0" w:rsidRDefault="00197D5A" w:rsidP="006047EC">
            <w:pPr>
              <w:spacing w:before="0" w:after="0"/>
              <w:ind w:firstLine="0"/>
              <w:rPr>
                <w:szCs w:val="28"/>
              </w:rPr>
            </w:pPr>
            <w:r w:rsidRPr="000E47C0">
              <w:rPr>
                <w:szCs w:val="28"/>
              </w:rPr>
              <w:t>Nhà làm việc, giảng dạy số 2 (phía sau)</w:t>
            </w:r>
          </w:p>
        </w:tc>
        <w:tc>
          <w:tcPr>
            <w:tcW w:w="1276" w:type="dxa"/>
            <w:tcBorders>
              <w:top w:val="single" w:sz="4" w:space="0" w:color="auto"/>
              <w:left w:val="single" w:sz="4" w:space="0" w:color="auto"/>
              <w:bottom w:val="single" w:sz="4" w:space="0" w:color="auto"/>
              <w:right w:val="single" w:sz="4" w:space="0" w:color="auto"/>
            </w:tcBorders>
            <w:vAlign w:val="center"/>
          </w:tcPr>
          <w:p w14:paraId="3C309C91"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2FF33B6C" w14:textId="77777777" w:rsidR="00197D5A" w:rsidRPr="000E47C0" w:rsidRDefault="00197D5A" w:rsidP="006047EC">
            <w:pPr>
              <w:spacing w:before="0" w:after="0"/>
              <w:ind w:firstLine="0"/>
              <w:jc w:val="center"/>
              <w:rPr>
                <w:rFonts w:ascii=".VnTime" w:hAnsi=".VnTime"/>
                <w:szCs w:val="28"/>
              </w:rPr>
            </w:pPr>
            <w:r w:rsidRPr="000E47C0">
              <w:rPr>
                <w:szCs w:val="28"/>
              </w:rPr>
              <w:t>324</w:t>
            </w:r>
          </w:p>
        </w:tc>
        <w:tc>
          <w:tcPr>
            <w:tcW w:w="1985" w:type="dxa"/>
            <w:tcBorders>
              <w:top w:val="single" w:sz="4" w:space="0" w:color="auto"/>
              <w:left w:val="single" w:sz="4" w:space="0" w:color="auto"/>
              <w:bottom w:val="single" w:sz="4" w:space="0" w:color="auto"/>
              <w:right w:val="single" w:sz="4" w:space="0" w:color="auto"/>
            </w:tcBorders>
            <w:vAlign w:val="center"/>
          </w:tcPr>
          <w:p w14:paraId="213B626C" w14:textId="77777777" w:rsidR="00197D5A" w:rsidRPr="000E47C0" w:rsidRDefault="00197D5A" w:rsidP="006047EC">
            <w:pPr>
              <w:spacing w:before="0" w:after="0"/>
              <w:ind w:firstLine="0"/>
              <w:jc w:val="center"/>
              <w:rPr>
                <w:rFonts w:ascii=".VnTime" w:hAnsi=".VnTime"/>
                <w:szCs w:val="28"/>
              </w:rPr>
            </w:pPr>
            <w:r w:rsidRPr="000E47C0">
              <w:rPr>
                <w:szCs w:val="28"/>
              </w:rPr>
              <w:t>97</w:t>
            </w:r>
            <w:r w:rsidRPr="000E47C0">
              <w:rPr>
                <w:szCs w:val="28"/>
                <w:lang w:val="vi-VN"/>
              </w:rPr>
              <w:t>2</w:t>
            </w:r>
          </w:p>
        </w:tc>
        <w:tc>
          <w:tcPr>
            <w:tcW w:w="6237" w:type="dxa"/>
            <w:tcBorders>
              <w:top w:val="single" w:sz="4" w:space="0" w:color="auto"/>
              <w:left w:val="single" w:sz="4" w:space="0" w:color="auto"/>
              <w:bottom w:val="single" w:sz="4" w:space="0" w:color="auto"/>
              <w:right w:val="single" w:sz="4" w:space="0" w:color="auto"/>
            </w:tcBorders>
            <w:vAlign w:val="center"/>
          </w:tcPr>
          <w:p w14:paraId="7E3B87F2" w14:textId="77777777" w:rsidR="00197D5A" w:rsidRPr="000E47C0" w:rsidRDefault="00197D5A" w:rsidP="006047EC">
            <w:pPr>
              <w:spacing w:before="0" w:after="0"/>
              <w:ind w:firstLine="0"/>
              <w:jc w:val="center"/>
              <w:rPr>
                <w:szCs w:val="28"/>
              </w:rPr>
            </w:pPr>
            <w:r w:rsidRPr="000E47C0">
              <w:rPr>
                <w:szCs w:val="28"/>
              </w:rPr>
              <w:t>Bố trí nơi làm việc, giảng dạy</w:t>
            </w:r>
          </w:p>
        </w:tc>
      </w:tr>
      <w:tr w:rsidR="000E47C0" w:rsidRPr="000E47C0" w14:paraId="31D4E0DC"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14A7E160"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2807" w:type="dxa"/>
            <w:tcBorders>
              <w:top w:val="single" w:sz="4" w:space="0" w:color="auto"/>
              <w:left w:val="single" w:sz="4" w:space="0" w:color="auto"/>
              <w:bottom w:val="single" w:sz="4" w:space="0" w:color="auto"/>
              <w:right w:val="single" w:sz="4" w:space="0" w:color="auto"/>
            </w:tcBorders>
            <w:vAlign w:val="center"/>
          </w:tcPr>
          <w:p w14:paraId="077DD993" w14:textId="77777777" w:rsidR="00197D5A" w:rsidRPr="000E47C0" w:rsidRDefault="00197D5A" w:rsidP="006047EC">
            <w:pPr>
              <w:spacing w:before="0" w:after="0"/>
              <w:ind w:firstLine="0"/>
              <w:rPr>
                <w:szCs w:val="28"/>
              </w:rPr>
            </w:pPr>
            <w:r w:rsidRPr="000E47C0">
              <w:rPr>
                <w:szCs w:val="28"/>
              </w:rPr>
              <w:t>Nhà làm việc, giảng dạy</w:t>
            </w:r>
          </w:p>
        </w:tc>
        <w:tc>
          <w:tcPr>
            <w:tcW w:w="1276" w:type="dxa"/>
            <w:tcBorders>
              <w:top w:val="single" w:sz="4" w:space="0" w:color="auto"/>
              <w:left w:val="single" w:sz="4" w:space="0" w:color="auto"/>
              <w:bottom w:val="single" w:sz="4" w:space="0" w:color="auto"/>
              <w:right w:val="single" w:sz="4" w:space="0" w:color="auto"/>
            </w:tcBorders>
            <w:vAlign w:val="center"/>
          </w:tcPr>
          <w:p w14:paraId="02108AA3"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4FA34576" w14:textId="77777777" w:rsidR="00197D5A" w:rsidRPr="000E47C0" w:rsidRDefault="00197D5A" w:rsidP="006047EC">
            <w:pPr>
              <w:spacing w:before="0" w:after="0"/>
              <w:ind w:firstLine="0"/>
              <w:jc w:val="center"/>
              <w:rPr>
                <w:rFonts w:ascii=".VnTime" w:hAnsi=".VnTime"/>
                <w:szCs w:val="28"/>
              </w:rPr>
            </w:pPr>
            <w:r w:rsidRPr="000E47C0">
              <w:rPr>
                <w:szCs w:val="28"/>
              </w:rPr>
              <w:t>276</w:t>
            </w:r>
          </w:p>
        </w:tc>
        <w:tc>
          <w:tcPr>
            <w:tcW w:w="1985" w:type="dxa"/>
            <w:tcBorders>
              <w:top w:val="single" w:sz="4" w:space="0" w:color="auto"/>
              <w:left w:val="single" w:sz="4" w:space="0" w:color="auto"/>
              <w:bottom w:val="single" w:sz="4" w:space="0" w:color="auto"/>
              <w:right w:val="single" w:sz="4" w:space="0" w:color="auto"/>
            </w:tcBorders>
            <w:vAlign w:val="center"/>
          </w:tcPr>
          <w:p w14:paraId="45ACAD31" w14:textId="77777777" w:rsidR="00197D5A" w:rsidRPr="000E47C0" w:rsidRDefault="00197D5A" w:rsidP="006047EC">
            <w:pPr>
              <w:spacing w:before="0" w:after="0"/>
              <w:ind w:firstLine="0"/>
              <w:jc w:val="center"/>
              <w:rPr>
                <w:rFonts w:ascii=".VnTime" w:hAnsi=".VnTime"/>
                <w:szCs w:val="28"/>
              </w:rPr>
            </w:pPr>
            <w:r w:rsidRPr="000E47C0">
              <w:rPr>
                <w:szCs w:val="28"/>
              </w:rPr>
              <w:t>828</w:t>
            </w:r>
          </w:p>
        </w:tc>
        <w:tc>
          <w:tcPr>
            <w:tcW w:w="6237" w:type="dxa"/>
            <w:tcBorders>
              <w:top w:val="single" w:sz="4" w:space="0" w:color="auto"/>
              <w:left w:val="single" w:sz="4" w:space="0" w:color="auto"/>
              <w:bottom w:val="single" w:sz="4" w:space="0" w:color="auto"/>
              <w:right w:val="single" w:sz="4" w:space="0" w:color="auto"/>
            </w:tcBorders>
            <w:vAlign w:val="center"/>
          </w:tcPr>
          <w:p w14:paraId="0C7CFBCF" w14:textId="77777777" w:rsidR="00197D5A" w:rsidRPr="000E47C0" w:rsidRDefault="00197D5A" w:rsidP="006047EC">
            <w:pPr>
              <w:spacing w:before="0" w:after="0"/>
              <w:ind w:firstLine="0"/>
              <w:jc w:val="center"/>
              <w:rPr>
                <w:szCs w:val="28"/>
              </w:rPr>
            </w:pPr>
            <w:r w:rsidRPr="000E47C0">
              <w:rPr>
                <w:szCs w:val="28"/>
              </w:rPr>
              <w:t>Bố trí nơi làm việc, giảng dạy</w:t>
            </w:r>
          </w:p>
        </w:tc>
      </w:tr>
      <w:tr w:rsidR="000E47C0" w:rsidRPr="000E47C0" w14:paraId="00D3199A"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4EC3154A" w14:textId="77777777" w:rsidR="00197D5A" w:rsidRPr="000E47C0" w:rsidRDefault="00197D5A" w:rsidP="006047EC">
            <w:pPr>
              <w:spacing w:before="0" w:after="0"/>
              <w:ind w:firstLine="0"/>
              <w:jc w:val="center"/>
              <w:rPr>
                <w:rFonts w:ascii=".VnTime" w:hAnsi=".VnTime"/>
                <w:szCs w:val="28"/>
              </w:rPr>
            </w:pPr>
            <w:r w:rsidRPr="000E47C0">
              <w:rPr>
                <w:szCs w:val="28"/>
              </w:rPr>
              <w:t>4</w:t>
            </w:r>
          </w:p>
        </w:tc>
        <w:tc>
          <w:tcPr>
            <w:tcW w:w="2807" w:type="dxa"/>
            <w:tcBorders>
              <w:top w:val="single" w:sz="4" w:space="0" w:color="auto"/>
              <w:left w:val="single" w:sz="4" w:space="0" w:color="auto"/>
              <w:bottom w:val="single" w:sz="4" w:space="0" w:color="auto"/>
              <w:right w:val="single" w:sz="4" w:space="0" w:color="auto"/>
            </w:tcBorders>
            <w:vAlign w:val="center"/>
          </w:tcPr>
          <w:p w14:paraId="2D1488A8" w14:textId="77777777" w:rsidR="00197D5A" w:rsidRPr="000E47C0" w:rsidRDefault="00197D5A" w:rsidP="006047EC">
            <w:pPr>
              <w:shd w:val="clear" w:color="auto" w:fill="FFFFFF"/>
              <w:spacing w:before="0" w:after="0"/>
              <w:ind w:firstLine="0"/>
              <w:rPr>
                <w:szCs w:val="28"/>
              </w:rPr>
            </w:pPr>
            <w:r w:rsidRPr="000E47C0">
              <w:rPr>
                <w:szCs w:val="28"/>
              </w:rPr>
              <w:t>Nhà kho, ga ra xe</w:t>
            </w:r>
          </w:p>
        </w:tc>
        <w:tc>
          <w:tcPr>
            <w:tcW w:w="1276" w:type="dxa"/>
            <w:tcBorders>
              <w:top w:val="single" w:sz="4" w:space="0" w:color="auto"/>
              <w:left w:val="single" w:sz="4" w:space="0" w:color="auto"/>
              <w:bottom w:val="single" w:sz="4" w:space="0" w:color="auto"/>
              <w:right w:val="single" w:sz="4" w:space="0" w:color="auto"/>
            </w:tcBorders>
            <w:vAlign w:val="center"/>
          </w:tcPr>
          <w:p w14:paraId="07CB6788"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1559" w:type="dxa"/>
            <w:tcBorders>
              <w:top w:val="single" w:sz="4" w:space="0" w:color="auto"/>
              <w:left w:val="single" w:sz="4" w:space="0" w:color="auto"/>
              <w:bottom w:val="single" w:sz="4" w:space="0" w:color="auto"/>
              <w:right w:val="single" w:sz="4" w:space="0" w:color="auto"/>
            </w:tcBorders>
            <w:vAlign w:val="center"/>
          </w:tcPr>
          <w:p w14:paraId="214F7F5C" w14:textId="77777777" w:rsidR="00197D5A" w:rsidRPr="000E47C0" w:rsidRDefault="00197D5A" w:rsidP="006047EC">
            <w:pPr>
              <w:spacing w:before="0" w:after="0"/>
              <w:ind w:firstLine="0"/>
              <w:jc w:val="center"/>
              <w:rPr>
                <w:rFonts w:ascii=".VnTime" w:hAnsi=".VnTime"/>
                <w:szCs w:val="28"/>
              </w:rPr>
            </w:pPr>
            <w:r w:rsidRPr="000E47C0">
              <w:rPr>
                <w:szCs w:val="28"/>
              </w:rPr>
              <w:t>120</w:t>
            </w:r>
          </w:p>
        </w:tc>
        <w:tc>
          <w:tcPr>
            <w:tcW w:w="1985" w:type="dxa"/>
            <w:tcBorders>
              <w:top w:val="single" w:sz="4" w:space="0" w:color="auto"/>
              <w:left w:val="single" w:sz="4" w:space="0" w:color="auto"/>
              <w:bottom w:val="single" w:sz="4" w:space="0" w:color="auto"/>
              <w:right w:val="single" w:sz="4" w:space="0" w:color="auto"/>
            </w:tcBorders>
            <w:vAlign w:val="center"/>
          </w:tcPr>
          <w:p w14:paraId="01D5B3AF" w14:textId="77777777" w:rsidR="00197D5A" w:rsidRPr="000E47C0" w:rsidRDefault="00197D5A" w:rsidP="006047EC">
            <w:pPr>
              <w:spacing w:before="0" w:after="0"/>
              <w:ind w:firstLine="0"/>
              <w:jc w:val="center"/>
              <w:rPr>
                <w:rFonts w:ascii=".VnTime" w:hAnsi=".VnTime"/>
                <w:szCs w:val="28"/>
              </w:rPr>
            </w:pPr>
            <w:r w:rsidRPr="000E47C0">
              <w:rPr>
                <w:szCs w:val="28"/>
              </w:rPr>
              <w:t>120</w:t>
            </w:r>
          </w:p>
        </w:tc>
        <w:tc>
          <w:tcPr>
            <w:tcW w:w="6237" w:type="dxa"/>
            <w:tcBorders>
              <w:top w:val="single" w:sz="4" w:space="0" w:color="auto"/>
              <w:left w:val="single" w:sz="4" w:space="0" w:color="auto"/>
              <w:bottom w:val="single" w:sz="4" w:space="0" w:color="auto"/>
              <w:right w:val="single" w:sz="4" w:space="0" w:color="auto"/>
            </w:tcBorders>
            <w:vAlign w:val="center"/>
          </w:tcPr>
          <w:p w14:paraId="7E5AEA15" w14:textId="77777777" w:rsidR="00197D5A" w:rsidRPr="000E47C0" w:rsidRDefault="00197D5A" w:rsidP="006047EC">
            <w:pPr>
              <w:spacing w:before="0" w:after="0"/>
              <w:ind w:firstLine="0"/>
              <w:jc w:val="center"/>
              <w:rPr>
                <w:szCs w:val="28"/>
              </w:rPr>
            </w:pPr>
            <w:r w:rsidRPr="000E47C0">
              <w:rPr>
                <w:szCs w:val="28"/>
                <w:lang w:val="vi-VN" w:eastAsia="vi-VN"/>
              </w:rPr>
              <w:t>Nhà để xe của viên chức</w:t>
            </w:r>
            <w:r w:rsidRPr="000E47C0">
              <w:rPr>
                <w:szCs w:val="28"/>
                <w:lang w:eastAsia="vi-VN"/>
              </w:rPr>
              <w:t>, kho để đồ</w:t>
            </w:r>
          </w:p>
        </w:tc>
      </w:tr>
      <w:tr w:rsidR="000E47C0" w:rsidRPr="000E47C0" w14:paraId="6B4D06CF"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D89D7A0" w14:textId="77777777" w:rsidR="00197D5A" w:rsidRPr="000E47C0" w:rsidRDefault="00197D5A" w:rsidP="006047EC">
            <w:pPr>
              <w:spacing w:before="0" w:after="0"/>
              <w:ind w:firstLine="0"/>
              <w:jc w:val="center"/>
              <w:rPr>
                <w:rFonts w:ascii=".VnTime" w:hAnsi=".VnTime"/>
                <w:szCs w:val="28"/>
              </w:rPr>
            </w:pPr>
            <w:r w:rsidRPr="000E47C0">
              <w:rPr>
                <w:szCs w:val="28"/>
              </w:rPr>
              <w:t>5</w:t>
            </w:r>
          </w:p>
        </w:tc>
        <w:tc>
          <w:tcPr>
            <w:tcW w:w="2807" w:type="dxa"/>
            <w:tcBorders>
              <w:top w:val="single" w:sz="4" w:space="0" w:color="auto"/>
              <w:left w:val="single" w:sz="4" w:space="0" w:color="auto"/>
              <w:bottom w:val="single" w:sz="4" w:space="0" w:color="auto"/>
              <w:right w:val="single" w:sz="4" w:space="0" w:color="auto"/>
            </w:tcBorders>
            <w:vAlign w:val="center"/>
          </w:tcPr>
          <w:p w14:paraId="6C21F52F" w14:textId="77777777" w:rsidR="00197D5A" w:rsidRPr="000E47C0" w:rsidRDefault="00197D5A" w:rsidP="006047EC">
            <w:pPr>
              <w:shd w:val="clear" w:color="auto" w:fill="FFFFFF"/>
              <w:spacing w:before="0" w:after="0"/>
              <w:ind w:firstLine="0"/>
              <w:rPr>
                <w:szCs w:val="28"/>
              </w:rPr>
            </w:pPr>
            <w:r w:rsidRPr="000E47C0">
              <w:rPr>
                <w:szCs w:val="28"/>
              </w:rPr>
              <w:t>Nhà thuốc Phòng khám Đa khoa</w:t>
            </w:r>
          </w:p>
        </w:tc>
        <w:tc>
          <w:tcPr>
            <w:tcW w:w="1276" w:type="dxa"/>
            <w:tcBorders>
              <w:top w:val="single" w:sz="4" w:space="0" w:color="auto"/>
              <w:left w:val="single" w:sz="4" w:space="0" w:color="auto"/>
              <w:bottom w:val="single" w:sz="4" w:space="0" w:color="auto"/>
              <w:right w:val="single" w:sz="4" w:space="0" w:color="auto"/>
            </w:tcBorders>
            <w:vAlign w:val="center"/>
          </w:tcPr>
          <w:p w14:paraId="6DC7EC21"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1559" w:type="dxa"/>
            <w:tcBorders>
              <w:top w:val="single" w:sz="4" w:space="0" w:color="auto"/>
              <w:left w:val="single" w:sz="4" w:space="0" w:color="auto"/>
              <w:bottom w:val="single" w:sz="4" w:space="0" w:color="auto"/>
              <w:right w:val="single" w:sz="4" w:space="0" w:color="auto"/>
            </w:tcBorders>
            <w:vAlign w:val="center"/>
          </w:tcPr>
          <w:p w14:paraId="29BAA919" w14:textId="77777777" w:rsidR="00197D5A" w:rsidRPr="000E47C0" w:rsidRDefault="00197D5A" w:rsidP="006047EC">
            <w:pPr>
              <w:spacing w:before="0" w:after="0"/>
              <w:ind w:firstLine="0"/>
              <w:jc w:val="center"/>
              <w:rPr>
                <w:rFonts w:ascii=".VnTime" w:hAnsi=".VnTime"/>
                <w:szCs w:val="28"/>
              </w:rPr>
            </w:pPr>
            <w:r w:rsidRPr="000E47C0">
              <w:rPr>
                <w:szCs w:val="28"/>
              </w:rPr>
              <w:t>98</w:t>
            </w:r>
          </w:p>
        </w:tc>
        <w:tc>
          <w:tcPr>
            <w:tcW w:w="1985" w:type="dxa"/>
            <w:tcBorders>
              <w:top w:val="single" w:sz="4" w:space="0" w:color="auto"/>
              <w:left w:val="single" w:sz="4" w:space="0" w:color="auto"/>
              <w:bottom w:val="single" w:sz="4" w:space="0" w:color="auto"/>
              <w:right w:val="single" w:sz="4" w:space="0" w:color="auto"/>
            </w:tcBorders>
            <w:vAlign w:val="center"/>
          </w:tcPr>
          <w:p w14:paraId="78F5E857" w14:textId="77777777" w:rsidR="00197D5A" w:rsidRPr="000E47C0" w:rsidRDefault="00197D5A" w:rsidP="006047EC">
            <w:pPr>
              <w:spacing w:before="0" w:after="0"/>
              <w:ind w:firstLine="0"/>
              <w:jc w:val="center"/>
              <w:rPr>
                <w:rFonts w:ascii=".VnTime" w:hAnsi=".VnTime"/>
                <w:szCs w:val="28"/>
              </w:rPr>
            </w:pPr>
            <w:r w:rsidRPr="000E47C0">
              <w:rPr>
                <w:szCs w:val="28"/>
              </w:rPr>
              <w:t>98</w:t>
            </w:r>
          </w:p>
        </w:tc>
        <w:tc>
          <w:tcPr>
            <w:tcW w:w="6237" w:type="dxa"/>
            <w:tcBorders>
              <w:top w:val="single" w:sz="4" w:space="0" w:color="auto"/>
              <w:left w:val="single" w:sz="4" w:space="0" w:color="auto"/>
              <w:bottom w:val="single" w:sz="4" w:space="0" w:color="auto"/>
              <w:right w:val="single" w:sz="4" w:space="0" w:color="auto"/>
            </w:tcBorders>
            <w:vAlign w:val="center"/>
          </w:tcPr>
          <w:p w14:paraId="0CDF3DA8" w14:textId="77777777" w:rsidR="00197D5A" w:rsidRPr="000E47C0" w:rsidRDefault="00197D5A" w:rsidP="006047EC">
            <w:pPr>
              <w:spacing w:before="0" w:after="0"/>
              <w:ind w:firstLine="0"/>
              <w:jc w:val="center"/>
              <w:rPr>
                <w:szCs w:val="28"/>
              </w:rPr>
            </w:pPr>
            <w:r w:rsidRPr="000E47C0">
              <w:rPr>
                <w:szCs w:val="28"/>
              </w:rPr>
              <w:t>Hoạt động của Nhà thuốc</w:t>
            </w:r>
          </w:p>
        </w:tc>
      </w:tr>
      <w:tr w:rsidR="000E47C0" w:rsidRPr="000E47C0" w14:paraId="04F33F1F"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050B168F" w14:textId="77777777" w:rsidR="00197D5A" w:rsidRPr="000E47C0" w:rsidRDefault="00197D5A" w:rsidP="006047EC">
            <w:pPr>
              <w:spacing w:before="0" w:after="0"/>
              <w:ind w:firstLine="0"/>
              <w:jc w:val="center"/>
              <w:rPr>
                <w:rFonts w:ascii=".VnTime" w:hAnsi=".VnTime"/>
                <w:szCs w:val="28"/>
              </w:rPr>
            </w:pPr>
          </w:p>
        </w:tc>
        <w:tc>
          <w:tcPr>
            <w:tcW w:w="4083" w:type="dxa"/>
            <w:gridSpan w:val="2"/>
            <w:tcBorders>
              <w:top w:val="single" w:sz="4" w:space="0" w:color="auto"/>
              <w:left w:val="single" w:sz="4" w:space="0" w:color="auto"/>
              <w:bottom w:val="single" w:sz="4" w:space="0" w:color="auto"/>
              <w:right w:val="single" w:sz="4" w:space="0" w:color="auto"/>
            </w:tcBorders>
            <w:vAlign w:val="center"/>
          </w:tcPr>
          <w:p w14:paraId="156D1A08" w14:textId="77777777" w:rsidR="00197D5A" w:rsidRPr="000E47C0" w:rsidRDefault="00197D5A" w:rsidP="006047EC">
            <w:pPr>
              <w:spacing w:before="0" w:after="0"/>
              <w:ind w:firstLine="0"/>
              <w:jc w:val="center"/>
              <w:rPr>
                <w:b/>
                <w:szCs w:val="28"/>
                <w:lang w:val="vi-VN"/>
              </w:rPr>
            </w:pPr>
            <w:r w:rsidRPr="000E47C0">
              <w:rPr>
                <w:b/>
                <w:szCs w:val="28"/>
                <w:lang w:val="vi-VN"/>
              </w:rPr>
              <w:t>Tổng cộng</w:t>
            </w:r>
          </w:p>
        </w:tc>
        <w:tc>
          <w:tcPr>
            <w:tcW w:w="1559" w:type="dxa"/>
            <w:tcBorders>
              <w:top w:val="single" w:sz="4" w:space="0" w:color="auto"/>
              <w:left w:val="single" w:sz="4" w:space="0" w:color="auto"/>
              <w:bottom w:val="single" w:sz="4" w:space="0" w:color="auto"/>
              <w:right w:val="single" w:sz="4" w:space="0" w:color="auto"/>
            </w:tcBorders>
            <w:vAlign w:val="center"/>
          </w:tcPr>
          <w:p w14:paraId="158C7395" w14:textId="77777777" w:rsidR="00197D5A" w:rsidRPr="000E47C0" w:rsidRDefault="00197D5A" w:rsidP="006047EC">
            <w:pPr>
              <w:spacing w:before="0" w:after="0"/>
              <w:ind w:firstLine="0"/>
              <w:jc w:val="center"/>
              <w:rPr>
                <w:b/>
                <w:szCs w:val="28"/>
              </w:rPr>
            </w:pPr>
            <w:r w:rsidRPr="000E47C0">
              <w:rPr>
                <w:b/>
                <w:szCs w:val="28"/>
              </w:rPr>
              <w:t>1.094</w:t>
            </w:r>
          </w:p>
        </w:tc>
        <w:tc>
          <w:tcPr>
            <w:tcW w:w="1985" w:type="dxa"/>
            <w:tcBorders>
              <w:top w:val="single" w:sz="4" w:space="0" w:color="auto"/>
              <w:left w:val="single" w:sz="4" w:space="0" w:color="auto"/>
              <w:bottom w:val="single" w:sz="4" w:space="0" w:color="auto"/>
              <w:right w:val="single" w:sz="4" w:space="0" w:color="auto"/>
            </w:tcBorders>
            <w:vAlign w:val="center"/>
          </w:tcPr>
          <w:p w14:paraId="483AEA54"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2</w:t>
            </w:r>
            <w:r w:rsidRPr="000E47C0">
              <w:rPr>
                <w:b/>
                <w:noProof/>
                <w:szCs w:val="28"/>
                <w:lang w:val="vi-VN"/>
              </w:rPr>
              <w:t>.</w:t>
            </w:r>
            <w:r w:rsidRPr="000E47C0">
              <w:rPr>
                <w:b/>
                <w:noProof/>
                <w:szCs w:val="28"/>
              </w:rPr>
              <w:t>846</w:t>
            </w:r>
            <w:r w:rsidRPr="000E47C0">
              <w:rPr>
                <w:b/>
                <w:szCs w:val="28"/>
              </w:rPr>
              <w:fldChar w:fldCharType="end"/>
            </w:r>
          </w:p>
        </w:tc>
        <w:tc>
          <w:tcPr>
            <w:tcW w:w="6237" w:type="dxa"/>
            <w:tcBorders>
              <w:top w:val="single" w:sz="4" w:space="0" w:color="auto"/>
              <w:left w:val="single" w:sz="4" w:space="0" w:color="auto"/>
              <w:bottom w:val="single" w:sz="4" w:space="0" w:color="auto"/>
              <w:right w:val="single" w:sz="4" w:space="0" w:color="auto"/>
            </w:tcBorders>
            <w:vAlign w:val="center"/>
          </w:tcPr>
          <w:p w14:paraId="173C7222" w14:textId="77777777" w:rsidR="00197D5A" w:rsidRPr="000E47C0" w:rsidRDefault="00197D5A" w:rsidP="006047EC">
            <w:pPr>
              <w:spacing w:before="0" w:after="0"/>
              <w:ind w:firstLine="0"/>
              <w:jc w:val="center"/>
              <w:rPr>
                <w:szCs w:val="28"/>
              </w:rPr>
            </w:pPr>
          </w:p>
        </w:tc>
      </w:tr>
    </w:tbl>
    <w:p w14:paraId="02C947A8" w14:textId="4641EAE9" w:rsidR="00197D5A" w:rsidRPr="000E47C0" w:rsidRDefault="00197D5A" w:rsidP="00197D5A">
      <w:pPr>
        <w:rPr>
          <w:b/>
          <w:i/>
        </w:rPr>
      </w:pPr>
      <w:r w:rsidRPr="000E47C0">
        <w:rPr>
          <w:b/>
          <w:szCs w:val="28"/>
          <w:lang w:val="vi-VN"/>
        </w:rPr>
        <w:t>d) Cơ sở 4: Khoa Kỹ thuật - Công nghệ và Đào tạo – Sát hạch lái xe</w:t>
      </w:r>
    </w:p>
    <w:tbl>
      <w:tblPr>
        <w:tblStyle w:val="TableGrid1"/>
        <w:tblW w:w="14596" w:type="dxa"/>
        <w:tblLook w:val="04A0" w:firstRow="1" w:lastRow="0" w:firstColumn="1" w:lastColumn="0" w:noHBand="0" w:noVBand="1"/>
      </w:tblPr>
      <w:tblGrid>
        <w:gridCol w:w="590"/>
        <w:gridCol w:w="2807"/>
        <w:gridCol w:w="1418"/>
        <w:gridCol w:w="1559"/>
        <w:gridCol w:w="1985"/>
        <w:gridCol w:w="6237"/>
      </w:tblGrid>
      <w:tr w:rsidR="000E47C0" w:rsidRPr="000E47C0" w14:paraId="5D710753" w14:textId="77777777" w:rsidTr="006047EC">
        <w:trPr>
          <w:tblHeader/>
        </w:trPr>
        <w:tc>
          <w:tcPr>
            <w:tcW w:w="590" w:type="dxa"/>
            <w:vAlign w:val="center"/>
          </w:tcPr>
          <w:p w14:paraId="7ECE9EC4" w14:textId="77777777" w:rsidR="00197D5A" w:rsidRPr="000E47C0" w:rsidRDefault="00197D5A" w:rsidP="006047EC">
            <w:pPr>
              <w:spacing w:before="0" w:after="0"/>
              <w:ind w:firstLine="0"/>
              <w:jc w:val="center"/>
              <w:rPr>
                <w:b/>
                <w:szCs w:val="28"/>
                <w:lang w:eastAsia="vi-VN"/>
              </w:rPr>
            </w:pPr>
            <w:r w:rsidRPr="000E47C0">
              <w:rPr>
                <w:b/>
                <w:szCs w:val="28"/>
                <w:lang w:eastAsia="vi-VN"/>
              </w:rPr>
              <w:t>TT</w:t>
            </w:r>
          </w:p>
        </w:tc>
        <w:tc>
          <w:tcPr>
            <w:tcW w:w="2807" w:type="dxa"/>
            <w:vAlign w:val="center"/>
          </w:tcPr>
          <w:p w14:paraId="57ADC1E3" w14:textId="77777777" w:rsidR="00197D5A" w:rsidRPr="000E47C0" w:rsidRDefault="00197D5A" w:rsidP="006047EC">
            <w:pPr>
              <w:spacing w:before="0" w:after="0"/>
              <w:ind w:firstLine="0"/>
              <w:jc w:val="center"/>
              <w:rPr>
                <w:b/>
                <w:szCs w:val="28"/>
                <w:lang w:eastAsia="vi-VN"/>
              </w:rPr>
            </w:pPr>
            <w:r w:rsidRPr="000E47C0">
              <w:rPr>
                <w:b/>
                <w:szCs w:val="28"/>
                <w:lang w:eastAsia="vi-VN"/>
              </w:rPr>
              <w:t>Hạng mục</w:t>
            </w:r>
          </w:p>
        </w:tc>
        <w:tc>
          <w:tcPr>
            <w:tcW w:w="1418" w:type="dxa"/>
            <w:vAlign w:val="center"/>
          </w:tcPr>
          <w:p w14:paraId="3FF3F59C" w14:textId="77777777" w:rsidR="00197D5A" w:rsidRPr="000E47C0" w:rsidRDefault="00197D5A" w:rsidP="006047EC">
            <w:pPr>
              <w:spacing w:before="0" w:after="0"/>
              <w:ind w:firstLine="0"/>
              <w:jc w:val="center"/>
              <w:rPr>
                <w:b/>
                <w:szCs w:val="28"/>
                <w:lang w:eastAsia="vi-VN"/>
              </w:rPr>
            </w:pPr>
            <w:r w:rsidRPr="000E47C0">
              <w:rPr>
                <w:b/>
                <w:szCs w:val="28"/>
                <w:lang w:eastAsia="vi-VN"/>
              </w:rPr>
              <w:t>Quy mô (tầng)</w:t>
            </w:r>
          </w:p>
        </w:tc>
        <w:tc>
          <w:tcPr>
            <w:tcW w:w="1559" w:type="dxa"/>
            <w:vAlign w:val="center"/>
          </w:tcPr>
          <w:p w14:paraId="0D223AD7"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đất sử dụng (</w:t>
            </w:r>
            <w:r w:rsidRPr="000E47C0">
              <w:rPr>
                <w:b/>
                <w:szCs w:val="28"/>
                <w:lang w:val="vi-VN" w:eastAsia="vi-VN"/>
              </w:rPr>
              <w:t>m</w:t>
            </w:r>
            <w:r w:rsidRPr="000E47C0">
              <w:rPr>
                <w:b/>
                <w:szCs w:val="28"/>
                <w:vertAlign w:val="superscript"/>
                <w:lang w:val="vi-VN" w:eastAsia="vi-VN"/>
              </w:rPr>
              <w:t>2</w:t>
            </w:r>
            <w:r w:rsidRPr="000E47C0">
              <w:rPr>
                <w:b/>
                <w:szCs w:val="28"/>
                <w:lang w:val="vi-VN" w:eastAsia="vi-VN"/>
              </w:rPr>
              <w:t>)</w:t>
            </w:r>
          </w:p>
        </w:tc>
        <w:tc>
          <w:tcPr>
            <w:tcW w:w="1985" w:type="dxa"/>
            <w:vAlign w:val="center"/>
          </w:tcPr>
          <w:p w14:paraId="7538036C"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sàn</w:t>
            </w:r>
            <w:r w:rsidRPr="000E47C0">
              <w:rPr>
                <w:b/>
                <w:szCs w:val="28"/>
                <w:lang w:val="vi-VN" w:eastAsia="vi-VN"/>
              </w:rPr>
              <w:t xml:space="preserve"> </w:t>
            </w:r>
            <w:r w:rsidRPr="000E47C0">
              <w:rPr>
                <w:b/>
                <w:szCs w:val="28"/>
                <w:lang w:eastAsia="vi-VN"/>
              </w:rPr>
              <w:t>(</w:t>
            </w:r>
            <w:r w:rsidRPr="000E47C0">
              <w:rPr>
                <w:b/>
                <w:szCs w:val="28"/>
                <w:lang w:val="vi-VN" w:eastAsia="vi-VN"/>
              </w:rPr>
              <w:t>m</w:t>
            </w:r>
            <w:r w:rsidRPr="000E47C0">
              <w:rPr>
                <w:b/>
                <w:szCs w:val="28"/>
                <w:vertAlign w:val="superscript"/>
                <w:lang w:val="vi-VN" w:eastAsia="vi-VN"/>
              </w:rPr>
              <w:t>2</w:t>
            </w:r>
            <w:r w:rsidRPr="000E47C0">
              <w:rPr>
                <w:b/>
                <w:szCs w:val="28"/>
                <w:lang w:eastAsia="vi-VN"/>
              </w:rPr>
              <w:t>)</w:t>
            </w:r>
          </w:p>
        </w:tc>
        <w:tc>
          <w:tcPr>
            <w:tcW w:w="6237" w:type="dxa"/>
            <w:vAlign w:val="center"/>
          </w:tcPr>
          <w:p w14:paraId="00E844B8" w14:textId="77777777" w:rsidR="00197D5A" w:rsidRPr="000E47C0" w:rsidRDefault="00197D5A" w:rsidP="006047EC">
            <w:pPr>
              <w:spacing w:before="0" w:after="0"/>
              <w:ind w:firstLine="0"/>
              <w:jc w:val="center"/>
              <w:rPr>
                <w:b/>
                <w:szCs w:val="28"/>
                <w:lang w:val="vi-VN" w:eastAsia="vi-VN"/>
              </w:rPr>
            </w:pPr>
            <w:r w:rsidRPr="000E47C0">
              <w:rPr>
                <w:b/>
                <w:szCs w:val="28"/>
                <w:lang w:eastAsia="vi-VN"/>
              </w:rPr>
              <w:t>Hiện trạng</w:t>
            </w:r>
            <w:r w:rsidRPr="000E47C0">
              <w:rPr>
                <w:b/>
                <w:szCs w:val="28"/>
                <w:lang w:val="vi-VN" w:eastAsia="vi-VN"/>
              </w:rPr>
              <w:t>, mục đích</w:t>
            </w:r>
          </w:p>
          <w:p w14:paraId="69A0EB55" w14:textId="77777777" w:rsidR="00197D5A" w:rsidRPr="000E47C0" w:rsidRDefault="00197D5A" w:rsidP="006047EC">
            <w:pPr>
              <w:spacing w:before="0" w:after="0"/>
              <w:ind w:firstLine="0"/>
              <w:jc w:val="center"/>
              <w:rPr>
                <w:b/>
                <w:szCs w:val="28"/>
                <w:lang w:eastAsia="vi-VN"/>
              </w:rPr>
            </w:pPr>
            <w:r w:rsidRPr="000E47C0">
              <w:rPr>
                <w:b/>
                <w:szCs w:val="28"/>
                <w:lang w:eastAsia="vi-VN"/>
              </w:rPr>
              <w:t xml:space="preserve"> sử dụng</w:t>
            </w:r>
          </w:p>
        </w:tc>
      </w:tr>
      <w:tr w:rsidR="000E47C0" w:rsidRPr="000E47C0" w14:paraId="19191C1B" w14:textId="77777777" w:rsidTr="006047EC">
        <w:tc>
          <w:tcPr>
            <w:tcW w:w="590" w:type="dxa"/>
            <w:vAlign w:val="center"/>
          </w:tcPr>
          <w:p w14:paraId="5432F296"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807" w:type="dxa"/>
            <w:vAlign w:val="center"/>
          </w:tcPr>
          <w:p w14:paraId="419152DD" w14:textId="77777777" w:rsidR="00197D5A" w:rsidRPr="000E47C0" w:rsidRDefault="00197D5A" w:rsidP="006047EC">
            <w:pPr>
              <w:spacing w:before="0" w:after="0"/>
              <w:ind w:firstLine="0"/>
              <w:rPr>
                <w:szCs w:val="28"/>
                <w:lang w:val="vi-VN" w:eastAsia="vi-VN"/>
              </w:rPr>
            </w:pPr>
            <w:r w:rsidRPr="000E47C0">
              <w:rPr>
                <w:szCs w:val="28"/>
                <w:lang w:val="vi-VN" w:eastAsia="vi-VN"/>
              </w:rPr>
              <w:t>Nhà hiệu bộ</w:t>
            </w:r>
          </w:p>
        </w:tc>
        <w:tc>
          <w:tcPr>
            <w:tcW w:w="1418" w:type="dxa"/>
            <w:vAlign w:val="center"/>
          </w:tcPr>
          <w:p w14:paraId="7F24B11D" w14:textId="77777777" w:rsidR="00197D5A" w:rsidRPr="000E47C0" w:rsidRDefault="00197D5A" w:rsidP="006047EC">
            <w:pPr>
              <w:spacing w:before="0" w:after="0"/>
              <w:ind w:firstLine="0"/>
              <w:jc w:val="center"/>
              <w:rPr>
                <w:szCs w:val="28"/>
                <w:lang w:eastAsia="vi-VN"/>
              </w:rPr>
            </w:pPr>
            <w:r w:rsidRPr="000E47C0">
              <w:rPr>
                <w:szCs w:val="28"/>
                <w:lang w:eastAsia="vi-VN"/>
              </w:rPr>
              <w:t>3</w:t>
            </w:r>
          </w:p>
        </w:tc>
        <w:tc>
          <w:tcPr>
            <w:tcW w:w="1559" w:type="dxa"/>
            <w:vAlign w:val="center"/>
          </w:tcPr>
          <w:p w14:paraId="3DAB94A7" w14:textId="77777777" w:rsidR="00197D5A" w:rsidRPr="000E47C0" w:rsidRDefault="00197D5A" w:rsidP="006047EC">
            <w:pPr>
              <w:spacing w:before="0" w:after="0"/>
              <w:ind w:firstLine="0"/>
              <w:jc w:val="center"/>
              <w:rPr>
                <w:szCs w:val="28"/>
                <w:lang w:eastAsia="vi-VN"/>
              </w:rPr>
            </w:pPr>
            <w:r w:rsidRPr="000E47C0">
              <w:rPr>
                <w:szCs w:val="28"/>
                <w:lang w:eastAsia="vi-VN"/>
              </w:rPr>
              <w:t>484</w:t>
            </w:r>
          </w:p>
        </w:tc>
        <w:tc>
          <w:tcPr>
            <w:tcW w:w="1985" w:type="dxa"/>
            <w:vAlign w:val="center"/>
          </w:tcPr>
          <w:p w14:paraId="7A72B2E4" w14:textId="77777777" w:rsidR="00197D5A" w:rsidRPr="000E47C0" w:rsidRDefault="00197D5A" w:rsidP="006047EC">
            <w:pPr>
              <w:spacing w:before="0" w:after="0"/>
              <w:ind w:firstLine="0"/>
              <w:jc w:val="center"/>
              <w:rPr>
                <w:szCs w:val="28"/>
                <w:lang w:eastAsia="vi-VN"/>
              </w:rPr>
            </w:pPr>
            <w:r w:rsidRPr="000E47C0">
              <w:rPr>
                <w:szCs w:val="28"/>
                <w:lang w:eastAsia="vi-VN"/>
              </w:rPr>
              <w:t>145</w:t>
            </w:r>
            <w:r w:rsidRPr="000E47C0">
              <w:rPr>
                <w:szCs w:val="28"/>
                <w:lang w:val="vi-VN" w:eastAsia="vi-VN"/>
              </w:rPr>
              <w:t>2</w:t>
            </w:r>
          </w:p>
        </w:tc>
        <w:tc>
          <w:tcPr>
            <w:tcW w:w="6237" w:type="dxa"/>
            <w:vAlign w:val="center"/>
          </w:tcPr>
          <w:p w14:paraId="1D45C812"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 xml:space="preserve">Bố trí nơi làm việc của </w:t>
            </w:r>
            <w:r w:rsidRPr="000E47C0">
              <w:rPr>
                <w:szCs w:val="28"/>
                <w:lang w:eastAsia="vi-VN"/>
              </w:rPr>
              <w:t>k</w:t>
            </w:r>
            <w:r w:rsidRPr="000E47C0">
              <w:rPr>
                <w:szCs w:val="28"/>
                <w:lang w:val="vi-VN" w:eastAsia="vi-VN"/>
              </w:rPr>
              <w:t xml:space="preserve">hoa </w:t>
            </w:r>
            <w:r w:rsidRPr="000E47C0">
              <w:rPr>
                <w:szCs w:val="28"/>
                <w:lang w:eastAsia="vi-VN"/>
              </w:rPr>
              <w:t>Kỹ thuật và Công nghệ, phòng Khởi nghiệp và Hỗ trợ doanh nghiệp;</w:t>
            </w:r>
            <w:r w:rsidRPr="000E47C0">
              <w:rPr>
                <w:szCs w:val="28"/>
                <w:lang w:val="vi-VN" w:eastAsia="vi-VN"/>
              </w:rPr>
              <w:t xml:space="preserve"> </w:t>
            </w:r>
            <w:r w:rsidRPr="000E47C0">
              <w:rPr>
                <w:szCs w:val="28"/>
                <w:lang w:eastAsia="vi-VN"/>
              </w:rPr>
              <w:t>khoa Đào tạo và Sát hạch lái xe</w:t>
            </w:r>
          </w:p>
        </w:tc>
      </w:tr>
      <w:tr w:rsidR="000E47C0" w:rsidRPr="000E47C0" w14:paraId="707564A5" w14:textId="77777777" w:rsidTr="006047EC">
        <w:tc>
          <w:tcPr>
            <w:tcW w:w="590" w:type="dxa"/>
            <w:vAlign w:val="center"/>
          </w:tcPr>
          <w:p w14:paraId="7357E8CF"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2</w:t>
            </w:r>
          </w:p>
        </w:tc>
        <w:tc>
          <w:tcPr>
            <w:tcW w:w="2807" w:type="dxa"/>
            <w:vAlign w:val="center"/>
          </w:tcPr>
          <w:p w14:paraId="0E8B4576" w14:textId="77777777" w:rsidR="00197D5A" w:rsidRPr="000E47C0" w:rsidRDefault="00197D5A" w:rsidP="006047EC">
            <w:pPr>
              <w:spacing w:before="0" w:after="0"/>
              <w:ind w:firstLine="0"/>
              <w:rPr>
                <w:szCs w:val="28"/>
                <w:lang w:val="vi-VN" w:eastAsia="vi-VN"/>
              </w:rPr>
            </w:pPr>
            <w:r w:rsidRPr="000E47C0">
              <w:rPr>
                <w:szCs w:val="28"/>
                <w:lang w:val="vi-VN" w:eastAsia="vi-VN"/>
              </w:rPr>
              <w:t>Nhà học lý thuyết</w:t>
            </w:r>
          </w:p>
        </w:tc>
        <w:tc>
          <w:tcPr>
            <w:tcW w:w="1418" w:type="dxa"/>
            <w:vAlign w:val="center"/>
          </w:tcPr>
          <w:p w14:paraId="0FF487E0"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1559" w:type="dxa"/>
            <w:vAlign w:val="center"/>
          </w:tcPr>
          <w:p w14:paraId="330D653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436</w:t>
            </w:r>
          </w:p>
        </w:tc>
        <w:tc>
          <w:tcPr>
            <w:tcW w:w="1985" w:type="dxa"/>
            <w:vAlign w:val="center"/>
          </w:tcPr>
          <w:p w14:paraId="23F06B03"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1.310</w:t>
            </w:r>
          </w:p>
        </w:tc>
        <w:tc>
          <w:tcPr>
            <w:tcW w:w="6237" w:type="dxa"/>
            <w:vAlign w:val="center"/>
          </w:tcPr>
          <w:p w14:paraId="594613E0"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Bố trí nơi học tập của HSSV</w:t>
            </w:r>
          </w:p>
        </w:tc>
      </w:tr>
      <w:tr w:rsidR="000E47C0" w:rsidRPr="000E47C0" w14:paraId="537F1000" w14:textId="77777777" w:rsidTr="006047EC">
        <w:tc>
          <w:tcPr>
            <w:tcW w:w="590" w:type="dxa"/>
            <w:vAlign w:val="center"/>
          </w:tcPr>
          <w:p w14:paraId="62A2F9D6"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2807" w:type="dxa"/>
            <w:vAlign w:val="center"/>
          </w:tcPr>
          <w:p w14:paraId="2157762A" w14:textId="77777777" w:rsidR="00197D5A" w:rsidRPr="000E47C0" w:rsidRDefault="00197D5A" w:rsidP="006047EC">
            <w:pPr>
              <w:spacing w:before="0" w:after="0"/>
              <w:ind w:firstLine="0"/>
              <w:rPr>
                <w:szCs w:val="28"/>
                <w:lang w:val="vi-VN" w:eastAsia="vi-VN"/>
              </w:rPr>
            </w:pPr>
            <w:r w:rsidRPr="000E47C0">
              <w:rPr>
                <w:szCs w:val="28"/>
                <w:lang w:val="vi-VN" w:eastAsia="vi-VN"/>
              </w:rPr>
              <w:t>Nhà xưởng thực hành Điện</w:t>
            </w:r>
          </w:p>
        </w:tc>
        <w:tc>
          <w:tcPr>
            <w:tcW w:w="1418" w:type="dxa"/>
            <w:vAlign w:val="center"/>
          </w:tcPr>
          <w:p w14:paraId="335CE08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0D1F836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1985" w:type="dxa"/>
            <w:vAlign w:val="center"/>
          </w:tcPr>
          <w:p w14:paraId="0CFFC0E9"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6237" w:type="dxa"/>
            <w:vAlign w:val="center"/>
          </w:tcPr>
          <w:p w14:paraId="4A98659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 xml:space="preserve">các ngành, </w:t>
            </w:r>
            <w:r w:rsidRPr="000E47C0">
              <w:rPr>
                <w:szCs w:val="28"/>
                <w:lang w:val="vi-VN" w:eastAsia="vi-VN"/>
              </w:rPr>
              <w:t xml:space="preserve">nghề </w:t>
            </w:r>
            <w:r w:rsidRPr="000E47C0">
              <w:rPr>
                <w:szCs w:val="28"/>
                <w:lang w:eastAsia="vi-VN"/>
              </w:rPr>
              <w:t>lĩnh vực đ</w:t>
            </w:r>
            <w:r w:rsidRPr="000E47C0">
              <w:rPr>
                <w:szCs w:val="28"/>
                <w:lang w:val="vi-VN" w:eastAsia="vi-VN"/>
              </w:rPr>
              <w:t>iện</w:t>
            </w:r>
          </w:p>
        </w:tc>
      </w:tr>
      <w:tr w:rsidR="000E47C0" w:rsidRPr="000E47C0" w14:paraId="655BC1A6" w14:textId="77777777" w:rsidTr="006047EC">
        <w:tc>
          <w:tcPr>
            <w:tcW w:w="590" w:type="dxa"/>
            <w:vAlign w:val="center"/>
          </w:tcPr>
          <w:p w14:paraId="4C95B348" w14:textId="77777777" w:rsidR="00197D5A" w:rsidRPr="000E47C0" w:rsidRDefault="00197D5A" w:rsidP="006047EC">
            <w:pPr>
              <w:spacing w:before="0" w:after="0"/>
              <w:ind w:firstLine="0"/>
              <w:jc w:val="center"/>
              <w:rPr>
                <w:szCs w:val="28"/>
                <w:lang w:eastAsia="vi-VN"/>
              </w:rPr>
            </w:pPr>
            <w:r w:rsidRPr="000E47C0">
              <w:rPr>
                <w:szCs w:val="28"/>
                <w:lang w:val="vi-VN" w:eastAsia="vi-VN"/>
              </w:rPr>
              <w:t>4</w:t>
            </w:r>
          </w:p>
        </w:tc>
        <w:tc>
          <w:tcPr>
            <w:tcW w:w="2807" w:type="dxa"/>
            <w:vAlign w:val="center"/>
          </w:tcPr>
          <w:p w14:paraId="260B9E7C" w14:textId="77777777" w:rsidR="00197D5A" w:rsidRPr="000E47C0" w:rsidRDefault="00197D5A" w:rsidP="006047EC">
            <w:pPr>
              <w:spacing w:before="0" w:after="0"/>
              <w:ind w:firstLine="0"/>
              <w:rPr>
                <w:szCs w:val="28"/>
                <w:lang w:val="vi-VN" w:eastAsia="vi-VN"/>
              </w:rPr>
            </w:pPr>
            <w:r w:rsidRPr="000E47C0">
              <w:rPr>
                <w:szCs w:val="28"/>
                <w:lang w:val="vi-VN" w:eastAsia="vi-VN"/>
              </w:rPr>
              <w:t>Nhà xưởng thực hành Cơ khí</w:t>
            </w:r>
          </w:p>
        </w:tc>
        <w:tc>
          <w:tcPr>
            <w:tcW w:w="1418" w:type="dxa"/>
            <w:vAlign w:val="center"/>
          </w:tcPr>
          <w:p w14:paraId="26CBBFE8"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718DFE58"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1985" w:type="dxa"/>
            <w:vAlign w:val="center"/>
          </w:tcPr>
          <w:p w14:paraId="6F6378B7"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6237" w:type="dxa"/>
            <w:vAlign w:val="center"/>
          </w:tcPr>
          <w:p w14:paraId="561B035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 xml:space="preserve">các ngành, </w:t>
            </w:r>
            <w:r w:rsidRPr="000E47C0">
              <w:rPr>
                <w:szCs w:val="28"/>
                <w:lang w:val="vi-VN" w:eastAsia="vi-VN"/>
              </w:rPr>
              <w:t xml:space="preserve">nghề </w:t>
            </w:r>
            <w:r w:rsidRPr="000E47C0">
              <w:rPr>
                <w:szCs w:val="28"/>
                <w:lang w:eastAsia="vi-VN"/>
              </w:rPr>
              <w:t>lĩnh vực c</w:t>
            </w:r>
            <w:r w:rsidRPr="000E47C0">
              <w:rPr>
                <w:szCs w:val="28"/>
                <w:lang w:val="vi-VN" w:eastAsia="vi-VN"/>
              </w:rPr>
              <w:t>ơ khí</w:t>
            </w:r>
          </w:p>
        </w:tc>
      </w:tr>
      <w:tr w:rsidR="000E47C0" w:rsidRPr="000E47C0" w14:paraId="475AE30C" w14:textId="77777777" w:rsidTr="006047EC">
        <w:tc>
          <w:tcPr>
            <w:tcW w:w="590" w:type="dxa"/>
            <w:vAlign w:val="center"/>
          </w:tcPr>
          <w:p w14:paraId="0C20DB1E" w14:textId="77777777" w:rsidR="00197D5A" w:rsidRPr="000E47C0" w:rsidRDefault="00197D5A" w:rsidP="006047EC">
            <w:pPr>
              <w:spacing w:before="0" w:after="0"/>
              <w:ind w:firstLine="0"/>
              <w:jc w:val="center"/>
              <w:rPr>
                <w:szCs w:val="28"/>
                <w:lang w:eastAsia="vi-VN"/>
              </w:rPr>
            </w:pPr>
            <w:r w:rsidRPr="000E47C0">
              <w:rPr>
                <w:szCs w:val="28"/>
                <w:lang w:val="vi-VN" w:eastAsia="vi-VN"/>
              </w:rPr>
              <w:t>5</w:t>
            </w:r>
          </w:p>
        </w:tc>
        <w:tc>
          <w:tcPr>
            <w:tcW w:w="2807" w:type="dxa"/>
            <w:vAlign w:val="center"/>
          </w:tcPr>
          <w:p w14:paraId="6382D142"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Nhà xưởng thực hành Động lực</w:t>
            </w:r>
            <w:r w:rsidRPr="000E47C0">
              <w:rPr>
                <w:szCs w:val="28"/>
                <w:lang w:eastAsia="vi-VN"/>
              </w:rPr>
              <w:t xml:space="preserve"> (</w:t>
            </w:r>
            <w:r w:rsidRPr="000E47C0">
              <w:rPr>
                <w:szCs w:val="28"/>
                <w:lang w:val="vi-VN" w:eastAsia="vi-VN"/>
              </w:rPr>
              <w:t xml:space="preserve">nhà </w:t>
            </w:r>
            <w:r w:rsidRPr="000E47C0">
              <w:rPr>
                <w:szCs w:val="28"/>
                <w:lang w:eastAsia="vi-VN"/>
              </w:rPr>
              <w:t>thép tiền chế</w:t>
            </w:r>
            <w:r w:rsidRPr="000E47C0">
              <w:rPr>
                <w:szCs w:val="28"/>
                <w:lang w:val="vi-VN" w:eastAsia="vi-VN"/>
              </w:rPr>
              <w:t xml:space="preserve"> lắp ghép</w:t>
            </w:r>
            <w:r w:rsidRPr="000E47C0">
              <w:rPr>
                <w:szCs w:val="28"/>
                <w:lang w:eastAsia="vi-VN"/>
              </w:rPr>
              <w:t>)</w:t>
            </w:r>
          </w:p>
        </w:tc>
        <w:tc>
          <w:tcPr>
            <w:tcW w:w="1418" w:type="dxa"/>
            <w:vAlign w:val="center"/>
          </w:tcPr>
          <w:p w14:paraId="2CA2B622"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7931F211"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1985" w:type="dxa"/>
            <w:vAlign w:val="center"/>
          </w:tcPr>
          <w:p w14:paraId="0C206D77"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6237" w:type="dxa"/>
            <w:vAlign w:val="center"/>
          </w:tcPr>
          <w:p w14:paraId="5314284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Động lực, ngành, nghề Công nghệ ô tô</w:t>
            </w:r>
          </w:p>
        </w:tc>
      </w:tr>
      <w:tr w:rsidR="000E47C0" w:rsidRPr="000E47C0" w14:paraId="2D00AD77" w14:textId="77777777" w:rsidTr="006047EC">
        <w:tc>
          <w:tcPr>
            <w:tcW w:w="590" w:type="dxa"/>
            <w:vAlign w:val="center"/>
          </w:tcPr>
          <w:p w14:paraId="04C50B5F" w14:textId="77777777" w:rsidR="00197D5A" w:rsidRPr="000E47C0" w:rsidRDefault="00197D5A" w:rsidP="006047EC">
            <w:pPr>
              <w:spacing w:before="0" w:after="0"/>
              <w:ind w:firstLine="0"/>
              <w:jc w:val="center"/>
              <w:rPr>
                <w:szCs w:val="28"/>
                <w:lang w:eastAsia="vi-VN"/>
              </w:rPr>
            </w:pPr>
            <w:r w:rsidRPr="000E47C0">
              <w:rPr>
                <w:szCs w:val="28"/>
                <w:lang w:val="vi-VN" w:eastAsia="vi-VN"/>
              </w:rPr>
              <w:t>6</w:t>
            </w:r>
          </w:p>
        </w:tc>
        <w:tc>
          <w:tcPr>
            <w:tcW w:w="2807" w:type="dxa"/>
            <w:vAlign w:val="center"/>
          </w:tcPr>
          <w:p w14:paraId="1651DDFB"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thực hành may</w:t>
            </w:r>
            <w:r w:rsidRPr="000E47C0">
              <w:rPr>
                <w:szCs w:val="28"/>
                <w:lang w:eastAsia="vi-VN"/>
              </w:rPr>
              <w:t xml:space="preserve"> (</w:t>
            </w:r>
            <w:r w:rsidRPr="000E47C0">
              <w:rPr>
                <w:szCs w:val="28"/>
                <w:lang w:val="vi-VN" w:eastAsia="vi-VN"/>
              </w:rPr>
              <w:t>nhà khung sắt lắp ghép</w:t>
            </w:r>
            <w:r w:rsidRPr="000E47C0">
              <w:rPr>
                <w:szCs w:val="28"/>
                <w:lang w:eastAsia="vi-VN"/>
              </w:rPr>
              <w:t>)</w:t>
            </w:r>
          </w:p>
        </w:tc>
        <w:tc>
          <w:tcPr>
            <w:tcW w:w="1418" w:type="dxa"/>
            <w:vAlign w:val="center"/>
          </w:tcPr>
          <w:p w14:paraId="5DBDAEF0"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50ED1556"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1985" w:type="dxa"/>
            <w:vAlign w:val="center"/>
          </w:tcPr>
          <w:p w14:paraId="32587084"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6237" w:type="dxa"/>
            <w:vAlign w:val="center"/>
          </w:tcPr>
          <w:p w14:paraId="05E13D7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nghề May</w:t>
            </w:r>
          </w:p>
        </w:tc>
      </w:tr>
      <w:tr w:rsidR="000E47C0" w:rsidRPr="000E47C0" w14:paraId="77FE39E1" w14:textId="77777777" w:rsidTr="006047EC">
        <w:tc>
          <w:tcPr>
            <w:tcW w:w="590" w:type="dxa"/>
            <w:vAlign w:val="center"/>
          </w:tcPr>
          <w:p w14:paraId="0E0B8BE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7</w:t>
            </w:r>
          </w:p>
        </w:tc>
        <w:tc>
          <w:tcPr>
            <w:tcW w:w="2807" w:type="dxa"/>
            <w:vAlign w:val="center"/>
          </w:tcPr>
          <w:p w14:paraId="6C02859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sơn</w:t>
            </w:r>
          </w:p>
        </w:tc>
        <w:tc>
          <w:tcPr>
            <w:tcW w:w="1418" w:type="dxa"/>
            <w:vAlign w:val="center"/>
          </w:tcPr>
          <w:p w14:paraId="37CCC56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5BEEE4B" w14:textId="77777777" w:rsidR="00197D5A" w:rsidRPr="000E47C0" w:rsidRDefault="00197D5A" w:rsidP="006047EC">
            <w:pPr>
              <w:spacing w:before="0" w:after="0"/>
              <w:ind w:firstLine="0"/>
              <w:jc w:val="center"/>
              <w:rPr>
                <w:szCs w:val="28"/>
                <w:lang w:eastAsia="vi-VN"/>
              </w:rPr>
            </w:pPr>
            <w:r w:rsidRPr="000E47C0">
              <w:rPr>
                <w:szCs w:val="28"/>
                <w:lang w:eastAsia="vi-VN"/>
              </w:rPr>
              <w:t>164</w:t>
            </w:r>
          </w:p>
        </w:tc>
        <w:tc>
          <w:tcPr>
            <w:tcW w:w="1985" w:type="dxa"/>
            <w:vAlign w:val="center"/>
          </w:tcPr>
          <w:p w14:paraId="48C88B36" w14:textId="77777777" w:rsidR="00197D5A" w:rsidRPr="000E47C0" w:rsidRDefault="00197D5A" w:rsidP="006047EC">
            <w:pPr>
              <w:spacing w:before="0" w:after="0"/>
              <w:ind w:firstLine="0"/>
              <w:jc w:val="center"/>
              <w:rPr>
                <w:szCs w:val="28"/>
                <w:lang w:eastAsia="vi-VN"/>
              </w:rPr>
            </w:pPr>
            <w:r w:rsidRPr="000E47C0">
              <w:rPr>
                <w:szCs w:val="28"/>
                <w:lang w:eastAsia="vi-VN"/>
              </w:rPr>
              <w:t>164</w:t>
            </w:r>
          </w:p>
        </w:tc>
        <w:tc>
          <w:tcPr>
            <w:tcW w:w="6237" w:type="dxa"/>
            <w:vAlign w:val="center"/>
          </w:tcPr>
          <w:p w14:paraId="509179E6"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Bố trí thiết bị và giảng dạy thực hành</w:t>
            </w:r>
            <w:r w:rsidRPr="000E47C0">
              <w:rPr>
                <w:szCs w:val="28"/>
                <w:lang w:eastAsia="vi-VN"/>
              </w:rPr>
              <w:t xml:space="preserve"> các ngành, nghề lĩnh vực Cơ khí</w:t>
            </w:r>
          </w:p>
        </w:tc>
      </w:tr>
      <w:tr w:rsidR="000E47C0" w:rsidRPr="000E47C0" w14:paraId="3D621E76" w14:textId="77777777" w:rsidTr="006047EC">
        <w:tc>
          <w:tcPr>
            <w:tcW w:w="590" w:type="dxa"/>
            <w:vAlign w:val="center"/>
          </w:tcPr>
          <w:p w14:paraId="6EFF57F5" w14:textId="77777777" w:rsidR="00197D5A" w:rsidRPr="000E47C0" w:rsidRDefault="00197D5A" w:rsidP="006047EC">
            <w:pPr>
              <w:spacing w:before="0" w:after="0"/>
              <w:ind w:firstLine="0"/>
              <w:jc w:val="center"/>
              <w:rPr>
                <w:szCs w:val="28"/>
                <w:lang w:eastAsia="vi-VN"/>
              </w:rPr>
            </w:pPr>
            <w:r w:rsidRPr="000E47C0">
              <w:rPr>
                <w:szCs w:val="28"/>
                <w:lang w:val="vi-VN" w:eastAsia="vi-VN"/>
              </w:rPr>
              <w:t>8</w:t>
            </w:r>
          </w:p>
        </w:tc>
        <w:tc>
          <w:tcPr>
            <w:tcW w:w="2807" w:type="dxa"/>
            <w:vAlign w:val="center"/>
          </w:tcPr>
          <w:p w14:paraId="54DE4F82"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máy búa</w:t>
            </w:r>
          </w:p>
        </w:tc>
        <w:tc>
          <w:tcPr>
            <w:tcW w:w="1418" w:type="dxa"/>
            <w:vAlign w:val="center"/>
          </w:tcPr>
          <w:p w14:paraId="6F9D11A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7BB354A" w14:textId="77777777" w:rsidR="00197D5A" w:rsidRPr="000E47C0" w:rsidRDefault="00197D5A" w:rsidP="006047EC">
            <w:pPr>
              <w:spacing w:before="0" w:after="0"/>
              <w:ind w:firstLine="0"/>
              <w:jc w:val="center"/>
              <w:rPr>
                <w:szCs w:val="28"/>
                <w:lang w:eastAsia="vi-VN"/>
              </w:rPr>
            </w:pPr>
            <w:r w:rsidRPr="000E47C0">
              <w:rPr>
                <w:szCs w:val="28"/>
                <w:lang w:eastAsia="vi-VN"/>
              </w:rPr>
              <w:t>82</w:t>
            </w:r>
          </w:p>
        </w:tc>
        <w:tc>
          <w:tcPr>
            <w:tcW w:w="1985" w:type="dxa"/>
            <w:vAlign w:val="center"/>
          </w:tcPr>
          <w:p w14:paraId="63F86160" w14:textId="77777777" w:rsidR="00197D5A" w:rsidRPr="000E47C0" w:rsidRDefault="00197D5A" w:rsidP="006047EC">
            <w:pPr>
              <w:spacing w:before="0" w:after="0"/>
              <w:ind w:firstLine="0"/>
              <w:jc w:val="center"/>
              <w:rPr>
                <w:szCs w:val="28"/>
                <w:lang w:eastAsia="vi-VN"/>
              </w:rPr>
            </w:pPr>
            <w:r w:rsidRPr="000E47C0">
              <w:rPr>
                <w:szCs w:val="28"/>
                <w:lang w:eastAsia="vi-VN"/>
              </w:rPr>
              <w:t>82</w:t>
            </w:r>
          </w:p>
        </w:tc>
        <w:tc>
          <w:tcPr>
            <w:tcW w:w="6237" w:type="dxa"/>
            <w:vAlign w:val="center"/>
          </w:tcPr>
          <w:p w14:paraId="4ABC85B4"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Bố trí thiết bị và giảng dạy thực hành</w:t>
            </w:r>
            <w:r w:rsidRPr="000E47C0">
              <w:rPr>
                <w:szCs w:val="28"/>
                <w:lang w:eastAsia="vi-VN"/>
              </w:rPr>
              <w:t xml:space="preserve"> các ngành, nghề lĩnh vực Cơ khí</w:t>
            </w:r>
          </w:p>
        </w:tc>
      </w:tr>
      <w:tr w:rsidR="000E47C0" w:rsidRPr="000E47C0" w14:paraId="1109A171" w14:textId="77777777" w:rsidTr="006047EC">
        <w:tc>
          <w:tcPr>
            <w:tcW w:w="590" w:type="dxa"/>
            <w:vAlign w:val="center"/>
          </w:tcPr>
          <w:p w14:paraId="7837670F" w14:textId="77777777" w:rsidR="00197D5A" w:rsidRPr="000E47C0" w:rsidRDefault="00197D5A" w:rsidP="006047EC">
            <w:pPr>
              <w:spacing w:before="0" w:after="0"/>
              <w:ind w:firstLine="0"/>
              <w:jc w:val="center"/>
              <w:rPr>
                <w:szCs w:val="28"/>
                <w:lang w:eastAsia="vi-VN"/>
              </w:rPr>
            </w:pPr>
            <w:r w:rsidRPr="000E47C0">
              <w:rPr>
                <w:szCs w:val="28"/>
                <w:lang w:val="vi-VN" w:eastAsia="vi-VN"/>
              </w:rPr>
              <w:t>9</w:t>
            </w:r>
          </w:p>
        </w:tc>
        <w:tc>
          <w:tcPr>
            <w:tcW w:w="2807" w:type="dxa"/>
            <w:vAlign w:val="center"/>
          </w:tcPr>
          <w:p w14:paraId="0079B49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ký túc xá 1</w:t>
            </w:r>
          </w:p>
        </w:tc>
        <w:tc>
          <w:tcPr>
            <w:tcW w:w="1418" w:type="dxa"/>
            <w:vAlign w:val="center"/>
          </w:tcPr>
          <w:p w14:paraId="5812E923"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2 </w:t>
            </w:r>
          </w:p>
        </w:tc>
        <w:tc>
          <w:tcPr>
            <w:tcW w:w="1559" w:type="dxa"/>
            <w:vAlign w:val="center"/>
          </w:tcPr>
          <w:p w14:paraId="6886D874" w14:textId="77777777" w:rsidR="00197D5A" w:rsidRPr="000E47C0" w:rsidRDefault="00197D5A" w:rsidP="006047EC">
            <w:pPr>
              <w:spacing w:before="0" w:after="0"/>
              <w:ind w:firstLine="0"/>
              <w:jc w:val="center"/>
              <w:rPr>
                <w:szCs w:val="28"/>
                <w:lang w:eastAsia="vi-VN"/>
              </w:rPr>
            </w:pPr>
            <w:r w:rsidRPr="000E47C0">
              <w:rPr>
                <w:szCs w:val="28"/>
                <w:lang w:eastAsia="vi-VN"/>
              </w:rPr>
              <w:t>970</w:t>
            </w:r>
          </w:p>
        </w:tc>
        <w:tc>
          <w:tcPr>
            <w:tcW w:w="1985" w:type="dxa"/>
            <w:vAlign w:val="center"/>
          </w:tcPr>
          <w:p w14:paraId="182ABF4C"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940</w:t>
            </w:r>
          </w:p>
        </w:tc>
        <w:tc>
          <w:tcPr>
            <w:tcW w:w="6237" w:type="dxa"/>
            <w:vAlign w:val="center"/>
          </w:tcPr>
          <w:p w14:paraId="3AF98254" w14:textId="77777777" w:rsidR="00197D5A" w:rsidRPr="000E47C0" w:rsidRDefault="00197D5A" w:rsidP="006047EC">
            <w:pPr>
              <w:shd w:val="clear" w:color="auto" w:fill="FFFFFF"/>
              <w:spacing w:before="0" w:after="0"/>
              <w:ind w:firstLine="0"/>
              <w:rPr>
                <w:szCs w:val="28"/>
                <w:lang w:eastAsia="vi-VN"/>
              </w:rPr>
            </w:pPr>
            <w:r w:rsidRPr="000E47C0">
              <w:rPr>
                <w:szCs w:val="28"/>
                <w:lang w:eastAsia="vi-VN"/>
              </w:rPr>
              <w:t>Bố trí nơi ở cho HSSV</w:t>
            </w:r>
          </w:p>
        </w:tc>
      </w:tr>
      <w:tr w:rsidR="000E47C0" w:rsidRPr="000E47C0" w14:paraId="1AD02A4D" w14:textId="77777777" w:rsidTr="006047EC">
        <w:tc>
          <w:tcPr>
            <w:tcW w:w="590" w:type="dxa"/>
            <w:vAlign w:val="center"/>
          </w:tcPr>
          <w:p w14:paraId="3983261F" w14:textId="77777777" w:rsidR="00197D5A" w:rsidRPr="000E47C0" w:rsidRDefault="00197D5A" w:rsidP="006047EC">
            <w:pPr>
              <w:spacing w:before="0" w:after="0"/>
              <w:ind w:firstLine="0"/>
              <w:jc w:val="center"/>
              <w:rPr>
                <w:szCs w:val="28"/>
                <w:lang w:eastAsia="vi-VN"/>
              </w:rPr>
            </w:pPr>
            <w:r w:rsidRPr="000E47C0">
              <w:rPr>
                <w:szCs w:val="28"/>
                <w:lang w:val="vi-VN" w:eastAsia="vi-VN"/>
              </w:rPr>
              <w:t>10</w:t>
            </w:r>
          </w:p>
        </w:tc>
        <w:tc>
          <w:tcPr>
            <w:tcW w:w="2807" w:type="dxa"/>
            <w:vAlign w:val="center"/>
          </w:tcPr>
          <w:p w14:paraId="775A445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ký túc xá 2</w:t>
            </w:r>
          </w:p>
        </w:tc>
        <w:tc>
          <w:tcPr>
            <w:tcW w:w="1418" w:type="dxa"/>
            <w:vAlign w:val="center"/>
          </w:tcPr>
          <w:p w14:paraId="5CFC5F3F"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2 </w:t>
            </w:r>
          </w:p>
        </w:tc>
        <w:tc>
          <w:tcPr>
            <w:tcW w:w="1559" w:type="dxa"/>
            <w:vAlign w:val="center"/>
          </w:tcPr>
          <w:p w14:paraId="58DEE327" w14:textId="77777777" w:rsidR="00197D5A" w:rsidRPr="000E47C0" w:rsidRDefault="00197D5A" w:rsidP="006047EC">
            <w:pPr>
              <w:spacing w:before="0" w:after="0"/>
              <w:ind w:firstLine="0"/>
              <w:jc w:val="center"/>
              <w:rPr>
                <w:szCs w:val="28"/>
                <w:lang w:eastAsia="vi-VN"/>
              </w:rPr>
            </w:pPr>
            <w:r w:rsidRPr="000E47C0">
              <w:rPr>
                <w:szCs w:val="28"/>
                <w:lang w:eastAsia="vi-VN"/>
              </w:rPr>
              <w:t>970</w:t>
            </w:r>
          </w:p>
        </w:tc>
        <w:tc>
          <w:tcPr>
            <w:tcW w:w="1985" w:type="dxa"/>
            <w:vAlign w:val="center"/>
          </w:tcPr>
          <w:p w14:paraId="79BD454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940</w:t>
            </w:r>
          </w:p>
        </w:tc>
        <w:tc>
          <w:tcPr>
            <w:tcW w:w="6237" w:type="dxa"/>
            <w:vAlign w:val="center"/>
          </w:tcPr>
          <w:p w14:paraId="6D16B2A4" w14:textId="77777777" w:rsidR="00197D5A" w:rsidRPr="000E47C0" w:rsidRDefault="00197D5A" w:rsidP="006047EC">
            <w:pPr>
              <w:shd w:val="clear" w:color="auto" w:fill="FFFFFF"/>
              <w:spacing w:before="0" w:after="0"/>
              <w:ind w:firstLine="0"/>
              <w:rPr>
                <w:szCs w:val="28"/>
                <w:lang w:val="vi-VN" w:eastAsia="vi-VN"/>
              </w:rPr>
            </w:pPr>
            <w:r w:rsidRPr="000E47C0">
              <w:rPr>
                <w:szCs w:val="28"/>
                <w:lang w:eastAsia="vi-VN"/>
              </w:rPr>
              <w:t>Bố trí nơi ở cho HSSV</w:t>
            </w:r>
          </w:p>
        </w:tc>
      </w:tr>
      <w:tr w:rsidR="000E47C0" w:rsidRPr="000E47C0" w14:paraId="7B41F6D4" w14:textId="77777777" w:rsidTr="006047EC">
        <w:tc>
          <w:tcPr>
            <w:tcW w:w="590" w:type="dxa"/>
            <w:vAlign w:val="center"/>
          </w:tcPr>
          <w:p w14:paraId="3EF39507"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1</w:t>
            </w:r>
          </w:p>
        </w:tc>
        <w:tc>
          <w:tcPr>
            <w:tcW w:w="2807" w:type="dxa"/>
            <w:vAlign w:val="center"/>
          </w:tcPr>
          <w:p w14:paraId="21A90B3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ăn, bếp</w:t>
            </w:r>
          </w:p>
        </w:tc>
        <w:tc>
          <w:tcPr>
            <w:tcW w:w="1418" w:type="dxa"/>
            <w:vAlign w:val="center"/>
          </w:tcPr>
          <w:p w14:paraId="6D1FA5A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223CB3D" w14:textId="77777777" w:rsidR="00197D5A" w:rsidRPr="000E47C0" w:rsidRDefault="00197D5A" w:rsidP="006047EC">
            <w:pPr>
              <w:spacing w:before="0" w:after="0"/>
              <w:ind w:firstLine="0"/>
              <w:jc w:val="center"/>
              <w:rPr>
                <w:szCs w:val="28"/>
                <w:lang w:eastAsia="vi-VN"/>
              </w:rPr>
            </w:pPr>
            <w:r w:rsidRPr="000E47C0">
              <w:rPr>
                <w:szCs w:val="28"/>
                <w:lang w:eastAsia="vi-VN"/>
              </w:rPr>
              <w:t>335</w:t>
            </w:r>
          </w:p>
        </w:tc>
        <w:tc>
          <w:tcPr>
            <w:tcW w:w="1985" w:type="dxa"/>
            <w:vAlign w:val="center"/>
          </w:tcPr>
          <w:p w14:paraId="6238EADB" w14:textId="77777777" w:rsidR="00197D5A" w:rsidRPr="000E47C0" w:rsidRDefault="00197D5A" w:rsidP="006047EC">
            <w:pPr>
              <w:spacing w:before="0" w:after="0"/>
              <w:ind w:firstLine="0"/>
              <w:jc w:val="center"/>
              <w:rPr>
                <w:szCs w:val="28"/>
                <w:lang w:eastAsia="vi-VN"/>
              </w:rPr>
            </w:pPr>
            <w:r w:rsidRPr="000E47C0">
              <w:rPr>
                <w:szCs w:val="28"/>
                <w:lang w:eastAsia="vi-VN"/>
              </w:rPr>
              <w:t>335</w:t>
            </w:r>
          </w:p>
        </w:tc>
        <w:tc>
          <w:tcPr>
            <w:tcW w:w="6237" w:type="dxa"/>
            <w:vAlign w:val="center"/>
          </w:tcPr>
          <w:p w14:paraId="3C96AB9A" w14:textId="77777777" w:rsidR="00197D5A" w:rsidRPr="000E47C0" w:rsidRDefault="00197D5A" w:rsidP="006047EC">
            <w:pPr>
              <w:shd w:val="clear" w:color="auto" w:fill="FFFFFF"/>
              <w:spacing w:before="0" w:after="0"/>
              <w:ind w:firstLine="0"/>
              <w:rPr>
                <w:szCs w:val="28"/>
                <w:lang w:eastAsia="vi-VN"/>
              </w:rPr>
            </w:pPr>
            <w:r w:rsidRPr="000E47C0">
              <w:rPr>
                <w:szCs w:val="28"/>
                <w:lang w:eastAsia="vi-VN"/>
              </w:rPr>
              <w:t>Phục vụ ăn uống cho HSSV</w:t>
            </w:r>
          </w:p>
        </w:tc>
      </w:tr>
      <w:tr w:rsidR="000E47C0" w:rsidRPr="000E47C0" w14:paraId="4D42B055" w14:textId="77777777" w:rsidTr="006047EC">
        <w:tc>
          <w:tcPr>
            <w:tcW w:w="590" w:type="dxa"/>
            <w:vAlign w:val="center"/>
          </w:tcPr>
          <w:p w14:paraId="2CA71296"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2</w:t>
            </w:r>
          </w:p>
        </w:tc>
        <w:tc>
          <w:tcPr>
            <w:tcW w:w="2807" w:type="dxa"/>
            <w:vAlign w:val="center"/>
          </w:tcPr>
          <w:p w14:paraId="2080C9C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Nhà </w:t>
            </w:r>
            <w:r w:rsidRPr="000E47C0">
              <w:rPr>
                <w:szCs w:val="28"/>
                <w:lang w:eastAsia="vi-VN"/>
              </w:rPr>
              <w:t>H</w:t>
            </w:r>
            <w:r w:rsidRPr="000E47C0">
              <w:rPr>
                <w:szCs w:val="28"/>
                <w:lang w:val="vi-VN" w:eastAsia="vi-VN"/>
              </w:rPr>
              <w:t>ội trường</w:t>
            </w:r>
          </w:p>
        </w:tc>
        <w:tc>
          <w:tcPr>
            <w:tcW w:w="1418" w:type="dxa"/>
            <w:vAlign w:val="center"/>
          </w:tcPr>
          <w:p w14:paraId="07CA97F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02358893" w14:textId="77777777" w:rsidR="00197D5A" w:rsidRPr="000E47C0" w:rsidRDefault="00197D5A" w:rsidP="006047EC">
            <w:pPr>
              <w:spacing w:before="0" w:after="0"/>
              <w:ind w:firstLine="0"/>
              <w:jc w:val="center"/>
              <w:rPr>
                <w:szCs w:val="28"/>
                <w:lang w:eastAsia="vi-VN"/>
              </w:rPr>
            </w:pPr>
            <w:r w:rsidRPr="000E47C0">
              <w:rPr>
                <w:szCs w:val="28"/>
                <w:lang w:eastAsia="vi-VN"/>
              </w:rPr>
              <w:t>763</w:t>
            </w:r>
          </w:p>
        </w:tc>
        <w:tc>
          <w:tcPr>
            <w:tcW w:w="1985" w:type="dxa"/>
            <w:vAlign w:val="center"/>
          </w:tcPr>
          <w:p w14:paraId="5AC523B3" w14:textId="77777777" w:rsidR="00197D5A" w:rsidRPr="000E47C0" w:rsidRDefault="00197D5A" w:rsidP="006047EC">
            <w:pPr>
              <w:spacing w:before="0" w:after="0"/>
              <w:ind w:firstLine="0"/>
              <w:jc w:val="center"/>
              <w:rPr>
                <w:szCs w:val="28"/>
                <w:lang w:eastAsia="vi-VN"/>
              </w:rPr>
            </w:pPr>
            <w:r w:rsidRPr="000E47C0">
              <w:rPr>
                <w:szCs w:val="28"/>
                <w:lang w:eastAsia="vi-VN"/>
              </w:rPr>
              <w:t>763</w:t>
            </w:r>
          </w:p>
        </w:tc>
        <w:tc>
          <w:tcPr>
            <w:tcW w:w="6237" w:type="dxa"/>
            <w:vAlign w:val="center"/>
          </w:tcPr>
          <w:p w14:paraId="57F781FD"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 xml:space="preserve">Phục vụ các hoạt động chung </w:t>
            </w:r>
            <w:r w:rsidRPr="000E47C0">
              <w:rPr>
                <w:szCs w:val="28"/>
                <w:lang w:eastAsia="vi-VN"/>
              </w:rPr>
              <w:t>tại cơ sở này</w:t>
            </w:r>
          </w:p>
        </w:tc>
      </w:tr>
      <w:tr w:rsidR="000E47C0" w:rsidRPr="000E47C0" w14:paraId="5CBF1D29" w14:textId="77777777" w:rsidTr="006047EC">
        <w:tc>
          <w:tcPr>
            <w:tcW w:w="590" w:type="dxa"/>
            <w:vAlign w:val="center"/>
          </w:tcPr>
          <w:p w14:paraId="12739C86"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3</w:t>
            </w:r>
          </w:p>
        </w:tc>
        <w:tc>
          <w:tcPr>
            <w:tcW w:w="2807" w:type="dxa"/>
            <w:vAlign w:val="center"/>
          </w:tcPr>
          <w:p w14:paraId="78488CE1"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ở nhà giáo, trạm xá, nhà khách</w:t>
            </w:r>
          </w:p>
        </w:tc>
        <w:tc>
          <w:tcPr>
            <w:tcW w:w="1418" w:type="dxa"/>
            <w:vAlign w:val="center"/>
          </w:tcPr>
          <w:p w14:paraId="12518987" w14:textId="77777777" w:rsidR="00197D5A" w:rsidRPr="000E47C0" w:rsidRDefault="00197D5A" w:rsidP="006047EC">
            <w:pPr>
              <w:spacing w:before="0" w:after="0"/>
              <w:ind w:firstLine="0"/>
              <w:jc w:val="center"/>
              <w:rPr>
                <w:szCs w:val="28"/>
                <w:lang w:eastAsia="vi-VN"/>
              </w:rPr>
            </w:pPr>
            <w:r w:rsidRPr="000E47C0">
              <w:rPr>
                <w:szCs w:val="28"/>
                <w:lang w:eastAsia="vi-VN"/>
              </w:rPr>
              <w:t>2</w:t>
            </w:r>
          </w:p>
        </w:tc>
        <w:tc>
          <w:tcPr>
            <w:tcW w:w="1559" w:type="dxa"/>
            <w:vAlign w:val="center"/>
          </w:tcPr>
          <w:p w14:paraId="5D15C833" w14:textId="77777777" w:rsidR="00197D5A" w:rsidRPr="000E47C0" w:rsidRDefault="00197D5A" w:rsidP="006047EC">
            <w:pPr>
              <w:spacing w:before="0" w:after="0"/>
              <w:ind w:firstLine="0"/>
              <w:jc w:val="center"/>
              <w:rPr>
                <w:szCs w:val="28"/>
                <w:lang w:eastAsia="vi-VN"/>
              </w:rPr>
            </w:pPr>
            <w:r w:rsidRPr="000E47C0">
              <w:rPr>
                <w:szCs w:val="28"/>
                <w:lang w:eastAsia="vi-VN"/>
              </w:rPr>
              <w:t>295</w:t>
            </w:r>
          </w:p>
        </w:tc>
        <w:tc>
          <w:tcPr>
            <w:tcW w:w="1985" w:type="dxa"/>
            <w:vAlign w:val="center"/>
          </w:tcPr>
          <w:p w14:paraId="27AE234C" w14:textId="77777777" w:rsidR="00197D5A" w:rsidRPr="000E47C0" w:rsidRDefault="00197D5A" w:rsidP="006047EC">
            <w:pPr>
              <w:spacing w:before="0" w:after="0"/>
              <w:ind w:firstLine="0"/>
              <w:jc w:val="center"/>
              <w:rPr>
                <w:szCs w:val="28"/>
                <w:lang w:eastAsia="vi-VN"/>
              </w:rPr>
            </w:pPr>
            <w:r w:rsidRPr="000E47C0">
              <w:rPr>
                <w:szCs w:val="28"/>
                <w:lang w:eastAsia="vi-VN"/>
              </w:rPr>
              <w:t>590</w:t>
            </w:r>
          </w:p>
        </w:tc>
        <w:tc>
          <w:tcPr>
            <w:tcW w:w="6237" w:type="dxa"/>
            <w:vAlign w:val="center"/>
          </w:tcPr>
          <w:p w14:paraId="5E8CDB1F" w14:textId="77777777" w:rsidR="00197D5A" w:rsidRPr="000E47C0" w:rsidRDefault="00197D5A" w:rsidP="006047EC">
            <w:pPr>
              <w:shd w:val="clear" w:color="auto" w:fill="FFFFFF"/>
              <w:spacing w:before="0" w:after="0"/>
              <w:ind w:firstLine="0"/>
              <w:rPr>
                <w:szCs w:val="28"/>
                <w:lang w:val="vi-VN" w:eastAsia="vi-VN"/>
              </w:rPr>
            </w:pPr>
            <w:r w:rsidRPr="000E47C0">
              <w:rPr>
                <w:szCs w:val="28"/>
                <w:lang w:eastAsia="vi-VN"/>
              </w:rPr>
              <w:t xml:space="preserve">Bố trí nơi </w:t>
            </w:r>
            <w:r w:rsidRPr="000E47C0">
              <w:rPr>
                <w:szCs w:val="28"/>
                <w:lang w:val="vi-VN" w:eastAsia="vi-VN"/>
              </w:rPr>
              <w:t xml:space="preserve">ở </w:t>
            </w:r>
            <w:r w:rsidRPr="000E47C0">
              <w:rPr>
                <w:szCs w:val="28"/>
                <w:lang w:eastAsia="vi-VN"/>
              </w:rPr>
              <w:t xml:space="preserve">cho </w:t>
            </w:r>
            <w:r w:rsidRPr="000E47C0">
              <w:rPr>
                <w:szCs w:val="28"/>
                <w:lang w:val="vi-VN" w:eastAsia="vi-VN"/>
              </w:rPr>
              <w:t>nhà giáo</w:t>
            </w:r>
            <w:r w:rsidRPr="000E47C0">
              <w:rPr>
                <w:szCs w:val="28"/>
                <w:lang w:eastAsia="vi-VN"/>
              </w:rPr>
              <w:t xml:space="preserve"> thỉnh giảng, khách</w:t>
            </w:r>
            <w:r w:rsidRPr="000E47C0">
              <w:rPr>
                <w:szCs w:val="28"/>
                <w:lang w:val="vi-VN" w:eastAsia="vi-VN"/>
              </w:rPr>
              <w:t>, trạm xá</w:t>
            </w:r>
          </w:p>
        </w:tc>
      </w:tr>
      <w:tr w:rsidR="000E47C0" w:rsidRPr="000E47C0" w14:paraId="11452116" w14:textId="77777777" w:rsidTr="006047EC">
        <w:tc>
          <w:tcPr>
            <w:tcW w:w="590" w:type="dxa"/>
            <w:vAlign w:val="center"/>
          </w:tcPr>
          <w:p w14:paraId="2ACE932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4</w:t>
            </w:r>
          </w:p>
        </w:tc>
        <w:tc>
          <w:tcPr>
            <w:tcW w:w="2807" w:type="dxa"/>
            <w:vAlign w:val="center"/>
          </w:tcPr>
          <w:p w14:paraId="51EEF54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Sân thực hành lái xe ô tô</w:t>
            </w:r>
          </w:p>
        </w:tc>
        <w:tc>
          <w:tcPr>
            <w:tcW w:w="1418" w:type="dxa"/>
            <w:vAlign w:val="center"/>
          </w:tcPr>
          <w:p w14:paraId="5745CADD"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w:t>
            </w:r>
          </w:p>
        </w:tc>
        <w:tc>
          <w:tcPr>
            <w:tcW w:w="1559" w:type="dxa"/>
            <w:vAlign w:val="center"/>
          </w:tcPr>
          <w:p w14:paraId="2B846118"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10.000</w:t>
            </w:r>
          </w:p>
        </w:tc>
        <w:tc>
          <w:tcPr>
            <w:tcW w:w="1985" w:type="dxa"/>
            <w:vAlign w:val="center"/>
          </w:tcPr>
          <w:p w14:paraId="108DA346"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10.000</w:t>
            </w:r>
          </w:p>
        </w:tc>
        <w:tc>
          <w:tcPr>
            <w:tcW w:w="6237" w:type="dxa"/>
            <w:vAlign w:val="center"/>
          </w:tcPr>
          <w:p w14:paraId="24BD67D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Đào tạo lái xe ô tô</w:t>
            </w:r>
          </w:p>
        </w:tc>
      </w:tr>
      <w:tr w:rsidR="000E47C0" w:rsidRPr="000E47C0" w14:paraId="6666616C" w14:textId="77777777" w:rsidTr="006047EC">
        <w:tc>
          <w:tcPr>
            <w:tcW w:w="590" w:type="dxa"/>
            <w:vAlign w:val="center"/>
          </w:tcPr>
          <w:p w14:paraId="24130024"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15</w:t>
            </w:r>
          </w:p>
        </w:tc>
        <w:tc>
          <w:tcPr>
            <w:tcW w:w="2807" w:type="dxa"/>
            <w:vAlign w:val="center"/>
          </w:tcPr>
          <w:p w14:paraId="07F932E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Sân đào tạo sát hạch A1</w:t>
            </w:r>
          </w:p>
        </w:tc>
        <w:tc>
          <w:tcPr>
            <w:tcW w:w="1418" w:type="dxa"/>
            <w:vAlign w:val="center"/>
          </w:tcPr>
          <w:p w14:paraId="7E23A3BB"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w:t>
            </w:r>
          </w:p>
        </w:tc>
        <w:tc>
          <w:tcPr>
            <w:tcW w:w="1559" w:type="dxa"/>
            <w:vAlign w:val="center"/>
          </w:tcPr>
          <w:p w14:paraId="384D43E1"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w:t>
            </w:r>
          </w:p>
        </w:tc>
        <w:tc>
          <w:tcPr>
            <w:tcW w:w="1985" w:type="dxa"/>
            <w:vAlign w:val="center"/>
          </w:tcPr>
          <w:p w14:paraId="0731EDD3"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w:t>
            </w:r>
          </w:p>
        </w:tc>
        <w:tc>
          <w:tcPr>
            <w:tcW w:w="6237" w:type="dxa"/>
            <w:vAlign w:val="center"/>
          </w:tcPr>
          <w:p w14:paraId="217D7E63"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val="vi-VN" w:eastAsia="vi-VN"/>
              </w:rPr>
              <w:t>Đào tạo sát hạch lái xe mô tô</w:t>
            </w:r>
          </w:p>
        </w:tc>
      </w:tr>
      <w:tr w:rsidR="000E47C0" w:rsidRPr="000E47C0" w14:paraId="20BE3D88" w14:textId="77777777" w:rsidTr="006047EC">
        <w:trPr>
          <w:trHeight w:val="537"/>
        </w:trPr>
        <w:tc>
          <w:tcPr>
            <w:tcW w:w="590" w:type="dxa"/>
            <w:vAlign w:val="center"/>
          </w:tcPr>
          <w:p w14:paraId="00B454B0" w14:textId="77777777" w:rsidR="00197D5A" w:rsidRPr="000E47C0" w:rsidRDefault="00197D5A" w:rsidP="006047EC">
            <w:pPr>
              <w:spacing w:before="0" w:after="0"/>
              <w:ind w:firstLine="0"/>
              <w:jc w:val="center"/>
              <w:rPr>
                <w:szCs w:val="28"/>
                <w:lang w:eastAsia="vi-VN"/>
              </w:rPr>
            </w:pPr>
          </w:p>
        </w:tc>
        <w:tc>
          <w:tcPr>
            <w:tcW w:w="4225" w:type="dxa"/>
            <w:gridSpan w:val="2"/>
            <w:vAlign w:val="center"/>
          </w:tcPr>
          <w:p w14:paraId="21219F5C" w14:textId="77777777" w:rsidR="00197D5A" w:rsidRPr="000E47C0" w:rsidRDefault="00197D5A" w:rsidP="006047EC">
            <w:pPr>
              <w:spacing w:before="0" w:after="0"/>
              <w:ind w:firstLine="0"/>
              <w:jc w:val="center"/>
              <w:rPr>
                <w:b/>
                <w:szCs w:val="28"/>
                <w:lang w:eastAsia="vi-VN"/>
              </w:rPr>
            </w:pPr>
            <w:r w:rsidRPr="000E47C0">
              <w:rPr>
                <w:b/>
                <w:szCs w:val="28"/>
                <w:lang w:val="vi-VN" w:eastAsia="vi-VN"/>
              </w:rPr>
              <w:t>Tổng cộng</w:t>
            </w:r>
          </w:p>
        </w:tc>
        <w:tc>
          <w:tcPr>
            <w:tcW w:w="1559" w:type="dxa"/>
            <w:vAlign w:val="center"/>
          </w:tcPr>
          <w:p w14:paraId="21EB4179"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18</w:t>
            </w:r>
            <w:r w:rsidRPr="000E47C0">
              <w:rPr>
                <w:b/>
                <w:noProof/>
                <w:szCs w:val="28"/>
                <w:lang w:val="vi-VN" w:eastAsia="vi-VN"/>
              </w:rPr>
              <w:t>.</w:t>
            </w:r>
            <w:r w:rsidRPr="000E47C0">
              <w:rPr>
                <w:b/>
                <w:noProof/>
                <w:szCs w:val="28"/>
                <w:lang w:eastAsia="vi-VN"/>
              </w:rPr>
              <w:t>847</w:t>
            </w:r>
            <w:r w:rsidRPr="000E47C0">
              <w:rPr>
                <w:b/>
                <w:szCs w:val="28"/>
                <w:lang w:eastAsia="vi-VN"/>
              </w:rPr>
              <w:fldChar w:fldCharType="end"/>
            </w:r>
          </w:p>
        </w:tc>
        <w:tc>
          <w:tcPr>
            <w:tcW w:w="1985" w:type="dxa"/>
            <w:vAlign w:val="center"/>
          </w:tcPr>
          <w:p w14:paraId="593B9503"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end"/>
            </w: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22</w:t>
            </w:r>
            <w:r w:rsidRPr="000E47C0">
              <w:rPr>
                <w:b/>
                <w:noProof/>
                <w:szCs w:val="28"/>
                <w:lang w:val="vi-VN" w:eastAsia="vi-VN"/>
              </w:rPr>
              <w:t>.</w:t>
            </w:r>
            <w:r w:rsidRPr="000E47C0">
              <w:rPr>
                <w:b/>
                <w:noProof/>
                <w:szCs w:val="28"/>
                <w:lang w:eastAsia="vi-VN"/>
              </w:rPr>
              <w:t>92</w:t>
            </w:r>
            <w:r w:rsidRPr="000E47C0">
              <w:rPr>
                <w:b/>
                <w:noProof/>
                <w:szCs w:val="28"/>
                <w:lang w:val="vi-VN" w:eastAsia="vi-VN"/>
              </w:rPr>
              <w:t>4</w:t>
            </w:r>
            <w:r w:rsidRPr="000E47C0">
              <w:rPr>
                <w:b/>
                <w:szCs w:val="28"/>
                <w:lang w:eastAsia="vi-VN"/>
              </w:rPr>
              <w:fldChar w:fldCharType="end"/>
            </w:r>
          </w:p>
        </w:tc>
        <w:tc>
          <w:tcPr>
            <w:tcW w:w="6237" w:type="dxa"/>
            <w:vAlign w:val="center"/>
          </w:tcPr>
          <w:p w14:paraId="5DD07250" w14:textId="77777777" w:rsidR="00197D5A" w:rsidRPr="000E47C0" w:rsidRDefault="00197D5A" w:rsidP="006047EC">
            <w:pPr>
              <w:shd w:val="clear" w:color="auto" w:fill="FFFFFF"/>
              <w:spacing w:before="0" w:after="0"/>
              <w:ind w:firstLine="0"/>
              <w:jc w:val="center"/>
              <w:rPr>
                <w:szCs w:val="28"/>
                <w:lang w:eastAsia="vi-VN"/>
              </w:rPr>
            </w:pPr>
          </w:p>
        </w:tc>
      </w:tr>
    </w:tbl>
    <w:p w14:paraId="3D4B5569" w14:textId="516865AC" w:rsidR="00197D5A" w:rsidRPr="000E47C0" w:rsidRDefault="00197D5A" w:rsidP="00197D5A">
      <w:pPr>
        <w:rPr>
          <w:b/>
          <w:i/>
        </w:rPr>
      </w:pPr>
      <w:r w:rsidRPr="000E47C0">
        <w:rPr>
          <w:b/>
          <w:szCs w:val="28"/>
          <w:lang w:val="vi-VN"/>
        </w:rPr>
        <w:t>đ) Cơ sở 5: Khoa các Khoa học cơ bản</w:t>
      </w:r>
    </w:p>
    <w:tbl>
      <w:tblPr>
        <w:tblStyle w:val="TableGrid1"/>
        <w:tblW w:w="14596" w:type="dxa"/>
        <w:tblLook w:val="04A0" w:firstRow="1" w:lastRow="0" w:firstColumn="1" w:lastColumn="0" w:noHBand="0" w:noVBand="1"/>
      </w:tblPr>
      <w:tblGrid>
        <w:gridCol w:w="590"/>
        <w:gridCol w:w="2807"/>
        <w:gridCol w:w="1418"/>
        <w:gridCol w:w="1559"/>
        <w:gridCol w:w="1985"/>
        <w:gridCol w:w="6237"/>
      </w:tblGrid>
      <w:tr w:rsidR="000E47C0" w:rsidRPr="000E47C0" w14:paraId="2BA9F62C" w14:textId="77777777" w:rsidTr="006047EC">
        <w:trPr>
          <w:tblHeader/>
        </w:trPr>
        <w:tc>
          <w:tcPr>
            <w:tcW w:w="590" w:type="dxa"/>
            <w:vAlign w:val="center"/>
          </w:tcPr>
          <w:p w14:paraId="0E18702B" w14:textId="77777777" w:rsidR="00197D5A" w:rsidRPr="000E47C0" w:rsidRDefault="00197D5A" w:rsidP="006047EC">
            <w:pPr>
              <w:spacing w:before="0" w:after="0"/>
              <w:ind w:firstLine="0"/>
              <w:jc w:val="center"/>
              <w:rPr>
                <w:b/>
                <w:szCs w:val="28"/>
                <w:lang w:eastAsia="vi-VN"/>
              </w:rPr>
            </w:pPr>
            <w:r w:rsidRPr="000E47C0">
              <w:rPr>
                <w:b/>
                <w:szCs w:val="28"/>
                <w:lang w:eastAsia="vi-VN"/>
              </w:rPr>
              <w:t>TT</w:t>
            </w:r>
          </w:p>
        </w:tc>
        <w:tc>
          <w:tcPr>
            <w:tcW w:w="2807" w:type="dxa"/>
            <w:vAlign w:val="center"/>
          </w:tcPr>
          <w:p w14:paraId="5A93DEFC" w14:textId="77777777" w:rsidR="00197D5A" w:rsidRPr="000E47C0" w:rsidRDefault="00197D5A" w:rsidP="006047EC">
            <w:pPr>
              <w:spacing w:before="0" w:after="0"/>
              <w:ind w:firstLine="0"/>
              <w:jc w:val="center"/>
              <w:rPr>
                <w:b/>
                <w:szCs w:val="28"/>
                <w:lang w:eastAsia="vi-VN"/>
              </w:rPr>
            </w:pPr>
            <w:r w:rsidRPr="000E47C0">
              <w:rPr>
                <w:b/>
                <w:szCs w:val="28"/>
                <w:lang w:eastAsia="vi-VN"/>
              </w:rPr>
              <w:t>Hạng mục</w:t>
            </w:r>
          </w:p>
        </w:tc>
        <w:tc>
          <w:tcPr>
            <w:tcW w:w="1418" w:type="dxa"/>
            <w:vAlign w:val="center"/>
          </w:tcPr>
          <w:p w14:paraId="75DE60AE" w14:textId="77777777" w:rsidR="00197D5A" w:rsidRPr="000E47C0" w:rsidRDefault="00197D5A" w:rsidP="006047EC">
            <w:pPr>
              <w:spacing w:before="0" w:after="0"/>
              <w:ind w:firstLine="0"/>
              <w:jc w:val="center"/>
              <w:rPr>
                <w:b/>
                <w:szCs w:val="28"/>
                <w:lang w:eastAsia="vi-VN"/>
              </w:rPr>
            </w:pPr>
            <w:r w:rsidRPr="000E47C0">
              <w:rPr>
                <w:b/>
                <w:szCs w:val="28"/>
                <w:lang w:eastAsia="vi-VN"/>
              </w:rPr>
              <w:t>Quy mô (tầng)</w:t>
            </w:r>
          </w:p>
        </w:tc>
        <w:tc>
          <w:tcPr>
            <w:tcW w:w="1559" w:type="dxa"/>
            <w:vAlign w:val="center"/>
          </w:tcPr>
          <w:p w14:paraId="6F2FEC11"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đất sử dụng (</w:t>
            </w:r>
            <w:r w:rsidRPr="000E47C0">
              <w:rPr>
                <w:b/>
                <w:szCs w:val="28"/>
                <w:lang w:val="vi-VN" w:eastAsia="vi-VN"/>
              </w:rPr>
              <w:t>m</w:t>
            </w:r>
            <w:r w:rsidRPr="000E47C0">
              <w:rPr>
                <w:b/>
                <w:szCs w:val="28"/>
                <w:vertAlign w:val="superscript"/>
                <w:lang w:val="vi-VN" w:eastAsia="vi-VN"/>
              </w:rPr>
              <w:t>2</w:t>
            </w:r>
            <w:r w:rsidRPr="000E47C0">
              <w:rPr>
                <w:b/>
                <w:szCs w:val="28"/>
                <w:lang w:val="vi-VN" w:eastAsia="vi-VN"/>
              </w:rPr>
              <w:t>)</w:t>
            </w:r>
          </w:p>
        </w:tc>
        <w:tc>
          <w:tcPr>
            <w:tcW w:w="1985" w:type="dxa"/>
            <w:vAlign w:val="center"/>
          </w:tcPr>
          <w:p w14:paraId="1C8047EE"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sàn</w:t>
            </w:r>
            <w:r w:rsidRPr="000E47C0">
              <w:rPr>
                <w:b/>
                <w:szCs w:val="28"/>
                <w:lang w:val="vi-VN" w:eastAsia="vi-VN"/>
              </w:rPr>
              <w:t xml:space="preserve"> </w:t>
            </w:r>
            <w:r w:rsidRPr="000E47C0">
              <w:rPr>
                <w:b/>
                <w:szCs w:val="28"/>
                <w:lang w:eastAsia="vi-VN"/>
              </w:rPr>
              <w:t>(</w:t>
            </w:r>
            <w:r w:rsidRPr="000E47C0">
              <w:rPr>
                <w:b/>
                <w:szCs w:val="28"/>
                <w:lang w:val="vi-VN" w:eastAsia="vi-VN"/>
              </w:rPr>
              <w:t>m</w:t>
            </w:r>
            <w:r w:rsidRPr="000E47C0">
              <w:rPr>
                <w:b/>
                <w:szCs w:val="28"/>
                <w:vertAlign w:val="superscript"/>
                <w:lang w:val="vi-VN" w:eastAsia="vi-VN"/>
              </w:rPr>
              <w:t>2</w:t>
            </w:r>
            <w:r w:rsidRPr="000E47C0">
              <w:rPr>
                <w:b/>
                <w:szCs w:val="28"/>
                <w:lang w:eastAsia="vi-VN"/>
              </w:rPr>
              <w:t>)</w:t>
            </w:r>
          </w:p>
        </w:tc>
        <w:tc>
          <w:tcPr>
            <w:tcW w:w="6237" w:type="dxa"/>
            <w:vAlign w:val="center"/>
          </w:tcPr>
          <w:p w14:paraId="005443C4" w14:textId="77777777" w:rsidR="00197D5A" w:rsidRPr="000E47C0" w:rsidRDefault="00197D5A" w:rsidP="006047EC">
            <w:pPr>
              <w:spacing w:before="0" w:after="0"/>
              <w:ind w:firstLine="0"/>
              <w:jc w:val="center"/>
              <w:rPr>
                <w:b/>
                <w:szCs w:val="28"/>
                <w:lang w:val="vi-VN" w:eastAsia="vi-VN"/>
              </w:rPr>
            </w:pPr>
            <w:r w:rsidRPr="000E47C0">
              <w:rPr>
                <w:b/>
                <w:szCs w:val="28"/>
                <w:lang w:eastAsia="vi-VN"/>
              </w:rPr>
              <w:t>Hiện trạng</w:t>
            </w:r>
            <w:r w:rsidRPr="000E47C0">
              <w:rPr>
                <w:b/>
                <w:szCs w:val="28"/>
                <w:lang w:val="vi-VN" w:eastAsia="vi-VN"/>
              </w:rPr>
              <w:t>, mục đích</w:t>
            </w:r>
          </w:p>
          <w:p w14:paraId="3BB86290" w14:textId="77777777" w:rsidR="00197D5A" w:rsidRPr="000E47C0" w:rsidRDefault="00197D5A" w:rsidP="006047EC">
            <w:pPr>
              <w:spacing w:before="0" w:after="0"/>
              <w:ind w:firstLine="0"/>
              <w:jc w:val="center"/>
              <w:rPr>
                <w:b/>
                <w:szCs w:val="28"/>
                <w:lang w:eastAsia="vi-VN"/>
              </w:rPr>
            </w:pPr>
            <w:r w:rsidRPr="000E47C0">
              <w:rPr>
                <w:b/>
                <w:szCs w:val="28"/>
                <w:lang w:eastAsia="vi-VN"/>
              </w:rPr>
              <w:t xml:space="preserve"> sử dụng</w:t>
            </w:r>
          </w:p>
        </w:tc>
      </w:tr>
      <w:tr w:rsidR="000E47C0" w:rsidRPr="000E47C0" w14:paraId="2AC4E1B8" w14:textId="77777777" w:rsidTr="006047EC">
        <w:tc>
          <w:tcPr>
            <w:tcW w:w="590" w:type="dxa"/>
            <w:vAlign w:val="center"/>
          </w:tcPr>
          <w:p w14:paraId="3255BF44"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807" w:type="dxa"/>
          </w:tcPr>
          <w:p w14:paraId="1E975FE8"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làm việc</w:t>
            </w:r>
          </w:p>
        </w:tc>
        <w:tc>
          <w:tcPr>
            <w:tcW w:w="1418" w:type="dxa"/>
          </w:tcPr>
          <w:p w14:paraId="304716B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4</w:t>
            </w:r>
          </w:p>
        </w:tc>
        <w:tc>
          <w:tcPr>
            <w:tcW w:w="1559" w:type="dxa"/>
          </w:tcPr>
          <w:p w14:paraId="323EE5E9"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637 </w:t>
            </w:r>
          </w:p>
        </w:tc>
        <w:tc>
          <w:tcPr>
            <w:tcW w:w="1985" w:type="dxa"/>
          </w:tcPr>
          <w:p w14:paraId="3206F26A"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637 </w:t>
            </w:r>
          </w:p>
        </w:tc>
        <w:tc>
          <w:tcPr>
            <w:tcW w:w="6237" w:type="dxa"/>
            <w:vAlign w:val="center"/>
          </w:tcPr>
          <w:p w14:paraId="4F8E8D05"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eastAsia="vi-VN"/>
              </w:rPr>
              <w:t>Bố trí nơi làm việc, phòng học, phòng họp</w:t>
            </w:r>
          </w:p>
        </w:tc>
      </w:tr>
      <w:tr w:rsidR="000E47C0" w:rsidRPr="000E47C0" w14:paraId="446612BB" w14:textId="77777777" w:rsidTr="006047EC">
        <w:tc>
          <w:tcPr>
            <w:tcW w:w="590" w:type="dxa"/>
            <w:vAlign w:val="center"/>
          </w:tcPr>
          <w:p w14:paraId="5E140EB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2</w:t>
            </w:r>
          </w:p>
        </w:tc>
        <w:tc>
          <w:tcPr>
            <w:tcW w:w="2807" w:type="dxa"/>
          </w:tcPr>
          <w:p w14:paraId="42851EC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ăn- ký túc xá</w:t>
            </w:r>
          </w:p>
        </w:tc>
        <w:tc>
          <w:tcPr>
            <w:tcW w:w="1418" w:type="dxa"/>
          </w:tcPr>
          <w:p w14:paraId="07FB91A4"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3</w:t>
            </w:r>
          </w:p>
        </w:tc>
        <w:tc>
          <w:tcPr>
            <w:tcW w:w="1559" w:type="dxa"/>
          </w:tcPr>
          <w:p w14:paraId="590EFB0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504 </w:t>
            </w:r>
          </w:p>
        </w:tc>
        <w:tc>
          <w:tcPr>
            <w:tcW w:w="1985" w:type="dxa"/>
          </w:tcPr>
          <w:p w14:paraId="2EC0E2B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504 </w:t>
            </w:r>
          </w:p>
        </w:tc>
        <w:tc>
          <w:tcPr>
            <w:tcW w:w="6237" w:type="dxa"/>
            <w:vAlign w:val="center"/>
          </w:tcPr>
          <w:p w14:paraId="38C6F9B3"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eastAsia="vi-VN"/>
              </w:rPr>
              <w:t>Bố trí nơi sinh hoạt, ăn cho nhà giáo, người học</w:t>
            </w:r>
          </w:p>
        </w:tc>
      </w:tr>
      <w:tr w:rsidR="000E47C0" w:rsidRPr="000E47C0" w14:paraId="3D66043A" w14:textId="77777777" w:rsidTr="006047EC">
        <w:tc>
          <w:tcPr>
            <w:tcW w:w="590" w:type="dxa"/>
            <w:vAlign w:val="center"/>
          </w:tcPr>
          <w:p w14:paraId="1AE96D72"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2807" w:type="dxa"/>
          </w:tcPr>
          <w:p w14:paraId="08187C4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Xưởng thực hành</w:t>
            </w:r>
          </w:p>
        </w:tc>
        <w:tc>
          <w:tcPr>
            <w:tcW w:w="1418" w:type="dxa"/>
          </w:tcPr>
          <w:p w14:paraId="2E640BF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1</w:t>
            </w:r>
          </w:p>
        </w:tc>
        <w:tc>
          <w:tcPr>
            <w:tcW w:w="1559" w:type="dxa"/>
          </w:tcPr>
          <w:p w14:paraId="4F2C5667"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86,5 </w:t>
            </w:r>
          </w:p>
        </w:tc>
        <w:tc>
          <w:tcPr>
            <w:tcW w:w="1985" w:type="dxa"/>
          </w:tcPr>
          <w:p w14:paraId="72FB8C6D"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86,5 </w:t>
            </w:r>
          </w:p>
        </w:tc>
        <w:tc>
          <w:tcPr>
            <w:tcW w:w="6237" w:type="dxa"/>
            <w:vAlign w:val="center"/>
          </w:tcPr>
          <w:p w14:paraId="374717BA"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val="vi-VN" w:eastAsia="vi-VN"/>
              </w:rPr>
              <w:t xml:space="preserve">Bố trí thiết bị và giảng dạy thực hành </w:t>
            </w:r>
            <w:r w:rsidRPr="000E47C0">
              <w:rPr>
                <w:szCs w:val="28"/>
                <w:lang w:eastAsia="vi-VN"/>
              </w:rPr>
              <w:t>nghề</w:t>
            </w:r>
          </w:p>
        </w:tc>
      </w:tr>
      <w:tr w:rsidR="000E47C0" w:rsidRPr="000E47C0" w14:paraId="13E259A2" w14:textId="77777777" w:rsidTr="006047EC">
        <w:tc>
          <w:tcPr>
            <w:tcW w:w="590" w:type="dxa"/>
            <w:vAlign w:val="center"/>
          </w:tcPr>
          <w:p w14:paraId="0DBCEDC1" w14:textId="77777777" w:rsidR="00197D5A" w:rsidRPr="000E47C0" w:rsidRDefault="00197D5A" w:rsidP="006047EC">
            <w:pPr>
              <w:spacing w:before="0" w:after="0"/>
              <w:ind w:firstLine="0"/>
              <w:jc w:val="center"/>
              <w:rPr>
                <w:szCs w:val="28"/>
                <w:lang w:eastAsia="vi-VN"/>
              </w:rPr>
            </w:pPr>
            <w:r w:rsidRPr="000E47C0">
              <w:rPr>
                <w:szCs w:val="28"/>
                <w:lang w:val="vi-VN" w:eastAsia="vi-VN"/>
              </w:rPr>
              <w:t>4</w:t>
            </w:r>
          </w:p>
        </w:tc>
        <w:tc>
          <w:tcPr>
            <w:tcW w:w="2807" w:type="dxa"/>
          </w:tcPr>
          <w:p w14:paraId="23F9BFE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bảo vệ</w:t>
            </w:r>
          </w:p>
        </w:tc>
        <w:tc>
          <w:tcPr>
            <w:tcW w:w="1418" w:type="dxa"/>
          </w:tcPr>
          <w:p w14:paraId="3F44FDD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1</w:t>
            </w:r>
          </w:p>
        </w:tc>
        <w:tc>
          <w:tcPr>
            <w:tcW w:w="1559" w:type="dxa"/>
          </w:tcPr>
          <w:p w14:paraId="54CB7FB7"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8,5 </w:t>
            </w:r>
          </w:p>
        </w:tc>
        <w:tc>
          <w:tcPr>
            <w:tcW w:w="1985" w:type="dxa"/>
          </w:tcPr>
          <w:p w14:paraId="1DEF826C"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8,5 </w:t>
            </w:r>
          </w:p>
        </w:tc>
        <w:tc>
          <w:tcPr>
            <w:tcW w:w="6237" w:type="dxa"/>
            <w:vAlign w:val="center"/>
          </w:tcPr>
          <w:p w14:paraId="086B3524" w14:textId="77777777" w:rsidR="00197D5A" w:rsidRPr="000E47C0" w:rsidRDefault="00197D5A" w:rsidP="006047EC">
            <w:pPr>
              <w:shd w:val="clear" w:color="auto" w:fill="FFFFFF"/>
              <w:spacing w:before="0" w:after="0"/>
              <w:ind w:firstLine="0"/>
              <w:jc w:val="center"/>
              <w:rPr>
                <w:szCs w:val="28"/>
                <w:lang w:val="vi-VN" w:eastAsia="vi-VN"/>
              </w:rPr>
            </w:pPr>
          </w:p>
        </w:tc>
      </w:tr>
      <w:tr w:rsidR="00197D5A" w:rsidRPr="000E47C0" w14:paraId="362487AC" w14:textId="77777777" w:rsidTr="006047EC">
        <w:trPr>
          <w:trHeight w:val="537"/>
        </w:trPr>
        <w:tc>
          <w:tcPr>
            <w:tcW w:w="590" w:type="dxa"/>
            <w:vAlign w:val="center"/>
          </w:tcPr>
          <w:p w14:paraId="6D954E20" w14:textId="77777777" w:rsidR="00197D5A" w:rsidRPr="000E47C0" w:rsidRDefault="00197D5A" w:rsidP="006047EC">
            <w:pPr>
              <w:spacing w:before="0" w:after="0"/>
              <w:ind w:firstLine="0"/>
              <w:jc w:val="center"/>
              <w:rPr>
                <w:szCs w:val="28"/>
                <w:lang w:eastAsia="vi-VN"/>
              </w:rPr>
            </w:pPr>
          </w:p>
        </w:tc>
        <w:tc>
          <w:tcPr>
            <w:tcW w:w="4225" w:type="dxa"/>
            <w:gridSpan w:val="2"/>
            <w:vAlign w:val="center"/>
          </w:tcPr>
          <w:p w14:paraId="13E31D42" w14:textId="77777777" w:rsidR="00197D5A" w:rsidRPr="000E47C0" w:rsidRDefault="00197D5A" w:rsidP="006047EC">
            <w:pPr>
              <w:spacing w:before="0" w:after="0"/>
              <w:ind w:firstLine="0"/>
              <w:jc w:val="center"/>
              <w:rPr>
                <w:b/>
                <w:szCs w:val="28"/>
                <w:lang w:eastAsia="vi-VN"/>
              </w:rPr>
            </w:pPr>
            <w:r w:rsidRPr="000E47C0">
              <w:rPr>
                <w:b/>
                <w:szCs w:val="28"/>
                <w:lang w:val="vi-VN" w:eastAsia="vi-VN"/>
              </w:rPr>
              <w:t>Tổng cộng</w:t>
            </w:r>
          </w:p>
        </w:tc>
        <w:tc>
          <w:tcPr>
            <w:tcW w:w="1559" w:type="dxa"/>
            <w:vAlign w:val="center"/>
          </w:tcPr>
          <w:p w14:paraId="0AE63BBB" w14:textId="77777777" w:rsidR="00197D5A" w:rsidRPr="000E47C0" w:rsidRDefault="00197D5A" w:rsidP="006047EC">
            <w:pPr>
              <w:spacing w:before="0" w:after="0"/>
              <w:ind w:firstLine="0"/>
              <w:jc w:val="center"/>
              <w:rPr>
                <w:b/>
                <w:szCs w:val="28"/>
                <w:lang w:eastAsia="vi-VN"/>
              </w:rPr>
            </w:pPr>
            <w:r w:rsidRPr="000E47C0">
              <w:rPr>
                <w:b/>
                <w:bCs/>
                <w:sz w:val="18"/>
                <w:szCs w:val="18"/>
              </w:rPr>
              <w:t xml:space="preserve">19.997,8 </w:t>
            </w:r>
          </w:p>
        </w:tc>
        <w:tc>
          <w:tcPr>
            <w:tcW w:w="1985" w:type="dxa"/>
            <w:vAlign w:val="center"/>
          </w:tcPr>
          <w:p w14:paraId="3D8E24BD"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end"/>
            </w:r>
            <w:r w:rsidRPr="000E47C0">
              <w:rPr>
                <w:b/>
                <w:szCs w:val="28"/>
                <w:lang w:eastAsia="vi-VN"/>
              </w:rPr>
              <w:t>1.236</w:t>
            </w:r>
          </w:p>
        </w:tc>
        <w:tc>
          <w:tcPr>
            <w:tcW w:w="6237" w:type="dxa"/>
            <w:vAlign w:val="center"/>
          </w:tcPr>
          <w:p w14:paraId="11243C28" w14:textId="77777777" w:rsidR="00197D5A" w:rsidRPr="000E47C0" w:rsidRDefault="00197D5A" w:rsidP="006047EC">
            <w:pPr>
              <w:shd w:val="clear" w:color="auto" w:fill="FFFFFF"/>
              <w:spacing w:before="0" w:after="0"/>
              <w:ind w:firstLine="0"/>
              <w:jc w:val="center"/>
              <w:rPr>
                <w:szCs w:val="28"/>
                <w:lang w:eastAsia="vi-VN"/>
              </w:rPr>
            </w:pPr>
          </w:p>
        </w:tc>
      </w:tr>
    </w:tbl>
    <w:p w14:paraId="3275B3B7" w14:textId="77777777" w:rsidR="00197D5A" w:rsidRPr="000E47C0" w:rsidRDefault="00197D5A" w:rsidP="00197D5A">
      <w:pPr>
        <w:ind w:firstLine="0"/>
        <w:rPr>
          <w:b/>
          <w:bCs/>
          <w:szCs w:val="28"/>
        </w:rPr>
        <w:sectPr w:rsidR="00197D5A" w:rsidRPr="000E47C0" w:rsidSect="00197D5A">
          <w:pgSz w:w="16840" w:h="11907" w:orient="landscape" w:code="9"/>
          <w:pgMar w:top="1701" w:right="1134" w:bottom="1134" w:left="1134" w:header="720" w:footer="720" w:gutter="0"/>
          <w:pgNumType w:start="1"/>
          <w:cols w:space="720"/>
          <w:docGrid w:linePitch="381"/>
        </w:sectPr>
      </w:pPr>
    </w:p>
    <w:p w14:paraId="687C5256"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II</w:t>
      </w:r>
    </w:p>
    <w:p w14:paraId="046FABCD" w14:textId="77777777" w:rsidR="00197D5A" w:rsidRPr="000E47C0" w:rsidRDefault="00197D5A" w:rsidP="00197D5A">
      <w:pPr>
        <w:spacing w:before="0" w:after="0"/>
        <w:ind w:firstLine="0"/>
        <w:jc w:val="center"/>
        <w:rPr>
          <w:b/>
          <w:bCs/>
          <w:szCs w:val="28"/>
        </w:rPr>
      </w:pPr>
      <w:r w:rsidRPr="000E47C0">
        <w:rPr>
          <w:b/>
          <w:bCs/>
          <w:szCs w:val="28"/>
          <w:lang w:val="vi-VN"/>
        </w:rPr>
        <w:t xml:space="preserve">THỐNG KÊ DANH SÁCH VIÊN CHỨC CÓ TRÌNH ĐỘ CHUYÊN MÔN THUỘC LĨNH VỰC ĐĂNG KIỂM </w:t>
      </w:r>
      <w:r w:rsidRPr="000E47C0">
        <w:rPr>
          <w:b/>
          <w:bCs/>
          <w:szCs w:val="28"/>
        </w:rPr>
        <w:t>XE CƠ GIỚI</w:t>
      </w:r>
    </w:p>
    <w:p w14:paraId="4B1E82EE" w14:textId="77777777" w:rsidR="00197D5A" w:rsidRPr="000E47C0" w:rsidRDefault="00197D5A" w:rsidP="00197D5A">
      <w:pPr>
        <w:spacing w:before="0" w:after="0"/>
        <w:ind w:firstLine="0"/>
        <w:jc w:val="center"/>
        <w:rPr>
          <w:b/>
          <w:bCs/>
          <w:szCs w:val="28"/>
        </w:rPr>
      </w:pPr>
      <w:r w:rsidRPr="000E47C0">
        <w:rPr>
          <w:b/>
          <w:bCs/>
          <w:szCs w:val="28"/>
        </w:rPr>
        <w:t>CỦA TRƯỜNG CAO ĐẲNG KON TUM</w:t>
      </w:r>
    </w:p>
    <w:p w14:paraId="6C91CBC9" w14:textId="77777777" w:rsidR="00197D5A" w:rsidRPr="000E47C0" w:rsidRDefault="00197D5A" w:rsidP="00197D5A">
      <w:pPr>
        <w:ind w:firstLine="0"/>
        <w:jc w:val="center"/>
        <w:rPr>
          <w:b/>
          <w:bCs/>
          <w:szCs w:val="28"/>
          <w:lang w:val="vi-VN"/>
        </w:rPr>
      </w:pPr>
      <w:r w:rsidRPr="000E47C0">
        <w:rPr>
          <w:b/>
          <w:bCs/>
          <w:noProof/>
          <w:szCs w:val="28"/>
          <w:lang w:val="vi-VN" w:eastAsia="vi-VN"/>
        </w:rPr>
        <mc:AlternateContent>
          <mc:Choice Requires="wps">
            <w:drawing>
              <wp:anchor distT="0" distB="0" distL="114300" distR="114300" simplePos="0" relativeHeight="251667456" behindDoc="0" locked="0" layoutInCell="1" allowOverlap="1" wp14:anchorId="3AA15647" wp14:editId="5A77B350">
                <wp:simplePos x="0" y="0"/>
                <wp:positionH relativeFrom="margin">
                  <wp:posOffset>2369507</wp:posOffset>
                </wp:positionH>
                <wp:positionV relativeFrom="paragraph">
                  <wp:posOffset>33020</wp:posOffset>
                </wp:positionV>
                <wp:extent cx="999520"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999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306D5D45" id="Straight Connector 35"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6.6pt,2.6pt" to="265.3pt,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GEjmmAEAAIcDAAAOAAAAZHJzL2Uyb0RvYy54bWysU8uu0zAQ3SPxD5b3NGklEI2a3sW9gg2C Kx4f4OuMGwvbY41Nk/49Y7dNESCEEBvHj3POzJmZ7O5m78QRKFkMvVyvWikgaBxsOPTyy+c3L15L kbIKg3IYoJcnSPJu//zZboodbHBENwAJFgmpm2Ivx5xj1zRJj+BVWmGEwI8GyavMRzo0A6mJ1b1r Nm37qpmQhkioISW+fTg/yn3VNwZ0/mBMgixcLzm3XFeq61NZm/1OdQdScbT6kob6hyy8soGDLlIP KivxjewvUt5qwoQmrzT6Bo2xGqoHdrNuf3LzaVQRqhcuTopLmdL/k9Xvj/fhkbgMU0xdio9UXMyG fPlyfmKuxTotxYI5C82X2+325YZLqq9PzY0XKeW3gF6UTS+dDcWG6tTxXcoci6FXCB9ukesunxwU sAsfwQg7cKx1ZdehgHtH4qi4ncPXdWkfa1VkoRjr3EJq/0y6YAsN6qD8LXFB14gY8kL0NiD9Lmqe r6maM/7q+uy12H7C4VT7UMvB3a7OLpNZxunHc6Xf/p/9dwAAAP//AwBQSwMEFAAGAAgAAAAhAJwK TU3bAAAABwEAAA8AAABkcnMvZG93bnJldi54bWxMjk9LxDAUxO+C3yE8wZub2rJVatNlWRDxIm5X 79nmbVrNn5Kk3frtfXrR0zDMMPOrN4s1bMYQB+8E3K4yYOg6rwanBbwdHm/ugcUknZLGOxTwhRE2 zeVFLSvlz26Pc5s0oxEXKymgT2msOI9dj1bGlR/RUXbywcpENmiugjzTuDU8z7KSWzk4eujliLse u892sgLMc5jf9U5v4/S0L9uP11P+cpiFuL5atg/AEi7prww/+IQODTEd/eRUZEZAcVfkVBWwJqF8 XWQlsOOv503N//M33wAAAP//AwBQSwECLQAUAAYACAAAACEAtoM4kv4AAADhAQAAEwAAAAAAAAAA AAAAAAAAAAAAW0NvbnRlbnRfVHlwZXNdLnhtbFBLAQItABQABgAIAAAAIQA4/SH/1gAAAJQBAAAL AAAAAAAAAAAAAAAAAC8BAABfcmVscy8ucmVsc1BLAQItABQABgAIAAAAIQD0GEjmmAEAAIcDAAAO AAAAAAAAAAAAAAAAAC4CAABkcnMvZTJvRG9jLnhtbFBLAQItABQABgAIAAAAIQCcCk1N2wAAAAcB AAAPAAAAAAAAAAAAAAAAAPIDAABkcnMvZG93bnJldi54bWxQSwUGAAAAAAQABADzAAAA+gQAAAAA " strokecolor="black [3200]" strokeweight=".5pt">
                <v:stroke joinstyle="miter"/>
                <w10:wrap anchorx="margin"/>
              </v:line>
            </w:pict>
          </mc:Fallback>
        </mc:AlternateContent>
      </w:r>
    </w:p>
    <w:p w14:paraId="3043CA5E" w14:textId="77777777" w:rsidR="00197D5A" w:rsidRPr="000E47C0" w:rsidRDefault="00197D5A" w:rsidP="00197D5A">
      <w:pPr>
        <w:rPr>
          <w:b/>
          <w:bCs/>
          <w:szCs w:val="28"/>
          <w:lang w:val="vi-VN"/>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402"/>
        <w:gridCol w:w="1307"/>
        <w:gridCol w:w="1535"/>
        <w:gridCol w:w="3233"/>
      </w:tblGrid>
      <w:tr w:rsidR="000E47C0" w:rsidRPr="000E47C0" w14:paraId="0286F84F" w14:textId="77777777" w:rsidTr="006047EC">
        <w:trPr>
          <w:trHeight w:val="567"/>
          <w:jc w:val="center"/>
        </w:trPr>
        <w:tc>
          <w:tcPr>
            <w:tcW w:w="561" w:type="dxa"/>
            <w:vMerge w:val="restart"/>
            <w:vAlign w:val="center"/>
            <w:hideMark/>
          </w:tcPr>
          <w:p w14:paraId="33B744CD"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TT</w:t>
            </w:r>
          </w:p>
        </w:tc>
        <w:tc>
          <w:tcPr>
            <w:tcW w:w="2411" w:type="dxa"/>
            <w:vMerge w:val="restart"/>
            <w:vAlign w:val="center"/>
            <w:hideMark/>
          </w:tcPr>
          <w:p w14:paraId="18D73F59"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 xml:space="preserve">Họ và tên </w:t>
            </w:r>
          </w:p>
        </w:tc>
        <w:tc>
          <w:tcPr>
            <w:tcW w:w="1310" w:type="dxa"/>
            <w:vMerge w:val="restart"/>
            <w:vAlign w:val="center"/>
            <w:hideMark/>
          </w:tcPr>
          <w:p w14:paraId="14A5E8C4"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eastAsia="vi-VN"/>
              </w:rPr>
              <w:t>N</w:t>
            </w:r>
            <w:r w:rsidRPr="000E47C0">
              <w:rPr>
                <w:b/>
                <w:bCs/>
                <w:szCs w:val="28"/>
                <w:lang w:val="vi-VN" w:eastAsia="vi-VN"/>
              </w:rPr>
              <w:t>ăm sinh</w:t>
            </w:r>
          </w:p>
        </w:tc>
        <w:tc>
          <w:tcPr>
            <w:tcW w:w="4785" w:type="dxa"/>
            <w:gridSpan w:val="2"/>
            <w:vAlign w:val="center"/>
            <w:hideMark/>
          </w:tcPr>
          <w:p w14:paraId="3BDF59DB"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 xml:space="preserve">Trình độ chuyên môn </w:t>
            </w:r>
          </w:p>
        </w:tc>
      </w:tr>
      <w:tr w:rsidR="000E47C0" w:rsidRPr="000E47C0" w14:paraId="20160FC7" w14:textId="77777777" w:rsidTr="006047EC">
        <w:trPr>
          <w:trHeight w:val="567"/>
          <w:jc w:val="center"/>
        </w:trPr>
        <w:tc>
          <w:tcPr>
            <w:tcW w:w="561" w:type="dxa"/>
            <w:vMerge/>
            <w:vAlign w:val="center"/>
            <w:hideMark/>
          </w:tcPr>
          <w:p w14:paraId="0EF0A8B2" w14:textId="77777777" w:rsidR="00197D5A" w:rsidRPr="000E47C0" w:rsidRDefault="00197D5A" w:rsidP="006047EC">
            <w:pPr>
              <w:widowControl/>
              <w:spacing w:before="0" w:after="0"/>
              <w:ind w:firstLine="0"/>
              <w:jc w:val="left"/>
              <w:rPr>
                <w:b/>
                <w:bCs/>
                <w:szCs w:val="28"/>
                <w:lang w:val="vi-VN" w:eastAsia="vi-VN"/>
              </w:rPr>
            </w:pPr>
          </w:p>
        </w:tc>
        <w:tc>
          <w:tcPr>
            <w:tcW w:w="2411" w:type="dxa"/>
            <w:vMerge/>
            <w:vAlign w:val="center"/>
            <w:hideMark/>
          </w:tcPr>
          <w:p w14:paraId="41847EC5" w14:textId="77777777" w:rsidR="00197D5A" w:rsidRPr="000E47C0" w:rsidRDefault="00197D5A" w:rsidP="006047EC">
            <w:pPr>
              <w:widowControl/>
              <w:spacing w:before="0" w:after="0"/>
              <w:ind w:firstLine="0"/>
              <w:jc w:val="left"/>
              <w:rPr>
                <w:b/>
                <w:bCs/>
                <w:szCs w:val="28"/>
                <w:lang w:val="vi-VN" w:eastAsia="vi-VN"/>
              </w:rPr>
            </w:pPr>
          </w:p>
        </w:tc>
        <w:tc>
          <w:tcPr>
            <w:tcW w:w="1310" w:type="dxa"/>
            <w:vMerge/>
            <w:vAlign w:val="center"/>
            <w:hideMark/>
          </w:tcPr>
          <w:p w14:paraId="13002EB3" w14:textId="77777777" w:rsidR="00197D5A" w:rsidRPr="000E47C0" w:rsidRDefault="00197D5A" w:rsidP="006047EC">
            <w:pPr>
              <w:widowControl/>
              <w:spacing w:before="0" w:after="0"/>
              <w:ind w:firstLine="0"/>
              <w:jc w:val="left"/>
              <w:rPr>
                <w:b/>
                <w:bCs/>
                <w:szCs w:val="28"/>
                <w:lang w:val="vi-VN" w:eastAsia="vi-VN"/>
              </w:rPr>
            </w:pPr>
          </w:p>
        </w:tc>
        <w:tc>
          <w:tcPr>
            <w:tcW w:w="1539" w:type="dxa"/>
            <w:vAlign w:val="center"/>
            <w:hideMark/>
          </w:tcPr>
          <w:p w14:paraId="090C486C"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Trình độ đào tạo</w:t>
            </w:r>
          </w:p>
        </w:tc>
        <w:tc>
          <w:tcPr>
            <w:tcW w:w="3246" w:type="dxa"/>
            <w:vAlign w:val="center"/>
            <w:hideMark/>
          </w:tcPr>
          <w:p w14:paraId="3742FDF9"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Chuyên nghành</w:t>
            </w:r>
          </w:p>
        </w:tc>
      </w:tr>
      <w:tr w:rsidR="000E47C0" w:rsidRPr="000E47C0" w14:paraId="299BCD4D" w14:textId="77777777" w:rsidTr="006047EC">
        <w:trPr>
          <w:trHeight w:val="567"/>
          <w:jc w:val="center"/>
        </w:trPr>
        <w:tc>
          <w:tcPr>
            <w:tcW w:w="561" w:type="dxa"/>
            <w:vAlign w:val="center"/>
          </w:tcPr>
          <w:p w14:paraId="0968025D" w14:textId="77777777" w:rsidR="00197D5A" w:rsidRPr="000E47C0" w:rsidRDefault="00197D5A" w:rsidP="006047EC">
            <w:pPr>
              <w:widowControl/>
              <w:spacing w:before="0" w:after="0"/>
              <w:ind w:firstLine="0"/>
              <w:jc w:val="left"/>
              <w:rPr>
                <w:b/>
                <w:bCs/>
                <w:szCs w:val="28"/>
                <w:lang w:val="vi-VN" w:eastAsia="vi-VN"/>
              </w:rPr>
            </w:pPr>
            <w:r w:rsidRPr="000E47C0">
              <w:rPr>
                <w:szCs w:val="28"/>
                <w:lang w:val="vi-VN" w:eastAsia="vi-VN"/>
              </w:rPr>
              <w:t>1</w:t>
            </w:r>
          </w:p>
        </w:tc>
        <w:tc>
          <w:tcPr>
            <w:tcW w:w="2411" w:type="dxa"/>
            <w:vAlign w:val="center"/>
          </w:tcPr>
          <w:p w14:paraId="762F5EAE" w14:textId="77777777" w:rsidR="00197D5A" w:rsidRPr="000E47C0" w:rsidRDefault="00197D5A" w:rsidP="006047EC">
            <w:pPr>
              <w:widowControl/>
              <w:spacing w:before="0" w:after="0"/>
              <w:ind w:firstLine="0"/>
              <w:jc w:val="left"/>
              <w:rPr>
                <w:b/>
                <w:bCs/>
                <w:szCs w:val="28"/>
                <w:lang w:val="vi-VN" w:eastAsia="vi-VN"/>
              </w:rPr>
            </w:pPr>
            <w:r w:rsidRPr="000E47C0">
              <w:rPr>
                <w:szCs w:val="28"/>
                <w:lang w:val="vi-VN" w:eastAsia="vi-VN"/>
              </w:rPr>
              <w:t>Nguyễn Ngọc Quang Phục</w:t>
            </w:r>
          </w:p>
        </w:tc>
        <w:tc>
          <w:tcPr>
            <w:tcW w:w="1310" w:type="dxa"/>
            <w:vAlign w:val="center"/>
          </w:tcPr>
          <w:p w14:paraId="1250428F" w14:textId="77777777" w:rsidR="00197D5A" w:rsidRPr="000E47C0" w:rsidRDefault="00197D5A" w:rsidP="006047EC">
            <w:pPr>
              <w:widowControl/>
              <w:spacing w:before="0" w:after="0"/>
              <w:ind w:firstLine="0"/>
              <w:jc w:val="center"/>
              <w:rPr>
                <w:b/>
                <w:bCs/>
                <w:szCs w:val="28"/>
                <w:lang w:val="vi-VN" w:eastAsia="vi-VN"/>
              </w:rPr>
            </w:pPr>
            <w:r w:rsidRPr="000E47C0">
              <w:rPr>
                <w:szCs w:val="28"/>
                <w:lang w:val="vi-VN" w:eastAsia="vi-VN"/>
              </w:rPr>
              <w:t>1983</w:t>
            </w:r>
          </w:p>
        </w:tc>
        <w:tc>
          <w:tcPr>
            <w:tcW w:w="1539" w:type="dxa"/>
            <w:vAlign w:val="center"/>
          </w:tcPr>
          <w:p w14:paraId="2C16197A" w14:textId="77777777" w:rsidR="00197D5A" w:rsidRPr="000E47C0" w:rsidRDefault="00197D5A" w:rsidP="006047EC">
            <w:pPr>
              <w:widowControl/>
              <w:spacing w:before="0" w:after="0"/>
              <w:ind w:firstLine="0"/>
              <w:jc w:val="center"/>
              <w:rPr>
                <w:b/>
                <w:bCs/>
                <w:szCs w:val="28"/>
                <w:lang w:val="vi-VN" w:eastAsia="vi-VN"/>
              </w:rPr>
            </w:pPr>
            <w:r w:rsidRPr="000E47C0">
              <w:rPr>
                <w:szCs w:val="28"/>
                <w:lang w:val="vi-VN" w:eastAsia="vi-VN"/>
              </w:rPr>
              <w:t>Đại học SPKT</w:t>
            </w:r>
          </w:p>
        </w:tc>
        <w:tc>
          <w:tcPr>
            <w:tcW w:w="3246" w:type="dxa"/>
            <w:vAlign w:val="center"/>
          </w:tcPr>
          <w:p w14:paraId="66DC39A1" w14:textId="77777777" w:rsidR="00197D5A" w:rsidRPr="000E47C0" w:rsidRDefault="00197D5A" w:rsidP="006047EC">
            <w:pPr>
              <w:widowControl/>
              <w:spacing w:before="0" w:after="0"/>
              <w:ind w:firstLine="0"/>
              <w:rPr>
                <w:b/>
                <w:bCs/>
                <w:szCs w:val="28"/>
                <w:lang w:val="vi-VN" w:eastAsia="vi-VN"/>
              </w:rPr>
            </w:pPr>
            <w:r w:rsidRPr="000E47C0">
              <w:rPr>
                <w:szCs w:val="28"/>
                <w:lang w:val="vi-VN" w:eastAsia="vi-VN"/>
              </w:rPr>
              <w:t>Kỹ sư Cơ khí động lực</w:t>
            </w:r>
          </w:p>
        </w:tc>
      </w:tr>
      <w:tr w:rsidR="000E47C0" w:rsidRPr="000E47C0" w14:paraId="118BA53C" w14:textId="77777777" w:rsidTr="006047EC">
        <w:trPr>
          <w:trHeight w:val="567"/>
          <w:jc w:val="center"/>
        </w:trPr>
        <w:tc>
          <w:tcPr>
            <w:tcW w:w="561" w:type="dxa"/>
            <w:shd w:val="clear" w:color="000000" w:fill="FFFFFF"/>
            <w:vAlign w:val="center"/>
          </w:tcPr>
          <w:p w14:paraId="591FC775"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2</w:t>
            </w:r>
          </w:p>
        </w:tc>
        <w:tc>
          <w:tcPr>
            <w:tcW w:w="2411" w:type="dxa"/>
            <w:shd w:val="clear" w:color="000000" w:fill="FFFFFF"/>
            <w:vAlign w:val="center"/>
            <w:hideMark/>
          </w:tcPr>
          <w:p w14:paraId="3333AE18"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Trần Công Khanh</w:t>
            </w:r>
          </w:p>
        </w:tc>
        <w:tc>
          <w:tcPr>
            <w:tcW w:w="1310" w:type="dxa"/>
            <w:shd w:val="clear" w:color="000000" w:fill="FFFFFF"/>
            <w:vAlign w:val="center"/>
            <w:hideMark/>
          </w:tcPr>
          <w:p w14:paraId="60AA995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1973</w:t>
            </w:r>
          </w:p>
        </w:tc>
        <w:tc>
          <w:tcPr>
            <w:tcW w:w="1539" w:type="dxa"/>
            <w:shd w:val="clear" w:color="000000" w:fill="FFFFFF"/>
            <w:vAlign w:val="center"/>
            <w:hideMark/>
          </w:tcPr>
          <w:p w14:paraId="0BC9C1E1"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561F8058"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46A165FE" w14:textId="77777777" w:rsidTr="006047EC">
        <w:trPr>
          <w:trHeight w:val="567"/>
          <w:jc w:val="center"/>
        </w:trPr>
        <w:tc>
          <w:tcPr>
            <w:tcW w:w="561" w:type="dxa"/>
            <w:shd w:val="clear" w:color="000000" w:fill="FFFFFF"/>
            <w:vAlign w:val="center"/>
          </w:tcPr>
          <w:p w14:paraId="354EAC8A"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3</w:t>
            </w:r>
          </w:p>
        </w:tc>
        <w:tc>
          <w:tcPr>
            <w:tcW w:w="2411" w:type="dxa"/>
            <w:shd w:val="clear" w:color="000000" w:fill="FFFFFF"/>
            <w:vAlign w:val="center"/>
            <w:hideMark/>
          </w:tcPr>
          <w:p w14:paraId="263DF763"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Đăng Hiển</w:t>
            </w:r>
          </w:p>
        </w:tc>
        <w:tc>
          <w:tcPr>
            <w:tcW w:w="1310" w:type="dxa"/>
            <w:shd w:val="clear" w:color="000000" w:fill="FFFFFF"/>
            <w:vAlign w:val="center"/>
            <w:hideMark/>
          </w:tcPr>
          <w:p w14:paraId="32484EDB"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1978</w:t>
            </w:r>
          </w:p>
        </w:tc>
        <w:tc>
          <w:tcPr>
            <w:tcW w:w="1539" w:type="dxa"/>
            <w:shd w:val="clear" w:color="000000" w:fill="FFFFFF"/>
            <w:vAlign w:val="center"/>
            <w:hideMark/>
          </w:tcPr>
          <w:p w14:paraId="1B0602C0" w14:textId="77777777" w:rsidR="00197D5A" w:rsidRPr="000E47C0" w:rsidRDefault="00197D5A" w:rsidP="006047EC">
            <w:pPr>
              <w:widowControl/>
              <w:spacing w:before="0" w:after="0"/>
              <w:ind w:firstLine="0"/>
              <w:jc w:val="center"/>
              <w:rPr>
                <w:szCs w:val="28"/>
                <w:lang w:eastAsia="vi-VN"/>
              </w:rPr>
            </w:pPr>
            <w:r w:rsidRPr="000E47C0">
              <w:rPr>
                <w:szCs w:val="28"/>
                <w:lang w:eastAsia="vi-VN"/>
              </w:rPr>
              <w:t>Thạc sĩ</w:t>
            </w:r>
          </w:p>
        </w:tc>
        <w:tc>
          <w:tcPr>
            <w:tcW w:w="3246" w:type="dxa"/>
            <w:shd w:val="clear" w:color="000000" w:fill="FFFFFF"/>
            <w:vAlign w:val="center"/>
            <w:hideMark/>
          </w:tcPr>
          <w:p w14:paraId="50A43566" w14:textId="77777777" w:rsidR="00197D5A" w:rsidRPr="000E47C0" w:rsidRDefault="00197D5A" w:rsidP="006047EC">
            <w:pPr>
              <w:widowControl/>
              <w:spacing w:before="0" w:after="0"/>
              <w:ind w:firstLine="0"/>
              <w:rPr>
                <w:szCs w:val="28"/>
                <w:lang w:eastAsia="vi-VN"/>
              </w:rPr>
            </w:pPr>
            <w:r w:rsidRPr="000E47C0">
              <w:rPr>
                <w:szCs w:val="28"/>
                <w:lang w:eastAsia="vi-VN"/>
              </w:rPr>
              <w:t>Công nghệ kỹ thuật ô tô</w:t>
            </w:r>
          </w:p>
        </w:tc>
      </w:tr>
      <w:tr w:rsidR="000E47C0" w:rsidRPr="000E47C0" w14:paraId="0E70563C" w14:textId="77777777" w:rsidTr="006047EC">
        <w:trPr>
          <w:trHeight w:val="567"/>
          <w:jc w:val="center"/>
        </w:trPr>
        <w:tc>
          <w:tcPr>
            <w:tcW w:w="561" w:type="dxa"/>
            <w:shd w:val="clear" w:color="000000" w:fill="FFFFFF"/>
            <w:vAlign w:val="center"/>
            <w:hideMark/>
          </w:tcPr>
          <w:p w14:paraId="38D2963E"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4</w:t>
            </w:r>
          </w:p>
        </w:tc>
        <w:tc>
          <w:tcPr>
            <w:tcW w:w="2411" w:type="dxa"/>
            <w:shd w:val="clear" w:color="000000" w:fill="FFFFFF"/>
            <w:vAlign w:val="center"/>
            <w:hideMark/>
          </w:tcPr>
          <w:p w14:paraId="01DAA19E"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Ngọc Phương</w:t>
            </w:r>
          </w:p>
        </w:tc>
        <w:tc>
          <w:tcPr>
            <w:tcW w:w="1310" w:type="dxa"/>
            <w:shd w:val="clear" w:color="000000" w:fill="FFFFFF"/>
            <w:vAlign w:val="center"/>
            <w:hideMark/>
          </w:tcPr>
          <w:p w14:paraId="3B76DCC0"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1982</w:t>
            </w:r>
          </w:p>
        </w:tc>
        <w:tc>
          <w:tcPr>
            <w:tcW w:w="1539" w:type="dxa"/>
            <w:shd w:val="clear" w:color="000000" w:fill="FFFFFF"/>
            <w:vAlign w:val="center"/>
            <w:hideMark/>
          </w:tcPr>
          <w:p w14:paraId="59FF8DFD" w14:textId="77777777" w:rsidR="00197D5A" w:rsidRPr="000E47C0" w:rsidRDefault="00197D5A" w:rsidP="006047EC">
            <w:pPr>
              <w:widowControl/>
              <w:spacing w:before="0" w:after="0"/>
              <w:ind w:firstLine="0"/>
              <w:jc w:val="center"/>
              <w:rPr>
                <w:szCs w:val="28"/>
                <w:lang w:eastAsia="vi-VN"/>
              </w:rPr>
            </w:pPr>
            <w:r w:rsidRPr="000E47C0">
              <w:rPr>
                <w:szCs w:val="28"/>
                <w:lang w:eastAsia="vi-VN"/>
              </w:rPr>
              <w:t>Thạc sĩ</w:t>
            </w:r>
          </w:p>
        </w:tc>
        <w:tc>
          <w:tcPr>
            <w:tcW w:w="3246" w:type="dxa"/>
            <w:shd w:val="clear" w:color="000000" w:fill="FFFFFF"/>
            <w:vAlign w:val="center"/>
            <w:hideMark/>
          </w:tcPr>
          <w:p w14:paraId="3BF70464" w14:textId="77777777" w:rsidR="00197D5A" w:rsidRPr="000E47C0" w:rsidRDefault="00197D5A" w:rsidP="006047EC">
            <w:pPr>
              <w:widowControl/>
              <w:spacing w:before="0" w:after="0"/>
              <w:ind w:firstLine="0"/>
              <w:rPr>
                <w:szCs w:val="28"/>
                <w:lang w:val="vi-VN" w:eastAsia="vi-VN"/>
              </w:rPr>
            </w:pPr>
            <w:r w:rsidRPr="000E47C0">
              <w:rPr>
                <w:szCs w:val="28"/>
                <w:lang w:eastAsia="vi-VN"/>
              </w:rPr>
              <w:t>Kỹ thuật</w:t>
            </w:r>
            <w:r w:rsidRPr="000E47C0">
              <w:rPr>
                <w:szCs w:val="28"/>
                <w:lang w:val="vi-VN" w:eastAsia="vi-VN"/>
              </w:rPr>
              <w:t xml:space="preserve"> ô tô</w:t>
            </w:r>
          </w:p>
        </w:tc>
      </w:tr>
      <w:tr w:rsidR="000E47C0" w:rsidRPr="000E47C0" w14:paraId="05710F51" w14:textId="77777777" w:rsidTr="006047EC">
        <w:trPr>
          <w:trHeight w:val="567"/>
          <w:jc w:val="center"/>
        </w:trPr>
        <w:tc>
          <w:tcPr>
            <w:tcW w:w="561" w:type="dxa"/>
            <w:shd w:val="clear" w:color="000000" w:fill="FFFFFF"/>
            <w:vAlign w:val="center"/>
            <w:hideMark/>
          </w:tcPr>
          <w:p w14:paraId="06A8F07A"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5</w:t>
            </w:r>
          </w:p>
        </w:tc>
        <w:tc>
          <w:tcPr>
            <w:tcW w:w="2411" w:type="dxa"/>
            <w:shd w:val="clear" w:color="000000" w:fill="FFFFFF"/>
            <w:vAlign w:val="center"/>
            <w:hideMark/>
          </w:tcPr>
          <w:p w14:paraId="1A1E2009"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Văn Thành</w:t>
            </w:r>
          </w:p>
        </w:tc>
        <w:tc>
          <w:tcPr>
            <w:tcW w:w="1310" w:type="dxa"/>
            <w:shd w:val="clear" w:color="000000" w:fill="FFFFFF"/>
            <w:vAlign w:val="center"/>
            <w:hideMark/>
          </w:tcPr>
          <w:p w14:paraId="10BFB717"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1984</w:t>
            </w:r>
          </w:p>
        </w:tc>
        <w:tc>
          <w:tcPr>
            <w:tcW w:w="1539" w:type="dxa"/>
            <w:shd w:val="clear" w:color="000000" w:fill="FFFFFF"/>
            <w:vAlign w:val="center"/>
            <w:hideMark/>
          </w:tcPr>
          <w:p w14:paraId="25DF9B37"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 SPKT</w:t>
            </w:r>
          </w:p>
        </w:tc>
        <w:tc>
          <w:tcPr>
            <w:tcW w:w="3246" w:type="dxa"/>
            <w:shd w:val="clear" w:color="000000" w:fill="FFFFFF"/>
            <w:vAlign w:val="center"/>
            <w:hideMark/>
          </w:tcPr>
          <w:p w14:paraId="0E5246C1"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 xml:space="preserve">Kỹ sư </w:t>
            </w:r>
            <w:r w:rsidRPr="000E47C0">
              <w:rPr>
                <w:szCs w:val="28"/>
                <w:lang w:eastAsia="vi-VN"/>
              </w:rPr>
              <w:t>Công nghệ kỹ thuật ô tô</w:t>
            </w:r>
          </w:p>
        </w:tc>
      </w:tr>
      <w:tr w:rsidR="000E47C0" w:rsidRPr="000E47C0" w14:paraId="01384F8C" w14:textId="77777777" w:rsidTr="006047EC">
        <w:trPr>
          <w:trHeight w:val="567"/>
          <w:jc w:val="center"/>
        </w:trPr>
        <w:tc>
          <w:tcPr>
            <w:tcW w:w="561" w:type="dxa"/>
            <w:shd w:val="clear" w:color="000000" w:fill="FFFFFF"/>
            <w:vAlign w:val="center"/>
          </w:tcPr>
          <w:p w14:paraId="5D65488D"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6</w:t>
            </w:r>
          </w:p>
        </w:tc>
        <w:tc>
          <w:tcPr>
            <w:tcW w:w="2411" w:type="dxa"/>
            <w:shd w:val="clear" w:color="000000" w:fill="FFFFFF"/>
            <w:vAlign w:val="center"/>
          </w:tcPr>
          <w:p w14:paraId="119D36EC"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Trịnh Đình Tiến</w:t>
            </w:r>
          </w:p>
        </w:tc>
        <w:tc>
          <w:tcPr>
            <w:tcW w:w="1310" w:type="dxa"/>
            <w:shd w:val="clear" w:color="000000" w:fill="FFFFFF"/>
            <w:vAlign w:val="center"/>
          </w:tcPr>
          <w:p w14:paraId="5750AC3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1984</w:t>
            </w:r>
          </w:p>
        </w:tc>
        <w:tc>
          <w:tcPr>
            <w:tcW w:w="1539" w:type="dxa"/>
            <w:shd w:val="clear" w:color="000000" w:fill="FFFFFF"/>
            <w:vAlign w:val="center"/>
          </w:tcPr>
          <w:p w14:paraId="4CEB8176" w14:textId="77777777" w:rsidR="00197D5A" w:rsidRPr="000E47C0" w:rsidRDefault="00197D5A" w:rsidP="006047EC">
            <w:pPr>
              <w:widowControl/>
              <w:spacing w:before="0" w:after="0"/>
              <w:ind w:firstLine="0"/>
              <w:jc w:val="center"/>
              <w:rPr>
                <w:szCs w:val="28"/>
                <w:lang w:val="vi-VN" w:eastAsia="vi-VN"/>
              </w:rPr>
            </w:pPr>
            <w:r w:rsidRPr="000E47C0">
              <w:rPr>
                <w:szCs w:val="28"/>
                <w:lang w:eastAsia="vi-VN"/>
              </w:rPr>
              <w:t>Thạc sĩ</w:t>
            </w:r>
          </w:p>
        </w:tc>
        <w:tc>
          <w:tcPr>
            <w:tcW w:w="3246" w:type="dxa"/>
            <w:shd w:val="clear" w:color="000000" w:fill="FFFFFF"/>
            <w:vAlign w:val="center"/>
          </w:tcPr>
          <w:p w14:paraId="01D270A6" w14:textId="77777777" w:rsidR="00197D5A" w:rsidRPr="000E47C0" w:rsidRDefault="00197D5A" w:rsidP="006047EC">
            <w:pPr>
              <w:widowControl/>
              <w:spacing w:before="0" w:after="0"/>
              <w:ind w:firstLine="0"/>
              <w:rPr>
                <w:szCs w:val="28"/>
                <w:lang w:val="vi-VN" w:eastAsia="vi-VN"/>
              </w:rPr>
            </w:pPr>
            <w:r w:rsidRPr="000E47C0">
              <w:rPr>
                <w:szCs w:val="28"/>
                <w:lang w:eastAsia="vi-VN"/>
              </w:rPr>
              <w:t>Công nghệ kỹ thuật ô tô</w:t>
            </w:r>
          </w:p>
        </w:tc>
      </w:tr>
      <w:tr w:rsidR="000E47C0" w:rsidRPr="000E47C0" w14:paraId="138A63AE" w14:textId="77777777" w:rsidTr="006047EC">
        <w:trPr>
          <w:trHeight w:val="567"/>
          <w:jc w:val="center"/>
        </w:trPr>
        <w:tc>
          <w:tcPr>
            <w:tcW w:w="561" w:type="dxa"/>
            <w:noWrap/>
            <w:vAlign w:val="center"/>
          </w:tcPr>
          <w:p w14:paraId="68506D0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7</w:t>
            </w:r>
          </w:p>
        </w:tc>
        <w:tc>
          <w:tcPr>
            <w:tcW w:w="2411" w:type="dxa"/>
            <w:shd w:val="clear" w:color="000000" w:fill="FFFFFF"/>
            <w:vAlign w:val="center"/>
            <w:hideMark/>
          </w:tcPr>
          <w:p w14:paraId="707374BC"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Thái Văn Chương</w:t>
            </w:r>
          </w:p>
        </w:tc>
        <w:tc>
          <w:tcPr>
            <w:tcW w:w="1310" w:type="dxa"/>
            <w:shd w:val="clear" w:color="000000" w:fill="FFFFFF"/>
            <w:vAlign w:val="center"/>
            <w:hideMark/>
          </w:tcPr>
          <w:p w14:paraId="18523D2C"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1973</w:t>
            </w:r>
          </w:p>
        </w:tc>
        <w:tc>
          <w:tcPr>
            <w:tcW w:w="1539" w:type="dxa"/>
            <w:shd w:val="clear" w:color="000000" w:fill="FFFFFF"/>
            <w:vAlign w:val="center"/>
            <w:hideMark/>
          </w:tcPr>
          <w:p w14:paraId="2601719D"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20706975"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38775630" w14:textId="77777777" w:rsidTr="006047EC">
        <w:trPr>
          <w:trHeight w:val="567"/>
          <w:jc w:val="center"/>
        </w:trPr>
        <w:tc>
          <w:tcPr>
            <w:tcW w:w="561" w:type="dxa"/>
            <w:shd w:val="clear" w:color="000000" w:fill="FFFFFF"/>
            <w:vAlign w:val="center"/>
          </w:tcPr>
          <w:p w14:paraId="3F1ECA33"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8</w:t>
            </w:r>
          </w:p>
        </w:tc>
        <w:tc>
          <w:tcPr>
            <w:tcW w:w="2411" w:type="dxa"/>
            <w:shd w:val="clear" w:color="000000" w:fill="FFFFFF"/>
            <w:vAlign w:val="center"/>
            <w:hideMark/>
          </w:tcPr>
          <w:p w14:paraId="1B3FE504"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Xuân Thi</w:t>
            </w:r>
          </w:p>
        </w:tc>
        <w:tc>
          <w:tcPr>
            <w:tcW w:w="1310" w:type="dxa"/>
            <w:shd w:val="clear" w:color="000000" w:fill="FFFFFF"/>
            <w:vAlign w:val="center"/>
            <w:hideMark/>
          </w:tcPr>
          <w:p w14:paraId="7D417FCC"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1978</w:t>
            </w:r>
          </w:p>
        </w:tc>
        <w:tc>
          <w:tcPr>
            <w:tcW w:w="1539" w:type="dxa"/>
            <w:shd w:val="clear" w:color="000000" w:fill="FFFFFF"/>
            <w:vAlign w:val="center"/>
            <w:hideMark/>
          </w:tcPr>
          <w:p w14:paraId="54D0C1E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67AB7A15"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5F1EC6B2" w14:textId="77777777" w:rsidTr="006047EC">
        <w:trPr>
          <w:trHeight w:val="567"/>
          <w:jc w:val="center"/>
        </w:trPr>
        <w:tc>
          <w:tcPr>
            <w:tcW w:w="561" w:type="dxa"/>
            <w:shd w:val="clear" w:color="000000" w:fill="FFFFFF"/>
            <w:vAlign w:val="center"/>
          </w:tcPr>
          <w:p w14:paraId="5532521E" w14:textId="77777777" w:rsidR="00197D5A" w:rsidRPr="000E47C0" w:rsidRDefault="00197D5A" w:rsidP="006047EC">
            <w:pPr>
              <w:widowControl/>
              <w:spacing w:before="0" w:after="0"/>
              <w:ind w:firstLine="0"/>
              <w:jc w:val="center"/>
              <w:rPr>
                <w:szCs w:val="28"/>
                <w:lang w:eastAsia="vi-VN"/>
              </w:rPr>
            </w:pPr>
            <w:r w:rsidRPr="000E47C0">
              <w:rPr>
                <w:szCs w:val="28"/>
                <w:lang w:eastAsia="vi-VN"/>
              </w:rPr>
              <w:t>9</w:t>
            </w:r>
          </w:p>
        </w:tc>
        <w:tc>
          <w:tcPr>
            <w:tcW w:w="2411" w:type="dxa"/>
            <w:shd w:val="clear" w:color="000000" w:fill="FFFFFF"/>
            <w:vAlign w:val="center"/>
          </w:tcPr>
          <w:p w14:paraId="06852B35" w14:textId="77777777" w:rsidR="00197D5A" w:rsidRPr="000E47C0" w:rsidRDefault="00197D5A" w:rsidP="006047EC">
            <w:pPr>
              <w:widowControl/>
              <w:spacing w:before="0" w:after="0"/>
              <w:ind w:firstLine="0"/>
              <w:jc w:val="left"/>
              <w:rPr>
                <w:szCs w:val="28"/>
                <w:lang w:eastAsia="vi-VN"/>
              </w:rPr>
            </w:pPr>
            <w:r w:rsidRPr="000E47C0">
              <w:rPr>
                <w:szCs w:val="28"/>
                <w:lang w:eastAsia="vi-VN"/>
              </w:rPr>
              <w:t>Đặng Nam Giang</w:t>
            </w:r>
          </w:p>
        </w:tc>
        <w:tc>
          <w:tcPr>
            <w:tcW w:w="1310" w:type="dxa"/>
            <w:shd w:val="clear" w:color="000000" w:fill="FFFFFF"/>
            <w:vAlign w:val="center"/>
          </w:tcPr>
          <w:p w14:paraId="3DD74FB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1987</w:t>
            </w:r>
          </w:p>
        </w:tc>
        <w:tc>
          <w:tcPr>
            <w:tcW w:w="1539" w:type="dxa"/>
            <w:shd w:val="clear" w:color="000000" w:fill="FFFFFF"/>
            <w:vAlign w:val="center"/>
          </w:tcPr>
          <w:p w14:paraId="081A19EB"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6C60F834"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Công nghệ Kỹ thuật ô tô</w:t>
            </w:r>
          </w:p>
        </w:tc>
      </w:tr>
      <w:tr w:rsidR="000E47C0" w:rsidRPr="000E47C0" w14:paraId="6060A4F0" w14:textId="77777777" w:rsidTr="006047EC">
        <w:trPr>
          <w:trHeight w:val="567"/>
          <w:jc w:val="center"/>
        </w:trPr>
        <w:tc>
          <w:tcPr>
            <w:tcW w:w="561" w:type="dxa"/>
            <w:shd w:val="clear" w:color="000000" w:fill="FFFFFF"/>
            <w:vAlign w:val="center"/>
          </w:tcPr>
          <w:p w14:paraId="3AB9726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10</w:t>
            </w:r>
          </w:p>
        </w:tc>
        <w:tc>
          <w:tcPr>
            <w:tcW w:w="2411" w:type="dxa"/>
            <w:shd w:val="clear" w:color="000000" w:fill="FFFFFF"/>
            <w:vAlign w:val="center"/>
          </w:tcPr>
          <w:p w14:paraId="7766CE27"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Văn Thái</w:t>
            </w:r>
          </w:p>
        </w:tc>
        <w:tc>
          <w:tcPr>
            <w:tcW w:w="1310" w:type="dxa"/>
            <w:shd w:val="clear" w:color="000000" w:fill="FFFFFF"/>
            <w:vAlign w:val="center"/>
          </w:tcPr>
          <w:p w14:paraId="3DFFAE39"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1994</w:t>
            </w:r>
          </w:p>
        </w:tc>
        <w:tc>
          <w:tcPr>
            <w:tcW w:w="1539" w:type="dxa"/>
            <w:shd w:val="clear" w:color="000000" w:fill="FFFFFF"/>
            <w:vAlign w:val="center"/>
          </w:tcPr>
          <w:p w14:paraId="14CB8485"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5EA7A48D"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Công nghệ Kỹ thuật ô tô</w:t>
            </w:r>
          </w:p>
        </w:tc>
      </w:tr>
      <w:tr w:rsidR="000E47C0" w:rsidRPr="000E47C0" w14:paraId="03C57E1E" w14:textId="77777777" w:rsidTr="006047EC">
        <w:trPr>
          <w:trHeight w:val="567"/>
          <w:jc w:val="center"/>
        </w:trPr>
        <w:tc>
          <w:tcPr>
            <w:tcW w:w="561" w:type="dxa"/>
            <w:shd w:val="clear" w:color="000000" w:fill="FFFFFF"/>
            <w:vAlign w:val="center"/>
          </w:tcPr>
          <w:p w14:paraId="76A484B8" w14:textId="77777777" w:rsidR="00197D5A" w:rsidRPr="000E47C0" w:rsidRDefault="00197D5A" w:rsidP="006047EC">
            <w:pPr>
              <w:widowControl/>
              <w:spacing w:before="0" w:after="0"/>
              <w:ind w:firstLine="0"/>
              <w:jc w:val="center"/>
              <w:rPr>
                <w:szCs w:val="28"/>
                <w:lang w:eastAsia="vi-VN"/>
              </w:rPr>
            </w:pPr>
            <w:r w:rsidRPr="000E47C0">
              <w:rPr>
                <w:szCs w:val="28"/>
                <w:lang w:eastAsia="vi-VN"/>
              </w:rPr>
              <w:t>11</w:t>
            </w:r>
          </w:p>
        </w:tc>
        <w:tc>
          <w:tcPr>
            <w:tcW w:w="2411" w:type="dxa"/>
            <w:shd w:val="clear" w:color="000000" w:fill="FFFFFF"/>
            <w:vAlign w:val="center"/>
          </w:tcPr>
          <w:p w14:paraId="20847883" w14:textId="77777777" w:rsidR="00197D5A" w:rsidRPr="000E47C0" w:rsidRDefault="00197D5A" w:rsidP="006047EC">
            <w:pPr>
              <w:widowControl/>
              <w:spacing w:before="0" w:after="0"/>
              <w:ind w:firstLine="0"/>
              <w:jc w:val="left"/>
              <w:rPr>
                <w:szCs w:val="28"/>
                <w:lang w:eastAsia="vi-VN"/>
              </w:rPr>
            </w:pPr>
            <w:r w:rsidRPr="000E47C0">
              <w:rPr>
                <w:szCs w:val="28"/>
                <w:lang w:eastAsia="vi-VN"/>
              </w:rPr>
              <w:t>Nguyễn Anh Tuấn</w:t>
            </w:r>
          </w:p>
        </w:tc>
        <w:tc>
          <w:tcPr>
            <w:tcW w:w="1310" w:type="dxa"/>
            <w:shd w:val="clear" w:color="000000" w:fill="FFFFFF"/>
            <w:vAlign w:val="center"/>
          </w:tcPr>
          <w:p w14:paraId="15100233" w14:textId="77777777" w:rsidR="00197D5A" w:rsidRPr="000E47C0" w:rsidRDefault="00197D5A" w:rsidP="006047EC">
            <w:pPr>
              <w:widowControl/>
              <w:spacing w:before="0" w:after="0"/>
              <w:ind w:firstLine="0"/>
              <w:jc w:val="center"/>
              <w:rPr>
                <w:szCs w:val="28"/>
                <w:lang w:eastAsia="vi-VN"/>
              </w:rPr>
            </w:pPr>
            <w:r w:rsidRPr="000E47C0">
              <w:rPr>
                <w:szCs w:val="28"/>
                <w:lang w:eastAsia="vi-VN"/>
              </w:rPr>
              <w:t>1981</w:t>
            </w:r>
          </w:p>
        </w:tc>
        <w:tc>
          <w:tcPr>
            <w:tcW w:w="1539" w:type="dxa"/>
            <w:shd w:val="clear" w:color="000000" w:fill="FFFFFF"/>
            <w:vAlign w:val="center"/>
          </w:tcPr>
          <w:p w14:paraId="22311261"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4F9AE163" w14:textId="77777777" w:rsidR="00197D5A" w:rsidRPr="000E47C0" w:rsidRDefault="00197D5A" w:rsidP="006047EC">
            <w:pPr>
              <w:widowControl/>
              <w:spacing w:before="0" w:after="0"/>
              <w:ind w:firstLine="0"/>
              <w:rPr>
                <w:szCs w:val="28"/>
                <w:lang w:eastAsia="vi-VN"/>
              </w:rPr>
            </w:pPr>
            <w:r w:rsidRPr="000E47C0">
              <w:rPr>
                <w:szCs w:val="28"/>
                <w:lang w:eastAsia="vi-VN"/>
              </w:rPr>
              <w:t>Kỹ sư Cơ khí tàu biển</w:t>
            </w:r>
          </w:p>
        </w:tc>
      </w:tr>
    </w:tbl>
    <w:p w14:paraId="4A83EEA2" w14:textId="77777777" w:rsidR="00197D5A" w:rsidRPr="000E47C0" w:rsidRDefault="00197D5A" w:rsidP="00197D5A">
      <w:pPr>
        <w:widowControl/>
        <w:spacing w:before="0" w:after="0"/>
        <w:ind w:firstLine="0"/>
        <w:jc w:val="left"/>
        <w:rPr>
          <w:b/>
          <w:bCs/>
          <w:szCs w:val="28"/>
          <w:lang w:val="vi-VN"/>
        </w:rPr>
      </w:pPr>
      <w:r w:rsidRPr="000E47C0">
        <w:rPr>
          <w:b/>
          <w:bCs/>
          <w:szCs w:val="28"/>
          <w:lang w:val="vi-VN"/>
        </w:rPr>
        <w:br w:type="page"/>
      </w:r>
    </w:p>
    <w:p w14:paraId="42669D5C" w14:textId="77777777" w:rsidR="00197D5A" w:rsidRPr="000E47C0" w:rsidRDefault="00197D5A" w:rsidP="00197D5A">
      <w:pPr>
        <w:pageBreakBefore/>
        <w:rPr>
          <w:b/>
          <w:bCs/>
          <w:szCs w:val="28"/>
          <w:lang w:val="vi-VN"/>
        </w:rPr>
        <w:sectPr w:rsidR="00197D5A" w:rsidRPr="000E47C0" w:rsidSect="00197D5A">
          <w:pgSz w:w="11907" w:h="16840" w:code="9"/>
          <w:pgMar w:top="1134" w:right="1134" w:bottom="1134" w:left="1701" w:header="720" w:footer="720" w:gutter="0"/>
          <w:pgNumType w:start="1"/>
          <w:cols w:space="720"/>
        </w:sectPr>
      </w:pPr>
    </w:p>
    <w:p w14:paraId="75AFAA76"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II</w:t>
      </w:r>
      <w:r w:rsidRPr="000E47C0">
        <w:rPr>
          <w:b/>
          <w:bCs/>
          <w:szCs w:val="28"/>
        </w:rPr>
        <w:t>I</w:t>
      </w:r>
    </w:p>
    <w:p w14:paraId="6F2B5B1D" w14:textId="77777777" w:rsidR="0052794D" w:rsidRPr="000E47C0" w:rsidRDefault="0052794D" w:rsidP="00197D5A">
      <w:pPr>
        <w:spacing w:before="0" w:after="0"/>
        <w:ind w:firstLine="0"/>
        <w:jc w:val="center"/>
        <w:rPr>
          <w:b/>
          <w:bCs/>
          <w:szCs w:val="28"/>
        </w:rPr>
      </w:pPr>
      <w:r w:rsidRPr="000E47C0">
        <w:rPr>
          <w:b/>
          <w:bCs/>
          <w:szCs w:val="28"/>
        </w:rPr>
        <w:t xml:space="preserve">SƠ ĐỒ VỊ TRÍ, RANH GIỚI KHU ĐẤT DỰ KIẾN ĐẶT CÔNG TY TNHH ĐĂNG KIỂM CAO ĐẲNG KON TUM VÀ CHI TIẾT MẶT BẰNG TỔNG THỂ KHU VỰC XƯỞNG KIỂM ĐỊNH </w:t>
      </w:r>
    </w:p>
    <w:p w14:paraId="6D535740" w14:textId="77777777" w:rsidR="00197D5A" w:rsidRPr="000E47C0" w:rsidRDefault="00197D5A" w:rsidP="00197D5A">
      <w:pPr>
        <w:spacing w:before="0" w:after="0"/>
        <w:ind w:firstLine="0"/>
        <w:jc w:val="center"/>
        <w:rPr>
          <w:b/>
          <w:bCs/>
          <w:szCs w:val="28"/>
        </w:rPr>
      </w:pPr>
      <w:r w:rsidRPr="000E47C0">
        <w:rPr>
          <w:b/>
          <w:bCs/>
          <w:szCs w:val="28"/>
        </w:rPr>
        <w:t>CỦA TRƯỜNG CAO ĐẲNG KON TUM</w:t>
      </w:r>
    </w:p>
    <w:p w14:paraId="31472BDC" w14:textId="77777777" w:rsidR="00197D5A" w:rsidRPr="000E47C0" w:rsidRDefault="00197D5A" w:rsidP="00197D5A">
      <w:pPr>
        <w:ind w:firstLine="0"/>
        <w:rPr>
          <w:b/>
          <w:bCs/>
          <w:szCs w:val="28"/>
        </w:rPr>
      </w:pPr>
      <w:r w:rsidRPr="000E47C0">
        <w:rPr>
          <w:b/>
          <w:bCs/>
          <w:iCs/>
          <w:noProof/>
          <w:szCs w:val="28"/>
          <w:lang w:val="vi-VN" w:eastAsia="vi-VN"/>
        </w:rPr>
        <mc:AlternateContent>
          <mc:Choice Requires="wps">
            <w:drawing>
              <wp:anchor distT="0" distB="0" distL="114300" distR="114300" simplePos="0" relativeHeight="251666432" behindDoc="0" locked="0" layoutInCell="1" allowOverlap="1" wp14:anchorId="3D26F5E1" wp14:editId="1AB38F35">
                <wp:simplePos x="0" y="0"/>
                <wp:positionH relativeFrom="margin">
                  <wp:align>center</wp:align>
                </wp:positionH>
                <wp:positionV relativeFrom="paragraph">
                  <wp:posOffset>7664</wp:posOffset>
                </wp:positionV>
                <wp:extent cx="699135" cy="0"/>
                <wp:effectExtent l="0" t="0" r="0" b="0"/>
                <wp:wrapNone/>
                <wp:docPr id="1119037428" name="Straight Connector 1119037428"/>
                <wp:cNvGraphicFramePr/>
                <a:graphic xmlns:a="http://schemas.openxmlformats.org/drawingml/2006/main">
                  <a:graphicData uri="http://schemas.microsoft.com/office/word/2010/wordprocessingShape">
                    <wps:wsp>
                      <wps:cNvCnPr/>
                      <wps:spPr>
                        <a:xfrm>
                          <a:off x="0" y="0"/>
                          <a:ext cx="699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41C4FA77" id="Straight Connector 1119037428" o:spid="_x0000_s1026" style="position:absolute;z-index:251666432;visibility:visible;mso-wrap-style:square;mso-wrap-distance-left:9pt;mso-wrap-distance-top:0;mso-wrap-distance-right:9pt;mso-wrap-distance-bottom:0;mso-position-horizontal:center;mso-position-horizontal-relative:margin;mso-position-vertical:absolute;mso-position-vertical-relative:text" from="0,.6pt" to="55.05pt,.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zr+/mQEAAIcDAAAOAAAAZHJzL2Uyb0RvYy54bWysU9tO3DAQfUfiHyy/d5NQFUG0WR5A5QUB KvABxhlvLHzT2Gyyf9+xdzdb0aqqKl4cX845M2dmsryarGEbwKi963izqDkDJ32v3brjL8/fv1xw FpNwvTDeQce3EPnV6vRkOYYWzvzgTQ/ISMTFdgwdH1IKbVVFOYAVceEDOHpUHq1IdMR11aMYSd2a 6qyuz6vRYx/QS4iRbm92j3xV9JUCmR6UipCY6TjllsqKZX3Na7VainaNIgxa7tMQ/5GFFdpR0Fnq RiTB3lH/JmW1RB+9SgvpbeWV0hKKB3LT1B/cPA0iQPFCxYlhLlP8PFl5v7l2j0hlGENsY3jE7GJS aPOX8mNTKdZ2LhZMiUm6PL+8bL5+40wenqojL2BMt+Aty5uOG+2yDdGKzV1MFIugBwgdjpHLLm0N ZLBxP0Ax3VOsprDLUMC1QbYR1M7+rcntI62CzBSljZlJ9d9Je2ymQRmUfyXO6BLRuzQTrXYe/xQ1 TYdU1Q5/cL3zmm2/+n5b+lDKQd0uzvaTmcfp13OhH/+f1U8AAAD//wMAUEsDBBQABgAIAAAAIQCF AIeK2AAAAAQBAAAPAAAAZHJzL2Rvd25yZXYueG1sTI/BTsMwEETvSP0Haytxo05yqFCIU1WVUNUL oim9u/HWCdjryHbS8Pe4XOA4O6uZN9VmtoZN6EPvSEC+yoAhtU71pAV8nF6fnoGFKElJ4wgFfGOA Tb14qGSp3I2OODVRsxRCoZQCuhiHkvPQdmhlWLkBKXlX562MSXrNlZe3FG4NL7Jsza3sKTV0csBd h+1XM1oB5uCns97pbRj3x3Xz+X4t3k6TEI/LefsCLOIc/57hjp/QoU5MFzeSCswISENiuhbA7mae 5cAuv5rXFf8PX/8AAAD//wMAUEsBAi0AFAAGAAgAAAAhALaDOJL+AAAA4QEAABMAAAAAAAAAAAAA AAAAAAAAAFtDb250ZW50X1R5cGVzXS54bWxQSwECLQAUAAYACAAAACEAOP0h/9YAAACUAQAACwAA AAAAAAAAAAAAAAAvAQAAX3JlbHMvLnJlbHNQSwECLQAUAAYACAAAACEAA86/v5kBAACHAwAADgAA AAAAAAAAAAAAAAAuAgAAZHJzL2Uyb0RvYy54bWxQSwECLQAUAAYACAAAACEAhQCHitgAAAAEAQAA DwAAAAAAAAAAAAAAAADzAwAAZHJzL2Rvd25yZXYueG1sUEsFBgAAAAAEAAQA8wAAAPgEAAAAAA== " strokecolor="black [3200]" strokeweight=".5pt">
                <v:stroke joinstyle="miter"/>
                <w10:wrap anchorx="margin"/>
              </v:line>
            </w:pict>
          </mc:Fallback>
        </mc:AlternateContent>
      </w:r>
      <w:r w:rsidRPr="000E47C0">
        <w:rPr>
          <w:b/>
          <w:bCs/>
          <w:szCs w:val="28"/>
        </w:rPr>
        <w:t xml:space="preserve">I. SƠ ĐỒ VỊ TRÍ, RANH GIỚI KHU ĐẤT </w:t>
      </w:r>
    </w:p>
    <w:p w14:paraId="126A6945" w14:textId="77777777" w:rsidR="00197D5A" w:rsidRPr="000E47C0" w:rsidRDefault="005639D0" w:rsidP="00CA703F">
      <w:pPr>
        <w:widowControl/>
        <w:spacing w:before="0" w:after="0"/>
        <w:ind w:firstLine="0"/>
        <w:jc w:val="left"/>
        <w:rPr>
          <w:b/>
          <w:bCs/>
          <w:szCs w:val="28"/>
        </w:rPr>
        <w:sectPr w:rsidR="00197D5A" w:rsidRPr="000E47C0" w:rsidSect="00197D5A">
          <w:pgSz w:w="11907" w:h="16840" w:code="9"/>
          <w:pgMar w:top="1134" w:right="1134" w:bottom="1134" w:left="1701" w:header="720" w:footer="720" w:gutter="0"/>
          <w:pgNumType w:start="1"/>
          <w:cols w:space="720"/>
          <w:docGrid w:linePitch="381"/>
        </w:sectPr>
      </w:pPr>
      <w:r w:rsidRPr="000E47C0">
        <w:rPr>
          <w:b/>
          <w:bCs/>
          <w:noProof/>
          <w:szCs w:val="28"/>
        </w:rPr>
        <w:drawing>
          <wp:inline distT="0" distB="0" distL="0" distR="0" wp14:anchorId="7589AF41" wp14:editId="3E1549FF">
            <wp:extent cx="5419224" cy="7702905"/>
            <wp:effectExtent l="19050" t="19050" r="10160" b="12700"/>
            <wp:docPr id="18970571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440" t="4562" r="4499" b="838"/>
                    <a:stretch>
                      <a:fillRect/>
                    </a:stretch>
                  </pic:blipFill>
                  <pic:spPr bwMode="auto">
                    <a:xfrm>
                      <a:off x="0" y="0"/>
                      <a:ext cx="5437849" cy="7729378"/>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7554772" w14:textId="77777777" w:rsidR="00197D5A" w:rsidRPr="000E47C0" w:rsidRDefault="00197D5A" w:rsidP="00197D5A">
      <w:pPr>
        <w:ind w:firstLine="0"/>
        <w:rPr>
          <w:b/>
          <w:bCs/>
          <w:szCs w:val="28"/>
        </w:rPr>
      </w:pPr>
      <w:r w:rsidRPr="000E47C0">
        <w:rPr>
          <w:b/>
          <w:bCs/>
          <w:szCs w:val="28"/>
        </w:rPr>
        <w:t>II. CHI TIẾT MẶT BẰNG TỔNG THỂ KHU VỰC XƯỞNG KIỂM ĐỊNH</w:t>
      </w:r>
    </w:p>
    <w:p w14:paraId="3DA2AFEA" w14:textId="77777777" w:rsidR="00197D5A" w:rsidRPr="000E47C0" w:rsidRDefault="00197D5A" w:rsidP="00197D5A">
      <w:pPr>
        <w:rPr>
          <w:b/>
          <w:bCs/>
          <w:szCs w:val="28"/>
        </w:rPr>
      </w:pPr>
    </w:p>
    <w:p w14:paraId="25437322" w14:textId="77777777" w:rsidR="00197D5A" w:rsidRPr="000E47C0" w:rsidRDefault="00197D5A" w:rsidP="00197D5A">
      <w:pPr>
        <w:tabs>
          <w:tab w:val="left" w:pos="7020"/>
        </w:tabs>
        <w:ind w:firstLine="0"/>
        <w:jc w:val="right"/>
        <w:rPr>
          <w:szCs w:val="28"/>
        </w:rPr>
      </w:pPr>
      <w:r w:rsidRPr="000E47C0">
        <w:rPr>
          <w:noProof/>
          <w:szCs w:val="28"/>
        </w:rPr>
        <w:drawing>
          <wp:inline distT="0" distB="0" distL="0" distR="0" wp14:anchorId="51C49F5E" wp14:editId="7F22A9EB">
            <wp:extent cx="9691136" cy="4775200"/>
            <wp:effectExtent l="0" t="0" r="5715" b="6350"/>
            <wp:docPr id="192888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5029" t="17993" r="17436" b="42459"/>
                    <a:stretch/>
                  </pic:blipFill>
                  <pic:spPr bwMode="auto">
                    <a:xfrm>
                      <a:off x="0" y="0"/>
                      <a:ext cx="9724503" cy="4791641"/>
                    </a:xfrm>
                    <a:prstGeom prst="rect">
                      <a:avLst/>
                    </a:prstGeom>
                    <a:noFill/>
                    <a:ln>
                      <a:noFill/>
                    </a:ln>
                    <a:extLst>
                      <a:ext uri="{53640926-AAD7-44D8-BBD7-CCE9431645EC}">
                        <a14:shadowObscured xmlns:a14="http://schemas.microsoft.com/office/drawing/2010/main"/>
                      </a:ext>
                    </a:extLst>
                  </pic:spPr>
                </pic:pic>
              </a:graphicData>
            </a:graphic>
          </wp:inline>
        </w:drawing>
      </w:r>
    </w:p>
    <w:p w14:paraId="27A4B200" w14:textId="77777777" w:rsidR="00197D5A" w:rsidRPr="000E47C0" w:rsidRDefault="00197D5A" w:rsidP="00197D5A">
      <w:pPr>
        <w:pageBreakBefore/>
        <w:ind w:firstLine="0"/>
        <w:jc w:val="center"/>
        <w:rPr>
          <w:b/>
          <w:bCs/>
          <w:szCs w:val="28"/>
        </w:rPr>
      </w:pPr>
    </w:p>
    <w:p w14:paraId="744D6AE3" w14:textId="77777777" w:rsidR="00197D5A" w:rsidRPr="000E47C0" w:rsidRDefault="00197D5A" w:rsidP="00197D5A">
      <w:pPr>
        <w:ind w:left="720"/>
        <w:rPr>
          <w:b/>
          <w:bCs/>
          <w:szCs w:val="28"/>
        </w:rPr>
      </w:pPr>
      <w:r w:rsidRPr="000E47C0">
        <w:rPr>
          <w:b/>
          <w:bCs/>
          <w:szCs w:val="28"/>
        </w:rPr>
        <w:t>Diễn giải:</w:t>
      </w:r>
    </w:p>
    <w:p w14:paraId="590A6BD7" w14:textId="77777777" w:rsidR="00197D5A" w:rsidRPr="000E47C0" w:rsidRDefault="00197D5A" w:rsidP="00197D5A">
      <w:pPr>
        <w:ind w:firstLine="0"/>
        <w:rPr>
          <w:szCs w:val="28"/>
          <w:lang w:val="vi-VN"/>
        </w:rPr>
        <w:sectPr w:rsidR="00197D5A" w:rsidRPr="000E47C0" w:rsidSect="00197D5A">
          <w:pgSz w:w="16840" w:h="11907" w:orient="landscape" w:code="9"/>
          <w:pgMar w:top="1168" w:right="1134" w:bottom="1134" w:left="1134" w:header="720" w:footer="720" w:gutter="0"/>
          <w:cols w:space="720"/>
          <w:docGrid w:linePitch="381"/>
        </w:sectPr>
      </w:pPr>
      <w:r w:rsidRPr="000E47C0">
        <w:rPr>
          <w:noProof/>
          <w:szCs w:val="28"/>
          <w:lang w:val="vi-VN"/>
        </w:rPr>
        <w:drawing>
          <wp:inline distT="0" distB="0" distL="0" distR="0" wp14:anchorId="6FDD953A" wp14:editId="22B2D1D3">
            <wp:extent cx="9281160" cy="3746500"/>
            <wp:effectExtent l="0" t="0" r="0" b="6350"/>
            <wp:docPr id="197995150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51504" name="Picture 1" descr="A screenshot of a computer  Description automatically generated"/>
                    <pic:cNvPicPr/>
                  </pic:nvPicPr>
                  <pic:blipFill>
                    <a:blip r:embed="rId14"/>
                    <a:stretch>
                      <a:fillRect/>
                    </a:stretch>
                  </pic:blipFill>
                  <pic:spPr>
                    <a:xfrm>
                      <a:off x="0" y="0"/>
                      <a:ext cx="9286866" cy="3748803"/>
                    </a:xfrm>
                    <a:prstGeom prst="rect">
                      <a:avLst/>
                    </a:prstGeom>
                  </pic:spPr>
                </pic:pic>
              </a:graphicData>
            </a:graphic>
          </wp:inline>
        </w:drawing>
      </w:r>
    </w:p>
    <w:p w14:paraId="7FD80E2A"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w:t>
      </w:r>
      <w:r w:rsidRPr="000E47C0">
        <w:rPr>
          <w:b/>
          <w:bCs/>
          <w:szCs w:val="28"/>
        </w:rPr>
        <w:t>V</w:t>
      </w:r>
    </w:p>
    <w:p w14:paraId="1EA45327" w14:textId="77777777" w:rsidR="00197D5A" w:rsidRPr="000E47C0" w:rsidRDefault="00197D5A" w:rsidP="00197D5A">
      <w:pPr>
        <w:spacing w:before="0" w:after="0"/>
        <w:ind w:firstLine="0"/>
        <w:jc w:val="center"/>
        <w:rPr>
          <w:b/>
          <w:bCs/>
          <w:iCs/>
          <w:szCs w:val="28"/>
        </w:rPr>
      </w:pPr>
      <w:r w:rsidRPr="000E47C0">
        <w:rPr>
          <w:b/>
          <w:bCs/>
          <w:iCs/>
          <w:szCs w:val="28"/>
          <w:lang w:val="vi-VN"/>
        </w:rPr>
        <w:t xml:space="preserve">DANH MỤC </w:t>
      </w:r>
      <w:r w:rsidRPr="000E47C0">
        <w:rPr>
          <w:b/>
          <w:bCs/>
          <w:iCs/>
          <w:szCs w:val="28"/>
        </w:rPr>
        <w:t xml:space="preserve">ĐẦU TƯ </w:t>
      </w:r>
      <w:r w:rsidRPr="000E47C0">
        <w:rPr>
          <w:b/>
          <w:bCs/>
          <w:iCs/>
          <w:szCs w:val="28"/>
          <w:lang w:val="vi-VN"/>
        </w:rPr>
        <w:t>THIẾT BỊ KIỂM ĐỊNH, THIẾT BỊ PHỤC VỤ KIỂM ĐỊNH</w:t>
      </w:r>
      <w:r w:rsidRPr="000E47C0">
        <w:rPr>
          <w:b/>
          <w:bCs/>
          <w:iCs/>
          <w:szCs w:val="28"/>
        </w:rPr>
        <w:t xml:space="preserve"> XE CƠ GIỚI, XE MÁY THEO QUY CHUẨN KỸ THUẬT QUỐC GIA SỐ 103:2024/BGTVT VỀ CƠ SỞ VẬT CHẤT KỸ THUẬT VÀ VỊ TRÍ CƠ SỞ ĐĂNG KIỂM XE CƠ GIỚI, CƠ SỞ KIỂM ĐỊNH KHÍ THẢI XE MÔ TÔ, XE GẮN MÁY</w:t>
      </w:r>
    </w:p>
    <w:p w14:paraId="2116B63E" w14:textId="77777777" w:rsidR="00197D5A" w:rsidRPr="000E47C0" w:rsidRDefault="00197D5A" w:rsidP="00197D5A">
      <w:pPr>
        <w:spacing w:before="0" w:after="0"/>
        <w:ind w:firstLine="0"/>
        <w:jc w:val="center"/>
        <w:rPr>
          <w:b/>
          <w:bCs/>
          <w:iCs/>
          <w:szCs w:val="28"/>
        </w:rPr>
      </w:pPr>
      <w:r w:rsidRPr="000E47C0">
        <w:rPr>
          <w:b/>
          <w:bCs/>
          <w:iCs/>
          <w:szCs w:val="28"/>
        </w:rPr>
        <w:t>CỦA TRƯỜNG CAO ĐẲNG KON TUM</w:t>
      </w:r>
    </w:p>
    <w:p w14:paraId="7F5A2F67" w14:textId="77777777" w:rsidR="00197D5A" w:rsidRPr="000E47C0" w:rsidRDefault="00197D5A" w:rsidP="00197D5A">
      <w:pPr>
        <w:ind w:firstLine="0"/>
        <w:rPr>
          <w:b/>
          <w:bCs/>
          <w:iCs/>
          <w:szCs w:val="28"/>
          <w:lang w:val="vi-VN"/>
        </w:rPr>
      </w:pPr>
      <w:r w:rsidRPr="000E47C0">
        <w:rPr>
          <w:b/>
          <w:bCs/>
          <w:iCs/>
          <w:noProof/>
          <w:szCs w:val="28"/>
          <w:lang w:val="vi-VN" w:eastAsia="vi-VN"/>
        </w:rPr>
        <mc:AlternateContent>
          <mc:Choice Requires="wps">
            <w:drawing>
              <wp:anchor distT="0" distB="0" distL="114300" distR="114300" simplePos="0" relativeHeight="251663360" behindDoc="0" locked="0" layoutInCell="1" allowOverlap="1" wp14:anchorId="412859F4" wp14:editId="440FB85D">
                <wp:simplePos x="0" y="0"/>
                <wp:positionH relativeFrom="margin">
                  <wp:align>center</wp:align>
                </wp:positionH>
                <wp:positionV relativeFrom="paragraph">
                  <wp:posOffset>17790</wp:posOffset>
                </wp:positionV>
                <wp:extent cx="826936"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8269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63BAB783" id="Straight Connector 36"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4pt" to="65.1pt,1.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1gd9mQEAAIcDAAAOAAAAZHJzL2Uyb0RvYy54bWysU01P4zAQvSPxHyzfadIiVWzUlANouSAW 7S4/wDjjxlrbY9mmSf/9jt02RYBWK8TF8cd7b+bNTFbXozVsCyFqdC2fz2rOwEnstNu0/On394sr zmISrhMGHbR8B5Ffr8/PVoNvYIE9mg4CIxEXm8G3vE/JN1UVZQ9WxBl6cPSoMFiR6Bg2VRfEQOrW VIu6XlYDhs4HlBAj3d7uH/m66CsFMv1QKkJipuWUWyprKOtzXqv1SjSbIHyv5SEN8YksrNCOgk5S tyIJ9hL0OymrZcCIKs0k2gqV0hKKB3Izr9+4+dULD8ULFSf6qUzx62Tlw/bGPQYqw+BjE/1jyC5G FWz+Un5sLMXaTcWCMTFJl1eL5bfLJWfy+FSdeD7EdAdoWd603GiXbYhGbO9jolgEPULocIpcdmln IION+wmK6Y5izQu7DAXcmMC2gtrZ/Znn9pFWQWaK0sZMpPrfpAM206AMyv8SJ3SJiC5NRKsdho+i pvGYqtrjj673XrPtZ+x2pQ+lHNTt4uwwmXmcXp8L/fT/rP8CAAD//wMAUEsDBBQABgAIAAAAIQDT su9D2AAAAAQBAAAPAAAAZHJzL2Rvd25yZXYueG1sTI/BasMwEETvhf6D2EJvjVwXQnEshxAopZfS OMldsTayE2llJNlx/75KLulxmGHmTbmcrGEj+tA5EvA6y4AhNU51pAXsth8v78BClKSkcYQCfjHA snp8KGWh3IU2ONZRs1RCoZAC2hj7gvPQtGhlmLkeKXlH562MSXrNlZeXVG4Nz7Nszq3sKC20ssd1 i825HqwA8+XHvV7rVRg+N/P69HPMv7ejEM9P02oBLOIU72G44id0qBLTwQ2kAjMC0pEoIE/4V/Mt y4EdbppXJf8PX/0BAAD//wMAUEsBAi0AFAAGAAgAAAAhALaDOJL+AAAA4QEAABMAAAAAAAAAAAAA AAAAAAAAAFtDb250ZW50X1R5cGVzXS54bWxQSwECLQAUAAYACAAAACEAOP0h/9YAAACUAQAACwAA AAAAAAAAAAAAAAAvAQAAX3JlbHMvLnJlbHNQSwECLQAUAAYACAAAACEAMdYHfZkBAACHAwAADgAA AAAAAAAAAAAAAAAuAgAAZHJzL2Uyb0RvYy54bWxQSwECLQAUAAYACAAAACEA07LvQ9gAAAAEAQAA DwAAAAAAAAAAAAAAAADzAwAAZHJzL2Rvd25yZXYueG1sUEsFBgAAAAAEAAQA8wAAAPgEAAAAAA== " strokecolor="black [3200]" strokeweight=".5pt">
                <v:stroke joinstyle="miter"/>
                <w10:wrap anchorx="margin"/>
              </v:line>
            </w:pict>
          </mc:Fallback>
        </mc:AlternateContent>
      </w:r>
    </w:p>
    <w:p w14:paraId="41D97C2D" w14:textId="229BBF68" w:rsidR="00197D5A" w:rsidRPr="000E47C0" w:rsidRDefault="00197D5A" w:rsidP="00197D5A">
      <w:pPr>
        <w:rPr>
          <w:b/>
          <w:bCs/>
          <w:iCs/>
          <w:szCs w:val="28"/>
          <w:lang w:val="vi-VN"/>
        </w:rPr>
      </w:pPr>
      <w:r w:rsidRPr="000E47C0">
        <w:rPr>
          <w:b/>
          <w:bCs/>
          <w:iCs/>
          <w:szCs w:val="28"/>
          <w:lang w:val="vi-VN"/>
        </w:rPr>
        <w:t>I. THIẾT BỊ 2 DÂY CHUYỀN KIỂM ĐỊNH</w:t>
      </w:r>
    </w:p>
    <w:p w14:paraId="5CABD143" w14:textId="77777777" w:rsidR="00197D5A" w:rsidRPr="000E47C0" w:rsidRDefault="00197D5A" w:rsidP="00197D5A">
      <w:pPr>
        <w:rPr>
          <w:b/>
          <w:bCs/>
          <w:iCs/>
          <w:szCs w:val="28"/>
          <w:lang w:val="vi-VN"/>
        </w:rPr>
      </w:pPr>
      <w:r w:rsidRPr="000E47C0">
        <w:rPr>
          <w:b/>
          <w:bCs/>
          <w:iCs/>
          <w:szCs w:val="28"/>
          <w:lang w:val="vi-VN"/>
        </w:rPr>
        <w:t>Ghi chú: Giai đoạn 1 đầu tư 01 bộ đối với các hạng mục 1, 4, 5, 6, 8; hạng mục 2 và 3 thay bằng 01 thiết bị kiểm tra phanh tổng hợp (loại I và loại II) có chức năng kiểm tra xe dẫn động bốn bánh toàn thời gian; giá trị thiết bị giai đoạn 1 khoảng 2.820 triệu đồng. Các thiết bị theo quy chuẩn kỹ thuật quốc gia mới (cân khối lượng, dụng cụ đo độ truyền sáng kính, bảo hộ cách điện xe điện, kiểm định khí thải xe mô tô, xe gắn máy) và chênh lệch thiết bị phanh tổng hợp tính trong khoản dự phòng 2.980 triệu đồng tại Bảng 18.</w:t>
      </w:r>
    </w:p>
    <w:tbl>
      <w:tblPr>
        <w:tblW w:w="14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9948"/>
        <w:gridCol w:w="1028"/>
        <w:gridCol w:w="1596"/>
        <w:gridCol w:w="22"/>
        <w:gridCol w:w="1669"/>
        <w:gridCol w:w="22"/>
      </w:tblGrid>
      <w:tr w:rsidR="000E47C0" w:rsidRPr="000E47C0" w14:paraId="54406F23" w14:textId="77777777" w:rsidTr="006047EC">
        <w:trPr>
          <w:gridAfter w:val="1"/>
          <w:wAfter w:w="22" w:type="dxa"/>
          <w:trHeight w:val="665"/>
          <w:tblHeader/>
          <w:jc w:val="center"/>
        </w:trPr>
        <w:tc>
          <w:tcPr>
            <w:tcW w:w="537" w:type="dxa"/>
            <w:noWrap/>
            <w:vAlign w:val="center"/>
            <w:hideMark/>
          </w:tcPr>
          <w:p w14:paraId="4F7DAAA1"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TT</w:t>
            </w:r>
          </w:p>
        </w:tc>
        <w:tc>
          <w:tcPr>
            <w:tcW w:w="9948" w:type="dxa"/>
            <w:noWrap/>
            <w:vAlign w:val="center"/>
            <w:hideMark/>
          </w:tcPr>
          <w:p w14:paraId="2307CBFD"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Tên thiết bị, thông số kỹ thuật</w:t>
            </w:r>
          </w:p>
        </w:tc>
        <w:tc>
          <w:tcPr>
            <w:tcW w:w="1028" w:type="dxa"/>
            <w:vAlign w:val="center"/>
            <w:hideMark/>
          </w:tcPr>
          <w:p w14:paraId="7D297928"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Đơn vị </w:t>
            </w:r>
            <w:r w:rsidRPr="000E47C0">
              <w:rPr>
                <w:rFonts w:asciiTheme="majorHAnsi" w:hAnsiTheme="majorHAnsi" w:cstheme="majorHAnsi"/>
                <w:b/>
                <w:bCs/>
                <w:sz w:val="24"/>
              </w:rPr>
              <w:br/>
              <w:t>(bộ)</w:t>
            </w:r>
          </w:p>
        </w:tc>
        <w:tc>
          <w:tcPr>
            <w:tcW w:w="1596" w:type="dxa"/>
            <w:vAlign w:val="center"/>
            <w:hideMark/>
          </w:tcPr>
          <w:p w14:paraId="3B19E1FA"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Đơn giá </w:t>
            </w:r>
            <w:r w:rsidRPr="000E47C0">
              <w:rPr>
                <w:rFonts w:asciiTheme="majorHAnsi" w:hAnsiTheme="majorHAnsi" w:cstheme="majorHAnsi"/>
                <w:b/>
                <w:bCs/>
                <w:sz w:val="24"/>
              </w:rPr>
              <w:br/>
              <w:t>(VND)</w:t>
            </w:r>
          </w:p>
        </w:tc>
        <w:tc>
          <w:tcPr>
            <w:tcW w:w="1691" w:type="dxa"/>
            <w:gridSpan w:val="2"/>
            <w:vAlign w:val="center"/>
            <w:hideMark/>
          </w:tcPr>
          <w:p w14:paraId="6AFF03C4"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 Thành tiền</w:t>
            </w:r>
            <w:r w:rsidRPr="000E47C0">
              <w:rPr>
                <w:rFonts w:asciiTheme="majorHAnsi" w:hAnsiTheme="majorHAnsi" w:cstheme="majorHAnsi"/>
                <w:b/>
                <w:bCs/>
                <w:sz w:val="24"/>
              </w:rPr>
              <w:br/>
              <w:t xml:space="preserve">(VND) </w:t>
            </w:r>
          </w:p>
        </w:tc>
      </w:tr>
      <w:tr w:rsidR="000E47C0" w:rsidRPr="000E47C0" w14:paraId="50F4AA7D" w14:textId="77777777" w:rsidTr="006047EC">
        <w:trPr>
          <w:gridAfter w:val="1"/>
          <w:wAfter w:w="22" w:type="dxa"/>
          <w:trHeight w:val="629"/>
          <w:jc w:val="center"/>
        </w:trPr>
        <w:tc>
          <w:tcPr>
            <w:tcW w:w="537" w:type="dxa"/>
            <w:noWrap/>
            <w:vAlign w:val="center"/>
            <w:hideMark/>
          </w:tcPr>
          <w:p w14:paraId="46F47226"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9948" w:type="dxa"/>
            <w:vAlign w:val="center"/>
            <w:hideMark/>
          </w:tcPr>
          <w:p w14:paraId="2ACBECE1"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
                <w:bCs/>
                <w:sz w:val="24"/>
              </w:rPr>
              <w:t>Bộ thiết bị kiểm tra khí thải động cơ xăng và diesel.</w:t>
            </w:r>
            <w:r w:rsidRPr="000E47C0">
              <w:rPr>
                <w:rFonts w:asciiTheme="majorHAnsi" w:hAnsiTheme="majorHAnsi" w:cstheme="majorHAnsi"/>
                <w:b/>
                <w:bCs/>
                <w:sz w:val="24"/>
              </w:rPr>
              <w:br/>
            </w:r>
            <w:r w:rsidRPr="000E47C0">
              <w:rPr>
                <w:rFonts w:asciiTheme="majorHAnsi" w:hAnsiTheme="majorHAnsi" w:cstheme="majorHAnsi"/>
                <w:bCs/>
                <w:sz w:val="24"/>
              </w:rPr>
              <w:t>-1 thiết bị đo khí thải động cơ xăng MGT5 (thân máy chính, cảm biến oxy, cáp tín hiệu USB, ống lấy mẫu khí, lọc nhiên liệu và ống dẫn khí dự phòng, cáp nguồn)</w:t>
            </w:r>
          </w:p>
          <w:p w14:paraId="6C4B3BBE"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thiết bị đo khí thải động cơ Diesel (thân máy chính, 2 ống lấy mẫu khí, cảm biến nhiệt độ dầu, kính chuẩn, cáp nguồn, cáp tín hiệu cổng COM)</w:t>
            </w:r>
          </w:p>
          <w:p w14:paraId="1D3FD738"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bộ thiết bị đo tốc độ vòng quay động cơ AVL (thân máy chính, cảm biến rung, cáp tín hiệu kết nối)</w:t>
            </w:r>
          </w:p>
          <w:p w14:paraId="3530481A"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kệ lắp đặt thiết bị</w:t>
            </w:r>
          </w:p>
          <w:p w14:paraId="184ACF3C"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8FCF6B5"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-Tài liệu HDSD</w:t>
            </w:r>
          </w:p>
        </w:tc>
        <w:tc>
          <w:tcPr>
            <w:tcW w:w="1028" w:type="dxa"/>
            <w:noWrap/>
            <w:vAlign w:val="center"/>
            <w:hideMark/>
          </w:tcPr>
          <w:p w14:paraId="6B91434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noWrap/>
            <w:vAlign w:val="center"/>
            <w:hideMark/>
          </w:tcPr>
          <w:p w14:paraId="3ECF36F0"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398.600.000</w:t>
            </w:r>
          </w:p>
        </w:tc>
        <w:tc>
          <w:tcPr>
            <w:tcW w:w="1691" w:type="dxa"/>
            <w:gridSpan w:val="2"/>
            <w:noWrap/>
            <w:vAlign w:val="center"/>
            <w:hideMark/>
          </w:tcPr>
          <w:p w14:paraId="2E7B72E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797.200.000</w:t>
            </w:r>
          </w:p>
        </w:tc>
      </w:tr>
      <w:tr w:rsidR="000E47C0" w:rsidRPr="000E47C0" w14:paraId="3678C8B8" w14:textId="77777777" w:rsidTr="006047EC">
        <w:trPr>
          <w:gridAfter w:val="1"/>
          <w:wAfter w:w="22" w:type="dxa"/>
          <w:trHeight w:val="332"/>
          <w:jc w:val="center"/>
        </w:trPr>
        <w:tc>
          <w:tcPr>
            <w:tcW w:w="537" w:type="dxa"/>
            <w:vAlign w:val="center"/>
          </w:tcPr>
          <w:p w14:paraId="553D66AF"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9948" w:type="dxa"/>
            <w:vAlign w:val="center"/>
          </w:tcPr>
          <w:p w14:paraId="2F992948" w14:textId="77777777" w:rsidR="00197D5A" w:rsidRPr="000E47C0" w:rsidRDefault="00197D5A" w:rsidP="006047EC">
            <w:pPr>
              <w:widowControl/>
              <w:spacing w:before="0" w:after="0"/>
              <w:ind w:firstLine="0"/>
              <w:jc w:val="left"/>
              <w:rPr>
                <w:rFonts w:asciiTheme="majorHAnsi" w:hAnsiTheme="majorHAnsi" w:cstheme="majorHAnsi"/>
                <w:b/>
                <w:sz w:val="24"/>
              </w:rPr>
            </w:pPr>
            <w:r w:rsidRPr="000E47C0">
              <w:rPr>
                <w:rFonts w:asciiTheme="majorHAnsi" w:hAnsiTheme="majorHAnsi" w:cstheme="majorHAnsi"/>
                <w:b/>
                <w:sz w:val="24"/>
              </w:rPr>
              <w:t>Thiết bị kiểm tra phanh, tải trọng cầu đến 13t.</w:t>
            </w:r>
          </w:p>
          <w:p w14:paraId="21D1839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tủ điện điều khiển thiết bị</w:t>
            </w:r>
          </w:p>
          <w:p w14:paraId="7DB2799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bệ rulo thử phanh, công suất 9kw/moto</w:t>
            </w:r>
          </w:p>
          <w:p w14:paraId="42F097F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khung thép lắp đặt bệ rulo thử phanh (dùng khi xây dựng hố móng)</w:t>
            </w:r>
          </w:p>
          <w:p w14:paraId="2302920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bộ dụng cụ hiệu chuẩn lực phanh</w:t>
            </w:r>
          </w:p>
          <w:p w14:paraId="34AA0D2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nắp đậy bằng thép cho hố thử phanh</w:t>
            </w:r>
          </w:p>
          <w:p w14:paraId="7AC8A5B4"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Remote điều khiển và đế sạc Pin</w:t>
            </w:r>
          </w:p>
          <w:p w14:paraId="7E89DE3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A1F5062"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6E5B7612" w14:textId="77777777" w:rsidR="00197D5A" w:rsidRPr="000E47C0" w:rsidRDefault="00197D5A" w:rsidP="006047EC">
            <w:pPr>
              <w:widowControl/>
              <w:spacing w:before="0" w:after="0"/>
              <w:ind w:firstLine="0"/>
              <w:jc w:val="left"/>
              <w:rPr>
                <w:rFonts w:asciiTheme="majorHAnsi" w:hAnsiTheme="majorHAnsi" w:cstheme="majorHAnsi"/>
                <w:b/>
                <w:sz w:val="24"/>
              </w:rPr>
            </w:pPr>
          </w:p>
        </w:tc>
        <w:tc>
          <w:tcPr>
            <w:tcW w:w="1028" w:type="dxa"/>
            <w:vAlign w:val="center"/>
          </w:tcPr>
          <w:p w14:paraId="45CD92C4"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tcPr>
          <w:p w14:paraId="7A84375A"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1.290.000.000</w:t>
            </w:r>
          </w:p>
        </w:tc>
        <w:tc>
          <w:tcPr>
            <w:tcW w:w="1691" w:type="dxa"/>
            <w:gridSpan w:val="2"/>
            <w:vAlign w:val="center"/>
          </w:tcPr>
          <w:p w14:paraId="3D4C62D8"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1.290.000.000</w:t>
            </w:r>
          </w:p>
        </w:tc>
      </w:tr>
      <w:tr w:rsidR="000E47C0" w:rsidRPr="000E47C0" w14:paraId="1EAE2E5E" w14:textId="77777777" w:rsidTr="006047EC">
        <w:trPr>
          <w:gridAfter w:val="1"/>
          <w:wAfter w:w="22" w:type="dxa"/>
          <w:trHeight w:val="332"/>
          <w:jc w:val="center"/>
        </w:trPr>
        <w:tc>
          <w:tcPr>
            <w:tcW w:w="537" w:type="dxa"/>
            <w:vAlign w:val="center"/>
          </w:tcPr>
          <w:p w14:paraId="52B902E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3</w:t>
            </w:r>
          </w:p>
        </w:tc>
        <w:tc>
          <w:tcPr>
            <w:tcW w:w="9948" w:type="dxa"/>
            <w:vAlign w:val="center"/>
          </w:tcPr>
          <w:p w14:paraId="1EB20DE6" w14:textId="77777777" w:rsidR="00197D5A" w:rsidRPr="000E47C0" w:rsidRDefault="00197D5A" w:rsidP="006047EC">
            <w:pPr>
              <w:widowControl/>
              <w:spacing w:before="0" w:after="0"/>
              <w:ind w:firstLine="0"/>
              <w:jc w:val="left"/>
              <w:rPr>
                <w:rFonts w:asciiTheme="majorHAnsi" w:hAnsiTheme="majorHAnsi" w:cstheme="majorHAnsi"/>
                <w:b/>
                <w:sz w:val="24"/>
              </w:rPr>
            </w:pPr>
            <w:r w:rsidRPr="000E47C0">
              <w:rPr>
                <w:rFonts w:asciiTheme="majorHAnsi" w:hAnsiTheme="majorHAnsi" w:cstheme="majorHAnsi"/>
                <w:b/>
                <w:sz w:val="24"/>
              </w:rPr>
              <w:t>Thiết bị kiểm tra phanh, tải trọng cầu đến 18t.</w:t>
            </w:r>
          </w:p>
          <w:p w14:paraId="2FCBF531"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tủ điện điều khiển thiết bị</w:t>
            </w:r>
          </w:p>
          <w:p w14:paraId="3E8A1AF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bệ rulo thử phanh, công suất 11kw/moto</w:t>
            </w:r>
          </w:p>
          <w:p w14:paraId="5339381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khung thép lắp đặt bệ rulo thử phanh (dùng khi xây dựng hố móng)</w:t>
            </w:r>
          </w:p>
          <w:p w14:paraId="552AAE30"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bộ dụng cụ hiệu chuẩn lực phanh</w:t>
            </w:r>
          </w:p>
          <w:p w14:paraId="616958B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nắp đậy bằng thép cho hố thử phanh</w:t>
            </w:r>
          </w:p>
          <w:p w14:paraId="217DC9FD"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Remote điều khiển và đế sạc Pin</w:t>
            </w:r>
          </w:p>
          <w:p w14:paraId="71BAB065"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220E0974"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tc>
        <w:tc>
          <w:tcPr>
            <w:tcW w:w="1028" w:type="dxa"/>
            <w:vAlign w:val="center"/>
          </w:tcPr>
          <w:p w14:paraId="0F8D7D3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tcPr>
          <w:p w14:paraId="420A355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1.550.000.000</w:t>
            </w:r>
          </w:p>
        </w:tc>
        <w:tc>
          <w:tcPr>
            <w:tcW w:w="1691" w:type="dxa"/>
            <w:gridSpan w:val="2"/>
            <w:vAlign w:val="center"/>
          </w:tcPr>
          <w:p w14:paraId="1CAC726B"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1.550.000.000</w:t>
            </w:r>
          </w:p>
        </w:tc>
      </w:tr>
      <w:tr w:rsidR="000E47C0" w:rsidRPr="000E47C0" w14:paraId="0EC39FFD" w14:textId="77777777" w:rsidTr="006047EC">
        <w:trPr>
          <w:gridAfter w:val="1"/>
          <w:wAfter w:w="22" w:type="dxa"/>
          <w:trHeight w:val="58"/>
          <w:jc w:val="center"/>
        </w:trPr>
        <w:tc>
          <w:tcPr>
            <w:tcW w:w="537" w:type="dxa"/>
            <w:noWrap/>
            <w:vAlign w:val="center"/>
            <w:hideMark/>
          </w:tcPr>
          <w:p w14:paraId="1B35882B"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4</w:t>
            </w:r>
          </w:p>
        </w:tc>
        <w:tc>
          <w:tcPr>
            <w:tcW w:w="9948" w:type="dxa"/>
            <w:vAlign w:val="center"/>
          </w:tcPr>
          <w:p w14:paraId="6FB5A00D"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Máy kiểm tra trượt ngang cho xe có tải trọng cầu đến 15t.</w:t>
            </w:r>
          </w:p>
          <w:p w14:paraId="25CA0909"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thiết bị kiểm tra trượt ngang, kết nối tín hiệu vào bệ rulo thử phanh.</w:t>
            </w:r>
          </w:p>
          <w:p w14:paraId="52C970EA"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khung thép lắp đặt thiết bị (dùng khi xây dựng hố móng thiết bị)</w:t>
            </w:r>
          </w:p>
          <w:p w14:paraId="14FDA843"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tc>
        <w:tc>
          <w:tcPr>
            <w:tcW w:w="1028" w:type="dxa"/>
            <w:vAlign w:val="center"/>
            <w:hideMark/>
          </w:tcPr>
          <w:p w14:paraId="622CD15A"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Align w:val="center"/>
            <w:hideMark/>
          </w:tcPr>
          <w:p w14:paraId="6C6860AE"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193.000.000</w:t>
            </w:r>
          </w:p>
        </w:tc>
        <w:tc>
          <w:tcPr>
            <w:tcW w:w="1691" w:type="dxa"/>
            <w:gridSpan w:val="2"/>
            <w:vAlign w:val="center"/>
            <w:hideMark/>
          </w:tcPr>
          <w:p w14:paraId="7B51DE21"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386.000.000 </w:t>
            </w:r>
          </w:p>
        </w:tc>
      </w:tr>
      <w:tr w:rsidR="000E47C0" w:rsidRPr="000E47C0" w14:paraId="2D51E44E" w14:textId="77777777" w:rsidTr="006047EC">
        <w:trPr>
          <w:gridAfter w:val="1"/>
          <w:wAfter w:w="22" w:type="dxa"/>
          <w:trHeight w:val="433"/>
          <w:jc w:val="center"/>
        </w:trPr>
        <w:tc>
          <w:tcPr>
            <w:tcW w:w="537" w:type="dxa"/>
            <w:vMerge w:val="restart"/>
            <w:noWrap/>
            <w:vAlign w:val="center"/>
            <w:hideMark/>
          </w:tcPr>
          <w:p w14:paraId="01DD541A"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5</w:t>
            </w:r>
          </w:p>
        </w:tc>
        <w:tc>
          <w:tcPr>
            <w:tcW w:w="9948" w:type="dxa"/>
            <w:vAlign w:val="center"/>
            <w:hideMark/>
          </w:tcPr>
          <w:p w14:paraId="22F01CD9"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Thiết bị hỗ trợ kiểm tra gầm, có tải trọng cầu đến 20t.</w:t>
            </w:r>
          </w:p>
        </w:tc>
        <w:tc>
          <w:tcPr>
            <w:tcW w:w="1028" w:type="dxa"/>
            <w:vMerge w:val="restart"/>
            <w:vAlign w:val="center"/>
            <w:hideMark/>
          </w:tcPr>
          <w:p w14:paraId="708F7B8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Merge w:val="restart"/>
            <w:vAlign w:val="center"/>
            <w:hideMark/>
          </w:tcPr>
          <w:p w14:paraId="4B832B48"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320.000.000</w:t>
            </w:r>
          </w:p>
        </w:tc>
        <w:tc>
          <w:tcPr>
            <w:tcW w:w="1691" w:type="dxa"/>
            <w:gridSpan w:val="2"/>
            <w:vMerge w:val="restart"/>
            <w:vAlign w:val="center"/>
            <w:hideMark/>
          </w:tcPr>
          <w:p w14:paraId="0220546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640.000.000</w:t>
            </w:r>
          </w:p>
        </w:tc>
      </w:tr>
      <w:tr w:rsidR="000E47C0" w:rsidRPr="000E47C0" w14:paraId="7A0EA66E" w14:textId="77777777" w:rsidTr="006047EC">
        <w:trPr>
          <w:gridAfter w:val="1"/>
          <w:wAfter w:w="22" w:type="dxa"/>
          <w:trHeight w:val="360"/>
          <w:jc w:val="center"/>
        </w:trPr>
        <w:tc>
          <w:tcPr>
            <w:tcW w:w="537" w:type="dxa"/>
            <w:vMerge/>
            <w:vAlign w:val="center"/>
            <w:hideMark/>
          </w:tcPr>
          <w:p w14:paraId="39B060BA"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3E7B88A0"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 xml:space="preserve">-1 Hộp điện điều khiển thiết bị. </w:t>
            </w:r>
          </w:p>
          <w:p w14:paraId="24353FCA"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-Remote điều khiển từ xa, tích hợp đèn Pin để soi sáng khi kiểm tra gầm xe, và đế sạc Pin.</w:t>
            </w:r>
          </w:p>
          <w:p w14:paraId="29DCDDCF"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-1 bơm thủy lực kèm moto điện 3 pha, công suất 2.5kw để bơm dầu thủy lực.</w:t>
            </w:r>
          </w:p>
          <w:p w14:paraId="1936153C"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bàn trượt, điều khiển bởi 8 xylanh thủy lực</w:t>
            </w:r>
          </w:p>
          <w:p w14:paraId="4AD959C4"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thùng dầu thủy lực loại 18L/thùng chuyên dụng cho bơm thủy lực</w:t>
            </w:r>
          </w:p>
          <w:p w14:paraId="0F558C2C"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-8 ống dẫn dầu thủy lực, chiều dài mỗi ống 5m</w:t>
            </w:r>
          </w:p>
          <w:p w14:paraId="5FEF30E6"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khung thép lắp đặt thiết bị (dùng khi xây dựng hố móng thiết bị)</w:t>
            </w:r>
          </w:p>
          <w:p w14:paraId="7633DB3E"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-Tài liệu HDSD</w:t>
            </w:r>
          </w:p>
          <w:p w14:paraId="3E6EC4BF"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028" w:type="dxa"/>
            <w:vMerge/>
            <w:vAlign w:val="center"/>
            <w:hideMark/>
          </w:tcPr>
          <w:p w14:paraId="3A7EAA87"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596" w:type="dxa"/>
            <w:vMerge/>
            <w:vAlign w:val="center"/>
            <w:hideMark/>
          </w:tcPr>
          <w:p w14:paraId="2860E066"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691" w:type="dxa"/>
            <w:gridSpan w:val="2"/>
            <w:vMerge/>
            <w:vAlign w:val="center"/>
            <w:hideMark/>
          </w:tcPr>
          <w:p w14:paraId="278D7D5A"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r>
      <w:tr w:rsidR="000E47C0" w:rsidRPr="000E47C0" w14:paraId="37897040" w14:textId="77777777" w:rsidTr="006047EC">
        <w:trPr>
          <w:gridAfter w:val="1"/>
          <w:wAfter w:w="22" w:type="dxa"/>
          <w:trHeight w:val="215"/>
          <w:jc w:val="center"/>
        </w:trPr>
        <w:tc>
          <w:tcPr>
            <w:tcW w:w="537" w:type="dxa"/>
            <w:vMerge w:val="restart"/>
            <w:noWrap/>
            <w:vAlign w:val="center"/>
            <w:hideMark/>
          </w:tcPr>
          <w:p w14:paraId="1F13C7C5"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6</w:t>
            </w:r>
          </w:p>
        </w:tc>
        <w:tc>
          <w:tcPr>
            <w:tcW w:w="9948" w:type="dxa"/>
            <w:vAlign w:val="center"/>
            <w:hideMark/>
          </w:tcPr>
          <w:p w14:paraId="54E38324"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 xml:space="preserve">Thiết bị kiểm tra đèn chiếu sáng phía trước. </w:t>
            </w:r>
          </w:p>
        </w:tc>
        <w:tc>
          <w:tcPr>
            <w:tcW w:w="1028" w:type="dxa"/>
            <w:vMerge w:val="restart"/>
            <w:vAlign w:val="center"/>
            <w:hideMark/>
          </w:tcPr>
          <w:p w14:paraId="372AED3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Merge w:val="restart"/>
            <w:vAlign w:val="center"/>
            <w:hideMark/>
          </w:tcPr>
          <w:p w14:paraId="04DB61D4"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187.200.000</w:t>
            </w:r>
          </w:p>
        </w:tc>
        <w:tc>
          <w:tcPr>
            <w:tcW w:w="1691" w:type="dxa"/>
            <w:gridSpan w:val="2"/>
            <w:vMerge w:val="restart"/>
            <w:vAlign w:val="center"/>
            <w:hideMark/>
          </w:tcPr>
          <w:p w14:paraId="6F44A561"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374.400.000</w:t>
            </w:r>
          </w:p>
        </w:tc>
      </w:tr>
      <w:tr w:rsidR="000E47C0" w:rsidRPr="000E47C0" w14:paraId="51877537" w14:textId="77777777" w:rsidTr="006047EC">
        <w:trPr>
          <w:gridAfter w:val="1"/>
          <w:wAfter w:w="22" w:type="dxa"/>
          <w:trHeight w:val="205"/>
          <w:jc w:val="center"/>
        </w:trPr>
        <w:tc>
          <w:tcPr>
            <w:tcW w:w="537" w:type="dxa"/>
            <w:vMerge/>
            <w:vAlign w:val="center"/>
            <w:hideMark/>
          </w:tcPr>
          <w:p w14:paraId="2EA42463"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6A14BB5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Thiết bị kiểm tra đèn kết nối tín hiệu bằng Bluetooth vào máy tính</w:t>
            </w:r>
          </w:p>
          <w:p w14:paraId="3863B61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USB Bluetooth cắm vào máy tính</w:t>
            </w:r>
          </w:p>
          <w:p w14:paraId="644EA1F8"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nguồn sạc cho thiết bị</w:t>
            </w:r>
          </w:p>
          <w:p w14:paraId="37A897B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cáp nối dài cổng USB</w:t>
            </w:r>
          </w:p>
          <w:p w14:paraId="59D0FB2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thanh ray trượt bằng thép dài 5m/thanh (dùng khi xây dựng hố móng thiết bị)</w:t>
            </w:r>
          </w:p>
          <w:p w14:paraId="4140FA4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74CEB5E8"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39257AFF"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028" w:type="dxa"/>
            <w:vMerge/>
            <w:vAlign w:val="center"/>
            <w:hideMark/>
          </w:tcPr>
          <w:p w14:paraId="6DEC49E6"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596" w:type="dxa"/>
            <w:vMerge/>
            <w:vAlign w:val="center"/>
            <w:hideMark/>
          </w:tcPr>
          <w:p w14:paraId="1CDBDE6A"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691" w:type="dxa"/>
            <w:gridSpan w:val="2"/>
            <w:vMerge/>
            <w:vAlign w:val="center"/>
            <w:hideMark/>
          </w:tcPr>
          <w:p w14:paraId="39F044AD" w14:textId="77777777" w:rsidR="00197D5A" w:rsidRPr="000E47C0" w:rsidRDefault="00197D5A" w:rsidP="006047EC">
            <w:pPr>
              <w:widowControl/>
              <w:spacing w:before="0" w:after="0"/>
              <w:ind w:firstLine="0"/>
              <w:jc w:val="left"/>
              <w:rPr>
                <w:rFonts w:asciiTheme="majorHAnsi" w:hAnsiTheme="majorHAnsi" w:cstheme="majorHAnsi"/>
                <w:sz w:val="24"/>
              </w:rPr>
            </w:pPr>
          </w:p>
        </w:tc>
      </w:tr>
      <w:tr w:rsidR="000E47C0" w:rsidRPr="000E47C0" w14:paraId="1A42383C" w14:textId="77777777" w:rsidTr="006047EC">
        <w:trPr>
          <w:gridAfter w:val="1"/>
          <w:wAfter w:w="22" w:type="dxa"/>
          <w:trHeight w:val="215"/>
          <w:jc w:val="center"/>
        </w:trPr>
        <w:tc>
          <w:tcPr>
            <w:tcW w:w="537" w:type="dxa"/>
            <w:vMerge w:val="restart"/>
            <w:noWrap/>
            <w:vAlign w:val="center"/>
            <w:hideMark/>
          </w:tcPr>
          <w:p w14:paraId="54A8AD0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7</w:t>
            </w:r>
          </w:p>
        </w:tc>
        <w:tc>
          <w:tcPr>
            <w:tcW w:w="9948" w:type="dxa"/>
            <w:vAlign w:val="center"/>
            <w:hideMark/>
          </w:tcPr>
          <w:p w14:paraId="66039F0A"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Thiết bị đo độ ồn</w:t>
            </w:r>
            <w:r w:rsidRPr="000E47C0">
              <w:rPr>
                <w:rFonts w:asciiTheme="majorHAnsi" w:hAnsiTheme="majorHAnsi" w:cstheme="majorHAnsi"/>
                <w:sz w:val="24"/>
              </w:rPr>
              <w:t xml:space="preserve">. </w:t>
            </w:r>
          </w:p>
        </w:tc>
        <w:tc>
          <w:tcPr>
            <w:tcW w:w="1028" w:type="dxa"/>
            <w:vMerge w:val="restart"/>
            <w:vAlign w:val="center"/>
            <w:hideMark/>
          </w:tcPr>
          <w:p w14:paraId="33F9423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Merge w:val="restart"/>
            <w:vAlign w:val="center"/>
            <w:hideMark/>
          </w:tcPr>
          <w:p w14:paraId="7C6EDE7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90.000.000</w:t>
            </w:r>
          </w:p>
        </w:tc>
        <w:tc>
          <w:tcPr>
            <w:tcW w:w="1691" w:type="dxa"/>
            <w:gridSpan w:val="2"/>
            <w:vMerge w:val="restart"/>
            <w:vAlign w:val="center"/>
            <w:hideMark/>
          </w:tcPr>
          <w:p w14:paraId="4458B5C6"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 90.000.000 </w:t>
            </w:r>
          </w:p>
        </w:tc>
      </w:tr>
      <w:tr w:rsidR="000E47C0" w:rsidRPr="000E47C0" w14:paraId="1D5CF23D" w14:textId="77777777" w:rsidTr="006047EC">
        <w:trPr>
          <w:gridAfter w:val="1"/>
          <w:wAfter w:w="22" w:type="dxa"/>
          <w:trHeight w:val="205"/>
          <w:jc w:val="center"/>
        </w:trPr>
        <w:tc>
          <w:tcPr>
            <w:tcW w:w="537" w:type="dxa"/>
            <w:vMerge/>
            <w:vAlign w:val="center"/>
            <w:hideMark/>
          </w:tcPr>
          <w:p w14:paraId="79741E53"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76BC4FC2"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thân máy đo độ ồn động cơ và độ ồn còi</w:t>
            </w:r>
          </w:p>
          <w:p w14:paraId="314CBE30"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bo mạch RS232 để giải mã tín hiệu âm thanh</w:t>
            </w:r>
          </w:p>
          <w:p w14:paraId="682902E3"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cáp tín hiệu để truyền tín hiệu đo từ thiết bị vào máy tính</w:t>
            </w:r>
          </w:p>
          <w:p w14:paraId="0860BB4D"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1FE1D9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0CC2E30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dây chuyền dùng chung 1 thiết bị đo độ ồn)</w:t>
            </w:r>
          </w:p>
          <w:p w14:paraId="2B8D73D2"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028" w:type="dxa"/>
            <w:vMerge/>
            <w:vAlign w:val="center"/>
            <w:hideMark/>
          </w:tcPr>
          <w:p w14:paraId="6CA100B1"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596" w:type="dxa"/>
            <w:vMerge/>
            <w:vAlign w:val="center"/>
            <w:hideMark/>
          </w:tcPr>
          <w:p w14:paraId="77A466D8"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691" w:type="dxa"/>
            <w:gridSpan w:val="2"/>
            <w:vMerge/>
            <w:vAlign w:val="center"/>
            <w:hideMark/>
          </w:tcPr>
          <w:p w14:paraId="790A5B49" w14:textId="77777777" w:rsidR="00197D5A" w:rsidRPr="000E47C0" w:rsidRDefault="00197D5A" w:rsidP="006047EC">
            <w:pPr>
              <w:widowControl/>
              <w:spacing w:before="0" w:after="0"/>
              <w:ind w:firstLine="0"/>
              <w:jc w:val="left"/>
              <w:rPr>
                <w:rFonts w:asciiTheme="majorHAnsi" w:hAnsiTheme="majorHAnsi" w:cstheme="majorHAnsi"/>
                <w:sz w:val="24"/>
              </w:rPr>
            </w:pPr>
          </w:p>
        </w:tc>
      </w:tr>
      <w:tr w:rsidR="000E47C0" w:rsidRPr="000E47C0" w14:paraId="0005CCEA" w14:textId="77777777" w:rsidTr="006047EC">
        <w:trPr>
          <w:gridAfter w:val="1"/>
          <w:wAfter w:w="22" w:type="dxa"/>
          <w:trHeight w:val="205"/>
          <w:jc w:val="center"/>
        </w:trPr>
        <w:tc>
          <w:tcPr>
            <w:tcW w:w="537" w:type="dxa"/>
            <w:vAlign w:val="center"/>
          </w:tcPr>
          <w:p w14:paraId="11C5C53C"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8</w:t>
            </w:r>
          </w:p>
        </w:tc>
        <w:tc>
          <w:tcPr>
            <w:tcW w:w="9948" w:type="dxa"/>
            <w:vAlign w:val="center"/>
          </w:tcPr>
          <w:p w14:paraId="6B2C55AD" w14:textId="77777777" w:rsidR="00197D5A" w:rsidRPr="000E47C0" w:rsidRDefault="00197D5A" w:rsidP="006047EC">
            <w:pPr>
              <w:autoSpaceDE w:val="0"/>
              <w:autoSpaceDN w:val="0"/>
              <w:spacing w:before="0" w:after="0"/>
              <w:ind w:firstLine="0"/>
              <w:jc w:val="left"/>
              <w:rPr>
                <w:rFonts w:asciiTheme="majorHAnsi" w:hAnsiTheme="majorHAnsi" w:cstheme="majorHAnsi"/>
                <w:b/>
                <w:sz w:val="24"/>
                <w:lang w:val="vi"/>
              </w:rPr>
            </w:pPr>
            <w:r w:rsidRPr="000E47C0">
              <w:rPr>
                <w:rFonts w:asciiTheme="majorHAnsi" w:hAnsiTheme="majorHAnsi" w:cstheme="majorHAnsi"/>
                <w:b/>
                <w:sz w:val="24"/>
                <w:lang w:val="vi"/>
              </w:rPr>
              <w:t xml:space="preserve">Kích nâng gầm xe tải </w:t>
            </w:r>
          </w:p>
          <w:p w14:paraId="1EDFC79C"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xml:space="preserve">- Kiểu loại kích nâng 2 trụ kẹp vách hầm, trọng tải 15T (8 tấn/trụ), </w:t>
            </w:r>
          </w:p>
          <w:p w14:paraId="09F96598"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Dẫn động thủy lực pmax 140 kg/cm2,</w:t>
            </w:r>
          </w:p>
          <w:p w14:paraId="3FBB3B5B"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Đường kính pit tông ben nâng: 100mm</w:t>
            </w:r>
          </w:p>
          <w:p w14:paraId="0CE0E24F"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Hành trình nâng: 350mm</w:t>
            </w:r>
          </w:p>
          <w:p w14:paraId="2A56B8C8" w14:textId="77777777" w:rsidR="00197D5A" w:rsidRPr="000E47C0" w:rsidRDefault="00197D5A" w:rsidP="006047EC">
            <w:pPr>
              <w:widowControl/>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-Tốc độ nâng: 900mm/ph</w:t>
            </w:r>
          </w:p>
        </w:tc>
        <w:tc>
          <w:tcPr>
            <w:tcW w:w="1028" w:type="dxa"/>
            <w:vAlign w:val="center"/>
          </w:tcPr>
          <w:p w14:paraId="5BFBA074"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Align w:val="center"/>
          </w:tcPr>
          <w:p w14:paraId="5F476D23"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60.000.000</w:t>
            </w:r>
          </w:p>
        </w:tc>
        <w:tc>
          <w:tcPr>
            <w:tcW w:w="1691" w:type="dxa"/>
            <w:gridSpan w:val="2"/>
            <w:vAlign w:val="center"/>
          </w:tcPr>
          <w:p w14:paraId="5232C03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120.000.000</w:t>
            </w:r>
          </w:p>
        </w:tc>
      </w:tr>
      <w:tr w:rsidR="000E47C0" w:rsidRPr="000E47C0" w14:paraId="4A16A9BC" w14:textId="77777777" w:rsidTr="006047EC">
        <w:trPr>
          <w:gridAfter w:val="1"/>
          <w:wAfter w:w="22" w:type="dxa"/>
          <w:trHeight w:val="215"/>
          <w:jc w:val="center"/>
        </w:trPr>
        <w:tc>
          <w:tcPr>
            <w:tcW w:w="537" w:type="dxa"/>
            <w:noWrap/>
            <w:vAlign w:val="center"/>
            <w:hideMark/>
          </w:tcPr>
          <w:p w14:paraId="7992DDEF"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9</w:t>
            </w:r>
          </w:p>
        </w:tc>
        <w:tc>
          <w:tcPr>
            <w:tcW w:w="9948" w:type="dxa"/>
            <w:vAlign w:val="center"/>
            <w:hideMark/>
          </w:tcPr>
          <w:p w14:paraId="12590B1F"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Chi phí vận chuyển và lắp đặt</w:t>
            </w:r>
          </w:p>
          <w:p w14:paraId="7D0C57E2" w14:textId="77777777" w:rsidR="00197D5A" w:rsidRPr="000E47C0" w:rsidRDefault="00197D5A" w:rsidP="006047EC">
            <w:pPr>
              <w:widowControl/>
              <w:spacing w:before="0" w:after="0"/>
              <w:ind w:firstLine="0"/>
              <w:jc w:val="left"/>
              <w:rPr>
                <w:rFonts w:asciiTheme="majorHAnsi" w:hAnsiTheme="majorHAnsi" w:cstheme="majorHAnsi"/>
                <w:b/>
                <w:bCs/>
                <w:sz w:val="24"/>
              </w:rPr>
            </w:pPr>
          </w:p>
        </w:tc>
        <w:tc>
          <w:tcPr>
            <w:tcW w:w="1028" w:type="dxa"/>
            <w:vAlign w:val="center"/>
            <w:hideMark/>
          </w:tcPr>
          <w:p w14:paraId="5D947F12"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hideMark/>
          </w:tcPr>
          <w:p w14:paraId="24DBCD0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24.000.000</w:t>
            </w:r>
          </w:p>
        </w:tc>
        <w:tc>
          <w:tcPr>
            <w:tcW w:w="1691" w:type="dxa"/>
            <w:gridSpan w:val="2"/>
            <w:vAlign w:val="center"/>
            <w:hideMark/>
          </w:tcPr>
          <w:p w14:paraId="1F563AB3"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 24.000.000 </w:t>
            </w:r>
          </w:p>
        </w:tc>
      </w:tr>
      <w:tr w:rsidR="000E47C0" w:rsidRPr="000E47C0" w14:paraId="24A60CC2" w14:textId="77777777" w:rsidTr="006047EC">
        <w:trPr>
          <w:trHeight w:val="215"/>
          <w:jc w:val="center"/>
        </w:trPr>
        <w:tc>
          <w:tcPr>
            <w:tcW w:w="13131" w:type="dxa"/>
            <w:gridSpan w:val="5"/>
            <w:noWrap/>
            <w:vAlign w:val="center"/>
            <w:hideMark/>
          </w:tcPr>
          <w:p w14:paraId="627A80CA"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lang w:val="vi"/>
              </w:rPr>
              <w:t>Tổng giá trị</w:t>
            </w:r>
            <w:r w:rsidRPr="000E47C0">
              <w:rPr>
                <w:rFonts w:asciiTheme="majorHAnsi" w:hAnsiTheme="majorHAnsi" w:cstheme="majorHAnsi"/>
                <w:b/>
                <w:bCs/>
                <w:sz w:val="24"/>
              </w:rPr>
              <w:t xml:space="preserve"> 02 </w:t>
            </w:r>
            <w:r w:rsidRPr="000E47C0">
              <w:rPr>
                <w:rFonts w:asciiTheme="majorHAnsi" w:hAnsiTheme="majorHAnsi" w:cstheme="majorHAnsi"/>
                <w:b/>
                <w:bCs/>
                <w:sz w:val="24"/>
                <w:lang w:val="vi"/>
              </w:rPr>
              <w:t>dây chuyên</w:t>
            </w:r>
            <w:r w:rsidRPr="000E47C0">
              <w:rPr>
                <w:rFonts w:asciiTheme="majorHAnsi" w:hAnsiTheme="majorHAnsi" w:cstheme="majorHAnsi"/>
                <w:b/>
                <w:bCs/>
                <w:sz w:val="24"/>
              </w:rPr>
              <w:t xml:space="preserve"> trước thuế</w:t>
            </w:r>
          </w:p>
        </w:tc>
        <w:tc>
          <w:tcPr>
            <w:tcW w:w="1691" w:type="dxa"/>
            <w:gridSpan w:val="2"/>
            <w:vAlign w:val="center"/>
            <w:hideMark/>
          </w:tcPr>
          <w:p w14:paraId="10ABAA04"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5.271.600.000 </w:t>
            </w:r>
          </w:p>
        </w:tc>
      </w:tr>
      <w:tr w:rsidR="000E47C0" w:rsidRPr="000E47C0" w14:paraId="5F9A605E" w14:textId="77777777" w:rsidTr="006047EC">
        <w:trPr>
          <w:trHeight w:val="215"/>
          <w:jc w:val="center"/>
        </w:trPr>
        <w:tc>
          <w:tcPr>
            <w:tcW w:w="13131" w:type="dxa"/>
            <w:gridSpan w:val="5"/>
            <w:noWrap/>
            <w:vAlign w:val="center"/>
            <w:hideMark/>
          </w:tcPr>
          <w:p w14:paraId="114435E3"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Thuế VAT 10%</w:t>
            </w:r>
          </w:p>
        </w:tc>
        <w:tc>
          <w:tcPr>
            <w:tcW w:w="1691" w:type="dxa"/>
            <w:gridSpan w:val="2"/>
            <w:vAlign w:val="center"/>
            <w:hideMark/>
          </w:tcPr>
          <w:p w14:paraId="00D3FCEA"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 527.160.000 </w:t>
            </w:r>
          </w:p>
        </w:tc>
      </w:tr>
      <w:tr w:rsidR="00197D5A" w:rsidRPr="000E47C0" w14:paraId="262FE539" w14:textId="77777777" w:rsidTr="006047EC">
        <w:trPr>
          <w:trHeight w:val="226"/>
          <w:jc w:val="center"/>
        </w:trPr>
        <w:tc>
          <w:tcPr>
            <w:tcW w:w="13131" w:type="dxa"/>
            <w:gridSpan w:val="5"/>
            <w:noWrap/>
            <w:vAlign w:val="center"/>
            <w:hideMark/>
          </w:tcPr>
          <w:p w14:paraId="406FDB4E"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Tổng thanh toán</w:t>
            </w:r>
          </w:p>
        </w:tc>
        <w:tc>
          <w:tcPr>
            <w:tcW w:w="1691" w:type="dxa"/>
            <w:gridSpan w:val="2"/>
            <w:vAlign w:val="center"/>
            <w:hideMark/>
          </w:tcPr>
          <w:p w14:paraId="1E3D0685"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5.798.760.000 </w:t>
            </w:r>
          </w:p>
        </w:tc>
      </w:tr>
    </w:tbl>
    <w:p w14:paraId="16798B6F" w14:textId="77777777" w:rsidR="00197D5A" w:rsidRPr="000E47C0" w:rsidRDefault="00197D5A" w:rsidP="00197D5A">
      <w:pPr>
        <w:widowControl/>
        <w:spacing w:before="0" w:after="0"/>
        <w:rPr>
          <w:b/>
          <w:lang w:val="vi-VN"/>
        </w:rPr>
      </w:pPr>
    </w:p>
    <w:p w14:paraId="4FE6DEFD" w14:textId="77777777" w:rsidR="00197D5A" w:rsidRPr="000E47C0" w:rsidRDefault="00197D5A" w:rsidP="00197D5A">
      <w:pPr>
        <w:widowControl/>
        <w:spacing w:before="0" w:after="0"/>
        <w:rPr>
          <w:b/>
        </w:rPr>
      </w:pPr>
    </w:p>
    <w:p w14:paraId="67057C8E" w14:textId="77777777" w:rsidR="00197D5A" w:rsidRPr="000E47C0" w:rsidRDefault="00197D5A" w:rsidP="00197D5A">
      <w:pPr>
        <w:widowControl/>
        <w:spacing w:before="0" w:after="0"/>
        <w:ind w:firstLine="0"/>
        <w:jc w:val="left"/>
        <w:sectPr w:rsidR="00197D5A" w:rsidRPr="000E47C0" w:rsidSect="00197D5A">
          <w:pgSz w:w="16840" w:h="11907" w:orient="landscape" w:code="9"/>
          <w:pgMar w:top="1168" w:right="1134" w:bottom="1134" w:left="1134" w:header="720" w:footer="720" w:gutter="0"/>
          <w:pgNumType w:start="1"/>
          <w:cols w:space="720"/>
        </w:sectPr>
      </w:pPr>
    </w:p>
    <w:p w14:paraId="58883BF6" w14:textId="77777777" w:rsidR="00197D5A" w:rsidRPr="000E47C0" w:rsidRDefault="00197D5A" w:rsidP="00197D5A">
      <w:pPr>
        <w:pageBreakBefore/>
        <w:spacing w:before="0" w:after="0"/>
        <w:ind w:firstLine="0"/>
        <w:jc w:val="center"/>
        <w:rPr>
          <w:b/>
          <w:bCs/>
          <w:szCs w:val="28"/>
        </w:rPr>
      </w:pPr>
      <w:r w:rsidRPr="000E47C0">
        <w:rPr>
          <w:b/>
          <w:bCs/>
          <w:szCs w:val="28"/>
          <w:lang w:val="vi-VN"/>
        </w:rPr>
        <w:t xml:space="preserve">Phụ lục </w:t>
      </w:r>
      <w:r w:rsidRPr="000E47C0">
        <w:rPr>
          <w:b/>
          <w:bCs/>
          <w:szCs w:val="28"/>
        </w:rPr>
        <w:t>V</w:t>
      </w:r>
    </w:p>
    <w:p w14:paraId="7D71272D" w14:textId="77777777" w:rsidR="00197D5A" w:rsidRPr="000E47C0" w:rsidRDefault="00197D5A" w:rsidP="00197D5A">
      <w:pPr>
        <w:spacing w:before="0" w:after="0"/>
        <w:jc w:val="center"/>
        <w:rPr>
          <w:b/>
          <w:bCs/>
          <w:szCs w:val="28"/>
        </w:rPr>
      </w:pPr>
      <w:r w:rsidRPr="000E47C0">
        <w:rPr>
          <w:b/>
          <w:bCs/>
          <w:szCs w:val="28"/>
        </w:rPr>
        <w:t>BIỂU PHÍ KIỂM ĐỊNH AN TOÀN KỸ THUẬT VÀ BẢO VỆ MÔI TRƯỜNG XE CƠ GIỚI ĐANG LƯU HÀNH</w:t>
      </w:r>
    </w:p>
    <w:p w14:paraId="78F8EF3E" w14:textId="77777777" w:rsidR="00197D5A" w:rsidRPr="000E47C0" w:rsidRDefault="00197D5A" w:rsidP="00197D5A">
      <w:pPr>
        <w:spacing w:before="0" w:after="0"/>
        <w:jc w:val="center"/>
        <w:rPr>
          <w:b/>
          <w:bCs/>
          <w:szCs w:val="28"/>
        </w:rPr>
      </w:pPr>
      <w:r w:rsidRPr="000E47C0">
        <w:rPr>
          <w:b/>
          <w:bCs/>
          <w:szCs w:val="28"/>
        </w:rPr>
        <w:t xml:space="preserve"> THEO THÔNG TƯ SỐ 238/2016/TT-BTC (HỢP NHẤT TẠI VĂN BẢN SỐ 08/VBHN-BTC NGÀY 25 THÁNG 5 NĂM 2023) THỰC HIỆN TẠI CÔNG TY </w:t>
      </w:r>
    </w:p>
    <w:p w14:paraId="00FF0E25" w14:textId="77777777" w:rsidR="00197D5A" w:rsidRPr="000E47C0" w:rsidRDefault="00197D5A" w:rsidP="00197D5A">
      <w:pPr>
        <w:jc w:val="center"/>
        <w:rPr>
          <w:b/>
          <w:iCs/>
          <w:noProof/>
          <w:szCs w:val="28"/>
          <w:vertAlign w:val="superscript"/>
          <w:lang w:eastAsia="vi-VN"/>
        </w:rPr>
      </w:pPr>
      <w:r w:rsidRPr="000E47C0">
        <w:rPr>
          <w:b/>
          <w:iCs/>
          <w:noProof/>
          <w:szCs w:val="28"/>
          <w:vertAlign w:val="superscript"/>
          <w:lang w:val="vi-VN" w:eastAsia="vi-VN"/>
        </w:rPr>
        <mc:AlternateContent>
          <mc:Choice Requires="wps">
            <w:drawing>
              <wp:anchor distT="0" distB="0" distL="114300" distR="114300" simplePos="0" relativeHeight="251671552" behindDoc="0" locked="0" layoutInCell="1" allowOverlap="1" wp14:anchorId="2A208FA5" wp14:editId="3E3367D6">
                <wp:simplePos x="0" y="0"/>
                <wp:positionH relativeFrom="column">
                  <wp:posOffset>4010936</wp:posOffset>
                </wp:positionH>
                <wp:positionV relativeFrom="paragraph">
                  <wp:posOffset>35560</wp:posOffset>
                </wp:positionV>
                <wp:extent cx="1097280" cy="0"/>
                <wp:effectExtent l="0" t="0" r="0" b="0"/>
                <wp:wrapNone/>
                <wp:docPr id="1815240349" name="Straight Connector 38"/>
                <wp:cNvGraphicFramePr/>
                <a:graphic xmlns:a="http://schemas.openxmlformats.org/drawingml/2006/main">
                  <a:graphicData uri="http://schemas.microsoft.com/office/word/2010/wordprocessingShape">
                    <wps:wsp>
                      <wps:cNvCnPr/>
                      <wps:spPr>
                        <a:xfrm>
                          <a:off x="0" y="0"/>
                          <a:ext cx="10972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611FD7BE" id="Straight Connector 3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15.8pt,2.8pt" to="402.2pt,2.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NME6mgEAAJQDAAAOAAAAZHJzL2Uyb0RvYy54bWysU02P0zAQvSPxHyzfadIeYIma7mFXywXB io8f4HXGjSXbY41Nk/57xm6bIhYJgfbi+GPem3lvJtvb2TtxAEoWQy/Xq1YKCBoHG/a9/P7t4c2N FCmrMCiHAXp5hCRvd69fbafYwQZHdAOQYJKQuin2csw5dk2T9AhepRVGCPxokLzKfKR9M5CamN27 ZtO2b5sJaYiEGlLi2/vTo9xVfmNA58/GJMjC9ZJry3Wluj6VtdltVbcnFUerz2Wo/6jCKxs46UJ1 r7ISP8g+o/JWEyY0eaXRN2iM1VA1sJp1+5uar6OKULWwOSkuNqWXo9WfDnfhkdiGKaYuxUcqKmZD vny5PjFXs46LWTBnofly3b5/t7lhT/XlrbkCI6X8AdCLsumls6HoUJ06fEyZk3HoJYQP19R1l48O SrALX8AIO5RkFV2nAu4ciYPifiqtIeR16SHz1egCM9a5Bdj+HXiOL1CoE/Mv4AVRM2PIC9jbgPSn 7Hm+lGxO8RcHTrqLBU84HGtTqjXc+qrwPKZltn49V/j1Z9r9BAAA//8DAFBLAwQUAAYACAAAACEA 0hE+4t4AAAAHAQAADwAAAGRycy9kb3ducmV2LnhtbEyOQUvDQBSE74L/YXmCN7tpraGk2ZRSEGtB ilVoj9vsM4lm34bdbZP+e59e9DQMM8x8+WKwrTijD40jBeNRAgKpdKahSsH72+PdDESImoxuHaGC CwZYFNdXuc6M6+kVz7tYCR6hkGkFdYxdJmUoa7Q6jFyHxNmH81ZHtr6Sxuuex20rJ0mSSqsb4oda d7iqsfzanayCF79er5abyydtD7bfTzb77fPwpNTtzbCcg4g4xL8y/OAzOhTMdHQnMkG0CtL7ccpV BQ8snM+S6RTE8dfLIpf/+YtvAAAA//8DAFBLAQItABQABgAIAAAAIQC2gziS/gAAAOEBAAATAAAA AAAAAAAAAAAAAAAAAABbQ29udGVudF9UeXBlc10ueG1sUEsBAi0AFAAGAAgAAAAhADj9If/WAAAA lAEAAAsAAAAAAAAAAAAAAAAALwEAAF9yZWxzLy5yZWxzUEsBAi0AFAAGAAgAAAAhAAA0wTqaAQAA lAMAAA4AAAAAAAAAAAAAAAAALgIAAGRycy9lMm9Eb2MueG1sUEsBAi0AFAAGAAgAAAAhANIRPuLe AAAABwEAAA8AAAAAAAAAAAAAAAAA9AMAAGRycy9kb3ducmV2LnhtbFBLBQYAAAAABAAEAPMAAAD/ BAAAAAA= " strokecolor="#5b9bd5 [3204]" strokeweight=".5pt">
                <v:stroke joinstyle="miter"/>
              </v:line>
            </w:pict>
          </mc:Fallback>
        </mc:AlternateContent>
      </w:r>
      <w:r w:rsidRPr="000E47C0">
        <w:rPr>
          <w:b/>
          <w:iCs/>
          <w:noProof/>
          <w:szCs w:val="28"/>
          <w:vertAlign w:val="superscript"/>
          <w:lang w:val="vi-VN" w:eastAsia="vi-VN"/>
        </w:rPr>
        <w:t xml:space="preserve"> </w:t>
      </w:r>
    </w:p>
    <w:p w14:paraId="53CE5537" w14:textId="77777777" w:rsidR="00197D5A" w:rsidRPr="000E47C0" w:rsidRDefault="00581EFD" w:rsidP="00197D5A">
      <w:pPr>
        <w:jc w:val="right"/>
        <w:rPr>
          <w:bCs/>
          <w:i/>
          <w:noProof/>
          <w:szCs w:val="28"/>
          <w:lang w:eastAsia="vi-VN"/>
        </w:rPr>
      </w:pPr>
      <w:r w:rsidRPr="000E47C0">
        <w:rPr>
          <w:bCs/>
          <w:i/>
          <w:noProof/>
          <w:szCs w:val="28"/>
          <w:lang w:eastAsia="vi-VN"/>
        </w:rPr>
        <w:t>Đơn vị tính: Ngàn đồng</w:t>
      </w:r>
    </w:p>
    <w:p w14:paraId="7511C733" w14:textId="77777777" w:rsidR="00197D5A" w:rsidRPr="000E47C0" w:rsidRDefault="00581EFD" w:rsidP="00197D5A">
      <w:pPr>
        <w:jc w:val="right"/>
        <w:rPr>
          <w:bCs/>
          <w:i/>
          <w:noProof/>
          <w:szCs w:val="28"/>
          <w:lang w:eastAsia="vi-VN"/>
        </w:rPr>
      </w:pPr>
      <w:r w:rsidRPr="000E47C0">
        <w:rPr>
          <w:bCs/>
          <w:i/>
          <w:noProof/>
          <w:szCs w:val="28"/>
          <w:lang w:eastAsia="vi-VN"/>
        </w:rPr>
        <w:t>Biểu giá tại Phụ lục này dùng làm giá tham khảo để ước tính doanh thu; giá cụ thể do Công ty tự định giá, không cao hơn giá tối đa theo quyết định của Bộ trưởng Bộ Xây dựng tại thời điểm hoạt động (khoản 1 Điều 3 Thông tư số 40/2025/TT-BXD).</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1039"/>
        <w:gridCol w:w="11583"/>
        <w:gridCol w:w="1930"/>
      </w:tblGrid>
      <w:tr w:rsidR="000E47C0" w:rsidRPr="000E47C0" w14:paraId="2D6AD64D" w14:textId="77777777" w:rsidTr="006047EC">
        <w:trPr>
          <w:tblCellSpacing w:w="0" w:type="dxa"/>
          <w:jc w:val="center"/>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DA80C87"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TT</w:t>
            </w:r>
          </w:p>
        </w:tc>
        <w:tc>
          <w:tcPr>
            <w:tcW w:w="3900" w:type="pct"/>
            <w:tcBorders>
              <w:top w:val="single" w:sz="8" w:space="0" w:color="auto"/>
              <w:left w:val="nil"/>
              <w:bottom w:val="single" w:sz="8" w:space="0" w:color="auto"/>
              <w:right w:val="single" w:sz="8" w:space="0" w:color="auto"/>
            </w:tcBorders>
            <w:shd w:val="clear" w:color="auto" w:fill="FFFFFF"/>
            <w:vAlign w:val="center"/>
            <w:hideMark/>
          </w:tcPr>
          <w:p w14:paraId="22F56B6A"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Loại xe cơ giới</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3C268937"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Mức giá</w:t>
            </w:r>
          </w:p>
        </w:tc>
      </w:tr>
      <w:tr w:rsidR="000E47C0" w:rsidRPr="000E47C0" w14:paraId="2607A2C9"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AC2136"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w:t>
            </w:r>
          </w:p>
        </w:tc>
        <w:tc>
          <w:tcPr>
            <w:tcW w:w="3900" w:type="pct"/>
            <w:tcBorders>
              <w:top w:val="nil"/>
              <w:left w:val="nil"/>
              <w:bottom w:val="single" w:sz="8" w:space="0" w:color="auto"/>
              <w:right w:val="single" w:sz="8" w:space="0" w:color="auto"/>
            </w:tcBorders>
            <w:shd w:val="clear" w:color="auto" w:fill="FFFFFF"/>
            <w:vAlign w:val="center"/>
            <w:hideMark/>
          </w:tcPr>
          <w:p w14:paraId="4482FB45"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20 tấn, xe ô tô đầu kéo có khối lượng kéo theo cho phép tham gia giao thông trên 20 tấn và các loại xe ô tô chuyên dùng</w:t>
            </w:r>
          </w:p>
        </w:tc>
        <w:tc>
          <w:tcPr>
            <w:tcW w:w="650" w:type="pct"/>
            <w:tcBorders>
              <w:top w:val="nil"/>
              <w:left w:val="nil"/>
              <w:bottom w:val="single" w:sz="8" w:space="0" w:color="auto"/>
              <w:right w:val="single" w:sz="8" w:space="0" w:color="auto"/>
            </w:tcBorders>
            <w:shd w:val="clear" w:color="auto" w:fill="FFFFFF"/>
            <w:vAlign w:val="center"/>
            <w:hideMark/>
          </w:tcPr>
          <w:p w14:paraId="6FEE5A3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570</w:t>
            </w:r>
          </w:p>
        </w:tc>
      </w:tr>
      <w:tr w:rsidR="000E47C0" w:rsidRPr="000E47C0" w14:paraId="2B65E24E"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DFCB27E"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w:t>
            </w:r>
          </w:p>
        </w:tc>
        <w:tc>
          <w:tcPr>
            <w:tcW w:w="3900" w:type="pct"/>
            <w:tcBorders>
              <w:top w:val="nil"/>
              <w:left w:val="nil"/>
              <w:bottom w:val="single" w:sz="8" w:space="0" w:color="auto"/>
              <w:right w:val="single" w:sz="8" w:space="0" w:color="auto"/>
            </w:tcBorders>
            <w:shd w:val="clear" w:color="auto" w:fill="FFFFFF"/>
            <w:vAlign w:val="center"/>
            <w:hideMark/>
          </w:tcPr>
          <w:p w14:paraId="32584B77"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7 tấn đến 20 tấn, xe ô tô đầu kéo có khối lượng kéo theo cho phép tham gia giao thông đến 20 tấn và các loại máy kéo</w:t>
            </w:r>
          </w:p>
        </w:tc>
        <w:tc>
          <w:tcPr>
            <w:tcW w:w="650" w:type="pct"/>
            <w:tcBorders>
              <w:top w:val="nil"/>
              <w:left w:val="nil"/>
              <w:bottom w:val="single" w:sz="8" w:space="0" w:color="auto"/>
              <w:right w:val="single" w:sz="8" w:space="0" w:color="auto"/>
            </w:tcBorders>
            <w:shd w:val="clear" w:color="auto" w:fill="FFFFFF"/>
            <w:vAlign w:val="center"/>
            <w:hideMark/>
          </w:tcPr>
          <w:p w14:paraId="0053D6D9"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360</w:t>
            </w:r>
          </w:p>
        </w:tc>
      </w:tr>
      <w:tr w:rsidR="000E47C0" w:rsidRPr="000E47C0" w14:paraId="3920B97F"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EA788E6"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w:t>
            </w:r>
          </w:p>
        </w:tc>
        <w:tc>
          <w:tcPr>
            <w:tcW w:w="3900" w:type="pct"/>
            <w:tcBorders>
              <w:top w:val="nil"/>
              <w:left w:val="nil"/>
              <w:bottom w:val="single" w:sz="8" w:space="0" w:color="auto"/>
              <w:right w:val="single" w:sz="8" w:space="0" w:color="auto"/>
            </w:tcBorders>
            <w:shd w:val="clear" w:color="auto" w:fill="FFFFFF"/>
            <w:vAlign w:val="center"/>
            <w:hideMark/>
          </w:tcPr>
          <w:p w14:paraId="7C3BE17A"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2 tấn đến 7 tấn</w:t>
            </w:r>
          </w:p>
        </w:tc>
        <w:tc>
          <w:tcPr>
            <w:tcW w:w="650" w:type="pct"/>
            <w:tcBorders>
              <w:top w:val="nil"/>
              <w:left w:val="nil"/>
              <w:bottom w:val="single" w:sz="8" w:space="0" w:color="auto"/>
              <w:right w:val="single" w:sz="8" w:space="0" w:color="auto"/>
            </w:tcBorders>
            <w:shd w:val="clear" w:color="auto" w:fill="FFFFFF"/>
            <w:vAlign w:val="center"/>
            <w:hideMark/>
          </w:tcPr>
          <w:p w14:paraId="2046045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330</w:t>
            </w:r>
          </w:p>
        </w:tc>
      </w:tr>
      <w:tr w:rsidR="000E47C0" w:rsidRPr="000E47C0" w14:paraId="718E22EC"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77912B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4</w:t>
            </w:r>
          </w:p>
        </w:tc>
        <w:tc>
          <w:tcPr>
            <w:tcW w:w="3900" w:type="pct"/>
            <w:tcBorders>
              <w:top w:val="nil"/>
              <w:left w:val="nil"/>
              <w:bottom w:val="single" w:sz="8" w:space="0" w:color="auto"/>
              <w:right w:val="single" w:sz="8" w:space="0" w:color="auto"/>
            </w:tcBorders>
            <w:shd w:val="clear" w:color="auto" w:fill="FFFFFF"/>
            <w:vAlign w:val="center"/>
            <w:hideMark/>
          </w:tcPr>
          <w:p w14:paraId="3ACF6DDD"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đến 2 tấn</w:t>
            </w:r>
          </w:p>
        </w:tc>
        <w:tc>
          <w:tcPr>
            <w:tcW w:w="650" w:type="pct"/>
            <w:tcBorders>
              <w:top w:val="nil"/>
              <w:left w:val="nil"/>
              <w:bottom w:val="single" w:sz="8" w:space="0" w:color="auto"/>
              <w:right w:val="single" w:sz="8" w:space="0" w:color="auto"/>
            </w:tcBorders>
            <w:shd w:val="clear" w:color="auto" w:fill="FFFFFF"/>
            <w:vAlign w:val="center"/>
            <w:hideMark/>
          </w:tcPr>
          <w:p w14:paraId="42B6956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290</w:t>
            </w:r>
          </w:p>
        </w:tc>
      </w:tr>
      <w:tr w:rsidR="000E47C0" w:rsidRPr="000E47C0" w14:paraId="720868F2"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4DEB2C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5</w:t>
            </w:r>
          </w:p>
        </w:tc>
        <w:tc>
          <w:tcPr>
            <w:tcW w:w="3900" w:type="pct"/>
            <w:tcBorders>
              <w:top w:val="nil"/>
              <w:left w:val="nil"/>
              <w:bottom w:val="single" w:sz="8" w:space="0" w:color="auto"/>
              <w:right w:val="single" w:sz="8" w:space="0" w:color="auto"/>
            </w:tcBorders>
            <w:shd w:val="clear" w:color="auto" w:fill="FFFFFF"/>
            <w:vAlign w:val="center"/>
            <w:hideMark/>
          </w:tcPr>
          <w:p w14:paraId="1E7CECEF"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Máy kéo, xe chở hàng bốn bánh có gắn động cơ, xe chở người bốn bánh có gắn động cơ và các loại phương tiện vận chuyển tương tự</w:t>
            </w:r>
          </w:p>
        </w:tc>
        <w:tc>
          <w:tcPr>
            <w:tcW w:w="650" w:type="pct"/>
            <w:tcBorders>
              <w:top w:val="nil"/>
              <w:left w:val="nil"/>
              <w:bottom w:val="single" w:sz="8" w:space="0" w:color="auto"/>
              <w:right w:val="single" w:sz="8" w:space="0" w:color="auto"/>
            </w:tcBorders>
            <w:shd w:val="clear" w:color="auto" w:fill="FFFFFF"/>
            <w:vAlign w:val="center"/>
            <w:hideMark/>
          </w:tcPr>
          <w:p w14:paraId="399A5DAC"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190</w:t>
            </w:r>
          </w:p>
        </w:tc>
      </w:tr>
      <w:tr w:rsidR="000E47C0" w:rsidRPr="000E47C0" w14:paraId="0494E582"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7AF0778"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6</w:t>
            </w:r>
          </w:p>
        </w:tc>
        <w:tc>
          <w:tcPr>
            <w:tcW w:w="3900" w:type="pct"/>
            <w:tcBorders>
              <w:top w:val="nil"/>
              <w:left w:val="nil"/>
              <w:bottom w:val="single" w:sz="8" w:space="0" w:color="auto"/>
              <w:right w:val="single" w:sz="8" w:space="0" w:color="auto"/>
            </w:tcBorders>
            <w:shd w:val="clear" w:color="auto" w:fill="FFFFFF"/>
            <w:vAlign w:val="center"/>
            <w:hideMark/>
          </w:tcPr>
          <w:p w14:paraId="20BE74AA"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Rơ moóc, sơ mi rơ moóc</w:t>
            </w:r>
          </w:p>
        </w:tc>
        <w:tc>
          <w:tcPr>
            <w:tcW w:w="650" w:type="pct"/>
            <w:tcBorders>
              <w:top w:val="nil"/>
              <w:left w:val="nil"/>
              <w:bottom w:val="single" w:sz="8" w:space="0" w:color="auto"/>
              <w:right w:val="single" w:sz="8" w:space="0" w:color="auto"/>
            </w:tcBorders>
            <w:shd w:val="clear" w:color="auto" w:fill="FFFFFF"/>
            <w:vAlign w:val="center"/>
            <w:hideMark/>
          </w:tcPr>
          <w:p w14:paraId="458E711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190</w:t>
            </w:r>
          </w:p>
        </w:tc>
      </w:tr>
      <w:tr w:rsidR="000E47C0" w:rsidRPr="000E47C0" w14:paraId="6A524CC9"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F356C8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7</w:t>
            </w:r>
          </w:p>
        </w:tc>
        <w:tc>
          <w:tcPr>
            <w:tcW w:w="3900" w:type="pct"/>
            <w:tcBorders>
              <w:top w:val="nil"/>
              <w:left w:val="nil"/>
              <w:bottom w:val="single" w:sz="8" w:space="0" w:color="auto"/>
              <w:right w:val="single" w:sz="8" w:space="0" w:color="auto"/>
            </w:tcBorders>
            <w:shd w:val="clear" w:color="auto" w:fill="FFFFFF"/>
            <w:vAlign w:val="center"/>
            <w:hideMark/>
          </w:tcPr>
          <w:p w14:paraId="1F90D7F3"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trên 40 ghế (kể cả lái xe), xe buýt</w:t>
            </w:r>
          </w:p>
        </w:tc>
        <w:tc>
          <w:tcPr>
            <w:tcW w:w="650" w:type="pct"/>
            <w:tcBorders>
              <w:top w:val="nil"/>
              <w:left w:val="nil"/>
              <w:bottom w:val="single" w:sz="8" w:space="0" w:color="auto"/>
              <w:right w:val="single" w:sz="8" w:space="0" w:color="auto"/>
            </w:tcBorders>
            <w:shd w:val="clear" w:color="auto" w:fill="FFFFFF"/>
            <w:vAlign w:val="center"/>
            <w:hideMark/>
          </w:tcPr>
          <w:p w14:paraId="12B95082"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360</w:t>
            </w:r>
          </w:p>
        </w:tc>
      </w:tr>
      <w:tr w:rsidR="000E47C0" w:rsidRPr="000E47C0" w14:paraId="7354F4E4"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258B8BF"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8</w:t>
            </w:r>
          </w:p>
        </w:tc>
        <w:tc>
          <w:tcPr>
            <w:tcW w:w="3900" w:type="pct"/>
            <w:tcBorders>
              <w:top w:val="nil"/>
              <w:left w:val="nil"/>
              <w:bottom w:val="single" w:sz="8" w:space="0" w:color="auto"/>
              <w:right w:val="single" w:sz="8" w:space="0" w:color="auto"/>
            </w:tcBorders>
            <w:shd w:val="clear" w:color="auto" w:fill="FFFFFF"/>
            <w:vAlign w:val="center"/>
            <w:hideMark/>
          </w:tcPr>
          <w:p w14:paraId="50B46FA5"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từ 25 đến 40 ghế (kể cả lái xe)</w:t>
            </w:r>
          </w:p>
        </w:tc>
        <w:tc>
          <w:tcPr>
            <w:tcW w:w="650" w:type="pct"/>
            <w:tcBorders>
              <w:top w:val="nil"/>
              <w:left w:val="nil"/>
              <w:bottom w:val="single" w:sz="8" w:space="0" w:color="auto"/>
              <w:right w:val="single" w:sz="8" w:space="0" w:color="auto"/>
            </w:tcBorders>
            <w:shd w:val="clear" w:color="auto" w:fill="FFFFFF"/>
            <w:vAlign w:val="center"/>
            <w:hideMark/>
          </w:tcPr>
          <w:p w14:paraId="352BFB50"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330</w:t>
            </w:r>
          </w:p>
        </w:tc>
      </w:tr>
      <w:tr w:rsidR="000E47C0" w:rsidRPr="000E47C0" w14:paraId="6425826A"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D43BDF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9</w:t>
            </w:r>
          </w:p>
        </w:tc>
        <w:tc>
          <w:tcPr>
            <w:tcW w:w="3900" w:type="pct"/>
            <w:tcBorders>
              <w:top w:val="nil"/>
              <w:left w:val="nil"/>
              <w:bottom w:val="single" w:sz="8" w:space="0" w:color="auto"/>
              <w:right w:val="single" w:sz="8" w:space="0" w:color="auto"/>
            </w:tcBorders>
            <w:shd w:val="clear" w:color="auto" w:fill="FFFFFF"/>
            <w:vAlign w:val="center"/>
            <w:hideMark/>
          </w:tcPr>
          <w:p w14:paraId="4ADAD524"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từ 10 ghế đến 24 ghế (kể cả lái xe)</w:t>
            </w:r>
          </w:p>
        </w:tc>
        <w:tc>
          <w:tcPr>
            <w:tcW w:w="650" w:type="pct"/>
            <w:tcBorders>
              <w:top w:val="nil"/>
              <w:left w:val="nil"/>
              <w:bottom w:val="single" w:sz="8" w:space="0" w:color="auto"/>
              <w:right w:val="single" w:sz="8" w:space="0" w:color="auto"/>
            </w:tcBorders>
            <w:shd w:val="clear" w:color="auto" w:fill="FFFFFF"/>
            <w:vAlign w:val="center"/>
            <w:hideMark/>
          </w:tcPr>
          <w:p w14:paraId="482F92F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290</w:t>
            </w:r>
          </w:p>
        </w:tc>
      </w:tr>
      <w:tr w:rsidR="000E47C0" w:rsidRPr="000E47C0" w14:paraId="1A825EC0"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E090C4E"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10</w:t>
            </w:r>
          </w:p>
        </w:tc>
        <w:tc>
          <w:tcPr>
            <w:tcW w:w="3900" w:type="pct"/>
            <w:tcBorders>
              <w:top w:val="nil"/>
              <w:left w:val="nil"/>
              <w:bottom w:val="single" w:sz="8" w:space="0" w:color="auto"/>
              <w:right w:val="single" w:sz="8" w:space="0" w:color="auto"/>
            </w:tcBorders>
            <w:shd w:val="clear" w:color="auto" w:fill="FFFFFF"/>
            <w:vAlign w:val="center"/>
            <w:hideMark/>
          </w:tcPr>
          <w:p w14:paraId="0C29C01D"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dưới 10 chỗ ngồi, xe ô tô cứu thương</w:t>
            </w:r>
          </w:p>
        </w:tc>
        <w:tc>
          <w:tcPr>
            <w:tcW w:w="650" w:type="pct"/>
            <w:tcBorders>
              <w:top w:val="nil"/>
              <w:left w:val="nil"/>
              <w:bottom w:val="single" w:sz="8" w:space="0" w:color="auto"/>
              <w:right w:val="single" w:sz="8" w:space="0" w:color="auto"/>
            </w:tcBorders>
            <w:shd w:val="clear" w:color="auto" w:fill="FFFFFF"/>
            <w:vAlign w:val="center"/>
            <w:hideMark/>
          </w:tcPr>
          <w:p w14:paraId="38BBDFB8"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250</w:t>
            </w:r>
          </w:p>
        </w:tc>
      </w:tr>
      <w:tr w:rsidR="000E47C0" w:rsidRPr="000E47C0" w14:paraId="1B22C42E"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679BB7A"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11</w:t>
            </w:r>
          </w:p>
        </w:tc>
        <w:tc>
          <w:tcPr>
            <w:tcW w:w="3900" w:type="pct"/>
            <w:tcBorders>
              <w:top w:val="nil"/>
              <w:left w:val="nil"/>
              <w:bottom w:val="single" w:sz="8" w:space="0" w:color="auto"/>
              <w:right w:val="single" w:sz="8" w:space="0" w:color="auto"/>
            </w:tcBorders>
            <w:shd w:val="clear" w:color="auto" w:fill="FFFFFF"/>
            <w:vAlign w:val="center"/>
            <w:hideMark/>
          </w:tcPr>
          <w:p w14:paraId="5719F4FC"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ba bánh và các loại phương tiện vận chuyển tương tự</w:t>
            </w:r>
          </w:p>
        </w:tc>
        <w:tc>
          <w:tcPr>
            <w:tcW w:w="650" w:type="pct"/>
            <w:tcBorders>
              <w:top w:val="nil"/>
              <w:left w:val="nil"/>
              <w:bottom w:val="single" w:sz="8" w:space="0" w:color="auto"/>
              <w:right w:val="single" w:sz="8" w:space="0" w:color="auto"/>
            </w:tcBorders>
            <w:shd w:val="clear" w:color="auto" w:fill="FFFFFF"/>
            <w:vAlign w:val="center"/>
            <w:hideMark/>
          </w:tcPr>
          <w:p w14:paraId="19D85432"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110</w:t>
            </w:r>
          </w:p>
        </w:tc>
      </w:tr>
    </w:tbl>
    <w:p w14:paraId="1FCCCD2A" w14:textId="77777777" w:rsidR="00197D5A" w:rsidRPr="000E47C0" w:rsidRDefault="00197D5A" w:rsidP="00197D5A">
      <w:pPr>
        <w:rPr>
          <w:b/>
          <w:iCs/>
          <w:szCs w:val="28"/>
          <w:lang w:val="vi-VN"/>
        </w:rPr>
      </w:pPr>
    </w:p>
    <w:p w14:paraId="0EE77D6E" w14:textId="77777777" w:rsidR="00197D5A" w:rsidRPr="000E47C0" w:rsidRDefault="00197D5A" w:rsidP="003C01AE">
      <w:pPr>
        <w:pageBreakBefore/>
        <w:spacing w:before="0" w:after="0"/>
        <w:ind w:firstLine="0"/>
        <w:jc w:val="center"/>
        <w:rPr>
          <w:b/>
          <w:bCs/>
          <w:szCs w:val="28"/>
        </w:rPr>
      </w:pPr>
      <w:r w:rsidRPr="000E47C0">
        <w:rPr>
          <w:b/>
          <w:bCs/>
          <w:szCs w:val="28"/>
          <w:lang w:val="vi-VN"/>
        </w:rPr>
        <w:t>Phụ lục V</w:t>
      </w:r>
      <w:r w:rsidRPr="000E47C0">
        <w:rPr>
          <w:b/>
          <w:bCs/>
          <w:szCs w:val="28"/>
        </w:rPr>
        <w:t>I</w:t>
      </w:r>
    </w:p>
    <w:p w14:paraId="61C3AF23" w14:textId="77777777" w:rsidR="003C01AE" w:rsidRPr="000E47C0" w:rsidRDefault="00197D5A" w:rsidP="003C01AE">
      <w:pPr>
        <w:spacing w:before="0" w:after="0"/>
        <w:ind w:firstLine="0"/>
        <w:jc w:val="center"/>
        <w:rPr>
          <w:b/>
          <w:bCs/>
          <w:iCs/>
          <w:szCs w:val="28"/>
        </w:rPr>
      </w:pPr>
      <w:r w:rsidRPr="000E47C0">
        <w:rPr>
          <w:b/>
          <w:bCs/>
          <w:iCs/>
          <w:szCs w:val="28"/>
        </w:rPr>
        <w:t xml:space="preserve">PHÂN TÍCH CHI TIẾT CÁC YẾU TỐ CẤU THÀNH, HIỆU QUẢ VỀ TÀI CHÍNH </w:t>
      </w:r>
    </w:p>
    <w:p w14:paraId="2B22CB2D" w14:textId="77777777" w:rsidR="00197D5A" w:rsidRPr="000E47C0" w:rsidRDefault="00197D5A" w:rsidP="003C01AE">
      <w:pPr>
        <w:spacing w:before="0" w:after="0"/>
        <w:ind w:firstLine="0"/>
        <w:jc w:val="center"/>
        <w:rPr>
          <w:b/>
          <w:bCs/>
          <w:iCs/>
          <w:szCs w:val="28"/>
        </w:rPr>
      </w:pPr>
      <w:r w:rsidRPr="000E47C0">
        <w:rPr>
          <w:b/>
          <w:bCs/>
          <w:iCs/>
          <w:szCs w:val="28"/>
        </w:rPr>
        <w:t>CỦA TRUNG TÂM ĐĂNG KIỂM XE CƠ GIỚI</w:t>
      </w:r>
    </w:p>
    <w:p w14:paraId="70D941AE" w14:textId="77777777" w:rsidR="00197D5A" w:rsidRPr="000E47C0" w:rsidRDefault="00197D5A" w:rsidP="00197D5A">
      <w:pPr>
        <w:ind w:firstLine="0"/>
        <w:jc w:val="center"/>
        <w:rPr>
          <w:b/>
          <w:bCs/>
          <w:iCs/>
          <w:szCs w:val="28"/>
          <w:lang w:val="vi-VN"/>
        </w:rPr>
      </w:pPr>
      <w:r w:rsidRPr="000E47C0">
        <w:rPr>
          <w:b/>
          <w:bCs/>
          <w:iCs/>
          <w:noProof/>
          <w:szCs w:val="28"/>
          <w:lang w:val="vi-VN" w:eastAsia="vi-VN"/>
        </w:rPr>
        <mc:AlternateContent>
          <mc:Choice Requires="wps">
            <w:drawing>
              <wp:anchor distT="0" distB="0" distL="114300" distR="114300" simplePos="0" relativeHeight="251664384" behindDoc="0" locked="0" layoutInCell="1" allowOverlap="1" wp14:anchorId="55234DBD" wp14:editId="466A3310">
                <wp:simplePos x="0" y="0"/>
                <wp:positionH relativeFrom="margin">
                  <wp:align>center</wp:align>
                </wp:positionH>
                <wp:positionV relativeFrom="paragraph">
                  <wp:posOffset>6985</wp:posOffset>
                </wp:positionV>
                <wp:extent cx="826936"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82693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cei="http://schemas.microsoft.com/office/word/2026/wordml/cei" xmlns:w16sdtfl="http://schemas.microsoft.com/office/word/2024/wordml/sdtformatlock">
            <w:pict>
              <v:line w14:anchorId="511A7FDA" id="Straight Connector 40"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55pt" to="65.1pt,.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XEhFsgEAAFgDAAAOAAAAZHJzL2Uyb0RvYy54bWysU8FuGyEQvVfqPyDuNY6jWunK6xxipZeq jdT0AyYs7CIBgxjqtf++A3Yct71V3QM7MMybeTOPzf0heLE3mRzGXt4sllKYqHFwcezlj+fHD3dS UIE4gMdoenk0JO+3799t5tSZFU7oB5MFg0Tq5tTLqZTUKUV6MgFogclEdlrMAQpv86iGDDOjB69W y+VazZiHlFEbIj7dnZxy2/CtNbp8s5ZMEb6XXFtpa27rS13VdgPdmCFNTp/LgH+oIoCLnPQCtYMC 4md2f0EFpzMS2rLQGBRa67RpHJjNzfIPNt8nSKZx4eZQurSJ/h+s/rp/iE+Z2zAn6ig95criYHOo f65PHFqzjpdmmUMRmg/vVutPt2sp9KtLvcWlTOWzwSCq0UvvYqUBHey/UOFcfPX1Sj2O+Oi8b6Pw Ucy9XN9+5GFpYEFYD4XNkIZeUhylAD+y0nTJDZHQu6FGVxw60oPPYg88bNbIgPMzVyuFByrsYArt q0PnCn4LreXsgKZTcHOdtBFcYYF6F5jxdbSPNaNpEjuTeutgtV5wOLbGqrrj8bWkZ6lVfVzv2b5+ ENtfAAAA//8DAFBLAwQUAAYACAAAACEA7MWcF9kAAAAEAQAADwAAAGRycy9kb3ducmV2LnhtbEyP zU7DMBCE70h9B2srcaN2GwlQiFNVrXrorQSQOG7jzQ+N11HstOHtcbnAcXZWM99k68l24kKDbx1r WC4UCOLSmZZrDe9v+4dnED4gG+wck4Zv8rDOZ3cZpsZd+ZUuRahFDGGfooYmhD6V0pcNWfQL1xNH r3KDxRDlUEsz4DWG206ulHqUFluODQ32tG2oPBej1TAet5Vq98n09ZkUcjw8HT92Va31/XzavIAI NIW/Z7jhR3TII9PJjWy86DTEISFelyBuZqJWIE6/WuaZ/A+f/wAAAP//AwBQSwECLQAUAAYACAAA ACEAtoM4kv4AAADhAQAAEwAAAAAAAAAAAAAAAAAAAAAAW0NvbnRlbnRfVHlwZXNdLnhtbFBLAQIt ABQABgAIAAAAIQA4/SH/1gAAAJQBAAALAAAAAAAAAAAAAAAAAC8BAABfcmVscy8ucmVsc1BLAQIt ABQABgAIAAAAIQA0XEhFsgEAAFgDAAAOAAAAAAAAAAAAAAAAAC4CAABkcnMvZTJvRG9jLnhtbFBL AQItABQABgAIAAAAIQDsxZwX2QAAAAQBAAAPAAAAAAAAAAAAAAAAAAwEAABkcnMvZG93bnJldi54 bWxQSwUGAAAAAAQABADzAAAAEgUAAAAA " strokecolor="windowText" strokeweight=".5pt">
                <v:stroke joinstyle="miter"/>
                <w10:wrap anchorx="margin"/>
              </v:line>
            </w:pict>
          </mc:Fallback>
        </mc:AlternateContent>
      </w:r>
    </w:p>
    <w:p w14:paraId="59B9A33A" w14:textId="77777777" w:rsidR="00197D5A" w:rsidRPr="000E47C0" w:rsidRDefault="00197D5A" w:rsidP="00197D5A">
      <w:pPr>
        <w:widowControl/>
        <w:jc w:val="left"/>
        <w:rPr>
          <w:b/>
          <w:szCs w:val="28"/>
          <w:lang w:val="vi-VN"/>
        </w:rPr>
      </w:pPr>
      <w:r w:rsidRPr="000E47C0">
        <w:rPr>
          <w:b/>
          <w:szCs w:val="28"/>
          <w:lang w:val="vi-VN"/>
        </w:rPr>
        <w:t>I. GIẢ ĐỊNH VỀ DOANH THU</w:t>
      </w:r>
    </w:p>
    <w:p w14:paraId="41B7BB04" w14:textId="77777777" w:rsidR="00197D5A" w:rsidRPr="000E47C0" w:rsidRDefault="00197D5A" w:rsidP="00197D5A">
      <w:pPr>
        <w:widowControl/>
        <w:ind w:firstLine="0"/>
        <w:jc w:val="left"/>
        <w:rPr>
          <w:szCs w:val="28"/>
          <w:lang w:val="vi-VN"/>
        </w:rPr>
      </w:pPr>
      <w:r w:rsidRPr="000E47C0">
        <w:rPr>
          <w:szCs w:val="28"/>
          <w:lang w:val="vi-VN"/>
        </w:rPr>
        <w:tab/>
        <w:t xml:space="preserve">- Doanh thu từ hoạt động của </w:t>
      </w:r>
      <w:r w:rsidRPr="000E47C0">
        <w:rPr>
          <w:szCs w:val="28"/>
        </w:rPr>
        <w:t>Công ty</w:t>
      </w:r>
      <w:r w:rsidRPr="000E47C0">
        <w:rPr>
          <w:szCs w:val="28"/>
          <w:lang w:val="vi-VN"/>
        </w:rPr>
        <w:t xml:space="preserve"> từ: Hoạt động thu phí kiểm định của 01 dây chuyền kiểm định (giai đoạn 1) và doanh thu dịch vụ bổ sung (ước tính theo Bảng 19).</w:t>
      </w:r>
    </w:p>
    <w:p w14:paraId="408E6537" w14:textId="77777777" w:rsidR="00197D5A" w:rsidRPr="000E47C0" w:rsidRDefault="00197D5A" w:rsidP="00197D5A">
      <w:pPr>
        <w:widowControl/>
        <w:ind w:firstLine="0"/>
        <w:jc w:val="left"/>
        <w:rPr>
          <w:szCs w:val="28"/>
          <w:lang w:val="vi-VN"/>
        </w:rPr>
      </w:pPr>
      <w:r w:rsidRPr="000E47C0">
        <w:rPr>
          <w:szCs w:val="28"/>
          <w:lang w:val="vi-VN"/>
        </w:rPr>
        <w:tab/>
        <w:t xml:space="preserve">- Hiệu suất hoạt động năm đầu đạt khoảng 70%, năm thứ 2 đạt 80%, từ năm thứ 3 trở đi đạt </w:t>
      </w:r>
      <w:r w:rsidRPr="000E47C0">
        <w:rPr>
          <w:szCs w:val="28"/>
        </w:rPr>
        <w:t>90</w:t>
      </w:r>
      <w:r w:rsidRPr="000E47C0">
        <w:rPr>
          <w:szCs w:val="28"/>
          <w:lang w:val="vi-VN"/>
        </w:rPr>
        <w:t>%.</w:t>
      </w:r>
    </w:p>
    <w:p w14:paraId="31CDC3E0" w14:textId="77777777" w:rsidR="00197D5A" w:rsidRPr="000E47C0" w:rsidRDefault="00197D5A" w:rsidP="00197D5A">
      <w:pPr>
        <w:widowControl/>
        <w:ind w:firstLine="0"/>
        <w:jc w:val="left"/>
        <w:rPr>
          <w:szCs w:val="28"/>
          <w:lang w:val="vi-VN"/>
        </w:rPr>
      </w:pPr>
      <w:r w:rsidRPr="000E47C0">
        <w:rPr>
          <w:szCs w:val="28"/>
          <w:lang w:val="vi-VN"/>
        </w:rPr>
        <w:tab/>
        <w:t>- Thời gian làm việc: 8 giờ/ngày. Số ngày làm việc trong tháng: 26 ngày/tháng.</w:t>
      </w:r>
    </w:p>
    <w:p w14:paraId="3DE03A7F" w14:textId="77777777" w:rsidR="00197D5A" w:rsidRPr="000E47C0" w:rsidRDefault="00197D5A" w:rsidP="00197D5A">
      <w:pPr>
        <w:widowControl/>
        <w:ind w:firstLine="0"/>
        <w:jc w:val="left"/>
        <w:rPr>
          <w:szCs w:val="28"/>
          <w:lang w:val="vi-VN"/>
        </w:rPr>
      </w:pPr>
      <w:r w:rsidRPr="000E47C0">
        <w:rPr>
          <w:szCs w:val="28"/>
          <w:lang w:val="vi-VN"/>
        </w:rPr>
        <w:tab/>
        <w:t>- Thời gian kiểm định 1 lượt xe 10 phút.</w:t>
      </w:r>
    </w:p>
    <w:p w14:paraId="5E30F6F9" w14:textId="77777777" w:rsidR="00197D5A" w:rsidRPr="000E47C0" w:rsidRDefault="00197D5A" w:rsidP="00197D5A">
      <w:pPr>
        <w:widowControl/>
        <w:ind w:firstLine="0"/>
        <w:jc w:val="left"/>
        <w:rPr>
          <w:szCs w:val="28"/>
          <w:lang w:val="vi-VN"/>
        </w:rPr>
      </w:pPr>
      <w:r w:rsidRPr="000E47C0">
        <w:rPr>
          <w:szCs w:val="28"/>
          <w:lang w:val="vi-VN"/>
        </w:rPr>
        <w:tab/>
        <w:t xml:space="preserve">- Số lượng xe kiểm định trong 1 ngày/dây chuyền là 48 xe. </w:t>
      </w:r>
    </w:p>
    <w:p w14:paraId="177F8A52" w14:textId="77777777" w:rsidR="00197D5A" w:rsidRPr="000E47C0" w:rsidRDefault="00197D5A" w:rsidP="00197D5A">
      <w:pPr>
        <w:widowControl/>
        <w:jc w:val="left"/>
        <w:rPr>
          <w:szCs w:val="28"/>
          <w:lang w:val="vi-VN"/>
        </w:rPr>
      </w:pPr>
      <w:r w:rsidRPr="000E47C0">
        <w:rPr>
          <w:szCs w:val="28"/>
          <w:lang w:val="vi-VN"/>
        </w:rPr>
        <w:t>- Số lượng xe kiểm định trong 1 năm: 01 dây chuyền x 48 xe/ngày x 26 ngày/tháng x 12 tháng = 14.976 xe; từ năm thứ 6 tăng 10%/năm, không vượt công suất.</w:t>
      </w:r>
    </w:p>
    <w:p w14:paraId="12EA39CB" w14:textId="77777777" w:rsidR="00197D5A" w:rsidRPr="000E47C0" w:rsidRDefault="00197D5A" w:rsidP="00197D5A">
      <w:pPr>
        <w:widowControl/>
        <w:jc w:val="left"/>
        <w:rPr>
          <w:b/>
          <w:bCs/>
          <w:szCs w:val="28"/>
          <w:lang w:val="vi-VN"/>
        </w:rPr>
      </w:pPr>
      <w:r w:rsidRPr="000E47C0">
        <w:rPr>
          <w:b/>
          <w:bCs/>
          <w:szCs w:val="28"/>
          <w:lang w:val="vi-VN"/>
        </w:rPr>
        <w:t>1.</w:t>
      </w:r>
      <w:r w:rsidRPr="000E47C0">
        <w:rPr>
          <w:b/>
          <w:bCs/>
          <w:szCs w:val="28"/>
        </w:rPr>
        <w:t xml:space="preserve"> </w:t>
      </w:r>
      <w:r w:rsidRPr="000E47C0">
        <w:rPr>
          <w:b/>
          <w:bCs/>
          <w:szCs w:val="28"/>
          <w:lang w:val="vi-VN"/>
        </w:rPr>
        <w:t>Số lượt xe kiểm định được tính như sau:</w:t>
      </w:r>
    </w:p>
    <w:tbl>
      <w:tblPr>
        <w:tblW w:w="46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1219"/>
        <w:gridCol w:w="1219"/>
        <w:gridCol w:w="1214"/>
        <w:gridCol w:w="1214"/>
        <w:gridCol w:w="1214"/>
        <w:gridCol w:w="1214"/>
        <w:gridCol w:w="1214"/>
        <w:gridCol w:w="1214"/>
        <w:gridCol w:w="1214"/>
        <w:gridCol w:w="1213"/>
      </w:tblGrid>
      <w:tr w:rsidR="000E47C0" w:rsidRPr="000E47C0" w14:paraId="1F1C992E" w14:textId="77777777" w:rsidTr="00E02BF3">
        <w:trPr>
          <w:trHeight w:val="479"/>
          <w:jc w:val="center"/>
        </w:trPr>
        <w:tc>
          <w:tcPr>
            <w:tcW w:w="542" w:type="pct"/>
            <w:vMerge w:val="restart"/>
            <w:vAlign w:val="center"/>
            <w:hideMark/>
          </w:tcPr>
          <w:p w14:paraId="3EB7D798" w14:textId="77777777" w:rsidR="00E02BF3" w:rsidRPr="000E47C0" w:rsidRDefault="00E02BF3" w:rsidP="006047EC">
            <w:pPr>
              <w:widowControl/>
              <w:ind w:firstLine="0"/>
              <w:jc w:val="center"/>
              <w:rPr>
                <w:b/>
                <w:bCs/>
                <w:szCs w:val="28"/>
              </w:rPr>
            </w:pPr>
            <w:r w:rsidRPr="000E47C0">
              <w:rPr>
                <w:b/>
                <w:bCs/>
                <w:szCs w:val="28"/>
              </w:rPr>
              <w:t>Số lượt/ năm</w:t>
            </w:r>
          </w:p>
        </w:tc>
        <w:tc>
          <w:tcPr>
            <w:tcW w:w="447" w:type="pct"/>
            <w:vAlign w:val="center"/>
            <w:hideMark/>
          </w:tcPr>
          <w:p w14:paraId="2DD6BA90" w14:textId="77777777" w:rsidR="00E02BF3" w:rsidRPr="000E47C0" w:rsidRDefault="00E02BF3" w:rsidP="006047EC">
            <w:pPr>
              <w:widowControl/>
              <w:ind w:firstLine="0"/>
              <w:jc w:val="center"/>
              <w:rPr>
                <w:b/>
                <w:bCs/>
                <w:szCs w:val="28"/>
              </w:rPr>
            </w:pPr>
            <w:r w:rsidRPr="000E47C0">
              <w:rPr>
                <w:b/>
                <w:bCs/>
                <w:szCs w:val="28"/>
              </w:rPr>
              <w:t>Năm 1</w:t>
            </w:r>
          </w:p>
        </w:tc>
        <w:tc>
          <w:tcPr>
            <w:tcW w:w="447" w:type="pct"/>
            <w:vAlign w:val="center"/>
            <w:hideMark/>
          </w:tcPr>
          <w:p w14:paraId="21BFDFB6" w14:textId="77777777" w:rsidR="00E02BF3" w:rsidRPr="000E47C0" w:rsidRDefault="00E02BF3" w:rsidP="006047EC">
            <w:pPr>
              <w:widowControl/>
              <w:ind w:firstLine="0"/>
              <w:jc w:val="center"/>
              <w:rPr>
                <w:b/>
                <w:bCs/>
                <w:szCs w:val="28"/>
              </w:rPr>
            </w:pPr>
            <w:r w:rsidRPr="000E47C0">
              <w:rPr>
                <w:b/>
                <w:bCs/>
                <w:szCs w:val="28"/>
              </w:rPr>
              <w:t>Năm 2</w:t>
            </w:r>
          </w:p>
        </w:tc>
        <w:tc>
          <w:tcPr>
            <w:tcW w:w="445" w:type="pct"/>
            <w:vAlign w:val="center"/>
            <w:hideMark/>
          </w:tcPr>
          <w:p w14:paraId="58F601D6" w14:textId="77777777" w:rsidR="00E02BF3" w:rsidRPr="000E47C0" w:rsidRDefault="00E02BF3" w:rsidP="006047EC">
            <w:pPr>
              <w:widowControl/>
              <w:ind w:firstLine="0"/>
              <w:jc w:val="center"/>
              <w:rPr>
                <w:b/>
                <w:bCs/>
                <w:szCs w:val="28"/>
              </w:rPr>
            </w:pPr>
            <w:r w:rsidRPr="000E47C0">
              <w:rPr>
                <w:b/>
                <w:bCs/>
                <w:szCs w:val="28"/>
              </w:rPr>
              <w:t>Năm 3</w:t>
            </w:r>
          </w:p>
        </w:tc>
        <w:tc>
          <w:tcPr>
            <w:tcW w:w="445" w:type="pct"/>
            <w:vAlign w:val="center"/>
            <w:hideMark/>
          </w:tcPr>
          <w:p w14:paraId="70B15BD6" w14:textId="77777777" w:rsidR="00E02BF3" w:rsidRPr="000E47C0" w:rsidRDefault="00E02BF3" w:rsidP="006047EC">
            <w:pPr>
              <w:widowControl/>
              <w:ind w:firstLine="0"/>
              <w:jc w:val="center"/>
              <w:rPr>
                <w:b/>
                <w:bCs/>
                <w:szCs w:val="28"/>
              </w:rPr>
            </w:pPr>
            <w:r w:rsidRPr="000E47C0">
              <w:rPr>
                <w:b/>
                <w:bCs/>
                <w:szCs w:val="28"/>
              </w:rPr>
              <w:t>Năm 4</w:t>
            </w:r>
          </w:p>
        </w:tc>
        <w:tc>
          <w:tcPr>
            <w:tcW w:w="445" w:type="pct"/>
            <w:vAlign w:val="center"/>
            <w:hideMark/>
          </w:tcPr>
          <w:p w14:paraId="5F1D0C90" w14:textId="77777777" w:rsidR="00E02BF3" w:rsidRPr="000E47C0" w:rsidRDefault="00E02BF3" w:rsidP="006047EC">
            <w:pPr>
              <w:widowControl/>
              <w:ind w:firstLine="0"/>
              <w:jc w:val="center"/>
              <w:rPr>
                <w:b/>
                <w:bCs/>
                <w:szCs w:val="28"/>
              </w:rPr>
            </w:pPr>
            <w:r w:rsidRPr="000E47C0">
              <w:rPr>
                <w:b/>
                <w:bCs/>
                <w:szCs w:val="28"/>
              </w:rPr>
              <w:t>Năm 5</w:t>
            </w:r>
          </w:p>
        </w:tc>
        <w:tc>
          <w:tcPr>
            <w:tcW w:w="445" w:type="pct"/>
            <w:vAlign w:val="center"/>
            <w:hideMark/>
          </w:tcPr>
          <w:p w14:paraId="7877D8D6" w14:textId="77777777" w:rsidR="00E02BF3" w:rsidRPr="000E47C0" w:rsidRDefault="00E02BF3" w:rsidP="006047EC">
            <w:pPr>
              <w:widowControl/>
              <w:ind w:firstLine="0"/>
              <w:jc w:val="center"/>
              <w:rPr>
                <w:b/>
                <w:bCs/>
                <w:szCs w:val="28"/>
              </w:rPr>
            </w:pPr>
            <w:r w:rsidRPr="000E47C0">
              <w:rPr>
                <w:b/>
                <w:bCs/>
                <w:szCs w:val="28"/>
              </w:rPr>
              <w:t>Năm 6</w:t>
            </w:r>
          </w:p>
        </w:tc>
        <w:tc>
          <w:tcPr>
            <w:tcW w:w="445" w:type="pct"/>
            <w:vAlign w:val="center"/>
            <w:hideMark/>
          </w:tcPr>
          <w:p w14:paraId="28C6727E" w14:textId="77777777" w:rsidR="00E02BF3" w:rsidRPr="000E47C0" w:rsidRDefault="00E02BF3" w:rsidP="006047EC">
            <w:pPr>
              <w:widowControl/>
              <w:ind w:firstLine="0"/>
              <w:jc w:val="center"/>
              <w:rPr>
                <w:b/>
                <w:bCs/>
                <w:szCs w:val="28"/>
              </w:rPr>
            </w:pPr>
            <w:r w:rsidRPr="000E47C0">
              <w:rPr>
                <w:b/>
                <w:bCs/>
                <w:szCs w:val="28"/>
              </w:rPr>
              <w:t>Năm 7</w:t>
            </w:r>
          </w:p>
        </w:tc>
        <w:tc>
          <w:tcPr>
            <w:tcW w:w="445" w:type="pct"/>
            <w:vAlign w:val="center"/>
            <w:hideMark/>
          </w:tcPr>
          <w:p w14:paraId="60232337" w14:textId="77777777" w:rsidR="00E02BF3" w:rsidRPr="000E47C0" w:rsidRDefault="00E02BF3" w:rsidP="006047EC">
            <w:pPr>
              <w:widowControl/>
              <w:ind w:firstLine="0"/>
              <w:jc w:val="center"/>
              <w:rPr>
                <w:b/>
                <w:bCs/>
                <w:szCs w:val="28"/>
              </w:rPr>
            </w:pPr>
            <w:r w:rsidRPr="000E47C0">
              <w:rPr>
                <w:b/>
                <w:bCs/>
                <w:szCs w:val="28"/>
              </w:rPr>
              <w:t>Năm 8</w:t>
            </w:r>
          </w:p>
        </w:tc>
        <w:tc>
          <w:tcPr>
            <w:tcW w:w="445" w:type="pct"/>
            <w:vAlign w:val="center"/>
            <w:hideMark/>
          </w:tcPr>
          <w:p w14:paraId="3F0ACDD9" w14:textId="77777777" w:rsidR="00E02BF3" w:rsidRPr="000E47C0" w:rsidRDefault="00E02BF3" w:rsidP="006047EC">
            <w:pPr>
              <w:widowControl/>
              <w:ind w:firstLine="0"/>
              <w:jc w:val="center"/>
              <w:rPr>
                <w:b/>
                <w:bCs/>
                <w:szCs w:val="28"/>
              </w:rPr>
            </w:pPr>
            <w:r w:rsidRPr="000E47C0">
              <w:rPr>
                <w:b/>
                <w:bCs/>
                <w:szCs w:val="28"/>
              </w:rPr>
              <w:t>Năm 9</w:t>
            </w:r>
          </w:p>
        </w:tc>
        <w:tc>
          <w:tcPr>
            <w:tcW w:w="445" w:type="pct"/>
            <w:vAlign w:val="center"/>
            <w:hideMark/>
          </w:tcPr>
          <w:p w14:paraId="1C87C1A5" w14:textId="77777777" w:rsidR="00E02BF3" w:rsidRPr="000E47C0" w:rsidRDefault="00E02BF3" w:rsidP="006047EC">
            <w:pPr>
              <w:widowControl/>
              <w:ind w:firstLine="0"/>
              <w:jc w:val="center"/>
              <w:rPr>
                <w:b/>
                <w:bCs/>
                <w:szCs w:val="28"/>
              </w:rPr>
            </w:pPr>
            <w:r w:rsidRPr="000E47C0">
              <w:rPr>
                <w:b/>
                <w:bCs/>
                <w:szCs w:val="28"/>
              </w:rPr>
              <w:t>Năm 10</w:t>
            </w:r>
          </w:p>
        </w:tc>
      </w:tr>
      <w:tr w:rsidR="000E47C0" w:rsidRPr="000E47C0" w14:paraId="28A96BAC" w14:textId="77777777" w:rsidTr="00E02BF3">
        <w:trPr>
          <w:trHeight w:val="375"/>
          <w:jc w:val="center"/>
        </w:trPr>
        <w:tc>
          <w:tcPr>
            <w:tcW w:w="542" w:type="pct"/>
            <w:vMerge/>
            <w:vAlign w:val="center"/>
            <w:hideMark/>
          </w:tcPr>
          <w:p w14:paraId="272D4311" w14:textId="77777777" w:rsidR="00E02BF3" w:rsidRPr="000E47C0" w:rsidRDefault="00E02BF3" w:rsidP="006047EC">
            <w:pPr>
              <w:widowControl/>
              <w:ind w:firstLine="0"/>
              <w:jc w:val="center"/>
              <w:rPr>
                <w:b/>
                <w:bCs/>
                <w:szCs w:val="28"/>
              </w:rPr>
            </w:pPr>
          </w:p>
        </w:tc>
        <w:tc>
          <w:tcPr>
            <w:tcW w:w="447" w:type="pct"/>
            <w:vAlign w:val="center"/>
            <w:hideMark/>
          </w:tcPr>
          <w:p w14:paraId="0E72B659" w14:textId="77777777" w:rsidR="00E02BF3" w:rsidRPr="000E47C0" w:rsidRDefault="00E02BF3" w:rsidP="006047EC">
            <w:pPr>
              <w:widowControl/>
              <w:ind w:firstLine="0"/>
              <w:jc w:val="center"/>
              <w:rPr>
                <w:szCs w:val="28"/>
              </w:rPr>
            </w:pPr>
            <w:r w:rsidRPr="000E47C0">
              <w:rPr>
                <w:szCs w:val="28"/>
              </w:rPr>
              <w:t>70%</w:t>
            </w:r>
          </w:p>
        </w:tc>
        <w:tc>
          <w:tcPr>
            <w:tcW w:w="447" w:type="pct"/>
            <w:vAlign w:val="center"/>
            <w:hideMark/>
          </w:tcPr>
          <w:p w14:paraId="61CA3FA2" w14:textId="77777777" w:rsidR="00E02BF3" w:rsidRPr="000E47C0" w:rsidRDefault="00E02BF3" w:rsidP="006047EC">
            <w:pPr>
              <w:widowControl/>
              <w:ind w:firstLine="0"/>
              <w:jc w:val="center"/>
              <w:rPr>
                <w:szCs w:val="28"/>
              </w:rPr>
            </w:pPr>
            <w:r w:rsidRPr="000E47C0">
              <w:rPr>
                <w:szCs w:val="28"/>
              </w:rPr>
              <w:t>80%</w:t>
            </w:r>
          </w:p>
        </w:tc>
        <w:tc>
          <w:tcPr>
            <w:tcW w:w="445" w:type="pct"/>
            <w:noWrap/>
            <w:vAlign w:val="center"/>
            <w:hideMark/>
          </w:tcPr>
          <w:p w14:paraId="26F818BF"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16DA2AA3"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4AA25B1F"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518E9F09" w14:textId="77777777" w:rsidR="00E02BF3" w:rsidRPr="000E47C0" w:rsidRDefault="00E02BF3" w:rsidP="006047EC">
            <w:pPr>
              <w:widowControl/>
              <w:ind w:firstLine="0"/>
              <w:jc w:val="center"/>
              <w:rPr>
                <w:szCs w:val="28"/>
              </w:rPr>
            </w:pPr>
            <w:r w:rsidRPr="000E47C0">
              <w:rPr>
                <w:szCs w:val="28"/>
              </w:rPr>
              <w:t>99%</w:t>
            </w:r>
          </w:p>
        </w:tc>
        <w:tc>
          <w:tcPr>
            <w:tcW w:w="445" w:type="pct"/>
            <w:noWrap/>
            <w:vAlign w:val="center"/>
            <w:hideMark/>
          </w:tcPr>
          <w:p w14:paraId="6777EFE3"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7F3ACC93"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0DC71FF0"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2B20E978" w14:textId="77777777" w:rsidR="00E02BF3" w:rsidRPr="000E47C0" w:rsidRDefault="00E02BF3" w:rsidP="006047EC">
            <w:pPr>
              <w:widowControl/>
              <w:ind w:firstLine="0"/>
              <w:jc w:val="center"/>
              <w:rPr>
                <w:szCs w:val="28"/>
              </w:rPr>
            </w:pPr>
            <w:r w:rsidRPr="000E47C0">
              <w:rPr>
                <w:szCs w:val="28"/>
              </w:rPr>
              <w:t>100%</w:t>
            </w:r>
          </w:p>
        </w:tc>
      </w:tr>
      <w:tr w:rsidR="000E47C0" w:rsidRPr="000E47C0" w14:paraId="03E055FC" w14:textId="77777777" w:rsidTr="00E02BF3">
        <w:trPr>
          <w:trHeight w:val="165"/>
          <w:jc w:val="center"/>
        </w:trPr>
        <w:tc>
          <w:tcPr>
            <w:tcW w:w="542" w:type="pct"/>
            <w:tcBorders>
              <w:top w:val="single" w:sz="4" w:space="0" w:color="auto"/>
              <w:left w:val="nil"/>
              <w:bottom w:val="single" w:sz="4" w:space="0" w:color="auto"/>
              <w:right w:val="single" w:sz="4" w:space="0" w:color="auto"/>
            </w:tcBorders>
            <w:vAlign w:val="center"/>
          </w:tcPr>
          <w:p w14:paraId="06947F7A" w14:textId="77777777" w:rsidR="00E02BF3" w:rsidRPr="000E47C0" w:rsidRDefault="00E02BF3" w:rsidP="006047EC">
            <w:pPr>
              <w:widowControl/>
              <w:ind w:firstLine="0"/>
              <w:jc w:val="right"/>
              <w:rPr>
                <w:szCs w:val="28"/>
              </w:rPr>
            </w:pPr>
            <w:r w:rsidRPr="000E47C0">
              <w:rPr>
                <w:b/>
                <w:bCs/>
                <w:szCs w:val="28"/>
              </w:rPr>
              <w:t>14.976</w:t>
            </w:r>
          </w:p>
        </w:tc>
        <w:tc>
          <w:tcPr>
            <w:tcW w:w="447" w:type="pct"/>
            <w:tcBorders>
              <w:top w:val="single" w:sz="4" w:space="0" w:color="auto"/>
              <w:left w:val="nil"/>
              <w:bottom w:val="single" w:sz="4" w:space="0" w:color="auto"/>
              <w:right w:val="single" w:sz="4" w:space="0" w:color="auto"/>
            </w:tcBorders>
            <w:vAlign w:val="center"/>
          </w:tcPr>
          <w:p w14:paraId="09EB2492" w14:textId="77777777" w:rsidR="00E02BF3" w:rsidRPr="000E47C0" w:rsidRDefault="00E02BF3" w:rsidP="006047EC">
            <w:pPr>
              <w:widowControl/>
              <w:ind w:firstLine="0"/>
              <w:jc w:val="right"/>
              <w:rPr>
                <w:szCs w:val="28"/>
              </w:rPr>
            </w:pPr>
            <w:r w:rsidRPr="000E47C0">
              <w:rPr>
                <w:b/>
                <w:bCs/>
                <w:szCs w:val="28"/>
              </w:rPr>
              <w:t>10.483</w:t>
            </w:r>
          </w:p>
        </w:tc>
        <w:tc>
          <w:tcPr>
            <w:tcW w:w="447" w:type="pct"/>
            <w:tcBorders>
              <w:top w:val="single" w:sz="4" w:space="0" w:color="auto"/>
              <w:left w:val="nil"/>
              <w:bottom w:val="single" w:sz="4" w:space="0" w:color="auto"/>
              <w:right w:val="single" w:sz="4" w:space="0" w:color="auto"/>
            </w:tcBorders>
            <w:vAlign w:val="center"/>
          </w:tcPr>
          <w:p w14:paraId="1CE69FD3" w14:textId="77777777" w:rsidR="00E02BF3" w:rsidRPr="000E47C0" w:rsidRDefault="00E02BF3" w:rsidP="006047EC">
            <w:pPr>
              <w:widowControl/>
              <w:ind w:firstLine="0"/>
              <w:jc w:val="right"/>
              <w:rPr>
                <w:szCs w:val="28"/>
              </w:rPr>
            </w:pPr>
            <w:r w:rsidRPr="000E47C0">
              <w:rPr>
                <w:b/>
                <w:bCs/>
                <w:szCs w:val="28"/>
              </w:rPr>
              <w:t>11.981</w:t>
            </w:r>
          </w:p>
        </w:tc>
        <w:tc>
          <w:tcPr>
            <w:tcW w:w="445" w:type="pct"/>
            <w:tcBorders>
              <w:top w:val="single" w:sz="4" w:space="0" w:color="auto"/>
              <w:left w:val="nil"/>
              <w:bottom w:val="single" w:sz="4" w:space="0" w:color="auto"/>
              <w:right w:val="single" w:sz="4" w:space="0" w:color="auto"/>
            </w:tcBorders>
            <w:vAlign w:val="center"/>
          </w:tcPr>
          <w:p w14:paraId="568E30A0"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27EC5533"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308D4EA9"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380F67A9" w14:textId="77777777" w:rsidR="00E02BF3" w:rsidRPr="000E47C0" w:rsidRDefault="00E02BF3" w:rsidP="006047EC">
            <w:pPr>
              <w:widowControl/>
              <w:ind w:firstLine="0"/>
              <w:jc w:val="right"/>
              <w:rPr>
                <w:szCs w:val="28"/>
              </w:rPr>
            </w:pPr>
            <w:r w:rsidRPr="000E47C0">
              <w:rPr>
                <w:b/>
                <w:bCs/>
                <w:szCs w:val="28"/>
              </w:rPr>
              <w:t>14.826</w:t>
            </w:r>
          </w:p>
        </w:tc>
        <w:tc>
          <w:tcPr>
            <w:tcW w:w="445" w:type="pct"/>
            <w:tcBorders>
              <w:top w:val="single" w:sz="4" w:space="0" w:color="auto"/>
              <w:left w:val="nil"/>
              <w:bottom w:val="single" w:sz="4" w:space="0" w:color="auto"/>
              <w:right w:val="single" w:sz="4" w:space="0" w:color="auto"/>
            </w:tcBorders>
            <w:vAlign w:val="center"/>
          </w:tcPr>
          <w:p w14:paraId="42089610"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5E71AB38"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49C26127"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4115FEE4" w14:textId="77777777" w:rsidR="00E02BF3" w:rsidRPr="000E47C0" w:rsidRDefault="00E02BF3" w:rsidP="006047EC">
            <w:pPr>
              <w:widowControl/>
              <w:ind w:firstLine="0"/>
              <w:jc w:val="right"/>
              <w:rPr>
                <w:szCs w:val="28"/>
              </w:rPr>
            </w:pPr>
            <w:r w:rsidRPr="000E47C0">
              <w:rPr>
                <w:b/>
                <w:bCs/>
                <w:szCs w:val="28"/>
              </w:rPr>
              <w:t>14.976</w:t>
            </w:r>
          </w:p>
        </w:tc>
      </w:tr>
    </w:tbl>
    <w:p w14:paraId="504F6044" w14:textId="77777777" w:rsidR="00197D5A" w:rsidRPr="000E47C0" w:rsidRDefault="00197D5A" w:rsidP="00197D5A">
      <w:pPr>
        <w:widowControl/>
        <w:jc w:val="left"/>
        <w:rPr>
          <w:b/>
          <w:bCs/>
          <w:szCs w:val="28"/>
        </w:rPr>
      </w:pPr>
      <w:r w:rsidRPr="000E47C0">
        <w:rPr>
          <w:b/>
          <w:bCs/>
          <w:szCs w:val="28"/>
        </w:rPr>
        <w:t>2. Ước doanh thu (Đơn vị tính: 1.000.000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1395"/>
        <w:gridCol w:w="1395"/>
        <w:gridCol w:w="1395"/>
        <w:gridCol w:w="1395"/>
        <w:gridCol w:w="1395"/>
        <w:gridCol w:w="1395"/>
        <w:gridCol w:w="1395"/>
        <w:gridCol w:w="1395"/>
        <w:gridCol w:w="1395"/>
        <w:gridCol w:w="1392"/>
      </w:tblGrid>
      <w:tr w:rsidR="000E47C0" w:rsidRPr="000E47C0" w14:paraId="70C61097" w14:textId="77777777" w:rsidTr="006047EC">
        <w:trPr>
          <w:trHeight w:val="479"/>
          <w:tblHeader/>
          <w:jc w:val="center"/>
        </w:trPr>
        <w:tc>
          <w:tcPr>
            <w:tcW w:w="211" w:type="pct"/>
            <w:vAlign w:val="center"/>
            <w:hideMark/>
          </w:tcPr>
          <w:p w14:paraId="102CE1A1" w14:textId="77777777" w:rsidR="00197D5A" w:rsidRPr="000E47C0" w:rsidRDefault="00197D5A" w:rsidP="006047EC">
            <w:pPr>
              <w:widowControl/>
              <w:ind w:firstLine="0"/>
              <w:jc w:val="center"/>
              <w:rPr>
                <w:b/>
                <w:bCs/>
                <w:szCs w:val="28"/>
              </w:rPr>
            </w:pPr>
            <w:r w:rsidRPr="000E47C0">
              <w:rPr>
                <w:b/>
                <w:bCs/>
                <w:szCs w:val="28"/>
              </w:rPr>
              <w:t>TT</w:t>
            </w:r>
          </w:p>
        </w:tc>
        <w:tc>
          <w:tcPr>
            <w:tcW w:w="479" w:type="pct"/>
            <w:vAlign w:val="center"/>
            <w:hideMark/>
          </w:tcPr>
          <w:p w14:paraId="24D8978F" w14:textId="77777777" w:rsidR="00197D5A" w:rsidRPr="000E47C0" w:rsidRDefault="00197D5A" w:rsidP="006047EC">
            <w:pPr>
              <w:widowControl/>
              <w:ind w:firstLine="0"/>
              <w:jc w:val="center"/>
              <w:rPr>
                <w:b/>
                <w:bCs/>
                <w:szCs w:val="28"/>
              </w:rPr>
            </w:pPr>
            <w:r w:rsidRPr="000E47C0">
              <w:rPr>
                <w:b/>
                <w:bCs/>
                <w:szCs w:val="28"/>
              </w:rPr>
              <w:t>Năm 1</w:t>
            </w:r>
          </w:p>
        </w:tc>
        <w:tc>
          <w:tcPr>
            <w:tcW w:w="479" w:type="pct"/>
            <w:vAlign w:val="center"/>
            <w:hideMark/>
          </w:tcPr>
          <w:p w14:paraId="243B1A06" w14:textId="77777777" w:rsidR="00197D5A" w:rsidRPr="000E47C0" w:rsidRDefault="00197D5A" w:rsidP="006047EC">
            <w:pPr>
              <w:widowControl/>
              <w:ind w:firstLine="0"/>
              <w:jc w:val="center"/>
              <w:rPr>
                <w:b/>
                <w:bCs/>
                <w:szCs w:val="28"/>
              </w:rPr>
            </w:pPr>
            <w:r w:rsidRPr="000E47C0">
              <w:rPr>
                <w:b/>
                <w:bCs/>
                <w:szCs w:val="28"/>
              </w:rPr>
              <w:t>Năm 2</w:t>
            </w:r>
          </w:p>
        </w:tc>
        <w:tc>
          <w:tcPr>
            <w:tcW w:w="479" w:type="pct"/>
            <w:vAlign w:val="center"/>
            <w:hideMark/>
          </w:tcPr>
          <w:p w14:paraId="0A622030" w14:textId="77777777" w:rsidR="00197D5A" w:rsidRPr="000E47C0" w:rsidRDefault="00197D5A" w:rsidP="006047EC">
            <w:pPr>
              <w:widowControl/>
              <w:ind w:firstLine="0"/>
              <w:jc w:val="center"/>
              <w:rPr>
                <w:b/>
                <w:bCs/>
                <w:szCs w:val="28"/>
              </w:rPr>
            </w:pPr>
            <w:r w:rsidRPr="000E47C0">
              <w:rPr>
                <w:b/>
                <w:bCs/>
                <w:szCs w:val="28"/>
              </w:rPr>
              <w:t>Năm 3</w:t>
            </w:r>
          </w:p>
        </w:tc>
        <w:tc>
          <w:tcPr>
            <w:tcW w:w="479" w:type="pct"/>
            <w:vAlign w:val="center"/>
            <w:hideMark/>
          </w:tcPr>
          <w:p w14:paraId="71799A44" w14:textId="77777777" w:rsidR="00197D5A" w:rsidRPr="000E47C0" w:rsidRDefault="00197D5A" w:rsidP="006047EC">
            <w:pPr>
              <w:widowControl/>
              <w:ind w:firstLine="0"/>
              <w:jc w:val="center"/>
              <w:rPr>
                <w:b/>
                <w:bCs/>
                <w:szCs w:val="28"/>
              </w:rPr>
            </w:pPr>
            <w:r w:rsidRPr="000E47C0">
              <w:rPr>
                <w:b/>
                <w:bCs/>
                <w:szCs w:val="28"/>
              </w:rPr>
              <w:t>Năm 4</w:t>
            </w:r>
          </w:p>
        </w:tc>
        <w:tc>
          <w:tcPr>
            <w:tcW w:w="479" w:type="pct"/>
            <w:vAlign w:val="center"/>
            <w:hideMark/>
          </w:tcPr>
          <w:p w14:paraId="612011D2" w14:textId="77777777" w:rsidR="00197D5A" w:rsidRPr="000E47C0" w:rsidRDefault="00197D5A" w:rsidP="006047EC">
            <w:pPr>
              <w:widowControl/>
              <w:ind w:firstLine="0"/>
              <w:jc w:val="center"/>
              <w:rPr>
                <w:b/>
                <w:bCs/>
                <w:szCs w:val="28"/>
              </w:rPr>
            </w:pPr>
            <w:r w:rsidRPr="000E47C0">
              <w:rPr>
                <w:b/>
                <w:bCs/>
                <w:szCs w:val="28"/>
              </w:rPr>
              <w:t>Năm 5</w:t>
            </w:r>
          </w:p>
        </w:tc>
        <w:tc>
          <w:tcPr>
            <w:tcW w:w="479" w:type="pct"/>
            <w:vAlign w:val="center"/>
            <w:hideMark/>
          </w:tcPr>
          <w:p w14:paraId="26588D84" w14:textId="77777777" w:rsidR="00197D5A" w:rsidRPr="000E47C0" w:rsidRDefault="00197D5A" w:rsidP="006047EC">
            <w:pPr>
              <w:widowControl/>
              <w:ind w:firstLine="0"/>
              <w:jc w:val="center"/>
              <w:rPr>
                <w:b/>
                <w:bCs/>
                <w:szCs w:val="28"/>
              </w:rPr>
            </w:pPr>
            <w:r w:rsidRPr="000E47C0">
              <w:rPr>
                <w:b/>
                <w:bCs/>
                <w:szCs w:val="28"/>
              </w:rPr>
              <w:t>Năm 6</w:t>
            </w:r>
          </w:p>
        </w:tc>
        <w:tc>
          <w:tcPr>
            <w:tcW w:w="479" w:type="pct"/>
            <w:vAlign w:val="center"/>
            <w:hideMark/>
          </w:tcPr>
          <w:p w14:paraId="2E39CDD5" w14:textId="77777777" w:rsidR="00197D5A" w:rsidRPr="000E47C0" w:rsidRDefault="00197D5A" w:rsidP="006047EC">
            <w:pPr>
              <w:widowControl/>
              <w:ind w:firstLine="0"/>
              <w:jc w:val="center"/>
              <w:rPr>
                <w:b/>
                <w:bCs/>
                <w:szCs w:val="28"/>
              </w:rPr>
            </w:pPr>
            <w:r w:rsidRPr="000E47C0">
              <w:rPr>
                <w:b/>
                <w:bCs/>
                <w:szCs w:val="28"/>
              </w:rPr>
              <w:t>Năm 7</w:t>
            </w:r>
          </w:p>
        </w:tc>
        <w:tc>
          <w:tcPr>
            <w:tcW w:w="479" w:type="pct"/>
            <w:vAlign w:val="center"/>
            <w:hideMark/>
          </w:tcPr>
          <w:p w14:paraId="7A9A25CA" w14:textId="77777777" w:rsidR="00197D5A" w:rsidRPr="000E47C0" w:rsidRDefault="00197D5A" w:rsidP="006047EC">
            <w:pPr>
              <w:widowControl/>
              <w:ind w:firstLine="0"/>
              <w:jc w:val="center"/>
              <w:rPr>
                <w:b/>
                <w:bCs/>
                <w:szCs w:val="28"/>
              </w:rPr>
            </w:pPr>
            <w:r w:rsidRPr="000E47C0">
              <w:rPr>
                <w:b/>
                <w:bCs/>
                <w:szCs w:val="28"/>
              </w:rPr>
              <w:t>Năm 8</w:t>
            </w:r>
          </w:p>
        </w:tc>
        <w:tc>
          <w:tcPr>
            <w:tcW w:w="479" w:type="pct"/>
            <w:vAlign w:val="center"/>
            <w:hideMark/>
          </w:tcPr>
          <w:p w14:paraId="06A8A62E" w14:textId="77777777" w:rsidR="00197D5A" w:rsidRPr="000E47C0" w:rsidRDefault="00197D5A" w:rsidP="006047EC">
            <w:pPr>
              <w:widowControl/>
              <w:ind w:firstLine="0"/>
              <w:jc w:val="center"/>
              <w:rPr>
                <w:b/>
                <w:bCs/>
                <w:szCs w:val="28"/>
              </w:rPr>
            </w:pPr>
            <w:r w:rsidRPr="000E47C0">
              <w:rPr>
                <w:b/>
                <w:bCs/>
                <w:szCs w:val="28"/>
              </w:rPr>
              <w:t>Năm 9</w:t>
            </w:r>
          </w:p>
        </w:tc>
        <w:tc>
          <w:tcPr>
            <w:tcW w:w="478" w:type="pct"/>
            <w:vAlign w:val="center"/>
            <w:hideMark/>
          </w:tcPr>
          <w:p w14:paraId="0EFBE67D" w14:textId="77777777" w:rsidR="00197D5A" w:rsidRPr="000E47C0" w:rsidRDefault="00197D5A" w:rsidP="006047EC">
            <w:pPr>
              <w:widowControl/>
              <w:ind w:firstLine="0"/>
              <w:jc w:val="center"/>
              <w:rPr>
                <w:b/>
                <w:bCs/>
                <w:szCs w:val="28"/>
              </w:rPr>
            </w:pPr>
            <w:r w:rsidRPr="000E47C0">
              <w:rPr>
                <w:b/>
                <w:bCs/>
                <w:szCs w:val="28"/>
              </w:rPr>
              <w:t>Năm 10</w:t>
            </w:r>
          </w:p>
        </w:tc>
      </w:tr>
      <w:tr w:rsidR="000E47C0" w:rsidRPr="000E47C0" w14:paraId="65335F60" w14:textId="77777777" w:rsidTr="006047EC">
        <w:trPr>
          <w:trHeight w:val="375"/>
          <w:jc w:val="center"/>
        </w:trPr>
        <w:tc>
          <w:tcPr>
            <w:tcW w:w="211" w:type="pct"/>
            <w:vAlign w:val="center"/>
            <w:hideMark/>
          </w:tcPr>
          <w:p w14:paraId="7977601F" w14:textId="77777777" w:rsidR="00197D5A" w:rsidRPr="000E47C0" w:rsidRDefault="00197D5A" w:rsidP="006047EC">
            <w:pPr>
              <w:widowControl/>
              <w:ind w:firstLine="0"/>
              <w:jc w:val="center"/>
              <w:rPr>
                <w:szCs w:val="28"/>
              </w:rPr>
            </w:pPr>
            <w:r w:rsidRPr="000E47C0">
              <w:rPr>
                <w:szCs w:val="28"/>
              </w:rPr>
              <w:t>1</w:t>
            </w:r>
          </w:p>
        </w:tc>
        <w:tc>
          <w:tcPr>
            <w:tcW w:w="479" w:type="pct"/>
            <w:tcBorders>
              <w:top w:val="single" w:sz="4" w:space="0" w:color="auto"/>
              <w:left w:val="single" w:sz="4" w:space="0" w:color="auto"/>
              <w:bottom w:val="single" w:sz="4" w:space="0" w:color="auto"/>
              <w:right w:val="single" w:sz="4" w:space="0" w:color="auto"/>
            </w:tcBorders>
            <w:vAlign w:val="center"/>
          </w:tcPr>
          <w:p w14:paraId="73AF7B6C" w14:textId="77777777" w:rsidR="00197D5A" w:rsidRPr="000E47C0" w:rsidRDefault="00197D5A" w:rsidP="006047EC">
            <w:pPr>
              <w:widowControl/>
              <w:ind w:firstLine="0"/>
              <w:jc w:val="center"/>
              <w:rPr>
                <w:szCs w:val="28"/>
              </w:rPr>
            </w:pPr>
            <w:r w:rsidRPr="000E47C0">
              <w:rPr>
                <w:b/>
                <w:bCs/>
                <w:szCs w:val="28"/>
              </w:rPr>
              <w:t>3.941</w:t>
            </w:r>
          </w:p>
        </w:tc>
        <w:tc>
          <w:tcPr>
            <w:tcW w:w="479" w:type="pct"/>
            <w:tcBorders>
              <w:top w:val="single" w:sz="4" w:space="0" w:color="auto"/>
              <w:left w:val="nil"/>
              <w:bottom w:val="single" w:sz="4" w:space="0" w:color="auto"/>
              <w:right w:val="single" w:sz="4" w:space="0" w:color="auto"/>
            </w:tcBorders>
            <w:vAlign w:val="center"/>
          </w:tcPr>
          <w:p w14:paraId="2E1EC94F" w14:textId="77777777" w:rsidR="00197D5A" w:rsidRPr="000E47C0" w:rsidRDefault="00197D5A" w:rsidP="006047EC">
            <w:pPr>
              <w:widowControl/>
              <w:ind w:firstLine="0"/>
              <w:jc w:val="center"/>
              <w:rPr>
                <w:szCs w:val="28"/>
              </w:rPr>
            </w:pPr>
            <w:r w:rsidRPr="000E47C0">
              <w:rPr>
                <w:b/>
                <w:bCs/>
                <w:szCs w:val="28"/>
              </w:rPr>
              <w:t>4.462</w:t>
            </w:r>
          </w:p>
        </w:tc>
        <w:tc>
          <w:tcPr>
            <w:tcW w:w="479" w:type="pct"/>
            <w:tcBorders>
              <w:top w:val="single" w:sz="4" w:space="0" w:color="auto"/>
              <w:left w:val="nil"/>
              <w:bottom w:val="single" w:sz="4" w:space="0" w:color="auto"/>
              <w:right w:val="single" w:sz="4" w:space="0" w:color="auto"/>
            </w:tcBorders>
            <w:vAlign w:val="center"/>
          </w:tcPr>
          <w:p w14:paraId="6E1DA4E7" w14:textId="77777777" w:rsidR="00197D5A" w:rsidRPr="000E47C0" w:rsidRDefault="00197D5A" w:rsidP="006047EC">
            <w:pPr>
              <w:widowControl/>
              <w:ind w:firstLine="0"/>
              <w:jc w:val="center"/>
              <w:rPr>
                <w:szCs w:val="28"/>
              </w:rPr>
            </w:pPr>
            <w:r w:rsidRPr="000E47C0">
              <w:rPr>
                <w:b/>
                <w:bCs/>
                <w:szCs w:val="28"/>
              </w:rPr>
              <w:t>5.332</w:t>
            </w:r>
          </w:p>
        </w:tc>
        <w:tc>
          <w:tcPr>
            <w:tcW w:w="479" w:type="pct"/>
            <w:tcBorders>
              <w:top w:val="single" w:sz="4" w:space="0" w:color="auto"/>
              <w:left w:val="nil"/>
              <w:bottom w:val="single" w:sz="4" w:space="0" w:color="auto"/>
              <w:right w:val="single" w:sz="4" w:space="0" w:color="auto"/>
            </w:tcBorders>
            <w:vAlign w:val="center"/>
          </w:tcPr>
          <w:p w14:paraId="024C1D85" w14:textId="77777777" w:rsidR="00197D5A" w:rsidRPr="000E47C0" w:rsidRDefault="00197D5A" w:rsidP="006047EC">
            <w:pPr>
              <w:widowControl/>
              <w:ind w:firstLine="0"/>
              <w:jc w:val="center"/>
              <w:rPr>
                <w:szCs w:val="28"/>
              </w:rPr>
            </w:pPr>
            <w:r w:rsidRPr="000E47C0">
              <w:rPr>
                <w:b/>
                <w:bCs/>
                <w:szCs w:val="28"/>
              </w:rPr>
              <w:t>5.382</w:t>
            </w:r>
          </w:p>
        </w:tc>
        <w:tc>
          <w:tcPr>
            <w:tcW w:w="479" w:type="pct"/>
            <w:tcBorders>
              <w:top w:val="single" w:sz="4" w:space="0" w:color="auto"/>
              <w:left w:val="nil"/>
              <w:bottom w:val="single" w:sz="4" w:space="0" w:color="auto"/>
              <w:right w:val="single" w:sz="4" w:space="0" w:color="auto"/>
            </w:tcBorders>
            <w:vAlign w:val="center"/>
          </w:tcPr>
          <w:p w14:paraId="3D152480" w14:textId="77777777" w:rsidR="00197D5A" w:rsidRPr="000E47C0" w:rsidRDefault="00197D5A" w:rsidP="006047EC">
            <w:pPr>
              <w:widowControl/>
              <w:ind w:firstLine="0"/>
              <w:jc w:val="center"/>
              <w:rPr>
                <w:szCs w:val="28"/>
              </w:rPr>
            </w:pPr>
            <w:r w:rsidRPr="000E47C0">
              <w:rPr>
                <w:b/>
                <w:bCs/>
                <w:szCs w:val="28"/>
              </w:rPr>
              <w:t>5.432</w:t>
            </w:r>
          </w:p>
        </w:tc>
        <w:tc>
          <w:tcPr>
            <w:tcW w:w="479" w:type="pct"/>
            <w:tcBorders>
              <w:top w:val="single" w:sz="4" w:space="0" w:color="auto"/>
              <w:left w:val="nil"/>
              <w:bottom w:val="single" w:sz="4" w:space="0" w:color="auto"/>
              <w:right w:val="single" w:sz="4" w:space="0" w:color="auto"/>
            </w:tcBorders>
            <w:vAlign w:val="center"/>
          </w:tcPr>
          <w:p w14:paraId="6F260A48" w14:textId="77777777" w:rsidR="00197D5A" w:rsidRPr="000E47C0" w:rsidRDefault="00197D5A" w:rsidP="006047EC">
            <w:pPr>
              <w:widowControl/>
              <w:ind w:firstLine="0"/>
              <w:jc w:val="center"/>
              <w:rPr>
                <w:szCs w:val="28"/>
              </w:rPr>
            </w:pPr>
            <w:r w:rsidRPr="000E47C0">
              <w:rPr>
                <w:b/>
                <w:bCs/>
                <w:szCs w:val="28"/>
              </w:rPr>
              <w:t>5.900</w:t>
            </w:r>
          </w:p>
        </w:tc>
        <w:tc>
          <w:tcPr>
            <w:tcW w:w="479" w:type="pct"/>
            <w:tcBorders>
              <w:top w:val="single" w:sz="4" w:space="0" w:color="auto"/>
              <w:left w:val="nil"/>
              <w:bottom w:val="single" w:sz="4" w:space="0" w:color="auto"/>
              <w:right w:val="single" w:sz="4" w:space="0" w:color="auto"/>
            </w:tcBorders>
            <w:vAlign w:val="center"/>
          </w:tcPr>
          <w:p w14:paraId="21655D73" w14:textId="77777777" w:rsidR="00197D5A" w:rsidRPr="000E47C0" w:rsidRDefault="00197D5A" w:rsidP="006047EC">
            <w:pPr>
              <w:widowControl/>
              <w:ind w:firstLine="0"/>
              <w:jc w:val="center"/>
              <w:rPr>
                <w:szCs w:val="28"/>
              </w:rPr>
            </w:pPr>
            <w:r w:rsidRPr="000E47C0">
              <w:rPr>
                <w:b/>
                <w:bCs/>
                <w:szCs w:val="28"/>
              </w:rPr>
              <w:t>5.952</w:t>
            </w:r>
          </w:p>
        </w:tc>
        <w:tc>
          <w:tcPr>
            <w:tcW w:w="479" w:type="pct"/>
            <w:tcBorders>
              <w:top w:val="single" w:sz="4" w:space="0" w:color="auto"/>
              <w:left w:val="nil"/>
              <w:bottom w:val="single" w:sz="4" w:space="0" w:color="auto"/>
              <w:right w:val="single" w:sz="4" w:space="0" w:color="auto"/>
            </w:tcBorders>
            <w:vAlign w:val="center"/>
          </w:tcPr>
          <w:p w14:paraId="48BED0D4" w14:textId="77777777" w:rsidR="00197D5A" w:rsidRPr="000E47C0" w:rsidRDefault="00197D5A" w:rsidP="006047EC">
            <w:pPr>
              <w:widowControl/>
              <w:ind w:firstLine="0"/>
              <w:jc w:val="center"/>
              <w:rPr>
                <w:szCs w:val="28"/>
              </w:rPr>
            </w:pPr>
            <w:r w:rsidRPr="000E47C0">
              <w:rPr>
                <w:b/>
                <w:bCs/>
                <w:szCs w:val="28"/>
              </w:rPr>
              <w:t>5.952</w:t>
            </w:r>
          </w:p>
        </w:tc>
        <w:tc>
          <w:tcPr>
            <w:tcW w:w="479" w:type="pct"/>
            <w:tcBorders>
              <w:top w:val="single" w:sz="4" w:space="0" w:color="auto"/>
              <w:left w:val="nil"/>
              <w:bottom w:val="single" w:sz="4" w:space="0" w:color="auto"/>
              <w:right w:val="single" w:sz="4" w:space="0" w:color="auto"/>
            </w:tcBorders>
            <w:vAlign w:val="center"/>
          </w:tcPr>
          <w:p w14:paraId="5B5E3CDD" w14:textId="77777777" w:rsidR="00197D5A" w:rsidRPr="000E47C0" w:rsidRDefault="00197D5A" w:rsidP="006047EC">
            <w:pPr>
              <w:widowControl/>
              <w:ind w:firstLine="0"/>
              <w:jc w:val="center"/>
              <w:rPr>
                <w:szCs w:val="28"/>
              </w:rPr>
            </w:pPr>
            <w:r w:rsidRPr="000E47C0">
              <w:rPr>
                <w:b/>
                <w:bCs/>
                <w:szCs w:val="28"/>
              </w:rPr>
              <w:t>5.952</w:t>
            </w:r>
          </w:p>
        </w:tc>
        <w:tc>
          <w:tcPr>
            <w:tcW w:w="478" w:type="pct"/>
            <w:tcBorders>
              <w:top w:val="single" w:sz="4" w:space="0" w:color="auto"/>
              <w:left w:val="nil"/>
              <w:bottom w:val="single" w:sz="4" w:space="0" w:color="auto"/>
              <w:right w:val="single" w:sz="4" w:space="0" w:color="auto"/>
            </w:tcBorders>
            <w:vAlign w:val="center"/>
          </w:tcPr>
          <w:p w14:paraId="4951E10C" w14:textId="77777777" w:rsidR="00197D5A" w:rsidRPr="000E47C0" w:rsidRDefault="00197D5A" w:rsidP="006047EC">
            <w:pPr>
              <w:widowControl/>
              <w:ind w:firstLine="0"/>
              <w:jc w:val="center"/>
              <w:rPr>
                <w:szCs w:val="28"/>
              </w:rPr>
            </w:pPr>
            <w:r w:rsidRPr="000E47C0">
              <w:rPr>
                <w:b/>
                <w:bCs/>
                <w:szCs w:val="28"/>
              </w:rPr>
              <w:t>5.952</w:t>
            </w:r>
          </w:p>
        </w:tc>
      </w:tr>
    </w:tbl>
    <w:p w14:paraId="7EDED3CB" w14:textId="77777777" w:rsidR="00197D5A" w:rsidRPr="000E47C0" w:rsidRDefault="00197D5A" w:rsidP="00197D5A">
      <w:pPr>
        <w:widowControl/>
        <w:jc w:val="left"/>
        <w:rPr>
          <w:b/>
          <w:bCs/>
          <w:szCs w:val="28"/>
        </w:rPr>
      </w:pPr>
      <w:r w:rsidRPr="000E47C0">
        <w:rPr>
          <w:b/>
          <w:bCs/>
          <w:szCs w:val="28"/>
        </w:rPr>
        <w:t>II. GIẢ ĐỊNH VỀ CHI PHÍ</w:t>
      </w:r>
    </w:p>
    <w:p w14:paraId="456FFE7E" w14:textId="77777777" w:rsidR="00197D5A" w:rsidRPr="000E47C0" w:rsidRDefault="00197D5A" w:rsidP="00197D5A">
      <w:pPr>
        <w:widowControl/>
        <w:jc w:val="left"/>
        <w:rPr>
          <w:b/>
          <w:bCs/>
          <w:szCs w:val="28"/>
        </w:rPr>
      </w:pPr>
      <w:r w:rsidRPr="000E47C0">
        <w:rPr>
          <w:b/>
          <w:bCs/>
          <w:szCs w:val="28"/>
        </w:rPr>
        <w:t>1. Chi phí khoán tiền lương (cho 1 năm) (Đơn vị tính: 1.000 đồng)</w:t>
      </w:r>
    </w:p>
    <w:tbl>
      <w:tblPr>
        <w:tblW w:w="5000" w:type="pct"/>
        <w:jc w:val="center"/>
        <w:tblLook w:val="04A0" w:firstRow="1" w:lastRow="0" w:firstColumn="1" w:lastColumn="0" w:noHBand="0" w:noVBand="1"/>
      </w:tblPr>
      <w:tblGrid>
        <w:gridCol w:w="633"/>
        <w:gridCol w:w="2940"/>
        <w:gridCol w:w="1067"/>
        <w:gridCol w:w="1673"/>
        <w:gridCol w:w="2019"/>
        <w:gridCol w:w="1905"/>
        <w:gridCol w:w="2280"/>
        <w:gridCol w:w="2045"/>
      </w:tblGrid>
      <w:tr w:rsidR="000E47C0" w:rsidRPr="000E47C0" w14:paraId="2F936BBA" w14:textId="77777777" w:rsidTr="006047EC">
        <w:trPr>
          <w:cantSplit/>
          <w:trHeight w:val="457"/>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74830967"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1009" w:type="pct"/>
            <w:tcBorders>
              <w:top w:val="single" w:sz="4" w:space="0" w:color="auto"/>
              <w:left w:val="nil"/>
              <w:bottom w:val="single" w:sz="4" w:space="0" w:color="auto"/>
              <w:right w:val="single" w:sz="4" w:space="0" w:color="auto"/>
            </w:tcBorders>
            <w:vAlign w:val="center"/>
            <w:hideMark/>
          </w:tcPr>
          <w:p w14:paraId="620CA841" w14:textId="77777777" w:rsidR="00197D5A" w:rsidRPr="000E47C0" w:rsidRDefault="00197D5A" w:rsidP="006047EC">
            <w:pPr>
              <w:widowControl/>
              <w:spacing w:before="0" w:after="0"/>
              <w:ind w:firstLine="0"/>
              <w:jc w:val="center"/>
              <w:rPr>
                <w:b/>
                <w:bCs/>
                <w:szCs w:val="28"/>
              </w:rPr>
            </w:pPr>
            <w:r w:rsidRPr="000E47C0">
              <w:rPr>
                <w:b/>
                <w:bCs/>
                <w:szCs w:val="28"/>
              </w:rPr>
              <w:t>Chức danh, vị trí việc làm</w:t>
            </w:r>
          </w:p>
        </w:tc>
        <w:tc>
          <w:tcPr>
            <w:tcW w:w="366" w:type="pct"/>
            <w:tcBorders>
              <w:top w:val="single" w:sz="4" w:space="0" w:color="auto"/>
              <w:left w:val="nil"/>
              <w:bottom w:val="single" w:sz="4" w:space="0" w:color="auto"/>
              <w:right w:val="single" w:sz="4" w:space="0" w:color="auto"/>
            </w:tcBorders>
            <w:vAlign w:val="center"/>
            <w:hideMark/>
          </w:tcPr>
          <w:p w14:paraId="1A9FBEED" w14:textId="77777777" w:rsidR="00197D5A" w:rsidRPr="000E47C0" w:rsidRDefault="00197D5A" w:rsidP="006047EC">
            <w:pPr>
              <w:widowControl/>
              <w:spacing w:before="0" w:after="0"/>
              <w:ind w:firstLine="0"/>
              <w:jc w:val="center"/>
              <w:rPr>
                <w:b/>
                <w:bCs/>
                <w:szCs w:val="28"/>
              </w:rPr>
            </w:pPr>
            <w:r w:rsidRPr="000E47C0">
              <w:rPr>
                <w:b/>
                <w:bCs/>
                <w:szCs w:val="28"/>
              </w:rPr>
              <w:t>Số lượng</w:t>
            </w:r>
          </w:p>
        </w:tc>
        <w:tc>
          <w:tcPr>
            <w:tcW w:w="574" w:type="pct"/>
            <w:tcBorders>
              <w:top w:val="single" w:sz="4" w:space="0" w:color="auto"/>
              <w:left w:val="nil"/>
              <w:bottom w:val="single" w:sz="4" w:space="0" w:color="auto"/>
              <w:right w:val="single" w:sz="4" w:space="0" w:color="auto"/>
            </w:tcBorders>
            <w:vAlign w:val="center"/>
            <w:hideMark/>
          </w:tcPr>
          <w:p w14:paraId="7D6C407E" w14:textId="77777777" w:rsidR="00197D5A" w:rsidRPr="000E47C0" w:rsidRDefault="00197D5A" w:rsidP="006047EC">
            <w:pPr>
              <w:widowControl/>
              <w:spacing w:before="0" w:after="0"/>
              <w:ind w:firstLine="0"/>
              <w:jc w:val="center"/>
              <w:rPr>
                <w:b/>
                <w:bCs/>
                <w:szCs w:val="28"/>
              </w:rPr>
            </w:pPr>
            <w:r w:rsidRPr="000E47C0">
              <w:rPr>
                <w:b/>
                <w:bCs/>
                <w:szCs w:val="28"/>
              </w:rPr>
              <w:t>Mức lương khoán</w:t>
            </w:r>
          </w:p>
        </w:tc>
        <w:tc>
          <w:tcPr>
            <w:tcW w:w="693" w:type="pct"/>
            <w:tcBorders>
              <w:top w:val="single" w:sz="4" w:space="0" w:color="auto"/>
              <w:left w:val="nil"/>
              <w:bottom w:val="single" w:sz="4" w:space="0" w:color="auto"/>
              <w:right w:val="single" w:sz="4" w:space="0" w:color="auto"/>
            </w:tcBorders>
            <w:vAlign w:val="center"/>
            <w:hideMark/>
          </w:tcPr>
          <w:p w14:paraId="3CF31D08" w14:textId="77777777" w:rsidR="00197D5A" w:rsidRPr="000E47C0" w:rsidRDefault="00197D5A" w:rsidP="006047EC">
            <w:pPr>
              <w:widowControl/>
              <w:spacing w:before="0" w:after="0"/>
              <w:ind w:firstLine="0"/>
              <w:jc w:val="center"/>
              <w:rPr>
                <w:b/>
                <w:bCs/>
                <w:szCs w:val="28"/>
              </w:rPr>
            </w:pPr>
            <w:r w:rsidRPr="000E47C0">
              <w:rPr>
                <w:b/>
                <w:bCs/>
                <w:szCs w:val="28"/>
              </w:rPr>
              <w:t>Tổng lương/ tháng</w:t>
            </w:r>
          </w:p>
        </w:tc>
        <w:tc>
          <w:tcPr>
            <w:tcW w:w="654" w:type="pct"/>
            <w:tcBorders>
              <w:top w:val="single" w:sz="4" w:space="0" w:color="auto"/>
              <w:left w:val="nil"/>
              <w:bottom w:val="single" w:sz="4" w:space="0" w:color="auto"/>
              <w:right w:val="single" w:sz="4" w:space="0" w:color="auto"/>
            </w:tcBorders>
            <w:vAlign w:val="center"/>
            <w:hideMark/>
          </w:tcPr>
          <w:p w14:paraId="55AD8E1A" w14:textId="77777777" w:rsidR="00197D5A" w:rsidRPr="000E47C0" w:rsidRDefault="00197D5A" w:rsidP="006047EC">
            <w:pPr>
              <w:widowControl/>
              <w:spacing w:before="0" w:after="0"/>
              <w:ind w:firstLine="0"/>
              <w:jc w:val="center"/>
              <w:rPr>
                <w:b/>
                <w:bCs/>
                <w:szCs w:val="28"/>
              </w:rPr>
            </w:pPr>
            <w:r w:rsidRPr="000E47C0">
              <w:rPr>
                <w:b/>
                <w:bCs/>
                <w:szCs w:val="28"/>
              </w:rPr>
              <w:t>Tổng lương/ năm</w:t>
            </w:r>
          </w:p>
        </w:tc>
        <w:tc>
          <w:tcPr>
            <w:tcW w:w="783" w:type="pct"/>
            <w:tcBorders>
              <w:top w:val="single" w:sz="4" w:space="0" w:color="auto"/>
              <w:left w:val="nil"/>
              <w:bottom w:val="single" w:sz="4" w:space="0" w:color="auto"/>
              <w:right w:val="single" w:sz="4" w:space="0" w:color="auto"/>
            </w:tcBorders>
            <w:vAlign w:val="center"/>
            <w:hideMark/>
          </w:tcPr>
          <w:p w14:paraId="7E315F3F" w14:textId="77777777" w:rsidR="00197D5A" w:rsidRPr="000E47C0" w:rsidRDefault="00197D5A" w:rsidP="006047EC">
            <w:pPr>
              <w:widowControl/>
              <w:spacing w:before="0" w:after="0"/>
              <w:ind w:firstLine="0"/>
              <w:jc w:val="center"/>
              <w:rPr>
                <w:b/>
                <w:bCs/>
                <w:szCs w:val="28"/>
              </w:rPr>
            </w:pPr>
            <w:r w:rsidRPr="000E47C0">
              <w:rPr>
                <w:b/>
                <w:bCs/>
                <w:szCs w:val="28"/>
              </w:rPr>
              <w:t>Trích đóng BHYT, BHXH, BHTN, KPCĐ</w:t>
            </w:r>
          </w:p>
        </w:tc>
        <w:tc>
          <w:tcPr>
            <w:tcW w:w="702" w:type="pct"/>
            <w:tcBorders>
              <w:top w:val="single" w:sz="4" w:space="0" w:color="auto"/>
              <w:left w:val="nil"/>
              <w:bottom w:val="single" w:sz="4" w:space="0" w:color="auto"/>
              <w:right w:val="single" w:sz="4" w:space="0" w:color="auto"/>
            </w:tcBorders>
            <w:vAlign w:val="center"/>
            <w:hideMark/>
          </w:tcPr>
          <w:p w14:paraId="471FF1FE" w14:textId="77777777" w:rsidR="00197D5A" w:rsidRPr="000E47C0" w:rsidRDefault="00197D5A" w:rsidP="006047EC">
            <w:pPr>
              <w:widowControl/>
              <w:spacing w:before="0" w:after="0"/>
              <w:ind w:firstLine="0"/>
              <w:jc w:val="center"/>
              <w:rPr>
                <w:b/>
                <w:bCs/>
                <w:szCs w:val="28"/>
              </w:rPr>
            </w:pPr>
            <w:r w:rsidRPr="000E47C0">
              <w:rPr>
                <w:b/>
                <w:bCs/>
                <w:szCs w:val="28"/>
              </w:rPr>
              <w:t>Tổng chi phí tiền lương và các khoản trích theo lương</w:t>
            </w:r>
          </w:p>
        </w:tc>
      </w:tr>
      <w:tr w:rsidR="000E47C0" w:rsidRPr="000E47C0" w14:paraId="16564D94"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59878DD" w14:textId="77777777" w:rsidR="00197D5A" w:rsidRPr="000E47C0" w:rsidRDefault="00197D5A" w:rsidP="006047EC">
            <w:pPr>
              <w:widowControl/>
              <w:spacing w:before="0" w:after="0"/>
              <w:ind w:firstLine="0"/>
              <w:jc w:val="center"/>
              <w:rPr>
                <w:szCs w:val="28"/>
              </w:rPr>
            </w:pPr>
            <w:r w:rsidRPr="000E47C0">
              <w:rPr>
                <w:szCs w:val="28"/>
              </w:rPr>
              <w:t>1</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05619C44" w14:textId="77777777" w:rsidR="00197D5A" w:rsidRPr="000E47C0" w:rsidRDefault="00197D5A" w:rsidP="006047EC">
            <w:pPr>
              <w:widowControl/>
              <w:spacing w:before="0" w:after="0"/>
              <w:ind w:firstLine="0"/>
              <w:jc w:val="left"/>
              <w:rPr>
                <w:szCs w:val="28"/>
              </w:rPr>
            </w:pPr>
            <w:r w:rsidRPr="000E47C0">
              <w:rPr>
                <w:szCs w:val="28"/>
              </w:rPr>
              <w:t>Giám đốc</w:t>
            </w:r>
          </w:p>
        </w:tc>
        <w:tc>
          <w:tcPr>
            <w:tcW w:w="366" w:type="pct"/>
            <w:tcBorders>
              <w:top w:val="single" w:sz="4" w:space="0" w:color="auto"/>
              <w:left w:val="nil"/>
              <w:bottom w:val="single" w:sz="4" w:space="0" w:color="auto"/>
              <w:right w:val="single" w:sz="4" w:space="0" w:color="auto"/>
            </w:tcBorders>
            <w:noWrap/>
            <w:vAlign w:val="center"/>
            <w:hideMark/>
          </w:tcPr>
          <w:p w14:paraId="0CB49859"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0745584A" w14:textId="77777777" w:rsidR="00197D5A" w:rsidRPr="000E47C0" w:rsidRDefault="00197D5A" w:rsidP="006047EC">
            <w:pPr>
              <w:widowControl/>
              <w:spacing w:before="0" w:after="0"/>
              <w:ind w:firstLine="0"/>
              <w:jc w:val="right"/>
              <w:rPr>
                <w:szCs w:val="28"/>
              </w:rPr>
            </w:pPr>
            <w:r w:rsidRPr="000E47C0">
              <w:rPr>
                <w:szCs w:val="28"/>
              </w:rPr>
              <w:t>25.000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A58CD14" w14:textId="77777777" w:rsidR="00197D5A" w:rsidRPr="000E47C0" w:rsidRDefault="00197D5A" w:rsidP="006047EC">
            <w:pPr>
              <w:widowControl/>
              <w:spacing w:before="0" w:after="0"/>
              <w:ind w:firstLine="0"/>
              <w:jc w:val="right"/>
              <w:rPr>
                <w:szCs w:val="28"/>
              </w:rPr>
            </w:pPr>
            <w:r w:rsidRPr="000E47C0">
              <w:rPr>
                <w:szCs w:val="28"/>
              </w:rPr>
              <w:t>25.000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0BC0229B" w14:textId="77777777" w:rsidR="00197D5A" w:rsidRPr="000E47C0" w:rsidRDefault="00197D5A" w:rsidP="006047EC">
            <w:pPr>
              <w:widowControl/>
              <w:spacing w:before="0" w:after="0"/>
              <w:ind w:firstLine="0"/>
              <w:jc w:val="right"/>
              <w:rPr>
                <w:szCs w:val="28"/>
              </w:rPr>
            </w:pPr>
            <w:r w:rsidRPr="000E47C0">
              <w:rPr>
                <w:szCs w:val="28"/>
              </w:rPr>
              <w:t>300.000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64FC3979" w14:textId="77777777" w:rsidR="00197D5A" w:rsidRPr="000E47C0" w:rsidRDefault="00197D5A" w:rsidP="006047EC">
            <w:pPr>
              <w:widowControl/>
              <w:spacing w:before="0" w:after="0"/>
              <w:ind w:firstLine="0"/>
              <w:jc w:val="right"/>
              <w:rPr>
                <w:szCs w:val="28"/>
              </w:rPr>
            </w:pPr>
            <w:r w:rsidRPr="000E47C0">
              <w:rPr>
                <w:szCs w:val="28"/>
              </w:rPr>
              <w:t>70.500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3B35B465" w14:textId="77777777" w:rsidR="00197D5A" w:rsidRPr="000E47C0" w:rsidRDefault="00197D5A" w:rsidP="006047EC">
            <w:pPr>
              <w:widowControl/>
              <w:spacing w:before="0" w:after="0"/>
              <w:ind w:firstLine="0"/>
              <w:jc w:val="right"/>
              <w:rPr>
                <w:szCs w:val="28"/>
              </w:rPr>
            </w:pPr>
            <w:r w:rsidRPr="000E47C0">
              <w:rPr>
                <w:szCs w:val="28"/>
              </w:rPr>
              <w:t>370.500</w:t>
            </w:r>
          </w:p>
        </w:tc>
      </w:tr>
      <w:tr w:rsidR="000E47C0" w:rsidRPr="000E47C0" w14:paraId="507FB169"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07EAD3CD" w14:textId="77777777" w:rsidR="00197D5A" w:rsidRPr="000E47C0" w:rsidRDefault="00197D5A" w:rsidP="006047EC">
            <w:pPr>
              <w:widowControl/>
              <w:spacing w:before="0" w:after="0"/>
              <w:ind w:firstLine="0"/>
              <w:jc w:val="center"/>
              <w:rPr>
                <w:szCs w:val="28"/>
              </w:rPr>
            </w:pPr>
            <w:r w:rsidRPr="000E47C0">
              <w:rPr>
                <w:szCs w:val="28"/>
              </w:rPr>
              <w:t>2</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56CC1951" w14:textId="77777777" w:rsidR="00197D5A" w:rsidRPr="000E47C0" w:rsidRDefault="00197D5A" w:rsidP="006047EC">
            <w:pPr>
              <w:widowControl/>
              <w:spacing w:before="0" w:after="0"/>
              <w:ind w:firstLine="0"/>
              <w:jc w:val="left"/>
              <w:rPr>
                <w:szCs w:val="28"/>
              </w:rPr>
            </w:pPr>
            <w:r w:rsidRPr="000E47C0">
              <w:rPr>
                <w:szCs w:val="28"/>
              </w:rPr>
              <w:t>Phó Giám đốc</w:t>
            </w:r>
          </w:p>
        </w:tc>
        <w:tc>
          <w:tcPr>
            <w:tcW w:w="366" w:type="pct"/>
            <w:tcBorders>
              <w:top w:val="single" w:sz="4" w:space="0" w:color="auto"/>
              <w:left w:val="nil"/>
              <w:bottom w:val="single" w:sz="4" w:space="0" w:color="auto"/>
              <w:right w:val="single" w:sz="4" w:space="0" w:color="auto"/>
            </w:tcBorders>
            <w:noWrap/>
            <w:vAlign w:val="center"/>
            <w:hideMark/>
          </w:tcPr>
          <w:p w14:paraId="6EF41AF4"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25BAFD60" w14:textId="77777777" w:rsidR="00197D5A" w:rsidRPr="000E47C0" w:rsidRDefault="00197D5A" w:rsidP="006047EC">
            <w:pPr>
              <w:widowControl/>
              <w:spacing w:before="0" w:after="0"/>
              <w:ind w:firstLine="0"/>
              <w:jc w:val="right"/>
              <w:rPr>
                <w:szCs w:val="28"/>
              </w:rPr>
            </w:pPr>
            <w:r w:rsidRPr="000E47C0">
              <w:rPr>
                <w:szCs w:val="28"/>
              </w:rPr>
              <w:t>20.000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19713BC" w14:textId="77777777" w:rsidR="00197D5A" w:rsidRPr="000E47C0" w:rsidRDefault="00197D5A" w:rsidP="006047EC">
            <w:pPr>
              <w:widowControl/>
              <w:spacing w:before="0" w:after="0"/>
              <w:ind w:firstLine="0"/>
              <w:jc w:val="right"/>
              <w:rPr>
                <w:szCs w:val="28"/>
              </w:rPr>
            </w:pPr>
            <w:r w:rsidRPr="000E47C0">
              <w:rPr>
                <w:szCs w:val="28"/>
              </w:rPr>
              <w:t>20.000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6BDCCE30" w14:textId="77777777" w:rsidR="00197D5A" w:rsidRPr="000E47C0" w:rsidRDefault="00197D5A" w:rsidP="006047EC">
            <w:pPr>
              <w:widowControl/>
              <w:spacing w:before="0" w:after="0"/>
              <w:ind w:firstLine="0"/>
              <w:jc w:val="right"/>
              <w:rPr>
                <w:szCs w:val="28"/>
              </w:rPr>
            </w:pPr>
            <w:r w:rsidRPr="000E47C0">
              <w:rPr>
                <w:szCs w:val="28"/>
              </w:rPr>
              <w:t>240.000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10DEFECD" w14:textId="77777777" w:rsidR="00197D5A" w:rsidRPr="000E47C0" w:rsidRDefault="00197D5A" w:rsidP="006047EC">
            <w:pPr>
              <w:widowControl/>
              <w:spacing w:before="0" w:after="0"/>
              <w:ind w:firstLine="0"/>
              <w:jc w:val="right"/>
              <w:rPr>
                <w:szCs w:val="28"/>
              </w:rPr>
            </w:pPr>
            <w:r w:rsidRPr="000E47C0">
              <w:rPr>
                <w:szCs w:val="28"/>
              </w:rPr>
              <w:t>56.400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5E1BF96" w14:textId="77777777" w:rsidR="00197D5A" w:rsidRPr="000E47C0" w:rsidRDefault="00197D5A" w:rsidP="006047EC">
            <w:pPr>
              <w:widowControl/>
              <w:spacing w:before="0" w:after="0"/>
              <w:ind w:firstLine="0"/>
              <w:jc w:val="right"/>
              <w:rPr>
                <w:szCs w:val="28"/>
              </w:rPr>
            </w:pPr>
            <w:r w:rsidRPr="000E47C0">
              <w:rPr>
                <w:szCs w:val="28"/>
              </w:rPr>
              <w:t>296.400</w:t>
            </w:r>
          </w:p>
        </w:tc>
      </w:tr>
      <w:tr w:rsidR="000E47C0" w:rsidRPr="000E47C0" w14:paraId="0DE837A0"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DC5F3C4" w14:textId="77777777" w:rsidR="00197D5A" w:rsidRPr="000E47C0" w:rsidRDefault="00197D5A" w:rsidP="006047EC">
            <w:pPr>
              <w:widowControl/>
              <w:spacing w:before="0" w:after="0"/>
              <w:ind w:firstLine="0"/>
              <w:jc w:val="center"/>
              <w:rPr>
                <w:szCs w:val="28"/>
              </w:rPr>
            </w:pPr>
            <w:r w:rsidRPr="000E47C0">
              <w:rPr>
                <w:szCs w:val="28"/>
              </w:rPr>
              <w:t>3</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3E259240" w14:textId="77777777" w:rsidR="00197D5A" w:rsidRPr="000E47C0" w:rsidRDefault="00197D5A" w:rsidP="006047EC">
            <w:pPr>
              <w:widowControl/>
              <w:spacing w:before="0" w:after="0"/>
              <w:ind w:firstLine="0"/>
              <w:jc w:val="left"/>
              <w:rPr>
                <w:szCs w:val="28"/>
              </w:rPr>
            </w:pPr>
            <w:r w:rsidRPr="000E47C0">
              <w:rPr>
                <w:szCs w:val="28"/>
              </w:rPr>
              <w:t>Trưởng bộ phận</w:t>
            </w:r>
          </w:p>
        </w:tc>
        <w:tc>
          <w:tcPr>
            <w:tcW w:w="366" w:type="pct"/>
            <w:tcBorders>
              <w:top w:val="single" w:sz="4" w:space="0" w:color="auto"/>
              <w:left w:val="nil"/>
              <w:bottom w:val="single" w:sz="4" w:space="0" w:color="auto"/>
              <w:right w:val="single" w:sz="4" w:space="0" w:color="auto"/>
            </w:tcBorders>
            <w:noWrap/>
            <w:vAlign w:val="center"/>
            <w:hideMark/>
          </w:tcPr>
          <w:p w14:paraId="4268783E" w14:textId="77777777" w:rsidR="00197D5A" w:rsidRPr="000E47C0" w:rsidRDefault="00197D5A" w:rsidP="006047EC">
            <w:pPr>
              <w:widowControl/>
              <w:spacing w:before="0" w:after="0"/>
              <w:ind w:firstLine="0"/>
              <w:jc w:val="center"/>
              <w:rPr>
                <w:szCs w:val="28"/>
              </w:rPr>
            </w:pPr>
            <w:r w:rsidRPr="000E47C0">
              <w:rPr>
                <w:szCs w:val="28"/>
              </w:rPr>
              <w:t>2</w:t>
            </w:r>
          </w:p>
        </w:tc>
        <w:tc>
          <w:tcPr>
            <w:tcW w:w="574" w:type="pct"/>
            <w:tcBorders>
              <w:top w:val="single" w:sz="4" w:space="0" w:color="auto"/>
              <w:left w:val="single" w:sz="4" w:space="0" w:color="auto"/>
              <w:bottom w:val="single" w:sz="4" w:space="0" w:color="auto"/>
              <w:right w:val="single" w:sz="4" w:space="0" w:color="auto"/>
            </w:tcBorders>
            <w:vAlign w:val="center"/>
            <w:hideMark/>
          </w:tcPr>
          <w:p w14:paraId="3CD9B7F1" w14:textId="77777777" w:rsidR="00197D5A" w:rsidRPr="000E47C0" w:rsidRDefault="00197D5A" w:rsidP="006047EC">
            <w:pPr>
              <w:widowControl/>
              <w:spacing w:before="0" w:after="0"/>
              <w:ind w:firstLine="0"/>
              <w:jc w:val="right"/>
              <w:rPr>
                <w:szCs w:val="28"/>
              </w:rPr>
            </w:pPr>
            <w:r w:rsidRPr="000E47C0">
              <w:rPr>
                <w:szCs w:val="28"/>
              </w:rPr>
              <w:t>18.000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7727517" w14:textId="77777777" w:rsidR="00197D5A" w:rsidRPr="000E47C0" w:rsidRDefault="00197D5A" w:rsidP="006047EC">
            <w:pPr>
              <w:widowControl/>
              <w:spacing w:before="0" w:after="0"/>
              <w:ind w:firstLine="0"/>
              <w:jc w:val="right"/>
              <w:rPr>
                <w:szCs w:val="28"/>
              </w:rPr>
            </w:pPr>
            <w:r w:rsidRPr="000E47C0">
              <w:rPr>
                <w:szCs w:val="28"/>
              </w:rPr>
              <w:t>36.000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4D02B358" w14:textId="77777777" w:rsidR="00197D5A" w:rsidRPr="000E47C0" w:rsidRDefault="00197D5A" w:rsidP="006047EC">
            <w:pPr>
              <w:widowControl/>
              <w:spacing w:before="0" w:after="0"/>
              <w:ind w:firstLine="0"/>
              <w:jc w:val="right"/>
              <w:rPr>
                <w:szCs w:val="28"/>
              </w:rPr>
            </w:pPr>
            <w:r w:rsidRPr="000E47C0">
              <w:rPr>
                <w:szCs w:val="28"/>
              </w:rPr>
              <w:t>432.000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7BA71573" w14:textId="77777777" w:rsidR="00197D5A" w:rsidRPr="000E47C0" w:rsidRDefault="00197D5A" w:rsidP="006047EC">
            <w:pPr>
              <w:widowControl/>
              <w:spacing w:before="0" w:after="0"/>
              <w:ind w:firstLine="0"/>
              <w:jc w:val="right"/>
              <w:rPr>
                <w:szCs w:val="28"/>
              </w:rPr>
            </w:pPr>
            <w:r w:rsidRPr="000E47C0">
              <w:rPr>
                <w:szCs w:val="28"/>
              </w:rPr>
              <w:t>101.520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3EEDEDA" w14:textId="77777777" w:rsidR="00197D5A" w:rsidRPr="000E47C0" w:rsidRDefault="00197D5A" w:rsidP="006047EC">
            <w:pPr>
              <w:widowControl/>
              <w:spacing w:before="0" w:after="0"/>
              <w:ind w:firstLine="0"/>
              <w:jc w:val="right"/>
              <w:rPr>
                <w:szCs w:val="28"/>
              </w:rPr>
            </w:pPr>
            <w:r w:rsidRPr="000E47C0">
              <w:rPr>
                <w:szCs w:val="28"/>
              </w:rPr>
              <w:t>533.520</w:t>
            </w:r>
          </w:p>
        </w:tc>
      </w:tr>
      <w:tr w:rsidR="000E47C0" w:rsidRPr="000E47C0" w14:paraId="02084017"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20AAB438" w14:textId="77777777" w:rsidR="00197D5A" w:rsidRPr="000E47C0" w:rsidRDefault="00197D5A" w:rsidP="006047EC">
            <w:pPr>
              <w:widowControl/>
              <w:spacing w:before="0" w:after="0"/>
              <w:ind w:firstLine="0"/>
              <w:jc w:val="center"/>
              <w:rPr>
                <w:szCs w:val="28"/>
              </w:rPr>
            </w:pPr>
            <w:r w:rsidRPr="000E47C0">
              <w:rPr>
                <w:szCs w:val="28"/>
              </w:rPr>
              <w:t>4</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4FD07992" w14:textId="77777777" w:rsidR="00197D5A" w:rsidRPr="000E47C0" w:rsidRDefault="00197D5A" w:rsidP="006047EC">
            <w:pPr>
              <w:widowControl/>
              <w:spacing w:before="0" w:after="0"/>
              <w:ind w:firstLine="0"/>
              <w:jc w:val="left"/>
              <w:rPr>
                <w:szCs w:val="28"/>
              </w:rPr>
            </w:pPr>
            <w:r w:rsidRPr="000E47C0">
              <w:rPr>
                <w:szCs w:val="28"/>
              </w:rPr>
              <w:t>Đăng kiểm viên</w:t>
            </w:r>
          </w:p>
        </w:tc>
        <w:tc>
          <w:tcPr>
            <w:tcW w:w="366" w:type="pct"/>
            <w:tcBorders>
              <w:top w:val="single" w:sz="4" w:space="0" w:color="auto"/>
              <w:left w:val="nil"/>
              <w:bottom w:val="single" w:sz="4" w:space="0" w:color="auto"/>
              <w:right w:val="single" w:sz="4" w:space="0" w:color="auto"/>
            </w:tcBorders>
            <w:noWrap/>
            <w:vAlign w:val="center"/>
            <w:hideMark/>
          </w:tcPr>
          <w:p w14:paraId="0BD4BCD8" w14:textId="77777777" w:rsidR="00197D5A" w:rsidRPr="000E47C0" w:rsidRDefault="00197D5A" w:rsidP="006047EC">
            <w:pPr>
              <w:widowControl/>
              <w:spacing w:before="0" w:after="0"/>
              <w:ind w:firstLine="0"/>
              <w:jc w:val="center"/>
              <w:rPr>
                <w:szCs w:val="28"/>
              </w:rPr>
            </w:pPr>
            <w:r w:rsidRPr="000E47C0">
              <w:rPr>
                <w:szCs w:val="28"/>
              </w:rPr>
              <w:t>3</w:t>
            </w:r>
          </w:p>
        </w:tc>
        <w:tc>
          <w:tcPr>
            <w:tcW w:w="574" w:type="pct"/>
            <w:tcBorders>
              <w:top w:val="single" w:sz="4" w:space="0" w:color="auto"/>
              <w:left w:val="single" w:sz="4" w:space="0" w:color="auto"/>
              <w:bottom w:val="single" w:sz="4" w:space="0" w:color="auto"/>
              <w:right w:val="single" w:sz="4" w:space="0" w:color="auto"/>
            </w:tcBorders>
            <w:vAlign w:val="center"/>
            <w:hideMark/>
          </w:tcPr>
          <w:p w14:paraId="7B5D6609" w14:textId="77777777" w:rsidR="00197D5A" w:rsidRPr="000E47C0" w:rsidRDefault="00197D5A" w:rsidP="006047EC">
            <w:pPr>
              <w:widowControl/>
              <w:spacing w:before="0" w:after="0"/>
              <w:ind w:firstLine="0"/>
              <w:jc w:val="right"/>
              <w:rPr>
                <w:szCs w:val="28"/>
              </w:rPr>
            </w:pPr>
            <w:r w:rsidRPr="000E47C0">
              <w:rPr>
                <w:szCs w:val="28"/>
              </w:rPr>
              <w:t>15.000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4920509E" w14:textId="77777777" w:rsidR="00197D5A" w:rsidRPr="000E47C0" w:rsidRDefault="00197D5A" w:rsidP="006047EC">
            <w:pPr>
              <w:widowControl/>
              <w:spacing w:before="0" w:after="0"/>
              <w:ind w:firstLine="0"/>
              <w:jc w:val="right"/>
              <w:rPr>
                <w:szCs w:val="28"/>
              </w:rPr>
            </w:pPr>
            <w:r w:rsidRPr="000E47C0">
              <w:rPr>
                <w:szCs w:val="28"/>
              </w:rPr>
              <w:t>45.000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77C1A638" w14:textId="77777777" w:rsidR="00197D5A" w:rsidRPr="000E47C0" w:rsidRDefault="00197D5A" w:rsidP="006047EC">
            <w:pPr>
              <w:widowControl/>
              <w:spacing w:before="0" w:after="0"/>
              <w:ind w:firstLine="0"/>
              <w:jc w:val="right"/>
              <w:rPr>
                <w:szCs w:val="28"/>
              </w:rPr>
            </w:pPr>
            <w:r w:rsidRPr="000E47C0">
              <w:rPr>
                <w:szCs w:val="28"/>
              </w:rPr>
              <w:t>540.000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5B12B6F7" w14:textId="77777777" w:rsidR="00197D5A" w:rsidRPr="000E47C0" w:rsidRDefault="00197D5A" w:rsidP="006047EC">
            <w:pPr>
              <w:widowControl/>
              <w:spacing w:before="0" w:after="0"/>
              <w:ind w:firstLine="0"/>
              <w:jc w:val="right"/>
              <w:rPr>
                <w:szCs w:val="28"/>
              </w:rPr>
            </w:pPr>
            <w:r w:rsidRPr="000E47C0">
              <w:rPr>
                <w:szCs w:val="28"/>
              </w:rPr>
              <w:t>126.900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78020F0C" w14:textId="77777777" w:rsidR="00197D5A" w:rsidRPr="000E47C0" w:rsidRDefault="00197D5A" w:rsidP="006047EC">
            <w:pPr>
              <w:widowControl/>
              <w:spacing w:before="0" w:after="0"/>
              <w:ind w:firstLine="0"/>
              <w:jc w:val="right"/>
              <w:rPr>
                <w:szCs w:val="28"/>
              </w:rPr>
            </w:pPr>
            <w:r w:rsidRPr="000E47C0">
              <w:rPr>
                <w:szCs w:val="28"/>
              </w:rPr>
              <w:t>666.900</w:t>
            </w:r>
          </w:p>
        </w:tc>
      </w:tr>
      <w:tr w:rsidR="000E47C0" w:rsidRPr="000E47C0" w14:paraId="4EB1B054"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18F683B" w14:textId="77777777" w:rsidR="00197D5A" w:rsidRPr="000E47C0" w:rsidRDefault="00197D5A" w:rsidP="006047EC">
            <w:pPr>
              <w:widowControl/>
              <w:spacing w:before="0" w:after="0"/>
              <w:ind w:firstLine="0"/>
              <w:jc w:val="center"/>
              <w:rPr>
                <w:szCs w:val="28"/>
              </w:rPr>
            </w:pPr>
            <w:r w:rsidRPr="000E47C0">
              <w:rPr>
                <w:szCs w:val="28"/>
              </w:rPr>
              <w:t>5</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459E69EA" w14:textId="77777777" w:rsidR="00197D5A" w:rsidRPr="000E47C0" w:rsidRDefault="00197D5A" w:rsidP="006047EC">
            <w:pPr>
              <w:widowControl/>
              <w:spacing w:before="0" w:after="0"/>
              <w:ind w:firstLine="0"/>
              <w:jc w:val="left"/>
              <w:rPr>
                <w:szCs w:val="28"/>
              </w:rPr>
            </w:pPr>
            <w:r w:rsidRPr="000E47C0">
              <w:rPr>
                <w:szCs w:val="28"/>
              </w:rPr>
              <w:t>Kế toán</w:t>
            </w:r>
          </w:p>
        </w:tc>
        <w:tc>
          <w:tcPr>
            <w:tcW w:w="366" w:type="pct"/>
            <w:tcBorders>
              <w:top w:val="single" w:sz="4" w:space="0" w:color="auto"/>
              <w:left w:val="nil"/>
              <w:bottom w:val="single" w:sz="4" w:space="0" w:color="auto"/>
              <w:right w:val="single" w:sz="4" w:space="0" w:color="auto"/>
            </w:tcBorders>
            <w:noWrap/>
            <w:vAlign w:val="center"/>
            <w:hideMark/>
          </w:tcPr>
          <w:p w14:paraId="6952159D"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0D141F8D" w14:textId="77777777" w:rsidR="00197D5A" w:rsidRPr="000E47C0" w:rsidRDefault="00197D5A" w:rsidP="006047EC">
            <w:pPr>
              <w:widowControl/>
              <w:spacing w:before="0" w:after="0"/>
              <w:ind w:firstLine="0"/>
              <w:jc w:val="right"/>
              <w:rPr>
                <w:szCs w:val="28"/>
              </w:rPr>
            </w:pPr>
            <w:r w:rsidRPr="000E47C0">
              <w:rPr>
                <w:szCs w:val="28"/>
              </w:rPr>
              <w:t>12.000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580B0CD5" w14:textId="77777777" w:rsidR="00197D5A" w:rsidRPr="000E47C0" w:rsidRDefault="00197D5A" w:rsidP="006047EC">
            <w:pPr>
              <w:widowControl/>
              <w:spacing w:before="0" w:after="0"/>
              <w:ind w:firstLine="0"/>
              <w:jc w:val="right"/>
              <w:rPr>
                <w:szCs w:val="28"/>
              </w:rPr>
            </w:pPr>
            <w:r w:rsidRPr="000E47C0">
              <w:rPr>
                <w:szCs w:val="28"/>
              </w:rPr>
              <w:t>12.000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3AF83274" w14:textId="77777777" w:rsidR="00197D5A" w:rsidRPr="000E47C0" w:rsidRDefault="00197D5A" w:rsidP="006047EC">
            <w:pPr>
              <w:widowControl/>
              <w:spacing w:before="0" w:after="0"/>
              <w:ind w:firstLine="0"/>
              <w:jc w:val="right"/>
              <w:rPr>
                <w:szCs w:val="28"/>
              </w:rPr>
            </w:pPr>
            <w:r w:rsidRPr="000E47C0">
              <w:rPr>
                <w:szCs w:val="28"/>
              </w:rPr>
              <w:t>144.000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5EB45545" w14:textId="77777777" w:rsidR="00197D5A" w:rsidRPr="000E47C0" w:rsidRDefault="00197D5A" w:rsidP="006047EC">
            <w:pPr>
              <w:widowControl/>
              <w:spacing w:before="0" w:after="0"/>
              <w:ind w:firstLine="0"/>
              <w:jc w:val="right"/>
              <w:rPr>
                <w:szCs w:val="28"/>
              </w:rPr>
            </w:pPr>
            <w:r w:rsidRPr="000E47C0">
              <w:rPr>
                <w:szCs w:val="28"/>
              </w:rPr>
              <w:t>33.840</w:t>
            </w:r>
          </w:p>
        </w:tc>
        <w:tc>
          <w:tcPr>
            <w:tcW w:w="702" w:type="pct"/>
            <w:tcBorders>
              <w:top w:val="single" w:sz="4" w:space="0" w:color="auto"/>
              <w:left w:val="single" w:sz="4" w:space="0" w:color="auto"/>
              <w:bottom w:val="single" w:sz="4" w:space="0" w:color="auto"/>
              <w:right w:val="single" w:sz="4" w:space="0" w:color="auto"/>
            </w:tcBorders>
            <w:vAlign w:val="center"/>
            <w:hideMark/>
          </w:tcPr>
          <w:p w14:paraId="47381CB2" w14:textId="77777777" w:rsidR="00197D5A" w:rsidRPr="000E47C0" w:rsidRDefault="00197D5A" w:rsidP="006047EC">
            <w:pPr>
              <w:widowControl/>
              <w:spacing w:before="0" w:after="0"/>
              <w:ind w:firstLine="0"/>
              <w:jc w:val="right"/>
              <w:rPr>
                <w:szCs w:val="28"/>
              </w:rPr>
            </w:pPr>
            <w:r w:rsidRPr="000E47C0">
              <w:rPr>
                <w:szCs w:val="28"/>
              </w:rPr>
              <w:t>177.840</w:t>
            </w:r>
          </w:p>
        </w:tc>
      </w:tr>
      <w:tr w:rsidR="000E47C0" w:rsidRPr="000E47C0" w14:paraId="5F859A9D"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1C6744A" w14:textId="77777777" w:rsidR="00197D5A" w:rsidRPr="000E47C0" w:rsidRDefault="00197D5A" w:rsidP="006047EC">
            <w:pPr>
              <w:widowControl/>
              <w:spacing w:before="0" w:after="0"/>
              <w:ind w:firstLine="0"/>
              <w:jc w:val="center"/>
              <w:rPr>
                <w:szCs w:val="28"/>
              </w:rPr>
            </w:pPr>
            <w:r w:rsidRPr="000E47C0">
              <w:rPr>
                <w:szCs w:val="28"/>
              </w:rPr>
              <w:t>6</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0567F255" w14:textId="77777777" w:rsidR="00197D5A" w:rsidRPr="000E47C0" w:rsidRDefault="00197D5A" w:rsidP="006047EC">
            <w:pPr>
              <w:widowControl/>
              <w:spacing w:before="0" w:after="0"/>
              <w:ind w:firstLine="0"/>
              <w:jc w:val="left"/>
              <w:rPr>
                <w:szCs w:val="28"/>
              </w:rPr>
            </w:pPr>
            <w:r w:rsidRPr="000E47C0">
              <w:rPr>
                <w:szCs w:val="28"/>
              </w:rPr>
              <w:t>Nhân viên nghiệp vụ</w:t>
            </w:r>
          </w:p>
        </w:tc>
        <w:tc>
          <w:tcPr>
            <w:tcW w:w="366" w:type="pct"/>
            <w:tcBorders>
              <w:top w:val="single" w:sz="4" w:space="0" w:color="auto"/>
              <w:left w:val="nil"/>
              <w:bottom w:val="single" w:sz="4" w:space="0" w:color="auto"/>
              <w:right w:val="single" w:sz="4" w:space="0" w:color="auto"/>
            </w:tcBorders>
            <w:noWrap/>
            <w:vAlign w:val="center"/>
            <w:hideMark/>
          </w:tcPr>
          <w:p w14:paraId="7FC86A3C"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6A08B50" w14:textId="77777777" w:rsidR="00197D5A" w:rsidRPr="000E47C0" w:rsidRDefault="00197D5A" w:rsidP="006047EC">
            <w:pPr>
              <w:widowControl/>
              <w:spacing w:before="0" w:after="0"/>
              <w:ind w:firstLine="0"/>
              <w:jc w:val="right"/>
              <w:rPr>
                <w:szCs w:val="28"/>
              </w:rPr>
            </w:pPr>
            <w:r w:rsidRPr="000E47C0">
              <w:rPr>
                <w:szCs w:val="28"/>
              </w:rPr>
              <w:t>10.000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80D5E4C" w14:textId="77777777" w:rsidR="00197D5A" w:rsidRPr="000E47C0" w:rsidRDefault="00197D5A" w:rsidP="006047EC">
            <w:pPr>
              <w:widowControl/>
              <w:spacing w:before="0" w:after="0"/>
              <w:ind w:firstLine="0"/>
              <w:jc w:val="right"/>
              <w:rPr>
                <w:szCs w:val="28"/>
              </w:rPr>
            </w:pPr>
            <w:r w:rsidRPr="000E47C0">
              <w:rPr>
                <w:szCs w:val="28"/>
              </w:rPr>
              <w:t>10.000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53E7421B" w14:textId="77777777" w:rsidR="00197D5A" w:rsidRPr="000E47C0" w:rsidRDefault="00197D5A" w:rsidP="006047EC">
            <w:pPr>
              <w:widowControl/>
              <w:spacing w:before="0" w:after="0"/>
              <w:ind w:firstLine="0"/>
              <w:jc w:val="right"/>
              <w:rPr>
                <w:szCs w:val="28"/>
              </w:rPr>
            </w:pPr>
            <w:r w:rsidRPr="000E47C0">
              <w:rPr>
                <w:szCs w:val="28"/>
              </w:rPr>
              <w:t>120.000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69DFDDFF" w14:textId="77777777" w:rsidR="00197D5A" w:rsidRPr="000E47C0" w:rsidRDefault="00197D5A" w:rsidP="006047EC">
            <w:pPr>
              <w:widowControl/>
              <w:spacing w:before="0" w:after="0"/>
              <w:ind w:firstLine="0"/>
              <w:jc w:val="right"/>
              <w:rPr>
                <w:szCs w:val="28"/>
              </w:rPr>
            </w:pPr>
            <w:r w:rsidRPr="000E47C0">
              <w:rPr>
                <w:szCs w:val="28"/>
              </w:rPr>
              <w:t>28.200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4C5477D2" w14:textId="77777777" w:rsidR="00197D5A" w:rsidRPr="000E47C0" w:rsidRDefault="00197D5A" w:rsidP="006047EC">
            <w:pPr>
              <w:widowControl/>
              <w:spacing w:before="0" w:after="0"/>
              <w:ind w:firstLine="0"/>
              <w:jc w:val="right"/>
              <w:rPr>
                <w:szCs w:val="28"/>
              </w:rPr>
            </w:pPr>
            <w:r w:rsidRPr="000E47C0">
              <w:rPr>
                <w:szCs w:val="28"/>
              </w:rPr>
              <w:t>148.200</w:t>
            </w:r>
          </w:p>
        </w:tc>
      </w:tr>
      <w:tr w:rsidR="000E47C0" w:rsidRPr="000E47C0" w14:paraId="16D69B5E"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23896562" w14:textId="77777777" w:rsidR="00197D5A" w:rsidRPr="000E47C0" w:rsidRDefault="00197D5A" w:rsidP="006047EC">
            <w:pPr>
              <w:widowControl/>
              <w:spacing w:before="0" w:after="0"/>
              <w:ind w:firstLine="0"/>
              <w:jc w:val="center"/>
              <w:rPr>
                <w:szCs w:val="28"/>
              </w:rPr>
            </w:pPr>
            <w:r w:rsidRPr="000E47C0">
              <w:rPr>
                <w:szCs w:val="28"/>
              </w:rPr>
              <w:t>7</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69032D1A" w14:textId="77777777" w:rsidR="00197D5A" w:rsidRPr="000E47C0" w:rsidRDefault="00197D5A" w:rsidP="006047EC">
            <w:pPr>
              <w:widowControl/>
              <w:spacing w:before="0" w:after="0"/>
              <w:ind w:firstLine="0"/>
              <w:jc w:val="left"/>
              <w:rPr>
                <w:szCs w:val="28"/>
              </w:rPr>
            </w:pPr>
            <w:r w:rsidRPr="000E47C0">
              <w:rPr>
                <w:szCs w:val="28"/>
              </w:rPr>
              <w:t xml:space="preserve">Nhân viên kỹ thuật, </w:t>
            </w:r>
            <w:r w:rsidRPr="000E47C0">
              <w:rPr>
                <w:szCs w:val="28"/>
              </w:rPr>
              <w:br/>
              <w:t>điện, nước</w:t>
            </w:r>
          </w:p>
        </w:tc>
        <w:tc>
          <w:tcPr>
            <w:tcW w:w="366" w:type="pct"/>
            <w:tcBorders>
              <w:top w:val="single" w:sz="4" w:space="0" w:color="auto"/>
              <w:left w:val="nil"/>
              <w:bottom w:val="single" w:sz="4" w:space="0" w:color="auto"/>
              <w:right w:val="single" w:sz="4" w:space="0" w:color="auto"/>
            </w:tcBorders>
            <w:noWrap/>
            <w:vAlign w:val="center"/>
            <w:hideMark/>
          </w:tcPr>
          <w:p w14:paraId="39E629BE"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DDC3C0F" w14:textId="77777777" w:rsidR="00197D5A" w:rsidRPr="000E47C0" w:rsidRDefault="00197D5A" w:rsidP="006047EC">
            <w:pPr>
              <w:widowControl/>
              <w:spacing w:before="0" w:after="0"/>
              <w:ind w:firstLine="0"/>
              <w:jc w:val="right"/>
              <w:rPr>
                <w:szCs w:val="28"/>
              </w:rPr>
            </w:pPr>
            <w:r w:rsidRPr="000E47C0">
              <w:rPr>
                <w:szCs w:val="28"/>
              </w:rPr>
              <w:t>8.000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4F8E3B8" w14:textId="77777777" w:rsidR="00197D5A" w:rsidRPr="000E47C0" w:rsidRDefault="00197D5A" w:rsidP="006047EC">
            <w:pPr>
              <w:widowControl/>
              <w:spacing w:before="0" w:after="0"/>
              <w:ind w:firstLine="0"/>
              <w:jc w:val="right"/>
              <w:rPr>
                <w:szCs w:val="28"/>
              </w:rPr>
            </w:pPr>
            <w:r w:rsidRPr="000E47C0">
              <w:rPr>
                <w:szCs w:val="28"/>
              </w:rPr>
              <w:t>8.000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2B44BC46" w14:textId="77777777" w:rsidR="00197D5A" w:rsidRPr="000E47C0" w:rsidRDefault="00197D5A" w:rsidP="006047EC">
            <w:pPr>
              <w:widowControl/>
              <w:spacing w:before="0" w:after="0"/>
              <w:ind w:firstLine="0"/>
              <w:jc w:val="right"/>
              <w:rPr>
                <w:szCs w:val="28"/>
              </w:rPr>
            </w:pPr>
            <w:r w:rsidRPr="000E47C0">
              <w:rPr>
                <w:szCs w:val="28"/>
              </w:rPr>
              <w:t>96.000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06F78646" w14:textId="77777777" w:rsidR="00197D5A" w:rsidRPr="000E47C0" w:rsidRDefault="00197D5A" w:rsidP="006047EC">
            <w:pPr>
              <w:widowControl/>
              <w:spacing w:before="0" w:after="0"/>
              <w:ind w:firstLine="0"/>
              <w:jc w:val="right"/>
              <w:rPr>
                <w:szCs w:val="28"/>
              </w:rPr>
            </w:pPr>
            <w:r w:rsidRPr="000E47C0">
              <w:rPr>
                <w:szCs w:val="28"/>
              </w:rPr>
              <w:t>22.560</w:t>
            </w:r>
          </w:p>
        </w:tc>
        <w:tc>
          <w:tcPr>
            <w:tcW w:w="702" w:type="pct"/>
            <w:tcBorders>
              <w:top w:val="single" w:sz="4" w:space="0" w:color="auto"/>
              <w:left w:val="single" w:sz="4" w:space="0" w:color="auto"/>
              <w:bottom w:val="single" w:sz="4" w:space="0" w:color="auto"/>
              <w:right w:val="single" w:sz="4" w:space="0" w:color="auto"/>
            </w:tcBorders>
            <w:vAlign w:val="center"/>
            <w:hideMark/>
          </w:tcPr>
          <w:p w14:paraId="60E6F1C9" w14:textId="77777777" w:rsidR="00197D5A" w:rsidRPr="000E47C0" w:rsidRDefault="00197D5A" w:rsidP="006047EC">
            <w:pPr>
              <w:widowControl/>
              <w:spacing w:before="0" w:after="0"/>
              <w:ind w:firstLine="0"/>
              <w:jc w:val="right"/>
              <w:rPr>
                <w:szCs w:val="28"/>
              </w:rPr>
            </w:pPr>
            <w:r w:rsidRPr="000E47C0">
              <w:rPr>
                <w:szCs w:val="28"/>
              </w:rPr>
              <w:t>118.560</w:t>
            </w:r>
          </w:p>
        </w:tc>
      </w:tr>
      <w:tr w:rsidR="000E47C0" w:rsidRPr="000E47C0" w14:paraId="519CD072"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213157A" w14:textId="77777777" w:rsidR="00197D5A" w:rsidRPr="000E47C0" w:rsidRDefault="00197D5A" w:rsidP="006047EC">
            <w:pPr>
              <w:widowControl/>
              <w:spacing w:before="0" w:after="0"/>
              <w:ind w:firstLine="0"/>
              <w:jc w:val="center"/>
              <w:rPr>
                <w:szCs w:val="28"/>
              </w:rPr>
            </w:pPr>
            <w:r w:rsidRPr="000E47C0">
              <w:rPr>
                <w:szCs w:val="28"/>
              </w:rPr>
              <w:t>8</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712BC93A" w14:textId="77777777" w:rsidR="00197D5A" w:rsidRPr="000E47C0" w:rsidRDefault="00197D5A" w:rsidP="006047EC">
            <w:pPr>
              <w:widowControl/>
              <w:spacing w:before="0" w:after="0"/>
              <w:ind w:firstLine="0"/>
              <w:jc w:val="left"/>
              <w:rPr>
                <w:szCs w:val="28"/>
              </w:rPr>
            </w:pPr>
            <w:r w:rsidRPr="000E47C0">
              <w:rPr>
                <w:szCs w:val="28"/>
              </w:rPr>
              <w:t>Nhân viên Bảo vệ</w:t>
            </w:r>
          </w:p>
        </w:tc>
        <w:tc>
          <w:tcPr>
            <w:tcW w:w="366" w:type="pct"/>
            <w:tcBorders>
              <w:top w:val="single" w:sz="4" w:space="0" w:color="auto"/>
              <w:left w:val="nil"/>
              <w:bottom w:val="single" w:sz="4" w:space="0" w:color="auto"/>
              <w:right w:val="single" w:sz="4" w:space="0" w:color="auto"/>
            </w:tcBorders>
            <w:noWrap/>
            <w:vAlign w:val="center"/>
            <w:hideMark/>
          </w:tcPr>
          <w:p w14:paraId="37D3A318"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D248E49" w14:textId="77777777" w:rsidR="00197D5A" w:rsidRPr="000E47C0" w:rsidRDefault="00197D5A" w:rsidP="006047EC">
            <w:pPr>
              <w:widowControl/>
              <w:spacing w:before="0" w:after="0"/>
              <w:ind w:firstLine="0"/>
              <w:jc w:val="right"/>
              <w:rPr>
                <w:szCs w:val="28"/>
              </w:rPr>
            </w:pPr>
            <w:r w:rsidRPr="000E47C0">
              <w:rPr>
                <w:szCs w:val="28"/>
              </w:rPr>
              <w:t>6.000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E7353B3" w14:textId="77777777" w:rsidR="00197D5A" w:rsidRPr="000E47C0" w:rsidRDefault="00197D5A" w:rsidP="006047EC">
            <w:pPr>
              <w:widowControl/>
              <w:spacing w:before="0" w:after="0"/>
              <w:ind w:firstLine="0"/>
              <w:jc w:val="right"/>
              <w:rPr>
                <w:szCs w:val="28"/>
              </w:rPr>
            </w:pPr>
            <w:r w:rsidRPr="000E47C0">
              <w:rPr>
                <w:szCs w:val="28"/>
              </w:rPr>
              <w:t>6.000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795EB0F2" w14:textId="77777777" w:rsidR="00197D5A" w:rsidRPr="000E47C0" w:rsidRDefault="00197D5A" w:rsidP="006047EC">
            <w:pPr>
              <w:widowControl/>
              <w:spacing w:before="0" w:after="0"/>
              <w:ind w:firstLine="0"/>
              <w:jc w:val="right"/>
              <w:rPr>
                <w:szCs w:val="28"/>
              </w:rPr>
            </w:pPr>
            <w:r w:rsidRPr="000E47C0">
              <w:rPr>
                <w:szCs w:val="28"/>
              </w:rPr>
              <w:t>72.000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40B73996" w14:textId="77777777" w:rsidR="00197D5A" w:rsidRPr="000E47C0" w:rsidRDefault="00197D5A" w:rsidP="006047EC">
            <w:pPr>
              <w:widowControl/>
              <w:spacing w:before="0" w:after="0"/>
              <w:ind w:firstLine="0"/>
              <w:jc w:val="right"/>
              <w:rPr>
                <w:szCs w:val="28"/>
              </w:rPr>
            </w:pPr>
            <w:r w:rsidRPr="000E47C0">
              <w:rPr>
                <w:szCs w:val="28"/>
              </w:rPr>
              <w:t>16.920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0290B21" w14:textId="77777777" w:rsidR="00197D5A" w:rsidRPr="000E47C0" w:rsidRDefault="00197D5A" w:rsidP="006047EC">
            <w:pPr>
              <w:widowControl/>
              <w:spacing w:before="0" w:after="0"/>
              <w:ind w:firstLine="0"/>
              <w:jc w:val="right"/>
              <w:rPr>
                <w:szCs w:val="28"/>
              </w:rPr>
            </w:pPr>
            <w:r w:rsidRPr="000E47C0">
              <w:rPr>
                <w:szCs w:val="28"/>
              </w:rPr>
              <w:t>88.920</w:t>
            </w:r>
          </w:p>
        </w:tc>
      </w:tr>
      <w:tr w:rsidR="000E47C0" w:rsidRPr="000E47C0" w14:paraId="5E3111DE" w14:textId="77777777" w:rsidTr="006047EC">
        <w:trPr>
          <w:cantSplit/>
          <w:trHeight w:val="375"/>
          <w:jc w:val="center"/>
        </w:trPr>
        <w:tc>
          <w:tcPr>
            <w:tcW w:w="217" w:type="pct"/>
            <w:tcBorders>
              <w:top w:val="nil"/>
              <w:left w:val="single" w:sz="4" w:space="0" w:color="auto"/>
              <w:bottom w:val="single" w:sz="4" w:space="0" w:color="auto"/>
              <w:right w:val="single" w:sz="4" w:space="0" w:color="auto"/>
            </w:tcBorders>
            <w:vAlign w:val="center"/>
            <w:hideMark/>
          </w:tcPr>
          <w:p w14:paraId="07F58EFE" w14:textId="77777777" w:rsidR="00197D5A" w:rsidRPr="000E47C0" w:rsidRDefault="00197D5A" w:rsidP="006047EC">
            <w:pPr>
              <w:widowControl/>
              <w:spacing w:before="0" w:after="0"/>
              <w:ind w:firstLine="0"/>
              <w:jc w:val="center"/>
              <w:rPr>
                <w:b/>
                <w:bCs/>
                <w:szCs w:val="28"/>
              </w:rPr>
            </w:pPr>
            <w:r w:rsidRPr="000E47C0">
              <w:rPr>
                <w:b/>
                <w:bCs/>
                <w:szCs w:val="28"/>
              </w:rPr>
              <w:t> </w:t>
            </w:r>
          </w:p>
        </w:tc>
        <w:tc>
          <w:tcPr>
            <w:tcW w:w="1009" w:type="pct"/>
            <w:tcBorders>
              <w:top w:val="nil"/>
              <w:left w:val="nil"/>
              <w:bottom w:val="single" w:sz="4" w:space="0" w:color="auto"/>
              <w:right w:val="single" w:sz="4" w:space="0" w:color="auto"/>
            </w:tcBorders>
            <w:noWrap/>
            <w:vAlign w:val="center"/>
            <w:hideMark/>
          </w:tcPr>
          <w:p w14:paraId="727B5720" w14:textId="77777777" w:rsidR="00197D5A" w:rsidRPr="000E47C0" w:rsidRDefault="00197D5A" w:rsidP="006047EC">
            <w:pPr>
              <w:widowControl/>
              <w:spacing w:before="0" w:after="0"/>
              <w:ind w:firstLine="0"/>
              <w:jc w:val="center"/>
              <w:rPr>
                <w:b/>
                <w:bCs/>
                <w:szCs w:val="28"/>
              </w:rPr>
            </w:pPr>
            <w:r w:rsidRPr="000E47C0">
              <w:rPr>
                <w:b/>
                <w:bCs/>
                <w:szCs w:val="28"/>
              </w:rPr>
              <w:t>TỔNG</w:t>
            </w:r>
          </w:p>
        </w:tc>
        <w:tc>
          <w:tcPr>
            <w:tcW w:w="366" w:type="pct"/>
            <w:tcBorders>
              <w:top w:val="single" w:sz="4" w:space="0" w:color="auto"/>
              <w:left w:val="nil"/>
              <w:bottom w:val="single" w:sz="4" w:space="0" w:color="auto"/>
              <w:right w:val="single" w:sz="4" w:space="0" w:color="auto"/>
            </w:tcBorders>
            <w:shd w:val="clear" w:color="000000" w:fill="auto"/>
            <w:noWrap/>
            <w:vAlign w:val="center"/>
            <w:hideMark/>
          </w:tcPr>
          <w:p w14:paraId="00CA50F4" w14:textId="77777777" w:rsidR="00197D5A" w:rsidRPr="000E47C0" w:rsidRDefault="00197D5A" w:rsidP="006047EC">
            <w:pPr>
              <w:widowControl/>
              <w:spacing w:before="0" w:after="0"/>
              <w:ind w:firstLine="0"/>
              <w:jc w:val="center"/>
              <w:rPr>
                <w:b/>
                <w:bCs/>
                <w:szCs w:val="28"/>
              </w:rPr>
            </w:pPr>
            <w:r w:rsidRPr="000E47C0">
              <w:rPr>
                <w:b/>
                <w:bCs/>
                <w:szCs w:val="28"/>
              </w:rPr>
              <w:t>11</w:t>
            </w:r>
          </w:p>
        </w:tc>
        <w:tc>
          <w:tcPr>
            <w:tcW w:w="574"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C904A86" w14:textId="77777777" w:rsidR="00197D5A" w:rsidRPr="000E47C0" w:rsidRDefault="00197D5A" w:rsidP="006047EC">
            <w:pPr>
              <w:widowControl/>
              <w:spacing w:before="0" w:after="0"/>
              <w:ind w:firstLine="0"/>
              <w:jc w:val="center"/>
              <w:rPr>
                <w:b/>
                <w:bCs/>
                <w:szCs w:val="28"/>
              </w:rPr>
            </w:pPr>
            <w:r w:rsidRPr="000E47C0">
              <w:rPr>
                <w:b/>
                <w:bCs/>
                <w:szCs w:val="28"/>
              </w:rPr>
              <w:t>114.000</w:t>
            </w:r>
          </w:p>
        </w:tc>
        <w:tc>
          <w:tcPr>
            <w:tcW w:w="693"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687E51F" w14:textId="77777777" w:rsidR="00197D5A" w:rsidRPr="000E47C0" w:rsidRDefault="00197D5A" w:rsidP="006047EC">
            <w:pPr>
              <w:widowControl/>
              <w:spacing w:before="0" w:after="0"/>
              <w:ind w:firstLine="0"/>
              <w:jc w:val="center"/>
              <w:rPr>
                <w:b/>
                <w:bCs/>
                <w:szCs w:val="28"/>
              </w:rPr>
            </w:pPr>
            <w:r w:rsidRPr="000E47C0">
              <w:rPr>
                <w:b/>
                <w:bCs/>
                <w:szCs w:val="28"/>
              </w:rPr>
              <w:t>162.000</w:t>
            </w:r>
          </w:p>
        </w:tc>
        <w:tc>
          <w:tcPr>
            <w:tcW w:w="654"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566DD7F6" w14:textId="77777777" w:rsidR="00197D5A" w:rsidRPr="000E47C0" w:rsidRDefault="00197D5A" w:rsidP="006047EC">
            <w:pPr>
              <w:widowControl/>
              <w:spacing w:before="0" w:after="0"/>
              <w:ind w:firstLine="0"/>
              <w:jc w:val="center"/>
              <w:rPr>
                <w:b/>
                <w:bCs/>
                <w:szCs w:val="28"/>
              </w:rPr>
            </w:pPr>
            <w:r w:rsidRPr="000E47C0">
              <w:rPr>
                <w:b/>
                <w:bCs/>
                <w:szCs w:val="28"/>
              </w:rPr>
              <w:t>1.944.000</w:t>
            </w:r>
          </w:p>
        </w:tc>
        <w:tc>
          <w:tcPr>
            <w:tcW w:w="783"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4F02E264" w14:textId="77777777" w:rsidR="00197D5A" w:rsidRPr="000E47C0" w:rsidRDefault="00197D5A" w:rsidP="006047EC">
            <w:pPr>
              <w:widowControl/>
              <w:spacing w:before="0" w:after="0"/>
              <w:ind w:firstLine="0"/>
              <w:jc w:val="center"/>
              <w:rPr>
                <w:b/>
                <w:bCs/>
                <w:szCs w:val="28"/>
              </w:rPr>
            </w:pPr>
            <w:r w:rsidRPr="000E47C0">
              <w:rPr>
                <w:b/>
                <w:bCs/>
                <w:szCs w:val="28"/>
              </w:rPr>
              <w:t>456.840</w:t>
            </w:r>
          </w:p>
        </w:tc>
        <w:tc>
          <w:tcPr>
            <w:tcW w:w="702"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CB3F0FE" w14:textId="77777777" w:rsidR="00197D5A" w:rsidRPr="000E47C0" w:rsidRDefault="00197D5A" w:rsidP="006047EC">
            <w:pPr>
              <w:widowControl/>
              <w:spacing w:before="0" w:after="0"/>
              <w:ind w:firstLine="0"/>
              <w:jc w:val="center"/>
              <w:rPr>
                <w:b/>
                <w:bCs/>
                <w:szCs w:val="28"/>
              </w:rPr>
            </w:pPr>
            <w:r w:rsidRPr="000E47C0">
              <w:rPr>
                <w:b/>
                <w:bCs/>
                <w:szCs w:val="28"/>
              </w:rPr>
              <w:t>2.400.840</w:t>
            </w:r>
          </w:p>
        </w:tc>
      </w:tr>
    </w:tbl>
    <w:p w14:paraId="1B876A6F"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 Giả định mức tăng lương hàng năm (khoán doanh thu):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1594"/>
        <w:gridCol w:w="1602"/>
        <w:gridCol w:w="1168"/>
        <w:gridCol w:w="1168"/>
        <w:gridCol w:w="1168"/>
        <w:gridCol w:w="1168"/>
        <w:gridCol w:w="1168"/>
        <w:gridCol w:w="1168"/>
        <w:gridCol w:w="1168"/>
        <w:gridCol w:w="1156"/>
      </w:tblGrid>
      <w:tr w:rsidR="000E47C0" w:rsidRPr="000E47C0" w14:paraId="21214FDB" w14:textId="77777777" w:rsidTr="006047EC">
        <w:trPr>
          <w:trHeight w:val="479"/>
          <w:tblHeader/>
          <w:jc w:val="center"/>
        </w:trPr>
        <w:tc>
          <w:tcPr>
            <w:tcW w:w="698" w:type="pct"/>
            <w:vAlign w:val="center"/>
            <w:hideMark/>
          </w:tcPr>
          <w:p w14:paraId="350AF6AC" w14:textId="77777777" w:rsidR="00197D5A" w:rsidRPr="000E47C0" w:rsidRDefault="00197D5A" w:rsidP="006047EC">
            <w:pPr>
              <w:widowControl/>
              <w:spacing w:before="0" w:after="0"/>
              <w:ind w:firstLine="0"/>
              <w:jc w:val="center"/>
              <w:rPr>
                <w:b/>
                <w:bCs/>
                <w:szCs w:val="28"/>
              </w:rPr>
            </w:pPr>
            <w:r w:rsidRPr="000E47C0">
              <w:rPr>
                <w:b/>
                <w:bCs/>
                <w:szCs w:val="28"/>
              </w:rPr>
              <w:t>Nội dung (quỹ lương năm 1–3 cố định; từ năm 4 theo tỷ lệ tổng doanh thu so với năm 3)</w:t>
            </w:r>
          </w:p>
        </w:tc>
        <w:tc>
          <w:tcPr>
            <w:tcW w:w="547" w:type="pct"/>
            <w:vAlign w:val="center"/>
            <w:hideMark/>
          </w:tcPr>
          <w:p w14:paraId="00A5EFDE" w14:textId="77777777" w:rsidR="00197D5A" w:rsidRPr="000E47C0" w:rsidRDefault="00197D5A" w:rsidP="006047EC">
            <w:pPr>
              <w:widowControl/>
              <w:spacing w:before="0" w:after="0"/>
              <w:ind w:firstLine="0"/>
              <w:jc w:val="center"/>
              <w:rPr>
                <w:b/>
                <w:bCs/>
                <w:szCs w:val="28"/>
              </w:rPr>
            </w:pPr>
            <w:r w:rsidRPr="000E47C0">
              <w:rPr>
                <w:b/>
                <w:bCs/>
                <w:szCs w:val="28"/>
              </w:rPr>
              <w:t>Năm 1</w:t>
            </w:r>
          </w:p>
        </w:tc>
        <w:tc>
          <w:tcPr>
            <w:tcW w:w="550" w:type="pct"/>
            <w:vAlign w:val="center"/>
            <w:hideMark/>
          </w:tcPr>
          <w:p w14:paraId="78EFC0C8" w14:textId="77777777" w:rsidR="00197D5A" w:rsidRPr="000E47C0" w:rsidRDefault="00197D5A" w:rsidP="006047EC">
            <w:pPr>
              <w:widowControl/>
              <w:spacing w:before="0" w:after="0"/>
              <w:ind w:firstLine="0"/>
              <w:jc w:val="center"/>
              <w:rPr>
                <w:b/>
                <w:bCs/>
                <w:szCs w:val="28"/>
              </w:rPr>
            </w:pPr>
            <w:r w:rsidRPr="000E47C0">
              <w:rPr>
                <w:b/>
                <w:bCs/>
                <w:szCs w:val="28"/>
              </w:rPr>
              <w:t>Năm 2</w:t>
            </w:r>
          </w:p>
        </w:tc>
        <w:tc>
          <w:tcPr>
            <w:tcW w:w="401" w:type="pct"/>
            <w:vAlign w:val="center"/>
            <w:hideMark/>
          </w:tcPr>
          <w:p w14:paraId="20C3AE26" w14:textId="77777777" w:rsidR="00197D5A" w:rsidRPr="000E47C0" w:rsidRDefault="00197D5A" w:rsidP="006047EC">
            <w:pPr>
              <w:widowControl/>
              <w:spacing w:before="0" w:after="0"/>
              <w:ind w:firstLine="0"/>
              <w:jc w:val="center"/>
              <w:rPr>
                <w:b/>
                <w:bCs/>
                <w:szCs w:val="28"/>
              </w:rPr>
            </w:pPr>
            <w:r w:rsidRPr="000E47C0">
              <w:rPr>
                <w:b/>
                <w:bCs/>
                <w:szCs w:val="28"/>
              </w:rPr>
              <w:t>Năm 3</w:t>
            </w:r>
          </w:p>
        </w:tc>
        <w:tc>
          <w:tcPr>
            <w:tcW w:w="401" w:type="pct"/>
            <w:vAlign w:val="center"/>
            <w:hideMark/>
          </w:tcPr>
          <w:p w14:paraId="0DFC9FA1" w14:textId="77777777" w:rsidR="00197D5A" w:rsidRPr="000E47C0" w:rsidRDefault="00197D5A" w:rsidP="006047EC">
            <w:pPr>
              <w:widowControl/>
              <w:spacing w:before="0" w:after="0"/>
              <w:ind w:firstLine="0"/>
              <w:jc w:val="center"/>
              <w:rPr>
                <w:b/>
                <w:bCs/>
                <w:szCs w:val="28"/>
              </w:rPr>
            </w:pPr>
            <w:r w:rsidRPr="000E47C0">
              <w:rPr>
                <w:b/>
                <w:bCs/>
                <w:szCs w:val="28"/>
              </w:rPr>
              <w:t>Năm 4</w:t>
            </w:r>
          </w:p>
        </w:tc>
        <w:tc>
          <w:tcPr>
            <w:tcW w:w="401" w:type="pct"/>
            <w:vAlign w:val="center"/>
            <w:hideMark/>
          </w:tcPr>
          <w:p w14:paraId="2F84A354" w14:textId="77777777" w:rsidR="00197D5A" w:rsidRPr="000E47C0" w:rsidRDefault="00197D5A" w:rsidP="006047EC">
            <w:pPr>
              <w:widowControl/>
              <w:spacing w:before="0" w:after="0"/>
              <w:ind w:firstLine="0"/>
              <w:jc w:val="center"/>
              <w:rPr>
                <w:b/>
                <w:bCs/>
                <w:szCs w:val="28"/>
              </w:rPr>
            </w:pPr>
            <w:r w:rsidRPr="000E47C0">
              <w:rPr>
                <w:b/>
                <w:bCs/>
                <w:szCs w:val="28"/>
              </w:rPr>
              <w:t>Năm 5</w:t>
            </w:r>
          </w:p>
        </w:tc>
        <w:tc>
          <w:tcPr>
            <w:tcW w:w="401" w:type="pct"/>
            <w:vAlign w:val="center"/>
            <w:hideMark/>
          </w:tcPr>
          <w:p w14:paraId="0E7A9E11" w14:textId="77777777" w:rsidR="00197D5A" w:rsidRPr="000E47C0" w:rsidRDefault="00197D5A" w:rsidP="006047EC">
            <w:pPr>
              <w:widowControl/>
              <w:spacing w:before="0" w:after="0"/>
              <w:ind w:firstLine="0"/>
              <w:jc w:val="center"/>
              <w:rPr>
                <w:b/>
                <w:bCs/>
                <w:szCs w:val="28"/>
              </w:rPr>
            </w:pPr>
            <w:r w:rsidRPr="000E47C0">
              <w:rPr>
                <w:b/>
                <w:bCs/>
                <w:szCs w:val="28"/>
              </w:rPr>
              <w:t>Năm 6</w:t>
            </w:r>
          </w:p>
        </w:tc>
        <w:tc>
          <w:tcPr>
            <w:tcW w:w="401" w:type="pct"/>
            <w:vAlign w:val="center"/>
            <w:hideMark/>
          </w:tcPr>
          <w:p w14:paraId="110EAFC5" w14:textId="77777777" w:rsidR="00197D5A" w:rsidRPr="000E47C0" w:rsidRDefault="00197D5A" w:rsidP="006047EC">
            <w:pPr>
              <w:widowControl/>
              <w:spacing w:before="0" w:after="0"/>
              <w:ind w:firstLine="0"/>
              <w:jc w:val="center"/>
              <w:rPr>
                <w:b/>
                <w:bCs/>
                <w:szCs w:val="28"/>
              </w:rPr>
            </w:pPr>
            <w:r w:rsidRPr="000E47C0">
              <w:rPr>
                <w:b/>
                <w:bCs/>
                <w:szCs w:val="28"/>
              </w:rPr>
              <w:t>Năm 7</w:t>
            </w:r>
          </w:p>
        </w:tc>
        <w:tc>
          <w:tcPr>
            <w:tcW w:w="401" w:type="pct"/>
            <w:vAlign w:val="center"/>
            <w:hideMark/>
          </w:tcPr>
          <w:p w14:paraId="7B79D7E1" w14:textId="77777777" w:rsidR="00197D5A" w:rsidRPr="000E47C0" w:rsidRDefault="00197D5A" w:rsidP="006047EC">
            <w:pPr>
              <w:widowControl/>
              <w:spacing w:before="0" w:after="0"/>
              <w:ind w:firstLine="0"/>
              <w:jc w:val="center"/>
              <w:rPr>
                <w:b/>
                <w:bCs/>
                <w:szCs w:val="28"/>
              </w:rPr>
            </w:pPr>
            <w:r w:rsidRPr="000E47C0">
              <w:rPr>
                <w:b/>
                <w:bCs/>
                <w:szCs w:val="28"/>
              </w:rPr>
              <w:t>Năm 8</w:t>
            </w:r>
          </w:p>
        </w:tc>
        <w:tc>
          <w:tcPr>
            <w:tcW w:w="401" w:type="pct"/>
            <w:vAlign w:val="center"/>
            <w:hideMark/>
          </w:tcPr>
          <w:p w14:paraId="0C5BBF3D" w14:textId="77777777" w:rsidR="00197D5A" w:rsidRPr="000E47C0" w:rsidRDefault="00197D5A" w:rsidP="006047EC">
            <w:pPr>
              <w:widowControl/>
              <w:spacing w:before="0" w:after="0"/>
              <w:ind w:firstLine="0"/>
              <w:jc w:val="center"/>
              <w:rPr>
                <w:b/>
                <w:bCs/>
                <w:szCs w:val="28"/>
              </w:rPr>
            </w:pPr>
            <w:r w:rsidRPr="000E47C0">
              <w:rPr>
                <w:b/>
                <w:bCs/>
                <w:szCs w:val="28"/>
              </w:rPr>
              <w:t>Năm 9</w:t>
            </w:r>
          </w:p>
        </w:tc>
        <w:tc>
          <w:tcPr>
            <w:tcW w:w="397" w:type="pct"/>
            <w:vAlign w:val="center"/>
            <w:hideMark/>
          </w:tcPr>
          <w:p w14:paraId="36C43B3C" w14:textId="77777777" w:rsidR="00197D5A" w:rsidRPr="000E47C0" w:rsidRDefault="00197D5A" w:rsidP="006047EC">
            <w:pPr>
              <w:widowControl/>
              <w:spacing w:before="0" w:after="0"/>
              <w:ind w:firstLine="0"/>
              <w:jc w:val="center"/>
              <w:rPr>
                <w:b/>
                <w:bCs/>
                <w:szCs w:val="28"/>
              </w:rPr>
            </w:pPr>
            <w:r w:rsidRPr="000E47C0">
              <w:rPr>
                <w:b/>
                <w:bCs/>
                <w:szCs w:val="28"/>
              </w:rPr>
              <w:t>Năm 10</w:t>
            </w:r>
          </w:p>
        </w:tc>
      </w:tr>
      <w:tr w:rsidR="000E47C0" w:rsidRPr="000E47C0" w14:paraId="44D0D870" w14:textId="77777777" w:rsidTr="006047EC">
        <w:trPr>
          <w:trHeight w:val="375"/>
          <w:jc w:val="center"/>
        </w:trPr>
        <w:tc>
          <w:tcPr>
            <w:tcW w:w="698" w:type="pct"/>
            <w:vAlign w:val="center"/>
            <w:hideMark/>
          </w:tcPr>
          <w:p w14:paraId="16013CFC" w14:textId="77777777" w:rsidR="00197D5A" w:rsidRPr="000E47C0" w:rsidRDefault="00197D5A" w:rsidP="006047EC">
            <w:pPr>
              <w:widowControl/>
              <w:spacing w:before="0" w:after="0"/>
              <w:ind w:firstLine="0"/>
              <w:jc w:val="center"/>
              <w:rPr>
                <w:b/>
                <w:bCs/>
                <w:szCs w:val="28"/>
              </w:rPr>
            </w:pPr>
            <w:r w:rsidRPr="000E47C0">
              <w:rPr>
                <w:b/>
                <w:bCs/>
                <w:szCs w:val="28"/>
              </w:rPr>
              <w:t>Hệ số tăng</w:t>
            </w:r>
          </w:p>
        </w:tc>
        <w:tc>
          <w:tcPr>
            <w:tcW w:w="547" w:type="pct"/>
            <w:vAlign w:val="center"/>
          </w:tcPr>
          <w:p w14:paraId="488D3A68" w14:textId="77777777" w:rsidR="00197D5A" w:rsidRPr="000E47C0" w:rsidRDefault="00197D5A" w:rsidP="006047EC">
            <w:pPr>
              <w:widowControl/>
              <w:spacing w:before="0" w:after="0"/>
              <w:ind w:firstLine="0"/>
              <w:jc w:val="center"/>
              <w:rPr>
                <w:szCs w:val="28"/>
              </w:rPr>
            </w:pPr>
            <w:r w:rsidRPr="000E47C0">
              <w:rPr>
                <w:szCs w:val="28"/>
              </w:rPr>
              <w:t>1,00</w:t>
            </w:r>
          </w:p>
        </w:tc>
        <w:tc>
          <w:tcPr>
            <w:tcW w:w="550" w:type="pct"/>
            <w:vAlign w:val="center"/>
          </w:tcPr>
          <w:p w14:paraId="6D067DB9" w14:textId="77777777" w:rsidR="00197D5A" w:rsidRPr="000E47C0" w:rsidRDefault="00197D5A" w:rsidP="006047EC">
            <w:pPr>
              <w:widowControl/>
              <w:spacing w:before="0" w:after="0"/>
              <w:ind w:firstLine="0"/>
              <w:jc w:val="center"/>
              <w:rPr>
                <w:szCs w:val="28"/>
              </w:rPr>
            </w:pPr>
            <w:r w:rsidRPr="000E47C0">
              <w:rPr>
                <w:szCs w:val="28"/>
              </w:rPr>
              <w:t>1,00</w:t>
            </w:r>
          </w:p>
        </w:tc>
        <w:tc>
          <w:tcPr>
            <w:tcW w:w="401" w:type="pct"/>
            <w:vAlign w:val="center"/>
          </w:tcPr>
          <w:p w14:paraId="2D120929" w14:textId="77777777" w:rsidR="00197D5A" w:rsidRPr="000E47C0" w:rsidRDefault="00197D5A" w:rsidP="006047EC">
            <w:pPr>
              <w:widowControl/>
              <w:spacing w:before="0" w:after="0"/>
              <w:ind w:firstLine="0"/>
              <w:jc w:val="center"/>
              <w:rPr>
                <w:szCs w:val="28"/>
              </w:rPr>
            </w:pPr>
            <w:r w:rsidRPr="000E47C0">
              <w:rPr>
                <w:szCs w:val="28"/>
              </w:rPr>
              <w:t>1,00</w:t>
            </w:r>
          </w:p>
        </w:tc>
        <w:tc>
          <w:tcPr>
            <w:tcW w:w="401" w:type="pct"/>
            <w:vAlign w:val="center"/>
          </w:tcPr>
          <w:p w14:paraId="27F6338D" w14:textId="77777777" w:rsidR="00197D5A" w:rsidRPr="000E47C0" w:rsidRDefault="00197D5A" w:rsidP="006047EC">
            <w:pPr>
              <w:widowControl/>
              <w:spacing w:before="0" w:after="0"/>
              <w:ind w:firstLine="0"/>
              <w:jc w:val="center"/>
              <w:rPr>
                <w:szCs w:val="28"/>
              </w:rPr>
            </w:pPr>
            <w:r w:rsidRPr="000E47C0">
              <w:rPr>
                <w:szCs w:val="28"/>
              </w:rPr>
              <w:t>1,01</w:t>
            </w:r>
          </w:p>
        </w:tc>
        <w:tc>
          <w:tcPr>
            <w:tcW w:w="401" w:type="pct"/>
            <w:vAlign w:val="center"/>
          </w:tcPr>
          <w:p w14:paraId="2B2470E8" w14:textId="77777777" w:rsidR="00197D5A" w:rsidRPr="000E47C0" w:rsidRDefault="00197D5A" w:rsidP="006047EC">
            <w:pPr>
              <w:widowControl/>
              <w:spacing w:before="0" w:after="0"/>
              <w:ind w:firstLine="0"/>
              <w:jc w:val="center"/>
              <w:rPr>
                <w:szCs w:val="28"/>
              </w:rPr>
            </w:pPr>
            <w:r w:rsidRPr="000E47C0">
              <w:rPr>
                <w:szCs w:val="28"/>
              </w:rPr>
              <w:t>1,02</w:t>
            </w:r>
          </w:p>
        </w:tc>
        <w:tc>
          <w:tcPr>
            <w:tcW w:w="401" w:type="pct"/>
            <w:vAlign w:val="center"/>
          </w:tcPr>
          <w:p w14:paraId="300C2F1A" w14:textId="77777777" w:rsidR="00197D5A" w:rsidRPr="000E47C0" w:rsidRDefault="00197D5A" w:rsidP="006047EC">
            <w:pPr>
              <w:widowControl/>
              <w:spacing w:before="0" w:after="0"/>
              <w:ind w:firstLine="0"/>
              <w:jc w:val="center"/>
              <w:rPr>
                <w:szCs w:val="28"/>
              </w:rPr>
            </w:pPr>
            <w:r w:rsidRPr="000E47C0">
              <w:rPr>
                <w:szCs w:val="28"/>
              </w:rPr>
              <w:t>1,11</w:t>
            </w:r>
          </w:p>
        </w:tc>
        <w:tc>
          <w:tcPr>
            <w:tcW w:w="401" w:type="pct"/>
            <w:vAlign w:val="center"/>
          </w:tcPr>
          <w:p w14:paraId="5E77C279" w14:textId="77777777" w:rsidR="00197D5A" w:rsidRPr="000E47C0" w:rsidRDefault="00197D5A" w:rsidP="006047EC">
            <w:pPr>
              <w:widowControl/>
              <w:spacing w:before="0" w:after="0"/>
              <w:ind w:firstLine="0"/>
              <w:jc w:val="center"/>
              <w:rPr>
                <w:szCs w:val="28"/>
              </w:rPr>
            </w:pPr>
            <w:r w:rsidRPr="000E47C0">
              <w:rPr>
                <w:szCs w:val="28"/>
              </w:rPr>
              <w:t>1,12</w:t>
            </w:r>
          </w:p>
        </w:tc>
        <w:tc>
          <w:tcPr>
            <w:tcW w:w="401" w:type="pct"/>
            <w:vAlign w:val="center"/>
          </w:tcPr>
          <w:p w14:paraId="336C877B" w14:textId="77777777" w:rsidR="00197D5A" w:rsidRPr="000E47C0" w:rsidRDefault="00197D5A" w:rsidP="006047EC">
            <w:pPr>
              <w:widowControl/>
              <w:spacing w:before="0" w:after="0"/>
              <w:ind w:firstLine="0"/>
              <w:jc w:val="center"/>
              <w:rPr>
                <w:szCs w:val="28"/>
              </w:rPr>
            </w:pPr>
            <w:r w:rsidRPr="000E47C0">
              <w:rPr>
                <w:szCs w:val="28"/>
              </w:rPr>
              <w:t>1,12</w:t>
            </w:r>
          </w:p>
        </w:tc>
        <w:tc>
          <w:tcPr>
            <w:tcW w:w="401" w:type="pct"/>
            <w:vAlign w:val="center"/>
          </w:tcPr>
          <w:p w14:paraId="65964642" w14:textId="77777777" w:rsidR="00197D5A" w:rsidRPr="000E47C0" w:rsidRDefault="00197D5A" w:rsidP="006047EC">
            <w:pPr>
              <w:widowControl/>
              <w:spacing w:before="0" w:after="0"/>
              <w:ind w:firstLine="0"/>
              <w:jc w:val="center"/>
              <w:rPr>
                <w:szCs w:val="28"/>
              </w:rPr>
            </w:pPr>
            <w:r w:rsidRPr="000E47C0">
              <w:rPr>
                <w:szCs w:val="28"/>
              </w:rPr>
              <w:t>1,12</w:t>
            </w:r>
          </w:p>
        </w:tc>
        <w:tc>
          <w:tcPr>
            <w:tcW w:w="397" w:type="pct"/>
            <w:vAlign w:val="center"/>
          </w:tcPr>
          <w:p w14:paraId="5112443E" w14:textId="77777777" w:rsidR="00197D5A" w:rsidRPr="000E47C0" w:rsidRDefault="00197D5A" w:rsidP="006047EC">
            <w:pPr>
              <w:widowControl/>
              <w:spacing w:before="0" w:after="0"/>
              <w:ind w:firstLine="0"/>
              <w:jc w:val="center"/>
              <w:rPr>
                <w:szCs w:val="28"/>
              </w:rPr>
            </w:pPr>
            <w:r w:rsidRPr="000E47C0">
              <w:rPr>
                <w:szCs w:val="28"/>
              </w:rPr>
              <w:t>1,12</w:t>
            </w:r>
          </w:p>
        </w:tc>
      </w:tr>
      <w:tr w:rsidR="000E47C0" w:rsidRPr="000E47C0" w14:paraId="68D592D3" w14:textId="77777777" w:rsidTr="006047EC">
        <w:trPr>
          <w:trHeight w:val="825"/>
          <w:jc w:val="center"/>
        </w:trPr>
        <w:tc>
          <w:tcPr>
            <w:tcW w:w="698" w:type="pct"/>
            <w:vAlign w:val="center"/>
            <w:hideMark/>
          </w:tcPr>
          <w:p w14:paraId="1B0C1955" w14:textId="77777777" w:rsidR="00197D5A" w:rsidRPr="000E47C0" w:rsidRDefault="00197D5A" w:rsidP="006047EC">
            <w:pPr>
              <w:widowControl/>
              <w:spacing w:before="0" w:after="0"/>
              <w:ind w:firstLine="0"/>
              <w:jc w:val="center"/>
              <w:rPr>
                <w:szCs w:val="28"/>
              </w:rPr>
            </w:pPr>
            <w:r w:rsidRPr="000E47C0">
              <w:rPr>
                <w:b/>
                <w:bCs/>
                <w:szCs w:val="28"/>
              </w:rPr>
              <w:t>Tổng chi phí tiền lương và các khoản trích theo lương</w:t>
            </w:r>
          </w:p>
        </w:tc>
        <w:tc>
          <w:tcPr>
            <w:tcW w:w="547" w:type="pct"/>
            <w:tcBorders>
              <w:top w:val="single" w:sz="4" w:space="0" w:color="auto"/>
              <w:left w:val="single" w:sz="4" w:space="0" w:color="auto"/>
              <w:bottom w:val="single" w:sz="4" w:space="0" w:color="auto"/>
              <w:right w:val="single" w:sz="4" w:space="0" w:color="auto"/>
            </w:tcBorders>
            <w:vAlign w:val="center"/>
          </w:tcPr>
          <w:p w14:paraId="3A3480C9" w14:textId="77777777" w:rsidR="00197D5A" w:rsidRPr="000E47C0" w:rsidRDefault="00197D5A" w:rsidP="006047EC">
            <w:pPr>
              <w:widowControl/>
              <w:spacing w:before="0" w:after="0"/>
              <w:ind w:firstLine="0"/>
              <w:jc w:val="center"/>
              <w:rPr>
                <w:szCs w:val="28"/>
              </w:rPr>
            </w:pPr>
            <w:r w:rsidRPr="000E47C0">
              <w:rPr>
                <w:szCs w:val="28"/>
              </w:rPr>
              <w:t>2.401</w:t>
            </w:r>
          </w:p>
        </w:tc>
        <w:tc>
          <w:tcPr>
            <w:tcW w:w="550" w:type="pct"/>
            <w:tcBorders>
              <w:top w:val="single" w:sz="4" w:space="0" w:color="auto"/>
              <w:left w:val="nil"/>
              <w:bottom w:val="single" w:sz="4" w:space="0" w:color="auto"/>
              <w:right w:val="single" w:sz="4" w:space="0" w:color="auto"/>
            </w:tcBorders>
            <w:vAlign w:val="center"/>
          </w:tcPr>
          <w:p w14:paraId="0B3D6D9F" w14:textId="77777777" w:rsidR="00197D5A" w:rsidRPr="000E47C0" w:rsidRDefault="00197D5A" w:rsidP="006047EC">
            <w:pPr>
              <w:widowControl/>
              <w:spacing w:before="0" w:after="0"/>
              <w:ind w:firstLine="0"/>
              <w:jc w:val="center"/>
              <w:rPr>
                <w:szCs w:val="28"/>
              </w:rPr>
            </w:pPr>
            <w:r w:rsidRPr="000E47C0">
              <w:rPr>
                <w:szCs w:val="28"/>
              </w:rPr>
              <w:t>2.401</w:t>
            </w:r>
          </w:p>
        </w:tc>
        <w:tc>
          <w:tcPr>
            <w:tcW w:w="401" w:type="pct"/>
            <w:tcBorders>
              <w:top w:val="single" w:sz="4" w:space="0" w:color="auto"/>
              <w:left w:val="nil"/>
              <w:bottom w:val="single" w:sz="4" w:space="0" w:color="auto"/>
              <w:right w:val="single" w:sz="4" w:space="0" w:color="auto"/>
            </w:tcBorders>
            <w:vAlign w:val="center"/>
          </w:tcPr>
          <w:p w14:paraId="4EA334FE" w14:textId="77777777" w:rsidR="00197D5A" w:rsidRPr="000E47C0" w:rsidRDefault="00197D5A" w:rsidP="006047EC">
            <w:pPr>
              <w:widowControl/>
              <w:spacing w:before="0" w:after="0"/>
              <w:ind w:firstLine="0"/>
              <w:jc w:val="center"/>
              <w:rPr>
                <w:szCs w:val="28"/>
              </w:rPr>
            </w:pPr>
            <w:r w:rsidRPr="000E47C0">
              <w:rPr>
                <w:szCs w:val="28"/>
              </w:rPr>
              <w:t>2.401</w:t>
            </w:r>
          </w:p>
        </w:tc>
        <w:tc>
          <w:tcPr>
            <w:tcW w:w="401" w:type="pct"/>
            <w:tcBorders>
              <w:top w:val="single" w:sz="4" w:space="0" w:color="auto"/>
              <w:left w:val="nil"/>
              <w:bottom w:val="single" w:sz="4" w:space="0" w:color="auto"/>
              <w:right w:val="single" w:sz="4" w:space="0" w:color="auto"/>
            </w:tcBorders>
            <w:vAlign w:val="center"/>
          </w:tcPr>
          <w:p w14:paraId="6634D202" w14:textId="77777777" w:rsidR="00197D5A" w:rsidRPr="000E47C0" w:rsidRDefault="00197D5A" w:rsidP="006047EC">
            <w:pPr>
              <w:widowControl/>
              <w:spacing w:before="0" w:after="0"/>
              <w:ind w:firstLine="0"/>
              <w:jc w:val="center"/>
              <w:rPr>
                <w:szCs w:val="28"/>
              </w:rPr>
            </w:pPr>
            <w:r w:rsidRPr="000E47C0">
              <w:rPr>
                <w:szCs w:val="28"/>
              </w:rPr>
              <w:t>2.423</w:t>
            </w:r>
          </w:p>
        </w:tc>
        <w:tc>
          <w:tcPr>
            <w:tcW w:w="401" w:type="pct"/>
            <w:tcBorders>
              <w:top w:val="single" w:sz="4" w:space="0" w:color="auto"/>
              <w:left w:val="nil"/>
              <w:bottom w:val="single" w:sz="4" w:space="0" w:color="auto"/>
              <w:right w:val="single" w:sz="4" w:space="0" w:color="auto"/>
            </w:tcBorders>
            <w:vAlign w:val="center"/>
          </w:tcPr>
          <w:p w14:paraId="1369797C" w14:textId="77777777" w:rsidR="00197D5A" w:rsidRPr="000E47C0" w:rsidRDefault="00197D5A" w:rsidP="006047EC">
            <w:pPr>
              <w:widowControl/>
              <w:spacing w:before="0" w:after="0"/>
              <w:ind w:firstLine="0"/>
              <w:jc w:val="center"/>
              <w:rPr>
                <w:szCs w:val="28"/>
              </w:rPr>
            </w:pPr>
            <w:r w:rsidRPr="000E47C0">
              <w:rPr>
                <w:szCs w:val="28"/>
              </w:rPr>
              <w:t>2.446</w:t>
            </w:r>
          </w:p>
        </w:tc>
        <w:tc>
          <w:tcPr>
            <w:tcW w:w="401" w:type="pct"/>
            <w:tcBorders>
              <w:top w:val="single" w:sz="4" w:space="0" w:color="auto"/>
              <w:left w:val="nil"/>
              <w:bottom w:val="single" w:sz="4" w:space="0" w:color="auto"/>
              <w:right w:val="single" w:sz="4" w:space="0" w:color="auto"/>
            </w:tcBorders>
            <w:vAlign w:val="center"/>
          </w:tcPr>
          <w:p w14:paraId="50664CF5" w14:textId="77777777" w:rsidR="00197D5A" w:rsidRPr="000E47C0" w:rsidRDefault="00197D5A" w:rsidP="006047EC">
            <w:pPr>
              <w:widowControl/>
              <w:spacing w:before="0" w:after="0"/>
              <w:ind w:firstLine="0"/>
              <w:jc w:val="center"/>
              <w:rPr>
                <w:szCs w:val="28"/>
              </w:rPr>
            </w:pPr>
            <w:r w:rsidRPr="000E47C0">
              <w:rPr>
                <w:szCs w:val="28"/>
              </w:rPr>
              <w:t>2.657</w:t>
            </w:r>
          </w:p>
        </w:tc>
        <w:tc>
          <w:tcPr>
            <w:tcW w:w="401" w:type="pct"/>
            <w:tcBorders>
              <w:top w:val="single" w:sz="4" w:space="0" w:color="auto"/>
              <w:left w:val="nil"/>
              <w:bottom w:val="single" w:sz="4" w:space="0" w:color="auto"/>
              <w:right w:val="single" w:sz="4" w:space="0" w:color="auto"/>
            </w:tcBorders>
            <w:vAlign w:val="center"/>
          </w:tcPr>
          <w:p w14:paraId="7FA334B5" w14:textId="77777777" w:rsidR="00197D5A" w:rsidRPr="000E47C0" w:rsidRDefault="00197D5A" w:rsidP="006047EC">
            <w:pPr>
              <w:widowControl/>
              <w:spacing w:before="0" w:after="0"/>
              <w:ind w:firstLine="0"/>
              <w:jc w:val="center"/>
              <w:rPr>
                <w:szCs w:val="28"/>
              </w:rPr>
            </w:pPr>
            <w:r w:rsidRPr="000E47C0">
              <w:rPr>
                <w:szCs w:val="28"/>
              </w:rPr>
              <w:t>2.680</w:t>
            </w:r>
          </w:p>
        </w:tc>
        <w:tc>
          <w:tcPr>
            <w:tcW w:w="401" w:type="pct"/>
            <w:tcBorders>
              <w:top w:val="single" w:sz="4" w:space="0" w:color="auto"/>
              <w:left w:val="nil"/>
              <w:bottom w:val="single" w:sz="4" w:space="0" w:color="auto"/>
              <w:right w:val="single" w:sz="4" w:space="0" w:color="auto"/>
            </w:tcBorders>
            <w:vAlign w:val="center"/>
          </w:tcPr>
          <w:p w14:paraId="3329FE90" w14:textId="77777777" w:rsidR="00197D5A" w:rsidRPr="000E47C0" w:rsidRDefault="00197D5A" w:rsidP="006047EC">
            <w:pPr>
              <w:widowControl/>
              <w:spacing w:before="0" w:after="0"/>
              <w:ind w:firstLine="0"/>
              <w:jc w:val="center"/>
              <w:rPr>
                <w:szCs w:val="28"/>
              </w:rPr>
            </w:pPr>
            <w:r w:rsidRPr="000E47C0">
              <w:rPr>
                <w:szCs w:val="28"/>
              </w:rPr>
              <w:t>2.680</w:t>
            </w:r>
          </w:p>
        </w:tc>
        <w:tc>
          <w:tcPr>
            <w:tcW w:w="401" w:type="pct"/>
            <w:tcBorders>
              <w:top w:val="single" w:sz="4" w:space="0" w:color="auto"/>
              <w:left w:val="nil"/>
              <w:bottom w:val="single" w:sz="4" w:space="0" w:color="auto"/>
              <w:right w:val="single" w:sz="4" w:space="0" w:color="auto"/>
            </w:tcBorders>
            <w:vAlign w:val="center"/>
          </w:tcPr>
          <w:p w14:paraId="6D17A90F" w14:textId="77777777" w:rsidR="00197D5A" w:rsidRPr="000E47C0" w:rsidRDefault="00197D5A" w:rsidP="006047EC">
            <w:pPr>
              <w:widowControl/>
              <w:spacing w:before="0" w:after="0"/>
              <w:ind w:firstLine="0"/>
              <w:jc w:val="center"/>
              <w:rPr>
                <w:szCs w:val="28"/>
              </w:rPr>
            </w:pPr>
            <w:r w:rsidRPr="000E47C0">
              <w:rPr>
                <w:szCs w:val="28"/>
              </w:rPr>
              <w:t>2.680</w:t>
            </w:r>
          </w:p>
        </w:tc>
        <w:tc>
          <w:tcPr>
            <w:tcW w:w="397" w:type="pct"/>
            <w:tcBorders>
              <w:top w:val="single" w:sz="4" w:space="0" w:color="auto"/>
              <w:left w:val="nil"/>
              <w:bottom w:val="single" w:sz="4" w:space="0" w:color="auto"/>
              <w:right w:val="single" w:sz="4" w:space="0" w:color="auto"/>
            </w:tcBorders>
            <w:vAlign w:val="center"/>
          </w:tcPr>
          <w:p w14:paraId="3FBDA0FB" w14:textId="77777777" w:rsidR="00197D5A" w:rsidRPr="000E47C0" w:rsidRDefault="00197D5A" w:rsidP="006047EC">
            <w:pPr>
              <w:widowControl/>
              <w:spacing w:before="0" w:after="0"/>
              <w:ind w:firstLine="0"/>
              <w:jc w:val="center"/>
              <w:rPr>
                <w:szCs w:val="28"/>
              </w:rPr>
            </w:pPr>
            <w:r w:rsidRPr="000E47C0">
              <w:rPr>
                <w:szCs w:val="28"/>
              </w:rPr>
              <w:t>2.680</w:t>
            </w:r>
          </w:p>
        </w:tc>
      </w:tr>
    </w:tbl>
    <w:p w14:paraId="646E9A18"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2. Khấu hao tài sản, thiết bị</w:t>
      </w:r>
    </w:p>
    <w:p w14:paraId="021A64B6"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a) Giá trị và phương pháp khấu hao: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7"/>
        <w:gridCol w:w="1207"/>
        <w:gridCol w:w="1219"/>
        <w:gridCol w:w="1396"/>
        <w:gridCol w:w="940"/>
        <w:gridCol w:w="2274"/>
        <w:gridCol w:w="1509"/>
      </w:tblGrid>
      <w:tr w:rsidR="000E47C0" w:rsidRPr="000E47C0" w14:paraId="4F8FB24E" w14:textId="77777777" w:rsidTr="006047EC">
        <w:trPr>
          <w:trHeight w:val="227"/>
          <w:jc w:val="center"/>
        </w:trPr>
        <w:tc>
          <w:tcPr>
            <w:tcW w:w="1331" w:type="pct"/>
            <w:vAlign w:val="center"/>
            <w:hideMark/>
          </w:tcPr>
          <w:p w14:paraId="4996535D" w14:textId="77777777" w:rsidR="00197D5A" w:rsidRPr="000E47C0" w:rsidRDefault="00197D5A" w:rsidP="006047EC">
            <w:pPr>
              <w:widowControl/>
              <w:spacing w:before="0" w:after="0"/>
              <w:ind w:firstLine="0"/>
              <w:jc w:val="center"/>
              <w:rPr>
                <w:b/>
                <w:bCs/>
                <w:szCs w:val="28"/>
              </w:rPr>
            </w:pPr>
            <w:r w:rsidRPr="000E47C0">
              <w:rPr>
                <w:b/>
                <w:bCs/>
                <w:szCs w:val="28"/>
              </w:rPr>
              <w:t>Hạng mục</w:t>
            </w:r>
          </w:p>
        </w:tc>
        <w:tc>
          <w:tcPr>
            <w:tcW w:w="537" w:type="pct"/>
            <w:vAlign w:val="center"/>
          </w:tcPr>
          <w:p w14:paraId="2708E7F0" w14:textId="77777777" w:rsidR="00197D5A" w:rsidRPr="000E47C0" w:rsidRDefault="00581EFD" w:rsidP="006047EC">
            <w:pPr>
              <w:widowControl/>
              <w:spacing w:before="0" w:after="0"/>
              <w:ind w:firstLine="0"/>
              <w:jc w:val="center"/>
              <w:rPr>
                <w:b/>
                <w:bCs/>
                <w:szCs w:val="28"/>
              </w:rPr>
            </w:pPr>
            <w:r w:rsidRPr="000E47C0">
              <w:rPr>
                <w:b/>
                <w:bCs/>
                <w:szCs w:val="28"/>
              </w:rPr>
              <w:t>Đơn vị tính</w:t>
            </w:r>
          </w:p>
        </w:tc>
        <w:tc>
          <w:tcPr>
            <w:tcW w:w="541" w:type="pct"/>
            <w:vAlign w:val="center"/>
            <w:hideMark/>
          </w:tcPr>
          <w:p w14:paraId="1BB6A1CE" w14:textId="77777777" w:rsidR="00197D5A" w:rsidRPr="000E47C0" w:rsidRDefault="00197D5A" w:rsidP="006047EC">
            <w:pPr>
              <w:widowControl/>
              <w:spacing w:before="0" w:after="0"/>
              <w:ind w:firstLine="0"/>
              <w:jc w:val="center"/>
              <w:rPr>
                <w:b/>
                <w:bCs/>
                <w:szCs w:val="28"/>
              </w:rPr>
            </w:pPr>
            <w:r w:rsidRPr="000E47C0">
              <w:rPr>
                <w:b/>
                <w:bCs/>
                <w:szCs w:val="28"/>
              </w:rPr>
              <w:t>Giá trị</w:t>
            </w:r>
          </w:p>
        </w:tc>
        <w:tc>
          <w:tcPr>
            <w:tcW w:w="602" w:type="pct"/>
            <w:vAlign w:val="center"/>
            <w:hideMark/>
          </w:tcPr>
          <w:p w14:paraId="486A177B" w14:textId="77777777" w:rsidR="00197D5A" w:rsidRPr="000E47C0" w:rsidRDefault="00197D5A" w:rsidP="006047EC">
            <w:pPr>
              <w:widowControl/>
              <w:spacing w:before="0" w:after="0"/>
              <w:ind w:firstLine="0"/>
              <w:jc w:val="center"/>
              <w:rPr>
                <w:b/>
                <w:bCs/>
                <w:szCs w:val="28"/>
              </w:rPr>
            </w:pPr>
            <w:r w:rsidRPr="000E47C0">
              <w:rPr>
                <w:b/>
                <w:bCs/>
                <w:szCs w:val="28"/>
              </w:rPr>
              <w:t>Thời gian khấu hao (năm)</w:t>
            </w:r>
          </w:p>
        </w:tc>
        <w:tc>
          <w:tcPr>
            <w:tcW w:w="377" w:type="pct"/>
            <w:vAlign w:val="center"/>
          </w:tcPr>
          <w:p w14:paraId="291393A4" w14:textId="77777777" w:rsidR="00197D5A" w:rsidRPr="000E47C0" w:rsidRDefault="00197D5A" w:rsidP="006047EC">
            <w:pPr>
              <w:widowControl/>
              <w:spacing w:before="0" w:after="0"/>
              <w:ind w:firstLine="0"/>
              <w:jc w:val="center"/>
              <w:rPr>
                <w:b/>
                <w:bCs/>
                <w:szCs w:val="28"/>
              </w:rPr>
            </w:pPr>
            <w:r w:rsidRPr="000E47C0">
              <w:rPr>
                <w:b/>
                <w:bCs/>
                <w:szCs w:val="28"/>
              </w:rPr>
              <w:t>Tỷ lệ hao mòn</w:t>
            </w:r>
          </w:p>
        </w:tc>
        <w:tc>
          <w:tcPr>
            <w:tcW w:w="841" w:type="pct"/>
            <w:vAlign w:val="center"/>
            <w:hideMark/>
          </w:tcPr>
          <w:p w14:paraId="6F13B8C4" w14:textId="77777777" w:rsidR="00197D5A" w:rsidRPr="000E47C0" w:rsidRDefault="00197D5A" w:rsidP="006047EC">
            <w:pPr>
              <w:widowControl/>
              <w:spacing w:before="0" w:after="0"/>
              <w:ind w:firstLine="0"/>
              <w:jc w:val="center"/>
              <w:rPr>
                <w:b/>
                <w:bCs/>
                <w:szCs w:val="28"/>
              </w:rPr>
            </w:pPr>
            <w:r w:rsidRPr="000E47C0">
              <w:rPr>
                <w:b/>
                <w:bCs/>
                <w:szCs w:val="28"/>
              </w:rPr>
              <w:t>Phương pháp khấu hao</w:t>
            </w:r>
          </w:p>
        </w:tc>
        <w:tc>
          <w:tcPr>
            <w:tcW w:w="771" w:type="pct"/>
            <w:vAlign w:val="center"/>
          </w:tcPr>
          <w:p w14:paraId="62A42E43" w14:textId="77777777" w:rsidR="00197D5A" w:rsidRPr="000E47C0" w:rsidRDefault="00197D5A" w:rsidP="006047EC">
            <w:pPr>
              <w:widowControl/>
              <w:spacing w:before="0" w:after="0"/>
              <w:ind w:firstLine="0"/>
              <w:jc w:val="center"/>
              <w:rPr>
                <w:b/>
                <w:bCs/>
                <w:szCs w:val="28"/>
              </w:rPr>
            </w:pPr>
            <w:r w:rsidRPr="000E47C0">
              <w:rPr>
                <w:b/>
                <w:bCs/>
                <w:szCs w:val="28"/>
              </w:rPr>
              <w:t>Ghi chú</w:t>
            </w:r>
          </w:p>
        </w:tc>
      </w:tr>
      <w:tr w:rsidR="000E47C0" w:rsidRPr="000E47C0" w14:paraId="02D69533" w14:textId="77777777" w:rsidTr="006047EC">
        <w:trPr>
          <w:trHeight w:val="227"/>
          <w:jc w:val="center"/>
        </w:trPr>
        <w:tc>
          <w:tcPr>
            <w:tcW w:w="1331" w:type="pct"/>
            <w:noWrap/>
            <w:vAlign w:val="center"/>
            <w:hideMark/>
          </w:tcPr>
          <w:p w14:paraId="56B83EBD" w14:textId="77777777" w:rsidR="00197D5A" w:rsidRPr="000E47C0" w:rsidRDefault="00197D5A" w:rsidP="006047EC">
            <w:pPr>
              <w:widowControl/>
              <w:spacing w:before="0" w:after="0"/>
              <w:ind w:firstLine="0"/>
              <w:jc w:val="left"/>
              <w:rPr>
                <w:szCs w:val="28"/>
              </w:rPr>
            </w:pPr>
            <w:r w:rsidRPr="000E47C0">
              <w:rPr>
                <w:szCs w:val="28"/>
              </w:rPr>
              <w:t>Giá trị xây dựng</w:t>
            </w:r>
          </w:p>
        </w:tc>
        <w:tc>
          <w:tcPr>
            <w:tcW w:w="537" w:type="pct"/>
            <w:vAlign w:val="center"/>
          </w:tcPr>
          <w:p w14:paraId="754BC1C8"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noWrap/>
            <w:vAlign w:val="center"/>
            <w:hideMark/>
          </w:tcPr>
          <w:p w14:paraId="76560FC9" w14:textId="77777777" w:rsidR="00197D5A" w:rsidRPr="000E47C0" w:rsidRDefault="00197D5A" w:rsidP="006047EC">
            <w:pPr>
              <w:widowControl/>
              <w:spacing w:before="0" w:after="0"/>
              <w:ind w:firstLine="0"/>
              <w:jc w:val="right"/>
              <w:rPr>
                <w:szCs w:val="28"/>
              </w:rPr>
            </w:pPr>
            <w:r w:rsidRPr="000E47C0">
              <w:rPr>
                <w:szCs w:val="28"/>
              </w:rPr>
              <w:t>13.090</w:t>
            </w:r>
          </w:p>
        </w:tc>
        <w:tc>
          <w:tcPr>
            <w:tcW w:w="602" w:type="pct"/>
            <w:noWrap/>
            <w:vAlign w:val="center"/>
            <w:hideMark/>
          </w:tcPr>
          <w:p w14:paraId="5EA89538" w14:textId="77777777" w:rsidR="00197D5A" w:rsidRPr="000E47C0" w:rsidRDefault="00197D5A" w:rsidP="006047EC">
            <w:pPr>
              <w:widowControl/>
              <w:spacing w:before="0" w:after="0"/>
              <w:ind w:firstLine="0"/>
              <w:jc w:val="center"/>
              <w:rPr>
                <w:szCs w:val="28"/>
              </w:rPr>
            </w:pPr>
            <w:r w:rsidRPr="000E47C0">
              <w:rPr>
                <w:szCs w:val="28"/>
              </w:rPr>
              <w:t>10</w:t>
            </w:r>
          </w:p>
        </w:tc>
        <w:tc>
          <w:tcPr>
            <w:tcW w:w="377" w:type="pct"/>
            <w:vAlign w:val="center"/>
          </w:tcPr>
          <w:p w14:paraId="04716149" w14:textId="77777777" w:rsidR="00197D5A" w:rsidRPr="000E47C0" w:rsidRDefault="00197D5A" w:rsidP="006047EC">
            <w:pPr>
              <w:widowControl/>
              <w:spacing w:before="0" w:after="0"/>
              <w:ind w:firstLine="0"/>
              <w:jc w:val="center"/>
              <w:rPr>
                <w:szCs w:val="28"/>
              </w:rPr>
            </w:pPr>
            <w:r w:rsidRPr="000E47C0">
              <w:rPr>
                <w:szCs w:val="28"/>
              </w:rPr>
              <w:t>10%</w:t>
            </w:r>
          </w:p>
        </w:tc>
        <w:tc>
          <w:tcPr>
            <w:tcW w:w="841" w:type="pct"/>
            <w:noWrap/>
            <w:vAlign w:val="center"/>
            <w:hideMark/>
          </w:tcPr>
          <w:p w14:paraId="0CADDC21"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04E290B8" w14:textId="77777777" w:rsidR="00197D5A" w:rsidRPr="000E47C0" w:rsidRDefault="00197D5A" w:rsidP="006047EC">
            <w:pPr>
              <w:widowControl/>
              <w:spacing w:before="0" w:after="0"/>
              <w:ind w:firstLine="0"/>
              <w:jc w:val="center"/>
              <w:rPr>
                <w:szCs w:val="28"/>
              </w:rPr>
            </w:pPr>
            <w:r w:rsidRPr="000E47C0">
              <w:rPr>
                <w:szCs w:val="28"/>
              </w:rPr>
              <w:t>Thuộc hạng mục vật kiến trúc khác</w:t>
            </w:r>
          </w:p>
        </w:tc>
      </w:tr>
      <w:tr w:rsidR="000E47C0" w:rsidRPr="000E47C0" w14:paraId="23ED91D4" w14:textId="77777777" w:rsidTr="006047EC">
        <w:trPr>
          <w:trHeight w:val="227"/>
          <w:jc w:val="center"/>
        </w:trPr>
        <w:tc>
          <w:tcPr>
            <w:tcW w:w="1331" w:type="pct"/>
            <w:tcBorders>
              <w:top w:val="single" w:sz="4" w:space="0" w:color="auto"/>
              <w:left w:val="single" w:sz="4" w:space="0" w:color="auto"/>
              <w:bottom w:val="single" w:sz="4" w:space="0" w:color="auto"/>
              <w:right w:val="single" w:sz="4" w:space="0" w:color="auto"/>
            </w:tcBorders>
            <w:noWrap/>
            <w:vAlign w:val="center"/>
            <w:hideMark/>
          </w:tcPr>
          <w:p w14:paraId="7D267B66" w14:textId="77777777" w:rsidR="00197D5A" w:rsidRPr="000E47C0" w:rsidRDefault="00197D5A" w:rsidP="006047EC">
            <w:pPr>
              <w:widowControl/>
              <w:spacing w:before="0" w:after="0"/>
              <w:ind w:firstLine="0"/>
              <w:jc w:val="left"/>
              <w:rPr>
                <w:szCs w:val="28"/>
              </w:rPr>
            </w:pPr>
            <w:r w:rsidRPr="000E47C0">
              <w:rPr>
                <w:szCs w:val="28"/>
              </w:rPr>
              <w:t>Thiết bị kiểm định (máy móc, thiết bị chuyên dùng)</w:t>
            </w:r>
          </w:p>
        </w:tc>
        <w:tc>
          <w:tcPr>
            <w:tcW w:w="537" w:type="pct"/>
            <w:vAlign w:val="center"/>
          </w:tcPr>
          <w:p w14:paraId="4858E8E6"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tcBorders>
              <w:top w:val="single" w:sz="4" w:space="0" w:color="auto"/>
              <w:left w:val="single" w:sz="4" w:space="0" w:color="auto"/>
              <w:bottom w:val="single" w:sz="4" w:space="0" w:color="auto"/>
              <w:right w:val="single" w:sz="4" w:space="0" w:color="auto"/>
            </w:tcBorders>
            <w:noWrap/>
            <w:vAlign w:val="center"/>
          </w:tcPr>
          <w:p w14:paraId="15EB9F3E" w14:textId="77777777" w:rsidR="00197D5A" w:rsidRPr="000E47C0" w:rsidRDefault="00197D5A" w:rsidP="006047EC">
            <w:pPr>
              <w:widowControl/>
              <w:spacing w:before="0" w:after="0"/>
              <w:ind w:firstLine="0"/>
              <w:jc w:val="right"/>
              <w:rPr>
                <w:szCs w:val="28"/>
              </w:rPr>
            </w:pPr>
            <w:r w:rsidRPr="000E47C0">
              <w:rPr>
                <w:szCs w:val="28"/>
              </w:rPr>
              <w:t>6.765</w:t>
            </w:r>
          </w:p>
        </w:tc>
        <w:tc>
          <w:tcPr>
            <w:tcW w:w="602" w:type="pct"/>
            <w:tcBorders>
              <w:top w:val="single" w:sz="4" w:space="0" w:color="auto"/>
              <w:left w:val="nil"/>
              <w:bottom w:val="single" w:sz="4" w:space="0" w:color="auto"/>
              <w:right w:val="single" w:sz="4" w:space="0" w:color="auto"/>
            </w:tcBorders>
            <w:noWrap/>
            <w:vAlign w:val="center"/>
          </w:tcPr>
          <w:p w14:paraId="0B48BF48" w14:textId="77777777" w:rsidR="00197D5A" w:rsidRPr="000E47C0" w:rsidRDefault="00197D5A" w:rsidP="006047EC">
            <w:pPr>
              <w:widowControl/>
              <w:spacing w:before="0" w:after="0"/>
              <w:ind w:firstLine="0"/>
              <w:jc w:val="center"/>
              <w:rPr>
                <w:szCs w:val="28"/>
              </w:rPr>
            </w:pPr>
            <w:r w:rsidRPr="000E47C0">
              <w:rPr>
                <w:szCs w:val="28"/>
              </w:rPr>
              <w:t>10</w:t>
            </w:r>
          </w:p>
        </w:tc>
        <w:tc>
          <w:tcPr>
            <w:tcW w:w="377" w:type="pct"/>
            <w:tcBorders>
              <w:top w:val="single" w:sz="4" w:space="0" w:color="auto"/>
              <w:left w:val="nil"/>
              <w:bottom w:val="single" w:sz="4" w:space="0" w:color="auto"/>
              <w:right w:val="single" w:sz="4" w:space="0" w:color="auto"/>
            </w:tcBorders>
            <w:vAlign w:val="center"/>
          </w:tcPr>
          <w:p w14:paraId="00DED1A7" w14:textId="77777777" w:rsidR="00197D5A" w:rsidRPr="000E47C0" w:rsidRDefault="00197D5A" w:rsidP="006047EC">
            <w:pPr>
              <w:widowControl/>
              <w:spacing w:before="0" w:after="0"/>
              <w:ind w:firstLine="0"/>
              <w:jc w:val="center"/>
              <w:rPr>
                <w:szCs w:val="28"/>
              </w:rPr>
            </w:pPr>
            <w:r w:rsidRPr="000E47C0">
              <w:rPr>
                <w:szCs w:val="28"/>
              </w:rPr>
              <w:t>10%</w:t>
            </w:r>
          </w:p>
        </w:tc>
        <w:tc>
          <w:tcPr>
            <w:tcW w:w="841" w:type="pct"/>
            <w:noWrap/>
            <w:vAlign w:val="center"/>
            <w:hideMark/>
          </w:tcPr>
          <w:p w14:paraId="7F1D9263"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2C85CBF0" w14:textId="77777777" w:rsidR="00197D5A" w:rsidRPr="000E47C0" w:rsidRDefault="00197D5A" w:rsidP="006047EC">
            <w:pPr>
              <w:widowControl/>
              <w:spacing w:before="0" w:after="0"/>
              <w:ind w:firstLine="0"/>
              <w:jc w:val="center"/>
              <w:rPr>
                <w:szCs w:val="28"/>
              </w:rPr>
            </w:pPr>
          </w:p>
        </w:tc>
      </w:tr>
      <w:tr w:rsidR="000E47C0" w:rsidRPr="000E47C0" w14:paraId="7488CE9F" w14:textId="77777777" w:rsidTr="006047EC">
        <w:trPr>
          <w:trHeight w:val="227"/>
          <w:jc w:val="center"/>
        </w:trPr>
        <w:tc>
          <w:tcPr>
            <w:tcW w:w="1331" w:type="pct"/>
            <w:tcBorders>
              <w:top w:val="single" w:sz="4" w:space="0" w:color="auto"/>
              <w:left w:val="single" w:sz="4" w:space="0" w:color="auto"/>
              <w:bottom w:val="single" w:sz="4" w:space="0" w:color="auto"/>
              <w:right w:val="single" w:sz="4" w:space="0" w:color="auto"/>
            </w:tcBorders>
            <w:noWrap/>
            <w:vAlign w:val="center"/>
          </w:tcPr>
          <w:p w14:paraId="6C002B1C" w14:textId="77777777" w:rsidR="00197D5A" w:rsidRPr="000E47C0" w:rsidRDefault="00197D5A" w:rsidP="006047EC">
            <w:pPr>
              <w:widowControl/>
              <w:spacing w:before="0" w:after="0"/>
              <w:ind w:firstLine="0"/>
              <w:jc w:val="left"/>
              <w:rPr>
                <w:szCs w:val="28"/>
              </w:rPr>
            </w:pPr>
            <w:r w:rsidRPr="000E47C0">
              <w:rPr>
                <w:szCs w:val="28"/>
              </w:rPr>
              <w:t>Thiết bị văn phòng</w:t>
            </w:r>
          </w:p>
        </w:tc>
        <w:tc>
          <w:tcPr>
            <w:tcW w:w="537" w:type="pct"/>
            <w:vAlign w:val="center"/>
          </w:tcPr>
          <w:p w14:paraId="5D82BABF"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tcBorders>
              <w:top w:val="single" w:sz="4" w:space="0" w:color="auto"/>
              <w:left w:val="single" w:sz="4" w:space="0" w:color="auto"/>
              <w:bottom w:val="single" w:sz="4" w:space="0" w:color="auto"/>
              <w:right w:val="single" w:sz="4" w:space="0" w:color="auto"/>
            </w:tcBorders>
            <w:noWrap/>
            <w:vAlign w:val="center"/>
          </w:tcPr>
          <w:p w14:paraId="7B4308AD" w14:textId="77777777" w:rsidR="00197D5A" w:rsidRPr="000E47C0" w:rsidRDefault="00197D5A" w:rsidP="006047EC">
            <w:pPr>
              <w:widowControl/>
              <w:spacing w:before="0" w:after="0"/>
              <w:ind w:firstLine="0"/>
              <w:jc w:val="right"/>
              <w:rPr>
                <w:szCs w:val="28"/>
              </w:rPr>
            </w:pPr>
            <w:r w:rsidRPr="000E47C0">
              <w:rPr>
                <w:szCs w:val="28"/>
              </w:rPr>
              <w:t>550</w:t>
            </w:r>
          </w:p>
        </w:tc>
        <w:tc>
          <w:tcPr>
            <w:tcW w:w="602" w:type="pct"/>
            <w:tcBorders>
              <w:top w:val="single" w:sz="4" w:space="0" w:color="auto"/>
              <w:left w:val="nil"/>
              <w:bottom w:val="single" w:sz="4" w:space="0" w:color="auto"/>
              <w:right w:val="single" w:sz="4" w:space="0" w:color="auto"/>
            </w:tcBorders>
            <w:noWrap/>
            <w:vAlign w:val="center"/>
          </w:tcPr>
          <w:p w14:paraId="55B0C623" w14:textId="77777777" w:rsidR="00197D5A" w:rsidRPr="000E47C0" w:rsidRDefault="00197D5A" w:rsidP="006047EC">
            <w:pPr>
              <w:widowControl/>
              <w:spacing w:before="0" w:after="0"/>
              <w:ind w:firstLine="0"/>
              <w:jc w:val="center"/>
              <w:rPr>
                <w:szCs w:val="28"/>
              </w:rPr>
            </w:pPr>
            <w:r w:rsidRPr="000E47C0">
              <w:rPr>
                <w:szCs w:val="28"/>
              </w:rPr>
              <w:t>8</w:t>
            </w:r>
          </w:p>
        </w:tc>
        <w:tc>
          <w:tcPr>
            <w:tcW w:w="377" w:type="pct"/>
            <w:tcBorders>
              <w:top w:val="single" w:sz="4" w:space="0" w:color="auto"/>
              <w:left w:val="nil"/>
              <w:bottom w:val="single" w:sz="4" w:space="0" w:color="auto"/>
              <w:right w:val="single" w:sz="4" w:space="0" w:color="auto"/>
            </w:tcBorders>
            <w:vAlign w:val="center"/>
          </w:tcPr>
          <w:p w14:paraId="79AE1F21" w14:textId="77777777" w:rsidR="00197D5A" w:rsidRPr="000E47C0" w:rsidRDefault="00197D5A" w:rsidP="006047EC">
            <w:pPr>
              <w:widowControl/>
              <w:spacing w:before="0" w:after="0"/>
              <w:ind w:firstLine="0"/>
              <w:jc w:val="center"/>
              <w:rPr>
                <w:szCs w:val="28"/>
              </w:rPr>
            </w:pPr>
            <w:r w:rsidRPr="000E47C0">
              <w:rPr>
                <w:szCs w:val="28"/>
              </w:rPr>
              <w:t>12,5%</w:t>
            </w:r>
          </w:p>
        </w:tc>
        <w:tc>
          <w:tcPr>
            <w:tcW w:w="841" w:type="pct"/>
            <w:noWrap/>
            <w:vAlign w:val="center"/>
          </w:tcPr>
          <w:p w14:paraId="27ED1CD7"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4E7834A7" w14:textId="77777777" w:rsidR="00197D5A" w:rsidRPr="000E47C0" w:rsidRDefault="00197D5A" w:rsidP="006047EC">
            <w:pPr>
              <w:widowControl/>
              <w:spacing w:before="0" w:after="0"/>
              <w:ind w:firstLine="0"/>
              <w:jc w:val="center"/>
              <w:rPr>
                <w:szCs w:val="28"/>
              </w:rPr>
            </w:pPr>
          </w:p>
        </w:tc>
      </w:tr>
    </w:tbl>
    <w:p w14:paraId="3F6B8F71"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b) Chi phí khấu hao theo năm (Đơn vị tính: Triệu đồng; thiết bị văn phòng khấu hao 08 năm nên từ năm thứ 9 giảm 68,75 triệu đồng/năm)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2006"/>
        <w:gridCol w:w="1173"/>
        <w:gridCol w:w="1174"/>
        <w:gridCol w:w="1174"/>
        <w:gridCol w:w="1174"/>
        <w:gridCol w:w="1174"/>
        <w:gridCol w:w="1174"/>
        <w:gridCol w:w="1174"/>
        <w:gridCol w:w="1174"/>
        <w:gridCol w:w="1174"/>
        <w:gridCol w:w="1360"/>
      </w:tblGrid>
      <w:tr w:rsidR="000E47C0" w:rsidRPr="000E47C0" w14:paraId="28934297" w14:textId="77777777" w:rsidTr="006047EC">
        <w:trPr>
          <w:trHeight w:val="227"/>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C6AA843"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689" w:type="pct"/>
            <w:tcBorders>
              <w:top w:val="single" w:sz="4" w:space="0" w:color="auto"/>
              <w:left w:val="nil"/>
              <w:bottom w:val="single" w:sz="4" w:space="0" w:color="auto"/>
              <w:right w:val="single" w:sz="4" w:space="0" w:color="auto"/>
            </w:tcBorders>
            <w:vAlign w:val="center"/>
            <w:hideMark/>
          </w:tcPr>
          <w:p w14:paraId="42C5CD62" w14:textId="77777777" w:rsidR="00197D5A" w:rsidRPr="000E47C0" w:rsidRDefault="00197D5A" w:rsidP="006047EC">
            <w:pPr>
              <w:widowControl/>
              <w:spacing w:before="0" w:after="0"/>
              <w:ind w:firstLine="0"/>
              <w:jc w:val="center"/>
              <w:rPr>
                <w:b/>
                <w:bCs/>
                <w:szCs w:val="28"/>
              </w:rPr>
            </w:pPr>
            <w:r w:rsidRPr="000E47C0">
              <w:rPr>
                <w:b/>
                <w:bCs/>
                <w:szCs w:val="28"/>
              </w:rPr>
              <w:t>Giá trị</w:t>
            </w:r>
          </w:p>
        </w:tc>
        <w:tc>
          <w:tcPr>
            <w:tcW w:w="403" w:type="pct"/>
            <w:vAlign w:val="center"/>
            <w:hideMark/>
          </w:tcPr>
          <w:p w14:paraId="39650789" w14:textId="77777777" w:rsidR="00197D5A" w:rsidRPr="000E47C0" w:rsidRDefault="00197D5A" w:rsidP="006047EC">
            <w:pPr>
              <w:widowControl/>
              <w:spacing w:before="0" w:after="0"/>
              <w:ind w:firstLine="0"/>
              <w:jc w:val="center"/>
              <w:rPr>
                <w:b/>
                <w:bCs/>
                <w:szCs w:val="28"/>
              </w:rPr>
            </w:pPr>
            <w:r w:rsidRPr="000E47C0">
              <w:rPr>
                <w:b/>
                <w:bCs/>
                <w:szCs w:val="28"/>
              </w:rPr>
              <w:t>Năm 1</w:t>
            </w:r>
          </w:p>
        </w:tc>
        <w:tc>
          <w:tcPr>
            <w:tcW w:w="403" w:type="pct"/>
            <w:vAlign w:val="center"/>
            <w:hideMark/>
          </w:tcPr>
          <w:p w14:paraId="73DEF1ED" w14:textId="77777777" w:rsidR="00197D5A" w:rsidRPr="000E47C0" w:rsidRDefault="00197D5A" w:rsidP="006047EC">
            <w:pPr>
              <w:widowControl/>
              <w:spacing w:before="0" w:after="0"/>
              <w:ind w:firstLine="0"/>
              <w:jc w:val="center"/>
              <w:rPr>
                <w:b/>
                <w:bCs/>
                <w:szCs w:val="28"/>
              </w:rPr>
            </w:pPr>
            <w:r w:rsidRPr="000E47C0">
              <w:rPr>
                <w:b/>
                <w:bCs/>
                <w:szCs w:val="28"/>
              </w:rPr>
              <w:t>Năm 2</w:t>
            </w:r>
          </w:p>
        </w:tc>
        <w:tc>
          <w:tcPr>
            <w:tcW w:w="403" w:type="pct"/>
            <w:vAlign w:val="center"/>
            <w:hideMark/>
          </w:tcPr>
          <w:p w14:paraId="4AF40529" w14:textId="77777777" w:rsidR="00197D5A" w:rsidRPr="000E47C0" w:rsidRDefault="00197D5A" w:rsidP="006047EC">
            <w:pPr>
              <w:widowControl/>
              <w:spacing w:before="0" w:after="0"/>
              <w:ind w:firstLine="0"/>
              <w:jc w:val="center"/>
              <w:rPr>
                <w:b/>
                <w:bCs/>
                <w:szCs w:val="28"/>
              </w:rPr>
            </w:pPr>
            <w:r w:rsidRPr="000E47C0">
              <w:rPr>
                <w:b/>
                <w:bCs/>
                <w:szCs w:val="28"/>
              </w:rPr>
              <w:t>Năm 3</w:t>
            </w:r>
          </w:p>
        </w:tc>
        <w:tc>
          <w:tcPr>
            <w:tcW w:w="403" w:type="pct"/>
            <w:vAlign w:val="center"/>
            <w:hideMark/>
          </w:tcPr>
          <w:p w14:paraId="0E76DDAC" w14:textId="77777777" w:rsidR="00197D5A" w:rsidRPr="000E47C0" w:rsidRDefault="00197D5A" w:rsidP="006047EC">
            <w:pPr>
              <w:widowControl/>
              <w:spacing w:before="0" w:after="0"/>
              <w:ind w:firstLine="0"/>
              <w:jc w:val="center"/>
              <w:rPr>
                <w:b/>
                <w:bCs/>
                <w:szCs w:val="28"/>
              </w:rPr>
            </w:pPr>
            <w:r w:rsidRPr="000E47C0">
              <w:rPr>
                <w:b/>
                <w:bCs/>
                <w:szCs w:val="28"/>
              </w:rPr>
              <w:t>Năm 4</w:t>
            </w:r>
          </w:p>
        </w:tc>
        <w:tc>
          <w:tcPr>
            <w:tcW w:w="403" w:type="pct"/>
            <w:vAlign w:val="center"/>
            <w:hideMark/>
          </w:tcPr>
          <w:p w14:paraId="0122D8EB" w14:textId="77777777" w:rsidR="00197D5A" w:rsidRPr="000E47C0" w:rsidRDefault="00197D5A" w:rsidP="006047EC">
            <w:pPr>
              <w:widowControl/>
              <w:spacing w:before="0" w:after="0"/>
              <w:ind w:firstLine="0"/>
              <w:jc w:val="center"/>
              <w:rPr>
                <w:b/>
                <w:bCs/>
                <w:szCs w:val="28"/>
              </w:rPr>
            </w:pPr>
            <w:r w:rsidRPr="000E47C0">
              <w:rPr>
                <w:b/>
                <w:bCs/>
                <w:szCs w:val="28"/>
              </w:rPr>
              <w:t>Năm 5</w:t>
            </w:r>
          </w:p>
        </w:tc>
        <w:tc>
          <w:tcPr>
            <w:tcW w:w="403" w:type="pct"/>
            <w:vAlign w:val="center"/>
            <w:hideMark/>
          </w:tcPr>
          <w:p w14:paraId="30E86326" w14:textId="77777777" w:rsidR="00197D5A" w:rsidRPr="000E47C0" w:rsidRDefault="00197D5A" w:rsidP="006047EC">
            <w:pPr>
              <w:widowControl/>
              <w:spacing w:before="0" w:after="0"/>
              <w:ind w:firstLine="0"/>
              <w:jc w:val="center"/>
              <w:rPr>
                <w:b/>
                <w:bCs/>
                <w:szCs w:val="28"/>
              </w:rPr>
            </w:pPr>
            <w:r w:rsidRPr="000E47C0">
              <w:rPr>
                <w:b/>
                <w:bCs/>
                <w:szCs w:val="28"/>
              </w:rPr>
              <w:t>Năm 6</w:t>
            </w:r>
          </w:p>
        </w:tc>
        <w:tc>
          <w:tcPr>
            <w:tcW w:w="403" w:type="pct"/>
            <w:vAlign w:val="center"/>
            <w:hideMark/>
          </w:tcPr>
          <w:p w14:paraId="5E306FFC" w14:textId="77777777" w:rsidR="00197D5A" w:rsidRPr="000E47C0" w:rsidRDefault="00197D5A" w:rsidP="006047EC">
            <w:pPr>
              <w:widowControl/>
              <w:spacing w:before="0" w:after="0"/>
              <w:ind w:firstLine="0"/>
              <w:jc w:val="center"/>
              <w:rPr>
                <w:b/>
                <w:bCs/>
                <w:szCs w:val="28"/>
              </w:rPr>
            </w:pPr>
            <w:r w:rsidRPr="000E47C0">
              <w:rPr>
                <w:b/>
                <w:bCs/>
                <w:szCs w:val="28"/>
              </w:rPr>
              <w:t>Năm 7</w:t>
            </w:r>
          </w:p>
        </w:tc>
        <w:tc>
          <w:tcPr>
            <w:tcW w:w="403" w:type="pct"/>
            <w:vAlign w:val="center"/>
            <w:hideMark/>
          </w:tcPr>
          <w:p w14:paraId="03451152" w14:textId="77777777" w:rsidR="00197D5A" w:rsidRPr="000E47C0" w:rsidRDefault="00197D5A" w:rsidP="006047EC">
            <w:pPr>
              <w:widowControl/>
              <w:spacing w:before="0" w:after="0"/>
              <w:ind w:firstLine="0"/>
              <w:jc w:val="center"/>
              <w:rPr>
                <w:b/>
                <w:bCs/>
                <w:szCs w:val="28"/>
              </w:rPr>
            </w:pPr>
            <w:r w:rsidRPr="000E47C0">
              <w:rPr>
                <w:b/>
                <w:bCs/>
                <w:szCs w:val="28"/>
              </w:rPr>
              <w:t>Năm 8</w:t>
            </w:r>
          </w:p>
        </w:tc>
        <w:tc>
          <w:tcPr>
            <w:tcW w:w="403" w:type="pct"/>
            <w:vAlign w:val="center"/>
            <w:hideMark/>
          </w:tcPr>
          <w:p w14:paraId="0BB62ED7" w14:textId="77777777" w:rsidR="00197D5A" w:rsidRPr="000E47C0" w:rsidRDefault="00197D5A" w:rsidP="006047EC">
            <w:pPr>
              <w:widowControl/>
              <w:spacing w:before="0" w:after="0"/>
              <w:ind w:firstLine="0"/>
              <w:jc w:val="center"/>
              <w:rPr>
                <w:b/>
                <w:bCs/>
                <w:szCs w:val="28"/>
              </w:rPr>
            </w:pPr>
            <w:r w:rsidRPr="000E47C0">
              <w:rPr>
                <w:b/>
                <w:bCs/>
                <w:szCs w:val="28"/>
              </w:rPr>
              <w:t>Năm 9</w:t>
            </w:r>
          </w:p>
        </w:tc>
        <w:tc>
          <w:tcPr>
            <w:tcW w:w="469" w:type="pct"/>
            <w:vAlign w:val="center"/>
            <w:hideMark/>
          </w:tcPr>
          <w:p w14:paraId="672F9C7D" w14:textId="77777777" w:rsidR="00197D5A" w:rsidRPr="000E47C0" w:rsidRDefault="00197D5A" w:rsidP="006047EC">
            <w:pPr>
              <w:widowControl/>
              <w:spacing w:before="0" w:after="0"/>
              <w:ind w:firstLine="0"/>
              <w:jc w:val="center"/>
              <w:rPr>
                <w:b/>
                <w:bCs/>
                <w:szCs w:val="28"/>
              </w:rPr>
            </w:pPr>
            <w:r w:rsidRPr="000E47C0">
              <w:rPr>
                <w:b/>
                <w:bCs/>
                <w:szCs w:val="28"/>
              </w:rPr>
              <w:t>Năm 10</w:t>
            </w:r>
          </w:p>
        </w:tc>
      </w:tr>
      <w:tr w:rsidR="000E47C0" w:rsidRPr="000E47C0" w14:paraId="4841D389" w14:textId="77777777" w:rsidTr="006047EC">
        <w:trPr>
          <w:trHeight w:val="227"/>
          <w:jc w:val="center"/>
        </w:trPr>
        <w:tc>
          <w:tcPr>
            <w:tcW w:w="217" w:type="pct"/>
            <w:tcBorders>
              <w:top w:val="nil"/>
              <w:left w:val="single" w:sz="4" w:space="0" w:color="auto"/>
              <w:bottom w:val="single" w:sz="4" w:space="0" w:color="auto"/>
              <w:right w:val="single" w:sz="4" w:space="0" w:color="auto"/>
            </w:tcBorders>
            <w:vAlign w:val="center"/>
          </w:tcPr>
          <w:p w14:paraId="346E6795" w14:textId="77777777" w:rsidR="00197D5A" w:rsidRPr="000E47C0" w:rsidRDefault="00197D5A" w:rsidP="006047EC">
            <w:pPr>
              <w:widowControl/>
              <w:spacing w:before="0" w:after="0"/>
              <w:ind w:firstLine="0"/>
              <w:jc w:val="center"/>
              <w:rPr>
                <w:szCs w:val="28"/>
              </w:rPr>
            </w:pPr>
          </w:p>
        </w:tc>
        <w:tc>
          <w:tcPr>
            <w:tcW w:w="689" w:type="pct"/>
            <w:tcBorders>
              <w:top w:val="nil"/>
              <w:left w:val="nil"/>
              <w:bottom w:val="single" w:sz="4" w:space="0" w:color="auto"/>
              <w:right w:val="single" w:sz="4" w:space="0" w:color="auto"/>
            </w:tcBorders>
            <w:vAlign w:val="center"/>
          </w:tcPr>
          <w:p w14:paraId="0A8898F9" w14:textId="77777777" w:rsidR="00197D5A" w:rsidRPr="000E47C0" w:rsidRDefault="00197D5A" w:rsidP="006047EC">
            <w:pPr>
              <w:widowControl/>
              <w:spacing w:before="0" w:after="0"/>
              <w:ind w:firstLine="0"/>
              <w:jc w:val="center"/>
              <w:rPr>
                <w:szCs w:val="28"/>
              </w:rPr>
            </w:pPr>
            <w:r w:rsidRPr="000E47C0">
              <w:rPr>
                <w:b/>
                <w:bCs/>
                <w:szCs w:val="28"/>
              </w:rPr>
              <w:t>20.405</w:t>
            </w:r>
          </w:p>
        </w:tc>
        <w:tc>
          <w:tcPr>
            <w:tcW w:w="403" w:type="pct"/>
            <w:tcBorders>
              <w:top w:val="single" w:sz="4" w:space="0" w:color="auto"/>
              <w:left w:val="single" w:sz="4" w:space="0" w:color="auto"/>
              <w:bottom w:val="single" w:sz="4" w:space="0" w:color="auto"/>
              <w:right w:val="single" w:sz="4" w:space="0" w:color="auto"/>
            </w:tcBorders>
            <w:vAlign w:val="center"/>
          </w:tcPr>
          <w:p w14:paraId="356133C4"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6D0BBF97"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76C1F871"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A64F92C"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5EB7B2AC"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484E5856"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09FABA5"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8888899"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78ED1D23" w14:textId="77777777" w:rsidR="00197D5A" w:rsidRPr="000E47C0" w:rsidRDefault="00197D5A" w:rsidP="006047EC">
            <w:pPr>
              <w:widowControl/>
              <w:spacing w:before="0" w:after="0"/>
              <w:ind w:firstLine="0"/>
              <w:jc w:val="center"/>
              <w:rPr>
                <w:szCs w:val="28"/>
              </w:rPr>
            </w:pPr>
            <w:r w:rsidRPr="000E47C0">
              <w:rPr>
                <w:szCs w:val="28"/>
              </w:rPr>
              <w:t>1.986</w:t>
            </w:r>
          </w:p>
        </w:tc>
        <w:tc>
          <w:tcPr>
            <w:tcW w:w="469" w:type="pct"/>
            <w:tcBorders>
              <w:top w:val="single" w:sz="4" w:space="0" w:color="auto"/>
              <w:left w:val="nil"/>
              <w:bottom w:val="single" w:sz="4" w:space="0" w:color="auto"/>
              <w:right w:val="single" w:sz="4" w:space="0" w:color="auto"/>
            </w:tcBorders>
            <w:vAlign w:val="center"/>
          </w:tcPr>
          <w:p w14:paraId="3B83BEF7" w14:textId="77777777" w:rsidR="00197D5A" w:rsidRPr="000E47C0" w:rsidRDefault="00197D5A" w:rsidP="006047EC">
            <w:pPr>
              <w:widowControl/>
              <w:spacing w:before="0" w:after="0"/>
              <w:ind w:firstLine="0"/>
              <w:jc w:val="center"/>
              <w:rPr>
                <w:szCs w:val="28"/>
              </w:rPr>
            </w:pPr>
            <w:r w:rsidRPr="000E47C0">
              <w:rPr>
                <w:szCs w:val="28"/>
              </w:rPr>
              <w:t>1.986</w:t>
            </w:r>
          </w:p>
        </w:tc>
      </w:tr>
    </w:tbl>
    <w:p w14:paraId="205D0564" w14:textId="77777777" w:rsidR="00197D5A" w:rsidRPr="000E47C0" w:rsidRDefault="00197D5A" w:rsidP="00197D5A">
      <w:pPr>
        <w:pStyle w:val="NormalWeb"/>
        <w:spacing w:before="120" w:beforeAutospacing="0" w:after="120" w:afterAutospacing="0"/>
        <w:rPr>
          <w:b/>
          <w:bCs/>
          <w:sz w:val="28"/>
          <w:szCs w:val="28"/>
        </w:rPr>
      </w:pPr>
      <w:r w:rsidRPr="000E47C0">
        <w:rPr>
          <w:b/>
          <w:bCs/>
          <w:sz w:val="28"/>
          <w:szCs w:val="28"/>
        </w:rPr>
        <w:t>III. PHƯƠNG ÁN TÀI CHÍNH</w:t>
      </w:r>
    </w:p>
    <w:p w14:paraId="2BA47FE8" w14:textId="77777777" w:rsidR="00197D5A" w:rsidRPr="000E47C0" w:rsidRDefault="00581EFD" w:rsidP="00197D5A">
      <w:pPr>
        <w:pStyle w:val="NormalWeb"/>
        <w:spacing w:before="120" w:beforeAutospacing="0" w:after="120" w:afterAutospacing="0"/>
        <w:jc w:val="right"/>
        <w:rPr>
          <w:b/>
          <w:bCs/>
          <w:i/>
          <w:iCs/>
          <w:sz w:val="28"/>
          <w:szCs w:val="28"/>
        </w:rPr>
      </w:pPr>
      <w:r w:rsidRPr="000E47C0">
        <w:rPr>
          <w:i/>
          <w:iCs/>
          <w:sz w:val="28"/>
          <w:szCs w:val="28"/>
        </w:rPr>
        <w:t>Đơn vị tính: Triệu đồng</w:t>
      </w:r>
    </w:p>
    <w:tbl>
      <w:tblPr>
        <w:tblStyle w:val="TableGrid"/>
        <w:tblW w:w="14785" w:type="dxa"/>
        <w:tblLook w:val="04A0" w:firstRow="1" w:lastRow="0" w:firstColumn="1" w:lastColumn="0" w:noHBand="0" w:noVBand="1"/>
      </w:tblPr>
      <w:tblGrid>
        <w:gridCol w:w="562"/>
        <w:gridCol w:w="3189"/>
        <w:gridCol w:w="1296"/>
        <w:gridCol w:w="1296"/>
        <w:gridCol w:w="1296"/>
        <w:gridCol w:w="1092"/>
        <w:gridCol w:w="1092"/>
        <w:gridCol w:w="1092"/>
        <w:gridCol w:w="1092"/>
        <w:gridCol w:w="1092"/>
        <w:gridCol w:w="1092"/>
        <w:gridCol w:w="1092"/>
      </w:tblGrid>
      <w:tr w:rsidR="000E47C0" w:rsidRPr="000E47C0" w14:paraId="50136175" w14:textId="77777777" w:rsidTr="006047EC">
        <w:trPr>
          <w:trHeight w:val="227"/>
          <w:tblHeader/>
        </w:trPr>
        <w:tc>
          <w:tcPr>
            <w:tcW w:w="562" w:type="dxa"/>
            <w:vAlign w:val="center"/>
            <w:hideMark/>
          </w:tcPr>
          <w:p w14:paraId="60CBB20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TT</w:t>
            </w:r>
          </w:p>
        </w:tc>
        <w:tc>
          <w:tcPr>
            <w:tcW w:w="3189" w:type="dxa"/>
            <w:vAlign w:val="center"/>
            <w:hideMark/>
          </w:tcPr>
          <w:p w14:paraId="017ACDEF"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Chỉ tiêu</w:t>
            </w:r>
          </w:p>
        </w:tc>
        <w:tc>
          <w:tcPr>
            <w:tcW w:w="1206" w:type="dxa"/>
            <w:vAlign w:val="center"/>
            <w:hideMark/>
          </w:tcPr>
          <w:p w14:paraId="5F3AED3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nhất</w:t>
            </w:r>
          </w:p>
        </w:tc>
        <w:tc>
          <w:tcPr>
            <w:tcW w:w="1092" w:type="dxa"/>
            <w:vAlign w:val="center"/>
            <w:hideMark/>
          </w:tcPr>
          <w:p w14:paraId="72AA4073"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2</w:t>
            </w:r>
          </w:p>
        </w:tc>
        <w:tc>
          <w:tcPr>
            <w:tcW w:w="1092" w:type="dxa"/>
            <w:vAlign w:val="center"/>
            <w:hideMark/>
          </w:tcPr>
          <w:p w14:paraId="0877644E"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3</w:t>
            </w:r>
          </w:p>
        </w:tc>
        <w:tc>
          <w:tcPr>
            <w:tcW w:w="1092" w:type="dxa"/>
            <w:vAlign w:val="center"/>
            <w:hideMark/>
          </w:tcPr>
          <w:p w14:paraId="674FC6CC"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4</w:t>
            </w:r>
          </w:p>
        </w:tc>
        <w:tc>
          <w:tcPr>
            <w:tcW w:w="1092" w:type="dxa"/>
            <w:vAlign w:val="center"/>
            <w:hideMark/>
          </w:tcPr>
          <w:p w14:paraId="7A8A5E5E"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5</w:t>
            </w:r>
          </w:p>
        </w:tc>
        <w:tc>
          <w:tcPr>
            <w:tcW w:w="1092" w:type="dxa"/>
            <w:vAlign w:val="center"/>
            <w:hideMark/>
          </w:tcPr>
          <w:p w14:paraId="29532952"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6</w:t>
            </w:r>
          </w:p>
        </w:tc>
        <w:tc>
          <w:tcPr>
            <w:tcW w:w="1092" w:type="dxa"/>
            <w:vAlign w:val="center"/>
            <w:hideMark/>
          </w:tcPr>
          <w:p w14:paraId="7664FB4A"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7</w:t>
            </w:r>
          </w:p>
        </w:tc>
        <w:tc>
          <w:tcPr>
            <w:tcW w:w="1092" w:type="dxa"/>
            <w:vAlign w:val="center"/>
            <w:hideMark/>
          </w:tcPr>
          <w:p w14:paraId="1B09312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8</w:t>
            </w:r>
          </w:p>
        </w:tc>
        <w:tc>
          <w:tcPr>
            <w:tcW w:w="1092" w:type="dxa"/>
            <w:vAlign w:val="center"/>
            <w:hideMark/>
          </w:tcPr>
          <w:p w14:paraId="4AB08FB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9</w:t>
            </w:r>
          </w:p>
        </w:tc>
        <w:tc>
          <w:tcPr>
            <w:tcW w:w="1092" w:type="dxa"/>
            <w:vAlign w:val="center"/>
            <w:hideMark/>
          </w:tcPr>
          <w:p w14:paraId="72876AA6"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10</w:t>
            </w:r>
          </w:p>
        </w:tc>
      </w:tr>
      <w:tr w:rsidR="000E47C0" w:rsidRPr="000E47C0" w14:paraId="5151BB2A" w14:textId="77777777" w:rsidTr="006047EC">
        <w:trPr>
          <w:trHeight w:val="227"/>
        </w:trPr>
        <w:tc>
          <w:tcPr>
            <w:tcW w:w="562" w:type="dxa"/>
            <w:vAlign w:val="center"/>
            <w:hideMark/>
          </w:tcPr>
          <w:p w14:paraId="128EA8C9"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w:t>
            </w:r>
          </w:p>
        </w:tc>
        <w:tc>
          <w:tcPr>
            <w:tcW w:w="3189" w:type="dxa"/>
            <w:vAlign w:val="center"/>
            <w:hideMark/>
          </w:tcPr>
          <w:p w14:paraId="05EDF459"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Doanh thu</w:t>
            </w:r>
          </w:p>
        </w:tc>
        <w:tc>
          <w:tcPr>
            <w:tcW w:w="1206" w:type="dxa"/>
            <w:vAlign w:val="center"/>
            <w:hideMark/>
          </w:tcPr>
          <w:p w14:paraId="14C3BF32"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3.941</w:t>
            </w:r>
          </w:p>
        </w:tc>
        <w:tc>
          <w:tcPr>
            <w:tcW w:w="1092" w:type="dxa"/>
            <w:vAlign w:val="center"/>
            <w:hideMark/>
          </w:tcPr>
          <w:p w14:paraId="348A91D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4.462</w:t>
            </w:r>
          </w:p>
        </w:tc>
        <w:tc>
          <w:tcPr>
            <w:tcW w:w="1092" w:type="dxa"/>
            <w:vAlign w:val="center"/>
            <w:hideMark/>
          </w:tcPr>
          <w:p w14:paraId="430ACE0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5.332</w:t>
            </w:r>
          </w:p>
        </w:tc>
        <w:tc>
          <w:tcPr>
            <w:tcW w:w="1092" w:type="dxa"/>
            <w:vAlign w:val="center"/>
            <w:hideMark/>
          </w:tcPr>
          <w:p w14:paraId="108F07B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5.382</w:t>
            </w:r>
          </w:p>
        </w:tc>
        <w:tc>
          <w:tcPr>
            <w:tcW w:w="1092" w:type="dxa"/>
            <w:vAlign w:val="center"/>
            <w:hideMark/>
          </w:tcPr>
          <w:p w14:paraId="5A26AB4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5.432</w:t>
            </w:r>
          </w:p>
        </w:tc>
        <w:tc>
          <w:tcPr>
            <w:tcW w:w="1092" w:type="dxa"/>
            <w:vAlign w:val="center"/>
            <w:hideMark/>
          </w:tcPr>
          <w:p w14:paraId="188683F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5.900</w:t>
            </w:r>
          </w:p>
        </w:tc>
        <w:tc>
          <w:tcPr>
            <w:tcW w:w="1092" w:type="dxa"/>
            <w:vAlign w:val="center"/>
            <w:hideMark/>
          </w:tcPr>
          <w:p w14:paraId="7B80554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0555068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29E8FCB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6A33690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r>
      <w:tr w:rsidR="000E47C0" w:rsidRPr="000E47C0" w14:paraId="1E25A1F0" w14:textId="77777777" w:rsidTr="006047EC">
        <w:trPr>
          <w:trHeight w:val="227"/>
        </w:trPr>
        <w:tc>
          <w:tcPr>
            <w:tcW w:w="562" w:type="dxa"/>
            <w:noWrap/>
            <w:vAlign w:val="center"/>
            <w:hideMark/>
          </w:tcPr>
          <w:p w14:paraId="43D8A3C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69103A59" w14:textId="77777777" w:rsidR="00197D5A" w:rsidRPr="000E47C0" w:rsidRDefault="00197D5A" w:rsidP="006047EC">
            <w:pPr>
              <w:pStyle w:val="NormalWeb"/>
              <w:spacing w:before="0" w:beforeAutospacing="0" w:after="0" w:afterAutospacing="0"/>
              <w:ind w:firstLine="0"/>
              <w:rPr>
                <w:szCs w:val="28"/>
              </w:rPr>
            </w:pPr>
            <w:r w:rsidRPr="000E47C0">
              <w:rPr>
                <w:szCs w:val="28"/>
              </w:rPr>
              <w:t>Doanh thu kiểm định xe cơ giới</w:t>
            </w:r>
          </w:p>
        </w:tc>
        <w:tc>
          <w:tcPr>
            <w:tcW w:w="1206" w:type="dxa"/>
            <w:noWrap/>
            <w:vAlign w:val="center"/>
            <w:hideMark/>
          </w:tcPr>
          <w:p w14:paraId="2E9B4A7D" w14:textId="0725B625" w:rsidR="00197D5A" w:rsidRPr="000E47C0" w:rsidRDefault="00197D5A" w:rsidP="006047EC">
            <w:pPr>
              <w:pStyle w:val="NormalWeb"/>
              <w:spacing w:before="0" w:beforeAutospacing="0" w:after="0" w:afterAutospacing="0"/>
              <w:ind w:firstLine="0"/>
              <w:jc w:val="center"/>
              <w:rPr>
                <w:szCs w:val="28"/>
              </w:rPr>
            </w:pPr>
            <w:r w:rsidRPr="000E47C0">
              <w:rPr>
                <w:szCs w:val="28"/>
              </w:rPr>
              <w:t>3.318</w:t>
            </w:r>
          </w:p>
        </w:tc>
        <w:tc>
          <w:tcPr>
            <w:tcW w:w="1092" w:type="dxa"/>
            <w:noWrap/>
            <w:vAlign w:val="center"/>
            <w:hideMark/>
          </w:tcPr>
          <w:p w14:paraId="1685754E" w14:textId="4CC96F46" w:rsidR="00197D5A" w:rsidRPr="000E47C0" w:rsidRDefault="00197D5A" w:rsidP="006047EC">
            <w:pPr>
              <w:pStyle w:val="NormalWeb"/>
              <w:spacing w:before="0" w:beforeAutospacing="0" w:after="0" w:afterAutospacing="0"/>
              <w:ind w:firstLine="0"/>
              <w:jc w:val="center"/>
              <w:rPr>
                <w:szCs w:val="28"/>
              </w:rPr>
            </w:pPr>
            <w:r w:rsidRPr="000E47C0">
              <w:rPr>
                <w:szCs w:val="28"/>
              </w:rPr>
              <w:t>3.792</w:t>
            </w:r>
          </w:p>
        </w:tc>
        <w:tc>
          <w:tcPr>
            <w:tcW w:w="1092" w:type="dxa"/>
            <w:noWrap/>
            <w:vAlign w:val="center"/>
            <w:hideMark/>
          </w:tcPr>
          <w:p w14:paraId="18F1E749" w14:textId="66BEB55B"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1342ACF8" w14:textId="3D405799"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7FF26A93" w14:textId="686D65DE"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11EF8A5B" w14:textId="47E9D4F5" w:rsidR="00197D5A" w:rsidRPr="000E47C0" w:rsidRDefault="00197D5A" w:rsidP="006047EC">
            <w:pPr>
              <w:pStyle w:val="NormalWeb"/>
              <w:spacing w:before="0" w:beforeAutospacing="0" w:after="0" w:afterAutospacing="0"/>
              <w:ind w:firstLine="0"/>
              <w:jc w:val="center"/>
              <w:rPr>
                <w:szCs w:val="28"/>
              </w:rPr>
            </w:pPr>
            <w:r w:rsidRPr="000E47C0">
              <w:rPr>
                <w:szCs w:val="28"/>
              </w:rPr>
              <w:t>4.693</w:t>
            </w:r>
          </w:p>
        </w:tc>
        <w:tc>
          <w:tcPr>
            <w:tcW w:w="1092" w:type="dxa"/>
            <w:noWrap/>
            <w:vAlign w:val="center"/>
            <w:hideMark/>
          </w:tcPr>
          <w:p w14:paraId="2D9B8FC3" w14:textId="709B96A3"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43E7095A" w14:textId="1BEEF10A"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115E8F8D" w14:textId="38A1CFFE"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73B5BD21" w14:textId="32B5286E"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r>
      <w:tr w:rsidR="000E47C0" w:rsidRPr="000E47C0" w14:paraId="104CC994" w14:textId="77777777" w:rsidTr="006047EC">
        <w:trPr>
          <w:trHeight w:val="227"/>
        </w:trPr>
        <w:tc>
          <w:tcPr>
            <w:tcW w:w="562" w:type="dxa"/>
            <w:noWrap/>
            <w:vAlign w:val="center"/>
            <w:hideMark/>
          </w:tcPr>
          <w:p w14:paraId="4687ED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67A972C1" w14:textId="77777777" w:rsidR="00197D5A" w:rsidRPr="000E47C0" w:rsidRDefault="00197D5A" w:rsidP="006047EC">
            <w:pPr>
              <w:pStyle w:val="NormalWeb"/>
              <w:spacing w:before="0" w:beforeAutospacing="0" w:after="0" w:afterAutospacing="0"/>
              <w:ind w:firstLine="0"/>
              <w:rPr>
                <w:szCs w:val="28"/>
              </w:rPr>
            </w:pPr>
            <w:r w:rsidRPr="000E47C0">
              <w:rPr>
                <w:szCs w:val="28"/>
              </w:rPr>
              <w:t>Doanh thu dịch vụ bổ sung (ước tính, Bảng 19)</w:t>
            </w:r>
          </w:p>
        </w:tc>
        <w:tc>
          <w:tcPr>
            <w:tcW w:w="1206" w:type="dxa"/>
            <w:noWrap/>
            <w:vAlign w:val="center"/>
            <w:hideMark/>
          </w:tcPr>
          <w:p w14:paraId="6AA446E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623</w:t>
            </w:r>
          </w:p>
        </w:tc>
        <w:tc>
          <w:tcPr>
            <w:tcW w:w="1092" w:type="dxa"/>
            <w:noWrap/>
            <w:vAlign w:val="center"/>
            <w:hideMark/>
          </w:tcPr>
          <w:p w14:paraId="3B400DB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670</w:t>
            </w:r>
          </w:p>
        </w:tc>
        <w:tc>
          <w:tcPr>
            <w:tcW w:w="1092" w:type="dxa"/>
            <w:noWrap/>
            <w:vAlign w:val="center"/>
            <w:hideMark/>
          </w:tcPr>
          <w:p w14:paraId="235BE9F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1.066</w:t>
            </w:r>
          </w:p>
        </w:tc>
        <w:tc>
          <w:tcPr>
            <w:tcW w:w="1092" w:type="dxa"/>
            <w:noWrap/>
            <w:vAlign w:val="center"/>
            <w:hideMark/>
          </w:tcPr>
          <w:p w14:paraId="182CA96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1.116</w:t>
            </w:r>
          </w:p>
        </w:tc>
        <w:tc>
          <w:tcPr>
            <w:tcW w:w="1092" w:type="dxa"/>
            <w:noWrap/>
            <w:vAlign w:val="center"/>
            <w:hideMark/>
          </w:tcPr>
          <w:p w14:paraId="046C0FD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1.166</w:t>
            </w:r>
          </w:p>
        </w:tc>
        <w:tc>
          <w:tcPr>
            <w:tcW w:w="1092" w:type="dxa"/>
            <w:noWrap/>
            <w:vAlign w:val="center"/>
            <w:hideMark/>
          </w:tcPr>
          <w:p w14:paraId="40A78344"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1.207</w:t>
            </w:r>
          </w:p>
        </w:tc>
        <w:tc>
          <w:tcPr>
            <w:tcW w:w="1092" w:type="dxa"/>
            <w:noWrap/>
            <w:vAlign w:val="center"/>
            <w:hideMark/>
          </w:tcPr>
          <w:p w14:paraId="7563A65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0AF11AE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5EA17B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73FEC80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r>
      <w:tr w:rsidR="000E47C0" w:rsidRPr="000E47C0" w14:paraId="7CB1961C" w14:textId="77777777" w:rsidTr="006047EC">
        <w:trPr>
          <w:trHeight w:val="227"/>
        </w:trPr>
        <w:tc>
          <w:tcPr>
            <w:tcW w:w="562" w:type="dxa"/>
            <w:noWrap/>
            <w:vAlign w:val="center"/>
            <w:hideMark/>
          </w:tcPr>
          <w:p w14:paraId="478610E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II</w:t>
            </w:r>
          </w:p>
        </w:tc>
        <w:tc>
          <w:tcPr>
            <w:tcW w:w="3189" w:type="dxa"/>
            <w:vAlign w:val="center"/>
            <w:hideMark/>
          </w:tcPr>
          <w:p w14:paraId="7D423A50"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Chi phí</w:t>
            </w:r>
          </w:p>
        </w:tc>
        <w:tc>
          <w:tcPr>
            <w:tcW w:w="1206" w:type="dxa"/>
            <w:noWrap/>
            <w:vAlign w:val="center"/>
            <w:hideMark/>
          </w:tcPr>
          <w:p w14:paraId="70C40034" w14:textId="2D114855" w:rsidR="00197D5A" w:rsidRPr="000E47C0" w:rsidRDefault="00197D5A" w:rsidP="006047EC">
            <w:pPr>
              <w:pStyle w:val="NormalWeb"/>
              <w:spacing w:before="0" w:beforeAutospacing="0" w:after="0" w:afterAutospacing="0"/>
              <w:ind w:firstLine="0"/>
              <w:jc w:val="center"/>
              <w:rPr>
                <w:szCs w:val="28"/>
              </w:rPr>
            </w:pPr>
            <w:r w:rsidRPr="000E47C0">
              <w:rPr>
                <w:szCs w:val="28"/>
              </w:rPr>
              <w:t>4.512</w:t>
            </w:r>
          </w:p>
        </w:tc>
        <w:tc>
          <w:tcPr>
            <w:tcW w:w="1092" w:type="dxa"/>
            <w:noWrap/>
            <w:vAlign w:val="center"/>
            <w:hideMark/>
          </w:tcPr>
          <w:p w14:paraId="2A48AF85" w14:textId="0B10BE59" w:rsidR="00197D5A" w:rsidRPr="000E47C0" w:rsidRDefault="00197D5A" w:rsidP="006047EC">
            <w:pPr>
              <w:pStyle w:val="NormalWeb"/>
              <w:spacing w:before="0" w:beforeAutospacing="0" w:after="0" w:afterAutospacing="0"/>
              <w:ind w:firstLine="0"/>
              <w:jc w:val="center"/>
              <w:rPr>
                <w:szCs w:val="28"/>
              </w:rPr>
            </w:pPr>
            <w:r w:rsidRPr="000E47C0">
              <w:rPr>
                <w:szCs w:val="28"/>
              </w:rPr>
              <w:t>4.497</w:t>
            </w:r>
          </w:p>
        </w:tc>
        <w:tc>
          <w:tcPr>
            <w:tcW w:w="1092" w:type="dxa"/>
            <w:noWrap/>
            <w:vAlign w:val="center"/>
            <w:hideMark/>
          </w:tcPr>
          <w:p w14:paraId="4182590F" w14:textId="1C630B2A" w:rsidR="00197D5A" w:rsidRPr="000E47C0" w:rsidRDefault="00197D5A" w:rsidP="006047EC">
            <w:pPr>
              <w:pStyle w:val="NormalWeb"/>
              <w:spacing w:before="0" w:beforeAutospacing="0" w:after="0" w:afterAutospacing="0"/>
              <w:ind w:firstLine="0"/>
              <w:jc w:val="center"/>
              <w:rPr>
                <w:szCs w:val="28"/>
              </w:rPr>
            </w:pPr>
            <w:r w:rsidRPr="000E47C0">
              <w:rPr>
                <w:szCs w:val="28"/>
              </w:rPr>
              <w:t>4.497</w:t>
            </w:r>
          </w:p>
        </w:tc>
        <w:tc>
          <w:tcPr>
            <w:tcW w:w="1092" w:type="dxa"/>
            <w:noWrap/>
            <w:vAlign w:val="center"/>
            <w:hideMark/>
          </w:tcPr>
          <w:p w14:paraId="409F62D3" w14:textId="1EB011E4" w:rsidR="00197D5A" w:rsidRPr="000E47C0" w:rsidRDefault="00197D5A" w:rsidP="006047EC">
            <w:pPr>
              <w:pStyle w:val="NormalWeb"/>
              <w:spacing w:before="0" w:beforeAutospacing="0" w:after="0" w:afterAutospacing="0"/>
              <w:ind w:firstLine="0"/>
              <w:jc w:val="center"/>
              <w:rPr>
                <w:szCs w:val="28"/>
              </w:rPr>
            </w:pPr>
            <w:r w:rsidRPr="000E47C0">
              <w:rPr>
                <w:szCs w:val="28"/>
              </w:rPr>
              <w:t>4.508</w:t>
            </w:r>
          </w:p>
        </w:tc>
        <w:tc>
          <w:tcPr>
            <w:tcW w:w="1092" w:type="dxa"/>
            <w:noWrap/>
            <w:vAlign w:val="center"/>
            <w:hideMark/>
          </w:tcPr>
          <w:p w14:paraId="3D9F1258" w14:textId="63AB242E" w:rsidR="00197D5A" w:rsidRPr="000E47C0" w:rsidRDefault="00197D5A" w:rsidP="006047EC">
            <w:pPr>
              <w:pStyle w:val="NormalWeb"/>
              <w:spacing w:before="0" w:beforeAutospacing="0" w:after="0" w:afterAutospacing="0"/>
              <w:ind w:firstLine="0"/>
              <w:jc w:val="center"/>
              <w:rPr>
                <w:szCs w:val="28"/>
              </w:rPr>
            </w:pPr>
            <w:r w:rsidRPr="000E47C0">
              <w:rPr>
                <w:szCs w:val="28"/>
              </w:rPr>
              <w:t>4.530</w:t>
            </w:r>
          </w:p>
        </w:tc>
        <w:tc>
          <w:tcPr>
            <w:tcW w:w="1092" w:type="dxa"/>
            <w:noWrap/>
            <w:vAlign w:val="center"/>
            <w:hideMark/>
          </w:tcPr>
          <w:p w14:paraId="1A8F7DB5" w14:textId="3797D613" w:rsidR="00197D5A" w:rsidRPr="000E47C0" w:rsidRDefault="00197D5A" w:rsidP="006047EC">
            <w:pPr>
              <w:pStyle w:val="NormalWeb"/>
              <w:spacing w:before="0" w:beforeAutospacing="0" w:after="0" w:afterAutospacing="0"/>
              <w:ind w:firstLine="0"/>
              <w:jc w:val="center"/>
              <w:rPr>
                <w:szCs w:val="28"/>
              </w:rPr>
            </w:pPr>
            <w:r w:rsidRPr="000E47C0">
              <w:rPr>
                <w:szCs w:val="28"/>
              </w:rPr>
              <w:t>4.741</w:t>
            </w:r>
          </w:p>
        </w:tc>
        <w:tc>
          <w:tcPr>
            <w:tcW w:w="1092" w:type="dxa"/>
            <w:noWrap/>
            <w:vAlign w:val="center"/>
            <w:hideMark/>
          </w:tcPr>
          <w:p w14:paraId="0DD64407" w14:textId="56FC56D1" w:rsidR="00197D5A" w:rsidRPr="000E47C0" w:rsidRDefault="00197D5A" w:rsidP="006047EC">
            <w:pPr>
              <w:pStyle w:val="NormalWeb"/>
              <w:spacing w:before="0" w:beforeAutospacing="0" w:after="0" w:afterAutospacing="0"/>
              <w:ind w:firstLine="0"/>
              <w:jc w:val="center"/>
              <w:rPr>
                <w:szCs w:val="28"/>
              </w:rPr>
            </w:pPr>
            <w:r w:rsidRPr="000E47C0">
              <w:rPr>
                <w:szCs w:val="28"/>
              </w:rPr>
              <w:t>4.764</w:t>
            </w:r>
          </w:p>
        </w:tc>
        <w:tc>
          <w:tcPr>
            <w:tcW w:w="1092" w:type="dxa"/>
            <w:noWrap/>
            <w:vAlign w:val="center"/>
            <w:hideMark/>
          </w:tcPr>
          <w:p w14:paraId="6FFC67A7" w14:textId="299B6772" w:rsidR="00197D5A" w:rsidRPr="000E47C0" w:rsidRDefault="00197D5A" w:rsidP="006047EC">
            <w:pPr>
              <w:pStyle w:val="NormalWeb"/>
              <w:spacing w:before="0" w:beforeAutospacing="0" w:after="0" w:afterAutospacing="0"/>
              <w:ind w:firstLine="0"/>
              <w:jc w:val="center"/>
              <w:rPr>
                <w:szCs w:val="28"/>
              </w:rPr>
            </w:pPr>
            <w:r w:rsidRPr="000E47C0">
              <w:rPr>
                <w:szCs w:val="28"/>
              </w:rPr>
              <w:t>4.764</w:t>
            </w:r>
          </w:p>
        </w:tc>
        <w:tc>
          <w:tcPr>
            <w:tcW w:w="1092" w:type="dxa"/>
            <w:noWrap/>
            <w:vAlign w:val="center"/>
            <w:hideMark/>
          </w:tcPr>
          <w:p w14:paraId="41216AD4" w14:textId="49DC39E2" w:rsidR="00197D5A" w:rsidRPr="000E47C0" w:rsidRDefault="00197D5A" w:rsidP="006047EC">
            <w:pPr>
              <w:pStyle w:val="NormalWeb"/>
              <w:spacing w:before="0" w:beforeAutospacing="0" w:after="0" w:afterAutospacing="0"/>
              <w:ind w:firstLine="0"/>
              <w:jc w:val="center"/>
              <w:rPr>
                <w:szCs w:val="28"/>
              </w:rPr>
            </w:pPr>
            <w:r w:rsidRPr="000E47C0">
              <w:rPr>
                <w:szCs w:val="28"/>
              </w:rPr>
              <w:t>4.696</w:t>
            </w:r>
          </w:p>
        </w:tc>
        <w:tc>
          <w:tcPr>
            <w:tcW w:w="1092" w:type="dxa"/>
            <w:noWrap/>
            <w:vAlign w:val="center"/>
            <w:hideMark/>
          </w:tcPr>
          <w:p w14:paraId="3A0C15EA" w14:textId="20A57928" w:rsidR="00197D5A" w:rsidRPr="000E47C0" w:rsidRDefault="00197D5A" w:rsidP="006047EC">
            <w:pPr>
              <w:pStyle w:val="NormalWeb"/>
              <w:spacing w:before="0" w:beforeAutospacing="0" w:after="0" w:afterAutospacing="0"/>
              <w:ind w:firstLine="0"/>
              <w:jc w:val="center"/>
              <w:rPr>
                <w:szCs w:val="28"/>
              </w:rPr>
            </w:pPr>
            <w:r w:rsidRPr="000E47C0">
              <w:rPr>
                <w:szCs w:val="28"/>
              </w:rPr>
              <w:t>4.696</w:t>
            </w:r>
          </w:p>
        </w:tc>
      </w:tr>
      <w:tr w:rsidR="000E47C0" w:rsidRPr="000E47C0" w14:paraId="46F96469" w14:textId="77777777" w:rsidTr="006047EC">
        <w:trPr>
          <w:trHeight w:val="227"/>
        </w:trPr>
        <w:tc>
          <w:tcPr>
            <w:tcW w:w="562" w:type="dxa"/>
            <w:noWrap/>
            <w:vAlign w:val="center"/>
            <w:hideMark/>
          </w:tcPr>
          <w:p w14:paraId="6CDDF12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197A5751" w14:textId="77777777" w:rsidR="00197D5A" w:rsidRPr="000E47C0" w:rsidRDefault="00197D5A" w:rsidP="006047EC">
            <w:pPr>
              <w:pStyle w:val="NormalWeb"/>
              <w:spacing w:before="0" w:beforeAutospacing="0" w:after="0" w:afterAutospacing="0"/>
              <w:ind w:firstLine="0"/>
              <w:rPr>
                <w:szCs w:val="28"/>
              </w:rPr>
            </w:pPr>
            <w:r w:rsidRPr="000E47C0">
              <w:rPr>
                <w:szCs w:val="28"/>
              </w:rPr>
              <w:t>Chi phí tiền lương và các khoản trích theo lương</w:t>
            </w:r>
          </w:p>
        </w:tc>
        <w:tc>
          <w:tcPr>
            <w:tcW w:w="1206" w:type="dxa"/>
            <w:noWrap/>
            <w:vAlign w:val="center"/>
            <w:hideMark/>
          </w:tcPr>
          <w:p w14:paraId="05747D9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6102E86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479B0D3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2255CCB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2.423</w:t>
            </w:r>
          </w:p>
        </w:tc>
        <w:tc>
          <w:tcPr>
            <w:tcW w:w="1092" w:type="dxa"/>
            <w:noWrap/>
            <w:vAlign w:val="center"/>
            <w:hideMark/>
          </w:tcPr>
          <w:p w14:paraId="509C7AD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2.446</w:t>
            </w:r>
          </w:p>
        </w:tc>
        <w:tc>
          <w:tcPr>
            <w:tcW w:w="1092" w:type="dxa"/>
            <w:noWrap/>
            <w:vAlign w:val="center"/>
            <w:hideMark/>
          </w:tcPr>
          <w:p w14:paraId="1E21D144"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2.657</w:t>
            </w:r>
          </w:p>
        </w:tc>
        <w:tc>
          <w:tcPr>
            <w:tcW w:w="1092" w:type="dxa"/>
            <w:noWrap/>
            <w:vAlign w:val="center"/>
            <w:hideMark/>
          </w:tcPr>
          <w:p w14:paraId="1265EFE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6BB12E5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074C572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16B8B4B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r>
      <w:tr w:rsidR="000E47C0" w:rsidRPr="000E47C0" w14:paraId="73C1595E" w14:textId="77777777" w:rsidTr="006047EC">
        <w:trPr>
          <w:trHeight w:val="227"/>
        </w:trPr>
        <w:tc>
          <w:tcPr>
            <w:tcW w:w="562" w:type="dxa"/>
            <w:noWrap/>
            <w:vAlign w:val="center"/>
            <w:hideMark/>
          </w:tcPr>
          <w:p w14:paraId="24C22CE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4841AD60" w14:textId="77777777" w:rsidR="00197D5A" w:rsidRPr="000E47C0" w:rsidRDefault="00197D5A" w:rsidP="006047EC">
            <w:pPr>
              <w:pStyle w:val="NormalWeb"/>
              <w:spacing w:before="0" w:beforeAutospacing="0" w:after="0" w:afterAutospacing="0"/>
              <w:ind w:firstLine="0"/>
              <w:rPr>
                <w:szCs w:val="28"/>
              </w:rPr>
            </w:pPr>
            <w:r w:rsidRPr="000E47C0">
              <w:rPr>
                <w:szCs w:val="28"/>
              </w:rPr>
              <w:t>Chi phí khấu hao</w:t>
            </w:r>
          </w:p>
        </w:tc>
        <w:tc>
          <w:tcPr>
            <w:tcW w:w="1206" w:type="dxa"/>
            <w:noWrap/>
            <w:vAlign w:val="center"/>
            <w:hideMark/>
          </w:tcPr>
          <w:p w14:paraId="1AA527B3" w14:textId="6ADCBFAD"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4CF0C01D" w14:textId="31B24722"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4B06FA51" w14:textId="1F5FC3C9"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65BDD0D6" w14:textId="37E6C718"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3E0192A9" w14:textId="2B70ABBA"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5D642CF8" w14:textId="1C78C767"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671DFC2F" w14:textId="6086832C"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04608BF7" w14:textId="23631723"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06E643FF" w14:textId="2B7B5FA0" w:rsidR="00197D5A" w:rsidRPr="000E47C0" w:rsidRDefault="00197D5A" w:rsidP="006047EC">
            <w:pPr>
              <w:pStyle w:val="NormalWeb"/>
              <w:spacing w:before="0" w:beforeAutospacing="0" w:after="0" w:afterAutospacing="0"/>
              <w:ind w:firstLine="0"/>
              <w:jc w:val="center"/>
              <w:rPr>
                <w:szCs w:val="28"/>
              </w:rPr>
            </w:pPr>
            <w:r w:rsidRPr="000E47C0">
              <w:rPr>
                <w:szCs w:val="28"/>
              </w:rPr>
              <w:t>1.986</w:t>
            </w:r>
          </w:p>
        </w:tc>
        <w:tc>
          <w:tcPr>
            <w:tcW w:w="1092" w:type="dxa"/>
            <w:noWrap/>
            <w:vAlign w:val="center"/>
            <w:hideMark/>
          </w:tcPr>
          <w:p w14:paraId="4ACB4921" w14:textId="371042A9" w:rsidR="00197D5A" w:rsidRPr="000E47C0" w:rsidRDefault="00197D5A" w:rsidP="006047EC">
            <w:pPr>
              <w:pStyle w:val="NormalWeb"/>
              <w:spacing w:before="0" w:beforeAutospacing="0" w:after="0" w:afterAutospacing="0"/>
              <w:ind w:firstLine="0"/>
              <w:jc w:val="center"/>
              <w:rPr>
                <w:szCs w:val="28"/>
              </w:rPr>
            </w:pPr>
            <w:r w:rsidRPr="000E47C0">
              <w:rPr>
                <w:szCs w:val="28"/>
              </w:rPr>
              <w:t>1.986</w:t>
            </w:r>
          </w:p>
        </w:tc>
      </w:tr>
      <w:tr w:rsidR="000E47C0" w:rsidRPr="000E47C0" w14:paraId="129DAE28" w14:textId="77777777" w:rsidTr="006047EC">
        <w:trPr>
          <w:trHeight w:val="227"/>
        </w:trPr>
        <w:tc>
          <w:tcPr>
            <w:tcW w:w="562" w:type="dxa"/>
            <w:noWrap/>
            <w:vAlign w:val="center"/>
            <w:hideMark/>
          </w:tcPr>
          <w:p w14:paraId="5B8E57F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w:t>
            </w:r>
          </w:p>
        </w:tc>
        <w:tc>
          <w:tcPr>
            <w:tcW w:w="3189" w:type="dxa"/>
            <w:vAlign w:val="center"/>
            <w:hideMark/>
          </w:tcPr>
          <w:p w14:paraId="7ED0AEDC" w14:textId="77777777" w:rsidR="00197D5A" w:rsidRPr="000E47C0" w:rsidRDefault="00197D5A" w:rsidP="006047EC">
            <w:pPr>
              <w:pStyle w:val="NormalWeb"/>
              <w:spacing w:before="0" w:beforeAutospacing="0" w:after="0" w:afterAutospacing="0"/>
              <w:ind w:firstLine="0"/>
              <w:rPr>
                <w:szCs w:val="28"/>
              </w:rPr>
            </w:pPr>
            <w:r w:rsidRPr="000E47C0">
              <w:rPr>
                <w:szCs w:val="28"/>
              </w:rPr>
              <w:t>Chi đào tạo</w:t>
            </w:r>
          </w:p>
        </w:tc>
        <w:tc>
          <w:tcPr>
            <w:tcW w:w="1206" w:type="dxa"/>
            <w:noWrap/>
            <w:vAlign w:val="center"/>
            <w:hideMark/>
          </w:tcPr>
          <w:p w14:paraId="26D126DC"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27</w:t>
            </w:r>
          </w:p>
        </w:tc>
        <w:tc>
          <w:tcPr>
            <w:tcW w:w="1092" w:type="dxa"/>
            <w:noWrap/>
            <w:vAlign w:val="center"/>
            <w:hideMark/>
          </w:tcPr>
          <w:p w14:paraId="40CC7FF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w:t>
            </w:r>
          </w:p>
        </w:tc>
        <w:tc>
          <w:tcPr>
            <w:tcW w:w="1092" w:type="dxa"/>
            <w:noWrap/>
            <w:vAlign w:val="center"/>
            <w:hideMark/>
          </w:tcPr>
          <w:p w14:paraId="005704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w:t>
            </w:r>
          </w:p>
        </w:tc>
        <w:tc>
          <w:tcPr>
            <w:tcW w:w="1092" w:type="dxa"/>
            <w:noWrap/>
            <w:vAlign w:val="center"/>
            <w:hideMark/>
          </w:tcPr>
          <w:p w14:paraId="254E9257"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250DC7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3258BD5"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272275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05D3BD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3CC4BF1"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F8A2AEE"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3775855E" w14:textId="77777777" w:rsidTr="006047EC">
        <w:trPr>
          <w:trHeight w:val="227"/>
        </w:trPr>
        <w:tc>
          <w:tcPr>
            <w:tcW w:w="562" w:type="dxa"/>
            <w:noWrap/>
            <w:vAlign w:val="center"/>
            <w:hideMark/>
          </w:tcPr>
          <w:p w14:paraId="462EFB57"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3.1</w:t>
            </w:r>
          </w:p>
        </w:tc>
        <w:tc>
          <w:tcPr>
            <w:tcW w:w="3189" w:type="dxa"/>
            <w:vAlign w:val="center"/>
            <w:hideMark/>
          </w:tcPr>
          <w:p w14:paraId="136D0509" w14:textId="77777777" w:rsidR="00197D5A" w:rsidRPr="000E47C0" w:rsidRDefault="00197D5A" w:rsidP="006047EC">
            <w:pPr>
              <w:pStyle w:val="NormalWeb"/>
              <w:spacing w:before="0" w:beforeAutospacing="0" w:after="0" w:afterAutospacing="0"/>
              <w:ind w:firstLine="0"/>
              <w:rPr>
                <w:i/>
                <w:iCs/>
                <w:szCs w:val="28"/>
              </w:rPr>
            </w:pPr>
            <w:r w:rsidRPr="000E47C0">
              <w:rPr>
                <w:i/>
                <w:iCs/>
                <w:szCs w:val="28"/>
              </w:rPr>
              <w:t>Đăng kiểm viên (4 người)</w:t>
            </w:r>
          </w:p>
        </w:tc>
        <w:tc>
          <w:tcPr>
            <w:tcW w:w="1206" w:type="dxa"/>
            <w:noWrap/>
            <w:vAlign w:val="center"/>
            <w:hideMark/>
          </w:tcPr>
          <w:p w14:paraId="5866E83C"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18</w:t>
            </w:r>
          </w:p>
        </w:tc>
        <w:tc>
          <w:tcPr>
            <w:tcW w:w="1092" w:type="dxa"/>
            <w:noWrap/>
            <w:vAlign w:val="center"/>
            <w:hideMark/>
          </w:tcPr>
          <w:p w14:paraId="7EE827F3"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12</w:t>
            </w:r>
          </w:p>
        </w:tc>
        <w:tc>
          <w:tcPr>
            <w:tcW w:w="1092" w:type="dxa"/>
            <w:noWrap/>
            <w:vAlign w:val="center"/>
            <w:hideMark/>
          </w:tcPr>
          <w:p w14:paraId="2B519388"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12</w:t>
            </w:r>
          </w:p>
        </w:tc>
        <w:tc>
          <w:tcPr>
            <w:tcW w:w="1092" w:type="dxa"/>
            <w:noWrap/>
            <w:vAlign w:val="center"/>
            <w:hideMark/>
          </w:tcPr>
          <w:p w14:paraId="7395A4C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4EDFD829"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7C74839E"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1CEA45B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281B7D3"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25760FE4"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3D4C696E" w14:textId="77777777" w:rsidR="00197D5A" w:rsidRPr="000E47C0" w:rsidRDefault="00197D5A" w:rsidP="006047EC">
            <w:pPr>
              <w:pStyle w:val="NormalWeb"/>
              <w:spacing w:before="0" w:beforeAutospacing="0" w:after="0" w:afterAutospacing="0"/>
              <w:ind w:firstLine="0"/>
              <w:jc w:val="center"/>
              <w:rPr>
                <w:i/>
                <w:iCs/>
                <w:szCs w:val="28"/>
              </w:rPr>
            </w:pPr>
          </w:p>
        </w:tc>
      </w:tr>
      <w:tr w:rsidR="000E47C0" w:rsidRPr="000E47C0" w14:paraId="046334DE" w14:textId="77777777" w:rsidTr="006047EC">
        <w:trPr>
          <w:trHeight w:val="227"/>
        </w:trPr>
        <w:tc>
          <w:tcPr>
            <w:tcW w:w="562" w:type="dxa"/>
            <w:noWrap/>
            <w:vAlign w:val="center"/>
            <w:hideMark/>
          </w:tcPr>
          <w:p w14:paraId="328A29E9"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3.2</w:t>
            </w:r>
          </w:p>
        </w:tc>
        <w:tc>
          <w:tcPr>
            <w:tcW w:w="3189" w:type="dxa"/>
            <w:vAlign w:val="center"/>
            <w:hideMark/>
          </w:tcPr>
          <w:p w14:paraId="7976A369" w14:textId="77777777" w:rsidR="00197D5A" w:rsidRPr="000E47C0" w:rsidRDefault="00197D5A" w:rsidP="006047EC">
            <w:pPr>
              <w:pStyle w:val="NormalWeb"/>
              <w:spacing w:before="0" w:beforeAutospacing="0" w:after="0" w:afterAutospacing="0"/>
              <w:ind w:firstLine="0"/>
              <w:rPr>
                <w:i/>
                <w:iCs/>
                <w:szCs w:val="28"/>
              </w:rPr>
            </w:pPr>
            <w:r w:rsidRPr="000E47C0">
              <w:rPr>
                <w:i/>
                <w:iCs/>
                <w:szCs w:val="28"/>
              </w:rPr>
              <w:t>Nhân viên nghiệp vụ (1 người)</w:t>
            </w:r>
          </w:p>
        </w:tc>
        <w:tc>
          <w:tcPr>
            <w:tcW w:w="1206" w:type="dxa"/>
            <w:noWrap/>
            <w:vAlign w:val="center"/>
            <w:hideMark/>
          </w:tcPr>
          <w:p w14:paraId="5767F631"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9</w:t>
            </w:r>
          </w:p>
        </w:tc>
        <w:tc>
          <w:tcPr>
            <w:tcW w:w="1092" w:type="dxa"/>
            <w:noWrap/>
            <w:vAlign w:val="center"/>
            <w:hideMark/>
          </w:tcPr>
          <w:p w14:paraId="4A5CAA2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5FF8EA78"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B47D5EF"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3DE71195"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49A605C"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116FA475"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0304D9B9"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C21510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552EEDBC" w14:textId="77777777" w:rsidR="00197D5A" w:rsidRPr="000E47C0" w:rsidRDefault="00197D5A" w:rsidP="006047EC">
            <w:pPr>
              <w:pStyle w:val="NormalWeb"/>
              <w:spacing w:before="0" w:beforeAutospacing="0" w:after="0" w:afterAutospacing="0"/>
              <w:ind w:firstLine="0"/>
              <w:jc w:val="center"/>
              <w:rPr>
                <w:i/>
                <w:iCs/>
                <w:szCs w:val="28"/>
              </w:rPr>
            </w:pPr>
          </w:p>
        </w:tc>
      </w:tr>
      <w:tr w:rsidR="000E47C0" w:rsidRPr="000E47C0" w14:paraId="77596368" w14:textId="77777777" w:rsidTr="006047EC">
        <w:trPr>
          <w:trHeight w:val="227"/>
        </w:trPr>
        <w:tc>
          <w:tcPr>
            <w:tcW w:w="562" w:type="dxa"/>
            <w:noWrap/>
            <w:vAlign w:val="center"/>
            <w:hideMark/>
          </w:tcPr>
          <w:p w14:paraId="6CEFEDE1" w14:textId="77777777" w:rsidR="00197D5A" w:rsidRPr="000E47C0" w:rsidRDefault="00C03973" w:rsidP="006047EC">
            <w:pPr>
              <w:pStyle w:val="NormalWeb"/>
              <w:spacing w:before="0" w:beforeAutospacing="0" w:after="0" w:afterAutospacing="0"/>
              <w:ind w:firstLine="0"/>
              <w:jc w:val="center"/>
              <w:rPr>
                <w:szCs w:val="28"/>
              </w:rPr>
            </w:pPr>
            <w:r w:rsidRPr="000E47C0">
              <w:rPr>
                <w:szCs w:val="28"/>
              </w:rPr>
              <w:t>4</w:t>
            </w:r>
          </w:p>
        </w:tc>
        <w:tc>
          <w:tcPr>
            <w:tcW w:w="3189" w:type="dxa"/>
            <w:vAlign w:val="center"/>
            <w:hideMark/>
          </w:tcPr>
          <w:p w14:paraId="4B85CAA5" w14:textId="77777777" w:rsidR="00197D5A" w:rsidRPr="000E47C0" w:rsidRDefault="00197D5A" w:rsidP="006047EC">
            <w:pPr>
              <w:pStyle w:val="NormalWeb"/>
              <w:spacing w:before="0" w:beforeAutospacing="0" w:after="0" w:afterAutospacing="0"/>
              <w:ind w:firstLine="0"/>
              <w:rPr>
                <w:szCs w:val="28"/>
              </w:rPr>
            </w:pPr>
            <w:r w:rsidRPr="000E47C0">
              <w:rPr>
                <w:szCs w:val="28"/>
              </w:rPr>
              <w:t>Chi phí hoạt động ( wifi, điện, nước,…)</w:t>
            </w:r>
          </w:p>
        </w:tc>
        <w:tc>
          <w:tcPr>
            <w:tcW w:w="1206" w:type="dxa"/>
            <w:noWrap/>
            <w:vAlign w:val="center"/>
            <w:hideMark/>
          </w:tcPr>
          <w:p w14:paraId="66BC0A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56DEA82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36E5B12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24CA7FA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079043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447475B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42D4B2C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74DBC9E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2EDD403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78F558B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r>
      <w:tr w:rsidR="000E47C0" w:rsidRPr="000E47C0" w14:paraId="270ADB9A" w14:textId="77777777" w:rsidTr="006047EC">
        <w:trPr>
          <w:trHeight w:val="227"/>
        </w:trPr>
        <w:tc>
          <w:tcPr>
            <w:tcW w:w="562" w:type="dxa"/>
            <w:noWrap/>
            <w:vAlign w:val="center"/>
            <w:hideMark/>
          </w:tcPr>
          <w:p w14:paraId="3B478198"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III</w:t>
            </w:r>
          </w:p>
        </w:tc>
        <w:tc>
          <w:tcPr>
            <w:tcW w:w="3189" w:type="dxa"/>
            <w:vAlign w:val="center"/>
            <w:hideMark/>
          </w:tcPr>
          <w:p w14:paraId="414384F4"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Chênh lệch thu - chi (I - II)</w:t>
            </w:r>
          </w:p>
        </w:tc>
        <w:tc>
          <w:tcPr>
            <w:tcW w:w="1206" w:type="dxa"/>
            <w:noWrap/>
            <w:vAlign w:val="center"/>
            <w:hideMark/>
          </w:tcPr>
          <w:p w14:paraId="56504B39" w14:textId="05DA1674" w:rsidR="00197D5A" w:rsidRPr="000E47C0" w:rsidRDefault="00197D5A" w:rsidP="006047EC">
            <w:pPr>
              <w:pStyle w:val="NormalWeb"/>
              <w:spacing w:before="0" w:beforeAutospacing="0" w:after="0" w:afterAutospacing="0"/>
              <w:ind w:firstLine="0"/>
              <w:jc w:val="center"/>
              <w:rPr>
                <w:szCs w:val="28"/>
              </w:rPr>
            </w:pPr>
            <w:r w:rsidRPr="000E47C0">
              <w:rPr>
                <w:szCs w:val="28"/>
              </w:rPr>
              <w:t>-571</w:t>
            </w:r>
          </w:p>
        </w:tc>
        <w:tc>
          <w:tcPr>
            <w:tcW w:w="1092" w:type="dxa"/>
            <w:noWrap/>
            <w:vAlign w:val="center"/>
            <w:hideMark/>
          </w:tcPr>
          <w:p w14:paraId="6162A797" w14:textId="1A9C1771" w:rsidR="00197D5A" w:rsidRPr="000E47C0" w:rsidRDefault="00197D5A" w:rsidP="006047EC">
            <w:pPr>
              <w:pStyle w:val="NormalWeb"/>
              <w:spacing w:before="0" w:beforeAutospacing="0" w:after="0" w:afterAutospacing="0"/>
              <w:ind w:firstLine="0"/>
              <w:jc w:val="center"/>
              <w:rPr>
                <w:szCs w:val="28"/>
              </w:rPr>
            </w:pPr>
            <w:r w:rsidRPr="000E47C0">
              <w:rPr>
                <w:szCs w:val="28"/>
              </w:rPr>
              <w:t>-36</w:t>
            </w:r>
          </w:p>
        </w:tc>
        <w:tc>
          <w:tcPr>
            <w:tcW w:w="1092" w:type="dxa"/>
            <w:noWrap/>
            <w:vAlign w:val="center"/>
            <w:hideMark/>
          </w:tcPr>
          <w:p w14:paraId="20C43C8D" w14:textId="713BFF79" w:rsidR="00197D5A" w:rsidRPr="000E47C0" w:rsidRDefault="00197D5A" w:rsidP="006047EC">
            <w:pPr>
              <w:pStyle w:val="NormalWeb"/>
              <w:spacing w:before="0" w:beforeAutospacing="0" w:after="0" w:afterAutospacing="0"/>
              <w:ind w:firstLine="0"/>
              <w:jc w:val="center"/>
              <w:rPr>
                <w:szCs w:val="28"/>
              </w:rPr>
            </w:pPr>
            <w:r w:rsidRPr="000E47C0">
              <w:rPr>
                <w:szCs w:val="28"/>
              </w:rPr>
              <w:t>835</w:t>
            </w:r>
          </w:p>
        </w:tc>
        <w:tc>
          <w:tcPr>
            <w:tcW w:w="1092" w:type="dxa"/>
            <w:noWrap/>
            <w:vAlign w:val="center"/>
            <w:hideMark/>
          </w:tcPr>
          <w:p w14:paraId="2353A7E5" w14:textId="25C4B25B" w:rsidR="00197D5A" w:rsidRPr="000E47C0" w:rsidRDefault="00197D5A" w:rsidP="006047EC">
            <w:pPr>
              <w:pStyle w:val="NormalWeb"/>
              <w:spacing w:before="0" w:beforeAutospacing="0" w:after="0" w:afterAutospacing="0"/>
              <w:ind w:firstLine="0"/>
              <w:jc w:val="center"/>
              <w:rPr>
                <w:szCs w:val="28"/>
              </w:rPr>
            </w:pPr>
            <w:r w:rsidRPr="000E47C0">
              <w:rPr>
                <w:szCs w:val="28"/>
              </w:rPr>
              <w:t>874</w:t>
            </w:r>
          </w:p>
        </w:tc>
        <w:tc>
          <w:tcPr>
            <w:tcW w:w="1092" w:type="dxa"/>
            <w:noWrap/>
            <w:vAlign w:val="center"/>
            <w:hideMark/>
          </w:tcPr>
          <w:p w14:paraId="5B5CB848" w14:textId="05FB0808" w:rsidR="00197D5A" w:rsidRPr="000E47C0" w:rsidRDefault="00197D5A" w:rsidP="006047EC">
            <w:pPr>
              <w:pStyle w:val="NormalWeb"/>
              <w:spacing w:before="0" w:beforeAutospacing="0" w:after="0" w:afterAutospacing="0"/>
              <w:ind w:firstLine="0"/>
              <w:jc w:val="center"/>
              <w:rPr>
                <w:szCs w:val="28"/>
              </w:rPr>
            </w:pPr>
            <w:r w:rsidRPr="000E47C0">
              <w:rPr>
                <w:szCs w:val="28"/>
              </w:rPr>
              <w:t>902</w:t>
            </w:r>
          </w:p>
        </w:tc>
        <w:tc>
          <w:tcPr>
            <w:tcW w:w="1092" w:type="dxa"/>
            <w:noWrap/>
            <w:vAlign w:val="center"/>
            <w:hideMark/>
          </w:tcPr>
          <w:p w14:paraId="0F1695EC" w14:textId="0A6FCC83" w:rsidR="00197D5A" w:rsidRPr="000E47C0" w:rsidRDefault="00197D5A" w:rsidP="006047EC">
            <w:pPr>
              <w:pStyle w:val="NormalWeb"/>
              <w:spacing w:before="0" w:beforeAutospacing="0" w:after="0" w:afterAutospacing="0"/>
              <w:ind w:firstLine="0"/>
              <w:jc w:val="center"/>
              <w:rPr>
                <w:szCs w:val="28"/>
              </w:rPr>
            </w:pPr>
            <w:r w:rsidRPr="000E47C0">
              <w:rPr>
                <w:szCs w:val="28"/>
              </w:rPr>
              <w:t>1.159</w:t>
            </w:r>
          </w:p>
        </w:tc>
        <w:tc>
          <w:tcPr>
            <w:tcW w:w="1092" w:type="dxa"/>
            <w:noWrap/>
            <w:vAlign w:val="center"/>
            <w:hideMark/>
          </w:tcPr>
          <w:p w14:paraId="70824A8F" w14:textId="7E057A81" w:rsidR="00197D5A" w:rsidRPr="000E47C0" w:rsidRDefault="00197D5A" w:rsidP="006047EC">
            <w:pPr>
              <w:pStyle w:val="NormalWeb"/>
              <w:spacing w:before="0" w:beforeAutospacing="0" w:after="0" w:afterAutospacing="0"/>
              <w:ind w:firstLine="0"/>
              <w:jc w:val="center"/>
              <w:rPr>
                <w:szCs w:val="28"/>
              </w:rPr>
            </w:pPr>
            <w:r w:rsidRPr="000E47C0">
              <w:rPr>
                <w:szCs w:val="28"/>
              </w:rPr>
              <w:t>1.188</w:t>
            </w:r>
          </w:p>
        </w:tc>
        <w:tc>
          <w:tcPr>
            <w:tcW w:w="1092" w:type="dxa"/>
            <w:noWrap/>
            <w:vAlign w:val="center"/>
            <w:hideMark/>
          </w:tcPr>
          <w:p w14:paraId="51734942" w14:textId="33399A8E" w:rsidR="00197D5A" w:rsidRPr="000E47C0" w:rsidRDefault="00197D5A" w:rsidP="006047EC">
            <w:pPr>
              <w:pStyle w:val="NormalWeb"/>
              <w:spacing w:before="0" w:beforeAutospacing="0" w:after="0" w:afterAutospacing="0"/>
              <w:ind w:firstLine="0"/>
              <w:jc w:val="center"/>
              <w:rPr>
                <w:szCs w:val="28"/>
              </w:rPr>
            </w:pPr>
            <w:r w:rsidRPr="000E47C0">
              <w:rPr>
                <w:szCs w:val="28"/>
              </w:rPr>
              <w:t>1.188</w:t>
            </w:r>
          </w:p>
        </w:tc>
        <w:tc>
          <w:tcPr>
            <w:tcW w:w="1092" w:type="dxa"/>
            <w:noWrap/>
            <w:vAlign w:val="center"/>
            <w:hideMark/>
          </w:tcPr>
          <w:p w14:paraId="4ECE45D0" w14:textId="43EAFE72" w:rsidR="00197D5A" w:rsidRPr="000E47C0" w:rsidRDefault="00197D5A" w:rsidP="006047EC">
            <w:pPr>
              <w:pStyle w:val="NormalWeb"/>
              <w:spacing w:before="0" w:beforeAutospacing="0" w:after="0" w:afterAutospacing="0"/>
              <w:ind w:firstLine="0"/>
              <w:jc w:val="center"/>
              <w:rPr>
                <w:szCs w:val="28"/>
              </w:rPr>
            </w:pPr>
            <w:r w:rsidRPr="000E47C0">
              <w:rPr>
                <w:szCs w:val="28"/>
              </w:rPr>
              <w:t>1.256</w:t>
            </w:r>
          </w:p>
        </w:tc>
        <w:tc>
          <w:tcPr>
            <w:tcW w:w="1092" w:type="dxa"/>
            <w:noWrap/>
            <w:vAlign w:val="center"/>
            <w:hideMark/>
          </w:tcPr>
          <w:p w14:paraId="5A59186C" w14:textId="2930327C" w:rsidR="00197D5A" w:rsidRPr="000E47C0" w:rsidRDefault="00197D5A" w:rsidP="006047EC">
            <w:pPr>
              <w:pStyle w:val="NormalWeb"/>
              <w:spacing w:before="0" w:beforeAutospacing="0" w:after="0" w:afterAutospacing="0"/>
              <w:ind w:firstLine="0"/>
              <w:jc w:val="center"/>
              <w:rPr>
                <w:szCs w:val="28"/>
              </w:rPr>
            </w:pPr>
            <w:r w:rsidRPr="000E47C0">
              <w:rPr>
                <w:szCs w:val="28"/>
              </w:rPr>
              <w:t>1.256</w:t>
            </w:r>
          </w:p>
        </w:tc>
      </w:tr>
      <w:tr w:rsidR="000E47C0" w:rsidRPr="000E47C0" w14:paraId="34A9A9B0" w14:textId="77777777" w:rsidTr="006047EC">
        <w:trPr>
          <w:trHeight w:val="227"/>
        </w:trPr>
        <w:tc>
          <w:tcPr>
            <w:tcW w:w="562" w:type="dxa"/>
            <w:noWrap/>
            <w:vAlign w:val="center"/>
            <w:hideMark/>
          </w:tcPr>
          <w:p w14:paraId="669759CA" w14:textId="77777777" w:rsidR="00197D5A" w:rsidRPr="000E47C0" w:rsidRDefault="00197D5A" w:rsidP="006047EC">
            <w:pPr>
              <w:pStyle w:val="NormalWeb"/>
              <w:spacing w:before="0" w:beforeAutospacing="0" w:after="0" w:afterAutospacing="0"/>
              <w:ind w:firstLine="0"/>
              <w:jc w:val="center"/>
              <w:rPr>
                <w:szCs w:val="28"/>
              </w:rPr>
            </w:pPr>
          </w:p>
        </w:tc>
        <w:tc>
          <w:tcPr>
            <w:tcW w:w="3189" w:type="dxa"/>
            <w:vAlign w:val="center"/>
            <w:hideMark/>
          </w:tcPr>
          <w:p w14:paraId="575C9916" w14:textId="77777777" w:rsidR="00197D5A" w:rsidRPr="000E47C0" w:rsidRDefault="00197D5A" w:rsidP="006047EC">
            <w:pPr>
              <w:pStyle w:val="NormalWeb"/>
              <w:spacing w:before="0" w:beforeAutospacing="0" w:after="0" w:afterAutospacing="0"/>
              <w:ind w:firstLine="0"/>
              <w:rPr>
                <w:szCs w:val="28"/>
              </w:rPr>
            </w:pPr>
            <w:r w:rsidRPr="000E47C0">
              <w:rPr>
                <w:szCs w:val="28"/>
              </w:rPr>
              <w:t>Chi phí vận hành khác (hiệu chuẩn, bảo trì thiết bị, bảo hiểm, phần mềm, kiểm toán; ước tính khoảng 5% doanh thu)</w:t>
            </w:r>
          </w:p>
        </w:tc>
        <w:tc>
          <w:tcPr>
            <w:tcW w:w="1206" w:type="dxa"/>
            <w:noWrap/>
            <w:vAlign w:val="center"/>
            <w:hideMark/>
          </w:tcPr>
          <w:p w14:paraId="1669C0C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197</w:t>
            </w:r>
          </w:p>
        </w:tc>
        <w:tc>
          <w:tcPr>
            <w:tcW w:w="1092" w:type="dxa"/>
            <w:noWrap/>
            <w:vAlign w:val="center"/>
            <w:hideMark/>
          </w:tcPr>
          <w:p w14:paraId="721464D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223</w:t>
            </w:r>
          </w:p>
        </w:tc>
        <w:tc>
          <w:tcPr>
            <w:tcW w:w="1092" w:type="dxa"/>
            <w:noWrap/>
            <w:vAlign w:val="center"/>
            <w:hideMark/>
          </w:tcPr>
          <w:p w14:paraId="136D2C7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267</w:t>
            </w:r>
          </w:p>
        </w:tc>
        <w:tc>
          <w:tcPr>
            <w:tcW w:w="1092" w:type="dxa"/>
            <w:noWrap/>
            <w:vAlign w:val="center"/>
            <w:hideMark/>
          </w:tcPr>
          <w:p w14:paraId="5E5009C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269</w:t>
            </w:r>
          </w:p>
        </w:tc>
        <w:tc>
          <w:tcPr>
            <w:tcW w:w="1092" w:type="dxa"/>
            <w:noWrap/>
            <w:vAlign w:val="center"/>
            <w:hideMark/>
          </w:tcPr>
          <w:p w14:paraId="3F93FFB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272</w:t>
            </w:r>
          </w:p>
        </w:tc>
        <w:tc>
          <w:tcPr>
            <w:tcW w:w="1092" w:type="dxa"/>
            <w:noWrap/>
            <w:vAlign w:val="center"/>
            <w:hideMark/>
          </w:tcPr>
          <w:p w14:paraId="2BC6FDC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295</w:t>
            </w:r>
          </w:p>
        </w:tc>
        <w:tc>
          <w:tcPr>
            <w:tcW w:w="1092" w:type="dxa"/>
            <w:noWrap/>
            <w:vAlign w:val="center"/>
            <w:hideMark/>
          </w:tcPr>
          <w:p w14:paraId="0C03A34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029A98C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7FE4E66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0B68203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r>
      <w:tr w:rsidR="000E47C0" w:rsidRPr="000E47C0" w14:paraId="6C12D6A5" w14:textId="77777777" w:rsidTr="006047EC">
        <w:trPr>
          <w:trHeight w:val="227"/>
        </w:trPr>
        <w:tc>
          <w:tcPr>
            <w:tcW w:w="562" w:type="dxa"/>
            <w:noWrap/>
            <w:vAlign w:val="center"/>
            <w:hideMark/>
          </w:tcPr>
          <w:p w14:paraId="6BDFA37F" w14:textId="77777777" w:rsidR="00197D5A" w:rsidRPr="000E47C0" w:rsidRDefault="00197D5A" w:rsidP="006047EC">
            <w:pPr>
              <w:pStyle w:val="NormalWeb"/>
              <w:spacing w:before="0" w:beforeAutospacing="0" w:after="0" w:afterAutospacing="0"/>
              <w:ind w:firstLine="0"/>
              <w:jc w:val="center"/>
              <w:rPr>
                <w:szCs w:val="28"/>
              </w:rPr>
            </w:pPr>
          </w:p>
        </w:tc>
        <w:tc>
          <w:tcPr>
            <w:tcW w:w="3189" w:type="dxa"/>
            <w:vAlign w:val="center"/>
            <w:hideMark/>
          </w:tcPr>
          <w:p w14:paraId="7D9021D0" w14:textId="77777777" w:rsidR="00197D5A" w:rsidRPr="000E47C0" w:rsidRDefault="00197D5A" w:rsidP="006047EC">
            <w:pPr>
              <w:pStyle w:val="NormalWeb"/>
              <w:spacing w:before="0" w:beforeAutospacing="0" w:after="0" w:afterAutospacing="0"/>
              <w:ind w:firstLine="0"/>
              <w:rPr>
                <w:szCs w:val="28"/>
              </w:rPr>
            </w:pPr>
            <w:r w:rsidRPr="000E47C0">
              <w:rPr>
                <w:szCs w:val="28"/>
              </w:rPr>
              <w:t>Nộp thuế TNDN</w:t>
            </w:r>
          </w:p>
        </w:tc>
        <w:tc>
          <w:tcPr>
            <w:tcW w:w="1206" w:type="dxa"/>
            <w:noWrap/>
            <w:vAlign w:val="center"/>
            <w:hideMark/>
          </w:tcPr>
          <w:p w14:paraId="1D6E314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27666A3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1F054A2C"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0 (chuyển lỗ)</w:t>
            </w:r>
          </w:p>
        </w:tc>
        <w:tc>
          <w:tcPr>
            <w:tcW w:w="1092" w:type="dxa"/>
            <w:noWrap/>
            <w:vAlign w:val="center"/>
            <w:hideMark/>
          </w:tcPr>
          <w:p w14:paraId="28FB487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w:t>
            </w:r>
          </w:p>
        </w:tc>
        <w:tc>
          <w:tcPr>
            <w:tcW w:w="1092" w:type="dxa"/>
            <w:noWrap/>
            <w:vAlign w:val="center"/>
            <w:hideMark/>
          </w:tcPr>
          <w:p w14:paraId="4B16AAF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126</w:t>
            </w:r>
          </w:p>
        </w:tc>
        <w:tc>
          <w:tcPr>
            <w:tcW w:w="1092" w:type="dxa"/>
            <w:noWrap/>
            <w:vAlign w:val="center"/>
            <w:hideMark/>
          </w:tcPr>
          <w:p w14:paraId="3FAA45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173</w:t>
            </w:r>
          </w:p>
        </w:tc>
        <w:tc>
          <w:tcPr>
            <w:tcW w:w="1092" w:type="dxa"/>
            <w:noWrap/>
            <w:vAlign w:val="center"/>
            <w:hideMark/>
          </w:tcPr>
          <w:p w14:paraId="022C17E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178</w:t>
            </w:r>
          </w:p>
        </w:tc>
        <w:tc>
          <w:tcPr>
            <w:tcW w:w="1092" w:type="dxa"/>
            <w:noWrap/>
            <w:vAlign w:val="center"/>
            <w:hideMark/>
          </w:tcPr>
          <w:p w14:paraId="709DC2D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178</w:t>
            </w:r>
          </w:p>
        </w:tc>
        <w:tc>
          <w:tcPr>
            <w:tcW w:w="1092" w:type="dxa"/>
            <w:noWrap/>
            <w:vAlign w:val="center"/>
            <w:hideMark/>
          </w:tcPr>
          <w:p w14:paraId="6F49C99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192</w:t>
            </w:r>
          </w:p>
        </w:tc>
        <w:tc>
          <w:tcPr>
            <w:tcW w:w="1092" w:type="dxa"/>
            <w:noWrap/>
            <w:vAlign w:val="center"/>
            <w:hideMark/>
          </w:tcPr>
          <w:p w14:paraId="7CC6A773" w14:textId="390D7512" w:rsidR="00197D5A" w:rsidRPr="000E47C0" w:rsidRDefault="00197D5A" w:rsidP="006047EC">
            <w:pPr>
              <w:pStyle w:val="NormalWeb"/>
              <w:spacing w:before="0" w:beforeAutospacing="0" w:after="0" w:afterAutospacing="0"/>
              <w:ind w:firstLine="0"/>
              <w:jc w:val="center"/>
              <w:rPr>
                <w:szCs w:val="28"/>
              </w:rPr>
            </w:pPr>
            <w:r w:rsidRPr="000E47C0">
              <w:rPr>
                <w:szCs w:val="28"/>
              </w:rPr>
              <w:t>192</w:t>
            </w:r>
          </w:p>
        </w:tc>
      </w:tr>
      <w:tr w:rsidR="000E47C0" w:rsidRPr="000E47C0" w14:paraId="19FC1CB9" w14:textId="77777777" w:rsidTr="006047EC">
        <w:trPr>
          <w:trHeight w:val="227"/>
        </w:trPr>
        <w:tc>
          <w:tcPr>
            <w:tcW w:w="562" w:type="dxa"/>
            <w:noWrap/>
            <w:vAlign w:val="center"/>
            <w:hideMark/>
          </w:tcPr>
          <w:p w14:paraId="29C1592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IV</w:t>
            </w:r>
          </w:p>
        </w:tc>
        <w:tc>
          <w:tcPr>
            <w:tcW w:w="3189" w:type="dxa"/>
            <w:vAlign w:val="center"/>
            <w:hideMark/>
          </w:tcPr>
          <w:p w14:paraId="7984EABA"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Lợi nhuận sau thuế</w:t>
            </w:r>
          </w:p>
        </w:tc>
        <w:tc>
          <w:tcPr>
            <w:tcW w:w="1206" w:type="dxa"/>
            <w:noWrap/>
            <w:vAlign w:val="center"/>
            <w:hideMark/>
          </w:tcPr>
          <w:p w14:paraId="7B2DD40F" w14:textId="54510BF4" w:rsidR="00197D5A" w:rsidRPr="000E47C0" w:rsidRDefault="00197D5A" w:rsidP="006047EC">
            <w:pPr>
              <w:pStyle w:val="NormalWeb"/>
              <w:spacing w:before="0" w:beforeAutospacing="0" w:after="0" w:afterAutospacing="0"/>
              <w:ind w:firstLine="0"/>
              <w:jc w:val="center"/>
              <w:rPr>
                <w:szCs w:val="28"/>
              </w:rPr>
            </w:pPr>
            <w:r w:rsidRPr="000E47C0">
              <w:rPr>
                <w:szCs w:val="28"/>
              </w:rPr>
              <w:t>-768</w:t>
            </w:r>
          </w:p>
        </w:tc>
        <w:tc>
          <w:tcPr>
            <w:tcW w:w="1092" w:type="dxa"/>
            <w:noWrap/>
            <w:vAlign w:val="center"/>
            <w:hideMark/>
          </w:tcPr>
          <w:p w14:paraId="282D3245" w14:textId="4444765E" w:rsidR="00197D5A" w:rsidRPr="000E47C0" w:rsidRDefault="00197D5A" w:rsidP="006047EC">
            <w:pPr>
              <w:pStyle w:val="NormalWeb"/>
              <w:spacing w:before="0" w:beforeAutospacing="0" w:after="0" w:afterAutospacing="0"/>
              <w:ind w:firstLine="0"/>
              <w:jc w:val="center"/>
              <w:rPr>
                <w:szCs w:val="28"/>
              </w:rPr>
            </w:pPr>
            <w:r w:rsidRPr="000E47C0">
              <w:rPr>
                <w:szCs w:val="28"/>
              </w:rPr>
              <w:t>-259</w:t>
            </w:r>
          </w:p>
        </w:tc>
        <w:tc>
          <w:tcPr>
            <w:tcW w:w="1092" w:type="dxa"/>
            <w:noWrap/>
            <w:vAlign w:val="center"/>
            <w:hideMark/>
          </w:tcPr>
          <w:p w14:paraId="68EE4D6B" w14:textId="117DCF1D" w:rsidR="00197D5A" w:rsidRPr="000E47C0" w:rsidRDefault="00197D5A" w:rsidP="006047EC">
            <w:pPr>
              <w:pStyle w:val="NormalWeb"/>
              <w:spacing w:before="0" w:beforeAutospacing="0" w:after="0" w:afterAutospacing="0"/>
              <w:ind w:firstLine="0"/>
              <w:jc w:val="center"/>
              <w:rPr>
                <w:szCs w:val="28"/>
              </w:rPr>
            </w:pPr>
            <w:r w:rsidRPr="000E47C0">
              <w:rPr>
                <w:szCs w:val="28"/>
              </w:rPr>
              <w:t>568</w:t>
            </w:r>
          </w:p>
        </w:tc>
        <w:tc>
          <w:tcPr>
            <w:tcW w:w="1092" w:type="dxa"/>
            <w:noWrap/>
            <w:vAlign w:val="center"/>
            <w:hideMark/>
          </w:tcPr>
          <w:p w14:paraId="191CDF3C" w14:textId="227F52A5" w:rsidR="00197D5A" w:rsidRPr="000E47C0" w:rsidRDefault="00197D5A" w:rsidP="006047EC">
            <w:pPr>
              <w:pStyle w:val="NormalWeb"/>
              <w:spacing w:before="0" w:beforeAutospacing="0" w:after="0" w:afterAutospacing="0"/>
              <w:ind w:firstLine="0"/>
              <w:jc w:val="center"/>
              <w:rPr>
                <w:szCs w:val="28"/>
              </w:rPr>
            </w:pPr>
            <w:r w:rsidRPr="000E47C0">
              <w:rPr>
                <w:szCs w:val="28"/>
              </w:rPr>
              <w:t>576</w:t>
            </w:r>
          </w:p>
        </w:tc>
        <w:tc>
          <w:tcPr>
            <w:tcW w:w="1092" w:type="dxa"/>
            <w:noWrap/>
            <w:vAlign w:val="center"/>
            <w:hideMark/>
          </w:tcPr>
          <w:p w14:paraId="03ACC0B7" w14:textId="099245E2" w:rsidR="00197D5A" w:rsidRPr="000E47C0" w:rsidRDefault="00197D5A" w:rsidP="006047EC">
            <w:pPr>
              <w:pStyle w:val="NormalWeb"/>
              <w:spacing w:before="0" w:beforeAutospacing="0" w:after="0" w:afterAutospacing="0"/>
              <w:ind w:firstLine="0"/>
              <w:jc w:val="center"/>
              <w:rPr>
                <w:szCs w:val="28"/>
              </w:rPr>
            </w:pPr>
            <w:r w:rsidRPr="000E47C0">
              <w:rPr>
                <w:szCs w:val="28"/>
              </w:rPr>
              <w:t>504</w:t>
            </w:r>
          </w:p>
        </w:tc>
        <w:tc>
          <w:tcPr>
            <w:tcW w:w="1092" w:type="dxa"/>
            <w:noWrap/>
            <w:vAlign w:val="center"/>
            <w:hideMark/>
          </w:tcPr>
          <w:p w14:paraId="1569DDA3" w14:textId="4B8F9C95" w:rsidR="00197D5A" w:rsidRPr="000E47C0" w:rsidRDefault="00197D5A" w:rsidP="006047EC">
            <w:pPr>
              <w:pStyle w:val="NormalWeb"/>
              <w:spacing w:before="0" w:beforeAutospacing="0" w:after="0" w:afterAutospacing="0"/>
              <w:ind w:firstLine="0"/>
              <w:jc w:val="center"/>
              <w:rPr>
                <w:szCs w:val="28"/>
              </w:rPr>
            </w:pPr>
            <w:r w:rsidRPr="000E47C0">
              <w:rPr>
                <w:szCs w:val="28"/>
              </w:rPr>
              <w:t>691</w:t>
            </w:r>
          </w:p>
        </w:tc>
        <w:tc>
          <w:tcPr>
            <w:tcW w:w="1092" w:type="dxa"/>
            <w:noWrap/>
            <w:vAlign w:val="center"/>
            <w:hideMark/>
          </w:tcPr>
          <w:p w14:paraId="19686FB0" w14:textId="5F76E3C8" w:rsidR="00197D5A" w:rsidRPr="000E47C0" w:rsidRDefault="00197D5A" w:rsidP="006047EC">
            <w:pPr>
              <w:pStyle w:val="NormalWeb"/>
              <w:spacing w:before="0" w:beforeAutospacing="0" w:after="0" w:afterAutospacing="0"/>
              <w:ind w:firstLine="0"/>
              <w:jc w:val="center"/>
              <w:rPr>
                <w:szCs w:val="28"/>
              </w:rPr>
            </w:pPr>
            <w:r w:rsidRPr="000E47C0">
              <w:rPr>
                <w:szCs w:val="28"/>
              </w:rPr>
              <w:t>712</w:t>
            </w:r>
          </w:p>
        </w:tc>
        <w:tc>
          <w:tcPr>
            <w:tcW w:w="1092" w:type="dxa"/>
            <w:noWrap/>
            <w:vAlign w:val="center"/>
            <w:hideMark/>
          </w:tcPr>
          <w:p w14:paraId="569172A0" w14:textId="6F0D5FD2" w:rsidR="00197D5A" w:rsidRPr="000E47C0" w:rsidRDefault="00197D5A" w:rsidP="006047EC">
            <w:pPr>
              <w:pStyle w:val="NormalWeb"/>
              <w:spacing w:before="0" w:beforeAutospacing="0" w:after="0" w:afterAutospacing="0"/>
              <w:ind w:firstLine="0"/>
              <w:jc w:val="center"/>
              <w:rPr>
                <w:szCs w:val="28"/>
              </w:rPr>
            </w:pPr>
            <w:r w:rsidRPr="000E47C0">
              <w:rPr>
                <w:szCs w:val="28"/>
              </w:rPr>
              <w:t>712</w:t>
            </w:r>
          </w:p>
        </w:tc>
        <w:tc>
          <w:tcPr>
            <w:tcW w:w="1092" w:type="dxa"/>
            <w:noWrap/>
            <w:vAlign w:val="center"/>
            <w:hideMark/>
          </w:tcPr>
          <w:p w14:paraId="24E74D1A" w14:textId="6F21F844" w:rsidR="00197D5A" w:rsidRPr="000E47C0" w:rsidRDefault="00197D5A" w:rsidP="006047EC">
            <w:pPr>
              <w:pStyle w:val="NormalWeb"/>
              <w:spacing w:before="0" w:beforeAutospacing="0" w:after="0" w:afterAutospacing="0"/>
              <w:ind w:firstLine="0"/>
              <w:jc w:val="center"/>
              <w:rPr>
                <w:szCs w:val="28"/>
              </w:rPr>
            </w:pPr>
            <w:r w:rsidRPr="000E47C0">
              <w:rPr>
                <w:szCs w:val="28"/>
              </w:rPr>
              <w:t>767</w:t>
            </w:r>
          </w:p>
        </w:tc>
        <w:tc>
          <w:tcPr>
            <w:tcW w:w="1092" w:type="dxa"/>
            <w:noWrap/>
            <w:vAlign w:val="center"/>
            <w:hideMark/>
          </w:tcPr>
          <w:p w14:paraId="5885A447" w14:textId="053E4803" w:rsidR="00197D5A" w:rsidRPr="000E47C0" w:rsidRDefault="00197D5A" w:rsidP="006047EC">
            <w:pPr>
              <w:pStyle w:val="NormalWeb"/>
              <w:spacing w:before="0" w:beforeAutospacing="0" w:after="0" w:afterAutospacing="0"/>
              <w:ind w:firstLine="0"/>
              <w:jc w:val="center"/>
              <w:rPr>
                <w:szCs w:val="28"/>
              </w:rPr>
            </w:pPr>
            <w:r w:rsidRPr="000E47C0">
              <w:rPr>
                <w:szCs w:val="28"/>
              </w:rPr>
              <w:t>767</w:t>
            </w:r>
          </w:p>
        </w:tc>
      </w:tr>
      <w:tr w:rsidR="000E47C0" w:rsidRPr="000E47C0" w14:paraId="7D5385BC" w14:textId="77777777" w:rsidTr="006047EC">
        <w:trPr>
          <w:trHeight w:val="227"/>
        </w:trPr>
        <w:tc>
          <w:tcPr>
            <w:tcW w:w="562" w:type="dxa"/>
            <w:noWrap/>
            <w:vAlign w:val="center"/>
            <w:hideMark/>
          </w:tcPr>
          <w:p w14:paraId="77E6B26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685636E3" w14:textId="77777777" w:rsidR="00197D5A" w:rsidRPr="000E47C0" w:rsidRDefault="00197D5A" w:rsidP="006047EC">
            <w:pPr>
              <w:pStyle w:val="NormalWeb"/>
              <w:spacing w:before="0" w:beforeAutospacing="0" w:after="0" w:afterAutospacing="0"/>
              <w:ind w:firstLine="0"/>
              <w:rPr>
                <w:szCs w:val="28"/>
              </w:rPr>
            </w:pPr>
            <w:r w:rsidRPr="000E47C0">
              <w:rPr>
                <w:szCs w:val="28"/>
              </w:rPr>
              <w:t>Trích lập quỹ đầu tư phát triển và quỹ dự phòng tài chính (20%)</w:t>
            </w:r>
          </w:p>
        </w:tc>
        <w:tc>
          <w:tcPr>
            <w:tcW w:w="1206" w:type="dxa"/>
            <w:noWrap/>
            <w:vAlign w:val="center"/>
            <w:hideMark/>
          </w:tcPr>
          <w:p w14:paraId="4E8481D9" w14:textId="415D3F95"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4C764470" w14:textId="315CFC37"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02C5806" w14:textId="57448F96"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039C82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23</w:t>
            </w:r>
          </w:p>
        </w:tc>
        <w:tc>
          <w:tcPr>
            <w:tcW w:w="1092" w:type="dxa"/>
            <w:noWrap/>
            <w:vAlign w:val="center"/>
            <w:hideMark/>
          </w:tcPr>
          <w:p w14:paraId="73BF6DD5" w14:textId="7C4563E0" w:rsidR="00197D5A" w:rsidRPr="000E47C0" w:rsidRDefault="00197D5A" w:rsidP="006047EC">
            <w:pPr>
              <w:pStyle w:val="NormalWeb"/>
              <w:spacing w:before="0" w:beforeAutospacing="0" w:after="0" w:afterAutospacing="0"/>
              <w:ind w:firstLine="0"/>
              <w:jc w:val="center"/>
              <w:rPr>
                <w:szCs w:val="28"/>
              </w:rPr>
            </w:pPr>
            <w:r w:rsidRPr="000E47C0">
              <w:rPr>
                <w:szCs w:val="28"/>
              </w:rPr>
              <w:t>101</w:t>
            </w:r>
          </w:p>
        </w:tc>
        <w:tc>
          <w:tcPr>
            <w:tcW w:w="1092" w:type="dxa"/>
            <w:noWrap/>
            <w:vAlign w:val="center"/>
            <w:hideMark/>
          </w:tcPr>
          <w:p w14:paraId="11E5681D" w14:textId="0D158848" w:rsidR="00197D5A" w:rsidRPr="000E47C0" w:rsidRDefault="00197D5A" w:rsidP="006047EC">
            <w:pPr>
              <w:pStyle w:val="NormalWeb"/>
              <w:spacing w:before="0" w:beforeAutospacing="0" w:after="0" w:afterAutospacing="0"/>
              <w:ind w:firstLine="0"/>
              <w:jc w:val="center"/>
              <w:rPr>
                <w:szCs w:val="28"/>
              </w:rPr>
            </w:pPr>
            <w:r w:rsidRPr="000E47C0">
              <w:rPr>
                <w:szCs w:val="28"/>
              </w:rPr>
              <w:t>138</w:t>
            </w:r>
          </w:p>
        </w:tc>
        <w:tc>
          <w:tcPr>
            <w:tcW w:w="1092" w:type="dxa"/>
            <w:noWrap/>
            <w:vAlign w:val="center"/>
            <w:hideMark/>
          </w:tcPr>
          <w:p w14:paraId="28D7CB05" w14:textId="0E19E808" w:rsidR="00197D5A" w:rsidRPr="000E47C0" w:rsidRDefault="00197D5A" w:rsidP="006047EC">
            <w:pPr>
              <w:pStyle w:val="NormalWeb"/>
              <w:spacing w:before="0" w:beforeAutospacing="0" w:after="0" w:afterAutospacing="0"/>
              <w:ind w:firstLine="0"/>
              <w:jc w:val="center"/>
              <w:rPr>
                <w:szCs w:val="28"/>
              </w:rPr>
            </w:pPr>
            <w:r w:rsidRPr="000E47C0">
              <w:rPr>
                <w:szCs w:val="28"/>
              </w:rPr>
              <w:t>142</w:t>
            </w:r>
          </w:p>
        </w:tc>
        <w:tc>
          <w:tcPr>
            <w:tcW w:w="1092" w:type="dxa"/>
            <w:noWrap/>
            <w:vAlign w:val="center"/>
            <w:hideMark/>
          </w:tcPr>
          <w:p w14:paraId="79945847" w14:textId="12E74563" w:rsidR="00197D5A" w:rsidRPr="000E47C0" w:rsidRDefault="00197D5A" w:rsidP="006047EC">
            <w:pPr>
              <w:pStyle w:val="NormalWeb"/>
              <w:spacing w:before="0" w:beforeAutospacing="0" w:after="0" w:afterAutospacing="0"/>
              <w:ind w:firstLine="0"/>
              <w:jc w:val="center"/>
              <w:rPr>
                <w:szCs w:val="28"/>
              </w:rPr>
            </w:pPr>
            <w:r w:rsidRPr="000E47C0">
              <w:rPr>
                <w:szCs w:val="28"/>
              </w:rPr>
              <w:t>142</w:t>
            </w:r>
          </w:p>
        </w:tc>
        <w:tc>
          <w:tcPr>
            <w:tcW w:w="1092" w:type="dxa"/>
            <w:noWrap/>
            <w:vAlign w:val="center"/>
            <w:hideMark/>
          </w:tcPr>
          <w:p w14:paraId="4B0B9759" w14:textId="4D5DAF92" w:rsidR="00197D5A" w:rsidRPr="000E47C0" w:rsidRDefault="00197D5A" w:rsidP="006047EC">
            <w:pPr>
              <w:pStyle w:val="NormalWeb"/>
              <w:spacing w:before="0" w:beforeAutospacing="0" w:after="0" w:afterAutospacing="0"/>
              <w:ind w:firstLine="0"/>
              <w:jc w:val="center"/>
              <w:rPr>
                <w:szCs w:val="28"/>
              </w:rPr>
            </w:pPr>
            <w:r w:rsidRPr="000E47C0">
              <w:rPr>
                <w:szCs w:val="28"/>
              </w:rPr>
              <w:t>153</w:t>
            </w:r>
          </w:p>
        </w:tc>
        <w:tc>
          <w:tcPr>
            <w:tcW w:w="1092" w:type="dxa"/>
            <w:noWrap/>
            <w:vAlign w:val="center"/>
            <w:hideMark/>
          </w:tcPr>
          <w:p w14:paraId="16BA1F68" w14:textId="1E254E41" w:rsidR="00197D5A" w:rsidRPr="000E47C0" w:rsidRDefault="00197D5A" w:rsidP="006047EC">
            <w:pPr>
              <w:pStyle w:val="NormalWeb"/>
              <w:spacing w:before="0" w:beforeAutospacing="0" w:after="0" w:afterAutospacing="0"/>
              <w:ind w:firstLine="0"/>
              <w:jc w:val="center"/>
              <w:rPr>
                <w:szCs w:val="28"/>
              </w:rPr>
            </w:pPr>
            <w:r w:rsidRPr="000E47C0">
              <w:rPr>
                <w:szCs w:val="28"/>
              </w:rPr>
              <w:t>153</w:t>
            </w:r>
          </w:p>
        </w:tc>
      </w:tr>
      <w:tr w:rsidR="000E47C0" w:rsidRPr="000E47C0" w14:paraId="6EEFE67A" w14:textId="77777777" w:rsidTr="006047EC">
        <w:trPr>
          <w:trHeight w:val="227"/>
        </w:trPr>
        <w:tc>
          <w:tcPr>
            <w:tcW w:w="562" w:type="dxa"/>
            <w:noWrap/>
            <w:vAlign w:val="center"/>
            <w:hideMark/>
          </w:tcPr>
          <w:p w14:paraId="083E7CE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604A6A48" w14:textId="77777777" w:rsidR="00197D5A" w:rsidRPr="000E47C0" w:rsidRDefault="00197D5A" w:rsidP="006047EC">
            <w:pPr>
              <w:pStyle w:val="NormalWeb"/>
              <w:spacing w:before="0" w:beforeAutospacing="0" w:after="0" w:afterAutospacing="0"/>
              <w:ind w:firstLine="0"/>
              <w:rPr>
                <w:szCs w:val="28"/>
              </w:rPr>
            </w:pPr>
            <w:r w:rsidRPr="000E47C0">
              <w:rPr>
                <w:szCs w:val="28"/>
              </w:rPr>
              <w:t>Lợi nhuận còn lại để phân phối (80%)</w:t>
            </w:r>
          </w:p>
        </w:tc>
        <w:tc>
          <w:tcPr>
            <w:tcW w:w="1206" w:type="dxa"/>
            <w:noWrap/>
            <w:vAlign w:val="center"/>
            <w:hideMark/>
          </w:tcPr>
          <w:p w14:paraId="21DC271F" w14:textId="1837E1C4"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15D5975F" w14:textId="32DCE0F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3E1CD973" w14:textId="5EB01A02"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3CEE49F" w14:textId="24E29F3C" w:rsidR="00197D5A" w:rsidRPr="000E47C0" w:rsidRDefault="00197D5A" w:rsidP="006047EC">
            <w:pPr>
              <w:pStyle w:val="NormalWeb"/>
              <w:spacing w:before="0" w:beforeAutospacing="0" w:after="0" w:afterAutospacing="0"/>
              <w:ind w:firstLine="0"/>
              <w:jc w:val="center"/>
              <w:rPr>
                <w:szCs w:val="28"/>
              </w:rPr>
            </w:pPr>
            <w:r w:rsidRPr="000E47C0">
              <w:rPr>
                <w:szCs w:val="28"/>
              </w:rPr>
              <w:t>94</w:t>
            </w:r>
          </w:p>
        </w:tc>
        <w:tc>
          <w:tcPr>
            <w:tcW w:w="1092" w:type="dxa"/>
            <w:noWrap/>
            <w:vAlign w:val="center"/>
            <w:hideMark/>
          </w:tcPr>
          <w:p w14:paraId="63258B6A" w14:textId="250398D7" w:rsidR="00197D5A" w:rsidRPr="000E47C0" w:rsidRDefault="00197D5A" w:rsidP="006047EC">
            <w:pPr>
              <w:pStyle w:val="NormalWeb"/>
              <w:spacing w:before="0" w:beforeAutospacing="0" w:after="0" w:afterAutospacing="0"/>
              <w:ind w:firstLine="0"/>
              <w:jc w:val="center"/>
              <w:rPr>
                <w:szCs w:val="28"/>
              </w:rPr>
            </w:pPr>
            <w:r w:rsidRPr="000E47C0">
              <w:rPr>
                <w:szCs w:val="28"/>
              </w:rPr>
              <w:t>403</w:t>
            </w:r>
          </w:p>
        </w:tc>
        <w:tc>
          <w:tcPr>
            <w:tcW w:w="1092" w:type="dxa"/>
            <w:noWrap/>
            <w:vAlign w:val="center"/>
            <w:hideMark/>
          </w:tcPr>
          <w:p w14:paraId="326251D4" w14:textId="160B33FE" w:rsidR="00197D5A" w:rsidRPr="000E47C0" w:rsidRDefault="00197D5A" w:rsidP="006047EC">
            <w:pPr>
              <w:pStyle w:val="NormalWeb"/>
              <w:spacing w:before="0" w:beforeAutospacing="0" w:after="0" w:afterAutospacing="0"/>
              <w:ind w:firstLine="0"/>
              <w:jc w:val="center"/>
              <w:rPr>
                <w:szCs w:val="28"/>
              </w:rPr>
            </w:pPr>
            <w:r w:rsidRPr="000E47C0">
              <w:rPr>
                <w:szCs w:val="28"/>
              </w:rPr>
              <w:t>553</w:t>
            </w:r>
          </w:p>
        </w:tc>
        <w:tc>
          <w:tcPr>
            <w:tcW w:w="1092" w:type="dxa"/>
            <w:noWrap/>
            <w:vAlign w:val="center"/>
            <w:hideMark/>
          </w:tcPr>
          <w:p w14:paraId="00E9F036" w14:textId="46D6607A" w:rsidR="00197D5A" w:rsidRPr="000E47C0" w:rsidRDefault="00197D5A" w:rsidP="006047EC">
            <w:pPr>
              <w:pStyle w:val="NormalWeb"/>
              <w:spacing w:before="0" w:beforeAutospacing="0" w:after="0" w:afterAutospacing="0"/>
              <w:ind w:firstLine="0"/>
              <w:jc w:val="center"/>
              <w:rPr>
                <w:szCs w:val="28"/>
              </w:rPr>
            </w:pPr>
            <w:r w:rsidRPr="000E47C0">
              <w:rPr>
                <w:szCs w:val="28"/>
              </w:rPr>
              <w:t>570</w:t>
            </w:r>
          </w:p>
        </w:tc>
        <w:tc>
          <w:tcPr>
            <w:tcW w:w="1092" w:type="dxa"/>
            <w:noWrap/>
            <w:vAlign w:val="center"/>
            <w:hideMark/>
          </w:tcPr>
          <w:p w14:paraId="29B0F1F4" w14:textId="294013EB" w:rsidR="00197D5A" w:rsidRPr="000E47C0" w:rsidRDefault="00197D5A" w:rsidP="006047EC">
            <w:pPr>
              <w:pStyle w:val="NormalWeb"/>
              <w:spacing w:before="0" w:beforeAutospacing="0" w:after="0" w:afterAutospacing="0"/>
              <w:ind w:firstLine="0"/>
              <w:jc w:val="center"/>
              <w:rPr>
                <w:szCs w:val="28"/>
              </w:rPr>
            </w:pPr>
            <w:r w:rsidRPr="000E47C0">
              <w:rPr>
                <w:szCs w:val="28"/>
              </w:rPr>
              <w:t>570</w:t>
            </w:r>
          </w:p>
        </w:tc>
        <w:tc>
          <w:tcPr>
            <w:tcW w:w="1092" w:type="dxa"/>
            <w:noWrap/>
            <w:vAlign w:val="center"/>
            <w:hideMark/>
          </w:tcPr>
          <w:p w14:paraId="043EE92C" w14:textId="1A48F1EB" w:rsidR="00197D5A" w:rsidRPr="000E47C0" w:rsidRDefault="00197D5A" w:rsidP="006047EC">
            <w:pPr>
              <w:pStyle w:val="NormalWeb"/>
              <w:spacing w:before="0" w:beforeAutospacing="0" w:after="0" w:afterAutospacing="0"/>
              <w:ind w:firstLine="0"/>
              <w:jc w:val="center"/>
              <w:rPr>
                <w:szCs w:val="28"/>
              </w:rPr>
            </w:pPr>
            <w:r w:rsidRPr="000E47C0">
              <w:rPr>
                <w:szCs w:val="28"/>
              </w:rPr>
              <w:t>614</w:t>
            </w:r>
          </w:p>
        </w:tc>
        <w:tc>
          <w:tcPr>
            <w:tcW w:w="1092" w:type="dxa"/>
            <w:noWrap/>
            <w:vAlign w:val="center"/>
            <w:hideMark/>
          </w:tcPr>
          <w:p w14:paraId="7C83FF8E" w14:textId="7B758C26" w:rsidR="00197D5A" w:rsidRPr="000E47C0" w:rsidRDefault="00197D5A" w:rsidP="006047EC">
            <w:pPr>
              <w:pStyle w:val="NormalWeb"/>
              <w:spacing w:before="0" w:beforeAutospacing="0" w:after="0" w:afterAutospacing="0"/>
              <w:ind w:firstLine="0"/>
              <w:jc w:val="center"/>
              <w:rPr>
                <w:szCs w:val="28"/>
              </w:rPr>
            </w:pPr>
            <w:r w:rsidRPr="000E47C0">
              <w:rPr>
                <w:szCs w:val="28"/>
              </w:rPr>
              <w:t>614</w:t>
            </w:r>
          </w:p>
        </w:tc>
      </w:tr>
      <w:tr w:rsidR="000E47C0" w:rsidRPr="000E47C0" w14:paraId="387FBCCA" w14:textId="77777777" w:rsidTr="006047EC">
        <w:trPr>
          <w:trHeight w:val="227"/>
        </w:trPr>
        <w:tc>
          <w:tcPr>
            <w:tcW w:w="562" w:type="dxa"/>
            <w:noWrap/>
            <w:vAlign w:val="center"/>
            <w:hideMark/>
          </w:tcPr>
          <w:p w14:paraId="0469D08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2.1</w:t>
            </w:r>
          </w:p>
        </w:tc>
        <w:tc>
          <w:tcPr>
            <w:tcW w:w="3189" w:type="dxa"/>
            <w:vAlign w:val="center"/>
            <w:hideMark/>
          </w:tcPr>
          <w:p w14:paraId="6A71AEC5" w14:textId="77777777" w:rsidR="00197D5A" w:rsidRPr="000E47C0" w:rsidRDefault="00197D5A" w:rsidP="006047EC">
            <w:pPr>
              <w:pStyle w:val="NormalWeb"/>
              <w:spacing w:before="0" w:beforeAutospacing="0" w:after="0" w:afterAutospacing="0"/>
              <w:ind w:firstLine="0"/>
              <w:rPr>
                <w:szCs w:val="28"/>
              </w:rPr>
            </w:pPr>
            <w:r w:rsidRPr="000E47C0">
              <w:rPr>
                <w:szCs w:val="28"/>
              </w:rPr>
              <w:t>Nhà trường (51%)</w:t>
            </w:r>
          </w:p>
        </w:tc>
        <w:tc>
          <w:tcPr>
            <w:tcW w:w="1206" w:type="dxa"/>
            <w:noWrap/>
            <w:vAlign w:val="center"/>
            <w:hideMark/>
          </w:tcPr>
          <w:p w14:paraId="264AB2B4" w14:textId="56DEBE5A"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1AB675E4" w14:textId="3A39776F"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64D55EC7" w14:textId="49A7B703"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68A1E5E9" w14:textId="4224D830" w:rsidR="00197D5A" w:rsidRPr="000E47C0" w:rsidRDefault="00197D5A" w:rsidP="006047EC">
            <w:pPr>
              <w:pStyle w:val="NormalWeb"/>
              <w:spacing w:before="0" w:beforeAutospacing="0" w:after="0" w:afterAutospacing="0"/>
              <w:ind w:firstLine="0"/>
              <w:jc w:val="center"/>
              <w:rPr>
                <w:szCs w:val="28"/>
              </w:rPr>
            </w:pPr>
            <w:r w:rsidRPr="000E47C0">
              <w:rPr>
                <w:szCs w:val="28"/>
              </w:rPr>
              <w:t>48</w:t>
            </w:r>
          </w:p>
        </w:tc>
        <w:tc>
          <w:tcPr>
            <w:tcW w:w="1092" w:type="dxa"/>
            <w:noWrap/>
            <w:vAlign w:val="center"/>
            <w:hideMark/>
          </w:tcPr>
          <w:p w14:paraId="25FE11E2" w14:textId="1A868B12" w:rsidR="00197D5A" w:rsidRPr="000E47C0" w:rsidRDefault="00197D5A" w:rsidP="006047EC">
            <w:pPr>
              <w:pStyle w:val="NormalWeb"/>
              <w:spacing w:before="0" w:beforeAutospacing="0" w:after="0" w:afterAutospacing="0"/>
              <w:ind w:firstLine="0"/>
              <w:jc w:val="center"/>
              <w:rPr>
                <w:szCs w:val="28"/>
              </w:rPr>
            </w:pPr>
            <w:r w:rsidRPr="000E47C0">
              <w:rPr>
                <w:szCs w:val="28"/>
              </w:rPr>
              <w:t>206</w:t>
            </w:r>
          </w:p>
        </w:tc>
        <w:tc>
          <w:tcPr>
            <w:tcW w:w="1092" w:type="dxa"/>
            <w:noWrap/>
            <w:vAlign w:val="center"/>
            <w:hideMark/>
          </w:tcPr>
          <w:p w14:paraId="1F00D6B5" w14:textId="3691FF04" w:rsidR="00197D5A" w:rsidRPr="000E47C0" w:rsidRDefault="00197D5A" w:rsidP="006047EC">
            <w:pPr>
              <w:pStyle w:val="NormalWeb"/>
              <w:spacing w:before="0" w:beforeAutospacing="0" w:after="0" w:afterAutospacing="0"/>
              <w:ind w:firstLine="0"/>
              <w:jc w:val="center"/>
              <w:rPr>
                <w:szCs w:val="28"/>
              </w:rPr>
            </w:pPr>
            <w:r w:rsidRPr="000E47C0">
              <w:rPr>
                <w:szCs w:val="28"/>
              </w:rPr>
              <w:t>282</w:t>
            </w:r>
          </w:p>
        </w:tc>
        <w:tc>
          <w:tcPr>
            <w:tcW w:w="1092" w:type="dxa"/>
            <w:noWrap/>
            <w:vAlign w:val="center"/>
            <w:hideMark/>
          </w:tcPr>
          <w:p w14:paraId="7E399BCB" w14:textId="19F10F40" w:rsidR="00197D5A" w:rsidRPr="000E47C0" w:rsidRDefault="00197D5A" w:rsidP="006047EC">
            <w:pPr>
              <w:pStyle w:val="NormalWeb"/>
              <w:spacing w:before="0" w:beforeAutospacing="0" w:after="0" w:afterAutospacing="0"/>
              <w:ind w:firstLine="0"/>
              <w:jc w:val="center"/>
              <w:rPr>
                <w:szCs w:val="28"/>
              </w:rPr>
            </w:pPr>
            <w:r w:rsidRPr="000E47C0">
              <w:rPr>
                <w:szCs w:val="28"/>
              </w:rPr>
              <w:t>290</w:t>
            </w:r>
          </w:p>
        </w:tc>
        <w:tc>
          <w:tcPr>
            <w:tcW w:w="1092" w:type="dxa"/>
            <w:noWrap/>
            <w:vAlign w:val="center"/>
            <w:hideMark/>
          </w:tcPr>
          <w:p w14:paraId="031AA3E0" w14:textId="4FE2D913" w:rsidR="00197D5A" w:rsidRPr="000E47C0" w:rsidRDefault="00197D5A" w:rsidP="006047EC">
            <w:pPr>
              <w:pStyle w:val="NormalWeb"/>
              <w:spacing w:before="0" w:beforeAutospacing="0" w:after="0" w:afterAutospacing="0"/>
              <w:ind w:firstLine="0"/>
              <w:jc w:val="center"/>
              <w:rPr>
                <w:szCs w:val="28"/>
              </w:rPr>
            </w:pPr>
            <w:r w:rsidRPr="000E47C0">
              <w:rPr>
                <w:szCs w:val="28"/>
              </w:rPr>
              <w:t>290</w:t>
            </w:r>
          </w:p>
        </w:tc>
        <w:tc>
          <w:tcPr>
            <w:tcW w:w="1092" w:type="dxa"/>
            <w:noWrap/>
            <w:vAlign w:val="center"/>
            <w:hideMark/>
          </w:tcPr>
          <w:p w14:paraId="300D75DC" w14:textId="4CAE8B0A" w:rsidR="00197D5A" w:rsidRPr="000E47C0" w:rsidRDefault="00197D5A" w:rsidP="006047EC">
            <w:pPr>
              <w:pStyle w:val="NormalWeb"/>
              <w:spacing w:before="0" w:beforeAutospacing="0" w:after="0" w:afterAutospacing="0"/>
              <w:ind w:firstLine="0"/>
              <w:jc w:val="center"/>
              <w:rPr>
                <w:szCs w:val="28"/>
              </w:rPr>
            </w:pPr>
            <w:r w:rsidRPr="000E47C0">
              <w:rPr>
                <w:szCs w:val="28"/>
              </w:rPr>
              <w:t>313</w:t>
            </w:r>
          </w:p>
        </w:tc>
        <w:tc>
          <w:tcPr>
            <w:tcW w:w="1092" w:type="dxa"/>
            <w:noWrap/>
            <w:vAlign w:val="center"/>
            <w:hideMark/>
          </w:tcPr>
          <w:p w14:paraId="0F6F3638" w14:textId="5F18D001" w:rsidR="00197D5A" w:rsidRPr="000E47C0" w:rsidRDefault="00197D5A" w:rsidP="006047EC">
            <w:pPr>
              <w:pStyle w:val="NormalWeb"/>
              <w:spacing w:before="0" w:beforeAutospacing="0" w:after="0" w:afterAutospacing="0"/>
              <w:ind w:firstLine="0"/>
              <w:jc w:val="center"/>
              <w:rPr>
                <w:szCs w:val="28"/>
              </w:rPr>
            </w:pPr>
            <w:r w:rsidRPr="000E47C0">
              <w:rPr>
                <w:szCs w:val="28"/>
              </w:rPr>
              <w:t>313</w:t>
            </w:r>
          </w:p>
        </w:tc>
      </w:tr>
      <w:tr w:rsidR="000E47C0" w:rsidRPr="000E47C0" w14:paraId="19BFB703" w14:textId="77777777" w:rsidTr="006047EC">
        <w:trPr>
          <w:trHeight w:val="227"/>
        </w:trPr>
        <w:tc>
          <w:tcPr>
            <w:tcW w:w="562" w:type="dxa"/>
            <w:noWrap/>
            <w:vAlign w:val="center"/>
            <w:hideMark/>
          </w:tcPr>
          <w:p w14:paraId="177A5EF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2.2</w:t>
            </w:r>
          </w:p>
        </w:tc>
        <w:tc>
          <w:tcPr>
            <w:tcW w:w="3189" w:type="dxa"/>
            <w:vAlign w:val="center"/>
            <w:hideMark/>
          </w:tcPr>
          <w:p w14:paraId="4C98D096" w14:textId="77777777" w:rsidR="00197D5A" w:rsidRPr="000E47C0" w:rsidRDefault="00197D5A" w:rsidP="006047EC">
            <w:pPr>
              <w:pStyle w:val="NormalWeb"/>
              <w:spacing w:before="0" w:beforeAutospacing="0" w:after="0" w:afterAutospacing="0"/>
              <w:ind w:firstLine="0"/>
              <w:rPr>
                <w:szCs w:val="28"/>
              </w:rPr>
            </w:pPr>
            <w:r w:rsidRPr="000E47C0">
              <w:rPr>
                <w:szCs w:val="28"/>
              </w:rPr>
              <w:t>Các nhà đầu tư (49%)</w:t>
            </w:r>
          </w:p>
        </w:tc>
        <w:tc>
          <w:tcPr>
            <w:tcW w:w="1206" w:type="dxa"/>
            <w:noWrap/>
            <w:vAlign w:val="center"/>
            <w:hideMark/>
          </w:tcPr>
          <w:p w14:paraId="1D86FB90" w14:textId="55F09A3E"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5E6D7A75" w14:textId="0A5A1B3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28FFCEB8" w14:textId="3DD3970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8AA381D" w14:textId="7956A7C9" w:rsidR="00197D5A" w:rsidRPr="000E47C0" w:rsidRDefault="00197D5A" w:rsidP="006047EC">
            <w:pPr>
              <w:pStyle w:val="NormalWeb"/>
              <w:spacing w:before="0" w:beforeAutospacing="0" w:after="0" w:afterAutospacing="0"/>
              <w:ind w:firstLine="0"/>
              <w:jc w:val="center"/>
              <w:rPr>
                <w:szCs w:val="28"/>
              </w:rPr>
            </w:pPr>
            <w:r w:rsidRPr="000E47C0">
              <w:rPr>
                <w:szCs w:val="28"/>
              </w:rPr>
              <w:t>46</w:t>
            </w:r>
          </w:p>
        </w:tc>
        <w:tc>
          <w:tcPr>
            <w:tcW w:w="1092" w:type="dxa"/>
            <w:noWrap/>
            <w:vAlign w:val="center"/>
            <w:hideMark/>
          </w:tcPr>
          <w:p w14:paraId="3537B77B" w14:textId="0C6FB09A" w:rsidR="00197D5A" w:rsidRPr="000E47C0" w:rsidRDefault="00197D5A" w:rsidP="006047EC">
            <w:pPr>
              <w:pStyle w:val="NormalWeb"/>
              <w:spacing w:before="0" w:beforeAutospacing="0" w:after="0" w:afterAutospacing="0"/>
              <w:ind w:firstLine="0"/>
              <w:jc w:val="center"/>
              <w:rPr>
                <w:szCs w:val="28"/>
              </w:rPr>
            </w:pPr>
            <w:r w:rsidRPr="000E47C0">
              <w:rPr>
                <w:szCs w:val="28"/>
              </w:rPr>
              <w:t>198</w:t>
            </w:r>
          </w:p>
        </w:tc>
        <w:tc>
          <w:tcPr>
            <w:tcW w:w="1092" w:type="dxa"/>
            <w:noWrap/>
            <w:vAlign w:val="center"/>
            <w:hideMark/>
          </w:tcPr>
          <w:p w14:paraId="3586C8C5" w14:textId="33D6AAAF" w:rsidR="00197D5A" w:rsidRPr="000E47C0" w:rsidRDefault="00197D5A" w:rsidP="006047EC">
            <w:pPr>
              <w:pStyle w:val="NormalWeb"/>
              <w:spacing w:before="0" w:beforeAutospacing="0" w:after="0" w:afterAutospacing="0"/>
              <w:ind w:firstLine="0"/>
              <w:jc w:val="center"/>
              <w:rPr>
                <w:szCs w:val="28"/>
              </w:rPr>
            </w:pPr>
            <w:r w:rsidRPr="000E47C0">
              <w:rPr>
                <w:szCs w:val="28"/>
              </w:rPr>
              <w:t>271</w:t>
            </w:r>
          </w:p>
        </w:tc>
        <w:tc>
          <w:tcPr>
            <w:tcW w:w="1092" w:type="dxa"/>
            <w:noWrap/>
            <w:vAlign w:val="center"/>
            <w:hideMark/>
          </w:tcPr>
          <w:p w14:paraId="0ED0F44D" w14:textId="4D5ED1E4" w:rsidR="00197D5A" w:rsidRPr="000E47C0" w:rsidRDefault="00197D5A" w:rsidP="006047EC">
            <w:pPr>
              <w:pStyle w:val="NormalWeb"/>
              <w:spacing w:before="0" w:beforeAutospacing="0" w:after="0" w:afterAutospacing="0"/>
              <w:ind w:firstLine="0"/>
              <w:jc w:val="center"/>
              <w:rPr>
                <w:szCs w:val="28"/>
              </w:rPr>
            </w:pPr>
            <w:r w:rsidRPr="000E47C0">
              <w:rPr>
                <w:szCs w:val="28"/>
              </w:rPr>
              <w:t>279</w:t>
            </w:r>
          </w:p>
        </w:tc>
        <w:tc>
          <w:tcPr>
            <w:tcW w:w="1092" w:type="dxa"/>
            <w:noWrap/>
            <w:vAlign w:val="center"/>
            <w:hideMark/>
          </w:tcPr>
          <w:p w14:paraId="0138F36F" w14:textId="49A6FB42" w:rsidR="00197D5A" w:rsidRPr="000E47C0" w:rsidRDefault="00197D5A" w:rsidP="006047EC">
            <w:pPr>
              <w:pStyle w:val="NormalWeb"/>
              <w:spacing w:before="0" w:beforeAutospacing="0" w:after="0" w:afterAutospacing="0"/>
              <w:ind w:firstLine="0"/>
              <w:jc w:val="center"/>
              <w:rPr>
                <w:szCs w:val="28"/>
              </w:rPr>
            </w:pPr>
            <w:r w:rsidRPr="000E47C0">
              <w:rPr>
                <w:szCs w:val="28"/>
              </w:rPr>
              <w:t>279</w:t>
            </w:r>
          </w:p>
        </w:tc>
        <w:tc>
          <w:tcPr>
            <w:tcW w:w="1092" w:type="dxa"/>
            <w:noWrap/>
            <w:vAlign w:val="center"/>
            <w:hideMark/>
          </w:tcPr>
          <w:p w14:paraId="00DFAB6A" w14:textId="2601EE3E" w:rsidR="00197D5A" w:rsidRPr="000E47C0" w:rsidRDefault="00197D5A" w:rsidP="006047EC">
            <w:pPr>
              <w:pStyle w:val="NormalWeb"/>
              <w:spacing w:before="0" w:beforeAutospacing="0" w:after="0" w:afterAutospacing="0"/>
              <w:ind w:firstLine="0"/>
              <w:jc w:val="center"/>
              <w:rPr>
                <w:szCs w:val="28"/>
              </w:rPr>
            </w:pPr>
            <w:r w:rsidRPr="000E47C0">
              <w:rPr>
                <w:szCs w:val="28"/>
              </w:rPr>
              <w:t>301</w:t>
            </w:r>
          </w:p>
        </w:tc>
        <w:tc>
          <w:tcPr>
            <w:tcW w:w="1092" w:type="dxa"/>
            <w:noWrap/>
            <w:vAlign w:val="center"/>
            <w:hideMark/>
          </w:tcPr>
          <w:p w14:paraId="1FBFBCEE" w14:textId="331D7D24" w:rsidR="00197D5A" w:rsidRPr="000E47C0" w:rsidRDefault="00197D5A" w:rsidP="006047EC">
            <w:pPr>
              <w:pStyle w:val="NormalWeb"/>
              <w:spacing w:before="0" w:beforeAutospacing="0" w:after="0" w:afterAutospacing="0"/>
              <w:ind w:firstLine="0"/>
              <w:jc w:val="center"/>
              <w:rPr>
                <w:szCs w:val="28"/>
              </w:rPr>
            </w:pPr>
            <w:r w:rsidRPr="000E47C0">
              <w:rPr>
                <w:szCs w:val="28"/>
              </w:rPr>
              <w:t>301</w:t>
            </w:r>
          </w:p>
        </w:tc>
      </w:tr>
      <w:tr w:rsidR="000E47C0" w:rsidRPr="000E47C0" w14:paraId="1877C2DD" w14:textId="77777777" w:rsidTr="006047EC">
        <w:trPr>
          <w:trHeight w:val="227"/>
        </w:trPr>
        <w:tc>
          <w:tcPr>
            <w:tcW w:w="562" w:type="dxa"/>
            <w:noWrap/>
            <w:vAlign w:val="center"/>
            <w:hideMark/>
          </w:tcPr>
          <w:p w14:paraId="6ADCB049"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V</w:t>
            </w:r>
          </w:p>
        </w:tc>
        <w:tc>
          <w:tcPr>
            <w:tcW w:w="3189" w:type="dxa"/>
            <w:noWrap/>
            <w:vAlign w:val="center"/>
            <w:hideMark/>
          </w:tcPr>
          <w:p w14:paraId="2F63DFF0"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Xác định thời gian hoàn vốn đầu tư</w:t>
            </w:r>
          </w:p>
        </w:tc>
        <w:tc>
          <w:tcPr>
            <w:tcW w:w="1206" w:type="dxa"/>
            <w:noWrap/>
            <w:vAlign w:val="center"/>
            <w:hideMark/>
          </w:tcPr>
          <w:p w14:paraId="2592BC5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9508B16"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1F47BEB"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4B42D7A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E5860C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F86CD0C"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1753C1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3990475B"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F0E3CA8"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039E7A1"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437BDD69" w14:textId="77777777" w:rsidTr="006047EC">
        <w:trPr>
          <w:trHeight w:val="227"/>
        </w:trPr>
        <w:tc>
          <w:tcPr>
            <w:tcW w:w="562" w:type="dxa"/>
            <w:noWrap/>
            <w:vAlign w:val="center"/>
            <w:hideMark/>
          </w:tcPr>
          <w:p w14:paraId="457B54A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noWrap/>
            <w:vAlign w:val="center"/>
            <w:hideMark/>
          </w:tcPr>
          <w:p w14:paraId="276C5A20" w14:textId="77777777" w:rsidR="00197D5A" w:rsidRPr="000E47C0" w:rsidRDefault="00197D5A" w:rsidP="006047EC">
            <w:pPr>
              <w:pStyle w:val="NormalWeb"/>
              <w:spacing w:before="0" w:beforeAutospacing="0" w:after="0" w:afterAutospacing="0"/>
              <w:ind w:firstLine="0"/>
              <w:rPr>
                <w:szCs w:val="28"/>
              </w:rPr>
            </w:pPr>
            <w:r w:rsidRPr="000E47C0">
              <w:rPr>
                <w:szCs w:val="28"/>
              </w:rPr>
              <w:t>Tổng vốn đầu tư</w:t>
            </w:r>
          </w:p>
        </w:tc>
        <w:tc>
          <w:tcPr>
            <w:tcW w:w="1206" w:type="dxa"/>
            <w:noWrap/>
            <w:vAlign w:val="center"/>
            <w:hideMark/>
          </w:tcPr>
          <w:p w14:paraId="02CA38F9" w14:textId="3F56F1B8" w:rsidR="00197D5A" w:rsidRPr="000E47C0" w:rsidRDefault="00197D5A" w:rsidP="006047EC">
            <w:pPr>
              <w:pStyle w:val="NormalWeb"/>
              <w:spacing w:before="0" w:beforeAutospacing="0" w:after="0" w:afterAutospacing="0"/>
              <w:ind w:firstLine="0"/>
              <w:jc w:val="center"/>
              <w:rPr>
                <w:szCs w:val="28"/>
              </w:rPr>
            </w:pPr>
            <w:r w:rsidRPr="000E47C0">
              <w:rPr>
                <w:szCs w:val="28"/>
              </w:rPr>
              <w:t>20.456,5</w:t>
            </w:r>
          </w:p>
        </w:tc>
        <w:tc>
          <w:tcPr>
            <w:tcW w:w="1092" w:type="dxa"/>
            <w:noWrap/>
            <w:vAlign w:val="center"/>
            <w:hideMark/>
          </w:tcPr>
          <w:p w14:paraId="22F8568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C1CBAD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5377D66"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CD2A8F8"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8A8EFA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3FFF24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CFD6DB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16812D3"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0A70BC9"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147DDB8D" w14:textId="77777777" w:rsidTr="006047EC">
        <w:trPr>
          <w:trHeight w:val="227"/>
        </w:trPr>
        <w:tc>
          <w:tcPr>
            <w:tcW w:w="562" w:type="dxa"/>
            <w:noWrap/>
            <w:vAlign w:val="center"/>
            <w:hideMark/>
          </w:tcPr>
          <w:p w14:paraId="01E9D24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noWrap/>
            <w:vAlign w:val="center"/>
            <w:hideMark/>
          </w:tcPr>
          <w:p w14:paraId="02339135" w14:textId="77777777" w:rsidR="00197D5A" w:rsidRPr="000E47C0" w:rsidRDefault="00197D5A" w:rsidP="006047EC">
            <w:pPr>
              <w:pStyle w:val="NormalWeb"/>
              <w:spacing w:before="0" w:beforeAutospacing="0" w:after="0" w:afterAutospacing="0"/>
              <w:ind w:firstLine="0"/>
              <w:rPr>
                <w:szCs w:val="28"/>
              </w:rPr>
            </w:pPr>
            <w:r w:rsidRPr="000E47C0">
              <w:rPr>
                <w:szCs w:val="28"/>
              </w:rPr>
              <w:t>Dòng tiền</w:t>
            </w:r>
          </w:p>
        </w:tc>
        <w:tc>
          <w:tcPr>
            <w:tcW w:w="1206" w:type="dxa"/>
            <w:noWrap/>
            <w:vAlign w:val="center"/>
            <w:hideMark/>
          </w:tcPr>
          <w:p w14:paraId="0F565B53" w14:textId="649BF2E9" w:rsidR="00197D5A" w:rsidRPr="000E47C0" w:rsidRDefault="00197D5A" w:rsidP="006047EC">
            <w:pPr>
              <w:pStyle w:val="NormalWeb"/>
              <w:spacing w:before="0" w:beforeAutospacing="0" w:after="0" w:afterAutospacing="0"/>
              <w:ind w:firstLine="0"/>
              <w:jc w:val="center"/>
              <w:rPr>
                <w:szCs w:val="28"/>
              </w:rPr>
            </w:pPr>
            <w:del w:id="138" w:author="Nội dung điều chỉnh (Claude)" w:date="2026-10-24T19:53:00Z">
              <w:r w:rsidRPr="000E47C0">
                <w:rPr>
                  <w:szCs w:val="28"/>
                </w:rPr>
                <w:delText>1.286</w:delText>
              </w:r>
            </w:del>
            <w:ins w:id="139" w:author="Nội dung điều chỉnh (Claude)" w:date="2026-10-24T19:53:00Z">
              <w:r w:rsidRPr="000E47C0">
                <w:rPr>
                  <w:szCs w:val="28"/>
                </w:rPr>
                <w:t>1.313</w:t>
              </w:r>
            </w:ins>
          </w:p>
        </w:tc>
        <w:tc>
          <w:tcPr>
            <w:tcW w:w="1092" w:type="dxa"/>
            <w:noWrap/>
            <w:vAlign w:val="center"/>
            <w:hideMark/>
          </w:tcPr>
          <w:p w14:paraId="7EFA4B0C" w14:textId="4DC2BE71" w:rsidR="00197D5A" w:rsidRPr="000E47C0" w:rsidRDefault="00197D5A" w:rsidP="006047EC">
            <w:pPr>
              <w:pStyle w:val="NormalWeb"/>
              <w:spacing w:before="0" w:beforeAutospacing="0" w:after="0" w:afterAutospacing="0"/>
              <w:ind w:firstLine="0"/>
              <w:jc w:val="center"/>
              <w:rPr>
                <w:szCs w:val="28"/>
              </w:rPr>
            </w:pPr>
            <w:del w:id="140" w:author="Nội dung điều chỉnh (Claude)" w:date="2026-10-24T19:53:00Z">
              <w:r w:rsidRPr="000E47C0">
                <w:rPr>
                  <w:szCs w:val="28"/>
                </w:rPr>
                <w:delText>1.796</w:delText>
              </w:r>
            </w:del>
            <w:ins w:id="141" w:author="Nội dung điều chỉnh (Claude)" w:date="2026-10-24T19:53:00Z">
              <w:r w:rsidRPr="000E47C0">
                <w:rPr>
                  <w:szCs w:val="28"/>
                </w:rPr>
                <w:t>1.808</w:t>
              </w:r>
            </w:ins>
          </w:p>
        </w:tc>
        <w:tc>
          <w:tcPr>
            <w:tcW w:w="1092" w:type="dxa"/>
            <w:noWrap/>
            <w:vAlign w:val="center"/>
            <w:hideMark/>
          </w:tcPr>
          <w:p w14:paraId="631E0403" w14:textId="4310E12C" w:rsidR="00197D5A" w:rsidRPr="000E47C0" w:rsidRDefault="00197D5A" w:rsidP="006047EC">
            <w:pPr>
              <w:pStyle w:val="NormalWeb"/>
              <w:spacing w:before="0" w:beforeAutospacing="0" w:after="0" w:afterAutospacing="0"/>
              <w:ind w:firstLine="0"/>
              <w:jc w:val="center"/>
              <w:rPr>
                <w:szCs w:val="28"/>
              </w:rPr>
            </w:pPr>
            <w:del w:id="142" w:author="Nội dung điều chỉnh (Claude)" w:date="2026-10-24T19:53:00Z">
              <w:r w:rsidRPr="000E47C0">
                <w:rPr>
                  <w:szCs w:val="28"/>
                </w:rPr>
                <w:delText>2.622</w:delText>
              </w:r>
            </w:del>
            <w:ins w:id="143" w:author="Nội dung điều chỉnh (Claude)" w:date="2026-10-24T19:53:00Z">
              <w:r w:rsidRPr="000E47C0">
                <w:rPr>
                  <w:szCs w:val="28"/>
                </w:rPr>
                <w:t>2.634</w:t>
              </w:r>
            </w:ins>
          </w:p>
        </w:tc>
        <w:tc>
          <w:tcPr>
            <w:tcW w:w="1092" w:type="dxa"/>
            <w:noWrap/>
            <w:vAlign w:val="center"/>
            <w:hideMark/>
          </w:tcPr>
          <w:p w14:paraId="118CCA13" w14:textId="799B32F1" w:rsidR="00197D5A" w:rsidRPr="000E47C0" w:rsidRDefault="00197D5A" w:rsidP="006047EC">
            <w:pPr>
              <w:pStyle w:val="NormalWeb"/>
              <w:spacing w:before="0" w:beforeAutospacing="0" w:after="0" w:afterAutospacing="0"/>
              <w:ind w:firstLine="0"/>
              <w:jc w:val="center"/>
              <w:rPr>
                <w:szCs w:val="28"/>
              </w:rPr>
            </w:pPr>
            <w:r w:rsidRPr="000E47C0">
              <w:rPr>
                <w:szCs w:val="28"/>
              </w:rPr>
              <w:t>2.630</w:t>
            </w:r>
          </w:p>
        </w:tc>
        <w:tc>
          <w:tcPr>
            <w:tcW w:w="1092" w:type="dxa"/>
            <w:noWrap/>
            <w:vAlign w:val="center"/>
            <w:hideMark/>
          </w:tcPr>
          <w:p w14:paraId="6130EC5A" w14:textId="51FE3F36" w:rsidR="00197D5A" w:rsidRPr="000E47C0" w:rsidRDefault="00197D5A" w:rsidP="006047EC">
            <w:pPr>
              <w:pStyle w:val="NormalWeb"/>
              <w:spacing w:before="0" w:beforeAutospacing="0" w:after="0" w:afterAutospacing="0"/>
              <w:ind w:firstLine="0"/>
              <w:jc w:val="center"/>
              <w:rPr>
                <w:szCs w:val="28"/>
              </w:rPr>
            </w:pPr>
            <w:r w:rsidRPr="000E47C0">
              <w:rPr>
                <w:szCs w:val="28"/>
              </w:rPr>
              <w:t>2.558</w:t>
            </w:r>
          </w:p>
        </w:tc>
        <w:tc>
          <w:tcPr>
            <w:tcW w:w="1092" w:type="dxa"/>
            <w:noWrap/>
            <w:vAlign w:val="center"/>
            <w:hideMark/>
          </w:tcPr>
          <w:p w14:paraId="2CE83467" w14:textId="21CBD79B" w:rsidR="00197D5A" w:rsidRPr="000E47C0" w:rsidRDefault="00197D5A" w:rsidP="006047EC">
            <w:pPr>
              <w:pStyle w:val="NormalWeb"/>
              <w:spacing w:before="0" w:beforeAutospacing="0" w:after="0" w:afterAutospacing="0"/>
              <w:ind w:firstLine="0"/>
              <w:jc w:val="center"/>
              <w:rPr>
                <w:szCs w:val="28"/>
              </w:rPr>
            </w:pPr>
            <w:r w:rsidRPr="000E47C0">
              <w:rPr>
                <w:szCs w:val="28"/>
              </w:rPr>
              <w:t>2.745</w:t>
            </w:r>
          </w:p>
        </w:tc>
        <w:tc>
          <w:tcPr>
            <w:tcW w:w="1092" w:type="dxa"/>
            <w:noWrap/>
            <w:vAlign w:val="center"/>
            <w:hideMark/>
          </w:tcPr>
          <w:p w14:paraId="632F28FC" w14:textId="241B18BF" w:rsidR="00197D5A" w:rsidRPr="000E47C0" w:rsidRDefault="00197D5A" w:rsidP="006047EC">
            <w:pPr>
              <w:pStyle w:val="NormalWeb"/>
              <w:spacing w:before="0" w:beforeAutospacing="0" w:after="0" w:afterAutospacing="0"/>
              <w:ind w:firstLine="0"/>
              <w:jc w:val="center"/>
              <w:rPr>
                <w:szCs w:val="28"/>
              </w:rPr>
            </w:pPr>
            <w:r w:rsidRPr="000E47C0">
              <w:rPr>
                <w:szCs w:val="28"/>
              </w:rPr>
              <w:t>2.766</w:t>
            </w:r>
          </w:p>
        </w:tc>
        <w:tc>
          <w:tcPr>
            <w:tcW w:w="1092" w:type="dxa"/>
            <w:noWrap/>
            <w:vAlign w:val="center"/>
            <w:hideMark/>
          </w:tcPr>
          <w:p w14:paraId="23443606" w14:textId="3E911D25" w:rsidR="00197D5A" w:rsidRPr="000E47C0" w:rsidRDefault="00197D5A" w:rsidP="006047EC">
            <w:pPr>
              <w:pStyle w:val="NormalWeb"/>
              <w:spacing w:before="0" w:beforeAutospacing="0" w:after="0" w:afterAutospacing="0"/>
              <w:ind w:firstLine="0"/>
              <w:jc w:val="center"/>
              <w:rPr>
                <w:szCs w:val="28"/>
              </w:rPr>
            </w:pPr>
            <w:r w:rsidRPr="000E47C0">
              <w:rPr>
                <w:szCs w:val="28"/>
              </w:rPr>
              <w:t>2.766</w:t>
            </w:r>
          </w:p>
        </w:tc>
        <w:tc>
          <w:tcPr>
            <w:tcW w:w="1092" w:type="dxa"/>
            <w:noWrap/>
            <w:vAlign w:val="center"/>
            <w:hideMark/>
          </w:tcPr>
          <w:p w14:paraId="0AD93BEE" w14:textId="6017F266" w:rsidR="00197D5A" w:rsidRPr="000E47C0" w:rsidRDefault="00197D5A" w:rsidP="006047EC">
            <w:pPr>
              <w:pStyle w:val="NormalWeb"/>
              <w:spacing w:before="0" w:beforeAutospacing="0" w:after="0" w:afterAutospacing="0"/>
              <w:ind w:firstLine="0"/>
              <w:jc w:val="center"/>
              <w:rPr>
                <w:szCs w:val="28"/>
              </w:rPr>
            </w:pPr>
            <w:r w:rsidRPr="000E47C0">
              <w:rPr>
                <w:szCs w:val="28"/>
              </w:rPr>
              <w:t>2.753</w:t>
            </w:r>
          </w:p>
        </w:tc>
        <w:tc>
          <w:tcPr>
            <w:tcW w:w="1092" w:type="dxa"/>
            <w:noWrap/>
            <w:vAlign w:val="center"/>
            <w:hideMark/>
          </w:tcPr>
          <w:p w14:paraId="4ADCD255" w14:textId="11BB2AB8" w:rsidR="00197D5A" w:rsidRPr="000E47C0" w:rsidRDefault="00197D5A" w:rsidP="006047EC">
            <w:pPr>
              <w:pStyle w:val="NormalWeb"/>
              <w:spacing w:before="0" w:beforeAutospacing="0" w:after="0" w:afterAutospacing="0"/>
              <w:ind w:firstLine="0"/>
              <w:jc w:val="center"/>
              <w:rPr>
                <w:szCs w:val="28"/>
              </w:rPr>
            </w:pPr>
            <w:r w:rsidRPr="000E47C0">
              <w:rPr>
                <w:szCs w:val="28"/>
              </w:rPr>
              <w:t>2.753</w:t>
            </w:r>
          </w:p>
        </w:tc>
      </w:tr>
      <w:tr w:rsidR="000E47C0" w:rsidRPr="000E47C0" w14:paraId="018AE36D" w14:textId="77777777" w:rsidTr="006047EC">
        <w:trPr>
          <w:trHeight w:val="227"/>
        </w:trPr>
        <w:tc>
          <w:tcPr>
            <w:tcW w:w="562" w:type="dxa"/>
            <w:noWrap/>
            <w:vAlign w:val="center"/>
            <w:hideMark/>
          </w:tcPr>
          <w:p w14:paraId="3B5C6D7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w:t>
            </w:r>
          </w:p>
        </w:tc>
        <w:tc>
          <w:tcPr>
            <w:tcW w:w="3189" w:type="dxa"/>
            <w:noWrap/>
            <w:vAlign w:val="center"/>
            <w:hideMark/>
          </w:tcPr>
          <w:p w14:paraId="63DF4AE3" w14:textId="77777777" w:rsidR="00197D5A" w:rsidRPr="000E47C0" w:rsidRDefault="00197D5A" w:rsidP="006047EC">
            <w:pPr>
              <w:pStyle w:val="NormalWeb"/>
              <w:spacing w:before="0" w:beforeAutospacing="0" w:after="0" w:afterAutospacing="0"/>
              <w:ind w:firstLine="0"/>
              <w:rPr>
                <w:szCs w:val="28"/>
              </w:rPr>
            </w:pPr>
            <w:r w:rsidRPr="000E47C0">
              <w:rPr>
                <w:szCs w:val="28"/>
              </w:rPr>
              <w:t>Thời gian hoàn vốn</w:t>
            </w:r>
          </w:p>
        </w:tc>
        <w:tc>
          <w:tcPr>
            <w:tcW w:w="1206" w:type="dxa"/>
            <w:noWrap/>
            <w:vAlign w:val="center"/>
            <w:hideMark/>
          </w:tcPr>
          <w:p w14:paraId="0848C135" w14:textId="05840347" w:rsidR="00197D5A" w:rsidRPr="000E47C0" w:rsidRDefault="00197D5A" w:rsidP="006047EC">
            <w:pPr>
              <w:pStyle w:val="NormalWeb"/>
              <w:spacing w:before="0" w:beforeAutospacing="0" w:after="0" w:afterAutospacing="0"/>
              <w:ind w:firstLine="0"/>
              <w:jc w:val="center"/>
              <w:rPr>
                <w:szCs w:val="28"/>
              </w:rPr>
            </w:pPr>
            <w:r w:rsidRPr="000E47C0">
              <w:rPr>
                <w:szCs w:val="28"/>
              </w:rPr>
              <w:t>8,5</w:t>
            </w:r>
          </w:p>
        </w:tc>
        <w:tc>
          <w:tcPr>
            <w:tcW w:w="1092" w:type="dxa"/>
            <w:noWrap/>
            <w:vAlign w:val="center"/>
            <w:hideMark/>
          </w:tcPr>
          <w:p w14:paraId="6A28C074"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386C16C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5B3AF8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962C8CD"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DBE6817"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CAC31DD"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501E0A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4131EFC"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C98809C" w14:textId="77777777" w:rsidR="00197D5A" w:rsidRPr="000E47C0" w:rsidRDefault="00197D5A" w:rsidP="006047EC">
            <w:pPr>
              <w:pStyle w:val="NormalWeb"/>
              <w:spacing w:before="0" w:beforeAutospacing="0" w:after="0" w:afterAutospacing="0"/>
              <w:ind w:firstLine="0"/>
              <w:jc w:val="center"/>
              <w:rPr>
                <w:szCs w:val="28"/>
              </w:rPr>
            </w:pPr>
          </w:p>
        </w:tc>
      </w:tr>
    </w:tbl>
    <w:p w14:paraId="48437EB9" w14:textId="77777777" w:rsidR="00197D5A" w:rsidRPr="000E47C0" w:rsidRDefault="00197D5A" w:rsidP="00197D5A">
      <w:pPr>
        <w:pStyle w:val="NormalWeb"/>
        <w:spacing w:before="120" w:beforeAutospacing="0" w:after="120" w:afterAutospacing="0"/>
        <w:rPr>
          <w:b/>
          <w:bCs/>
          <w:sz w:val="28"/>
          <w:szCs w:val="28"/>
        </w:rPr>
        <w:sectPr w:rsidR="00197D5A" w:rsidRPr="000E47C0" w:rsidSect="00197D5A">
          <w:pgSz w:w="16840" w:h="11907" w:orient="landscape" w:code="9"/>
          <w:pgMar w:top="1168" w:right="1134" w:bottom="1134" w:left="1134" w:header="720" w:footer="720" w:gutter="0"/>
          <w:pgNumType w:start="1"/>
          <w:cols w:space="720"/>
        </w:sectPr>
      </w:pPr>
    </w:p>
    <w:p w14:paraId="60616CE7" w14:textId="77777777" w:rsidR="00197D5A" w:rsidRPr="000E47C0" w:rsidRDefault="00197D5A" w:rsidP="00197D5A">
      <w:pPr>
        <w:pageBreakBefore/>
        <w:spacing w:before="0" w:after="0"/>
        <w:ind w:firstLine="0"/>
        <w:jc w:val="center"/>
        <w:rPr>
          <w:b/>
          <w:bCs/>
          <w:szCs w:val="28"/>
        </w:rPr>
      </w:pPr>
      <w:r w:rsidRPr="000E47C0">
        <w:rPr>
          <w:b/>
          <w:bCs/>
          <w:szCs w:val="28"/>
          <w:lang w:val="vi-VN"/>
        </w:rPr>
        <w:t xml:space="preserve">Phụ lục </w:t>
      </w:r>
      <w:r w:rsidRPr="000E47C0">
        <w:rPr>
          <w:b/>
          <w:bCs/>
          <w:szCs w:val="28"/>
        </w:rPr>
        <w:t>V</w:t>
      </w:r>
      <w:r w:rsidRPr="000E47C0">
        <w:rPr>
          <w:b/>
          <w:bCs/>
          <w:szCs w:val="28"/>
          <w:lang w:val="vi-VN"/>
        </w:rPr>
        <w:t>II</w:t>
      </w:r>
    </w:p>
    <w:p w14:paraId="149BBC3A" w14:textId="77777777" w:rsidR="003C01AE" w:rsidRPr="000E47C0" w:rsidRDefault="00197D5A" w:rsidP="003C01AE">
      <w:pPr>
        <w:spacing w:before="0" w:after="0"/>
        <w:ind w:firstLine="0"/>
        <w:jc w:val="center"/>
        <w:rPr>
          <w:b/>
          <w:bCs/>
          <w:szCs w:val="28"/>
        </w:rPr>
      </w:pPr>
      <w:r w:rsidRPr="000E47C0">
        <w:rPr>
          <w:b/>
          <w:bCs/>
          <w:szCs w:val="28"/>
        </w:rPr>
        <w:t xml:space="preserve">ĐÁNH GIÁ SƠ BỘ TÁC ĐỘNG MÔI TRƯỜNG CỦA ĐỀ ÁN </w:t>
      </w:r>
    </w:p>
    <w:p w14:paraId="3590BC89" w14:textId="77777777" w:rsidR="00197D5A" w:rsidRPr="000E47C0" w:rsidRDefault="00197D5A" w:rsidP="003C01AE">
      <w:pPr>
        <w:spacing w:before="0" w:after="0"/>
        <w:ind w:firstLine="0"/>
        <w:jc w:val="center"/>
        <w:rPr>
          <w:b/>
          <w:bCs/>
          <w:szCs w:val="28"/>
          <w:lang w:val="vi-VN"/>
        </w:rPr>
      </w:pPr>
      <w:r w:rsidRPr="000E47C0">
        <w:rPr>
          <w:b/>
          <w:bCs/>
          <w:noProof/>
          <w:szCs w:val="28"/>
          <w:lang w:val="vi-VN" w:eastAsia="vi-VN"/>
        </w:rPr>
        <mc:AlternateContent>
          <mc:Choice Requires="wps">
            <w:drawing>
              <wp:anchor distT="0" distB="0" distL="114300" distR="114300" simplePos="0" relativeHeight="251669504" behindDoc="0" locked="0" layoutInCell="1" allowOverlap="1" wp14:anchorId="7335B9C3" wp14:editId="6F245C95">
                <wp:simplePos x="0" y="0"/>
                <wp:positionH relativeFrom="margin">
                  <wp:align>center</wp:align>
                </wp:positionH>
                <wp:positionV relativeFrom="paragraph">
                  <wp:posOffset>3275</wp:posOffset>
                </wp:positionV>
                <wp:extent cx="747395" cy="0"/>
                <wp:effectExtent l="0" t="0" r="0" b="0"/>
                <wp:wrapNone/>
                <wp:docPr id="518024159" name="Straight Connector 518024159"/>
                <wp:cNvGraphicFramePr/>
                <a:graphic xmlns:a="http://schemas.openxmlformats.org/drawingml/2006/main">
                  <a:graphicData uri="http://schemas.microsoft.com/office/word/2010/wordprocessingShape">
                    <wps:wsp>
                      <wps:cNvCnPr/>
                      <wps:spPr>
                        <a:xfrm>
                          <a:off x="0" y="0"/>
                          <a:ext cx="747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0AA52C8A" id="Straight Connector 518024159"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25pt" to="58.85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RK4VmQEAAIcDAAAOAAAAZHJzL2Uyb0RvYy54bWysU9uO0zAQfUfiHyy/06TLZSFqug+7ghcE KxY+wOuMGwvbY41Nk/49Y7dNESCEEC+OL+ecmTMz2dzM3ok9ULIYerletVJA0DjYsOvll89vn72W ImUVBuUwQC8PkOTN9umTzRQ7uMIR3QAkWCSkboq9HHOOXdMkPYJXaYURAj8aJK8yH2nXDKQmVveu uWrbV82ENERCDSnx7d3xUW6rvjGg80djEmThesm55bpSXR/L2mw3qtuRiqPVpzTUP2ThlQ0cdJG6 U1mJb2R/kfJWEyY0eaXRN2iM1VA9sJt1+5Obh1FFqF64OCkuZUr/T1Z/2N+Ge+IyTDF1Kd5TcTEb 8uXL+Ym5FuuwFAvmLDRfXr+4fv7mpRT6/NRceJFSfgfoRdn00tlQbKhO7d+nzLEYeobw4RK57vLB QQG78AmMsAPHWld2HQq4dST2its5fF2X9rFWRRaKsc4tpPbPpBO20KAOyt8SF3SNiCEvRG8D0u+i 5vmcqjniz66PXovtRxwOtQ+1HNzt6uw0mWWcfjxX+uX/2X4HAAD//wMAUEsDBBQABgAIAAAAIQA5 tWef2AAAAAIBAAAPAAAAZHJzL2Rvd25yZXYueG1sTI/BasMwEETvhf6D2EJvjZxAk+BaDiFQSi+l cZK7Ym1kt9LKSLLj/n3lU3IcZph5U2xGa9iAPrSOBMxnGTCk2qmWtIDj4f1lDSxESUoaRyjgDwNs yseHQubKXWmPQxU1SyUUcimgibHLOQ91g1aGmeuQkndx3sqYpNdceXlN5dbwRZYtuZUtpYVGdrhr sP6teivAfPrhpHd6G/qP/bL6+b4svg6DEM9P4/YNWMQx3sIw4Sd0KBPT2fWkAjMC0pEo4BXY5M1X K2DnSfKy4Pfo5T8AAAD//wMAUEsBAi0AFAAGAAgAAAAhALaDOJL+AAAA4QEAABMAAAAAAAAAAAAA AAAAAAAAAFtDb250ZW50X1R5cGVzXS54bWxQSwECLQAUAAYACAAAACEAOP0h/9YAAACUAQAACwAA AAAAAAAAAAAAAAAvAQAAX3JlbHMvLnJlbHNQSwECLQAUAAYACAAAACEAQUSuFZkBAACHAwAADgAA AAAAAAAAAAAAAAAuAgAAZHJzL2Uyb0RvYy54bWxQSwECLQAUAAYACAAAACEAObVnn9gAAAACAQAA DwAAAAAAAAAAAAAAAADzAwAAZHJzL2Rvd25yZXYueG1sUEsFBgAAAAAEAAQA8wAAAPgEAAAAAA== " strokecolor="black [3200]" strokeweight=".5pt">
                <v:stroke joinstyle="miter"/>
                <w10:wrap anchorx="margin"/>
              </v:line>
            </w:pict>
          </mc:Fallback>
        </mc:AlternateContent>
      </w:r>
    </w:p>
    <w:p w14:paraId="0C9DA7D8" w14:textId="77777777" w:rsidR="00197D5A" w:rsidRPr="000E47C0" w:rsidRDefault="00197D5A" w:rsidP="00197D5A">
      <w:pPr>
        <w:pStyle w:val="NormalWeb"/>
        <w:spacing w:before="120" w:beforeAutospacing="0" w:after="120" w:afterAutospacing="0"/>
        <w:rPr>
          <w:b/>
          <w:bCs/>
          <w:sz w:val="28"/>
          <w:szCs w:val="28"/>
        </w:rPr>
      </w:pPr>
      <w:r w:rsidRPr="000E47C0">
        <w:rPr>
          <w:b/>
          <w:bCs/>
          <w:sz w:val="28"/>
          <w:szCs w:val="28"/>
        </w:rPr>
        <w:t>I. CĂN CỨ PHÁP LÝ VỀ MÔI TRƯỜNG</w:t>
      </w:r>
    </w:p>
    <w:p w14:paraId="173CB54E"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rPr>
        <w:t>Luật Bảo vệ môi trường ngày 17 tháng 11 năm 2020 (đã được sửa đổi, bổ sung);</w:t>
      </w:r>
    </w:p>
    <w:p w14:paraId="0F042EC8"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lang w:val="nl-NL"/>
        </w:rPr>
        <w:t>Nghị định số 08/2022/NĐ-CP ngày 10 tháng 01 năm 2022 của Chính phủ quy định chi tiết một số điều của Luật Bảo vệ môi trường;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p>
    <w:p w14:paraId="2E836009"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lang w:val="nl-NL"/>
        </w:rPr>
        <w:t>Thông tư số 02/2022/TT-BTNMT ngày 10 tháng 01 năm 2022 của Bộ trưởng Bộ Tài nguyên và Môi trường (nay là Bộ Nông nghiệp và Môi trường) quy định chi tiết thi hành một số điều của Luật Bảo vệ môi trường;</w:t>
      </w:r>
    </w:p>
    <w:p w14:paraId="010807A6"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05:2023:BTNMT </w:t>
      </w:r>
      <w:r w:rsidRPr="000E47C0">
        <w:rPr>
          <w:color w:val="auto"/>
          <w:shd w:val="clear" w:color="auto" w:fill="FFFFFF"/>
        </w:rPr>
        <w:t>- Quy chuẩn kỹ thuật quốc gia về chất lượng không khí;</w:t>
      </w:r>
    </w:p>
    <w:p w14:paraId="2C1A1EA2"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26:2025/BNNMT </w:t>
      </w:r>
      <w:r w:rsidRPr="000E47C0">
        <w:rPr>
          <w:color w:val="auto"/>
          <w:shd w:val="clear" w:color="auto" w:fill="FFFFFF"/>
        </w:rPr>
        <w:t xml:space="preserve">- Quy chuẩn kỹ thuật quốc gia </w:t>
      </w:r>
      <w:r w:rsidRPr="000E47C0">
        <w:rPr>
          <w:color w:val="auto"/>
          <w:shd w:val="clear" w:color="auto" w:fill="FFFFFF"/>
          <w:lang w:val="nl-NL"/>
        </w:rPr>
        <w:t>về tiếng ồn;</w:t>
      </w:r>
    </w:p>
    <w:p w14:paraId="0115F098"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14:2025/BTNMT - </w:t>
      </w:r>
      <w:r w:rsidRPr="000E47C0">
        <w:rPr>
          <w:color w:val="auto"/>
          <w:shd w:val="clear" w:color="auto" w:fill="FFFFFF"/>
        </w:rPr>
        <w:t xml:space="preserve">Quy chuẩn kỹ thuật quốc gia </w:t>
      </w:r>
      <w:r w:rsidRPr="000E47C0">
        <w:rPr>
          <w:color w:val="auto"/>
          <w:shd w:val="clear" w:color="auto" w:fill="FFFFFF"/>
          <w:lang w:val="nl-NL"/>
        </w:rPr>
        <w:t>về nước thải sinh hoạt và nước thải đô thị, khu dân cư tập trung;</w:t>
      </w:r>
    </w:p>
    <w:p w14:paraId="41BB97A0"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19:2024/BTNMT - </w:t>
      </w:r>
      <w:r w:rsidRPr="000E47C0">
        <w:rPr>
          <w:color w:val="auto"/>
          <w:shd w:val="clear" w:color="auto" w:fill="FFFFFF"/>
        </w:rPr>
        <w:t xml:space="preserve">Quy chuẩn kỹ thuật quốc gia </w:t>
      </w:r>
      <w:r w:rsidRPr="000E47C0">
        <w:rPr>
          <w:color w:val="auto"/>
          <w:shd w:val="clear" w:color="auto" w:fill="FFFFFF"/>
          <w:lang w:val="nl-NL"/>
        </w:rPr>
        <w:t>về khí thải công nghiệp.</w:t>
      </w:r>
    </w:p>
    <w:p w14:paraId="54B4B140" w14:textId="77777777" w:rsidR="00197D5A" w:rsidRPr="000E47C0" w:rsidRDefault="00197D5A" w:rsidP="00197D5A">
      <w:pPr>
        <w:rPr>
          <w:b/>
          <w:bCs/>
          <w:shd w:val="clear" w:color="auto" w:fill="FFFFFF"/>
          <w:lang w:val="nl-NL"/>
        </w:rPr>
      </w:pPr>
      <w:r w:rsidRPr="000E47C0">
        <w:rPr>
          <w:b/>
          <w:bCs/>
          <w:shd w:val="clear" w:color="auto" w:fill="FFFFFF"/>
          <w:lang w:val="nl-NL"/>
        </w:rPr>
        <w:t>II. NHẬN DẠNG, DỰ TÁC ĐỘNG MÔI TRƯỜNG CHÍNH CỦA DỰ ÁN ĐẦU TƯ ĐỐI VỚI MÔI TRƯỜNG TRÊN CƠ SỞ QUY MÔ, CÔNG NGHỆ SẢN XUẤT VÀ ĐỊA ĐIỂM THỰC HIỆN ĐỀ ÁN</w:t>
      </w:r>
    </w:p>
    <w:p w14:paraId="3300C2F6" w14:textId="77777777" w:rsidR="00197D5A" w:rsidRPr="000E47C0" w:rsidRDefault="00197D5A" w:rsidP="00197D5A">
      <w:pPr>
        <w:rPr>
          <w:b/>
          <w:bCs/>
          <w:shd w:val="clear" w:color="auto" w:fill="FFFFFF"/>
          <w:lang w:val="nl-NL"/>
        </w:rPr>
      </w:pPr>
      <w:r w:rsidRPr="000E47C0">
        <w:rPr>
          <w:b/>
          <w:bCs/>
          <w:shd w:val="clear" w:color="auto" w:fill="FFFFFF"/>
          <w:lang w:val="nl-NL"/>
        </w:rPr>
        <w:t>1. Nhận dạng, dự báo tác động trong các giai đoạn triển khai</w:t>
      </w:r>
    </w:p>
    <w:p w14:paraId="3F44219F" w14:textId="77777777" w:rsidR="00197D5A" w:rsidRPr="000E47C0" w:rsidRDefault="00197D5A" w:rsidP="00197D5A">
      <w:pPr>
        <w:rPr>
          <w:shd w:val="clear" w:color="auto" w:fill="FFFFFF"/>
          <w:lang w:val="nl-NL"/>
        </w:rPr>
      </w:pPr>
      <w:r w:rsidRPr="000E47C0">
        <w:rPr>
          <w:shd w:val="clear" w:color="auto" w:fill="FFFFFF"/>
          <w:lang w:val="nl-NL"/>
        </w:rPr>
        <w:t>a) Trong giai đoạn chuẩn bị đầu tư: Giai đoạn này chủ yếu thực hiện các nhiệm vụ khảo sát, đo đạc; lập hồ sơ dự án; thực hiện các thủ tục hành chính; ... Giai đoạn này hầu như không phát sinh tác động đáng kể đến môi trường.</w:t>
      </w:r>
    </w:p>
    <w:p w14:paraId="33CAAAD4" w14:textId="77777777" w:rsidR="00197D5A" w:rsidRPr="000E47C0" w:rsidRDefault="00197D5A" w:rsidP="00197D5A">
      <w:pPr>
        <w:rPr>
          <w:shd w:val="clear" w:color="auto" w:fill="FFFFFF"/>
          <w:lang w:val="nl-NL"/>
        </w:rPr>
      </w:pPr>
      <w:r w:rsidRPr="000E47C0">
        <w:rPr>
          <w:shd w:val="clear" w:color="auto" w:fill="FFFFFF"/>
          <w:lang w:val="nl-NL"/>
        </w:rPr>
        <w:t>b) Trong giai đoạn thi công xây dựng cơ bản:</w:t>
      </w:r>
    </w:p>
    <w:p w14:paraId="0108473C" w14:textId="77777777" w:rsidR="00197D5A" w:rsidRPr="000E47C0" w:rsidRDefault="00197D5A" w:rsidP="00197D5A">
      <w:pPr>
        <w:rPr>
          <w:shd w:val="clear" w:color="auto" w:fill="FFFFFF"/>
          <w:lang w:val="nl-NL"/>
        </w:rPr>
      </w:pPr>
      <w:r w:rsidRPr="000E47C0">
        <w:rPr>
          <w:shd w:val="clear" w:color="auto" w:fill="FFFFFF"/>
          <w:lang w:val="nl-NL"/>
        </w:rPr>
        <w:t>- Trong giai đoạn thi công xây dựng cơ bản sẽ xảy ra hiện tượng ô nhiễm không khí cục bộ khu vực công trường là chủ yếu với tác nhân chính là bụi lơ lửng, bụi nặng, COx, NOx sẽ ảnh hưởng trực tiếp đến người lao động tham gia vào làm việc; đồng thời có thể gây ô nhiễm đến môi trường không khí chung của toàn khu vực thi công. Tùy theo từng điều kiện và thời điểm cụ thể về thời tiết, khí hậu, số lượng phương tiện thi công cơ giới, chế độ hoạt động, năng lượng hoạt động mà sẽ có những tác động ảnh hưởng ở mức độ khác nhau đến môi trường không khí chung khu vực dự án và do đó cần có những biện pháp giảm thiểu phù hợp và khả thi.</w:t>
      </w:r>
    </w:p>
    <w:p w14:paraId="35A16F76" w14:textId="77777777" w:rsidR="00197D5A" w:rsidRPr="000E47C0" w:rsidRDefault="00197D5A" w:rsidP="00197D5A">
      <w:pPr>
        <w:rPr>
          <w:shd w:val="clear" w:color="auto" w:fill="FFFFFF"/>
          <w:lang w:val="nl-NL"/>
        </w:rPr>
      </w:pPr>
      <w:r w:rsidRPr="000E47C0">
        <w:rPr>
          <w:shd w:val="clear" w:color="auto" w:fill="FFFFFF"/>
          <w:lang w:val="nl-NL"/>
        </w:rPr>
        <w:t xml:space="preserve">- Nguồn gây ra ô nhiễm: </w:t>
      </w:r>
    </w:p>
    <w:p w14:paraId="0D3DD139" w14:textId="77777777" w:rsidR="00197D5A" w:rsidRPr="000E47C0" w:rsidRDefault="00197D5A" w:rsidP="00197D5A">
      <w:pPr>
        <w:rPr>
          <w:shd w:val="clear" w:color="auto" w:fill="FFFFFF"/>
          <w:lang w:val="nl-NL"/>
        </w:rPr>
      </w:pPr>
      <w:r w:rsidRPr="000E47C0">
        <w:rPr>
          <w:shd w:val="clear" w:color="auto" w:fill="FFFFFF"/>
          <w:lang w:val="nl-NL"/>
        </w:rPr>
        <w:t>+ Chất thải rắn: Đất, cát, vật liệu xây dựng dư thừa; bao bì, phế liệu xây dựng; rác thải sinh hoạt của công nhân.</w:t>
      </w:r>
    </w:p>
    <w:p w14:paraId="17901E00" w14:textId="77777777" w:rsidR="00197D5A" w:rsidRPr="000E47C0" w:rsidRDefault="00197D5A" w:rsidP="00197D5A">
      <w:pPr>
        <w:rPr>
          <w:shd w:val="clear" w:color="auto" w:fill="FFFFFF"/>
          <w:lang w:val="nl-NL"/>
        </w:rPr>
      </w:pPr>
      <w:r w:rsidRPr="000E47C0">
        <w:rPr>
          <w:shd w:val="clear" w:color="auto" w:fill="FFFFFF"/>
          <w:lang w:val="nl-NL"/>
        </w:rPr>
        <w:t>+ Nước thải: Nước thải sinh hoạt; nước rửa vật liệu, vệ sinh công trường; nước mưa chảy tràn.</w:t>
      </w:r>
    </w:p>
    <w:p w14:paraId="0EDB9283" w14:textId="77777777" w:rsidR="00197D5A" w:rsidRPr="000E47C0" w:rsidRDefault="00197D5A" w:rsidP="00197D5A">
      <w:pPr>
        <w:rPr>
          <w:shd w:val="clear" w:color="auto" w:fill="FFFFFF"/>
          <w:lang w:val="nl-NL"/>
        </w:rPr>
      </w:pPr>
      <w:r w:rsidRPr="000E47C0">
        <w:rPr>
          <w:shd w:val="clear" w:color="auto" w:fill="FFFFFF"/>
          <w:lang w:val="nl-NL"/>
        </w:rPr>
        <w:t>+ Khí thải, bụi: Bụi từ hoạt động đào đắp, vận chuyển vật liệu; khí thải từ máy móc, phương tiện thi công.</w:t>
      </w:r>
    </w:p>
    <w:p w14:paraId="18905B06" w14:textId="77777777" w:rsidR="00197D5A" w:rsidRPr="000E47C0" w:rsidRDefault="00197D5A" w:rsidP="00197D5A">
      <w:pPr>
        <w:rPr>
          <w:shd w:val="clear" w:color="auto" w:fill="FFFFFF"/>
          <w:lang w:val="nl-NL"/>
        </w:rPr>
      </w:pPr>
      <w:r w:rsidRPr="000E47C0">
        <w:rPr>
          <w:shd w:val="clear" w:color="auto" w:fill="FFFFFF"/>
          <w:lang w:val="nl-NL"/>
        </w:rPr>
        <w:t>+ Tiếng ồn, độ rung: Máy móc thi công; phương tiện vận chuyển vật liệu.</w:t>
      </w:r>
    </w:p>
    <w:p w14:paraId="7500A7D4" w14:textId="77777777" w:rsidR="00197D5A" w:rsidRPr="000E47C0" w:rsidRDefault="00197D5A" w:rsidP="00197D5A">
      <w:pPr>
        <w:rPr>
          <w:shd w:val="clear" w:color="auto" w:fill="FFFFFF"/>
          <w:lang w:val="nl-NL"/>
        </w:rPr>
      </w:pPr>
      <w:r w:rsidRPr="000E47C0">
        <w:rPr>
          <w:shd w:val="clear" w:color="auto" w:fill="FFFFFF"/>
          <w:lang w:val="nl-NL"/>
        </w:rPr>
        <w:t>c) Trong giai đoạn vận hành, hoạt động:</w:t>
      </w:r>
    </w:p>
    <w:p w14:paraId="35336820" w14:textId="77777777" w:rsidR="00197D5A" w:rsidRPr="000E47C0" w:rsidRDefault="00197D5A" w:rsidP="00197D5A">
      <w:pPr>
        <w:rPr>
          <w:shd w:val="clear" w:color="auto" w:fill="FFFFFF"/>
          <w:lang w:val="nl-NL"/>
        </w:rPr>
      </w:pPr>
      <w:r w:rsidRPr="000E47C0">
        <w:rPr>
          <w:shd w:val="clear" w:color="auto" w:fill="FFFFFF"/>
          <w:lang w:val="nl-NL"/>
        </w:rPr>
        <w:t xml:space="preserve">Nguồn tác động chủ yếu gồm: Nước thải sinh hoạt của cán bộ, người lao động; chất thải rắn sinh hoạt; chất thải nguy hại phát sinh từ hoạt động bảo dưỡng thiết bị (nếu có); khí thải từ phương tiện ra vào khu vực đăng kiểm; tiếng ồn từ hoạt động của phương tiện. </w:t>
      </w:r>
    </w:p>
    <w:p w14:paraId="102E7410" w14:textId="77777777" w:rsidR="00197D5A" w:rsidRPr="000E47C0" w:rsidRDefault="00197D5A" w:rsidP="00197D5A">
      <w:pPr>
        <w:rPr>
          <w:shd w:val="clear" w:color="auto" w:fill="FFFFFF"/>
          <w:lang w:val="nl-NL"/>
        </w:rPr>
      </w:pPr>
      <w:r w:rsidRPr="000E47C0">
        <w:rPr>
          <w:i/>
          <w:iCs/>
          <w:shd w:val="clear" w:color="auto" w:fill="FFFFFF"/>
          <w:lang w:val="nl-NL"/>
        </w:rPr>
        <w:t>Tuy nhiên,</w:t>
      </w:r>
      <w:r w:rsidRPr="000E47C0">
        <w:rPr>
          <w:shd w:val="clear" w:color="auto" w:fill="FFFFFF"/>
          <w:lang w:val="nl-NL"/>
        </w:rPr>
        <w:t xml:space="preserve"> hoạt động đăng kiểm xe cơ giới không thuộc loại hình sản xuất có nguy cơ gây ô nhiễm môi trường cao.</w:t>
      </w:r>
    </w:p>
    <w:p w14:paraId="61273485" w14:textId="77777777" w:rsidR="00197D5A" w:rsidRPr="000E47C0" w:rsidRDefault="00197D5A" w:rsidP="00197D5A">
      <w:pPr>
        <w:rPr>
          <w:b/>
          <w:bCs/>
          <w:shd w:val="clear" w:color="auto" w:fill="FFFFFF"/>
          <w:lang w:val="nl-NL"/>
        </w:rPr>
      </w:pPr>
      <w:r w:rsidRPr="000E47C0">
        <w:rPr>
          <w:b/>
          <w:bCs/>
          <w:shd w:val="clear" w:color="auto" w:fill="FFFFFF"/>
          <w:lang w:val="nl-NL"/>
        </w:rPr>
        <w:t>2. Đánh giá mức độ ảnh hưởng:</w:t>
      </w:r>
    </w:p>
    <w:p w14:paraId="3816C0B0" w14:textId="77777777" w:rsidR="00197D5A" w:rsidRPr="000E47C0" w:rsidRDefault="00197D5A" w:rsidP="00197D5A">
      <w:pPr>
        <w:rPr>
          <w:shd w:val="clear" w:color="auto" w:fill="FFFFFF"/>
          <w:lang w:val="nl-NL"/>
        </w:rPr>
      </w:pPr>
      <w:r w:rsidRPr="000E47C0">
        <w:rPr>
          <w:shd w:val="clear" w:color="auto" w:fill="FFFFFF"/>
          <w:lang w:val="nl-NL"/>
        </w:rPr>
        <w:t>a) Đối với môi trường không khí: Tác động ở mức thấp đến trung bình, mang tính cục bộ và chủ yếu trong giai đoạn thi công.</w:t>
      </w:r>
    </w:p>
    <w:p w14:paraId="5BEAE8C4" w14:textId="77777777" w:rsidR="00197D5A" w:rsidRPr="000E47C0" w:rsidRDefault="00197D5A" w:rsidP="00197D5A">
      <w:pPr>
        <w:rPr>
          <w:shd w:val="clear" w:color="auto" w:fill="FFFFFF"/>
          <w:lang w:val="nl-NL"/>
        </w:rPr>
      </w:pPr>
      <w:r w:rsidRPr="000E47C0">
        <w:rPr>
          <w:shd w:val="clear" w:color="auto" w:fill="FFFFFF"/>
          <w:lang w:val="nl-NL"/>
        </w:rPr>
        <w:t>b) Đối với môi trường nước: Tác động không lớn, có thể kiểm soát bằng hệ thống thu gom và xử lý nước thải theo quy định.</w:t>
      </w:r>
    </w:p>
    <w:p w14:paraId="5DF09652" w14:textId="77777777" w:rsidR="00197D5A" w:rsidRPr="000E47C0" w:rsidRDefault="00197D5A" w:rsidP="00197D5A">
      <w:pPr>
        <w:rPr>
          <w:shd w:val="clear" w:color="auto" w:fill="FFFFFF"/>
          <w:lang w:val="nl-NL"/>
        </w:rPr>
      </w:pPr>
      <w:r w:rsidRPr="000E47C0">
        <w:rPr>
          <w:shd w:val="clear" w:color="auto" w:fill="FFFFFF"/>
          <w:lang w:val="nl-NL"/>
        </w:rPr>
        <w:t>c) Đối với giao thông: Việc gia tăng lưu lượng phương tiện ra vào đơn vị có thể gây áp lực cục bộ vào một số thời điểm nhưng không đáng kể.</w:t>
      </w:r>
    </w:p>
    <w:p w14:paraId="71C3AFF0" w14:textId="77777777" w:rsidR="00197D5A" w:rsidRPr="000E47C0" w:rsidRDefault="00197D5A" w:rsidP="00197D5A">
      <w:pPr>
        <w:rPr>
          <w:shd w:val="clear" w:color="auto" w:fill="FFFFFF"/>
          <w:lang w:val="nl-NL"/>
        </w:rPr>
      </w:pPr>
      <w:del w:id="144" w:author="Nội dung điều chỉnh (Claude)" w:date="2026-10-24T19:53:00Z">
        <w:r w:rsidRPr="000E47C0">
          <w:rPr>
            <w:shd w:val="clear" w:color="auto" w:fill="FFFFFF"/>
            <w:lang w:val="nl-NL"/>
          </w:rPr>
          <w:delText>đ) Đối với cộng đồng dân cư</w:delText>
        </w:r>
      </w:del>
      <w:ins w:id="145" w:author="Nội dung điều chỉnh (Claude)" w:date="2026-10-24T19:53:00Z">
        <w:r w:rsidRPr="000E47C0">
          <w:rPr>
            <w:shd w:val="clear" w:color="auto" w:fill="FFFFFF"/>
            <w:lang w:val="nl-NL"/>
          </w:rPr>
          <w:t>d) Đối với cộng đồng dân cư</w:t>
        </w:r>
      </w:ins>
      <w:r w:rsidRPr="000E47C0">
        <w:rPr>
          <w:shd w:val="clear" w:color="auto" w:fill="FFFFFF"/>
          <w:lang w:val="nl-NL"/>
        </w:rPr>
        <w:t>: Cơ bản không phát sinh tác động tiêu cực đáng kể đến khu dân cư xung quanh nếu thực hiện đầy đủ các biện pháp bảo vệ môi trường.</w:t>
      </w:r>
    </w:p>
    <w:p w14:paraId="7B417675" w14:textId="77777777" w:rsidR="00197D5A" w:rsidRPr="000E47C0" w:rsidRDefault="00197D5A" w:rsidP="00197D5A">
      <w:pPr>
        <w:rPr>
          <w:b/>
          <w:bCs/>
          <w:shd w:val="clear" w:color="auto" w:fill="FFFFFF"/>
          <w:lang w:val="nl-NL"/>
        </w:rPr>
      </w:pPr>
      <w:r w:rsidRPr="000E47C0">
        <w:rPr>
          <w:b/>
          <w:bCs/>
          <w:shd w:val="clear" w:color="auto" w:fill="FFFFFF"/>
          <w:lang w:val="nl-NL"/>
        </w:rPr>
        <w:t>3. Các giải pháp bảo vệ môi trường</w:t>
      </w:r>
    </w:p>
    <w:p w14:paraId="196A527A" w14:textId="77777777" w:rsidR="00197D5A" w:rsidRPr="000E47C0" w:rsidRDefault="00197D5A" w:rsidP="00197D5A">
      <w:pPr>
        <w:rPr>
          <w:shd w:val="clear" w:color="auto" w:fill="FFFFFF"/>
          <w:lang w:val="nl-NL"/>
        </w:rPr>
      </w:pPr>
      <w:r w:rsidRPr="000E47C0">
        <w:rPr>
          <w:shd w:val="clear" w:color="auto" w:fill="FFFFFF"/>
          <w:lang w:val="nl-NL"/>
        </w:rPr>
        <w:t xml:space="preserve">a) Trong giai đoạn chuẩn bị đầu tư: Thực hiện ký kết </w:t>
      </w:r>
      <w:del w:id="146" w:author="Nội dung điều chỉnh (Claude)" w:date="2026-10-24T19:53:00Z">
        <w:r w:rsidRPr="000E47C0">
          <w:rPr>
            <w:shd w:val="clear" w:color="auto" w:fill="FFFFFF"/>
            <w:lang w:val="nl-NL"/>
          </w:rPr>
          <w:delText>hợp đồng bải đỗ</w:delText>
        </w:r>
      </w:del>
      <w:ins w:id="147" w:author="Nội dung điều chỉnh (Claude)" w:date="2026-10-24T19:53:00Z">
        <w:r w:rsidRPr="000E47C0">
          <w:rPr>
            <w:shd w:val="clear" w:color="auto" w:fill="FFFFFF"/>
            <w:lang w:val="nl-NL"/>
          </w:rPr>
          <w:t>hợp đồng bãi đổ</w:t>
        </w:r>
      </w:ins>
      <w:r w:rsidRPr="000E47C0">
        <w:rPr>
          <w:shd w:val="clear" w:color="auto" w:fill="FFFFFF"/>
          <w:lang w:val="nl-NL"/>
        </w:rPr>
        <w:t xml:space="preserve"> vật liệu, phế liệu thi công theo quy định của UBND tỉnh Quảng Ngãi trong giai đoạn lập Dự án.</w:t>
      </w:r>
    </w:p>
    <w:p w14:paraId="1EEAE26C" w14:textId="77777777" w:rsidR="00197D5A" w:rsidRPr="000E47C0" w:rsidRDefault="00197D5A" w:rsidP="00197D5A">
      <w:pPr>
        <w:rPr>
          <w:shd w:val="clear" w:color="auto" w:fill="FFFFFF"/>
          <w:lang w:val="nl-NL"/>
        </w:rPr>
      </w:pPr>
      <w:r w:rsidRPr="000E47C0">
        <w:rPr>
          <w:shd w:val="clear" w:color="auto" w:fill="FFFFFF"/>
          <w:lang w:val="nl-NL"/>
        </w:rPr>
        <w:t>b) Đối với giai đoạn thi công: Che chắn khu vực thi công; tưới nước giảm bụi; thu gom và vận chuyển chất thải xây dựng theo quy định; hạn chế thi công vào ban đêm; trang bị bảo hộ lao động cho công nhân.</w:t>
      </w:r>
    </w:p>
    <w:p w14:paraId="33FD0361" w14:textId="77777777" w:rsidR="00197D5A" w:rsidRPr="000E47C0" w:rsidRDefault="00197D5A" w:rsidP="00197D5A">
      <w:pPr>
        <w:rPr>
          <w:shd w:val="clear" w:color="auto" w:fill="FFFFFF"/>
          <w:lang w:val="nl-NL"/>
        </w:rPr>
      </w:pPr>
      <w:del w:id="148" w:author="Nội dung điều chỉnh (Claude)" w:date="2026-10-24T19:53:00Z">
        <w:r w:rsidRPr="000E47C0">
          <w:rPr>
            <w:shd w:val="clear" w:color="auto" w:fill="FFFFFF"/>
            <w:lang w:val="nl-NL"/>
          </w:rPr>
          <w:delText>b) Đối với giai đoạn vận hành</w:delText>
        </w:r>
      </w:del>
      <w:ins w:id="149" w:author="Nội dung điều chỉnh (Claude)" w:date="2026-10-24T19:53:00Z">
        <w:r w:rsidRPr="000E47C0">
          <w:rPr>
            <w:shd w:val="clear" w:color="auto" w:fill="FFFFFF"/>
            <w:lang w:val="nl-NL"/>
          </w:rPr>
          <w:t>c) Đối với giai đoạn vận hành</w:t>
        </w:r>
      </w:ins>
      <w:r w:rsidRPr="000E47C0">
        <w:rPr>
          <w:shd w:val="clear" w:color="auto" w:fill="FFFFFF"/>
          <w:lang w:val="nl-NL"/>
        </w:rPr>
        <w:t>: Xây dựng hệ thống thu gom nước thải sinh hoạt; ký kết hợp đồng thu gom, phân loại chất thải rắn, xử lý chất thải; thu gom riêng chất thải nguy hại (nếu phát sinh), trồng cây xanh tạo cảnh quan, thực hiện quan trắc môi trường theo quy định.</w:t>
      </w:r>
    </w:p>
    <w:p w14:paraId="0C777848" w14:textId="77777777" w:rsidR="00197D5A" w:rsidRPr="000E47C0" w:rsidRDefault="00197D5A" w:rsidP="00197D5A">
      <w:pPr>
        <w:rPr>
          <w:b/>
          <w:bCs/>
          <w:i/>
          <w:iCs/>
          <w:shd w:val="clear" w:color="auto" w:fill="FFFFFF"/>
          <w:lang w:val="nl-NL"/>
        </w:rPr>
      </w:pPr>
      <w:r w:rsidRPr="000E47C0">
        <w:rPr>
          <w:b/>
          <w:bCs/>
          <w:i/>
          <w:iCs/>
          <w:shd w:val="clear" w:color="auto" w:fill="FFFFFF"/>
          <w:lang w:val="nl-NL"/>
        </w:rPr>
        <w:t>Qua đánh giá sơ bộ, Đề án có mức độ tác động đến môi trường không lớn, các tác động phát sinh chủ yếu mang tính cục bộ và hoàn toàn có thể kiểm soát bằng các giải pháp kỹ thuật và quản lý phù hợp. Đề án cơ bản đáp ứng yêu cầu về bảo vệ môi trường và đủ điều kiện tiếp tục nghiên cứu, triển khai các thủ tục đầu tư theo quy định của pháp luật.</w:t>
      </w:r>
    </w:p>
    <w:p w14:paraId="5E4E260A" w14:textId="77777777" w:rsidR="00197D5A" w:rsidRPr="000E47C0" w:rsidRDefault="00197D5A" w:rsidP="00197D5A">
      <w:pPr>
        <w:pStyle w:val="NormalWeb"/>
        <w:spacing w:before="120" w:beforeAutospacing="0" w:after="120" w:afterAutospacing="0"/>
        <w:jc w:val="center"/>
        <w:rPr>
          <w:b/>
          <w:bCs/>
          <w:sz w:val="28"/>
          <w:szCs w:val="28"/>
        </w:rPr>
      </w:pPr>
      <w:r w:rsidRPr="000E47C0">
        <w:rPr>
          <w:b/>
          <w:bCs/>
          <w:sz w:val="28"/>
          <w:szCs w:val="28"/>
        </w:rPr>
        <w:t>__________________________________</w:t>
      </w:r>
    </w:p>
    <w:p w14:paraId="77163D33" w14:textId="77777777" w:rsidR="006267BA" w:rsidRPr="000E47C0" w:rsidRDefault="006267BA" w:rsidP="00197D5A"/>
    <w:sectPr w:rsidR="006267BA" w:rsidRPr="000E47C0" w:rsidSect="00372744">
      <w:headerReference w:type="default" r:id="rId15"/>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2C816" w14:textId="77777777" w:rsidR="0035195B" w:rsidRDefault="0035195B">
      <w:r>
        <w:separator/>
      </w:r>
    </w:p>
  </w:endnote>
  <w:endnote w:type="continuationSeparator" w:id="0">
    <w:p w14:paraId="5230AD16" w14:textId="77777777" w:rsidR="0035195B" w:rsidRDefault="00351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2">
    <w:altName w:val="Yu Gothic UI"/>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4E954" w14:textId="77777777" w:rsidR="0035195B" w:rsidRDefault="0035195B">
      <w:r>
        <w:separator/>
      </w:r>
    </w:p>
  </w:footnote>
  <w:footnote w:type="continuationSeparator" w:id="0">
    <w:p w14:paraId="20DB8748" w14:textId="77777777" w:rsidR="0035195B" w:rsidRDefault="0035195B">
      <w:r>
        <w:continuationSeparator/>
      </w:r>
    </w:p>
  </w:footnote>
  <w:footnote w:id="1">
    <w:p w14:paraId="6B897033" w14:textId="77777777" w:rsidR="00197D5A" w:rsidRPr="0019186A" w:rsidRDefault="00197D5A" w:rsidP="00197D5A">
      <w:pPr>
        <w:pStyle w:val="FootnoteText"/>
        <w:rPr>
          <w:lang w:val="nl-NL"/>
        </w:rPr>
      </w:pPr>
      <w:r w:rsidRPr="0019186A">
        <w:rPr>
          <w:rStyle w:val="FootnoteReference"/>
          <w:color w:val="000000" w:themeColor="text1"/>
        </w:rPr>
        <w:footnoteRef/>
      </w:r>
      <w:r w:rsidRPr="0019186A">
        <w:t xml:space="preserve"> </w:t>
      </w:r>
      <w:r w:rsidRPr="0019186A">
        <w:rPr>
          <w:lang w:val="nl-NL"/>
        </w:rPr>
        <w:t>Quyết định số 1671/QĐ-LĐTBXH ngày 24</w:t>
      </w:r>
      <w:r>
        <w:rPr>
          <w:lang w:val="nl-NL"/>
        </w:rPr>
        <w:t>/</w:t>
      </w:r>
      <w:r w:rsidRPr="0019186A">
        <w:rPr>
          <w:lang w:val="nl-NL"/>
        </w:rPr>
        <w:t>10</w:t>
      </w:r>
      <w:r>
        <w:rPr>
          <w:lang w:val="nl-NL"/>
        </w:rPr>
        <w:t>/</w:t>
      </w:r>
      <w:r w:rsidRPr="0019186A">
        <w:rPr>
          <w:lang w:val="nl-NL"/>
        </w:rPr>
        <w:t xml:space="preserve">2017 của Bộ trưởng Bộ Lao động – Thương binh và Xã hội </w:t>
      </w:r>
      <w:r w:rsidRPr="0019186A">
        <w:rPr>
          <w:b/>
          <w:bCs/>
          <w:lang w:val="nl-NL"/>
        </w:rPr>
        <w:t>sáp nhập</w:t>
      </w:r>
      <w:r w:rsidRPr="0019186A">
        <w:rPr>
          <w:lang w:val="nl-NL"/>
        </w:rPr>
        <w:t xml:space="preserve"> Trường Cao đẳng Kinh tế - Kỹ thuật Kon Tum, Trường Cao đẳng Sư phạm Kon Tum, Trường Trung cấp Y tế Kon Tum, Trường Trung cấp Nghề Kon Tum thành Trường Cao đẳng Cộng đồng Kon Tum; Quyết định số 635/QĐ-LĐTBXH ngày 16</w:t>
      </w:r>
      <w:r>
        <w:rPr>
          <w:lang w:val="nl-NL"/>
        </w:rPr>
        <w:t>/</w:t>
      </w:r>
      <w:r w:rsidRPr="0019186A">
        <w:rPr>
          <w:lang w:val="nl-NL"/>
        </w:rPr>
        <w:t>5</w:t>
      </w:r>
      <w:r>
        <w:rPr>
          <w:lang w:val="nl-NL"/>
        </w:rPr>
        <w:t>/</w:t>
      </w:r>
      <w:r w:rsidRPr="0019186A">
        <w:rPr>
          <w:lang w:val="nl-NL"/>
        </w:rPr>
        <w:t xml:space="preserve">2023 của Bộ trưởng Bộ </w:t>
      </w:r>
      <w:r>
        <w:rPr>
          <w:lang w:val="nl-NL"/>
        </w:rPr>
        <w:t xml:space="preserve">LĐ-TB&amp;XH </w:t>
      </w:r>
      <w:r w:rsidRPr="0019186A">
        <w:rPr>
          <w:b/>
          <w:bCs/>
          <w:lang w:val="nl-NL"/>
        </w:rPr>
        <w:t>đổi tên</w:t>
      </w:r>
      <w:r w:rsidRPr="0019186A">
        <w:rPr>
          <w:lang w:val="nl-NL"/>
        </w:rPr>
        <w:t xml:space="preserve"> Trường Cao đẳng Cộng đồng Kon Tum thành Trường Cao đẳng Kon Tum.</w:t>
      </w:r>
    </w:p>
  </w:footnote>
  <w:footnote w:id="2">
    <w:p w14:paraId="12A24CCA" w14:textId="77777777" w:rsidR="00197D5A" w:rsidRPr="0019186A" w:rsidRDefault="00197D5A" w:rsidP="00197D5A">
      <w:pPr>
        <w:pStyle w:val="FootnoteText"/>
        <w:rPr>
          <w:lang w:val="nl-NL"/>
        </w:rPr>
      </w:pPr>
      <w:r w:rsidRPr="0019186A">
        <w:rPr>
          <w:rStyle w:val="FootnoteReference"/>
          <w:color w:val="000000" w:themeColor="text1"/>
        </w:rPr>
        <w:footnoteRef/>
      </w:r>
      <w:r w:rsidRPr="0019186A">
        <w:rPr>
          <w:lang w:val="nl-NL"/>
        </w:rPr>
        <w:t xml:space="preserve"> Quyết </w:t>
      </w:r>
      <w:r w:rsidRPr="008F7E8A">
        <w:t>định</w:t>
      </w:r>
      <w:r w:rsidRPr="0019186A">
        <w:rPr>
          <w:lang w:val="nl-NL"/>
        </w:rPr>
        <w:t xml:space="preserve"> số 339/QĐ-UBND ngày 26/6/2023 của UBND tỉnh Kon Tum tổ chức lại Trường Cao đẳng Cộng đồng Kon Tum, trực thuộc UBND tỉnh Kon Tum (cũ)</w:t>
      </w:r>
    </w:p>
  </w:footnote>
  <w:footnote w:id="3">
    <w:p w14:paraId="7768A963" w14:textId="77777777" w:rsidR="00197D5A" w:rsidRDefault="00197D5A" w:rsidP="00197D5A">
      <w:pPr>
        <w:pStyle w:val="FootnoteText"/>
      </w:pPr>
      <w:r>
        <w:rPr>
          <w:rStyle w:val="FootnoteReference"/>
        </w:rPr>
        <w:footnoteRef/>
      </w:r>
      <w:r>
        <w:t xml:space="preserve"> Quyết định số 287/QĐ-UBND ngày 29/4/2026 của UBND tỉnh Quảng Ngãi phê duyệt </w:t>
      </w:r>
      <w:r w:rsidRPr="006532B9">
        <w:t>Đề án sắp xếp tổ chức bên trong thuộc Trường Cao đẳng Kon Tum</w:t>
      </w:r>
      <w:r>
        <w:t>.</w:t>
      </w:r>
    </w:p>
  </w:footnote>
  <w:footnote w:id="4">
    <w:p w14:paraId="05372A2A" w14:textId="775FD2E3" w:rsidR="00197D5A" w:rsidRPr="000532B2" w:rsidRDefault="00197D5A" w:rsidP="00197D5A">
      <w:pPr>
        <w:pStyle w:val="FootnoteText"/>
        <w:rPr>
          <w:sz w:val="16"/>
          <w:szCs w:val="16"/>
          <w:lang w:val="nl-NL"/>
        </w:rPr>
      </w:pPr>
      <w:r w:rsidRPr="008E7BE1">
        <w:rPr>
          <w:sz w:val="16"/>
          <w:szCs w:val="16"/>
          <w:vertAlign w:val="superscript"/>
        </w:rPr>
        <w:footnoteRef/>
      </w:r>
      <w:r w:rsidRPr="000532B2">
        <w:rPr>
          <w:sz w:val="16"/>
          <w:szCs w:val="16"/>
          <w:lang w:val="nl-NL"/>
        </w:rPr>
        <w:t xml:space="preserve"> </w:t>
      </w:r>
      <w:r w:rsidRPr="008E7BE1">
        <w:rPr>
          <w:sz w:val="16"/>
          <w:szCs w:val="16"/>
          <w:lang w:val="nl-NL"/>
        </w:rPr>
        <w:t xml:space="preserve">Thông báo số 334-TB/VPTU ngày 06 tháng 3 năm 2018 của Văn phòng Tỉnh uỷ Kon Tum thông báo ý kiến kết luận Uỷ viên Trung ương Đảng, Bí thư Tỉnh uỷ, Chủ tịch Hội đồng nhân dân tỉnh tại buổi làm việc với Ban Giám hiệu Trường </w:t>
      </w:r>
      <w:r>
        <w:rPr>
          <w:sz w:val="16"/>
          <w:szCs w:val="16"/>
          <w:lang w:val="nl-NL"/>
        </w:rPr>
        <w:t xml:space="preserve">Cao đẳng Cộng đồng </w:t>
      </w:r>
      <w:r w:rsidRPr="008E7BE1">
        <w:rPr>
          <w:sz w:val="16"/>
          <w:szCs w:val="16"/>
          <w:lang w:val="nl-NL"/>
        </w:rPr>
        <w:t>Kon Tum</w:t>
      </w:r>
    </w:p>
  </w:footnote>
  <w:footnote w:id="5">
    <w:p w14:paraId="30592FA7" w14:textId="77777777" w:rsidR="00197D5A" w:rsidRPr="000532B2" w:rsidRDefault="00197D5A" w:rsidP="00197D5A">
      <w:pPr>
        <w:pStyle w:val="FootnoteText"/>
        <w:rPr>
          <w:sz w:val="16"/>
          <w:szCs w:val="16"/>
          <w:lang w:val="nl-NL"/>
        </w:rPr>
      </w:pPr>
      <w:r w:rsidRPr="008E7BE1">
        <w:rPr>
          <w:sz w:val="16"/>
          <w:szCs w:val="16"/>
          <w:vertAlign w:val="superscript"/>
        </w:rPr>
        <w:footnoteRef/>
      </w:r>
      <w:r w:rsidRPr="000532B2">
        <w:rPr>
          <w:sz w:val="16"/>
          <w:szCs w:val="16"/>
          <w:vertAlign w:val="superscript"/>
          <w:lang w:val="nl-NL"/>
        </w:rPr>
        <w:t xml:space="preserve"> </w:t>
      </w:r>
      <w:r w:rsidRPr="008E7BE1">
        <w:rPr>
          <w:sz w:val="16"/>
          <w:szCs w:val="16"/>
          <w:lang w:val="nl-NL"/>
        </w:rPr>
        <w:t xml:space="preserve">Thông báo số 112/TB-UBND ngày 03 tháng 6 năm 2020 của UBND tỉnh Kon Tum về kết luận của đồng chí Nguyễn Văn Hòa, Phó Bí thư Tỉnh ủy, Chủ tịch </w:t>
      </w:r>
      <w:r>
        <w:rPr>
          <w:sz w:val="16"/>
          <w:szCs w:val="16"/>
          <w:lang w:val="nl-NL"/>
        </w:rPr>
        <w:t>UBND</w:t>
      </w:r>
      <w:r w:rsidRPr="008E7BE1">
        <w:rPr>
          <w:sz w:val="16"/>
          <w:szCs w:val="16"/>
          <w:lang w:val="nl-NL"/>
        </w:rPr>
        <w:t xml:space="preserve"> tỉnh tại buổi làm việc với </w:t>
      </w:r>
      <w:r w:rsidRPr="00F72179">
        <w:rPr>
          <w:sz w:val="16"/>
          <w:szCs w:val="16"/>
          <w:lang w:val="nl-NL"/>
        </w:rPr>
        <w:t>Trường Cao đẳng Cộng đồng Kon Tum</w:t>
      </w:r>
    </w:p>
  </w:footnote>
  <w:footnote w:id="6">
    <w:p w14:paraId="6885DB74" w14:textId="77777777" w:rsidR="00B92936" w:rsidRDefault="00B92936" w:rsidP="00B92936">
      <w:pPr>
        <w:pStyle w:val="FootnoteText"/>
      </w:pPr>
      <w:r>
        <w:rPr>
          <w:rStyle w:val="FootnoteReference"/>
        </w:rPr>
        <w:footnoteRef/>
      </w:r>
      <w:r>
        <w:t xml:space="preserve"> </w:t>
      </w:r>
      <w:hyperlink r:id="rId1" w:history="1">
        <w:r w:rsidRPr="00C97E80">
          <w:rPr>
            <w:rStyle w:val="Hyperlink"/>
          </w:rPr>
          <w:t>https://www.tvu.edu.vn/co-cau-to-chuc/</w:t>
        </w:r>
      </w:hyperlink>
    </w:p>
  </w:footnote>
  <w:footnote w:id="7">
    <w:p w14:paraId="7240DD69" w14:textId="77777777" w:rsidR="00B92936" w:rsidRDefault="00B92936" w:rsidP="00B92936">
      <w:pPr>
        <w:pStyle w:val="FootnoteText"/>
      </w:pPr>
      <w:r>
        <w:rPr>
          <w:rStyle w:val="FootnoteReference"/>
        </w:rPr>
        <w:footnoteRef/>
      </w:r>
      <w:r>
        <w:t xml:space="preserve"> </w:t>
      </w:r>
      <w:hyperlink r:id="rId2" w:history="1">
        <w:r w:rsidRPr="006975A4">
          <w:rPr>
            <w:rStyle w:val="Hyperlink"/>
          </w:rPr>
          <w:t>https://cvct3.edu.vn/trung-tam-dang-kiem-xe-co-gioi-50-08d/</w:t>
        </w:r>
      </w:hyperlink>
      <w:r>
        <w:t xml:space="preserve"> </w:t>
      </w:r>
    </w:p>
  </w:footnote>
  <w:footnote w:id="8">
    <w:p w14:paraId="3D7AF10B" w14:textId="77777777" w:rsidR="00197D5A" w:rsidRPr="000532B2" w:rsidRDefault="00197D5A" w:rsidP="00197D5A">
      <w:pPr>
        <w:pStyle w:val="FootnoteText"/>
        <w:rPr>
          <w:sz w:val="16"/>
          <w:szCs w:val="16"/>
          <w:lang w:val="nl-NL"/>
        </w:rPr>
      </w:pPr>
      <w:r w:rsidRPr="000532B2">
        <w:rPr>
          <w:sz w:val="16"/>
          <w:szCs w:val="16"/>
          <w:vertAlign w:val="superscript"/>
          <w:lang w:val="nl-NL"/>
        </w:rPr>
        <w:t>[</w:t>
      </w:r>
      <w:r w:rsidRPr="008E7BE1">
        <w:rPr>
          <w:rStyle w:val="FootnoteReference"/>
          <w:sz w:val="16"/>
          <w:szCs w:val="16"/>
        </w:rPr>
        <w:footnoteRef/>
      </w:r>
      <w:r w:rsidRPr="000532B2">
        <w:rPr>
          <w:sz w:val="16"/>
          <w:szCs w:val="16"/>
          <w:vertAlign w:val="superscript"/>
          <w:lang w:val="nl-NL"/>
        </w:rPr>
        <w:t>]</w:t>
      </w:r>
      <w:r w:rsidRPr="000532B2">
        <w:rPr>
          <w:sz w:val="16"/>
          <w:szCs w:val="16"/>
          <w:lang w:val="nl-NL"/>
        </w:rPr>
        <w:t xml:space="preserve"> Nguồn: Phòng Cảnh sát Giao thông, Công an tỉnh </w:t>
      </w:r>
      <w:r>
        <w:rPr>
          <w:sz w:val="16"/>
          <w:szCs w:val="16"/>
          <w:lang w:val="nl-NL"/>
        </w:rPr>
        <w:t>Quảng Ngãi</w:t>
      </w:r>
      <w:r w:rsidRPr="000532B2">
        <w:rPr>
          <w:sz w:val="16"/>
          <w:szCs w:val="16"/>
          <w:lang w:val="nl-NL"/>
        </w:rPr>
        <w:t xml:space="preserve">, tháng </w:t>
      </w:r>
      <w:r>
        <w:rPr>
          <w:sz w:val="16"/>
          <w:szCs w:val="16"/>
          <w:lang w:val="nl-NL"/>
        </w:rPr>
        <w:t>3</w:t>
      </w:r>
      <w:r w:rsidRPr="000532B2">
        <w:rPr>
          <w:sz w:val="16"/>
          <w:szCs w:val="16"/>
          <w:lang w:val="nl-NL"/>
        </w:rPr>
        <w:t>/2026.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2C3E4F00" w14:textId="77777777" w:rsidR="00197D5A" w:rsidRDefault="00197D5A">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6D698C76" w14:textId="77777777" w:rsidR="00197D5A" w:rsidRDefault="00197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8302920"/>
      <w:docPartObj>
        <w:docPartGallery w:val="Page Numbers (Top of Page)"/>
        <w:docPartUnique/>
      </w:docPartObj>
    </w:sdtPr>
    <w:sdtEndPr>
      <w:rPr>
        <w:noProof/>
      </w:rPr>
    </w:sdtEndPr>
    <w:sdtContent>
      <w:p w14:paraId="4AB7CB4E" w14:textId="77777777" w:rsidR="00197D5A" w:rsidRDefault="00197D5A" w:rsidP="00A43FF4">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0915221"/>
      <w:docPartObj>
        <w:docPartGallery w:val="Page Numbers (Top of Page)"/>
        <w:docPartUnique/>
      </w:docPartObj>
    </w:sdtPr>
    <w:sdtEndPr>
      <w:rPr>
        <w:noProof/>
        <w:color w:val="000000" w:themeColor="text1"/>
      </w:rPr>
    </w:sdtEndPr>
    <w:sdtContent>
      <w:p w14:paraId="66AD0045" w14:textId="77777777" w:rsidR="00197D5A" w:rsidRPr="00982CEF" w:rsidRDefault="00197D5A"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Pr="00E63FF6">
          <w:rPr>
            <w:noProof/>
            <w:color w:val="000000" w:themeColor="text1"/>
            <w:sz w:val="28"/>
            <w:szCs w:val="28"/>
          </w:rPr>
          <w:t>21</w:t>
        </w:r>
        <w:r w:rsidRPr="00E63FF6">
          <w:rPr>
            <w:noProof/>
            <w:color w:val="000000" w:themeColor="text1"/>
            <w:sz w:val="28"/>
            <w:szCs w:val="28"/>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CF3F9" w14:textId="77777777" w:rsidR="00502C48" w:rsidRDefault="00502C48" w:rsidP="00502C48">
    <w:pPr>
      <w:pStyle w:val="Header"/>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3C7C8FD7" w14:textId="77777777" w:rsidR="00A128BD" w:rsidRPr="00982CEF" w:rsidRDefault="00A128BD"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9D11D4" w:rsidRPr="00E63FF6">
          <w:rPr>
            <w:noProof/>
            <w:color w:val="000000" w:themeColor="text1"/>
            <w:sz w:val="28"/>
            <w:szCs w:val="28"/>
          </w:rPr>
          <w:t>21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A681D"/>
    <w:multiLevelType w:val="hybridMultilevel"/>
    <w:tmpl w:val="CB040508"/>
    <w:lvl w:ilvl="0" w:tplc="C7464E90">
      <w:start w:val="1"/>
      <w:numFmt w:val="decimal"/>
      <w:pStyle w:val="ListParagraph"/>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9"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556140">
    <w:abstractNumId w:val="11"/>
  </w:num>
  <w:num w:numId="2" w16cid:durableId="1649214036">
    <w:abstractNumId w:val="15"/>
  </w:num>
  <w:num w:numId="3" w16cid:durableId="1762990896">
    <w:abstractNumId w:val="0"/>
  </w:num>
  <w:num w:numId="4" w16cid:durableId="1444691412">
    <w:abstractNumId w:val="3"/>
  </w:num>
  <w:num w:numId="5" w16cid:durableId="2069452154">
    <w:abstractNumId w:val="5"/>
  </w:num>
  <w:num w:numId="6" w16cid:durableId="29693974">
    <w:abstractNumId w:val="16"/>
  </w:num>
  <w:num w:numId="7" w16cid:durableId="1418359415">
    <w:abstractNumId w:val="1"/>
  </w:num>
  <w:num w:numId="8" w16cid:durableId="1330869143">
    <w:abstractNumId w:val="9"/>
  </w:num>
  <w:num w:numId="9" w16cid:durableId="1202743528">
    <w:abstractNumId w:val="6"/>
  </w:num>
  <w:num w:numId="10" w16cid:durableId="335112221">
    <w:abstractNumId w:val="10"/>
  </w:num>
  <w:num w:numId="11" w16cid:durableId="2115905167">
    <w:abstractNumId w:val="12"/>
  </w:num>
  <w:num w:numId="12" w16cid:durableId="74909042">
    <w:abstractNumId w:val="14"/>
  </w:num>
  <w:num w:numId="13" w16cid:durableId="1488520343">
    <w:abstractNumId w:val="17"/>
  </w:num>
  <w:num w:numId="14" w16cid:durableId="82192053">
    <w:abstractNumId w:val="2"/>
  </w:num>
  <w:num w:numId="15" w16cid:durableId="201555907">
    <w:abstractNumId w:val="8"/>
  </w:num>
  <w:num w:numId="16" w16cid:durableId="1874997575">
    <w:abstractNumId w:val="4"/>
  </w:num>
  <w:num w:numId="17" w16cid:durableId="1648166869">
    <w:abstractNumId w:val="4"/>
  </w:num>
  <w:num w:numId="18" w16cid:durableId="1103497947">
    <w:abstractNumId w:val="4"/>
  </w:num>
  <w:num w:numId="19" w16cid:durableId="870411433">
    <w:abstractNumId w:val="7"/>
  </w:num>
  <w:num w:numId="20" w16cid:durableId="1300572509">
    <w:abstractNumId w:val="13"/>
  </w:num>
  <w:num w:numId="21" w16cid:durableId="4364949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10FAE"/>
    <w:rsid w:val="000112F0"/>
    <w:rsid w:val="00013079"/>
    <w:rsid w:val="00013C72"/>
    <w:rsid w:val="0001432A"/>
    <w:rsid w:val="0001620F"/>
    <w:rsid w:val="0002047E"/>
    <w:rsid w:val="000204C8"/>
    <w:rsid w:val="000218C5"/>
    <w:rsid w:val="00022CA7"/>
    <w:rsid w:val="0002326B"/>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FCC"/>
    <w:rsid w:val="000900A3"/>
    <w:rsid w:val="0009036A"/>
    <w:rsid w:val="000905DB"/>
    <w:rsid w:val="00090B42"/>
    <w:rsid w:val="00090D0B"/>
    <w:rsid w:val="0009128B"/>
    <w:rsid w:val="00092251"/>
    <w:rsid w:val="0009272D"/>
    <w:rsid w:val="0009317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749"/>
    <w:rsid w:val="001637DE"/>
    <w:rsid w:val="00164680"/>
    <w:rsid w:val="00164746"/>
    <w:rsid w:val="0016513C"/>
    <w:rsid w:val="00165ACD"/>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DE8"/>
    <w:rsid w:val="00177F62"/>
    <w:rsid w:val="001809C8"/>
    <w:rsid w:val="001813F2"/>
    <w:rsid w:val="00182B00"/>
    <w:rsid w:val="00183F11"/>
    <w:rsid w:val="0018542A"/>
    <w:rsid w:val="00186119"/>
    <w:rsid w:val="001862B3"/>
    <w:rsid w:val="001877A0"/>
    <w:rsid w:val="00187DB4"/>
    <w:rsid w:val="00191C55"/>
    <w:rsid w:val="0019200E"/>
    <w:rsid w:val="0019229F"/>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6E83"/>
    <w:rsid w:val="001B76E1"/>
    <w:rsid w:val="001B775F"/>
    <w:rsid w:val="001C124E"/>
    <w:rsid w:val="001C15FE"/>
    <w:rsid w:val="001C21DB"/>
    <w:rsid w:val="001C2AB7"/>
    <w:rsid w:val="001C3BFC"/>
    <w:rsid w:val="001C429C"/>
    <w:rsid w:val="001C43BE"/>
    <w:rsid w:val="001C4679"/>
    <w:rsid w:val="001C61E8"/>
    <w:rsid w:val="001C6B96"/>
    <w:rsid w:val="001C775A"/>
    <w:rsid w:val="001D000B"/>
    <w:rsid w:val="001D03C0"/>
    <w:rsid w:val="001D0A43"/>
    <w:rsid w:val="001D13A2"/>
    <w:rsid w:val="001D4394"/>
    <w:rsid w:val="001D604F"/>
    <w:rsid w:val="001D688C"/>
    <w:rsid w:val="001D6919"/>
    <w:rsid w:val="001D6C16"/>
    <w:rsid w:val="001D705C"/>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305D"/>
    <w:rsid w:val="002236EA"/>
    <w:rsid w:val="00224D9C"/>
    <w:rsid w:val="00225A41"/>
    <w:rsid w:val="00225B45"/>
    <w:rsid w:val="00225B57"/>
    <w:rsid w:val="00226423"/>
    <w:rsid w:val="00226976"/>
    <w:rsid w:val="00226D8A"/>
    <w:rsid w:val="0022785B"/>
    <w:rsid w:val="002278C2"/>
    <w:rsid w:val="002300AB"/>
    <w:rsid w:val="00230FDE"/>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77A9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6F7"/>
    <w:rsid w:val="002F7ECB"/>
    <w:rsid w:val="00300AAF"/>
    <w:rsid w:val="00304D60"/>
    <w:rsid w:val="00305B9E"/>
    <w:rsid w:val="00306CCA"/>
    <w:rsid w:val="0030722B"/>
    <w:rsid w:val="003076BE"/>
    <w:rsid w:val="003110C9"/>
    <w:rsid w:val="00311A01"/>
    <w:rsid w:val="00311DA4"/>
    <w:rsid w:val="00315D3C"/>
    <w:rsid w:val="00315E3A"/>
    <w:rsid w:val="0031698F"/>
    <w:rsid w:val="00316D0F"/>
    <w:rsid w:val="003205B3"/>
    <w:rsid w:val="00320FAF"/>
    <w:rsid w:val="003216B1"/>
    <w:rsid w:val="00321BAE"/>
    <w:rsid w:val="00323F5D"/>
    <w:rsid w:val="00324BD6"/>
    <w:rsid w:val="00325191"/>
    <w:rsid w:val="00327A25"/>
    <w:rsid w:val="00327FE8"/>
    <w:rsid w:val="00330F7B"/>
    <w:rsid w:val="00331127"/>
    <w:rsid w:val="00332047"/>
    <w:rsid w:val="003320FF"/>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B0F"/>
    <w:rsid w:val="00345F63"/>
    <w:rsid w:val="00346C3C"/>
    <w:rsid w:val="003501C7"/>
    <w:rsid w:val="003503EF"/>
    <w:rsid w:val="0035094B"/>
    <w:rsid w:val="0035195B"/>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372"/>
    <w:rsid w:val="003701EF"/>
    <w:rsid w:val="00370CCC"/>
    <w:rsid w:val="00370F95"/>
    <w:rsid w:val="00372055"/>
    <w:rsid w:val="00372734"/>
    <w:rsid w:val="00372744"/>
    <w:rsid w:val="003733FB"/>
    <w:rsid w:val="00373A35"/>
    <w:rsid w:val="00373A72"/>
    <w:rsid w:val="00373C6F"/>
    <w:rsid w:val="0037570B"/>
    <w:rsid w:val="0037641C"/>
    <w:rsid w:val="003766AB"/>
    <w:rsid w:val="00380991"/>
    <w:rsid w:val="00381011"/>
    <w:rsid w:val="0038243C"/>
    <w:rsid w:val="003826AC"/>
    <w:rsid w:val="00382B5F"/>
    <w:rsid w:val="00382DEF"/>
    <w:rsid w:val="00383232"/>
    <w:rsid w:val="00383BD4"/>
    <w:rsid w:val="00383CE5"/>
    <w:rsid w:val="00384201"/>
    <w:rsid w:val="0038543D"/>
    <w:rsid w:val="00385E47"/>
    <w:rsid w:val="00387B83"/>
    <w:rsid w:val="00390696"/>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5BDA"/>
    <w:rsid w:val="003A7988"/>
    <w:rsid w:val="003A7EFA"/>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33A3"/>
    <w:rsid w:val="003D40D1"/>
    <w:rsid w:val="003D49E2"/>
    <w:rsid w:val="003D6455"/>
    <w:rsid w:val="003D7169"/>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DD9"/>
    <w:rsid w:val="004F2F68"/>
    <w:rsid w:val="004F35F5"/>
    <w:rsid w:val="004F362D"/>
    <w:rsid w:val="004F4BD1"/>
    <w:rsid w:val="004F5560"/>
    <w:rsid w:val="004F5F91"/>
    <w:rsid w:val="004F6334"/>
    <w:rsid w:val="004F6F1B"/>
    <w:rsid w:val="004F7D6F"/>
    <w:rsid w:val="004F7EB7"/>
    <w:rsid w:val="004F7FD5"/>
    <w:rsid w:val="00500FB1"/>
    <w:rsid w:val="00502C48"/>
    <w:rsid w:val="005058E6"/>
    <w:rsid w:val="00505E82"/>
    <w:rsid w:val="00507B60"/>
    <w:rsid w:val="00507D0D"/>
    <w:rsid w:val="00510EF2"/>
    <w:rsid w:val="00510F9A"/>
    <w:rsid w:val="00512F4C"/>
    <w:rsid w:val="005135D5"/>
    <w:rsid w:val="0051362F"/>
    <w:rsid w:val="0051584D"/>
    <w:rsid w:val="00517C75"/>
    <w:rsid w:val="005205E0"/>
    <w:rsid w:val="00520C30"/>
    <w:rsid w:val="00520C7D"/>
    <w:rsid w:val="00522CE1"/>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1203"/>
    <w:rsid w:val="00561AF6"/>
    <w:rsid w:val="005622AA"/>
    <w:rsid w:val="005623F8"/>
    <w:rsid w:val="00563087"/>
    <w:rsid w:val="005639D0"/>
    <w:rsid w:val="00563CC2"/>
    <w:rsid w:val="005645CC"/>
    <w:rsid w:val="0056547E"/>
    <w:rsid w:val="00565A3C"/>
    <w:rsid w:val="005668B4"/>
    <w:rsid w:val="00566928"/>
    <w:rsid w:val="005702B7"/>
    <w:rsid w:val="00572B6D"/>
    <w:rsid w:val="0057348A"/>
    <w:rsid w:val="005742F3"/>
    <w:rsid w:val="00574308"/>
    <w:rsid w:val="00574523"/>
    <w:rsid w:val="005745CC"/>
    <w:rsid w:val="005753DE"/>
    <w:rsid w:val="0057555F"/>
    <w:rsid w:val="00576A73"/>
    <w:rsid w:val="00576C63"/>
    <w:rsid w:val="00576DAF"/>
    <w:rsid w:val="00576EBE"/>
    <w:rsid w:val="005778F3"/>
    <w:rsid w:val="005801B7"/>
    <w:rsid w:val="00580756"/>
    <w:rsid w:val="00580B0C"/>
    <w:rsid w:val="00581446"/>
    <w:rsid w:val="00581699"/>
    <w:rsid w:val="00581EFD"/>
    <w:rsid w:val="00582679"/>
    <w:rsid w:val="00583C1D"/>
    <w:rsid w:val="00584853"/>
    <w:rsid w:val="00587683"/>
    <w:rsid w:val="00587C89"/>
    <w:rsid w:val="00587F4B"/>
    <w:rsid w:val="00590549"/>
    <w:rsid w:val="00590EFC"/>
    <w:rsid w:val="005915D4"/>
    <w:rsid w:val="00591D52"/>
    <w:rsid w:val="00592E2B"/>
    <w:rsid w:val="00595330"/>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1C6"/>
    <w:rsid w:val="005B0A5E"/>
    <w:rsid w:val="005B0BAE"/>
    <w:rsid w:val="005B1FAF"/>
    <w:rsid w:val="005B3B9E"/>
    <w:rsid w:val="005B3EE2"/>
    <w:rsid w:val="005B4971"/>
    <w:rsid w:val="005B4999"/>
    <w:rsid w:val="005B4A4A"/>
    <w:rsid w:val="005B5990"/>
    <w:rsid w:val="005B620D"/>
    <w:rsid w:val="005B77C1"/>
    <w:rsid w:val="005B7BC0"/>
    <w:rsid w:val="005C135A"/>
    <w:rsid w:val="005C1B42"/>
    <w:rsid w:val="005C1C6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A1A"/>
    <w:rsid w:val="006071C3"/>
    <w:rsid w:val="006076C2"/>
    <w:rsid w:val="00607C2E"/>
    <w:rsid w:val="00607E1D"/>
    <w:rsid w:val="0061045A"/>
    <w:rsid w:val="006106E0"/>
    <w:rsid w:val="006112A8"/>
    <w:rsid w:val="006112FB"/>
    <w:rsid w:val="00611B78"/>
    <w:rsid w:val="00612765"/>
    <w:rsid w:val="00612849"/>
    <w:rsid w:val="0061286A"/>
    <w:rsid w:val="00613BB6"/>
    <w:rsid w:val="00613C67"/>
    <w:rsid w:val="006143B5"/>
    <w:rsid w:val="006158F8"/>
    <w:rsid w:val="00615EB1"/>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30E"/>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772C"/>
    <w:rsid w:val="00647A94"/>
    <w:rsid w:val="00650567"/>
    <w:rsid w:val="00650937"/>
    <w:rsid w:val="00650E89"/>
    <w:rsid w:val="0065138D"/>
    <w:rsid w:val="00651973"/>
    <w:rsid w:val="00652BBC"/>
    <w:rsid w:val="00652FDD"/>
    <w:rsid w:val="006532B9"/>
    <w:rsid w:val="00653A0A"/>
    <w:rsid w:val="00653B7F"/>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AF7"/>
    <w:rsid w:val="00682468"/>
    <w:rsid w:val="0068263E"/>
    <w:rsid w:val="00682B9E"/>
    <w:rsid w:val="00683402"/>
    <w:rsid w:val="00683E52"/>
    <w:rsid w:val="00684063"/>
    <w:rsid w:val="00685325"/>
    <w:rsid w:val="00685C35"/>
    <w:rsid w:val="00686D94"/>
    <w:rsid w:val="0068715F"/>
    <w:rsid w:val="00687EA9"/>
    <w:rsid w:val="00687EF2"/>
    <w:rsid w:val="0069216C"/>
    <w:rsid w:val="006937F7"/>
    <w:rsid w:val="00693AB0"/>
    <w:rsid w:val="00694B0D"/>
    <w:rsid w:val="00694B69"/>
    <w:rsid w:val="006953D4"/>
    <w:rsid w:val="0069554A"/>
    <w:rsid w:val="0069566E"/>
    <w:rsid w:val="006962FA"/>
    <w:rsid w:val="0069634B"/>
    <w:rsid w:val="00696BE7"/>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E0"/>
    <w:rsid w:val="006E5D49"/>
    <w:rsid w:val="006E6E2D"/>
    <w:rsid w:val="006E6FD2"/>
    <w:rsid w:val="006F028E"/>
    <w:rsid w:val="006F05BD"/>
    <w:rsid w:val="006F0D48"/>
    <w:rsid w:val="006F1A9B"/>
    <w:rsid w:val="006F1C36"/>
    <w:rsid w:val="006F2030"/>
    <w:rsid w:val="006F4483"/>
    <w:rsid w:val="006F4ACF"/>
    <w:rsid w:val="006F4C8F"/>
    <w:rsid w:val="006F51F2"/>
    <w:rsid w:val="006F58CA"/>
    <w:rsid w:val="006F5C0E"/>
    <w:rsid w:val="006F7992"/>
    <w:rsid w:val="00700429"/>
    <w:rsid w:val="00700858"/>
    <w:rsid w:val="00700AC0"/>
    <w:rsid w:val="007030D4"/>
    <w:rsid w:val="0070443A"/>
    <w:rsid w:val="007061A3"/>
    <w:rsid w:val="007061B2"/>
    <w:rsid w:val="00706235"/>
    <w:rsid w:val="00706914"/>
    <w:rsid w:val="007072E1"/>
    <w:rsid w:val="0070757C"/>
    <w:rsid w:val="00710050"/>
    <w:rsid w:val="00710C2B"/>
    <w:rsid w:val="007110DA"/>
    <w:rsid w:val="0071194E"/>
    <w:rsid w:val="00712442"/>
    <w:rsid w:val="00714C9F"/>
    <w:rsid w:val="00715514"/>
    <w:rsid w:val="00717A14"/>
    <w:rsid w:val="00717D7E"/>
    <w:rsid w:val="00720755"/>
    <w:rsid w:val="00720911"/>
    <w:rsid w:val="0072169A"/>
    <w:rsid w:val="00721DF3"/>
    <w:rsid w:val="007226A1"/>
    <w:rsid w:val="0072305C"/>
    <w:rsid w:val="0072381D"/>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C8A"/>
    <w:rsid w:val="00755F14"/>
    <w:rsid w:val="0075698A"/>
    <w:rsid w:val="0075736F"/>
    <w:rsid w:val="00760088"/>
    <w:rsid w:val="00761953"/>
    <w:rsid w:val="00762694"/>
    <w:rsid w:val="00763BD4"/>
    <w:rsid w:val="007648F2"/>
    <w:rsid w:val="00765B25"/>
    <w:rsid w:val="007677D3"/>
    <w:rsid w:val="007678EF"/>
    <w:rsid w:val="00767A4C"/>
    <w:rsid w:val="00771384"/>
    <w:rsid w:val="00772EB8"/>
    <w:rsid w:val="00773954"/>
    <w:rsid w:val="00774696"/>
    <w:rsid w:val="0077507B"/>
    <w:rsid w:val="00777A0C"/>
    <w:rsid w:val="00777AD2"/>
    <w:rsid w:val="007801E6"/>
    <w:rsid w:val="00781BB8"/>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DB"/>
    <w:rsid w:val="00792B2B"/>
    <w:rsid w:val="0079394C"/>
    <w:rsid w:val="00794331"/>
    <w:rsid w:val="00794EA4"/>
    <w:rsid w:val="00794EC2"/>
    <w:rsid w:val="00795111"/>
    <w:rsid w:val="00796C7C"/>
    <w:rsid w:val="007A0317"/>
    <w:rsid w:val="007A190A"/>
    <w:rsid w:val="007A1BD4"/>
    <w:rsid w:val="007A202F"/>
    <w:rsid w:val="007A23DA"/>
    <w:rsid w:val="007A248B"/>
    <w:rsid w:val="007A26A5"/>
    <w:rsid w:val="007A28C2"/>
    <w:rsid w:val="007A2C3C"/>
    <w:rsid w:val="007A537E"/>
    <w:rsid w:val="007A59BA"/>
    <w:rsid w:val="007A68E1"/>
    <w:rsid w:val="007A6F68"/>
    <w:rsid w:val="007A7033"/>
    <w:rsid w:val="007A71B6"/>
    <w:rsid w:val="007B09F9"/>
    <w:rsid w:val="007B26EB"/>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A2A"/>
    <w:rsid w:val="007D2BC0"/>
    <w:rsid w:val="007D2FE7"/>
    <w:rsid w:val="007D3352"/>
    <w:rsid w:val="007D3AED"/>
    <w:rsid w:val="007D7066"/>
    <w:rsid w:val="007D73B1"/>
    <w:rsid w:val="007D7C0D"/>
    <w:rsid w:val="007E0295"/>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1F07"/>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75"/>
    <w:rsid w:val="008B27B5"/>
    <w:rsid w:val="008B2B2C"/>
    <w:rsid w:val="008B2F0D"/>
    <w:rsid w:val="008B3FD8"/>
    <w:rsid w:val="008B472B"/>
    <w:rsid w:val="008B4B20"/>
    <w:rsid w:val="008B627E"/>
    <w:rsid w:val="008B639E"/>
    <w:rsid w:val="008B694F"/>
    <w:rsid w:val="008B78DF"/>
    <w:rsid w:val="008B7B96"/>
    <w:rsid w:val="008C05C3"/>
    <w:rsid w:val="008C1B31"/>
    <w:rsid w:val="008C2233"/>
    <w:rsid w:val="008C2A88"/>
    <w:rsid w:val="008C3200"/>
    <w:rsid w:val="008C3FF1"/>
    <w:rsid w:val="008C4A35"/>
    <w:rsid w:val="008C4B3E"/>
    <w:rsid w:val="008C5A3C"/>
    <w:rsid w:val="008C615B"/>
    <w:rsid w:val="008C6A81"/>
    <w:rsid w:val="008C75C1"/>
    <w:rsid w:val="008D014D"/>
    <w:rsid w:val="008D0A87"/>
    <w:rsid w:val="008D36AE"/>
    <w:rsid w:val="008D39FA"/>
    <w:rsid w:val="008D4BCF"/>
    <w:rsid w:val="008D5718"/>
    <w:rsid w:val="008D5FD1"/>
    <w:rsid w:val="008E0623"/>
    <w:rsid w:val="008E080B"/>
    <w:rsid w:val="008E0812"/>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E2D"/>
    <w:rsid w:val="008F6371"/>
    <w:rsid w:val="008F774D"/>
    <w:rsid w:val="008F78D0"/>
    <w:rsid w:val="008F7936"/>
    <w:rsid w:val="008F7E8A"/>
    <w:rsid w:val="00900A6B"/>
    <w:rsid w:val="00901970"/>
    <w:rsid w:val="00901AD7"/>
    <w:rsid w:val="00901BC4"/>
    <w:rsid w:val="00901EA1"/>
    <w:rsid w:val="009029DD"/>
    <w:rsid w:val="009037B8"/>
    <w:rsid w:val="009042A9"/>
    <w:rsid w:val="00904689"/>
    <w:rsid w:val="00904878"/>
    <w:rsid w:val="00905A02"/>
    <w:rsid w:val="009062CF"/>
    <w:rsid w:val="0090716E"/>
    <w:rsid w:val="00907770"/>
    <w:rsid w:val="00911244"/>
    <w:rsid w:val="0091282B"/>
    <w:rsid w:val="00913D5E"/>
    <w:rsid w:val="009157DF"/>
    <w:rsid w:val="009158BA"/>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6997"/>
    <w:rsid w:val="009A72B7"/>
    <w:rsid w:val="009B106C"/>
    <w:rsid w:val="009B1833"/>
    <w:rsid w:val="009B224D"/>
    <w:rsid w:val="009B259D"/>
    <w:rsid w:val="009B46B6"/>
    <w:rsid w:val="009B49F9"/>
    <w:rsid w:val="009B4E7B"/>
    <w:rsid w:val="009B55C3"/>
    <w:rsid w:val="009B5940"/>
    <w:rsid w:val="009B5C07"/>
    <w:rsid w:val="009B6D45"/>
    <w:rsid w:val="009B7121"/>
    <w:rsid w:val="009B7256"/>
    <w:rsid w:val="009C0073"/>
    <w:rsid w:val="009C0D1D"/>
    <w:rsid w:val="009C1AE6"/>
    <w:rsid w:val="009C2789"/>
    <w:rsid w:val="009C36C6"/>
    <w:rsid w:val="009C389A"/>
    <w:rsid w:val="009C3A77"/>
    <w:rsid w:val="009C50F3"/>
    <w:rsid w:val="009C7E50"/>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BBA"/>
    <w:rsid w:val="00A20BCA"/>
    <w:rsid w:val="00A21A28"/>
    <w:rsid w:val="00A21E36"/>
    <w:rsid w:val="00A23682"/>
    <w:rsid w:val="00A23D6E"/>
    <w:rsid w:val="00A248D7"/>
    <w:rsid w:val="00A2539E"/>
    <w:rsid w:val="00A2577B"/>
    <w:rsid w:val="00A26FF2"/>
    <w:rsid w:val="00A2797D"/>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4095"/>
    <w:rsid w:val="00A54709"/>
    <w:rsid w:val="00A54CCD"/>
    <w:rsid w:val="00A553E1"/>
    <w:rsid w:val="00A5735C"/>
    <w:rsid w:val="00A60050"/>
    <w:rsid w:val="00A601A4"/>
    <w:rsid w:val="00A603CB"/>
    <w:rsid w:val="00A613CE"/>
    <w:rsid w:val="00A617AA"/>
    <w:rsid w:val="00A617B8"/>
    <w:rsid w:val="00A61F1B"/>
    <w:rsid w:val="00A62A47"/>
    <w:rsid w:val="00A636F3"/>
    <w:rsid w:val="00A63C0B"/>
    <w:rsid w:val="00A647A9"/>
    <w:rsid w:val="00A64B70"/>
    <w:rsid w:val="00A65AD7"/>
    <w:rsid w:val="00A67029"/>
    <w:rsid w:val="00A7308C"/>
    <w:rsid w:val="00A733EC"/>
    <w:rsid w:val="00A736D6"/>
    <w:rsid w:val="00A73E21"/>
    <w:rsid w:val="00A744EB"/>
    <w:rsid w:val="00A74CE0"/>
    <w:rsid w:val="00A75D58"/>
    <w:rsid w:val="00A769B1"/>
    <w:rsid w:val="00A76CCF"/>
    <w:rsid w:val="00A76FE9"/>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D0F"/>
    <w:rsid w:val="00A920C1"/>
    <w:rsid w:val="00A922D4"/>
    <w:rsid w:val="00A9235C"/>
    <w:rsid w:val="00A9247C"/>
    <w:rsid w:val="00A9317F"/>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B0585"/>
    <w:rsid w:val="00AB0E7C"/>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AE5"/>
    <w:rsid w:val="00AC469F"/>
    <w:rsid w:val="00AC5C20"/>
    <w:rsid w:val="00AC6029"/>
    <w:rsid w:val="00AC7A3F"/>
    <w:rsid w:val="00AD0BCA"/>
    <w:rsid w:val="00AD1A09"/>
    <w:rsid w:val="00AD265A"/>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79FE"/>
    <w:rsid w:val="00AF09FF"/>
    <w:rsid w:val="00AF0BA6"/>
    <w:rsid w:val="00AF0C0A"/>
    <w:rsid w:val="00AF0E0F"/>
    <w:rsid w:val="00AF23F3"/>
    <w:rsid w:val="00AF25CF"/>
    <w:rsid w:val="00AF3766"/>
    <w:rsid w:val="00AF3C96"/>
    <w:rsid w:val="00AF3FAB"/>
    <w:rsid w:val="00AF4557"/>
    <w:rsid w:val="00AF4620"/>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4165"/>
    <w:rsid w:val="00B044E6"/>
    <w:rsid w:val="00B05381"/>
    <w:rsid w:val="00B0545B"/>
    <w:rsid w:val="00B063FC"/>
    <w:rsid w:val="00B07890"/>
    <w:rsid w:val="00B1239B"/>
    <w:rsid w:val="00B12980"/>
    <w:rsid w:val="00B12FD2"/>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207"/>
    <w:rsid w:val="00B37116"/>
    <w:rsid w:val="00B37C2E"/>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90ADC"/>
    <w:rsid w:val="00B91F06"/>
    <w:rsid w:val="00B91FD7"/>
    <w:rsid w:val="00B92936"/>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66C"/>
    <w:rsid w:val="00BB5B9A"/>
    <w:rsid w:val="00BB5E80"/>
    <w:rsid w:val="00BB5E98"/>
    <w:rsid w:val="00BB66A0"/>
    <w:rsid w:val="00BB76C8"/>
    <w:rsid w:val="00BB78C6"/>
    <w:rsid w:val="00BB7EA8"/>
    <w:rsid w:val="00BC02F2"/>
    <w:rsid w:val="00BC0A96"/>
    <w:rsid w:val="00BC2415"/>
    <w:rsid w:val="00BC3CFC"/>
    <w:rsid w:val="00BC4820"/>
    <w:rsid w:val="00BC64DA"/>
    <w:rsid w:val="00BC65B3"/>
    <w:rsid w:val="00BC72D9"/>
    <w:rsid w:val="00BC73B4"/>
    <w:rsid w:val="00BC7412"/>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1DF"/>
    <w:rsid w:val="00BE6CDE"/>
    <w:rsid w:val="00BE6DBE"/>
    <w:rsid w:val="00BE6E6F"/>
    <w:rsid w:val="00BE76B1"/>
    <w:rsid w:val="00BF0A1F"/>
    <w:rsid w:val="00BF0FEB"/>
    <w:rsid w:val="00BF0FFC"/>
    <w:rsid w:val="00BF1182"/>
    <w:rsid w:val="00BF2952"/>
    <w:rsid w:val="00BF3A41"/>
    <w:rsid w:val="00BF49A9"/>
    <w:rsid w:val="00BF503F"/>
    <w:rsid w:val="00BF54A4"/>
    <w:rsid w:val="00BF5D37"/>
    <w:rsid w:val="00BF611F"/>
    <w:rsid w:val="00C0150D"/>
    <w:rsid w:val="00C03973"/>
    <w:rsid w:val="00C05040"/>
    <w:rsid w:val="00C06477"/>
    <w:rsid w:val="00C067D9"/>
    <w:rsid w:val="00C068A5"/>
    <w:rsid w:val="00C06A39"/>
    <w:rsid w:val="00C06EC1"/>
    <w:rsid w:val="00C07A38"/>
    <w:rsid w:val="00C07FC2"/>
    <w:rsid w:val="00C1015D"/>
    <w:rsid w:val="00C12595"/>
    <w:rsid w:val="00C12E33"/>
    <w:rsid w:val="00C1489C"/>
    <w:rsid w:val="00C14DF3"/>
    <w:rsid w:val="00C15DD3"/>
    <w:rsid w:val="00C16F1A"/>
    <w:rsid w:val="00C171BE"/>
    <w:rsid w:val="00C208E0"/>
    <w:rsid w:val="00C20E01"/>
    <w:rsid w:val="00C21B84"/>
    <w:rsid w:val="00C224E3"/>
    <w:rsid w:val="00C226FC"/>
    <w:rsid w:val="00C23D6B"/>
    <w:rsid w:val="00C24B54"/>
    <w:rsid w:val="00C25095"/>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41"/>
    <w:rsid w:val="00C4407B"/>
    <w:rsid w:val="00C450BB"/>
    <w:rsid w:val="00C458D2"/>
    <w:rsid w:val="00C45B1D"/>
    <w:rsid w:val="00C45E88"/>
    <w:rsid w:val="00C52808"/>
    <w:rsid w:val="00C529B2"/>
    <w:rsid w:val="00C52D5C"/>
    <w:rsid w:val="00C53C15"/>
    <w:rsid w:val="00C53C98"/>
    <w:rsid w:val="00C53FFA"/>
    <w:rsid w:val="00C540DD"/>
    <w:rsid w:val="00C55D31"/>
    <w:rsid w:val="00C56411"/>
    <w:rsid w:val="00C604E0"/>
    <w:rsid w:val="00C60BE7"/>
    <w:rsid w:val="00C62569"/>
    <w:rsid w:val="00C626D0"/>
    <w:rsid w:val="00C64F86"/>
    <w:rsid w:val="00C65402"/>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FD7"/>
    <w:rsid w:val="00CB3236"/>
    <w:rsid w:val="00CB3404"/>
    <w:rsid w:val="00CB4077"/>
    <w:rsid w:val="00CB4997"/>
    <w:rsid w:val="00CB4A66"/>
    <w:rsid w:val="00CB4F87"/>
    <w:rsid w:val="00CB6A82"/>
    <w:rsid w:val="00CB6BCE"/>
    <w:rsid w:val="00CB755A"/>
    <w:rsid w:val="00CC1EA0"/>
    <w:rsid w:val="00CC2C98"/>
    <w:rsid w:val="00CC2F02"/>
    <w:rsid w:val="00CC353E"/>
    <w:rsid w:val="00CC5392"/>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630"/>
    <w:rsid w:val="00D55B55"/>
    <w:rsid w:val="00D55BD4"/>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0C"/>
    <w:rsid w:val="00D725F3"/>
    <w:rsid w:val="00D72C1B"/>
    <w:rsid w:val="00D72EF6"/>
    <w:rsid w:val="00D7478F"/>
    <w:rsid w:val="00D75C2F"/>
    <w:rsid w:val="00D76EB8"/>
    <w:rsid w:val="00D774EB"/>
    <w:rsid w:val="00D7772C"/>
    <w:rsid w:val="00D7785A"/>
    <w:rsid w:val="00D80A91"/>
    <w:rsid w:val="00D82E2E"/>
    <w:rsid w:val="00D833A3"/>
    <w:rsid w:val="00D83709"/>
    <w:rsid w:val="00D85123"/>
    <w:rsid w:val="00D85C0D"/>
    <w:rsid w:val="00D86422"/>
    <w:rsid w:val="00D872D5"/>
    <w:rsid w:val="00D87351"/>
    <w:rsid w:val="00D906BB"/>
    <w:rsid w:val="00D90AAD"/>
    <w:rsid w:val="00D9127E"/>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15CF"/>
    <w:rsid w:val="00DD1967"/>
    <w:rsid w:val="00DD2CEF"/>
    <w:rsid w:val="00DD2DDB"/>
    <w:rsid w:val="00DD3312"/>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54C5"/>
    <w:rsid w:val="00E357FF"/>
    <w:rsid w:val="00E35835"/>
    <w:rsid w:val="00E358D0"/>
    <w:rsid w:val="00E35CDF"/>
    <w:rsid w:val="00E35E9F"/>
    <w:rsid w:val="00E3691D"/>
    <w:rsid w:val="00E36E01"/>
    <w:rsid w:val="00E41516"/>
    <w:rsid w:val="00E4154C"/>
    <w:rsid w:val="00E41FD5"/>
    <w:rsid w:val="00E420DA"/>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10A2"/>
    <w:rsid w:val="00E611BF"/>
    <w:rsid w:val="00E6195B"/>
    <w:rsid w:val="00E63435"/>
    <w:rsid w:val="00E63FF6"/>
    <w:rsid w:val="00E64272"/>
    <w:rsid w:val="00E66003"/>
    <w:rsid w:val="00E666A3"/>
    <w:rsid w:val="00E67B42"/>
    <w:rsid w:val="00E67BBB"/>
    <w:rsid w:val="00E67BED"/>
    <w:rsid w:val="00E70991"/>
    <w:rsid w:val="00E70B01"/>
    <w:rsid w:val="00E70B50"/>
    <w:rsid w:val="00E70C54"/>
    <w:rsid w:val="00E70CC3"/>
    <w:rsid w:val="00E711CE"/>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3468"/>
    <w:rsid w:val="00EE3A2C"/>
    <w:rsid w:val="00EE4521"/>
    <w:rsid w:val="00EE45FD"/>
    <w:rsid w:val="00EE4933"/>
    <w:rsid w:val="00EE5049"/>
    <w:rsid w:val="00EE51EC"/>
    <w:rsid w:val="00EE5837"/>
    <w:rsid w:val="00EE63F6"/>
    <w:rsid w:val="00EE6595"/>
    <w:rsid w:val="00EE69D2"/>
    <w:rsid w:val="00EF1828"/>
    <w:rsid w:val="00EF2648"/>
    <w:rsid w:val="00EF32AF"/>
    <w:rsid w:val="00EF45DE"/>
    <w:rsid w:val="00EF5DEE"/>
    <w:rsid w:val="00EF68D5"/>
    <w:rsid w:val="00EF6910"/>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17C3"/>
    <w:rsid w:val="00F31876"/>
    <w:rsid w:val="00F32F3C"/>
    <w:rsid w:val="00F34791"/>
    <w:rsid w:val="00F347C3"/>
    <w:rsid w:val="00F3495D"/>
    <w:rsid w:val="00F35369"/>
    <w:rsid w:val="00F358DC"/>
    <w:rsid w:val="00F36DD1"/>
    <w:rsid w:val="00F37186"/>
    <w:rsid w:val="00F37398"/>
    <w:rsid w:val="00F4060A"/>
    <w:rsid w:val="00F409D5"/>
    <w:rsid w:val="00F41F35"/>
    <w:rsid w:val="00F43320"/>
    <w:rsid w:val="00F44020"/>
    <w:rsid w:val="00F44C72"/>
    <w:rsid w:val="00F45C3F"/>
    <w:rsid w:val="00F45DDE"/>
    <w:rsid w:val="00F46137"/>
    <w:rsid w:val="00F463A3"/>
    <w:rsid w:val="00F46D75"/>
    <w:rsid w:val="00F46E00"/>
    <w:rsid w:val="00F46ED1"/>
    <w:rsid w:val="00F47095"/>
    <w:rsid w:val="00F507EF"/>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D23"/>
    <w:rsid w:val="00F92E5F"/>
    <w:rsid w:val="00F9371F"/>
    <w:rsid w:val="00F949AA"/>
    <w:rsid w:val="00F94FE9"/>
    <w:rsid w:val="00F95726"/>
    <w:rsid w:val="00F959B4"/>
    <w:rsid w:val="00F95F7B"/>
    <w:rsid w:val="00F96722"/>
    <w:rsid w:val="00FA011A"/>
    <w:rsid w:val="00FA0958"/>
    <w:rsid w:val="00FA09F5"/>
    <w:rsid w:val="00FA198A"/>
    <w:rsid w:val="00FA211F"/>
    <w:rsid w:val="00FA29BE"/>
    <w:rsid w:val="00FA3907"/>
    <w:rsid w:val="00FA4033"/>
    <w:rsid w:val="00FA440F"/>
    <w:rsid w:val="00FA4745"/>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31C0"/>
    <w:rsid w:val="00FB397D"/>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6246"/>
    <w:rsid w:val="00FD6267"/>
    <w:rsid w:val="00FD6556"/>
    <w:rsid w:val="00FD67EC"/>
    <w:rsid w:val="00FD6914"/>
    <w:rsid w:val="00FD6F73"/>
    <w:rsid w:val="00FD7A77"/>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DA946"/>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6DF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w:hAnsi="Times New Roman"/>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numPr>
        <w:numId w:val="16"/>
      </w:numPr>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hyperlink" Target="https://cvct3.edu.vn/trung-tam-dang-kiem-xe-co-gioi-50-08d/" TargetMode="External"/><Relationship Id="rId1" Type="http://schemas.openxmlformats.org/officeDocument/2006/relationships/hyperlink" Target="https://www.tvu.edu.vn/co-cau-to-ch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18653-88C2-4878-95B6-1ACC807F8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22097</Words>
  <Characters>125958</Characters>
  <Application>Microsoft Office Word</Application>
  <DocSecurity>0</DocSecurity>
  <Lines>1049</Lines>
  <Paragraphs>295</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Đề án Phục</vt:lpstr>
      <vt:lpstr>I. SỰ CẦN THIẾT</vt:lpstr>
      <vt:lpstr>II. CƠ SỞ XÂY DỰNG ĐỀ ÁN</vt:lpstr>
      <vt:lpstr>III. CĂN CỨ THỰC TIỄN CỦA TRƯỜNG CAO ĐẲNG KON TUM</vt:lpstr>
      <vt:lpstr>    1. Tổ chức bộ máy</vt:lpstr>
      <vt:lpstr>    2. Chức năng, nhiệm vụ, đối tượng và các hoạt động phụ trợ, hỗ trợ trực tiếp cho</vt:lpstr>
      <vt:lpstr>    3. Cơ sở vật chất, trang thiết bị</vt:lpstr>
      <vt:lpstr>    4. Ngành, nghề đào tạo</vt:lpstr>
      <vt:lpstr>    5. Kết quả thực hiện nhiệm vụ của đơn vị trong 3 năm gần nhất và kế hoạch phát t</vt:lpstr>
      <vt:lpstr>    6. Đánh giá chung</vt:lpstr>
      <vt:lpstr>IV. THỰC TRẠNG CÁC ĐƠN VỊ ĐĂNG KIỂM XE CƠ GIỚI CỦA TỈNH QUẢNG NGÃI</vt:lpstr>
      <vt:lpstr>    1. Thực trạng các đơn vị đăng kiểm XCG trên địa bàn tỉnh </vt:lpstr>
      <vt:lpstr>    2. Về quy mô phương tiện XCG và nhu cầu đăng kiểm khu vực phía Tây tỉnh Quảng Ng</vt:lpstr>
      <vt:lpstr/>
      <vt:lpstr>I. MỤC TIÊU, QUAN ĐIỂM XÂY DỰNG ĐỀ ÁN</vt:lpstr>
      <vt:lpstr>    1. Mục tiêu chung</vt:lpstr>
      <vt:lpstr>    2. Mục tiêu cụ thể</vt:lpstr>
      <vt:lpstr>II. THÔNG TIN CHUNG VỀ DOANH NGHIỆP VÀ CƠ SỞ ĐĂNG KIỂM</vt:lpstr>
      <vt:lpstr>III. CƠ CẤU VỐN ĐIỀU LỆ, THÀNH VIÊN GÓP VỐN</vt:lpstr>
      <vt:lpstr>    1. Cơ cấu vốn điều lệ, thành viên góp vốn</vt:lpstr>
      <vt:lpstr>    2. Căn cứ pháp lý góp vốn</vt:lpstr>
      <vt:lpstr>IV. VỊ TRÍ, CHỨC NĂNG, NHIỆM VỤ, QUYỀN HẠN, TỔ CHỨC, NHÂN SỰ VÀ MỐI QUAN HỆ CÔNG</vt:lpstr>
      <vt:lpstr>    1. Vị trí, chức năng</vt:lpstr>
      <vt:lpstr>    2. Nhiệm vụ, quyền hạn</vt:lpstr>
      <vt:lpstr>    3. Mô hình quản trị, tổ chức, nhân sự Công ty</vt:lpstr>
      <vt:lpstr>    4. Hội đồng thành viên</vt:lpstr>
      <vt:lpstr>    5. Người đại diện phần vốn Nhà nước tại doanh nghiệp</vt:lpstr>
      <vt:lpstr>    6. Mối quan hệ công tác</vt:lpstr>
      <vt:lpstr>V. ĐỊA ĐIỂM ĐẦU TƯ, VIỆC QUẢN LÝ, SỬ DỤNG TÀI SẢN CÔNG LÀ ĐẤT VÀO MỤC ĐÍCH KINH </vt:lpstr>
      <vt:lpstr>    1. Thực trạng quản lý, sử dụng tài sản công tại đơn vị theo các nhóm tài sản</vt:lpstr>
      <vt:lpstr>    2. Về địa điểm đầu tư, sử dụng tài sản đất vào mục đích kinh doanh, liên doanh, </vt:lpstr>
      <vt:lpstr>    3. Tính giá trị tài sản sử dụng vào mục đích kinh doanh </vt:lpstr>
      <vt:lpstr>    4. Quản lý tài sản công khi giao cho doanh nghiệp </vt:lpstr>
      <vt:lpstr>VI. NHU CẦU ĐẦU TƯ CƠ SỞ VẬT CHẤT, PHƯƠNG TIỆN, THIẾT BỊ</vt:lpstr>
      <vt:lpstr>    1. Đầu tư cơ sở vật chất</vt:lpstr>
      <vt:lpstr>    2. Về phương tiện, trang thiết bị </vt:lpstr>
      <vt:lpstr>VII. CƠ CHẾ HOẠT ĐỘNG, QUẢN LÝ TÀI CHÍNH</vt:lpstr>
      <vt:lpstr>    1. Cơ chế hoạt động</vt:lpstr>
      <vt:lpstr>    2. Cơ chế tài chính</vt:lpstr>
      <vt:lpstr>I. LỘ TRÌNH, CÁC BƯỚC THỰC HIỆN ĐỀ ÁN</vt:lpstr>
      <vt:lpstr>II. KINH PHÍ ĐẦU TƯ</vt:lpstr>
      <vt:lpstr>I. HIỆU QUẢ KINH TẾ</vt:lpstr>
      <vt:lpstr>    1. Về kinh tế</vt:lpstr>
      <vt:lpstr>    2. Hiệu quả về tài chính (ước tính)</vt:lpstr>
      <vt:lpstr>    3. Đánh giá sơ bộ hiệu quả của phương án kinh doanh</vt:lpstr>
      <vt:lpstr>II. HIỆU QUẢ XÃ HỘI, TÁC ĐỘNG MÔI TRƯỜNG VÀ TÍNH BỀN VỮNG CỦA ĐỀ ÁN</vt:lpstr>
      <vt:lpstr>    1. Hiệu quả xã hội</vt:lpstr>
      <vt:lpstr>    2. Tính bền vững của Đề án</vt:lpstr>
      <vt:lpstr>    3. Đánh giá sơ bộ tác động môi trường theo quy định pháp luật về bảo vệ môi trườ</vt:lpstr>
      <vt:lpstr>III. QUẢN TRỊ RỦI RO CỦA ĐỀ ÁN</vt:lpstr>
      <vt:lpstr>    1. Cấp độ rủi ro</vt:lpstr>
    </vt:vector>
  </TitlesOfParts>
  <Company>CDKT</Company>
  <LinksUpToDate>false</LinksUpToDate>
  <CharactersWithSpaces>147760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49</cp:revision>
  <dcterms:created xsi:type="dcterms:W3CDTF">2026-08-24T14:49:00Z</dcterms:created>
  <dcterms:modified xsi:type="dcterms:W3CDTF">2026-10-24T13:07:00Z</dcterms:modified>
</cp:coreProperties>
</file>