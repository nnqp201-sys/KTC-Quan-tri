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598A" w14:textId="77777777" w:rsidR="00197D5A" w:rsidRPr="000E47C0" w:rsidRDefault="00197D5A" w:rsidP="00197D5A">
      <w:pPr>
        <w:pStyle w:val="TOCHeading"/>
        <w:spacing w:after="0"/>
        <w:ind w:firstLine="0"/>
        <w:jc w:val="center"/>
        <w:rPr>
          <w:rFonts w:ascii="Times New Roman" w:hAnsi="Times New Roman"/>
          <w:b w:val="0"/>
          <w:color w:val="auto"/>
          <w:szCs w:val="28"/>
        </w:rPr>
      </w:pPr>
      <w:r w:rsidRPr="000E47C0">
        <w:rPr>
          <w:rFonts w:ascii="Times New Roman" w:hAnsi="Times New Roman"/>
          <w:b w:val="0"/>
          <w:color w:val="auto"/>
          <w:szCs w:val="28"/>
        </w:rPr>
        <w:t>UỶ BAN NHÂN DÂN TỈNH QUẢNG NGÃI</w:t>
      </w:r>
    </w:p>
    <w:p w14:paraId="4ED5ECC8" w14:textId="77777777" w:rsidR="00197D5A" w:rsidRPr="000E47C0" w:rsidRDefault="00197D5A" w:rsidP="00197D5A">
      <w:pPr>
        <w:pStyle w:val="TOCHeading"/>
        <w:spacing w:before="0" w:after="0"/>
        <w:ind w:firstLine="0"/>
        <w:jc w:val="center"/>
        <w:rPr>
          <w:rFonts w:ascii="Times New Roman" w:hAnsi="Times New Roman"/>
          <w:bCs w:val="0"/>
          <w:color w:val="auto"/>
          <w:szCs w:val="28"/>
        </w:rPr>
      </w:pPr>
      <w:r w:rsidRPr="000E47C0">
        <w:rPr>
          <w:rFonts w:ascii="Times New Roman" w:hAnsi="Times New Roman"/>
          <w:bCs w:val="0"/>
          <w:color w:val="auto"/>
          <w:szCs w:val="28"/>
        </w:rPr>
        <w:t>TRƯỜNG CAO ĐẲNG KON TUM</w:t>
      </w:r>
    </w:p>
    <w:p w14:paraId="7FE992D6" w14:textId="77777777" w:rsidR="00197D5A" w:rsidRPr="000E47C0" w:rsidRDefault="00197D5A" w:rsidP="00197D5A">
      <w:pPr>
        <w:ind w:firstLine="0"/>
      </w:pPr>
      <w:r w:rsidRPr="000E47C0">
        <w:rPr>
          <w:b/>
          <w:noProof/>
          <w:szCs w:val="28"/>
          <w:lang w:val="vi-VN" w:eastAsia="vi-VN"/>
        </w:rPr>
        <mc:AlternateContent>
          <mc:Choice Requires="wps">
            <w:drawing>
              <wp:anchor distT="0" distB="0" distL="114300" distR="114300" simplePos="0" relativeHeight="251661312" behindDoc="0" locked="0" layoutInCell="1" allowOverlap="1" wp14:anchorId="2B36B920" wp14:editId="6D68D42B">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3EB3284F" w14:textId="77777777" w:rsidR="00197D5A" w:rsidRPr="000E47C0" w:rsidRDefault="00197D5A" w:rsidP="00197D5A">
      <w:pPr>
        <w:spacing w:line="360" w:lineRule="auto"/>
        <w:ind w:firstLine="0"/>
      </w:pPr>
    </w:p>
    <w:p w14:paraId="7A1E2F3E" w14:textId="77777777" w:rsidR="00197D5A" w:rsidRPr="000E47C0" w:rsidRDefault="00197D5A" w:rsidP="00197D5A">
      <w:pPr>
        <w:spacing w:line="360" w:lineRule="auto"/>
        <w:ind w:firstLine="0"/>
      </w:pPr>
    </w:p>
    <w:p w14:paraId="730767D7" w14:textId="77777777" w:rsidR="00197D5A" w:rsidRPr="000E47C0" w:rsidRDefault="00197D5A" w:rsidP="00197D5A">
      <w:pPr>
        <w:spacing w:line="360" w:lineRule="auto"/>
        <w:ind w:firstLine="0"/>
        <w:rPr>
          <w:sz w:val="72"/>
        </w:rPr>
      </w:pPr>
    </w:p>
    <w:p w14:paraId="7E2788EE" w14:textId="3FA27865" w:rsidR="00197D5A" w:rsidRPr="000E47C0" w:rsidRDefault="00197D5A" w:rsidP="00197D5A">
      <w:pPr>
        <w:spacing w:line="360" w:lineRule="auto"/>
        <w:ind w:firstLine="0"/>
        <w:rPr>
          <w:sz w:val="58"/>
          <w:szCs w:val="10"/>
        </w:rPr>
      </w:pPr>
    </w:p>
    <w:p w14:paraId="4DBD0CF8" w14:textId="77777777" w:rsidR="00197D5A" w:rsidRPr="000E47C0" w:rsidRDefault="00197D5A" w:rsidP="00197D5A">
      <w:pPr>
        <w:spacing w:line="360" w:lineRule="auto"/>
        <w:ind w:firstLine="0"/>
        <w:rPr>
          <w:sz w:val="58"/>
          <w:szCs w:val="10"/>
        </w:rPr>
      </w:pPr>
    </w:p>
    <w:p w14:paraId="68A75F55" w14:textId="77777777" w:rsidR="00197D5A" w:rsidRPr="000E47C0" w:rsidRDefault="00197D5A" w:rsidP="00197D5A">
      <w:pPr>
        <w:spacing w:before="0" w:after="0"/>
        <w:ind w:firstLine="0"/>
        <w:jc w:val="center"/>
        <w:rPr>
          <w:b/>
          <w:sz w:val="72"/>
          <w:szCs w:val="72"/>
        </w:rPr>
      </w:pPr>
      <w:r w:rsidRPr="000E47C0">
        <w:rPr>
          <w:b/>
          <w:sz w:val="72"/>
          <w:szCs w:val="72"/>
        </w:rPr>
        <w:t>ĐỀ ÁN</w:t>
      </w:r>
    </w:p>
    <w:p w14:paraId="78012687" w14:textId="77777777" w:rsidR="00197D5A" w:rsidRPr="000E47C0" w:rsidRDefault="00197D5A" w:rsidP="00197D5A">
      <w:pPr>
        <w:spacing w:before="0" w:after="0"/>
        <w:ind w:firstLine="0"/>
        <w:jc w:val="center"/>
        <w:rPr>
          <w:b/>
        </w:rPr>
      </w:pPr>
      <w:r w:rsidRPr="000E47C0">
        <w:rPr>
          <w:b/>
        </w:rPr>
        <w:t xml:space="preserve">THÀNH LẬP TRUNG TÂM ĐĂNG KIỂM XE CƠ GIỚI </w:t>
      </w:r>
    </w:p>
    <w:p w14:paraId="5F300366" w14:textId="77777777" w:rsidR="00197D5A" w:rsidRPr="000E47C0" w:rsidRDefault="00197D5A" w:rsidP="00197D5A">
      <w:pPr>
        <w:spacing w:before="0" w:after="0"/>
        <w:ind w:firstLine="0"/>
        <w:jc w:val="center"/>
        <w:rPr>
          <w:b/>
        </w:rPr>
      </w:pPr>
      <w:r w:rsidRPr="000E47C0">
        <w:rPr>
          <w:b/>
        </w:rPr>
        <w:t>TRỰC THUỘC TRƯỜNG CAO ĐẲNG KON TUM</w:t>
      </w:r>
    </w:p>
    <w:p w14:paraId="4FFF51B8" w14:textId="77777777" w:rsidR="00197D5A" w:rsidRPr="000E47C0" w:rsidRDefault="00197D5A" w:rsidP="00197D5A">
      <w:pPr>
        <w:ind w:firstLine="0"/>
        <w:jc w:val="center"/>
        <w:rPr>
          <w:b/>
        </w:rPr>
      </w:pPr>
    </w:p>
    <w:p w14:paraId="10EEEEBE" w14:textId="77777777" w:rsidR="00197D5A" w:rsidRPr="000E47C0" w:rsidRDefault="00197D5A" w:rsidP="00197D5A">
      <w:pPr>
        <w:ind w:firstLine="0"/>
        <w:jc w:val="center"/>
        <w:rPr>
          <w:b/>
        </w:rPr>
      </w:pPr>
    </w:p>
    <w:p w14:paraId="39499BE8" w14:textId="77777777" w:rsidR="00197D5A" w:rsidRPr="000E47C0" w:rsidRDefault="00197D5A" w:rsidP="00197D5A">
      <w:pPr>
        <w:ind w:firstLine="0"/>
        <w:jc w:val="center"/>
        <w:rPr>
          <w:b/>
          <w:sz w:val="32"/>
          <w:szCs w:val="28"/>
        </w:rPr>
      </w:pPr>
    </w:p>
    <w:p w14:paraId="57EEE58D" w14:textId="77777777" w:rsidR="00197D5A" w:rsidRPr="000E47C0" w:rsidRDefault="00197D5A" w:rsidP="00197D5A">
      <w:pPr>
        <w:ind w:firstLine="0"/>
        <w:jc w:val="center"/>
        <w:rPr>
          <w:b/>
        </w:rPr>
      </w:pPr>
    </w:p>
    <w:p w14:paraId="02E93D00" w14:textId="77777777" w:rsidR="00197D5A" w:rsidRPr="000E47C0" w:rsidRDefault="00197D5A" w:rsidP="00197D5A">
      <w:pPr>
        <w:ind w:firstLine="0"/>
        <w:jc w:val="center"/>
        <w:rPr>
          <w:b/>
        </w:rPr>
      </w:pPr>
    </w:p>
    <w:p w14:paraId="48D5D642" w14:textId="77777777" w:rsidR="00197D5A" w:rsidRPr="000E47C0" w:rsidRDefault="00197D5A" w:rsidP="00197D5A">
      <w:pPr>
        <w:ind w:firstLine="0"/>
        <w:jc w:val="center"/>
        <w:rPr>
          <w:b/>
        </w:rPr>
      </w:pPr>
    </w:p>
    <w:p w14:paraId="4E8970BA" w14:textId="77777777" w:rsidR="00197D5A" w:rsidRPr="000E47C0" w:rsidRDefault="00197D5A" w:rsidP="00197D5A">
      <w:pPr>
        <w:ind w:firstLine="0"/>
        <w:jc w:val="center"/>
        <w:rPr>
          <w:b/>
        </w:rPr>
      </w:pPr>
    </w:p>
    <w:p w14:paraId="09B67CBF" w14:textId="77777777" w:rsidR="00197D5A" w:rsidRPr="000E47C0" w:rsidRDefault="00197D5A" w:rsidP="00197D5A">
      <w:pPr>
        <w:ind w:firstLine="0"/>
        <w:jc w:val="center"/>
        <w:rPr>
          <w:b/>
        </w:rPr>
      </w:pPr>
    </w:p>
    <w:p w14:paraId="38DC5173" w14:textId="77777777" w:rsidR="00197D5A" w:rsidRPr="000E47C0" w:rsidRDefault="00197D5A" w:rsidP="00197D5A">
      <w:pPr>
        <w:ind w:firstLine="0"/>
        <w:jc w:val="center"/>
        <w:rPr>
          <w:b/>
          <w:sz w:val="66"/>
          <w:szCs w:val="66"/>
        </w:rPr>
      </w:pPr>
    </w:p>
    <w:p w14:paraId="772D8D1A" w14:textId="77777777" w:rsidR="00197D5A" w:rsidRPr="000E47C0" w:rsidRDefault="00197D5A" w:rsidP="00197D5A">
      <w:pPr>
        <w:ind w:firstLine="0"/>
        <w:jc w:val="center"/>
        <w:rPr>
          <w:b/>
          <w:szCs w:val="28"/>
        </w:rPr>
      </w:pPr>
    </w:p>
    <w:p w14:paraId="298B26F7" w14:textId="77777777" w:rsidR="00197D5A" w:rsidRPr="000E47C0" w:rsidRDefault="00197D5A" w:rsidP="00197D5A">
      <w:pPr>
        <w:ind w:firstLine="0"/>
        <w:jc w:val="center"/>
        <w:rPr>
          <w:b/>
          <w:szCs w:val="28"/>
        </w:rPr>
      </w:pPr>
    </w:p>
    <w:p w14:paraId="5A62A9C5" w14:textId="77777777" w:rsidR="00197D5A" w:rsidRPr="000E47C0" w:rsidRDefault="00197D5A" w:rsidP="00197D5A">
      <w:pPr>
        <w:ind w:firstLine="0"/>
        <w:jc w:val="center"/>
        <w:rPr>
          <w:b/>
          <w:sz w:val="12"/>
          <w:szCs w:val="12"/>
        </w:rPr>
      </w:pPr>
    </w:p>
    <w:p w14:paraId="1617D4D1" w14:textId="77777777" w:rsidR="00197D5A" w:rsidRPr="000E47C0" w:rsidRDefault="00197D5A" w:rsidP="00197D5A">
      <w:pPr>
        <w:ind w:firstLine="0"/>
        <w:jc w:val="center"/>
        <w:rPr>
          <w:b/>
          <w:sz w:val="52"/>
          <w:szCs w:val="28"/>
        </w:rPr>
      </w:pPr>
    </w:p>
    <w:p w14:paraId="2B4C1F22" w14:textId="0DECCB6F" w:rsidR="00197D5A" w:rsidRPr="000E47C0" w:rsidRDefault="00197D5A" w:rsidP="00197D5A">
      <w:pPr>
        <w:ind w:firstLine="0"/>
        <w:jc w:val="center"/>
        <w:rPr>
          <w:b/>
          <w:szCs w:val="28"/>
        </w:rPr>
      </w:pPr>
      <w:del w:id="1007" w:author="Nội dung điều chỉnh (Claude)" w:date="2026-10-21T09:21:33Z">
        <w:r w:rsidRPr="000E47C0">
          <w:rPr>
            <w:b/>
            <w:szCs w:val="28"/>
          </w:rPr>
          <w:delText>Quảng Ngãi, tháng 8 năm 2026</w:delText>
        </w:r>
      </w:del>
      <w:ins w:id="1008" w:author="Nội dung điều chỉnh (Claude)" w:date="2026-10-21T09:21:33Z">
        <w:r w:rsidRPr="000E47C0">
          <w:rPr>
            <w:b/>
            <w:szCs w:val="28"/>
          </w:rPr>
          <w:t xml:space="preserve">Quảng Ngãi, tháng      năm 2026</w:t>
        </w:r>
      </w:ins>
    </w:p>
    <w:p w14:paraId="22532096" w14:textId="77777777" w:rsidR="00197D5A" w:rsidRPr="000E47C0" w:rsidRDefault="00197D5A" w:rsidP="00197D5A">
      <w:pPr>
        <w:ind w:firstLine="0"/>
        <w:jc w:val="center"/>
        <w:rPr>
          <w:b/>
          <w:szCs w:val="28"/>
        </w:rPr>
        <w:sectPr w:rsidR="00197D5A" w:rsidRPr="000E47C0"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6A15EE09" w14:textId="77777777" w:rsidR="00197D5A" w:rsidRPr="000E47C0" w:rsidRDefault="00197D5A" w:rsidP="00197D5A">
      <w:pPr>
        <w:pStyle w:val="TOCHeading"/>
        <w:ind w:firstLine="0"/>
        <w:jc w:val="center"/>
        <w:rPr>
          <w:bCs w:val="0"/>
          <w:color w:val="auto"/>
        </w:rPr>
      </w:pPr>
      <w:r w:rsidRPr="000E47C0">
        <w:rPr>
          <w:bCs w:val="0"/>
          <w:color w:val="auto"/>
        </w:rPr>
        <w:lastRenderedPageBreak/>
        <w:t>MỤC LỤC</w:t>
      </w:r>
    </w:p>
    <w:p w14:paraId="6659BD69" w14:textId="77777777" w:rsidR="00197D5A" w:rsidRPr="000E47C0" w:rsidRDefault="00197D5A" w:rsidP="00197D5A">
      <w:pPr>
        <w:spacing w:before="0" w:after="0"/>
        <w:ind w:firstLine="0"/>
        <w:jc w:val="right"/>
        <w:rPr>
          <w:i/>
          <w:iCs/>
        </w:rPr>
      </w:pPr>
      <w:r w:rsidRPr="000E47C0">
        <w:rPr>
          <w:i/>
          <w:iCs/>
        </w:rPr>
        <w:t>Trang</w:t>
      </w:r>
    </w:p>
    <w:p w14:paraId="1BC465CD" w14:textId="77777777" w:rsidR="00197D5A" w:rsidRPr="000E47C0" w:rsidRDefault="00197D5A" w:rsidP="00197D5A">
      <w:pPr>
        <w:spacing w:before="40" w:after="40"/>
        <w:ind w:right="-284" w:firstLine="0"/>
      </w:pPr>
      <w:r w:rsidRPr="000E47C0">
        <w:t>MỤC LỤC</w:t>
      </w:r>
    </w:p>
    <w:p w14:paraId="5882183A" w14:textId="77777777" w:rsidR="00197D5A" w:rsidRPr="000E47C0" w:rsidRDefault="00197D5A" w:rsidP="00197D5A">
      <w:pPr>
        <w:spacing w:before="40" w:after="40"/>
        <w:ind w:right="-284" w:firstLine="0"/>
      </w:pPr>
      <w:r w:rsidRPr="000E47C0">
        <w:t>DANH MỤC VIẾT TẮT</w:t>
      </w:r>
    </w:p>
    <w:p w14:paraId="11E8501A" w14:textId="77777777" w:rsidR="00197D5A" w:rsidRPr="000E47C0" w:rsidRDefault="00197D5A" w:rsidP="00197D5A">
      <w:pPr>
        <w:spacing w:before="40" w:after="40"/>
        <w:ind w:right="-284" w:firstLine="0"/>
      </w:pPr>
      <w:r w:rsidRPr="000E47C0">
        <w:t>DANH MỤC BẢNG, SƠ ĐỒ</w:t>
      </w:r>
    </w:p>
    <w:p w14:paraId="18559F8F" w14:textId="3F66D7CA" w:rsidR="00CA703F" w:rsidRPr="000E47C0" w:rsidRDefault="00197D5A">
      <w:pPr>
        <w:pStyle w:val="TOC1"/>
        <w:rPr>
          <w:rFonts w:asciiTheme="minorHAnsi" w:eastAsiaTheme="minorEastAsia" w:hAnsiTheme="minorHAnsi" w:cstheme="minorBidi"/>
          <w:b w:val="0"/>
          <w:noProof/>
          <w:color w:val="auto"/>
          <w:kern w:val="2"/>
          <w:sz w:val="24"/>
          <w:lang w:val="vi-VN" w:eastAsia="vi-VN"/>
          <w14:ligatures w14:val="standardContextual"/>
        </w:rPr>
      </w:pPr>
      <w:r w:rsidRPr="000E47C0">
        <w:rPr>
          <w:b w:val="0"/>
          <w:color w:val="auto"/>
          <w:sz w:val="26"/>
        </w:rPr>
        <w:fldChar w:fldCharType="begin"/>
      </w:r>
      <w:r w:rsidRPr="000E47C0">
        <w:rPr>
          <w:b w:val="0"/>
          <w:color w:val="auto"/>
          <w:sz w:val="26"/>
        </w:rPr>
        <w:instrText xml:space="preserve"> TOC \o "1-2" \h \z \u \t "Heading 4,1,Mục C3,3" </w:instrText>
      </w:r>
      <w:r w:rsidRPr="000E47C0">
        <w:rPr>
          <w:b w:val="0"/>
          <w:color w:val="auto"/>
          <w:sz w:val="26"/>
        </w:rPr>
        <w:fldChar w:fldCharType="separate"/>
      </w:r>
      <w:hyperlink w:anchor="_Toc236064009" w:history="1">
        <w:r w:rsidRPr="000E47C0">
          <w:rPr>
            <w:rStyle w:val="Hyperlink"/>
            <w:noProof/>
            <w:color w:val="auto"/>
          </w:rPr>
          <w:t>Phần I</w:t>
        </w:r>
        <w:r w:rsidRPr="000E47C0">
          <w:rPr>
            <w:noProof/>
            <w:webHidden/>
            <w:color w:val="auto"/>
          </w:rPr>
          <w:t>.</w:t>
        </w:r>
      </w:hyperlink>
      <w:r w:rsidRPr="000E47C0">
        <w:rPr>
          <w:rStyle w:val="Hyperlink"/>
          <w:noProof/>
          <w:color w:val="auto"/>
        </w:rPr>
        <w:t xml:space="preserve"> </w:t>
      </w:r>
      <w:hyperlink w:anchor="_Toc236064010" w:history="1">
        <w:r w:rsidRPr="000E47C0">
          <w:rPr>
            <w:rStyle w:val="Hyperlink"/>
            <w:noProof/>
            <w:color w:val="auto"/>
          </w:rPr>
          <w:t>SỰ CẦN THIẾT, CƠ SỞ XÂY DỰNG ĐỀ ÁN</w:t>
        </w:r>
        <w:r w:rsidRPr="000E47C0">
          <w:rPr>
            <w:noProof/>
            <w:webHidden/>
            <w:color w:val="auto"/>
          </w:rPr>
          <w:tab/>
        </w:r>
        <w:r w:rsidRPr="000E47C0">
          <w:rPr>
            <w:noProof/>
            <w:webHidden/>
            <w:color w:val="auto"/>
          </w:rPr>
          <w:fldChar w:fldCharType="begin"/>
        </w:r>
        <w:r w:rsidRPr="000E47C0">
          <w:rPr>
            <w:noProof/>
            <w:webHidden/>
            <w:color w:val="auto"/>
          </w:rPr>
          <w:instrText xml:space="preserve"> PAGEREF _Toc236064010 \h </w:instrText>
        </w:r>
        <w:r w:rsidRPr="000E47C0">
          <w:rPr>
            <w:noProof/>
            <w:webHidden/>
            <w:color w:val="auto"/>
          </w:rPr>
        </w:r>
        <w:r w:rsidRPr="000E47C0">
          <w:rPr>
            <w:noProof/>
            <w:webHidden/>
            <w:color w:val="auto"/>
          </w:rPr>
          <w:fldChar w:fldCharType="separate"/>
        </w:r>
        <w:r w:rsidR="00517C75">
          <w:rPr>
            <w:noProof/>
            <w:webHidden/>
            <w:color w:val="auto"/>
          </w:rPr>
          <w:t>1</w:t>
        </w:r>
        <w:r w:rsidRPr="000E47C0">
          <w:rPr>
            <w:noProof/>
            <w:webHidden/>
            <w:color w:val="auto"/>
          </w:rPr>
          <w:fldChar w:fldCharType="end"/>
        </w:r>
      </w:hyperlink>
    </w:p>
    <w:p w14:paraId="27D6E793" w14:textId="677CAE0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1" w:history="1">
        <w:r w:rsidR="004E505E" w:rsidRPr="000E47C0">
          <w:rPr>
            <w:rStyle w:val="Hyperlink"/>
            <w:noProof/>
            <w:color w:val="auto"/>
            <w:lang w:val="nl-BE"/>
          </w:rPr>
          <w:t>I. SỰ CẦN THIẾT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w:t>
        </w:r>
        <w:r w:rsidR="004E505E" w:rsidRPr="000E47C0">
          <w:rPr>
            <w:noProof/>
            <w:webHidden/>
            <w:color w:val="auto"/>
          </w:rPr>
          <w:fldChar w:fldCharType="end"/>
        </w:r>
      </w:hyperlink>
    </w:p>
    <w:p w14:paraId="7A7EB5D6" w14:textId="45D9F9D5"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2" w:history="1">
        <w:r w:rsidR="004E505E" w:rsidRPr="000E47C0">
          <w:rPr>
            <w:rStyle w:val="Hyperlink"/>
            <w:noProof/>
            <w:color w:val="auto"/>
            <w:lang w:val="nl-NL"/>
          </w:rPr>
          <w:t>II. CƠ SỞ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w:t>
        </w:r>
        <w:r w:rsidR="004E505E" w:rsidRPr="000E47C0">
          <w:rPr>
            <w:noProof/>
            <w:webHidden/>
            <w:color w:val="auto"/>
          </w:rPr>
          <w:fldChar w:fldCharType="end"/>
        </w:r>
      </w:hyperlink>
    </w:p>
    <w:p w14:paraId="6A12BEDD" w14:textId="4EEE8DA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13" w:history="1">
        <w:r w:rsidR="004E505E" w:rsidRPr="000E47C0">
          <w:rPr>
            <w:rStyle w:val="Hyperlink"/>
            <w:noProof/>
            <w:color w:val="auto"/>
            <w:lang w:val="nl-NL"/>
          </w:rPr>
          <w:t>III. CĂN CỨ THỰC TIỄN CỦA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6</w:t>
        </w:r>
        <w:r w:rsidR="004E505E" w:rsidRPr="000E47C0">
          <w:rPr>
            <w:noProof/>
            <w:webHidden/>
            <w:color w:val="auto"/>
          </w:rPr>
          <w:fldChar w:fldCharType="end"/>
        </w:r>
      </w:hyperlink>
    </w:p>
    <w:p w14:paraId="6C310251" w14:textId="6B57DB62"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4" w:history="1">
        <w:r w:rsidR="004E505E" w:rsidRPr="000E47C0">
          <w:rPr>
            <w:rStyle w:val="Hyperlink"/>
            <w:noProof/>
            <w:color w:val="auto"/>
            <w:lang w:val="nl-NL"/>
          </w:rPr>
          <w:t xml:space="preserve">1. </w:t>
        </w:r>
        <w:r w:rsidR="004E505E" w:rsidRPr="000E47C0">
          <w:rPr>
            <w:rStyle w:val="Hyperlink"/>
            <w:rFonts w:eastAsiaTheme="minorHAnsi"/>
            <w:noProof/>
            <w:color w:val="auto"/>
            <w:lang w:val="de-DE"/>
          </w:rPr>
          <w:t>Tổ chức bộ máy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2F32DC0E" w14:textId="4734E2A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5" w:history="1">
        <w:r w:rsidR="004E505E" w:rsidRPr="000E47C0">
          <w:rPr>
            <w:rStyle w:val="Hyperlink"/>
            <w:rFonts w:eastAsiaTheme="minorHAnsi"/>
            <w:noProof/>
            <w:color w:val="auto"/>
            <w:lang w:val="de-DE"/>
          </w:rPr>
          <w:t>2. Chức năng, nhiệm vụ, đối tượng và các hoạt động phụ trợ, hỗ trợ trực tiếp cho việc thực hiện chức năng, nhiệm vụ của đơn vị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7</w:t>
        </w:r>
        <w:r w:rsidR="004E505E" w:rsidRPr="000E47C0">
          <w:rPr>
            <w:noProof/>
            <w:webHidden/>
            <w:color w:val="auto"/>
          </w:rPr>
          <w:fldChar w:fldCharType="end"/>
        </w:r>
      </w:hyperlink>
    </w:p>
    <w:p w14:paraId="4D30DE06" w14:textId="6B49A87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6" w:history="1">
        <w:r w:rsidR="004E505E" w:rsidRPr="000E47C0">
          <w:rPr>
            <w:rStyle w:val="Hyperlink"/>
            <w:noProof/>
            <w:color w:val="auto"/>
            <w:lang w:val="nl-NL"/>
          </w:rPr>
          <w:t>3. Cơ sở vật chất,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66C27D52" w14:textId="450EA18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7" w:history="1">
        <w:r w:rsidR="004E505E" w:rsidRPr="000E47C0">
          <w:rPr>
            <w:rStyle w:val="Hyperlink"/>
            <w:noProof/>
            <w:color w:val="auto"/>
            <w:lang w:val="nl-NL"/>
          </w:rPr>
          <w:t>4. Ngành, nghề đào tạo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8</w:t>
        </w:r>
        <w:r w:rsidR="004E505E" w:rsidRPr="000E47C0">
          <w:rPr>
            <w:noProof/>
            <w:webHidden/>
            <w:color w:val="auto"/>
          </w:rPr>
          <w:fldChar w:fldCharType="end"/>
        </w:r>
      </w:hyperlink>
    </w:p>
    <w:p w14:paraId="4E4E9744" w14:textId="17C122A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8" w:history="1">
        <w:r w:rsidR="004E505E" w:rsidRPr="000E47C0">
          <w:rPr>
            <w:rStyle w:val="Hyperlink"/>
            <w:noProof/>
            <w:color w:val="auto"/>
            <w:lang w:val="nl-NL"/>
          </w:rPr>
          <w:t xml:space="preserve">5. </w:t>
        </w:r>
        <w:r w:rsidR="004E505E" w:rsidRPr="000E47C0">
          <w:rPr>
            <w:rStyle w:val="Hyperlink"/>
            <w:noProof/>
            <w:color w:val="auto"/>
            <w:lang w:val="vi-VN"/>
          </w:rPr>
          <w:t>Kết quả thực hiện nhiệm vụ của đơn vị trong 3 năm gần nhất và kế hoạch phát triển trong các năm tiếp theo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9</w:t>
        </w:r>
        <w:r w:rsidR="004E505E" w:rsidRPr="000E47C0">
          <w:rPr>
            <w:noProof/>
            <w:webHidden/>
            <w:color w:val="auto"/>
          </w:rPr>
          <w:fldChar w:fldCharType="end"/>
        </w:r>
      </w:hyperlink>
    </w:p>
    <w:p w14:paraId="380DFBCC" w14:textId="4927F68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19" w:history="1">
        <w:r w:rsidR="004E505E" w:rsidRPr="000E47C0">
          <w:rPr>
            <w:rStyle w:val="Hyperlink"/>
            <w:noProof/>
            <w:color w:val="auto"/>
            <w:lang w:val="it-IT"/>
          </w:rPr>
          <w:t>6. Đánh giá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_Toc236064019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11</w:t>
        </w:r>
        <w:r w:rsidR="004E505E" w:rsidRPr="000E47C0">
          <w:rPr>
            <w:noProof/>
            <w:webHidden/>
            <w:color w:val="auto"/>
          </w:rPr>
          <w:fldChar w:fldCharType="end"/>
        </w:r>
      </w:hyperlink>
    </w:p>
    <w:p w14:paraId="0B8190C3" w14:textId="491641E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0" w:history="1">
        <w:r w:rsidR="004E505E" w:rsidRPr="000E47C0">
          <w:rPr>
            <w:rStyle w:val="Hyperlink"/>
            <w:noProof/>
            <w:color w:val="auto"/>
            <w:lang w:val="it-IT"/>
          </w:rPr>
          <w:t>IV. THỰC TRẠNG CÁC ĐƠN VỊ ĐĂNG KIỂM XE CƠ GIỚI CỦA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049B3F8B" w14:textId="6E8F66E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1" w:history="1">
        <w:r w:rsidR="004E505E" w:rsidRPr="000E47C0">
          <w:rPr>
            <w:rStyle w:val="Hyperlink"/>
            <w:noProof/>
            <w:color w:val="auto"/>
            <w:lang w:val="sv-SE"/>
          </w:rPr>
          <w:t>1. Thực trạng các đơn vị đăng kiểm XCG trên địa bàn tỉnh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12</w:t>
        </w:r>
        <w:r w:rsidR="004E505E" w:rsidRPr="000E47C0">
          <w:rPr>
            <w:noProof/>
            <w:webHidden/>
            <w:color w:val="auto"/>
          </w:rPr>
          <w:fldChar w:fldCharType="end"/>
        </w:r>
      </w:hyperlink>
    </w:p>
    <w:p w14:paraId="52E15B89" w14:textId="33FCE37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2" w:history="1">
        <w:r w:rsidR="004E505E" w:rsidRPr="000E47C0">
          <w:rPr>
            <w:rStyle w:val="Hyperlink"/>
            <w:noProof/>
            <w:color w:val="auto"/>
            <w:lang w:val="sv-SE"/>
          </w:rPr>
          <w:t>2. Về quy mô phương tiện XCG và nhu cầu đăng kiểm khu vực phía Tây tỉnh Quảng Ngãi: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2A817EC6" w14:textId="7A8A9C1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3" w:history="1">
        <w:r w:rsidR="004E505E" w:rsidRPr="000E47C0">
          <w:rPr>
            <w:rStyle w:val="Hyperlink"/>
            <w:noProof/>
            <w:color w:val="auto"/>
          </w:rPr>
          <w:t>Phần II</w:t>
        </w:r>
        <w:r w:rsidR="004E505E" w:rsidRPr="000E47C0">
          <w:rPr>
            <w:noProof/>
            <w:webHidden/>
            <w:color w:val="auto"/>
          </w:rPr>
          <w:t>.</w:t>
        </w:r>
      </w:hyperlink>
      <w:r w:rsidR="004E505E" w:rsidRPr="000E47C0">
        <w:rPr>
          <w:rStyle w:val="Hyperlink"/>
          <w:noProof/>
          <w:color w:val="auto"/>
        </w:rPr>
        <w:t xml:space="preserve"> </w:t>
      </w:r>
      <w:hyperlink w:anchor="_Toc236064024" w:history="1">
        <w:r w:rsidR="004E505E" w:rsidRPr="000E47C0">
          <w:rPr>
            <w:rStyle w:val="Hyperlink"/>
            <w:noProof/>
            <w:color w:val="auto"/>
          </w:rPr>
          <w:t>NỘI DUNG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4E929E7" w14:textId="52F5EBE2"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5" w:history="1">
        <w:r w:rsidR="004E505E" w:rsidRPr="000E47C0">
          <w:rPr>
            <w:rStyle w:val="Hyperlink"/>
            <w:noProof/>
            <w:color w:val="auto"/>
            <w:lang w:val="sv-SE"/>
          </w:rPr>
          <w:t>I. MỤC TIÊU, QUAN ĐIỂM XÂY DỰNG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3FF950B2" w14:textId="1E3B62F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6" w:history="1">
        <w:r w:rsidR="004E505E" w:rsidRPr="000E47C0">
          <w:rPr>
            <w:rStyle w:val="Hyperlink"/>
            <w:noProof/>
            <w:color w:val="auto"/>
            <w:lang w:val="nl-NL"/>
          </w:rPr>
          <w:t>1. Mục tiêu chung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5A9984F8" w14:textId="236626C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27" w:history="1">
        <w:r w:rsidR="004E505E" w:rsidRPr="000E47C0">
          <w:rPr>
            <w:rStyle w:val="Hyperlink"/>
            <w:noProof/>
            <w:color w:val="auto"/>
            <w:lang w:val="nl-BE"/>
          </w:rPr>
          <w:t>2. Mục tiêu cụ thể</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13</w:t>
        </w:r>
        <w:r w:rsidR="004E505E" w:rsidRPr="000E47C0">
          <w:rPr>
            <w:noProof/>
            <w:webHidden/>
            <w:color w:val="auto"/>
          </w:rPr>
          <w:fldChar w:fldCharType="end"/>
        </w:r>
      </w:hyperlink>
    </w:p>
    <w:p w14:paraId="4E8F02CC" w14:textId="6E3E0EA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8" w:history="1">
        <w:r w:rsidR="004E505E" w:rsidRPr="000E47C0">
          <w:rPr>
            <w:rStyle w:val="Hyperlink"/>
            <w:noProof/>
            <w:color w:val="auto"/>
            <w:lang w:val="nl-BE"/>
          </w:rPr>
          <w:t>II. THÔNG TIN CHUNG VỀ DOANH NGHIỆP VÀ CƠ SỞ ĐĂNG KIỂM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14</w:t>
        </w:r>
        <w:r w:rsidR="004E505E" w:rsidRPr="000E47C0">
          <w:rPr>
            <w:noProof/>
            <w:webHidden/>
            <w:color w:val="auto"/>
          </w:rPr>
          <w:fldChar w:fldCharType="end"/>
        </w:r>
      </w:hyperlink>
    </w:p>
    <w:p w14:paraId="5F6B2ABE" w14:textId="34B280E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29" w:history="1">
        <w:r w:rsidR="004E505E" w:rsidRPr="000E47C0">
          <w:rPr>
            <w:rStyle w:val="Hyperlink"/>
            <w:noProof/>
            <w:color w:val="auto"/>
            <w:lang w:val="nl-BE"/>
          </w:rPr>
          <w:t>III.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_Toc236064029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2D53A4AC" w14:textId="0341FB5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0" w:history="1">
        <w:r w:rsidR="004E505E" w:rsidRPr="000E47C0">
          <w:rPr>
            <w:rStyle w:val="Hyperlink"/>
            <w:noProof/>
            <w:color w:val="auto"/>
          </w:rPr>
          <w:t>1. Cơ cấu vốn điều lệ, thành viên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15</w:t>
        </w:r>
        <w:r w:rsidR="004E505E" w:rsidRPr="000E47C0">
          <w:rPr>
            <w:noProof/>
            <w:webHidden/>
            <w:color w:val="auto"/>
          </w:rPr>
          <w:fldChar w:fldCharType="end"/>
        </w:r>
      </w:hyperlink>
    </w:p>
    <w:p w14:paraId="7CE138AA" w14:textId="314F983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1" w:history="1">
        <w:r w:rsidR="004E505E" w:rsidRPr="000E47C0">
          <w:rPr>
            <w:rStyle w:val="Hyperlink"/>
            <w:noProof/>
            <w:color w:val="auto"/>
          </w:rPr>
          <w:t>2. Căn cứ pháp lý góp vốn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6747DE52" w14:textId="14C2713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2" w:history="1">
        <w:r w:rsidR="004E505E" w:rsidRPr="000E47C0">
          <w:rPr>
            <w:rStyle w:val="Hyperlink"/>
            <w:noProof/>
            <w:color w:val="auto"/>
            <w:lang w:val="nl-BE"/>
          </w:rPr>
          <w:t>IV. VỊ TRÍ, CHỨC NĂNG, NHIỆM VỤ, QUYỀN HẠN, TỔ CHỨC, NHÂN SỰ VÀ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4B28E6B3" w14:textId="35DEDD1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3" w:history="1">
        <w:r w:rsidR="004E505E" w:rsidRPr="000E47C0">
          <w:rPr>
            <w:rStyle w:val="Hyperlink"/>
            <w:noProof/>
            <w:color w:val="auto"/>
            <w:lang w:val="nl-BE"/>
          </w:rPr>
          <w:t>1. Vị trí, chức năng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16</w:t>
        </w:r>
        <w:r w:rsidR="004E505E" w:rsidRPr="000E47C0">
          <w:rPr>
            <w:noProof/>
            <w:webHidden/>
            <w:color w:val="auto"/>
          </w:rPr>
          <w:fldChar w:fldCharType="end"/>
        </w:r>
      </w:hyperlink>
    </w:p>
    <w:p w14:paraId="7B2744FA" w14:textId="56EAEE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4" w:history="1">
        <w:r w:rsidR="004E505E" w:rsidRPr="000E47C0">
          <w:rPr>
            <w:rStyle w:val="Hyperlink"/>
            <w:noProof/>
            <w:color w:val="auto"/>
            <w:lang w:val="nl-BE"/>
          </w:rPr>
          <w:t>2. Nhiệm vụ, quyền hạn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17</w:t>
        </w:r>
        <w:r w:rsidR="004E505E" w:rsidRPr="000E47C0">
          <w:rPr>
            <w:noProof/>
            <w:webHidden/>
            <w:color w:val="auto"/>
          </w:rPr>
          <w:fldChar w:fldCharType="end"/>
        </w:r>
      </w:hyperlink>
    </w:p>
    <w:p w14:paraId="2C8E36DD" w14:textId="0C739F31"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5" w:history="1">
        <w:r w:rsidR="004E505E" w:rsidRPr="000E47C0">
          <w:rPr>
            <w:rStyle w:val="Hyperlink"/>
            <w:noProof/>
            <w:color w:val="auto"/>
            <w:lang w:val="nl-BE"/>
          </w:rPr>
          <w:t>3. Mô hình quản trị, tổ chức, nhân sự Công ty</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18</w:t>
        </w:r>
        <w:r w:rsidR="004E505E" w:rsidRPr="000E47C0">
          <w:rPr>
            <w:noProof/>
            <w:webHidden/>
            <w:color w:val="auto"/>
          </w:rPr>
          <w:fldChar w:fldCharType="end"/>
        </w:r>
      </w:hyperlink>
    </w:p>
    <w:p w14:paraId="66DB827E" w14:textId="45EC84A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6" w:history="1">
        <w:r w:rsidR="004E505E" w:rsidRPr="000E47C0">
          <w:rPr>
            <w:rStyle w:val="Hyperlink"/>
            <w:noProof/>
            <w:color w:val="auto"/>
            <w:lang w:val="nl-BE"/>
          </w:rPr>
          <w:t>4</w:t>
        </w:r>
        <w:r w:rsidR="004E505E" w:rsidRPr="000E47C0">
          <w:rPr>
            <w:rStyle w:val="Hyperlink"/>
            <w:noProof/>
            <w:color w:val="auto"/>
          </w:rPr>
          <w:t>. Hội đồng thành viên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23</w:t>
        </w:r>
        <w:r w:rsidR="004E505E" w:rsidRPr="000E47C0">
          <w:rPr>
            <w:noProof/>
            <w:webHidden/>
            <w:color w:val="auto"/>
          </w:rPr>
          <w:fldChar w:fldCharType="end"/>
        </w:r>
      </w:hyperlink>
    </w:p>
    <w:p w14:paraId="0E29FD2F" w14:textId="03DC57C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7" w:history="1">
        <w:r w:rsidR="004E505E" w:rsidRPr="000E47C0">
          <w:rPr>
            <w:rStyle w:val="Hyperlink"/>
            <w:noProof/>
            <w:color w:val="auto"/>
            <w:lang w:val="nl-BE"/>
          </w:rPr>
          <w:t>5. Người đại diện phần vốn Nhà nước tại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BE2ACA4" w14:textId="7EF32FA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38" w:history="1">
        <w:r w:rsidR="004E505E" w:rsidRPr="000E47C0">
          <w:rPr>
            <w:rStyle w:val="Hyperlink"/>
            <w:noProof/>
            <w:color w:val="auto"/>
            <w:lang w:val="nl-BE"/>
          </w:rPr>
          <w:t>6. Mối quan hệ công tác</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4206151A" w14:textId="1F12AF64"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39" w:history="1">
        <w:r w:rsidR="004E505E" w:rsidRPr="000E47C0">
          <w:rPr>
            <w:rStyle w:val="Hyperlink"/>
            <w:noProof/>
            <w:color w:val="auto"/>
          </w:rPr>
          <w:t>V. ĐỊA ĐIỂM ĐẦU TƯ, VIỆC QUẢN LÝ, SỬ DỤNG TÀI SẢN CÔNG LÀ ĐẤT VÀO MỤC ĐÍCH KINH DOANH, LIÊN DANH,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_Toc236064039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24</w:t>
        </w:r>
        <w:r w:rsidR="004E505E" w:rsidRPr="000E47C0">
          <w:rPr>
            <w:noProof/>
            <w:webHidden/>
            <w:color w:val="auto"/>
          </w:rPr>
          <w:fldChar w:fldCharType="end"/>
        </w:r>
      </w:hyperlink>
    </w:p>
    <w:p w14:paraId="7E64544B" w14:textId="22A1DD5E"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0" w:history="1">
        <w:r w:rsidR="004E505E" w:rsidRPr="000E47C0">
          <w:rPr>
            <w:rStyle w:val="Hyperlink"/>
            <w:noProof/>
            <w:color w:val="auto"/>
            <w:lang w:val="nl-NL"/>
          </w:rPr>
          <w:t>1. Thực trạng quản lý, sử dụng tài sản công tại đơn vị theo các nhóm tài sản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25</w:t>
        </w:r>
        <w:r w:rsidR="004E505E" w:rsidRPr="000E47C0">
          <w:rPr>
            <w:noProof/>
            <w:webHidden/>
            <w:color w:val="auto"/>
          </w:rPr>
          <w:fldChar w:fldCharType="end"/>
        </w:r>
      </w:hyperlink>
    </w:p>
    <w:p w14:paraId="6A02B6E2" w14:textId="4128338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1" w:history="1">
        <w:r w:rsidR="004E505E" w:rsidRPr="000E47C0">
          <w:rPr>
            <w:rStyle w:val="Hyperlink"/>
            <w:bCs/>
            <w:noProof/>
            <w:color w:val="auto"/>
            <w:lang w:val="nl-NL"/>
          </w:rPr>
          <w:t xml:space="preserve">2. Về địa điểm đầu tư, </w:t>
        </w:r>
        <w:r w:rsidR="004E505E" w:rsidRPr="000E47C0">
          <w:rPr>
            <w:rStyle w:val="Hyperlink"/>
            <w:noProof/>
            <w:color w:val="auto"/>
            <w:lang w:val="nl-NL"/>
          </w:rPr>
          <w:t>sử dụng tài sản đất vào mục đích kinh doanh, liên doanh, liên kết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27</w:t>
        </w:r>
        <w:r w:rsidR="004E505E" w:rsidRPr="000E47C0">
          <w:rPr>
            <w:noProof/>
            <w:webHidden/>
            <w:color w:val="auto"/>
          </w:rPr>
          <w:fldChar w:fldCharType="end"/>
        </w:r>
      </w:hyperlink>
    </w:p>
    <w:p w14:paraId="052EDCD7" w14:textId="28375528"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2" w:history="1">
        <w:r w:rsidR="004E505E" w:rsidRPr="000E47C0">
          <w:rPr>
            <w:rStyle w:val="Hyperlink"/>
            <w:noProof/>
            <w:color w:val="auto"/>
            <w:lang w:val="nl-NL"/>
          </w:rPr>
          <w:t>3. Tính giá trị tài sản sử dụng vào mục đích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29</w:t>
        </w:r>
        <w:r w:rsidR="004E505E" w:rsidRPr="000E47C0">
          <w:rPr>
            <w:noProof/>
            <w:webHidden/>
            <w:color w:val="auto"/>
          </w:rPr>
          <w:fldChar w:fldCharType="end"/>
        </w:r>
      </w:hyperlink>
    </w:p>
    <w:p w14:paraId="71DAC452" w14:textId="18A4BA6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3" w:history="1">
        <w:r w:rsidR="004E505E" w:rsidRPr="000E47C0">
          <w:rPr>
            <w:rStyle w:val="Hyperlink"/>
            <w:noProof/>
            <w:color w:val="auto"/>
            <w:lang w:val="nl-NL"/>
          </w:rPr>
          <w:t>4. Quản lý tài sản công khi giao cho doanh nghiệp</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70AA8209" w14:textId="2A48B51C"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4" w:history="1">
        <w:r w:rsidR="004E505E" w:rsidRPr="000E47C0">
          <w:rPr>
            <w:rStyle w:val="Hyperlink"/>
            <w:noProof/>
            <w:color w:val="auto"/>
            <w:lang w:val="nl-NL"/>
          </w:rPr>
          <w:t>VI. NHU CẦU ĐẦU TƯ CƠ SỞ VẬT CHẤT, PHƯƠNG TIỆN,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30</w:t>
        </w:r>
        <w:r w:rsidR="004E505E" w:rsidRPr="000E47C0">
          <w:rPr>
            <w:noProof/>
            <w:webHidden/>
            <w:color w:val="auto"/>
          </w:rPr>
          <w:fldChar w:fldCharType="end"/>
        </w:r>
      </w:hyperlink>
    </w:p>
    <w:p w14:paraId="584B8409" w14:textId="6CFEAA76"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5" w:history="1">
        <w:r w:rsidR="004E505E" w:rsidRPr="000E47C0">
          <w:rPr>
            <w:rStyle w:val="Hyperlink"/>
            <w:noProof/>
            <w:color w:val="auto"/>
            <w:lang w:val="nl-NL"/>
          </w:rPr>
          <w:t>1. Đầu tư cơ sở vật chất</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64153558" w14:textId="086A1A4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6" w:history="1">
        <w:r w:rsidR="004E505E" w:rsidRPr="000E47C0">
          <w:rPr>
            <w:rStyle w:val="Hyperlink"/>
            <w:noProof/>
            <w:color w:val="auto"/>
          </w:rPr>
          <w:t>2. Về phương tiện, trang thiết bị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31</w:t>
        </w:r>
        <w:r w:rsidR="004E505E" w:rsidRPr="000E47C0">
          <w:rPr>
            <w:noProof/>
            <w:webHidden/>
            <w:color w:val="auto"/>
          </w:rPr>
          <w:fldChar w:fldCharType="end"/>
        </w:r>
      </w:hyperlink>
    </w:p>
    <w:p w14:paraId="1CAC5646" w14:textId="3F29228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47" w:history="1">
        <w:r w:rsidR="004E505E" w:rsidRPr="000E47C0">
          <w:rPr>
            <w:rStyle w:val="Hyperlink"/>
            <w:noProof/>
            <w:color w:val="auto"/>
          </w:rPr>
          <w:t>VII. CƠ CHẾ HOẠT ĐỘNG, QUẢN LÝ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1A768516" w14:textId="2FD55F54"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8" w:history="1">
        <w:r w:rsidR="004E505E" w:rsidRPr="000E47C0">
          <w:rPr>
            <w:rStyle w:val="Hyperlink"/>
            <w:noProof/>
            <w:color w:val="auto"/>
            <w:lang w:val="nl-NL"/>
          </w:rPr>
          <w:t>1. Cơ chế hoạt động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32</w:t>
        </w:r>
        <w:r w:rsidR="004E505E" w:rsidRPr="000E47C0">
          <w:rPr>
            <w:noProof/>
            <w:webHidden/>
            <w:color w:val="auto"/>
          </w:rPr>
          <w:fldChar w:fldCharType="end"/>
        </w:r>
      </w:hyperlink>
    </w:p>
    <w:p w14:paraId="4FDC65AC" w14:textId="033AFE80"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49" w:history="1">
        <w:r w:rsidR="004E505E" w:rsidRPr="000E47C0">
          <w:rPr>
            <w:rStyle w:val="Hyperlink"/>
            <w:noProof/>
            <w:color w:val="auto"/>
            <w:lang w:val="nl-NL"/>
          </w:rPr>
          <w:t>2. Cơ chế tài chính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_Toc236064049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33</w:t>
        </w:r>
        <w:r w:rsidR="004E505E" w:rsidRPr="000E47C0">
          <w:rPr>
            <w:noProof/>
            <w:webHidden/>
            <w:color w:val="auto"/>
          </w:rPr>
          <w:fldChar w:fldCharType="end"/>
        </w:r>
      </w:hyperlink>
    </w:p>
    <w:p w14:paraId="553558AA" w14:textId="225A85BF"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0" w:history="1">
        <w:r w:rsidR="004E505E" w:rsidRPr="000E47C0">
          <w:rPr>
            <w:rStyle w:val="Hyperlink"/>
            <w:noProof/>
            <w:color w:val="auto"/>
          </w:rPr>
          <w:t>Phần III</w:t>
        </w:r>
        <w:r w:rsidR="004E505E" w:rsidRPr="000E47C0">
          <w:rPr>
            <w:noProof/>
            <w:webHidden/>
            <w:color w:val="auto"/>
          </w:rPr>
          <w:t>.</w:t>
        </w:r>
      </w:hyperlink>
      <w:r w:rsidR="004E505E" w:rsidRPr="000E47C0">
        <w:rPr>
          <w:rStyle w:val="Hyperlink"/>
          <w:noProof/>
          <w:color w:val="auto"/>
        </w:rPr>
        <w:t xml:space="preserve"> </w:t>
      </w:r>
      <w:hyperlink w:anchor="_Toc236064051" w:history="1">
        <w:r w:rsidR="004E505E" w:rsidRPr="000E47C0">
          <w:rPr>
            <w:rStyle w:val="Hyperlink"/>
            <w:noProof/>
            <w:color w:val="auto"/>
          </w:rPr>
          <w:t>LỘ TRÌNH, CÁC BƯỚC THỰC HIỆN VÀ NHU CẦU KINH PHÍ</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7A976226" w14:textId="3F2A53BA"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2" w:history="1">
        <w:r w:rsidR="004E505E" w:rsidRPr="000E47C0">
          <w:rPr>
            <w:rStyle w:val="Hyperlink"/>
            <w:noProof/>
            <w:color w:val="auto"/>
          </w:rPr>
          <w:t>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1C9D3754" w14:textId="2D14198B"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3" w:history="1">
        <w:r w:rsidR="004E505E" w:rsidRPr="000E47C0">
          <w:rPr>
            <w:rStyle w:val="Hyperlink"/>
            <w:noProof/>
            <w:color w:val="auto"/>
            <w:lang w:val="nl-NL"/>
          </w:rPr>
          <w:t>I. LỘ TRÌNH, CÁC BƯỚC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34</w:t>
        </w:r>
        <w:r w:rsidR="004E505E" w:rsidRPr="000E47C0">
          <w:rPr>
            <w:noProof/>
            <w:webHidden/>
            <w:color w:val="auto"/>
          </w:rPr>
          <w:fldChar w:fldCharType="end"/>
        </w:r>
      </w:hyperlink>
    </w:p>
    <w:p w14:paraId="56605E2B" w14:textId="5B7E6C47"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4" w:history="1">
        <w:r w:rsidR="004E505E" w:rsidRPr="000E47C0">
          <w:rPr>
            <w:rStyle w:val="Hyperlink"/>
            <w:noProof/>
            <w:color w:val="auto"/>
            <w:lang w:val="nl-NL"/>
          </w:rPr>
          <w:t>II. KINH PHÍ ĐẦU TƯ</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37</w:t>
        </w:r>
        <w:r w:rsidR="004E505E" w:rsidRPr="000E47C0">
          <w:rPr>
            <w:noProof/>
            <w:webHidden/>
            <w:color w:val="auto"/>
          </w:rPr>
          <w:fldChar w:fldCharType="end"/>
        </w:r>
      </w:hyperlink>
    </w:p>
    <w:p w14:paraId="4A096A7E" w14:textId="65D9D8D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5" w:history="1">
        <w:r w:rsidR="004E505E" w:rsidRPr="000E47C0">
          <w:rPr>
            <w:rStyle w:val="Hyperlink"/>
            <w:noProof/>
            <w:color w:val="auto"/>
          </w:rPr>
          <w:t>Phần IV</w:t>
        </w:r>
        <w:r w:rsidR="004E505E" w:rsidRPr="000E47C0">
          <w:rPr>
            <w:noProof/>
            <w:webHidden/>
            <w:color w:val="auto"/>
          </w:rPr>
          <w:t>.</w:t>
        </w:r>
      </w:hyperlink>
      <w:r w:rsidR="004E505E" w:rsidRPr="000E47C0">
        <w:rPr>
          <w:rStyle w:val="Hyperlink"/>
          <w:noProof/>
          <w:color w:val="auto"/>
        </w:rPr>
        <w:t xml:space="preserve"> </w:t>
      </w:r>
      <w:hyperlink w:anchor="_Toc236064056" w:history="1">
        <w:r w:rsidR="004E505E" w:rsidRPr="000E47C0">
          <w:rPr>
            <w:rStyle w:val="Hyperlink"/>
            <w:noProof/>
            <w:color w:val="auto"/>
          </w:rPr>
          <w:t>ĐÁNH GIÁ HIỆU QUẢ ĐẦU TƯ, TÍNH BỀN VỮNG VÀ QUẢN TRỊ NHỮNG RỦI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66473990" w14:textId="5C136BF6"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57" w:history="1">
        <w:r w:rsidR="004E505E" w:rsidRPr="000E47C0">
          <w:rPr>
            <w:rStyle w:val="Hyperlink"/>
            <w:noProof/>
            <w:color w:val="auto"/>
            <w:lang w:val="nl-BE"/>
          </w:rPr>
          <w:t>I. HIỆU QUẢ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557848B1" w14:textId="7B59E0F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8" w:history="1">
        <w:r w:rsidR="004E505E" w:rsidRPr="000E47C0">
          <w:rPr>
            <w:rStyle w:val="Hyperlink"/>
            <w:noProof/>
            <w:color w:val="auto"/>
            <w:lang w:val="nl-BE"/>
          </w:rPr>
          <w:t>1. Về kinh tế</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_Toc236064058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0289800D" w14:textId="1D076CEC"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59" w:history="1">
        <w:r w:rsidR="004E505E" w:rsidRPr="000E47C0">
          <w:rPr>
            <w:rStyle w:val="Hyperlink"/>
            <w:noProof/>
            <w:color w:val="auto"/>
            <w:lang w:val="nl-BE"/>
          </w:rPr>
          <w:t>2. Hiệu quả về tài chính (ước tính)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_Toc236064059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38</w:t>
        </w:r>
        <w:r w:rsidR="004E505E" w:rsidRPr="000E47C0">
          <w:rPr>
            <w:noProof/>
            <w:webHidden/>
            <w:color w:val="auto"/>
          </w:rPr>
          <w:fldChar w:fldCharType="end"/>
        </w:r>
      </w:hyperlink>
    </w:p>
    <w:p w14:paraId="70022CB7" w14:textId="090F5F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0" w:history="1">
        <w:r w:rsidR="004E505E" w:rsidRPr="000E47C0">
          <w:rPr>
            <w:rStyle w:val="Hyperlink"/>
            <w:noProof/>
            <w:color w:val="auto"/>
            <w:lang w:val="nl-BE"/>
          </w:rPr>
          <w:t xml:space="preserve">3. </w:t>
        </w:r>
        <w:r w:rsidR="004E505E" w:rsidRPr="000E47C0">
          <w:rPr>
            <w:rStyle w:val="Hyperlink"/>
            <w:noProof/>
            <w:color w:val="auto"/>
            <w:lang w:val="vi-VN"/>
          </w:rPr>
          <w:t>Đánh giá sơ bộ hiệu quả của phương án kinh doanh</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41</w:t>
        </w:r>
        <w:r w:rsidR="004E505E" w:rsidRPr="000E47C0">
          <w:rPr>
            <w:noProof/>
            <w:webHidden/>
            <w:color w:val="auto"/>
          </w:rPr>
          <w:fldChar w:fldCharType="end"/>
        </w:r>
      </w:hyperlink>
    </w:p>
    <w:p w14:paraId="1E7A58F4" w14:textId="1D020EB1"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1" w:history="1">
        <w:r w:rsidR="004E505E" w:rsidRPr="000E47C0">
          <w:rPr>
            <w:rStyle w:val="Hyperlink"/>
            <w:noProof/>
            <w:color w:val="auto"/>
            <w:lang w:val="nl-BE"/>
          </w:rPr>
          <w:t>II. HIỆU QUẢ XÃ HỘI, TÁC ĐỘNG MÔI TRƯỜNG VÀ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56B34568" w14:textId="72D31CC5"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2" w:history="1">
        <w:r w:rsidR="004E505E" w:rsidRPr="000E47C0">
          <w:rPr>
            <w:rStyle w:val="Hyperlink"/>
            <w:noProof/>
            <w:color w:val="auto"/>
            <w:lang w:val="nl-BE"/>
          </w:rPr>
          <w:t>1. Hiệu quả xã hội</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42</w:t>
        </w:r>
        <w:r w:rsidR="004E505E" w:rsidRPr="000E47C0">
          <w:rPr>
            <w:noProof/>
            <w:webHidden/>
            <w:color w:val="auto"/>
          </w:rPr>
          <w:fldChar w:fldCharType="end"/>
        </w:r>
      </w:hyperlink>
    </w:p>
    <w:p w14:paraId="367A8C89" w14:textId="1BBCB54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3" w:history="1">
        <w:r w:rsidR="004E505E" w:rsidRPr="000E47C0">
          <w:rPr>
            <w:rStyle w:val="Hyperlink"/>
            <w:noProof/>
            <w:color w:val="auto"/>
            <w:lang w:val="nl-BE"/>
          </w:rPr>
          <w:t>2. Tính bền vững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66E30E0" w14:textId="0F89902F"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4" w:history="1">
        <w:r w:rsidR="004E505E" w:rsidRPr="000E47C0">
          <w:rPr>
            <w:rStyle w:val="Hyperlink"/>
            <w:noProof/>
            <w:color w:val="auto"/>
            <w:lang w:val="nl-NL"/>
          </w:rPr>
          <w:t>3. Đánh giá sơ bộ tác động môi trường theo quy định pháp luật về bảo vệ môi trường</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43</w:t>
        </w:r>
        <w:r w:rsidR="004E505E" w:rsidRPr="000E47C0">
          <w:rPr>
            <w:noProof/>
            <w:webHidden/>
            <w:color w:val="auto"/>
          </w:rPr>
          <w:fldChar w:fldCharType="end"/>
        </w:r>
      </w:hyperlink>
    </w:p>
    <w:p w14:paraId="1C55B155" w14:textId="1A927E2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5" w:history="1">
        <w:r w:rsidR="004E505E" w:rsidRPr="000E47C0">
          <w:rPr>
            <w:rStyle w:val="Hyperlink"/>
            <w:noProof/>
            <w:color w:val="auto"/>
            <w:lang w:val="nl-NL"/>
          </w:rPr>
          <w:t xml:space="preserve">III. QUẢN TRỊ </w:t>
        </w:r>
        <w:r w:rsidR="004E505E" w:rsidRPr="000E47C0">
          <w:rPr>
            <w:rStyle w:val="Hyperlink"/>
            <w:noProof/>
            <w:color w:val="auto"/>
          </w:rPr>
          <w:t>RỦI</w:t>
        </w:r>
        <w:r w:rsidR="004E505E" w:rsidRPr="000E47C0">
          <w:rPr>
            <w:rStyle w:val="Hyperlink"/>
            <w:noProof/>
            <w:color w:val="auto"/>
            <w:lang w:val="nl-NL"/>
          </w:rPr>
          <w:t xml:space="preserve"> RO CỦA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_Toc236064065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1E80C6F3" w14:textId="13B951F3"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6" w:history="1">
        <w:r w:rsidR="004E505E" w:rsidRPr="000E47C0">
          <w:rPr>
            <w:rStyle w:val="Hyperlink"/>
            <w:noProof/>
            <w:color w:val="auto"/>
            <w:lang w:val="nl-NL"/>
          </w:rPr>
          <w:t>1. Cấp độ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_Toc236064066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4D5D0D2D" w14:textId="5E6E14F7"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67" w:history="1">
        <w:r w:rsidR="004E505E" w:rsidRPr="000E47C0">
          <w:rPr>
            <w:rStyle w:val="Hyperlink"/>
            <w:noProof/>
            <w:color w:val="auto"/>
            <w:lang w:val="nl-NL"/>
          </w:rPr>
          <w:t>2. Cơ chế kiểm soát rủi ro</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_Toc236064067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44</w:t>
        </w:r>
        <w:r w:rsidR="004E505E" w:rsidRPr="000E47C0">
          <w:rPr>
            <w:noProof/>
            <w:webHidden/>
            <w:color w:val="auto"/>
          </w:rPr>
          <w:fldChar w:fldCharType="end"/>
        </w:r>
      </w:hyperlink>
    </w:p>
    <w:p w14:paraId="05CF5A55" w14:textId="2CB3AA09"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68" w:history="1">
        <w:r w:rsidR="004E505E" w:rsidRPr="000E47C0">
          <w:rPr>
            <w:rStyle w:val="Hyperlink"/>
            <w:noProof/>
            <w:color w:val="auto"/>
          </w:rPr>
          <w:t>Phần V</w:t>
        </w:r>
        <w:r w:rsidR="004E505E" w:rsidRPr="000E47C0">
          <w:rPr>
            <w:noProof/>
            <w:webHidden/>
            <w:color w:val="auto"/>
          </w:rPr>
          <w:t>.</w:t>
        </w:r>
      </w:hyperlink>
      <w:r w:rsidR="004E505E" w:rsidRPr="000E47C0">
        <w:rPr>
          <w:rStyle w:val="Hyperlink"/>
          <w:noProof/>
          <w:color w:val="auto"/>
        </w:rPr>
        <w:t xml:space="preserve"> </w:t>
      </w:r>
      <w:hyperlink w:anchor="_Toc236064069" w:history="1">
        <w:r w:rsidR="004E505E" w:rsidRPr="000E47C0">
          <w:rPr>
            <w:rStyle w:val="Hyperlink"/>
            <w:noProof/>
            <w:color w:val="auto"/>
          </w:rPr>
          <w:t>TỔ CHỨC THỰC HIỆN,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_Toc236064069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7EC92054" w14:textId="4F8AF75E"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0" w:history="1">
        <w:r w:rsidR="004E505E" w:rsidRPr="000E47C0">
          <w:rPr>
            <w:rStyle w:val="Hyperlink"/>
            <w:noProof/>
            <w:color w:val="auto"/>
          </w:rPr>
          <w:t>I. TỔ CHỨC THỰC HIỆN ĐỀ ÁN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_Toc236064070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04EA323A" w14:textId="6F69044A"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1" w:history="1">
        <w:r w:rsidR="004E505E" w:rsidRPr="000E47C0">
          <w:rPr>
            <w:rStyle w:val="Hyperlink"/>
            <w:noProof/>
            <w:color w:val="auto"/>
          </w:rPr>
          <w:t>1. Trường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_Toc236064071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46</w:t>
        </w:r>
        <w:r w:rsidR="004E505E" w:rsidRPr="000E47C0">
          <w:rPr>
            <w:noProof/>
            <w:webHidden/>
            <w:color w:val="auto"/>
          </w:rPr>
          <w:fldChar w:fldCharType="end"/>
        </w:r>
      </w:hyperlink>
    </w:p>
    <w:p w14:paraId="27958A5A" w14:textId="25D5E42D"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2" w:history="1">
        <w:r w:rsidR="004E505E" w:rsidRPr="000E47C0">
          <w:rPr>
            <w:rStyle w:val="Hyperlink"/>
            <w:noProof/>
            <w:color w:val="auto"/>
            <w:lang w:val="nl-BE"/>
          </w:rPr>
          <w:t>2. Công ty TNHH Đăng kiểm Cao đẳng Kon Tum</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_Toc236064072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2EE969C6" w14:textId="4D1F68B9" w:rsidR="00CA703F" w:rsidRPr="000E47C0" w:rsidRDefault="00000000">
      <w:pPr>
        <w:pStyle w:val="TOC2"/>
        <w:rPr>
          <w:rFonts w:asciiTheme="minorHAnsi" w:eastAsiaTheme="minorEastAsia" w:hAnsiTheme="minorHAnsi" w:cstheme="minorBidi"/>
          <w:noProof/>
          <w:color w:val="auto"/>
          <w:kern w:val="2"/>
          <w:sz w:val="24"/>
          <w:lang w:val="vi-VN" w:eastAsia="vi-VN"/>
          <w14:ligatures w14:val="standardContextual"/>
        </w:rPr>
      </w:pPr>
      <w:hyperlink w:anchor="_Toc236064073" w:history="1">
        <w:r w:rsidR="004E505E" w:rsidRPr="000E47C0">
          <w:rPr>
            <w:rStyle w:val="Hyperlink"/>
            <w:noProof/>
            <w:color w:val="auto"/>
            <w:lang w:val="nl-BE"/>
          </w:rPr>
          <w:t>3. Đề nghị các sở, ban, ngành, cơ quan, đơn vị phối hợp thực hiện</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_Toc236064073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47</w:t>
        </w:r>
        <w:r w:rsidR="004E505E" w:rsidRPr="000E47C0">
          <w:rPr>
            <w:noProof/>
            <w:webHidden/>
            <w:color w:val="auto"/>
          </w:rPr>
          <w:fldChar w:fldCharType="end"/>
        </w:r>
      </w:hyperlink>
    </w:p>
    <w:p w14:paraId="4B8BAAEB" w14:textId="0FA02D58" w:rsidR="00CA703F" w:rsidRPr="000E47C0" w:rsidRDefault="00000000">
      <w:pPr>
        <w:pStyle w:val="TOC1"/>
        <w:rPr>
          <w:rFonts w:asciiTheme="minorHAnsi" w:eastAsiaTheme="minorEastAsia" w:hAnsiTheme="minorHAnsi" w:cstheme="minorBidi"/>
          <w:b w:val="0"/>
          <w:noProof/>
          <w:color w:val="auto"/>
          <w:kern w:val="2"/>
          <w:sz w:val="24"/>
          <w:lang w:val="vi-VN" w:eastAsia="vi-VN"/>
          <w14:ligatures w14:val="standardContextual"/>
        </w:rPr>
      </w:pPr>
      <w:hyperlink w:anchor="_Toc236064074" w:history="1">
        <w:r w:rsidR="004E505E" w:rsidRPr="000E47C0">
          <w:rPr>
            <w:rStyle w:val="Hyperlink"/>
            <w:noProof/>
            <w:color w:val="auto"/>
            <w:lang w:val="nl-BE"/>
          </w:rPr>
          <w:t>II</w:t>
        </w:r>
        <w:r w:rsidR="004E505E" w:rsidRPr="000E47C0">
          <w:rPr>
            <w:rStyle w:val="Hyperlink"/>
            <w:noProof/>
            <w:color w:val="auto"/>
            <w:lang w:val="nl-NL"/>
          </w:rPr>
          <w:t>. KẾT LUẬN VÀ KIẾN NGHỊ</w:t>
        </w:r>
        <w:r w:rsidR="004E505E" w:rsidRPr="000E47C0">
          <w:rPr>
            <w:noProof/>
            <w:webHidden/>
            <w:color w:val="auto"/>
          </w:rPr>
          <w:tab/>
        </w:r>
        <w:r w:rsidR="004E505E" w:rsidRPr="000E47C0">
          <w:rPr>
            <w:noProof/>
            <w:webHidden/>
            <w:color w:val="auto"/>
          </w:rPr>
          <w:fldChar w:fldCharType="begin"/>
        </w:r>
        <w:r w:rsidR="004E505E" w:rsidRPr="000E47C0">
          <w:rPr>
            <w:noProof/>
            <w:webHidden/>
            <w:color w:val="auto"/>
          </w:rPr>
          <w:instrText xml:space="preserve"> PAGEREF _Toc236064074 \h </w:instrText>
        </w:r>
        <w:r w:rsidR="004E505E" w:rsidRPr="000E47C0">
          <w:rPr>
            <w:noProof/>
            <w:webHidden/>
            <w:color w:val="auto"/>
          </w:rPr>
        </w:r>
        <w:r w:rsidR="004E505E" w:rsidRPr="000E47C0">
          <w:rPr>
            <w:noProof/>
            <w:webHidden/>
            <w:color w:val="auto"/>
          </w:rPr>
          <w:fldChar w:fldCharType="separate"/>
        </w:r>
        <w:r w:rsidR="00517C75">
          <w:rPr>
            <w:noProof/>
            <w:webHidden/>
            <w:color w:val="auto"/>
          </w:rPr>
          <w:t>48</w:t>
        </w:r>
        <w:r w:rsidR="004E505E" w:rsidRPr="000E47C0">
          <w:rPr>
            <w:noProof/>
            <w:webHidden/>
            <w:color w:val="auto"/>
          </w:rPr>
          <w:fldChar w:fldCharType="end"/>
        </w:r>
      </w:hyperlink>
    </w:p>
    <w:p w14:paraId="4828D8FB" w14:textId="77777777" w:rsidR="00197D5A" w:rsidRPr="000E47C0" w:rsidRDefault="00197D5A" w:rsidP="00197D5A">
      <w:pPr>
        <w:ind w:firstLine="0"/>
        <w:rPr>
          <w:b/>
          <w:bCs/>
        </w:rPr>
      </w:pPr>
      <w:r w:rsidRPr="000E47C0">
        <w:rPr>
          <w:rFonts w:ascii="Times New Roman" w:hAnsi="Times New Roman"/>
          <w:b/>
          <w:sz w:val="26"/>
        </w:rPr>
        <w:fldChar w:fldCharType="end"/>
      </w:r>
      <w:r w:rsidRPr="000E47C0">
        <w:rPr>
          <w:b/>
          <w:bCs/>
          <w:lang w:val="vi-VN"/>
        </w:rPr>
        <w:t>CÁC PHỤ LỤC</w:t>
      </w:r>
    </w:p>
    <w:p w14:paraId="6218E654" w14:textId="77777777" w:rsidR="00197D5A" w:rsidRPr="000E47C0" w:rsidRDefault="00197D5A" w:rsidP="00197D5A">
      <w:pPr>
        <w:ind w:firstLine="0"/>
      </w:pPr>
      <w:r w:rsidRPr="000E47C0">
        <w:rPr>
          <w:b/>
          <w:bCs/>
        </w:rPr>
        <w:t>Phụ lục I:</w:t>
      </w:r>
      <w:r w:rsidRPr="000E47C0">
        <w:t xml:space="preserve"> Thực trạng cơ sở vật chất của Trường Cao đẳng Kon Tum</w:t>
      </w:r>
    </w:p>
    <w:p w14:paraId="704919DA" w14:textId="77777777" w:rsidR="00197D5A" w:rsidRPr="000E47C0" w:rsidRDefault="00197D5A" w:rsidP="00197D5A">
      <w:pPr>
        <w:ind w:firstLine="0"/>
      </w:pPr>
      <w:r w:rsidRPr="000E47C0">
        <w:rPr>
          <w:b/>
          <w:bCs/>
        </w:rPr>
        <w:t>Phụ lục II:</w:t>
      </w:r>
      <w:r w:rsidRPr="000E47C0">
        <w:t xml:space="preserve"> Thống kê danh sách viên chức có trình độ chuyên môn thuộc lĩnh vực đăng kiểm xe cơ giới của Trường Cao đẳng Kon Tum</w:t>
      </w:r>
    </w:p>
    <w:p w14:paraId="3F71AB45" w14:textId="77777777" w:rsidR="00197D5A" w:rsidRPr="000E47C0" w:rsidRDefault="00197D5A" w:rsidP="00197D5A">
      <w:pPr>
        <w:ind w:firstLine="0"/>
      </w:pPr>
      <w:r w:rsidRPr="000E47C0">
        <w:rPr>
          <w:b/>
          <w:bCs/>
        </w:rPr>
        <w:t xml:space="preserve">Phụ lục III: </w:t>
      </w:r>
      <w:r w:rsidRPr="000E47C0">
        <w:t>Sơ đồ vị trí, ranh giới khu đất dự kiến đặt công ty tnhh đăng kiểm cao đẳng kon tum và chi tiết mặt bằng tổng thể khu vực xưởng kiểm định của Trường Cao đẳng Kon Tum</w:t>
      </w:r>
    </w:p>
    <w:p w14:paraId="06C43F46" w14:textId="77777777" w:rsidR="00197D5A" w:rsidRPr="000E47C0" w:rsidRDefault="00197D5A" w:rsidP="00197D5A">
      <w:pPr>
        <w:ind w:firstLine="0"/>
      </w:pPr>
      <w:r w:rsidRPr="000E47C0">
        <w:rPr>
          <w:b/>
          <w:bCs/>
        </w:rPr>
        <w:t>Phụ lục IV:</w:t>
      </w:r>
      <w:r w:rsidRPr="000E47C0">
        <w:t xml:space="preserve"> Danh mục đầu tư thiết bị kiểm định, thiết bị phục vụ kiểm định xe cơ giới, xe máy theo Quy chuẩn kỹ thuật Quốc gia số 103:2024/BGTVT về cơ sở vật chất kỹ thuật và vị trí cơ sở đăng kiểm xe cơ giới, cơ sở kiểm định khí thải xe mô tô, xe gắn máy của Trường Cao đẳng Kon Tum</w:t>
      </w:r>
    </w:p>
    <w:p w14:paraId="31BC25AA" w14:textId="77777777" w:rsidR="00197D5A" w:rsidRPr="000E47C0" w:rsidRDefault="00197D5A" w:rsidP="00197D5A">
      <w:pPr>
        <w:ind w:firstLine="0"/>
      </w:pPr>
      <w:r w:rsidRPr="000E47C0">
        <w:rPr>
          <w:b/>
          <w:bCs/>
        </w:rPr>
        <w:t>Phụ lục V:</w:t>
      </w:r>
      <w:r w:rsidRPr="000E47C0">
        <w:t xml:space="preserve"> Biểu phí kiểm định an toàn kỹ thuật và bảo vệ môi trường xe cơ giới đang lưu hành theo quy định thực hiện tại Công ty</w:t>
      </w:r>
    </w:p>
    <w:p w14:paraId="19FDBE4E" w14:textId="77777777" w:rsidR="00197D5A" w:rsidRPr="000E47C0" w:rsidRDefault="00197D5A" w:rsidP="00197D5A">
      <w:pPr>
        <w:ind w:firstLine="0"/>
      </w:pPr>
      <w:r w:rsidRPr="000E47C0">
        <w:rPr>
          <w:b/>
          <w:bCs/>
        </w:rPr>
        <w:t xml:space="preserve">Phụ lục VI: </w:t>
      </w:r>
      <w:r w:rsidRPr="000E47C0">
        <w:t>Phân tích chi tiết các yếu tố cấu thành, hiệu quả về tài chính của Công ty TNHH Đăng kiểm Cao đẳng Kon Tum trực thuộc Trường Cao đẳng Kon Tum</w:t>
      </w:r>
    </w:p>
    <w:p w14:paraId="367A7E1E" w14:textId="77777777" w:rsidR="00197D5A" w:rsidRPr="000E47C0" w:rsidRDefault="00197D5A" w:rsidP="00197D5A">
      <w:pPr>
        <w:ind w:firstLine="0"/>
      </w:pPr>
      <w:r w:rsidRPr="000E47C0">
        <w:rPr>
          <w:b/>
          <w:bCs/>
        </w:rPr>
        <w:t>Phụ lục VII:</w:t>
      </w:r>
      <w:r w:rsidRPr="000E47C0">
        <w:t xml:space="preserve"> Đánh giá sơ bộ tác động môi trường của Đề án</w:t>
      </w:r>
    </w:p>
    <w:p w14:paraId="14451F31" w14:textId="77777777" w:rsidR="00197D5A" w:rsidRPr="000E47C0" w:rsidRDefault="00197D5A" w:rsidP="00197D5A">
      <w:pPr>
        <w:spacing w:before="40" w:after="40"/>
        <w:ind w:firstLine="0"/>
        <w:sectPr w:rsidR="00197D5A" w:rsidRPr="000E47C0" w:rsidSect="00197D5A">
          <w:headerReference w:type="default" r:id="rId9"/>
          <w:pgSz w:w="11907" w:h="16840" w:code="9"/>
          <w:pgMar w:top="1134" w:right="1134" w:bottom="1134" w:left="1701" w:header="720" w:footer="720" w:gutter="0"/>
          <w:pgNumType w:fmt="lowerRoman" w:start="1"/>
          <w:cols w:space="720"/>
          <w:docGrid w:linePitch="381"/>
        </w:sectPr>
      </w:pPr>
    </w:p>
    <w:p w14:paraId="3ACA498F" w14:textId="77777777" w:rsidR="00197D5A" w:rsidRPr="000E47C0" w:rsidRDefault="00197D5A" w:rsidP="00197D5A">
      <w:pPr>
        <w:spacing w:before="0" w:after="0"/>
        <w:ind w:firstLine="0"/>
        <w:jc w:val="center"/>
        <w:rPr>
          <w:b/>
          <w:bCs/>
          <w:lang w:val="vi-VN"/>
        </w:rPr>
      </w:pPr>
      <w:r w:rsidRPr="000E47C0">
        <w:rPr>
          <w:b/>
          <w:bCs/>
          <w:lang w:val="vi-VN"/>
        </w:rPr>
        <w:t>DANH MỤC VIẾT TẮT</w:t>
      </w:r>
    </w:p>
    <w:p w14:paraId="7D74B39C" w14:textId="77777777" w:rsidR="00197D5A" w:rsidRPr="000E47C0" w:rsidRDefault="00197D5A" w:rsidP="00197D5A">
      <w:pPr>
        <w:ind w:firstLine="0"/>
        <w:rPr>
          <w:b/>
          <w:bCs/>
          <w:sz w:val="22"/>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6"/>
        <w:gridCol w:w="6641"/>
      </w:tblGrid>
      <w:tr w:rsidR="000E47C0" w:rsidRPr="000E47C0" w14:paraId="22C6F8EA" w14:textId="77777777" w:rsidTr="006047EC">
        <w:trPr>
          <w:trHeight w:val="610"/>
          <w:jc w:val="center"/>
        </w:trPr>
        <w:tc>
          <w:tcPr>
            <w:tcW w:w="2426" w:type="dxa"/>
            <w:vAlign w:val="center"/>
          </w:tcPr>
          <w:p w14:paraId="011B5E83" w14:textId="77777777" w:rsidR="00197D5A" w:rsidRPr="000E47C0" w:rsidRDefault="00197D5A" w:rsidP="006047EC">
            <w:pPr>
              <w:ind w:firstLine="0"/>
              <w:contextualSpacing/>
              <w:jc w:val="center"/>
              <w:rPr>
                <w:b/>
                <w:bCs/>
              </w:rPr>
            </w:pPr>
            <w:r w:rsidRPr="000E47C0">
              <w:rPr>
                <w:b/>
                <w:bCs/>
              </w:rPr>
              <w:t xml:space="preserve">Từ, ký hiệu </w:t>
            </w:r>
          </w:p>
          <w:p w14:paraId="12057E5E" w14:textId="77777777" w:rsidR="00197D5A" w:rsidRPr="000E47C0" w:rsidRDefault="00197D5A" w:rsidP="006047EC">
            <w:pPr>
              <w:ind w:firstLine="0"/>
              <w:contextualSpacing/>
              <w:jc w:val="center"/>
              <w:rPr>
                <w:b/>
                <w:bCs/>
              </w:rPr>
            </w:pPr>
            <w:r w:rsidRPr="000E47C0">
              <w:rPr>
                <w:b/>
                <w:bCs/>
              </w:rPr>
              <w:t>viết tắt</w:t>
            </w:r>
          </w:p>
        </w:tc>
        <w:tc>
          <w:tcPr>
            <w:tcW w:w="6641" w:type="dxa"/>
            <w:vAlign w:val="center"/>
          </w:tcPr>
          <w:p w14:paraId="77CD8728" w14:textId="77777777" w:rsidR="00197D5A" w:rsidRPr="000E47C0" w:rsidRDefault="00197D5A" w:rsidP="006047EC">
            <w:pPr>
              <w:ind w:firstLine="0"/>
              <w:contextualSpacing/>
              <w:jc w:val="center"/>
              <w:rPr>
                <w:b/>
                <w:bCs/>
              </w:rPr>
            </w:pPr>
            <w:r w:rsidRPr="000E47C0">
              <w:rPr>
                <w:b/>
                <w:bCs/>
              </w:rPr>
              <w:t>Diễn giải</w:t>
            </w:r>
          </w:p>
        </w:tc>
      </w:tr>
      <w:tr w:rsidR="000E47C0" w:rsidRPr="000E47C0" w14:paraId="5A9C9596" w14:textId="77777777" w:rsidTr="006047EC">
        <w:trPr>
          <w:trHeight w:val="397"/>
          <w:jc w:val="center"/>
        </w:trPr>
        <w:tc>
          <w:tcPr>
            <w:tcW w:w="2426" w:type="dxa"/>
            <w:vAlign w:val="center"/>
          </w:tcPr>
          <w:p w14:paraId="4647F01D" w14:textId="77777777" w:rsidR="00197D5A" w:rsidRPr="000E47C0" w:rsidRDefault="00197D5A" w:rsidP="006047EC">
            <w:pPr>
              <w:ind w:firstLine="592"/>
              <w:contextualSpacing/>
              <w:jc w:val="left"/>
            </w:pPr>
            <w:r w:rsidRPr="000E47C0">
              <w:t>BD</w:t>
            </w:r>
          </w:p>
        </w:tc>
        <w:tc>
          <w:tcPr>
            <w:tcW w:w="6641" w:type="dxa"/>
            <w:vAlign w:val="center"/>
          </w:tcPr>
          <w:p w14:paraId="50D370D6" w14:textId="77777777" w:rsidR="00197D5A" w:rsidRPr="000E47C0" w:rsidRDefault="00197D5A" w:rsidP="006047EC">
            <w:pPr>
              <w:ind w:firstLine="0"/>
              <w:contextualSpacing/>
            </w:pPr>
            <w:r w:rsidRPr="000E47C0">
              <w:t>Bồi dưỡng</w:t>
            </w:r>
          </w:p>
        </w:tc>
      </w:tr>
      <w:tr w:rsidR="000E47C0" w:rsidRPr="000E47C0" w14:paraId="24BE9D4A" w14:textId="77777777" w:rsidTr="006047EC">
        <w:trPr>
          <w:trHeight w:val="397"/>
          <w:jc w:val="center"/>
        </w:trPr>
        <w:tc>
          <w:tcPr>
            <w:tcW w:w="2426" w:type="dxa"/>
            <w:vAlign w:val="center"/>
          </w:tcPr>
          <w:p w14:paraId="44237F26" w14:textId="77777777" w:rsidR="00197D5A" w:rsidRPr="000E47C0" w:rsidRDefault="00197D5A" w:rsidP="006047EC">
            <w:pPr>
              <w:ind w:firstLine="592"/>
              <w:contextualSpacing/>
              <w:jc w:val="left"/>
            </w:pPr>
            <w:r w:rsidRPr="000E47C0">
              <w:t>CMTT</w:t>
            </w:r>
          </w:p>
        </w:tc>
        <w:tc>
          <w:tcPr>
            <w:tcW w:w="6641" w:type="dxa"/>
            <w:vAlign w:val="center"/>
          </w:tcPr>
          <w:p w14:paraId="20D19E9C" w14:textId="77777777" w:rsidR="00197D5A" w:rsidRPr="000E47C0" w:rsidRDefault="00197D5A" w:rsidP="006047EC">
            <w:pPr>
              <w:ind w:firstLine="0"/>
              <w:contextualSpacing/>
            </w:pPr>
            <w:r w:rsidRPr="000E47C0">
              <w:t>Chương trình mục tiêu</w:t>
            </w:r>
          </w:p>
        </w:tc>
      </w:tr>
      <w:tr w:rsidR="000E47C0" w:rsidRPr="000E47C0" w14:paraId="5D743D70" w14:textId="77777777" w:rsidTr="006047EC">
        <w:trPr>
          <w:trHeight w:val="397"/>
          <w:jc w:val="center"/>
        </w:trPr>
        <w:tc>
          <w:tcPr>
            <w:tcW w:w="2426" w:type="dxa"/>
            <w:vAlign w:val="center"/>
          </w:tcPr>
          <w:p w14:paraId="3FA4F8D3" w14:textId="77777777" w:rsidR="00197D5A" w:rsidRPr="000E47C0" w:rsidRDefault="00197D5A" w:rsidP="006047EC">
            <w:pPr>
              <w:ind w:firstLine="592"/>
              <w:contextualSpacing/>
              <w:jc w:val="left"/>
            </w:pPr>
            <w:r w:rsidRPr="000E47C0">
              <w:t>ĐKV</w:t>
            </w:r>
          </w:p>
        </w:tc>
        <w:tc>
          <w:tcPr>
            <w:tcW w:w="6641" w:type="dxa"/>
            <w:vAlign w:val="center"/>
          </w:tcPr>
          <w:p w14:paraId="36EA816F" w14:textId="77777777" w:rsidR="00197D5A" w:rsidRPr="000E47C0" w:rsidRDefault="00197D5A" w:rsidP="006047EC">
            <w:pPr>
              <w:ind w:firstLine="0"/>
              <w:contextualSpacing/>
            </w:pPr>
            <w:r w:rsidRPr="000E47C0">
              <w:t>Đăng kiểm viên</w:t>
            </w:r>
          </w:p>
        </w:tc>
      </w:tr>
      <w:tr w:rsidR="000E47C0" w:rsidRPr="000E47C0" w14:paraId="406DDE66" w14:textId="77777777" w:rsidTr="006047EC">
        <w:trPr>
          <w:trHeight w:val="397"/>
          <w:jc w:val="center"/>
        </w:trPr>
        <w:tc>
          <w:tcPr>
            <w:tcW w:w="2426" w:type="dxa"/>
            <w:vAlign w:val="center"/>
          </w:tcPr>
          <w:p w14:paraId="4F65E1C8" w14:textId="77777777" w:rsidR="00197D5A" w:rsidRPr="000E47C0" w:rsidRDefault="00197D5A" w:rsidP="006047EC">
            <w:pPr>
              <w:ind w:firstLine="592"/>
              <w:contextualSpacing/>
              <w:jc w:val="left"/>
            </w:pPr>
            <w:r w:rsidRPr="000E47C0">
              <w:t>ĐT</w:t>
            </w:r>
          </w:p>
        </w:tc>
        <w:tc>
          <w:tcPr>
            <w:tcW w:w="6641" w:type="dxa"/>
            <w:vAlign w:val="center"/>
          </w:tcPr>
          <w:p w14:paraId="1293854F" w14:textId="77777777" w:rsidR="00197D5A" w:rsidRPr="000E47C0" w:rsidRDefault="00197D5A" w:rsidP="006047EC">
            <w:pPr>
              <w:ind w:firstLine="0"/>
              <w:contextualSpacing/>
            </w:pPr>
            <w:r w:rsidRPr="000E47C0">
              <w:t>Đào tạo</w:t>
            </w:r>
          </w:p>
        </w:tc>
      </w:tr>
      <w:tr w:rsidR="000E47C0" w:rsidRPr="000E47C0" w14:paraId="3B762433" w14:textId="77777777" w:rsidTr="006047EC">
        <w:trPr>
          <w:trHeight w:val="397"/>
          <w:jc w:val="center"/>
        </w:trPr>
        <w:tc>
          <w:tcPr>
            <w:tcW w:w="2426" w:type="dxa"/>
            <w:vAlign w:val="center"/>
          </w:tcPr>
          <w:p w14:paraId="51F9B975" w14:textId="77777777" w:rsidR="00197D5A" w:rsidRPr="000E47C0" w:rsidRDefault="00197D5A" w:rsidP="006047EC">
            <w:pPr>
              <w:ind w:firstLine="592"/>
              <w:contextualSpacing/>
              <w:jc w:val="left"/>
            </w:pPr>
            <w:r w:rsidRPr="000E47C0">
              <w:t>ĐVSNCL</w:t>
            </w:r>
          </w:p>
        </w:tc>
        <w:tc>
          <w:tcPr>
            <w:tcW w:w="6641" w:type="dxa"/>
            <w:vAlign w:val="center"/>
          </w:tcPr>
          <w:p w14:paraId="744CA580" w14:textId="77777777" w:rsidR="00197D5A" w:rsidRPr="000E47C0" w:rsidRDefault="00197D5A" w:rsidP="006047EC">
            <w:pPr>
              <w:ind w:firstLine="0"/>
              <w:contextualSpacing/>
            </w:pPr>
            <w:r w:rsidRPr="000E47C0">
              <w:t>Đơn vị sự nghiệp công lập</w:t>
            </w:r>
          </w:p>
        </w:tc>
      </w:tr>
      <w:tr w:rsidR="000E47C0" w:rsidRPr="000E47C0" w14:paraId="0DC5B02D" w14:textId="77777777" w:rsidTr="006047EC">
        <w:trPr>
          <w:trHeight w:val="397"/>
          <w:jc w:val="center"/>
        </w:trPr>
        <w:tc>
          <w:tcPr>
            <w:tcW w:w="2426" w:type="dxa"/>
            <w:noWrap/>
            <w:vAlign w:val="center"/>
          </w:tcPr>
          <w:p w14:paraId="3E578661" w14:textId="77777777" w:rsidR="00197D5A" w:rsidRPr="000E47C0" w:rsidRDefault="00197D5A" w:rsidP="006047EC">
            <w:pPr>
              <w:ind w:firstLine="592"/>
              <w:contextualSpacing/>
              <w:jc w:val="left"/>
            </w:pPr>
            <w:r w:rsidRPr="000E47C0">
              <w:t>GDNN</w:t>
            </w:r>
          </w:p>
        </w:tc>
        <w:tc>
          <w:tcPr>
            <w:tcW w:w="6641" w:type="dxa"/>
            <w:vAlign w:val="center"/>
          </w:tcPr>
          <w:p w14:paraId="3ECB0683" w14:textId="77777777" w:rsidR="00197D5A" w:rsidRPr="000E47C0" w:rsidRDefault="00197D5A" w:rsidP="006047EC">
            <w:pPr>
              <w:ind w:firstLine="0"/>
              <w:contextualSpacing/>
            </w:pPr>
            <w:r w:rsidRPr="000E47C0">
              <w:t>Giáo dục nghề nghiệp</w:t>
            </w:r>
          </w:p>
        </w:tc>
      </w:tr>
      <w:tr w:rsidR="000E47C0" w:rsidRPr="000E47C0" w14:paraId="7DE5AD12" w14:textId="77777777" w:rsidTr="006047EC">
        <w:trPr>
          <w:trHeight w:val="397"/>
          <w:jc w:val="center"/>
        </w:trPr>
        <w:tc>
          <w:tcPr>
            <w:tcW w:w="2426" w:type="dxa"/>
            <w:noWrap/>
            <w:vAlign w:val="center"/>
          </w:tcPr>
          <w:p w14:paraId="740466FE" w14:textId="77777777" w:rsidR="00197D5A" w:rsidRPr="000E47C0" w:rsidDel="00D429E9" w:rsidRDefault="00197D5A" w:rsidP="006047EC">
            <w:pPr>
              <w:ind w:firstLine="592"/>
              <w:contextualSpacing/>
              <w:jc w:val="left"/>
            </w:pPr>
            <w:r w:rsidRPr="000E47C0">
              <w:t>HĐTV</w:t>
            </w:r>
          </w:p>
        </w:tc>
        <w:tc>
          <w:tcPr>
            <w:tcW w:w="6641" w:type="dxa"/>
            <w:vAlign w:val="center"/>
          </w:tcPr>
          <w:p w14:paraId="67F00466" w14:textId="77777777" w:rsidR="00197D5A" w:rsidRPr="000E47C0" w:rsidDel="00D429E9" w:rsidRDefault="00197D5A" w:rsidP="006047EC">
            <w:pPr>
              <w:ind w:firstLine="0"/>
              <w:contextualSpacing/>
            </w:pPr>
            <w:r w:rsidRPr="000E47C0">
              <w:t>Hội đồng thành viên</w:t>
            </w:r>
          </w:p>
        </w:tc>
      </w:tr>
      <w:tr w:rsidR="000E47C0" w:rsidRPr="000E47C0" w14:paraId="148D91E9" w14:textId="77777777" w:rsidTr="006047EC">
        <w:trPr>
          <w:trHeight w:val="397"/>
          <w:jc w:val="center"/>
        </w:trPr>
        <w:tc>
          <w:tcPr>
            <w:tcW w:w="2426" w:type="dxa"/>
            <w:noWrap/>
            <w:vAlign w:val="center"/>
          </w:tcPr>
          <w:p w14:paraId="6F2D7A95" w14:textId="77777777" w:rsidR="00197D5A" w:rsidRPr="000E47C0" w:rsidRDefault="00197D5A" w:rsidP="006047EC">
            <w:pPr>
              <w:ind w:firstLine="592"/>
              <w:contextualSpacing/>
              <w:jc w:val="left"/>
            </w:pPr>
            <w:r w:rsidRPr="000E47C0">
              <w:t>HS</w:t>
            </w:r>
          </w:p>
        </w:tc>
        <w:tc>
          <w:tcPr>
            <w:tcW w:w="6641" w:type="dxa"/>
            <w:vAlign w:val="center"/>
          </w:tcPr>
          <w:p w14:paraId="3EC48776" w14:textId="77777777" w:rsidR="00197D5A" w:rsidRPr="000E47C0" w:rsidRDefault="00197D5A" w:rsidP="006047EC">
            <w:pPr>
              <w:ind w:firstLine="0"/>
              <w:contextualSpacing/>
            </w:pPr>
            <w:r w:rsidRPr="000E47C0">
              <w:t>Học sinh</w:t>
            </w:r>
          </w:p>
        </w:tc>
      </w:tr>
      <w:tr w:rsidR="000E47C0" w:rsidRPr="000E47C0" w14:paraId="435E0145" w14:textId="77777777" w:rsidTr="006047EC">
        <w:trPr>
          <w:trHeight w:val="397"/>
          <w:jc w:val="center"/>
        </w:trPr>
        <w:tc>
          <w:tcPr>
            <w:tcW w:w="2426" w:type="dxa"/>
            <w:noWrap/>
            <w:vAlign w:val="center"/>
          </w:tcPr>
          <w:p w14:paraId="16235B88" w14:textId="77777777" w:rsidR="00FA6D9A" w:rsidRPr="000E47C0" w:rsidRDefault="00FA6D9A" w:rsidP="006047EC">
            <w:pPr>
              <w:ind w:firstLine="592"/>
              <w:contextualSpacing/>
              <w:jc w:val="left"/>
            </w:pPr>
            <w:r w:rsidRPr="000E47C0">
              <w:t>HSSV</w:t>
            </w:r>
          </w:p>
        </w:tc>
        <w:tc>
          <w:tcPr>
            <w:tcW w:w="6641" w:type="dxa"/>
            <w:vAlign w:val="center"/>
          </w:tcPr>
          <w:p w14:paraId="657B399C" w14:textId="77777777" w:rsidR="00FA6D9A" w:rsidRPr="000E47C0" w:rsidRDefault="00FA6D9A" w:rsidP="006047EC">
            <w:pPr>
              <w:ind w:firstLine="0"/>
              <w:contextualSpacing/>
            </w:pPr>
            <w:r w:rsidRPr="000E47C0">
              <w:t>Học sinh, sinh viên</w:t>
            </w:r>
          </w:p>
        </w:tc>
      </w:tr>
      <w:tr w:rsidR="000E47C0" w:rsidRPr="000E47C0" w14:paraId="24C08137" w14:textId="77777777" w:rsidTr="006047EC">
        <w:trPr>
          <w:trHeight w:val="397"/>
          <w:jc w:val="center"/>
        </w:trPr>
        <w:tc>
          <w:tcPr>
            <w:tcW w:w="2426" w:type="dxa"/>
            <w:noWrap/>
            <w:vAlign w:val="center"/>
          </w:tcPr>
          <w:p w14:paraId="0863879D" w14:textId="77777777" w:rsidR="00197D5A" w:rsidRPr="000E47C0" w:rsidRDefault="00197D5A" w:rsidP="006047EC">
            <w:pPr>
              <w:ind w:firstLine="592"/>
              <w:contextualSpacing/>
              <w:jc w:val="left"/>
            </w:pPr>
            <w:r w:rsidRPr="000E47C0">
              <w:t>NLĐ</w:t>
            </w:r>
          </w:p>
        </w:tc>
        <w:tc>
          <w:tcPr>
            <w:tcW w:w="6641" w:type="dxa"/>
            <w:vAlign w:val="center"/>
          </w:tcPr>
          <w:p w14:paraId="6D5659D0" w14:textId="77777777" w:rsidR="00197D5A" w:rsidRPr="000E47C0" w:rsidRDefault="00197D5A" w:rsidP="006047EC">
            <w:pPr>
              <w:ind w:firstLine="0"/>
              <w:contextualSpacing/>
            </w:pPr>
            <w:r w:rsidRPr="000E47C0">
              <w:t>Người lao động</w:t>
            </w:r>
          </w:p>
        </w:tc>
      </w:tr>
      <w:tr w:rsidR="000E47C0" w:rsidRPr="000E47C0" w14:paraId="46252A89" w14:textId="77777777" w:rsidTr="006047EC">
        <w:trPr>
          <w:trHeight w:val="397"/>
          <w:jc w:val="center"/>
        </w:trPr>
        <w:tc>
          <w:tcPr>
            <w:tcW w:w="2426" w:type="dxa"/>
            <w:noWrap/>
            <w:vAlign w:val="center"/>
          </w:tcPr>
          <w:p w14:paraId="0829F02D" w14:textId="77777777" w:rsidR="00197D5A" w:rsidRPr="000E47C0" w:rsidRDefault="00197D5A" w:rsidP="006047EC">
            <w:pPr>
              <w:ind w:firstLine="592"/>
              <w:contextualSpacing/>
              <w:jc w:val="left"/>
            </w:pPr>
            <w:r w:rsidRPr="000E47C0">
              <w:t>NSNN</w:t>
            </w:r>
          </w:p>
        </w:tc>
        <w:tc>
          <w:tcPr>
            <w:tcW w:w="6641" w:type="dxa"/>
            <w:vAlign w:val="center"/>
          </w:tcPr>
          <w:p w14:paraId="4BEFB5FB" w14:textId="77777777" w:rsidR="00197D5A" w:rsidRPr="000E47C0" w:rsidRDefault="00197D5A" w:rsidP="006047EC">
            <w:pPr>
              <w:ind w:firstLine="0"/>
              <w:contextualSpacing/>
            </w:pPr>
            <w:r w:rsidRPr="000E47C0">
              <w:t>Ngân sách nhà nước</w:t>
            </w:r>
          </w:p>
        </w:tc>
      </w:tr>
      <w:tr w:rsidR="000E47C0" w:rsidRPr="000E47C0" w14:paraId="6BF59F38" w14:textId="77777777" w:rsidTr="006047EC">
        <w:trPr>
          <w:trHeight w:val="397"/>
          <w:jc w:val="center"/>
        </w:trPr>
        <w:tc>
          <w:tcPr>
            <w:tcW w:w="2426" w:type="dxa"/>
            <w:vAlign w:val="center"/>
          </w:tcPr>
          <w:p w14:paraId="1ADDA722" w14:textId="77777777" w:rsidR="00197D5A" w:rsidRPr="000E47C0" w:rsidRDefault="00197D5A" w:rsidP="006047EC">
            <w:pPr>
              <w:ind w:firstLine="592"/>
              <w:contextualSpacing/>
              <w:jc w:val="left"/>
            </w:pPr>
            <w:r w:rsidRPr="000E47C0">
              <w:t>NVNV</w:t>
            </w:r>
          </w:p>
        </w:tc>
        <w:tc>
          <w:tcPr>
            <w:tcW w:w="6641" w:type="dxa"/>
            <w:noWrap/>
            <w:vAlign w:val="center"/>
          </w:tcPr>
          <w:p w14:paraId="44618344" w14:textId="77777777" w:rsidR="00197D5A" w:rsidRPr="000E47C0" w:rsidRDefault="00197D5A" w:rsidP="006047EC">
            <w:pPr>
              <w:ind w:firstLine="0"/>
              <w:contextualSpacing/>
            </w:pPr>
            <w:r w:rsidRPr="000E47C0">
              <w:t>Nhân viên nghiệp vụ</w:t>
            </w:r>
          </w:p>
        </w:tc>
      </w:tr>
      <w:tr w:rsidR="000E47C0" w:rsidRPr="000E47C0" w14:paraId="1B8424E7" w14:textId="77777777" w:rsidTr="006047EC">
        <w:trPr>
          <w:trHeight w:val="397"/>
          <w:jc w:val="center"/>
        </w:trPr>
        <w:tc>
          <w:tcPr>
            <w:tcW w:w="2426" w:type="dxa"/>
            <w:vAlign w:val="center"/>
          </w:tcPr>
          <w:p w14:paraId="48EA072D" w14:textId="77777777" w:rsidR="00197D5A" w:rsidRPr="000E47C0" w:rsidRDefault="00197D5A" w:rsidP="006047EC">
            <w:pPr>
              <w:ind w:firstLine="592"/>
              <w:contextualSpacing/>
              <w:jc w:val="left"/>
            </w:pPr>
            <w:r w:rsidRPr="000E47C0">
              <w:t>NV</w:t>
            </w:r>
          </w:p>
        </w:tc>
        <w:tc>
          <w:tcPr>
            <w:tcW w:w="6641" w:type="dxa"/>
            <w:noWrap/>
            <w:vAlign w:val="center"/>
          </w:tcPr>
          <w:p w14:paraId="55222F79" w14:textId="77777777" w:rsidR="00197D5A" w:rsidRPr="000E47C0" w:rsidRDefault="00197D5A" w:rsidP="006047EC">
            <w:pPr>
              <w:ind w:firstLine="0"/>
              <w:contextualSpacing/>
            </w:pPr>
            <w:r w:rsidRPr="000E47C0">
              <w:t>Nhân viên</w:t>
            </w:r>
          </w:p>
        </w:tc>
      </w:tr>
      <w:tr w:rsidR="000E47C0" w:rsidRPr="000E47C0" w14:paraId="1A655167" w14:textId="77777777" w:rsidTr="006047EC">
        <w:trPr>
          <w:trHeight w:val="397"/>
          <w:jc w:val="center"/>
        </w:trPr>
        <w:tc>
          <w:tcPr>
            <w:tcW w:w="2426" w:type="dxa"/>
            <w:vAlign w:val="center"/>
          </w:tcPr>
          <w:p w14:paraId="378873A2" w14:textId="77777777" w:rsidR="00197D5A" w:rsidRPr="000E47C0" w:rsidRDefault="00197D5A" w:rsidP="006047EC">
            <w:pPr>
              <w:ind w:firstLine="592"/>
              <w:contextualSpacing/>
              <w:jc w:val="left"/>
            </w:pPr>
            <w:r w:rsidRPr="000E47C0">
              <w:t>QPTHĐSN</w:t>
            </w:r>
          </w:p>
        </w:tc>
        <w:tc>
          <w:tcPr>
            <w:tcW w:w="6641" w:type="dxa"/>
            <w:noWrap/>
            <w:vAlign w:val="center"/>
          </w:tcPr>
          <w:p w14:paraId="08C8CCCC" w14:textId="77777777" w:rsidR="00197D5A" w:rsidRPr="000E47C0" w:rsidRDefault="00197D5A" w:rsidP="006047EC">
            <w:pPr>
              <w:ind w:firstLine="0"/>
              <w:contextualSpacing/>
            </w:pPr>
            <w:r w:rsidRPr="000E47C0">
              <w:t>Quỹ phát triển hoạt động sự nghiệp</w:t>
            </w:r>
          </w:p>
        </w:tc>
      </w:tr>
      <w:tr w:rsidR="000E47C0" w:rsidRPr="000E47C0" w14:paraId="3CA3A7BC" w14:textId="77777777" w:rsidTr="006047EC">
        <w:trPr>
          <w:trHeight w:val="397"/>
          <w:jc w:val="center"/>
        </w:trPr>
        <w:tc>
          <w:tcPr>
            <w:tcW w:w="2426" w:type="dxa"/>
            <w:vAlign w:val="center"/>
          </w:tcPr>
          <w:p w14:paraId="3BF0A519" w14:textId="77777777" w:rsidR="00197D5A" w:rsidRPr="000E47C0" w:rsidRDefault="00197D5A" w:rsidP="006047EC">
            <w:pPr>
              <w:ind w:firstLine="592"/>
              <w:contextualSpacing/>
              <w:jc w:val="left"/>
            </w:pPr>
            <w:r w:rsidRPr="000E47C0">
              <w:t>TNHH</w:t>
            </w:r>
          </w:p>
        </w:tc>
        <w:tc>
          <w:tcPr>
            <w:tcW w:w="6641" w:type="dxa"/>
            <w:noWrap/>
            <w:vAlign w:val="center"/>
          </w:tcPr>
          <w:p w14:paraId="19FA9144" w14:textId="77777777" w:rsidR="00197D5A" w:rsidRPr="000E47C0" w:rsidRDefault="00197D5A" w:rsidP="006047EC">
            <w:pPr>
              <w:ind w:firstLine="0"/>
              <w:contextualSpacing/>
            </w:pPr>
            <w:r w:rsidRPr="000E47C0">
              <w:t>Trách nhiệm hữu hạn</w:t>
            </w:r>
          </w:p>
        </w:tc>
      </w:tr>
      <w:tr w:rsidR="000E47C0" w:rsidRPr="000E47C0" w14:paraId="006F4EAF" w14:textId="77777777" w:rsidTr="006047EC">
        <w:trPr>
          <w:trHeight w:val="397"/>
          <w:jc w:val="center"/>
        </w:trPr>
        <w:tc>
          <w:tcPr>
            <w:tcW w:w="2426" w:type="dxa"/>
            <w:vAlign w:val="center"/>
          </w:tcPr>
          <w:p w14:paraId="6D669C74" w14:textId="77777777" w:rsidR="00197D5A" w:rsidRPr="000E47C0" w:rsidRDefault="00197D5A" w:rsidP="006047EC">
            <w:pPr>
              <w:ind w:firstLine="592"/>
              <w:contextualSpacing/>
              <w:jc w:val="left"/>
            </w:pPr>
            <w:r w:rsidRPr="000E47C0">
              <w:t>SV</w:t>
            </w:r>
          </w:p>
        </w:tc>
        <w:tc>
          <w:tcPr>
            <w:tcW w:w="6641" w:type="dxa"/>
            <w:noWrap/>
            <w:vAlign w:val="center"/>
          </w:tcPr>
          <w:p w14:paraId="148D0115" w14:textId="77777777" w:rsidR="00197D5A" w:rsidRPr="000E47C0" w:rsidRDefault="00197D5A" w:rsidP="006047EC">
            <w:pPr>
              <w:ind w:firstLine="0"/>
              <w:contextualSpacing/>
            </w:pPr>
            <w:r w:rsidRPr="000E47C0">
              <w:t>Sinh viên</w:t>
            </w:r>
          </w:p>
        </w:tc>
      </w:tr>
      <w:tr w:rsidR="000E47C0" w:rsidRPr="000E47C0" w14:paraId="50A63019" w14:textId="77777777" w:rsidTr="006047EC">
        <w:trPr>
          <w:trHeight w:val="397"/>
          <w:jc w:val="center"/>
        </w:trPr>
        <w:tc>
          <w:tcPr>
            <w:tcW w:w="2426" w:type="dxa"/>
            <w:vAlign w:val="center"/>
          </w:tcPr>
          <w:p w14:paraId="492A5110" w14:textId="77777777" w:rsidR="00197D5A" w:rsidRPr="000E47C0" w:rsidRDefault="00197D5A" w:rsidP="006047EC">
            <w:pPr>
              <w:ind w:firstLine="592"/>
              <w:contextualSpacing/>
              <w:jc w:val="left"/>
            </w:pPr>
            <w:r w:rsidRPr="000E47C0">
              <w:t>VC</w:t>
            </w:r>
          </w:p>
        </w:tc>
        <w:tc>
          <w:tcPr>
            <w:tcW w:w="6641" w:type="dxa"/>
            <w:noWrap/>
            <w:vAlign w:val="center"/>
          </w:tcPr>
          <w:p w14:paraId="7774A335" w14:textId="77777777" w:rsidR="00197D5A" w:rsidRPr="000E47C0" w:rsidRDefault="00197D5A" w:rsidP="006047EC">
            <w:pPr>
              <w:ind w:firstLine="0"/>
              <w:contextualSpacing/>
            </w:pPr>
            <w:r w:rsidRPr="000E47C0">
              <w:t>Viên chức</w:t>
            </w:r>
          </w:p>
        </w:tc>
      </w:tr>
      <w:tr w:rsidR="000E47C0" w:rsidRPr="000E47C0" w14:paraId="4C24CC75" w14:textId="77777777" w:rsidTr="006047EC">
        <w:trPr>
          <w:trHeight w:val="397"/>
          <w:jc w:val="center"/>
        </w:trPr>
        <w:tc>
          <w:tcPr>
            <w:tcW w:w="2426" w:type="dxa"/>
            <w:vAlign w:val="center"/>
          </w:tcPr>
          <w:p w14:paraId="12901510" w14:textId="77777777" w:rsidR="00197D5A" w:rsidRPr="000E47C0" w:rsidRDefault="00197D5A" w:rsidP="006047EC">
            <w:pPr>
              <w:ind w:firstLine="592"/>
              <w:contextualSpacing/>
              <w:jc w:val="left"/>
            </w:pPr>
            <w:r w:rsidRPr="000E47C0">
              <w:t>UBND</w:t>
            </w:r>
          </w:p>
        </w:tc>
        <w:tc>
          <w:tcPr>
            <w:tcW w:w="6641" w:type="dxa"/>
            <w:noWrap/>
            <w:vAlign w:val="center"/>
          </w:tcPr>
          <w:p w14:paraId="3C84C275" w14:textId="77777777" w:rsidR="00197D5A" w:rsidRPr="000E47C0" w:rsidRDefault="00197D5A" w:rsidP="006047EC">
            <w:pPr>
              <w:ind w:firstLine="0"/>
              <w:contextualSpacing/>
            </w:pPr>
            <w:r w:rsidRPr="000E47C0">
              <w:t>Ủy ban nhân dân</w:t>
            </w:r>
          </w:p>
        </w:tc>
      </w:tr>
      <w:tr w:rsidR="00197D5A" w:rsidRPr="000E47C0" w14:paraId="205FDE56" w14:textId="77777777" w:rsidTr="006047EC">
        <w:trPr>
          <w:trHeight w:val="521"/>
          <w:jc w:val="center"/>
        </w:trPr>
        <w:tc>
          <w:tcPr>
            <w:tcW w:w="2426" w:type="dxa"/>
            <w:noWrap/>
            <w:vAlign w:val="center"/>
          </w:tcPr>
          <w:p w14:paraId="3AC4890F" w14:textId="77777777" w:rsidR="00197D5A" w:rsidRPr="000E47C0" w:rsidRDefault="00197D5A" w:rsidP="006047EC">
            <w:pPr>
              <w:ind w:firstLine="592"/>
              <w:contextualSpacing/>
              <w:jc w:val="left"/>
            </w:pPr>
            <w:r w:rsidRPr="000E47C0">
              <w:t>XCG</w:t>
            </w:r>
          </w:p>
        </w:tc>
        <w:tc>
          <w:tcPr>
            <w:tcW w:w="6641" w:type="dxa"/>
            <w:vAlign w:val="center"/>
          </w:tcPr>
          <w:p w14:paraId="20CAD526" w14:textId="77777777" w:rsidR="00197D5A" w:rsidRPr="000E47C0" w:rsidRDefault="00197D5A" w:rsidP="006047EC">
            <w:pPr>
              <w:ind w:firstLine="0"/>
              <w:contextualSpacing/>
            </w:pPr>
            <w:r w:rsidRPr="000E47C0">
              <w:t>Xe cơ giới</w:t>
            </w:r>
          </w:p>
        </w:tc>
      </w:tr>
    </w:tbl>
    <w:p w14:paraId="18E14051" w14:textId="77777777" w:rsidR="00197D5A" w:rsidRPr="000E47C0" w:rsidRDefault="00197D5A" w:rsidP="00197D5A">
      <w:pPr>
        <w:widowControl/>
        <w:spacing w:before="0" w:after="0"/>
        <w:ind w:firstLine="0"/>
        <w:jc w:val="center"/>
        <w:rPr>
          <w:b/>
          <w:bCs/>
        </w:rPr>
      </w:pPr>
    </w:p>
    <w:p w14:paraId="146D2A50" w14:textId="77777777" w:rsidR="00197D5A" w:rsidRPr="000E47C0" w:rsidRDefault="00197D5A" w:rsidP="00197D5A">
      <w:pPr>
        <w:widowControl/>
        <w:spacing w:before="0" w:after="0"/>
        <w:ind w:firstLine="0"/>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p w14:paraId="3AFCEC18" w14:textId="77777777" w:rsidR="00197D5A" w:rsidRPr="000E47C0" w:rsidRDefault="00197D5A" w:rsidP="00197D5A">
      <w:pPr>
        <w:spacing w:before="0" w:after="0"/>
        <w:ind w:firstLine="0"/>
        <w:jc w:val="center"/>
        <w:rPr>
          <w:b/>
          <w:bCs/>
        </w:rPr>
      </w:pPr>
      <w:r w:rsidRPr="000E47C0">
        <w:rPr>
          <w:b/>
          <w:bCs/>
          <w:lang w:val="vi-VN"/>
        </w:rPr>
        <w:t xml:space="preserve">DANH MỤC </w:t>
      </w:r>
      <w:r w:rsidRPr="000E47C0">
        <w:rPr>
          <w:b/>
          <w:bCs/>
        </w:rPr>
        <w:t>BẢNG, SƠ ĐỒ</w:t>
      </w:r>
    </w:p>
    <w:p w14:paraId="13FA34EE" w14:textId="77777777" w:rsidR="00197D5A" w:rsidRPr="000E47C0" w:rsidRDefault="00197D5A" w:rsidP="00197D5A">
      <w:pPr>
        <w:spacing w:before="0" w:after="0"/>
        <w:ind w:firstLine="0"/>
        <w:jc w:val="right"/>
        <w:rPr>
          <w:i/>
          <w:iCs/>
        </w:rPr>
      </w:pPr>
      <w:r w:rsidRPr="000E47C0">
        <w:rPr>
          <w:i/>
          <w:iCs/>
        </w:rPr>
        <w:t>Trang</w:t>
      </w:r>
    </w:p>
    <w:p w14:paraId="00CD4AA2" w14:textId="77777777" w:rsidR="00034BD1" w:rsidRPr="000E47C0" w:rsidRDefault="00034BD1" w:rsidP="00034BD1">
      <w:pPr>
        <w:spacing w:before="0" w:after="0"/>
        <w:jc w:val="left"/>
        <w:rPr>
          <w:b/>
          <w:bCs/>
          <w:i/>
          <w:iCs/>
        </w:rPr>
      </w:pPr>
      <w:r w:rsidRPr="000E47C0">
        <w:rPr>
          <w:b/>
          <w:bCs/>
          <w:i/>
          <w:iCs/>
        </w:rPr>
        <w:t>Danh mục bảng</w:t>
      </w:r>
    </w:p>
    <w:p w14:paraId="01579363" w14:textId="664A5B07" w:rsidR="00FD3F3F" w:rsidRDefault="00197D5A">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"tên bảng" \c </w:instrText>
      </w:r>
      <w:r w:rsidRPr="000E47C0">
        <w:rPr>
          <w:rFonts w:asciiTheme="majorHAnsi" w:hAnsiTheme="majorHAnsi"/>
          <w:kern w:val="32"/>
          <w:szCs w:val="32"/>
        </w:rPr>
        <w:fldChar w:fldCharType="separate"/>
      </w:r>
      <w:r w:rsidR="00FD3F3F" w:rsidRPr="00EA66CB">
        <w:rPr>
          <w:noProof/>
        </w:rPr>
        <w:t>Bảng 1. Kết quả tuyển sinh giai đoạn 2023-2025</w:t>
      </w:r>
      <w:r w:rsidR="00FD3F3F">
        <w:rPr>
          <w:noProof/>
        </w:rPr>
        <w:tab/>
      </w:r>
      <w:r w:rsidR="00FD3F3F">
        <w:rPr>
          <w:noProof/>
        </w:rPr>
        <w:fldChar w:fldCharType="begin"/>
      </w:r>
      <w:r w:rsidR="00FD3F3F">
        <w:rPr>
          <w:noProof/>
        </w:rPr>
        <w:instrText xml:space="preserve"> PAGEREF _Toc238544013 \h </w:instrText>
      </w:r>
      <w:r w:rsidR="00FD3F3F">
        <w:rPr>
          <w:noProof/>
        </w:rPr>
      </w:r>
      <w:r w:rsidR="00FD3F3F">
        <w:rPr>
          <w:noProof/>
        </w:rPr>
        <w:fldChar w:fldCharType="separate"/>
      </w:r>
      <w:r w:rsidR="00517C75">
        <w:rPr>
          <w:noProof/>
        </w:rPr>
        <w:t>9</w:t>
      </w:r>
      <w:r w:rsidR="00FD3F3F">
        <w:rPr>
          <w:noProof/>
        </w:rPr>
        <w:fldChar w:fldCharType="end"/>
      </w:r>
    </w:p>
    <w:p w14:paraId="17BDF889" w14:textId="1FA7BF8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 Quy mô đào tạo giai đoạn 2023-2025</w:t>
      </w:r>
      <w:r>
        <w:rPr>
          <w:noProof/>
        </w:rPr>
        <w:tab/>
      </w:r>
      <w:r>
        <w:rPr>
          <w:noProof/>
        </w:rPr>
        <w:fldChar w:fldCharType="begin"/>
      </w:r>
      <w:r>
        <w:rPr>
          <w:noProof/>
        </w:rPr>
        <w:instrText xml:space="preserve"> PAGEREF _Toc238544014 \h </w:instrText>
      </w:r>
      <w:r>
        <w:rPr>
          <w:noProof/>
        </w:rPr>
      </w:r>
      <w:r>
        <w:rPr>
          <w:noProof/>
        </w:rPr>
        <w:fldChar w:fldCharType="separate"/>
      </w:r>
      <w:r w:rsidR="00517C75">
        <w:rPr>
          <w:noProof/>
        </w:rPr>
        <w:t>9</w:t>
      </w:r>
      <w:r>
        <w:rPr>
          <w:noProof/>
        </w:rPr>
        <w:fldChar w:fldCharType="end"/>
      </w:r>
    </w:p>
    <w:p w14:paraId="6DF462C1" w14:textId="27583F2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3. Quy mô tốt nghiệp giai đoạn 2023-2025</w:t>
      </w:r>
      <w:r>
        <w:rPr>
          <w:noProof/>
        </w:rPr>
        <w:tab/>
      </w:r>
      <w:r>
        <w:rPr>
          <w:noProof/>
        </w:rPr>
        <w:fldChar w:fldCharType="begin"/>
      </w:r>
      <w:r>
        <w:rPr>
          <w:noProof/>
        </w:rPr>
        <w:instrText xml:space="preserve"> PAGEREF _Toc238544015 \h </w:instrText>
      </w:r>
      <w:r>
        <w:rPr>
          <w:noProof/>
        </w:rPr>
      </w:r>
      <w:r>
        <w:rPr>
          <w:noProof/>
        </w:rPr>
        <w:fldChar w:fldCharType="separate"/>
      </w:r>
      <w:r w:rsidR="00517C75">
        <w:rPr>
          <w:noProof/>
        </w:rPr>
        <w:t>9</w:t>
      </w:r>
      <w:r>
        <w:rPr>
          <w:noProof/>
        </w:rPr>
        <w:fldChar w:fldCharType="end"/>
      </w:r>
    </w:p>
    <w:p w14:paraId="537D7A4A" w14:textId="3357FF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4. Kết quả thu, chi tài chính của Trường giai đoạn 2023-2025</w:t>
      </w:r>
      <w:r>
        <w:rPr>
          <w:noProof/>
        </w:rPr>
        <w:tab/>
      </w:r>
      <w:r>
        <w:rPr>
          <w:noProof/>
        </w:rPr>
        <w:fldChar w:fldCharType="begin"/>
      </w:r>
      <w:r>
        <w:rPr>
          <w:noProof/>
        </w:rPr>
        <w:instrText xml:space="preserve"> PAGEREF _Toc238544016 \h </w:instrText>
      </w:r>
      <w:r>
        <w:rPr>
          <w:noProof/>
        </w:rPr>
      </w:r>
      <w:r>
        <w:rPr>
          <w:noProof/>
        </w:rPr>
        <w:fldChar w:fldCharType="separate"/>
      </w:r>
      <w:r w:rsidR="00517C75">
        <w:rPr>
          <w:noProof/>
        </w:rPr>
        <w:t>10</w:t>
      </w:r>
      <w:r>
        <w:rPr>
          <w:noProof/>
        </w:rPr>
        <w:fldChar w:fldCharType="end"/>
      </w:r>
    </w:p>
    <w:p w14:paraId="0FC947F8" w14:textId="5E8A06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5. Cơ cấu vốn điều lệ</w:t>
      </w:r>
      <w:r>
        <w:rPr>
          <w:noProof/>
        </w:rPr>
        <w:tab/>
      </w:r>
      <w:r>
        <w:rPr>
          <w:noProof/>
        </w:rPr>
        <w:fldChar w:fldCharType="begin"/>
      </w:r>
      <w:r>
        <w:rPr>
          <w:noProof/>
        </w:rPr>
        <w:instrText xml:space="preserve"> PAGEREF _Toc238544017 \h </w:instrText>
      </w:r>
      <w:r>
        <w:rPr>
          <w:noProof/>
        </w:rPr>
      </w:r>
      <w:r>
        <w:rPr>
          <w:noProof/>
        </w:rPr>
        <w:fldChar w:fldCharType="separate"/>
      </w:r>
      <w:r w:rsidR="00517C75">
        <w:rPr>
          <w:noProof/>
        </w:rPr>
        <w:t>15</w:t>
      </w:r>
      <w:r>
        <w:rPr>
          <w:noProof/>
        </w:rPr>
        <w:fldChar w:fldCharType="end"/>
      </w:r>
    </w:p>
    <w:p w14:paraId="37DABBD4" w14:textId="3967C61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6. Căn cứ pháp lý góp vốn, thành lập doanh nghiệp</w:t>
      </w:r>
      <w:r>
        <w:rPr>
          <w:noProof/>
        </w:rPr>
        <w:tab/>
      </w:r>
      <w:r>
        <w:rPr>
          <w:noProof/>
        </w:rPr>
        <w:fldChar w:fldCharType="begin"/>
      </w:r>
      <w:r>
        <w:rPr>
          <w:noProof/>
        </w:rPr>
        <w:instrText xml:space="preserve"> PAGEREF _Toc238544018 \h </w:instrText>
      </w:r>
      <w:r>
        <w:rPr>
          <w:noProof/>
        </w:rPr>
      </w:r>
      <w:r>
        <w:rPr>
          <w:noProof/>
        </w:rPr>
        <w:fldChar w:fldCharType="separate"/>
      </w:r>
      <w:r w:rsidR="00517C75">
        <w:rPr>
          <w:noProof/>
        </w:rPr>
        <w:t>16</w:t>
      </w:r>
      <w:r>
        <w:rPr>
          <w:noProof/>
        </w:rPr>
        <w:fldChar w:fldCharType="end"/>
      </w:r>
    </w:p>
    <w:p w14:paraId="5D647979" w14:textId="387F7121"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7. Mô hình quản trị Công ty</w:t>
      </w:r>
      <w:r>
        <w:rPr>
          <w:noProof/>
        </w:rPr>
        <w:tab/>
      </w:r>
      <w:r>
        <w:rPr>
          <w:noProof/>
        </w:rPr>
        <w:fldChar w:fldCharType="begin"/>
      </w:r>
      <w:r>
        <w:rPr>
          <w:noProof/>
        </w:rPr>
        <w:instrText xml:space="preserve"> PAGEREF _Toc238544019 \h </w:instrText>
      </w:r>
      <w:r>
        <w:rPr>
          <w:noProof/>
        </w:rPr>
      </w:r>
      <w:r>
        <w:rPr>
          <w:noProof/>
        </w:rPr>
        <w:fldChar w:fldCharType="separate"/>
      </w:r>
      <w:r w:rsidR="00517C75">
        <w:rPr>
          <w:noProof/>
        </w:rPr>
        <w:t>18</w:t>
      </w:r>
      <w:r>
        <w:rPr>
          <w:noProof/>
        </w:rPr>
        <w:fldChar w:fldCharType="end"/>
      </w:r>
    </w:p>
    <w:p w14:paraId="7294FF68" w14:textId="56534DE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8. Ma trận phân quyền RACI cho các quyết định chủ yếu</w:t>
      </w:r>
      <w:r>
        <w:rPr>
          <w:noProof/>
        </w:rPr>
        <w:tab/>
      </w:r>
      <w:r>
        <w:rPr>
          <w:noProof/>
        </w:rPr>
        <w:fldChar w:fldCharType="begin"/>
      </w:r>
      <w:r>
        <w:rPr>
          <w:noProof/>
        </w:rPr>
        <w:instrText xml:space="preserve"> PAGEREF _Toc238544020 \h </w:instrText>
      </w:r>
      <w:r>
        <w:rPr>
          <w:noProof/>
        </w:rPr>
      </w:r>
      <w:r>
        <w:rPr>
          <w:noProof/>
        </w:rPr>
        <w:fldChar w:fldCharType="separate"/>
      </w:r>
      <w:r w:rsidR="00517C75">
        <w:rPr>
          <w:noProof/>
        </w:rPr>
        <w:t>19</w:t>
      </w:r>
      <w:r>
        <w:rPr>
          <w:noProof/>
        </w:rPr>
        <w:fldChar w:fldCharType="end"/>
      </w:r>
    </w:p>
    <w:p w14:paraId="59171A90" w14:textId="4ECBF8F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9. Nhân sự, số người làm việc và vị trí việc làm của Công ty</w:t>
      </w:r>
      <w:r>
        <w:rPr>
          <w:noProof/>
        </w:rPr>
        <w:tab/>
      </w:r>
      <w:r>
        <w:rPr>
          <w:noProof/>
        </w:rPr>
        <w:fldChar w:fldCharType="begin"/>
      </w:r>
      <w:r>
        <w:rPr>
          <w:noProof/>
        </w:rPr>
        <w:instrText xml:space="preserve"> PAGEREF _Toc238544021 \h </w:instrText>
      </w:r>
      <w:r>
        <w:rPr>
          <w:noProof/>
        </w:rPr>
      </w:r>
      <w:r>
        <w:rPr>
          <w:noProof/>
        </w:rPr>
        <w:fldChar w:fldCharType="separate"/>
      </w:r>
      <w:r w:rsidR="00517C75">
        <w:rPr>
          <w:noProof/>
        </w:rPr>
        <w:t>21</w:t>
      </w:r>
      <w:r>
        <w:rPr>
          <w:noProof/>
        </w:rPr>
        <w:fldChar w:fldCharType="end"/>
      </w:r>
    </w:p>
    <w:p w14:paraId="6662E1CC" w14:textId="5444F2B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10. Tổng giá trị tài sản đến ngày 30/6/2026</w:t>
      </w:r>
      <w:r>
        <w:rPr>
          <w:noProof/>
        </w:rPr>
        <w:tab/>
      </w:r>
      <w:r>
        <w:rPr>
          <w:noProof/>
        </w:rPr>
        <w:fldChar w:fldCharType="begin"/>
      </w:r>
      <w:r>
        <w:rPr>
          <w:noProof/>
        </w:rPr>
        <w:instrText xml:space="preserve"> PAGEREF _Toc238544022 \h </w:instrText>
      </w:r>
      <w:r>
        <w:rPr>
          <w:noProof/>
        </w:rPr>
      </w:r>
      <w:r>
        <w:rPr>
          <w:noProof/>
        </w:rPr>
        <w:fldChar w:fldCharType="separate"/>
      </w:r>
      <w:r w:rsidR="00517C75">
        <w:rPr>
          <w:noProof/>
        </w:rPr>
        <w:t>25</w:t>
      </w:r>
      <w:r>
        <w:rPr>
          <w:noProof/>
        </w:rPr>
        <w:fldChar w:fldCharType="end"/>
      </w:r>
    </w:p>
    <w:p w14:paraId="7A7D46FE" w14:textId="09288757"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11. Bảng tính giá trị quyền sử dụng đất</w:t>
      </w:r>
      <w:r>
        <w:rPr>
          <w:noProof/>
        </w:rPr>
        <w:tab/>
      </w:r>
      <w:r>
        <w:rPr>
          <w:noProof/>
        </w:rPr>
        <w:fldChar w:fldCharType="begin"/>
      </w:r>
      <w:r>
        <w:rPr>
          <w:noProof/>
        </w:rPr>
        <w:instrText xml:space="preserve"> PAGEREF _Toc238544023 \h </w:instrText>
      </w:r>
      <w:r>
        <w:rPr>
          <w:noProof/>
        </w:rPr>
      </w:r>
      <w:r>
        <w:rPr>
          <w:noProof/>
        </w:rPr>
        <w:fldChar w:fldCharType="separate"/>
      </w:r>
      <w:r w:rsidR="00517C75">
        <w:rPr>
          <w:noProof/>
        </w:rPr>
        <w:t>25</w:t>
      </w:r>
      <w:r>
        <w:rPr>
          <w:noProof/>
        </w:rPr>
        <w:fldChar w:fldCharType="end"/>
      </w:r>
    </w:p>
    <w:p w14:paraId="33197017" w14:textId="1E13BB5A"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12. Bảng tính giá trị tài sản sử dụng vào mục đích kinh doanh</w:t>
      </w:r>
      <w:r>
        <w:rPr>
          <w:noProof/>
        </w:rPr>
        <w:tab/>
      </w:r>
      <w:r>
        <w:rPr>
          <w:noProof/>
        </w:rPr>
        <w:fldChar w:fldCharType="begin"/>
      </w:r>
      <w:r>
        <w:rPr>
          <w:noProof/>
        </w:rPr>
        <w:instrText xml:space="preserve"> PAGEREF _Toc238544024 \h </w:instrText>
      </w:r>
      <w:r>
        <w:rPr>
          <w:noProof/>
        </w:rPr>
      </w:r>
      <w:r>
        <w:rPr>
          <w:noProof/>
        </w:rPr>
        <w:fldChar w:fldCharType="separate"/>
      </w:r>
      <w:r w:rsidR="00517C75">
        <w:rPr>
          <w:noProof/>
        </w:rPr>
        <w:t>29</w:t>
      </w:r>
      <w:r>
        <w:rPr>
          <w:noProof/>
        </w:rPr>
        <w:fldChar w:fldCharType="end"/>
      </w:r>
    </w:p>
    <w:p w14:paraId="71EDF8E5" w14:textId="0AFBA462"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13. Bảng phân tách nhóm quyền đối với tài sản</w:t>
      </w:r>
      <w:r>
        <w:rPr>
          <w:noProof/>
        </w:rPr>
        <w:tab/>
      </w:r>
      <w:r>
        <w:rPr>
          <w:noProof/>
        </w:rPr>
        <w:fldChar w:fldCharType="begin"/>
      </w:r>
      <w:r>
        <w:rPr>
          <w:noProof/>
        </w:rPr>
        <w:instrText xml:space="preserve"> PAGEREF _Toc238544025 \h </w:instrText>
      </w:r>
      <w:r>
        <w:rPr>
          <w:noProof/>
        </w:rPr>
      </w:r>
      <w:r>
        <w:rPr>
          <w:noProof/>
        </w:rPr>
        <w:fldChar w:fldCharType="separate"/>
      </w:r>
      <w:r w:rsidR="00517C75">
        <w:rPr>
          <w:noProof/>
        </w:rPr>
        <w:t>30</w:t>
      </w:r>
      <w:r>
        <w:rPr>
          <w:noProof/>
        </w:rPr>
        <w:fldChar w:fldCharType="end"/>
      </w:r>
    </w:p>
    <w:p w14:paraId="51726187" w14:textId="4909042D"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14. Bảng cân đối sử dụng đất</w:t>
      </w:r>
      <w:r>
        <w:rPr>
          <w:noProof/>
        </w:rPr>
        <w:tab/>
      </w:r>
      <w:r>
        <w:rPr>
          <w:noProof/>
        </w:rPr>
        <w:fldChar w:fldCharType="begin"/>
      </w:r>
      <w:r>
        <w:rPr>
          <w:noProof/>
        </w:rPr>
        <w:instrText xml:space="preserve"> PAGEREF _Toc238544026 \h </w:instrText>
      </w:r>
      <w:r>
        <w:rPr>
          <w:noProof/>
        </w:rPr>
      </w:r>
      <w:r>
        <w:rPr>
          <w:noProof/>
        </w:rPr>
        <w:fldChar w:fldCharType="separate"/>
      </w:r>
      <w:r w:rsidR="00517C75">
        <w:rPr>
          <w:noProof/>
        </w:rPr>
        <w:t>31</w:t>
      </w:r>
      <w:r>
        <w:rPr>
          <w:noProof/>
        </w:rPr>
        <w:fldChar w:fldCharType="end"/>
      </w:r>
    </w:p>
    <w:p w14:paraId="2C144718" w14:textId="58EF3AE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15. Nhu cầu thiết bị 2 dây chuyền định loại II</w:t>
      </w:r>
      <w:r>
        <w:rPr>
          <w:noProof/>
        </w:rPr>
        <w:tab/>
      </w:r>
      <w:r>
        <w:rPr>
          <w:noProof/>
        </w:rPr>
        <w:fldChar w:fldCharType="begin"/>
      </w:r>
      <w:r>
        <w:rPr>
          <w:noProof/>
        </w:rPr>
        <w:instrText xml:space="preserve"> PAGEREF _Toc238544027 \h </w:instrText>
      </w:r>
      <w:r>
        <w:rPr>
          <w:noProof/>
        </w:rPr>
      </w:r>
      <w:r>
        <w:rPr>
          <w:noProof/>
        </w:rPr>
        <w:fldChar w:fldCharType="separate"/>
      </w:r>
      <w:r w:rsidR="00517C75">
        <w:rPr>
          <w:noProof/>
        </w:rPr>
        <w:t>32</w:t>
      </w:r>
      <w:r>
        <w:rPr>
          <w:noProof/>
        </w:rPr>
        <w:fldChar w:fldCharType="end"/>
      </w:r>
    </w:p>
    <w:p w14:paraId="20F82F66" w14:textId="387A710E"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16. Cơ cấu phân phối lợi nhuận sau thuế theo tỷ lệ vốn góp</w:t>
      </w:r>
      <w:r>
        <w:rPr>
          <w:noProof/>
        </w:rPr>
        <w:tab/>
      </w:r>
      <w:r>
        <w:rPr>
          <w:noProof/>
        </w:rPr>
        <w:fldChar w:fldCharType="begin"/>
      </w:r>
      <w:r>
        <w:rPr>
          <w:noProof/>
        </w:rPr>
        <w:instrText xml:space="preserve"> PAGEREF _Toc238544028 \h </w:instrText>
      </w:r>
      <w:r>
        <w:rPr>
          <w:noProof/>
        </w:rPr>
      </w:r>
      <w:r>
        <w:rPr>
          <w:noProof/>
        </w:rPr>
        <w:fldChar w:fldCharType="separate"/>
      </w:r>
      <w:r w:rsidR="00517C75">
        <w:rPr>
          <w:noProof/>
        </w:rPr>
        <w:t>33</w:t>
      </w:r>
      <w:r>
        <w:rPr>
          <w:noProof/>
        </w:rPr>
        <w:fldChar w:fldCharType="end"/>
      </w:r>
    </w:p>
    <w:p w14:paraId="6C3F2110" w14:textId="327C0B65"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17. Lộ trình, các bước thực hiện Đề án</w:t>
      </w:r>
      <w:r>
        <w:rPr>
          <w:noProof/>
        </w:rPr>
        <w:tab/>
      </w:r>
      <w:r>
        <w:rPr>
          <w:noProof/>
        </w:rPr>
        <w:fldChar w:fldCharType="begin"/>
      </w:r>
      <w:r>
        <w:rPr>
          <w:noProof/>
        </w:rPr>
        <w:instrText xml:space="preserve"> PAGEREF _Toc238544029 \h </w:instrText>
      </w:r>
      <w:r>
        <w:rPr>
          <w:noProof/>
        </w:rPr>
      </w:r>
      <w:r>
        <w:rPr>
          <w:noProof/>
        </w:rPr>
        <w:fldChar w:fldCharType="separate"/>
      </w:r>
      <w:r w:rsidR="00517C75">
        <w:rPr>
          <w:noProof/>
        </w:rPr>
        <w:t>34</w:t>
      </w:r>
      <w:r>
        <w:rPr>
          <w:noProof/>
        </w:rPr>
        <w:fldChar w:fldCharType="end"/>
      </w:r>
    </w:p>
    <w:p w14:paraId="4CE447D1" w14:textId="05184609"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18. Cơ cấu vốn đầu tư thành lập Công ty</w:t>
      </w:r>
      <w:r>
        <w:rPr>
          <w:noProof/>
        </w:rPr>
        <w:tab/>
      </w:r>
      <w:r>
        <w:rPr>
          <w:noProof/>
        </w:rPr>
        <w:fldChar w:fldCharType="begin"/>
      </w:r>
      <w:r>
        <w:rPr>
          <w:noProof/>
        </w:rPr>
        <w:instrText xml:space="preserve"> PAGEREF _Toc238544030 \h </w:instrText>
      </w:r>
      <w:r>
        <w:rPr>
          <w:noProof/>
        </w:rPr>
      </w:r>
      <w:r>
        <w:rPr>
          <w:noProof/>
        </w:rPr>
        <w:fldChar w:fldCharType="separate"/>
      </w:r>
      <w:r w:rsidR="00517C75">
        <w:rPr>
          <w:noProof/>
        </w:rPr>
        <w:t>37</w:t>
      </w:r>
      <w:r>
        <w:rPr>
          <w:noProof/>
        </w:rPr>
        <w:fldChar w:fldCharType="end"/>
      </w:r>
    </w:p>
    <w:p w14:paraId="6CA3F111" w14:textId="29EE4CE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19. Cơ sở dự báo doanh thu</w:t>
      </w:r>
      <w:r>
        <w:rPr>
          <w:noProof/>
        </w:rPr>
        <w:tab/>
      </w:r>
      <w:r>
        <w:rPr>
          <w:noProof/>
        </w:rPr>
        <w:fldChar w:fldCharType="begin"/>
      </w:r>
      <w:r>
        <w:rPr>
          <w:noProof/>
        </w:rPr>
        <w:instrText xml:space="preserve"> PAGEREF _Toc238544031 \h </w:instrText>
      </w:r>
      <w:r>
        <w:rPr>
          <w:noProof/>
        </w:rPr>
      </w:r>
      <w:r>
        <w:rPr>
          <w:noProof/>
        </w:rPr>
        <w:fldChar w:fldCharType="separate"/>
      </w:r>
      <w:r w:rsidR="00517C75">
        <w:rPr>
          <w:noProof/>
        </w:rPr>
        <w:t>38</w:t>
      </w:r>
      <w:r>
        <w:rPr>
          <w:noProof/>
        </w:rPr>
        <w:fldChar w:fldCharType="end"/>
      </w:r>
    </w:p>
    <w:p w14:paraId="686418B4" w14:textId="7F2909EB"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 xml:space="preserve">Bảng 20. </w:t>
      </w:r>
      <w:del w:id="1076" w:author="Nội dung điều chỉnh (Claude)" w:date="2026-10-21T11:02:43Z">
        <w:r w:rsidRPr="00EA66CB">
          <w:rPr>
            <w:noProof/>
          </w:rPr>
          <w:delText xml:space="preserve">Bảng tính phương án tài chính giai đoạn 2027-2036</w:delText>
        </w:r>
      </w:del>
      <w:ins w:id="1077" w:author="Nội dung điều chỉnh (Claude)" w:date="2026-10-21T11:02:43Z">
        <w:r w:rsidRPr="00EA66CB">
          <w:rPr>
            <w:noProof/>
          </w:rPr>
          <w:t xml:space="preserve">Bảng tính phương án tài chính 10 năm đầu hoạt động</w:t>
        </w:r>
      </w:ins>
      <w:r>
        <w:rPr>
          <w:noProof/>
        </w:rPr>
        <w:tab/>
      </w:r>
      <w:r>
        <w:rPr>
          <w:noProof/>
        </w:rPr>
        <w:fldChar w:fldCharType="begin"/>
      </w:r>
      <w:r>
        <w:rPr>
          <w:noProof/>
        </w:rPr>
        <w:instrText xml:space="preserve"> PAGEREF _Toc238544032 \h </w:instrText>
      </w:r>
      <w:r>
        <w:rPr>
          <w:noProof/>
        </w:rPr>
      </w:r>
      <w:r>
        <w:rPr>
          <w:noProof/>
        </w:rPr>
        <w:fldChar w:fldCharType="separate"/>
      </w:r>
      <w:r w:rsidR="00517C75">
        <w:rPr>
          <w:noProof/>
        </w:rPr>
        <w:t>39</w:t>
      </w:r>
      <w:r>
        <w:rPr>
          <w:noProof/>
        </w:rPr>
        <w:fldChar w:fldCharType="end"/>
      </w:r>
    </w:p>
    <w:p w14:paraId="63149139" w14:textId="7B6EFF03"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21. Phân phối lợi nhuận sau thuế</w:t>
      </w:r>
      <w:r>
        <w:rPr>
          <w:noProof/>
        </w:rPr>
        <w:tab/>
      </w:r>
      <w:r>
        <w:rPr>
          <w:noProof/>
        </w:rPr>
        <w:fldChar w:fldCharType="begin"/>
      </w:r>
      <w:r>
        <w:rPr>
          <w:noProof/>
        </w:rPr>
        <w:instrText xml:space="preserve"> PAGEREF _Toc238544033 \h </w:instrText>
      </w:r>
      <w:r>
        <w:rPr>
          <w:noProof/>
        </w:rPr>
      </w:r>
      <w:r>
        <w:rPr>
          <w:noProof/>
        </w:rPr>
        <w:fldChar w:fldCharType="separate"/>
      </w:r>
      <w:r w:rsidR="00517C75">
        <w:rPr>
          <w:noProof/>
        </w:rPr>
        <w:t>41</w:t>
      </w:r>
      <w:r>
        <w:rPr>
          <w:noProof/>
        </w:rPr>
        <w:fldChar w:fldCharType="end"/>
      </w:r>
    </w:p>
    <w:p w14:paraId="27141DC3" w14:textId="097943F6"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22. Bảng tính hiệu quả phương án kinh doanh năm 2028 (năm thứ nhất)</w:t>
      </w:r>
      <w:r>
        <w:rPr>
          <w:noProof/>
        </w:rPr>
        <w:tab/>
      </w:r>
      <w:r>
        <w:rPr>
          <w:noProof/>
        </w:rPr>
        <w:fldChar w:fldCharType="begin"/>
      </w:r>
      <w:r>
        <w:rPr>
          <w:noProof/>
        </w:rPr>
        <w:instrText xml:space="preserve"> PAGEREF _Toc238544034 \h </w:instrText>
      </w:r>
      <w:r>
        <w:rPr>
          <w:noProof/>
        </w:rPr>
      </w:r>
      <w:r>
        <w:rPr>
          <w:noProof/>
        </w:rPr>
        <w:fldChar w:fldCharType="separate"/>
      </w:r>
      <w:r w:rsidR="00517C75">
        <w:rPr>
          <w:noProof/>
        </w:rPr>
        <w:t>41</w:t>
      </w:r>
      <w:r>
        <w:rPr>
          <w:noProof/>
        </w:rPr>
        <w:fldChar w:fldCharType="end"/>
      </w:r>
    </w:p>
    <w:p w14:paraId="49C68473" w14:textId="4D5782D4"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23. Nhận dạng rủi ro</w:t>
      </w:r>
      <w:r>
        <w:rPr>
          <w:noProof/>
        </w:rPr>
        <w:tab/>
      </w:r>
      <w:r>
        <w:rPr>
          <w:noProof/>
        </w:rPr>
        <w:fldChar w:fldCharType="begin"/>
      </w:r>
      <w:r>
        <w:rPr>
          <w:noProof/>
        </w:rPr>
        <w:instrText xml:space="preserve"> PAGEREF _Toc238544035 \h </w:instrText>
      </w:r>
      <w:r>
        <w:rPr>
          <w:noProof/>
        </w:rPr>
      </w:r>
      <w:r>
        <w:rPr>
          <w:noProof/>
        </w:rPr>
        <w:fldChar w:fldCharType="separate"/>
      </w:r>
      <w:r w:rsidR="00517C75">
        <w:rPr>
          <w:noProof/>
        </w:rPr>
        <w:t>44</w:t>
      </w:r>
      <w:r>
        <w:rPr>
          <w:noProof/>
        </w:rPr>
        <w:fldChar w:fldCharType="end"/>
      </w:r>
    </w:p>
    <w:p w14:paraId="5FD41BF9" w14:textId="6B5568F0" w:rsidR="00FD3F3F" w:rsidRDefault="00FD3F3F">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EA66CB">
        <w:rPr>
          <w:noProof/>
        </w:rPr>
        <w:t>Bảng 24. Cơ chế kiểm soát rủi ro</w:t>
      </w:r>
      <w:r>
        <w:rPr>
          <w:noProof/>
        </w:rPr>
        <w:tab/>
      </w:r>
      <w:r>
        <w:rPr>
          <w:noProof/>
        </w:rPr>
        <w:fldChar w:fldCharType="begin"/>
      </w:r>
      <w:r>
        <w:rPr>
          <w:noProof/>
        </w:rPr>
        <w:instrText xml:space="preserve"> PAGEREF _Toc238544036 \h </w:instrText>
      </w:r>
      <w:r>
        <w:rPr>
          <w:noProof/>
        </w:rPr>
      </w:r>
      <w:r>
        <w:rPr>
          <w:noProof/>
        </w:rPr>
        <w:fldChar w:fldCharType="separate"/>
      </w:r>
      <w:r w:rsidR="00517C75">
        <w:rPr>
          <w:noProof/>
        </w:rPr>
        <w:t>44</w:t>
      </w:r>
      <w:r>
        <w:rPr>
          <w:noProof/>
        </w:rPr>
        <w:fldChar w:fldCharType="end"/>
      </w:r>
    </w:p>
    <w:p w14:paraId="28FAF821" w14:textId="67420462" w:rsidR="00034BD1" w:rsidRPr="000E47C0" w:rsidRDefault="00197D5A" w:rsidP="00034BD1">
      <w:pPr>
        <w:jc w:val="left"/>
        <w:rPr>
          <w:b/>
          <w:bCs/>
          <w:i/>
          <w:iCs/>
        </w:rPr>
      </w:pPr>
      <w:r w:rsidRPr="000E47C0">
        <w:rPr>
          <w:rFonts w:asciiTheme="majorHAnsi" w:hAnsiTheme="majorHAnsi"/>
          <w:kern w:val="32"/>
          <w:szCs w:val="32"/>
        </w:rPr>
        <w:fldChar w:fldCharType="end"/>
      </w:r>
      <w:r w:rsidRPr="000E47C0">
        <w:rPr>
          <w:b/>
          <w:bCs/>
          <w:i/>
          <w:iCs/>
        </w:rPr>
        <w:t>Danh mục sơ đồ</w:t>
      </w:r>
    </w:p>
    <w:p w14:paraId="3F0DD524" w14:textId="28CE5A76" w:rsidR="00EE4521" w:rsidRPr="000E47C0" w:rsidRDefault="00197D5A" w:rsidP="00034BD1">
      <w:pPr>
        <w:pStyle w:val="TableofFigures"/>
        <w:tabs>
          <w:tab w:val="right" w:leader="dot" w:pos="9062"/>
        </w:tabs>
        <w:rPr>
          <w:noProof/>
        </w:rPr>
      </w:pPr>
      <w:r w:rsidRPr="000E47C0">
        <w:rPr>
          <w:rFonts w:asciiTheme="majorHAnsi" w:hAnsiTheme="majorHAnsi"/>
          <w:kern w:val="32"/>
          <w:szCs w:val="32"/>
        </w:rPr>
        <w:fldChar w:fldCharType="begin"/>
      </w:r>
      <w:r w:rsidRPr="000E47C0">
        <w:rPr>
          <w:rFonts w:asciiTheme="majorHAnsi" w:hAnsiTheme="majorHAnsi"/>
          <w:kern w:val="32"/>
          <w:szCs w:val="32"/>
        </w:rPr>
        <w:instrText xml:space="preserve"> TOC \t "Sơ đồ" \c </w:instrText>
      </w:r>
      <w:r w:rsidRPr="000E47C0">
        <w:rPr>
          <w:rFonts w:asciiTheme="majorHAnsi" w:hAnsiTheme="majorHAnsi"/>
          <w:kern w:val="32"/>
          <w:szCs w:val="32"/>
        </w:rPr>
        <w:fldChar w:fldCharType="separate"/>
      </w:r>
      <w:r w:rsidRPr="000E47C0">
        <w:rPr>
          <w:noProof/>
        </w:rPr>
        <w:t>Sơ đồ 1. Cơ cấu tổ chức của Công ty</w:t>
      </w:r>
      <w:r w:rsidRPr="000E47C0">
        <w:rPr>
          <w:noProof/>
        </w:rPr>
        <w:tab/>
      </w:r>
      <w:r w:rsidRPr="000E47C0">
        <w:rPr>
          <w:noProof/>
        </w:rPr>
        <w:fldChar w:fldCharType="begin"/>
      </w:r>
      <w:r w:rsidRPr="000E47C0">
        <w:rPr>
          <w:noProof/>
        </w:rPr>
        <w:instrText xml:space="preserve"> PAGEREF _Toc236058865 \h </w:instrText>
      </w:r>
      <w:r w:rsidRPr="000E47C0">
        <w:rPr>
          <w:noProof/>
        </w:rPr>
      </w:r>
      <w:r w:rsidRPr="000E47C0">
        <w:rPr>
          <w:noProof/>
        </w:rPr>
        <w:fldChar w:fldCharType="separate"/>
      </w:r>
      <w:r w:rsidR="00517C75">
        <w:rPr>
          <w:noProof/>
        </w:rPr>
        <w:t>20</w:t>
      </w:r>
      <w:r w:rsidRPr="000E47C0">
        <w:rPr>
          <w:noProof/>
        </w:rPr>
        <w:fldChar w:fldCharType="end"/>
      </w:r>
    </w:p>
    <w:p w14:paraId="10B6A70A" w14:textId="77777777" w:rsidR="00197D5A" w:rsidRPr="000E47C0" w:rsidRDefault="00197D5A" w:rsidP="00197D5A">
      <w:pPr>
        <w:spacing w:before="0" w:after="0"/>
        <w:ind w:firstLine="0"/>
        <w:rPr>
          <w:b/>
          <w:bCs/>
        </w:rPr>
      </w:pPr>
      <w:r w:rsidRPr="000E47C0">
        <w:rPr>
          <w:rFonts w:asciiTheme="majorHAnsi" w:hAnsiTheme="majorHAnsi"/>
          <w:kern w:val="32"/>
          <w:szCs w:val="32"/>
        </w:rPr>
        <w:fldChar w:fldCharType="end"/>
      </w:r>
    </w:p>
    <w:p w14:paraId="4A32DFC2" w14:textId="77777777" w:rsidR="00197D5A" w:rsidRPr="000E47C0" w:rsidRDefault="00197D5A" w:rsidP="00197D5A">
      <w:pPr>
        <w:widowControl/>
        <w:spacing w:before="0" w:after="0"/>
        <w:ind w:firstLine="0"/>
        <w:jc w:val="center"/>
        <w:rPr>
          <w:b/>
          <w:bCs/>
        </w:rPr>
      </w:pPr>
    </w:p>
    <w:p w14:paraId="1CBEE700" w14:textId="77777777" w:rsidR="00197D5A" w:rsidRPr="000E47C0" w:rsidRDefault="00197D5A" w:rsidP="00197D5A">
      <w:pPr>
        <w:jc w:val="center"/>
        <w:rPr>
          <w:b/>
          <w:bCs/>
        </w:rPr>
        <w:sectPr w:rsidR="00197D5A" w:rsidRPr="000E47C0" w:rsidSect="00197D5A">
          <w:pgSz w:w="11907" w:h="16840" w:code="9"/>
          <w:pgMar w:top="1134" w:right="1134" w:bottom="1134" w:left="1701" w:header="720" w:footer="720" w:gutter="0"/>
          <w:pgNumType w:fmt="lowerRoman"/>
          <w:cols w:space="720"/>
          <w:docGrid w:linePitch="381"/>
        </w:sectPr>
      </w:pPr>
    </w:p>
    <w:tbl>
      <w:tblPr>
        <w:tblW w:w="10065" w:type="dxa"/>
        <w:jc w:val="center"/>
        <w:tblLook w:val="00A0" w:firstRow="1" w:lastRow="0" w:firstColumn="1" w:lastColumn="0" w:noHBand="0" w:noVBand="0"/>
      </w:tblPr>
      <w:tblGrid>
        <w:gridCol w:w="4395"/>
        <w:gridCol w:w="5670"/>
      </w:tblGrid>
      <w:tr w:rsidR="000E47C0" w:rsidRPr="000E47C0" w14:paraId="0795FC62" w14:textId="77777777" w:rsidTr="006047EC">
        <w:trPr>
          <w:trHeight w:val="894"/>
          <w:jc w:val="center"/>
        </w:trPr>
        <w:tc>
          <w:tcPr>
            <w:tcW w:w="4395" w:type="dxa"/>
          </w:tcPr>
          <w:p w14:paraId="62B0B673" w14:textId="77777777" w:rsidR="00197D5A" w:rsidRPr="000E47C0" w:rsidRDefault="00197D5A" w:rsidP="006047EC">
            <w:pPr>
              <w:pStyle w:val="IntenseQuote"/>
              <w:jc w:val="center"/>
              <w:rPr>
                <w:sz w:val="26"/>
                <w:szCs w:val="26"/>
              </w:rPr>
            </w:pPr>
            <w:r w:rsidRPr="000E47C0">
              <w:rPr>
                <w:sz w:val="26"/>
                <w:szCs w:val="26"/>
              </w:rPr>
              <w:t>UBND TỈNH QUẢNG NGÃI</w:t>
            </w:r>
          </w:p>
          <w:p w14:paraId="3054569C" w14:textId="77777777" w:rsidR="00197D5A" w:rsidRPr="000E47C0" w:rsidRDefault="00197D5A" w:rsidP="006047EC">
            <w:pPr>
              <w:pStyle w:val="IntenseQuote"/>
              <w:ind w:left="-100" w:right="-111"/>
              <w:jc w:val="center"/>
            </w:pPr>
            <w:r w:rsidRPr="000E47C0">
              <w:rPr>
                <w:noProof/>
                <w:lang w:val="vi-VN" w:eastAsia="vi-VN"/>
              </w:rPr>
              <mc:AlternateContent>
                <mc:Choice Requires="wps">
                  <w:drawing>
                    <wp:anchor distT="0" distB="0" distL="114300" distR="114300" simplePos="0" relativeHeight="251659264" behindDoc="0" locked="0" layoutInCell="1" allowOverlap="1" wp14:anchorId="72F6E6A1" wp14:editId="04FAB3A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7860154C"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0E47C0">
              <w:rPr>
                <w:b/>
                <w:bCs/>
                <w:szCs w:val="28"/>
              </w:rPr>
              <w:t>TRƯỜNG CAO ĐẲNG KON TUM</w:t>
            </w:r>
          </w:p>
        </w:tc>
        <w:tc>
          <w:tcPr>
            <w:tcW w:w="5670" w:type="dxa"/>
          </w:tcPr>
          <w:p w14:paraId="2E8B69AD" w14:textId="77777777" w:rsidR="00197D5A" w:rsidRPr="000E47C0" w:rsidRDefault="00197D5A" w:rsidP="006047EC">
            <w:pPr>
              <w:pStyle w:val="IntenseQuote"/>
              <w:jc w:val="center"/>
              <w:rPr>
                <w:b/>
                <w:sz w:val="26"/>
                <w:szCs w:val="26"/>
              </w:rPr>
            </w:pPr>
            <w:del w:id="1001" w:author="Nội dung điều chỉnh (Claude)" w:date="2026-10-21T09:21:33Z">
              <w:r w:rsidRPr="000E47C0">
                <w:rPr>
                  <w:b/>
                  <w:sz w:val="26"/>
                  <w:szCs w:val="26"/>
                </w:rPr>
                <w:delText xml:space="preserve">CỘNG HOÀ</w:delText>
              </w:r>
            </w:del>
            <w:ins w:id="1002" w:author="Nội dung điều chỉnh (Claude)" w:date="2026-10-21T09:21:33Z">
              <w:r w:rsidRPr="000E47C0">
                <w:rPr>
                  <w:b/>
                  <w:sz w:val="26"/>
                  <w:szCs w:val="26"/>
                </w:rPr>
                <w:t xml:space="preserve">CỘNG HÒA</w:t>
              </w:r>
            </w:ins>
            <w:r w:rsidRPr="000E47C0">
              <w:rPr>
                <w:b/>
                <w:sz w:val="26"/>
                <w:szCs w:val="26"/>
              </w:rPr>
              <w:t xml:space="preserve"> XÃ HỘI CHỦ NGHĨA VIỆT NAM</w:t>
            </w:r>
          </w:p>
          <w:p w14:paraId="3561E4DF" w14:textId="77777777" w:rsidR="00197D5A" w:rsidRPr="000E47C0" w:rsidRDefault="00197D5A" w:rsidP="006047EC">
            <w:pPr>
              <w:pStyle w:val="IntenseQuote"/>
              <w:jc w:val="center"/>
            </w:pPr>
            <w:r w:rsidRPr="000E47C0">
              <w:rPr>
                <w:noProof/>
                <w:lang w:val="vi-VN" w:eastAsia="vi-VN"/>
              </w:rPr>
              <mc:AlternateContent>
                <mc:Choice Requires="wps">
                  <w:drawing>
                    <wp:anchor distT="0" distB="0" distL="114300" distR="114300" simplePos="0" relativeHeight="251660288" behindDoc="0" locked="0" layoutInCell="1" allowOverlap="1" wp14:anchorId="20CA4584" wp14:editId="0AD98F81">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97A4706" id="Line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0E47C0">
              <w:rPr>
                <w:b/>
              </w:rPr>
              <w:t>Độc lập - Tự do - Hạnh phúc</w:t>
            </w:r>
          </w:p>
        </w:tc>
      </w:tr>
      <w:tr w:rsidR="00197D5A" w:rsidRPr="000E47C0" w14:paraId="0DECFACF" w14:textId="77777777" w:rsidTr="006047EC">
        <w:trPr>
          <w:trHeight w:val="232"/>
          <w:jc w:val="center"/>
        </w:trPr>
        <w:tc>
          <w:tcPr>
            <w:tcW w:w="4395" w:type="dxa"/>
          </w:tcPr>
          <w:p w14:paraId="1FFFE603" w14:textId="662E4647" w:rsidR="00197D5A" w:rsidRPr="000E47C0" w:rsidRDefault="00197D5A" w:rsidP="006047EC">
            <w:pPr>
              <w:pStyle w:val="IntenseQuote"/>
              <w:jc w:val="center"/>
              <w:rPr>
                <w:sz w:val="26"/>
                <w:szCs w:val="26"/>
                <w:u w:val="single"/>
              </w:rPr>
            </w:pPr>
            <w:r w:rsidRPr="000E47C0">
              <w:rPr>
                <w:sz w:val="26"/>
                <w:szCs w:val="26"/>
              </w:rPr>
              <w:t>Số:</w:t>
            </w:r>
            <w:r w:rsidR="005B01C6">
              <w:rPr>
                <w:sz w:val="26"/>
                <w:szCs w:val="26"/>
              </w:rPr>
              <w:t xml:space="preserve"> </w:t>
            </w:r>
            <w:del w:id="1003" w:author="Nội dung điều chỉnh (Claude)" w:date="2026-10-21T09:21:33Z">
              <w:r w:rsidR="005B01C6">
                <w:rPr>
                  <w:sz w:val="26"/>
                  <w:szCs w:val="26"/>
                </w:rPr>
                <w:delText xml:space="preserve">08</w:delText>
              </w:r>
            </w:del>
            <w:ins w:id="1004" w:author="Nội dung điều chỉnh (Claude)" w:date="2026-10-21T09:21:33Z">
              <w:r w:rsidR="005B01C6">
                <w:rPr>
                  <w:sz w:val="26"/>
                  <w:szCs w:val="26"/>
                </w:rPr>
                <w:t xml:space="preserve">    </w:t>
              </w:r>
            </w:ins>
            <w:r w:rsidRPr="000E47C0">
              <w:rPr>
                <w:sz w:val="26"/>
                <w:szCs w:val="26"/>
              </w:rPr>
              <w:t xml:space="preserve"> /ĐA-CĐKT</w:t>
            </w:r>
          </w:p>
        </w:tc>
        <w:tc>
          <w:tcPr>
            <w:tcW w:w="5670" w:type="dxa"/>
          </w:tcPr>
          <w:p w14:paraId="3727D396" w14:textId="2C317EA8" w:rsidR="00197D5A" w:rsidRPr="000E47C0" w:rsidRDefault="00197D5A" w:rsidP="006047EC">
            <w:pPr>
              <w:pStyle w:val="IntenseQuote"/>
              <w:jc w:val="center"/>
            </w:pPr>
            <w:r w:rsidRPr="000E47C0">
              <w:rPr>
                <w:i/>
                <w:lang w:val="nl-NL"/>
              </w:rPr>
              <w:t xml:space="preserve">Quảng Ngãi, </w:t>
            </w:r>
            <w:del w:id="1005" w:author="Nội dung điều chỉnh (Claude)" w:date="2026-10-21T09:21:33Z">
              <w:r w:rsidRPr="000E47C0">
                <w:rPr>
                  <w:i/>
                  <w:lang w:val="nl-NL"/>
                </w:rPr>
                <w:delText xml:space="preserve">ngày 25 tháng 8 năm 2026</w:delText>
              </w:r>
            </w:del>
            <w:ins w:id="1006" w:author="Nội dung điều chỉnh (Claude)" w:date="2026-10-21T09:21:33Z">
              <w:r w:rsidRPr="000E47C0">
                <w:rPr>
                  <w:i/>
                  <w:lang w:val="nl-NL"/>
                </w:rPr>
                <w:t xml:space="preserve">ngày      tháng      năm 2026</w:t>
              </w:r>
            </w:ins>
          </w:p>
        </w:tc>
      </w:tr>
    </w:tbl>
    <w:p w14:paraId="575E9E74" w14:textId="77777777" w:rsidR="00197D5A" w:rsidRPr="000E47C0" w:rsidRDefault="00197D5A" w:rsidP="00197D5A">
      <w:pPr>
        <w:pStyle w:val="IntenseQuote"/>
        <w:rPr>
          <w:b/>
          <w:szCs w:val="28"/>
        </w:rPr>
      </w:pPr>
    </w:p>
    <w:p w14:paraId="63F1BE60" w14:textId="77777777" w:rsidR="00197D5A" w:rsidRPr="000E47C0" w:rsidRDefault="00197D5A" w:rsidP="00197D5A">
      <w:pPr>
        <w:spacing w:before="0" w:after="0"/>
        <w:ind w:firstLine="0"/>
        <w:jc w:val="center"/>
        <w:rPr>
          <w:b/>
          <w:bCs/>
        </w:rPr>
      </w:pPr>
      <w:r w:rsidRPr="000E47C0">
        <w:rPr>
          <w:b/>
          <w:bCs/>
        </w:rPr>
        <w:t>ĐỀ ÁN</w:t>
      </w:r>
    </w:p>
    <w:p w14:paraId="4C215AD7" w14:textId="77777777" w:rsidR="00197D5A" w:rsidRPr="000E47C0" w:rsidRDefault="00197D5A" w:rsidP="00197D5A">
      <w:pPr>
        <w:spacing w:before="0" w:after="0"/>
        <w:ind w:firstLine="0"/>
        <w:jc w:val="center"/>
        <w:rPr>
          <w:b/>
          <w:bCs/>
          <w:lang w:val="nl-BE"/>
        </w:rPr>
      </w:pPr>
      <w:r w:rsidRPr="000E47C0">
        <w:rPr>
          <w:b/>
          <w:bCs/>
        </w:rPr>
        <w:t xml:space="preserve">thành lập </w:t>
      </w:r>
      <w:r w:rsidRPr="000E47C0">
        <w:rPr>
          <w:b/>
          <w:bCs/>
          <w:lang w:val="nl-BE"/>
        </w:rPr>
        <w:t>Trung tâm Đăng kiểm xe cơ giới</w:t>
      </w:r>
    </w:p>
    <w:p w14:paraId="36A6CE83" w14:textId="77777777" w:rsidR="00197D5A" w:rsidRPr="000E47C0" w:rsidRDefault="00197D5A" w:rsidP="00197D5A">
      <w:pPr>
        <w:spacing w:before="0" w:after="0"/>
        <w:ind w:firstLine="0"/>
        <w:jc w:val="center"/>
        <w:rPr>
          <w:b/>
          <w:bCs/>
          <w:lang w:val="nl-BE"/>
        </w:rPr>
      </w:pPr>
      <w:r w:rsidRPr="000E47C0">
        <w:rPr>
          <w:b/>
          <w:bCs/>
          <w:lang w:val="nl-BE"/>
        </w:rPr>
        <w:t>trực thuộc Trường Cao đẳng Kon Tum</w:t>
      </w:r>
    </w:p>
    <w:p w14:paraId="384D3A5A" w14:textId="77777777" w:rsidR="00197D5A" w:rsidRPr="000E47C0" w:rsidRDefault="00197D5A" w:rsidP="00197D5A">
      <w:pPr>
        <w:ind w:firstLine="0"/>
        <w:rPr>
          <w:iCs/>
          <w:szCs w:val="28"/>
          <w:lang w:val="nl-BE"/>
        </w:rPr>
      </w:pPr>
      <w:r w:rsidRPr="000E47C0">
        <w:rPr>
          <w:noProof/>
          <w:lang w:val="vi-VN" w:eastAsia="vi-VN"/>
        </w:rPr>
        <mc:AlternateContent>
          <mc:Choice Requires="wps">
            <w:drawing>
              <wp:anchor distT="0" distB="0" distL="114300" distR="114300" simplePos="0" relativeHeight="251662336" behindDoc="0" locked="0" layoutInCell="1" allowOverlap="1" wp14:anchorId="57630454" wp14:editId="0CA9FAC3">
                <wp:simplePos x="0" y="0"/>
                <wp:positionH relativeFrom="margin">
                  <wp:align>center</wp:align>
                </wp:positionH>
                <wp:positionV relativeFrom="paragraph">
                  <wp:posOffset>40780</wp:posOffset>
                </wp:positionV>
                <wp:extent cx="1062990" cy="0"/>
                <wp:effectExtent l="0" t="0" r="0" b="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2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E1ED06F" id="Line 8"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pt" to="83.7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ZfV8rwEAAEgDAAAOAAAAZHJzL2Uyb0RvYy54bWysU8Fu2zAMvQ/YPwi6L3YCtFiMOD2k6y7d FqDtBzCSHAuVRYFUYufvJ6lJWmy3YT4Ikkg+vfdIr+6mwYmjIbboWzmf1VIYr1Bbv2/ly/PDl69S cASvwaE3rTwZlnfrz59WY2jMAnt02pBIIJ6bMbSyjzE0VcWqNwPwDIPxKdghDRDTkfaVJhgT+uCq RV3fViOSDoTKMKfb+7egXBf8rjMq/uo6NlG4ViZusaxU1l1eq/UKmj1B6K0604B/YDGA9enRK9Q9 RBAHsn9BDVYRMnZxpnCosOusMkVDUjOv/1Dz1EMwRUsyh8PVJv5/sOrnceO3lKmryT+FR1SvLDxu evB7Uwg8n0Jq3DxbVY2Bm2tJPnDYktiNP1CnHDhELC5MHQ0ZMukTUzH7dDXbTFGodDmvbxfLZeqJ usQqaC6FgTh+NziIvGmlsz77AA0cHzlmItBcUvK1xwfrXOml82Js5fJmcVMKGJ3VOZjTmPa7jSNx hDwN5SuqUuRjGuHB6wLWG9DfzvsI1r3t0+POn83I+vOwcbNDfdrSxaTUrsLyPFp5Hj6eS/X7D7D+ DQAA//8DAFBLAwQUAAYACAAAACEAhhTtmNkAAAAEAQAADwAAAGRycy9kb3ducmV2LnhtbEyPwU7D MBBE70j8g7VIXCrqUFCoQjYVAnLjQgvqdRsvSUS8TmO3DXw9bi/0NqNZzbzNF6Pt1J4H3zpBuJ0m oFgqZ1qpET5W5c0clA8khjonjPDDHhbF5UVOmXEHeef9MtQqlojPCKEJoc+09lXDlvzU9Swx+3KD pRDtUGsz0CGW207PkiTVllqJCw31/Nxw9b3cWQRffvK2/J1Uk2R9VzuebV/eXgnx+mp8egQVeAz/ x3DEj+hQRKaN24nxqkOIjwSE9B7UMUwfoticvC5yfQ5f/AEAAP//AwBQSwECLQAUAAYACAAAACEA toM4kv4AAADhAQAAEwAAAAAAAAAAAAAAAAAAAAAAW0NvbnRlbnRfVHlwZXNdLnhtbFBLAQItABQA BgAIAAAAIQA4/SH/1gAAAJQBAAALAAAAAAAAAAAAAAAAAC8BAABfcmVscy8ucmVsc1BLAQItABQA BgAIAAAAIQCaZfV8rwEAAEgDAAAOAAAAAAAAAAAAAAAAAC4CAABkcnMvZTJvRG9jLnhtbFBLAQIt ABQABgAIAAAAIQCGFO2Y2QAAAAQBAAAPAAAAAAAAAAAAAAAAAAkEAABkcnMvZG93bnJldi54bWxQ SwUGAAAAAAQABADzAAAADwUAAAAA ">
                <w10:wrap anchorx="margin"/>
              </v:line>
            </w:pict>
          </mc:Fallback>
        </mc:AlternateContent>
      </w:r>
    </w:p>
    <w:p w14:paraId="05C46278" w14:textId="77777777" w:rsidR="00197D5A" w:rsidRPr="000E47C0" w:rsidRDefault="00197D5A" w:rsidP="00197D5A">
      <w:pPr>
        <w:pStyle w:val="Heading4"/>
        <w:rPr>
          <w:color w:val="auto"/>
        </w:rPr>
      </w:pPr>
      <w:bookmarkStart w:id="0" w:name="_Toc236064009"/>
      <w:r w:rsidRPr="000E47C0">
        <w:rPr>
          <w:color w:val="auto"/>
        </w:rPr>
        <w:t>Phần I</w:t>
      </w:r>
      <w:bookmarkEnd w:id="0"/>
    </w:p>
    <w:p w14:paraId="5A024BEA" w14:textId="77777777" w:rsidR="00197D5A" w:rsidRPr="000E47C0" w:rsidRDefault="00197D5A" w:rsidP="00197D5A">
      <w:pPr>
        <w:pStyle w:val="Heading4"/>
        <w:rPr>
          <w:color w:val="auto"/>
        </w:rPr>
      </w:pPr>
      <w:bookmarkStart w:id="1" w:name="_Toc236064010"/>
      <w:r w:rsidRPr="000E47C0">
        <w:rPr>
          <w:color w:val="auto"/>
        </w:rPr>
        <w:t>SỰ CẦN THIẾT, CƠ SỞ XÂY DỰNG ĐỀ ÁN</w:t>
      </w:r>
      <w:bookmarkEnd w:id="1"/>
    </w:p>
    <w:p w14:paraId="6E73EDD9" w14:textId="77777777" w:rsidR="00197D5A" w:rsidRPr="000E47C0" w:rsidRDefault="00197D5A" w:rsidP="00197D5A">
      <w:pPr>
        <w:pStyle w:val="Heading1"/>
        <w:rPr>
          <w:color w:val="auto"/>
          <w:lang w:val="nl-BE"/>
        </w:rPr>
      </w:pPr>
      <w:bookmarkStart w:id="2" w:name="_Toc236064011"/>
      <w:r w:rsidRPr="000E47C0">
        <w:rPr>
          <w:color w:val="auto"/>
          <w:lang w:val="nl-BE"/>
        </w:rPr>
        <w:t>I. SỰ CẦN THIẾT</w:t>
      </w:r>
      <w:bookmarkEnd w:id="2"/>
    </w:p>
    <w:p w14:paraId="7078A0A7" w14:textId="77777777" w:rsidR="00197D5A" w:rsidRPr="000E47C0" w:rsidRDefault="00197D5A" w:rsidP="00197D5A">
      <w:pPr>
        <w:rPr>
          <w:szCs w:val="28"/>
          <w:lang w:val="de-DE"/>
        </w:rPr>
      </w:pPr>
      <w:r w:rsidRPr="000E47C0">
        <w:rPr>
          <w:lang w:val="nl-BE"/>
        </w:rPr>
        <w:t>Trường</w:t>
      </w:r>
      <w:r w:rsidRPr="000E47C0">
        <w:rPr>
          <w:szCs w:val="28"/>
          <w:lang w:val="de-DE"/>
        </w:rPr>
        <w:t xml:space="preserve"> Cao đẳng Kon Tum (sau đây gọi là Trường/nhà trường) được thành lập và chính thức đi vào hoạt động từ ngày 01 tháng 01 năm 2018 trên cơ sở sáp </w:t>
      </w:r>
      <w:r w:rsidRPr="000E47C0">
        <w:rPr>
          <w:iCs/>
          <w:szCs w:val="28"/>
          <w:lang w:val="nl-BE"/>
        </w:rPr>
        <w:t>nhập</w:t>
      </w:r>
      <w:r w:rsidRPr="000E47C0">
        <w:rPr>
          <w:szCs w:val="28"/>
          <w:lang w:val="de-DE"/>
        </w:rPr>
        <w:t xml:space="preserve"> các trường: Trường Cao đẳng Kinh tế - Kỹ thuật Kon Tum, Trường Cao đẳng Sư phạm Kon Tum, Trường Trung cấp Y tế Kon Tum và Trường Trung cấp Nghề Kon Tum</w:t>
      </w:r>
      <w:r w:rsidRPr="000E47C0">
        <w:rPr>
          <w:szCs w:val="28"/>
          <w:vertAlign w:val="superscript"/>
          <w:lang w:val="de-DE"/>
        </w:rPr>
        <w:footnoteReference w:id="1"/>
      </w:r>
      <w:r w:rsidRPr="000E47C0">
        <w:rPr>
          <w:szCs w:val="28"/>
          <w:lang w:val="de-DE"/>
        </w:rPr>
        <w:t xml:space="preserve">; ngày 26 tháng 6 năm 2023, </w:t>
      </w:r>
      <w:r w:rsidRPr="000E47C0">
        <w:rPr>
          <w:spacing w:val="-4"/>
          <w:szCs w:val="28"/>
          <w:lang w:val="nl-BE"/>
        </w:rPr>
        <w:t>Trường được tổ chức lại theo Quyết định số 339/QĐ-UBND của UBND tỉnh Kon Tum (cũ)</w:t>
      </w:r>
      <w:r w:rsidRPr="000E47C0">
        <w:rPr>
          <w:spacing w:val="-4"/>
          <w:szCs w:val="28"/>
          <w:vertAlign w:val="superscript"/>
          <w:lang w:val="nl-NL"/>
        </w:rPr>
        <w:footnoteReference w:id="2"/>
      </w:r>
      <w:r w:rsidRPr="000E47C0">
        <w:rPr>
          <w:spacing w:val="-4"/>
          <w:szCs w:val="28"/>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0E47C0">
        <w:rPr>
          <w:rStyle w:val="FootnoteReference"/>
          <w:spacing w:val="-4"/>
          <w:szCs w:val="28"/>
          <w:lang w:val="nl-BE"/>
        </w:rPr>
        <w:footnoteReference w:id="3"/>
      </w:r>
      <w:r w:rsidRPr="000E47C0">
        <w:rPr>
          <w:spacing w:val="-4"/>
          <w:szCs w:val="28"/>
          <w:lang w:val="nl-BE"/>
        </w:rPr>
        <w:t xml:space="preserve">. </w:t>
      </w:r>
      <w:r w:rsidRPr="000E47C0">
        <w:rPr>
          <w:szCs w:val="28"/>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5EB82C90" w14:textId="77777777" w:rsidR="00197D5A" w:rsidRPr="000E47C0" w:rsidRDefault="00197D5A" w:rsidP="00197D5A">
      <w:pPr>
        <w:rPr>
          <w:lang w:val="nl-BE"/>
        </w:rPr>
      </w:pPr>
      <w:r w:rsidRPr="000E47C0">
        <w:rPr>
          <w:spacing w:val="-4"/>
          <w:szCs w:val="28"/>
          <w:lang w:val="de-DE"/>
        </w:rPr>
        <w:t xml:space="preserve">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 </w:t>
      </w:r>
      <w:r w:rsidRPr="000E47C0">
        <w:rPr>
          <w:lang w:val="nl-BE"/>
        </w:rPr>
        <w:t xml:space="preserve">Từ năm 2004 đến nay, nhà trường đã triển khai đào tạo các cấp trình độ cao đẳng, trung cấp ngành, nghề Công nghệ ô tô và tham gia thực hiện các hoạt động có liên quan đến lĩnh vực đường bộ như: Đào tạo lái xe ô tô, mô tô các hạng; tổ chức hoạt động dịch vụ trung tâm sát hạch lái xe loại III. </w:t>
      </w:r>
    </w:p>
    <w:p w14:paraId="5A9280EE" w14:textId="77777777" w:rsidR="00197D5A" w:rsidRPr="000E47C0" w:rsidRDefault="00197D5A" w:rsidP="00197D5A">
      <w:pPr>
        <w:rPr>
          <w:lang w:val="nl-NL"/>
        </w:rPr>
      </w:pPr>
      <w:r w:rsidRPr="000E47C0">
        <w:rPr>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41690486"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hd w:val="clear" w:color="auto" w:fill="FFFFFF"/>
        <w:rPr>
          <w:bCs/>
          <w:szCs w:val="28"/>
          <w:lang w:val="de-DE"/>
        </w:rPr>
      </w:pPr>
      <w:r w:rsidRPr="000E47C0">
        <w:rPr>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0E47C0">
        <w:rPr>
          <w:i/>
          <w:iCs/>
          <w:lang w:val="nl-BE"/>
        </w:rPr>
        <w:t>phương án thành lập các trung tâm dịch vụ trực thuộc trường hoạt động theo mô hình doanh nghiệp</w:t>
      </w:r>
      <w:r w:rsidRPr="000E47C0">
        <w:rPr>
          <w:lang w:val="nl-BE"/>
        </w:rPr>
        <w:t xml:space="preserve"> để đáp ứng yêu cầu nhiệm vụ trong tình hình mới và khai thác có hiệu quả cơ sở vật chất, số lao động hiện có của Trường</w:t>
      </w:r>
      <w:r w:rsidRPr="000E47C0">
        <w:rPr>
          <w:rStyle w:val="FootnoteReference"/>
          <w:lang w:val="nl-BE"/>
        </w:rPr>
        <w:footnoteReference w:id="4"/>
      </w:r>
      <w:r w:rsidRPr="000E47C0">
        <w:rPr>
          <w:lang w:val="nl-BE"/>
        </w:rPr>
        <w:t xml:space="preserve">. Tiếp theo đó, </w:t>
      </w:r>
      <w:bookmarkStart w:id="3" w:name="_Hlk52955599"/>
      <w:r w:rsidRPr="000E47C0">
        <w:rPr>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0E47C0">
        <w:rPr>
          <w:bCs/>
          <w:i/>
          <w:lang w:val="nl-BE"/>
        </w:rPr>
        <w:t>dịch vụ xã hội hoá Đăng kiểm xe cơ giới</w:t>
      </w:r>
      <w:bookmarkEnd w:id="3"/>
      <w:r w:rsidRPr="000E47C0">
        <w:rPr>
          <w:rStyle w:val="FootnoteReference"/>
          <w:lang w:val="nl-BE"/>
        </w:rPr>
        <w:footnoteReference w:id="5"/>
      </w:r>
      <w:r w:rsidRPr="000E47C0">
        <w:rPr>
          <w:i/>
          <w:lang w:val="nl-BE"/>
        </w:rPr>
        <w:t xml:space="preserve">. </w:t>
      </w:r>
      <w:r w:rsidRPr="000E47C0">
        <w:rPr>
          <w:iCs/>
          <w:lang w:val="nl-BE"/>
        </w:rPr>
        <w:t>Từ đó đến nay,</w:t>
      </w:r>
      <w:r w:rsidRPr="000E47C0">
        <w:rPr>
          <w:b/>
          <w:iCs/>
          <w:lang w:val="nl-BE"/>
        </w:rPr>
        <w:t xml:space="preserve"> </w:t>
      </w:r>
      <w:r w:rsidRPr="000E47C0">
        <w:rPr>
          <w:bCs/>
          <w:iCs/>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0E47C0">
        <w:rPr>
          <w:bCs/>
          <w:szCs w:val="28"/>
          <w:lang w:val="de-DE"/>
        </w:rPr>
        <w:t>Đề án thành lập Trung tâm Đăng kiểm xe cơ giới trực thuộc Trường (hoàn thành trong Quý II năm 2026, gia hạn hoàn thành trong tháng 8/2026 theo Văn bản số 6767/UBND-NC ngày 10 tháng 7 năm 2026).</w:t>
      </w:r>
    </w:p>
    <w:p w14:paraId="74DF6F41" w14:textId="77777777" w:rsidR="00197D5A" w:rsidRPr="000E47C0" w:rsidRDefault="00197D5A" w:rsidP="00197D5A">
      <w:pPr>
        <w:rPr>
          <w:b/>
          <w:bCs/>
          <w:i/>
          <w:iCs/>
          <w:lang w:val="nl-NL"/>
        </w:rPr>
      </w:pPr>
      <w:r w:rsidRPr="000E47C0">
        <w:rPr>
          <w:i/>
          <w:iCs/>
          <w:lang w:val="nl-NL"/>
        </w:rPr>
        <w:t xml:space="preserve">Xuất phát từ những yêu cầu và thực trạng trên, Trường Cao đẳng Kon Tum xây dựng Đề án thành lập </w:t>
      </w:r>
      <w:r w:rsidRPr="000E47C0">
        <w:rPr>
          <w:b/>
          <w:bCs/>
          <w:i/>
          <w:iCs/>
          <w:lang w:val="nl-NL"/>
        </w:rPr>
        <w:t>Trung tâm Đăng kiểm xe cơ giới</w:t>
      </w:r>
      <w:r w:rsidRPr="000E47C0">
        <w:rPr>
          <w:i/>
          <w:iCs/>
          <w:lang w:val="nl-NL"/>
        </w:rPr>
        <w:t xml:space="preserve"> (sau đây gọi tắt là Trung tâm), Trung tâm này do </w:t>
      </w:r>
      <w:r w:rsidRPr="000E47C0">
        <w:rPr>
          <w:b/>
          <w:bCs/>
          <w:i/>
          <w:iCs/>
          <w:lang w:val="nl-NL"/>
        </w:rPr>
        <w:t xml:space="preserve">Công ty Trách nhiệm hữu hạn (TNHH) Đăng kiểm Cao đẳng Kon Tum </w:t>
      </w:r>
      <w:r w:rsidRPr="000E47C0">
        <w:rPr>
          <w:i/>
          <w:iCs/>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0E47C0">
        <w:rPr>
          <w:i/>
          <w:iCs/>
          <w:lang w:val="nl-NL"/>
        </w:rPr>
        <w:t xml:space="preserve">khai thác, </w:t>
      </w:r>
      <w:r w:rsidRPr="000E47C0">
        <w:rPr>
          <w:rFonts w:eastAsia="CIDFont+F2"/>
          <w:i/>
          <w:iCs/>
          <w:lang w:val="nl-NL"/>
        </w:rPr>
        <w:t>sử dụng</w:t>
      </w:r>
      <w:r w:rsidRPr="000E47C0">
        <w:rPr>
          <w:i/>
          <w:iCs/>
          <w:lang w:val="nl-NL"/>
        </w:rPr>
        <w:t xml:space="preserve"> có hiệu quả nguồn nhân lực, cơ sở vật chất, tài sản công hiện có của nhà trường, gắn với hoạt động dịch vụ theo hướng xã hội hóa để tạo nguồn thu sự nghiệp cho nhà trường</w:t>
      </w:r>
      <w:bookmarkEnd w:id="4"/>
      <w:r w:rsidRPr="000E47C0">
        <w:rPr>
          <w:i/>
          <w:iCs/>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3ABC0401" w14:textId="77777777" w:rsidR="00197D5A" w:rsidRPr="000E47C0" w:rsidRDefault="00197D5A" w:rsidP="00197D5A">
      <w:pPr>
        <w:pStyle w:val="Heading1"/>
        <w:rPr>
          <w:color w:val="auto"/>
          <w:lang w:val="nl-NL"/>
        </w:rPr>
      </w:pPr>
      <w:bookmarkStart w:id="5" w:name="_Toc236064012"/>
      <w:r w:rsidRPr="000E47C0">
        <w:rPr>
          <w:color w:val="auto"/>
          <w:lang w:val="nl-NL"/>
        </w:rPr>
        <w:t>II. CƠ SỞ XÂY DỰNG ĐỀ ÁN</w:t>
      </w:r>
      <w:bookmarkEnd w:id="5"/>
    </w:p>
    <w:p w14:paraId="59F269B6" w14:textId="77777777" w:rsidR="00AE4D3D" w:rsidRPr="000E47C0" w:rsidRDefault="00AE4D3D" w:rsidP="00AE4D3D">
      <w:pPr>
        <w:rPr>
          <w:b/>
          <w:bCs/>
          <w:i/>
          <w:iCs/>
          <w:lang w:val="nl-NL"/>
        </w:rPr>
      </w:pPr>
      <w:r w:rsidRPr="000E47C0">
        <w:rPr>
          <w:b/>
          <w:bCs/>
          <w:i/>
          <w:iCs/>
          <w:lang w:val="nl-NL"/>
        </w:rPr>
        <w:t>* Cơ sở chính trị, pháp lý</w:t>
      </w:r>
    </w:p>
    <w:p w14:paraId="43CE52AB"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rPr>
        <w:t>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p>
    <w:p w14:paraId="43CE52AB" w14:textId="77777777" w:rsidR="00197D5A" w:rsidRPr="000E47C0" w:rsidRDefault="00197D5A" w:rsidP="00197D5A">
      <w:pPr>
        <w:pStyle w:val="ListParagraph"/>
        <w:rPr>
          <w:color w:val="auto"/>
          <w:shd w:val="clear" w:color="auto" w:fill="FFFFFF"/>
          <w:lang w:val="nl-NL"/>
        </w:rPr>
      </w:pPr>
      <w:ins w:id="1001" w:author="Nội dung bổ sung (Claude)" w:date="2026-10-21T11:02:42Z">
        <w:r w:rsidRPr="000E47C0">
          <w:rPr>
            <w:color w:val="auto"/>
            <w:shd w:val="clear" w:color="auto" w:fill="FFFFFF"/>
          </w:rPr>
          <w:t xml:space="preserve">Quy định số 224-QĐ/TW ngày 14 tháng 10 năm 2026 của Ban Chấp hành Trung ương về đảng viên tham gia hoạt động đầu tư kinh doanh;</w:t>
        </w:r>
      </w:ins>
    </w:p>
    <w:p w14:paraId="5D46450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vi-VN"/>
        </w:rPr>
        <w:t xml:space="preserve">Luật </w:t>
      </w:r>
      <w:r w:rsidRPr="000E47C0">
        <w:rPr>
          <w:color w:val="auto"/>
          <w:shd w:val="clear" w:color="auto" w:fill="FFFFFF"/>
          <w:lang w:val="nl-NL"/>
        </w:rPr>
        <w:t xml:space="preserve">Trật tự, an </w:t>
      </w:r>
      <w:r w:rsidRPr="000E47C0">
        <w:rPr>
          <w:color w:val="auto"/>
        </w:rPr>
        <w:t>toàn</w:t>
      </w:r>
      <w:r w:rsidRPr="000E47C0">
        <w:rPr>
          <w:color w:val="auto"/>
          <w:shd w:val="clear" w:color="auto" w:fill="FFFFFF"/>
          <w:lang w:val="nl-NL"/>
        </w:rPr>
        <w:t xml:space="preserve"> g</w:t>
      </w:r>
      <w:r w:rsidRPr="000E47C0">
        <w:rPr>
          <w:color w:val="auto"/>
          <w:shd w:val="clear" w:color="auto" w:fill="FFFFFF"/>
          <w:lang w:val="vi-VN"/>
        </w:rPr>
        <w:t xml:space="preserve">iao thông đường bộ ngày </w:t>
      </w:r>
      <w:r w:rsidRPr="000E47C0">
        <w:rPr>
          <w:color w:val="auto"/>
          <w:shd w:val="clear" w:color="auto" w:fill="FFFFFF"/>
          <w:lang w:val="nl-NL"/>
        </w:rPr>
        <w:t>27</w:t>
      </w:r>
      <w:r w:rsidRPr="000E47C0">
        <w:rPr>
          <w:color w:val="auto"/>
          <w:shd w:val="clear" w:color="auto" w:fill="FFFFFF"/>
          <w:lang w:val="vi-VN"/>
        </w:rPr>
        <w:t xml:space="preserve"> th</w:t>
      </w:r>
      <w:r w:rsidRPr="000E47C0">
        <w:rPr>
          <w:color w:val="auto"/>
          <w:shd w:val="clear" w:color="auto" w:fill="FFFFFF"/>
          <w:lang w:val="nl-NL"/>
        </w:rPr>
        <w:t>á</w:t>
      </w:r>
      <w:r w:rsidRPr="000E47C0">
        <w:rPr>
          <w:color w:val="auto"/>
          <w:shd w:val="clear" w:color="auto" w:fill="FFFFFF"/>
          <w:lang w:val="vi-VN"/>
        </w:rPr>
        <w:t xml:space="preserve">ng </w:t>
      </w:r>
      <w:r w:rsidRPr="000E47C0">
        <w:rPr>
          <w:color w:val="auto"/>
          <w:shd w:val="clear" w:color="auto" w:fill="FFFFFF"/>
          <w:lang w:val="nl-NL"/>
        </w:rPr>
        <w:t>6</w:t>
      </w:r>
      <w:r w:rsidRPr="000E47C0">
        <w:rPr>
          <w:color w:val="auto"/>
          <w:shd w:val="clear" w:color="auto" w:fill="FFFFFF"/>
          <w:lang w:val="vi-VN"/>
        </w:rPr>
        <w:t xml:space="preserve"> năm 20</w:t>
      </w:r>
      <w:r w:rsidRPr="000E47C0">
        <w:rPr>
          <w:color w:val="auto"/>
          <w:shd w:val="clear" w:color="auto" w:fill="FFFFFF"/>
          <w:lang w:val="nl-NL"/>
        </w:rPr>
        <w:t>24</w:t>
      </w:r>
      <w:r w:rsidRPr="000E47C0">
        <w:rPr>
          <w:color w:val="auto"/>
          <w:shd w:val="clear" w:color="auto" w:fill="FFFFFF"/>
          <w:lang w:val="vi-VN"/>
        </w:rPr>
        <w:t>;</w:t>
      </w:r>
    </w:p>
    <w:p w14:paraId="6BD2443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nl-NL"/>
        </w:rPr>
        <w:t xml:space="preserve">Luật Giáo dục </w:t>
      </w:r>
      <w:r w:rsidRPr="000E47C0">
        <w:rPr>
          <w:color w:val="auto"/>
          <w:shd w:val="clear" w:color="auto" w:fill="FFFFFF"/>
          <w:lang w:val="vi-VN"/>
        </w:rPr>
        <w:t>nghề nghiệp ngày 10 tháng 12 năm 2025;</w:t>
      </w:r>
    </w:p>
    <w:p w14:paraId="7C90517D"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 xml:space="preserve">Luật Doanh nghiệp ngày 17 tháng 6 năm 2020</w:t>
      </w:r>
      <w:r w:rsidRPr="000E47C0">
        <w:rPr>
          <w:color w:val="auto"/>
          <w:shd w:val="clear" w:color="auto" w:fill="FFFFFF"/>
        </w:rPr>
        <w:t xml:space="preserve"> (hợp nhất tại Văn bản hợp nhất số 67/VBHN-VPQH ngày 15 tháng 8 năm 2025)</w:t>
      </w:r>
      <w:r w:rsidRPr="000E47C0">
        <w:rPr>
          <w:color w:val="auto"/>
          <w:shd w:val="clear" w:color="auto" w:fill="FFFFFF"/>
        </w:rPr>
        <w:t xml:space="preserve">;</w:t>
      </w:r>
    </w:p>
    <w:p w14:paraId="4793225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Luật Quản lý và đầu tư vốn nhà nước tại doanh nghiệp ngày 14 tháng 6 năm 2025;</w:t>
      </w:r>
    </w:p>
    <w:p w14:paraId="72986BA4" w14:textId="77777777" w:rsidR="00197D5A" w:rsidRPr="000E47C0" w:rsidRDefault="00197D5A" w:rsidP="00D66A07">
      <w:pPr>
        <w:pStyle w:val="ListParagraph"/>
        <w:rPr>
          <w:color w:val="auto"/>
          <w:shd w:val="clear" w:color="auto" w:fill="FFFFFF"/>
        </w:rPr>
      </w:pPr>
      <w:r w:rsidRPr="000E47C0">
        <w:rPr>
          <w:color w:val="auto"/>
          <w:shd w:val="clear" w:color="auto" w:fill="FFFFFF"/>
          <w:lang w:val="vi-VN"/>
        </w:rPr>
        <w:t>Luật Quản lý, sử dụng tài sản công ngày 21 tháng 6 năm 2017</w:t>
      </w:r>
      <w:r w:rsidRPr="000E47C0">
        <w:rPr>
          <w:color w:val="auto"/>
          <w:shd w:val="clear" w:color="auto" w:fill="FFFFFF"/>
        </w:rPr>
        <w:t xml:space="preserve"> (hợp nhất tại Văn bản hợp nhất số 97/VBHN-VPQH ngày 22 tháng 8 năm 2025)</w:t>
      </w:r>
      <w:r w:rsidRPr="000E47C0">
        <w:rPr>
          <w:color w:val="auto"/>
          <w:shd w:val="clear" w:color="auto" w:fill="FFFFFF"/>
        </w:rPr>
        <w:t xml:space="preserve">;</w:t>
      </w:r>
    </w:p>
    <w:p w14:paraId="5C667A3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rPr>
        <w:t xml:space="preserve">Luật Đất đai ngày 18 tháng 01 năm 2024</w:t>
      </w:r>
      <w:r w:rsidRPr="000E47C0">
        <w:rPr>
          <w:color w:val="auto"/>
          <w:shd w:val="clear" w:color="auto" w:fill="FFFFFF"/>
        </w:rPr>
        <w:t xml:space="preserve"> (hợp nhất tại Văn bản hợp nhất số 44/VBHN-VPQH ngày 16 tháng 3 năm 2026)</w:t>
      </w:r>
      <w:r w:rsidRPr="000E47C0">
        <w:rPr>
          <w:color w:val="auto"/>
          <w:shd w:val="clear" w:color="auto" w:fill="FFFFFF"/>
        </w:rPr>
        <w:t xml:space="preserve">;</w:t>
      </w:r>
    </w:p>
    <w:p w14:paraId="626AC7AC" w14:textId="77777777" w:rsidR="0004260A" w:rsidRPr="000E47C0" w:rsidRDefault="00197D5A" w:rsidP="0004260A">
      <w:pPr>
        <w:pStyle w:val="ListParagraph"/>
        <w:rPr>
          <w:color w:val="auto"/>
          <w:shd w:val="clear" w:color="auto" w:fill="FFFFFF"/>
        </w:rPr>
      </w:pPr>
      <w:r w:rsidRPr="000E47C0">
        <w:rPr>
          <w:color w:val="auto"/>
          <w:shd w:val="clear" w:color="auto" w:fill="FFFFFF"/>
        </w:rPr>
        <w:t xml:space="preserve">Luật Kế toán ngày 20 tháng 11 năm 2015</w:t>
      </w:r>
      <w:r w:rsidRPr="000E47C0">
        <w:rPr>
          <w:color w:val="auto"/>
          <w:shd w:val="clear" w:color="auto" w:fill="FFFFFF"/>
        </w:rPr>
        <w:t xml:space="preserve"> (hợp nhất tại Văn bản hợp nhất số 41/VBHN-VPQH ngày 16 tháng 3 năm 2026)</w:t>
      </w:r>
      <w:r w:rsidRPr="000E47C0">
        <w:rPr>
          <w:color w:val="auto"/>
          <w:shd w:val="clear" w:color="auto" w:fill="FFFFFF"/>
        </w:rPr>
        <w:t xml:space="preserve">;</w:t>
      </w:r>
    </w:p>
    <w:p w14:paraId="357B06D3" w14:textId="77777777" w:rsidR="00197D5A" w:rsidRPr="000E47C0" w:rsidRDefault="00197D5A" w:rsidP="00D145DD">
      <w:pPr>
        <w:pStyle w:val="ListParagraph"/>
        <w:rPr>
          <w:color w:val="auto"/>
          <w:shd w:val="clear" w:color="auto" w:fill="FFFFFF"/>
          <w:lang w:val="vi-VN"/>
        </w:rPr>
      </w:pPr>
      <w:r w:rsidRPr="000E47C0">
        <w:rPr>
          <w:color w:val="auto"/>
          <w:shd w:val="clear" w:color="auto" w:fill="FFFFFF"/>
          <w:lang w:val="vi-VN"/>
        </w:rPr>
        <w:t xml:space="preserve">Nghị định số </w:t>
      </w:r>
      <w:r w:rsidRPr="000E47C0">
        <w:rPr>
          <w:color w:val="auto"/>
          <w:shd w:val="clear" w:color="auto" w:fill="FFFFFF"/>
        </w:rPr>
        <w:t>89</w:t>
      </w:r>
      <w:r w:rsidRPr="000E47C0">
        <w:rPr>
          <w:color w:val="auto"/>
          <w:shd w:val="clear" w:color="auto" w:fill="FFFFFF"/>
          <w:lang w:val="vi-VN"/>
        </w:rPr>
        <w:t>/202</w:t>
      </w:r>
      <w:r w:rsidRPr="000E47C0">
        <w:rPr>
          <w:color w:val="auto"/>
          <w:shd w:val="clear" w:color="auto" w:fill="FFFFFF"/>
        </w:rPr>
        <w:t>6</w:t>
      </w:r>
      <w:r w:rsidRPr="000E47C0">
        <w:rPr>
          <w:color w:val="auto"/>
          <w:shd w:val="clear" w:color="auto" w:fill="FFFFFF"/>
          <w:lang w:val="vi-VN"/>
        </w:rPr>
        <w:t xml:space="preserve">/NĐ-CP ngày </w:t>
      </w:r>
      <w:r w:rsidRPr="000E47C0">
        <w:rPr>
          <w:color w:val="auto"/>
          <w:shd w:val="clear" w:color="auto" w:fill="FFFFFF"/>
        </w:rPr>
        <w:t>30</w:t>
      </w:r>
      <w:r w:rsidRPr="000E47C0">
        <w:rPr>
          <w:color w:val="auto"/>
          <w:shd w:val="clear" w:color="auto" w:fill="FFFFFF"/>
          <w:lang w:val="vi-VN"/>
        </w:rPr>
        <w:t xml:space="preserve"> tháng </w:t>
      </w:r>
      <w:r w:rsidRPr="000E47C0">
        <w:rPr>
          <w:color w:val="auto"/>
          <w:shd w:val="clear" w:color="auto" w:fill="FFFFFF"/>
        </w:rPr>
        <w:t>3</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Chính phủ quy định về điều kiện kinh doanh dịch vụ kiểm định xe cơ giới; tổ chức, hoạt động của cơ sở đăng kiểm; niên hạn sử dụng của xe cơ giới;</w:t>
      </w:r>
    </w:p>
    <w:p w14:paraId="4BC1915C"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5BF265E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Nghị định số 186/2025/NĐ-CP ngày 01 tháng 7 năm 2025 của Chính phủ quy định chi tiết một số điều của Luật Quản lý, sử dụng tài sản công;</w:t>
      </w:r>
      <w:r w:rsidRPr="000E47C0">
        <w:rPr>
          <w:color w:val="auto"/>
          <w:shd w:val="clear" w:color="auto" w:fill="FFFFFF"/>
        </w:rPr>
        <w:t xml:space="preserve"> 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D3CA6A2" w14:textId="56304BD4"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181/2026/NĐ-CP ngày 21 tháng 5 năm 2026 của Chính phủ về quản lý người giữ chức danh, chức vụ và người đại diện phần vốn nhà nước tại doanh nghiệp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r w:rsidRPr="000E47C0">
        <w:rPr>
          <w:color w:val="auto"/>
          <w:shd w:val="clear" w:color="auto" w:fill="FFFFFF"/>
          <w:lang w:val="vi-VN"/>
        </w:rPr>
        <w:t>Nghị định số 299/2026/NĐ-CP ngày 28 tháng 7 năm 2026 của Chính phủ quy định tổ chức đơn vị sự nghiệp công lập</w:t>
      </w:r>
      <w:r w:rsidRPr="000E47C0">
        <w:rPr>
          <w:color w:val="auto"/>
          <w:shd w:val="clear" w:color="auto" w:fill="FFFFFF"/>
        </w:rPr>
        <w:t>;</w:t>
      </w:r>
    </w:p>
    <w:p w14:paraId="1AD192E2" w14:textId="3024F9BB" w:rsidR="000B5F32" w:rsidRPr="000E47C0" w:rsidRDefault="0001620F">
      <w:pPr>
        <w:pStyle w:val="ListParagraph"/>
        <w:rPr>
          <w:color w:val="auto"/>
          <w:shd w:val="clear" w:color="auto" w:fill="FFFFFF"/>
          <w:lang w:val="vi-VN"/>
        </w:rPr>
      </w:pPr>
      <w:ins w:id="1037" w:author="Nội dung bổ sung (Claude)" w:date="2026-10-21T09:21:43Z">
        <w:r w:rsidRPr="000E47C0">
          <w:rPr>
            <w:color w:val="auto"/>
            <w:shd w:val="clear" w:color="auto" w:fill="FFFFFF"/>
            <w:lang w:val="vi-VN"/>
          </w:rPr>
          <w:t xml:space="preserve">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74FCAFA8" w14:textId="77777777" w:rsidR="00197D5A" w:rsidRPr="00CC2C98" w:rsidRDefault="00197D5A" w:rsidP="00197D5A">
      <w:pPr>
        <w:pStyle w:val="ListParagraph"/>
        <w:rPr>
          <w:color w:val="auto"/>
          <w:shd w:val="clear" w:color="auto" w:fill="FFFFFF"/>
          <w:lang w:val="vi-VN"/>
        </w:rPr>
      </w:pPr>
      <w:r w:rsidRPr="000E47C0">
        <w:rPr>
          <w:color w:val="auto"/>
          <w:shd w:val="clear" w:color="auto" w:fill="FFFFFF"/>
          <w:lang w:val="vi-VN"/>
        </w:rPr>
        <w:t>Thông tư số 45/2024/TT-BGTVT ngày 15 tháng 11 năm 2024 của Bộ trưởng Bộ Giao thông vận tải quy định về cấp mới, cấp lại, tạm đình chỉ, thu hồi chứng chỉ ĐKV phương tiện giao thông đường bộ;</w:t>
      </w:r>
    </w:p>
    <w:p w14:paraId="56388A87" w14:textId="69BD02D5" w:rsidR="00CC2C98" w:rsidRPr="000E47C0" w:rsidRDefault="00CC2C98" w:rsidP="00197D5A">
      <w:pPr>
        <w:pStyle w:val="ListParagraph"/>
        <w:rPr>
          <w:color w:val="auto"/>
          <w:shd w:val="clear" w:color="auto" w:fill="FFFFFF"/>
          <w:lang w:val="vi-VN"/>
        </w:rPr>
      </w:pPr>
      <w:r>
        <w:rPr>
          <w:color w:val="auto"/>
          <w:shd w:val="clear" w:color="auto" w:fill="FFFFFF"/>
        </w:rPr>
        <w:t xml:space="preserve">Thông tư số 120/2025/TT-BTC ngày 18 tháng 12 năm 2025 của Bộ trưởng Bộ Tài chính </w:t>
      </w:r>
      <w:r w:rsidRPr="00CC2C98">
        <w:rPr>
          <w:color w:val="auto"/>
          <w:shd w:val="clear" w:color="auto" w:fill="FFFFFF"/>
        </w:rPr>
        <w:t>hướng dẫn một số điều của Nghị định số 186/2025/NĐ-CP ngày 01 tháng 7 năm 2025 của Chính phủ quy định chi tiết một số điều của Luật Quản lý, sử dụng tài sản công</w:t>
      </w:r>
      <w:r>
        <w:rPr>
          <w:color w:val="auto"/>
          <w:shd w:val="clear" w:color="auto" w:fill="FFFFFF"/>
        </w:rPr>
        <w:t>;</w:t>
      </w:r>
    </w:p>
    <w:p w14:paraId="1CEBABC8"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40/2025/TT-BXD ngày 28 tháng 11 năm 2025 c</w:t>
      </w:r>
      <w:r w:rsidRPr="000E47C0">
        <w:rPr>
          <w:color w:val="auto"/>
          <w:shd w:val="clear" w:color="auto" w:fill="FFFFFF"/>
        </w:rPr>
        <w:t>ủa</w:t>
      </w:r>
      <w:r w:rsidRPr="000E47C0">
        <w:rPr>
          <w:color w:val="auto"/>
          <w:shd w:val="clear" w:color="auto" w:fill="FFFFFF"/>
          <w:lang w:val="vi-VN"/>
        </w:rPr>
        <w:t xml:space="preserve"> Bộ trưởng Bộ Xây dựng quy định cơ chế, chính sách quản lý giá dịch vụ kiểm định, miễn kiểm định lần đầu cho xe cơ giới, xe máy chuyên dùng;</w:t>
      </w:r>
    </w:p>
    <w:p w14:paraId="1829D2ED" w14:textId="77777777" w:rsidR="00224D9C"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w:t>
      </w:r>
      <w:r w:rsidRPr="000E47C0">
        <w:rPr>
          <w:color w:val="auto"/>
          <w:shd w:val="clear" w:color="auto" w:fill="FFFFFF"/>
        </w:rPr>
        <w:t xml:space="preserve">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del w:id="1038" w:author="Nội dung điều chỉnh (Claude)" w:date="2026-10-21T09:21:43Z">
        <w:r w:rsidRPr="000E47C0">
          <w:rPr>
            <w:color w:val="auto"/>
            <w:shd w:val="clear" w:color="auto" w:fill="FFFFFF"/>
          </w:rPr>
          <w:delText xml:space="preserve">quy hoạch đô thị và nông thôn thuộc phạm vi quản lý của Bộ Xây dựng;</w:delText>
        </w:r>
      </w:del>
      <w:ins w:id="1039" w:author="Nội dung điều chỉnh (Claude)" w:date="2026-10-21T09:21:43Z">
        <w:r w:rsidRPr="000E47C0">
          <w:rPr>
            <w:color w:val="auto"/>
            <w:shd w:val="clear" w:color="auto" w:fill="FFFFFF"/>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178D9B94"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2E962933"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r w:rsidRPr="000E47C0">
        <w:rPr>
          <w:color w:val="auto"/>
          <w:shd w:val="clear" w:color="auto" w:fill="FFFFFF"/>
        </w:rPr>
        <w:t>;</w:t>
      </w:r>
    </w:p>
    <w:p w14:paraId="51B7585A"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Thông tư số 238/2016/TT-BTC ngày 11 tháng 11 năm 2016 của </w:t>
      </w:r>
      <w:r w:rsidRPr="000E47C0">
        <w:rPr>
          <w:color w:val="auto"/>
          <w:shd w:val="clear" w:color="auto" w:fill="FFFFFF"/>
        </w:rPr>
        <w:t xml:space="preserve">Bộ trưởng </w:t>
      </w:r>
      <w:r w:rsidRPr="000E47C0">
        <w:rPr>
          <w:color w:val="auto"/>
          <w:shd w:val="clear" w:color="auto" w:fill="FFFFFF"/>
          <w:lang w:val="vi-VN"/>
        </w:rPr>
        <w:t>Bộ Tài chính quy định về giá dịch vụ kiểm định an toàn kỹ thuật và bảo vệ môi trường đối với xe cơ giới, thiết bị và xe máy chuyên dùng đang lưu hành; đánh giá, hiệu chuẩn thiết bị kiểm tra xe cơ giới</w:t>
      </w:r>
      <w:r w:rsidRPr="000E47C0">
        <w:rPr>
          <w:color w:val="auto"/>
          <w:shd w:val="clear" w:color="auto" w:fill="FFFFFF"/>
        </w:rPr>
        <w:t xml:space="preserve"> (hợp nhất tại Văn bản hợp nhất số 08/VBHN-BTC ngày 25 tháng 5 năm 2023);</w:t>
      </w:r>
    </w:p>
    <w:p w14:paraId="01C551D6"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09E129C1" w14:textId="77777777" w:rsidR="00197D5A" w:rsidRPr="000E47C0" w:rsidRDefault="00197D5A" w:rsidP="00197D5A">
      <w:pPr>
        <w:pStyle w:val="ListParagraph"/>
        <w:rPr>
          <w:color w:val="auto"/>
          <w:shd w:val="clear" w:color="auto" w:fill="FFFFFF"/>
          <w:lang w:val="vi-VN"/>
        </w:rPr>
      </w:pPr>
      <w:bookmarkStart w:id="6" w:name="_Hlk52954760"/>
      <w:r w:rsidRPr="000E47C0">
        <w:rPr>
          <w:color w:val="auto"/>
          <w:shd w:val="clear" w:color="auto" w:fill="FFFFFF"/>
          <w:lang w:val="vi-VN"/>
        </w:rPr>
        <w:t>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w:t>
      </w:r>
      <w:r w:rsidRPr="000E47C0">
        <w:rPr>
          <w:color w:val="auto"/>
          <w:shd w:val="clear" w:color="auto" w:fill="FFFFFF"/>
        </w:rPr>
        <w:t>ao đẳng Cộng đồng</w:t>
      </w:r>
      <w:r w:rsidRPr="000E47C0">
        <w:rPr>
          <w:color w:val="auto"/>
          <w:shd w:val="clear" w:color="auto" w:fill="FFFFFF"/>
          <w:lang w:val="vi-VN"/>
        </w:rPr>
        <w:t xml:space="preserve"> Kon Tum</w:t>
      </w:r>
      <w:bookmarkEnd w:id="6"/>
      <w:r w:rsidRPr="000E47C0">
        <w:rPr>
          <w:color w:val="auto"/>
          <w:shd w:val="clear" w:color="auto" w:fill="FFFFFF"/>
          <w:lang w:val="vi-VN"/>
        </w:rPr>
        <w:t xml:space="preserve">; </w:t>
      </w:r>
      <w:bookmarkStart w:id="7" w:name="_Hlk52954823"/>
    </w:p>
    <w:p w14:paraId="1E0B8EA2"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635/QĐ-LĐTBXH ngày 16 tháng 5 năm 2023 của Bộ trưởng Bộ Lao động - Thương binh và Xã hội đổi tên Trường Cao đẳng Cộng đồng Kon Tum thành Trường Cao đẳng Kon Tum;</w:t>
      </w:r>
    </w:p>
    <w:p w14:paraId="3C6BAC3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339/QĐ-UBND ngày 26 tháng 6 năm 2023 của UBND tỉnh Kon Tum tổ chức lại Trường Cao đẳng Cộng đồng Kon Tum, trực thuộc UBND tỉnh Kon Tum;</w:t>
      </w:r>
      <w:r w:rsidRPr="000E47C0">
        <w:rPr>
          <w:color w:val="auto"/>
          <w:shd w:val="clear" w:color="auto" w:fill="FFFFFF"/>
        </w:rPr>
        <w:t xml:space="preserve"> Quyết định số 287/QĐ-UBND ngày 29 tháng 4 năm 2026 của UBND tỉnh Quảng Ngãi phê duyệt Đề án sắp xếp tổ chức bên trong thuộc Trường Cao đẳng Kon Tum;</w:t>
      </w:r>
    </w:p>
    <w:p w14:paraId="09B9AC1B"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Quyết định số 543/QĐ-UBND ngày 30 tháng 6 năm 2025 của UBND tỉnh Quảng Ngãi chuyển và đổi tên các đơn vị thuộc UBND tỉnh Kon Tum về thuộc UBND tỉnh Quảng Ngãi;</w:t>
      </w:r>
    </w:p>
    <w:p w14:paraId="330C50F1" w14:textId="77777777" w:rsidR="00197D5A" w:rsidRPr="000E47C0" w:rsidRDefault="00197D5A" w:rsidP="00197D5A">
      <w:pPr>
        <w:pStyle w:val="ListParagraph"/>
        <w:rPr>
          <w:color w:val="auto"/>
          <w:shd w:val="clear" w:color="auto" w:fill="FFFFFF"/>
          <w:lang w:val="vi-VN"/>
        </w:rPr>
      </w:pPr>
      <w:r w:rsidRPr="000E47C0">
        <w:rPr>
          <w:color w:val="auto"/>
          <w:shd w:val="clear" w:color="auto" w:fill="FFFFFF"/>
          <w:lang w:val="vi-VN"/>
        </w:rPr>
        <w:t xml:space="preserve">Quyết định số 31/2025/QĐ-UBND ngày 15 tháng 10 năm 2025 của UBND tỉnh </w:t>
      </w:r>
      <w:r w:rsidRPr="000E47C0">
        <w:rPr>
          <w:color w:val="auto"/>
          <w:shd w:val="clear" w:color="auto" w:fill="FFFFFF"/>
        </w:rPr>
        <w:t xml:space="preserve">Quảng Ngãi </w:t>
      </w:r>
      <w:r w:rsidRPr="000E47C0">
        <w:rPr>
          <w:color w:val="auto"/>
          <w:shd w:val="clear" w:color="auto" w:fill="FFFFFF"/>
          <w:lang w:val="vi-VN"/>
        </w:rPr>
        <w:t>ban hành Quy định trách nhiệm, quyền hạn và phân cấp quản lý cán bộ, công chức, viên chức; người giữ chức danh, chức vụ và người đại diện phần vốn nhà nước tại doanh nghiệp thuộc thẩm quyền của UBND tỉnh Quảng Ngãi</w:t>
      </w:r>
      <w:r w:rsidRPr="000E47C0">
        <w:rPr>
          <w:color w:val="auto"/>
          <w:shd w:val="clear" w:color="auto" w:fill="FFFFFF"/>
        </w:rPr>
        <w:t>;</w:t>
      </w:r>
    </w:p>
    <w:p w14:paraId="7A89EBD0" w14:textId="77777777" w:rsidR="00B77BE9" w:rsidRPr="000E47C0" w:rsidRDefault="00B77BE9" w:rsidP="005D5B4A">
      <w:pPr>
        <w:pStyle w:val="ListParagraph"/>
        <w:rPr>
          <w:color w:val="auto"/>
          <w:shd w:val="clear" w:color="auto" w:fill="FFFFFF"/>
          <w:lang w:val="vi-VN"/>
        </w:rPr>
      </w:pPr>
      <w:r w:rsidRPr="000E47C0">
        <w:rPr>
          <w:color w:val="auto"/>
          <w:shd w:val="clear" w:color="auto" w:fill="FFFFFF"/>
        </w:rPr>
        <w:t xml:space="preserve">Quyết định số 46/2025/QĐ-CTUBND ngày 02 tháng 12 năm 2025 của Chủ tịch </w:t>
      </w:r>
      <w:r w:rsidRPr="000E47C0">
        <w:rPr>
          <w:color w:val="auto"/>
          <w:shd w:val="clear" w:color="auto" w:fill="FFFFFF"/>
          <w:lang w:val="vi-VN"/>
        </w:rPr>
        <w:t xml:space="preserve">UBND tỉnh </w:t>
      </w:r>
      <w:r w:rsidRPr="000E47C0">
        <w:rPr>
          <w:color w:val="auto"/>
          <w:shd w:val="clear" w:color="auto" w:fill="FFFFFF"/>
        </w:rPr>
        <w:t>Quảng Ngãi ban hành Quy định về phân cấp thẩm quyền quyết định việc quản lý, sử dụng tài sản công thuộc phạm vi quản lý của tỉnh Quảng Ngãi;</w:t>
      </w:r>
    </w:p>
    <w:p w14:paraId="18288898"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30/QĐ-UBND </w:t>
      </w:r>
      <w:r w:rsidRPr="000E47C0">
        <w:rPr>
          <w:color w:val="auto"/>
          <w:shd w:val="clear" w:color="auto" w:fill="FFFFFF"/>
        </w:rPr>
        <w:t>ng</w:t>
      </w:r>
      <w:r w:rsidRPr="000E47C0">
        <w:rPr>
          <w:color w:val="auto"/>
          <w:shd w:val="clear" w:color="auto" w:fill="FFFFFF"/>
          <w:lang w:val="vi-VN"/>
        </w:rPr>
        <w:t>ày 19</w:t>
      </w:r>
      <w:r w:rsidRPr="000E47C0">
        <w:rPr>
          <w:color w:val="auto"/>
          <w:shd w:val="clear" w:color="auto" w:fill="FFFFFF"/>
        </w:rPr>
        <w:t xml:space="preserve"> tháng </w:t>
      </w:r>
      <w:r w:rsidRPr="000E47C0">
        <w:rPr>
          <w:color w:val="auto"/>
          <w:shd w:val="clear" w:color="auto" w:fill="FFFFFF"/>
          <w:lang w:val="vi-VN"/>
        </w:rPr>
        <w:t>01</w:t>
      </w:r>
      <w:r w:rsidRPr="000E47C0">
        <w:rPr>
          <w:color w:val="auto"/>
          <w:shd w:val="clear" w:color="auto" w:fill="FFFFFF"/>
        </w:rPr>
        <w:t xml:space="preserve"> năm </w:t>
      </w:r>
      <w:r w:rsidRPr="000E47C0">
        <w:rPr>
          <w:color w:val="auto"/>
          <w:shd w:val="clear" w:color="auto" w:fill="FFFFFF"/>
          <w:lang w:val="vi-VN"/>
        </w:rPr>
        <w:t>2026</w:t>
      </w:r>
      <w:r w:rsidRPr="000E47C0">
        <w:rPr>
          <w:color w:val="auto"/>
          <w:shd w:val="clear" w:color="auto" w:fill="FFFFFF"/>
        </w:rPr>
        <w:t xml:space="preserve"> của </w:t>
      </w:r>
      <w:r w:rsidRPr="000E47C0">
        <w:rPr>
          <w:color w:val="auto"/>
          <w:shd w:val="clear" w:color="auto" w:fill="FFFFFF"/>
          <w:lang w:val="vi-VN"/>
        </w:rPr>
        <w:t>UBND tỉnh Quảng Ngãi ban hành nhiệm vụ, giải pháp chủ yếu thực hiện Kế hoạch phát triển kinh tế - xã hội năm 2026</w:t>
      </w:r>
      <w:r w:rsidRPr="000E47C0">
        <w:rPr>
          <w:color w:val="auto"/>
          <w:shd w:val="clear" w:color="auto" w:fill="FFFFFF"/>
        </w:rPr>
        <w:t>;</w:t>
      </w:r>
    </w:p>
    <w:p w14:paraId="660CF6C6" w14:textId="77777777" w:rsidR="00197D5A" w:rsidRPr="000E47C0" w:rsidRDefault="00197D5A" w:rsidP="00197D5A">
      <w:pPr>
        <w:pStyle w:val="ListParagraph"/>
        <w:rPr>
          <w:color w:val="auto"/>
          <w:lang w:val="nl-NL"/>
        </w:rPr>
      </w:pPr>
      <w:r w:rsidRPr="000E47C0">
        <w:rPr>
          <w:color w:val="auto"/>
          <w:shd w:val="clear" w:color="auto" w:fill="FFFFFF"/>
          <w:lang w:val="vi-VN"/>
        </w:rPr>
        <w:t xml:space="preserve">Quyết định số </w:t>
      </w:r>
      <w:r w:rsidRPr="000E47C0">
        <w:rPr>
          <w:color w:val="auto"/>
          <w:shd w:val="clear" w:color="auto" w:fill="FFFFFF"/>
        </w:rPr>
        <w:t>393</w:t>
      </w:r>
      <w:r w:rsidRPr="000E47C0">
        <w:rPr>
          <w:color w:val="auto"/>
          <w:shd w:val="clear" w:color="auto" w:fill="FFFFFF"/>
          <w:lang w:val="vi-VN"/>
        </w:rPr>
        <w:t xml:space="preserve">/QĐ-UBND ngày </w:t>
      </w:r>
      <w:r w:rsidRPr="000E47C0">
        <w:rPr>
          <w:color w:val="auto"/>
          <w:shd w:val="clear" w:color="auto" w:fill="FFFFFF"/>
        </w:rPr>
        <w:t>04</w:t>
      </w:r>
      <w:r w:rsidRPr="000E47C0">
        <w:rPr>
          <w:color w:val="auto"/>
          <w:shd w:val="clear" w:color="auto" w:fill="FFFFFF"/>
          <w:lang w:val="vi-VN"/>
        </w:rPr>
        <w:t xml:space="preserve"> tháng </w:t>
      </w:r>
      <w:r w:rsidRPr="000E47C0">
        <w:rPr>
          <w:color w:val="auto"/>
          <w:shd w:val="clear" w:color="auto" w:fill="FFFFFF"/>
        </w:rPr>
        <w:t>02</w:t>
      </w:r>
      <w:r w:rsidRPr="000E47C0">
        <w:rPr>
          <w:color w:val="auto"/>
          <w:shd w:val="clear" w:color="auto" w:fill="FFFFFF"/>
          <w:lang w:val="vi-VN"/>
        </w:rPr>
        <w:t xml:space="preserve"> năm 202</w:t>
      </w:r>
      <w:r w:rsidRPr="000E47C0">
        <w:rPr>
          <w:color w:val="auto"/>
          <w:shd w:val="clear" w:color="auto" w:fill="FFFFFF"/>
        </w:rPr>
        <w:t>6</w:t>
      </w:r>
      <w:r w:rsidRPr="000E47C0">
        <w:rPr>
          <w:color w:val="auto"/>
          <w:shd w:val="clear" w:color="auto" w:fill="FFFFFF"/>
          <w:lang w:val="vi-VN"/>
        </w:rPr>
        <w:t xml:space="preserve"> của UBND tỉnh</w:t>
      </w:r>
      <w:r w:rsidRPr="000E47C0">
        <w:rPr>
          <w:color w:val="auto"/>
          <w:shd w:val="clear" w:color="auto" w:fill="FFFFFF"/>
        </w:rPr>
        <w:t xml:space="preserve"> </w:t>
      </w:r>
      <w:r w:rsidRPr="000E47C0">
        <w:rPr>
          <w:color w:val="auto"/>
          <w:shd w:val="clear" w:color="auto" w:fill="FFFFFF"/>
          <w:lang w:val="vi-VN"/>
        </w:rPr>
        <w:t>Quảng Ngãi</w:t>
      </w:r>
      <w:r w:rsidRPr="000E47C0">
        <w:rPr>
          <w:color w:val="auto"/>
          <w:shd w:val="clear" w:color="auto" w:fill="FFFFFF"/>
        </w:rPr>
        <w:t xml:space="preserve"> p</w:t>
      </w:r>
      <w:r w:rsidRPr="000E47C0">
        <w:rPr>
          <w:color w:val="auto"/>
          <w:shd w:val="clear" w:color="auto" w:fill="FFFFFF"/>
          <w:lang w:val="vi-VN"/>
        </w:rPr>
        <w:t>hê duyệt phương án sắp xếp, bố trí, xử lý trụ sở, tài sản dôi dư của các cơ quan, tổ chức, đơn vị thuộc phạm vi quản lý của tỉnh Quảng Ngãi (đợt 3)</w:t>
      </w:r>
      <w:r w:rsidRPr="000E47C0">
        <w:rPr>
          <w:color w:val="auto"/>
          <w:shd w:val="clear" w:color="auto" w:fill="FFFFFF"/>
        </w:rPr>
        <w:t>;</w:t>
      </w:r>
    </w:p>
    <w:p w14:paraId="1A63F5AE" w14:textId="77777777" w:rsidR="00197D5A" w:rsidRPr="000E47C0" w:rsidRDefault="00197D5A" w:rsidP="00197D5A">
      <w:pPr>
        <w:pStyle w:val="ListParagraph"/>
        <w:rPr>
          <w:color w:val="auto"/>
          <w:lang w:val="nl-NL"/>
        </w:rPr>
      </w:pPr>
      <w:r w:rsidRPr="000E47C0">
        <w:rPr>
          <w:color w:val="auto"/>
          <w:shd w:val="clear" w:color="auto" w:fill="FFFFFF"/>
          <w:lang w:val="vi-VN"/>
        </w:rPr>
        <w:t>Các văn bản pháp luật, hành chính</w:t>
      </w:r>
      <w:r w:rsidRPr="000E47C0">
        <w:rPr>
          <w:bCs/>
          <w:iCs/>
          <w:color w:val="auto"/>
          <w:lang w:val="nl-NL"/>
        </w:rPr>
        <w:t xml:space="preserve"> khác liên quan.</w:t>
      </w:r>
    </w:p>
    <w:p w14:paraId="07D4CF55" w14:textId="77777777" w:rsidR="00AE4D3D" w:rsidRPr="000E47C0" w:rsidRDefault="00AE4D3D" w:rsidP="00B92936">
      <w:pPr>
        <w:rPr>
          <w:lang w:val="nl-NL"/>
        </w:rPr>
      </w:pPr>
      <w:r w:rsidRPr="000E47C0">
        <w:rPr>
          <w:b/>
          <w:bCs/>
          <w:i/>
          <w:iCs/>
          <w:lang w:val="nl-NL"/>
        </w:rPr>
        <w:t>* Cơ sở thực tiễn:</w:t>
      </w:r>
      <w:r w:rsidRPr="000E47C0">
        <w:rPr>
          <w:lang w:val="nl-NL"/>
        </w:rPr>
        <w:t xml:space="preserve"> Trong quá trình xây dựng Đề án, nhà trường đã tham khảo các mô hình hoạt động có tính chất tương đồng, cụ thể như sau:</w:t>
      </w:r>
    </w:p>
    <w:p w14:paraId="0A22AF6C" w14:textId="77777777" w:rsidR="00B92936" w:rsidRPr="000E47C0" w:rsidRDefault="00B92936" w:rsidP="00B92936">
      <w:pPr>
        <w:rPr>
          <w:lang w:val="af-ZA"/>
        </w:rPr>
      </w:pPr>
      <w:r w:rsidRPr="000E47C0">
        <w:rPr>
          <w:i/>
          <w:iCs/>
          <w:lang w:val="af-ZA"/>
        </w:rPr>
        <w:t>- Tương đồng về mô hình doanh nghiệp:</w:t>
      </w:r>
      <w:r w:rsidRPr="000E47C0">
        <w:rPr>
          <w:lang w:val="af-ZA"/>
        </w:rPr>
        <w:t xml:space="preserve"> </w:t>
      </w:r>
      <w:r w:rsidRPr="000E47C0">
        <w:rPr>
          <w:b/>
          <w:bCs/>
          <w:lang w:val="af-ZA"/>
        </w:rPr>
        <w:t>Đại học Trà Vinh</w:t>
      </w:r>
      <w:r w:rsidRPr="000E47C0">
        <w:rPr>
          <w:b/>
          <w:bCs/>
          <w:vertAlign w:val="superscript"/>
          <w:lang w:val="af-ZA"/>
        </w:rPr>
        <w:footnoteReference w:id="6"/>
      </w:r>
      <w:r w:rsidRPr="000E47C0">
        <w:rPr>
          <w:b/>
          <w:bCs/>
          <w:lang w:val="af-ZA"/>
        </w:rPr>
        <w:t xml:space="preserve"> </w:t>
      </w:r>
      <w:r w:rsidRPr="000E47C0">
        <w:rPr>
          <w:lang w:val="af-ZA"/>
        </w:rPr>
        <w:t>thành lập</w:t>
      </w:r>
      <w:r w:rsidRPr="000E47C0">
        <w:rPr>
          <w:b/>
          <w:bCs/>
          <w:lang w:val="af-ZA"/>
        </w:rPr>
        <w:t xml:space="preserve"> </w:t>
      </w:r>
      <w:r w:rsidRPr="000E47C0">
        <w:rPr>
          <w:lang w:val="af-ZA"/>
        </w:rPr>
        <w:t>Công ty TNHH MTV Đại học xanh: Đây là doanh nghiệp trực thuộc cơ sở giáo dục đại học công lập, hoạt động theo Luật Doanh nghiệp; Công ty này đóng vai trò là pháp nhân để nắm giữ tài sản, quản lý danh mục đầu tư, gọi vốn, thực hiện các dịch vụ thương mại, chuyển giao công nghệ và đổi mới sáng tạo; đây là mô hình giúp "doanh nghiệp hóa" các hoạt động dịch vụ của nhà trường, tạo sự tách bạch giữa quản lý hành chính học thuật và hoạt động kinh doanh chuyên nghiệp.</w:t>
      </w:r>
    </w:p>
    <w:p w14:paraId="6FB076E8" w14:textId="77777777" w:rsidR="00B92936" w:rsidRPr="000E47C0" w:rsidRDefault="00B92936" w:rsidP="00B92936">
      <w:pPr>
        <w:rPr>
          <w:lang w:val="af-ZA"/>
        </w:rPr>
      </w:pPr>
      <w:r w:rsidRPr="000E47C0">
        <w:rPr>
          <w:i/>
          <w:iCs/>
          <w:lang w:val="af-ZA"/>
        </w:rPr>
        <w:t xml:space="preserve">- Tương đồng về mô hình trường cao đẳng công lập thành lập cơ sở đăng kiểm xe cơ giới: </w:t>
      </w:r>
      <w:r w:rsidRPr="000E47C0">
        <w:rPr>
          <w:lang w:val="af-ZA"/>
        </w:rPr>
        <w:t xml:space="preserve">Mô hình Trung tâm Đăng kiểm 50-08D trực thuộc  </w:t>
      </w:r>
      <w:r w:rsidRPr="000E47C0">
        <w:rPr>
          <w:b/>
          <w:bCs/>
          <w:lang w:val="af-ZA"/>
        </w:rPr>
        <w:t>Trường Cao đẳng Giao thông vận tải Trung ương III</w:t>
      </w:r>
      <w:r w:rsidRPr="000E47C0">
        <w:rPr>
          <w:b/>
          <w:bCs/>
          <w:vertAlign w:val="superscript"/>
          <w:lang w:val="af-ZA"/>
        </w:rPr>
        <w:footnoteReference w:id="7"/>
      </w:r>
      <w:r w:rsidRPr="000E47C0">
        <w:rPr>
          <w:lang w:val="af-ZA"/>
        </w:rPr>
        <w:t>: Trung tâm này là đơn vị sự nghiệp công lập trực thuộc Trường; Trung tâm hạch toán độc lập, có con dấu và tài khoản riêng, đồng thời tự chủ 100% kinh phí hoạt động; Trung tâm vừa thực hiện kiểm định xe cơ giới, vừa là nơi tổ chức thực tập cho học sinh, sinh viên ngành cơ khí động lực.</w:t>
      </w:r>
    </w:p>
    <w:p w14:paraId="5FCE96B8" w14:textId="77777777" w:rsidR="00CD6602" w:rsidRPr="000E47C0" w:rsidRDefault="00CD6602" w:rsidP="00B92936">
      <w:pPr>
        <w:rPr>
          <w:lang w:val="af-ZA"/>
        </w:rPr>
      </w:pPr>
      <w:r w:rsidRPr="000E47C0">
        <w:rPr>
          <w:lang w:val="af-ZA"/>
        </w:rPr>
        <w:t xml:space="preserve">- Tại số thứ tự 54 của Phụ lục 02. Nhiệm vụ, giải pháp chủ yếu năm 2026 kèm theo Quyết định số 30/QĐ-UBND ngày 19/01/2026 của UBND tỉnh yêu cầu: Trường Cao đẳng Kon Tum “Xây dựng Đề án thành lập Trung tâm Đăng kiểm xe cơ giới trực thuộc Trường Cao đẳng Kon Tum”: Sau khi nghiên cứu 2 mô hình qua các lần dự thảo (mô hình đơn vị sự nghiệp công lập và mô hình doanh nghiệp), nhà trường nhận thấy cả hai phương án đều có cơ sở pháp lý để triển khai. Tuy nhiên, xét 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Từ đó, nhà trường đề xuất đơn vị thành lập mới hoạt động theo mô hình doanh nghiệp có sự góp vốn của nhà nước, loại hình công ty trách nhiệm hữu hạn hai thành viên trở lên theo Luật Doanh nghiệp ngày 17 tháng 6 năm 2020</w:t>
      </w:r>
      <w:r w:rsidRPr="000E47C0">
        <w:rPr>
          <w:lang w:val="af-ZA"/>
        </w:rPr>
        <w:t xml:space="preserve"> (hợp nhất tại Văn bản hợp nhất số 67/VBHN-VPQH ngày 15 tháng 8 năm 2025)</w:t>
      </w:r>
      <w:r w:rsidRPr="000E47C0">
        <w:rPr>
          <w:lang w:val="af-ZA"/>
        </w:rPr>
        <w:t xml:space="preserve">. Theo đó, nhà nước (Trường Cao đẳng Kon Tum) với tư cách thành viên góp vốn chi phối 51%, doanh nghiệp này (Công ty TNHH Đăng kiểm Cao đẳng Kon Tum) là pháp nhân sẽ quản trị, điều hành hoạt động của Trung tâm Đăng kiểm xe cơ giới trực thuộc Trường Cao đẳng Kon Tum thông qua: Hội đồng thành viên, kiểm soát viên và người đại diện phần vốn của nhà nước theo quy định của pháp luật.</w:t>
      </w:r>
    </w:p>
    <w:p w14:paraId="1378F52D" w14:textId="77777777" w:rsidR="00197D5A" w:rsidRPr="000E47C0" w:rsidRDefault="00197D5A" w:rsidP="00197D5A">
      <w:pPr>
        <w:pStyle w:val="Heading1"/>
        <w:rPr>
          <w:color w:val="auto"/>
          <w:lang w:val="nl-NL"/>
        </w:rPr>
      </w:pPr>
      <w:bookmarkStart w:id="8" w:name="_Toc236064013"/>
      <w:bookmarkEnd w:id="7"/>
      <w:r w:rsidRPr="000E47C0">
        <w:rPr>
          <w:color w:val="auto"/>
          <w:lang w:val="nl-NL"/>
        </w:rPr>
        <w:t>III. CĂN CỨ THỰC TIỄN CỦA TRƯỜNG CAO ĐẲNG KON TUM</w:t>
      </w:r>
      <w:bookmarkEnd w:id="8"/>
    </w:p>
    <w:p w14:paraId="22627B24" w14:textId="77777777" w:rsidR="00197D5A" w:rsidRPr="000E47C0" w:rsidRDefault="00197D5A" w:rsidP="00197D5A">
      <w:pPr>
        <w:pStyle w:val="Heading2"/>
        <w:rPr>
          <w:rFonts w:eastAsiaTheme="minorHAnsi"/>
          <w:color w:val="auto"/>
          <w:lang w:val="de-DE"/>
        </w:rPr>
      </w:pPr>
      <w:bookmarkStart w:id="9" w:name="_Toc236064014"/>
      <w:r w:rsidRPr="000E47C0">
        <w:rPr>
          <w:color w:val="auto"/>
          <w:lang w:val="nl-NL"/>
        </w:rPr>
        <w:t xml:space="preserve">1. </w:t>
      </w:r>
      <w:r w:rsidRPr="000E47C0">
        <w:rPr>
          <w:rFonts w:eastAsiaTheme="minorHAnsi"/>
          <w:color w:val="auto"/>
          <w:lang w:val="de-DE"/>
        </w:rPr>
        <w:t>Tổ chức bộ máy</w:t>
      </w:r>
      <w:bookmarkEnd w:id="9"/>
    </w:p>
    <w:p w14:paraId="371AEBF8" w14:textId="77777777" w:rsidR="00197D5A" w:rsidRPr="000E47C0" w:rsidRDefault="00197D5A" w:rsidP="00197D5A">
      <w:pPr>
        <w:rPr>
          <w:rFonts w:eastAsiaTheme="minorHAnsi"/>
          <w:szCs w:val="28"/>
          <w:lang w:val="de-DE"/>
        </w:rPr>
      </w:pPr>
      <w:r w:rsidRPr="000E47C0">
        <w:rPr>
          <w:rFonts w:eastAsiaTheme="minorHAnsi"/>
          <w:szCs w:val="28"/>
          <w:shd w:val="clear" w:color="auto" w:fill="FFFFFF"/>
          <w:lang w:val="de-DE"/>
        </w:rPr>
        <w:t>Lãnh đạo Trường (4 đồng chí) và các đơn vị thuộc Trường, gồm: 5 phòng và 6 khoa</w:t>
      </w:r>
      <w:r w:rsidRPr="000E47C0">
        <w:rPr>
          <w:i/>
          <w:iCs/>
          <w:szCs w:val="28"/>
          <w:lang w:val="de-DE"/>
        </w:rPr>
        <w:t>.</w:t>
      </w:r>
      <w:r w:rsidRPr="000E47C0">
        <w:rPr>
          <w:szCs w:val="28"/>
          <w:lang w:val="de-DE"/>
        </w:rPr>
        <w:t xml:space="preserve"> </w:t>
      </w:r>
      <w:r w:rsidRPr="000E47C0">
        <w:rPr>
          <w:rFonts w:eastAsia="Times New Roman"/>
          <w:szCs w:val="28"/>
          <w:lang w:val="de-DE"/>
        </w:rPr>
        <w:t>Tổng số người làm việc được UBND tỉnh giao là 227 chỉ tiêu (216 biên chế sự nghiệp hưởng lương từ NSNN và 11 chỉ tiêu hưởng lương từ nguồn thu sự nghiệp). Thời điểm ngày 30/6/2026, Trường có: 244 người gồm: 217 biên chế và 27 hợp đồng lao động. Đội ngũ nhà giáo cơ hữu có 202 người (gồm cả 40 viên chức quản lý tham gia giảng dạy); về trình độ: Tiến sĩ 4 người (tỷ lệ 1,98%), thạc sĩ 118 người (tỷ lệ 60,39%), đại học 77 người (tỷ lệ 38,11%), cao đẳng 1 người (tỷ lệ 0,5%) và trung cấp 2 người (tỷ lệ 0,99%).</w:t>
      </w:r>
      <w:r w:rsidRPr="000E47C0">
        <w:rPr>
          <w:rFonts w:eastAsiaTheme="minorHAnsi"/>
          <w:szCs w:val="28"/>
          <w:lang w:val="de-DE"/>
        </w:rPr>
        <w:t xml:space="preserve"> Trong số đội ngũ VC, NLĐ có 11 người có trình độ kỹ sư các ngành, nghề Công nghệ kỹ thuật ô tô, đây là nguồn nhân lực cốt lõi có khả năng tham gia đào tạo, trở thành đăng kiểm viên (ĐKV).</w:t>
      </w:r>
    </w:p>
    <w:p w14:paraId="1EDB6568" w14:textId="77777777" w:rsidR="00197D5A" w:rsidRPr="000E47C0" w:rsidRDefault="00197D5A" w:rsidP="00197D5A">
      <w:pPr>
        <w:pStyle w:val="Heading2"/>
        <w:rPr>
          <w:rFonts w:eastAsiaTheme="minorHAnsi"/>
          <w:color w:val="auto"/>
          <w:lang w:val="de-DE"/>
        </w:rPr>
      </w:pPr>
      <w:bookmarkStart w:id="10" w:name="_Toc236064015"/>
      <w:r w:rsidRPr="000E47C0">
        <w:rPr>
          <w:rFonts w:eastAsiaTheme="minorHAnsi"/>
          <w:color w:val="auto"/>
          <w:lang w:val="de-DE"/>
        </w:rPr>
        <w:t>2. Chức năng, nhiệm vụ, đối tượng và các hoạt động phụ trợ, hỗ trợ trực tiếp cho việc thực hiện chức năng, nhiệm vụ của đơn vị</w:t>
      </w:r>
      <w:bookmarkEnd w:id="10"/>
    </w:p>
    <w:p w14:paraId="61CE183A" w14:textId="77777777" w:rsidR="00197D5A" w:rsidRPr="000E47C0" w:rsidRDefault="00197D5A" w:rsidP="00197D5A">
      <w:pPr>
        <w:rPr>
          <w:b/>
          <w:bCs/>
        </w:rPr>
      </w:pPr>
      <w:r w:rsidRPr="000E47C0">
        <w:rPr>
          <w:b/>
          <w:bCs/>
        </w:rPr>
        <w:t>a) Chức năng, nhiệm vụ, quyền hạn của đơn vị:</w:t>
      </w:r>
    </w:p>
    <w:p w14:paraId="3A8453EB" w14:textId="77777777" w:rsidR="00197D5A" w:rsidRPr="000E47C0" w:rsidRDefault="00197D5A" w:rsidP="00197D5A">
      <w:pPr>
        <w:rPr>
          <w:i/>
          <w:iCs/>
        </w:rPr>
      </w:pPr>
      <w:r w:rsidRPr="000E47C0">
        <w:t xml:space="preserve">- </w:t>
      </w:r>
      <w:r w:rsidRPr="000E47C0">
        <w:rPr>
          <w:lang w:val="vi-VN"/>
        </w:rPr>
        <w:t xml:space="preserve">Trường thực hiện các nhiệm vụ, quyền hạn </w:t>
      </w:r>
      <w:r w:rsidRPr="000E47C0">
        <w:t xml:space="preserve">đối với cơ sở GDNN </w:t>
      </w:r>
      <w:r w:rsidRPr="000E47C0">
        <w:rPr>
          <w:lang w:val="vi-VN"/>
        </w:rPr>
        <w:t>theo quy định tại</w:t>
      </w:r>
      <w:r w:rsidRPr="000E47C0">
        <w:t xml:space="preserve"> điểm a</w:t>
      </w:r>
      <w:r w:rsidRPr="000E47C0">
        <w:rPr>
          <w:lang w:val="vi-VN"/>
        </w:rPr>
        <w:t xml:space="preserve"> </w:t>
      </w:r>
      <w:r w:rsidRPr="000E47C0">
        <w:t xml:space="preserve">khoản 2 </w:t>
      </w:r>
      <w:r w:rsidRPr="000E47C0">
        <w:rPr>
          <w:lang w:val="vi-VN"/>
        </w:rPr>
        <w:t xml:space="preserve">Điều </w:t>
      </w:r>
      <w:r w:rsidRPr="000E47C0">
        <w:t>7</w:t>
      </w:r>
      <w:r w:rsidRPr="000E47C0">
        <w:rPr>
          <w:lang w:val="vi-VN"/>
        </w:rPr>
        <w:t xml:space="preserve"> Luật Giáo dục nghề nghiệp</w:t>
      </w:r>
      <w:r w:rsidRPr="000E47C0">
        <w:t>, cụ thể:</w:t>
      </w:r>
      <w:r w:rsidRPr="000E47C0">
        <w:rPr>
          <w:i/>
          <w:iCs/>
        </w:rPr>
        <w:t xml:space="preserve"> Trường có sứ mạng đào tạo nguồn nhân lực có kỹ năng nghề ở các trình độ giáo dục nghề nghiệp cho phát triển kinh tế - xã hội của đất nước; thực hiện chương trình đào tạo trình độ cao đẳng, chương trình đào tạo trình độ trung cấp, chương trình giáo dục trung học nghề, chương trình đào tạo trình độ sơ cấp và các chương trình đào tạo nghề khác.</w:t>
      </w:r>
    </w:p>
    <w:p w14:paraId="019438F7" w14:textId="77777777" w:rsidR="00197D5A" w:rsidRPr="000E47C0" w:rsidRDefault="00197D5A" w:rsidP="00197D5A">
      <w:r w:rsidRPr="000E47C0">
        <w:t>- Nhiệm vụ và quyền hạn của Trường được quy định tại Điều 10 Luật GDNN, cụ thể:</w:t>
      </w:r>
    </w:p>
    <w:p w14:paraId="2E59FFFF" w14:textId="77777777" w:rsidR="00197D5A" w:rsidRPr="000E47C0" w:rsidRDefault="00197D5A" w:rsidP="00197D5A">
      <w:pPr>
        <w:rPr>
          <w:i/>
          <w:iCs/>
        </w:rPr>
      </w:pPr>
      <w:r w:rsidRPr="000E47C0">
        <w:rPr>
          <w:i/>
          <w:iCs/>
        </w:rPr>
        <w:t>“1. Xác định mục tiêu, chiến lược và kế hoạch phát triển cơ sở giáo dục nghề nghiệp phù hợp với chiến lược phát triển kinh tế - xã hội của đất nước.</w:t>
      </w:r>
    </w:p>
    <w:p w14:paraId="4DBEB02E" w14:textId="77777777" w:rsidR="00197D5A" w:rsidRPr="000E47C0" w:rsidRDefault="00197D5A" w:rsidP="00197D5A">
      <w:pPr>
        <w:rPr>
          <w:i/>
          <w:iCs/>
        </w:rPr>
      </w:pPr>
      <w:r w:rsidRPr="000E47C0">
        <w:rPr>
          <w:i/>
          <w:iCs/>
        </w:rPr>
        <w:t>2. Bảo vệ quyền và lợi ích hợp pháp của người học, giảng viên, giáo viên, người dạy nghề và các tổ chức, cá nhân có liên quan trong hoạt động giáo dục nghề nghiệp.</w:t>
      </w:r>
    </w:p>
    <w:p w14:paraId="2779B230" w14:textId="77777777" w:rsidR="00197D5A" w:rsidRPr="000E47C0" w:rsidRDefault="00197D5A" w:rsidP="00197D5A">
      <w:pPr>
        <w:rPr>
          <w:i/>
          <w:iCs/>
        </w:rPr>
      </w:pPr>
      <w:r w:rsidRPr="000E47C0">
        <w:rPr>
          <w:i/>
          <w:iCs/>
        </w:rPr>
        <w:t>3. Tổ chức hoạt động giáo dục nghề nghiệp và cấp văn bằng, chứng chỉ theo quy định; tổ chức cho giảng viên, giáo viên, người dạy nghề thực tập sản xuất tại doanh nghiệp để cập nhật, nâng cao kỹ năng nghề; tư vấn đào tạo, tư vấn việc làm cho người học.</w:t>
      </w:r>
    </w:p>
    <w:p w14:paraId="02B59297" w14:textId="77777777" w:rsidR="00197D5A" w:rsidRPr="000E47C0" w:rsidRDefault="00197D5A" w:rsidP="00197D5A">
      <w:pPr>
        <w:rPr>
          <w:i/>
          <w:iCs/>
        </w:rPr>
      </w:pPr>
      <w:r w:rsidRPr="000E47C0">
        <w:rPr>
          <w:i/>
          <w:iCs/>
        </w:rPr>
        <w:t>4. Xây dựng và phát triển hệ thống văn bằng số, chứng chỉ số, học liệu số. Cung cấp, cập nhật thông tin vào cơ sở dữ liệu chuyên ngành về giáo dục nghề nghiệp; quản lý, khai thác và sử dụng dữ liệu theo quy định.</w:t>
      </w:r>
    </w:p>
    <w:p w14:paraId="0AC55259" w14:textId="77777777" w:rsidR="00197D5A" w:rsidRPr="000E47C0" w:rsidRDefault="00197D5A" w:rsidP="00197D5A">
      <w:pPr>
        <w:rPr>
          <w:i/>
          <w:iCs/>
        </w:rPr>
      </w:pPr>
      <w:r w:rsidRPr="000E47C0">
        <w:rPr>
          <w:i/>
          <w:iCs/>
        </w:rPr>
        <w:t>5. Thực hiện các hoạt động hợp tác, đầu tư với tổ chức, cá nhân trong nước và nước ngoài trong hoạt động đào tạo, nghiên cứu khoa học, chuyển giao công nghệ.</w:t>
      </w:r>
    </w:p>
    <w:p w14:paraId="4EF4C93F" w14:textId="77777777" w:rsidR="00197D5A" w:rsidRPr="000E47C0" w:rsidRDefault="00197D5A" w:rsidP="00197D5A">
      <w:pPr>
        <w:rPr>
          <w:i/>
          <w:iCs/>
        </w:rPr>
      </w:pPr>
      <w:r w:rsidRPr="000E47C0">
        <w:rPr>
          <w:i/>
          <w:iCs/>
        </w:rPr>
        <w:t>6. Thành lập doanh nghiệp, tổ chức khoa học và công nghệ khi đủ điều kiện; ứng dụng kết quả nghiên cứu, chuyển giao công nghệ vào hoạt động đào tạo, sản xuất, kinh doanh, dịch vụ theo quy định.</w:t>
      </w:r>
    </w:p>
    <w:p w14:paraId="1FD9471A" w14:textId="77777777" w:rsidR="00197D5A" w:rsidRPr="000E47C0" w:rsidRDefault="00197D5A" w:rsidP="00197D5A">
      <w:pPr>
        <w:rPr>
          <w:i/>
          <w:iCs/>
        </w:rPr>
      </w:pPr>
      <w:r w:rsidRPr="000E47C0">
        <w:rPr>
          <w:i/>
          <w:iCs/>
        </w:rPr>
        <w:t>7. Các nhiệm vụ và quyền hạn khác theo quy định của Luật Giáo dục.”</w:t>
      </w:r>
    </w:p>
    <w:p w14:paraId="6D89771A" w14:textId="77777777" w:rsidR="00197D5A" w:rsidRPr="000E47C0" w:rsidRDefault="00197D5A" w:rsidP="00197D5A">
      <w:r w:rsidRPr="000E47C0">
        <w:rPr>
          <w:b/>
          <w:bCs/>
        </w:rPr>
        <w:t xml:space="preserve">b) Đối tượng phục vụ của đơn vị: </w:t>
      </w:r>
      <w:r w:rsidRPr="000E47C0">
        <w:t>Học sinh, sinh viên, học viên đang theo học tại Trường, viên chức, người lao động nhà trường và các tổ chức, cá nhân có nhu cầu hợp tác, sử dụng dịch vụ của nhà trường.</w:t>
      </w:r>
    </w:p>
    <w:p w14:paraId="4DAB054C" w14:textId="77777777" w:rsidR="00197D5A" w:rsidRPr="000E47C0" w:rsidRDefault="00197D5A" w:rsidP="00197D5A">
      <w:r w:rsidRPr="000E47C0">
        <w:rPr>
          <w:b/>
          <w:bCs/>
          <w:i/>
          <w:iCs/>
        </w:rPr>
        <w:t>c) Các hoạt động phụ trợ, hỗ trợ trực tiếp cho việc thực hiện chức năng, nhiệm vụ của đơn vị:</w:t>
      </w:r>
      <w:r w:rsidRPr="000E47C0">
        <w:t xml:space="preserve"> Trông, giữ xe; ký túc xá (nhà lưu trú cho học sinh, sinh viên); căng tin; sân bóng đá, sân tập luyện thể dục thể thao, nhà thi đấu thể thao; các hoạt động khác theo quy định của pháp luật.</w:t>
      </w:r>
    </w:p>
    <w:p w14:paraId="34F72155" w14:textId="77777777" w:rsidR="00197D5A" w:rsidRPr="000E47C0" w:rsidRDefault="00197D5A" w:rsidP="00197D5A">
      <w:pPr>
        <w:pStyle w:val="Heading2"/>
        <w:rPr>
          <w:color w:val="auto"/>
          <w:lang w:val="nl-NL"/>
        </w:rPr>
      </w:pPr>
      <w:bookmarkStart w:id="11" w:name="_Toc236064016"/>
      <w:r w:rsidRPr="000E47C0">
        <w:rPr>
          <w:color w:val="auto"/>
          <w:lang w:val="nl-NL"/>
        </w:rPr>
        <w:t>3. Cơ sở vật chất, trang thiết bị</w:t>
      </w:r>
      <w:bookmarkEnd w:id="11"/>
    </w:p>
    <w:p w14:paraId="07C682DD" w14:textId="77777777" w:rsidR="00197D5A" w:rsidRPr="000E47C0" w:rsidRDefault="00197D5A" w:rsidP="00197D5A">
      <w:pPr>
        <w:rPr>
          <w:lang w:val="nl-NL"/>
        </w:rPr>
      </w:pPr>
      <w:r w:rsidRPr="000E47C0">
        <w:rPr>
          <w:lang w:val="nl-NL"/>
        </w:rPr>
        <w:t xml:space="preserve">Hiện nay, Trường chính thức quản lý, sử dụng diện tích đất khoảng </w:t>
      </w:r>
      <w:r w:rsidRPr="000E47C0">
        <w:rPr>
          <w:b/>
          <w:bCs/>
          <w:lang w:val="nl-NL"/>
        </w:rPr>
        <w:t>31,351</w:t>
      </w:r>
      <w:r w:rsidRPr="000E47C0">
        <w:rPr>
          <w:lang w:val="nl-NL"/>
        </w:rPr>
        <w:t xml:space="preserve"> ha tại </w:t>
      </w:r>
      <w:r w:rsidRPr="000E47C0">
        <w:rPr>
          <w:b/>
          <w:bCs/>
          <w:lang w:val="nl-NL"/>
        </w:rPr>
        <w:t>5</w:t>
      </w:r>
      <w:r w:rsidRPr="000E47C0">
        <w:rPr>
          <w:lang w:val="nl-NL"/>
        </w:rPr>
        <w:t xml:space="preserve"> cơ sở, địa điểm đào tạo, trong đó diện tích đất xây dựng khoảng 3,59ha. Hệ thống hạ tầng kỹ thuật của Trường gồm đầy đủ các khối công trình chức năng phục vụ học tập, làm việc, rèn luyện thể chất, sinh hoạt và sản xuất dịch vụ, trong đó bao gồm:</w:t>
      </w:r>
    </w:p>
    <w:p w14:paraId="6597089D" w14:textId="77777777" w:rsidR="00197D5A" w:rsidRPr="000E47C0" w:rsidRDefault="00197D5A" w:rsidP="00197D5A">
      <w:pPr>
        <w:rPr>
          <w:szCs w:val="28"/>
          <w:lang w:val="nl-NL"/>
        </w:rPr>
      </w:pPr>
      <w:r w:rsidRPr="000E47C0">
        <w:rPr>
          <w:szCs w:val="28"/>
          <w:lang w:val="nl-NL"/>
        </w:rPr>
        <w:t xml:space="preserve">- </w:t>
      </w:r>
      <w:r w:rsidRPr="000E47C0">
        <w:rPr>
          <w:bCs/>
          <w:szCs w:val="28"/>
          <w:lang w:val="vi-VN"/>
        </w:rPr>
        <w:t>Trụ sở chính</w:t>
      </w:r>
      <w:r w:rsidRPr="000E47C0">
        <w:rPr>
          <w:bCs/>
          <w:szCs w:val="28"/>
        </w:rPr>
        <w:t>; địa chỉ</w:t>
      </w:r>
      <w:r w:rsidRPr="000E47C0">
        <w:rPr>
          <w:bCs/>
          <w:szCs w:val="28"/>
          <w:lang w:val="vi-VN"/>
        </w:rPr>
        <w:t>: S</w:t>
      </w:r>
      <w:r w:rsidRPr="000E47C0">
        <w:rPr>
          <w:szCs w:val="28"/>
          <w:lang w:val="vi-VN"/>
        </w:rPr>
        <w:t xml:space="preserve">ố 14 đường Ngụy Như Kon Tum, </w:t>
      </w:r>
      <w:r w:rsidRPr="000E47C0">
        <w:rPr>
          <w:szCs w:val="28"/>
        </w:rPr>
        <w:t xml:space="preserve">Tổ 10, </w:t>
      </w:r>
      <w:r w:rsidRPr="000E47C0">
        <w:rPr>
          <w:szCs w:val="28"/>
          <w:lang w:val="vi-VN"/>
        </w:rPr>
        <w:t>phường Đăk Cấm, tỉnh Quảng Ngãi</w:t>
      </w:r>
      <w:r w:rsidRPr="000E47C0">
        <w:rPr>
          <w:bCs/>
          <w:szCs w:val="28"/>
          <w:lang w:val="vi-VN"/>
        </w:rPr>
        <w:t xml:space="preserve">: </w:t>
      </w:r>
      <w:r w:rsidRPr="000E47C0">
        <w:rPr>
          <w:szCs w:val="28"/>
          <w:lang w:val="vi-VN"/>
        </w:rPr>
        <w:t xml:space="preserve">66.639 </w:t>
      </w:r>
      <w:r w:rsidRPr="000E47C0">
        <w:rPr>
          <w:szCs w:val="28"/>
          <w:lang w:val="nl-NL"/>
        </w:rPr>
        <w:t>m</w:t>
      </w:r>
      <w:r w:rsidRPr="000E47C0">
        <w:rPr>
          <w:szCs w:val="28"/>
          <w:vertAlign w:val="superscript"/>
          <w:lang w:val="nl-NL"/>
        </w:rPr>
        <w:t>2</w:t>
      </w:r>
      <w:r w:rsidRPr="000E47C0">
        <w:rPr>
          <w:szCs w:val="28"/>
          <w:lang w:val="nl-NL"/>
        </w:rPr>
        <w:t>.</w:t>
      </w:r>
    </w:p>
    <w:p w14:paraId="6E324EF1" w14:textId="115A0903" w:rsidR="00197D5A" w:rsidRPr="000E47C0" w:rsidRDefault="00197D5A" w:rsidP="00197D5A">
      <w:pPr>
        <w:rPr>
          <w:szCs w:val="28"/>
          <w:lang w:val="nl-NL"/>
        </w:rPr>
      </w:pPr>
      <w:r w:rsidRPr="000E47C0">
        <w:rPr>
          <w:bCs/>
          <w:szCs w:val="28"/>
          <w:lang w:val="nl-NL"/>
        </w:rPr>
        <w:t>- Cơ sở 2: Khoa Kinh tế - Nông Lâm và Khu thực nghiệm; địa chỉ: Đường Võ Nguyên Giáp, Tổ 10, phường Đăk Cấm, tỉnh Quảng Ngãi: 167.188 m2.</w:t>
      </w:r>
    </w:p>
    <w:p w14:paraId="1B0B6093" w14:textId="77777777" w:rsidR="00197D5A" w:rsidRPr="000E47C0" w:rsidRDefault="00197D5A" w:rsidP="00197D5A">
      <w:pPr>
        <w:rPr>
          <w:szCs w:val="28"/>
          <w:lang w:val="nl-NL"/>
        </w:rPr>
      </w:pPr>
      <w:r w:rsidRPr="000E47C0">
        <w:rPr>
          <w:szCs w:val="28"/>
          <w:lang w:val="nl-NL"/>
        </w:rPr>
        <w:t xml:space="preserve">- Cơ sở 3: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r w:rsidRPr="000E47C0">
        <w:rPr>
          <w:bCs/>
          <w:szCs w:val="28"/>
          <w:lang w:val="vi-VN"/>
        </w:rPr>
        <w:t>:</w:t>
      </w:r>
      <w:r w:rsidRPr="000E47C0">
        <w:rPr>
          <w:bCs/>
          <w:szCs w:val="28"/>
          <w:lang w:val="nl-NL"/>
        </w:rPr>
        <w:t xml:space="preserve"> </w:t>
      </w:r>
      <w:r w:rsidRPr="000E47C0">
        <w:rPr>
          <w:szCs w:val="28"/>
          <w:lang w:val="nl-NL"/>
        </w:rPr>
        <w:t>1.742 m</w:t>
      </w:r>
      <w:r w:rsidRPr="000E47C0">
        <w:rPr>
          <w:szCs w:val="28"/>
          <w:vertAlign w:val="superscript"/>
          <w:lang w:val="nl-NL"/>
        </w:rPr>
        <w:t>2</w:t>
      </w:r>
      <w:r w:rsidRPr="000E47C0">
        <w:rPr>
          <w:szCs w:val="28"/>
          <w:lang w:val="nl-NL"/>
        </w:rPr>
        <w:t>.</w:t>
      </w:r>
    </w:p>
    <w:p w14:paraId="1E84A5F8" w14:textId="69DDD28B" w:rsidR="00197D5A" w:rsidRPr="000E47C0" w:rsidRDefault="00197D5A" w:rsidP="00197D5A">
      <w:pPr>
        <w:rPr>
          <w:szCs w:val="28"/>
          <w:lang w:val="nl-NL"/>
        </w:rPr>
      </w:pPr>
      <w:r w:rsidRPr="000E47C0">
        <w:rPr>
          <w:szCs w:val="28"/>
          <w:lang w:val="nl-NL"/>
        </w:rPr>
        <w:t xml:space="preserve">- Cơ sở 4: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r w:rsidRPr="000E47C0">
        <w:rPr>
          <w:bCs/>
          <w:szCs w:val="28"/>
          <w:lang w:val="nl-NL"/>
        </w:rPr>
        <w:t xml:space="preserve"> </w:t>
      </w:r>
      <w:r w:rsidRPr="000E47C0">
        <w:rPr>
          <w:szCs w:val="28"/>
          <w:lang w:val="nl-NL"/>
        </w:rPr>
        <w:t>57.952 m</w:t>
      </w:r>
      <w:r w:rsidRPr="000E47C0">
        <w:rPr>
          <w:szCs w:val="28"/>
          <w:vertAlign w:val="superscript"/>
          <w:lang w:val="nl-NL"/>
        </w:rPr>
        <w:t>2</w:t>
      </w:r>
      <w:r w:rsidRPr="000E47C0">
        <w:rPr>
          <w:szCs w:val="28"/>
          <w:lang w:val="nl-NL"/>
        </w:rPr>
        <w:t>.</w:t>
      </w:r>
    </w:p>
    <w:p w14:paraId="61DFE845" w14:textId="77777777" w:rsidR="00197D5A" w:rsidRPr="000E47C0" w:rsidRDefault="00197D5A" w:rsidP="00197D5A">
      <w:pPr>
        <w:rPr>
          <w:szCs w:val="28"/>
          <w:lang w:val="nl-NL"/>
        </w:rPr>
      </w:pPr>
      <w:r w:rsidRPr="000E47C0">
        <w:rPr>
          <w:szCs w:val="28"/>
          <w:lang w:val="nl-NL"/>
        </w:rPr>
        <w:t xml:space="preserve">- Cơ sở 5: Khoa các Khoa học cơ bản: Đường Nguyễn Thị Định, Tổ 10, phường Đăk Cấm, tỉnh Quảng Ngãi; địa chỉ: </w:t>
      </w:r>
      <w:r w:rsidRPr="000E47C0">
        <w:rPr>
          <w:sz w:val="26"/>
          <w:szCs w:val="26"/>
        </w:rPr>
        <w:t>19.997,8 m</w:t>
      </w:r>
      <w:r w:rsidRPr="000E47C0">
        <w:rPr>
          <w:sz w:val="26"/>
          <w:szCs w:val="26"/>
          <w:vertAlign w:val="superscript"/>
        </w:rPr>
        <w:t>2</w:t>
      </w:r>
      <w:r w:rsidRPr="000E47C0">
        <w:rPr>
          <w:sz w:val="26"/>
          <w:szCs w:val="26"/>
        </w:rPr>
        <w:t>.</w:t>
      </w:r>
    </w:p>
    <w:p w14:paraId="65DE7C5A" w14:textId="77777777" w:rsidR="00197D5A" w:rsidRPr="000E47C0" w:rsidRDefault="00197D5A" w:rsidP="00197D5A">
      <w:pPr>
        <w:jc w:val="center"/>
        <w:rPr>
          <w:b/>
          <w:bCs/>
          <w:i/>
          <w:lang w:val="nl-NL"/>
        </w:rPr>
      </w:pPr>
      <w:r w:rsidRPr="000E47C0">
        <w:rPr>
          <w:b/>
          <w:bCs/>
          <w:i/>
          <w:lang w:val="nl-NL"/>
        </w:rPr>
        <w:t>(Chi tiết về cơ sở vật chất của Trường tại Phụ lục I)</w:t>
      </w:r>
    </w:p>
    <w:p w14:paraId="23556802" w14:textId="77777777" w:rsidR="00197D5A" w:rsidRPr="000E47C0" w:rsidRDefault="00197D5A" w:rsidP="00197D5A">
      <w:pPr>
        <w:rPr>
          <w:b/>
          <w:bCs/>
          <w:i/>
          <w:lang w:val="nl-NL"/>
        </w:rPr>
      </w:pPr>
      <w:r w:rsidRPr="000E47C0">
        <w:rPr>
          <w:spacing w:val="2"/>
          <w:szCs w:val="28"/>
          <w:lang w:val="de-DE"/>
        </w:rPr>
        <w:t>Tất cả các cơ sở nêu trên đã được UBND tỉnh Quảng Ngãi phê duyệt giữ lại tiếp tục sử dụng tại Quyết định số 393/QĐ-UBND ngày 04 tháng 02 năm 2026, Quyết định số 1510/QĐ-UBND ngày 02 tháng 6 năm 2026 của UBND tỉnh Quảng Ngãi và Quyết định số 120/QĐ-MTTQ-BBT ngày 30 tháng 6 năm 2026 của Ban Thường trực Uỷ ban Mặt trận Tổ quốc Việt Nam tỉnh Quảng Ngãi. Cơ sở vật chất, trang thiết bị được quan tâm đầu tư nhằm đáp ứng yêu cầu ngày càng cao của công tác đào tạo nghề của nhà trường.</w:t>
      </w:r>
    </w:p>
    <w:p w14:paraId="1E83CA01" w14:textId="77777777" w:rsidR="00197D5A" w:rsidRPr="000E47C0" w:rsidRDefault="00197D5A" w:rsidP="00197D5A">
      <w:pPr>
        <w:pStyle w:val="Heading2"/>
        <w:rPr>
          <w:color w:val="auto"/>
          <w:lang w:val="nl-NL"/>
        </w:rPr>
      </w:pPr>
      <w:bookmarkStart w:id="12" w:name="_Toc236064017"/>
      <w:r w:rsidRPr="000E47C0">
        <w:rPr>
          <w:color w:val="auto"/>
          <w:lang w:val="nl-NL"/>
        </w:rPr>
        <w:t>4. Ngành, nghề đào tạo</w:t>
      </w:r>
      <w:bookmarkEnd w:id="12"/>
    </w:p>
    <w:p w14:paraId="40E94175" w14:textId="77777777" w:rsidR="00197D5A" w:rsidRPr="000E47C0" w:rsidRDefault="00197D5A" w:rsidP="00197D5A">
      <w:pPr>
        <w:rPr>
          <w:lang w:val="nl-NL"/>
        </w:rPr>
      </w:pPr>
      <w:r w:rsidRPr="000E47C0">
        <w:rPr>
          <w:lang w:val="nl-NL"/>
        </w:rPr>
        <w:t>Hiện nay, nhà trường được cấp có thẩm quyền cấp phép đào tạo 48 mã ngành, nghề đào tạo các bậc trình độ cao đẳng, trình độ trung cấp và trình độ sơ cấp với tổng quy mô tuyển sinh/năm là 2.785 chỉ tiêu (trong đó có: 15 mã ngành, nghề trình độ cao đẳng, 18 mã ngành, nghề trình độ trung cấp và 15 mã nghề trình độ sơ cấp). Ngoài ra, Trường còn được Bộ Giáo dục và Đào tạo giao chỉ tiêu tuyển sinh trình độ cao đẳng ngành Giáo dục Mầm non hằng năm; thực hiện đào tạo Lái xe ô tô, mô tô, đào tạo dưới 3 tháng theo nhu cầu xã hội.</w:t>
      </w:r>
    </w:p>
    <w:p w14:paraId="4F810F14" w14:textId="77777777" w:rsidR="00197D5A" w:rsidRPr="000E47C0" w:rsidRDefault="00197D5A" w:rsidP="00197D5A">
      <w:pPr>
        <w:pStyle w:val="Heading2"/>
        <w:rPr>
          <w:color w:val="auto"/>
          <w:lang w:val="nl-NL"/>
        </w:rPr>
      </w:pPr>
      <w:bookmarkStart w:id="13" w:name="_Toc236064018"/>
      <w:r w:rsidRPr="000E47C0">
        <w:rPr>
          <w:color w:val="auto"/>
          <w:lang w:val="nl-NL"/>
        </w:rPr>
        <w:t xml:space="preserve">5. </w:t>
      </w:r>
      <w:r w:rsidRPr="000E47C0">
        <w:rPr>
          <w:color w:val="auto"/>
          <w:lang w:val="vi-VN"/>
        </w:rPr>
        <w:t>Kết quả thực hiện nhiệm vụ của đơn vị trong 3 năm gần nhất và kế hoạch phát triển trong các năm tiếp theo</w:t>
      </w:r>
      <w:bookmarkEnd w:id="13"/>
      <w:r w:rsidRPr="000E47C0">
        <w:rPr>
          <w:color w:val="auto"/>
          <w:lang w:val="vi-VN"/>
        </w:rPr>
        <w:t xml:space="preserve"> </w:t>
      </w:r>
    </w:p>
    <w:p w14:paraId="252C497C" w14:textId="77777777" w:rsidR="00197D5A" w:rsidRPr="000E47C0" w:rsidRDefault="00197D5A" w:rsidP="00197D5A">
      <w:pPr>
        <w:rPr>
          <w:b/>
          <w:bCs/>
          <w:lang w:val="nl-NL"/>
        </w:rPr>
      </w:pPr>
      <w:r w:rsidRPr="000E47C0">
        <w:rPr>
          <w:b/>
          <w:bCs/>
          <w:lang w:val="nl-NL"/>
        </w:rPr>
        <w:t xml:space="preserve">a) Kết </w:t>
      </w:r>
      <w:r w:rsidRPr="000E47C0">
        <w:rPr>
          <w:b/>
          <w:bCs/>
          <w:szCs w:val="28"/>
          <w:lang w:val="vi-VN"/>
        </w:rPr>
        <w:t>quả</w:t>
      </w:r>
      <w:r w:rsidRPr="000E47C0">
        <w:rPr>
          <w:b/>
          <w:bCs/>
          <w:lang w:val="nl-NL"/>
        </w:rPr>
        <w:t xml:space="preserve"> tuyển sinh, đào tạo, tốt nghiệp giai đoạn 2023-2025:</w:t>
      </w:r>
    </w:p>
    <w:p w14:paraId="2F0BDE02" w14:textId="77777777" w:rsidR="00197D5A" w:rsidRPr="000E47C0" w:rsidRDefault="00197D5A" w:rsidP="00197D5A">
      <w:pPr>
        <w:rPr>
          <w:szCs w:val="28"/>
        </w:rPr>
      </w:pPr>
      <w:r w:rsidRPr="000E47C0">
        <w:rPr>
          <w:szCs w:val="28"/>
        </w:rPr>
        <w:t>-</w:t>
      </w:r>
      <w:r w:rsidRPr="000E47C0">
        <w:rPr>
          <w:szCs w:val="28"/>
          <w:lang w:val="vi-VN"/>
        </w:rPr>
        <w:t xml:space="preserve"> Kết quả tuyển sinh</w:t>
      </w:r>
      <w:r w:rsidRPr="000E47C0">
        <w:rPr>
          <w:szCs w:val="28"/>
        </w:rPr>
        <w:t>:</w:t>
      </w:r>
    </w:p>
    <w:p w14:paraId="7550C2E6" w14:textId="77777777" w:rsidR="00197D5A" w:rsidRPr="000E47C0" w:rsidRDefault="00197D5A" w:rsidP="00197D5A">
      <w:pPr>
        <w:pStyle w:val="tnbng"/>
        <w:rPr>
          <w:color w:val="auto"/>
        </w:rPr>
      </w:pPr>
      <w:bookmarkStart w:id="14" w:name="_Toc238544013"/>
      <w:r w:rsidRPr="000E47C0">
        <w:rPr>
          <w:color w:val="auto"/>
        </w:rPr>
        <w:t>Bảng 1. Kết quả tuyển sinh giai đoạn 2023-2025</w:t>
      </w:r>
      <w:bookmarkEnd w:id="1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960"/>
        <w:gridCol w:w="960"/>
        <w:gridCol w:w="960"/>
        <w:gridCol w:w="1450"/>
        <w:gridCol w:w="1417"/>
      </w:tblGrid>
      <w:tr w:rsidR="000E47C0" w:rsidRPr="000E47C0" w14:paraId="32B66C97" w14:textId="77777777" w:rsidTr="006047EC">
        <w:trPr>
          <w:cantSplit/>
          <w:trHeight w:val="170"/>
          <w:jc w:val="center"/>
        </w:trPr>
        <w:tc>
          <w:tcPr>
            <w:tcW w:w="960" w:type="dxa"/>
            <w:vMerge w:val="restart"/>
            <w:vAlign w:val="center"/>
            <w:hideMark/>
          </w:tcPr>
          <w:p w14:paraId="3651D908"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TT</w:t>
            </w:r>
          </w:p>
        </w:tc>
        <w:tc>
          <w:tcPr>
            <w:tcW w:w="960" w:type="dxa"/>
            <w:vMerge w:val="restart"/>
            <w:vAlign w:val="center"/>
            <w:hideMark/>
          </w:tcPr>
          <w:p w14:paraId="7CFFDBE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Năm</w:t>
            </w:r>
          </w:p>
        </w:tc>
        <w:tc>
          <w:tcPr>
            <w:tcW w:w="1400" w:type="dxa"/>
            <w:vMerge w:val="restart"/>
            <w:vAlign w:val="center"/>
            <w:hideMark/>
          </w:tcPr>
          <w:p w14:paraId="7EA3F82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Tổng</w:t>
            </w:r>
          </w:p>
        </w:tc>
        <w:tc>
          <w:tcPr>
            <w:tcW w:w="5747" w:type="dxa"/>
            <w:gridSpan w:val="5"/>
            <w:vAlign w:val="center"/>
            <w:hideMark/>
          </w:tcPr>
          <w:p w14:paraId="73738B5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Trong đó:</w:t>
            </w:r>
          </w:p>
        </w:tc>
      </w:tr>
      <w:tr w:rsidR="000E47C0" w:rsidRPr="000E47C0" w14:paraId="1427E8BB" w14:textId="77777777" w:rsidTr="006047EC">
        <w:trPr>
          <w:cantSplit/>
          <w:trHeight w:val="170"/>
          <w:jc w:val="center"/>
        </w:trPr>
        <w:tc>
          <w:tcPr>
            <w:tcW w:w="960" w:type="dxa"/>
            <w:vMerge/>
            <w:vAlign w:val="center"/>
            <w:hideMark/>
          </w:tcPr>
          <w:p w14:paraId="1B70B5CC"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Merge/>
            <w:vAlign w:val="center"/>
            <w:hideMark/>
          </w:tcPr>
          <w:p w14:paraId="4DFB1DE3"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1400" w:type="dxa"/>
            <w:vMerge/>
            <w:vAlign w:val="center"/>
            <w:hideMark/>
          </w:tcPr>
          <w:p w14:paraId="35B671F2" w14:textId="77777777" w:rsidR="00197D5A" w:rsidRPr="000E47C0" w:rsidRDefault="00197D5A" w:rsidP="006047EC">
            <w:pPr>
              <w:widowControl/>
              <w:spacing w:before="0" w:after="0"/>
              <w:ind w:firstLine="0"/>
              <w:jc w:val="left"/>
              <w:rPr>
                <w:rFonts w:asciiTheme="majorHAnsi" w:hAnsiTheme="majorHAnsi" w:cstheme="majorHAnsi"/>
                <w:b/>
                <w:bCs/>
                <w:szCs w:val="28"/>
              </w:rPr>
            </w:pPr>
          </w:p>
        </w:tc>
        <w:tc>
          <w:tcPr>
            <w:tcW w:w="960" w:type="dxa"/>
            <w:vAlign w:val="center"/>
            <w:hideMark/>
          </w:tcPr>
          <w:p w14:paraId="333E1AA5"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Cao đẳng</w:t>
            </w:r>
          </w:p>
        </w:tc>
        <w:tc>
          <w:tcPr>
            <w:tcW w:w="960" w:type="dxa"/>
            <w:vAlign w:val="center"/>
            <w:hideMark/>
          </w:tcPr>
          <w:p w14:paraId="7090FB96"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Trung cấp</w:t>
            </w:r>
          </w:p>
        </w:tc>
        <w:tc>
          <w:tcPr>
            <w:tcW w:w="960" w:type="dxa"/>
            <w:vAlign w:val="center"/>
            <w:hideMark/>
          </w:tcPr>
          <w:p w14:paraId="0510AC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Sơ cấp</w:t>
            </w:r>
          </w:p>
        </w:tc>
        <w:tc>
          <w:tcPr>
            <w:tcW w:w="1450" w:type="dxa"/>
            <w:vAlign w:val="center"/>
            <w:hideMark/>
          </w:tcPr>
          <w:p w14:paraId="6BC67DE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ĐT, BD &lt;3 tháng</w:t>
            </w:r>
          </w:p>
        </w:tc>
        <w:tc>
          <w:tcPr>
            <w:tcW w:w="1417" w:type="dxa"/>
            <w:vAlign w:val="center"/>
            <w:hideMark/>
          </w:tcPr>
          <w:p w14:paraId="38D9BCAC" w14:textId="77777777" w:rsidR="00197D5A" w:rsidRPr="000E47C0" w:rsidRDefault="00197D5A" w:rsidP="006047EC">
            <w:pPr>
              <w:widowControl/>
              <w:spacing w:before="0" w:after="0"/>
              <w:ind w:firstLine="0"/>
              <w:jc w:val="center"/>
              <w:rPr>
                <w:rFonts w:asciiTheme="majorHAnsi" w:hAnsiTheme="majorHAnsi" w:cstheme="majorHAnsi"/>
                <w:i/>
                <w:iCs/>
                <w:szCs w:val="28"/>
              </w:rPr>
            </w:pPr>
            <w:r w:rsidRPr="000E47C0">
              <w:rPr>
                <w:rFonts w:asciiTheme="majorHAnsi" w:hAnsiTheme="majorHAnsi" w:cstheme="majorHAnsi"/>
                <w:i/>
                <w:iCs/>
                <w:szCs w:val="28"/>
              </w:rPr>
              <w:t>Liên kết đào tạo đại học</w:t>
            </w:r>
          </w:p>
        </w:tc>
      </w:tr>
      <w:tr w:rsidR="000E47C0" w:rsidRPr="000E47C0" w14:paraId="44B93568" w14:textId="77777777" w:rsidTr="006047EC">
        <w:trPr>
          <w:cantSplit/>
          <w:trHeight w:val="170"/>
          <w:jc w:val="center"/>
        </w:trPr>
        <w:tc>
          <w:tcPr>
            <w:tcW w:w="960" w:type="dxa"/>
            <w:vAlign w:val="center"/>
            <w:hideMark/>
          </w:tcPr>
          <w:p w14:paraId="5A18040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w:t>
            </w:r>
          </w:p>
        </w:tc>
        <w:tc>
          <w:tcPr>
            <w:tcW w:w="960" w:type="dxa"/>
            <w:vAlign w:val="center"/>
            <w:hideMark/>
          </w:tcPr>
          <w:p w14:paraId="665F864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2023</w:t>
            </w:r>
          </w:p>
        </w:tc>
        <w:tc>
          <w:tcPr>
            <w:tcW w:w="1400" w:type="dxa"/>
            <w:vAlign w:val="center"/>
            <w:hideMark/>
          </w:tcPr>
          <w:p w14:paraId="79AFA77C"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1.786</w:t>
            </w:r>
          </w:p>
        </w:tc>
        <w:tc>
          <w:tcPr>
            <w:tcW w:w="960" w:type="dxa"/>
            <w:vAlign w:val="center"/>
            <w:hideMark/>
          </w:tcPr>
          <w:p w14:paraId="62B941BF"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484</w:t>
            </w:r>
          </w:p>
        </w:tc>
        <w:tc>
          <w:tcPr>
            <w:tcW w:w="960" w:type="dxa"/>
            <w:vAlign w:val="center"/>
            <w:hideMark/>
          </w:tcPr>
          <w:p w14:paraId="781C266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599</w:t>
            </w:r>
          </w:p>
        </w:tc>
        <w:tc>
          <w:tcPr>
            <w:tcW w:w="960" w:type="dxa"/>
            <w:vAlign w:val="center"/>
            <w:hideMark/>
          </w:tcPr>
          <w:p w14:paraId="6AFA64C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257</w:t>
            </w:r>
          </w:p>
        </w:tc>
        <w:tc>
          <w:tcPr>
            <w:tcW w:w="1450" w:type="dxa"/>
            <w:vAlign w:val="center"/>
            <w:hideMark/>
          </w:tcPr>
          <w:p w14:paraId="22FA2AF3"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165</w:t>
            </w:r>
          </w:p>
        </w:tc>
        <w:tc>
          <w:tcPr>
            <w:tcW w:w="1417" w:type="dxa"/>
            <w:vAlign w:val="center"/>
            <w:hideMark/>
          </w:tcPr>
          <w:p w14:paraId="724E665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281</w:t>
            </w:r>
          </w:p>
        </w:tc>
      </w:tr>
      <w:tr w:rsidR="000E47C0" w:rsidRPr="000E47C0" w14:paraId="7C31FC10" w14:textId="77777777" w:rsidTr="006047EC">
        <w:trPr>
          <w:cantSplit/>
          <w:trHeight w:val="170"/>
          <w:jc w:val="center"/>
        </w:trPr>
        <w:tc>
          <w:tcPr>
            <w:tcW w:w="960" w:type="dxa"/>
            <w:vAlign w:val="center"/>
            <w:hideMark/>
          </w:tcPr>
          <w:p w14:paraId="10429EF1"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w:t>
            </w:r>
          </w:p>
        </w:tc>
        <w:tc>
          <w:tcPr>
            <w:tcW w:w="960" w:type="dxa"/>
            <w:vAlign w:val="center"/>
            <w:hideMark/>
          </w:tcPr>
          <w:p w14:paraId="66D833F4"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2024</w:t>
            </w:r>
          </w:p>
        </w:tc>
        <w:tc>
          <w:tcPr>
            <w:tcW w:w="1400" w:type="dxa"/>
            <w:vAlign w:val="center"/>
            <w:hideMark/>
          </w:tcPr>
          <w:p w14:paraId="0F4DFE85"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2.664</w:t>
            </w:r>
          </w:p>
        </w:tc>
        <w:tc>
          <w:tcPr>
            <w:tcW w:w="960" w:type="dxa"/>
            <w:vAlign w:val="center"/>
            <w:hideMark/>
          </w:tcPr>
          <w:p w14:paraId="3E29F6DA"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691</w:t>
            </w:r>
          </w:p>
        </w:tc>
        <w:tc>
          <w:tcPr>
            <w:tcW w:w="960" w:type="dxa"/>
            <w:vAlign w:val="center"/>
            <w:hideMark/>
          </w:tcPr>
          <w:p w14:paraId="6AEFEE6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625</w:t>
            </w:r>
          </w:p>
        </w:tc>
        <w:tc>
          <w:tcPr>
            <w:tcW w:w="960" w:type="dxa"/>
            <w:vAlign w:val="center"/>
            <w:hideMark/>
          </w:tcPr>
          <w:p w14:paraId="119A8E49"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488</w:t>
            </w:r>
          </w:p>
        </w:tc>
        <w:tc>
          <w:tcPr>
            <w:tcW w:w="1450" w:type="dxa"/>
            <w:vAlign w:val="center"/>
            <w:hideMark/>
          </w:tcPr>
          <w:p w14:paraId="71515378"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655</w:t>
            </w:r>
          </w:p>
        </w:tc>
        <w:tc>
          <w:tcPr>
            <w:tcW w:w="1417" w:type="dxa"/>
            <w:vAlign w:val="center"/>
            <w:hideMark/>
          </w:tcPr>
          <w:p w14:paraId="57FC1156"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205</w:t>
            </w:r>
          </w:p>
        </w:tc>
      </w:tr>
      <w:tr w:rsidR="000E47C0" w:rsidRPr="000E47C0" w14:paraId="755024DF" w14:textId="77777777" w:rsidTr="006047EC">
        <w:trPr>
          <w:cantSplit/>
          <w:trHeight w:val="170"/>
          <w:jc w:val="center"/>
        </w:trPr>
        <w:tc>
          <w:tcPr>
            <w:tcW w:w="960" w:type="dxa"/>
            <w:vAlign w:val="center"/>
            <w:hideMark/>
          </w:tcPr>
          <w:p w14:paraId="249FDA44"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w:t>
            </w:r>
          </w:p>
        </w:tc>
        <w:tc>
          <w:tcPr>
            <w:tcW w:w="960" w:type="dxa"/>
            <w:vAlign w:val="center"/>
            <w:hideMark/>
          </w:tcPr>
          <w:p w14:paraId="23851E4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2025</w:t>
            </w:r>
          </w:p>
        </w:tc>
        <w:tc>
          <w:tcPr>
            <w:tcW w:w="1400" w:type="dxa"/>
            <w:vAlign w:val="center"/>
            <w:hideMark/>
          </w:tcPr>
          <w:p w14:paraId="44E7266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2.551</w:t>
            </w:r>
          </w:p>
        </w:tc>
        <w:tc>
          <w:tcPr>
            <w:tcW w:w="960" w:type="dxa"/>
            <w:vAlign w:val="center"/>
            <w:hideMark/>
          </w:tcPr>
          <w:p w14:paraId="72B9992E"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1049</w:t>
            </w:r>
          </w:p>
        </w:tc>
        <w:tc>
          <w:tcPr>
            <w:tcW w:w="960" w:type="dxa"/>
            <w:vAlign w:val="center"/>
            <w:hideMark/>
          </w:tcPr>
          <w:p w14:paraId="55367065"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379</w:t>
            </w:r>
          </w:p>
        </w:tc>
        <w:tc>
          <w:tcPr>
            <w:tcW w:w="960" w:type="dxa"/>
            <w:vAlign w:val="center"/>
            <w:hideMark/>
          </w:tcPr>
          <w:p w14:paraId="2482C81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63</w:t>
            </w:r>
          </w:p>
        </w:tc>
        <w:tc>
          <w:tcPr>
            <w:tcW w:w="1450" w:type="dxa"/>
            <w:vAlign w:val="center"/>
            <w:hideMark/>
          </w:tcPr>
          <w:p w14:paraId="48437F7C"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933</w:t>
            </w:r>
          </w:p>
        </w:tc>
        <w:tc>
          <w:tcPr>
            <w:tcW w:w="1417" w:type="dxa"/>
            <w:vAlign w:val="center"/>
            <w:hideMark/>
          </w:tcPr>
          <w:p w14:paraId="607EA36B" w14:textId="77777777" w:rsidR="00197D5A" w:rsidRPr="000E47C0" w:rsidRDefault="00197D5A" w:rsidP="006047EC">
            <w:pPr>
              <w:widowControl/>
              <w:spacing w:before="0" w:after="0"/>
              <w:ind w:firstLine="0"/>
              <w:jc w:val="center"/>
              <w:rPr>
                <w:rFonts w:asciiTheme="majorHAnsi" w:hAnsiTheme="majorHAnsi" w:cstheme="majorHAnsi"/>
                <w:szCs w:val="28"/>
              </w:rPr>
            </w:pPr>
            <w:r w:rsidRPr="000E47C0">
              <w:rPr>
                <w:rFonts w:asciiTheme="majorHAnsi" w:hAnsiTheme="majorHAnsi" w:cstheme="majorHAnsi"/>
                <w:szCs w:val="28"/>
              </w:rPr>
              <w:t>127</w:t>
            </w:r>
          </w:p>
        </w:tc>
      </w:tr>
      <w:tr w:rsidR="000E47C0" w:rsidRPr="000E47C0" w14:paraId="6724EEF0" w14:textId="77777777" w:rsidTr="006047EC">
        <w:trPr>
          <w:cantSplit/>
          <w:trHeight w:val="170"/>
          <w:jc w:val="center"/>
        </w:trPr>
        <w:tc>
          <w:tcPr>
            <w:tcW w:w="1920" w:type="dxa"/>
            <w:gridSpan w:val="2"/>
            <w:vAlign w:val="center"/>
            <w:hideMark/>
          </w:tcPr>
          <w:p w14:paraId="1EA37986"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lang w:eastAsia="vi-VN"/>
              </w:rPr>
              <w:t>Tổng cộng</w:t>
            </w:r>
          </w:p>
        </w:tc>
        <w:tc>
          <w:tcPr>
            <w:tcW w:w="1400" w:type="dxa"/>
            <w:vAlign w:val="center"/>
            <w:hideMark/>
          </w:tcPr>
          <w:p w14:paraId="0079BC8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7.001</w:t>
            </w:r>
          </w:p>
        </w:tc>
        <w:tc>
          <w:tcPr>
            <w:tcW w:w="960" w:type="dxa"/>
            <w:vAlign w:val="center"/>
            <w:hideMark/>
          </w:tcPr>
          <w:p w14:paraId="59437A3D"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2.224</w:t>
            </w:r>
          </w:p>
        </w:tc>
        <w:tc>
          <w:tcPr>
            <w:tcW w:w="960" w:type="dxa"/>
            <w:vAlign w:val="center"/>
            <w:hideMark/>
          </w:tcPr>
          <w:p w14:paraId="0CB54A29"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1.603</w:t>
            </w:r>
          </w:p>
        </w:tc>
        <w:tc>
          <w:tcPr>
            <w:tcW w:w="960" w:type="dxa"/>
            <w:vAlign w:val="center"/>
            <w:hideMark/>
          </w:tcPr>
          <w:p w14:paraId="21EAB73A"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808</w:t>
            </w:r>
          </w:p>
        </w:tc>
        <w:tc>
          <w:tcPr>
            <w:tcW w:w="1450" w:type="dxa"/>
            <w:vAlign w:val="center"/>
            <w:hideMark/>
          </w:tcPr>
          <w:p w14:paraId="4483E59E"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1.753</w:t>
            </w:r>
          </w:p>
        </w:tc>
        <w:tc>
          <w:tcPr>
            <w:tcW w:w="1417" w:type="dxa"/>
            <w:vAlign w:val="center"/>
            <w:hideMark/>
          </w:tcPr>
          <w:p w14:paraId="130CA50F" w14:textId="77777777" w:rsidR="00197D5A" w:rsidRPr="000E47C0" w:rsidRDefault="00197D5A" w:rsidP="006047EC">
            <w:pPr>
              <w:widowControl/>
              <w:spacing w:before="0" w:after="0"/>
              <w:ind w:firstLine="0"/>
              <w:jc w:val="center"/>
              <w:rPr>
                <w:rFonts w:asciiTheme="majorHAnsi" w:hAnsiTheme="majorHAnsi" w:cstheme="majorHAnsi"/>
                <w:b/>
                <w:bCs/>
                <w:szCs w:val="28"/>
              </w:rPr>
            </w:pPr>
            <w:r w:rsidRPr="000E47C0">
              <w:rPr>
                <w:rFonts w:asciiTheme="majorHAnsi" w:hAnsiTheme="majorHAnsi" w:cstheme="majorHAnsi"/>
                <w:b/>
                <w:bCs/>
                <w:szCs w:val="28"/>
              </w:rPr>
              <w:t>613</w:t>
            </w:r>
          </w:p>
        </w:tc>
      </w:tr>
    </w:tbl>
    <w:p w14:paraId="0EEF59C3" w14:textId="77777777" w:rsidR="00197D5A" w:rsidRPr="000E47C0" w:rsidRDefault="00197D5A" w:rsidP="00197D5A">
      <w:pPr>
        <w:rPr>
          <w:szCs w:val="28"/>
        </w:rPr>
      </w:pPr>
      <w:r w:rsidRPr="000E47C0">
        <w:rPr>
          <w:szCs w:val="28"/>
        </w:rPr>
        <w:t xml:space="preserve">- Quy mô đào tạo: </w:t>
      </w:r>
    </w:p>
    <w:p w14:paraId="0F5348E3" w14:textId="77777777" w:rsidR="00197D5A" w:rsidRPr="000E47C0" w:rsidRDefault="00197D5A" w:rsidP="00197D5A">
      <w:pPr>
        <w:pStyle w:val="tnbng"/>
        <w:rPr>
          <w:color w:val="auto"/>
        </w:rPr>
      </w:pPr>
      <w:bookmarkStart w:id="15" w:name="_Toc238544014"/>
      <w:r w:rsidRPr="000E47C0">
        <w:rPr>
          <w:color w:val="auto"/>
        </w:rPr>
        <w:t>Bảng 2. Quy mô đào tạo giai đoạn 2023-2025</w:t>
      </w:r>
      <w:bookmarkEnd w:id="15"/>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1531"/>
        <w:gridCol w:w="1134"/>
        <w:gridCol w:w="1134"/>
        <w:gridCol w:w="1134"/>
        <w:gridCol w:w="1855"/>
        <w:gridCol w:w="1688"/>
      </w:tblGrid>
      <w:tr w:rsidR="000E47C0" w:rsidRPr="000E47C0" w14:paraId="37CD4E8B" w14:textId="77777777" w:rsidTr="006047EC">
        <w:trPr>
          <w:trHeight w:val="459"/>
          <w:tblHeader/>
          <w:jc w:val="center"/>
        </w:trPr>
        <w:tc>
          <w:tcPr>
            <w:tcW w:w="591" w:type="dxa"/>
            <w:vMerge w:val="restart"/>
            <w:vAlign w:val="center"/>
            <w:hideMark/>
          </w:tcPr>
          <w:p w14:paraId="091FE50A" w14:textId="77777777" w:rsidR="00197D5A" w:rsidRPr="000E47C0" w:rsidRDefault="00197D5A" w:rsidP="006047EC">
            <w:pPr>
              <w:spacing w:before="0" w:after="0"/>
              <w:ind w:firstLine="0"/>
              <w:jc w:val="center"/>
              <w:rPr>
                <w:b/>
                <w:bCs/>
                <w:szCs w:val="28"/>
              </w:rPr>
            </w:pPr>
            <w:r w:rsidRPr="000E47C0">
              <w:rPr>
                <w:b/>
                <w:bCs/>
                <w:szCs w:val="28"/>
              </w:rPr>
              <w:t>TT</w:t>
            </w:r>
          </w:p>
        </w:tc>
        <w:tc>
          <w:tcPr>
            <w:tcW w:w="1531" w:type="dxa"/>
            <w:vMerge w:val="restart"/>
            <w:vAlign w:val="center"/>
            <w:hideMark/>
          </w:tcPr>
          <w:p w14:paraId="27A2696E"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134" w:type="dxa"/>
            <w:vMerge w:val="restart"/>
            <w:vAlign w:val="center"/>
            <w:hideMark/>
          </w:tcPr>
          <w:p w14:paraId="1CB36EAA"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1" w:type="dxa"/>
            <w:gridSpan w:val="4"/>
            <w:vAlign w:val="center"/>
          </w:tcPr>
          <w:p w14:paraId="2AA93119" w14:textId="77777777" w:rsidR="00197D5A" w:rsidRPr="000E47C0" w:rsidRDefault="00197D5A" w:rsidP="006047EC">
            <w:pPr>
              <w:spacing w:before="0" w:after="0"/>
              <w:ind w:firstLine="0"/>
              <w:jc w:val="center"/>
              <w:rPr>
                <w:b/>
                <w:bCs/>
                <w:szCs w:val="28"/>
              </w:rPr>
            </w:pPr>
            <w:r w:rsidRPr="000E47C0">
              <w:rPr>
                <w:b/>
                <w:bCs/>
                <w:szCs w:val="28"/>
              </w:rPr>
              <w:t>Phân theo trình độ</w:t>
            </w:r>
          </w:p>
        </w:tc>
      </w:tr>
      <w:tr w:rsidR="000E47C0" w:rsidRPr="000E47C0" w14:paraId="29573D21" w14:textId="77777777" w:rsidTr="006047EC">
        <w:trPr>
          <w:trHeight w:val="845"/>
          <w:tblHeader/>
          <w:jc w:val="center"/>
        </w:trPr>
        <w:tc>
          <w:tcPr>
            <w:tcW w:w="591" w:type="dxa"/>
            <w:vMerge/>
            <w:vAlign w:val="center"/>
            <w:hideMark/>
          </w:tcPr>
          <w:p w14:paraId="5A4B08C1" w14:textId="77777777" w:rsidR="00197D5A" w:rsidRPr="000E47C0" w:rsidRDefault="00197D5A" w:rsidP="006047EC">
            <w:pPr>
              <w:spacing w:before="0" w:after="0"/>
              <w:rPr>
                <w:b/>
                <w:bCs/>
                <w:szCs w:val="28"/>
              </w:rPr>
            </w:pPr>
          </w:p>
        </w:tc>
        <w:tc>
          <w:tcPr>
            <w:tcW w:w="1531" w:type="dxa"/>
            <w:vMerge/>
            <w:vAlign w:val="center"/>
            <w:hideMark/>
          </w:tcPr>
          <w:p w14:paraId="0B9BC14A" w14:textId="77777777" w:rsidR="00197D5A" w:rsidRPr="000E47C0" w:rsidRDefault="00197D5A" w:rsidP="006047EC">
            <w:pPr>
              <w:spacing w:before="0" w:after="0"/>
              <w:rPr>
                <w:b/>
                <w:bCs/>
                <w:szCs w:val="28"/>
              </w:rPr>
            </w:pPr>
          </w:p>
        </w:tc>
        <w:tc>
          <w:tcPr>
            <w:tcW w:w="1134" w:type="dxa"/>
            <w:vMerge/>
            <w:vAlign w:val="center"/>
            <w:hideMark/>
          </w:tcPr>
          <w:p w14:paraId="7152D9F2" w14:textId="77777777" w:rsidR="00197D5A" w:rsidRPr="000E47C0" w:rsidRDefault="00197D5A" w:rsidP="006047EC">
            <w:pPr>
              <w:spacing w:before="0" w:after="0"/>
              <w:rPr>
                <w:b/>
                <w:bCs/>
                <w:szCs w:val="28"/>
              </w:rPr>
            </w:pPr>
          </w:p>
        </w:tc>
        <w:tc>
          <w:tcPr>
            <w:tcW w:w="1134" w:type="dxa"/>
            <w:vAlign w:val="center"/>
          </w:tcPr>
          <w:p w14:paraId="127FFD3F"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134" w:type="dxa"/>
            <w:vAlign w:val="center"/>
            <w:hideMark/>
          </w:tcPr>
          <w:p w14:paraId="532315C1"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855" w:type="dxa"/>
            <w:vAlign w:val="center"/>
          </w:tcPr>
          <w:p w14:paraId="04066BFA" w14:textId="77777777" w:rsidR="00197D5A" w:rsidRPr="000E47C0" w:rsidRDefault="00197D5A" w:rsidP="006047EC">
            <w:pPr>
              <w:spacing w:before="0" w:after="0"/>
              <w:ind w:firstLine="0"/>
              <w:jc w:val="center"/>
              <w:rPr>
                <w:i/>
                <w:iCs/>
                <w:szCs w:val="28"/>
              </w:rPr>
            </w:pPr>
            <w:r w:rsidRPr="000E47C0">
              <w:rPr>
                <w:i/>
                <w:iCs/>
                <w:szCs w:val="28"/>
              </w:rPr>
              <w:t>Sơ cấp, ĐT, BD &lt;3 tháng</w:t>
            </w:r>
          </w:p>
        </w:tc>
        <w:tc>
          <w:tcPr>
            <w:tcW w:w="1688" w:type="dxa"/>
            <w:vAlign w:val="center"/>
            <w:hideMark/>
          </w:tcPr>
          <w:p w14:paraId="056907A7" w14:textId="77777777" w:rsidR="00197D5A" w:rsidRPr="000E47C0" w:rsidRDefault="00197D5A" w:rsidP="006047EC">
            <w:pPr>
              <w:spacing w:before="0" w:after="0"/>
              <w:ind w:firstLine="0"/>
              <w:jc w:val="center"/>
              <w:rPr>
                <w:i/>
                <w:iCs/>
                <w:szCs w:val="28"/>
              </w:rPr>
            </w:pPr>
            <w:r w:rsidRPr="000E47C0">
              <w:rPr>
                <w:i/>
                <w:iCs/>
                <w:szCs w:val="28"/>
              </w:rPr>
              <w:t>Liên kết đào tạo đại học</w:t>
            </w:r>
          </w:p>
        </w:tc>
      </w:tr>
      <w:tr w:rsidR="000E47C0" w:rsidRPr="000E47C0" w14:paraId="6CEE43B2" w14:textId="77777777" w:rsidTr="006047EC">
        <w:trPr>
          <w:trHeight w:val="397"/>
          <w:jc w:val="center"/>
        </w:trPr>
        <w:tc>
          <w:tcPr>
            <w:tcW w:w="591" w:type="dxa"/>
            <w:vAlign w:val="center"/>
            <w:hideMark/>
          </w:tcPr>
          <w:p w14:paraId="12D0DBF4" w14:textId="77777777" w:rsidR="00197D5A" w:rsidRPr="000E47C0" w:rsidRDefault="00197D5A" w:rsidP="006047EC">
            <w:pPr>
              <w:spacing w:before="0" w:after="0"/>
              <w:ind w:firstLine="0"/>
              <w:jc w:val="center"/>
              <w:rPr>
                <w:szCs w:val="28"/>
              </w:rPr>
            </w:pPr>
            <w:r w:rsidRPr="000E47C0">
              <w:rPr>
                <w:szCs w:val="28"/>
              </w:rPr>
              <w:t>1</w:t>
            </w:r>
          </w:p>
        </w:tc>
        <w:tc>
          <w:tcPr>
            <w:tcW w:w="1531" w:type="dxa"/>
            <w:vAlign w:val="center"/>
            <w:hideMark/>
          </w:tcPr>
          <w:p w14:paraId="7192E59F" w14:textId="77777777" w:rsidR="00197D5A" w:rsidRPr="000E47C0" w:rsidRDefault="00197D5A" w:rsidP="006047EC">
            <w:pPr>
              <w:spacing w:before="0" w:after="0"/>
              <w:ind w:firstLine="0"/>
              <w:jc w:val="center"/>
              <w:rPr>
                <w:b/>
                <w:szCs w:val="28"/>
              </w:rPr>
            </w:pPr>
            <w:r w:rsidRPr="000E47C0">
              <w:rPr>
                <w:b/>
                <w:szCs w:val="28"/>
              </w:rPr>
              <w:t>2023-2024</w:t>
            </w:r>
          </w:p>
        </w:tc>
        <w:tc>
          <w:tcPr>
            <w:tcW w:w="1134" w:type="dxa"/>
            <w:vAlign w:val="center"/>
          </w:tcPr>
          <w:p w14:paraId="2B7FF7A1" w14:textId="77777777" w:rsidR="00197D5A" w:rsidRPr="000E47C0" w:rsidRDefault="00197D5A" w:rsidP="006047EC">
            <w:pPr>
              <w:spacing w:before="0" w:after="0"/>
              <w:ind w:firstLine="0"/>
              <w:jc w:val="center"/>
              <w:rPr>
                <w:bCs/>
                <w:szCs w:val="28"/>
              </w:rPr>
            </w:pPr>
            <w:bookmarkStart w:id="16" w:name="_Hlk206948951"/>
            <w:r w:rsidRPr="000E47C0">
              <w:rPr>
                <w:b/>
                <w:bCs/>
                <w:szCs w:val="28"/>
              </w:rPr>
              <w:t>3.15</w:t>
            </w:r>
            <w:bookmarkEnd w:id="16"/>
            <w:r w:rsidRPr="000E47C0">
              <w:rPr>
                <w:b/>
                <w:bCs/>
                <w:szCs w:val="28"/>
              </w:rPr>
              <w:t>6</w:t>
            </w:r>
          </w:p>
        </w:tc>
        <w:tc>
          <w:tcPr>
            <w:tcW w:w="1134" w:type="dxa"/>
            <w:vAlign w:val="center"/>
          </w:tcPr>
          <w:p w14:paraId="674BA07F" w14:textId="77777777" w:rsidR="00197D5A" w:rsidRPr="000E47C0" w:rsidRDefault="00197D5A" w:rsidP="006047EC">
            <w:pPr>
              <w:spacing w:before="0" w:after="0"/>
              <w:ind w:firstLine="0"/>
              <w:jc w:val="right"/>
              <w:rPr>
                <w:szCs w:val="28"/>
              </w:rPr>
            </w:pPr>
            <w:bookmarkStart w:id="17" w:name="_Hlk206948977"/>
            <w:r w:rsidRPr="000E47C0">
              <w:rPr>
                <w:szCs w:val="28"/>
              </w:rPr>
              <w:t>867</w:t>
            </w:r>
            <w:bookmarkEnd w:id="17"/>
          </w:p>
        </w:tc>
        <w:tc>
          <w:tcPr>
            <w:tcW w:w="1134" w:type="dxa"/>
            <w:vAlign w:val="center"/>
          </w:tcPr>
          <w:p w14:paraId="5B590D24" w14:textId="77777777" w:rsidR="00197D5A" w:rsidRPr="000E47C0" w:rsidRDefault="00197D5A" w:rsidP="006047EC">
            <w:pPr>
              <w:spacing w:before="0" w:after="0"/>
              <w:ind w:firstLine="0"/>
              <w:jc w:val="right"/>
              <w:rPr>
                <w:szCs w:val="28"/>
              </w:rPr>
            </w:pPr>
            <w:bookmarkStart w:id="18" w:name="_Hlk206948988"/>
            <w:r w:rsidRPr="000E47C0">
              <w:rPr>
                <w:szCs w:val="28"/>
              </w:rPr>
              <w:t>1.038</w:t>
            </w:r>
            <w:bookmarkEnd w:id="18"/>
          </w:p>
        </w:tc>
        <w:tc>
          <w:tcPr>
            <w:tcW w:w="1855" w:type="dxa"/>
            <w:vAlign w:val="center"/>
          </w:tcPr>
          <w:p w14:paraId="0259F23A" w14:textId="77777777" w:rsidR="00197D5A" w:rsidRPr="000E47C0" w:rsidRDefault="00197D5A" w:rsidP="006047EC">
            <w:pPr>
              <w:spacing w:before="0" w:after="0"/>
              <w:ind w:firstLine="0"/>
              <w:jc w:val="right"/>
              <w:rPr>
                <w:szCs w:val="28"/>
              </w:rPr>
            </w:pPr>
            <w:r w:rsidRPr="000E47C0">
              <w:rPr>
                <w:szCs w:val="28"/>
              </w:rPr>
              <w:t>422</w:t>
            </w:r>
          </w:p>
        </w:tc>
        <w:tc>
          <w:tcPr>
            <w:tcW w:w="1688" w:type="dxa"/>
            <w:vAlign w:val="center"/>
          </w:tcPr>
          <w:p w14:paraId="4FAE4DDF" w14:textId="77777777" w:rsidR="00197D5A" w:rsidRPr="000E47C0" w:rsidRDefault="00197D5A" w:rsidP="006047EC">
            <w:pPr>
              <w:spacing w:before="0" w:after="0"/>
              <w:ind w:firstLine="0"/>
              <w:jc w:val="right"/>
              <w:rPr>
                <w:szCs w:val="28"/>
              </w:rPr>
            </w:pPr>
            <w:r w:rsidRPr="000E47C0">
              <w:rPr>
                <w:szCs w:val="28"/>
              </w:rPr>
              <w:t>829</w:t>
            </w:r>
          </w:p>
        </w:tc>
      </w:tr>
      <w:tr w:rsidR="000E47C0" w:rsidRPr="000E47C0" w14:paraId="4608BE4E" w14:textId="77777777" w:rsidTr="006047EC">
        <w:trPr>
          <w:trHeight w:val="397"/>
          <w:jc w:val="center"/>
        </w:trPr>
        <w:tc>
          <w:tcPr>
            <w:tcW w:w="591" w:type="dxa"/>
            <w:vAlign w:val="center"/>
          </w:tcPr>
          <w:p w14:paraId="0BA7F2C9" w14:textId="77777777" w:rsidR="00197D5A" w:rsidRPr="000E47C0" w:rsidRDefault="00197D5A" w:rsidP="006047EC">
            <w:pPr>
              <w:spacing w:before="0" w:after="0"/>
              <w:ind w:firstLine="0"/>
              <w:jc w:val="center"/>
              <w:rPr>
                <w:szCs w:val="28"/>
              </w:rPr>
            </w:pPr>
            <w:r w:rsidRPr="000E47C0">
              <w:rPr>
                <w:szCs w:val="28"/>
              </w:rPr>
              <w:t>2</w:t>
            </w:r>
          </w:p>
        </w:tc>
        <w:tc>
          <w:tcPr>
            <w:tcW w:w="1531" w:type="dxa"/>
            <w:vAlign w:val="center"/>
          </w:tcPr>
          <w:p w14:paraId="4519CAE2" w14:textId="77777777" w:rsidR="00197D5A" w:rsidRPr="000E47C0" w:rsidRDefault="00197D5A" w:rsidP="006047EC">
            <w:pPr>
              <w:spacing w:before="0" w:after="0"/>
              <w:ind w:firstLine="0"/>
              <w:jc w:val="center"/>
              <w:rPr>
                <w:b/>
                <w:szCs w:val="28"/>
              </w:rPr>
            </w:pPr>
            <w:r w:rsidRPr="000E47C0">
              <w:rPr>
                <w:b/>
                <w:szCs w:val="28"/>
              </w:rPr>
              <w:t>2024-2025</w:t>
            </w:r>
          </w:p>
        </w:tc>
        <w:tc>
          <w:tcPr>
            <w:tcW w:w="1134" w:type="dxa"/>
            <w:vAlign w:val="center"/>
          </w:tcPr>
          <w:p w14:paraId="09890CFB" w14:textId="77777777" w:rsidR="00197D5A" w:rsidRPr="000E47C0" w:rsidRDefault="00197D5A" w:rsidP="006047EC">
            <w:pPr>
              <w:spacing w:before="0" w:after="0"/>
              <w:ind w:firstLine="0"/>
              <w:jc w:val="center"/>
              <w:rPr>
                <w:bCs/>
                <w:szCs w:val="28"/>
              </w:rPr>
            </w:pPr>
            <w:r w:rsidRPr="000E47C0">
              <w:rPr>
                <w:b/>
                <w:bCs/>
                <w:szCs w:val="28"/>
              </w:rPr>
              <w:t>4.220</w:t>
            </w:r>
          </w:p>
        </w:tc>
        <w:tc>
          <w:tcPr>
            <w:tcW w:w="1134" w:type="dxa"/>
            <w:vAlign w:val="center"/>
          </w:tcPr>
          <w:p w14:paraId="69C3BA98" w14:textId="77777777" w:rsidR="00197D5A" w:rsidRPr="000E47C0" w:rsidRDefault="00197D5A" w:rsidP="006047EC">
            <w:pPr>
              <w:spacing w:before="0" w:after="0"/>
              <w:ind w:firstLine="0"/>
              <w:jc w:val="right"/>
              <w:rPr>
                <w:szCs w:val="28"/>
              </w:rPr>
            </w:pPr>
            <w:r w:rsidRPr="000E47C0">
              <w:t>1.209</w:t>
            </w:r>
          </w:p>
        </w:tc>
        <w:tc>
          <w:tcPr>
            <w:tcW w:w="1134" w:type="dxa"/>
            <w:vAlign w:val="center"/>
          </w:tcPr>
          <w:p w14:paraId="14DA4904" w14:textId="77777777" w:rsidR="00197D5A" w:rsidRPr="000E47C0" w:rsidRDefault="00197D5A" w:rsidP="006047EC">
            <w:pPr>
              <w:spacing w:before="0" w:after="0"/>
              <w:ind w:firstLine="0"/>
              <w:jc w:val="right"/>
              <w:rPr>
                <w:szCs w:val="28"/>
              </w:rPr>
            </w:pPr>
            <w:r w:rsidRPr="000E47C0">
              <w:t>1.324</w:t>
            </w:r>
          </w:p>
        </w:tc>
        <w:tc>
          <w:tcPr>
            <w:tcW w:w="1855" w:type="dxa"/>
            <w:vAlign w:val="center"/>
          </w:tcPr>
          <w:p w14:paraId="152FD23B" w14:textId="77777777" w:rsidR="00197D5A" w:rsidRPr="000E47C0" w:rsidRDefault="00197D5A" w:rsidP="006047EC">
            <w:pPr>
              <w:spacing w:before="0" w:after="0"/>
              <w:ind w:firstLine="0"/>
              <w:jc w:val="right"/>
              <w:rPr>
                <w:szCs w:val="28"/>
              </w:rPr>
            </w:pPr>
            <w:r w:rsidRPr="000E47C0">
              <w:t>1.137</w:t>
            </w:r>
          </w:p>
        </w:tc>
        <w:tc>
          <w:tcPr>
            <w:tcW w:w="1688" w:type="dxa"/>
            <w:vAlign w:val="center"/>
          </w:tcPr>
          <w:p w14:paraId="66A0E89D" w14:textId="77777777" w:rsidR="00197D5A" w:rsidRPr="000E47C0" w:rsidRDefault="00197D5A" w:rsidP="006047EC">
            <w:pPr>
              <w:spacing w:before="0" w:after="0"/>
              <w:ind w:firstLine="0"/>
              <w:jc w:val="right"/>
              <w:rPr>
                <w:szCs w:val="28"/>
              </w:rPr>
            </w:pPr>
            <w:r w:rsidRPr="000E47C0">
              <w:t>550</w:t>
            </w:r>
          </w:p>
        </w:tc>
      </w:tr>
      <w:tr w:rsidR="000E47C0" w:rsidRPr="000E47C0" w14:paraId="55A2B37A" w14:textId="77777777" w:rsidTr="006047EC">
        <w:trPr>
          <w:trHeight w:val="397"/>
          <w:jc w:val="center"/>
        </w:trPr>
        <w:tc>
          <w:tcPr>
            <w:tcW w:w="591" w:type="dxa"/>
            <w:vAlign w:val="center"/>
          </w:tcPr>
          <w:p w14:paraId="5879860F" w14:textId="77777777" w:rsidR="00197D5A" w:rsidRPr="000E47C0" w:rsidRDefault="00197D5A" w:rsidP="006047EC">
            <w:pPr>
              <w:spacing w:before="0" w:after="0"/>
              <w:ind w:firstLine="0"/>
              <w:jc w:val="center"/>
              <w:rPr>
                <w:szCs w:val="28"/>
              </w:rPr>
            </w:pPr>
            <w:r w:rsidRPr="000E47C0">
              <w:rPr>
                <w:szCs w:val="28"/>
              </w:rPr>
              <w:t>3</w:t>
            </w:r>
          </w:p>
        </w:tc>
        <w:tc>
          <w:tcPr>
            <w:tcW w:w="1531" w:type="dxa"/>
            <w:vAlign w:val="center"/>
          </w:tcPr>
          <w:p w14:paraId="4918D17A" w14:textId="77777777" w:rsidR="00197D5A" w:rsidRPr="000E47C0" w:rsidRDefault="00197D5A" w:rsidP="006047EC">
            <w:pPr>
              <w:spacing w:before="0" w:after="0"/>
              <w:ind w:firstLine="0"/>
              <w:jc w:val="center"/>
              <w:rPr>
                <w:b/>
                <w:szCs w:val="28"/>
              </w:rPr>
            </w:pPr>
            <w:r w:rsidRPr="000E47C0">
              <w:rPr>
                <w:b/>
                <w:szCs w:val="28"/>
              </w:rPr>
              <w:t>2025-2026</w:t>
            </w:r>
          </w:p>
        </w:tc>
        <w:tc>
          <w:tcPr>
            <w:tcW w:w="1134" w:type="dxa"/>
            <w:vAlign w:val="center"/>
          </w:tcPr>
          <w:p w14:paraId="582921F7" w14:textId="77777777" w:rsidR="00197D5A" w:rsidRPr="000E47C0" w:rsidRDefault="00197D5A" w:rsidP="006047EC">
            <w:pPr>
              <w:spacing w:before="0" w:after="0"/>
              <w:ind w:firstLine="0"/>
              <w:jc w:val="center"/>
              <w:rPr>
                <w:b/>
                <w:bCs/>
                <w:szCs w:val="28"/>
              </w:rPr>
            </w:pPr>
            <w:r w:rsidRPr="000E47C0">
              <w:rPr>
                <w:b/>
                <w:bCs/>
                <w:szCs w:val="28"/>
              </w:rPr>
              <w:t>3.795</w:t>
            </w:r>
          </w:p>
        </w:tc>
        <w:tc>
          <w:tcPr>
            <w:tcW w:w="1134" w:type="dxa"/>
            <w:vAlign w:val="center"/>
          </w:tcPr>
          <w:p w14:paraId="3D08E91B" w14:textId="77777777" w:rsidR="00197D5A" w:rsidRPr="000E47C0" w:rsidRDefault="00197D5A" w:rsidP="006047EC">
            <w:pPr>
              <w:spacing w:before="0" w:after="0"/>
              <w:ind w:firstLine="0"/>
              <w:jc w:val="right"/>
            </w:pPr>
            <w:r w:rsidRPr="000E47C0">
              <w:rPr>
                <w:szCs w:val="28"/>
              </w:rPr>
              <w:t>1.514</w:t>
            </w:r>
          </w:p>
        </w:tc>
        <w:tc>
          <w:tcPr>
            <w:tcW w:w="1134" w:type="dxa"/>
            <w:vAlign w:val="center"/>
          </w:tcPr>
          <w:p w14:paraId="19E38BA0" w14:textId="77777777" w:rsidR="00197D5A" w:rsidRPr="000E47C0" w:rsidRDefault="00197D5A" w:rsidP="006047EC">
            <w:pPr>
              <w:spacing w:before="0" w:after="0"/>
              <w:ind w:firstLine="0"/>
              <w:jc w:val="right"/>
            </w:pPr>
            <w:r w:rsidRPr="000E47C0">
              <w:rPr>
                <w:szCs w:val="28"/>
              </w:rPr>
              <w:t>683</w:t>
            </w:r>
          </w:p>
        </w:tc>
        <w:tc>
          <w:tcPr>
            <w:tcW w:w="1855" w:type="dxa"/>
            <w:vAlign w:val="center"/>
          </w:tcPr>
          <w:p w14:paraId="4970324C" w14:textId="77777777" w:rsidR="00197D5A" w:rsidRPr="000E47C0" w:rsidRDefault="00197D5A" w:rsidP="006047EC">
            <w:pPr>
              <w:spacing w:before="0" w:after="0"/>
              <w:ind w:firstLine="0"/>
              <w:jc w:val="right"/>
            </w:pPr>
            <w:r w:rsidRPr="000E47C0">
              <w:rPr>
                <w:szCs w:val="28"/>
              </w:rPr>
              <w:t>996</w:t>
            </w:r>
          </w:p>
        </w:tc>
        <w:tc>
          <w:tcPr>
            <w:tcW w:w="1688" w:type="dxa"/>
            <w:vAlign w:val="center"/>
          </w:tcPr>
          <w:p w14:paraId="704657C9" w14:textId="77777777" w:rsidR="00197D5A" w:rsidRPr="000E47C0" w:rsidRDefault="00197D5A" w:rsidP="006047EC">
            <w:pPr>
              <w:spacing w:before="0" w:after="0"/>
              <w:ind w:firstLine="0"/>
              <w:jc w:val="right"/>
            </w:pPr>
            <w:r w:rsidRPr="000E47C0">
              <w:rPr>
                <w:szCs w:val="28"/>
              </w:rPr>
              <w:t>602</w:t>
            </w:r>
          </w:p>
        </w:tc>
      </w:tr>
      <w:tr w:rsidR="000E47C0" w:rsidRPr="000E47C0" w14:paraId="70251019" w14:textId="77777777" w:rsidTr="006047EC">
        <w:trPr>
          <w:trHeight w:val="465"/>
          <w:jc w:val="center"/>
        </w:trPr>
        <w:tc>
          <w:tcPr>
            <w:tcW w:w="2122" w:type="dxa"/>
            <w:gridSpan w:val="2"/>
            <w:vAlign w:val="center"/>
          </w:tcPr>
          <w:p w14:paraId="5DCC3A17"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134" w:type="dxa"/>
            <w:vAlign w:val="center"/>
          </w:tcPr>
          <w:p w14:paraId="7EDD7E56" w14:textId="77777777" w:rsidR="00197D5A" w:rsidRPr="000E47C0" w:rsidRDefault="00197D5A" w:rsidP="006047EC">
            <w:pPr>
              <w:spacing w:before="0" w:after="0"/>
              <w:ind w:firstLine="0"/>
              <w:jc w:val="center"/>
              <w:rPr>
                <w:b/>
                <w:bCs/>
                <w:szCs w:val="28"/>
              </w:rPr>
            </w:pPr>
            <w:r w:rsidRPr="000E47C0">
              <w:rPr>
                <w:b/>
                <w:bCs/>
                <w:szCs w:val="28"/>
              </w:rPr>
              <w:t>11.171</w:t>
            </w:r>
          </w:p>
        </w:tc>
        <w:tc>
          <w:tcPr>
            <w:tcW w:w="1134" w:type="dxa"/>
            <w:vAlign w:val="center"/>
          </w:tcPr>
          <w:p w14:paraId="12449E5C" w14:textId="77777777" w:rsidR="00197D5A" w:rsidRPr="000E47C0" w:rsidRDefault="00197D5A" w:rsidP="006047EC">
            <w:pPr>
              <w:spacing w:before="0" w:after="0"/>
              <w:ind w:firstLine="0"/>
              <w:jc w:val="right"/>
              <w:rPr>
                <w:b/>
                <w:bCs/>
                <w:szCs w:val="28"/>
              </w:rPr>
            </w:pPr>
            <w:r w:rsidRPr="000E47C0">
              <w:rPr>
                <w:b/>
                <w:bCs/>
                <w:szCs w:val="28"/>
              </w:rPr>
              <w:t>3.590</w:t>
            </w:r>
          </w:p>
        </w:tc>
        <w:tc>
          <w:tcPr>
            <w:tcW w:w="1134" w:type="dxa"/>
            <w:vAlign w:val="center"/>
          </w:tcPr>
          <w:p w14:paraId="6D7BDF4C" w14:textId="77777777" w:rsidR="00197D5A" w:rsidRPr="000E47C0" w:rsidRDefault="00197D5A" w:rsidP="006047EC">
            <w:pPr>
              <w:spacing w:before="0" w:after="0"/>
              <w:ind w:firstLine="0"/>
              <w:jc w:val="right"/>
              <w:rPr>
                <w:b/>
                <w:bCs/>
                <w:szCs w:val="28"/>
              </w:rPr>
            </w:pPr>
            <w:r w:rsidRPr="000E47C0">
              <w:rPr>
                <w:b/>
                <w:bCs/>
                <w:szCs w:val="28"/>
              </w:rPr>
              <w:t>3.045</w:t>
            </w:r>
          </w:p>
        </w:tc>
        <w:tc>
          <w:tcPr>
            <w:tcW w:w="1855" w:type="dxa"/>
            <w:vAlign w:val="center"/>
          </w:tcPr>
          <w:p w14:paraId="4432696F" w14:textId="77777777" w:rsidR="00197D5A" w:rsidRPr="000E47C0" w:rsidRDefault="00197D5A" w:rsidP="006047EC">
            <w:pPr>
              <w:spacing w:before="0" w:after="0"/>
              <w:ind w:firstLine="0"/>
              <w:jc w:val="right"/>
              <w:rPr>
                <w:b/>
                <w:bCs/>
                <w:szCs w:val="28"/>
              </w:rPr>
            </w:pPr>
            <w:r w:rsidRPr="000E47C0">
              <w:rPr>
                <w:b/>
                <w:bCs/>
                <w:szCs w:val="28"/>
              </w:rPr>
              <w:t>2.555</w:t>
            </w:r>
          </w:p>
        </w:tc>
        <w:tc>
          <w:tcPr>
            <w:tcW w:w="1688" w:type="dxa"/>
            <w:vAlign w:val="center"/>
          </w:tcPr>
          <w:p w14:paraId="5D03A6DB" w14:textId="77777777" w:rsidR="00197D5A" w:rsidRPr="000E47C0" w:rsidRDefault="00197D5A" w:rsidP="006047EC">
            <w:pPr>
              <w:spacing w:before="0" w:after="0"/>
              <w:ind w:firstLine="0"/>
              <w:jc w:val="right"/>
              <w:rPr>
                <w:b/>
                <w:bCs/>
                <w:szCs w:val="28"/>
              </w:rPr>
            </w:pPr>
            <w:r w:rsidRPr="000E47C0">
              <w:rPr>
                <w:b/>
                <w:bCs/>
                <w:szCs w:val="28"/>
              </w:rPr>
              <w:t>1.981</w:t>
            </w:r>
          </w:p>
        </w:tc>
      </w:tr>
    </w:tbl>
    <w:p w14:paraId="58E7888A" w14:textId="77777777" w:rsidR="00197D5A" w:rsidRPr="000E47C0" w:rsidRDefault="00197D5A" w:rsidP="00197D5A">
      <w:pPr>
        <w:rPr>
          <w:szCs w:val="28"/>
        </w:rPr>
      </w:pPr>
      <w:r w:rsidRPr="000E47C0">
        <w:rPr>
          <w:szCs w:val="28"/>
        </w:rPr>
        <w:t xml:space="preserve">- Kết quả công nhận tốt nghiệp: </w:t>
      </w:r>
    </w:p>
    <w:p w14:paraId="456E00E8" w14:textId="77777777" w:rsidR="00197D5A" w:rsidRPr="000E47C0" w:rsidRDefault="00197D5A" w:rsidP="00197D5A">
      <w:pPr>
        <w:pStyle w:val="tnbng"/>
        <w:rPr>
          <w:color w:val="auto"/>
        </w:rPr>
      </w:pPr>
      <w:bookmarkStart w:id="19" w:name="_Toc238544015"/>
      <w:r w:rsidRPr="000E47C0">
        <w:rPr>
          <w:color w:val="auto"/>
        </w:rPr>
        <w:t>Bảng 3. Quy mô tốt nghiệp giai đoạn 2023-2025</w:t>
      </w:r>
      <w:bookmarkEnd w:id="19"/>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1523"/>
        <w:gridCol w:w="1275"/>
        <w:gridCol w:w="1395"/>
        <w:gridCol w:w="1418"/>
        <w:gridCol w:w="1350"/>
        <w:gridCol w:w="1649"/>
      </w:tblGrid>
      <w:tr w:rsidR="000E47C0" w:rsidRPr="000E47C0" w14:paraId="1EE30B75" w14:textId="77777777" w:rsidTr="006047EC">
        <w:trPr>
          <w:trHeight w:val="397"/>
          <w:jc w:val="center"/>
        </w:trPr>
        <w:tc>
          <w:tcPr>
            <w:tcW w:w="599" w:type="dxa"/>
            <w:vMerge w:val="restart"/>
            <w:vAlign w:val="center"/>
            <w:hideMark/>
          </w:tcPr>
          <w:p w14:paraId="282597E7" w14:textId="77777777" w:rsidR="00197D5A" w:rsidRPr="000E47C0" w:rsidRDefault="00197D5A" w:rsidP="006047EC">
            <w:pPr>
              <w:spacing w:before="0" w:after="0"/>
              <w:ind w:firstLine="0"/>
              <w:jc w:val="center"/>
              <w:rPr>
                <w:b/>
                <w:bCs/>
                <w:szCs w:val="28"/>
              </w:rPr>
            </w:pPr>
            <w:bookmarkStart w:id="20" w:name="_Hlk160047436"/>
            <w:r w:rsidRPr="000E47C0">
              <w:rPr>
                <w:b/>
                <w:bCs/>
                <w:szCs w:val="28"/>
              </w:rPr>
              <w:t>TT</w:t>
            </w:r>
          </w:p>
        </w:tc>
        <w:tc>
          <w:tcPr>
            <w:tcW w:w="1523" w:type="dxa"/>
            <w:vMerge w:val="restart"/>
            <w:vAlign w:val="center"/>
            <w:hideMark/>
          </w:tcPr>
          <w:p w14:paraId="454147AB" w14:textId="77777777" w:rsidR="00197D5A" w:rsidRPr="000E47C0" w:rsidRDefault="00197D5A" w:rsidP="006047EC">
            <w:pPr>
              <w:spacing w:before="0" w:after="0"/>
              <w:ind w:firstLine="0"/>
              <w:jc w:val="center"/>
              <w:rPr>
                <w:b/>
                <w:bCs/>
                <w:szCs w:val="28"/>
              </w:rPr>
            </w:pPr>
            <w:r w:rsidRPr="000E47C0">
              <w:rPr>
                <w:b/>
                <w:bCs/>
                <w:szCs w:val="28"/>
              </w:rPr>
              <w:t>Năm học</w:t>
            </w:r>
          </w:p>
        </w:tc>
        <w:tc>
          <w:tcPr>
            <w:tcW w:w="1275" w:type="dxa"/>
            <w:vMerge w:val="restart"/>
            <w:vAlign w:val="center"/>
            <w:hideMark/>
          </w:tcPr>
          <w:p w14:paraId="74674149" w14:textId="77777777" w:rsidR="00197D5A" w:rsidRPr="000E47C0" w:rsidRDefault="00197D5A" w:rsidP="006047EC">
            <w:pPr>
              <w:spacing w:before="0" w:after="0"/>
              <w:ind w:firstLine="0"/>
              <w:jc w:val="center"/>
              <w:rPr>
                <w:b/>
                <w:bCs/>
                <w:szCs w:val="28"/>
              </w:rPr>
            </w:pPr>
            <w:r w:rsidRPr="000E47C0">
              <w:rPr>
                <w:b/>
                <w:bCs/>
                <w:szCs w:val="28"/>
              </w:rPr>
              <w:t>Tổng quy mô (HSSV)</w:t>
            </w:r>
          </w:p>
        </w:tc>
        <w:tc>
          <w:tcPr>
            <w:tcW w:w="5812" w:type="dxa"/>
            <w:gridSpan w:val="4"/>
            <w:vAlign w:val="center"/>
          </w:tcPr>
          <w:p w14:paraId="38408960" w14:textId="77777777" w:rsidR="00197D5A" w:rsidRPr="000E47C0" w:rsidRDefault="00197D5A" w:rsidP="006047EC">
            <w:pPr>
              <w:spacing w:before="0" w:after="0"/>
              <w:ind w:firstLine="0"/>
              <w:jc w:val="center"/>
              <w:rPr>
                <w:b/>
                <w:bCs/>
                <w:szCs w:val="28"/>
              </w:rPr>
            </w:pPr>
            <w:r w:rsidRPr="000E47C0">
              <w:rPr>
                <w:b/>
                <w:bCs/>
                <w:szCs w:val="28"/>
              </w:rPr>
              <w:t>Trong đó:</w:t>
            </w:r>
          </w:p>
        </w:tc>
      </w:tr>
      <w:tr w:rsidR="000E47C0" w:rsidRPr="000E47C0" w14:paraId="08594270" w14:textId="77777777" w:rsidTr="006047EC">
        <w:trPr>
          <w:trHeight w:val="758"/>
          <w:jc w:val="center"/>
        </w:trPr>
        <w:tc>
          <w:tcPr>
            <w:tcW w:w="599" w:type="dxa"/>
            <w:vMerge/>
            <w:vAlign w:val="center"/>
            <w:hideMark/>
          </w:tcPr>
          <w:p w14:paraId="073B4A58" w14:textId="77777777" w:rsidR="00197D5A" w:rsidRPr="000E47C0" w:rsidRDefault="00197D5A" w:rsidP="006047EC">
            <w:pPr>
              <w:spacing w:before="0" w:after="0"/>
              <w:rPr>
                <w:b/>
                <w:bCs/>
                <w:szCs w:val="28"/>
              </w:rPr>
            </w:pPr>
          </w:p>
        </w:tc>
        <w:tc>
          <w:tcPr>
            <w:tcW w:w="1523" w:type="dxa"/>
            <w:vMerge/>
            <w:vAlign w:val="center"/>
            <w:hideMark/>
          </w:tcPr>
          <w:p w14:paraId="089FC659" w14:textId="77777777" w:rsidR="00197D5A" w:rsidRPr="000E47C0" w:rsidRDefault="00197D5A" w:rsidP="006047EC">
            <w:pPr>
              <w:spacing w:before="0" w:after="0"/>
              <w:rPr>
                <w:b/>
                <w:bCs/>
                <w:szCs w:val="28"/>
              </w:rPr>
            </w:pPr>
          </w:p>
        </w:tc>
        <w:tc>
          <w:tcPr>
            <w:tcW w:w="1275" w:type="dxa"/>
            <w:vMerge/>
            <w:vAlign w:val="center"/>
            <w:hideMark/>
          </w:tcPr>
          <w:p w14:paraId="7488F688" w14:textId="77777777" w:rsidR="00197D5A" w:rsidRPr="000E47C0" w:rsidRDefault="00197D5A" w:rsidP="006047EC">
            <w:pPr>
              <w:spacing w:before="0" w:after="0"/>
              <w:rPr>
                <w:b/>
                <w:bCs/>
                <w:szCs w:val="28"/>
              </w:rPr>
            </w:pPr>
          </w:p>
        </w:tc>
        <w:tc>
          <w:tcPr>
            <w:tcW w:w="1395" w:type="dxa"/>
            <w:vAlign w:val="center"/>
          </w:tcPr>
          <w:p w14:paraId="4566B412" w14:textId="77777777" w:rsidR="00197D5A" w:rsidRPr="000E47C0" w:rsidRDefault="00197D5A" w:rsidP="006047EC">
            <w:pPr>
              <w:spacing w:before="0" w:after="0"/>
              <w:ind w:firstLine="0"/>
              <w:jc w:val="center"/>
              <w:rPr>
                <w:i/>
                <w:iCs/>
                <w:szCs w:val="28"/>
              </w:rPr>
            </w:pPr>
            <w:r w:rsidRPr="000E47C0">
              <w:rPr>
                <w:i/>
                <w:iCs/>
                <w:szCs w:val="28"/>
              </w:rPr>
              <w:t>Cao đẳng</w:t>
            </w:r>
          </w:p>
        </w:tc>
        <w:tc>
          <w:tcPr>
            <w:tcW w:w="1418" w:type="dxa"/>
            <w:vAlign w:val="center"/>
            <w:hideMark/>
          </w:tcPr>
          <w:p w14:paraId="1016E957" w14:textId="77777777" w:rsidR="00197D5A" w:rsidRPr="000E47C0" w:rsidRDefault="00197D5A" w:rsidP="006047EC">
            <w:pPr>
              <w:spacing w:before="0" w:after="0"/>
              <w:ind w:firstLine="0"/>
              <w:jc w:val="center"/>
              <w:rPr>
                <w:i/>
                <w:iCs/>
                <w:szCs w:val="28"/>
              </w:rPr>
            </w:pPr>
            <w:r w:rsidRPr="000E47C0">
              <w:rPr>
                <w:i/>
                <w:iCs/>
                <w:szCs w:val="28"/>
              </w:rPr>
              <w:t>Trung cấp</w:t>
            </w:r>
          </w:p>
        </w:tc>
        <w:tc>
          <w:tcPr>
            <w:tcW w:w="1350" w:type="dxa"/>
            <w:vAlign w:val="center"/>
          </w:tcPr>
          <w:p w14:paraId="5A025711" w14:textId="77777777" w:rsidR="00197D5A" w:rsidRPr="000E47C0" w:rsidRDefault="00197D5A" w:rsidP="006047EC">
            <w:pPr>
              <w:spacing w:before="0" w:after="0"/>
              <w:ind w:firstLine="0"/>
              <w:jc w:val="center"/>
              <w:rPr>
                <w:i/>
                <w:iCs/>
                <w:szCs w:val="28"/>
              </w:rPr>
            </w:pPr>
            <w:r w:rsidRPr="000E47C0">
              <w:rPr>
                <w:i/>
                <w:iCs/>
                <w:szCs w:val="28"/>
              </w:rPr>
              <w:t>Sơ cấp</w:t>
            </w:r>
          </w:p>
        </w:tc>
        <w:tc>
          <w:tcPr>
            <w:tcW w:w="1649" w:type="dxa"/>
            <w:vAlign w:val="center"/>
            <w:hideMark/>
          </w:tcPr>
          <w:p w14:paraId="26D30450" w14:textId="77777777" w:rsidR="00197D5A" w:rsidRPr="000E47C0" w:rsidRDefault="00197D5A" w:rsidP="006047EC">
            <w:pPr>
              <w:spacing w:before="0" w:after="0"/>
              <w:ind w:firstLine="0"/>
              <w:jc w:val="center"/>
              <w:rPr>
                <w:i/>
                <w:iCs/>
                <w:szCs w:val="28"/>
              </w:rPr>
            </w:pPr>
            <w:r w:rsidRPr="000E47C0">
              <w:rPr>
                <w:i/>
                <w:iCs/>
                <w:szCs w:val="28"/>
              </w:rPr>
              <w:t>ĐT, BD &lt;3 tháng</w:t>
            </w:r>
          </w:p>
        </w:tc>
      </w:tr>
      <w:tr w:rsidR="000E47C0" w:rsidRPr="000E47C0" w14:paraId="47B3588C" w14:textId="77777777" w:rsidTr="006047EC">
        <w:trPr>
          <w:trHeight w:val="397"/>
          <w:jc w:val="center"/>
        </w:trPr>
        <w:tc>
          <w:tcPr>
            <w:tcW w:w="599" w:type="dxa"/>
            <w:vAlign w:val="center"/>
          </w:tcPr>
          <w:p w14:paraId="63568034" w14:textId="77777777" w:rsidR="00197D5A" w:rsidRPr="000E47C0" w:rsidRDefault="00197D5A" w:rsidP="006047EC">
            <w:pPr>
              <w:spacing w:before="0" w:after="0"/>
              <w:ind w:firstLine="0"/>
              <w:jc w:val="center"/>
              <w:rPr>
                <w:szCs w:val="28"/>
              </w:rPr>
            </w:pPr>
            <w:r w:rsidRPr="000E47C0">
              <w:rPr>
                <w:szCs w:val="28"/>
              </w:rPr>
              <w:t>1</w:t>
            </w:r>
          </w:p>
        </w:tc>
        <w:tc>
          <w:tcPr>
            <w:tcW w:w="1523" w:type="dxa"/>
            <w:vAlign w:val="center"/>
            <w:hideMark/>
          </w:tcPr>
          <w:p w14:paraId="0881299B" w14:textId="77777777" w:rsidR="00197D5A" w:rsidRPr="000E47C0" w:rsidRDefault="00197D5A" w:rsidP="006047EC">
            <w:pPr>
              <w:spacing w:before="0" w:after="0"/>
              <w:ind w:firstLine="0"/>
              <w:jc w:val="center"/>
              <w:rPr>
                <w:bCs/>
                <w:szCs w:val="28"/>
              </w:rPr>
            </w:pPr>
            <w:r w:rsidRPr="000E47C0">
              <w:rPr>
                <w:bCs/>
                <w:szCs w:val="28"/>
              </w:rPr>
              <w:t>2023-2024</w:t>
            </w:r>
          </w:p>
        </w:tc>
        <w:tc>
          <w:tcPr>
            <w:tcW w:w="1275" w:type="dxa"/>
            <w:vAlign w:val="center"/>
          </w:tcPr>
          <w:p w14:paraId="5E25C333" w14:textId="77777777" w:rsidR="00197D5A" w:rsidRPr="000E47C0" w:rsidRDefault="00197D5A" w:rsidP="006047EC">
            <w:pPr>
              <w:spacing w:before="0" w:after="0"/>
              <w:ind w:firstLine="0"/>
              <w:jc w:val="center"/>
              <w:rPr>
                <w:b/>
                <w:szCs w:val="28"/>
              </w:rPr>
            </w:pPr>
            <w:r w:rsidRPr="000E47C0">
              <w:rPr>
                <w:b/>
                <w:szCs w:val="28"/>
              </w:rPr>
              <w:t>1.404</w:t>
            </w:r>
          </w:p>
        </w:tc>
        <w:tc>
          <w:tcPr>
            <w:tcW w:w="1395" w:type="dxa"/>
            <w:vAlign w:val="center"/>
          </w:tcPr>
          <w:p w14:paraId="69BE5597" w14:textId="77777777" w:rsidR="00197D5A" w:rsidRPr="000E47C0" w:rsidRDefault="00197D5A" w:rsidP="006047EC">
            <w:pPr>
              <w:spacing w:before="0" w:after="0"/>
              <w:ind w:firstLine="0"/>
              <w:jc w:val="center"/>
              <w:rPr>
                <w:bCs/>
                <w:szCs w:val="28"/>
              </w:rPr>
            </w:pPr>
            <w:r w:rsidRPr="000E47C0">
              <w:rPr>
                <w:bCs/>
                <w:szCs w:val="28"/>
              </w:rPr>
              <w:t>250</w:t>
            </w:r>
          </w:p>
        </w:tc>
        <w:tc>
          <w:tcPr>
            <w:tcW w:w="1418" w:type="dxa"/>
            <w:vAlign w:val="center"/>
          </w:tcPr>
          <w:p w14:paraId="45E6686F" w14:textId="77777777" w:rsidR="00197D5A" w:rsidRPr="000E47C0" w:rsidRDefault="00197D5A" w:rsidP="006047EC">
            <w:pPr>
              <w:spacing w:before="0" w:after="0"/>
              <w:ind w:firstLine="0"/>
              <w:jc w:val="center"/>
              <w:rPr>
                <w:bCs/>
                <w:szCs w:val="28"/>
              </w:rPr>
            </w:pPr>
            <w:r w:rsidRPr="000E47C0">
              <w:rPr>
                <w:bCs/>
                <w:szCs w:val="28"/>
              </w:rPr>
              <w:t>209</w:t>
            </w:r>
          </w:p>
        </w:tc>
        <w:tc>
          <w:tcPr>
            <w:tcW w:w="1350" w:type="dxa"/>
            <w:vAlign w:val="center"/>
          </w:tcPr>
          <w:p w14:paraId="3341375A" w14:textId="77777777" w:rsidR="00197D5A" w:rsidRPr="000E47C0" w:rsidRDefault="00197D5A" w:rsidP="006047EC">
            <w:pPr>
              <w:spacing w:before="0" w:after="0"/>
              <w:ind w:firstLine="0"/>
              <w:jc w:val="center"/>
              <w:rPr>
                <w:bCs/>
                <w:szCs w:val="28"/>
              </w:rPr>
            </w:pPr>
            <w:r w:rsidRPr="000E47C0">
              <w:rPr>
                <w:bCs/>
                <w:szCs w:val="28"/>
              </w:rPr>
              <w:t>393</w:t>
            </w:r>
          </w:p>
        </w:tc>
        <w:tc>
          <w:tcPr>
            <w:tcW w:w="1649" w:type="dxa"/>
            <w:vAlign w:val="center"/>
          </w:tcPr>
          <w:p w14:paraId="67F5470B" w14:textId="77777777" w:rsidR="00197D5A" w:rsidRPr="000E47C0" w:rsidRDefault="00197D5A" w:rsidP="006047EC">
            <w:pPr>
              <w:spacing w:before="0" w:after="0"/>
              <w:ind w:firstLine="0"/>
              <w:jc w:val="center"/>
              <w:rPr>
                <w:bCs/>
                <w:szCs w:val="28"/>
              </w:rPr>
            </w:pPr>
            <w:r w:rsidRPr="000E47C0">
              <w:rPr>
                <w:bCs/>
                <w:szCs w:val="28"/>
              </w:rPr>
              <w:t>552</w:t>
            </w:r>
          </w:p>
        </w:tc>
      </w:tr>
      <w:tr w:rsidR="000E47C0" w:rsidRPr="000E47C0" w14:paraId="25BFAA04" w14:textId="77777777" w:rsidTr="006047EC">
        <w:trPr>
          <w:trHeight w:val="397"/>
          <w:jc w:val="center"/>
        </w:trPr>
        <w:tc>
          <w:tcPr>
            <w:tcW w:w="599" w:type="dxa"/>
            <w:vAlign w:val="center"/>
          </w:tcPr>
          <w:p w14:paraId="4658CDBF" w14:textId="77777777" w:rsidR="00197D5A" w:rsidRPr="000E47C0" w:rsidRDefault="00197D5A" w:rsidP="006047EC">
            <w:pPr>
              <w:spacing w:before="0" w:after="0"/>
              <w:ind w:firstLine="0"/>
              <w:jc w:val="center"/>
              <w:rPr>
                <w:szCs w:val="28"/>
              </w:rPr>
            </w:pPr>
            <w:r w:rsidRPr="000E47C0">
              <w:rPr>
                <w:szCs w:val="28"/>
              </w:rPr>
              <w:t>2</w:t>
            </w:r>
          </w:p>
        </w:tc>
        <w:tc>
          <w:tcPr>
            <w:tcW w:w="1523" w:type="dxa"/>
            <w:vAlign w:val="center"/>
            <w:hideMark/>
          </w:tcPr>
          <w:p w14:paraId="57D9FEE3" w14:textId="77777777" w:rsidR="00197D5A" w:rsidRPr="000E47C0" w:rsidRDefault="00197D5A" w:rsidP="006047EC">
            <w:pPr>
              <w:spacing w:before="0" w:after="0"/>
              <w:ind w:firstLine="0"/>
              <w:jc w:val="center"/>
              <w:rPr>
                <w:bCs/>
                <w:szCs w:val="28"/>
              </w:rPr>
            </w:pPr>
            <w:r w:rsidRPr="000E47C0">
              <w:rPr>
                <w:bCs/>
                <w:szCs w:val="28"/>
              </w:rPr>
              <w:t>2024-2025</w:t>
            </w:r>
          </w:p>
        </w:tc>
        <w:tc>
          <w:tcPr>
            <w:tcW w:w="1275" w:type="dxa"/>
            <w:vAlign w:val="center"/>
          </w:tcPr>
          <w:p w14:paraId="611436E2" w14:textId="77777777" w:rsidR="00197D5A" w:rsidRPr="000E47C0" w:rsidRDefault="00197D5A" w:rsidP="006047EC">
            <w:pPr>
              <w:spacing w:before="0" w:after="0"/>
              <w:ind w:firstLine="0"/>
              <w:jc w:val="center"/>
              <w:rPr>
                <w:b/>
                <w:szCs w:val="28"/>
              </w:rPr>
            </w:pPr>
            <w:r w:rsidRPr="000E47C0">
              <w:rPr>
                <w:b/>
                <w:szCs w:val="28"/>
              </w:rPr>
              <w:t>1.346</w:t>
            </w:r>
          </w:p>
        </w:tc>
        <w:tc>
          <w:tcPr>
            <w:tcW w:w="1395" w:type="dxa"/>
            <w:vAlign w:val="center"/>
          </w:tcPr>
          <w:p w14:paraId="5F8A75EF" w14:textId="77777777" w:rsidR="00197D5A" w:rsidRPr="000E47C0" w:rsidRDefault="00197D5A" w:rsidP="006047EC">
            <w:pPr>
              <w:spacing w:before="0" w:after="0"/>
              <w:ind w:firstLine="0"/>
              <w:jc w:val="center"/>
              <w:rPr>
                <w:bCs/>
                <w:szCs w:val="28"/>
              </w:rPr>
            </w:pPr>
            <w:r w:rsidRPr="000E47C0">
              <w:rPr>
                <w:bCs/>
                <w:szCs w:val="28"/>
              </w:rPr>
              <w:t>157</w:t>
            </w:r>
          </w:p>
        </w:tc>
        <w:tc>
          <w:tcPr>
            <w:tcW w:w="1418" w:type="dxa"/>
            <w:vAlign w:val="center"/>
          </w:tcPr>
          <w:p w14:paraId="5DDB3900" w14:textId="77777777" w:rsidR="00197D5A" w:rsidRPr="000E47C0" w:rsidRDefault="00197D5A" w:rsidP="006047EC">
            <w:pPr>
              <w:spacing w:before="0" w:after="0"/>
              <w:ind w:firstLine="0"/>
              <w:jc w:val="center"/>
              <w:rPr>
                <w:bCs/>
                <w:szCs w:val="28"/>
              </w:rPr>
            </w:pPr>
            <w:r w:rsidRPr="000E47C0">
              <w:rPr>
                <w:bCs/>
                <w:szCs w:val="28"/>
              </w:rPr>
              <w:t>385</w:t>
            </w:r>
          </w:p>
        </w:tc>
        <w:tc>
          <w:tcPr>
            <w:tcW w:w="1350" w:type="dxa"/>
            <w:vAlign w:val="center"/>
          </w:tcPr>
          <w:p w14:paraId="3E269369" w14:textId="77777777" w:rsidR="00197D5A" w:rsidRPr="000E47C0" w:rsidRDefault="00197D5A" w:rsidP="006047EC">
            <w:pPr>
              <w:spacing w:before="0" w:after="0"/>
              <w:ind w:firstLine="0"/>
              <w:jc w:val="center"/>
              <w:rPr>
                <w:bCs/>
                <w:szCs w:val="28"/>
              </w:rPr>
            </w:pPr>
            <w:r w:rsidRPr="000E47C0">
              <w:rPr>
                <w:bCs/>
                <w:szCs w:val="28"/>
              </w:rPr>
              <w:t>51</w:t>
            </w:r>
          </w:p>
        </w:tc>
        <w:tc>
          <w:tcPr>
            <w:tcW w:w="1649" w:type="dxa"/>
            <w:vAlign w:val="center"/>
          </w:tcPr>
          <w:p w14:paraId="68F1F7E3" w14:textId="77777777" w:rsidR="00197D5A" w:rsidRPr="000E47C0" w:rsidRDefault="00197D5A" w:rsidP="006047EC">
            <w:pPr>
              <w:spacing w:before="0" w:after="0"/>
              <w:ind w:firstLine="0"/>
              <w:jc w:val="center"/>
              <w:rPr>
                <w:bCs/>
                <w:szCs w:val="28"/>
              </w:rPr>
            </w:pPr>
            <w:r w:rsidRPr="000E47C0">
              <w:rPr>
                <w:bCs/>
                <w:szCs w:val="28"/>
              </w:rPr>
              <w:t>753</w:t>
            </w:r>
          </w:p>
        </w:tc>
      </w:tr>
      <w:tr w:rsidR="000E47C0" w:rsidRPr="000E47C0" w14:paraId="1AA15488" w14:textId="77777777" w:rsidTr="006047EC">
        <w:trPr>
          <w:trHeight w:val="671"/>
          <w:jc w:val="center"/>
        </w:trPr>
        <w:tc>
          <w:tcPr>
            <w:tcW w:w="2122" w:type="dxa"/>
            <w:gridSpan w:val="2"/>
            <w:vAlign w:val="center"/>
          </w:tcPr>
          <w:p w14:paraId="44EA1A2B" w14:textId="77777777" w:rsidR="00197D5A" w:rsidRPr="000E47C0" w:rsidRDefault="00197D5A" w:rsidP="006047EC">
            <w:pPr>
              <w:spacing w:before="0" w:after="0"/>
              <w:ind w:firstLine="0"/>
              <w:jc w:val="center"/>
              <w:rPr>
                <w:b/>
                <w:szCs w:val="28"/>
              </w:rPr>
            </w:pPr>
            <w:r w:rsidRPr="000E47C0">
              <w:rPr>
                <w:b/>
                <w:szCs w:val="28"/>
                <w:lang w:eastAsia="vi-VN"/>
              </w:rPr>
              <w:t>Tổng cộng</w:t>
            </w:r>
          </w:p>
        </w:tc>
        <w:tc>
          <w:tcPr>
            <w:tcW w:w="1275" w:type="dxa"/>
            <w:vAlign w:val="center"/>
          </w:tcPr>
          <w:p w14:paraId="63FABEBB" w14:textId="77777777" w:rsidR="00197D5A" w:rsidRPr="000E47C0" w:rsidRDefault="00197D5A" w:rsidP="006047EC">
            <w:pPr>
              <w:spacing w:before="0" w:after="0"/>
              <w:ind w:firstLine="0"/>
              <w:jc w:val="center"/>
              <w:rPr>
                <w:b/>
                <w:szCs w:val="28"/>
                <w:lang w:eastAsia="vi-VN"/>
              </w:rPr>
            </w:pPr>
            <w:r w:rsidRPr="000E47C0">
              <w:rPr>
                <w:b/>
                <w:szCs w:val="28"/>
                <w:lang w:eastAsia="vi-VN"/>
              </w:rPr>
              <w:t>2.750</w:t>
            </w:r>
          </w:p>
        </w:tc>
        <w:tc>
          <w:tcPr>
            <w:tcW w:w="1395" w:type="dxa"/>
            <w:vAlign w:val="center"/>
          </w:tcPr>
          <w:p w14:paraId="25740758" w14:textId="77777777" w:rsidR="00197D5A" w:rsidRPr="000E47C0" w:rsidRDefault="00197D5A" w:rsidP="006047EC">
            <w:pPr>
              <w:spacing w:before="0" w:after="0"/>
              <w:ind w:firstLine="0"/>
              <w:jc w:val="center"/>
              <w:rPr>
                <w:b/>
                <w:szCs w:val="28"/>
                <w:lang w:eastAsia="vi-VN"/>
              </w:rPr>
            </w:pPr>
            <w:r w:rsidRPr="000E47C0">
              <w:rPr>
                <w:b/>
                <w:szCs w:val="28"/>
                <w:lang w:eastAsia="vi-VN"/>
              </w:rPr>
              <w:t>407</w:t>
            </w:r>
          </w:p>
        </w:tc>
        <w:tc>
          <w:tcPr>
            <w:tcW w:w="1418" w:type="dxa"/>
            <w:vAlign w:val="center"/>
          </w:tcPr>
          <w:p w14:paraId="6F4A74A9" w14:textId="77777777" w:rsidR="00197D5A" w:rsidRPr="000E47C0" w:rsidRDefault="00197D5A" w:rsidP="006047EC">
            <w:pPr>
              <w:spacing w:before="0" w:after="0"/>
              <w:ind w:firstLine="0"/>
              <w:jc w:val="center"/>
              <w:rPr>
                <w:b/>
                <w:szCs w:val="28"/>
                <w:lang w:eastAsia="vi-VN"/>
              </w:rPr>
            </w:pPr>
            <w:r w:rsidRPr="000E47C0">
              <w:rPr>
                <w:b/>
                <w:szCs w:val="28"/>
                <w:lang w:eastAsia="vi-VN"/>
              </w:rPr>
              <w:t>594</w:t>
            </w:r>
          </w:p>
        </w:tc>
        <w:tc>
          <w:tcPr>
            <w:tcW w:w="1350" w:type="dxa"/>
            <w:vAlign w:val="center"/>
          </w:tcPr>
          <w:p w14:paraId="166A725B" w14:textId="77777777" w:rsidR="00197D5A" w:rsidRPr="000E47C0" w:rsidRDefault="00197D5A" w:rsidP="006047EC">
            <w:pPr>
              <w:spacing w:before="0" w:after="0"/>
              <w:ind w:firstLine="0"/>
              <w:jc w:val="center"/>
              <w:rPr>
                <w:b/>
                <w:szCs w:val="28"/>
                <w:lang w:eastAsia="vi-VN"/>
              </w:rPr>
            </w:pPr>
            <w:r w:rsidRPr="000E47C0">
              <w:rPr>
                <w:b/>
                <w:szCs w:val="28"/>
                <w:lang w:eastAsia="vi-VN"/>
              </w:rPr>
              <w:t>444</w:t>
            </w:r>
          </w:p>
        </w:tc>
        <w:tc>
          <w:tcPr>
            <w:tcW w:w="1649" w:type="dxa"/>
            <w:vAlign w:val="center"/>
          </w:tcPr>
          <w:p w14:paraId="0CB1C363" w14:textId="77777777" w:rsidR="00197D5A" w:rsidRPr="000E47C0" w:rsidRDefault="00197D5A" w:rsidP="006047EC">
            <w:pPr>
              <w:spacing w:before="0" w:after="0"/>
              <w:ind w:firstLine="0"/>
              <w:jc w:val="center"/>
              <w:rPr>
                <w:b/>
                <w:szCs w:val="28"/>
                <w:lang w:eastAsia="vi-VN"/>
              </w:rPr>
            </w:pPr>
            <w:r w:rsidRPr="000E47C0">
              <w:rPr>
                <w:b/>
                <w:szCs w:val="28"/>
                <w:lang w:eastAsia="vi-VN"/>
              </w:rPr>
              <w:t>1.305</w:t>
            </w:r>
          </w:p>
        </w:tc>
      </w:tr>
    </w:tbl>
    <w:bookmarkEnd w:id="20"/>
    <w:p w14:paraId="3A3495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b/>
          <w:bCs/>
          <w:spacing w:val="-6"/>
          <w:szCs w:val="28"/>
          <w:lang w:val="it-IT"/>
        </w:rPr>
      </w:pPr>
      <w:r w:rsidRPr="000E47C0">
        <w:rPr>
          <w:b/>
          <w:bCs/>
          <w:spacing w:val="-6"/>
          <w:szCs w:val="28"/>
          <w:lang w:val="it-IT"/>
        </w:rPr>
        <w:t>b) Về kinh phí hoạt động</w:t>
      </w:r>
    </w:p>
    <w:p w14:paraId="0E4FEDFC"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de-DE"/>
        </w:rPr>
      </w:pPr>
      <w:r w:rsidRPr="000E47C0">
        <w:rPr>
          <w:spacing w:val="-6"/>
          <w:szCs w:val="28"/>
          <w:lang w:val="it-IT"/>
        </w:rPr>
        <w:t xml:space="preserve">- Chi thường xuyên: Kinh phí cấp chi thường xuyên cho nhà trường giai đoạn 2023-2025 từ 25-38 tỷ đồng/năm, cụ thể: Kinh phí chi thường xuyên được phân bổ </w:t>
      </w:r>
      <w:r w:rsidRPr="000E47C0">
        <w:rPr>
          <w:szCs w:val="28"/>
          <w:lang w:val="it-IT"/>
        </w:rPr>
        <w:t xml:space="preserve">theo tỷ lệ chi tiền lương, phụ cấp và các khoản đóng góp 85% trên tổng chi thường xuyên, 15% chi khác sau khi cân đối từ nguồn thu học phí và dịch vụ. </w:t>
      </w:r>
    </w:p>
    <w:p w14:paraId="2B699592" w14:textId="34119619"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Kinh phí chi không thường xuyên: </w:t>
      </w:r>
      <w:r w:rsidRPr="000E47C0">
        <w:rPr>
          <w:spacing w:val="-6"/>
          <w:szCs w:val="28"/>
          <w:lang w:val="it-IT"/>
        </w:rPr>
        <w:t>Nhà trường được cấp để triển khai các hoạt động phát sinh khác như: Sửa chữa CSVC, thực hiện kiểm định chất lượng chương trình Giáo dục Mầm non, đánh giá chất lượng GDNN, chương trình đào tạo, sửa xe ô tô phục vụ công tác, mua sắm thiết bị dạy ngoại ngữ,... Tổng kinh phí được cấp giai đoạn 2018-2025 là: 8.757 triệu đồng</w:t>
      </w:r>
      <w:r w:rsidRPr="000E47C0">
        <w:rPr>
          <w:i/>
          <w:iCs/>
          <w:szCs w:val="28"/>
          <w:lang w:val="it-IT"/>
        </w:rPr>
        <w:t>.</w:t>
      </w:r>
    </w:p>
    <w:p w14:paraId="0C9BBE49"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contextualSpacing/>
        <w:rPr>
          <w:szCs w:val="28"/>
          <w:lang w:val="de-DE"/>
        </w:rPr>
      </w:pPr>
      <w:r w:rsidRPr="000E47C0">
        <w:rPr>
          <w:szCs w:val="28"/>
          <w:lang w:val="it-IT"/>
        </w:rPr>
        <w:t xml:space="preserve">- Nguồn thu dịch vụ và thu học phí: </w:t>
      </w:r>
      <w:r w:rsidRPr="000E47C0">
        <w:rPr>
          <w:szCs w:val="28"/>
          <w:lang w:val="sv-SE"/>
        </w:rPr>
        <w:t xml:space="preserve">Nguồn thu tăng dần qua các năm, cụ thể năm 2024 tổng thu: 20.404 triệu đồng, năm 2025 tổng thu: 28.136 triệu đồng. Do nhà trường tăng cường các hoạt động dịch vụ, nhất là khoán và thực hiện tự thu, tự chi trong đào tạo lái xe cơ giới đường bộ; thực hiện tuyển sinh các lớp trình độ cao đẳng ngành Giáo dục Mầm non theo hình thức đào tạo vừa làm vừa học; mở các lớp bồi dưỡng ngắn hạn,... </w:t>
      </w:r>
    </w:p>
    <w:p w14:paraId="4DDFAB7E" w14:textId="77777777" w:rsidR="00197D5A" w:rsidRPr="000E47C0" w:rsidRDefault="00197D5A" w:rsidP="00197D5A">
      <w:pPr>
        <w:autoSpaceDE w:val="0"/>
        <w:autoSpaceDN w:val="0"/>
        <w:spacing w:line="252" w:lineRule="auto"/>
        <w:contextualSpacing/>
        <w:rPr>
          <w:szCs w:val="28"/>
          <w:lang w:val="it-IT"/>
        </w:rPr>
      </w:pPr>
      <w:r w:rsidRPr="000E47C0">
        <w:rPr>
          <w:szCs w:val="28"/>
          <w:lang w:val="it-IT"/>
        </w:rPr>
        <w:t>- Nguồn kinh phí triển khai các chương trình mục tiêu, chương trình mục tiêu quốc gia thuộc lĩnh vực GDNN và các nguồn kinh phí đầu tư khác từ ngân sách địa phương.</w:t>
      </w:r>
    </w:p>
    <w:p w14:paraId="18C2EABA" w14:textId="77777777" w:rsidR="00197D5A" w:rsidRPr="000E47C0" w:rsidRDefault="00197D5A" w:rsidP="00197D5A">
      <w:pPr>
        <w:rPr>
          <w:b/>
          <w:bCs/>
        </w:rPr>
      </w:pPr>
      <w:r w:rsidRPr="000E47C0">
        <w:rPr>
          <w:b/>
          <w:bCs/>
        </w:rPr>
        <w:t>c) Kết quả thu, chi tài chính của Trường Cao đẳng Kon Tum giai đoạn 2023-2025</w:t>
      </w:r>
    </w:p>
    <w:p w14:paraId="08B38EE8" w14:textId="77777777" w:rsidR="00197D5A" w:rsidRPr="000E47C0" w:rsidRDefault="00197D5A" w:rsidP="00197D5A">
      <w:pPr>
        <w:pStyle w:val="tnbng"/>
        <w:rPr>
          <w:color w:val="auto"/>
        </w:rPr>
      </w:pPr>
      <w:bookmarkStart w:id="21" w:name="_Toc238544016"/>
      <w:r w:rsidRPr="000E47C0">
        <w:rPr>
          <w:color w:val="auto"/>
        </w:rPr>
        <w:t>Bảng 4. Kết quả thu, chi tài chính của Trường giai đoạn 2023-2025</w:t>
      </w:r>
      <w:bookmarkEnd w:id="21"/>
    </w:p>
    <w:p w14:paraId="6B7E09A2" w14:textId="77777777" w:rsidR="00197D5A" w:rsidRPr="000E47C0" w:rsidRDefault="00581EFD" w:rsidP="00197D5A">
      <w:pPr>
        <w:widowControl/>
        <w:spacing w:line="278" w:lineRule="auto"/>
        <w:ind w:firstLine="567"/>
        <w:jc w:val="right"/>
        <w:rPr>
          <w:rFonts w:eastAsia="Aptos"/>
          <w:i/>
          <w:iCs/>
          <w:kern w:val="2"/>
          <w:szCs w:val="28"/>
          <w:lang w:val="de-DE"/>
          <w14:ligatures w14:val="standardContextual"/>
        </w:rPr>
      </w:pPr>
      <w:r w:rsidRPr="000E47C0">
        <w:rPr>
          <w:rFonts w:eastAsia="Aptos"/>
          <w:i/>
          <w:iCs/>
          <w:kern w:val="2"/>
          <w:szCs w:val="28"/>
          <w:lang w:val="de-DE"/>
          <w14:ligatures w14:val="standardContextual"/>
        </w:rPr>
        <w:t>Đơn vị tính: Triệu đồng</w:t>
      </w:r>
    </w:p>
    <w:tbl>
      <w:tblPr>
        <w:tblW w:w="9209" w:type="dxa"/>
        <w:jc w:val="center"/>
        <w:tblLayout w:type="fixed"/>
        <w:tblLook w:val="04A0" w:firstRow="1" w:lastRow="0" w:firstColumn="1" w:lastColumn="0" w:noHBand="0" w:noVBand="1"/>
      </w:tblPr>
      <w:tblGrid>
        <w:gridCol w:w="421"/>
        <w:gridCol w:w="1559"/>
        <w:gridCol w:w="865"/>
        <w:gridCol w:w="778"/>
        <w:gridCol w:w="767"/>
        <w:gridCol w:w="737"/>
        <w:gridCol w:w="778"/>
        <w:gridCol w:w="753"/>
        <w:gridCol w:w="919"/>
        <w:gridCol w:w="778"/>
        <w:gridCol w:w="854"/>
      </w:tblGrid>
      <w:tr w:rsidR="000E47C0" w:rsidRPr="000E47C0" w14:paraId="69458F10" w14:textId="77777777" w:rsidTr="001019C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5D448443" w14:textId="77777777" w:rsidR="00197D5A" w:rsidRPr="000E47C0" w:rsidRDefault="00197D5A" w:rsidP="006047EC">
            <w:pPr>
              <w:widowControl/>
              <w:spacing w:before="0" w:after="0"/>
              <w:ind w:hanging="120"/>
              <w:jc w:val="center"/>
              <w:rPr>
                <w:rFonts w:eastAsia="Aptos"/>
                <w:b/>
                <w:bCs/>
                <w:kern w:val="2"/>
                <w:sz w:val="24"/>
                <w14:ligatures w14:val="standardContextual"/>
              </w:rPr>
            </w:pPr>
            <w:r w:rsidRPr="000E47C0">
              <w:rPr>
                <w:rFonts w:eastAsia="Aptos"/>
                <w:b/>
                <w:bCs/>
                <w:kern w:val="2"/>
                <w:sz w:val="24"/>
                <w14:ligatures w14:val="standardContextual"/>
              </w:rPr>
              <w:t>TT</w:t>
            </w:r>
          </w:p>
        </w:tc>
        <w:tc>
          <w:tcPr>
            <w:tcW w:w="1559" w:type="dxa"/>
            <w:vMerge w:val="restart"/>
            <w:tcBorders>
              <w:top w:val="single" w:sz="4" w:space="0" w:color="auto"/>
              <w:left w:val="single" w:sz="4" w:space="0" w:color="auto"/>
              <w:bottom w:val="single" w:sz="4" w:space="0" w:color="auto"/>
              <w:right w:val="single" w:sz="4" w:space="0" w:color="auto"/>
            </w:tcBorders>
            <w:noWrap/>
            <w:vAlign w:val="center"/>
            <w:hideMark/>
          </w:tcPr>
          <w:p w14:paraId="2892D449"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Nội dung</w:t>
            </w:r>
          </w:p>
        </w:tc>
        <w:tc>
          <w:tcPr>
            <w:tcW w:w="2410" w:type="dxa"/>
            <w:gridSpan w:val="3"/>
            <w:tcBorders>
              <w:top w:val="single" w:sz="4" w:space="0" w:color="auto"/>
              <w:left w:val="nil"/>
              <w:bottom w:val="single" w:sz="4" w:space="0" w:color="auto"/>
              <w:right w:val="single" w:sz="4" w:space="0" w:color="auto"/>
            </w:tcBorders>
            <w:noWrap/>
            <w:vAlign w:val="center"/>
            <w:hideMark/>
          </w:tcPr>
          <w:p w14:paraId="23E6B51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64BEBCAD"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045919F5"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Năm 2025</w:t>
            </w:r>
          </w:p>
        </w:tc>
      </w:tr>
      <w:tr w:rsidR="000E47C0" w:rsidRPr="000E47C0" w14:paraId="6C9D29C1" w14:textId="77777777" w:rsidTr="001019C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C8E4875"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697E7CB4" w14:textId="77777777" w:rsidR="00197D5A" w:rsidRPr="000E47C0" w:rsidRDefault="00197D5A" w:rsidP="006047EC">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3482FB2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1FEADBD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67" w:type="dxa"/>
            <w:tcBorders>
              <w:top w:val="nil"/>
              <w:left w:val="nil"/>
              <w:bottom w:val="single" w:sz="4" w:space="0" w:color="auto"/>
              <w:right w:val="single" w:sz="4" w:space="0" w:color="auto"/>
            </w:tcBorders>
            <w:vAlign w:val="center"/>
            <w:hideMark/>
          </w:tcPr>
          <w:p w14:paraId="1001AA6B" w14:textId="77777777" w:rsidR="00197D5A" w:rsidRPr="000E47C0" w:rsidRDefault="00197D5A" w:rsidP="006047EC">
            <w:pPr>
              <w:widowControl/>
              <w:spacing w:before="0" w:after="0"/>
              <w:ind w:left="-100" w:right="-140"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737" w:type="dxa"/>
            <w:tcBorders>
              <w:top w:val="nil"/>
              <w:left w:val="nil"/>
              <w:bottom w:val="single" w:sz="4" w:space="0" w:color="auto"/>
              <w:right w:val="single" w:sz="4" w:space="0" w:color="auto"/>
            </w:tcBorders>
            <w:noWrap/>
            <w:vAlign w:val="center"/>
            <w:hideMark/>
          </w:tcPr>
          <w:p w14:paraId="2AF38B63"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5C3717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753" w:type="dxa"/>
            <w:tcBorders>
              <w:top w:val="nil"/>
              <w:left w:val="nil"/>
              <w:bottom w:val="single" w:sz="4" w:space="0" w:color="auto"/>
              <w:right w:val="single" w:sz="4" w:space="0" w:color="auto"/>
            </w:tcBorders>
            <w:vAlign w:val="center"/>
            <w:hideMark/>
          </w:tcPr>
          <w:p w14:paraId="488D6EBA" w14:textId="77777777" w:rsidR="00197D5A" w:rsidRPr="000E47C0" w:rsidRDefault="00197D5A" w:rsidP="006047EC">
            <w:pPr>
              <w:widowControl/>
              <w:spacing w:before="0" w:after="0"/>
              <w:ind w:left="-102" w:right="-98"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4DDBE9E"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79E6A68F"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2090C332" w14:textId="77777777" w:rsidR="00197D5A" w:rsidRPr="000E47C0" w:rsidRDefault="00197D5A" w:rsidP="006047EC">
            <w:pPr>
              <w:widowControl/>
              <w:spacing w:before="0" w:after="0"/>
              <w:ind w:left="-102" w:firstLine="0"/>
              <w:jc w:val="center"/>
              <w:rPr>
                <w:rFonts w:eastAsia="Aptos"/>
                <w:b/>
                <w:bCs/>
                <w:kern w:val="2"/>
                <w:sz w:val="24"/>
                <w14:ligatures w14:val="standardContextual"/>
              </w:rPr>
            </w:pPr>
            <w:r w:rsidRPr="000E47C0">
              <w:rPr>
                <w:rFonts w:eastAsia="Aptos"/>
                <w:b/>
                <w:bCs/>
                <w:kern w:val="2"/>
                <w:sz w:val="24"/>
                <w14:ligatures w14:val="standardContextual"/>
              </w:rPr>
              <w:t>Chênh</w:t>
            </w:r>
            <w:r w:rsidRPr="000E47C0">
              <w:rPr>
                <w:rFonts w:eastAsia="Aptos"/>
                <w:b/>
                <w:bCs/>
                <w:kern w:val="2"/>
                <w:sz w:val="24"/>
                <w14:ligatures w14:val="standardContextual"/>
              </w:rPr>
              <w:br/>
              <w:t xml:space="preserve"> lệch</w:t>
            </w:r>
          </w:p>
        </w:tc>
      </w:tr>
      <w:tr w:rsidR="000E47C0" w:rsidRPr="000E47C0" w14:paraId="43F807CC" w14:textId="77777777" w:rsidTr="001019CA">
        <w:trPr>
          <w:cantSplit/>
          <w:trHeight w:val="181"/>
          <w:jc w:val="center"/>
        </w:trPr>
        <w:tc>
          <w:tcPr>
            <w:tcW w:w="421" w:type="dxa"/>
            <w:tcBorders>
              <w:top w:val="nil"/>
              <w:left w:val="single" w:sz="4" w:space="0" w:color="auto"/>
              <w:bottom w:val="single" w:sz="4" w:space="0" w:color="auto"/>
              <w:right w:val="single" w:sz="4" w:space="0" w:color="auto"/>
            </w:tcBorders>
            <w:noWrap/>
            <w:vAlign w:val="center"/>
            <w:hideMark/>
          </w:tcPr>
          <w:p w14:paraId="6457D416"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w:t>
            </w:r>
          </w:p>
        </w:tc>
        <w:tc>
          <w:tcPr>
            <w:tcW w:w="1559" w:type="dxa"/>
            <w:tcBorders>
              <w:top w:val="nil"/>
              <w:left w:val="nil"/>
              <w:bottom w:val="single" w:sz="4" w:space="0" w:color="auto"/>
              <w:right w:val="single" w:sz="4" w:space="0" w:color="auto"/>
            </w:tcBorders>
            <w:noWrap/>
            <w:vAlign w:val="center"/>
            <w:hideMark/>
          </w:tcPr>
          <w:p w14:paraId="18703D5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NSNN</w:t>
            </w:r>
          </w:p>
        </w:tc>
        <w:tc>
          <w:tcPr>
            <w:tcW w:w="865" w:type="dxa"/>
            <w:tcBorders>
              <w:top w:val="nil"/>
              <w:left w:val="nil"/>
              <w:bottom w:val="single" w:sz="4" w:space="0" w:color="auto"/>
              <w:right w:val="single" w:sz="4" w:space="0" w:color="auto"/>
            </w:tcBorders>
            <w:noWrap/>
            <w:vAlign w:val="center"/>
            <w:hideMark/>
          </w:tcPr>
          <w:p w14:paraId="24ED006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78" w:type="dxa"/>
            <w:tcBorders>
              <w:top w:val="nil"/>
              <w:left w:val="nil"/>
              <w:bottom w:val="single" w:sz="4" w:space="0" w:color="auto"/>
              <w:right w:val="single" w:sz="4" w:space="0" w:color="auto"/>
            </w:tcBorders>
            <w:noWrap/>
            <w:vAlign w:val="center"/>
            <w:hideMark/>
          </w:tcPr>
          <w:p w14:paraId="333631B0"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41.664</w:t>
            </w:r>
          </w:p>
        </w:tc>
        <w:tc>
          <w:tcPr>
            <w:tcW w:w="767" w:type="dxa"/>
            <w:tcBorders>
              <w:top w:val="nil"/>
              <w:left w:val="nil"/>
              <w:bottom w:val="single" w:sz="4" w:space="0" w:color="auto"/>
              <w:right w:val="single" w:sz="4" w:space="0" w:color="auto"/>
            </w:tcBorders>
            <w:noWrap/>
            <w:vAlign w:val="center"/>
            <w:hideMark/>
          </w:tcPr>
          <w:p w14:paraId="411CE97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737" w:type="dxa"/>
            <w:tcBorders>
              <w:top w:val="nil"/>
              <w:left w:val="nil"/>
              <w:bottom w:val="single" w:sz="4" w:space="0" w:color="auto"/>
              <w:right w:val="single" w:sz="4" w:space="0" w:color="auto"/>
            </w:tcBorders>
            <w:noWrap/>
            <w:vAlign w:val="center"/>
            <w:hideMark/>
          </w:tcPr>
          <w:p w14:paraId="0D35E48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78" w:type="dxa"/>
            <w:tcBorders>
              <w:top w:val="nil"/>
              <w:left w:val="nil"/>
              <w:bottom w:val="single" w:sz="4" w:space="0" w:color="auto"/>
              <w:right w:val="single" w:sz="4" w:space="0" w:color="auto"/>
            </w:tcBorders>
            <w:noWrap/>
            <w:vAlign w:val="center"/>
            <w:hideMark/>
          </w:tcPr>
          <w:p w14:paraId="678D0ED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39.879</w:t>
            </w:r>
          </w:p>
        </w:tc>
        <w:tc>
          <w:tcPr>
            <w:tcW w:w="753" w:type="dxa"/>
            <w:tcBorders>
              <w:top w:val="nil"/>
              <w:left w:val="nil"/>
              <w:bottom w:val="single" w:sz="4" w:space="0" w:color="auto"/>
              <w:right w:val="single" w:sz="4" w:space="0" w:color="auto"/>
            </w:tcBorders>
            <w:noWrap/>
            <w:vAlign w:val="center"/>
            <w:hideMark/>
          </w:tcPr>
          <w:p w14:paraId="2980563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c>
          <w:tcPr>
            <w:tcW w:w="919" w:type="dxa"/>
            <w:tcBorders>
              <w:top w:val="nil"/>
              <w:left w:val="nil"/>
              <w:bottom w:val="single" w:sz="4" w:space="0" w:color="auto"/>
              <w:right w:val="single" w:sz="4" w:space="0" w:color="auto"/>
            </w:tcBorders>
            <w:noWrap/>
            <w:vAlign w:val="center"/>
          </w:tcPr>
          <w:p w14:paraId="3B77F6E3"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778" w:type="dxa"/>
            <w:tcBorders>
              <w:top w:val="nil"/>
              <w:left w:val="nil"/>
              <w:bottom w:val="single" w:sz="4" w:space="0" w:color="auto"/>
              <w:right w:val="single" w:sz="4" w:space="0" w:color="auto"/>
            </w:tcBorders>
            <w:noWrap/>
            <w:vAlign w:val="center"/>
          </w:tcPr>
          <w:p w14:paraId="04472ED2"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66.080</w:t>
            </w:r>
          </w:p>
        </w:tc>
        <w:tc>
          <w:tcPr>
            <w:tcW w:w="854" w:type="dxa"/>
            <w:tcBorders>
              <w:top w:val="nil"/>
              <w:left w:val="nil"/>
              <w:bottom w:val="single" w:sz="4" w:space="0" w:color="auto"/>
              <w:right w:val="single" w:sz="4" w:space="0" w:color="auto"/>
            </w:tcBorders>
            <w:noWrap/>
            <w:vAlign w:val="center"/>
          </w:tcPr>
          <w:p w14:paraId="39DBE54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0</w:t>
            </w:r>
          </w:p>
        </w:tc>
      </w:tr>
      <w:tr w:rsidR="000E47C0" w:rsidRPr="000E47C0" w14:paraId="772EA6D0"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1D4FF4A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1F687DF6"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chi thường xuyên</w:t>
            </w:r>
          </w:p>
        </w:tc>
        <w:tc>
          <w:tcPr>
            <w:tcW w:w="865" w:type="dxa"/>
            <w:tcBorders>
              <w:top w:val="nil"/>
              <w:left w:val="nil"/>
              <w:bottom w:val="single" w:sz="4" w:space="0" w:color="auto"/>
              <w:right w:val="single" w:sz="4" w:space="0" w:color="auto"/>
            </w:tcBorders>
            <w:vAlign w:val="center"/>
            <w:hideMark/>
          </w:tcPr>
          <w:p w14:paraId="06B506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78" w:type="dxa"/>
            <w:tcBorders>
              <w:top w:val="nil"/>
              <w:left w:val="nil"/>
              <w:bottom w:val="single" w:sz="4" w:space="0" w:color="auto"/>
              <w:right w:val="single" w:sz="4" w:space="0" w:color="auto"/>
            </w:tcBorders>
            <w:vAlign w:val="center"/>
            <w:hideMark/>
          </w:tcPr>
          <w:p w14:paraId="69B6300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25.172</w:t>
            </w:r>
          </w:p>
        </w:tc>
        <w:tc>
          <w:tcPr>
            <w:tcW w:w="767" w:type="dxa"/>
            <w:tcBorders>
              <w:top w:val="nil"/>
              <w:left w:val="nil"/>
              <w:bottom w:val="single" w:sz="4" w:space="0" w:color="auto"/>
              <w:right w:val="single" w:sz="4" w:space="0" w:color="auto"/>
            </w:tcBorders>
            <w:noWrap/>
            <w:vAlign w:val="center"/>
            <w:hideMark/>
          </w:tcPr>
          <w:p w14:paraId="0D5E9BA6"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185EDE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78" w:type="dxa"/>
            <w:tcBorders>
              <w:top w:val="nil"/>
              <w:left w:val="nil"/>
              <w:bottom w:val="single" w:sz="4" w:space="0" w:color="auto"/>
              <w:right w:val="single" w:sz="4" w:space="0" w:color="auto"/>
            </w:tcBorders>
            <w:vAlign w:val="center"/>
            <w:hideMark/>
          </w:tcPr>
          <w:p w14:paraId="0A0351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26.676</w:t>
            </w:r>
          </w:p>
        </w:tc>
        <w:tc>
          <w:tcPr>
            <w:tcW w:w="753" w:type="dxa"/>
            <w:tcBorders>
              <w:top w:val="nil"/>
              <w:left w:val="nil"/>
              <w:bottom w:val="single" w:sz="4" w:space="0" w:color="auto"/>
              <w:right w:val="single" w:sz="4" w:space="0" w:color="auto"/>
            </w:tcBorders>
            <w:noWrap/>
            <w:vAlign w:val="center"/>
            <w:hideMark/>
          </w:tcPr>
          <w:p w14:paraId="3C4E7BB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9ED530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778" w:type="dxa"/>
            <w:tcBorders>
              <w:top w:val="nil"/>
              <w:left w:val="nil"/>
              <w:bottom w:val="single" w:sz="4" w:space="0" w:color="auto"/>
              <w:right w:val="single" w:sz="4" w:space="0" w:color="auto"/>
            </w:tcBorders>
            <w:vAlign w:val="center"/>
          </w:tcPr>
          <w:p w14:paraId="1096AAB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51.082</w:t>
            </w:r>
          </w:p>
        </w:tc>
        <w:tc>
          <w:tcPr>
            <w:tcW w:w="854" w:type="dxa"/>
            <w:tcBorders>
              <w:top w:val="nil"/>
              <w:left w:val="nil"/>
              <w:bottom w:val="single" w:sz="4" w:space="0" w:color="auto"/>
              <w:right w:val="single" w:sz="4" w:space="0" w:color="auto"/>
            </w:tcBorders>
            <w:noWrap/>
            <w:vAlign w:val="center"/>
          </w:tcPr>
          <w:p w14:paraId="7F1F849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2CB6309"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3C27378"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5D4B0D0"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kinh phí chi không thường xuyên</w:t>
            </w:r>
          </w:p>
        </w:tc>
        <w:tc>
          <w:tcPr>
            <w:tcW w:w="865" w:type="dxa"/>
            <w:tcBorders>
              <w:top w:val="nil"/>
              <w:left w:val="nil"/>
              <w:bottom w:val="single" w:sz="4" w:space="0" w:color="auto"/>
              <w:right w:val="single" w:sz="4" w:space="0" w:color="auto"/>
            </w:tcBorders>
            <w:vAlign w:val="center"/>
            <w:hideMark/>
          </w:tcPr>
          <w:p w14:paraId="2B8FFCD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78" w:type="dxa"/>
            <w:tcBorders>
              <w:top w:val="nil"/>
              <w:left w:val="nil"/>
              <w:bottom w:val="single" w:sz="4" w:space="0" w:color="auto"/>
              <w:right w:val="single" w:sz="4" w:space="0" w:color="auto"/>
            </w:tcBorders>
            <w:vAlign w:val="center"/>
            <w:hideMark/>
          </w:tcPr>
          <w:p w14:paraId="4DE2D54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827</w:t>
            </w:r>
          </w:p>
        </w:tc>
        <w:tc>
          <w:tcPr>
            <w:tcW w:w="767" w:type="dxa"/>
            <w:tcBorders>
              <w:top w:val="nil"/>
              <w:left w:val="nil"/>
              <w:bottom w:val="single" w:sz="4" w:space="0" w:color="auto"/>
              <w:right w:val="single" w:sz="4" w:space="0" w:color="auto"/>
            </w:tcBorders>
            <w:noWrap/>
            <w:vAlign w:val="center"/>
            <w:hideMark/>
          </w:tcPr>
          <w:p w14:paraId="121D38EC"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061D82B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78" w:type="dxa"/>
            <w:tcBorders>
              <w:top w:val="nil"/>
              <w:left w:val="nil"/>
              <w:bottom w:val="single" w:sz="4" w:space="0" w:color="auto"/>
              <w:right w:val="single" w:sz="4" w:space="0" w:color="auto"/>
            </w:tcBorders>
            <w:vAlign w:val="center"/>
            <w:hideMark/>
          </w:tcPr>
          <w:p w14:paraId="352B625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198</w:t>
            </w:r>
          </w:p>
        </w:tc>
        <w:tc>
          <w:tcPr>
            <w:tcW w:w="753" w:type="dxa"/>
            <w:tcBorders>
              <w:top w:val="nil"/>
              <w:left w:val="nil"/>
              <w:bottom w:val="single" w:sz="4" w:space="0" w:color="auto"/>
              <w:right w:val="single" w:sz="4" w:space="0" w:color="auto"/>
            </w:tcBorders>
            <w:noWrap/>
            <w:vAlign w:val="center"/>
            <w:hideMark/>
          </w:tcPr>
          <w:p w14:paraId="5C67A91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0FCEFE9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778" w:type="dxa"/>
            <w:tcBorders>
              <w:top w:val="nil"/>
              <w:left w:val="nil"/>
              <w:bottom w:val="single" w:sz="4" w:space="0" w:color="auto"/>
              <w:right w:val="single" w:sz="4" w:space="0" w:color="auto"/>
            </w:tcBorders>
            <w:vAlign w:val="center"/>
          </w:tcPr>
          <w:p w14:paraId="1309F73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w:t>
            </w:r>
          </w:p>
        </w:tc>
        <w:tc>
          <w:tcPr>
            <w:tcW w:w="854" w:type="dxa"/>
            <w:tcBorders>
              <w:top w:val="nil"/>
              <w:left w:val="nil"/>
              <w:bottom w:val="single" w:sz="4" w:space="0" w:color="auto"/>
              <w:right w:val="single" w:sz="4" w:space="0" w:color="auto"/>
            </w:tcBorders>
            <w:noWrap/>
            <w:vAlign w:val="center"/>
          </w:tcPr>
          <w:p w14:paraId="005EE03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3867CB1C" w14:textId="77777777" w:rsidTr="001019CA">
        <w:trPr>
          <w:cantSplit/>
          <w:trHeight w:val="365"/>
          <w:jc w:val="center"/>
        </w:trPr>
        <w:tc>
          <w:tcPr>
            <w:tcW w:w="421" w:type="dxa"/>
            <w:tcBorders>
              <w:top w:val="nil"/>
              <w:left w:val="single" w:sz="4" w:space="0" w:color="auto"/>
              <w:bottom w:val="single" w:sz="4" w:space="0" w:color="auto"/>
              <w:right w:val="single" w:sz="4" w:space="0" w:color="auto"/>
            </w:tcBorders>
            <w:noWrap/>
            <w:vAlign w:val="center"/>
            <w:hideMark/>
          </w:tcPr>
          <w:p w14:paraId="5FA322B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3</w:t>
            </w:r>
          </w:p>
        </w:tc>
        <w:tc>
          <w:tcPr>
            <w:tcW w:w="1559" w:type="dxa"/>
            <w:tcBorders>
              <w:top w:val="nil"/>
              <w:left w:val="nil"/>
              <w:bottom w:val="single" w:sz="4" w:space="0" w:color="auto"/>
              <w:right w:val="single" w:sz="4" w:space="0" w:color="auto"/>
            </w:tcBorders>
            <w:vAlign w:val="center"/>
            <w:hideMark/>
          </w:tcPr>
          <w:p w14:paraId="1076C109"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Chế độ chính sách cho HSSV</w:t>
            </w:r>
          </w:p>
        </w:tc>
        <w:tc>
          <w:tcPr>
            <w:tcW w:w="865" w:type="dxa"/>
            <w:tcBorders>
              <w:top w:val="nil"/>
              <w:left w:val="nil"/>
              <w:bottom w:val="single" w:sz="4" w:space="0" w:color="auto"/>
              <w:right w:val="single" w:sz="4" w:space="0" w:color="auto"/>
            </w:tcBorders>
            <w:vAlign w:val="center"/>
            <w:hideMark/>
          </w:tcPr>
          <w:p w14:paraId="36D83CD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78" w:type="dxa"/>
            <w:tcBorders>
              <w:top w:val="nil"/>
              <w:left w:val="nil"/>
              <w:bottom w:val="single" w:sz="4" w:space="0" w:color="auto"/>
              <w:right w:val="single" w:sz="4" w:space="0" w:color="auto"/>
            </w:tcBorders>
            <w:vAlign w:val="center"/>
            <w:hideMark/>
          </w:tcPr>
          <w:p w14:paraId="20A3551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10.418</w:t>
            </w:r>
          </w:p>
        </w:tc>
        <w:tc>
          <w:tcPr>
            <w:tcW w:w="767" w:type="dxa"/>
            <w:tcBorders>
              <w:top w:val="nil"/>
              <w:left w:val="nil"/>
              <w:bottom w:val="single" w:sz="4" w:space="0" w:color="auto"/>
              <w:right w:val="single" w:sz="4" w:space="0" w:color="auto"/>
            </w:tcBorders>
            <w:noWrap/>
            <w:vAlign w:val="center"/>
            <w:hideMark/>
          </w:tcPr>
          <w:p w14:paraId="3503D0F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E74280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78" w:type="dxa"/>
            <w:tcBorders>
              <w:top w:val="nil"/>
              <w:left w:val="nil"/>
              <w:bottom w:val="single" w:sz="4" w:space="0" w:color="auto"/>
              <w:right w:val="single" w:sz="4" w:space="0" w:color="auto"/>
            </w:tcBorders>
            <w:vAlign w:val="center"/>
            <w:hideMark/>
          </w:tcPr>
          <w:p w14:paraId="7930C3B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11.965</w:t>
            </w:r>
          </w:p>
        </w:tc>
        <w:tc>
          <w:tcPr>
            <w:tcW w:w="753" w:type="dxa"/>
            <w:tcBorders>
              <w:top w:val="nil"/>
              <w:left w:val="nil"/>
              <w:bottom w:val="single" w:sz="4" w:space="0" w:color="auto"/>
              <w:right w:val="single" w:sz="4" w:space="0" w:color="auto"/>
            </w:tcBorders>
            <w:noWrap/>
            <w:vAlign w:val="center"/>
            <w:hideMark/>
          </w:tcPr>
          <w:p w14:paraId="5ED1841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26C6731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778" w:type="dxa"/>
            <w:tcBorders>
              <w:top w:val="nil"/>
              <w:left w:val="nil"/>
              <w:bottom w:val="single" w:sz="4" w:space="0" w:color="auto"/>
              <w:right w:val="single" w:sz="4" w:space="0" w:color="auto"/>
            </w:tcBorders>
            <w:vAlign w:val="center"/>
          </w:tcPr>
          <w:p w14:paraId="263A7E1E"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13.641</w:t>
            </w:r>
          </w:p>
        </w:tc>
        <w:tc>
          <w:tcPr>
            <w:tcW w:w="854" w:type="dxa"/>
            <w:tcBorders>
              <w:top w:val="nil"/>
              <w:left w:val="nil"/>
              <w:bottom w:val="single" w:sz="4" w:space="0" w:color="auto"/>
              <w:right w:val="single" w:sz="4" w:space="0" w:color="auto"/>
            </w:tcBorders>
            <w:noWrap/>
            <w:vAlign w:val="center"/>
          </w:tcPr>
          <w:p w14:paraId="2D051E4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57A7161C" w14:textId="77777777" w:rsidTr="001019CA">
        <w:trPr>
          <w:cantSplit/>
          <w:trHeight w:val="546"/>
          <w:jc w:val="center"/>
        </w:trPr>
        <w:tc>
          <w:tcPr>
            <w:tcW w:w="421" w:type="dxa"/>
            <w:tcBorders>
              <w:top w:val="nil"/>
              <w:left w:val="single" w:sz="4" w:space="0" w:color="auto"/>
              <w:bottom w:val="single" w:sz="4" w:space="0" w:color="auto"/>
              <w:right w:val="single" w:sz="4" w:space="0" w:color="auto"/>
            </w:tcBorders>
            <w:noWrap/>
            <w:vAlign w:val="center"/>
            <w:hideMark/>
          </w:tcPr>
          <w:p w14:paraId="00E7BCEE"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4</w:t>
            </w:r>
          </w:p>
        </w:tc>
        <w:tc>
          <w:tcPr>
            <w:tcW w:w="1559" w:type="dxa"/>
            <w:tcBorders>
              <w:top w:val="nil"/>
              <w:left w:val="nil"/>
              <w:bottom w:val="single" w:sz="4" w:space="0" w:color="auto"/>
              <w:right w:val="single" w:sz="4" w:space="0" w:color="auto"/>
            </w:tcBorders>
            <w:vAlign w:val="center"/>
            <w:hideMark/>
          </w:tcPr>
          <w:p w14:paraId="55479C13"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Nguồn CTMT và Chương trình mục tiêu quốc gia (</w:t>
            </w:r>
            <w:r w:rsidRPr="000E47C0">
              <w:rPr>
                <w:rFonts w:eastAsia="Aptos"/>
                <w:kern w:val="2"/>
                <w:sz w:val="24"/>
                <w:lang w:val="vi-VN"/>
                <w14:ligatures w14:val="standardContextual"/>
              </w:rPr>
              <w:t>v</w:t>
            </w:r>
            <w:r w:rsidRPr="000E47C0">
              <w:rPr>
                <w:rFonts w:eastAsia="Aptos"/>
                <w:kern w:val="2"/>
                <w:sz w:val="24"/>
                <w14:ligatures w14:val="standardContextual"/>
              </w:rPr>
              <w:t>ốn sự nghiệp)</w:t>
            </w:r>
          </w:p>
        </w:tc>
        <w:tc>
          <w:tcPr>
            <w:tcW w:w="865" w:type="dxa"/>
            <w:tcBorders>
              <w:top w:val="nil"/>
              <w:left w:val="nil"/>
              <w:bottom w:val="single" w:sz="4" w:space="0" w:color="auto"/>
              <w:right w:val="single" w:sz="4" w:space="0" w:color="auto"/>
            </w:tcBorders>
            <w:vAlign w:val="center"/>
            <w:hideMark/>
          </w:tcPr>
          <w:p w14:paraId="373B65C9"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78" w:type="dxa"/>
            <w:tcBorders>
              <w:top w:val="nil"/>
              <w:left w:val="nil"/>
              <w:bottom w:val="single" w:sz="4" w:space="0" w:color="auto"/>
              <w:right w:val="single" w:sz="4" w:space="0" w:color="auto"/>
            </w:tcBorders>
            <w:vAlign w:val="center"/>
            <w:hideMark/>
          </w:tcPr>
          <w:p w14:paraId="7CBCB00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5.247</w:t>
            </w:r>
          </w:p>
        </w:tc>
        <w:tc>
          <w:tcPr>
            <w:tcW w:w="767" w:type="dxa"/>
            <w:tcBorders>
              <w:top w:val="nil"/>
              <w:left w:val="nil"/>
              <w:bottom w:val="single" w:sz="4" w:space="0" w:color="auto"/>
              <w:right w:val="single" w:sz="4" w:space="0" w:color="auto"/>
            </w:tcBorders>
            <w:noWrap/>
            <w:vAlign w:val="center"/>
            <w:hideMark/>
          </w:tcPr>
          <w:p w14:paraId="6DB8E3F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737" w:type="dxa"/>
            <w:tcBorders>
              <w:top w:val="nil"/>
              <w:left w:val="nil"/>
              <w:bottom w:val="single" w:sz="4" w:space="0" w:color="auto"/>
              <w:right w:val="single" w:sz="4" w:space="0" w:color="auto"/>
            </w:tcBorders>
            <w:vAlign w:val="center"/>
            <w:hideMark/>
          </w:tcPr>
          <w:p w14:paraId="690F41A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78" w:type="dxa"/>
            <w:tcBorders>
              <w:top w:val="nil"/>
              <w:left w:val="nil"/>
              <w:bottom w:val="single" w:sz="4" w:space="0" w:color="auto"/>
              <w:right w:val="single" w:sz="4" w:space="0" w:color="auto"/>
            </w:tcBorders>
            <w:vAlign w:val="center"/>
            <w:hideMark/>
          </w:tcPr>
          <w:p w14:paraId="09561D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1.040</w:t>
            </w:r>
          </w:p>
        </w:tc>
        <w:tc>
          <w:tcPr>
            <w:tcW w:w="753" w:type="dxa"/>
            <w:tcBorders>
              <w:top w:val="nil"/>
              <w:left w:val="nil"/>
              <w:bottom w:val="single" w:sz="4" w:space="0" w:color="auto"/>
              <w:right w:val="single" w:sz="4" w:space="0" w:color="auto"/>
            </w:tcBorders>
            <w:noWrap/>
            <w:vAlign w:val="center"/>
            <w:hideMark/>
          </w:tcPr>
          <w:p w14:paraId="47BA5B6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c>
          <w:tcPr>
            <w:tcW w:w="919" w:type="dxa"/>
            <w:tcBorders>
              <w:top w:val="nil"/>
              <w:left w:val="nil"/>
              <w:bottom w:val="single" w:sz="4" w:space="0" w:color="auto"/>
              <w:right w:val="single" w:sz="4" w:space="0" w:color="auto"/>
            </w:tcBorders>
            <w:vAlign w:val="center"/>
          </w:tcPr>
          <w:p w14:paraId="53529DE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778" w:type="dxa"/>
            <w:tcBorders>
              <w:top w:val="nil"/>
              <w:left w:val="nil"/>
              <w:bottom w:val="single" w:sz="4" w:space="0" w:color="auto"/>
              <w:right w:val="single" w:sz="4" w:space="0" w:color="auto"/>
            </w:tcBorders>
            <w:vAlign w:val="center"/>
          </w:tcPr>
          <w:p w14:paraId="23803B9A"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1.179</w:t>
            </w:r>
          </w:p>
        </w:tc>
        <w:tc>
          <w:tcPr>
            <w:tcW w:w="854" w:type="dxa"/>
            <w:tcBorders>
              <w:top w:val="nil"/>
              <w:left w:val="nil"/>
              <w:bottom w:val="single" w:sz="4" w:space="0" w:color="auto"/>
              <w:right w:val="single" w:sz="4" w:space="0" w:color="auto"/>
            </w:tcBorders>
            <w:noWrap/>
            <w:vAlign w:val="center"/>
          </w:tcPr>
          <w:p w14:paraId="097B3B85"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0</w:t>
            </w:r>
          </w:p>
        </w:tc>
      </w:tr>
      <w:tr w:rsidR="000E47C0" w:rsidRPr="000E47C0" w14:paraId="77C4FBD3" w14:textId="77777777" w:rsidTr="001019CA">
        <w:trPr>
          <w:cantSplit/>
          <w:trHeight w:val="372"/>
          <w:jc w:val="center"/>
        </w:trPr>
        <w:tc>
          <w:tcPr>
            <w:tcW w:w="421" w:type="dxa"/>
            <w:tcBorders>
              <w:top w:val="nil"/>
              <w:left w:val="single" w:sz="4" w:space="0" w:color="auto"/>
              <w:bottom w:val="single" w:sz="4" w:space="0" w:color="auto"/>
              <w:right w:val="single" w:sz="4" w:space="0" w:color="auto"/>
            </w:tcBorders>
            <w:noWrap/>
            <w:vAlign w:val="center"/>
            <w:hideMark/>
          </w:tcPr>
          <w:p w14:paraId="4008243C"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II</w:t>
            </w:r>
          </w:p>
        </w:tc>
        <w:tc>
          <w:tcPr>
            <w:tcW w:w="1559" w:type="dxa"/>
            <w:tcBorders>
              <w:top w:val="nil"/>
              <w:left w:val="nil"/>
              <w:bottom w:val="single" w:sz="4" w:space="0" w:color="auto"/>
              <w:right w:val="single" w:sz="4" w:space="0" w:color="auto"/>
            </w:tcBorders>
            <w:vAlign w:val="center"/>
            <w:hideMark/>
          </w:tcPr>
          <w:p w14:paraId="1362F980"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Nguồn thu học phí chính quy và thu dịch vụ</w:t>
            </w:r>
          </w:p>
        </w:tc>
        <w:tc>
          <w:tcPr>
            <w:tcW w:w="865" w:type="dxa"/>
            <w:tcBorders>
              <w:top w:val="nil"/>
              <w:left w:val="nil"/>
              <w:bottom w:val="single" w:sz="4" w:space="0" w:color="auto"/>
              <w:right w:val="single" w:sz="4" w:space="0" w:color="auto"/>
            </w:tcBorders>
            <w:vAlign w:val="center"/>
            <w:hideMark/>
          </w:tcPr>
          <w:p w14:paraId="570A65F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15.319</w:t>
            </w:r>
          </w:p>
        </w:tc>
        <w:tc>
          <w:tcPr>
            <w:tcW w:w="778" w:type="dxa"/>
            <w:tcBorders>
              <w:top w:val="nil"/>
              <w:left w:val="nil"/>
              <w:bottom w:val="single" w:sz="4" w:space="0" w:color="auto"/>
              <w:right w:val="single" w:sz="4" w:space="0" w:color="auto"/>
            </w:tcBorders>
            <w:vAlign w:val="center"/>
            <w:hideMark/>
          </w:tcPr>
          <w:p w14:paraId="44F66CA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12.174</w:t>
            </w:r>
          </w:p>
        </w:tc>
        <w:tc>
          <w:tcPr>
            <w:tcW w:w="767" w:type="dxa"/>
            <w:tcBorders>
              <w:top w:val="nil"/>
              <w:left w:val="nil"/>
              <w:bottom w:val="single" w:sz="4" w:space="0" w:color="auto"/>
              <w:right w:val="single" w:sz="4" w:space="0" w:color="auto"/>
            </w:tcBorders>
            <w:vAlign w:val="center"/>
            <w:hideMark/>
          </w:tcPr>
          <w:p w14:paraId="3CB2234C"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3.145</w:t>
            </w:r>
          </w:p>
        </w:tc>
        <w:tc>
          <w:tcPr>
            <w:tcW w:w="737" w:type="dxa"/>
            <w:tcBorders>
              <w:top w:val="nil"/>
              <w:left w:val="nil"/>
              <w:bottom w:val="single" w:sz="4" w:space="0" w:color="auto"/>
              <w:right w:val="single" w:sz="4" w:space="0" w:color="auto"/>
            </w:tcBorders>
            <w:vAlign w:val="center"/>
            <w:hideMark/>
          </w:tcPr>
          <w:p w14:paraId="1900E70A"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20.245</w:t>
            </w:r>
          </w:p>
        </w:tc>
        <w:tc>
          <w:tcPr>
            <w:tcW w:w="778" w:type="dxa"/>
            <w:tcBorders>
              <w:top w:val="nil"/>
              <w:left w:val="nil"/>
              <w:bottom w:val="single" w:sz="4" w:space="0" w:color="auto"/>
              <w:right w:val="single" w:sz="4" w:space="0" w:color="auto"/>
            </w:tcBorders>
            <w:vAlign w:val="center"/>
            <w:hideMark/>
          </w:tcPr>
          <w:p w14:paraId="52AC2899"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16.790</w:t>
            </w:r>
          </w:p>
        </w:tc>
        <w:tc>
          <w:tcPr>
            <w:tcW w:w="753" w:type="dxa"/>
            <w:tcBorders>
              <w:top w:val="nil"/>
              <w:left w:val="nil"/>
              <w:bottom w:val="single" w:sz="4" w:space="0" w:color="auto"/>
              <w:right w:val="single" w:sz="4" w:space="0" w:color="auto"/>
            </w:tcBorders>
            <w:vAlign w:val="center"/>
            <w:hideMark/>
          </w:tcPr>
          <w:p w14:paraId="319E57BD"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3.455</w:t>
            </w:r>
          </w:p>
        </w:tc>
        <w:tc>
          <w:tcPr>
            <w:tcW w:w="919" w:type="dxa"/>
            <w:tcBorders>
              <w:top w:val="nil"/>
              <w:left w:val="nil"/>
              <w:bottom w:val="single" w:sz="4" w:space="0" w:color="auto"/>
              <w:right w:val="single" w:sz="4" w:space="0" w:color="auto"/>
            </w:tcBorders>
            <w:vAlign w:val="center"/>
          </w:tcPr>
          <w:p w14:paraId="2298C58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31.764</w:t>
            </w:r>
          </w:p>
        </w:tc>
        <w:tc>
          <w:tcPr>
            <w:tcW w:w="778" w:type="dxa"/>
            <w:tcBorders>
              <w:top w:val="nil"/>
              <w:left w:val="nil"/>
              <w:bottom w:val="single" w:sz="4" w:space="0" w:color="auto"/>
              <w:right w:val="single" w:sz="4" w:space="0" w:color="auto"/>
            </w:tcBorders>
            <w:vAlign w:val="center"/>
          </w:tcPr>
          <w:p w14:paraId="59DF8E8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23.552</w:t>
            </w:r>
          </w:p>
        </w:tc>
        <w:tc>
          <w:tcPr>
            <w:tcW w:w="854" w:type="dxa"/>
            <w:tcBorders>
              <w:top w:val="nil"/>
              <w:left w:val="nil"/>
              <w:bottom w:val="single" w:sz="4" w:space="0" w:color="auto"/>
              <w:right w:val="single" w:sz="4" w:space="0" w:color="auto"/>
            </w:tcBorders>
            <w:vAlign w:val="center"/>
          </w:tcPr>
          <w:p w14:paraId="706BEF3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r w:rsidR="000E47C0" w:rsidRPr="000E47C0" w14:paraId="12B0FC8F" w14:textId="77777777" w:rsidTr="001019CA">
        <w:trPr>
          <w:cantSplit/>
          <w:trHeight w:val="400"/>
          <w:jc w:val="center"/>
        </w:trPr>
        <w:tc>
          <w:tcPr>
            <w:tcW w:w="421" w:type="dxa"/>
            <w:tcBorders>
              <w:top w:val="nil"/>
              <w:left w:val="single" w:sz="4" w:space="0" w:color="auto"/>
              <w:bottom w:val="single" w:sz="4" w:space="0" w:color="auto"/>
              <w:right w:val="single" w:sz="4" w:space="0" w:color="auto"/>
            </w:tcBorders>
            <w:noWrap/>
            <w:vAlign w:val="center"/>
            <w:hideMark/>
          </w:tcPr>
          <w:p w14:paraId="5AFDCE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1</w:t>
            </w:r>
          </w:p>
        </w:tc>
        <w:tc>
          <w:tcPr>
            <w:tcW w:w="1559" w:type="dxa"/>
            <w:tcBorders>
              <w:top w:val="nil"/>
              <w:left w:val="nil"/>
              <w:bottom w:val="single" w:sz="4" w:space="0" w:color="auto"/>
              <w:right w:val="single" w:sz="4" w:space="0" w:color="auto"/>
            </w:tcBorders>
            <w:vAlign w:val="center"/>
            <w:hideMark/>
          </w:tcPr>
          <w:p w14:paraId="55F19AC1"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chi học phí chính quy (bao gồm cấp bù học phí)</w:t>
            </w:r>
          </w:p>
        </w:tc>
        <w:tc>
          <w:tcPr>
            <w:tcW w:w="865" w:type="dxa"/>
            <w:tcBorders>
              <w:top w:val="nil"/>
              <w:left w:val="nil"/>
              <w:bottom w:val="single" w:sz="4" w:space="0" w:color="auto"/>
              <w:right w:val="single" w:sz="4" w:space="0" w:color="auto"/>
            </w:tcBorders>
            <w:noWrap/>
            <w:vAlign w:val="center"/>
            <w:hideMark/>
          </w:tcPr>
          <w:p w14:paraId="30CAB362"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6.396</w:t>
            </w:r>
          </w:p>
        </w:tc>
        <w:tc>
          <w:tcPr>
            <w:tcW w:w="778" w:type="dxa"/>
            <w:tcBorders>
              <w:top w:val="nil"/>
              <w:left w:val="nil"/>
              <w:bottom w:val="single" w:sz="4" w:space="0" w:color="auto"/>
              <w:right w:val="single" w:sz="4" w:space="0" w:color="auto"/>
            </w:tcBorders>
            <w:noWrap/>
            <w:vAlign w:val="center"/>
            <w:hideMark/>
          </w:tcPr>
          <w:p w14:paraId="6B508533"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3.808</w:t>
            </w:r>
          </w:p>
        </w:tc>
        <w:tc>
          <w:tcPr>
            <w:tcW w:w="767" w:type="dxa"/>
            <w:tcBorders>
              <w:top w:val="nil"/>
              <w:left w:val="nil"/>
              <w:bottom w:val="single" w:sz="4" w:space="0" w:color="auto"/>
              <w:right w:val="single" w:sz="4" w:space="0" w:color="auto"/>
            </w:tcBorders>
            <w:noWrap/>
            <w:vAlign w:val="center"/>
            <w:hideMark/>
          </w:tcPr>
          <w:p w14:paraId="0B12E42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2.588</w:t>
            </w:r>
          </w:p>
        </w:tc>
        <w:tc>
          <w:tcPr>
            <w:tcW w:w="737" w:type="dxa"/>
            <w:tcBorders>
              <w:top w:val="nil"/>
              <w:left w:val="nil"/>
              <w:bottom w:val="single" w:sz="4" w:space="0" w:color="auto"/>
              <w:right w:val="single" w:sz="4" w:space="0" w:color="auto"/>
            </w:tcBorders>
            <w:noWrap/>
            <w:vAlign w:val="center"/>
            <w:hideMark/>
          </w:tcPr>
          <w:p w14:paraId="6EC656F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8.420</w:t>
            </w:r>
          </w:p>
        </w:tc>
        <w:tc>
          <w:tcPr>
            <w:tcW w:w="778" w:type="dxa"/>
            <w:tcBorders>
              <w:top w:val="nil"/>
              <w:left w:val="nil"/>
              <w:bottom w:val="single" w:sz="4" w:space="0" w:color="auto"/>
              <w:right w:val="single" w:sz="4" w:space="0" w:color="auto"/>
            </w:tcBorders>
            <w:noWrap/>
            <w:vAlign w:val="center"/>
            <w:hideMark/>
          </w:tcPr>
          <w:p w14:paraId="4A0457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5.097</w:t>
            </w:r>
          </w:p>
        </w:tc>
        <w:tc>
          <w:tcPr>
            <w:tcW w:w="753" w:type="dxa"/>
            <w:tcBorders>
              <w:top w:val="nil"/>
              <w:left w:val="nil"/>
              <w:bottom w:val="single" w:sz="4" w:space="0" w:color="auto"/>
              <w:right w:val="single" w:sz="4" w:space="0" w:color="auto"/>
            </w:tcBorders>
            <w:noWrap/>
            <w:vAlign w:val="center"/>
            <w:hideMark/>
          </w:tcPr>
          <w:p w14:paraId="239980C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3.323</w:t>
            </w:r>
          </w:p>
        </w:tc>
        <w:tc>
          <w:tcPr>
            <w:tcW w:w="919" w:type="dxa"/>
            <w:tcBorders>
              <w:top w:val="nil"/>
              <w:left w:val="nil"/>
              <w:bottom w:val="single" w:sz="4" w:space="0" w:color="auto"/>
              <w:right w:val="single" w:sz="4" w:space="0" w:color="auto"/>
            </w:tcBorders>
            <w:noWrap/>
            <w:vAlign w:val="center"/>
          </w:tcPr>
          <w:p w14:paraId="52ED356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9.708</w:t>
            </w:r>
          </w:p>
        </w:tc>
        <w:tc>
          <w:tcPr>
            <w:tcW w:w="778" w:type="dxa"/>
            <w:tcBorders>
              <w:top w:val="nil"/>
              <w:left w:val="nil"/>
              <w:bottom w:val="single" w:sz="4" w:space="0" w:color="auto"/>
              <w:right w:val="single" w:sz="4" w:space="0" w:color="auto"/>
            </w:tcBorders>
            <w:noWrap/>
            <w:vAlign w:val="center"/>
          </w:tcPr>
          <w:p w14:paraId="71262FE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5.696</w:t>
            </w:r>
          </w:p>
        </w:tc>
        <w:tc>
          <w:tcPr>
            <w:tcW w:w="854" w:type="dxa"/>
            <w:tcBorders>
              <w:top w:val="nil"/>
              <w:left w:val="nil"/>
              <w:bottom w:val="single" w:sz="4" w:space="0" w:color="auto"/>
              <w:right w:val="single" w:sz="4" w:space="0" w:color="auto"/>
            </w:tcBorders>
            <w:noWrap/>
            <w:vAlign w:val="center"/>
          </w:tcPr>
          <w:p w14:paraId="6108339D"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4.012</w:t>
            </w:r>
          </w:p>
        </w:tc>
      </w:tr>
      <w:tr w:rsidR="000E47C0" w:rsidRPr="000E47C0" w14:paraId="323FB8E1" w14:textId="77777777" w:rsidTr="001019CA">
        <w:trPr>
          <w:cantSplit/>
          <w:trHeight w:val="219"/>
          <w:jc w:val="center"/>
        </w:trPr>
        <w:tc>
          <w:tcPr>
            <w:tcW w:w="421" w:type="dxa"/>
            <w:tcBorders>
              <w:top w:val="nil"/>
              <w:left w:val="single" w:sz="4" w:space="0" w:color="auto"/>
              <w:bottom w:val="single" w:sz="4" w:space="0" w:color="auto"/>
              <w:right w:val="single" w:sz="4" w:space="0" w:color="auto"/>
            </w:tcBorders>
            <w:noWrap/>
            <w:vAlign w:val="center"/>
            <w:hideMark/>
          </w:tcPr>
          <w:p w14:paraId="2AD5AA5B"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2</w:t>
            </w:r>
          </w:p>
        </w:tc>
        <w:tc>
          <w:tcPr>
            <w:tcW w:w="1559" w:type="dxa"/>
            <w:tcBorders>
              <w:top w:val="nil"/>
              <w:left w:val="nil"/>
              <w:bottom w:val="single" w:sz="4" w:space="0" w:color="auto"/>
              <w:right w:val="single" w:sz="4" w:space="0" w:color="auto"/>
            </w:tcBorders>
            <w:vAlign w:val="center"/>
            <w:hideMark/>
          </w:tcPr>
          <w:p w14:paraId="61F52592" w14:textId="77777777" w:rsidR="00197D5A" w:rsidRPr="000E47C0" w:rsidRDefault="00197D5A" w:rsidP="006047EC">
            <w:pPr>
              <w:widowControl/>
              <w:spacing w:before="0" w:after="0"/>
              <w:ind w:firstLine="0"/>
              <w:jc w:val="center"/>
              <w:rPr>
                <w:rFonts w:eastAsia="Aptos"/>
                <w:kern w:val="2"/>
                <w:sz w:val="24"/>
                <w14:ligatures w14:val="standardContextual"/>
              </w:rPr>
            </w:pPr>
            <w:r w:rsidRPr="000E47C0">
              <w:rPr>
                <w:rFonts w:eastAsia="Aptos"/>
                <w:kern w:val="2"/>
                <w:sz w:val="24"/>
                <w14:ligatures w14:val="standardContextual"/>
              </w:rPr>
              <w:t>Thu sự nghiệp và dịch vụ</w:t>
            </w:r>
          </w:p>
        </w:tc>
        <w:tc>
          <w:tcPr>
            <w:tcW w:w="865" w:type="dxa"/>
            <w:tcBorders>
              <w:top w:val="nil"/>
              <w:left w:val="nil"/>
              <w:bottom w:val="single" w:sz="4" w:space="0" w:color="auto"/>
              <w:right w:val="single" w:sz="4" w:space="0" w:color="auto"/>
            </w:tcBorders>
            <w:vAlign w:val="center"/>
            <w:hideMark/>
          </w:tcPr>
          <w:p w14:paraId="14AF3AF1"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8.923</w:t>
            </w:r>
          </w:p>
        </w:tc>
        <w:tc>
          <w:tcPr>
            <w:tcW w:w="778" w:type="dxa"/>
            <w:tcBorders>
              <w:top w:val="nil"/>
              <w:left w:val="nil"/>
              <w:bottom w:val="single" w:sz="4" w:space="0" w:color="auto"/>
              <w:right w:val="single" w:sz="4" w:space="0" w:color="auto"/>
            </w:tcBorders>
            <w:vAlign w:val="center"/>
            <w:hideMark/>
          </w:tcPr>
          <w:p w14:paraId="2174EE6B"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8.366</w:t>
            </w:r>
          </w:p>
        </w:tc>
        <w:tc>
          <w:tcPr>
            <w:tcW w:w="767" w:type="dxa"/>
            <w:tcBorders>
              <w:top w:val="nil"/>
              <w:left w:val="nil"/>
              <w:bottom w:val="single" w:sz="4" w:space="0" w:color="auto"/>
              <w:right w:val="single" w:sz="4" w:space="0" w:color="auto"/>
            </w:tcBorders>
            <w:vAlign w:val="center"/>
            <w:hideMark/>
          </w:tcPr>
          <w:p w14:paraId="1DEB4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557</w:t>
            </w:r>
          </w:p>
        </w:tc>
        <w:tc>
          <w:tcPr>
            <w:tcW w:w="737" w:type="dxa"/>
            <w:tcBorders>
              <w:top w:val="nil"/>
              <w:left w:val="nil"/>
              <w:bottom w:val="single" w:sz="4" w:space="0" w:color="auto"/>
              <w:right w:val="single" w:sz="4" w:space="0" w:color="auto"/>
            </w:tcBorders>
            <w:vAlign w:val="center"/>
            <w:hideMark/>
          </w:tcPr>
          <w:p w14:paraId="653ED7C0"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11.825</w:t>
            </w:r>
          </w:p>
        </w:tc>
        <w:tc>
          <w:tcPr>
            <w:tcW w:w="778" w:type="dxa"/>
            <w:tcBorders>
              <w:top w:val="nil"/>
              <w:left w:val="nil"/>
              <w:bottom w:val="single" w:sz="4" w:space="0" w:color="auto"/>
              <w:right w:val="single" w:sz="4" w:space="0" w:color="auto"/>
            </w:tcBorders>
            <w:vAlign w:val="center"/>
            <w:hideMark/>
          </w:tcPr>
          <w:p w14:paraId="36E7C1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11.693</w:t>
            </w:r>
          </w:p>
        </w:tc>
        <w:tc>
          <w:tcPr>
            <w:tcW w:w="753" w:type="dxa"/>
            <w:tcBorders>
              <w:top w:val="nil"/>
              <w:left w:val="nil"/>
              <w:bottom w:val="single" w:sz="4" w:space="0" w:color="auto"/>
              <w:right w:val="single" w:sz="4" w:space="0" w:color="auto"/>
            </w:tcBorders>
            <w:noWrap/>
            <w:vAlign w:val="center"/>
            <w:hideMark/>
          </w:tcPr>
          <w:p w14:paraId="73F9587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132</w:t>
            </w:r>
          </w:p>
        </w:tc>
        <w:tc>
          <w:tcPr>
            <w:tcW w:w="919" w:type="dxa"/>
            <w:tcBorders>
              <w:top w:val="nil"/>
              <w:left w:val="nil"/>
              <w:bottom w:val="single" w:sz="4" w:space="0" w:color="auto"/>
              <w:right w:val="single" w:sz="4" w:space="0" w:color="auto"/>
            </w:tcBorders>
            <w:vAlign w:val="center"/>
          </w:tcPr>
          <w:p w14:paraId="3FC50044"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22.056</w:t>
            </w:r>
          </w:p>
        </w:tc>
        <w:tc>
          <w:tcPr>
            <w:tcW w:w="778" w:type="dxa"/>
            <w:tcBorders>
              <w:top w:val="nil"/>
              <w:left w:val="nil"/>
              <w:bottom w:val="single" w:sz="4" w:space="0" w:color="auto"/>
              <w:right w:val="single" w:sz="4" w:space="0" w:color="auto"/>
            </w:tcBorders>
            <w:vAlign w:val="center"/>
          </w:tcPr>
          <w:p w14:paraId="03A7FB8F"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17.856</w:t>
            </w:r>
          </w:p>
        </w:tc>
        <w:tc>
          <w:tcPr>
            <w:tcW w:w="854" w:type="dxa"/>
            <w:tcBorders>
              <w:top w:val="nil"/>
              <w:left w:val="nil"/>
              <w:bottom w:val="single" w:sz="4" w:space="0" w:color="auto"/>
              <w:right w:val="single" w:sz="4" w:space="0" w:color="auto"/>
            </w:tcBorders>
            <w:noWrap/>
            <w:vAlign w:val="center"/>
          </w:tcPr>
          <w:p w14:paraId="5E6A6208" w14:textId="77777777" w:rsidR="00197D5A" w:rsidRPr="000E47C0" w:rsidRDefault="00197D5A" w:rsidP="006047EC">
            <w:pPr>
              <w:widowControl/>
              <w:spacing w:before="0" w:after="0"/>
              <w:ind w:firstLine="0"/>
              <w:jc w:val="center"/>
              <w:rPr>
                <w:rFonts w:eastAsia="Aptos"/>
                <w:kern w:val="2"/>
                <w:sz w:val="20"/>
                <w:szCs w:val="20"/>
                <w14:ligatures w14:val="standardContextual"/>
              </w:rPr>
            </w:pPr>
            <w:r w:rsidRPr="000E47C0">
              <w:rPr>
                <w:rFonts w:eastAsia="Aptos"/>
                <w:kern w:val="2"/>
                <w:sz w:val="20"/>
                <w:szCs w:val="20"/>
                <w14:ligatures w14:val="standardContextual"/>
              </w:rPr>
              <w:t>4.200</w:t>
            </w:r>
          </w:p>
        </w:tc>
      </w:tr>
      <w:tr w:rsidR="000E47C0" w:rsidRPr="000E47C0" w14:paraId="224323EB" w14:textId="77777777" w:rsidTr="001019CA">
        <w:trPr>
          <w:cantSplit/>
          <w:trHeight w:val="449"/>
          <w:jc w:val="center"/>
        </w:trPr>
        <w:tc>
          <w:tcPr>
            <w:tcW w:w="421" w:type="dxa"/>
            <w:tcBorders>
              <w:top w:val="nil"/>
              <w:left w:val="single" w:sz="4" w:space="0" w:color="auto"/>
              <w:bottom w:val="single" w:sz="4" w:space="0" w:color="auto"/>
              <w:right w:val="single" w:sz="4" w:space="0" w:color="auto"/>
            </w:tcBorders>
            <w:noWrap/>
            <w:vAlign w:val="center"/>
            <w:hideMark/>
          </w:tcPr>
          <w:p w14:paraId="51A45FC3" w14:textId="77777777" w:rsidR="00197D5A" w:rsidRPr="000E47C0" w:rsidRDefault="00197D5A" w:rsidP="006047EC">
            <w:pPr>
              <w:widowControl/>
              <w:spacing w:before="0" w:after="0"/>
              <w:ind w:firstLine="0"/>
              <w:jc w:val="center"/>
              <w:rPr>
                <w:rFonts w:eastAsia="Aptos"/>
                <w:kern w:val="2"/>
                <w:sz w:val="24"/>
                <w14:ligatures w14:val="standardContextual"/>
              </w:rPr>
            </w:pPr>
          </w:p>
        </w:tc>
        <w:tc>
          <w:tcPr>
            <w:tcW w:w="1559" w:type="dxa"/>
            <w:tcBorders>
              <w:top w:val="nil"/>
              <w:left w:val="nil"/>
              <w:bottom w:val="single" w:sz="4" w:space="0" w:color="auto"/>
              <w:right w:val="single" w:sz="4" w:space="0" w:color="auto"/>
            </w:tcBorders>
            <w:noWrap/>
            <w:vAlign w:val="center"/>
            <w:hideMark/>
          </w:tcPr>
          <w:p w14:paraId="29FA9561" w14:textId="77777777" w:rsidR="00197D5A" w:rsidRPr="000E47C0" w:rsidRDefault="00197D5A" w:rsidP="006047EC">
            <w:pPr>
              <w:widowControl/>
              <w:spacing w:before="0" w:after="0"/>
              <w:ind w:firstLine="0"/>
              <w:jc w:val="center"/>
              <w:rPr>
                <w:rFonts w:eastAsia="Aptos"/>
                <w:b/>
                <w:bCs/>
                <w:kern w:val="2"/>
                <w:sz w:val="24"/>
                <w14:ligatures w14:val="standardContextual"/>
              </w:rPr>
            </w:pPr>
            <w:r w:rsidRPr="000E47C0">
              <w:rPr>
                <w:rFonts w:eastAsia="Aptos"/>
                <w:b/>
                <w:bCs/>
                <w:kern w:val="2"/>
                <w:sz w:val="24"/>
                <w14:ligatures w14:val="standardContextual"/>
              </w:rPr>
              <w:t>Tổng cộng</w:t>
            </w:r>
          </w:p>
        </w:tc>
        <w:tc>
          <w:tcPr>
            <w:tcW w:w="865" w:type="dxa"/>
            <w:tcBorders>
              <w:top w:val="single" w:sz="4" w:space="0" w:color="auto"/>
              <w:left w:val="single" w:sz="4" w:space="0" w:color="auto"/>
              <w:bottom w:val="single" w:sz="4" w:space="0" w:color="auto"/>
              <w:right w:val="single" w:sz="4" w:space="0" w:color="auto"/>
            </w:tcBorders>
            <w:noWrap/>
            <w:vAlign w:val="center"/>
            <w:hideMark/>
          </w:tcPr>
          <w:p w14:paraId="0D418667"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56.983</w:t>
            </w:r>
          </w:p>
        </w:tc>
        <w:tc>
          <w:tcPr>
            <w:tcW w:w="778" w:type="dxa"/>
            <w:tcBorders>
              <w:top w:val="single" w:sz="4" w:space="0" w:color="auto"/>
              <w:left w:val="nil"/>
              <w:bottom w:val="single" w:sz="4" w:space="0" w:color="auto"/>
              <w:right w:val="single" w:sz="4" w:space="0" w:color="auto"/>
            </w:tcBorders>
            <w:noWrap/>
            <w:vAlign w:val="center"/>
            <w:hideMark/>
          </w:tcPr>
          <w:p w14:paraId="25CDE0EE"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53.838</w:t>
            </w:r>
          </w:p>
        </w:tc>
        <w:tc>
          <w:tcPr>
            <w:tcW w:w="767" w:type="dxa"/>
            <w:tcBorders>
              <w:top w:val="single" w:sz="4" w:space="0" w:color="auto"/>
              <w:left w:val="nil"/>
              <w:bottom w:val="single" w:sz="4" w:space="0" w:color="auto"/>
              <w:right w:val="single" w:sz="4" w:space="0" w:color="auto"/>
            </w:tcBorders>
            <w:noWrap/>
            <w:vAlign w:val="center"/>
            <w:hideMark/>
          </w:tcPr>
          <w:p w14:paraId="663AD72F"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3.145</w:t>
            </w:r>
          </w:p>
        </w:tc>
        <w:tc>
          <w:tcPr>
            <w:tcW w:w="737" w:type="dxa"/>
            <w:tcBorders>
              <w:top w:val="single" w:sz="4" w:space="0" w:color="auto"/>
              <w:left w:val="nil"/>
              <w:bottom w:val="single" w:sz="4" w:space="0" w:color="auto"/>
              <w:right w:val="single" w:sz="4" w:space="0" w:color="auto"/>
            </w:tcBorders>
            <w:noWrap/>
            <w:vAlign w:val="center"/>
            <w:hideMark/>
          </w:tcPr>
          <w:p w14:paraId="7A5E2646"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60.124</w:t>
            </w:r>
          </w:p>
        </w:tc>
        <w:tc>
          <w:tcPr>
            <w:tcW w:w="778" w:type="dxa"/>
            <w:tcBorders>
              <w:top w:val="single" w:sz="4" w:space="0" w:color="auto"/>
              <w:left w:val="nil"/>
              <w:bottom w:val="single" w:sz="4" w:space="0" w:color="auto"/>
              <w:right w:val="single" w:sz="4" w:space="0" w:color="auto"/>
            </w:tcBorders>
            <w:noWrap/>
            <w:vAlign w:val="center"/>
            <w:hideMark/>
          </w:tcPr>
          <w:p w14:paraId="08EF4378"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56.669</w:t>
            </w:r>
          </w:p>
        </w:tc>
        <w:tc>
          <w:tcPr>
            <w:tcW w:w="753" w:type="dxa"/>
            <w:tcBorders>
              <w:top w:val="single" w:sz="4" w:space="0" w:color="auto"/>
              <w:left w:val="nil"/>
              <w:bottom w:val="single" w:sz="4" w:space="0" w:color="auto"/>
              <w:right w:val="single" w:sz="4" w:space="0" w:color="auto"/>
            </w:tcBorders>
            <w:noWrap/>
            <w:vAlign w:val="center"/>
            <w:hideMark/>
          </w:tcPr>
          <w:p w14:paraId="5DFC05C5"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Times New Roman"/>
                <w:b/>
                <w:bCs/>
                <w:kern w:val="2"/>
                <w:sz w:val="20"/>
                <w:szCs w:val="20"/>
                <w14:ligatures w14:val="standardContextual"/>
              </w:rPr>
              <w:t>3.455</w:t>
            </w:r>
          </w:p>
        </w:tc>
        <w:tc>
          <w:tcPr>
            <w:tcW w:w="919" w:type="dxa"/>
            <w:tcBorders>
              <w:top w:val="single" w:sz="4" w:space="0" w:color="auto"/>
              <w:left w:val="nil"/>
              <w:bottom w:val="single" w:sz="4" w:space="0" w:color="auto"/>
              <w:right w:val="single" w:sz="4" w:space="0" w:color="auto"/>
            </w:tcBorders>
            <w:noWrap/>
            <w:vAlign w:val="center"/>
          </w:tcPr>
          <w:p w14:paraId="287632BB"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97.844</w:t>
            </w:r>
          </w:p>
        </w:tc>
        <w:tc>
          <w:tcPr>
            <w:tcW w:w="778" w:type="dxa"/>
            <w:tcBorders>
              <w:top w:val="single" w:sz="4" w:space="0" w:color="auto"/>
              <w:left w:val="nil"/>
              <w:bottom w:val="single" w:sz="4" w:space="0" w:color="auto"/>
              <w:right w:val="single" w:sz="4" w:space="0" w:color="auto"/>
            </w:tcBorders>
            <w:noWrap/>
            <w:vAlign w:val="center"/>
          </w:tcPr>
          <w:p w14:paraId="5984F371"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89.632</w:t>
            </w:r>
          </w:p>
        </w:tc>
        <w:tc>
          <w:tcPr>
            <w:tcW w:w="854" w:type="dxa"/>
            <w:tcBorders>
              <w:top w:val="single" w:sz="4" w:space="0" w:color="auto"/>
              <w:left w:val="nil"/>
              <w:bottom w:val="single" w:sz="4" w:space="0" w:color="auto"/>
              <w:right w:val="single" w:sz="4" w:space="0" w:color="auto"/>
            </w:tcBorders>
            <w:noWrap/>
            <w:vAlign w:val="center"/>
          </w:tcPr>
          <w:p w14:paraId="5C7C2924" w14:textId="77777777" w:rsidR="00197D5A" w:rsidRPr="000E47C0" w:rsidRDefault="00197D5A" w:rsidP="006047EC">
            <w:pPr>
              <w:widowControl/>
              <w:spacing w:before="0" w:after="0"/>
              <w:ind w:firstLine="0"/>
              <w:jc w:val="center"/>
              <w:rPr>
                <w:rFonts w:eastAsia="Aptos"/>
                <w:b/>
                <w:bCs/>
                <w:kern w:val="2"/>
                <w:sz w:val="20"/>
                <w:szCs w:val="20"/>
                <w14:ligatures w14:val="standardContextual"/>
              </w:rPr>
            </w:pPr>
            <w:r w:rsidRPr="000E47C0">
              <w:rPr>
                <w:rFonts w:eastAsia="Aptos"/>
                <w:b/>
                <w:bCs/>
                <w:kern w:val="2"/>
                <w:sz w:val="20"/>
                <w:szCs w:val="20"/>
                <w14:ligatures w14:val="standardContextual"/>
              </w:rPr>
              <w:t>8.212</w:t>
            </w:r>
          </w:p>
        </w:tc>
      </w:tr>
    </w:tbl>
    <w:p w14:paraId="04C5C00C" w14:textId="77777777" w:rsidR="00197D5A" w:rsidRPr="000E47C0" w:rsidRDefault="00197D5A" w:rsidP="00197D5A">
      <w:pPr>
        <w:rPr>
          <w:i/>
          <w:iCs/>
        </w:rPr>
      </w:pPr>
      <w:r w:rsidRPr="000E47C0">
        <w:rPr>
          <w:i/>
          <w:iCs/>
        </w:rPr>
        <w:t>Chênh lệch thu, chi tài chính các năm được sử dụng để trích nguồn cải cách tiền lương và bổ sung nguồn chi hoạt động, trích lập các quỹ của nhà trường.</w:t>
      </w:r>
    </w:p>
    <w:p w14:paraId="31653F63" w14:textId="77777777" w:rsidR="00197D5A" w:rsidRPr="000E47C0" w:rsidRDefault="00197D5A" w:rsidP="00197D5A">
      <w:pPr>
        <w:rPr>
          <w:b/>
          <w:bCs/>
        </w:rPr>
      </w:pPr>
      <w:r w:rsidRPr="000E47C0">
        <w:rPr>
          <w:b/>
          <w:bCs/>
        </w:rPr>
        <w:t>d) Về đánh giá chất lượng nhà trường và các ngành, nghề đào tạo</w:t>
      </w:r>
    </w:p>
    <w:p w14:paraId="143D8731" w14:textId="77777777" w:rsidR="00197D5A" w:rsidRPr="000E47C0" w:rsidRDefault="00197D5A" w:rsidP="00197D5A">
      <w:pPr>
        <w:rPr>
          <w:szCs w:val="28"/>
          <w:lang w:val="de-DE"/>
        </w:rPr>
      </w:pPr>
      <w:r w:rsidRPr="000E47C0">
        <w:rPr>
          <w:bCs/>
          <w:szCs w:val="28"/>
          <w:shd w:val="clear" w:color="auto" w:fill="FFFFFF"/>
          <w:lang w:val="de-DE"/>
        </w:rPr>
        <w:t>Nhà trường đã hoàn thành đánh giá ngoài, đã được công nhận và cấp Giấy chứng nhận đạt tiêu chuẩn kiểm định chất lượng cơ sở GDNN vào năm 2022; được cấp Giấy chứng nhận đạt tiêu chuẩn kiểm định chất lượng 4 chương trình đào tạo các ngành, nghề: Giáo dục Mầm non, Trồng trọt, Công nghệ ô tô, Điều dưỡng.</w:t>
      </w:r>
      <w:r w:rsidRPr="000E47C0">
        <w:rPr>
          <w:szCs w:val="28"/>
          <w:lang w:val="de-DE"/>
        </w:rPr>
        <w:t xml:space="preserve"> Hằng năm, nhà trường duy trì định kỳ tổ chức hội giảng cấp cơ sở, hội thi thiết bị đào tạo tự làm nhằm nâng cao chất lượng nhà giáo, bổ sung thiết bị phục vụ đào tạo nghề của Trường.</w:t>
      </w:r>
    </w:p>
    <w:p w14:paraId="17782E8E" w14:textId="77777777" w:rsidR="00197D5A" w:rsidRPr="000E47C0" w:rsidRDefault="00197D5A" w:rsidP="00197D5A">
      <w:pPr>
        <w:pStyle w:val="Heading2"/>
        <w:rPr>
          <w:color w:val="auto"/>
          <w:lang w:val="it-IT"/>
        </w:rPr>
      </w:pPr>
      <w:bookmarkStart w:id="22" w:name="_Toc236064019"/>
      <w:r w:rsidRPr="000E47C0">
        <w:rPr>
          <w:color w:val="auto"/>
          <w:lang w:val="it-IT"/>
        </w:rPr>
        <w:t>6. Đánh giá chung</w:t>
      </w:r>
      <w:bookmarkEnd w:id="22"/>
    </w:p>
    <w:p w14:paraId="789EC98F" w14:textId="77777777" w:rsidR="00197D5A" w:rsidRPr="000E47C0" w:rsidRDefault="00197D5A" w:rsidP="00197D5A">
      <w:pPr>
        <w:rPr>
          <w:b/>
          <w:bCs/>
          <w:i/>
          <w:iCs/>
          <w:lang w:val="it-IT"/>
        </w:rPr>
      </w:pPr>
      <w:r w:rsidRPr="000E47C0">
        <w:rPr>
          <w:b/>
          <w:bCs/>
          <w:i/>
          <w:iCs/>
          <w:lang w:val="it-IT"/>
        </w:rPr>
        <w:t>a) Ưu điểm, kết quả đạt được:</w:t>
      </w:r>
    </w:p>
    <w:p w14:paraId="7EA77A31" w14:textId="77777777" w:rsidR="00197D5A" w:rsidRPr="000E47C0" w:rsidRDefault="00197D5A" w:rsidP="00197D5A">
      <w:pPr>
        <w:pBdr>
          <w:top w:val="dotted" w:sz="4" w:space="0" w:color="FFFFFF"/>
          <w:left w:val="dotted" w:sz="4" w:space="0" w:color="FFFFFF"/>
          <w:bottom w:val="dotted" w:sz="4" w:space="0" w:color="FFFFFF"/>
          <w:right w:val="dotted" w:sz="4" w:space="0" w:color="FFFFFF"/>
        </w:pBdr>
        <w:spacing w:line="252" w:lineRule="auto"/>
        <w:rPr>
          <w:szCs w:val="28"/>
          <w:lang w:val="it-IT"/>
        </w:rPr>
      </w:pPr>
      <w:r w:rsidRPr="000E47C0">
        <w:rPr>
          <w:szCs w:val="28"/>
          <w:lang w:val="it-IT"/>
        </w:rPr>
        <w:t xml:space="preserve">- Được sự quan tâm lãnh đạo, chỉ đạo sâu sát của Tỉnh ủy, UBND tỉnh và sự phối hợp có hiệu quả của các sở, ban, ngành, địa phương, doanh nghiệp, tập thể lãnh đạo, viên chức, người lao động nhà trường đã tích cực, chủ động triển khai nhiều giải pháp để nâng cao hiệu quả hoạt động của Trường và đã đạt nhiều thành tích đáng ghi nhận. Đội ngũ nhà giáo, viên chức và người lao động được quy hoạch, chuẩn hóa, thường xuyên được đào tạo, bồi dưỡng nâng cao trình độ về mọi mặt, cơ bản đáp ứng được yêu cầu nhiệm vụ trong giai đoạn phát triển mới của nhà trường. Nhà trường luôn duy trì thuộc top 30 nhóm các cơ sở GDNN nhiều năm liền có dự án khởi nghiệp tham gia và đạt giải tại Cuộc thi khởi nghiệp HSSV toàn quốc. Công tác tư vấn nghề nghiệp, tuyển sinh và tư vấn, giới thiệu việc làm đã có sự chuyển biến tích cực, phù hợp với tình hình thực tế và đáp ứng được yêu cầu của thị trường lao động. Công tác truyền thông GDNN được đẩy mạnh, góp phần lan tỏa những thông tin, hình ảnh, giá trị của nhà trường đến với xã hội. Chế độ, chính sách và các quyền lợi của viên chức, người lao động và HSSV luôn được nhà trường quan tâm, giải quyết kịp thời theo quy định; việc làm của viên chức và người lao động ngày càng nhiều, thu nhập ổn định và từng bước nâng cao. Nhà trường đa dạng hóa các hình thức đào tạo đáp ứng nhu cầu xã hội, luôn tập trung vào phát triển công tác Hội giảng nhà giáo, tổ chức Hội thi thiết bị đào tạo tự làm hằng năm với số lượng đông đảo nhà giáo tham gia chất lượng, thiết thực và hiệu quả. Trong xu thế công nghiệp hóa, hiện đại hóa đất nước đến năm 2030, tầm nhìn đến năm 2045, hoạt động khoa học, công nghệ, đổi mới sáng tạo và chuyển đổi số được nhà trường tích cực quan tâm, đẩy mạnh và đã có những bước phát triển tốt. </w:t>
      </w:r>
      <w:r w:rsidRPr="000E47C0">
        <w:rPr>
          <w:bCs/>
          <w:szCs w:val="28"/>
          <w:lang w:val="it-IT"/>
        </w:rPr>
        <w:t>Với sự cố gắng, nỗ lực, đoàn kết nhất trí của tập thể VC nhà trường trong triển khai thực hiện nhiệm vụ được giao, chất lượng đào tạo nhân lực của nhà trường đã từng bước nâng cao, góp phần tích cực phát triển kinh tế - xã hội của địa phương.</w:t>
      </w:r>
    </w:p>
    <w:p w14:paraId="7A07A4C1" w14:textId="77777777" w:rsidR="00197D5A" w:rsidRPr="000E47C0" w:rsidRDefault="00197D5A" w:rsidP="00197D5A">
      <w:pPr>
        <w:rPr>
          <w:lang w:val="it-IT"/>
        </w:rPr>
      </w:pPr>
      <w:r w:rsidRPr="000E47C0">
        <w:rPr>
          <w:lang w:val="it-IT"/>
        </w:rPr>
        <w:t>- Đội ngũ nhà giáo của Trường được đào tạo bài bản, có nhiều kinh nghiệm, nhất là đội ngũ nhà giáo ngành, nghề Công nghệ ô tô, đào tạo lái xe các hạng.</w:t>
      </w:r>
    </w:p>
    <w:p w14:paraId="1248832A" w14:textId="77777777" w:rsidR="00197D5A" w:rsidRPr="000E47C0" w:rsidRDefault="00197D5A" w:rsidP="00197D5A">
      <w:pPr>
        <w:rPr>
          <w:lang w:val="it-IT"/>
        </w:rPr>
      </w:pPr>
      <w:r w:rsidRPr="000E47C0">
        <w:rPr>
          <w:lang w:val="it-IT"/>
        </w:rPr>
        <w:t>- Cơ sở vật chất, quỹ đất của Trường tương đối lớn, có khả năng đầu tư, mở rộng để triển khai các hoạt động dịch vụ gắn liền với chức năng đào tạo, bồi dưỡng, nghiên cứu khoa học và công nghệ của Trường.</w:t>
      </w:r>
    </w:p>
    <w:p w14:paraId="02DCB043" w14:textId="77777777" w:rsidR="00197D5A" w:rsidRPr="000E47C0" w:rsidRDefault="00197D5A" w:rsidP="00197D5A">
      <w:pPr>
        <w:rPr>
          <w:lang w:val="it-IT"/>
        </w:rPr>
      </w:pPr>
      <w:r w:rsidRPr="000E47C0">
        <w:rPr>
          <w:b/>
          <w:bCs/>
          <w:i/>
          <w:iCs/>
          <w:lang w:val="it-IT"/>
        </w:rPr>
        <w:t>b) Hạn chế, khó khăn và nguyên nhân:</w:t>
      </w:r>
      <w:r w:rsidRPr="000E47C0">
        <w:rPr>
          <w:lang w:val="it-IT"/>
        </w:rPr>
        <w:t xml:space="preserve"> Nguồn kinh phí thu từ các hoạt động dịch vụ ngày càng khó khăn, cạnh tranh cao; thiếu cơ chế đầu tư để nâng cao năng lực cạnh tranh đối với các hoạt động của Trường. Đội ngũ VC nhà trường thu nhập chủ yếu bằng lương từ các nhiệm vụ do nhà nước đặt hàng, nhà trường không đủ nguồn kinh phí từ các hoạt động dịch vụ để trả thu nhập tăng thêm cho đội ngũ VC của Trường, nhất là khi Trường được các cơ quan chức năng giao cơ chế tự chủ. Việc mở rộng danh mục các sản phẩm, dịch vụ của Trường còn hạn chế, nhất là trong lĩnh vực vận tải đường bộ.</w:t>
      </w:r>
    </w:p>
    <w:p w14:paraId="6762B12F" w14:textId="77777777" w:rsidR="00197D5A" w:rsidRPr="000E47C0" w:rsidRDefault="00197D5A" w:rsidP="00197D5A">
      <w:pPr>
        <w:rPr>
          <w:lang w:val="it-IT"/>
        </w:rPr>
      </w:pPr>
      <w:r w:rsidRPr="000E47C0">
        <w:rPr>
          <w:lang w:val="it-IT"/>
        </w:rPr>
        <w:t>Nguyên nhân do cơ chế, chính sách cho việc đầu tư phát triển còn hạn chế, nhiều ràng buộc; Nhà nước chưa cụ thể hoá chính sách thành lập doanh nghiệp trong đơn vị sự nghiệp công lập, dẫn đến việc thực hiện chủ trương xã hội hóa chưa mạnh, tính tự chủ, tự chịu trách nhiệm của đơn vị sự nghiệp công lập GDNN còn hạn chế.</w:t>
      </w:r>
    </w:p>
    <w:p w14:paraId="503456C8" w14:textId="77777777" w:rsidR="00197D5A" w:rsidRPr="000E47C0" w:rsidRDefault="00197D5A" w:rsidP="00197D5A">
      <w:pPr>
        <w:pStyle w:val="Heading1"/>
        <w:rPr>
          <w:color w:val="auto"/>
          <w:lang w:val="it-IT"/>
        </w:rPr>
      </w:pPr>
      <w:bookmarkStart w:id="23" w:name="_Toc236064020"/>
      <w:r w:rsidRPr="000E47C0">
        <w:rPr>
          <w:color w:val="auto"/>
          <w:lang w:val="it-IT"/>
        </w:rPr>
        <w:t>IV. THỰC TRẠNG CÁC ĐƠN VỊ ĐĂNG KIỂM XE CƠ GIỚI CỦA TỈNH QUẢNG NGÃI</w:t>
      </w:r>
      <w:bookmarkEnd w:id="23"/>
    </w:p>
    <w:p w14:paraId="02F2070F" w14:textId="77777777" w:rsidR="00197D5A" w:rsidRPr="000E47C0" w:rsidRDefault="00197D5A" w:rsidP="00197D5A">
      <w:pPr>
        <w:pStyle w:val="Heading2"/>
        <w:rPr>
          <w:color w:val="auto"/>
          <w:lang w:val="sv-SE"/>
        </w:rPr>
      </w:pPr>
      <w:bookmarkStart w:id="24" w:name="_Toc236064021"/>
      <w:r w:rsidRPr="000E47C0">
        <w:rPr>
          <w:color w:val="auto"/>
          <w:lang w:val="sv-SE"/>
        </w:rPr>
        <w:t>1. Thực trạng các đơn vị đăng kiểm XCG trên địa bàn tỉnh</w:t>
      </w:r>
      <w:bookmarkEnd w:id="24"/>
      <w:r w:rsidRPr="000E47C0">
        <w:rPr>
          <w:color w:val="auto"/>
          <w:lang w:val="sv-SE"/>
        </w:rPr>
        <w:t xml:space="preserve"> </w:t>
      </w:r>
    </w:p>
    <w:p w14:paraId="1A057A1B" w14:textId="77777777" w:rsidR="00197D5A" w:rsidRPr="000E47C0" w:rsidRDefault="00197D5A" w:rsidP="00197D5A">
      <w:pPr>
        <w:rPr>
          <w:szCs w:val="28"/>
          <w:lang w:val="sv-SE"/>
        </w:rPr>
      </w:pPr>
      <w:r w:rsidRPr="000E47C0">
        <w:rPr>
          <w:szCs w:val="28"/>
          <w:lang w:val="sv-SE"/>
        </w:rPr>
        <w:t xml:space="preserve">a) Hiện nay toàn tỉnh Quảng Ngãi (mới) có 5 đơn vị đăng kiểm, gồm: 2 trung tâm đăng kiểm XCG công lập (7601S, 8201S) 3 trung tâm ngoài công lập (7602D, 7603D và 7604D). Riêng địa bàn phía Tây tỉnh Quảng Ngãi (tỉnh Kon Tum cũ) chỉ có duy nhất 1 trung tâm công lập (8201S), gồm 1 chuyền đăng kiểm, đơn vị này đang tiến hành các thủ tục cổ phần hoá từ năm 2020 nhưng chưa hoàn thành; hiện nay quy mô, lưu lượng hoạt động của Trung tâm Đăng kiểm 8201S còn thấp, chưa đáp ứng được nhu cầu nên dẫn đến rất nhiều chủ phương tiện đã đưa xe đi đăng kiểm tại tỉnh Gia Lai cũ (cự ly di chuyển từ đơn vị hành chính xa nhất phía Tây tỉnh Quảng Ngãi đến tỉnh Gia Lai khoảng 200km). </w:t>
      </w:r>
    </w:p>
    <w:p w14:paraId="5F2A255E" w14:textId="77777777" w:rsidR="00197D5A" w:rsidRPr="000E47C0" w:rsidRDefault="00197D5A" w:rsidP="00197D5A">
      <w:pPr>
        <w:rPr>
          <w:szCs w:val="28"/>
          <w:lang w:val="sv-SE"/>
        </w:rPr>
      </w:pPr>
      <w:r w:rsidRPr="000E47C0">
        <w:rPr>
          <w:szCs w:val="28"/>
          <w:lang w:val="sv-SE"/>
        </w:rPr>
        <w:t>b) Theo Báo cáo của Sở Xây dựng tỉnh Quảng Ngãi tại Văn bản số 1457/SXD-VTPT ngày 12/9/2025, trong giai đoạn từ năm 2022 đến 8 tháng đầu năm 2025, số lượt kiểm định trung bình trong 1 ngày của Trung tâm Đăng kiểm XCG 8201S chỉ đạt khoảng từ 40 đến 60 phương tiện. Qua khảo sát thực tế, đơn vị này chỉ có 1 chuyền đăng kiểm, nên không thể đáp ứng được nhu cầu đăng kiểm của chủ phương tiện trên địa bàn khu vực phía Tây tỉnh Quảng Ngãi.</w:t>
      </w:r>
    </w:p>
    <w:p w14:paraId="5F2A255E" w14:textId="77777777" w:rsidR="00197D5A" w:rsidRPr="000E47C0" w:rsidRDefault="00197D5A" w:rsidP="00197D5A">
      <w:pPr>
        <w:rPr>
          <w:szCs w:val="28"/>
          <w:lang w:val="sv-SE"/>
        </w:rPr>
      </w:pPr>
      <w:ins w:id="1040" w:author="Nội dung bổ sung (Claude)" w:date="2026-10-21T09:21:43Z">
        <w:r w:rsidRPr="000E47C0">
          <w:rPr>
            <w:szCs w:val="28"/>
            <w:lang w:val="sv-SE"/>
          </w:rPr>
          <w:t xml:space="preserve">c) Ngày 14 tháng 8 năm 2026, Sở Xây dựng có Văn bản số 6298/SXD-QHKT về hồ sơ đề nghị chấp thuận chủ trương đầu tư Trung tâm đăng kiểm xe cơ giới 02 dây chuyền của Công ty TNHH thương mại dịch vụ An Phú Đăk Hà tại xã Đăk Hà (cách phường Đăk Cấm khoảng 20 km); Trung tâm 82.01.S đang thực hiện chuyển đổi theo Nghị định số 373/2026/NĐ-CP ngày 30 tháng 9 năm 2026 của Chính phủ về chuyển đơn vị sự nghiệp công lập thành doanh nghiệp. Giá dịch vụ kiểm định xe cơ giới do Bộ Tài chính quy định thống nhất. Trên cơ sở đó, Đề án phân kỳ đầu tư: Giai đoạn 1 đầu tư 01 dây chuyền kiểm định tổng hợp; dây chuyền thứ hai chỉ đầu tư khi lưu lượng thực tế của dây chuyền giai đoạn 1 đạt từ 90% công suất thiết kế (14.976 lượt/năm) trong 2 năm liên tiếp.</w:t>
        </w:r>
      </w:ins>
    </w:p>
    <w:p w14:paraId="6EE86388" w14:textId="77777777" w:rsidR="00197D5A" w:rsidRPr="000E47C0" w:rsidRDefault="00197D5A" w:rsidP="00197D5A">
      <w:pPr>
        <w:pStyle w:val="Heading2"/>
        <w:rPr>
          <w:color w:val="auto"/>
          <w:lang w:val="sv-SE"/>
        </w:rPr>
      </w:pPr>
      <w:bookmarkStart w:id="25" w:name="_Toc236064022"/>
      <w:r w:rsidRPr="000E47C0">
        <w:rPr>
          <w:color w:val="auto"/>
          <w:lang w:val="sv-SE"/>
        </w:rPr>
        <w:t>2. Về quy mô phương tiện XCG và nhu cầu đăng kiểm khu vực phía Tây tỉnh Quảng Ngãi:</w:t>
      </w:r>
      <w:bookmarkEnd w:id="25"/>
      <w:r w:rsidRPr="000E47C0">
        <w:rPr>
          <w:color w:val="auto"/>
          <w:lang w:val="sv-SE"/>
        </w:rPr>
        <w:t xml:space="preserve"> </w:t>
      </w:r>
    </w:p>
    <w:p w14:paraId="643F572F" w14:textId="77777777" w:rsidR="00197D5A" w:rsidRPr="000E47C0" w:rsidRDefault="00197D5A" w:rsidP="00197D5A">
      <w:pPr>
        <w:rPr>
          <w:lang w:val="nl-NL"/>
        </w:rPr>
      </w:pPr>
      <w:r w:rsidRPr="000E47C0">
        <w:rPr>
          <w:szCs w:val="28"/>
          <w:lang w:val="sv-SE"/>
        </w:rPr>
        <w:t xml:space="preserve">Nhu cầu đăng kiểm XCG của người dân trên địa bàn phía Tây tỉnh Quảng Ngãi rất lớn. </w:t>
      </w:r>
      <w:r w:rsidRPr="000E47C0">
        <w:rPr>
          <w:lang w:val="nl-NL"/>
        </w:rPr>
        <w:t xml:space="preserve">Qua khảo sát số liệu tháng 3/2026, hiện nay trên địa bàn khu vực phía Tây tỉnh Quảng Ngãi (tỉnh Kon Tum cũ) có khoảng </w:t>
      </w:r>
      <w:r w:rsidRPr="000E47C0">
        <w:rPr>
          <w:b/>
          <w:bCs/>
          <w:lang w:val="nl-NL"/>
        </w:rPr>
        <w:t>36.127</w:t>
      </w:r>
      <w:r w:rsidRPr="000E47C0">
        <w:rPr>
          <w:lang w:val="nl-NL"/>
        </w:rPr>
        <w:t xml:space="preserve"> phương tiện ô tô các loại</w:t>
      </w:r>
      <w:r w:rsidRPr="000E47C0">
        <w:rPr>
          <w:rStyle w:val="FootnoteReference"/>
          <w:rFonts w:asciiTheme="majorHAnsi" w:hAnsiTheme="majorHAnsi" w:cstheme="majorHAnsi"/>
          <w:szCs w:val="28"/>
          <w:lang w:val="nl-NL"/>
        </w:rPr>
        <w:footnoteReference w:id="8"/>
      </w:r>
      <w:r w:rsidRPr="000E47C0">
        <w:rPr>
          <w:lang w:val="nl-NL"/>
        </w:rPr>
        <w:t xml:space="preserve"> (bao gồm các loại xe: Xe con, xe khách, xe buýt, xe taxi, xe tải và các phương tiện xe cá nhân khác), ngoài ra còn chưa tính đến số phương tiện đăng ký ngoài tỉnh, phương tiện vãng lai hoạt động tại khu vực. Với đặc điểm địa lý khu vực phía Tây tỉnh Quảng Ngãi rất lớn, địa hình phức tạp, đường xá đi lại khó khăn nên việc thành lập thêm mới 1 đơn vị đăng kiểm XCG trực thuộc Trường là hết sức cần thiết.</w:t>
      </w:r>
    </w:p>
    <w:p w14:paraId="49266F6F" w14:textId="77777777" w:rsidR="00197D5A" w:rsidRPr="000E47C0" w:rsidRDefault="00197D5A" w:rsidP="00197D5A">
      <w:pPr>
        <w:pStyle w:val="Heading4"/>
        <w:rPr>
          <w:color w:val="auto"/>
        </w:rPr>
      </w:pPr>
      <w:bookmarkStart w:id="26" w:name="_Toc236064023"/>
      <w:r w:rsidRPr="000E47C0">
        <w:rPr>
          <w:color w:val="auto"/>
        </w:rPr>
        <w:t>Phần II</w:t>
      </w:r>
      <w:bookmarkEnd w:id="26"/>
    </w:p>
    <w:p w14:paraId="628DE2F1" w14:textId="77777777" w:rsidR="00197D5A" w:rsidRPr="000E47C0" w:rsidRDefault="00197D5A" w:rsidP="00897C49">
      <w:pPr>
        <w:pStyle w:val="Heading4"/>
        <w:rPr>
          <w:color w:val="auto"/>
        </w:rPr>
      </w:pPr>
      <w:bookmarkStart w:id="27" w:name="_Toc236064024"/>
      <w:r w:rsidRPr="000E47C0">
        <w:rPr>
          <w:color w:val="auto"/>
        </w:rPr>
        <w:t>NỘI DUNG CỦA ĐỀ ÁN</w:t>
      </w:r>
      <w:bookmarkEnd w:id="27"/>
    </w:p>
    <w:p w14:paraId="78482DC9" w14:textId="77777777" w:rsidR="00CB6A82" w:rsidRPr="000E47C0" w:rsidRDefault="00CB6A82" w:rsidP="00CB6A82">
      <w:pPr>
        <w:pStyle w:val="Heading1"/>
        <w:rPr>
          <w:color w:val="auto"/>
          <w:sz w:val="10"/>
          <w:szCs w:val="14"/>
          <w:lang w:val="nl-NL"/>
        </w:rPr>
      </w:pPr>
    </w:p>
    <w:p w14:paraId="041169FD" w14:textId="77777777" w:rsidR="00197D5A" w:rsidRPr="000E47C0" w:rsidRDefault="00197D5A" w:rsidP="00197D5A">
      <w:pPr>
        <w:pStyle w:val="Heading1"/>
        <w:rPr>
          <w:color w:val="auto"/>
          <w:lang w:val="sv-SE"/>
        </w:rPr>
      </w:pPr>
      <w:bookmarkStart w:id="28" w:name="_Toc236064025"/>
      <w:r w:rsidRPr="000E47C0">
        <w:rPr>
          <w:color w:val="auto"/>
          <w:lang w:val="sv-SE"/>
        </w:rPr>
        <w:t>I. MỤC TIÊU, QUAN ĐIỂM XÂY DỰNG ĐỀ ÁN</w:t>
      </w:r>
      <w:bookmarkEnd w:id="28"/>
    </w:p>
    <w:p w14:paraId="2B1BCD07" w14:textId="77777777" w:rsidR="00197D5A" w:rsidRPr="000E47C0" w:rsidRDefault="00197D5A" w:rsidP="00197D5A">
      <w:pPr>
        <w:pStyle w:val="Heading2"/>
        <w:rPr>
          <w:color w:val="auto"/>
          <w:lang w:val="nl-NL"/>
        </w:rPr>
      </w:pPr>
      <w:bookmarkStart w:id="29" w:name="_Toc236064026"/>
      <w:r w:rsidRPr="000E47C0">
        <w:rPr>
          <w:color w:val="auto"/>
          <w:lang w:val="nl-NL"/>
        </w:rPr>
        <w:t>1. Mục tiêu chung</w:t>
      </w:r>
      <w:bookmarkEnd w:id="29"/>
    </w:p>
    <w:p w14:paraId="64954F45" w14:textId="77777777" w:rsidR="00197D5A" w:rsidRPr="000E47C0" w:rsidRDefault="00197D5A" w:rsidP="00197D5A">
      <w:pPr>
        <w:rPr>
          <w:bCs/>
          <w:lang w:val="nl-BE"/>
        </w:rPr>
      </w:pPr>
      <w:r w:rsidRPr="000E47C0">
        <w:rPr>
          <w:lang w:val="nl-NL"/>
        </w:rPr>
        <w:t xml:space="preserve">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1009" w:author="Nội dung điều chỉnh (Claude)" w:date="2026-10-21T09:21:33Z">
        <w:r w:rsidRPr="000E47C0">
          <w:rPr>
            <w:lang w:val="nl-NL"/>
          </w:rPr>
          <w:delText xml:space="preserve">tham gia góp vốn bằng tài sản được cơ quan có thẩm quyền cho phép sử dụng để góp vốn theo quy định của pháp luật</w:delText>
        </w:r>
      </w:del>
      <w:ins w:id="1010" w:author="Nội dung điều chỉnh (Claude)" w:date="2026-10-21T09:21:33Z">
        <w:r w:rsidRPr="000E47C0">
          <w:rPr>
            <w:lang w:val="nl-NL"/>
          </w:rPr>
          <w:t xml:space="preserve">tham gia góp vốn bằng tiền theo quy định của pháp luật (không góp vốn bằng quyền sử dụng đất)</w:t>
        </w:r>
      </w:ins>
      <w:r w:rsidRPr="000E47C0">
        <w:rPr>
          <w:lang w:val="nl-NL"/>
        </w:rPr>
        <w:t xml:space="preserve">. Công ty đầu tư, quản trị và điều hành hoạt động Trung tâm Đăng kiểm xe cơ giới nhằm k</w:t>
      </w:r>
      <w:r w:rsidRPr="000E47C0">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4F0F0014" w14:textId="77777777" w:rsidR="00197D5A" w:rsidRPr="000E47C0" w:rsidRDefault="00197D5A" w:rsidP="00197D5A">
      <w:pPr>
        <w:pStyle w:val="Heading2"/>
        <w:rPr>
          <w:color w:val="auto"/>
          <w:lang w:val="nl-BE"/>
        </w:rPr>
      </w:pPr>
      <w:bookmarkStart w:id="30" w:name="_Toc236064027"/>
      <w:r w:rsidRPr="000E47C0">
        <w:rPr>
          <w:color w:val="auto"/>
          <w:lang w:val="nl-BE"/>
        </w:rPr>
        <w:t>2. Mục tiêu cụ thể</w:t>
      </w:r>
      <w:bookmarkEnd w:id="30"/>
    </w:p>
    <w:p w14:paraId="0D82DC54" w14:textId="30BDBB6D" w:rsidR="00197D5A" w:rsidRPr="000E47C0" w:rsidRDefault="00197D5A" w:rsidP="00197D5A">
      <w:pPr>
        <w:rPr>
          <w:b/>
          <w:bCs/>
          <w:lang w:val="nl-BE"/>
        </w:rPr>
      </w:pPr>
      <w:r w:rsidRPr="000E47C0">
        <w:rPr>
          <w:bCs/>
          <w:lang w:val="nl-BE"/>
        </w:rPr>
        <w:t xml:space="preserve">Thành lập và đưa Công ty TNHH Đăng kiểm Cao đẳng Kon Tum và đơn vị trực thuộc là Trung tâm Đăng kiểm xe cơ giới đi vào hoạt động </w:t>
      </w:r>
      <w:del w:id="1021" w:author="Nội dung điều chỉnh (Claude)" w:date="2026-10-21T09:21:34Z">
        <w:r w:rsidRPr="000E47C0">
          <w:rPr>
            <w:b/>
            <w:lang w:val="nl-BE"/>
          </w:rPr>
          <w:delText>từ Quý IV/2027</w:delText>
        </w:r>
      </w:del>
      <w:ins w:id="1022" w:author="Nội dung điều chỉnh (Claude)" w:date="2026-10-21T09:21:34Z">
        <w:r w:rsidRPr="000E47C0">
          <w:rPr>
            <w:b/>
            <w:lang w:val="nl-BE"/>
          </w:rPr>
          <w:t xml:space="preserve">từ Quý III năm 2028</w:t>
        </w:r>
      </w:ins>
      <w:r w:rsidRPr="000E47C0">
        <w:rPr>
          <w:bCs/>
          <w:lang w:val="nl-BE"/>
        </w:rPr>
        <w:t>, trong đó tập trung vào các nhiệm vụ chính:</w:t>
      </w:r>
    </w:p>
    <w:p w14:paraId="704B4CEB" w14:textId="77777777" w:rsidR="00197D5A" w:rsidRPr="000E47C0" w:rsidRDefault="00197D5A" w:rsidP="00197D5A">
      <w:pPr>
        <w:rPr>
          <w:bCs/>
          <w:lang w:val="nl-BE"/>
        </w:rPr>
      </w:pPr>
      <w:r w:rsidRPr="000E47C0">
        <w:rPr>
          <w:b/>
          <w:lang w:val="nl-BE"/>
        </w:rPr>
        <w:t>a) Về pháp lý:</w:t>
      </w:r>
      <w:r w:rsidRPr="000E47C0">
        <w:rPr>
          <w:bCs/>
          <w:lang w:val="nl-BE"/>
        </w:rPr>
        <w:t xml:space="preserve"> Bảo đảm chủ trương, đường lối của Đảng, chính sách, pháp luật của Nhà nước</w:t>
      </w:r>
      <w:r w:rsidRPr="000E47C0">
        <w:t xml:space="preserve"> </w:t>
      </w:r>
      <w:r w:rsidRPr="000E47C0">
        <w:rPr>
          <w:bCs/>
          <w:lang w:val="nl-BE"/>
        </w:rPr>
        <w:t>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13D2BB60" w14:textId="77777777" w:rsidR="00197D5A" w:rsidRPr="000E47C0" w:rsidRDefault="00197D5A" w:rsidP="00197D5A">
      <w:pPr>
        <w:rPr>
          <w:bCs/>
          <w:lang w:val="nl-BE"/>
        </w:rPr>
      </w:pPr>
      <w:r w:rsidRPr="000E47C0">
        <w:rPr>
          <w:b/>
          <w:lang w:val="nl-BE"/>
        </w:rPr>
        <w:t>b) Về thể chế:</w:t>
      </w:r>
      <w:r w:rsidRPr="000E47C0">
        <w:rPr>
          <w:bCs/>
          <w:lang w:val="nl-BE"/>
        </w:rPr>
        <w:t xml:space="preserve"> Hoàn thành các thủ tục thành lập Công ty, lập Dự án đầu tư, ban hành Điều lệ, Quy chế nội bộ Công ty.</w:t>
      </w:r>
    </w:p>
    <w:p w14:paraId="166B09D9" w14:textId="77777777" w:rsidR="00197D5A" w:rsidRPr="000E47C0" w:rsidRDefault="00197D5A" w:rsidP="00197D5A">
      <w:pPr>
        <w:rPr>
          <w:bCs/>
          <w:lang w:val="nl-BE"/>
        </w:rPr>
      </w:pPr>
      <w:r w:rsidRPr="000E47C0">
        <w:rPr>
          <w:b/>
          <w:lang w:val="nl-BE"/>
        </w:rPr>
        <w:t>c) Về đầu tư:</w:t>
      </w:r>
      <w:r w:rsidRPr="000E47C0">
        <w:rPr>
          <w:bCs/>
          <w:lang w:val="nl-BE"/>
        </w:rPr>
        <w:t xml:space="preserve"> </w:t>
      </w:r>
      <w:r w:rsidRPr="000E47C0">
        <w:rPr>
          <w:lang w:val="nl-BE"/>
        </w:rPr>
        <w:t xml:space="preserve">Chuẩn bị đầy đủ các điều kiện về cơ sở vật chất hiện có của Trường; tổ chức huy động, thu hút nhà đầu tư tham gia đầu tư xây dựng cơ sở vật chất, </w:t>
      </w:r>
      <w:del w:id="1013" w:author="Nội dung điều chỉnh (Claude)" w:date="2026-10-21T09:21:34Z">
        <w:r w:rsidRPr="000E47C0">
          <w:rPr>
            <w:lang w:val="nl-BE"/>
          </w:rPr>
          <w:delText xml:space="preserve">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014" w:author="Nội dung điều chỉnh (Claude)" w:date="2026-10-21T09:21:34Z">
        <w:r w:rsidRPr="000E47C0">
          <w:rPr>
            <w:lang w:val="nl-B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(14.976 lượt/năm) trong 2 năm liên tiếp.</w:t>
        </w:r>
      </w:ins>
    </w:p>
    <w:p w14:paraId="2365979C" w14:textId="77DDFF91" w:rsidR="00197D5A" w:rsidRPr="000E47C0" w:rsidRDefault="00197D5A" w:rsidP="00197D5A">
      <w:pPr>
        <w:rPr>
          <w:bCs/>
          <w:lang w:val="nl-BE"/>
        </w:rPr>
      </w:pPr>
      <w:r w:rsidRPr="000E47C0">
        <w:rPr>
          <w:b/>
          <w:lang w:val="nl-BE"/>
        </w:rPr>
        <w:t xml:space="preserve">d) Về tài chính: </w:t>
      </w:r>
      <w:r w:rsidRPr="000E47C0">
        <w:rPr>
          <w:bCs/>
          <w:lang w:val="nl-BE"/>
        </w:rPr>
        <w:t xml:space="preserve">Tăng cường công tác quản lý tài chính Công ty, </w:t>
      </w:r>
      <w:del w:id="1015" w:author="Nội dung điều chỉnh (Claude)" w:date="2026-10-21T09:21:34Z">
        <w:r w:rsidRPr="000E47C0">
          <w:rPr>
            <w:bCs/>
            <w:lang w:val="nl-BE"/>
          </w:rPr>
          <w:delText xml:space="preserve">bảo đảm doanh thu năm thứ nhất đạt trên 6.635 triệu đồng, doanh thu tăng dần qua các năm, lãi tăng ổn định, thời gian hoàn vốn đầu tư dự kiến khoảng 5,2 năm</w:delText>
        </w:r>
      </w:del>
      <w:ins w:id="1016" w:author="Nội dung điều chỉnh (Claude)" w:date="2026-10-21T09:21:34Z">
        <w:r w:rsidRPr="000E47C0">
          <w:rPr>
            <w:bCs/>
            <w:lang w:val="nl-BE"/>
          </w:rPr>
          <w:t xml:space="preserve">bảo đảm doanh thu, lợi nhuận và thời gian hoàn vốn theo phương án phân kỳ đầu tư: có lãi từ năm thứ 3 hoạt động, thời gian hoàn vốn dự kiến khoảng 8,5 năm</w:t>
        </w:r>
      </w:ins>
      <w:r w:rsidRPr="000E47C0">
        <w:rPr>
          <w:bCs/>
          <w:lang w:val="nl-BE"/>
        </w:rPr>
        <w:t xml:space="preserve">.</w:t>
      </w:r>
    </w:p>
    <w:p w14:paraId="0B7603FB" w14:textId="77777777" w:rsidR="00197D5A" w:rsidRPr="000E47C0" w:rsidRDefault="00197D5A" w:rsidP="00197D5A">
      <w:pPr>
        <w:rPr>
          <w:bCs/>
          <w:lang w:val="nl-BE"/>
        </w:rPr>
      </w:pPr>
      <w:r w:rsidRPr="000E47C0">
        <w:rPr>
          <w:b/>
          <w:lang w:val="nl-BE"/>
        </w:rPr>
        <w:t>đ) Về tài sản công:</w:t>
      </w:r>
      <w:r w:rsidRPr="000E47C0">
        <w:rPr>
          <w:bCs/>
          <w:lang w:val="nl-BE"/>
        </w:rPr>
        <w:t xml:space="preserve"> Phần vốn, tài sản công của nhà nước được bảo toàn, không để mất đất, mất tài sản và được khai thác có hiệu quả.</w:t>
      </w:r>
    </w:p>
    <w:p w14:paraId="49837286" w14:textId="77777777" w:rsidR="00197D5A" w:rsidRPr="000E47C0" w:rsidRDefault="00197D5A" w:rsidP="00197D5A">
      <w:pPr>
        <w:rPr>
          <w:lang w:val="nl-BE"/>
        </w:rPr>
      </w:pPr>
      <w:r w:rsidRPr="000E47C0">
        <w:rPr>
          <w:b/>
          <w:lang w:val="nl-BE"/>
        </w:rPr>
        <w:t xml:space="preserve">e) Về nhân lực: </w:t>
      </w:r>
      <w:r w:rsidRPr="000E47C0">
        <w:rPr>
          <w:bCs/>
          <w:lang w:val="nl-BE"/>
        </w:rPr>
        <w:t xml:space="preserve">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52CD5D50" w14:textId="77777777" w:rsidR="00197D5A" w:rsidRPr="000E47C0" w:rsidRDefault="00197D5A" w:rsidP="00197D5A">
      <w:pPr>
        <w:rPr>
          <w:lang w:val="nl-BE"/>
        </w:rPr>
      </w:pPr>
      <w:r w:rsidRPr="000E47C0">
        <w:rPr>
          <w:b/>
          <w:bCs/>
          <w:lang w:val="nl-BE"/>
        </w:rPr>
        <w:t>g) Về quản trị:</w:t>
      </w:r>
      <w:r w:rsidRPr="000E47C0">
        <w:rPr>
          <w:lang w:val="nl-BE"/>
        </w:rPr>
        <w:t xml:space="preserve"> Phân định rõ quyền, trách nhiệm và cơ chế kiểm soát gắn với giải trình của nhà trường, Hội đồng thành viên, Giám đốc, Kiểm soát viên Công ty ngay từ khi thành lập và đi vào hoạt động.</w:t>
      </w:r>
    </w:p>
    <w:p w14:paraId="2B81AFB7" w14:textId="77777777" w:rsidR="00197D5A" w:rsidRPr="000E47C0" w:rsidRDefault="00197D5A" w:rsidP="00197D5A">
      <w:pPr>
        <w:rPr>
          <w:lang w:val="nl-BE"/>
        </w:rPr>
      </w:pPr>
      <w:r w:rsidRPr="000E47C0">
        <w:rPr>
          <w:b/>
          <w:bCs/>
          <w:lang w:val="nl-BE"/>
        </w:rPr>
        <w:t xml:space="preserve">h) Về rủi ro: </w:t>
      </w:r>
      <w:r w:rsidRPr="000E47C0">
        <w:rPr>
          <w:lang w:val="nl-BE"/>
        </w:rPr>
        <w:t>Giảm thiểu rủi ro, không để xảy ra rủi ro pháp lý hoặc tài chính mức "rất cao" trong 3 năm đầu vận hành.</w:t>
      </w:r>
    </w:p>
    <w:p w14:paraId="293EB74E" w14:textId="77777777" w:rsidR="00197D5A" w:rsidRPr="000E47C0" w:rsidRDefault="00197D5A" w:rsidP="00197D5A">
      <w:pPr>
        <w:rPr>
          <w:lang w:val="nl-BE"/>
        </w:rPr>
      </w:pPr>
      <w:r w:rsidRPr="000E47C0">
        <w:rPr>
          <w:b/>
          <w:bCs/>
          <w:lang w:val="nl-BE"/>
        </w:rPr>
        <w:t xml:space="preserve">i) Về mở rộng và phát triển: </w:t>
      </w:r>
      <w:r w:rsidRPr="000E47C0">
        <w:rPr>
          <w:lang w:val="nl-BE"/>
        </w:rPr>
        <w:t>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660AEB2C" w14:textId="77777777" w:rsidR="00197D5A" w:rsidRPr="000E47C0" w:rsidRDefault="00197D5A" w:rsidP="00197D5A">
      <w:pPr>
        <w:pStyle w:val="Heading1"/>
        <w:rPr>
          <w:color w:val="auto"/>
          <w:lang w:val="nl-BE"/>
        </w:rPr>
      </w:pPr>
      <w:bookmarkStart w:id="31" w:name="_Toc236064028"/>
      <w:r w:rsidRPr="000E47C0">
        <w:rPr>
          <w:color w:val="auto"/>
          <w:lang w:val="nl-BE"/>
        </w:rPr>
        <w:t>II. THÔNG TIN CHUNG VỀ DOANH NGHIỆP VÀ CƠ SỞ ĐĂNG KIỂM</w:t>
      </w:r>
      <w:bookmarkEnd w:id="31"/>
    </w:p>
    <w:p w14:paraId="4BECEDE5" w14:textId="77777777" w:rsidR="00E166F4" w:rsidRPr="000E47C0" w:rsidRDefault="00197D5A" w:rsidP="00197D5A">
      <w:pPr>
        <w:rPr>
          <w:lang w:val="nl-BE"/>
        </w:rPr>
      </w:pPr>
      <w:r w:rsidRPr="000E47C0">
        <w:rPr>
          <w:b/>
          <w:lang w:val="nl-BE"/>
        </w:rPr>
        <w:t>1. Tên đầy đủ:</w:t>
      </w:r>
      <w:r w:rsidRPr="000E47C0">
        <w:rPr>
          <w:lang w:val="nl-BE"/>
        </w:rPr>
        <w:t xml:space="preserve"> </w:t>
      </w:r>
    </w:p>
    <w:p w14:paraId="5B6F4E25" w14:textId="77777777" w:rsidR="00197D5A" w:rsidRPr="000E47C0" w:rsidRDefault="00E166F4" w:rsidP="00197D5A">
      <w:pPr>
        <w:rPr>
          <w:b/>
          <w:bCs/>
          <w:lang w:val="nl-BE"/>
        </w:rPr>
      </w:pPr>
      <w:r w:rsidRPr="000E47C0">
        <w:rPr>
          <w:lang w:val="nl-BE"/>
        </w:rPr>
        <w:t xml:space="preserve">Tên công ty quản trị, điều hành: </w:t>
      </w:r>
      <w:r w:rsidRPr="000E47C0">
        <w:rPr>
          <w:b/>
          <w:bCs/>
          <w:lang w:val="nl-BE"/>
        </w:rPr>
        <w:t>Công ty TNHH Đăng kiểm Cao đẳng Kon Tum</w:t>
      </w:r>
    </w:p>
    <w:p w14:paraId="5815C71E" w14:textId="77777777" w:rsidR="00E166F4" w:rsidRPr="000E47C0" w:rsidRDefault="00E166F4" w:rsidP="00197D5A">
      <w:pPr>
        <w:rPr>
          <w:b/>
          <w:bCs/>
          <w:lang w:val="nl-BE"/>
        </w:rPr>
      </w:pPr>
      <w:r w:rsidRPr="000E47C0">
        <w:rPr>
          <w:lang w:val="nl-BE"/>
        </w:rPr>
        <w:t>Tên cơ sở đăng kiểm:</w:t>
      </w:r>
      <w:r w:rsidRPr="000E47C0">
        <w:rPr>
          <w:b/>
          <w:bCs/>
          <w:lang w:val="nl-BE"/>
        </w:rPr>
        <w:t xml:space="preserve"> Trung tâm Đăng kiểm xe cơ giới </w:t>
      </w:r>
    </w:p>
    <w:p w14:paraId="5684B665" w14:textId="77777777" w:rsidR="00197D5A" w:rsidRPr="000E47C0" w:rsidRDefault="00197D5A" w:rsidP="00197D5A">
      <w:pPr>
        <w:rPr>
          <w:bCs/>
          <w:lang w:val="nl-BE"/>
        </w:rPr>
      </w:pPr>
      <w:r w:rsidRPr="000E47C0">
        <w:rPr>
          <w:lang w:val="nl-BE"/>
        </w:rPr>
        <w:t>Mã cơ sở đăng kiểm XCG (gắn với tên cơ sở đăng kiểm): D</w:t>
      </w:r>
      <w:r w:rsidRPr="000E47C0">
        <w:rPr>
          <w:bCs/>
          <w:lang w:val="nl-BE"/>
        </w:rPr>
        <w:t>o cơ quan quản lý nhà nước lĩnh vực quy định.</w:t>
      </w:r>
    </w:p>
    <w:p w14:paraId="3C561B21" w14:textId="77777777" w:rsidR="005E27A4" w:rsidRPr="000E47C0" w:rsidRDefault="00197D5A" w:rsidP="00197D5A">
      <w:pPr>
        <w:rPr>
          <w:lang w:val="nl-BE"/>
        </w:rPr>
      </w:pPr>
      <w:r w:rsidRPr="000E47C0">
        <w:rPr>
          <w:b/>
          <w:bCs/>
          <w:lang w:val="nl-BE"/>
        </w:rPr>
        <w:t>2. Loại hình:</w:t>
      </w:r>
      <w:r w:rsidRPr="000E47C0">
        <w:rPr>
          <w:lang w:val="nl-BE"/>
        </w:rPr>
        <w:t xml:space="preserve"> </w:t>
      </w:r>
    </w:p>
    <w:p w14:paraId="4E5BA40B" w14:textId="77777777" w:rsidR="00197D5A" w:rsidRPr="000E47C0" w:rsidRDefault="005E27A4" w:rsidP="00197D5A">
      <w:pPr>
        <w:rPr>
          <w:lang w:val="nl-BE"/>
        </w:rPr>
      </w:pPr>
      <w:r w:rsidRPr="000E47C0">
        <w:rPr>
          <w:lang w:val="nl-BE"/>
        </w:rPr>
        <w:t xml:space="preserve">Công ty quản trị, điều hành: Công ty trách nhiệm hữu hạn hai thành viên trở lên theo Luật Doanh nghiệp ngày 17 tháng 6 năm 2020</w:t>
      </w:r>
      <w:r w:rsidRPr="000E47C0">
        <w:rPr>
          <w:lang w:val="nl-BE"/>
        </w:rPr>
        <w:t xml:space="preserve"> (hợp nhất tại Văn bản hợp nhất số 67/VBHN-VPQH ngày 15 tháng 8 năm 2025)</w:t>
      </w:r>
      <w:r w:rsidRPr="000E47C0">
        <w:rPr>
          <w:lang w:val="nl-BE"/>
        </w:rPr>
        <w:t xml:space="preserve">.</w:t>
      </w:r>
    </w:p>
    <w:p w14:paraId="2CB118C8" w14:textId="77777777" w:rsidR="000F7518" w:rsidRPr="000E47C0" w:rsidRDefault="000F7518" w:rsidP="00197D5A">
      <w:pPr>
        <w:rPr>
          <w:lang w:val="nl-BE"/>
        </w:rPr>
      </w:pPr>
      <w:r w:rsidRPr="000E47C0">
        <w:rPr>
          <w:lang w:val="nl-BE"/>
        </w:rPr>
        <w:t>Cơ sở đăng kiểm: Hoạt động theo mô hình doanh nghiệp.</w:t>
      </w:r>
    </w:p>
    <w:p w14:paraId="211081E1" w14:textId="1AA24335" w:rsidR="00197D5A" w:rsidRPr="000E47C0" w:rsidRDefault="00197D5A" w:rsidP="00197D5A">
      <w:pPr>
        <w:rPr>
          <w:i/>
          <w:iCs/>
          <w:lang w:val="nl-BE"/>
        </w:rPr>
      </w:pPr>
      <w:r w:rsidRPr="000E47C0">
        <w:rPr>
          <w:b/>
          <w:bCs/>
          <w:lang w:val="nl-BE"/>
        </w:rPr>
        <w:t xml:space="preserve">3. Vốn điều lệ: </w:t>
      </w:r>
      <w:del w:id="1002" w:author="Nội dung điều chỉnh (Claude)" w:date="2026-10-21T11:02:42Z">
        <w:r w:rsidRPr="000E47C0">
          <w:rPr>
            <w:lang w:val="nl-BE"/>
          </w:rPr>
          <w:delText xml:space="preserve">22.688,60 triệu đồng </w:delText>
        </w:r>
      </w:del>
      <w:del w:id="1003" w:author="Nội dung điều chỉnh (Claude)" w:date="2026-10-21T11:02:42Z">
        <w:r w:rsidRPr="000E47C0">
          <w:rPr>
            <w:i/>
            <w:iCs/>
            <w:lang w:val="nl-BE"/>
          </w:rPr>
          <w:delText>(bằng chữ: Hai mươi hai tỷ, sáu trăm tám mươi tám triệu, sáu trăm nghìn đồng)</w:delText>
        </w:r>
      </w:del>
      <w:ins w:id="1004" w:author="Nội dung điều chỉnh (Claude)" w:date="2026-10-21T11:02:42Z">
        <w:r w:rsidRPr="000E47C0">
          <w:rPr>
            <w:lang w:val="nl-BE"/>
          </w:rPr>
          <w:t xml:space="preserve">20.456,50 triệu đồng (bằng chữ: Hai mươi tỷ, bốn trăm năm mươi sáu triệu, năm trăm nghìn đồng)</w:t>
        </w:r>
      </w:ins>
    </w:p>
    <w:p w14:paraId="11536AAF" w14:textId="77777777" w:rsidR="00197D5A" w:rsidRPr="000E47C0" w:rsidRDefault="00197D5A" w:rsidP="00197D5A">
      <w:pPr>
        <w:rPr>
          <w:lang w:val="nl-BE"/>
        </w:rPr>
      </w:pPr>
      <w:r w:rsidRPr="000E47C0">
        <w:rPr>
          <w:b/>
          <w:bCs/>
          <w:lang w:val="nl-BE"/>
        </w:rPr>
        <w:t>4. Trụ sở, địa điểm:</w:t>
      </w:r>
      <w:r w:rsidRPr="000E47C0">
        <w:rPr>
          <w:lang w:val="nl-BE"/>
        </w:rPr>
        <w:t xml:space="preserve"> Đường </w:t>
      </w:r>
      <w:bookmarkStart w:id="32" w:name="_Hlk50126379"/>
      <w:r w:rsidRPr="000E47C0">
        <w:rPr>
          <w:lang w:val="nl-BE"/>
        </w:rPr>
        <w:t xml:space="preserve">Võ Nguyên Giáp, phường Đăk Cấm, tỉnh </w:t>
      </w:r>
      <w:bookmarkEnd w:id="32"/>
      <w:r w:rsidRPr="000E47C0">
        <w:rPr>
          <w:lang w:val="nl-BE"/>
        </w:rPr>
        <w:t>Quảng Ngãi (cách ngã tư Trung Tín về phía Đông khoảng 500m).</w:t>
      </w:r>
    </w:p>
    <w:p w14:paraId="48307C2A" w14:textId="77777777" w:rsidR="00197D5A" w:rsidRPr="000E47C0" w:rsidRDefault="00197D5A" w:rsidP="00197D5A">
      <w:pPr>
        <w:rPr>
          <w:lang w:val="nl-BE"/>
        </w:rPr>
      </w:pPr>
      <w:r w:rsidRPr="000E47C0">
        <w:rPr>
          <w:lang w:val="nl-BE"/>
        </w:rPr>
        <w:t xml:space="preserve">Diện tích sử dụng: </w:t>
      </w:r>
      <w:bookmarkStart w:id="33" w:name="_Hlk50126409"/>
      <w:r w:rsidRPr="000E47C0">
        <w:rPr>
          <w:lang w:val="nl-BE"/>
        </w:rPr>
        <w:t>Khoảng 8.500m</w:t>
      </w:r>
      <w:r w:rsidRPr="000E47C0">
        <w:rPr>
          <w:vertAlign w:val="superscript"/>
          <w:lang w:val="nl-BE"/>
        </w:rPr>
        <w:t>2</w:t>
      </w:r>
      <w:bookmarkEnd w:id="33"/>
      <w:r w:rsidRPr="000E47C0">
        <w:rPr>
          <w:lang w:val="nl-BE"/>
        </w:rPr>
        <w:t>. Hiện trạng khu đất: Đất trống, khu đất này đã được Tỉnh giao cho Trường quản lý, sử dụng từ năm 1999.</w:t>
      </w:r>
    </w:p>
    <w:p w14:paraId="071820C4" w14:textId="77777777" w:rsidR="00197D5A" w:rsidRPr="000E47C0" w:rsidRDefault="00197D5A" w:rsidP="00197D5A">
      <w:pPr>
        <w:rPr>
          <w:i/>
          <w:iCs/>
          <w:lang w:val="nl-BE"/>
        </w:rPr>
      </w:pPr>
      <w:r w:rsidRPr="000E47C0">
        <w:rPr>
          <w:b/>
          <w:bCs/>
          <w:lang w:val="nl-BE"/>
        </w:rPr>
        <w:t>5. Thành viên góp vốn chi phối:</w:t>
      </w:r>
      <w:r w:rsidRPr="000E47C0">
        <w:rPr>
          <w:lang w:val="nl-BE"/>
        </w:rPr>
        <w:t xml:space="preserve"> Trường Cao đẳng Kon Tum</w:t>
      </w:r>
      <w:r w:rsidRPr="000E47C0">
        <w:rPr>
          <w:i/>
          <w:iCs/>
          <w:lang w:val="nl-BE"/>
        </w:rPr>
        <w:t xml:space="preserve"> (với tư cách thành viên góp vốn chi phối 51%)</w:t>
      </w:r>
    </w:p>
    <w:p w14:paraId="43ADB9F2" w14:textId="77777777" w:rsidR="00197D5A" w:rsidRPr="000E47C0" w:rsidRDefault="00197D5A" w:rsidP="00197D5A">
      <w:pPr>
        <w:rPr>
          <w:lang w:val="nl-BE"/>
        </w:rPr>
      </w:pPr>
      <w:r w:rsidRPr="000E47C0">
        <w:rPr>
          <w:b/>
          <w:bCs/>
          <w:lang w:val="nl-BE"/>
        </w:rPr>
        <w:t>6. Cơ quan đại diện chủ sở hữu vốn nhà nước:</w:t>
      </w:r>
      <w:r w:rsidRPr="000E47C0">
        <w:rPr>
          <w:lang w:val="nl-BE"/>
        </w:rPr>
        <w:t xml:space="preserve"> UBND tỉnh Quảng Ngãi.</w:t>
      </w:r>
    </w:p>
    <w:p w14:paraId="7AC36256" w14:textId="77777777" w:rsidR="00197D5A" w:rsidRPr="000E47C0" w:rsidRDefault="00197D5A" w:rsidP="00197D5A">
      <w:pPr>
        <w:pStyle w:val="Heading1"/>
        <w:rPr>
          <w:color w:val="auto"/>
          <w:lang w:val="nl-BE"/>
        </w:rPr>
      </w:pPr>
      <w:bookmarkStart w:id="34" w:name="_Toc236064029"/>
      <w:r w:rsidRPr="000E47C0">
        <w:rPr>
          <w:color w:val="auto"/>
          <w:lang w:val="nl-BE"/>
        </w:rPr>
        <w:t>III. CƠ CẤU VỐN ĐIỀU LỆ, THÀNH VIÊN GÓP VỐN</w:t>
      </w:r>
      <w:bookmarkEnd w:id="34"/>
    </w:p>
    <w:p w14:paraId="34A06CE3" w14:textId="77777777" w:rsidR="00197D5A" w:rsidRPr="000E47C0" w:rsidRDefault="00197D5A" w:rsidP="00197D5A">
      <w:pPr>
        <w:pStyle w:val="Heading2"/>
        <w:rPr>
          <w:color w:val="auto"/>
        </w:rPr>
      </w:pPr>
      <w:bookmarkStart w:id="35" w:name="_Toc236064030"/>
      <w:r w:rsidRPr="000E47C0">
        <w:rPr>
          <w:color w:val="auto"/>
        </w:rPr>
        <w:t>1. Cơ cấu vốn điều lệ, thành viên góp vốn</w:t>
      </w:r>
      <w:bookmarkEnd w:id="35"/>
    </w:p>
    <w:p w14:paraId="097E0CD2" w14:textId="77777777" w:rsidR="00197D5A" w:rsidRPr="000E47C0" w:rsidRDefault="00197D5A" w:rsidP="00197D5A">
      <w:pPr>
        <w:pStyle w:val="tnbng"/>
        <w:rPr>
          <w:color w:val="auto"/>
        </w:rPr>
      </w:pPr>
      <w:bookmarkStart w:id="36" w:name="_Toc238544017"/>
      <w:r w:rsidRPr="000E47C0">
        <w:rPr>
          <w:color w:val="auto"/>
        </w:rPr>
        <w:t>Bảng 5. Cơ cấu vốn điều lệ</w:t>
      </w:r>
      <w:bookmarkEnd w:id="36"/>
    </w:p>
    <w:tbl>
      <w:tblPr>
        <w:tblStyle w:val="TableGrid1"/>
        <w:tblW w:w="8926" w:type="dxa"/>
        <w:tblLook w:val="04A0" w:firstRow="1" w:lastRow="0" w:firstColumn="1" w:lastColumn="0" w:noHBand="0" w:noVBand="1"/>
      </w:tblPr>
      <w:tblGrid>
        <w:gridCol w:w="706"/>
        <w:gridCol w:w="2521"/>
        <w:gridCol w:w="1300"/>
        <w:gridCol w:w="2456"/>
        <w:gridCol w:w="1943"/>
      </w:tblGrid>
      <w:tr w:rsidR="000E47C0" w:rsidRPr="000E47C0" w14:paraId="6960D1A5" w14:textId="77777777" w:rsidTr="006E5BE0">
        <w:trPr>
          <w:tblHeader/>
        </w:trPr>
        <w:tc>
          <w:tcPr>
            <w:tcW w:w="706" w:type="dxa"/>
            <w:vAlign w:val="center"/>
          </w:tcPr>
          <w:p w14:paraId="43BE8B49" w14:textId="77777777" w:rsidR="00197D5A" w:rsidRPr="000E47C0" w:rsidRDefault="00197D5A" w:rsidP="006047EC">
            <w:pPr>
              <w:spacing w:before="0" w:after="0"/>
              <w:ind w:firstLine="0"/>
              <w:jc w:val="center"/>
              <w:rPr>
                <w:b/>
                <w:bCs/>
                <w:szCs w:val="28"/>
              </w:rPr>
            </w:pPr>
            <w:r w:rsidRPr="000E47C0">
              <w:rPr>
                <w:b/>
                <w:bCs/>
                <w:szCs w:val="28"/>
              </w:rPr>
              <w:t>TT</w:t>
            </w:r>
          </w:p>
        </w:tc>
        <w:tc>
          <w:tcPr>
            <w:tcW w:w="2521" w:type="dxa"/>
            <w:vAlign w:val="center"/>
          </w:tcPr>
          <w:p w14:paraId="7FF255CB" w14:textId="77777777" w:rsidR="00197D5A" w:rsidRPr="000E47C0" w:rsidRDefault="00197D5A" w:rsidP="006047EC">
            <w:pPr>
              <w:spacing w:before="0" w:after="0"/>
              <w:ind w:firstLine="0"/>
              <w:jc w:val="center"/>
              <w:rPr>
                <w:b/>
                <w:bCs/>
                <w:szCs w:val="28"/>
              </w:rPr>
            </w:pPr>
            <w:r w:rsidRPr="000E47C0">
              <w:rPr>
                <w:b/>
                <w:bCs/>
                <w:szCs w:val="28"/>
              </w:rPr>
              <w:t>Thành viên góp vốn</w:t>
            </w:r>
          </w:p>
        </w:tc>
        <w:tc>
          <w:tcPr>
            <w:tcW w:w="1300" w:type="dxa"/>
            <w:vAlign w:val="center"/>
          </w:tcPr>
          <w:p w14:paraId="0ED24AA1" w14:textId="77777777" w:rsidR="00197D5A" w:rsidRPr="000E47C0" w:rsidRDefault="00197D5A" w:rsidP="006047EC">
            <w:pPr>
              <w:spacing w:before="0" w:after="0"/>
              <w:ind w:firstLine="0"/>
              <w:jc w:val="center"/>
              <w:rPr>
                <w:b/>
                <w:bCs/>
                <w:szCs w:val="28"/>
              </w:rPr>
            </w:pPr>
            <w:r w:rsidRPr="000E47C0">
              <w:rPr>
                <w:b/>
                <w:bCs/>
                <w:szCs w:val="28"/>
              </w:rPr>
              <w:t>Hình thức góp</w:t>
            </w:r>
          </w:p>
        </w:tc>
        <w:tc>
          <w:tcPr>
            <w:tcW w:w="2456" w:type="dxa"/>
            <w:vAlign w:val="center"/>
          </w:tcPr>
          <w:p w14:paraId="3485BBF6" w14:textId="77777777" w:rsidR="00197D5A" w:rsidRPr="000E47C0" w:rsidRDefault="00197D5A" w:rsidP="006047EC">
            <w:pPr>
              <w:spacing w:before="0" w:after="0"/>
              <w:ind w:firstLine="0"/>
              <w:jc w:val="center"/>
              <w:rPr>
                <w:b/>
                <w:bCs/>
                <w:szCs w:val="28"/>
              </w:rPr>
            </w:pPr>
            <w:r w:rsidRPr="000E47C0">
              <w:rPr>
                <w:b/>
                <w:bCs/>
                <w:szCs w:val="28"/>
              </w:rPr>
              <w:t xml:space="preserve">Giá trị </w:t>
            </w:r>
          </w:p>
          <w:p w14:paraId="09888C0F" w14:textId="77777777" w:rsidR="00197D5A" w:rsidRPr="000E47C0" w:rsidRDefault="00197D5A" w:rsidP="006047EC">
            <w:pPr>
              <w:spacing w:before="0" w:after="0"/>
              <w:ind w:firstLine="0"/>
              <w:jc w:val="center"/>
              <w:rPr>
                <w:szCs w:val="28"/>
              </w:rPr>
            </w:pPr>
            <w:r w:rsidRPr="000E47C0">
              <w:rPr>
                <w:szCs w:val="28"/>
              </w:rPr>
              <w:t>(triệu đồng)</w:t>
            </w:r>
          </w:p>
        </w:tc>
        <w:tc>
          <w:tcPr>
            <w:tcW w:w="1943" w:type="dxa"/>
            <w:vAlign w:val="center"/>
          </w:tcPr>
          <w:p w14:paraId="5671DE0F" w14:textId="77777777" w:rsidR="00197D5A" w:rsidRPr="000E47C0" w:rsidRDefault="00197D5A" w:rsidP="006047EC">
            <w:pPr>
              <w:spacing w:before="0" w:after="0"/>
              <w:ind w:firstLine="0"/>
              <w:jc w:val="center"/>
              <w:rPr>
                <w:b/>
                <w:bCs/>
                <w:szCs w:val="28"/>
              </w:rPr>
            </w:pPr>
            <w:r w:rsidRPr="000E47C0">
              <w:rPr>
                <w:b/>
                <w:bCs/>
                <w:szCs w:val="28"/>
              </w:rPr>
              <w:t xml:space="preserve">Tỷ lệ </w:t>
            </w:r>
            <w:r w:rsidRPr="000E47C0">
              <w:rPr>
                <w:szCs w:val="28"/>
              </w:rPr>
              <w:t>(%)</w:t>
            </w:r>
          </w:p>
        </w:tc>
      </w:tr>
      <w:tr w:rsidR="000E47C0" w:rsidRPr="000E47C0" w14:paraId="35FFBC64" w14:textId="77777777" w:rsidTr="006E5BE0">
        <w:tc>
          <w:tcPr>
            <w:tcW w:w="706" w:type="dxa"/>
            <w:vAlign w:val="center"/>
          </w:tcPr>
          <w:p w14:paraId="42578BDF" w14:textId="77777777" w:rsidR="004770DF" w:rsidRPr="000E47C0" w:rsidRDefault="004770DF" w:rsidP="004770DF">
            <w:pPr>
              <w:spacing w:before="0" w:after="0"/>
              <w:ind w:firstLine="0"/>
              <w:jc w:val="center"/>
              <w:rPr>
                <w:b/>
                <w:bCs/>
                <w:szCs w:val="28"/>
              </w:rPr>
            </w:pPr>
            <w:r w:rsidRPr="000E47C0">
              <w:rPr>
                <w:b/>
                <w:bCs/>
                <w:szCs w:val="28"/>
              </w:rPr>
              <w:t>1</w:t>
            </w:r>
          </w:p>
        </w:tc>
        <w:tc>
          <w:tcPr>
            <w:tcW w:w="2521" w:type="dxa"/>
            <w:vAlign w:val="center"/>
          </w:tcPr>
          <w:p w14:paraId="339DB730" w14:textId="77777777" w:rsidR="004770DF" w:rsidRPr="000E47C0" w:rsidRDefault="004770DF" w:rsidP="004770DF">
            <w:pPr>
              <w:spacing w:before="0" w:after="0"/>
              <w:ind w:firstLine="0"/>
              <w:rPr>
                <w:b/>
                <w:bCs/>
                <w:szCs w:val="28"/>
              </w:rPr>
            </w:pPr>
            <w:r w:rsidRPr="000E47C0">
              <w:rPr>
                <w:b/>
                <w:bCs/>
                <w:szCs w:val="28"/>
              </w:rPr>
              <w:t>Trường Cao đẳng Kon Tum (đại diện vốn nhà nước)</w:t>
            </w:r>
          </w:p>
        </w:tc>
        <w:tc>
          <w:tcPr>
            <w:tcW w:w="1300" w:type="dxa"/>
            <w:vAlign w:val="center"/>
          </w:tcPr>
          <w:p w14:paraId="448989B9" w14:textId="77777777" w:rsidR="004770DF" w:rsidRPr="000E47C0" w:rsidRDefault="004770DF" w:rsidP="004770DF">
            <w:pPr>
              <w:spacing w:before="0" w:after="0"/>
              <w:ind w:firstLine="0"/>
              <w:jc w:val="center"/>
              <w:rPr>
                <w:b/>
                <w:bCs/>
                <w:szCs w:val="28"/>
              </w:rPr>
            </w:pPr>
          </w:p>
        </w:tc>
        <w:tc>
          <w:tcPr>
            <w:tcW w:w="2456" w:type="dxa"/>
            <w:vAlign w:val="center"/>
          </w:tcPr>
          <w:p w14:paraId="6B755D83" w14:textId="5DF90086" w:rsidR="004770DF" w:rsidRPr="000E47C0" w:rsidRDefault="004770DF" w:rsidP="004770DF">
            <w:pPr>
              <w:spacing w:before="0" w:after="0"/>
              <w:ind w:firstLine="0"/>
              <w:jc w:val="center"/>
              <w:rPr>
                <w:b/>
                <w:bCs/>
                <w:szCs w:val="28"/>
              </w:rPr>
            </w:pPr>
            <w:del w:id="1010" w:author="Nội dung điều chỉnh (Claude)" w:date="2026-10-21T11:02:43Z">
              <w:r w:rsidRPr="000E47C0">
                <w:rPr>
                  <w:b/>
                  <w:bCs/>
                  <w:szCs w:val="28"/>
                </w:rPr>
                <w:delText>11.571,19</w:delText>
              </w:r>
            </w:del>
            <w:ins w:id="1011" w:author="Nội dung điều chỉnh (Claude)" w:date="2026-10-21T11:02:43Z">
              <w:r w:rsidRPr="000E47C0">
                <w:rPr>
                  <w:b/>
                  <w:bCs/>
                  <w:szCs w:val="28"/>
                </w:rPr>
                <w:t xml:space="preserve">10.432,82</w:t>
              </w:r>
            </w:ins>
          </w:p>
        </w:tc>
        <w:tc>
          <w:tcPr>
            <w:tcW w:w="1943" w:type="dxa"/>
            <w:vAlign w:val="center"/>
          </w:tcPr>
          <w:p w14:paraId="10916C98" w14:textId="77777777" w:rsidR="004770DF" w:rsidRPr="000E47C0" w:rsidRDefault="004770DF" w:rsidP="004770DF">
            <w:pPr>
              <w:spacing w:before="0" w:after="0"/>
              <w:ind w:firstLine="0"/>
              <w:jc w:val="center"/>
              <w:rPr>
                <w:b/>
                <w:bCs/>
                <w:szCs w:val="28"/>
              </w:rPr>
            </w:pPr>
            <w:r w:rsidRPr="000E47C0">
              <w:rPr>
                <w:b/>
                <w:bCs/>
                <w:szCs w:val="28"/>
              </w:rPr>
              <w:t>51,00%</w:t>
            </w:r>
          </w:p>
        </w:tc>
      </w:tr>
      <w:tr w:rsidR="000E47C0" w:rsidRPr="000E47C0" w14:paraId="703736D0" w14:textId="77777777" w:rsidTr="006E5BE0">
        <w:tc>
          <w:tcPr>
            <w:tcW w:w="706" w:type="dxa"/>
            <w:vAlign w:val="center"/>
          </w:tcPr>
          <w:p w14:paraId="54F82DE8" w14:textId="26230716" w:rsidR="004770DF" w:rsidRPr="000E47C0" w:rsidRDefault="004770DF" w:rsidP="004770DF">
            <w:pPr>
              <w:spacing w:before="0" w:after="0"/>
              <w:ind w:firstLine="0"/>
              <w:jc w:val="center"/>
              <w:rPr>
                <w:szCs w:val="28"/>
              </w:rPr>
            </w:pPr>
          </w:p>
        </w:tc>
        <w:tc>
          <w:tcPr>
            <w:tcW w:w="2521" w:type="dxa"/>
            <w:vAlign w:val="center"/>
          </w:tcPr>
          <w:p w14:paraId="5005FDC9" w14:textId="77777777" w:rsidR="004770DF" w:rsidRPr="000E47C0" w:rsidRDefault="004770DF" w:rsidP="004770DF">
            <w:pPr>
              <w:spacing w:before="0" w:after="0"/>
              <w:ind w:firstLine="0"/>
              <w:rPr>
                <w:szCs w:val="28"/>
              </w:rPr>
            </w:pPr>
            <w:del w:id="1019" w:author="Nội dung điều chỉnh (Claude)" w:date="2026-10-21T09:21:34Z">
              <w:r w:rsidRPr="000E47C0">
                <w:rPr>
                  <w:szCs w:val="28"/>
                </w:rPr>
                <w:delText>Tiền từ Quỹ phát triển hoạt động sự nghiệp của Trường, vốn vay các tổ chức tín dụng và các nguồn vốn hợp pháp khác của Trường</w:delText>
              </w:r>
            </w:del>
            <w:ins w:id="1020" w:author="Nội dung điều chỉnh (Claude)" w:date="2026-10-21T09:21:34Z">
              <w:r w:rsidRPr="000E47C0">
                <w:rPr>
                  <w:szCs w:val="28"/>
                </w:rPr>
                <w:t xml:space="preserve">Tiền từ nguồn thu hoạt động sự nghiệp và các nguồn tài chính hợp pháp khác của Trường; vốn vay chỉ sử dụng khi được cơ quan có thẩm quyền hướng dẫn, chấp thuận</w:t>
              </w:r>
            </w:ins>
          </w:p>
        </w:tc>
        <w:tc>
          <w:tcPr>
            <w:tcW w:w="1300" w:type="dxa"/>
            <w:vAlign w:val="center"/>
          </w:tcPr>
          <w:p w14:paraId="10E5D86C"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5CAC56E3"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A8E3062" w14:textId="3495FE54" w:rsidR="004770DF" w:rsidRPr="000E47C0" w:rsidRDefault="004770DF" w:rsidP="004770DF">
            <w:pPr>
              <w:spacing w:before="0" w:after="0"/>
              <w:ind w:firstLine="0"/>
              <w:jc w:val="center"/>
              <w:rPr>
                <w:szCs w:val="28"/>
              </w:rPr>
            </w:pPr>
            <w:del w:id="1012" w:author="Nội dung điều chỉnh (Claude)" w:date="2026-10-21T11:02:43Z">
              <w:r w:rsidRPr="000E47C0">
                <w:rPr>
                  <w:szCs w:val="28"/>
                </w:rPr>
                <w:delText>11.571,19</w:delText>
              </w:r>
            </w:del>
            <w:ins w:id="1013" w:author="Nội dung điều chỉnh (Claude)" w:date="2026-10-21T11:02:43Z">
              <w:r w:rsidRPr="000E47C0">
                <w:rPr>
                  <w:szCs w:val="28"/>
                </w:rPr>
                <w:t xml:space="preserve">10.432,82</w:t>
              </w:r>
            </w:ins>
          </w:p>
        </w:tc>
        <w:tc>
          <w:tcPr>
            <w:tcW w:w="1943" w:type="dxa"/>
            <w:vAlign w:val="center"/>
          </w:tcPr>
          <w:p w14:paraId="1BE30B5A" w14:textId="28A3CDCB" w:rsidR="004770DF" w:rsidRPr="000E47C0" w:rsidRDefault="004770DF" w:rsidP="004770DF">
            <w:pPr>
              <w:spacing w:before="0" w:after="0"/>
              <w:ind w:firstLine="0"/>
              <w:jc w:val="center"/>
              <w:rPr>
                <w:szCs w:val="28"/>
              </w:rPr>
            </w:pPr>
            <w:r w:rsidRPr="000E47C0">
              <w:rPr>
                <w:szCs w:val="28"/>
              </w:rPr>
              <w:t>51,00%</w:t>
            </w:r>
          </w:p>
        </w:tc>
      </w:tr>
      <w:tr w:rsidR="000E47C0" w:rsidRPr="000E47C0" w14:paraId="2044862D" w14:textId="77777777" w:rsidTr="006E5BE0">
        <w:tc>
          <w:tcPr>
            <w:tcW w:w="706" w:type="dxa"/>
            <w:vAlign w:val="center"/>
          </w:tcPr>
          <w:p w14:paraId="113EAF78" w14:textId="77777777" w:rsidR="004770DF" w:rsidRPr="000E47C0" w:rsidRDefault="004770DF" w:rsidP="004770DF">
            <w:pPr>
              <w:spacing w:before="0" w:after="0"/>
              <w:ind w:firstLine="0"/>
              <w:jc w:val="center"/>
              <w:rPr>
                <w:b/>
                <w:bCs/>
                <w:szCs w:val="28"/>
              </w:rPr>
            </w:pPr>
            <w:r w:rsidRPr="000E47C0">
              <w:rPr>
                <w:b/>
                <w:bCs/>
                <w:szCs w:val="28"/>
              </w:rPr>
              <w:t>2</w:t>
            </w:r>
          </w:p>
        </w:tc>
        <w:tc>
          <w:tcPr>
            <w:tcW w:w="2521" w:type="dxa"/>
            <w:vAlign w:val="center"/>
          </w:tcPr>
          <w:p w14:paraId="2CDE4345" w14:textId="77777777" w:rsidR="004770DF" w:rsidRPr="000E47C0" w:rsidRDefault="004770DF" w:rsidP="004770DF">
            <w:pPr>
              <w:spacing w:before="0" w:after="0"/>
              <w:ind w:firstLine="0"/>
              <w:rPr>
                <w:b/>
                <w:bCs/>
                <w:szCs w:val="28"/>
              </w:rPr>
            </w:pPr>
            <w:r w:rsidRPr="000E47C0">
              <w:rPr>
                <w:b/>
                <w:bCs/>
                <w:szCs w:val="28"/>
              </w:rPr>
              <w:t xml:space="preserve">Nhà đầu tư chiến lược </w:t>
            </w:r>
            <w:r w:rsidRPr="000E47C0">
              <w:rPr>
                <w:szCs w:val="28"/>
              </w:rPr>
              <w:t>(được lựa chọn công khai, minh bạch theo quy định)</w:t>
            </w:r>
          </w:p>
        </w:tc>
        <w:tc>
          <w:tcPr>
            <w:tcW w:w="1300" w:type="dxa"/>
            <w:vAlign w:val="center"/>
          </w:tcPr>
          <w:p w14:paraId="65C77C24" w14:textId="77777777" w:rsidR="004770DF" w:rsidRPr="000E47C0" w:rsidRDefault="004770DF" w:rsidP="004770DF">
            <w:pPr>
              <w:spacing w:before="0" w:after="0"/>
              <w:ind w:firstLine="0"/>
              <w:jc w:val="center"/>
              <w:rPr>
                <w:szCs w:val="28"/>
              </w:rPr>
            </w:pPr>
            <w:r w:rsidRPr="000E47C0">
              <w:rPr>
                <w:szCs w:val="28"/>
              </w:rPr>
              <w:t xml:space="preserve">Tiền mặt/ Tiền gửi </w:t>
            </w:r>
          </w:p>
          <w:p w14:paraId="30F25542" w14:textId="77777777" w:rsidR="004770DF" w:rsidRPr="000E47C0" w:rsidRDefault="004770DF" w:rsidP="004770DF">
            <w:pPr>
              <w:spacing w:before="0" w:after="0"/>
              <w:ind w:firstLine="0"/>
              <w:jc w:val="center"/>
              <w:rPr>
                <w:szCs w:val="28"/>
              </w:rPr>
            </w:pPr>
            <w:r w:rsidRPr="000E47C0">
              <w:rPr>
                <w:szCs w:val="28"/>
              </w:rPr>
              <w:t>ngân hàng</w:t>
            </w:r>
          </w:p>
        </w:tc>
        <w:tc>
          <w:tcPr>
            <w:tcW w:w="2456" w:type="dxa"/>
            <w:vAlign w:val="center"/>
          </w:tcPr>
          <w:p w14:paraId="5BBD9932" w14:textId="794ABAB3" w:rsidR="004770DF" w:rsidRPr="000E47C0" w:rsidRDefault="004770DF" w:rsidP="004770DF">
            <w:pPr>
              <w:spacing w:before="0" w:after="0"/>
              <w:ind w:firstLine="0"/>
              <w:jc w:val="center"/>
              <w:rPr>
                <w:b/>
                <w:bCs/>
                <w:szCs w:val="28"/>
              </w:rPr>
            </w:pPr>
            <w:del w:id="1014" w:author="Nội dung điều chỉnh (Claude)" w:date="2026-10-21T11:02:43Z">
              <w:r w:rsidRPr="000E47C0">
                <w:rPr>
                  <w:b/>
                  <w:bCs/>
                  <w:szCs w:val="28"/>
                </w:rPr>
                <w:delText>11.117,41</w:delText>
              </w:r>
            </w:del>
            <w:ins w:id="1015" w:author="Nội dung điều chỉnh (Claude)" w:date="2026-10-21T11:02:43Z">
              <w:r w:rsidRPr="000E47C0">
                <w:rPr>
                  <w:b/>
                  <w:bCs/>
                  <w:szCs w:val="28"/>
                </w:rPr>
                <w:t xml:space="preserve">10.023,68</w:t>
              </w:r>
            </w:ins>
          </w:p>
        </w:tc>
        <w:tc>
          <w:tcPr>
            <w:tcW w:w="1943" w:type="dxa"/>
            <w:vAlign w:val="center"/>
          </w:tcPr>
          <w:p w14:paraId="13AAF34D" w14:textId="77777777" w:rsidR="004770DF" w:rsidRPr="000E47C0" w:rsidRDefault="004770DF" w:rsidP="004770DF">
            <w:pPr>
              <w:spacing w:before="0" w:after="0"/>
              <w:ind w:firstLine="0"/>
              <w:jc w:val="center"/>
              <w:rPr>
                <w:b/>
                <w:bCs/>
                <w:szCs w:val="28"/>
              </w:rPr>
            </w:pPr>
            <w:r w:rsidRPr="000E47C0">
              <w:rPr>
                <w:b/>
                <w:bCs/>
                <w:szCs w:val="28"/>
              </w:rPr>
              <w:t>49,00%</w:t>
            </w:r>
          </w:p>
        </w:tc>
      </w:tr>
      <w:tr w:rsidR="000E47C0" w:rsidRPr="000E47C0" w14:paraId="00BDAB08" w14:textId="77777777" w:rsidTr="006E5BE0">
        <w:trPr>
          <w:trHeight w:val="433"/>
        </w:trPr>
        <w:tc>
          <w:tcPr>
            <w:tcW w:w="706" w:type="dxa"/>
            <w:vAlign w:val="center"/>
          </w:tcPr>
          <w:p w14:paraId="7FDC1E79" w14:textId="77777777" w:rsidR="00197D5A" w:rsidRPr="000E47C0" w:rsidRDefault="00197D5A" w:rsidP="006047EC">
            <w:pPr>
              <w:spacing w:before="0" w:after="0"/>
              <w:ind w:firstLine="0"/>
              <w:jc w:val="center"/>
              <w:rPr>
                <w:szCs w:val="28"/>
              </w:rPr>
            </w:pPr>
          </w:p>
        </w:tc>
        <w:tc>
          <w:tcPr>
            <w:tcW w:w="2521" w:type="dxa"/>
            <w:vAlign w:val="center"/>
          </w:tcPr>
          <w:p w14:paraId="3A89F5A7" w14:textId="77777777" w:rsidR="00197D5A" w:rsidRPr="000E47C0" w:rsidRDefault="00197D5A" w:rsidP="006047EC">
            <w:pPr>
              <w:spacing w:before="0" w:after="0"/>
              <w:ind w:firstLine="0"/>
              <w:jc w:val="center"/>
              <w:rPr>
                <w:b/>
                <w:bCs/>
                <w:szCs w:val="28"/>
              </w:rPr>
            </w:pPr>
            <w:r w:rsidRPr="000E47C0">
              <w:rPr>
                <w:b/>
                <w:bCs/>
                <w:szCs w:val="28"/>
              </w:rPr>
              <w:t>TỔNG VỐN ĐIỀU LỆ</w:t>
            </w:r>
          </w:p>
        </w:tc>
        <w:tc>
          <w:tcPr>
            <w:tcW w:w="1300" w:type="dxa"/>
            <w:vAlign w:val="center"/>
          </w:tcPr>
          <w:p w14:paraId="59A1DE82" w14:textId="77777777" w:rsidR="00197D5A" w:rsidRPr="000E47C0" w:rsidRDefault="00197D5A" w:rsidP="006047EC">
            <w:pPr>
              <w:spacing w:before="0" w:after="0"/>
              <w:ind w:firstLine="0"/>
              <w:jc w:val="center"/>
              <w:rPr>
                <w:b/>
                <w:bCs/>
                <w:szCs w:val="28"/>
              </w:rPr>
            </w:pPr>
          </w:p>
        </w:tc>
        <w:tc>
          <w:tcPr>
            <w:tcW w:w="2456" w:type="dxa"/>
            <w:vAlign w:val="center"/>
          </w:tcPr>
          <w:p w14:paraId="31E20F13" w14:textId="42E94B3B" w:rsidR="00197D5A" w:rsidRPr="000E47C0" w:rsidRDefault="00197D5A" w:rsidP="006047EC">
            <w:pPr>
              <w:spacing w:before="0" w:after="0"/>
              <w:ind w:firstLine="0"/>
              <w:jc w:val="center"/>
              <w:rPr>
                <w:b/>
                <w:bCs/>
                <w:szCs w:val="28"/>
              </w:rPr>
            </w:pPr>
            <w:del w:id="1016" w:author="Nội dung điều chỉnh (Claude)" w:date="2026-10-21T11:02:43Z">
              <w:r w:rsidRPr="000E47C0">
                <w:rPr>
                  <w:b/>
                  <w:bCs/>
                  <w:szCs w:val="28"/>
                </w:rPr>
                <w:delText>22.688,60</w:delText>
              </w:r>
            </w:del>
            <w:ins w:id="1017" w:author="Nội dung điều chỉnh (Claude)" w:date="2026-10-21T11:02:43Z">
              <w:r w:rsidRPr="000E47C0">
                <w:rPr>
                  <w:b/>
                  <w:bCs/>
                  <w:szCs w:val="28"/>
                </w:rPr>
                <w:t xml:space="preserve">20.456,50</w:t>
              </w:r>
            </w:ins>
          </w:p>
        </w:tc>
        <w:tc>
          <w:tcPr>
            <w:tcW w:w="1943" w:type="dxa"/>
            <w:vAlign w:val="center"/>
          </w:tcPr>
          <w:p w14:paraId="48690A51" w14:textId="77777777" w:rsidR="00197D5A" w:rsidRPr="000E47C0" w:rsidRDefault="00197D5A" w:rsidP="006047EC">
            <w:pPr>
              <w:spacing w:before="0" w:after="0"/>
              <w:ind w:firstLine="0"/>
              <w:jc w:val="center"/>
              <w:rPr>
                <w:b/>
                <w:bCs/>
                <w:szCs w:val="28"/>
              </w:rPr>
            </w:pPr>
            <w:r w:rsidRPr="000E47C0">
              <w:rPr>
                <w:b/>
                <w:bCs/>
                <w:szCs w:val="28"/>
              </w:rPr>
              <w:t>100%</w:t>
            </w:r>
          </w:p>
        </w:tc>
      </w:tr>
    </w:tbl>
    <w:p w14:paraId="07571113" w14:textId="77777777" w:rsidR="00197D5A" w:rsidRPr="000E47C0" w:rsidRDefault="00197D5A" w:rsidP="00197D5A">
      <w:pPr>
        <w:rPr>
          <w:lang w:val="nl-BE"/>
        </w:rPr>
      </w:pPr>
      <w:r w:rsidRPr="000E47C0">
        <w:rPr>
          <w:b/>
          <w:bCs/>
          <w:lang w:val="nl-BE"/>
        </w:rPr>
        <w:t>* Ghi chú:</w:t>
      </w:r>
      <w:r w:rsidRPr="000E47C0">
        <w:rPr>
          <w:lang w:val="nl-BE"/>
        </w:rPr>
        <w:t xml:space="preserve"> </w:t>
      </w:r>
    </w:p>
    <w:p w14:paraId="3236BE1A" w14:textId="63650F23" w:rsidR="00197D5A" w:rsidRPr="000E47C0" w:rsidRDefault="00197D5A" w:rsidP="00197D5A">
      <w:pPr>
        <w:rPr>
          <w:lang w:val="nl-BE"/>
        </w:rPr>
      </w:pPr>
      <w:r w:rsidRPr="000E47C0">
        <w:rPr>
          <w:lang w:val="nl-BE"/>
        </w:rPr>
        <w:t xml:space="preserve">(1) </w:t>
      </w:r>
      <w:del w:id="1018" w:author="Nội dung điều chỉnh (Claude)" w:date="2026-10-21T11:02:43Z">
        <w:r w:rsidRPr="000E47C0">
          <w:rPr>
            <w:lang w:val="nl-BE"/>
          </w:rPr>
          <w:delText xml:space="preserve">Phần vốn góp bằng tiền của Trường là 11.571,19 triệu đồng</w:delText>
        </w:r>
      </w:del>
      <w:ins w:id="1019" w:author="Nội dung điều chỉnh (Claude)" w:date="2026-10-21T11:02:43Z">
        <w:r w:rsidRPr="000E47C0">
          <w:rPr>
            <w:lang w:val="nl-BE"/>
          </w:rPr>
          <w:t xml:space="preserve">Phần vốn góp bằng tiền của Trường là 10.432,82 triệu đồng</w:t>
        </w:r>
      </w:ins>
      <w:r w:rsidRPr="000E47C0">
        <w:rPr>
          <w:lang w:val="nl-BE"/>
        </w:rPr>
        <w:t xml:space="preserve"> để bảo đảm giữ tỷ lệ chi phối 51% trên </w:t>
      </w:r>
      <w:del w:id="1020" w:author="Nội dung điều chỉnh (Claude)" w:date="2026-10-21T11:02:43Z">
        <w:r w:rsidRPr="000E47C0">
          <w:rPr>
            <w:lang w:val="nl-BE"/>
          </w:rPr>
          <w:delText xml:space="preserve">tổng vốn điều lệ 22.688,60 triệu đồng (không bao gồm giá trị quyền sử dụng đất)</w:delText>
        </w:r>
      </w:del>
      <w:ins w:id="1021" w:author="Nội dung điều chỉnh (Claude)" w:date="2026-10-21T11:02:43Z">
        <w:r w:rsidRPr="000E47C0">
          <w:rPr>
            <w:lang w:val="nl-BE"/>
          </w:rPr>
          <w:t xml:space="preserve">tổng vốn điều lệ giai đoạn 1 là 20.456,50 triệu đồng (không bao gồm giá trị quyền sử dụng đất); khi đầu tư dây chuyền thứ hai, Hội đồng thành viên quyết định tăng vốn điều lệ, Trường góp bổ sung để giữ tỷ lệ 51%</w:t>
        </w:r>
      </w:ins>
      <w:r w:rsidRPr="000E47C0">
        <w:rPr>
          <w:lang w:val="nl-BE"/>
        </w:rPr>
        <w:t xml:space="preserve">. </w:t>
      </w:r>
      <w:del w:id="1041" w:author="Nội dung điều chỉnh (Claude)" w:date="2026-10-21T09:21:43Z">
        <w:r w:rsidRPr="000E47C0">
          <w:rPr>
            <w:lang w:val="nl-BE"/>
          </w:rPr>
          <w:delText xml:space="preserve">Nguồn huy động cụ thể (Quỹ phát triển hoạt động sự nghiệp, vốn vay tổ chức tín dụng, huy động hợp pháp khác của Trường).</w:delText>
        </w:r>
      </w:del>
      <w:ins w:id="1042" w:author="Nội dung điều chỉnh (Claude)" w:date="2026-10-21T09:21:43Z">
        <w:r w:rsidRPr="000E47C0">
          <w:rPr>
            <w:lang w:val="nl-BE"/>
          </w:rPr>
          <w:t xml:space="preserve">Nguồn hình thành: Nguồn thu hoạt động sự nghiệp và các nguồn tài chính hợp pháp khác của Trường; không sử dụng Quỹ phát triển hoạt động sự nghiệp (số dư đến ngày 01/6/2026 là 0 đồng); vốn vay của tổ chức tín dụng, vốn vay ưu đãi của Quỹ Đầu tư phát triển địa phương (điểm b khoản 6 Điều 7 Nghị định số 334/2026/NĐ-CP) chỉ sử dụng để góp vốn khi được cơ quan có thẩm quyền hướng dẫn, chấp thuận và có phương án trả nợ.</w:t>
        </w:r>
      </w:ins>
    </w:p>
    <w:p w14:paraId="7927B343" w14:textId="77777777" w:rsidR="00197D5A" w:rsidRPr="000E47C0" w:rsidRDefault="00197D5A" w:rsidP="00197D5A">
      <w:pPr>
        <w:rPr>
          <w:lang w:val="nl-BE"/>
        </w:rPr>
      </w:pPr>
      <w:r w:rsidRPr="000E47C0">
        <w:rPr>
          <w:lang w:val="nl-BE"/>
        </w:rPr>
        <w:t>(2) Nguyên tắc lựa chọn nhà đầu tư: Nhà đầu tư tham gia góp vốn phải đáp ứng tối thiểu: (i) Có năng lực tài chính, chứng minh khả năng góp đủ vốn cam kết; (ii) Có kinh nghiệm hoặc năng lực phù hợp với lĩnh vực kiểm định xe cơ giới hoặc lĩnh vực liên quan; (iii) Cam kết tuân thủ quy định về quản lý, sử dụng vốn nhà nước tại doanh nghiệp và cơ chế phòng ngừa xung đột lợi ích đã nêu tại Phần IV.2 của Đề án.</w:t>
      </w:r>
    </w:p>
    <w:p w14:paraId="0315024C" w14:textId="77777777" w:rsidR="00197D5A" w:rsidRPr="000E47C0" w:rsidRDefault="00197D5A" w:rsidP="00197D5A">
      <w:pPr>
        <w:rPr>
          <w:lang w:val="nl-BE"/>
        </w:rPr>
      </w:pPr>
      <w:r w:rsidRPr="000E47C0">
        <w:rPr>
          <w:lang w:val="nl-BE"/>
        </w:rPr>
        <w:t>(3) Nguyên tắc góp vốn của viên chức, người lao động: Việc góp vốn hoàn toàn trên cơ sở tự nguyện (thoả thuận giữa Trường và cá nhân VC, NLĐ), không gắn với điều kiện tuyển dụng, bổ nhiệm, đánh giá, xếp loại viên chức; viên chức tham gia góp vốn phải tuân thủ đầy đủ quy định của Luật Viên chức, Luật Phòng, chống tham nhũng và thực hiện kê khai theo cơ chế phòng ngừa xung đột lợi ích đã nêu tại Phần IV.2 của Đề án.</w:t>
      </w:r>
    </w:p>
    <w:p w14:paraId="5805DD86" w14:textId="77777777" w:rsidR="00197D5A" w:rsidRPr="000E47C0" w:rsidRDefault="00197D5A" w:rsidP="00197D5A">
      <w:pPr>
        <w:pStyle w:val="Heading2"/>
        <w:rPr>
          <w:color w:val="auto"/>
        </w:rPr>
      </w:pPr>
      <w:bookmarkStart w:id="37" w:name="_Toc236064031"/>
      <w:r w:rsidRPr="000E47C0">
        <w:rPr>
          <w:color w:val="auto"/>
        </w:rPr>
        <w:t>2. Căn cứ pháp lý góp vốn</w:t>
      </w:r>
      <w:bookmarkEnd w:id="37"/>
    </w:p>
    <w:p w14:paraId="74103532" w14:textId="4770E52E" w:rsidR="00197D5A" w:rsidRPr="000E47C0" w:rsidRDefault="00197D5A" w:rsidP="00197D5A">
      <w:pPr>
        <w:rPr>
          <w:lang w:val="nl-BE"/>
        </w:rPr>
      </w:pPr>
      <w:r w:rsidRPr="000E47C0">
        <w:rPr>
          <w:lang w:val="nl-BE"/>
        </w:rPr>
        <w:t xml:space="preserve">Căn cứ pháp lý cho việc Trường thành lập, </w:t>
      </w:r>
      <w:del w:id="1043" w:author="Nội dung điều chỉnh (Claude)" w:date="2026-10-21T09:21:43Z">
        <w:r w:rsidRPr="000E47C0">
          <w:rPr>
            <w:lang w:val="nl-BE"/>
          </w:rPr>
          <w:delText xml:space="preserve">tham gia góp vốn bằng tiền từ Quỹ phát triển hoạt động sự nghiệp của Trường, vốn vay các tổ chức tín dụng và các nguồn vốn hợp pháp khác của Trường tại bảng sau:</w:delText>
        </w:r>
      </w:del>
      <w:ins w:id="1044" w:author="Nội dung điều chỉnh (Claude)" w:date="2026-10-21T09:21:43Z">
        <w:r w:rsidRPr="000E47C0">
          <w:rPr>
            <w:lang w:val="nl-BE"/>
          </w:rPr>
          <w:t xml:space="preserve">tham gia góp vốn bằng tiền từ các nguồn tài chính hợp pháp của Trường tại bảng sau:</w:t>
        </w:r>
      </w:ins>
    </w:p>
    <w:p w14:paraId="2CD5B600" w14:textId="77777777" w:rsidR="00197D5A" w:rsidRPr="000E47C0" w:rsidRDefault="00197D5A" w:rsidP="00197D5A">
      <w:pPr>
        <w:pStyle w:val="tnbng"/>
        <w:rPr>
          <w:color w:val="auto"/>
        </w:rPr>
      </w:pPr>
      <w:bookmarkStart w:id="38" w:name="_Toc238544018"/>
      <w:r w:rsidRPr="000E47C0">
        <w:rPr>
          <w:color w:val="auto"/>
        </w:rPr>
        <w:t>Bảng 6. Căn cứ pháp lý góp vốn, thành lập doanh nghiệp</w:t>
      </w:r>
      <w:bookmarkEnd w:id="38"/>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567"/>
      </w:tblGrid>
      <w:tr w:rsidR="000E47C0" w:rsidRPr="000E47C0" w14:paraId="169F12E0" w14:textId="77777777" w:rsidTr="006047EC">
        <w:trPr>
          <w:trHeight w:val="451"/>
          <w:tblHeader/>
        </w:trPr>
        <w:tc>
          <w:tcPr>
            <w:tcW w:w="3500" w:type="dxa"/>
            <w:vAlign w:val="center"/>
          </w:tcPr>
          <w:p w14:paraId="1DB3FB23"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Căn cứ pháp lý</w:t>
            </w:r>
          </w:p>
        </w:tc>
        <w:tc>
          <w:tcPr>
            <w:tcW w:w="5567" w:type="dxa"/>
            <w:vAlign w:val="center"/>
          </w:tcPr>
          <w:p w14:paraId="1CB63F17"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Nội dung áp dụng</w:t>
            </w:r>
          </w:p>
        </w:tc>
      </w:tr>
      <w:tr w:rsidR="000E47C0" w:rsidRPr="000E47C0" w14:paraId="03AFCB03" w14:textId="77777777" w:rsidTr="006047EC">
        <w:tc>
          <w:tcPr>
            <w:tcW w:w="3500" w:type="dxa"/>
            <w:vAlign w:val="center"/>
          </w:tcPr>
          <w:p w14:paraId="6FA3D3B8" w14:textId="77777777" w:rsidR="00197D5A" w:rsidRPr="000E47C0" w:rsidRDefault="00197D5A" w:rsidP="006047EC">
            <w:pPr>
              <w:spacing w:before="0" w:after="0"/>
              <w:ind w:firstLine="0"/>
              <w:rPr>
                <w:rFonts w:eastAsia="Calibri"/>
                <w:szCs w:val="28"/>
              </w:rPr>
            </w:pPr>
            <w:r w:rsidRPr="000E47C0">
              <w:rPr>
                <w:rFonts w:eastAsia="Times New Roman"/>
                <w:szCs w:val="28"/>
              </w:rPr>
              <w:t>Khoản 6 Điều 10 và điểm e khoản 1 Điều 11 Luật Giáo dục nghề nghiệp ngày 10 tháng 12 năm 2025</w:t>
            </w:r>
          </w:p>
        </w:tc>
        <w:tc>
          <w:tcPr>
            <w:tcW w:w="5567" w:type="dxa"/>
            <w:vAlign w:val="center"/>
          </w:tcPr>
          <w:p w14:paraId="7AFE2A75" w14:textId="77777777" w:rsidR="00197D5A" w:rsidRPr="000E47C0" w:rsidRDefault="00197D5A" w:rsidP="006047EC">
            <w:pPr>
              <w:spacing w:before="0" w:after="0"/>
              <w:ind w:firstLine="0"/>
              <w:rPr>
                <w:rFonts w:eastAsia="Calibri"/>
                <w:szCs w:val="28"/>
              </w:rPr>
            </w:pPr>
            <w:r w:rsidRPr="000E47C0">
              <w:rPr>
                <w:rFonts w:eastAsia="Times New Roman"/>
                <w:szCs w:val="28"/>
              </w:rPr>
              <w:t>Cơ sở GDNN công lập có quyền thành lập doanh nghiệp khi đủ điều kiện; doanh nghiệp là bộ phận trong cơ cấu tổ chức của cơ sở GDNN công lập</w:t>
            </w:r>
          </w:p>
        </w:tc>
      </w:tr>
      <w:tr w:rsidR="000E47C0" w:rsidRPr="000E47C0" w14:paraId="03AFCB03" w14:textId="77777777" w:rsidTr="006047EC">
        <w:trPr>
          <w:ins w:id="1053"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51" w:author="Nội dung bổ sung (Claude)" w:date="2026-10-21T09:21:43Z">
              <w:r w:rsidRPr="000E47C0">
                <w:rPr>
                  <w:rFonts w:eastAsia="Times New Roman"/>
                  <w:szCs w:val="28"/>
                </w:rPr>
                <w:t xml:space="preserve">Điều 55 và khoản 1 Điều 58 Luật Quản lý, sử dụng tài sản công ngày 21 tháng 6 năm 2017</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52" w:author="Nội dung bổ sung (Claude)" w:date="2026-10-21T09:21:43Z">
              <w:r w:rsidRPr="000E47C0">
                <w:rPr>
                  <w:rFonts w:eastAsia="Times New Roman"/>
                  <w:szCs w:val="28"/>
                </w:rPr>
                <w:t xml:space="preserve">Đơn vị sự nghiệp công lập được sử dụng tài sản công để liên doanh, liên kết với tổ chức, cá nhân</w:t>
              </w:r>
            </w:ins>
          </w:p>
        </w:tc>
      </w:tr>
      <w:tr w:rsidR="000E47C0" w:rsidRPr="000E47C0" w14:paraId="03AFCB03" w14:textId="77777777" w:rsidTr="006047EC">
        <w:trPr>
          <w:ins w:id="1050"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48" w:author="Nội dung bổ sung (Claude)" w:date="2026-10-21T09:21:43Z">
              <w:r w:rsidRPr="000E47C0">
                <w:rPr>
                  <w:rFonts w:eastAsia="Times New Roman"/>
                  <w:szCs w:val="28"/>
                </w:rPr>
                <w:t xml:space="preserve">Điểm c khoản 4 Điều 55 Nghị định số 186/2025/NĐ-CP</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49" w:author="Nội dung bổ sung (Claude)" w:date="2026-10-21T09:21:43Z">
              <w:r w:rsidRPr="000E47C0">
                <w:rPr>
                  <w:rFonts w:eastAsia="Times New Roman"/>
                  <w:szCs w:val="28"/>
                </w:rPr>
                <w:t xml:space="preserve">Hình thức liên doanh, liên kết hình thành pháp nhân mới, các bên tham gia cùng góp tài sản hoặc góp vốn</w:t>
              </w:r>
            </w:ins>
          </w:p>
        </w:tc>
      </w:tr>
      <w:tr w:rsidR="000E47C0" w:rsidRPr="000E47C0" w14:paraId="03AFCB03" w14:textId="77777777" w:rsidTr="006047EC">
        <w:trPr>
          <w:ins w:id="1047" w:author="Nội dung bổ sung (Claude)" w:date="2026-10-21T09:21:43Z"/>
        </w:trPr>
        <w:tc>
          <w:tcPr>
            <w:tcW w:w="3500" w:type="dxa"/>
            <w:vAlign w:val="center"/>
          </w:tcPr>
          <w:p w14:paraId="6FA3D3B8" w14:textId="77777777" w:rsidR="00197D5A" w:rsidRPr="000E47C0" w:rsidRDefault="00197D5A" w:rsidP="006047EC">
            <w:pPr>
              <w:spacing w:before="0" w:after="0"/>
              <w:ind w:firstLine="0"/>
              <w:rPr>
                <w:rFonts w:eastAsia="Calibri"/>
                <w:szCs w:val="28"/>
              </w:rPr>
            </w:pPr>
            <w:ins w:id="1045" w:author="Nội dung bổ sung (Claude)" w:date="2026-10-21T09:21:43Z">
              <w:r w:rsidRPr="000E47C0">
                <w:rPr>
                  <w:rFonts w:eastAsia="Times New Roman"/>
                  <w:szCs w:val="28"/>
                </w:rPr>
                <w:t xml:space="preserve">Điểm a khoản 1 Điều 6; khoản 5, điểm b khoản 6, điểm a khoản 7 Điều 7 Nghị định số 334/2026/NĐ-CP</w:t>
              </w:r>
            </w:ins>
          </w:p>
        </w:tc>
        <w:tc>
          <w:tcPr>
            <w:tcW w:w="5567" w:type="dxa"/>
            <w:vAlign w:val="center"/>
          </w:tcPr>
          <w:p w14:paraId="7AFE2A75" w14:textId="77777777" w:rsidR="00197D5A" w:rsidRPr="000E47C0" w:rsidRDefault="00197D5A" w:rsidP="006047EC">
            <w:pPr>
              <w:spacing w:before="0" w:after="0"/>
              <w:ind w:firstLine="0"/>
              <w:rPr>
                <w:rFonts w:eastAsia="Calibri"/>
                <w:szCs w:val="28"/>
              </w:rPr>
            </w:pPr>
            <w:ins w:id="1046" w:author="Nội dung bổ sung (Claude)" w:date="2026-10-21T09:21:43Z">
              <w:r w:rsidRPr="000E47C0">
                <w:rPr>
                  <w:rFonts w:eastAsia="Times New Roman"/>
                  <w:szCs w:val="28"/>
                </w:rPr>
                <w:t xml:space="preserve">Cơ sở giáo dục nghề nghiệp công lập chủ động huy động vốn, thu hút nhà đầu tư đầu tư cơ sở vật chất; dự án xưởng thực hành được ưu tiên vay vốn ưu đãi; người đứng đầu phê duyệt Đề án sử dụng tài sản công vào mục đích liên doanh, liên kết</w:t>
              </w:r>
            </w:ins>
          </w:p>
        </w:tc>
      </w:tr>
      <w:tr w:rsidR="000E47C0" w:rsidRPr="000E47C0" w14:paraId="097B4494" w14:textId="77777777" w:rsidTr="006047EC">
        <w:tc>
          <w:tcPr>
            <w:tcW w:w="3500" w:type="dxa"/>
            <w:vAlign w:val="center"/>
          </w:tcPr>
          <w:p w14:paraId="2E99BE95" w14:textId="77777777" w:rsidR="00197D5A" w:rsidRPr="000E47C0" w:rsidRDefault="00197D5A" w:rsidP="006047EC">
            <w:pPr>
              <w:spacing w:before="0" w:after="0"/>
              <w:ind w:firstLine="0"/>
              <w:rPr>
                <w:rFonts w:eastAsia="Calibri"/>
                <w:szCs w:val="28"/>
              </w:rPr>
            </w:pPr>
            <w:r w:rsidRPr="000E47C0">
              <w:rPr>
                <w:rFonts w:eastAsia="Times New Roman"/>
                <w:szCs w:val="28"/>
              </w:rPr>
              <w:t>Điều 24 và Điều 25 Nghị định 60/2021/NĐ-CP (sửa đổi bởi Nghị định số 111/2025/NĐ-CP )</w:t>
            </w:r>
          </w:p>
        </w:tc>
        <w:tc>
          <w:tcPr>
            <w:tcW w:w="5567" w:type="dxa"/>
            <w:vAlign w:val="center"/>
          </w:tcPr>
          <w:p w14:paraId="5B3132EB" w14:textId="77777777" w:rsidR="00197D5A" w:rsidRPr="000E47C0" w:rsidRDefault="00197D5A" w:rsidP="006047EC">
            <w:pPr>
              <w:spacing w:before="0" w:after="0"/>
              <w:ind w:firstLine="0"/>
              <w:rPr>
                <w:rFonts w:eastAsia="Calibri"/>
                <w:szCs w:val="28"/>
              </w:rPr>
            </w:pPr>
            <w:r w:rsidRPr="000E47C0">
              <w:rPr>
                <w:rFonts w:eastAsia="Times New Roman"/>
                <w:szCs w:val="28"/>
              </w:rPr>
              <w:t>ĐVSNCL được vay vốn, huy động vốn đầu tư phát triển; được liên doanh, liên kết với tổ chức, cá nhân theo quy định pháp luật</w:t>
            </w:r>
          </w:p>
        </w:tc>
      </w:tr>
    </w:tbl>
    <w:p w14:paraId="410B88E9" w14:textId="77777777" w:rsidR="00197D5A" w:rsidRPr="000E47C0" w:rsidRDefault="00197D5A" w:rsidP="00197D5A">
      <w:pPr>
        <w:pStyle w:val="Heading1"/>
        <w:rPr>
          <w:color w:val="auto"/>
          <w:lang w:val="nl-BE"/>
        </w:rPr>
      </w:pPr>
      <w:bookmarkStart w:id="39" w:name="_Toc236064032"/>
      <w:r w:rsidRPr="000E47C0">
        <w:rPr>
          <w:color w:val="auto"/>
          <w:lang w:val="nl-BE"/>
        </w:rPr>
        <w:t>IV. VỊ TRÍ, CHỨC NĂNG, NHIỆM VỤ, QUYỀN HẠN, TỔ CHỨC, NHÂN SỰ VÀ MỐI QUAN HỆ CÔNG TÁC</w:t>
      </w:r>
      <w:bookmarkEnd w:id="39"/>
    </w:p>
    <w:p w14:paraId="7290194D" w14:textId="77777777" w:rsidR="00197D5A" w:rsidRPr="000E47C0" w:rsidRDefault="00197D5A" w:rsidP="00197D5A">
      <w:pPr>
        <w:pStyle w:val="Heading2"/>
        <w:rPr>
          <w:i/>
          <w:color w:val="auto"/>
          <w:lang w:val="nl-BE"/>
        </w:rPr>
      </w:pPr>
      <w:bookmarkStart w:id="40" w:name="_Toc236064033"/>
      <w:r w:rsidRPr="000E47C0">
        <w:rPr>
          <w:color w:val="auto"/>
          <w:lang w:val="nl-BE"/>
        </w:rPr>
        <w:t>1. Vị trí, chức năng</w:t>
      </w:r>
      <w:bookmarkEnd w:id="40"/>
    </w:p>
    <w:p w14:paraId="1D2783D4" w14:textId="77777777" w:rsidR="00877592" w:rsidRPr="000E47C0" w:rsidRDefault="005E4190" w:rsidP="00197D5A">
      <w:pPr>
        <w:rPr>
          <w:lang w:val="nl-BE"/>
        </w:rPr>
      </w:pPr>
      <w:r w:rsidRPr="000E47C0">
        <w:rPr>
          <w:lang w:val="nl-BE"/>
        </w:rPr>
        <w:t xml:space="preserve">a) Công ty TNHH Đăng kiểm Cao đẳng Kon Tum: Là doanh nghiệp được thành lập theo loại hình công ty trách nhiệm hữu hạn hai thành viên trở lên theo Luật Doanh nghiệp ngày 17 tháng 6 năm 2020</w:t>
      </w:r>
      <w:r w:rsidRPr="000E47C0">
        <w:rPr>
          <w:lang w:val="nl-BE"/>
        </w:rPr>
        <w:t xml:space="preserve"> (hợp nhất tại Văn bản hợp nhất số 67/VBHN-VPQH ngày 15 tháng 8 năm 2025)</w:t>
      </w:r>
      <w:r w:rsidRPr="000E47C0">
        <w:rPr>
          <w:lang w:val="nl-BE"/>
        </w:rPr>
        <w:t xml:space="preserve">; trong đó Trường Cao đẳng Kon Tum </w:t>
      </w:r>
      <w:del w:id="1011" w:author="Nội dung điều chỉnh (Claude)" w:date="2026-10-21T09:21:33Z">
        <w:r w:rsidRPr="000E47C0">
          <w:rPr>
            <w:lang w:val="nl-BE"/>
          </w:rPr>
          <w:delText xml:space="preserve">tham gia góp vốn bằng tài sản được cơ quan có thẩm quyền cho phép sử dụng để góp vốn theo quy định của pháp luật</w:delText>
        </w:r>
      </w:del>
      <w:ins w:id="1012" w:author="Nội dung điều chỉnh (Claude)" w:date="2026-10-21T09:21:33Z">
        <w:r w:rsidRPr="000E47C0">
          <w:rPr>
            <w:lang w:val="nl-BE"/>
          </w:rPr>
          <w:t xml:space="preserve">tham gia góp vốn bằng tiền theo quy định của pháp luật (không góp vốn bằng quyền sử dụng đất)</w:t>
        </w:r>
      </w:ins>
      <w:r w:rsidRPr="000E47C0">
        <w:rPr>
          <w:lang w:val="nl-BE"/>
        </w:rPr>
        <w:t xml:space="preserve">. Công ty là pháp nhân độc lập, tự chủ trong hoạt động sản xuất, kinh doanh và chịu trách nhiệm trước pháp luật về toàn bộ hoạt động của mình.</w:t>
      </w:r>
    </w:p>
    <w:p w14:paraId="0FF92260" w14:textId="77777777" w:rsidR="00197D5A" w:rsidRPr="000E47C0" w:rsidRDefault="005E4190" w:rsidP="00120EBB">
      <w:pPr>
        <w:rPr>
          <w:lang w:val="nl-BE"/>
        </w:rPr>
      </w:pPr>
      <w:r w:rsidRPr="000E47C0">
        <w:rPr>
          <w:lang w:val="nl-BE"/>
        </w:rPr>
        <w:t xml:space="preserve">b) Trung tâm Đăng kiểm xe cơ giới: Là đơn vị tổ chức hoạt động đăng kiểm do Công ty TNHH Đăng kiểm Cao đẳng Kon Tum đầu tư, quản lý và vận hành theo quy định của pháp luật chuyên ngành về đăng kiểm xe cơ giới. </w:t>
      </w:r>
    </w:p>
    <w:p w14:paraId="63A885DA" w14:textId="77777777" w:rsidR="00197D5A" w:rsidRPr="000E47C0" w:rsidRDefault="005E4190" w:rsidP="00197D5A">
      <w:pPr>
        <w:rPr>
          <w:lang w:val="nl-BE"/>
        </w:rPr>
      </w:pPr>
      <w:r w:rsidRPr="000E47C0">
        <w:rPr>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5323F940" w14:textId="6B8DA026" w:rsidR="00197D5A" w:rsidRPr="000E47C0" w:rsidRDefault="005E4190" w:rsidP="00197D5A">
      <w:pPr>
        <w:rPr>
          <w:lang w:val="nl-BE"/>
        </w:rPr>
      </w:pPr>
      <w:r w:rsidRPr="000E47C0">
        <w:rPr>
          <w:lang w:val="nl-BE"/>
        </w:rPr>
        <w:t xml:space="preserve">d) </w:t>
      </w:r>
      <w:r w:rsidRPr="000E47C0">
        <w:t>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 và thực hiện theo đúng Điều lệ, quyết định của Công ty và pháp luật hiện hành (sau khi hoàn tất thủ tục đăng ký/ủy quyền theo thẩm quyền).</w:t>
      </w:r>
    </w:p>
    <w:p w14:paraId="261DEC29" w14:textId="77777777" w:rsidR="00197D5A" w:rsidRPr="000E47C0" w:rsidRDefault="00197D5A" w:rsidP="00197D5A">
      <w:pPr>
        <w:pStyle w:val="Heading2"/>
        <w:rPr>
          <w:color w:val="auto"/>
          <w:lang w:val="nl-BE"/>
        </w:rPr>
      </w:pPr>
      <w:bookmarkStart w:id="41" w:name="_Toc236064034"/>
      <w:r w:rsidRPr="000E47C0">
        <w:rPr>
          <w:color w:val="auto"/>
          <w:lang w:val="nl-BE"/>
        </w:rPr>
        <w:t>2. Nhiệm vụ, quyền hạn</w:t>
      </w:r>
      <w:bookmarkEnd w:id="41"/>
    </w:p>
    <w:p w14:paraId="64F9A78D" w14:textId="77777777" w:rsidR="00736D32" w:rsidRPr="000E47C0" w:rsidRDefault="00197D5A" w:rsidP="00197D5A">
      <w:pPr>
        <w:rPr>
          <w:lang w:val="nl-BE"/>
        </w:rPr>
      </w:pPr>
      <w:r w:rsidRPr="000E47C0">
        <w:rPr>
          <w:b/>
          <w:bCs/>
          <w:i/>
          <w:iCs/>
          <w:lang w:val="nl-BE"/>
        </w:rPr>
        <w:t>a) Đối với Công ty</w:t>
      </w:r>
    </w:p>
    <w:p w14:paraId="589DB113" w14:textId="77777777" w:rsidR="00197D5A" w:rsidRPr="000E47C0" w:rsidRDefault="00736D32" w:rsidP="00197D5A">
      <w:pPr>
        <w:rPr>
          <w:lang w:val="nl-BE"/>
        </w:rPr>
      </w:pPr>
      <w:r w:rsidRPr="000E47C0">
        <w:rPr>
          <w:lang w:val="nl-BE"/>
        </w:rPr>
        <w:t>- Thực hiện nhiệm vụ, quyền hạn chung đối với doanh nghiệp theo quy định của pháp luật;</w:t>
      </w:r>
    </w:p>
    <w:p w14:paraId="349F1279" w14:textId="77777777" w:rsidR="00736D32" w:rsidRPr="000E47C0" w:rsidRDefault="00736D32" w:rsidP="00736D32">
      <w:pPr>
        <w:rPr>
          <w:lang w:val="nl-BE"/>
        </w:rPr>
      </w:pPr>
      <w:r w:rsidRPr="000E47C0">
        <w:rPr>
          <w:lang w:val="nl-BE"/>
        </w:rPr>
        <w:t xml:space="preserve">- Tổ chức thu phí, lệ phí và dịch vụ theo quy định của pháp luật; </w:t>
      </w:r>
    </w:p>
    <w:p w14:paraId="55948D5D" w14:textId="77777777" w:rsidR="00736D32" w:rsidRPr="000E47C0" w:rsidRDefault="00736D32" w:rsidP="00736D32">
      <w:pPr>
        <w:rPr>
          <w:lang w:val="nl-BE"/>
        </w:rPr>
      </w:pPr>
      <w:r w:rsidRPr="000E47C0">
        <w:rPr>
          <w:lang w:val="nl-BE"/>
        </w:rPr>
        <w:t xml:space="preserve">- </w:t>
      </w:r>
      <w:del w:id="1017" w:author="Nội dung điều chỉnh (Claude)" w:date="2026-10-21T09:21:34Z">
        <w:r w:rsidRPr="000E47C0">
          <w:rPr>
            <w:lang w:val="nl-BE"/>
          </w:rPr>
          <w:delText xml:space="preserve">Xây dựng hệ thống quản lý chất lượng theo tiêu chuẩn ISO-9001 có liên quan đến nhiệm vụ của Công ty</w:delText>
        </w:r>
      </w:del>
      <w:ins w:id="1018" w:author="Nội dung điều chỉnh (Claude)" w:date="2026-10-21T09:21:34Z">
        <w:r w:rsidRPr="000E47C0">
          <w:rPr>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0E47C0">
        <w:rPr>
          <w:lang w:val="nl-BE"/>
        </w:rPr>
        <w:t xml:space="preserve">;</w:t>
      </w:r>
    </w:p>
    <w:p w14:paraId="3F0007B8" w14:textId="77777777" w:rsidR="00736D32" w:rsidRPr="000E47C0" w:rsidRDefault="00736D32" w:rsidP="00736D32">
      <w:pPr>
        <w:rPr>
          <w:lang w:val="nl-BE"/>
        </w:rPr>
      </w:pPr>
      <w:r w:rsidRPr="000E47C0">
        <w:rPr>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7F34FD00" w14:textId="77777777" w:rsidR="00736D32" w:rsidRPr="000E47C0" w:rsidRDefault="00736D32" w:rsidP="00736D32">
      <w:pPr>
        <w:rPr>
          <w:lang w:val="nl-BE"/>
        </w:rPr>
      </w:pPr>
      <w:r w:rsidRPr="000E47C0">
        <w:rPr>
          <w:lang w:val="nl-BE"/>
        </w:rPr>
        <w:t xml:space="preserve">- Thực hiện các nhiệm vụ khác do Hiệu trưởng Trường Cao đẳng Kon Tum và các cơ quan có thẩm quyền giao. </w:t>
      </w:r>
    </w:p>
    <w:p w14:paraId="2EDADD11" w14:textId="77777777" w:rsidR="00736D32" w:rsidRPr="000E47C0" w:rsidRDefault="00197D5A" w:rsidP="00197D5A">
      <w:pPr>
        <w:rPr>
          <w:lang w:val="nl-BE"/>
        </w:rPr>
      </w:pPr>
      <w:r w:rsidRPr="000E47C0">
        <w:rPr>
          <w:b/>
          <w:bCs/>
          <w:i/>
          <w:iCs/>
          <w:lang w:val="nl-BE"/>
        </w:rPr>
        <w:t>b) Đối với Trung tâm:</w:t>
      </w:r>
      <w:r w:rsidRPr="000E47C0">
        <w:rPr>
          <w:lang w:val="nl-BE"/>
        </w:rPr>
        <w:t xml:space="preserve"> </w:t>
      </w:r>
    </w:p>
    <w:p w14:paraId="1D5F9697" w14:textId="77777777" w:rsidR="00197D5A" w:rsidRPr="000E47C0" w:rsidRDefault="00197D5A" w:rsidP="00197D5A">
      <w:pPr>
        <w:rPr>
          <w:lang w:val="nl-BE"/>
        </w:rPr>
      </w:pPr>
      <w:r w:rsidRPr="000E47C0">
        <w:rPr>
          <w:lang w:val="nl-BE"/>
        </w:rPr>
        <w:t>Thực hiện các nhiệm vụ, quyền hạn đối với cơ sở đăng kiểm theo quy định tại Điều 11 Nghị định số 89/2026/NĐ-CP, cụ thể:</w:t>
      </w:r>
    </w:p>
    <w:p w14:paraId="7720E848" w14:textId="77777777" w:rsidR="00197D5A" w:rsidRPr="000E47C0" w:rsidRDefault="00197D5A" w:rsidP="00197D5A">
      <w:pPr>
        <w:rPr>
          <w:lang w:val="nl-BE"/>
        </w:rPr>
      </w:pPr>
      <w:r w:rsidRPr="000E47C0">
        <w:rPr>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447C12A9" w14:textId="77777777" w:rsidR="00197D5A" w:rsidRPr="000E47C0" w:rsidRDefault="00197D5A" w:rsidP="00197D5A">
      <w:pPr>
        <w:rPr>
          <w:lang w:val="nl-BE"/>
        </w:rPr>
      </w:pPr>
      <w:r w:rsidRPr="000E47C0">
        <w:rPr>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6E4A4A6" w14:textId="77777777" w:rsidR="00197D5A" w:rsidRPr="000E47C0" w:rsidRDefault="00197D5A" w:rsidP="00197D5A">
      <w:pPr>
        <w:rPr>
          <w:lang w:val="nl-BE"/>
        </w:rPr>
      </w:pPr>
      <w:r w:rsidRPr="000E47C0">
        <w:rPr>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C8D6A8A" w14:textId="77777777" w:rsidR="00197D5A" w:rsidRPr="000E47C0" w:rsidRDefault="00197D5A" w:rsidP="00197D5A">
      <w:pPr>
        <w:rPr>
          <w:lang w:val="nl-BE"/>
        </w:rPr>
      </w:pPr>
      <w:r w:rsidRPr="000E47C0">
        <w:rPr>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083D221A" w14:textId="77777777" w:rsidR="00197D5A" w:rsidRPr="000E47C0" w:rsidRDefault="00197D5A" w:rsidP="00197D5A">
      <w:pPr>
        <w:rPr>
          <w:lang w:val="nl-BE"/>
        </w:rPr>
      </w:pPr>
      <w:r w:rsidRPr="000E47C0">
        <w:rPr>
          <w:lang w:val="nl-BE"/>
        </w:rPr>
        <w:t>- Thu hồi giấy chứng nhận kiểm định, tem kiểm định đã cấp sai quy định;</w:t>
      </w:r>
    </w:p>
    <w:p w14:paraId="2C51FD90" w14:textId="77777777" w:rsidR="00197D5A" w:rsidRPr="000E47C0" w:rsidRDefault="00197D5A" w:rsidP="00197D5A">
      <w:pPr>
        <w:rPr>
          <w:lang w:val="nl-BE"/>
        </w:rPr>
      </w:pPr>
      <w:r w:rsidRPr="000E47C0">
        <w:rPr>
          <w:lang w:val="nl-BE"/>
        </w:rPr>
        <w:t>- Từ chối kiểm định đối với các trường hợp quy định của pháp luật;</w:t>
      </w:r>
    </w:p>
    <w:p w14:paraId="6079470A" w14:textId="77777777" w:rsidR="00197D5A" w:rsidRPr="000E47C0" w:rsidRDefault="00197D5A" w:rsidP="00197D5A">
      <w:pPr>
        <w:rPr>
          <w:lang w:val="nl-BE"/>
        </w:rPr>
      </w:pPr>
      <w:r w:rsidRPr="000E47C0">
        <w:rPr>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7A740A6" w14:textId="77777777" w:rsidR="00197D5A" w:rsidRPr="000E47C0" w:rsidRDefault="00197D5A" w:rsidP="00197D5A">
      <w:pPr>
        <w:rPr>
          <w:lang w:val="nl-BE"/>
        </w:rPr>
      </w:pPr>
      <w:r w:rsidRPr="000E47C0">
        <w:rPr>
          <w:lang w:val="nl-BE"/>
        </w:rPr>
        <w:t>- Thực hiện các hoạt động dịch vụ kỹ thuật liên quan đến XCG, xe máy chuyên dùng và khí thải xe mô tô, xe gắn máy theo quy định;</w:t>
      </w:r>
    </w:p>
    <w:p w14:paraId="5667D700" w14:textId="77777777" w:rsidR="00197D5A" w:rsidRPr="000E47C0" w:rsidRDefault="00197D5A" w:rsidP="00197D5A">
      <w:pPr>
        <w:rPr>
          <w:lang w:val="nl-BE"/>
        </w:rPr>
      </w:pPr>
      <w:r w:rsidRPr="000E47C0">
        <w:rPr>
          <w:lang w:val="nl-BE"/>
        </w:rPr>
        <w:t>- Thực hiện các chương trình, kế hoạch tập huấn, thực tập, đánh giá, thực hiện các công việc chuyên môn theo quy định của cơ quan có thẩm quyền;</w:t>
      </w:r>
    </w:p>
    <w:p w14:paraId="68B00BC4" w14:textId="77777777" w:rsidR="00197D5A" w:rsidRPr="000E47C0" w:rsidRDefault="00197D5A" w:rsidP="00197D5A">
      <w:pPr>
        <w:rPr>
          <w:lang w:val="nl-BE"/>
        </w:rPr>
      </w:pPr>
      <w:r w:rsidRPr="000E47C0">
        <w:rPr>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44C04634" w14:textId="77777777" w:rsidR="00197D5A" w:rsidRPr="000E47C0" w:rsidRDefault="00197D5A" w:rsidP="00197D5A">
      <w:pPr>
        <w:pStyle w:val="Heading2"/>
        <w:rPr>
          <w:color w:val="auto"/>
          <w:lang w:val="nl-BE"/>
        </w:rPr>
      </w:pPr>
      <w:bookmarkStart w:id="42" w:name="_Toc236064035"/>
      <w:r w:rsidRPr="000E47C0">
        <w:rPr>
          <w:color w:val="auto"/>
          <w:lang w:val="nl-BE"/>
        </w:rPr>
        <w:t>3. Mô hình quản trị, tổ chức, nhân sự Công ty</w:t>
      </w:r>
      <w:bookmarkEnd w:id="42"/>
    </w:p>
    <w:p w14:paraId="1F52173A" w14:textId="77777777" w:rsidR="00197D5A" w:rsidRPr="000E47C0" w:rsidRDefault="00197D5A" w:rsidP="00197D5A">
      <w:pPr>
        <w:rPr>
          <w:b/>
          <w:bCs/>
          <w:lang w:eastAsia="vi-VN"/>
        </w:rPr>
      </w:pPr>
      <w:r w:rsidRPr="000E47C0">
        <w:rPr>
          <w:b/>
          <w:bCs/>
          <w:lang w:eastAsia="vi-VN"/>
        </w:rPr>
        <w:t>a) Mô hình quản trị Công ty và phân quyền cho các quyết định chủ yếu</w:t>
      </w:r>
    </w:p>
    <w:p w14:paraId="2B51D9D9" w14:textId="77777777" w:rsidR="00197D5A" w:rsidRPr="000E47C0" w:rsidRDefault="00197D5A" w:rsidP="00197D5A">
      <w:pPr>
        <w:rPr>
          <w:lang w:eastAsia="vi-VN"/>
        </w:rPr>
      </w:pPr>
      <w:r w:rsidRPr="000E47C0">
        <w:rPr>
          <w:lang w:val="vi-VN" w:eastAsia="vi-VN"/>
        </w:rPr>
        <w:t>Doanh nghiệp được tổ chức theo mô hình bốn tầng quản trị, phân định rõ quyền hạn, trách nhiệm và cơ chế phối hợp giữa các cấp</w:t>
      </w:r>
      <w:r w:rsidRPr="000E47C0">
        <w:rPr>
          <w:lang w:eastAsia="vi-VN"/>
        </w:rPr>
        <w:t xml:space="preserve"> theo Luật Doanh nghiệp ngày 17 tháng 6 năm 2020</w:t>
      </w:r>
      <w:r w:rsidRPr="000E47C0">
        <w:rPr>
          <w:lang w:eastAsia="vi-VN"/>
        </w:rPr>
        <w:t xml:space="preserve"> (hợp nhất tại Văn bản hợp nhất số 67/VBHN-VPQH ngày 15 tháng 8 năm 2025)</w:t>
      </w:r>
      <w:r w:rsidRPr="000E47C0">
        <w:rPr>
          <w:lang w:eastAsia="vi-VN"/>
        </w:rPr>
        <w:t xml:space="preserve">, cụ thể tại Bảng sau:</w:t>
      </w:r>
    </w:p>
    <w:p w14:paraId="7E1F2222" w14:textId="77777777" w:rsidR="00197D5A" w:rsidRPr="000E47C0" w:rsidRDefault="00197D5A" w:rsidP="00197D5A">
      <w:pPr>
        <w:pStyle w:val="tnbng"/>
        <w:rPr>
          <w:color w:val="auto"/>
        </w:rPr>
      </w:pPr>
      <w:bookmarkStart w:id="43" w:name="_Toc238544019"/>
      <w:r w:rsidRPr="000E47C0">
        <w:rPr>
          <w:color w:val="auto"/>
        </w:rPr>
        <w:t>Bảng 7. Mô hình quản trị Công ty</w:t>
      </w:r>
      <w:bookmarkEnd w:id="4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4252"/>
        <w:gridCol w:w="3260"/>
      </w:tblGrid>
      <w:tr w:rsidR="000E47C0" w:rsidRPr="000E47C0" w14:paraId="27A00A23" w14:textId="77777777" w:rsidTr="006047EC">
        <w:trPr>
          <w:trHeight w:val="261"/>
          <w:tblHeader/>
        </w:trPr>
        <w:tc>
          <w:tcPr>
            <w:tcW w:w="1555" w:type="dxa"/>
            <w:vAlign w:val="center"/>
          </w:tcPr>
          <w:p w14:paraId="0B6D7D6C"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Cơ quan/</w:t>
            </w:r>
          </w:p>
          <w:p w14:paraId="0271508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Chức danh</w:t>
            </w:r>
          </w:p>
        </w:tc>
        <w:tc>
          <w:tcPr>
            <w:tcW w:w="4252" w:type="dxa"/>
            <w:vAlign w:val="center"/>
          </w:tcPr>
          <w:p w14:paraId="502A4E83"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Mô tả</w:t>
            </w:r>
          </w:p>
        </w:tc>
        <w:tc>
          <w:tcPr>
            <w:tcW w:w="3260" w:type="dxa"/>
            <w:vAlign w:val="center"/>
          </w:tcPr>
          <w:p w14:paraId="0212D5C8"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Vai trò</w:t>
            </w:r>
          </w:p>
        </w:tc>
      </w:tr>
      <w:tr w:rsidR="000E47C0" w:rsidRPr="000E47C0" w14:paraId="376E30BF" w14:textId="77777777" w:rsidTr="006047EC">
        <w:tc>
          <w:tcPr>
            <w:tcW w:w="1555" w:type="dxa"/>
            <w:vAlign w:val="center"/>
          </w:tcPr>
          <w:p w14:paraId="41B1A83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Hội đồng thành viên (HĐTV)</w:t>
            </w:r>
          </w:p>
        </w:tc>
        <w:tc>
          <w:tcPr>
            <w:tcW w:w="4252" w:type="dxa"/>
            <w:vAlign w:val="center"/>
          </w:tcPr>
          <w:p w14:paraId="578E81F2" w14:textId="77777777" w:rsidR="00197D5A" w:rsidRPr="000E47C0" w:rsidRDefault="00197D5A" w:rsidP="006047EC">
            <w:pPr>
              <w:spacing w:before="0" w:after="0"/>
              <w:ind w:firstLine="0"/>
              <w:rPr>
                <w:rFonts w:eastAsia="Calibri"/>
                <w:szCs w:val="28"/>
              </w:rPr>
            </w:pPr>
            <w:r w:rsidRPr="000E47C0">
              <w:rPr>
                <w:rFonts w:eastAsia="Times New Roman"/>
                <w:szCs w:val="28"/>
              </w:rPr>
              <w:t>Cơ quan quyết định cao nhất của doanh nghiệp. Thành phần: Người đại diện</w:t>
            </w:r>
          </w:p>
          <w:p w14:paraId="111BFD74" w14:textId="77777777" w:rsidR="00197D5A" w:rsidRPr="000E47C0" w:rsidRDefault="00197D5A" w:rsidP="006047EC">
            <w:pPr>
              <w:spacing w:before="0" w:after="0"/>
              <w:ind w:firstLine="0"/>
              <w:rPr>
                <w:rFonts w:eastAsia="Calibri"/>
                <w:szCs w:val="28"/>
              </w:rPr>
            </w:pPr>
            <w:r w:rsidRPr="000E47C0">
              <w:rPr>
                <w:rFonts w:eastAsia="Times New Roman"/>
                <w:szCs w:val="28"/>
              </w:rPr>
              <w:t xml:space="preserve"> phần vốn góp của Trường (do UBND tỉnh cử theo Quyết định số 31/2025/QĐ-UBND ngày 15 tháng 10 năm 2025 của UBND tỉnh Quảng Ngãi) và đại diện nhà đầu tư chiến lược. Chủ tịch HĐTV do đại diện thành viên là Lãnh đạo Trường đảm nhiệm. Nguyên tắc biểu quyết: Đa số theo tỷ lệ vốn góp đối với quyết định thông thường; các quyết định quan trọng (tăng/giảm vốn điều lệ, sửa đổi Điều lệ, chuyển nhượng phần vốn, giải thể, sáp nhập) phải có đồng thuận trên 65% tổng số vốn điều lệ.</w:t>
            </w:r>
          </w:p>
        </w:tc>
        <w:tc>
          <w:tcPr>
            <w:tcW w:w="3260" w:type="dxa"/>
            <w:vAlign w:val="center"/>
          </w:tcPr>
          <w:p w14:paraId="79D70B20"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chiến lược:</w:t>
            </w:r>
            <w:r w:rsidRPr="000E47C0">
              <w:rPr>
                <w:rFonts w:eastAsia="Times New Roman"/>
                <w:szCs w:val="28"/>
              </w:rPr>
              <w:t xml:space="preserve"> Quyết định chiến lược, đầu tư lớn, kế hoạch năm, phân phối lợi nhuận, sửa Điều lệ, nhân sự chủ chốt. Họp định kỳ tối thiểu mỗi quý 1 lần.</w:t>
            </w:r>
          </w:p>
          <w:p w14:paraId="49D2CF79"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thể chế:</w:t>
            </w:r>
            <w:r w:rsidRPr="000E47C0">
              <w:rPr>
                <w:rFonts w:eastAsia="Times New Roman"/>
                <w:szCs w:val="28"/>
              </w:rPr>
              <w:t xml:space="preserve"> Kiểm soát, hỗ trợ: thẩm định kế hoạch tài chính, kiểm tra tuân thủ pháp luật, quản lý nhân sự và tài sản công.</w:t>
            </w:r>
          </w:p>
        </w:tc>
      </w:tr>
      <w:tr w:rsidR="000E47C0" w:rsidRPr="000E47C0" w14:paraId="0DC5E383" w14:textId="77777777" w:rsidTr="006047EC">
        <w:tc>
          <w:tcPr>
            <w:tcW w:w="1555" w:type="dxa"/>
            <w:vAlign w:val="center"/>
          </w:tcPr>
          <w:p w14:paraId="1950D66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Giám đốc</w:t>
            </w:r>
          </w:p>
        </w:tc>
        <w:tc>
          <w:tcPr>
            <w:tcW w:w="4252" w:type="dxa"/>
            <w:vAlign w:val="center"/>
          </w:tcPr>
          <w:p w14:paraId="4D3EA834" w14:textId="77777777" w:rsidR="00197D5A" w:rsidRPr="000E47C0" w:rsidRDefault="00197D5A" w:rsidP="006047EC">
            <w:pPr>
              <w:spacing w:before="0" w:after="0"/>
              <w:ind w:firstLine="0"/>
              <w:rPr>
                <w:rFonts w:eastAsia="Calibri"/>
                <w:szCs w:val="28"/>
              </w:rPr>
            </w:pPr>
            <w:r w:rsidRPr="000E47C0">
              <w:rPr>
                <w:rFonts w:eastAsia="Times New Roman"/>
                <w:szCs w:val="28"/>
              </w:rPr>
              <w:t xml:space="preserve">Do HĐTV bổ nhiệm, điều hành hoạt động kinh doanh hằng ngày, chịu trách nhiệm trước HĐTV và pháp luật. Là người phụ trách cơ sở đăng kiểm theo Nghị định 89/2026/NĐ-CP </w:t>
            </w:r>
            <w:r w:rsidRPr="000E47C0">
              <w:rPr>
                <w:rFonts w:eastAsia="Times New Roman"/>
                <w:i/>
                <w:iCs/>
                <w:szCs w:val="28"/>
              </w:rPr>
              <w:t>(đáp ứng tiêu chuẩn ĐKV hạng I hoặc điều kiện tương đương theo quy định)</w:t>
            </w:r>
          </w:p>
        </w:tc>
        <w:tc>
          <w:tcPr>
            <w:tcW w:w="3260" w:type="dxa"/>
            <w:vAlign w:val="center"/>
          </w:tcPr>
          <w:p w14:paraId="77C7AADA" w14:textId="77777777" w:rsidR="00197D5A" w:rsidRPr="000E47C0" w:rsidRDefault="00197D5A" w:rsidP="006047EC">
            <w:pPr>
              <w:spacing w:before="0" w:after="0"/>
              <w:ind w:firstLine="0"/>
              <w:rPr>
                <w:rFonts w:eastAsia="Calibri"/>
                <w:szCs w:val="28"/>
              </w:rPr>
            </w:pPr>
            <w:r w:rsidRPr="000E47C0">
              <w:rPr>
                <w:rFonts w:eastAsia="Times New Roman"/>
                <w:b/>
                <w:bCs/>
                <w:szCs w:val="28"/>
              </w:rPr>
              <w:t>- Quản trị điều hành:</w:t>
            </w:r>
            <w:r w:rsidRPr="000E47C0">
              <w:rPr>
                <w:rFonts w:eastAsia="Times New Roman"/>
                <w:szCs w:val="28"/>
              </w:rPr>
              <w:t xml:space="preserve"> Điều hành hoạt động kinh doanh hằng ngày trong khuôn khổ kế hoạch được HĐTV phê duyệt, Điều lệ công ty và Quy chế nội bộ.</w:t>
            </w:r>
          </w:p>
          <w:p w14:paraId="41F276D7" w14:textId="77777777" w:rsidR="00197D5A" w:rsidRPr="000E47C0" w:rsidRDefault="00197D5A" w:rsidP="006047EC">
            <w:pPr>
              <w:spacing w:before="0" w:after="0"/>
              <w:ind w:firstLine="0"/>
              <w:rPr>
                <w:rFonts w:eastAsia="Calibri"/>
                <w:szCs w:val="28"/>
              </w:rPr>
            </w:pPr>
            <w:r w:rsidRPr="000E47C0">
              <w:rPr>
                <w:rFonts w:eastAsia="Times New Roman"/>
                <w:szCs w:val="28"/>
              </w:rPr>
              <w:t>Không được quyết định các vấn đề thuộc thẩm quyền HĐTV; không tự ý thay đổi cơ cấu tổ chức hoặc đầu tư lớn.</w:t>
            </w:r>
          </w:p>
        </w:tc>
      </w:tr>
      <w:tr w:rsidR="000E47C0" w:rsidRPr="000E47C0" w14:paraId="5D6EC9E2" w14:textId="77777777" w:rsidTr="006047EC">
        <w:tc>
          <w:tcPr>
            <w:tcW w:w="1555" w:type="dxa"/>
            <w:vAlign w:val="center"/>
          </w:tcPr>
          <w:p w14:paraId="7BB5BE0D"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Kiểm soát viên</w:t>
            </w:r>
          </w:p>
        </w:tc>
        <w:tc>
          <w:tcPr>
            <w:tcW w:w="4252" w:type="dxa"/>
            <w:vAlign w:val="center"/>
          </w:tcPr>
          <w:p w14:paraId="0648F209" w14:textId="77777777" w:rsidR="00197D5A" w:rsidRPr="000E47C0" w:rsidRDefault="00197D5A" w:rsidP="006047EC">
            <w:pPr>
              <w:spacing w:before="0" w:after="0"/>
              <w:ind w:firstLine="0"/>
              <w:rPr>
                <w:rFonts w:eastAsia="Calibri"/>
                <w:szCs w:val="28"/>
              </w:rPr>
            </w:pPr>
            <w:r w:rsidRPr="000E47C0">
              <w:rPr>
                <w:rFonts w:eastAsia="Times New Roman"/>
                <w:szCs w:val="28"/>
              </w:rPr>
              <w:t>Do cơ quan đại diện chủ sở hữu, cơ quan nhà nước có thẩm quyền bổ nhiệm, bổ nhiệm lại, miễn nhiệm, giám sát độc lập việc quản lý tài chính, tuân thủ pháp luật và thực hiện Điều lệ Công ty</w:t>
            </w:r>
          </w:p>
        </w:tc>
        <w:tc>
          <w:tcPr>
            <w:tcW w:w="3260" w:type="dxa"/>
            <w:vAlign w:val="center"/>
          </w:tcPr>
          <w:p w14:paraId="3779F9BE" w14:textId="77777777" w:rsidR="00197D5A" w:rsidRPr="000E47C0" w:rsidRDefault="00197D5A" w:rsidP="006047EC">
            <w:pPr>
              <w:spacing w:before="0" w:after="0"/>
              <w:ind w:firstLine="0"/>
              <w:rPr>
                <w:rFonts w:eastAsia="Calibri"/>
                <w:szCs w:val="28"/>
              </w:rPr>
            </w:pPr>
            <w:r w:rsidRPr="000E47C0">
              <w:rPr>
                <w:rFonts w:eastAsia="Times New Roman"/>
                <w:szCs w:val="28"/>
              </w:rPr>
              <w:t>Thực hiện nhiệm vụ, quyền hạn giám sát độc lập việc quản lý tài chính, tuân thủ pháp luật và thực hiện Điều lệ Công ty</w:t>
            </w:r>
          </w:p>
        </w:tc>
      </w:tr>
      <w:tr w:rsidR="000E47C0" w:rsidRPr="000E47C0" w14:paraId="4F461C16" w14:textId="77777777" w:rsidTr="006047EC">
        <w:tc>
          <w:tcPr>
            <w:tcW w:w="1555" w:type="dxa"/>
            <w:vAlign w:val="center"/>
          </w:tcPr>
          <w:p w14:paraId="7E43D77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Người đại diện theo pháp luật</w:t>
            </w:r>
          </w:p>
        </w:tc>
        <w:tc>
          <w:tcPr>
            <w:tcW w:w="4252" w:type="dxa"/>
            <w:vAlign w:val="center"/>
          </w:tcPr>
          <w:p w14:paraId="0BADCD72" w14:textId="77777777" w:rsidR="00197D5A" w:rsidRPr="000E47C0" w:rsidRDefault="00197D5A" w:rsidP="006047EC">
            <w:pPr>
              <w:spacing w:before="0" w:after="0"/>
              <w:ind w:firstLine="0"/>
              <w:rPr>
                <w:rFonts w:eastAsia="Calibri"/>
                <w:szCs w:val="28"/>
              </w:rPr>
            </w:pPr>
            <w:r w:rsidRPr="000E47C0">
              <w:rPr>
                <w:rFonts w:eastAsia="Times New Roman"/>
                <w:szCs w:val="28"/>
              </w:rPr>
              <w:t>Chủ tịch HĐTV hoặc Giám đốc được quy định cụ thể trong Điều lệ Công ty</w:t>
            </w:r>
          </w:p>
        </w:tc>
        <w:tc>
          <w:tcPr>
            <w:tcW w:w="3260" w:type="dxa"/>
            <w:vAlign w:val="center"/>
          </w:tcPr>
          <w:p w14:paraId="25AF4065" w14:textId="77777777" w:rsidR="00197D5A" w:rsidRPr="000E47C0" w:rsidRDefault="00197D5A" w:rsidP="006047EC">
            <w:pPr>
              <w:spacing w:before="0" w:after="0"/>
              <w:ind w:firstLine="0"/>
              <w:rPr>
                <w:rFonts w:eastAsia="Calibri"/>
                <w:szCs w:val="28"/>
              </w:rPr>
            </w:pPr>
            <w:r w:rsidRPr="000E47C0">
              <w:rPr>
                <w:rFonts w:eastAsia="Times New Roman"/>
                <w:szCs w:val="28"/>
              </w:rPr>
              <w:t>Thực hiện nhiệm vụ, quyền hạn người đại diện theo quy định của pháp luật và Điều lệ Công ty</w:t>
            </w:r>
          </w:p>
        </w:tc>
      </w:tr>
      <w:tr w:rsidR="000E47C0" w:rsidRPr="000E47C0" w14:paraId="79FA2AF3" w14:textId="77777777" w:rsidTr="006047EC">
        <w:trPr>
          <w:trHeight w:val="1305"/>
        </w:trPr>
        <w:tc>
          <w:tcPr>
            <w:tcW w:w="1555" w:type="dxa"/>
            <w:vAlign w:val="center"/>
          </w:tcPr>
          <w:p w14:paraId="4FB0571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Cơ cấu tổ chức tác nghiệp</w:t>
            </w:r>
          </w:p>
        </w:tc>
        <w:tc>
          <w:tcPr>
            <w:tcW w:w="4252" w:type="dxa"/>
            <w:vAlign w:val="center"/>
          </w:tcPr>
          <w:p w14:paraId="3B096100" w14:textId="77777777" w:rsidR="00197D5A" w:rsidRPr="000E47C0" w:rsidRDefault="00197D5A" w:rsidP="006047EC">
            <w:pPr>
              <w:spacing w:before="0" w:after="0"/>
              <w:ind w:firstLine="0"/>
              <w:rPr>
                <w:rFonts w:eastAsia="Calibri"/>
                <w:szCs w:val="28"/>
              </w:rPr>
            </w:pPr>
            <w:r w:rsidRPr="000E47C0">
              <w:rPr>
                <w:rFonts w:eastAsia="Times New Roman"/>
                <w:szCs w:val="28"/>
              </w:rPr>
              <w:t>Bộ phận Kiểm định (đăng kiểm viên) và Bộ phận Văn phòng (kế toán, nhân viên nghiệp vụ, kỹ thuật, bảo vệ) theo đúng cơ cấu tối thiểu tại Điều 9 Nghị định số 89/2026/NĐ-CP</w:t>
            </w:r>
          </w:p>
        </w:tc>
        <w:tc>
          <w:tcPr>
            <w:tcW w:w="3260" w:type="dxa"/>
            <w:vAlign w:val="center"/>
          </w:tcPr>
          <w:p w14:paraId="71DB0275" w14:textId="77777777" w:rsidR="00197D5A" w:rsidRPr="000E47C0" w:rsidRDefault="00197D5A" w:rsidP="006047EC">
            <w:pPr>
              <w:spacing w:before="0" w:after="0"/>
              <w:ind w:firstLine="0"/>
              <w:jc w:val="left"/>
              <w:rPr>
                <w:rFonts w:eastAsia="Calibri"/>
                <w:szCs w:val="28"/>
              </w:rPr>
            </w:pPr>
          </w:p>
        </w:tc>
      </w:tr>
    </w:tbl>
    <w:p w14:paraId="0D4EB493" w14:textId="77777777" w:rsidR="00197D5A" w:rsidRPr="000E47C0" w:rsidRDefault="00197D5A" w:rsidP="00197D5A">
      <w:pPr>
        <w:rPr>
          <w:lang w:val="nl-BE"/>
        </w:rPr>
      </w:pPr>
      <w:r w:rsidRPr="000E47C0">
        <w:rPr>
          <w:lang w:val="nl-BE"/>
        </w:rPr>
        <w:t>* Để bảo đảm kiểm soát chặt chẽ Điều lệ và Quy chế Công ty xác định phân quyền theo Ma trận RACI cho các quyết định quản trị chủ yếu, trong đó: A = Accountable (chịu trách nhiệm cuối cùng), R = Responsible (trực tiếp thực hiện), C = Consulted (được tham vấn), I = Informed (được thông tin, báo cáo). Cụ thể tại Bảng sau:</w:t>
      </w:r>
    </w:p>
    <w:p w14:paraId="1F722E77" w14:textId="77777777" w:rsidR="00197D5A" w:rsidRPr="000E47C0" w:rsidRDefault="00197D5A" w:rsidP="00197D5A">
      <w:pPr>
        <w:pStyle w:val="tnbng"/>
        <w:rPr>
          <w:color w:val="auto"/>
        </w:rPr>
      </w:pPr>
      <w:bookmarkStart w:id="44" w:name="_Toc238544020"/>
      <w:r w:rsidRPr="000E47C0">
        <w:rPr>
          <w:color w:val="auto"/>
        </w:rPr>
        <w:t>Bảng 8. Ma trận phân quyền RACI cho các quyết định chủ yếu</w:t>
      </w:r>
      <w:bookmarkEnd w:id="44"/>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048"/>
        <w:gridCol w:w="992"/>
        <w:gridCol w:w="1417"/>
        <w:gridCol w:w="1559"/>
      </w:tblGrid>
      <w:tr w:rsidR="000E47C0" w:rsidRPr="000E47C0" w14:paraId="521C4C9F" w14:textId="77777777" w:rsidTr="0035199D">
        <w:trPr>
          <w:trHeight w:val="949"/>
        </w:trPr>
        <w:tc>
          <w:tcPr>
            <w:tcW w:w="3964" w:type="dxa"/>
            <w:vAlign w:val="center"/>
          </w:tcPr>
          <w:p w14:paraId="7A6D548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Nội dung quyết định</w:t>
            </w:r>
          </w:p>
        </w:tc>
        <w:tc>
          <w:tcPr>
            <w:tcW w:w="1048" w:type="dxa"/>
            <w:vAlign w:val="center"/>
          </w:tcPr>
          <w:p w14:paraId="4F4FF1CB"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 xml:space="preserve">HĐTV </w:t>
            </w:r>
          </w:p>
        </w:tc>
        <w:tc>
          <w:tcPr>
            <w:tcW w:w="992" w:type="dxa"/>
            <w:vAlign w:val="center"/>
          </w:tcPr>
          <w:p w14:paraId="48FBC83F"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Giám đốc</w:t>
            </w:r>
          </w:p>
        </w:tc>
        <w:tc>
          <w:tcPr>
            <w:tcW w:w="1417" w:type="dxa"/>
            <w:vAlign w:val="center"/>
          </w:tcPr>
          <w:p w14:paraId="7E3DE802"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Kiểm soát viên</w:t>
            </w:r>
          </w:p>
        </w:tc>
        <w:tc>
          <w:tcPr>
            <w:tcW w:w="1559" w:type="dxa"/>
            <w:vAlign w:val="center"/>
          </w:tcPr>
          <w:p w14:paraId="27FA8DBD" w14:textId="77777777" w:rsidR="00197D5A" w:rsidRPr="000E47C0" w:rsidRDefault="00197D5A" w:rsidP="006047EC">
            <w:pPr>
              <w:spacing w:before="0" w:after="0"/>
              <w:ind w:firstLine="0"/>
              <w:jc w:val="center"/>
              <w:rPr>
                <w:rFonts w:eastAsia="Calibri"/>
                <w:b/>
                <w:bCs/>
                <w:szCs w:val="28"/>
              </w:rPr>
            </w:pPr>
            <w:r w:rsidRPr="000E47C0">
              <w:rPr>
                <w:rFonts w:eastAsia="Times New Roman"/>
                <w:b/>
                <w:bCs/>
                <w:szCs w:val="28"/>
              </w:rPr>
              <w:t>Bộ phận tác nghiệp</w:t>
            </w:r>
          </w:p>
        </w:tc>
      </w:tr>
      <w:tr w:rsidR="000E47C0" w:rsidRPr="000E47C0" w14:paraId="5FA7CA01" w14:textId="77777777" w:rsidTr="0035199D">
        <w:trPr>
          <w:trHeight w:val="510"/>
        </w:trPr>
        <w:tc>
          <w:tcPr>
            <w:tcW w:w="3964" w:type="dxa"/>
            <w:vAlign w:val="center"/>
          </w:tcPr>
          <w:p w14:paraId="22B45C1C" w14:textId="77777777" w:rsidR="00197D5A" w:rsidRPr="000E47C0" w:rsidRDefault="00197D5A" w:rsidP="006047EC">
            <w:pPr>
              <w:spacing w:before="0" w:after="0"/>
              <w:ind w:firstLine="0"/>
              <w:rPr>
                <w:rFonts w:eastAsia="Calibri"/>
                <w:szCs w:val="28"/>
              </w:rPr>
            </w:pPr>
            <w:r w:rsidRPr="000E47C0">
              <w:rPr>
                <w:rFonts w:eastAsia="Times New Roman"/>
                <w:szCs w:val="28"/>
              </w:rPr>
              <w:t>Chiến lược phát triển trung hạn</w:t>
            </w:r>
          </w:p>
        </w:tc>
        <w:tc>
          <w:tcPr>
            <w:tcW w:w="1048" w:type="dxa"/>
            <w:vAlign w:val="center"/>
          </w:tcPr>
          <w:p w14:paraId="7C3E6AA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018F33C9"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6DC25DB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491279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4DBD11C2" w14:textId="77777777" w:rsidTr="0035199D">
        <w:trPr>
          <w:trHeight w:val="510"/>
        </w:trPr>
        <w:tc>
          <w:tcPr>
            <w:tcW w:w="3964" w:type="dxa"/>
            <w:vAlign w:val="center"/>
          </w:tcPr>
          <w:p w14:paraId="42FD6A85" w14:textId="77777777" w:rsidR="00197D5A" w:rsidRPr="000E47C0" w:rsidRDefault="00197D5A" w:rsidP="006047EC">
            <w:pPr>
              <w:spacing w:before="0" w:after="0"/>
              <w:ind w:firstLine="0"/>
              <w:rPr>
                <w:rFonts w:eastAsia="Calibri"/>
                <w:szCs w:val="28"/>
              </w:rPr>
            </w:pPr>
            <w:r w:rsidRPr="000E47C0">
              <w:rPr>
                <w:rFonts w:eastAsia="Times New Roman"/>
                <w:szCs w:val="28"/>
              </w:rPr>
              <w:t>Kế hoạch kinh doanh năm</w:t>
            </w:r>
          </w:p>
        </w:tc>
        <w:tc>
          <w:tcPr>
            <w:tcW w:w="1048" w:type="dxa"/>
            <w:vAlign w:val="center"/>
          </w:tcPr>
          <w:p w14:paraId="0EEC483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199AF59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68CB8D1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63F1C91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6A7AA315" w14:textId="77777777" w:rsidTr="0035199D">
        <w:trPr>
          <w:trHeight w:val="510"/>
        </w:trPr>
        <w:tc>
          <w:tcPr>
            <w:tcW w:w="3964" w:type="dxa"/>
            <w:vAlign w:val="center"/>
          </w:tcPr>
          <w:p w14:paraId="695F3077" w14:textId="77777777" w:rsidR="00197D5A" w:rsidRPr="000E47C0" w:rsidRDefault="00197D5A" w:rsidP="006047EC">
            <w:pPr>
              <w:spacing w:before="0" w:after="0"/>
              <w:ind w:firstLine="0"/>
              <w:rPr>
                <w:rFonts w:eastAsia="Calibri"/>
                <w:szCs w:val="28"/>
              </w:rPr>
            </w:pPr>
            <w:r w:rsidRPr="000E47C0">
              <w:rPr>
                <w:rFonts w:eastAsia="Times New Roman"/>
                <w:szCs w:val="28"/>
              </w:rPr>
              <w:t>Tuyển dụng Lãnh đạo (Giám đốc, Phó Giám đốc, Trưởng bộ phận)</w:t>
            </w:r>
          </w:p>
        </w:tc>
        <w:tc>
          <w:tcPr>
            <w:tcW w:w="1048" w:type="dxa"/>
            <w:vAlign w:val="center"/>
          </w:tcPr>
          <w:p w14:paraId="03D34224"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5A9D0AA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55AFD0D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4EB85D8"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5294265F" w14:textId="77777777" w:rsidTr="0035199D">
        <w:trPr>
          <w:trHeight w:val="510"/>
        </w:trPr>
        <w:tc>
          <w:tcPr>
            <w:tcW w:w="3964" w:type="dxa"/>
            <w:vAlign w:val="center"/>
          </w:tcPr>
          <w:p w14:paraId="7DCF40E1" w14:textId="77777777" w:rsidR="00197D5A" w:rsidRPr="000E47C0" w:rsidRDefault="00197D5A" w:rsidP="006047EC">
            <w:pPr>
              <w:spacing w:before="0" w:after="0"/>
              <w:ind w:firstLine="0"/>
              <w:rPr>
                <w:rFonts w:eastAsia="Calibri"/>
                <w:szCs w:val="28"/>
              </w:rPr>
            </w:pPr>
            <w:r w:rsidRPr="000E47C0">
              <w:rPr>
                <w:rFonts w:eastAsia="Times New Roman"/>
                <w:szCs w:val="28"/>
              </w:rPr>
              <w:t>Tuyển dụng ĐKV và nhân viên</w:t>
            </w:r>
          </w:p>
        </w:tc>
        <w:tc>
          <w:tcPr>
            <w:tcW w:w="1048" w:type="dxa"/>
            <w:vAlign w:val="center"/>
          </w:tcPr>
          <w:p w14:paraId="12F8F94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992" w:type="dxa"/>
            <w:vAlign w:val="center"/>
          </w:tcPr>
          <w:p w14:paraId="748067F8"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7D2177F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080568DA"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56BF8E6C" w14:textId="77777777" w:rsidTr="0035199D">
        <w:trPr>
          <w:trHeight w:val="510"/>
        </w:trPr>
        <w:tc>
          <w:tcPr>
            <w:tcW w:w="3964" w:type="dxa"/>
            <w:vAlign w:val="center"/>
          </w:tcPr>
          <w:p w14:paraId="1890E6AD" w14:textId="77777777" w:rsidR="00197D5A" w:rsidRPr="000E47C0" w:rsidRDefault="00197D5A" w:rsidP="006047EC">
            <w:pPr>
              <w:spacing w:before="0" w:after="0"/>
              <w:ind w:firstLine="0"/>
              <w:rPr>
                <w:rFonts w:eastAsia="Calibri"/>
                <w:szCs w:val="28"/>
              </w:rPr>
            </w:pPr>
            <w:r w:rsidRPr="000E47C0">
              <w:rPr>
                <w:rFonts w:eastAsia="Times New Roman"/>
                <w:szCs w:val="28"/>
              </w:rPr>
              <w:t>Hợp tác với nhà đầu tư (ký hợp đồng lớn)</w:t>
            </w:r>
          </w:p>
        </w:tc>
        <w:tc>
          <w:tcPr>
            <w:tcW w:w="1048" w:type="dxa"/>
            <w:vAlign w:val="center"/>
          </w:tcPr>
          <w:p w14:paraId="09EE3E5D"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13DB1C27"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c>
          <w:tcPr>
            <w:tcW w:w="1417" w:type="dxa"/>
            <w:vAlign w:val="center"/>
          </w:tcPr>
          <w:p w14:paraId="57D3B7A5"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7039069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68E7BE19" w14:textId="77777777" w:rsidTr="0035199D">
        <w:trPr>
          <w:trHeight w:val="510"/>
        </w:trPr>
        <w:tc>
          <w:tcPr>
            <w:tcW w:w="3964" w:type="dxa"/>
            <w:vAlign w:val="center"/>
          </w:tcPr>
          <w:p w14:paraId="0DC7B9E7" w14:textId="77777777" w:rsidR="00197D5A" w:rsidRPr="000E47C0" w:rsidRDefault="00197D5A" w:rsidP="006047EC">
            <w:pPr>
              <w:spacing w:before="0" w:after="0"/>
              <w:ind w:firstLine="0"/>
              <w:rPr>
                <w:rFonts w:eastAsia="Calibri"/>
                <w:szCs w:val="28"/>
              </w:rPr>
            </w:pPr>
            <w:r w:rsidRPr="000E47C0">
              <w:rPr>
                <w:rFonts w:eastAsia="Times New Roman"/>
                <w:szCs w:val="28"/>
              </w:rPr>
              <w:t>Quản lý nghiệp vụ kiểm định hằng ngày</w:t>
            </w:r>
          </w:p>
        </w:tc>
        <w:tc>
          <w:tcPr>
            <w:tcW w:w="1048" w:type="dxa"/>
            <w:vAlign w:val="center"/>
          </w:tcPr>
          <w:p w14:paraId="42337F47"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992" w:type="dxa"/>
            <w:vAlign w:val="center"/>
          </w:tcPr>
          <w:p w14:paraId="4CA68EA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2CBB579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2A1B00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r>
      <w:tr w:rsidR="000E47C0" w:rsidRPr="000E47C0" w14:paraId="5F4141C1" w14:textId="77777777" w:rsidTr="0035199D">
        <w:trPr>
          <w:trHeight w:val="510"/>
        </w:trPr>
        <w:tc>
          <w:tcPr>
            <w:tcW w:w="3964" w:type="dxa"/>
            <w:vAlign w:val="center"/>
          </w:tcPr>
          <w:p w14:paraId="1D74B866" w14:textId="77777777" w:rsidR="00197D5A" w:rsidRPr="000E47C0" w:rsidRDefault="00197D5A" w:rsidP="006047EC">
            <w:pPr>
              <w:spacing w:before="0" w:after="0"/>
              <w:ind w:firstLine="0"/>
              <w:rPr>
                <w:rFonts w:eastAsia="Calibri"/>
                <w:szCs w:val="28"/>
              </w:rPr>
            </w:pPr>
            <w:r w:rsidRPr="000E47C0">
              <w:rPr>
                <w:rFonts w:eastAsia="Times New Roman"/>
                <w:szCs w:val="28"/>
              </w:rPr>
              <w:t>Kiểm soát chất lượng dịch vụ</w:t>
            </w:r>
          </w:p>
        </w:tc>
        <w:tc>
          <w:tcPr>
            <w:tcW w:w="1048" w:type="dxa"/>
            <w:vAlign w:val="center"/>
          </w:tcPr>
          <w:p w14:paraId="21D2E97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992" w:type="dxa"/>
            <w:vAlign w:val="center"/>
          </w:tcPr>
          <w:p w14:paraId="335232FF"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737B3B26"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1559" w:type="dxa"/>
            <w:vAlign w:val="center"/>
          </w:tcPr>
          <w:p w14:paraId="59990AD4"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R</w:t>
            </w:r>
          </w:p>
        </w:tc>
      </w:tr>
      <w:tr w:rsidR="000E47C0" w:rsidRPr="000E47C0" w14:paraId="78A44F7C" w14:textId="77777777" w:rsidTr="0035199D">
        <w:trPr>
          <w:trHeight w:val="510"/>
        </w:trPr>
        <w:tc>
          <w:tcPr>
            <w:tcW w:w="3964" w:type="dxa"/>
            <w:vAlign w:val="center"/>
          </w:tcPr>
          <w:p w14:paraId="658461AD" w14:textId="77777777" w:rsidR="00197D5A" w:rsidRPr="000E47C0" w:rsidRDefault="00197D5A" w:rsidP="006047EC">
            <w:pPr>
              <w:spacing w:before="0" w:after="0"/>
              <w:ind w:firstLine="0"/>
              <w:rPr>
                <w:rFonts w:eastAsia="Calibri"/>
                <w:szCs w:val="28"/>
              </w:rPr>
            </w:pPr>
            <w:r w:rsidRPr="000E47C0">
              <w:rPr>
                <w:rFonts w:eastAsia="Times New Roman"/>
                <w:szCs w:val="28"/>
              </w:rPr>
              <w:t>Phân phối lợi nhuận</w:t>
            </w:r>
          </w:p>
        </w:tc>
        <w:tc>
          <w:tcPr>
            <w:tcW w:w="1048" w:type="dxa"/>
            <w:vAlign w:val="center"/>
          </w:tcPr>
          <w:p w14:paraId="22A41E83"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0D335A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061C76E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0D0AF6A2"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13B7563A" w14:textId="77777777" w:rsidTr="0035199D">
        <w:trPr>
          <w:trHeight w:val="510"/>
        </w:trPr>
        <w:tc>
          <w:tcPr>
            <w:tcW w:w="3964" w:type="dxa"/>
            <w:vAlign w:val="center"/>
          </w:tcPr>
          <w:p w14:paraId="528A2F72" w14:textId="77777777" w:rsidR="00197D5A" w:rsidRPr="000E47C0" w:rsidRDefault="00197D5A" w:rsidP="006047EC">
            <w:pPr>
              <w:spacing w:before="0" w:after="0"/>
              <w:ind w:firstLine="0"/>
              <w:rPr>
                <w:rFonts w:eastAsia="Calibri"/>
                <w:szCs w:val="28"/>
              </w:rPr>
            </w:pPr>
            <w:r w:rsidRPr="000E47C0">
              <w:rPr>
                <w:rFonts w:eastAsia="Times New Roman"/>
                <w:szCs w:val="28"/>
              </w:rPr>
              <w:t>Xử lý tài sản công</w:t>
            </w:r>
          </w:p>
        </w:tc>
        <w:tc>
          <w:tcPr>
            <w:tcW w:w="1048" w:type="dxa"/>
            <w:vAlign w:val="center"/>
          </w:tcPr>
          <w:p w14:paraId="1A4B1BB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992" w:type="dxa"/>
            <w:vAlign w:val="center"/>
          </w:tcPr>
          <w:p w14:paraId="4E739D5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417" w:type="dxa"/>
            <w:vAlign w:val="center"/>
          </w:tcPr>
          <w:p w14:paraId="4466F1B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3C5493D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r w:rsidR="000E47C0" w:rsidRPr="000E47C0" w14:paraId="39A170CA" w14:textId="77777777" w:rsidTr="0035199D">
        <w:trPr>
          <w:trHeight w:val="510"/>
        </w:trPr>
        <w:tc>
          <w:tcPr>
            <w:tcW w:w="3964" w:type="dxa"/>
            <w:vAlign w:val="center"/>
          </w:tcPr>
          <w:p w14:paraId="7B73A35E" w14:textId="77777777" w:rsidR="00197D5A" w:rsidRPr="000E47C0" w:rsidRDefault="00197D5A" w:rsidP="006047EC">
            <w:pPr>
              <w:spacing w:before="0" w:after="0"/>
              <w:ind w:firstLine="0"/>
              <w:rPr>
                <w:rFonts w:eastAsia="Calibri"/>
                <w:szCs w:val="28"/>
              </w:rPr>
            </w:pPr>
            <w:r w:rsidRPr="000E47C0">
              <w:rPr>
                <w:rFonts w:eastAsia="Times New Roman"/>
                <w:szCs w:val="28"/>
              </w:rPr>
              <w:t>Báo cáo rủi ro định kỳ</w:t>
            </w:r>
          </w:p>
        </w:tc>
        <w:tc>
          <w:tcPr>
            <w:tcW w:w="1048" w:type="dxa"/>
            <w:vAlign w:val="center"/>
          </w:tcPr>
          <w:p w14:paraId="1E4F451C"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c>
          <w:tcPr>
            <w:tcW w:w="992" w:type="dxa"/>
            <w:vAlign w:val="center"/>
          </w:tcPr>
          <w:p w14:paraId="621B15AB"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A</w:t>
            </w:r>
          </w:p>
        </w:tc>
        <w:tc>
          <w:tcPr>
            <w:tcW w:w="1417" w:type="dxa"/>
            <w:vAlign w:val="center"/>
          </w:tcPr>
          <w:p w14:paraId="441B1A70"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C</w:t>
            </w:r>
          </w:p>
        </w:tc>
        <w:tc>
          <w:tcPr>
            <w:tcW w:w="1559" w:type="dxa"/>
            <w:vAlign w:val="center"/>
          </w:tcPr>
          <w:p w14:paraId="5ED201F1" w14:textId="77777777" w:rsidR="00197D5A" w:rsidRPr="000E47C0" w:rsidRDefault="00197D5A" w:rsidP="006047EC">
            <w:pPr>
              <w:spacing w:before="0" w:after="0"/>
              <w:ind w:firstLine="0"/>
              <w:jc w:val="center"/>
              <w:rPr>
                <w:rFonts w:eastAsia="Calibri"/>
                <w:szCs w:val="28"/>
              </w:rPr>
            </w:pPr>
            <w:r w:rsidRPr="000E47C0">
              <w:rPr>
                <w:rFonts w:eastAsia="Times New Roman"/>
                <w:szCs w:val="28"/>
              </w:rPr>
              <w:t>I</w:t>
            </w:r>
          </w:p>
        </w:tc>
      </w:tr>
    </w:tbl>
    <w:p w14:paraId="0170C0FD" w14:textId="77777777" w:rsidR="00197D5A" w:rsidRPr="000E47C0" w:rsidRDefault="00197D5A" w:rsidP="00197D5A">
      <w:pPr>
        <w:rPr>
          <w:lang w:val="nl-BE"/>
        </w:rPr>
      </w:pPr>
      <w:r w:rsidRPr="000E47C0">
        <w:rPr>
          <w:b/>
          <w:bCs/>
          <w:lang w:val="nl-BE"/>
        </w:rPr>
        <w:t>Nguyên tắc:</w:t>
      </w:r>
      <w:r w:rsidRPr="000E47C0">
        <w:rPr>
          <w:lang w:val="nl-BE"/>
        </w:rPr>
        <w:t xml:space="preserve"> Không một chủ thể nào đồng thời là A và R và không có cơ chế kiểm tra; mỗi quyết định có đúng một chủ thể là A (Accountable) để tránh tình trạng nhiều chủ thể cùng quyết định nhưng không ai chịu trách nhiệm cuối cùng.</w:t>
      </w:r>
    </w:p>
    <w:p w14:paraId="5DA867F3" w14:textId="77777777" w:rsidR="00197D5A" w:rsidRPr="000E47C0" w:rsidRDefault="00197D5A" w:rsidP="00197D5A">
      <w:pPr>
        <w:rPr>
          <w:b/>
          <w:bCs/>
          <w:lang w:val="nl-BE"/>
        </w:rPr>
      </w:pPr>
      <w:r w:rsidRPr="000E47C0">
        <w:rPr>
          <w:b/>
          <w:bCs/>
          <w:lang w:val="nl-BE"/>
        </w:rPr>
        <w:t>b) Sơ đồ tổ chức Công ty</w:t>
      </w:r>
    </w:p>
    <w:p w14:paraId="20A8BE68" w14:textId="77777777" w:rsidR="00197D5A" w:rsidRPr="000E47C0" w:rsidRDefault="00197D5A" w:rsidP="006E4455">
      <w:pPr>
        <w:ind w:firstLine="0"/>
        <w:rPr>
          <w:rFonts w:asciiTheme="majorHAnsi" w:hAnsiTheme="majorHAnsi" w:cstheme="majorHAnsi"/>
          <w:szCs w:val="28"/>
          <w:lang w:val="nl-BE"/>
        </w:rPr>
      </w:pPr>
      <w:r w:rsidRPr="000E47C0">
        <w:rPr>
          <w:rFonts w:asciiTheme="majorHAnsi" w:hAnsiTheme="majorHAnsi" w:cstheme="majorHAnsi"/>
          <w:noProof/>
          <w:szCs w:val="28"/>
          <w:lang w:val="vi-VN" w:eastAsia="vi-VN"/>
        </w:rPr>
        <mc:AlternateContent>
          <mc:Choice Requires="wpc">
            <w:drawing>
              <wp:inline distT="0" distB="0" distL="0" distR="0" wp14:anchorId="7005C20F" wp14:editId="27F2B4A2">
                <wp:extent cx="5698490" cy="2944317"/>
                <wp:effectExtent l="0" t="0" r="0" b="889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Straight Arrow Connector 21"/>
                        <wps:cNvCnPr/>
                        <wps:spPr>
                          <a:xfrm>
                            <a:off x="4153120" y="2026038"/>
                            <a:ext cx="4724" cy="280318"/>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wps:wsp>
                        <wps:cNvPr id="8" name="Rectangle 8"/>
                        <wps:cNvSpPr/>
                        <wps:spPr>
                          <a:xfrm>
                            <a:off x="148847" y="1772760"/>
                            <a:ext cx="971550" cy="113586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238273" y="1772940"/>
                            <a:ext cx="636230" cy="1135685"/>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6E256BF" w14:textId="77777777" w:rsidR="00197D5A" w:rsidRPr="0093765C" w:rsidRDefault="00197D5A" w:rsidP="00197D5A">
                              <w:pPr>
                                <w:pStyle w:val="IntenseQuote"/>
                                <w:jc w:val="center"/>
                                <w:rPr>
                                  <w:sz w:val="24"/>
                                </w:rPr>
                              </w:pPr>
                              <w:r>
                                <w:rPr>
                                  <w:sz w:val="24"/>
                                </w:rPr>
                                <w:t>Kế hoạch; tổng hợp; kinh doanh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1942649" y="1773206"/>
                            <a:ext cx="552893" cy="1134820"/>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FAE56F2" w14:textId="77777777" w:rsidR="00197D5A" w:rsidRPr="0093765C" w:rsidRDefault="00197D5A" w:rsidP="00197D5A">
                              <w:pPr>
                                <w:pStyle w:val="IntenseQuote"/>
                                <w:jc w:val="center"/>
                                <w:rPr>
                                  <w:sz w:val="24"/>
                                </w:rPr>
                              </w:pPr>
                              <w:r>
                                <w:rPr>
                                  <w:sz w:val="24"/>
                                </w:rPr>
                                <w:t>Kế toán; thủ quỹ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48704" y="1782969"/>
                            <a:ext cx="610043" cy="1117213"/>
                          </a:xfrm>
                          <a:prstGeom prst="rect">
                            <a:avLst/>
                          </a:prstGeom>
                          <a:noFill/>
                          <a:ln w="9525" cap="flat" cmpd="sng" algn="ctr">
                            <a:solidFill>
                              <a:srgbClr val="003399"/>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04501C91" w14:textId="77777777" w:rsidR="00197D5A" w:rsidRPr="0093765C" w:rsidRDefault="00197D5A" w:rsidP="00197D5A">
                              <w:pPr>
                                <w:pStyle w:val="IntenseQuote"/>
                                <w:jc w:val="center"/>
                                <w:rPr>
                                  <w:sz w:val="24"/>
                                </w:rPr>
                              </w:pPr>
                              <w:r>
                                <w:rPr>
                                  <w:sz w:val="24"/>
                                </w:rPr>
                                <w:t>Nhân viên nghiệp vụ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524697" y="2306356"/>
                            <a:ext cx="1913132" cy="571560"/>
                          </a:xfrm>
                          <a:prstGeom prst="rect">
                            <a:avLst/>
                          </a:prstGeom>
                          <a:ln>
                            <a:headEnd type="none" w="med" len="med"/>
                            <a:tailEnd type="none" w="med" len="med"/>
                          </a:ln>
                        </wps:spPr>
                        <wps:style>
                          <a:lnRef idx="1">
                            <a:schemeClr val="accent6"/>
                          </a:lnRef>
                          <a:fillRef idx="2">
                            <a:schemeClr val="accent6"/>
                          </a:fillRef>
                          <a:effectRef idx="1">
                            <a:schemeClr val="accent6"/>
                          </a:effectRef>
                          <a:fontRef idx="minor">
                            <a:schemeClr val="dk1"/>
                          </a:fontRef>
                        </wps:style>
                        <wps:txbx>
                          <w:txbxContent>
                            <w:p w14:paraId="7F0495A1" w14:textId="77777777" w:rsidR="00197D5A" w:rsidRPr="00436A6C" w:rsidRDefault="00197D5A" w:rsidP="00197D5A">
                              <w:pPr>
                                <w:pStyle w:val="IntenseQuote"/>
                                <w:jc w:val="center"/>
                                <w:rPr>
                                  <w:szCs w:val="28"/>
                                </w:rPr>
                              </w:pPr>
                              <w:r>
                                <w:rPr>
                                  <w:szCs w:val="28"/>
                                </w:rPr>
                                <w:t>Đăng kiểm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a:off x="4178842" y="1213999"/>
                            <a:ext cx="0" cy="186427"/>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4" name="Straight Arrow Connector 24"/>
                        <wps:cNvCnPr/>
                        <wps:spPr>
                          <a:xfrm>
                            <a:off x="2858712" y="1532358"/>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5" name="Straight Arrow Connector 25"/>
                        <wps:cNvCnPr/>
                        <wps:spPr>
                          <a:xfrm>
                            <a:off x="2165043" y="1527593"/>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6" name="Straight Arrow Connector 26"/>
                        <wps:cNvCnPr/>
                        <wps:spPr>
                          <a:xfrm>
                            <a:off x="1511131" y="1532397"/>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27" name="Straight Arrow Connector 27"/>
                        <wps:cNvCnPr/>
                        <wps:spPr>
                          <a:xfrm>
                            <a:off x="680717" y="1526612"/>
                            <a:ext cx="0" cy="257177"/>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1" name="Straight Arrow Connector 31"/>
                        <wps:cNvCnPr/>
                        <wps:spPr>
                          <a:xfrm flipH="1">
                            <a:off x="1579618" y="1204766"/>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32" name="Straight Arrow Connector 32"/>
                        <wps:cNvCnPr/>
                        <wps:spPr>
                          <a:xfrm>
                            <a:off x="3461445" y="769067"/>
                            <a:ext cx="0" cy="1795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33" name="Rectangle 33"/>
                        <wps:cNvSpPr/>
                        <wps:spPr>
                          <a:xfrm>
                            <a:off x="148847" y="939108"/>
                            <a:ext cx="2800350" cy="296987"/>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4106C02B" w14:textId="77777777" w:rsidR="00197D5A" w:rsidRPr="00211547" w:rsidRDefault="00197D5A" w:rsidP="00197D5A">
                              <w:pPr>
                                <w:pStyle w:val="IntenseQuote"/>
                                <w:jc w:val="center"/>
                                <w:rPr>
                                  <w:b/>
                                </w:rPr>
                              </w:pPr>
                              <w:r>
                                <w:rPr>
                                  <w:b/>
                                </w:rPr>
                                <w:t>PHÓ 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a:off x="1852750" y="753504"/>
                            <a:ext cx="456" cy="195660"/>
                          </a:xfrm>
                          <a:prstGeom prst="straightConnector1">
                            <a:avLst/>
                          </a:prstGeom>
                          <a:ln>
                            <a:tailEnd type="triangle"/>
                          </a:ln>
                        </wps:spPr>
                        <wps:style>
                          <a:lnRef idx="2">
                            <a:schemeClr val="accent5"/>
                          </a:lnRef>
                          <a:fillRef idx="0">
                            <a:schemeClr val="accent5"/>
                          </a:fillRef>
                          <a:effectRef idx="1">
                            <a:schemeClr val="accent5"/>
                          </a:effectRef>
                          <a:fontRef idx="minor">
                            <a:schemeClr val="tx1"/>
                          </a:fontRef>
                        </wps:style>
                        <wps:bodyPr/>
                      </wps:wsp>
                      <wps:wsp>
                        <wps:cNvPr id="7" name="Rectangle 7"/>
                        <wps:cNvSpPr/>
                        <wps:spPr>
                          <a:xfrm>
                            <a:off x="148847" y="1387268"/>
                            <a:ext cx="3009900" cy="283157"/>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1AAB2462" w14:textId="77777777" w:rsidR="00197D5A" w:rsidRPr="00436A6C" w:rsidRDefault="00197D5A" w:rsidP="00197D5A">
                              <w:pPr>
                                <w:pStyle w:val="IntenseQuote"/>
                                <w:jc w:val="center"/>
                                <w:rPr>
                                  <w:b/>
                                  <w:bCs/>
                                </w:rPr>
                              </w:pPr>
                              <w:r>
                                <w:rPr>
                                  <w:b/>
                                  <w:bCs/>
                                </w:rPr>
                                <w:t>Bộ phận Văn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a:stCxn id="41" idx="2"/>
                          <a:endCxn id="5" idx="0"/>
                        </wps:cNvCnPr>
                        <wps:spPr>
                          <a:xfrm flipH="1">
                            <a:off x="2595036" y="297258"/>
                            <a:ext cx="5240" cy="200528"/>
                          </a:xfrm>
                          <a:prstGeom prst="straightConnector1">
                            <a:avLst/>
                          </a:prstGeom>
                          <a:ln>
                            <a:solidFill>
                              <a:schemeClr val="accent2">
                                <a:lumMod val="75000"/>
                              </a:schemeClr>
                            </a:solidFill>
                            <a:tailEnd type="triangle"/>
                          </a:ln>
                        </wps:spPr>
                        <wps:style>
                          <a:lnRef idx="2">
                            <a:schemeClr val="accent6"/>
                          </a:lnRef>
                          <a:fillRef idx="0">
                            <a:schemeClr val="accent6"/>
                          </a:fillRef>
                          <a:effectRef idx="1">
                            <a:schemeClr val="accent6"/>
                          </a:effectRef>
                          <a:fontRef idx="minor">
                            <a:schemeClr val="tx1"/>
                          </a:fontRef>
                        </wps:style>
                        <wps:bodyPr/>
                      </wps:wsp>
                      <wps:wsp>
                        <wps:cNvPr id="41" name="Rectangle 41"/>
                        <wps:cNvSpPr/>
                        <wps:spPr>
                          <a:xfrm>
                            <a:off x="1010086" y="393"/>
                            <a:ext cx="3180380" cy="296865"/>
                          </a:xfrm>
                          <a:prstGeom prst="rect">
                            <a:avLst/>
                          </a:prstGeom>
                          <a:ln/>
                        </wps:spPr>
                        <wps:style>
                          <a:lnRef idx="1">
                            <a:schemeClr val="accent2"/>
                          </a:lnRef>
                          <a:fillRef idx="3">
                            <a:schemeClr val="accent2"/>
                          </a:fillRef>
                          <a:effectRef idx="2">
                            <a:schemeClr val="accent2"/>
                          </a:effectRef>
                          <a:fontRef idx="minor">
                            <a:schemeClr val="lt1"/>
                          </a:fontRef>
                        </wps:style>
                        <wps:txbx>
                          <w:txbxContent>
                            <w:p w14:paraId="2D206F7D" w14:textId="77777777" w:rsidR="00197D5A" w:rsidRPr="00211547" w:rsidRDefault="00197D5A" w:rsidP="001218C9">
                              <w:pPr>
                                <w:pStyle w:val="IntenseQuote"/>
                                <w:jc w:val="center"/>
                                <w:rPr>
                                  <w:b/>
                                </w:rPr>
                              </w:pPr>
                              <w:r>
                                <w:rPr>
                                  <w:b/>
                                </w:rPr>
                                <w:t>HỘI ĐỒNG THÀNH VIÊN CÔNG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3343111" y="948531"/>
                            <a:ext cx="2062566" cy="286084"/>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3631B99" w14:textId="77777777" w:rsidR="00197D5A" w:rsidRPr="00211547" w:rsidRDefault="00197D5A" w:rsidP="00197D5A">
                              <w:pPr>
                                <w:pStyle w:val="IntenseQuote"/>
                                <w:jc w:val="center"/>
                                <w:rPr>
                                  <w:b/>
                                </w:rPr>
                              </w:pPr>
                              <w:r>
                                <w:rPr>
                                  <w:b/>
                                </w:rPr>
                                <w:t>PHÓ GIÁM ĐỐC HOẶC NGƯỜI PHỤ TRÁCH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1393201" y="497786"/>
                            <a:ext cx="2403670" cy="268207"/>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1E961F1" w14:textId="77777777" w:rsidR="00197D5A" w:rsidRPr="00211547" w:rsidRDefault="00197D5A" w:rsidP="00197D5A">
                              <w:pPr>
                                <w:pStyle w:val="IntenseQuote"/>
                                <w:jc w:val="center"/>
                                <w:rPr>
                                  <w:b/>
                                </w:rPr>
                              </w:pPr>
                              <w:r>
                                <w:rPr>
                                  <w:b/>
                                </w:rPr>
                                <w:t>GIÁM ĐỐC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092764" name="Rectangle 581092764"/>
                        <wps:cNvSpPr/>
                        <wps:spPr>
                          <a:xfrm>
                            <a:off x="3484754" y="1377531"/>
                            <a:ext cx="1937849" cy="710648"/>
                          </a:xfrm>
                          <a:prstGeom prst="rect">
                            <a:avLst/>
                          </a:prstGeom>
                          <a:ln>
                            <a:solidFill>
                              <a:srgbClr val="003399"/>
                            </a:solidFill>
                            <a:headEnd type="none" w="med" len="med"/>
                            <a:tailEnd type="none" w="med" len="med"/>
                          </a:ln>
                        </wps:spPr>
                        <wps:style>
                          <a:lnRef idx="1">
                            <a:schemeClr val="accent1"/>
                          </a:lnRef>
                          <a:fillRef idx="2">
                            <a:schemeClr val="accent1"/>
                          </a:fillRef>
                          <a:effectRef idx="1">
                            <a:schemeClr val="accent1"/>
                          </a:effectRef>
                          <a:fontRef idx="minor">
                            <a:schemeClr val="dk1"/>
                          </a:fontRef>
                        </wps:style>
                        <wps:txb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8870299" name="Straight Arrow Connector 238870299"/>
                        <wps:cNvCnPr/>
                        <wps:spPr>
                          <a:xfrm flipH="1">
                            <a:off x="4190466" y="138936"/>
                            <a:ext cx="26703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329192555" name="Straight Arrow Connector 329192555"/>
                        <wps:cNvCnPr/>
                        <wps:spPr>
                          <a:xfrm flipH="1">
                            <a:off x="3796871" y="600762"/>
                            <a:ext cx="669654"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431037106" name="Rectangle 431037106"/>
                        <wps:cNvSpPr/>
                        <wps:spPr>
                          <a:xfrm>
                            <a:off x="4507238" y="1"/>
                            <a:ext cx="898440" cy="651052"/>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w16sdtfl="http://schemas.microsoft.com/office/word/2024/wordml/sdtformatlock">
            <w:pict>
              <v:group w14:anchorId="7005C20F" id="Canvas 4" o:spid="_x0000_s1026" editas="canvas" style="width:448.7pt;height:231.85pt;mso-position-horizontal-relative:char;mso-position-vertical-relative:line" coordsize="56984,2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84;height:29438;visibility:visible;mso-wrap-style:square">
                  <v:fill o:detectmouseclick="t"/>
                  <v:path o:connecttype="none"/>
                </v:shape>
                <v:shapetype id="_x0000_t32" coordsize="21600,21600" o:spt="32" o:oned="t" path="m,l21600,21600e" filled="f">
                  <v:path arrowok="t" fillok="f" o:connecttype="none"/>
                  <o:lock v:ext="edit" shapetype="t"/>
                </v:shapetype>
                <v:shape id="Straight Arrow Connector 21" o:spid="_x0000_s1028" type="#_x0000_t32" style="position:absolute;left:41531;top:20260;width:47;height:2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" strokecolor="#70ad47 [3209]" strokeweight="1pt">
                  <v:stroke endarrow="block" joinstyle="miter"/>
                </v:shape>
                <v:rect id="Rectangle 8" o:spid="_x0000_s1029" style="position:absolute;left:1488;top:17727;width:9715;height:11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" filled="f" strokecolor="#039">
                  <v:stroke joinstyle="round"/>
                  <v:textbox>
                    <w:txbxContent>
                      <w:p w14:paraId="376D50A0" w14:textId="77777777" w:rsidR="00197D5A" w:rsidRPr="0093765C" w:rsidRDefault="00197D5A" w:rsidP="00197D5A">
                        <w:pPr>
                          <w:pStyle w:val="IntenseQuote"/>
                          <w:jc w:val="center"/>
                          <w:rPr>
                            <w:sz w:val="24"/>
                          </w:rPr>
                        </w:pPr>
                        <w:r>
                          <w:rPr>
                            <w:sz w:val="24"/>
                          </w:rPr>
                          <w:t>Tổ chức; lao động tiền lương; hành chính; điện, nước; bảo vệ</w:t>
                        </w:r>
                      </w:p>
                    </w:txbxContent>
                  </v:textbox>
                </v:rect>
                <v:rect id="Rectangle 9" o:spid="_x0000_s1030" style="position:absolute;left:12382;top:17729;width:6363;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" filled="f" strokecolor="#039">
                  <v:stroke joinstyle="round"/>
                  <v:textbox>
                    <w:txbxContent>
                      <w:p w14:paraId="56E256BF" w14:textId="77777777" w:rsidR="00197D5A" w:rsidRPr="0093765C" w:rsidRDefault="00197D5A" w:rsidP="00197D5A">
                        <w:pPr>
                          <w:pStyle w:val="IntenseQuote"/>
                          <w:jc w:val="center"/>
                          <w:rPr>
                            <w:sz w:val="24"/>
                          </w:rPr>
                        </w:pPr>
                        <w:r>
                          <w:rPr>
                            <w:sz w:val="24"/>
                          </w:rPr>
                          <w:t>Kế hoạch; tổng hợp; kinh doanh</w:t>
                        </w:r>
                      </w:p>
                    </w:txbxContent>
                  </v:textbox>
                </v:rect>
                <v:rect id="Rectangle 10" o:spid="_x0000_s1031" style="position:absolute;left:19426;top:17732;width:5529;height:11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" filled="f" strokecolor="#039">
                  <v:stroke joinstyle="round"/>
                  <v:textbox>
                    <w:txbxContent>
                      <w:p w14:paraId="1FAE56F2" w14:textId="77777777" w:rsidR="00197D5A" w:rsidRPr="0093765C" w:rsidRDefault="00197D5A" w:rsidP="00197D5A">
                        <w:pPr>
                          <w:pStyle w:val="IntenseQuote"/>
                          <w:jc w:val="center"/>
                          <w:rPr>
                            <w:sz w:val="24"/>
                          </w:rPr>
                        </w:pPr>
                        <w:r>
                          <w:rPr>
                            <w:sz w:val="24"/>
                          </w:rPr>
                          <w:t>Kế toán; thủ quỹ</w:t>
                        </w:r>
                      </w:p>
                    </w:txbxContent>
                  </v:textbox>
                </v:rect>
                <v:rect id="Rectangle 11" o:spid="_x0000_s1032" style="position:absolute;left:25487;top:17829;width:6100;height:1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" filled="f" strokecolor="#039">
                  <v:stroke joinstyle="round"/>
                  <v:textbox>
                    <w:txbxContent>
                      <w:p w14:paraId="04501C91" w14:textId="77777777" w:rsidR="00197D5A" w:rsidRPr="0093765C" w:rsidRDefault="00197D5A" w:rsidP="00197D5A">
                        <w:pPr>
                          <w:pStyle w:val="IntenseQuote"/>
                          <w:jc w:val="center"/>
                          <w:rPr>
                            <w:sz w:val="24"/>
                          </w:rPr>
                        </w:pPr>
                        <w:r>
                          <w:rPr>
                            <w:sz w:val="24"/>
                          </w:rPr>
                          <w:t>Nhân viên nghiệp vụ</w:t>
                        </w:r>
                      </w:p>
                    </w:txbxContent>
                  </v:textbox>
                </v:rect>
                <v:rect id="Rectangle 15" o:spid="_x0000_s1033" style="position:absolute;left:35246;top:23063;width:19132;height:5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F0495A1" w14:textId="77777777" w:rsidR="00197D5A" w:rsidRPr="00436A6C" w:rsidRDefault="00197D5A" w:rsidP="00197D5A">
                        <w:pPr>
                          <w:pStyle w:val="IntenseQuote"/>
                          <w:jc w:val="center"/>
                          <w:rPr>
                            <w:szCs w:val="28"/>
                          </w:rPr>
                        </w:pPr>
                        <w:r>
                          <w:rPr>
                            <w:szCs w:val="28"/>
                          </w:rPr>
                          <w:t>Đăng kiểm viên</w:t>
                        </w:r>
                      </w:p>
                    </w:txbxContent>
                  </v:textbox>
                </v:rect>
                <v:shape id="Straight Arrow Connector 23" o:spid="_x0000_s1034" type="#_x0000_t32" style="position:absolute;left:41788;top:12139;width:0;height:18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" strokecolor="#70ad47 [3209]" strokeweight="1.5pt">
                  <v:stroke endarrow="block" joinstyle="miter"/>
                </v:shape>
                <v:shape id="Straight Arrow Connector 24" o:spid="_x0000_s1035" type="#_x0000_t32" style="position:absolute;left:28587;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" strokecolor="#4472c4 [3208]" strokeweight="1pt">
                  <v:stroke endarrow="block" joinstyle="miter"/>
                </v:shape>
                <v:shape id="Straight Arrow Connector 25" o:spid="_x0000_s1036" type="#_x0000_t32" style="position:absolute;left:21650;top:15275;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" strokecolor="#4472c4 [3208]" strokeweight="1pt">
                  <v:stroke endarrow="block" joinstyle="miter"/>
                </v:shape>
                <v:shape id="Straight Arrow Connector 26" o:spid="_x0000_s1037" type="#_x0000_t32" style="position:absolute;left:15111;top:15323;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" strokecolor="#4472c4 [3208]" strokeweight="1pt">
                  <v:stroke endarrow="block" joinstyle="miter"/>
                </v:shape>
                <v:shape id="Straight Arrow Connector 27" o:spid="_x0000_s1038" type="#_x0000_t32" style="position:absolute;left:6807;top:15266;width:0;height:2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" strokecolor="#4472c4 [3208]" strokeweight="1pt">
                  <v:stroke endarrow="block" joinstyle="miter"/>
                </v:shape>
                <v:shape id="Straight Arrow Connector 31" o:spid="_x0000_s1039" type="#_x0000_t32" style="position:absolute;left:15796;top:12047;width:4;height:19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" strokecolor="#4472c4 [3208]" strokeweight="1pt">
                  <v:stroke endarrow="block" joinstyle="miter"/>
                </v:shape>
                <v:shape id="Straight Arrow Connector 32" o:spid="_x0000_s1040" type="#_x0000_t32" style="position:absolute;left:34614;top:7690;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" strokecolor="#70ad47 [3209]" strokeweight="1.5pt">
                  <v:stroke endarrow="block" joinstyle="miter"/>
                </v:shape>
                <v:rect id="Rectangle 33" o:spid="_x0000_s1041" style="position:absolute;left:1488;top:9391;width:2800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" fillcolor="#91bce3 [2164]" strokecolor="#5b9bd5 [3204]" strokeweight=".5pt">
                  <v:fill color2="#7aaddd [2612]" rotate="t" colors="0 #b1cbe9;.5 #a3c1e5;1 #92b9e4" focus="100%" type="gradient">
                    <o:fill v:ext="view" type="gradientUnscaled"/>
                  </v:fill>
                  <v:textbox>
                    <w:txbxContent>
                      <w:p w14:paraId="4106C02B" w14:textId="77777777" w:rsidR="00197D5A" w:rsidRPr="00211547" w:rsidRDefault="00197D5A" w:rsidP="00197D5A">
                        <w:pPr>
                          <w:pStyle w:val="IntenseQuote"/>
                          <w:jc w:val="center"/>
                          <w:rPr>
                            <w:b/>
                          </w:rPr>
                        </w:pPr>
                        <w:r>
                          <w:rPr>
                            <w:b/>
                          </w:rPr>
                          <w:t>PHÓ GIÁM ĐỐC</w:t>
                        </w:r>
                      </w:p>
                    </w:txbxContent>
                  </v:textbox>
                </v:rect>
                <v:shape id="Straight Arrow Connector 34" o:spid="_x0000_s1042" type="#_x0000_t32" style="position:absolute;left:18527;top:7535;width:5;height:19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" strokecolor="#4472c4 [3208]" strokeweight="1pt">
                  <v:stroke endarrow="block" joinstyle="miter"/>
                </v:shape>
                <v:rect id="Rectangle 7" o:spid="_x0000_s1043" style="position:absolute;left:1488;top:13872;width:30099;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" fillcolor="#91bce3 [2164]" strokecolor="#039" strokeweight=".5pt">
                  <v:fill color2="#7aaddd [2612]" rotate="t" colors="0 #b1cbe9;.5 #a3c1e5;1 #92b9e4" focus="100%" type="gradient">
                    <o:fill v:ext="view" type="gradientUnscaled"/>
                  </v:fill>
                  <v:textbox>
                    <w:txbxContent>
                      <w:p w14:paraId="1AAB2462" w14:textId="77777777" w:rsidR="00197D5A" w:rsidRPr="00436A6C" w:rsidRDefault="00197D5A" w:rsidP="00197D5A">
                        <w:pPr>
                          <w:pStyle w:val="IntenseQuote"/>
                          <w:jc w:val="center"/>
                          <w:rPr>
                            <w:b/>
                            <w:bCs/>
                          </w:rPr>
                        </w:pPr>
                        <w:r>
                          <w:rPr>
                            <w:b/>
                            <w:bCs/>
                          </w:rPr>
                          <w:t>Bộ phận Văn phòng</w:t>
                        </w:r>
                      </w:p>
                    </w:txbxContent>
                  </v:textbox>
                </v:rect>
                <v:shape id="Straight Arrow Connector 42" o:spid="_x0000_s1044" type="#_x0000_t32" style="position:absolute;left:25950;top:2972;width:52;height:20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" strokecolor="#c45911 [2405]" strokeweight="1pt">
                  <v:stroke endarrow="block" joinstyle="miter"/>
                </v:shape>
                <v:rect id="Rectangle 41" o:spid="_x0000_s1045" style="position:absolute;left:10100;top:3;width:31804;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" fillcolor="#ee853d [3029]" strokecolor="#ed7d31 [3205]" strokeweight=".5pt">
                  <v:fill color2="#ec7a2d [3173]" rotate="t" colors="0 #f18c55;.5 #f67b28;1 #e56b17" focus="100%" type="gradient">
                    <o:fill v:ext="view" type="gradientUnscaled"/>
                  </v:fill>
                  <v:textbox>
                    <w:txbxContent>
                      <w:p w14:paraId="2D206F7D" w14:textId="77777777" w:rsidR="00197D5A" w:rsidRPr="00211547" w:rsidRDefault="00197D5A" w:rsidP="001218C9">
                        <w:pPr>
                          <w:pStyle w:val="IntenseQuote"/>
                          <w:jc w:val="center"/>
                          <w:rPr>
                            <w:b/>
                          </w:rPr>
                        </w:pPr>
                        <w:r>
                          <w:rPr>
                            <w:b/>
                          </w:rPr>
                          <w:t>HỘI ĐỒNG THÀNH VIÊN CÔNG TY</w:t>
                        </w:r>
                      </w:p>
                    </w:txbxContent>
                  </v:textbox>
                </v:rect>
                <v:rect id="Rectangle 6" o:spid="_x0000_s1046" style="position:absolute;left:33431;top:9485;width:20625;height:2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53631B99" w14:textId="77777777" w:rsidR="00197D5A" w:rsidRPr="00211547" w:rsidRDefault="00197D5A" w:rsidP="00197D5A">
                        <w:pPr>
                          <w:pStyle w:val="IntenseQuote"/>
                          <w:jc w:val="center"/>
                          <w:rPr>
                            <w:b/>
                          </w:rPr>
                        </w:pPr>
                        <w:r>
                          <w:rPr>
                            <w:b/>
                          </w:rPr>
                          <w:t>PHÓ GIÁM ĐỐC HOẶC NGƯỜI PHỤ TRÁCH</w:t>
                        </w:r>
                      </w:p>
                    </w:txbxContent>
                  </v:textbox>
                </v:rect>
                <v:rect id="Rectangle 5" o:spid="_x0000_s1047" style="position:absolute;left:13932;top:4977;width:24036;height:2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" fillcolor="#2a4a85 [2152]" stroked="f">
                  <v:fill color2="#8eaadb [1944]" rotate="t" angle="180" colors="0 #2a4b86;31457f #4a76c6;1 #8faadc" focus="100%" type="gradient"/>
                  <v:textbox>
                    <w:txbxContent>
                      <w:p w14:paraId="11E961F1" w14:textId="77777777" w:rsidR="00197D5A" w:rsidRPr="00211547" w:rsidRDefault="00197D5A" w:rsidP="00197D5A">
                        <w:pPr>
                          <w:pStyle w:val="IntenseQuote"/>
                          <w:jc w:val="center"/>
                          <w:rPr>
                            <w:b/>
                          </w:rPr>
                        </w:pPr>
                        <w:r>
                          <w:rPr>
                            <w:b/>
                          </w:rPr>
                          <w:t>GIÁM ĐỐC</w:t>
                        </w:r>
                      </w:p>
                    </w:txbxContent>
                  </v:textbox>
                </v:rect>
                <v:rect id="Rectangle 581092764" o:spid="_x0000_s1048" style="position:absolute;left:34847;top:13775;width:19379;height:7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" fillcolor="#91bce3 [2164]" strokecolor="#039" strokeweight=".5pt">
                  <v:fill color2="#7aaddd [2612]" rotate="t" colors="0 #b1cbe9;.5 #a3c1e5;1 #92b9e4" focus="100%" type="gradient">
                    <o:fill v:ext="view" type="gradientUnscaled"/>
                  </v:fill>
                  <v:textbox>
                    <w:txbxContent>
                      <w:p w14:paraId="763CB920" w14:textId="77777777" w:rsidR="00197D5A" w:rsidRPr="008C4B3E" w:rsidRDefault="00197D5A" w:rsidP="00197D5A">
                        <w:pPr>
                          <w:ind w:firstLine="0"/>
                          <w:jc w:val="center"/>
                          <w:rPr>
                            <w:b/>
                            <w:bCs/>
                            <w:szCs w:val="28"/>
                          </w:rPr>
                        </w:pPr>
                        <w:r>
                          <w:rPr>
                            <w:b/>
                            <w:bCs/>
                            <w:szCs w:val="28"/>
                          </w:rPr>
                          <w:t>Bộ phận Kiểm định</w:t>
                        </w:r>
                      </w:p>
                    </w:txbxContent>
                  </v:textbox>
                </v:rect>
                <v:shape id="Straight Arrow Connector 238870299" o:spid="_x0000_s1049" type="#_x0000_t32" style="position:absolute;left:41904;top:1389;width:26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" strokecolor="#5b9bd5 [3204]" strokeweight=".5pt">
                  <v:stroke dashstyle="dash" endarrow="block" joinstyle="miter"/>
                </v:shape>
                <v:shape id="Straight Arrow Connector 329192555" o:spid="_x0000_s1050" type="#_x0000_t32" style="position:absolute;left:37968;top:6007;width:66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" strokecolor="#5b9bd5 [3204]" strokeweight=".5pt">
                  <v:stroke dashstyle="dash" endarrow="block" joinstyle="miter"/>
                </v:shape>
                <v:rect id="Rectangle 431037106" o:spid="_x0000_s1051" style="position:absolute;left:45072;width:8984;height:6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" fillcolor="#ffd555 [2167]" strokecolor="#ffc000 [3207]" strokeweight=".5pt">
                  <v:fill color2="#ffcc31 [2615]" rotate="t" colors="0 #ffdd9c;.5 #ffd78e;1 #ffd479" focus="100%" type="gradient">
                    <o:fill v:ext="view" type="gradientUnscaled"/>
                  </v:fill>
                  <v:textbox>
                    <w:txbxContent>
                      <w:p w14:paraId="466F121B" w14:textId="77777777" w:rsidR="00197D5A" w:rsidRPr="00436A6C" w:rsidRDefault="00197D5A" w:rsidP="00197D5A">
                        <w:pPr>
                          <w:pStyle w:val="IntenseQuote"/>
                          <w:jc w:val="center"/>
                          <w:rPr>
                            <w:b/>
                            <w:sz w:val="26"/>
                            <w:szCs w:val="26"/>
                          </w:rPr>
                        </w:pPr>
                        <w:r>
                          <w:rPr>
                            <w:b/>
                            <w:sz w:val="26"/>
                            <w:szCs w:val="26"/>
                          </w:rPr>
                          <w:t>KIỂM SOÁT VIÊN</w:t>
                        </w:r>
                      </w:p>
                    </w:txbxContent>
                  </v:textbox>
                </v:rect>
                <w10:anchorlock/>
              </v:group>
            </w:pict>
          </mc:Fallback>
        </mc:AlternateContent>
      </w:r>
    </w:p>
    <w:p w14:paraId="049D54A8" w14:textId="77777777" w:rsidR="00197D5A" w:rsidRPr="000E47C0" w:rsidRDefault="00197D5A" w:rsidP="00197D5A">
      <w:pPr>
        <w:pStyle w:val="S"/>
        <w:rPr>
          <w:color w:val="auto"/>
        </w:rPr>
      </w:pPr>
      <w:bookmarkStart w:id="45" w:name="_Toc236058865"/>
      <w:r w:rsidRPr="000E47C0">
        <w:rPr>
          <w:color w:val="auto"/>
        </w:rPr>
        <w:t>Sơ đồ 1. Cơ cấu tổ chức của Công ty</w:t>
      </w:r>
      <w:bookmarkEnd w:id="45"/>
    </w:p>
    <w:p w14:paraId="22C55F57" w14:textId="77777777" w:rsidR="00197D5A" w:rsidRPr="000E47C0" w:rsidRDefault="00197D5A" w:rsidP="00197D5A">
      <w:pPr>
        <w:rPr>
          <w:bCs/>
          <w:lang w:val="nl-BE"/>
        </w:rPr>
      </w:pPr>
      <w:r w:rsidRPr="000E47C0">
        <w:rPr>
          <w:b/>
          <w:bCs/>
          <w:lang w:val="nl-BE"/>
        </w:rPr>
        <w:t>c) Số lượng người làm việc của Công ty</w:t>
      </w:r>
    </w:p>
    <w:p w14:paraId="08E749D3" w14:textId="77777777" w:rsidR="00197D5A" w:rsidRPr="000E47C0" w:rsidRDefault="00197D5A" w:rsidP="00197D5A">
      <w:pPr>
        <w:rPr>
          <w:lang w:val="nl-BE"/>
        </w:rPr>
      </w:pPr>
      <w:del w:id="1022" w:author="Nội dung điều chỉnh (Claude)" w:date="2026-10-21T11:02:43Z">
        <w:r w:rsidRPr="000E47C0">
          <w:rPr>
            <w:lang w:val="nl-BE"/>
          </w:rPr>
          <w:delText xml:space="preserve">Tổng số: Tối thiểu 15 người</w:delText>
        </w:r>
      </w:del>
      <w:ins w:id="1023" w:author="Nội dung điều chỉnh (Claude)" w:date="2026-10-21T11:02:43Z">
        <w:r w:rsidRPr="000E47C0">
          <w:rPr>
            <w:lang w:val="nl-BE"/>
          </w:rPr>
          <w:t xml:space="preserve">Tổng số: Tối thiểu 11 người trong giai đoạn 1</w:t>
        </w:r>
      </w:ins>
      <w:r w:rsidRPr="000E47C0">
        <w:rPr>
          <w:lang w:val="nl-BE"/>
        </w:rPr>
        <w:t xml:space="preserve">, trong đó:</w:t>
      </w:r>
    </w:p>
    <w:p w14:paraId="2C07E67D" w14:textId="4E8AB1D0" w:rsidR="00197D5A" w:rsidRPr="000E47C0" w:rsidRDefault="00197D5A" w:rsidP="00197D5A">
      <w:pPr>
        <w:rPr>
          <w:lang w:val="nl-BE"/>
        </w:rPr>
      </w:pPr>
      <w:r w:rsidRPr="000E47C0">
        <w:rPr>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0E47C0">
        <w:rPr>
          <w:b/>
          <w:bCs/>
          <w:lang w:val="nl-BE"/>
        </w:rPr>
        <w:t>2</w:t>
      </w:r>
      <w:r w:rsidRPr="000E47C0">
        <w:rPr>
          <w:lang w:val="nl-BE"/>
        </w:rPr>
        <w:t xml:space="preserve"> người (gồm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2C07E67D" w14:textId="4E8AB1D0" w:rsidR="00197D5A" w:rsidRPr="000E47C0" w:rsidRDefault="00197D5A" w:rsidP="00197D5A">
      <w:pPr>
        <w:rPr>
          <w:lang w:val="nl-BE"/>
        </w:rPr>
      </w:pPr>
      <w:ins w:id="1054" w:author="Nội dung bổ sung (Claude)" w:date="2026-10-21T09:21:43Z">
        <w:r w:rsidRPr="000E47C0">
          <w:rPr>
            <w:lang w:val="nl-BE"/>
          </w:rPr>
          <w:t xml:space="preserve">- Việc cử viên chức là đảng viên tham gia quản lý, làm đại diện phần vốn, tài sản của Trường tại Công ty thực hiện theo điểm b khoản 3 Điều 8 và Điều 12 Quy định số 224-QĐ/TW ngày 14 tháng 10 năm 2026 của Ban Chấp hành Trung ương về đảng viên tham gia hoạt động đầu tư kinh doanh; người được cử không được đầu tư kinh doanh cá nhân trong lĩnh vực có lợi ích liên quan trực tiếp đến Công ty; viên chức tham gia không làm ảnh hưởng đến nhiệm vụ được giao tại Trường.</w:t>
        </w:r>
      </w:ins>
    </w:p>
    <w:p w14:paraId="46222426" w14:textId="77777777" w:rsidR="00197D5A" w:rsidRPr="000E47C0" w:rsidRDefault="00197D5A" w:rsidP="00197D5A">
      <w:pPr>
        <w:rPr>
          <w:lang w:val="nl-BE"/>
        </w:rPr>
      </w:pPr>
      <w:r w:rsidRPr="000E47C0">
        <w:rPr>
          <w:lang w:val="nl-BE"/>
        </w:rPr>
        <w:t xml:space="preserve">- Số lượng người làm việc theo chế độ hợp đồng: </w:t>
      </w:r>
      <w:del w:id="1024" w:author="Nội dung điều chỉnh (Claude)" w:date="2026-10-21T11:02:43Z">
        <w:r w:rsidRPr="000E47C0">
          <w:rPr>
            <w:lang w:val="nl-BE"/>
          </w:rPr>
          <w:delText xml:space="preserve">Từ 13 người trở lên.</w:delText>
        </w:r>
      </w:del>
      <w:ins w:id="1025" w:author="Nội dung điều chỉnh (Claude)" w:date="2026-10-21T11:02:43Z">
        <w:r w:rsidRPr="000E47C0">
          <w:rPr>
            <w:lang w:val="nl-BE"/>
          </w:rPr>
          <w:t xml:space="preserve">Từ 09 người trở lên.</w:t>
        </w:r>
      </w:ins>
    </w:p>
    <w:p w14:paraId="26D19E5F" w14:textId="77777777" w:rsidR="00197D5A" w:rsidRPr="000E47C0" w:rsidRDefault="00197D5A" w:rsidP="00197D5A">
      <w:pPr>
        <w:pStyle w:val="tnbng"/>
        <w:rPr>
          <w:color w:val="auto"/>
        </w:rPr>
      </w:pPr>
      <w:bookmarkStart w:id="46" w:name="_Toc238544021"/>
      <w:r w:rsidRPr="000E47C0">
        <w:rPr>
          <w:color w:val="auto"/>
        </w:rPr>
        <w:t>Bảng 9. Nhân sự, số người làm việc và vị trí việc làm của Công ty</w:t>
      </w:r>
      <w:bookmarkEnd w:id="46"/>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425"/>
        <w:gridCol w:w="959"/>
        <w:gridCol w:w="2010"/>
        <w:gridCol w:w="3969"/>
      </w:tblGrid>
      <w:tr w:rsidR="000E47C0" w:rsidRPr="000E47C0" w14:paraId="596B68E6" w14:textId="77777777" w:rsidTr="006047EC">
        <w:trPr>
          <w:trHeight w:val="1152"/>
          <w:tblHeader/>
          <w:jc w:val="center"/>
        </w:trPr>
        <w:tc>
          <w:tcPr>
            <w:tcW w:w="704" w:type="dxa"/>
            <w:vAlign w:val="center"/>
          </w:tcPr>
          <w:p w14:paraId="52B570D0" w14:textId="77777777" w:rsidR="00197D5A" w:rsidRPr="000E47C0" w:rsidRDefault="00197D5A" w:rsidP="006047EC">
            <w:pPr>
              <w:pStyle w:val="IntenseQuote"/>
              <w:jc w:val="center"/>
              <w:rPr>
                <w:b/>
                <w:bCs/>
              </w:rPr>
            </w:pPr>
            <w:r w:rsidRPr="000E47C0">
              <w:rPr>
                <w:b/>
                <w:bCs/>
              </w:rPr>
              <w:t>TT</w:t>
            </w:r>
          </w:p>
        </w:tc>
        <w:tc>
          <w:tcPr>
            <w:tcW w:w="1425" w:type="dxa"/>
            <w:vAlign w:val="center"/>
          </w:tcPr>
          <w:p w14:paraId="15B5AE49" w14:textId="77777777" w:rsidR="00197D5A" w:rsidRPr="000E47C0" w:rsidRDefault="00197D5A" w:rsidP="006047EC">
            <w:pPr>
              <w:pStyle w:val="IntenseQuote"/>
              <w:jc w:val="center"/>
              <w:rPr>
                <w:b/>
                <w:bCs/>
              </w:rPr>
            </w:pPr>
            <w:r w:rsidRPr="000E47C0">
              <w:rPr>
                <w:b/>
                <w:bCs/>
              </w:rPr>
              <w:t>Vị trí,</w:t>
            </w:r>
          </w:p>
          <w:p w14:paraId="75EBEE5F" w14:textId="77777777" w:rsidR="00197D5A" w:rsidRPr="000E47C0" w:rsidRDefault="00197D5A" w:rsidP="006047EC">
            <w:pPr>
              <w:pStyle w:val="IntenseQuote"/>
              <w:jc w:val="center"/>
              <w:rPr>
                <w:b/>
                <w:bCs/>
              </w:rPr>
            </w:pPr>
            <w:r w:rsidRPr="000E47C0">
              <w:rPr>
                <w:b/>
                <w:bCs/>
              </w:rPr>
              <w:t>chức danh</w:t>
            </w:r>
          </w:p>
        </w:tc>
        <w:tc>
          <w:tcPr>
            <w:tcW w:w="959" w:type="dxa"/>
            <w:vAlign w:val="center"/>
          </w:tcPr>
          <w:p w14:paraId="7724BA21" w14:textId="77777777" w:rsidR="00197D5A" w:rsidRPr="000E47C0" w:rsidRDefault="00197D5A" w:rsidP="006047EC">
            <w:pPr>
              <w:pStyle w:val="IntenseQuote"/>
              <w:jc w:val="center"/>
              <w:rPr>
                <w:b/>
                <w:bCs/>
              </w:rPr>
            </w:pPr>
            <w:r w:rsidRPr="000E47C0">
              <w:rPr>
                <w:b/>
                <w:bCs/>
              </w:rPr>
              <w:t>Số lượng</w:t>
            </w:r>
          </w:p>
        </w:tc>
        <w:tc>
          <w:tcPr>
            <w:tcW w:w="2010" w:type="dxa"/>
            <w:vAlign w:val="center"/>
          </w:tcPr>
          <w:p w14:paraId="57057B7F" w14:textId="77777777" w:rsidR="00197D5A" w:rsidRPr="000E47C0" w:rsidRDefault="00197D5A" w:rsidP="006047EC">
            <w:pPr>
              <w:pStyle w:val="IntenseQuote"/>
              <w:jc w:val="center"/>
              <w:rPr>
                <w:b/>
                <w:bCs/>
              </w:rPr>
            </w:pPr>
            <w:r w:rsidRPr="000E47C0">
              <w:rPr>
                <w:b/>
                <w:bCs/>
              </w:rPr>
              <w:t>Yêu cầu trình độ chuyên môn, kinh nghiệm</w:t>
            </w:r>
          </w:p>
        </w:tc>
        <w:tc>
          <w:tcPr>
            <w:tcW w:w="3969" w:type="dxa"/>
            <w:vAlign w:val="center"/>
          </w:tcPr>
          <w:p w14:paraId="085FAC8E" w14:textId="77777777" w:rsidR="00197D5A" w:rsidRPr="000E47C0" w:rsidRDefault="00197D5A" w:rsidP="006047EC">
            <w:pPr>
              <w:pStyle w:val="IntenseQuote"/>
              <w:jc w:val="center"/>
              <w:rPr>
                <w:b/>
                <w:bCs/>
              </w:rPr>
            </w:pPr>
            <w:r w:rsidRPr="000E47C0">
              <w:rPr>
                <w:b/>
                <w:bCs/>
              </w:rPr>
              <w:t>Nhiệm vụ chính</w:t>
            </w:r>
          </w:p>
        </w:tc>
      </w:tr>
      <w:tr w:rsidR="000E47C0" w:rsidRPr="000E47C0" w14:paraId="7D23D896" w14:textId="77777777" w:rsidTr="006047EC">
        <w:trPr>
          <w:trHeight w:val="264"/>
          <w:jc w:val="center"/>
        </w:trPr>
        <w:tc>
          <w:tcPr>
            <w:tcW w:w="704" w:type="dxa"/>
            <w:vAlign w:val="center"/>
          </w:tcPr>
          <w:p w14:paraId="08A42AEE" w14:textId="77777777" w:rsidR="00197D5A" w:rsidRPr="000E47C0" w:rsidRDefault="00197D5A" w:rsidP="006047EC">
            <w:pPr>
              <w:pStyle w:val="IntenseQuote"/>
              <w:jc w:val="center"/>
              <w:rPr>
                <w:b/>
                <w:bCs/>
              </w:rPr>
            </w:pPr>
            <w:r w:rsidRPr="000E47C0">
              <w:rPr>
                <w:b/>
                <w:bCs/>
              </w:rPr>
              <w:t>1</w:t>
            </w:r>
          </w:p>
        </w:tc>
        <w:tc>
          <w:tcPr>
            <w:tcW w:w="8363" w:type="dxa"/>
            <w:gridSpan w:val="4"/>
            <w:vAlign w:val="center"/>
          </w:tcPr>
          <w:p w14:paraId="1D0FAB1A" w14:textId="77777777" w:rsidR="00197D5A" w:rsidRPr="000E47C0" w:rsidRDefault="00197D5A" w:rsidP="006047EC">
            <w:pPr>
              <w:pStyle w:val="IntenseQuote"/>
              <w:jc w:val="left"/>
              <w:rPr>
                <w:b/>
                <w:bCs/>
              </w:rPr>
            </w:pPr>
            <w:r w:rsidRPr="000E47C0">
              <w:rPr>
                <w:b/>
                <w:bCs/>
              </w:rPr>
              <w:t>Lãnh đạo Công ty</w:t>
            </w:r>
          </w:p>
        </w:tc>
      </w:tr>
      <w:tr w:rsidR="000E47C0" w:rsidRPr="000E47C0" w14:paraId="4169C036" w14:textId="77777777" w:rsidTr="006047EC">
        <w:trPr>
          <w:trHeight w:val="397"/>
          <w:jc w:val="center"/>
        </w:trPr>
        <w:tc>
          <w:tcPr>
            <w:tcW w:w="704" w:type="dxa"/>
            <w:vAlign w:val="center"/>
          </w:tcPr>
          <w:p w14:paraId="6338F205" w14:textId="77777777" w:rsidR="00197D5A" w:rsidRPr="000E47C0" w:rsidRDefault="00197D5A" w:rsidP="006047EC">
            <w:pPr>
              <w:pStyle w:val="IntenseQuote"/>
              <w:jc w:val="center"/>
            </w:pPr>
            <w:r w:rsidRPr="000E47C0">
              <w:t>1.1</w:t>
            </w:r>
          </w:p>
        </w:tc>
        <w:tc>
          <w:tcPr>
            <w:tcW w:w="1425" w:type="dxa"/>
            <w:vAlign w:val="center"/>
          </w:tcPr>
          <w:p w14:paraId="1AA989A7" w14:textId="77777777" w:rsidR="00197D5A" w:rsidRPr="000E47C0" w:rsidRDefault="00197D5A" w:rsidP="006047EC">
            <w:pPr>
              <w:pStyle w:val="IntenseQuote"/>
              <w:rPr>
                <w:b/>
                <w:bCs/>
              </w:rPr>
            </w:pPr>
            <w:r w:rsidRPr="000E47C0">
              <w:rPr>
                <w:b/>
                <w:bCs/>
              </w:rPr>
              <w:t>Giám đốc</w:t>
            </w:r>
          </w:p>
        </w:tc>
        <w:tc>
          <w:tcPr>
            <w:tcW w:w="959" w:type="dxa"/>
            <w:vAlign w:val="center"/>
          </w:tcPr>
          <w:p w14:paraId="75128B5B" w14:textId="77777777" w:rsidR="00197D5A" w:rsidRPr="000E47C0" w:rsidRDefault="00197D5A" w:rsidP="006047EC">
            <w:pPr>
              <w:pStyle w:val="IntenseQuote"/>
              <w:jc w:val="center"/>
            </w:pPr>
            <w:r w:rsidRPr="000E47C0">
              <w:t>1</w:t>
            </w:r>
          </w:p>
        </w:tc>
        <w:tc>
          <w:tcPr>
            <w:tcW w:w="2010" w:type="dxa"/>
            <w:vAlign w:val="center"/>
          </w:tcPr>
          <w:p w14:paraId="63790B08" w14:textId="77777777" w:rsidR="00197D5A" w:rsidRPr="000E47C0" w:rsidRDefault="00197D5A" w:rsidP="006047EC">
            <w:pPr>
              <w:pStyle w:val="IntenseQuote"/>
            </w:pPr>
            <w:r w:rsidRPr="000E47C0">
              <w:t>- Tốt nghiệp Đại học trở lên.</w:t>
            </w:r>
          </w:p>
          <w:p w14:paraId="35A91E2E" w14:textId="77777777" w:rsidR="00197D5A" w:rsidRPr="000E47C0" w:rsidRDefault="00197D5A" w:rsidP="006047EC">
            <w:pPr>
              <w:ind w:firstLine="0"/>
            </w:pPr>
            <w:r w:rsidRPr="000E47C0">
              <w:t>- Đáp ứng tiêu chuẩn đối với chức danh theo quy định của pháp luật và của Trường.</w:t>
            </w:r>
          </w:p>
          <w:p w14:paraId="33F7903F" w14:textId="77777777" w:rsidR="00197D5A" w:rsidRPr="000E47C0" w:rsidRDefault="00197D5A" w:rsidP="006047EC">
            <w:pPr>
              <w:ind w:firstLine="0"/>
              <w:rPr>
                <w:b/>
                <w:bCs/>
                <w:i/>
                <w:iCs/>
              </w:rPr>
            </w:pPr>
            <w:r w:rsidRPr="000E47C0">
              <w:rPr>
                <w:b/>
                <w:bCs/>
                <w:i/>
                <w:iCs/>
              </w:rPr>
              <w:t>(Không yêu cầu phải là ĐKV)</w:t>
            </w:r>
          </w:p>
        </w:tc>
        <w:tc>
          <w:tcPr>
            <w:tcW w:w="3969" w:type="dxa"/>
            <w:vAlign w:val="center"/>
          </w:tcPr>
          <w:p w14:paraId="3B6589F1" w14:textId="77777777" w:rsidR="00197D5A" w:rsidRPr="000E47C0" w:rsidRDefault="00197D5A" w:rsidP="006047EC">
            <w:pPr>
              <w:pStyle w:val="IntenseQuote"/>
            </w:pPr>
            <w:r w:rsidRPr="000E47C0">
              <w:t>Quản lý, điều hành chung toàn bộ hoạt động của Công ty và Trung tâm (trừ công tác quản lý chuyên môn sâu hoạt động đăng kiểm theo quy định).</w:t>
            </w:r>
          </w:p>
        </w:tc>
      </w:tr>
      <w:tr w:rsidR="000E47C0" w:rsidRPr="000E47C0" w14:paraId="0399C2F0" w14:textId="77777777" w:rsidTr="006047EC">
        <w:trPr>
          <w:trHeight w:val="397"/>
          <w:jc w:val="center"/>
        </w:trPr>
        <w:tc>
          <w:tcPr>
            <w:tcW w:w="704" w:type="dxa"/>
            <w:vAlign w:val="center"/>
          </w:tcPr>
          <w:p w14:paraId="10FFB368" w14:textId="77777777" w:rsidR="00197D5A" w:rsidRPr="000E47C0" w:rsidRDefault="00197D5A" w:rsidP="006047EC">
            <w:pPr>
              <w:pStyle w:val="IntenseQuote"/>
              <w:jc w:val="center"/>
            </w:pPr>
            <w:r w:rsidRPr="000E47C0">
              <w:t>1.2</w:t>
            </w:r>
          </w:p>
        </w:tc>
        <w:tc>
          <w:tcPr>
            <w:tcW w:w="1425" w:type="dxa"/>
            <w:vAlign w:val="center"/>
          </w:tcPr>
          <w:p w14:paraId="3C9263D0" w14:textId="77777777" w:rsidR="00197D5A" w:rsidRPr="000E47C0" w:rsidRDefault="00197D5A" w:rsidP="006047EC">
            <w:pPr>
              <w:pStyle w:val="IntenseQuote"/>
              <w:rPr>
                <w:b/>
                <w:bCs/>
              </w:rPr>
            </w:pPr>
            <w:r w:rsidRPr="000E47C0">
              <w:rPr>
                <w:b/>
                <w:bCs/>
              </w:rPr>
              <w:t xml:space="preserve">Phó Giám đốc </w:t>
            </w:r>
          </w:p>
          <w:p w14:paraId="570C03E5" w14:textId="77777777" w:rsidR="00197D5A" w:rsidRPr="000E47C0" w:rsidRDefault="00197D5A" w:rsidP="006047EC">
            <w:pPr>
              <w:pStyle w:val="IntenseQuote"/>
              <w:jc w:val="center"/>
            </w:pPr>
            <w:r w:rsidRPr="000E47C0">
              <w:rPr>
                <w:i/>
                <w:iCs w:val="0"/>
              </w:rPr>
              <w:t>(phụ trách chuyên môn)</w:t>
            </w:r>
          </w:p>
        </w:tc>
        <w:tc>
          <w:tcPr>
            <w:tcW w:w="959" w:type="dxa"/>
            <w:vAlign w:val="center"/>
          </w:tcPr>
          <w:p w14:paraId="02FE4029" w14:textId="77777777" w:rsidR="00197D5A" w:rsidRPr="000E47C0" w:rsidRDefault="00197D5A" w:rsidP="006047EC">
            <w:pPr>
              <w:pStyle w:val="IntenseQuote"/>
              <w:jc w:val="center"/>
            </w:pPr>
            <w:r w:rsidRPr="000E47C0">
              <w:t>1</w:t>
            </w:r>
          </w:p>
        </w:tc>
        <w:tc>
          <w:tcPr>
            <w:tcW w:w="2010" w:type="dxa"/>
            <w:vAlign w:val="center"/>
          </w:tcPr>
          <w:p w14:paraId="6EF021CF" w14:textId="77777777" w:rsidR="00197D5A" w:rsidRPr="000E47C0" w:rsidRDefault="00197D5A" w:rsidP="006047EC">
            <w:pPr>
              <w:pStyle w:val="IntenseQuote"/>
            </w:pPr>
            <w:r w:rsidRPr="000E47C0">
              <w:t>- Tốt nghiệp Đại học chuyên ngành trở lên.</w:t>
            </w:r>
          </w:p>
          <w:p w14:paraId="0D4DF5E5" w14:textId="77777777" w:rsidR="00197D5A" w:rsidRPr="000E47C0" w:rsidRDefault="00197D5A" w:rsidP="006047EC">
            <w:pPr>
              <w:pStyle w:val="IntenseQuote"/>
              <w:rPr>
                <w:vertAlign w:val="subscript"/>
              </w:rPr>
            </w:pPr>
            <w:r w:rsidRPr="000E47C0">
              <w:rPr>
                <w:szCs w:val="28"/>
              </w:rPr>
              <w:t xml:space="preserve">- Là </w:t>
            </w:r>
            <w:r w:rsidRPr="000E47C0">
              <w:rPr>
                <w:b/>
                <w:bCs/>
                <w:szCs w:val="28"/>
              </w:rPr>
              <w:t xml:space="preserve">ĐKV hạng II </w:t>
            </w:r>
            <w:r w:rsidRPr="000E47C0">
              <w:rPr>
                <w:szCs w:val="28"/>
              </w:rPr>
              <w:t>trở lên.</w:t>
            </w:r>
          </w:p>
          <w:p w14:paraId="02DF07C5" w14:textId="77777777" w:rsidR="00197D5A" w:rsidRPr="000E47C0" w:rsidRDefault="00197D5A" w:rsidP="006047EC">
            <w:pPr>
              <w:ind w:firstLine="0"/>
            </w:pPr>
            <w:r w:rsidRPr="000E47C0">
              <w:t>- Kinh nghiệm: Có thời gian hoạt động đăng kiểm XCG tối thiểu 5 năm.</w:t>
            </w:r>
          </w:p>
        </w:tc>
        <w:tc>
          <w:tcPr>
            <w:tcW w:w="3969" w:type="dxa"/>
            <w:vAlign w:val="center"/>
          </w:tcPr>
          <w:p w14:paraId="4139BF2C" w14:textId="77777777" w:rsidR="00197D5A" w:rsidRPr="000E47C0" w:rsidRDefault="00197D5A" w:rsidP="006047EC">
            <w:pPr>
              <w:pStyle w:val="IntenseQuote"/>
            </w:pPr>
            <w:r w:rsidRPr="000E47C0">
              <w:t>- Chịu trách nhiệm tổ chức, điều hành hoạt động chuyên môn kiểm định của Công ty, Trung tâm và ký giấy chứng nhận kiểm định.</w:t>
            </w:r>
          </w:p>
          <w:p w14:paraId="5F67D413" w14:textId="77777777" w:rsidR="00197D5A" w:rsidRPr="000E47C0" w:rsidRDefault="00197D5A" w:rsidP="006047EC">
            <w:pPr>
              <w:pStyle w:val="IntenseQuote"/>
            </w:pPr>
            <w:r w:rsidRPr="000E47C0">
              <w:t>- Tham gia kiểm định tại các dây chuyền kiểm định và được tính là ĐKV.</w:t>
            </w:r>
          </w:p>
          <w:p w14:paraId="2D3FCC9F" w14:textId="77777777" w:rsidR="00197D5A" w:rsidRPr="000E47C0" w:rsidRDefault="00197D5A" w:rsidP="006047EC">
            <w:pPr>
              <w:pStyle w:val="IntenseQuote"/>
            </w:pPr>
            <w:r w:rsidRPr="000E47C0">
              <w:t xml:space="preserve">- Giúp Giám đốc phụ trách một số nhiệm vụ khác theo sự phân công của Giám đốc. </w:t>
            </w:r>
          </w:p>
        </w:tc>
      </w:tr>
      <w:tr w:rsidR="000E47C0" w:rsidRPr="000E47C0" w14:paraId="381A9A45" w14:textId="77777777" w:rsidTr="006047EC">
        <w:trPr>
          <w:trHeight w:val="397"/>
          <w:jc w:val="center"/>
          <w:del w:id="1026" w:author="Nội dung bỏ (Claude)" w:date="2026-10-21T11:02:43Z"/>
        </w:trPr>
        <w:tc>
          <w:tcPr>
            <w:tcW w:w="704" w:type="dxa"/>
            <w:vAlign w:val="center"/>
          </w:tcPr>
          <w:p w14:paraId="3CD81621" w14:textId="77777777" w:rsidR="00197D5A" w:rsidRPr="000E47C0" w:rsidRDefault="00197D5A" w:rsidP="006047EC">
            <w:pPr>
              <w:pStyle w:val="IntenseQuote"/>
              <w:jc w:val="center"/>
            </w:pPr>
            <w:del w:id="1027" w:author="Nội dung bỏ (Claude)" w:date="2026-10-21T11:02:43Z">
              <w:r w:rsidRPr="000E47C0">
                <w:delText>1.3</w:delText>
              </w:r>
            </w:del>
          </w:p>
        </w:tc>
        <w:tc>
          <w:tcPr>
            <w:tcW w:w="1425" w:type="dxa"/>
            <w:vAlign w:val="center"/>
          </w:tcPr>
          <w:p w14:paraId="48D5B885" w14:textId="77777777" w:rsidR="00197D5A" w:rsidRPr="000E47C0" w:rsidRDefault="00197D5A" w:rsidP="006047EC">
            <w:pPr>
              <w:pStyle w:val="IntenseQuote"/>
              <w:rPr>
                <w:b/>
                <w:bCs/>
              </w:rPr>
            </w:pPr>
            <w:del w:id="1028" w:author="Nội dung bỏ (Claude)" w:date="2026-10-21T11:02:43Z">
              <w:r w:rsidRPr="000E47C0">
                <w:rPr>
                  <w:b/>
                  <w:bCs/>
                </w:rPr>
                <w:delText xml:space="preserve">Phó Giám đốc </w:delText>
              </w:r>
            </w:del>
          </w:p>
          <w:p w14:paraId="4A149990" w14:textId="77777777" w:rsidR="00197D5A" w:rsidRPr="000E47C0" w:rsidRDefault="00197D5A" w:rsidP="006047EC">
            <w:pPr>
              <w:pStyle w:val="IntenseQuote"/>
              <w:jc w:val="center"/>
            </w:pPr>
            <w:del w:id="1029" w:author="Nội dung bỏ (Claude)" w:date="2026-10-21T11:02:43Z">
              <w:r w:rsidRPr="000E47C0">
                <w:rPr>
                  <w:i/>
                  <w:iCs w:val="0"/>
                </w:rPr>
                <w:delText>(phụ trách tổng hợp, chiến lược hậu cần, tài chính)</w:delText>
              </w:r>
            </w:del>
          </w:p>
        </w:tc>
        <w:tc>
          <w:tcPr>
            <w:tcW w:w="959" w:type="dxa"/>
            <w:vAlign w:val="center"/>
          </w:tcPr>
          <w:p w14:paraId="1353FB96" w14:textId="77777777" w:rsidR="00197D5A" w:rsidRPr="000E47C0" w:rsidRDefault="00197D5A" w:rsidP="006047EC">
            <w:pPr>
              <w:pStyle w:val="IntenseQuote"/>
              <w:jc w:val="center"/>
            </w:pPr>
            <w:del w:id="1030" w:author="Nội dung bỏ (Claude)" w:date="2026-10-21T11:02:43Z">
              <w:r w:rsidRPr="000E47C0">
                <w:delText>1</w:delText>
              </w:r>
            </w:del>
          </w:p>
        </w:tc>
        <w:tc>
          <w:tcPr>
            <w:tcW w:w="2010" w:type="dxa"/>
            <w:vAlign w:val="center"/>
          </w:tcPr>
          <w:p w14:paraId="17E76DE8" w14:textId="77777777" w:rsidR="00197D5A" w:rsidRPr="000E47C0" w:rsidRDefault="00197D5A" w:rsidP="006047EC">
            <w:pPr>
              <w:pStyle w:val="IntenseQuote"/>
            </w:pPr>
            <w:del w:id="1031" w:author="Nội dung bỏ (Claude)" w:date="2026-10-21T11:02:43Z">
              <w:r w:rsidRPr="000E47C0">
                <w:delText>- Tốt nghiệp Đại học trở lên.</w:delText>
              </w:r>
            </w:del>
          </w:p>
          <w:p w14:paraId="24700A8A" w14:textId="77777777" w:rsidR="00197D5A" w:rsidRPr="000E47C0" w:rsidRDefault="00197D5A" w:rsidP="006047EC">
            <w:pPr>
              <w:pStyle w:val="IntenseQuote"/>
            </w:pPr>
            <w:del w:id="1032" w:author="Nội dung bỏ (Claude)" w:date="2026-10-21T11:02:43Z">
              <w:r w:rsidRPr="000E47C0">
                <w:delText xml:space="preserve">- Đáp ứng tiêu chuẩn đối với chức danh theo quy định của pháp luật và của Trường. </w:delText>
              </w:r>
            </w:del>
            <w:del w:id="1033" w:author="Nội dung bỏ (Claude)" w:date="2026-10-21T11:02:43Z">
              <w:r w:rsidRPr="000E47C0">
                <w:rPr>
                  <w:b/>
                  <w:bCs/>
                  <w:i/>
                </w:rPr>
                <w:delText>(Không yêu cầu phải là ĐKV)</w:delText>
              </w:r>
            </w:del>
          </w:p>
        </w:tc>
        <w:tc>
          <w:tcPr>
            <w:tcW w:w="3969" w:type="dxa"/>
            <w:vAlign w:val="center"/>
          </w:tcPr>
          <w:p w14:paraId="79511EE1" w14:textId="77777777" w:rsidR="00197D5A" w:rsidRPr="000E47C0" w:rsidRDefault="00197D5A" w:rsidP="006047EC">
            <w:pPr>
              <w:pStyle w:val="IntenseQuote"/>
            </w:pPr>
            <w:del w:id="1034" w:author="Nội dung bỏ (Claude)" w:date="2026-10-21T11:02:43Z">
              <w:r w:rsidRPr="000E47C0">
                <w:delText>Giúp Giám đốc phụ trách công tác tổng hợp, chiến lược, hậu cần, tài chính và một số nhiệm vụ khác theo sự phân công của Giám đốc.</w:delText>
              </w:r>
            </w:del>
          </w:p>
        </w:tc>
      </w:tr>
      <w:tr w:rsidR="000E47C0" w:rsidRPr="000E47C0" w14:paraId="6EAB134D" w14:textId="77777777" w:rsidTr="006047EC">
        <w:trPr>
          <w:trHeight w:val="248"/>
          <w:jc w:val="center"/>
        </w:trPr>
        <w:tc>
          <w:tcPr>
            <w:tcW w:w="704" w:type="dxa"/>
            <w:vAlign w:val="center"/>
          </w:tcPr>
          <w:p w14:paraId="6F9D1EB5" w14:textId="77777777" w:rsidR="00197D5A" w:rsidRPr="000E47C0" w:rsidRDefault="00197D5A" w:rsidP="006047EC">
            <w:pPr>
              <w:pStyle w:val="IntenseQuote"/>
              <w:jc w:val="center"/>
            </w:pPr>
            <w:r w:rsidRPr="000E47C0">
              <w:rPr>
                <w:b/>
              </w:rPr>
              <w:t>2</w:t>
            </w:r>
          </w:p>
        </w:tc>
        <w:tc>
          <w:tcPr>
            <w:tcW w:w="8363" w:type="dxa"/>
            <w:gridSpan w:val="4"/>
            <w:vAlign w:val="center"/>
          </w:tcPr>
          <w:p w14:paraId="79AFF731" w14:textId="77777777" w:rsidR="00197D5A" w:rsidRPr="000E47C0" w:rsidRDefault="00197D5A" w:rsidP="006047EC">
            <w:pPr>
              <w:pStyle w:val="IntenseQuote"/>
            </w:pPr>
            <w:r w:rsidRPr="000E47C0">
              <w:rPr>
                <w:b/>
              </w:rPr>
              <w:t>Bộ phận Văn phòng</w:t>
            </w:r>
          </w:p>
        </w:tc>
      </w:tr>
      <w:tr w:rsidR="000E47C0" w:rsidRPr="000E47C0" w14:paraId="3D64A205" w14:textId="77777777" w:rsidTr="006047EC">
        <w:trPr>
          <w:trHeight w:val="397"/>
          <w:jc w:val="center"/>
        </w:trPr>
        <w:tc>
          <w:tcPr>
            <w:tcW w:w="704" w:type="dxa"/>
            <w:vAlign w:val="center"/>
          </w:tcPr>
          <w:p w14:paraId="34105E98" w14:textId="77777777" w:rsidR="00197D5A" w:rsidRPr="000E47C0" w:rsidRDefault="00197D5A" w:rsidP="006047EC">
            <w:pPr>
              <w:pStyle w:val="IntenseQuote"/>
              <w:jc w:val="center"/>
            </w:pPr>
            <w:r w:rsidRPr="000E47C0">
              <w:t>2.1</w:t>
            </w:r>
          </w:p>
        </w:tc>
        <w:tc>
          <w:tcPr>
            <w:tcW w:w="1425" w:type="dxa"/>
            <w:vAlign w:val="center"/>
          </w:tcPr>
          <w:p w14:paraId="7309BD2A" w14:textId="77777777" w:rsidR="00197D5A" w:rsidRPr="000E47C0" w:rsidRDefault="00197D5A" w:rsidP="006047EC">
            <w:pPr>
              <w:pStyle w:val="IntenseQuote"/>
            </w:pPr>
            <w:r w:rsidRPr="000E47C0">
              <w:t>Trưởng bộ phận</w:t>
            </w:r>
          </w:p>
        </w:tc>
        <w:tc>
          <w:tcPr>
            <w:tcW w:w="959" w:type="dxa"/>
            <w:vAlign w:val="center"/>
          </w:tcPr>
          <w:p w14:paraId="57AAED31" w14:textId="77777777" w:rsidR="00197D5A" w:rsidRPr="000E47C0" w:rsidRDefault="00197D5A" w:rsidP="006047EC">
            <w:pPr>
              <w:pStyle w:val="IntenseQuote"/>
              <w:jc w:val="center"/>
            </w:pPr>
            <w:r w:rsidRPr="000E47C0">
              <w:t>1</w:t>
            </w:r>
          </w:p>
        </w:tc>
        <w:tc>
          <w:tcPr>
            <w:tcW w:w="2010" w:type="dxa"/>
            <w:vAlign w:val="center"/>
          </w:tcPr>
          <w:p w14:paraId="535A513C" w14:textId="77777777" w:rsidR="00197D5A" w:rsidRPr="000E47C0" w:rsidRDefault="00197D5A" w:rsidP="006047EC">
            <w:pPr>
              <w:pStyle w:val="IntenseQuote"/>
            </w:pPr>
            <w:r w:rsidRPr="000E47C0">
              <w:t>Tốt nghiệp Đại học trở lên.</w:t>
            </w:r>
          </w:p>
        </w:tc>
        <w:tc>
          <w:tcPr>
            <w:tcW w:w="3969" w:type="dxa"/>
            <w:vAlign w:val="center"/>
          </w:tcPr>
          <w:p w14:paraId="4AEB3BDE" w14:textId="77777777" w:rsidR="00197D5A" w:rsidRPr="000E47C0" w:rsidRDefault="00197D5A" w:rsidP="006047EC">
            <w:pPr>
              <w:pStyle w:val="IntenseQuote"/>
            </w:pPr>
            <w:r w:rsidRPr="000E47C0">
              <w:t xml:space="preserve">Chịu trách nhiệm quản lý chung các hoạt động liên quan đến tổ chức cán bộ, công tác hành chính, văn phòng của Công ty </w:t>
            </w:r>
          </w:p>
        </w:tc>
      </w:tr>
      <w:tr w:rsidR="000E47C0" w:rsidRPr="000E47C0" w14:paraId="37C113C6" w14:textId="77777777" w:rsidTr="006047EC">
        <w:trPr>
          <w:trHeight w:val="397"/>
          <w:jc w:val="center"/>
        </w:trPr>
        <w:tc>
          <w:tcPr>
            <w:tcW w:w="704" w:type="dxa"/>
            <w:vAlign w:val="center"/>
          </w:tcPr>
          <w:p w14:paraId="58A862A5" w14:textId="77777777" w:rsidR="00197D5A" w:rsidRPr="000E47C0" w:rsidRDefault="00197D5A" w:rsidP="006047EC">
            <w:pPr>
              <w:pStyle w:val="IntenseQuote"/>
              <w:jc w:val="center"/>
            </w:pPr>
            <w:r w:rsidRPr="000E47C0">
              <w:t>2.2</w:t>
            </w:r>
          </w:p>
        </w:tc>
        <w:tc>
          <w:tcPr>
            <w:tcW w:w="1425" w:type="dxa"/>
            <w:vAlign w:val="center"/>
          </w:tcPr>
          <w:p w14:paraId="4EDD430F" w14:textId="77777777" w:rsidR="00197D5A" w:rsidRPr="000E47C0" w:rsidRDefault="00197D5A" w:rsidP="006047EC">
            <w:pPr>
              <w:pStyle w:val="IntenseQuote"/>
            </w:pPr>
            <w:r w:rsidRPr="000E47C0">
              <w:t>Kế toán</w:t>
            </w:r>
          </w:p>
        </w:tc>
        <w:tc>
          <w:tcPr>
            <w:tcW w:w="959" w:type="dxa"/>
            <w:vAlign w:val="center"/>
          </w:tcPr>
          <w:p w14:paraId="19627E9A" w14:textId="77777777" w:rsidR="00197D5A" w:rsidRPr="000E47C0" w:rsidRDefault="00197D5A" w:rsidP="006047EC">
            <w:pPr>
              <w:pStyle w:val="IntenseQuote"/>
              <w:jc w:val="center"/>
            </w:pPr>
            <w:r w:rsidRPr="000E47C0">
              <w:t>1</w:t>
            </w:r>
          </w:p>
        </w:tc>
        <w:tc>
          <w:tcPr>
            <w:tcW w:w="2010" w:type="dxa"/>
            <w:vAlign w:val="center"/>
          </w:tcPr>
          <w:p w14:paraId="729F9FDA" w14:textId="77777777" w:rsidR="00197D5A" w:rsidRPr="000E47C0" w:rsidRDefault="00197D5A" w:rsidP="006047EC">
            <w:pPr>
              <w:pStyle w:val="IntenseQuote"/>
            </w:pPr>
            <w:r w:rsidRPr="000E47C0">
              <w:t>Đáp ứng tiêu chuẩn, yêu cầu theo quy định</w:t>
            </w:r>
          </w:p>
        </w:tc>
        <w:tc>
          <w:tcPr>
            <w:tcW w:w="3969" w:type="dxa"/>
            <w:vAlign w:val="center"/>
          </w:tcPr>
          <w:p w14:paraId="70C45A17" w14:textId="77777777" w:rsidR="00197D5A" w:rsidRPr="000E47C0" w:rsidRDefault="00197D5A" w:rsidP="006047EC">
            <w:pPr>
              <w:pStyle w:val="IntenseQuote"/>
            </w:pPr>
            <w:r w:rsidRPr="000E47C0">
              <w:t>Quản lý tài sản, tài chính, kinh doanh của Công ty theo các quy định về tài chính của nhà nước.</w:t>
            </w:r>
          </w:p>
        </w:tc>
      </w:tr>
      <w:tr w:rsidR="000E47C0" w:rsidRPr="000E47C0" w14:paraId="13ECEA85" w14:textId="77777777" w:rsidTr="006047EC">
        <w:trPr>
          <w:trHeight w:val="397"/>
          <w:jc w:val="center"/>
        </w:trPr>
        <w:tc>
          <w:tcPr>
            <w:tcW w:w="704" w:type="dxa"/>
            <w:vAlign w:val="center"/>
          </w:tcPr>
          <w:p w14:paraId="052070AB" w14:textId="77777777" w:rsidR="00197D5A" w:rsidRPr="000E47C0" w:rsidRDefault="00197D5A" w:rsidP="006047EC">
            <w:pPr>
              <w:pStyle w:val="IntenseQuote"/>
              <w:jc w:val="center"/>
            </w:pPr>
            <w:r w:rsidRPr="000E47C0">
              <w:t>2.3</w:t>
            </w:r>
          </w:p>
        </w:tc>
        <w:tc>
          <w:tcPr>
            <w:tcW w:w="1425" w:type="dxa"/>
            <w:vAlign w:val="center"/>
          </w:tcPr>
          <w:p w14:paraId="488F0C83" w14:textId="77777777" w:rsidR="00197D5A" w:rsidRPr="000E47C0" w:rsidRDefault="00197D5A" w:rsidP="006047EC">
            <w:pPr>
              <w:pStyle w:val="IntenseQuote"/>
            </w:pPr>
            <w:r w:rsidRPr="000E47C0">
              <w:t>Nhân viên nghiệp vụ kiêm Thủ quỹ</w:t>
            </w:r>
          </w:p>
        </w:tc>
        <w:tc>
          <w:tcPr>
            <w:tcW w:w="959" w:type="dxa"/>
            <w:vAlign w:val="center"/>
          </w:tcPr>
          <w:p w14:paraId="32DFE6DD" w14:textId="77777777" w:rsidR="00197D5A" w:rsidRPr="000E47C0" w:rsidRDefault="00197D5A" w:rsidP="006047EC">
            <w:pPr>
              <w:pStyle w:val="IntenseQuote"/>
              <w:jc w:val="center"/>
            </w:pPr>
            <w:r w:rsidRPr="000E47C0">
              <w:t>1</w:t>
            </w:r>
          </w:p>
        </w:tc>
        <w:tc>
          <w:tcPr>
            <w:tcW w:w="2010" w:type="dxa"/>
            <w:vAlign w:val="center"/>
          </w:tcPr>
          <w:p w14:paraId="52A88DFE" w14:textId="77777777" w:rsidR="00197D5A" w:rsidRPr="000E47C0" w:rsidRDefault="00197D5A" w:rsidP="006047EC">
            <w:pPr>
              <w:ind w:firstLine="0"/>
            </w:pPr>
            <w:r w:rsidRPr="000E47C0">
              <w:t>Tốt nghiệp trình độ trung cấp trở lên; đã được bồi dưỡng theo quy định của Cục Đăng kiểm Việt Nam</w:t>
            </w:r>
          </w:p>
        </w:tc>
        <w:tc>
          <w:tcPr>
            <w:tcW w:w="3969" w:type="dxa"/>
            <w:vAlign w:val="center"/>
          </w:tcPr>
          <w:p w14:paraId="275C1DB8" w14:textId="77777777" w:rsidR="00197D5A" w:rsidRPr="000E47C0" w:rsidRDefault="00197D5A" w:rsidP="006047EC">
            <w:pPr>
              <w:pStyle w:val="IntenseQuote"/>
            </w:pPr>
            <w:r w:rsidRPr="000E47C0">
              <w:t>Thực hiện các công việc: Tiếp nhận hồ sơ, trả kết quả, nhập dữ liệu, tra cứu thông tin, in kết quả kiểm định, lưu trữ hồ sơ</w:t>
            </w:r>
          </w:p>
        </w:tc>
      </w:tr>
      <w:tr w:rsidR="000E47C0" w:rsidRPr="000E47C0" w14:paraId="3F15DE78" w14:textId="77777777" w:rsidTr="006047EC">
        <w:trPr>
          <w:trHeight w:val="397"/>
          <w:jc w:val="center"/>
        </w:trPr>
        <w:tc>
          <w:tcPr>
            <w:tcW w:w="704" w:type="dxa"/>
            <w:vAlign w:val="center"/>
          </w:tcPr>
          <w:p w14:paraId="02EDBF85" w14:textId="77777777" w:rsidR="00197D5A" w:rsidRPr="000E47C0" w:rsidRDefault="00197D5A" w:rsidP="006047EC">
            <w:pPr>
              <w:pStyle w:val="IntenseQuote"/>
              <w:jc w:val="center"/>
            </w:pPr>
            <w:r w:rsidRPr="000E47C0">
              <w:t>2.4</w:t>
            </w:r>
          </w:p>
        </w:tc>
        <w:tc>
          <w:tcPr>
            <w:tcW w:w="1425" w:type="dxa"/>
            <w:vAlign w:val="center"/>
          </w:tcPr>
          <w:p w14:paraId="75D90490" w14:textId="77777777" w:rsidR="00197D5A" w:rsidRPr="000E47C0" w:rsidRDefault="00197D5A" w:rsidP="006047EC">
            <w:pPr>
              <w:pStyle w:val="IntenseQuote"/>
            </w:pPr>
            <w:r w:rsidRPr="000E47C0">
              <w:t xml:space="preserve">Nhân viên kỹ thuật, </w:t>
            </w:r>
          </w:p>
          <w:p w14:paraId="219111CF" w14:textId="77777777" w:rsidR="00197D5A" w:rsidRPr="000E47C0" w:rsidRDefault="00197D5A" w:rsidP="006047EC">
            <w:pPr>
              <w:pStyle w:val="IntenseQuote"/>
            </w:pPr>
            <w:r w:rsidRPr="000E47C0">
              <w:t>điện, nước, tạp vụ</w:t>
            </w:r>
          </w:p>
        </w:tc>
        <w:tc>
          <w:tcPr>
            <w:tcW w:w="959" w:type="dxa"/>
            <w:vAlign w:val="center"/>
          </w:tcPr>
          <w:p w14:paraId="55650897" w14:textId="77777777" w:rsidR="00197D5A" w:rsidRPr="000E47C0" w:rsidRDefault="00197D5A" w:rsidP="006047EC">
            <w:pPr>
              <w:pStyle w:val="IntenseQuote"/>
              <w:jc w:val="center"/>
            </w:pPr>
            <w:r w:rsidRPr="000E47C0">
              <w:t>1</w:t>
            </w:r>
          </w:p>
        </w:tc>
        <w:tc>
          <w:tcPr>
            <w:tcW w:w="2010" w:type="dxa"/>
            <w:vAlign w:val="center"/>
          </w:tcPr>
          <w:p w14:paraId="20077342" w14:textId="77777777" w:rsidR="00197D5A" w:rsidRPr="000E47C0" w:rsidRDefault="00197D5A" w:rsidP="006047EC">
            <w:pPr>
              <w:pStyle w:val="IntenseQuote"/>
            </w:pPr>
            <w:r w:rsidRPr="000E47C0">
              <w:t>Tốt nghiệp Trung cấp trở lên</w:t>
            </w:r>
          </w:p>
        </w:tc>
        <w:tc>
          <w:tcPr>
            <w:tcW w:w="3969" w:type="dxa"/>
            <w:vAlign w:val="center"/>
          </w:tcPr>
          <w:p w14:paraId="58DD5BC1" w14:textId="77777777" w:rsidR="00197D5A" w:rsidRPr="000E47C0" w:rsidRDefault="00197D5A" w:rsidP="006047EC">
            <w:pPr>
              <w:pStyle w:val="IntenseQuote"/>
            </w:pPr>
            <w:r w:rsidRPr="000E47C0">
              <w:t>Thực hiện nhiệm vụ liên quan đến điện, nước, âm thanh, ánh sáng, công tác vệ sinh khu vực thuộc Công ty quản lý.</w:t>
            </w:r>
          </w:p>
        </w:tc>
      </w:tr>
      <w:tr w:rsidR="000E47C0" w:rsidRPr="000E47C0" w14:paraId="340A67B1" w14:textId="77777777" w:rsidTr="006047EC">
        <w:trPr>
          <w:trHeight w:val="397"/>
          <w:jc w:val="center"/>
        </w:trPr>
        <w:tc>
          <w:tcPr>
            <w:tcW w:w="704" w:type="dxa"/>
            <w:vAlign w:val="center"/>
          </w:tcPr>
          <w:p w14:paraId="450475E3" w14:textId="77777777" w:rsidR="00197D5A" w:rsidRPr="000E47C0" w:rsidRDefault="00197D5A" w:rsidP="006047EC">
            <w:pPr>
              <w:pStyle w:val="IntenseQuote"/>
              <w:jc w:val="center"/>
            </w:pPr>
            <w:r w:rsidRPr="000E47C0">
              <w:t>2.5</w:t>
            </w:r>
          </w:p>
        </w:tc>
        <w:tc>
          <w:tcPr>
            <w:tcW w:w="1425" w:type="dxa"/>
            <w:vAlign w:val="center"/>
          </w:tcPr>
          <w:p w14:paraId="572B6C91" w14:textId="77777777" w:rsidR="00197D5A" w:rsidRPr="000E47C0" w:rsidRDefault="00197D5A" w:rsidP="006047EC">
            <w:pPr>
              <w:pStyle w:val="IntenseQuote"/>
            </w:pPr>
            <w:r w:rsidRPr="000E47C0">
              <w:t>Nhân viên Bảo vệ</w:t>
            </w:r>
          </w:p>
        </w:tc>
        <w:tc>
          <w:tcPr>
            <w:tcW w:w="959" w:type="dxa"/>
            <w:vAlign w:val="center"/>
          </w:tcPr>
          <w:p w14:paraId="37F0CE1E" w14:textId="77777777" w:rsidR="00197D5A" w:rsidRPr="000E47C0" w:rsidRDefault="00197D5A" w:rsidP="006047EC">
            <w:pPr>
              <w:pStyle w:val="IntenseQuote"/>
              <w:jc w:val="center"/>
            </w:pPr>
            <w:r w:rsidRPr="000E47C0">
              <w:t>1</w:t>
            </w:r>
          </w:p>
        </w:tc>
        <w:tc>
          <w:tcPr>
            <w:tcW w:w="2010" w:type="dxa"/>
            <w:vAlign w:val="center"/>
          </w:tcPr>
          <w:p w14:paraId="2C202DC4" w14:textId="77777777" w:rsidR="00197D5A" w:rsidRPr="000E47C0" w:rsidRDefault="00197D5A" w:rsidP="006047EC">
            <w:pPr>
              <w:pStyle w:val="IntenseQuote"/>
            </w:pPr>
            <w:r w:rsidRPr="000E47C0">
              <w:t>Lao động phổ thông</w:t>
            </w:r>
          </w:p>
        </w:tc>
        <w:tc>
          <w:tcPr>
            <w:tcW w:w="3969" w:type="dxa"/>
            <w:vAlign w:val="center"/>
          </w:tcPr>
          <w:p w14:paraId="69887C03" w14:textId="77777777" w:rsidR="00197D5A" w:rsidRPr="000E47C0" w:rsidRDefault="00197D5A" w:rsidP="006047EC">
            <w:pPr>
              <w:pStyle w:val="IntenseQuote"/>
            </w:pPr>
            <w:r w:rsidRPr="000E47C0">
              <w:t>Thực hiện các nhiệm vụ bảo vệ tại Công ty</w:t>
            </w:r>
          </w:p>
        </w:tc>
      </w:tr>
      <w:tr w:rsidR="000E47C0" w:rsidRPr="000E47C0" w14:paraId="6DBEA031" w14:textId="77777777" w:rsidTr="006047EC">
        <w:trPr>
          <w:trHeight w:val="397"/>
          <w:jc w:val="center"/>
        </w:trPr>
        <w:tc>
          <w:tcPr>
            <w:tcW w:w="704" w:type="dxa"/>
            <w:vAlign w:val="center"/>
          </w:tcPr>
          <w:p w14:paraId="0E38BAA9" w14:textId="77777777" w:rsidR="00197D5A" w:rsidRPr="000E47C0" w:rsidRDefault="00197D5A" w:rsidP="006047EC">
            <w:pPr>
              <w:pStyle w:val="IntenseQuote"/>
              <w:jc w:val="center"/>
            </w:pPr>
            <w:r w:rsidRPr="000E47C0">
              <w:rPr>
                <w:b/>
              </w:rPr>
              <w:t>3</w:t>
            </w:r>
          </w:p>
        </w:tc>
        <w:tc>
          <w:tcPr>
            <w:tcW w:w="8363" w:type="dxa"/>
            <w:gridSpan w:val="4"/>
            <w:vAlign w:val="center"/>
          </w:tcPr>
          <w:p w14:paraId="315D9234" w14:textId="77777777" w:rsidR="00197D5A" w:rsidRPr="000E47C0" w:rsidRDefault="00197D5A" w:rsidP="006047EC">
            <w:pPr>
              <w:pStyle w:val="IntenseQuote"/>
            </w:pPr>
            <w:r w:rsidRPr="000E47C0">
              <w:rPr>
                <w:b/>
              </w:rPr>
              <w:t>Bộ phận Kiểm định</w:t>
            </w:r>
          </w:p>
        </w:tc>
      </w:tr>
      <w:tr w:rsidR="000E47C0" w:rsidRPr="000E47C0" w14:paraId="56D76A8B" w14:textId="77777777" w:rsidTr="006047EC">
        <w:trPr>
          <w:trHeight w:val="397"/>
          <w:jc w:val="center"/>
        </w:trPr>
        <w:tc>
          <w:tcPr>
            <w:tcW w:w="704" w:type="dxa"/>
            <w:vAlign w:val="center"/>
          </w:tcPr>
          <w:p w14:paraId="451466B2" w14:textId="77777777" w:rsidR="00197D5A" w:rsidRPr="000E47C0" w:rsidRDefault="00197D5A" w:rsidP="006047EC">
            <w:pPr>
              <w:pStyle w:val="IntenseQuote"/>
              <w:jc w:val="center"/>
            </w:pPr>
            <w:r w:rsidRPr="000E47C0">
              <w:t>3.1</w:t>
            </w:r>
          </w:p>
        </w:tc>
        <w:tc>
          <w:tcPr>
            <w:tcW w:w="1425" w:type="dxa"/>
            <w:vAlign w:val="center"/>
          </w:tcPr>
          <w:p w14:paraId="3AB48DE9" w14:textId="77777777" w:rsidR="00197D5A" w:rsidRPr="000E47C0" w:rsidRDefault="00197D5A" w:rsidP="006047EC">
            <w:pPr>
              <w:pStyle w:val="IntenseQuote"/>
            </w:pPr>
            <w:r w:rsidRPr="000E47C0">
              <w:t>Trưởng Bộ phận</w:t>
            </w:r>
          </w:p>
        </w:tc>
        <w:tc>
          <w:tcPr>
            <w:tcW w:w="959" w:type="dxa"/>
            <w:vAlign w:val="center"/>
          </w:tcPr>
          <w:p w14:paraId="3BB4F5EB" w14:textId="77777777" w:rsidR="00197D5A" w:rsidRPr="000E47C0" w:rsidRDefault="00197D5A" w:rsidP="006047EC">
            <w:pPr>
              <w:pStyle w:val="IntenseQuote"/>
              <w:jc w:val="center"/>
            </w:pPr>
            <w:r w:rsidRPr="000E47C0">
              <w:t>1</w:t>
            </w:r>
          </w:p>
        </w:tc>
        <w:tc>
          <w:tcPr>
            <w:tcW w:w="2010" w:type="dxa"/>
            <w:vAlign w:val="center"/>
          </w:tcPr>
          <w:p w14:paraId="284AFCC8" w14:textId="77777777" w:rsidR="00197D5A" w:rsidRPr="000E47C0" w:rsidRDefault="00197D5A" w:rsidP="006047EC">
            <w:pPr>
              <w:pStyle w:val="IntenseQuote"/>
            </w:pPr>
            <w:r w:rsidRPr="000E47C0">
              <w:t>Tối thiểu là ĐKV hạng I</w:t>
            </w:r>
          </w:p>
        </w:tc>
        <w:tc>
          <w:tcPr>
            <w:tcW w:w="3969" w:type="dxa"/>
            <w:vAlign w:val="center"/>
          </w:tcPr>
          <w:p w14:paraId="5FD05846" w14:textId="77777777" w:rsidR="00197D5A" w:rsidRPr="000E47C0" w:rsidRDefault="00197D5A" w:rsidP="006047EC">
            <w:pPr>
              <w:pStyle w:val="IntenseQuote"/>
            </w:pPr>
            <w:r w:rsidRPr="000E47C0">
              <w:t>Phụ trách quản lý Bộ phận Kiểm định, thực hiện kiểm định phương tiện XCG theo chức trách, nhiệm vụ quy định.</w:t>
            </w:r>
          </w:p>
        </w:tc>
      </w:tr>
      <w:tr w:rsidR="000E47C0" w:rsidRPr="000E47C0" w14:paraId="439C19B5" w14:textId="77777777" w:rsidTr="006047EC">
        <w:trPr>
          <w:trHeight w:val="397"/>
          <w:jc w:val="center"/>
        </w:trPr>
        <w:tc>
          <w:tcPr>
            <w:tcW w:w="704" w:type="dxa"/>
            <w:vAlign w:val="center"/>
          </w:tcPr>
          <w:p w14:paraId="211F2CAA" w14:textId="77777777" w:rsidR="00197D5A" w:rsidRPr="000E47C0" w:rsidRDefault="00197D5A" w:rsidP="006047EC">
            <w:pPr>
              <w:pStyle w:val="IntenseQuote"/>
              <w:jc w:val="center"/>
            </w:pPr>
            <w:r w:rsidRPr="000E47C0">
              <w:t>3.2</w:t>
            </w:r>
          </w:p>
        </w:tc>
        <w:tc>
          <w:tcPr>
            <w:tcW w:w="1425" w:type="dxa"/>
            <w:vAlign w:val="center"/>
          </w:tcPr>
          <w:p w14:paraId="44014B40" w14:textId="77777777" w:rsidR="00197D5A" w:rsidRPr="000E47C0" w:rsidRDefault="00197D5A" w:rsidP="006047EC">
            <w:pPr>
              <w:pStyle w:val="IntenseQuote"/>
            </w:pPr>
            <w:r w:rsidRPr="000E47C0">
              <w:t>Đăng kiểm viên</w:t>
            </w:r>
          </w:p>
        </w:tc>
        <w:tc>
          <w:tcPr>
            <w:tcW w:w="959" w:type="dxa"/>
            <w:vAlign w:val="center"/>
          </w:tcPr>
          <w:p w14:paraId="00B0B9C2" w14:textId="77777777" w:rsidR="00197D5A" w:rsidRPr="000E47C0" w:rsidRDefault="00197D5A" w:rsidP="006047EC">
            <w:pPr>
              <w:pStyle w:val="IntenseQuote"/>
              <w:jc w:val="center"/>
            </w:pPr>
            <w:del w:id="1035" w:author="Nội dung điều chỉnh (Claude)" w:date="2026-10-21T11:02:43Z">
              <w:r w:rsidRPr="000E47C0">
                <w:delText>6</w:delText>
              </w:r>
            </w:del>
            <w:ins w:id="1036" w:author="Nội dung điều chỉnh (Claude)" w:date="2026-10-21T11:02:43Z">
              <w:r w:rsidRPr="000E47C0">
                <w:t xml:space="preserve">3</w:t>
              </w:r>
            </w:ins>
          </w:p>
        </w:tc>
        <w:tc>
          <w:tcPr>
            <w:tcW w:w="2010" w:type="dxa"/>
            <w:vAlign w:val="center"/>
          </w:tcPr>
          <w:p w14:paraId="16D30359" w14:textId="77777777" w:rsidR="00197D5A" w:rsidRPr="000E47C0" w:rsidRDefault="00197D5A" w:rsidP="006047EC">
            <w:pPr>
              <w:pStyle w:val="IntenseQuote"/>
            </w:pPr>
            <w:r w:rsidRPr="000E47C0">
              <w:t>ĐKV hạng II trở lên (có ít nhất có 1 ĐKV có chứng chỉ chuyên môn thực hiện công việc kiểm định khí thải xe mô tô, xe gắn máy)</w:t>
            </w:r>
          </w:p>
        </w:tc>
        <w:tc>
          <w:tcPr>
            <w:tcW w:w="3969" w:type="dxa"/>
            <w:vAlign w:val="center"/>
          </w:tcPr>
          <w:p w14:paraId="383425D4" w14:textId="6D057798" w:rsidR="00197D5A" w:rsidRPr="000E47C0" w:rsidRDefault="00197D5A" w:rsidP="006047EC">
            <w:pPr>
              <w:pStyle w:val="IntenseQuote"/>
            </w:pPr>
            <w:r w:rsidRPr="000E47C0">
              <w:t xml:space="preserve">Thực hiện công việc chuyên môn của ĐKV bao gồm: Công việc chuyên môn kiểm định và công việc chuyên môn chứng nhận theo quy định tại </w:t>
            </w:r>
            <w:r w:rsidR="0048599B" w:rsidRPr="0048599B">
              <w:t>Nghị định số 89/2026/NĐ-CP</w:t>
            </w:r>
            <w:r w:rsidR="0048599B">
              <w:t>.</w:t>
            </w:r>
          </w:p>
        </w:tc>
      </w:tr>
    </w:tbl>
    <w:p w14:paraId="56931543" w14:textId="77777777" w:rsidR="00197D5A" w:rsidRPr="000E47C0" w:rsidRDefault="00197D5A" w:rsidP="00197D5A">
      <w:r w:rsidRPr="000E47C0">
        <w:rPr>
          <w:b/>
          <w:bCs/>
        </w:rPr>
        <w:t>Ghi chú:</w:t>
      </w:r>
      <w:r w:rsidRPr="000E47C0">
        <w:t xml:space="preserve"> Nhân sự Lãnh đạo Công ty và Bộ phận Văn phòng có thể kiêm nhiệm thực hiện các nhiệm vụ giữa các bộ phận khác nhau và được tính là nhân sự thuộc bộ phận kiêm nhiệm nếu đáp ứng các yêu cầu về chứng chỉ chuyên môn và điều kiện theo quy định.</w:t>
      </w:r>
    </w:p>
    <w:p w14:paraId="56931543" w14:textId="77777777" w:rsidR="00197D5A" w:rsidRPr="000E47C0" w:rsidRDefault="00197D5A" w:rsidP="00197D5A">
      <w:ins w:id="1037" w:author="Nội dung bổ sung (Claude)" w:date="2026-10-21T11:02:43Z">
        <w:r w:rsidRPr="000E47C0">
          <w:rPr>
            <w:b/>
            <w:bCs/>
          </w:rPr>
          <w:t xml:space="preserve">Giai đoạn 1 (01 dây chuyền) bố trí 11 người; khi đầu tư dây chuyền thứ hai, bổ sung 01 Phó Giám đốc (phụ trách tổng hợp, chiến lược hậu cần, tài chính) và 03 đăng kiểm viên (tổng số 15 người). Số đăng kiểm viên bảo đảm điều kiện tối thiểu tại Điều 6 và Điều 8 Nghị định số 89/2026/NĐ-CP.</w:t>
        </w:r>
      </w:ins>
    </w:p>
    <w:p w14:paraId="63A38361" w14:textId="77777777" w:rsidR="00197D5A" w:rsidRPr="000E47C0" w:rsidRDefault="00197D5A" w:rsidP="00197D5A">
      <w:pPr>
        <w:pStyle w:val="Heading2"/>
        <w:rPr>
          <w:color w:val="auto"/>
          <w:lang w:val="nl-NL"/>
        </w:rPr>
      </w:pPr>
      <w:bookmarkStart w:id="47" w:name="_Toc236064036"/>
      <w:r w:rsidRPr="000E47C0">
        <w:rPr>
          <w:color w:val="auto"/>
          <w:lang w:val="nl-BE"/>
        </w:rPr>
        <w:t>4</w:t>
      </w:r>
      <w:r w:rsidRPr="000E47C0">
        <w:rPr>
          <w:color w:val="auto"/>
        </w:rPr>
        <w:t>. Hội đồng thành viên</w:t>
      </w:r>
      <w:bookmarkEnd w:id="47"/>
    </w:p>
    <w:p w14:paraId="12F40A7D" w14:textId="77777777" w:rsidR="00197D5A" w:rsidRPr="000E47C0" w:rsidRDefault="00197D5A" w:rsidP="00197D5A">
      <w:pPr>
        <w:rPr>
          <w:b/>
          <w:i/>
          <w:lang w:val="nl-NL"/>
        </w:rPr>
      </w:pPr>
      <w:r w:rsidRPr="000E47C0">
        <w:rPr>
          <w:b/>
          <w:i/>
          <w:lang w:val="nl-NL"/>
        </w:rPr>
        <w:t xml:space="preserve">a) Vị trí, chức năng </w:t>
      </w:r>
    </w:p>
    <w:p w14:paraId="3743269E" w14:textId="77777777" w:rsidR="00197D5A" w:rsidRPr="000E47C0" w:rsidRDefault="00197D5A" w:rsidP="00197D5A">
      <w:pPr>
        <w:rPr>
          <w:lang w:val="nl-NL"/>
        </w:rPr>
      </w:pPr>
      <w:r w:rsidRPr="000E47C0">
        <w:rPr>
          <w:lang w:val="nl-NL"/>
        </w:rPr>
        <w:t xml:space="preserve">- Hội đồng thành viên Công ty được thành lập, hoạt động theo quy định tại Điều 55 Luật Doanh nghiệp ngày 17 tháng 6 năm 2020</w:t>
      </w:r>
      <w:r w:rsidRPr="000E47C0">
        <w:rPr>
          <w:lang w:val="nl-NL"/>
        </w:rPr>
        <w:t xml:space="preserve"> (hợp nhất tại Văn bản hợp nhất số 67/VBHN-VPQH ngày 15 tháng 8 năm 2025)</w:t>
      </w:r>
      <w:r w:rsidRPr="000E47C0">
        <w:rPr>
          <w:lang w:val="nl-NL"/>
        </w:rPr>
        <w:t xml:space="preserve"> và Điều lệ Công ty</w:t>
      </w:r>
      <w:r w:rsidRPr="000E47C0">
        <w:rPr>
          <w:bCs/>
          <w:lang w:val="nl-NL"/>
        </w:rPr>
        <w:t>.</w:t>
      </w:r>
    </w:p>
    <w:p w14:paraId="262D40A2" w14:textId="77777777" w:rsidR="00197D5A" w:rsidRPr="000E47C0" w:rsidRDefault="00197D5A" w:rsidP="00197D5A">
      <w:pPr>
        <w:rPr>
          <w:lang w:val="vi-VN"/>
        </w:rPr>
      </w:pPr>
      <w:r w:rsidRPr="000E47C0">
        <w:rPr>
          <w:lang w:val="vi-VN"/>
        </w:rPr>
        <w:t xml:space="preserve">- Hội đồng thành viên là cơ quan quyết định cao nhất của công ty, bao gồm tất cả thành viên Công ty là cá nhân và người đại diện theo ủy quyền của thành viên công ty là tổ chức. Điều lệ </w:t>
      </w:r>
      <w:r w:rsidRPr="000E47C0">
        <w:t>C</w:t>
      </w:r>
      <w:r w:rsidRPr="000E47C0">
        <w:rPr>
          <w:lang w:val="vi-VN"/>
        </w:rPr>
        <w:t>ông ty quy định kỳ họp Hội đồng thành viên, nhưng ít nhất mỗi năm phải họp một lần.</w:t>
      </w:r>
    </w:p>
    <w:p w14:paraId="31155A66" w14:textId="77777777" w:rsidR="00197D5A" w:rsidRPr="000E47C0" w:rsidRDefault="00197D5A" w:rsidP="00197D5A">
      <w:pPr>
        <w:rPr>
          <w:b/>
          <w:i/>
          <w:lang w:val="vi-VN"/>
        </w:rPr>
      </w:pPr>
      <w:r w:rsidRPr="000E47C0">
        <w:rPr>
          <w:b/>
          <w:i/>
          <w:lang w:val="vi-VN"/>
        </w:rPr>
        <w:t xml:space="preserve">b) </w:t>
      </w:r>
      <w:r w:rsidRPr="000E47C0">
        <w:rPr>
          <w:b/>
          <w:i/>
        </w:rPr>
        <w:t>Nghĩa vụ</w:t>
      </w:r>
      <w:r w:rsidRPr="000E47C0">
        <w:rPr>
          <w:b/>
          <w:i/>
          <w:lang w:val="vi-VN"/>
        </w:rPr>
        <w:t xml:space="preserve"> và quyền hạn </w:t>
      </w:r>
    </w:p>
    <w:p w14:paraId="1B39C2D7" w14:textId="77777777" w:rsidR="00197D5A" w:rsidRPr="000E47C0" w:rsidRDefault="00197D5A" w:rsidP="00197D5A">
      <w:pPr>
        <w:rPr>
          <w:lang w:val="vi-VN"/>
        </w:rPr>
      </w:pPr>
      <w:r w:rsidRPr="000E47C0">
        <w:t>-</w:t>
      </w:r>
      <w:r w:rsidRPr="000E47C0">
        <w:rPr>
          <w:lang w:val="vi-VN"/>
        </w:rPr>
        <w:t xml:space="preserve"> Quyết định chiến lược phát triển và kế hoạch kinh doanh hằng năm của công ty;</w:t>
      </w:r>
    </w:p>
    <w:p w14:paraId="11F46609" w14:textId="77777777" w:rsidR="00197D5A" w:rsidRPr="000E47C0" w:rsidRDefault="00197D5A" w:rsidP="00197D5A">
      <w:pPr>
        <w:rPr>
          <w:lang w:val="vi-VN"/>
        </w:rPr>
      </w:pPr>
      <w:r w:rsidRPr="000E47C0">
        <w:t xml:space="preserve">- </w:t>
      </w:r>
      <w:r w:rsidRPr="000E47C0">
        <w:rPr>
          <w:lang w:val="vi-VN"/>
        </w:rPr>
        <w:t>Quyết định tăng hoặc giảm vốn điều lệ, quyết định thời điểm và phương thức huy động thêm vốn; quyết định phát hành trái phiếu;</w:t>
      </w:r>
    </w:p>
    <w:p w14:paraId="67FB1606" w14:textId="77777777" w:rsidR="00197D5A" w:rsidRPr="000E47C0" w:rsidRDefault="00197D5A" w:rsidP="00197D5A">
      <w:pPr>
        <w:rPr>
          <w:lang w:val="vi-VN"/>
        </w:rPr>
      </w:pPr>
      <w:r w:rsidRPr="000E47C0">
        <w:t xml:space="preserve">- </w:t>
      </w:r>
      <w:r w:rsidRPr="000E47C0">
        <w:rPr>
          <w:lang w:val="vi-VN"/>
        </w:rPr>
        <w:t>Quyết định dự án đầu tư phát triển của công ty; giải pháp phát triển thị trường, tiếp thị và chuyển giao công nghệ;</w:t>
      </w:r>
    </w:p>
    <w:p w14:paraId="2688CB35" w14:textId="77777777" w:rsidR="00197D5A" w:rsidRPr="000E47C0" w:rsidRDefault="00197D5A" w:rsidP="00197D5A">
      <w:pPr>
        <w:rPr>
          <w:lang w:val="vi-VN"/>
        </w:rPr>
      </w:pPr>
      <w:r w:rsidRPr="000E47C0">
        <w:t>-</w:t>
      </w:r>
      <w:r w:rsidRPr="000E47C0">
        <w:rPr>
          <w:lang w:val="vi-VN"/>
        </w:rPr>
        <w:t xml:space="preserve">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14:paraId="68E880BA" w14:textId="77777777" w:rsidR="00197D5A" w:rsidRPr="000E47C0" w:rsidRDefault="00197D5A" w:rsidP="00197D5A">
      <w:pPr>
        <w:rPr>
          <w:lang w:val="vi-VN"/>
        </w:rPr>
      </w:pPr>
      <w:r w:rsidRPr="000E47C0">
        <w:t>-</w:t>
      </w:r>
      <w:r w:rsidRPr="000E47C0">
        <w:rPr>
          <w:lang w:val="vi-VN"/>
        </w:rPr>
        <w:t xml:space="preserve">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14:paraId="3A9F3C8F" w14:textId="77777777" w:rsidR="00197D5A" w:rsidRPr="000E47C0" w:rsidRDefault="00197D5A" w:rsidP="00197D5A">
      <w:pPr>
        <w:rPr>
          <w:lang w:val="vi-VN"/>
        </w:rPr>
      </w:pPr>
      <w:r w:rsidRPr="000E47C0">
        <w:t>-</w:t>
      </w:r>
      <w:r w:rsidRPr="000E47C0">
        <w:rPr>
          <w:lang w:val="vi-VN"/>
        </w:rPr>
        <w:t xml:space="preserve"> Quyết định mức lương, thù lao, thưởng và lợi ích khác đối với Chủ tịch Hội đồng thành viên, Giám đốc, Kế toán trưởng và người quản lý khác quy định tại Điều lệ Công ty;</w:t>
      </w:r>
    </w:p>
    <w:p w14:paraId="09E2FD63" w14:textId="77777777" w:rsidR="00197D5A" w:rsidRPr="000E47C0" w:rsidRDefault="00197D5A" w:rsidP="00197D5A">
      <w:pPr>
        <w:rPr>
          <w:lang w:val="vi-VN"/>
        </w:rPr>
      </w:pPr>
      <w:r w:rsidRPr="000E47C0">
        <w:t>-</w:t>
      </w:r>
      <w:r w:rsidRPr="000E47C0">
        <w:rPr>
          <w:lang w:val="vi-VN"/>
        </w:rPr>
        <w:t xml:space="preserve"> Thông qua báo cáo tài chính hằng năm, phương án sử dụng và phân chia lợi nhuận hoặc phương án xử lý lỗ của Công ty;</w:t>
      </w:r>
    </w:p>
    <w:p w14:paraId="641F84B9" w14:textId="77777777" w:rsidR="00197D5A" w:rsidRPr="000E47C0" w:rsidRDefault="00197D5A" w:rsidP="00197D5A">
      <w:pPr>
        <w:rPr>
          <w:lang w:val="vi-VN"/>
        </w:rPr>
      </w:pPr>
      <w:r w:rsidRPr="000E47C0">
        <w:t>-</w:t>
      </w:r>
      <w:r w:rsidRPr="000E47C0">
        <w:rPr>
          <w:lang w:val="vi-VN"/>
        </w:rPr>
        <w:t xml:space="preserve"> Quyết định cơ cấu tổ chức quản lý Công ty;</w:t>
      </w:r>
    </w:p>
    <w:p w14:paraId="28338B2B" w14:textId="77777777" w:rsidR="00197D5A" w:rsidRPr="000E47C0" w:rsidRDefault="00197D5A" w:rsidP="00197D5A">
      <w:pPr>
        <w:rPr>
          <w:lang w:val="vi-VN"/>
        </w:rPr>
      </w:pPr>
      <w:r w:rsidRPr="000E47C0">
        <w:t xml:space="preserve">- </w:t>
      </w:r>
      <w:r w:rsidRPr="000E47C0">
        <w:rPr>
          <w:lang w:val="vi-VN"/>
        </w:rPr>
        <w:t>Quyết định thành lập công ty con, chi nhánh, văn phòng đại diện;</w:t>
      </w:r>
    </w:p>
    <w:p w14:paraId="5C6EC1EB" w14:textId="77777777" w:rsidR="00197D5A" w:rsidRPr="000E47C0" w:rsidRDefault="00197D5A" w:rsidP="00197D5A">
      <w:pPr>
        <w:rPr>
          <w:lang w:val="vi-VN"/>
        </w:rPr>
      </w:pPr>
      <w:r w:rsidRPr="000E47C0">
        <w:t>-</w:t>
      </w:r>
      <w:r w:rsidRPr="000E47C0">
        <w:rPr>
          <w:lang w:val="vi-VN"/>
        </w:rPr>
        <w:t xml:space="preserve"> Sửa đổi, bổ sung Điều lệ Công ty;</w:t>
      </w:r>
    </w:p>
    <w:p w14:paraId="20123149" w14:textId="77777777" w:rsidR="00197D5A" w:rsidRPr="000E47C0" w:rsidRDefault="00197D5A" w:rsidP="00197D5A">
      <w:pPr>
        <w:rPr>
          <w:lang w:val="vi-VN"/>
        </w:rPr>
      </w:pPr>
      <w:r w:rsidRPr="000E47C0">
        <w:t>-</w:t>
      </w:r>
      <w:r w:rsidRPr="000E47C0">
        <w:rPr>
          <w:lang w:val="vi-VN"/>
        </w:rPr>
        <w:t xml:space="preserve"> Quyết định tổ chức lại Công ty;</w:t>
      </w:r>
    </w:p>
    <w:p w14:paraId="74F979FC" w14:textId="77777777" w:rsidR="00197D5A" w:rsidRPr="000E47C0" w:rsidRDefault="00197D5A" w:rsidP="00197D5A">
      <w:pPr>
        <w:rPr>
          <w:lang w:val="vi-VN"/>
        </w:rPr>
      </w:pPr>
      <w:r w:rsidRPr="000E47C0">
        <w:t>-</w:t>
      </w:r>
      <w:r w:rsidRPr="000E47C0">
        <w:rPr>
          <w:lang w:val="vi-VN"/>
        </w:rPr>
        <w:t xml:space="preserve"> Quyết định giải thể hoặc yêu cầu phá sản Công ty;</w:t>
      </w:r>
    </w:p>
    <w:p w14:paraId="21C9A8CB" w14:textId="77777777" w:rsidR="00197D5A" w:rsidRPr="000E47C0" w:rsidRDefault="00197D5A" w:rsidP="00197D5A">
      <w:pPr>
        <w:rPr>
          <w:lang w:val="nl-BE"/>
        </w:rPr>
      </w:pPr>
      <w:r w:rsidRPr="000E47C0">
        <w:t>-</w:t>
      </w:r>
      <w:r w:rsidRPr="000E47C0">
        <w:rPr>
          <w:lang w:val="vi-VN"/>
        </w:rPr>
        <w:t xml:space="preserve"> Quyền và nghĩa vụ khác theo quy định của </w:t>
      </w:r>
      <w:r w:rsidRPr="000E47C0">
        <w:t>pháp luật</w:t>
      </w:r>
      <w:r w:rsidRPr="000E47C0">
        <w:rPr>
          <w:lang w:val="vi-VN"/>
        </w:rPr>
        <w:t xml:space="preserve"> và Điều lệ Công ty.</w:t>
      </w:r>
    </w:p>
    <w:p w14:paraId="505D2B1E" w14:textId="77777777" w:rsidR="00197D5A" w:rsidRPr="000E47C0" w:rsidRDefault="00197D5A" w:rsidP="00197D5A">
      <w:pPr>
        <w:pStyle w:val="Heading2"/>
        <w:rPr>
          <w:color w:val="auto"/>
          <w:lang w:val="nl-BE"/>
        </w:rPr>
      </w:pPr>
      <w:bookmarkStart w:id="48" w:name="_Toc236064037"/>
      <w:r w:rsidRPr="000E47C0">
        <w:rPr>
          <w:color w:val="auto"/>
          <w:lang w:val="nl-BE"/>
        </w:rPr>
        <w:t>5. Người đại diện phần vốn Nhà nước tại doanh nghiệp</w:t>
      </w:r>
      <w:bookmarkEnd w:id="48"/>
    </w:p>
    <w:p w14:paraId="214C00A8" w14:textId="1983452B" w:rsidR="00197D5A" w:rsidRPr="000E47C0" w:rsidRDefault="00197D5A" w:rsidP="00197D5A">
      <w:r w:rsidRPr="000E47C0">
        <w:t>Trường Cao đẳng Kon Tum có trách nhiệm đề xuất, cử người đại diện phần vốn nhà nước (51%) tại Công ty đáp ứng tiêu chuẩn theo quy định tại Điều 37 Luật Quản lý và đầu tư vốn nhà nước tại doanh nghiệp ngày 14 tháng 6 năm 2025 và Quyết định số 31/2025/QĐ-UBND ngày 15 tháng 10 năm 2025 của UBND tỉnh Quảng Ngãi; người đại diện phần vốn Nhà nước tại doanh nghiệp phải đáp ứng tiêu chuẩn về trình độ, năng lực quản lý theo quy định, chịu trách nhiệm báo cáo định kỳ với Trường về tình hình sử dụng, bảo toàn và phát triển vốn nhà nước tại Công ty; việc cử, miễn nhiệm, thay thế người đại diện phần vốn thực hiện theo đúng thẩm quyền và trình tự pháp luật quy định (theo khoản 4 Điều 4 Nghị định 181/2026/NĐ-CP xác định: "người đại diện phần vốn nhà nước không đồng thời là cán bộ, công chức, viên chức", do đó, nhà trường sẽ đề xuất cấp có thẩm quyền thực hiện các thủ tục có liên quan như tạm hoãn hợp đồng viên chức trong thời gian đảm nhiệm chức danh tại doanh nghiệp).</w:t>
      </w:r>
    </w:p>
    <w:p w14:paraId="7BC1EFF0" w14:textId="77777777" w:rsidR="00197D5A" w:rsidRPr="000E47C0" w:rsidRDefault="00197D5A" w:rsidP="00197D5A">
      <w:pPr>
        <w:pStyle w:val="Heading2"/>
        <w:rPr>
          <w:color w:val="auto"/>
          <w:lang w:val="nl-BE"/>
        </w:rPr>
      </w:pPr>
      <w:bookmarkStart w:id="49" w:name="_Toc236064038"/>
      <w:r w:rsidRPr="000E47C0">
        <w:rPr>
          <w:color w:val="auto"/>
          <w:lang w:val="nl-BE"/>
        </w:rPr>
        <w:t>6. Mối quan hệ công tác</w:t>
      </w:r>
      <w:bookmarkEnd w:id="49"/>
    </w:p>
    <w:p w14:paraId="5A1ED242" w14:textId="77777777" w:rsidR="00197D5A" w:rsidRPr="000E47C0" w:rsidRDefault="00197D5A" w:rsidP="00197D5A">
      <w:pPr>
        <w:rPr>
          <w:b/>
          <w:bCs/>
          <w:i/>
          <w:lang w:val="nl-BE"/>
        </w:rPr>
      </w:pPr>
      <w:r w:rsidRPr="000E47C0">
        <w:rPr>
          <w:b/>
          <w:bCs/>
          <w:i/>
          <w:lang w:val="nl-BE"/>
        </w:rPr>
        <w:t>a) Đối với cơ quan quản lý cấp trên trực tiếp</w:t>
      </w:r>
    </w:p>
    <w:p w14:paraId="6B75026B" w14:textId="77777777" w:rsidR="00197D5A" w:rsidRPr="000E47C0" w:rsidRDefault="00197D5A" w:rsidP="00197D5A">
      <w:pPr>
        <w:rPr>
          <w:lang w:val="nl-BE"/>
        </w:rPr>
      </w:pPr>
      <w:r w:rsidRPr="000E47C0">
        <w:rPr>
          <w:lang w:val="nl-BE"/>
        </w:rPr>
        <w:t>- Trường Cao đẳng Kon Tum</w:t>
      </w:r>
      <w:r w:rsidRPr="000E47C0">
        <w:rPr>
          <w:lang w:val="vi-VN"/>
        </w:rPr>
        <w:t xml:space="preserve"> quyết định các vấn đề thuộc thẩm quyền theo đề nghị của </w:t>
      </w:r>
      <w:r w:rsidRPr="000E47C0">
        <w:rPr>
          <w:lang w:val="nl-BE"/>
        </w:rPr>
        <w:t>Giám đốc Công ty</w:t>
      </w:r>
      <w:r w:rsidRPr="000E47C0">
        <w:rPr>
          <w:lang w:val="vi-VN"/>
        </w:rPr>
        <w:t xml:space="preserve">; </w:t>
      </w:r>
      <w:r w:rsidRPr="000E47C0">
        <w:rPr>
          <w:lang w:val="nl-BE"/>
        </w:rPr>
        <w:t>Giám đốc Công ty chịu sự</w:t>
      </w:r>
      <w:r w:rsidRPr="000E47C0">
        <w:rPr>
          <w:lang w:val="vi-VN"/>
        </w:rPr>
        <w:t xml:space="preserve"> quản lý điều hành hoạt động của đơn vị thực hiện các nghị quyết của Hội đồng </w:t>
      </w:r>
      <w:r w:rsidRPr="000E47C0">
        <w:rPr>
          <w:lang w:val="nl-BE"/>
        </w:rPr>
        <w:t>thành viên</w:t>
      </w:r>
      <w:r w:rsidRPr="000E47C0">
        <w:rPr>
          <w:lang w:val="vi-VN"/>
        </w:rPr>
        <w:t xml:space="preserve"> và chịu trách nhiệm về kết quả thực hiện nghị quyết trước Hội đồng.</w:t>
      </w:r>
    </w:p>
    <w:p w14:paraId="02EAB7EA" w14:textId="77777777" w:rsidR="00197D5A" w:rsidRPr="000E47C0" w:rsidRDefault="00197D5A" w:rsidP="00197D5A">
      <w:pPr>
        <w:rPr>
          <w:lang w:val="nl-BE"/>
        </w:rPr>
      </w:pPr>
      <w:r w:rsidRPr="000E47C0">
        <w:rPr>
          <w:lang w:val="nl-BE"/>
        </w:rPr>
        <w:t>- Trường Cao đẳng Kon Tum là cơ quan quản lý trực tiếp và toàn diện đối với hoạt động, chiến lược phát triển Công ty và Trung tâm.</w:t>
      </w:r>
    </w:p>
    <w:p w14:paraId="019E34FF" w14:textId="77777777" w:rsidR="00197D5A" w:rsidRPr="000E47C0" w:rsidRDefault="00197D5A" w:rsidP="00197D5A">
      <w:pPr>
        <w:rPr>
          <w:lang w:val="nl-BE"/>
        </w:rPr>
      </w:pPr>
      <w:r w:rsidRPr="000E47C0">
        <w:rPr>
          <w:lang w:val="nl-BE"/>
        </w:rPr>
        <w:t>- Công ty có trách nhiệm triển khai thực hiện kịp thời nội dung, nhiệm vụ được giao; đồng thời chịu sự chỉ đạo, hướng dẫn, kiểm tra, thanh tra về chuyên môn nghiệp vụ của cơ quan quản lý nhà nước có liên quan.</w:t>
      </w:r>
    </w:p>
    <w:p w14:paraId="2D63DBD4" w14:textId="77777777" w:rsidR="00197D5A" w:rsidRPr="000E47C0" w:rsidRDefault="00197D5A" w:rsidP="00197D5A">
      <w:pPr>
        <w:rPr>
          <w:lang w:val="nl-BE"/>
        </w:rPr>
      </w:pPr>
      <w:r w:rsidRPr="000E47C0">
        <w:rPr>
          <w:b/>
          <w:bCs/>
          <w:i/>
          <w:iCs/>
          <w:lang w:val="nl-BE"/>
        </w:rPr>
        <w:t>b) Đối với chính quyền địa phương (UBND phường Đăk Cấm):</w:t>
      </w:r>
      <w:r w:rsidRPr="000E47C0">
        <w:rPr>
          <w:lang w:val="nl-BE"/>
        </w:rPr>
        <w:t xml:space="preserve"> Công ty và Trung tâm chịu sự quản lý của chính quyền địa phương sở tại về an ninh, trật tự, an toàn xã hội, về quản lý dân cư và lao động, kết cấu hạ tầng trên cơ sở luật pháp của nhà nước, quy định của tỉnh; phối hợp để thực hiện tốt nhiệm vụ của địa phương trong phạm vi quản lý.</w:t>
      </w:r>
    </w:p>
    <w:p w14:paraId="6AF51F89" w14:textId="77777777" w:rsidR="00197D5A" w:rsidRPr="000E47C0" w:rsidRDefault="00197D5A" w:rsidP="00197D5A">
      <w:pPr>
        <w:rPr>
          <w:b/>
          <w:bCs/>
          <w:i/>
          <w:lang w:val="nl-BE"/>
        </w:rPr>
      </w:pPr>
      <w:r w:rsidRPr="000E47C0">
        <w:rPr>
          <w:b/>
          <w:bCs/>
          <w:i/>
          <w:lang w:val="nl-BE"/>
        </w:rPr>
        <w:t>c) Đối với các tổ chức, cá nhân, cơ quan, đơn vị có liên quan:</w:t>
      </w:r>
    </w:p>
    <w:p w14:paraId="58C7BB6C" w14:textId="77777777" w:rsidR="00197D5A" w:rsidRPr="000E47C0" w:rsidRDefault="00197D5A" w:rsidP="00197D5A">
      <w:pPr>
        <w:rPr>
          <w:lang w:val="nl-BE"/>
        </w:rPr>
      </w:pPr>
      <w:r w:rsidRPr="000E47C0">
        <w:rPr>
          <w:lang w:val="nl-BE"/>
        </w:rPr>
        <w:t>- Công ty và Trung tâm tạo mối quan hệ với các tổ chức, cá nhân, cơ quan, đơn vị trong và ngoài nước có hoạt động chuyên ngành kiểm định XCG, nhằm hợp tác, trao đổi kiến thức, kinh nghiệm, ứng dụng tiến bộ khoa học kỹ thuật để ngày càng nâng cao chất lượng dịch vụ.</w:t>
      </w:r>
    </w:p>
    <w:p w14:paraId="016E0F01" w14:textId="77777777" w:rsidR="00197D5A" w:rsidRPr="000E47C0" w:rsidRDefault="00197D5A" w:rsidP="00197D5A">
      <w:pPr>
        <w:rPr>
          <w:lang w:val="nl-BE"/>
        </w:rPr>
      </w:pPr>
      <w:r w:rsidRPr="000E47C0">
        <w:rPr>
          <w:lang w:val="nl-BE"/>
        </w:rPr>
        <w:t>- Đối với khách hàng là các tổ chức, doanh nghiệp, cá nhân có nhu cầu về tư vấn khoa học kỹ thuật, thiết kế XCG thì Công ty sẽ chịu trách nhiệm về kết quả, thông qua các hợp đồng kinh tế theo quy định của pháp luật.</w:t>
      </w:r>
    </w:p>
    <w:p w14:paraId="76425AFF" w14:textId="77777777" w:rsidR="00197D5A" w:rsidRPr="000E47C0" w:rsidRDefault="00197D5A" w:rsidP="00197D5A">
      <w:pPr>
        <w:pStyle w:val="Heading1"/>
        <w:rPr>
          <w:color w:val="auto"/>
        </w:rPr>
      </w:pPr>
      <w:bookmarkStart w:id="50" w:name="_Toc236064039"/>
      <w:r w:rsidRPr="000E47C0">
        <w:rPr>
          <w:color w:val="auto"/>
        </w:rPr>
        <w:t>V. ĐỊA ĐIỂM ĐẦU TƯ, VIỆC QUẢN LÝ, SỬ DỤNG TÀI SẢN CÔNG LÀ ĐẤT VÀO MỤC ĐÍCH KINH DOANH, LIÊN DANH, LIÊN KẾT</w:t>
      </w:r>
      <w:bookmarkEnd w:id="50"/>
    </w:p>
    <w:p w14:paraId="6AA9ED55" w14:textId="77777777" w:rsidR="00197D5A" w:rsidRPr="000E47C0" w:rsidRDefault="00197D5A" w:rsidP="00197D5A">
      <w:pPr>
        <w:pStyle w:val="Heading2"/>
        <w:rPr>
          <w:color w:val="auto"/>
          <w:lang w:val="nl-NL"/>
        </w:rPr>
      </w:pPr>
      <w:bookmarkStart w:id="51" w:name="_Toc236064040"/>
      <w:r w:rsidRPr="000E47C0">
        <w:rPr>
          <w:color w:val="auto"/>
          <w:lang w:val="nl-NL"/>
        </w:rPr>
        <w:t>1. Thực trạng quản lý, sử dụng tài sản công tại đơn vị theo các nhóm tài sản</w:t>
      </w:r>
      <w:bookmarkEnd w:id="51"/>
    </w:p>
    <w:p w14:paraId="1402D5A2" w14:textId="77777777" w:rsidR="00197D5A" w:rsidRPr="000E47C0" w:rsidRDefault="00197D5A" w:rsidP="00197D5A">
      <w:pPr>
        <w:shd w:val="clear" w:color="auto" w:fill="FFFFFF"/>
        <w:tabs>
          <w:tab w:val="left" w:pos="851"/>
        </w:tabs>
        <w:rPr>
          <w:bCs/>
          <w:iCs/>
          <w:szCs w:val="28"/>
          <w:lang w:val="it-IT"/>
        </w:rPr>
      </w:pPr>
      <w:r w:rsidRPr="000E47C0">
        <w:rPr>
          <w:bCs/>
          <w:iCs/>
          <w:szCs w:val="28"/>
          <w:lang w:val="it-IT"/>
        </w:rPr>
        <w:t xml:space="preserve">a) Tổng giá trị tài sản tính đến ngày 30/6/2026: </w:t>
      </w:r>
      <w:r w:rsidRPr="000E47C0">
        <w:rPr>
          <w:b/>
          <w:bCs/>
          <w:iCs/>
          <w:szCs w:val="28"/>
          <w:lang w:val="it-IT"/>
        </w:rPr>
        <w:t>499.556.370.000</w:t>
      </w:r>
      <w:r w:rsidRPr="000E47C0">
        <w:rPr>
          <w:bCs/>
          <w:iCs/>
          <w:szCs w:val="28"/>
          <w:lang w:val="it-IT"/>
        </w:rPr>
        <w:t xml:space="preserve"> đồng, cụ thể:</w:t>
      </w:r>
    </w:p>
    <w:p w14:paraId="4BCA7614" w14:textId="77777777" w:rsidR="00197D5A" w:rsidRPr="000E47C0" w:rsidRDefault="00197D5A" w:rsidP="00197D5A">
      <w:pPr>
        <w:pStyle w:val="tnbng"/>
        <w:rPr>
          <w:color w:val="auto"/>
        </w:rPr>
      </w:pPr>
      <w:bookmarkStart w:id="52" w:name="_Toc238544022"/>
      <w:r w:rsidRPr="000E47C0">
        <w:rPr>
          <w:color w:val="auto"/>
        </w:rPr>
        <w:t>Bảng 10. Tổng giá trị tài sản đến ngày 30/6/2026</w:t>
      </w:r>
      <w:bookmarkEnd w:id="52"/>
    </w:p>
    <w:p w14:paraId="3120A905" w14:textId="77777777" w:rsidR="00197D5A" w:rsidRPr="000E47C0" w:rsidRDefault="00581EFD" w:rsidP="00197D5A">
      <w:pPr>
        <w:jc w:val="right"/>
        <w:rPr>
          <w:i/>
          <w:iCs/>
        </w:rPr>
      </w:pPr>
      <w:r w:rsidRPr="000E47C0">
        <w:rPr>
          <w:i/>
          <w:iCs/>
        </w:rPr>
        <w:t>Đơn vị tính: triệu đồng</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933"/>
        <w:gridCol w:w="1476"/>
        <w:gridCol w:w="1100"/>
        <w:gridCol w:w="1386"/>
        <w:gridCol w:w="1476"/>
      </w:tblGrid>
      <w:tr w:rsidR="000E47C0" w:rsidRPr="000E47C0" w14:paraId="79000097" w14:textId="77777777" w:rsidTr="006047EC">
        <w:trPr>
          <w:cantSplit/>
          <w:trHeight w:val="284"/>
          <w:tblHeader/>
          <w:jc w:val="center"/>
        </w:trPr>
        <w:tc>
          <w:tcPr>
            <w:tcW w:w="606" w:type="dxa"/>
            <w:shd w:val="clear" w:color="000000" w:fill="auto"/>
            <w:noWrap/>
            <w:vAlign w:val="center"/>
            <w:hideMark/>
          </w:tcPr>
          <w:p w14:paraId="4D00F0C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TT</w:t>
            </w:r>
          </w:p>
        </w:tc>
        <w:tc>
          <w:tcPr>
            <w:tcW w:w="2933" w:type="dxa"/>
            <w:shd w:val="clear" w:color="000000" w:fill="auto"/>
            <w:vAlign w:val="center"/>
            <w:hideMark/>
          </w:tcPr>
          <w:p w14:paraId="38227CA1"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Tên tài sản</w:t>
            </w:r>
          </w:p>
        </w:tc>
        <w:tc>
          <w:tcPr>
            <w:tcW w:w="1476" w:type="dxa"/>
            <w:shd w:val="clear" w:color="000000" w:fill="auto"/>
            <w:vAlign w:val="center"/>
            <w:hideMark/>
          </w:tcPr>
          <w:p w14:paraId="1E14010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Nguyên giá</w:t>
            </w:r>
          </w:p>
        </w:tc>
        <w:tc>
          <w:tcPr>
            <w:tcW w:w="1100" w:type="dxa"/>
            <w:shd w:val="clear" w:color="000000" w:fill="auto"/>
            <w:vAlign w:val="center"/>
            <w:hideMark/>
          </w:tcPr>
          <w:p w14:paraId="00777F6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Thời gian sử dụng (năm)</w:t>
            </w:r>
          </w:p>
        </w:tc>
        <w:tc>
          <w:tcPr>
            <w:tcW w:w="1386" w:type="dxa"/>
            <w:shd w:val="clear" w:color="000000" w:fill="auto"/>
            <w:vAlign w:val="center"/>
            <w:hideMark/>
          </w:tcPr>
          <w:p w14:paraId="035E2A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Hao mòn/ khấu hao luỹ kế</w:t>
            </w:r>
          </w:p>
        </w:tc>
        <w:tc>
          <w:tcPr>
            <w:tcW w:w="1476" w:type="dxa"/>
            <w:shd w:val="clear" w:color="000000" w:fill="auto"/>
            <w:vAlign w:val="center"/>
            <w:hideMark/>
          </w:tcPr>
          <w:p w14:paraId="4E94BCD8" w14:textId="77777777" w:rsidR="00197D5A" w:rsidRPr="000E47C0" w:rsidRDefault="00197D5A" w:rsidP="006047EC">
            <w:pPr>
              <w:widowControl/>
              <w:spacing w:before="0" w:after="0"/>
              <w:ind w:firstLine="0"/>
              <w:jc w:val="center"/>
              <w:rPr>
                <w:b/>
                <w:bCs/>
                <w:sz w:val="26"/>
                <w:szCs w:val="26"/>
                <w:lang w:eastAsia="vi-VN"/>
              </w:rPr>
            </w:pPr>
            <w:r w:rsidRPr="000E47C0">
              <w:rPr>
                <w:b/>
                <w:bCs/>
                <w:sz w:val="26"/>
                <w:szCs w:val="26"/>
                <w:lang w:val="vi-VN" w:eastAsia="vi-VN"/>
              </w:rPr>
              <w:t xml:space="preserve">Giá trị </w:t>
            </w:r>
          </w:p>
          <w:p w14:paraId="3B1D959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còn lại</w:t>
            </w:r>
          </w:p>
        </w:tc>
      </w:tr>
      <w:tr w:rsidR="000E47C0" w:rsidRPr="000E47C0" w14:paraId="6148A242" w14:textId="77777777" w:rsidTr="006047EC">
        <w:trPr>
          <w:cantSplit/>
          <w:trHeight w:val="284"/>
          <w:jc w:val="center"/>
        </w:trPr>
        <w:tc>
          <w:tcPr>
            <w:tcW w:w="606" w:type="dxa"/>
            <w:vAlign w:val="center"/>
            <w:hideMark/>
          </w:tcPr>
          <w:p w14:paraId="1023990B"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w:t>
            </w:r>
          </w:p>
        </w:tc>
        <w:tc>
          <w:tcPr>
            <w:tcW w:w="2933" w:type="dxa"/>
            <w:vAlign w:val="center"/>
            <w:hideMark/>
          </w:tcPr>
          <w:p w14:paraId="40B2FBF6" w14:textId="77777777" w:rsidR="00197D5A" w:rsidRPr="000E47C0" w:rsidRDefault="00197D5A" w:rsidP="006047EC">
            <w:pPr>
              <w:widowControl/>
              <w:spacing w:before="0" w:after="0"/>
              <w:ind w:firstLine="0"/>
              <w:rPr>
                <w:b/>
                <w:bCs/>
                <w:sz w:val="26"/>
                <w:szCs w:val="26"/>
                <w:lang w:val="vi-VN" w:eastAsia="vi-VN"/>
              </w:rPr>
            </w:pPr>
            <w:r w:rsidRPr="000E47C0">
              <w:rPr>
                <w:b/>
                <w:bCs/>
                <w:sz w:val="26"/>
                <w:szCs w:val="26"/>
                <w:lang w:val="vi-VN" w:eastAsia="vi-VN"/>
              </w:rPr>
              <w:t>Nhà, công trình sự nghiệp, nhà ở công vụ và tài sản khác gắn liền với đất</w:t>
            </w:r>
          </w:p>
        </w:tc>
        <w:tc>
          <w:tcPr>
            <w:tcW w:w="1476" w:type="dxa"/>
            <w:vAlign w:val="center"/>
            <w:hideMark/>
          </w:tcPr>
          <w:p w14:paraId="2D78D25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156.039,06</w:t>
            </w:r>
          </w:p>
        </w:tc>
        <w:tc>
          <w:tcPr>
            <w:tcW w:w="1100" w:type="dxa"/>
            <w:vAlign w:val="center"/>
            <w:hideMark/>
          </w:tcPr>
          <w:p w14:paraId="0F2A933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6F5DD075"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93.897,54</w:t>
            </w:r>
          </w:p>
        </w:tc>
        <w:tc>
          <w:tcPr>
            <w:tcW w:w="1476" w:type="dxa"/>
            <w:vAlign w:val="center"/>
            <w:hideMark/>
          </w:tcPr>
          <w:p w14:paraId="7D131CE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62.141,51</w:t>
            </w:r>
          </w:p>
        </w:tc>
      </w:tr>
      <w:tr w:rsidR="000E47C0" w:rsidRPr="000E47C0" w14:paraId="5049B803" w14:textId="77777777" w:rsidTr="006047EC">
        <w:trPr>
          <w:cantSplit/>
          <w:trHeight w:val="284"/>
          <w:jc w:val="center"/>
        </w:trPr>
        <w:tc>
          <w:tcPr>
            <w:tcW w:w="606" w:type="dxa"/>
            <w:vAlign w:val="center"/>
            <w:hideMark/>
          </w:tcPr>
          <w:p w14:paraId="3A859DCF"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3303F441"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Nhà, công trình xây dựng</w:t>
            </w:r>
          </w:p>
        </w:tc>
        <w:tc>
          <w:tcPr>
            <w:tcW w:w="1476" w:type="dxa"/>
            <w:vAlign w:val="center"/>
            <w:hideMark/>
          </w:tcPr>
          <w:p w14:paraId="39BE243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111.457,61</w:t>
            </w:r>
          </w:p>
        </w:tc>
        <w:tc>
          <w:tcPr>
            <w:tcW w:w="1100" w:type="dxa"/>
            <w:vAlign w:val="center"/>
            <w:hideMark/>
          </w:tcPr>
          <w:p w14:paraId="4E808AE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w:t>
            </w:r>
          </w:p>
        </w:tc>
        <w:tc>
          <w:tcPr>
            <w:tcW w:w="1386" w:type="dxa"/>
            <w:vAlign w:val="center"/>
            <w:hideMark/>
          </w:tcPr>
          <w:p w14:paraId="345DA4D9"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62.230,49</w:t>
            </w:r>
          </w:p>
        </w:tc>
        <w:tc>
          <w:tcPr>
            <w:tcW w:w="1476" w:type="dxa"/>
            <w:vAlign w:val="center"/>
            <w:hideMark/>
          </w:tcPr>
          <w:p w14:paraId="0789E60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49.227,12</w:t>
            </w:r>
          </w:p>
        </w:tc>
      </w:tr>
      <w:tr w:rsidR="000E47C0" w:rsidRPr="000E47C0" w14:paraId="2D05CEC4" w14:textId="77777777" w:rsidTr="006047EC">
        <w:trPr>
          <w:cantSplit/>
          <w:trHeight w:val="284"/>
          <w:jc w:val="center"/>
        </w:trPr>
        <w:tc>
          <w:tcPr>
            <w:tcW w:w="606" w:type="dxa"/>
            <w:vAlign w:val="center"/>
            <w:hideMark/>
          </w:tcPr>
          <w:p w14:paraId="37252A66"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1.1</w:t>
            </w:r>
          </w:p>
        </w:tc>
        <w:tc>
          <w:tcPr>
            <w:tcW w:w="2933" w:type="dxa"/>
            <w:vAlign w:val="center"/>
            <w:hideMark/>
          </w:tcPr>
          <w:p w14:paraId="27D866B2"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w:t>
            </w:r>
          </w:p>
        </w:tc>
        <w:tc>
          <w:tcPr>
            <w:tcW w:w="1476" w:type="dxa"/>
            <w:vAlign w:val="center"/>
            <w:hideMark/>
          </w:tcPr>
          <w:p w14:paraId="33E873C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19.655,22</w:t>
            </w:r>
          </w:p>
        </w:tc>
        <w:tc>
          <w:tcPr>
            <w:tcW w:w="1100" w:type="dxa"/>
            <w:noWrap/>
            <w:vAlign w:val="center"/>
            <w:hideMark/>
          </w:tcPr>
          <w:p w14:paraId="77ADC30C"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50 </w:t>
            </w:r>
          </w:p>
        </w:tc>
        <w:tc>
          <w:tcPr>
            <w:tcW w:w="1386" w:type="dxa"/>
            <w:vAlign w:val="center"/>
            <w:hideMark/>
          </w:tcPr>
          <w:p w14:paraId="6020A0F0"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8.828,25</w:t>
            </w:r>
          </w:p>
        </w:tc>
        <w:tc>
          <w:tcPr>
            <w:tcW w:w="1476" w:type="dxa"/>
            <w:vAlign w:val="center"/>
            <w:hideMark/>
          </w:tcPr>
          <w:p w14:paraId="5ECB0182"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10.826,97</w:t>
            </w:r>
          </w:p>
        </w:tc>
      </w:tr>
      <w:tr w:rsidR="000E47C0" w:rsidRPr="000E47C0" w14:paraId="5B519D38" w14:textId="77777777" w:rsidTr="006047EC">
        <w:trPr>
          <w:cantSplit/>
          <w:trHeight w:val="284"/>
          <w:jc w:val="center"/>
        </w:trPr>
        <w:tc>
          <w:tcPr>
            <w:tcW w:w="606" w:type="dxa"/>
            <w:vAlign w:val="center"/>
            <w:hideMark/>
          </w:tcPr>
          <w:p w14:paraId="52D9F651"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val="vi-VN" w:eastAsia="vi-VN"/>
              </w:rPr>
              <w:t> </w:t>
            </w:r>
            <w:r w:rsidRPr="000E47C0">
              <w:rPr>
                <w:sz w:val="26"/>
                <w:szCs w:val="26"/>
                <w:lang w:eastAsia="vi-VN"/>
              </w:rPr>
              <w:t>1.2</w:t>
            </w:r>
          </w:p>
        </w:tc>
        <w:tc>
          <w:tcPr>
            <w:tcW w:w="2933" w:type="dxa"/>
            <w:vAlign w:val="center"/>
            <w:hideMark/>
          </w:tcPr>
          <w:p w14:paraId="0ECB5559"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III</w:t>
            </w:r>
          </w:p>
        </w:tc>
        <w:tc>
          <w:tcPr>
            <w:tcW w:w="1476" w:type="dxa"/>
            <w:vAlign w:val="center"/>
            <w:hideMark/>
          </w:tcPr>
          <w:p w14:paraId="2995FB9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55.220,84</w:t>
            </w:r>
          </w:p>
        </w:tc>
        <w:tc>
          <w:tcPr>
            <w:tcW w:w="1100" w:type="dxa"/>
            <w:noWrap/>
            <w:vAlign w:val="center"/>
            <w:hideMark/>
          </w:tcPr>
          <w:p w14:paraId="79E1BBE6"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 25 </w:t>
            </w:r>
          </w:p>
        </w:tc>
        <w:tc>
          <w:tcPr>
            <w:tcW w:w="1386" w:type="dxa"/>
            <w:vAlign w:val="center"/>
            <w:hideMark/>
          </w:tcPr>
          <w:p w14:paraId="63F263E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22.603,48</w:t>
            </w:r>
          </w:p>
        </w:tc>
        <w:tc>
          <w:tcPr>
            <w:tcW w:w="1476" w:type="dxa"/>
            <w:vAlign w:val="center"/>
            <w:hideMark/>
          </w:tcPr>
          <w:p w14:paraId="64EFB72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32.617,36</w:t>
            </w:r>
          </w:p>
        </w:tc>
      </w:tr>
      <w:tr w:rsidR="000E47C0" w:rsidRPr="000E47C0" w14:paraId="5C103D22" w14:textId="77777777" w:rsidTr="006047EC">
        <w:trPr>
          <w:cantSplit/>
          <w:trHeight w:val="284"/>
          <w:jc w:val="center"/>
        </w:trPr>
        <w:tc>
          <w:tcPr>
            <w:tcW w:w="606" w:type="dxa"/>
            <w:vAlign w:val="center"/>
            <w:hideMark/>
          </w:tcPr>
          <w:p w14:paraId="65094F9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eastAsia="vi-VN"/>
              </w:rPr>
              <w:t>1.3</w:t>
            </w:r>
            <w:r w:rsidRPr="000E47C0">
              <w:rPr>
                <w:sz w:val="26"/>
                <w:szCs w:val="26"/>
                <w:lang w:val="vi-VN" w:eastAsia="vi-VN"/>
              </w:rPr>
              <w:t> </w:t>
            </w:r>
          </w:p>
        </w:tc>
        <w:tc>
          <w:tcPr>
            <w:tcW w:w="2933" w:type="dxa"/>
            <w:vAlign w:val="center"/>
            <w:hideMark/>
          </w:tcPr>
          <w:p w14:paraId="313E9943" w14:textId="77777777" w:rsidR="00197D5A" w:rsidRPr="000E47C0" w:rsidRDefault="00197D5A" w:rsidP="006047EC">
            <w:pPr>
              <w:widowControl/>
              <w:spacing w:before="0" w:after="0"/>
              <w:ind w:firstLine="0"/>
              <w:rPr>
                <w:i/>
                <w:iCs/>
                <w:sz w:val="26"/>
                <w:szCs w:val="26"/>
                <w:lang w:val="vi-VN" w:eastAsia="vi-VN"/>
              </w:rPr>
            </w:pPr>
            <w:r w:rsidRPr="000E47C0">
              <w:rPr>
                <w:i/>
                <w:iCs/>
                <w:sz w:val="26"/>
                <w:szCs w:val="26"/>
                <w:lang w:val="vi-VN" w:eastAsia="vi-VN"/>
              </w:rPr>
              <w:t>Cấp IV</w:t>
            </w:r>
          </w:p>
        </w:tc>
        <w:tc>
          <w:tcPr>
            <w:tcW w:w="1476" w:type="dxa"/>
            <w:vAlign w:val="center"/>
            <w:hideMark/>
          </w:tcPr>
          <w:p w14:paraId="498A7788"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36.581,55</w:t>
            </w:r>
          </w:p>
        </w:tc>
        <w:tc>
          <w:tcPr>
            <w:tcW w:w="1100" w:type="dxa"/>
            <w:noWrap/>
            <w:vAlign w:val="center"/>
            <w:hideMark/>
          </w:tcPr>
          <w:p w14:paraId="60186E3A" w14:textId="77777777" w:rsidR="00197D5A" w:rsidRPr="000E47C0" w:rsidRDefault="00197D5A" w:rsidP="006047EC">
            <w:pPr>
              <w:widowControl/>
              <w:spacing w:before="0" w:after="0"/>
              <w:ind w:firstLine="0"/>
              <w:jc w:val="center"/>
              <w:rPr>
                <w:i/>
                <w:iCs/>
                <w:sz w:val="26"/>
                <w:szCs w:val="26"/>
                <w:lang w:val="vi-VN" w:eastAsia="vi-VN"/>
              </w:rPr>
            </w:pPr>
            <w:r w:rsidRPr="000E47C0">
              <w:rPr>
                <w:i/>
                <w:iCs/>
                <w:sz w:val="26"/>
                <w:szCs w:val="26"/>
                <w:lang w:val="vi-VN" w:eastAsia="vi-VN"/>
              </w:rPr>
              <w:t xml:space="preserve">15 </w:t>
            </w:r>
          </w:p>
        </w:tc>
        <w:tc>
          <w:tcPr>
            <w:tcW w:w="1386" w:type="dxa"/>
            <w:vAlign w:val="center"/>
            <w:hideMark/>
          </w:tcPr>
          <w:p w14:paraId="24498E66"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30.798,76</w:t>
            </w:r>
          </w:p>
        </w:tc>
        <w:tc>
          <w:tcPr>
            <w:tcW w:w="1476" w:type="dxa"/>
            <w:vAlign w:val="center"/>
            <w:hideMark/>
          </w:tcPr>
          <w:p w14:paraId="34E8A50A"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5.782,79</w:t>
            </w:r>
          </w:p>
        </w:tc>
      </w:tr>
      <w:tr w:rsidR="000E47C0" w:rsidRPr="000E47C0" w14:paraId="617C3B63" w14:textId="77777777" w:rsidTr="006047EC">
        <w:trPr>
          <w:cantSplit/>
          <w:trHeight w:val="284"/>
          <w:jc w:val="center"/>
        </w:trPr>
        <w:tc>
          <w:tcPr>
            <w:tcW w:w="606" w:type="dxa"/>
            <w:vAlign w:val="center"/>
            <w:hideMark/>
          </w:tcPr>
          <w:p w14:paraId="76062CA5"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65EBBA56"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Vật kiến trúc</w:t>
            </w:r>
          </w:p>
        </w:tc>
        <w:tc>
          <w:tcPr>
            <w:tcW w:w="1476" w:type="dxa"/>
            <w:vAlign w:val="center"/>
            <w:hideMark/>
          </w:tcPr>
          <w:p w14:paraId="1F5873F3"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44.581,45</w:t>
            </w:r>
          </w:p>
        </w:tc>
        <w:tc>
          <w:tcPr>
            <w:tcW w:w="1100" w:type="dxa"/>
            <w:noWrap/>
            <w:vAlign w:val="center"/>
            <w:hideMark/>
          </w:tcPr>
          <w:p w14:paraId="1F64EAAD"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 xml:space="preserve"> 10-20 </w:t>
            </w:r>
          </w:p>
        </w:tc>
        <w:tc>
          <w:tcPr>
            <w:tcW w:w="1386" w:type="dxa"/>
            <w:vAlign w:val="center"/>
            <w:hideMark/>
          </w:tcPr>
          <w:p w14:paraId="7D8BA791"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31.667,05</w:t>
            </w:r>
          </w:p>
        </w:tc>
        <w:tc>
          <w:tcPr>
            <w:tcW w:w="1476" w:type="dxa"/>
            <w:vAlign w:val="center"/>
            <w:hideMark/>
          </w:tcPr>
          <w:p w14:paraId="71A852C5" w14:textId="77777777" w:rsidR="00197D5A" w:rsidRPr="000E47C0" w:rsidRDefault="00197D5A" w:rsidP="006047EC">
            <w:pPr>
              <w:widowControl/>
              <w:spacing w:before="0" w:after="0"/>
              <w:ind w:firstLine="0"/>
              <w:jc w:val="right"/>
              <w:rPr>
                <w:b/>
                <w:bCs/>
                <w:sz w:val="26"/>
                <w:szCs w:val="26"/>
                <w:lang w:val="vi-VN" w:eastAsia="vi-VN"/>
              </w:rPr>
            </w:pPr>
            <w:r w:rsidRPr="000E47C0">
              <w:rPr>
                <w:lang w:val="vi-VN"/>
              </w:rPr>
              <w:t>12.914,39</w:t>
            </w:r>
          </w:p>
        </w:tc>
      </w:tr>
      <w:tr w:rsidR="000E47C0" w:rsidRPr="000E47C0" w14:paraId="6CEF375F" w14:textId="77777777" w:rsidTr="006047EC">
        <w:trPr>
          <w:cantSplit/>
          <w:trHeight w:val="284"/>
          <w:jc w:val="center"/>
        </w:trPr>
        <w:tc>
          <w:tcPr>
            <w:tcW w:w="606" w:type="dxa"/>
            <w:vAlign w:val="center"/>
            <w:hideMark/>
          </w:tcPr>
          <w:p w14:paraId="75FF2D7D"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w:t>
            </w:r>
          </w:p>
        </w:tc>
        <w:tc>
          <w:tcPr>
            <w:tcW w:w="2933" w:type="dxa"/>
            <w:vAlign w:val="center"/>
            <w:hideMark/>
          </w:tcPr>
          <w:p w14:paraId="5980FD29"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Phương tiện vận tải</w:t>
            </w:r>
          </w:p>
        </w:tc>
        <w:tc>
          <w:tcPr>
            <w:tcW w:w="1476" w:type="dxa"/>
            <w:vAlign w:val="center"/>
            <w:hideMark/>
          </w:tcPr>
          <w:p w14:paraId="447CE556"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4.824,41</w:t>
            </w:r>
          </w:p>
        </w:tc>
        <w:tc>
          <w:tcPr>
            <w:tcW w:w="1100" w:type="dxa"/>
            <w:noWrap/>
            <w:vAlign w:val="center"/>
            <w:hideMark/>
          </w:tcPr>
          <w:p w14:paraId="0676ED1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15 </w:t>
            </w:r>
          </w:p>
        </w:tc>
        <w:tc>
          <w:tcPr>
            <w:tcW w:w="1386" w:type="dxa"/>
            <w:vAlign w:val="center"/>
            <w:hideMark/>
          </w:tcPr>
          <w:p w14:paraId="1B730EFC"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4.199,58</w:t>
            </w:r>
          </w:p>
        </w:tc>
        <w:tc>
          <w:tcPr>
            <w:tcW w:w="1476" w:type="dxa"/>
            <w:vAlign w:val="center"/>
            <w:hideMark/>
          </w:tcPr>
          <w:p w14:paraId="28129BC9"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624,83</w:t>
            </w:r>
          </w:p>
        </w:tc>
      </w:tr>
      <w:tr w:rsidR="000E47C0" w:rsidRPr="000E47C0" w14:paraId="5A11E142" w14:textId="77777777" w:rsidTr="006047EC">
        <w:trPr>
          <w:cantSplit/>
          <w:trHeight w:val="284"/>
          <w:jc w:val="center"/>
        </w:trPr>
        <w:tc>
          <w:tcPr>
            <w:tcW w:w="606" w:type="dxa"/>
            <w:vAlign w:val="center"/>
            <w:hideMark/>
          </w:tcPr>
          <w:p w14:paraId="302C310C"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III</w:t>
            </w:r>
          </w:p>
        </w:tc>
        <w:tc>
          <w:tcPr>
            <w:tcW w:w="2933" w:type="dxa"/>
            <w:vAlign w:val="center"/>
            <w:hideMark/>
          </w:tcPr>
          <w:p w14:paraId="2A6264D0"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Máy móc, thiết bị</w:t>
            </w:r>
          </w:p>
        </w:tc>
        <w:tc>
          <w:tcPr>
            <w:tcW w:w="1476" w:type="dxa"/>
            <w:vAlign w:val="center"/>
            <w:hideMark/>
          </w:tcPr>
          <w:p w14:paraId="1BC2560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67.914,08</w:t>
            </w:r>
          </w:p>
        </w:tc>
        <w:tc>
          <w:tcPr>
            <w:tcW w:w="1100" w:type="dxa"/>
            <w:noWrap/>
            <w:vAlign w:val="center"/>
            <w:hideMark/>
          </w:tcPr>
          <w:p w14:paraId="096B3BE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xml:space="preserve"> 5-10 </w:t>
            </w:r>
          </w:p>
        </w:tc>
        <w:tc>
          <w:tcPr>
            <w:tcW w:w="1386" w:type="dxa"/>
            <w:vAlign w:val="center"/>
            <w:hideMark/>
          </w:tcPr>
          <w:p w14:paraId="71E62CAA"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42.115,27</w:t>
            </w:r>
          </w:p>
        </w:tc>
        <w:tc>
          <w:tcPr>
            <w:tcW w:w="1476" w:type="dxa"/>
            <w:vAlign w:val="center"/>
            <w:hideMark/>
          </w:tcPr>
          <w:p w14:paraId="264C597D"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25.798,81</w:t>
            </w:r>
          </w:p>
        </w:tc>
      </w:tr>
      <w:tr w:rsidR="000E47C0" w:rsidRPr="000E47C0" w14:paraId="7BF9ED40" w14:textId="77777777" w:rsidTr="006047EC">
        <w:trPr>
          <w:cantSplit/>
          <w:trHeight w:val="284"/>
          <w:jc w:val="center"/>
        </w:trPr>
        <w:tc>
          <w:tcPr>
            <w:tcW w:w="606" w:type="dxa"/>
            <w:vAlign w:val="center"/>
            <w:hideMark/>
          </w:tcPr>
          <w:p w14:paraId="7AFB7A70"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IV</w:t>
            </w:r>
          </w:p>
        </w:tc>
        <w:tc>
          <w:tcPr>
            <w:tcW w:w="2933" w:type="dxa"/>
            <w:vAlign w:val="center"/>
            <w:hideMark/>
          </w:tcPr>
          <w:p w14:paraId="1C95163F"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Quyền sử dụng đất</w:t>
            </w:r>
          </w:p>
        </w:tc>
        <w:tc>
          <w:tcPr>
            <w:tcW w:w="1476" w:type="dxa"/>
            <w:vAlign w:val="center"/>
            <w:hideMark/>
          </w:tcPr>
          <w:p w14:paraId="1E833698"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c>
          <w:tcPr>
            <w:tcW w:w="1100" w:type="dxa"/>
            <w:noWrap/>
            <w:vAlign w:val="center"/>
            <w:hideMark/>
          </w:tcPr>
          <w:p w14:paraId="2AD2388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 </w:t>
            </w:r>
          </w:p>
        </w:tc>
        <w:tc>
          <w:tcPr>
            <w:tcW w:w="1386" w:type="dxa"/>
            <w:vAlign w:val="center"/>
            <w:hideMark/>
          </w:tcPr>
          <w:p w14:paraId="5DCFDF5F"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0</w:t>
            </w:r>
          </w:p>
        </w:tc>
        <w:tc>
          <w:tcPr>
            <w:tcW w:w="1476" w:type="dxa"/>
            <w:vAlign w:val="center"/>
            <w:hideMark/>
          </w:tcPr>
          <w:p w14:paraId="0AB9262B" w14:textId="77777777" w:rsidR="00197D5A" w:rsidRPr="000E47C0" w:rsidRDefault="00197D5A" w:rsidP="006047EC">
            <w:pPr>
              <w:widowControl/>
              <w:spacing w:before="0" w:after="0"/>
              <w:ind w:firstLine="0"/>
              <w:jc w:val="right"/>
              <w:rPr>
                <w:b/>
                <w:bCs/>
                <w:sz w:val="26"/>
                <w:szCs w:val="26"/>
                <w:lang w:val="vi-VN" w:eastAsia="vi-VN"/>
              </w:rPr>
            </w:pPr>
            <w:r w:rsidRPr="000E47C0">
              <w:rPr>
                <w:b/>
                <w:bCs/>
                <w:lang w:val="vi-VN"/>
              </w:rPr>
              <w:t>247.626,26</w:t>
            </w:r>
          </w:p>
        </w:tc>
      </w:tr>
      <w:tr w:rsidR="000E47C0" w:rsidRPr="000E47C0" w14:paraId="5CC7C5DC" w14:textId="77777777" w:rsidTr="006047EC">
        <w:trPr>
          <w:cantSplit/>
          <w:trHeight w:val="284"/>
          <w:jc w:val="center"/>
        </w:trPr>
        <w:tc>
          <w:tcPr>
            <w:tcW w:w="606" w:type="dxa"/>
            <w:vAlign w:val="center"/>
            <w:hideMark/>
          </w:tcPr>
          <w:p w14:paraId="3E0FA1D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1</w:t>
            </w:r>
          </w:p>
        </w:tc>
        <w:tc>
          <w:tcPr>
            <w:tcW w:w="2933" w:type="dxa"/>
            <w:vAlign w:val="center"/>
            <w:hideMark/>
          </w:tcPr>
          <w:p w14:paraId="78C09D07"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Trụ sở chính</w:t>
            </w:r>
          </w:p>
        </w:tc>
        <w:tc>
          <w:tcPr>
            <w:tcW w:w="1476" w:type="dxa"/>
            <w:vAlign w:val="center"/>
            <w:hideMark/>
          </w:tcPr>
          <w:p w14:paraId="10551347"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c>
          <w:tcPr>
            <w:tcW w:w="1100" w:type="dxa"/>
            <w:noWrap/>
            <w:vAlign w:val="center"/>
            <w:hideMark/>
          </w:tcPr>
          <w:p w14:paraId="2AD1367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723BC3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70F75D6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66.652,18 </w:t>
            </w:r>
          </w:p>
        </w:tc>
      </w:tr>
      <w:tr w:rsidR="000E47C0" w:rsidRPr="000E47C0" w14:paraId="76EEDA3C" w14:textId="77777777" w:rsidTr="006047EC">
        <w:trPr>
          <w:cantSplit/>
          <w:trHeight w:val="284"/>
          <w:jc w:val="center"/>
        </w:trPr>
        <w:tc>
          <w:tcPr>
            <w:tcW w:w="606" w:type="dxa"/>
            <w:vAlign w:val="center"/>
            <w:hideMark/>
          </w:tcPr>
          <w:p w14:paraId="76FE69A7"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2</w:t>
            </w:r>
          </w:p>
        </w:tc>
        <w:tc>
          <w:tcPr>
            <w:tcW w:w="2933" w:type="dxa"/>
            <w:vAlign w:val="center"/>
            <w:hideMark/>
          </w:tcPr>
          <w:p w14:paraId="1928189E"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2: Khoa Kinh tế - Nông lâm và Khu thực nghiệm</w:t>
            </w:r>
          </w:p>
        </w:tc>
        <w:tc>
          <w:tcPr>
            <w:tcW w:w="1476" w:type="dxa"/>
            <w:vAlign w:val="center"/>
            <w:hideMark/>
          </w:tcPr>
          <w:p w14:paraId="32451D12"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c>
          <w:tcPr>
            <w:tcW w:w="1100" w:type="dxa"/>
            <w:noWrap/>
            <w:vAlign w:val="center"/>
            <w:hideMark/>
          </w:tcPr>
          <w:p w14:paraId="207913CF"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5FF99EA0"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0647435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114.095,77 </w:t>
            </w:r>
          </w:p>
        </w:tc>
      </w:tr>
      <w:tr w:rsidR="000E47C0" w:rsidRPr="000E47C0" w14:paraId="7FC65B4D" w14:textId="77777777" w:rsidTr="006047EC">
        <w:trPr>
          <w:cantSplit/>
          <w:trHeight w:val="284"/>
          <w:jc w:val="center"/>
        </w:trPr>
        <w:tc>
          <w:tcPr>
            <w:tcW w:w="606" w:type="dxa"/>
            <w:vAlign w:val="center"/>
            <w:hideMark/>
          </w:tcPr>
          <w:p w14:paraId="44371F24"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3</w:t>
            </w:r>
          </w:p>
        </w:tc>
        <w:tc>
          <w:tcPr>
            <w:tcW w:w="2933" w:type="dxa"/>
            <w:vAlign w:val="center"/>
            <w:hideMark/>
          </w:tcPr>
          <w:p w14:paraId="11B27EEC" w14:textId="77777777" w:rsidR="00197D5A" w:rsidRPr="000E47C0" w:rsidRDefault="00197D5A" w:rsidP="006047EC">
            <w:pPr>
              <w:widowControl/>
              <w:spacing w:before="0" w:after="0"/>
              <w:ind w:firstLine="0"/>
              <w:rPr>
                <w:sz w:val="26"/>
                <w:szCs w:val="26"/>
                <w:lang w:val="vi-VN" w:eastAsia="vi-VN"/>
              </w:rPr>
            </w:pPr>
            <w:r w:rsidRPr="000E47C0">
              <w:rPr>
                <w:szCs w:val="28"/>
                <w:lang w:val="nl-NL"/>
              </w:rPr>
              <w:t xml:space="preserve">Cơ sở 3: </w:t>
            </w:r>
            <w:r w:rsidRPr="000E47C0">
              <w:rPr>
                <w:bCs/>
                <w:szCs w:val="28"/>
                <w:lang w:val="nl-NL"/>
              </w:rPr>
              <w:t>Khoa Y – Dược</w:t>
            </w:r>
          </w:p>
        </w:tc>
        <w:tc>
          <w:tcPr>
            <w:tcW w:w="1476" w:type="dxa"/>
            <w:vAlign w:val="center"/>
            <w:hideMark/>
          </w:tcPr>
          <w:p w14:paraId="07BBEB3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c>
          <w:tcPr>
            <w:tcW w:w="1100" w:type="dxa"/>
            <w:noWrap/>
            <w:vAlign w:val="center"/>
            <w:hideMark/>
          </w:tcPr>
          <w:p w14:paraId="4F3B81C2"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38EDD515"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171445C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17.561,38 </w:t>
            </w:r>
          </w:p>
        </w:tc>
      </w:tr>
      <w:tr w:rsidR="000E47C0" w:rsidRPr="000E47C0" w14:paraId="22D31A04" w14:textId="77777777" w:rsidTr="006047EC">
        <w:trPr>
          <w:cantSplit/>
          <w:trHeight w:val="284"/>
          <w:jc w:val="center"/>
        </w:trPr>
        <w:tc>
          <w:tcPr>
            <w:tcW w:w="606" w:type="dxa"/>
            <w:vAlign w:val="center"/>
            <w:hideMark/>
          </w:tcPr>
          <w:p w14:paraId="77A9A203" w14:textId="77777777" w:rsidR="00197D5A" w:rsidRPr="000E47C0" w:rsidRDefault="00197D5A" w:rsidP="006047EC">
            <w:pPr>
              <w:widowControl/>
              <w:spacing w:before="0" w:after="0"/>
              <w:ind w:firstLine="0"/>
              <w:jc w:val="center"/>
              <w:rPr>
                <w:sz w:val="26"/>
                <w:szCs w:val="26"/>
                <w:lang w:val="vi-VN" w:eastAsia="vi-VN"/>
              </w:rPr>
            </w:pPr>
            <w:r w:rsidRPr="000E47C0">
              <w:rPr>
                <w:sz w:val="26"/>
                <w:szCs w:val="26"/>
                <w:lang w:val="vi-VN" w:eastAsia="vi-VN"/>
              </w:rPr>
              <w:t>4</w:t>
            </w:r>
          </w:p>
        </w:tc>
        <w:tc>
          <w:tcPr>
            <w:tcW w:w="2933" w:type="dxa"/>
            <w:vAlign w:val="center"/>
            <w:hideMark/>
          </w:tcPr>
          <w:p w14:paraId="41B955D6" w14:textId="280A7021"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4: Khoa Kỹ thuật - Công nghệ và Đào tạo – Sát hạch lái xe</w:t>
            </w:r>
          </w:p>
        </w:tc>
        <w:tc>
          <w:tcPr>
            <w:tcW w:w="1476" w:type="dxa"/>
            <w:vAlign w:val="center"/>
            <w:hideMark/>
          </w:tcPr>
          <w:p w14:paraId="7E1EB93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c>
          <w:tcPr>
            <w:tcW w:w="1100" w:type="dxa"/>
            <w:noWrap/>
            <w:vAlign w:val="center"/>
            <w:hideMark/>
          </w:tcPr>
          <w:p w14:paraId="7BB5A32A"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02417713"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0,00 </w:t>
            </w:r>
          </w:p>
        </w:tc>
        <w:tc>
          <w:tcPr>
            <w:tcW w:w="1476" w:type="dxa"/>
            <w:vAlign w:val="center"/>
            <w:hideMark/>
          </w:tcPr>
          <w:p w14:paraId="2481CE46"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40.517,90 </w:t>
            </w:r>
          </w:p>
        </w:tc>
      </w:tr>
      <w:tr w:rsidR="000E47C0" w:rsidRPr="000E47C0" w14:paraId="3D276F23" w14:textId="77777777" w:rsidTr="006047EC">
        <w:trPr>
          <w:cantSplit/>
          <w:trHeight w:val="567"/>
          <w:jc w:val="center"/>
        </w:trPr>
        <w:tc>
          <w:tcPr>
            <w:tcW w:w="606" w:type="dxa"/>
            <w:vAlign w:val="center"/>
          </w:tcPr>
          <w:p w14:paraId="1799D9FB" w14:textId="77777777" w:rsidR="00197D5A" w:rsidRPr="000E47C0" w:rsidRDefault="00197D5A" w:rsidP="006047EC">
            <w:pPr>
              <w:widowControl/>
              <w:spacing w:before="0" w:after="0"/>
              <w:ind w:firstLine="0"/>
              <w:jc w:val="center"/>
              <w:rPr>
                <w:sz w:val="26"/>
                <w:szCs w:val="26"/>
                <w:lang w:eastAsia="vi-VN"/>
              </w:rPr>
            </w:pPr>
            <w:r w:rsidRPr="000E47C0">
              <w:rPr>
                <w:sz w:val="26"/>
                <w:szCs w:val="26"/>
                <w:lang w:eastAsia="vi-VN"/>
              </w:rPr>
              <w:t>5</w:t>
            </w:r>
          </w:p>
        </w:tc>
        <w:tc>
          <w:tcPr>
            <w:tcW w:w="2933" w:type="dxa"/>
            <w:vAlign w:val="center"/>
          </w:tcPr>
          <w:p w14:paraId="044C3373" w14:textId="77777777" w:rsidR="00197D5A" w:rsidRPr="000E47C0" w:rsidRDefault="00197D5A" w:rsidP="006047EC">
            <w:pPr>
              <w:widowControl/>
              <w:spacing w:before="0" w:after="0"/>
              <w:ind w:firstLine="0"/>
              <w:rPr>
                <w:sz w:val="26"/>
                <w:szCs w:val="26"/>
                <w:lang w:val="vi-VN" w:eastAsia="vi-VN"/>
              </w:rPr>
            </w:pPr>
            <w:r w:rsidRPr="000E47C0">
              <w:rPr>
                <w:sz w:val="26"/>
                <w:szCs w:val="26"/>
                <w:lang w:val="vi-VN" w:eastAsia="vi-VN"/>
              </w:rPr>
              <w:t>Cơ sở 5: Khoa các Khoa học cơ bản</w:t>
            </w:r>
          </w:p>
        </w:tc>
        <w:tc>
          <w:tcPr>
            <w:tcW w:w="1476" w:type="dxa"/>
            <w:vAlign w:val="center"/>
          </w:tcPr>
          <w:p w14:paraId="7A5E7E44" w14:textId="77777777" w:rsidR="00197D5A" w:rsidRPr="000E47C0" w:rsidRDefault="00197D5A" w:rsidP="006047EC">
            <w:pPr>
              <w:widowControl/>
              <w:spacing w:before="0" w:after="0"/>
              <w:ind w:firstLine="0"/>
              <w:jc w:val="right"/>
              <w:rPr>
                <w:b/>
                <w:sz w:val="24"/>
              </w:rPr>
            </w:pPr>
            <w:r w:rsidRPr="000E47C0">
              <w:rPr>
                <w:b/>
                <w:lang w:val="vi-VN"/>
              </w:rPr>
              <w:t>8.799,03</w:t>
            </w:r>
          </w:p>
        </w:tc>
        <w:tc>
          <w:tcPr>
            <w:tcW w:w="1100" w:type="dxa"/>
            <w:noWrap/>
            <w:vAlign w:val="center"/>
          </w:tcPr>
          <w:p w14:paraId="161EFF73" w14:textId="77777777" w:rsidR="00197D5A" w:rsidRPr="000E47C0" w:rsidRDefault="00197D5A" w:rsidP="006047EC">
            <w:pPr>
              <w:widowControl/>
              <w:spacing w:before="0" w:after="0"/>
              <w:ind w:firstLine="0"/>
              <w:jc w:val="right"/>
              <w:rPr>
                <w:sz w:val="26"/>
                <w:szCs w:val="26"/>
                <w:lang w:val="vi-VN" w:eastAsia="vi-VN"/>
              </w:rPr>
            </w:pPr>
          </w:p>
        </w:tc>
        <w:tc>
          <w:tcPr>
            <w:tcW w:w="1386" w:type="dxa"/>
            <w:vAlign w:val="center"/>
          </w:tcPr>
          <w:p w14:paraId="3E3AA549" w14:textId="77777777" w:rsidR="00197D5A" w:rsidRPr="000E47C0" w:rsidRDefault="00197D5A" w:rsidP="006047EC">
            <w:pPr>
              <w:widowControl/>
              <w:spacing w:before="0" w:after="0"/>
              <w:ind w:firstLine="0"/>
              <w:jc w:val="right"/>
              <w:rPr>
                <w:b/>
                <w:bCs/>
                <w:sz w:val="26"/>
                <w:szCs w:val="26"/>
                <w:lang w:val="vi-VN" w:eastAsia="vi-VN"/>
              </w:rPr>
            </w:pPr>
          </w:p>
        </w:tc>
        <w:tc>
          <w:tcPr>
            <w:tcW w:w="1476" w:type="dxa"/>
            <w:vAlign w:val="center"/>
          </w:tcPr>
          <w:p w14:paraId="6AE3B86F" w14:textId="77777777" w:rsidR="00197D5A" w:rsidRPr="000E47C0" w:rsidRDefault="00197D5A" w:rsidP="006047EC">
            <w:pPr>
              <w:widowControl/>
              <w:spacing w:before="0" w:after="0"/>
              <w:ind w:firstLine="0"/>
              <w:jc w:val="right"/>
              <w:rPr>
                <w:b/>
                <w:sz w:val="24"/>
              </w:rPr>
            </w:pPr>
            <w:r w:rsidRPr="000E47C0">
              <w:rPr>
                <w:b/>
                <w:lang w:val="vi-VN"/>
              </w:rPr>
              <w:t>8.799,03</w:t>
            </w:r>
          </w:p>
        </w:tc>
      </w:tr>
      <w:tr w:rsidR="000E47C0" w:rsidRPr="000E47C0" w14:paraId="5942F752" w14:textId="77777777" w:rsidTr="006047EC">
        <w:trPr>
          <w:cantSplit/>
          <w:trHeight w:val="284"/>
          <w:jc w:val="center"/>
        </w:trPr>
        <w:tc>
          <w:tcPr>
            <w:tcW w:w="606" w:type="dxa"/>
            <w:vAlign w:val="center"/>
            <w:hideMark/>
          </w:tcPr>
          <w:p w14:paraId="2CDF7273"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w:t>
            </w:r>
          </w:p>
        </w:tc>
        <w:tc>
          <w:tcPr>
            <w:tcW w:w="2933" w:type="dxa"/>
            <w:vAlign w:val="center"/>
            <w:hideMark/>
          </w:tcPr>
          <w:p w14:paraId="13366C5D"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xml:space="preserve"> Phần mềm ứng dụng, cơ sở dữ liệu</w:t>
            </w:r>
          </w:p>
        </w:tc>
        <w:tc>
          <w:tcPr>
            <w:tcW w:w="1476" w:type="dxa"/>
            <w:vAlign w:val="center"/>
            <w:hideMark/>
          </w:tcPr>
          <w:p w14:paraId="29E7E34F"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3.386,55 </w:t>
            </w:r>
          </w:p>
        </w:tc>
        <w:tc>
          <w:tcPr>
            <w:tcW w:w="1100" w:type="dxa"/>
            <w:noWrap/>
            <w:vAlign w:val="center"/>
            <w:hideMark/>
          </w:tcPr>
          <w:p w14:paraId="40081807" w14:textId="77777777" w:rsidR="00197D5A" w:rsidRPr="000E47C0" w:rsidRDefault="00197D5A" w:rsidP="006047EC">
            <w:pPr>
              <w:widowControl/>
              <w:spacing w:before="0" w:after="0"/>
              <w:ind w:firstLine="0"/>
              <w:jc w:val="left"/>
              <w:rPr>
                <w:sz w:val="26"/>
                <w:szCs w:val="26"/>
                <w:lang w:val="vi-VN" w:eastAsia="vi-VN"/>
              </w:rPr>
            </w:pPr>
            <w:r w:rsidRPr="000E47C0">
              <w:rPr>
                <w:sz w:val="26"/>
                <w:szCs w:val="26"/>
                <w:lang w:val="vi-VN" w:eastAsia="vi-VN"/>
              </w:rPr>
              <w:t> </w:t>
            </w:r>
          </w:p>
        </w:tc>
        <w:tc>
          <w:tcPr>
            <w:tcW w:w="1386" w:type="dxa"/>
            <w:vAlign w:val="center"/>
            <w:hideMark/>
          </w:tcPr>
          <w:p w14:paraId="118EA59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1.367,78 </w:t>
            </w:r>
          </w:p>
        </w:tc>
        <w:tc>
          <w:tcPr>
            <w:tcW w:w="1476" w:type="dxa"/>
            <w:vAlign w:val="center"/>
            <w:hideMark/>
          </w:tcPr>
          <w:p w14:paraId="2872DADC"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2.018,76 </w:t>
            </w:r>
          </w:p>
        </w:tc>
      </w:tr>
      <w:tr w:rsidR="000E47C0" w:rsidRPr="000E47C0" w14:paraId="70C94DAF" w14:textId="77777777" w:rsidTr="006047EC">
        <w:trPr>
          <w:cantSplit/>
          <w:trHeight w:val="284"/>
          <w:jc w:val="center"/>
        </w:trPr>
        <w:tc>
          <w:tcPr>
            <w:tcW w:w="606" w:type="dxa"/>
            <w:vAlign w:val="center"/>
            <w:hideMark/>
          </w:tcPr>
          <w:p w14:paraId="7916F6FA"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VI</w:t>
            </w:r>
          </w:p>
        </w:tc>
        <w:tc>
          <w:tcPr>
            <w:tcW w:w="2933" w:type="dxa"/>
            <w:vAlign w:val="center"/>
            <w:hideMark/>
          </w:tcPr>
          <w:p w14:paraId="010DCE22"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Tài sản khác</w:t>
            </w:r>
          </w:p>
        </w:tc>
        <w:tc>
          <w:tcPr>
            <w:tcW w:w="1476" w:type="dxa"/>
            <w:vAlign w:val="center"/>
            <w:hideMark/>
          </w:tcPr>
          <w:p w14:paraId="09A9A4D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19.766,01 </w:t>
            </w:r>
          </w:p>
        </w:tc>
        <w:tc>
          <w:tcPr>
            <w:tcW w:w="1100" w:type="dxa"/>
            <w:noWrap/>
            <w:vAlign w:val="center"/>
            <w:hideMark/>
          </w:tcPr>
          <w:p w14:paraId="4C250E84" w14:textId="77777777" w:rsidR="00197D5A" w:rsidRPr="000E47C0" w:rsidRDefault="00197D5A" w:rsidP="006047EC">
            <w:pPr>
              <w:widowControl/>
              <w:spacing w:before="0" w:after="0"/>
              <w:ind w:firstLine="0"/>
              <w:jc w:val="left"/>
              <w:rPr>
                <w:b/>
                <w:bCs/>
                <w:sz w:val="26"/>
                <w:szCs w:val="26"/>
                <w:lang w:val="vi-VN" w:eastAsia="vi-VN"/>
              </w:rPr>
            </w:pPr>
            <w:r w:rsidRPr="000E47C0">
              <w:rPr>
                <w:b/>
                <w:bCs/>
                <w:sz w:val="26"/>
                <w:szCs w:val="26"/>
                <w:lang w:val="vi-VN" w:eastAsia="vi-VN"/>
              </w:rPr>
              <w:t> </w:t>
            </w:r>
          </w:p>
        </w:tc>
        <w:tc>
          <w:tcPr>
            <w:tcW w:w="1386" w:type="dxa"/>
            <w:vAlign w:val="center"/>
            <w:hideMark/>
          </w:tcPr>
          <w:p w14:paraId="44AAB77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3.821,86 </w:t>
            </w:r>
          </w:p>
        </w:tc>
        <w:tc>
          <w:tcPr>
            <w:tcW w:w="1476" w:type="dxa"/>
            <w:vAlign w:val="center"/>
            <w:hideMark/>
          </w:tcPr>
          <w:p w14:paraId="644CC909"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xml:space="preserve">15.944,15 </w:t>
            </w:r>
          </w:p>
        </w:tc>
      </w:tr>
      <w:tr w:rsidR="000E47C0" w:rsidRPr="000E47C0" w14:paraId="2B828569" w14:textId="77777777" w:rsidTr="006047EC">
        <w:trPr>
          <w:cantSplit/>
          <w:trHeight w:val="284"/>
          <w:jc w:val="center"/>
        </w:trPr>
        <w:tc>
          <w:tcPr>
            <w:tcW w:w="3539" w:type="dxa"/>
            <w:gridSpan w:val="2"/>
            <w:vAlign w:val="center"/>
            <w:hideMark/>
          </w:tcPr>
          <w:p w14:paraId="75B63698" w14:textId="77777777" w:rsidR="00197D5A" w:rsidRPr="000E47C0" w:rsidRDefault="00197D5A" w:rsidP="006047EC">
            <w:pPr>
              <w:widowControl/>
              <w:spacing w:before="0" w:after="0"/>
              <w:ind w:firstLine="0"/>
              <w:jc w:val="center"/>
              <w:rPr>
                <w:b/>
                <w:bCs/>
                <w:sz w:val="26"/>
                <w:szCs w:val="26"/>
                <w:lang w:val="vi-VN" w:eastAsia="vi-VN"/>
              </w:rPr>
            </w:pPr>
            <w:r w:rsidRPr="000E47C0">
              <w:rPr>
                <w:b/>
                <w:bCs/>
                <w:sz w:val="26"/>
                <w:szCs w:val="26"/>
                <w:lang w:val="vi-VN" w:eastAsia="vi-VN"/>
              </w:rPr>
              <w:t>Tổng cộng</w:t>
            </w:r>
          </w:p>
        </w:tc>
        <w:tc>
          <w:tcPr>
            <w:tcW w:w="1476" w:type="dxa"/>
            <w:vAlign w:val="center"/>
            <w:hideMark/>
          </w:tcPr>
          <w:p w14:paraId="6A596784"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499.556,37</w:t>
            </w:r>
            <w:r w:rsidRPr="000E47C0">
              <w:rPr>
                <w:b/>
                <w:bCs/>
                <w:sz w:val="26"/>
                <w:szCs w:val="26"/>
                <w:lang w:val="vi-VN" w:eastAsia="vi-VN"/>
              </w:rPr>
              <w:t xml:space="preserve"> </w:t>
            </w:r>
          </w:p>
        </w:tc>
        <w:tc>
          <w:tcPr>
            <w:tcW w:w="1100" w:type="dxa"/>
            <w:vAlign w:val="center"/>
            <w:hideMark/>
          </w:tcPr>
          <w:p w14:paraId="02E52E5D"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val="vi-VN" w:eastAsia="vi-VN"/>
              </w:rPr>
              <w:t> </w:t>
            </w:r>
          </w:p>
        </w:tc>
        <w:tc>
          <w:tcPr>
            <w:tcW w:w="1386" w:type="dxa"/>
            <w:vAlign w:val="center"/>
            <w:hideMark/>
          </w:tcPr>
          <w:p w14:paraId="2D305F7B"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145.402,03</w:t>
            </w:r>
            <w:r w:rsidRPr="000E47C0">
              <w:rPr>
                <w:b/>
                <w:bCs/>
                <w:sz w:val="26"/>
                <w:szCs w:val="26"/>
                <w:lang w:val="vi-VN" w:eastAsia="vi-VN"/>
              </w:rPr>
              <w:t xml:space="preserve"> </w:t>
            </w:r>
          </w:p>
        </w:tc>
        <w:tc>
          <w:tcPr>
            <w:tcW w:w="1476" w:type="dxa"/>
            <w:vAlign w:val="center"/>
            <w:hideMark/>
          </w:tcPr>
          <w:p w14:paraId="33CBC648" w14:textId="77777777" w:rsidR="00197D5A" w:rsidRPr="000E47C0" w:rsidRDefault="00197D5A" w:rsidP="006047EC">
            <w:pPr>
              <w:widowControl/>
              <w:spacing w:before="0" w:after="0"/>
              <w:ind w:firstLine="0"/>
              <w:jc w:val="right"/>
              <w:rPr>
                <w:b/>
                <w:bCs/>
                <w:sz w:val="26"/>
                <w:szCs w:val="26"/>
                <w:lang w:val="vi-VN" w:eastAsia="vi-VN"/>
              </w:rPr>
            </w:pPr>
            <w:r w:rsidRPr="000E47C0">
              <w:rPr>
                <w:b/>
                <w:bCs/>
                <w:sz w:val="26"/>
                <w:szCs w:val="26"/>
                <w:lang w:eastAsia="vi-VN"/>
              </w:rPr>
              <w:t>354.154,33</w:t>
            </w:r>
            <w:r w:rsidRPr="000E47C0">
              <w:rPr>
                <w:b/>
                <w:bCs/>
                <w:sz w:val="26"/>
                <w:szCs w:val="26"/>
                <w:lang w:val="vi-VN" w:eastAsia="vi-VN"/>
              </w:rPr>
              <w:t xml:space="preserve"> </w:t>
            </w:r>
          </w:p>
        </w:tc>
      </w:tr>
    </w:tbl>
    <w:p w14:paraId="4944CB09" w14:textId="77777777" w:rsidR="00197D5A" w:rsidRPr="000E47C0" w:rsidRDefault="00197D5A" w:rsidP="00197D5A">
      <w:pPr>
        <w:rPr>
          <w:b/>
          <w:bCs/>
          <w:lang w:val="nl-NL"/>
        </w:rPr>
      </w:pPr>
      <w:r w:rsidRPr="000E47C0">
        <w:rPr>
          <w:b/>
          <w:bCs/>
          <w:lang w:val="nl-NL"/>
        </w:rPr>
        <w:t>b) Về giá trị sử dụng đất:</w:t>
      </w:r>
    </w:p>
    <w:p w14:paraId="6F2DF374" w14:textId="77777777" w:rsidR="00197D5A" w:rsidRPr="000E47C0" w:rsidRDefault="00197D5A" w:rsidP="00197D5A">
      <w:pPr>
        <w:pStyle w:val="tnbng"/>
        <w:rPr>
          <w:b/>
          <w:bCs/>
          <w:color w:val="auto"/>
        </w:rPr>
      </w:pPr>
      <w:bookmarkStart w:id="53" w:name="_Toc238544023"/>
      <w:r w:rsidRPr="000E47C0">
        <w:rPr>
          <w:color w:val="auto"/>
        </w:rPr>
        <w:t>Bảng 11. Bảng tính giá trị quyền sử dụng đất</w:t>
      </w:r>
      <w:bookmarkEnd w:id="53"/>
    </w:p>
    <w:tbl>
      <w:tblPr>
        <w:tblW w:w="8991" w:type="dxa"/>
        <w:jc w:val="center"/>
        <w:tblLook w:val="04A0" w:firstRow="1" w:lastRow="0" w:firstColumn="1" w:lastColumn="0" w:noHBand="0" w:noVBand="1"/>
      </w:tblPr>
      <w:tblGrid>
        <w:gridCol w:w="563"/>
        <w:gridCol w:w="3685"/>
        <w:gridCol w:w="1386"/>
        <w:gridCol w:w="1386"/>
        <w:gridCol w:w="1971"/>
      </w:tblGrid>
      <w:tr w:rsidR="000E47C0" w:rsidRPr="000E47C0" w14:paraId="7897A369" w14:textId="77777777" w:rsidTr="006047EC">
        <w:trPr>
          <w:trHeight w:val="887"/>
          <w:tblHeader/>
          <w:jc w:val="center"/>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50E1AB84"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3685" w:type="dxa"/>
            <w:tcBorders>
              <w:top w:val="single" w:sz="4" w:space="0" w:color="auto"/>
              <w:left w:val="nil"/>
              <w:bottom w:val="single" w:sz="4" w:space="0" w:color="auto"/>
              <w:right w:val="single" w:sz="4" w:space="0" w:color="auto"/>
            </w:tcBorders>
            <w:noWrap/>
            <w:vAlign w:val="center"/>
            <w:hideMark/>
          </w:tcPr>
          <w:p w14:paraId="7C7DC2E3" w14:textId="77777777" w:rsidR="00197D5A" w:rsidRPr="000E47C0" w:rsidRDefault="00197D5A" w:rsidP="006047EC">
            <w:pPr>
              <w:widowControl/>
              <w:spacing w:before="0" w:after="0"/>
              <w:ind w:firstLine="0"/>
              <w:jc w:val="center"/>
              <w:rPr>
                <w:b/>
                <w:bCs/>
                <w:sz w:val="26"/>
                <w:szCs w:val="26"/>
              </w:rPr>
            </w:pPr>
            <w:r w:rsidRPr="000E47C0">
              <w:rPr>
                <w:b/>
                <w:bCs/>
                <w:sz w:val="26"/>
                <w:szCs w:val="26"/>
              </w:rPr>
              <w:t>Vị trí</w:t>
            </w:r>
          </w:p>
        </w:tc>
        <w:tc>
          <w:tcPr>
            <w:tcW w:w="1386" w:type="dxa"/>
            <w:tcBorders>
              <w:top w:val="single" w:sz="4" w:space="0" w:color="auto"/>
              <w:left w:val="nil"/>
              <w:bottom w:val="single" w:sz="4" w:space="0" w:color="auto"/>
              <w:right w:val="single" w:sz="4" w:space="0" w:color="auto"/>
            </w:tcBorders>
            <w:vAlign w:val="center"/>
            <w:hideMark/>
          </w:tcPr>
          <w:p w14:paraId="7FAA79CB" w14:textId="77777777" w:rsidR="00197D5A" w:rsidRPr="000E47C0" w:rsidRDefault="00197D5A" w:rsidP="006047EC">
            <w:pPr>
              <w:widowControl/>
              <w:spacing w:before="0" w:after="0"/>
              <w:ind w:firstLine="0"/>
              <w:jc w:val="center"/>
              <w:rPr>
                <w:b/>
                <w:bCs/>
                <w:sz w:val="26"/>
                <w:szCs w:val="26"/>
              </w:rPr>
            </w:pPr>
            <w:r w:rsidRPr="000E47C0">
              <w:rPr>
                <w:b/>
                <w:bCs/>
                <w:sz w:val="26"/>
                <w:szCs w:val="26"/>
              </w:rPr>
              <w:t>Diện tích</w:t>
            </w:r>
            <w:r w:rsidRPr="000E47C0">
              <w:rPr>
                <w:b/>
                <w:bCs/>
                <w:sz w:val="26"/>
                <w:szCs w:val="26"/>
              </w:rPr>
              <w:br/>
            </w:r>
            <w:r w:rsidRPr="000E47C0">
              <w:rPr>
                <w:sz w:val="26"/>
                <w:szCs w:val="26"/>
              </w:rPr>
              <w:t xml:space="preserve"> (m</w:t>
            </w:r>
            <w:r w:rsidRPr="000E47C0">
              <w:rPr>
                <w:sz w:val="26"/>
                <w:szCs w:val="26"/>
                <w:vertAlign w:val="superscript"/>
              </w:rPr>
              <w:t>2</w:t>
            </w:r>
            <w:r w:rsidRPr="000E47C0">
              <w:rPr>
                <w:sz w:val="26"/>
                <w:szCs w:val="26"/>
              </w:rPr>
              <w:t>)</w:t>
            </w:r>
          </w:p>
        </w:tc>
        <w:tc>
          <w:tcPr>
            <w:tcW w:w="1386" w:type="dxa"/>
            <w:tcBorders>
              <w:top w:val="single" w:sz="4" w:space="0" w:color="auto"/>
              <w:left w:val="nil"/>
              <w:bottom w:val="single" w:sz="4" w:space="0" w:color="auto"/>
              <w:right w:val="single" w:sz="4" w:space="0" w:color="auto"/>
            </w:tcBorders>
            <w:vAlign w:val="center"/>
            <w:hideMark/>
          </w:tcPr>
          <w:p w14:paraId="4A0F6059"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đất</w:t>
            </w:r>
            <w:r w:rsidRPr="000E47C0">
              <w:rPr>
                <w:b/>
                <w:bCs/>
                <w:sz w:val="26"/>
                <w:szCs w:val="26"/>
              </w:rPr>
              <w:br/>
            </w:r>
            <w:r w:rsidRPr="000E47C0">
              <w:rPr>
                <w:sz w:val="26"/>
                <w:szCs w:val="26"/>
              </w:rPr>
              <w:t>(đ/m</w:t>
            </w:r>
            <w:r w:rsidRPr="000E47C0">
              <w:rPr>
                <w:sz w:val="26"/>
                <w:szCs w:val="26"/>
                <w:vertAlign w:val="superscript"/>
              </w:rPr>
              <w:t>2</w:t>
            </w:r>
            <w:r w:rsidRPr="000E47C0">
              <w:rPr>
                <w:sz w:val="26"/>
                <w:szCs w:val="26"/>
              </w:rPr>
              <w:t>)</w:t>
            </w:r>
          </w:p>
        </w:tc>
        <w:tc>
          <w:tcPr>
            <w:tcW w:w="1971" w:type="dxa"/>
            <w:tcBorders>
              <w:top w:val="single" w:sz="4" w:space="0" w:color="auto"/>
              <w:left w:val="nil"/>
              <w:bottom w:val="single" w:sz="4" w:space="0" w:color="auto"/>
              <w:right w:val="single" w:sz="4" w:space="0" w:color="auto"/>
            </w:tcBorders>
            <w:vAlign w:val="center"/>
            <w:hideMark/>
          </w:tcPr>
          <w:p w14:paraId="4AF01D0F" w14:textId="77777777" w:rsidR="00197D5A" w:rsidRPr="000E47C0" w:rsidRDefault="00197D5A" w:rsidP="006047EC">
            <w:pPr>
              <w:widowControl/>
              <w:spacing w:before="0" w:after="0"/>
              <w:ind w:firstLine="0"/>
              <w:jc w:val="center"/>
              <w:rPr>
                <w:b/>
                <w:bCs/>
                <w:sz w:val="26"/>
                <w:szCs w:val="26"/>
              </w:rPr>
            </w:pPr>
            <w:r w:rsidRPr="000E47C0">
              <w:rPr>
                <w:b/>
                <w:bCs/>
                <w:sz w:val="26"/>
                <w:szCs w:val="26"/>
              </w:rPr>
              <w:t>Giá trị quyền sử dụng đất</w:t>
            </w:r>
            <w:r w:rsidRPr="000E47C0">
              <w:rPr>
                <w:b/>
                <w:bCs/>
                <w:sz w:val="26"/>
                <w:szCs w:val="26"/>
              </w:rPr>
              <w:br/>
            </w:r>
            <w:r w:rsidRPr="000E47C0">
              <w:rPr>
                <w:sz w:val="26"/>
                <w:szCs w:val="26"/>
              </w:rPr>
              <w:t>(đồng)</w:t>
            </w:r>
          </w:p>
        </w:tc>
      </w:tr>
      <w:tr w:rsidR="000E47C0" w:rsidRPr="000E47C0" w14:paraId="1D5AD541"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6C64E09D" w14:textId="77777777" w:rsidR="00197D5A" w:rsidRPr="000E47C0" w:rsidRDefault="00197D5A" w:rsidP="006047EC">
            <w:pPr>
              <w:widowControl/>
              <w:spacing w:before="0" w:after="0"/>
              <w:ind w:firstLine="0"/>
              <w:jc w:val="center"/>
              <w:rPr>
                <w:b/>
                <w:bCs/>
                <w:sz w:val="26"/>
                <w:szCs w:val="26"/>
              </w:rPr>
            </w:pPr>
            <w:r w:rsidRPr="000E47C0">
              <w:rPr>
                <w:b/>
                <w:bCs/>
                <w:sz w:val="26"/>
                <w:szCs w:val="26"/>
              </w:rPr>
              <w:t>1</w:t>
            </w:r>
          </w:p>
        </w:tc>
        <w:tc>
          <w:tcPr>
            <w:tcW w:w="3685" w:type="dxa"/>
            <w:tcBorders>
              <w:top w:val="nil"/>
              <w:left w:val="nil"/>
              <w:bottom w:val="single" w:sz="4" w:space="0" w:color="auto"/>
              <w:right w:val="single" w:sz="4" w:space="0" w:color="auto"/>
            </w:tcBorders>
            <w:vAlign w:val="center"/>
            <w:hideMark/>
          </w:tcPr>
          <w:p w14:paraId="7509CF68" w14:textId="77777777" w:rsidR="00197D5A" w:rsidRPr="000E47C0" w:rsidRDefault="00197D5A" w:rsidP="006047EC">
            <w:pPr>
              <w:widowControl/>
              <w:spacing w:before="0" w:after="0"/>
              <w:ind w:firstLine="0"/>
              <w:rPr>
                <w:b/>
                <w:bCs/>
                <w:sz w:val="26"/>
                <w:szCs w:val="26"/>
              </w:rPr>
            </w:pPr>
            <w:r w:rsidRPr="000E47C0">
              <w:rPr>
                <w:b/>
                <w:bCs/>
                <w:sz w:val="26"/>
                <w:szCs w:val="26"/>
              </w:rPr>
              <w:t>Trụ sở chính: Số 14 Ngụy Như Kon Tum, phường Đăk Cấm, tỉnh Quảng Ngãi</w:t>
            </w:r>
          </w:p>
        </w:tc>
        <w:tc>
          <w:tcPr>
            <w:tcW w:w="1386" w:type="dxa"/>
            <w:tcBorders>
              <w:top w:val="nil"/>
              <w:left w:val="nil"/>
              <w:bottom w:val="single" w:sz="4" w:space="0" w:color="auto"/>
              <w:right w:val="single" w:sz="4" w:space="0" w:color="auto"/>
            </w:tcBorders>
            <w:noWrap/>
            <w:vAlign w:val="center"/>
            <w:hideMark/>
          </w:tcPr>
          <w:p w14:paraId="1466CA09" w14:textId="77777777" w:rsidR="00197D5A" w:rsidRPr="000E47C0" w:rsidRDefault="00197D5A" w:rsidP="006047EC">
            <w:pPr>
              <w:widowControl/>
              <w:spacing w:before="0" w:after="0"/>
              <w:ind w:firstLine="0"/>
              <w:jc w:val="right"/>
              <w:rPr>
                <w:b/>
                <w:bCs/>
                <w:sz w:val="26"/>
                <w:szCs w:val="26"/>
              </w:rPr>
            </w:pPr>
            <w:r w:rsidRPr="000E47C0">
              <w:rPr>
                <w:b/>
                <w:bCs/>
                <w:sz w:val="26"/>
                <w:szCs w:val="26"/>
              </w:rPr>
              <w:t>66.639,26</w:t>
            </w:r>
          </w:p>
        </w:tc>
        <w:tc>
          <w:tcPr>
            <w:tcW w:w="1386" w:type="dxa"/>
            <w:tcBorders>
              <w:top w:val="nil"/>
              <w:left w:val="nil"/>
              <w:bottom w:val="single" w:sz="4" w:space="0" w:color="auto"/>
              <w:right w:val="single" w:sz="4" w:space="0" w:color="auto"/>
            </w:tcBorders>
            <w:noWrap/>
            <w:vAlign w:val="center"/>
            <w:hideMark/>
          </w:tcPr>
          <w:p w14:paraId="46617B7C"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24CB1113" w14:textId="77777777" w:rsidR="00197D5A" w:rsidRPr="000E47C0" w:rsidRDefault="00197D5A" w:rsidP="006047EC">
            <w:pPr>
              <w:widowControl/>
              <w:spacing w:before="0" w:after="0"/>
              <w:ind w:firstLine="0"/>
              <w:jc w:val="right"/>
              <w:rPr>
                <w:b/>
                <w:bCs/>
                <w:sz w:val="26"/>
                <w:szCs w:val="26"/>
              </w:rPr>
            </w:pPr>
            <w:r w:rsidRPr="000E47C0">
              <w:rPr>
                <w:b/>
                <w:bCs/>
                <w:sz w:val="26"/>
                <w:szCs w:val="26"/>
              </w:rPr>
              <w:t>66.652.180.560</w:t>
            </w:r>
          </w:p>
        </w:tc>
      </w:tr>
      <w:tr w:rsidR="000E47C0" w:rsidRPr="000E47C0" w14:paraId="35DD0C0C"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0B3DFCD"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4F9D965C"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Đường Ngụy Như Kon Tum</w:t>
            </w:r>
          </w:p>
        </w:tc>
        <w:tc>
          <w:tcPr>
            <w:tcW w:w="1386" w:type="dxa"/>
            <w:tcBorders>
              <w:top w:val="nil"/>
              <w:left w:val="nil"/>
              <w:bottom w:val="single" w:sz="4" w:space="0" w:color="auto"/>
              <w:right w:val="single" w:sz="4" w:space="0" w:color="auto"/>
            </w:tcBorders>
            <w:noWrap/>
            <w:vAlign w:val="center"/>
            <w:hideMark/>
          </w:tcPr>
          <w:p w14:paraId="6B9E2DEC"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386" w:type="dxa"/>
            <w:tcBorders>
              <w:top w:val="nil"/>
              <w:left w:val="nil"/>
              <w:bottom w:val="single" w:sz="4" w:space="0" w:color="auto"/>
              <w:right w:val="single" w:sz="4" w:space="0" w:color="auto"/>
            </w:tcBorders>
            <w:noWrap/>
            <w:vAlign w:val="center"/>
            <w:hideMark/>
          </w:tcPr>
          <w:p w14:paraId="2E54A328" w14:textId="77777777" w:rsidR="00197D5A" w:rsidRPr="000E47C0" w:rsidRDefault="00197D5A" w:rsidP="006047EC">
            <w:pPr>
              <w:widowControl/>
              <w:spacing w:before="0" w:after="0"/>
              <w:ind w:firstLine="0"/>
              <w:jc w:val="right"/>
              <w:rPr>
                <w:sz w:val="26"/>
                <w:szCs w:val="26"/>
              </w:rPr>
            </w:pPr>
            <w:r w:rsidRPr="000E47C0">
              <w:rPr>
                <w:sz w:val="26"/>
                <w:szCs w:val="26"/>
              </w:rPr>
              <w:t> </w:t>
            </w:r>
          </w:p>
        </w:tc>
        <w:tc>
          <w:tcPr>
            <w:tcW w:w="1971" w:type="dxa"/>
            <w:tcBorders>
              <w:top w:val="nil"/>
              <w:left w:val="nil"/>
              <w:bottom w:val="single" w:sz="4" w:space="0" w:color="auto"/>
              <w:right w:val="single" w:sz="4" w:space="0" w:color="auto"/>
            </w:tcBorders>
            <w:noWrap/>
            <w:vAlign w:val="center"/>
            <w:hideMark/>
          </w:tcPr>
          <w:p w14:paraId="000409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2DE6F720"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7C2402A5"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0C867D4A"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1E81316A"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5D516574" w14:textId="77777777" w:rsidR="00197D5A" w:rsidRPr="000E47C0" w:rsidRDefault="00197D5A" w:rsidP="006047EC">
            <w:pPr>
              <w:widowControl/>
              <w:spacing w:before="0" w:after="0"/>
              <w:ind w:firstLine="0"/>
              <w:jc w:val="right"/>
              <w:rPr>
                <w:sz w:val="26"/>
                <w:szCs w:val="26"/>
              </w:rPr>
            </w:pPr>
            <w:r w:rsidRPr="000E47C0">
              <w:rPr>
                <w:sz w:val="26"/>
                <w:szCs w:val="26"/>
              </w:rPr>
              <w:t>1.260.000</w:t>
            </w:r>
          </w:p>
        </w:tc>
        <w:tc>
          <w:tcPr>
            <w:tcW w:w="1971" w:type="dxa"/>
            <w:tcBorders>
              <w:top w:val="nil"/>
              <w:left w:val="nil"/>
              <w:bottom w:val="single" w:sz="4" w:space="0" w:color="auto"/>
              <w:right w:val="single" w:sz="4" w:space="0" w:color="auto"/>
            </w:tcBorders>
            <w:noWrap/>
            <w:vAlign w:val="center"/>
            <w:hideMark/>
          </w:tcPr>
          <w:p w14:paraId="16AE0AF4" w14:textId="77777777" w:rsidR="00197D5A" w:rsidRPr="000E47C0" w:rsidRDefault="00197D5A" w:rsidP="006047EC">
            <w:pPr>
              <w:widowControl/>
              <w:spacing w:before="0" w:after="0"/>
              <w:ind w:firstLine="0"/>
              <w:jc w:val="right"/>
              <w:rPr>
                <w:sz w:val="26"/>
                <w:szCs w:val="26"/>
              </w:rPr>
            </w:pPr>
            <w:r w:rsidRPr="000E47C0">
              <w:rPr>
                <w:sz w:val="26"/>
                <w:szCs w:val="26"/>
              </w:rPr>
              <w:t>32.545.800.000</w:t>
            </w:r>
          </w:p>
        </w:tc>
      </w:tr>
      <w:tr w:rsidR="000E47C0" w:rsidRPr="000E47C0" w14:paraId="5B54443C"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10A36137"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6D5459B"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1EDC4837" w14:textId="77777777" w:rsidR="00197D5A" w:rsidRPr="000E47C0" w:rsidRDefault="00197D5A" w:rsidP="006047EC">
            <w:pPr>
              <w:widowControl/>
              <w:spacing w:before="0" w:after="0"/>
              <w:ind w:firstLine="0"/>
              <w:jc w:val="right"/>
              <w:rPr>
                <w:sz w:val="26"/>
                <w:szCs w:val="26"/>
              </w:rPr>
            </w:pPr>
            <w:r w:rsidRPr="000E47C0">
              <w:rPr>
                <w:sz w:val="26"/>
                <w:szCs w:val="26"/>
              </w:rPr>
              <w:t>25.830,0</w:t>
            </w:r>
          </w:p>
        </w:tc>
        <w:tc>
          <w:tcPr>
            <w:tcW w:w="1386" w:type="dxa"/>
            <w:tcBorders>
              <w:top w:val="nil"/>
              <w:left w:val="nil"/>
              <w:bottom w:val="single" w:sz="4" w:space="0" w:color="auto"/>
              <w:right w:val="single" w:sz="4" w:space="0" w:color="auto"/>
            </w:tcBorders>
            <w:noWrap/>
            <w:vAlign w:val="center"/>
            <w:hideMark/>
          </w:tcPr>
          <w:p w14:paraId="03CB37F5" w14:textId="77777777" w:rsidR="00197D5A" w:rsidRPr="000E47C0" w:rsidRDefault="00197D5A" w:rsidP="006047EC">
            <w:pPr>
              <w:widowControl/>
              <w:spacing w:before="0" w:after="0"/>
              <w:ind w:firstLine="0"/>
              <w:jc w:val="right"/>
              <w:rPr>
                <w:sz w:val="26"/>
                <w:szCs w:val="26"/>
              </w:rPr>
            </w:pPr>
            <w:r w:rsidRPr="000E47C0">
              <w:rPr>
                <w:sz w:val="26"/>
                <w:szCs w:val="26"/>
              </w:rPr>
              <w:t>882.000</w:t>
            </w:r>
          </w:p>
        </w:tc>
        <w:tc>
          <w:tcPr>
            <w:tcW w:w="1971" w:type="dxa"/>
            <w:tcBorders>
              <w:top w:val="nil"/>
              <w:left w:val="nil"/>
              <w:bottom w:val="single" w:sz="4" w:space="0" w:color="auto"/>
              <w:right w:val="single" w:sz="4" w:space="0" w:color="auto"/>
            </w:tcBorders>
            <w:noWrap/>
            <w:vAlign w:val="center"/>
            <w:hideMark/>
          </w:tcPr>
          <w:p w14:paraId="262E5A8B" w14:textId="77777777" w:rsidR="00197D5A" w:rsidRPr="000E47C0" w:rsidRDefault="00197D5A" w:rsidP="006047EC">
            <w:pPr>
              <w:widowControl/>
              <w:spacing w:before="0" w:after="0"/>
              <w:ind w:firstLine="0"/>
              <w:jc w:val="right"/>
              <w:rPr>
                <w:sz w:val="26"/>
                <w:szCs w:val="26"/>
              </w:rPr>
            </w:pPr>
            <w:r w:rsidRPr="000E47C0">
              <w:rPr>
                <w:sz w:val="26"/>
                <w:szCs w:val="26"/>
              </w:rPr>
              <w:t>22.782.060.000</w:t>
            </w:r>
          </w:p>
        </w:tc>
      </w:tr>
      <w:tr w:rsidR="000E47C0" w:rsidRPr="000E47C0" w14:paraId="6E9ED6B8"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4ACAA56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5B389166"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242ED13F" w14:textId="77777777" w:rsidR="00197D5A" w:rsidRPr="000E47C0" w:rsidRDefault="00197D5A" w:rsidP="006047EC">
            <w:pPr>
              <w:widowControl/>
              <w:spacing w:before="0" w:after="0"/>
              <w:ind w:firstLine="0"/>
              <w:jc w:val="right"/>
              <w:rPr>
                <w:sz w:val="26"/>
                <w:szCs w:val="26"/>
              </w:rPr>
            </w:pPr>
            <w:r w:rsidRPr="000E47C0">
              <w:rPr>
                <w:sz w:val="26"/>
                <w:szCs w:val="26"/>
              </w:rPr>
              <w:t>14.979,3</w:t>
            </w:r>
          </w:p>
        </w:tc>
        <w:tc>
          <w:tcPr>
            <w:tcW w:w="1386" w:type="dxa"/>
            <w:tcBorders>
              <w:top w:val="nil"/>
              <w:left w:val="nil"/>
              <w:bottom w:val="single" w:sz="4" w:space="0" w:color="auto"/>
              <w:right w:val="single" w:sz="4" w:space="0" w:color="auto"/>
            </w:tcBorders>
            <w:noWrap/>
            <w:vAlign w:val="center"/>
            <w:hideMark/>
          </w:tcPr>
          <w:p w14:paraId="331E1389" w14:textId="77777777" w:rsidR="00197D5A" w:rsidRPr="000E47C0" w:rsidRDefault="00197D5A" w:rsidP="006047EC">
            <w:pPr>
              <w:widowControl/>
              <w:spacing w:before="0" w:after="0"/>
              <w:ind w:firstLine="0"/>
              <w:jc w:val="right"/>
              <w:rPr>
                <w:sz w:val="26"/>
                <w:szCs w:val="26"/>
              </w:rPr>
            </w:pPr>
            <w:r w:rsidRPr="000E47C0">
              <w:rPr>
                <w:sz w:val="26"/>
                <w:szCs w:val="26"/>
              </w:rPr>
              <w:t>756.000</w:t>
            </w:r>
          </w:p>
        </w:tc>
        <w:tc>
          <w:tcPr>
            <w:tcW w:w="1971" w:type="dxa"/>
            <w:tcBorders>
              <w:top w:val="nil"/>
              <w:left w:val="nil"/>
              <w:bottom w:val="single" w:sz="4" w:space="0" w:color="auto"/>
              <w:right w:val="single" w:sz="4" w:space="0" w:color="auto"/>
            </w:tcBorders>
            <w:noWrap/>
            <w:vAlign w:val="center"/>
            <w:hideMark/>
          </w:tcPr>
          <w:p w14:paraId="23E04AB5" w14:textId="77777777" w:rsidR="00197D5A" w:rsidRPr="000E47C0" w:rsidRDefault="00197D5A" w:rsidP="006047EC">
            <w:pPr>
              <w:widowControl/>
              <w:spacing w:before="0" w:after="0"/>
              <w:ind w:firstLine="0"/>
              <w:jc w:val="right"/>
              <w:rPr>
                <w:sz w:val="26"/>
                <w:szCs w:val="26"/>
              </w:rPr>
            </w:pPr>
            <w:r w:rsidRPr="000E47C0">
              <w:rPr>
                <w:sz w:val="26"/>
                <w:szCs w:val="26"/>
              </w:rPr>
              <w:t>11.324.320.560</w:t>
            </w:r>
          </w:p>
        </w:tc>
      </w:tr>
      <w:tr w:rsidR="000E47C0" w:rsidRPr="000E47C0" w14:paraId="0816076C"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5EA0504C" w14:textId="77777777" w:rsidR="00197D5A" w:rsidRPr="000E47C0" w:rsidRDefault="00197D5A" w:rsidP="006047EC">
            <w:pPr>
              <w:widowControl/>
              <w:spacing w:before="0" w:after="0"/>
              <w:ind w:firstLine="0"/>
              <w:jc w:val="center"/>
              <w:rPr>
                <w:b/>
                <w:bCs/>
                <w:sz w:val="26"/>
                <w:szCs w:val="26"/>
              </w:rPr>
            </w:pPr>
            <w:r w:rsidRPr="000E47C0">
              <w:rPr>
                <w:b/>
                <w:bCs/>
                <w:sz w:val="26"/>
                <w:szCs w:val="26"/>
              </w:rPr>
              <w:t>2</w:t>
            </w:r>
          </w:p>
        </w:tc>
        <w:tc>
          <w:tcPr>
            <w:tcW w:w="3685" w:type="dxa"/>
            <w:tcBorders>
              <w:top w:val="nil"/>
              <w:left w:val="nil"/>
              <w:bottom w:val="single" w:sz="4" w:space="0" w:color="auto"/>
              <w:right w:val="single" w:sz="4" w:space="0" w:color="auto"/>
            </w:tcBorders>
            <w:vAlign w:val="center"/>
            <w:hideMark/>
          </w:tcPr>
          <w:p w14:paraId="47354C66" w14:textId="77777777" w:rsidR="00197D5A" w:rsidRPr="000E47C0" w:rsidRDefault="00197D5A" w:rsidP="006047EC">
            <w:pPr>
              <w:widowControl/>
              <w:spacing w:before="0" w:after="0"/>
              <w:ind w:firstLine="0"/>
              <w:rPr>
                <w:b/>
                <w:bCs/>
                <w:sz w:val="26"/>
                <w:szCs w:val="26"/>
              </w:rPr>
            </w:pPr>
            <w:r w:rsidRPr="000E47C0">
              <w:rPr>
                <w:b/>
                <w:bCs/>
                <w:sz w:val="26"/>
                <w:szCs w:val="26"/>
              </w:rPr>
              <w:t>Cơ sở 3: Khoa Y – Dược; địa chỉ: Số 347 đường Bà Triệu, phường Kon Tum, tỉnh Quảng Ngãi</w:t>
            </w:r>
          </w:p>
        </w:tc>
        <w:tc>
          <w:tcPr>
            <w:tcW w:w="1386" w:type="dxa"/>
            <w:tcBorders>
              <w:top w:val="nil"/>
              <w:left w:val="nil"/>
              <w:bottom w:val="single" w:sz="4" w:space="0" w:color="auto"/>
              <w:right w:val="single" w:sz="4" w:space="0" w:color="auto"/>
            </w:tcBorders>
            <w:noWrap/>
            <w:vAlign w:val="center"/>
            <w:hideMark/>
          </w:tcPr>
          <w:p w14:paraId="62C0C842" w14:textId="77777777" w:rsidR="00197D5A" w:rsidRPr="000E47C0" w:rsidRDefault="00197D5A" w:rsidP="006047EC">
            <w:pPr>
              <w:widowControl/>
              <w:spacing w:before="0" w:after="0"/>
              <w:ind w:firstLine="0"/>
              <w:jc w:val="right"/>
              <w:rPr>
                <w:b/>
                <w:bCs/>
                <w:sz w:val="26"/>
                <w:szCs w:val="26"/>
              </w:rPr>
            </w:pPr>
            <w:r w:rsidRPr="000E47C0">
              <w:rPr>
                <w:b/>
                <w:bCs/>
                <w:sz w:val="26"/>
                <w:szCs w:val="26"/>
              </w:rPr>
              <w:t>1.742,2</w:t>
            </w:r>
          </w:p>
        </w:tc>
        <w:tc>
          <w:tcPr>
            <w:tcW w:w="1386" w:type="dxa"/>
            <w:tcBorders>
              <w:top w:val="nil"/>
              <w:left w:val="nil"/>
              <w:bottom w:val="single" w:sz="4" w:space="0" w:color="auto"/>
              <w:right w:val="single" w:sz="4" w:space="0" w:color="auto"/>
            </w:tcBorders>
            <w:noWrap/>
            <w:vAlign w:val="center"/>
            <w:hideMark/>
          </w:tcPr>
          <w:p w14:paraId="18CF78B3"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6A563401" w14:textId="77777777" w:rsidR="00197D5A" w:rsidRPr="000E47C0" w:rsidRDefault="00197D5A" w:rsidP="006047EC">
            <w:pPr>
              <w:widowControl/>
              <w:spacing w:before="0" w:after="0"/>
              <w:ind w:firstLine="0"/>
              <w:jc w:val="right"/>
              <w:rPr>
                <w:b/>
                <w:bCs/>
                <w:sz w:val="26"/>
                <w:szCs w:val="26"/>
              </w:rPr>
            </w:pPr>
            <w:r w:rsidRPr="000E47C0">
              <w:rPr>
                <w:b/>
                <w:bCs/>
                <w:sz w:val="26"/>
                <w:szCs w:val="26"/>
              </w:rPr>
              <w:t>17.561.376.000</w:t>
            </w:r>
          </w:p>
        </w:tc>
      </w:tr>
      <w:tr w:rsidR="000E47C0" w:rsidRPr="000E47C0" w14:paraId="367D59EB"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502773C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14918651"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Phan Đình Phùng - Lê Hồng Phong</w:t>
            </w:r>
          </w:p>
        </w:tc>
        <w:tc>
          <w:tcPr>
            <w:tcW w:w="1386" w:type="dxa"/>
            <w:tcBorders>
              <w:top w:val="nil"/>
              <w:left w:val="nil"/>
              <w:bottom w:val="single" w:sz="4" w:space="0" w:color="auto"/>
              <w:right w:val="single" w:sz="4" w:space="0" w:color="auto"/>
            </w:tcBorders>
            <w:noWrap/>
            <w:vAlign w:val="center"/>
            <w:hideMark/>
          </w:tcPr>
          <w:p w14:paraId="2DDA8FEB" w14:textId="77777777" w:rsidR="00197D5A" w:rsidRPr="000E47C0" w:rsidRDefault="00197D5A" w:rsidP="006047EC">
            <w:pPr>
              <w:widowControl/>
              <w:spacing w:before="0" w:after="0"/>
              <w:ind w:firstLine="0"/>
              <w:jc w:val="right"/>
              <w:rPr>
                <w:sz w:val="26"/>
                <w:szCs w:val="26"/>
              </w:rPr>
            </w:pPr>
            <w:r w:rsidRPr="000E47C0">
              <w:rPr>
                <w:sz w:val="26"/>
                <w:szCs w:val="26"/>
              </w:rPr>
              <w:t>1.742,2</w:t>
            </w:r>
          </w:p>
        </w:tc>
        <w:tc>
          <w:tcPr>
            <w:tcW w:w="1386" w:type="dxa"/>
            <w:tcBorders>
              <w:top w:val="nil"/>
              <w:left w:val="nil"/>
              <w:bottom w:val="single" w:sz="4" w:space="0" w:color="auto"/>
              <w:right w:val="single" w:sz="4" w:space="0" w:color="auto"/>
            </w:tcBorders>
            <w:noWrap/>
            <w:vAlign w:val="center"/>
            <w:hideMark/>
          </w:tcPr>
          <w:p w14:paraId="34CFF094" w14:textId="77777777" w:rsidR="00197D5A" w:rsidRPr="000E47C0" w:rsidRDefault="00197D5A" w:rsidP="006047EC">
            <w:pPr>
              <w:widowControl/>
              <w:spacing w:before="0" w:after="0"/>
              <w:ind w:firstLine="0"/>
              <w:jc w:val="right"/>
              <w:rPr>
                <w:sz w:val="26"/>
                <w:szCs w:val="26"/>
              </w:rPr>
            </w:pPr>
            <w:r w:rsidRPr="000E47C0">
              <w:rPr>
                <w:sz w:val="26"/>
                <w:szCs w:val="26"/>
              </w:rPr>
              <w:t>10.080.000</w:t>
            </w:r>
          </w:p>
        </w:tc>
        <w:tc>
          <w:tcPr>
            <w:tcW w:w="1971" w:type="dxa"/>
            <w:tcBorders>
              <w:top w:val="nil"/>
              <w:left w:val="nil"/>
              <w:bottom w:val="single" w:sz="4" w:space="0" w:color="auto"/>
              <w:right w:val="single" w:sz="4" w:space="0" w:color="auto"/>
            </w:tcBorders>
            <w:noWrap/>
            <w:vAlign w:val="center"/>
            <w:hideMark/>
          </w:tcPr>
          <w:p w14:paraId="284D3F2D" w14:textId="77777777" w:rsidR="00197D5A" w:rsidRPr="000E47C0" w:rsidRDefault="00197D5A" w:rsidP="006047EC">
            <w:pPr>
              <w:widowControl/>
              <w:spacing w:before="0" w:after="0"/>
              <w:ind w:firstLine="0"/>
              <w:jc w:val="right"/>
              <w:rPr>
                <w:sz w:val="26"/>
                <w:szCs w:val="26"/>
              </w:rPr>
            </w:pPr>
            <w:r w:rsidRPr="000E47C0">
              <w:rPr>
                <w:sz w:val="26"/>
                <w:szCs w:val="26"/>
              </w:rPr>
              <w:t>17.561.376.000</w:t>
            </w:r>
          </w:p>
        </w:tc>
      </w:tr>
      <w:tr w:rsidR="000E47C0" w:rsidRPr="000E47C0" w14:paraId="78948787" w14:textId="77777777" w:rsidTr="006047EC">
        <w:trPr>
          <w:trHeight w:val="786"/>
          <w:jc w:val="center"/>
        </w:trPr>
        <w:tc>
          <w:tcPr>
            <w:tcW w:w="563" w:type="dxa"/>
            <w:tcBorders>
              <w:top w:val="nil"/>
              <w:left w:val="single" w:sz="4" w:space="0" w:color="auto"/>
              <w:bottom w:val="single" w:sz="4" w:space="0" w:color="auto"/>
              <w:right w:val="single" w:sz="4" w:space="0" w:color="auto"/>
            </w:tcBorders>
            <w:vAlign w:val="center"/>
            <w:hideMark/>
          </w:tcPr>
          <w:p w14:paraId="01EF6B89" w14:textId="77777777" w:rsidR="00197D5A" w:rsidRPr="000E47C0" w:rsidRDefault="00197D5A" w:rsidP="006047EC">
            <w:pPr>
              <w:widowControl/>
              <w:spacing w:before="0" w:after="0"/>
              <w:ind w:firstLine="0"/>
              <w:jc w:val="center"/>
              <w:rPr>
                <w:b/>
                <w:bCs/>
                <w:sz w:val="26"/>
                <w:szCs w:val="26"/>
              </w:rPr>
            </w:pPr>
            <w:r w:rsidRPr="000E47C0">
              <w:rPr>
                <w:b/>
                <w:bCs/>
                <w:sz w:val="26"/>
                <w:szCs w:val="26"/>
              </w:rPr>
              <w:t>3</w:t>
            </w:r>
          </w:p>
        </w:tc>
        <w:tc>
          <w:tcPr>
            <w:tcW w:w="3685" w:type="dxa"/>
            <w:tcBorders>
              <w:top w:val="nil"/>
              <w:left w:val="nil"/>
              <w:bottom w:val="single" w:sz="4" w:space="0" w:color="auto"/>
              <w:right w:val="single" w:sz="4" w:space="0" w:color="auto"/>
            </w:tcBorders>
            <w:vAlign w:val="center"/>
            <w:hideMark/>
          </w:tcPr>
          <w:p w14:paraId="58FD0E1B" w14:textId="21393A34" w:rsidR="00197D5A" w:rsidRPr="000E47C0" w:rsidRDefault="00197D5A" w:rsidP="006047EC">
            <w:pPr>
              <w:widowControl/>
              <w:spacing w:before="0" w:after="0"/>
              <w:ind w:firstLine="0"/>
              <w:rPr>
                <w:b/>
                <w:bCs/>
                <w:sz w:val="26"/>
                <w:szCs w:val="26"/>
              </w:rPr>
            </w:pPr>
            <w:r w:rsidRPr="000E47C0">
              <w:rPr>
                <w:b/>
                <w:bCs/>
                <w:szCs w:val="28"/>
                <w:lang w:val="nl-NL"/>
              </w:rPr>
              <w:t>Cơ sở 4: Khoa Kỹ thuật - Công nghệ và Đào tạo – Sát hạch lái xe; địa chỉ: Đường Trương Vĩnh Ký, phường Đăk Bla, tỉnh Quảng Ngãi</w:t>
            </w:r>
          </w:p>
        </w:tc>
        <w:tc>
          <w:tcPr>
            <w:tcW w:w="1386" w:type="dxa"/>
            <w:tcBorders>
              <w:top w:val="nil"/>
              <w:left w:val="nil"/>
              <w:bottom w:val="single" w:sz="4" w:space="0" w:color="auto"/>
              <w:right w:val="single" w:sz="4" w:space="0" w:color="auto"/>
            </w:tcBorders>
            <w:noWrap/>
            <w:vAlign w:val="center"/>
            <w:hideMark/>
          </w:tcPr>
          <w:p w14:paraId="7F130982" w14:textId="77777777" w:rsidR="00197D5A" w:rsidRPr="000E47C0" w:rsidRDefault="00197D5A" w:rsidP="006047EC">
            <w:pPr>
              <w:widowControl/>
              <w:spacing w:before="0" w:after="0"/>
              <w:ind w:firstLine="0"/>
              <w:jc w:val="right"/>
              <w:rPr>
                <w:b/>
                <w:bCs/>
                <w:sz w:val="26"/>
                <w:szCs w:val="26"/>
              </w:rPr>
            </w:pPr>
            <w:r w:rsidRPr="000E47C0">
              <w:rPr>
                <w:b/>
                <w:bCs/>
                <w:sz w:val="26"/>
                <w:szCs w:val="26"/>
              </w:rPr>
              <w:t>57.952,0</w:t>
            </w:r>
          </w:p>
        </w:tc>
        <w:tc>
          <w:tcPr>
            <w:tcW w:w="1386" w:type="dxa"/>
            <w:tcBorders>
              <w:top w:val="nil"/>
              <w:left w:val="nil"/>
              <w:bottom w:val="single" w:sz="4" w:space="0" w:color="auto"/>
              <w:right w:val="single" w:sz="4" w:space="0" w:color="auto"/>
            </w:tcBorders>
            <w:noWrap/>
            <w:vAlign w:val="center"/>
            <w:hideMark/>
          </w:tcPr>
          <w:p w14:paraId="1860C00F"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52B4AE6E" w14:textId="77777777" w:rsidR="00197D5A" w:rsidRPr="000E47C0" w:rsidRDefault="00197D5A" w:rsidP="006047EC">
            <w:pPr>
              <w:widowControl/>
              <w:spacing w:before="0" w:after="0"/>
              <w:ind w:firstLine="0"/>
              <w:jc w:val="right"/>
              <w:rPr>
                <w:b/>
                <w:bCs/>
                <w:sz w:val="26"/>
                <w:szCs w:val="26"/>
              </w:rPr>
            </w:pPr>
            <w:r w:rsidRPr="000E47C0">
              <w:rPr>
                <w:b/>
                <w:bCs/>
                <w:sz w:val="26"/>
                <w:szCs w:val="26"/>
              </w:rPr>
              <w:t>40.517.904.000</w:t>
            </w:r>
          </w:p>
        </w:tc>
      </w:tr>
      <w:tr w:rsidR="000E47C0" w:rsidRPr="000E47C0" w14:paraId="320107ED" w14:textId="77777777" w:rsidTr="006047EC">
        <w:trPr>
          <w:trHeight w:val="524"/>
          <w:jc w:val="center"/>
        </w:trPr>
        <w:tc>
          <w:tcPr>
            <w:tcW w:w="563" w:type="dxa"/>
            <w:tcBorders>
              <w:top w:val="nil"/>
              <w:left w:val="single" w:sz="4" w:space="0" w:color="auto"/>
              <w:bottom w:val="single" w:sz="4" w:space="0" w:color="auto"/>
              <w:right w:val="single" w:sz="4" w:space="0" w:color="auto"/>
            </w:tcBorders>
            <w:vAlign w:val="center"/>
            <w:hideMark/>
          </w:tcPr>
          <w:p w14:paraId="75203083"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EF21623" w14:textId="77777777" w:rsidR="00197D5A" w:rsidRPr="000E47C0" w:rsidRDefault="00197D5A" w:rsidP="006047EC">
            <w:pPr>
              <w:widowControl/>
              <w:spacing w:before="0" w:after="0"/>
              <w:ind w:firstLine="0"/>
              <w:jc w:val="left"/>
              <w:rPr>
                <w:i/>
                <w:iCs/>
                <w:sz w:val="26"/>
                <w:szCs w:val="26"/>
              </w:rPr>
            </w:pPr>
            <w:r w:rsidRPr="000E47C0">
              <w:rPr>
                <w:i/>
                <w:iCs/>
                <w:sz w:val="26"/>
                <w:szCs w:val="26"/>
              </w:rPr>
              <w:t>Vị trí: Từ Nguyễn Văn Linh - Giáp Trường Cao đẳng Kon Tum (Cơ sở 4)</w:t>
            </w:r>
          </w:p>
        </w:tc>
        <w:tc>
          <w:tcPr>
            <w:tcW w:w="1386" w:type="dxa"/>
            <w:tcBorders>
              <w:top w:val="nil"/>
              <w:left w:val="nil"/>
              <w:bottom w:val="single" w:sz="4" w:space="0" w:color="auto"/>
              <w:right w:val="single" w:sz="4" w:space="0" w:color="auto"/>
            </w:tcBorders>
            <w:noWrap/>
            <w:vAlign w:val="center"/>
            <w:hideMark/>
          </w:tcPr>
          <w:p w14:paraId="584822FE"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386" w:type="dxa"/>
            <w:tcBorders>
              <w:top w:val="nil"/>
              <w:left w:val="nil"/>
              <w:bottom w:val="single" w:sz="4" w:space="0" w:color="auto"/>
              <w:right w:val="single" w:sz="4" w:space="0" w:color="auto"/>
            </w:tcBorders>
            <w:noWrap/>
            <w:vAlign w:val="center"/>
            <w:hideMark/>
          </w:tcPr>
          <w:p w14:paraId="627341DD" w14:textId="77777777" w:rsidR="00197D5A" w:rsidRPr="000E47C0" w:rsidRDefault="00197D5A" w:rsidP="006047EC">
            <w:pPr>
              <w:widowControl/>
              <w:spacing w:before="0" w:after="0"/>
              <w:ind w:firstLine="0"/>
              <w:jc w:val="right"/>
              <w:rPr>
                <w:b/>
                <w:bCs/>
                <w:sz w:val="26"/>
                <w:szCs w:val="26"/>
              </w:rPr>
            </w:pPr>
            <w:r w:rsidRPr="000E47C0">
              <w:rPr>
                <w:b/>
                <w:bCs/>
                <w:sz w:val="26"/>
                <w:szCs w:val="26"/>
              </w:rPr>
              <w:t> </w:t>
            </w:r>
          </w:p>
        </w:tc>
        <w:tc>
          <w:tcPr>
            <w:tcW w:w="1971" w:type="dxa"/>
            <w:tcBorders>
              <w:top w:val="nil"/>
              <w:left w:val="nil"/>
              <w:bottom w:val="single" w:sz="4" w:space="0" w:color="auto"/>
              <w:right w:val="single" w:sz="4" w:space="0" w:color="auto"/>
            </w:tcBorders>
            <w:noWrap/>
            <w:vAlign w:val="center"/>
            <w:hideMark/>
          </w:tcPr>
          <w:p w14:paraId="7AB2A215" w14:textId="77777777" w:rsidR="00197D5A" w:rsidRPr="000E47C0" w:rsidRDefault="00197D5A" w:rsidP="006047EC">
            <w:pPr>
              <w:widowControl/>
              <w:spacing w:before="0" w:after="0"/>
              <w:ind w:firstLine="0"/>
              <w:jc w:val="right"/>
              <w:rPr>
                <w:sz w:val="26"/>
                <w:szCs w:val="26"/>
              </w:rPr>
            </w:pPr>
            <w:r w:rsidRPr="000E47C0">
              <w:rPr>
                <w:sz w:val="26"/>
                <w:szCs w:val="26"/>
              </w:rPr>
              <w:t> </w:t>
            </w:r>
          </w:p>
        </w:tc>
      </w:tr>
      <w:tr w:rsidR="000E47C0" w:rsidRPr="000E47C0" w14:paraId="3F32080A" w14:textId="77777777" w:rsidTr="006047EC">
        <w:trPr>
          <w:trHeight w:val="262"/>
          <w:jc w:val="center"/>
        </w:trPr>
        <w:tc>
          <w:tcPr>
            <w:tcW w:w="563" w:type="dxa"/>
            <w:tcBorders>
              <w:top w:val="nil"/>
              <w:left w:val="single" w:sz="4" w:space="0" w:color="auto"/>
              <w:bottom w:val="single" w:sz="4" w:space="0" w:color="auto"/>
              <w:right w:val="single" w:sz="4" w:space="0" w:color="auto"/>
            </w:tcBorders>
            <w:vAlign w:val="center"/>
            <w:hideMark/>
          </w:tcPr>
          <w:p w14:paraId="6C99D228"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6420382C"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4317E2B3" w14:textId="77777777" w:rsidR="00197D5A" w:rsidRPr="000E47C0" w:rsidRDefault="00197D5A" w:rsidP="006047EC">
            <w:pPr>
              <w:widowControl/>
              <w:spacing w:before="0" w:after="0"/>
              <w:ind w:firstLine="0"/>
              <w:jc w:val="right"/>
              <w:rPr>
                <w:sz w:val="26"/>
                <w:szCs w:val="26"/>
              </w:rPr>
            </w:pPr>
            <w:r w:rsidRPr="000E47C0">
              <w:rPr>
                <w:sz w:val="26"/>
                <w:szCs w:val="26"/>
              </w:rPr>
              <w:t>18.500,0</w:t>
            </w:r>
          </w:p>
        </w:tc>
        <w:tc>
          <w:tcPr>
            <w:tcW w:w="1386" w:type="dxa"/>
            <w:tcBorders>
              <w:top w:val="nil"/>
              <w:left w:val="nil"/>
              <w:bottom w:val="single" w:sz="4" w:space="0" w:color="auto"/>
              <w:right w:val="single" w:sz="4" w:space="0" w:color="auto"/>
            </w:tcBorders>
            <w:noWrap/>
            <w:vAlign w:val="center"/>
            <w:hideMark/>
          </w:tcPr>
          <w:p w14:paraId="0660CA64"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4A411E3E" w14:textId="77777777" w:rsidR="00197D5A" w:rsidRPr="000E47C0" w:rsidRDefault="00197D5A" w:rsidP="006047EC">
            <w:pPr>
              <w:widowControl/>
              <w:spacing w:before="0" w:after="0"/>
              <w:ind w:firstLine="0"/>
              <w:jc w:val="right"/>
              <w:rPr>
                <w:sz w:val="26"/>
                <w:szCs w:val="26"/>
              </w:rPr>
            </w:pPr>
            <w:r w:rsidRPr="000E47C0">
              <w:rPr>
                <w:sz w:val="26"/>
                <w:szCs w:val="26"/>
              </w:rPr>
              <w:t>17.020.000.000</w:t>
            </w:r>
          </w:p>
        </w:tc>
      </w:tr>
      <w:tr w:rsidR="000E47C0" w:rsidRPr="000E47C0" w14:paraId="1D87F6F3" w14:textId="77777777" w:rsidTr="00075B5D">
        <w:trPr>
          <w:trHeight w:val="357"/>
          <w:jc w:val="center"/>
        </w:trPr>
        <w:tc>
          <w:tcPr>
            <w:tcW w:w="563" w:type="dxa"/>
            <w:tcBorders>
              <w:top w:val="nil"/>
              <w:left w:val="single" w:sz="4" w:space="0" w:color="auto"/>
              <w:bottom w:val="single" w:sz="4" w:space="0" w:color="auto"/>
              <w:right w:val="single" w:sz="4" w:space="0" w:color="auto"/>
            </w:tcBorders>
            <w:vAlign w:val="center"/>
            <w:hideMark/>
          </w:tcPr>
          <w:p w14:paraId="7D6B4776" w14:textId="77777777" w:rsidR="00197D5A" w:rsidRPr="000E47C0" w:rsidRDefault="00197D5A" w:rsidP="006047EC">
            <w:pPr>
              <w:widowControl/>
              <w:spacing w:before="0" w:after="0"/>
              <w:ind w:firstLine="0"/>
              <w:jc w:val="center"/>
              <w:rPr>
                <w:b/>
                <w:bCs/>
                <w:sz w:val="26"/>
                <w:szCs w:val="26"/>
              </w:rPr>
            </w:pPr>
            <w:r w:rsidRPr="000E47C0">
              <w:rPr>
                <w:b/>
                <w:bCs/>
                <w:sz w:val="26"/>
                <w:szCs w:val="26"/>
              </w:rPr>
              <w:t> </w:t>
            </w:r>
          </w:p>
        </w:tc>
        <w:tc>
          <w:tcPr>
            <w:tcW w:w="3685" w:type="dxa"/>
            <w:tcBorders>
              <w:top w:val="nil"/>
              <w:left w:val="nil"/>
              <w:bottom w:val="single" w:sz="4" w:space="0" w:color="auto"/>
              <w:right w:val="single" w:sz="4" w:space="0" w:color="auto"/>
            </w:tcBorders>
            <w:vAlign w:val="center"/>
            <w:hideMark/>
          </w:tcPr>
          <w:p w14:paraId="17A186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2AA96148" w14:textId="77777777" w:rsidR="00197D5A" w:rsidRPr="000E47C0" w:rsidRDefault="00197D5A" w:rsidP="006047EC">
            <w:pPr>
              <w:widowControl/>
              <w:spacing w:before="0" w:after="0"/>
              <w:ind w:firstLine="0"/>
              <w:jc w:val="right"/>
              <w:rPr>
                <w:sz w:val="26"/>
                <w:szCs w:val="26"/>
              </w:rPr>
            </w:pPr>
            <w:r w:rsidRPr="000E47C0">
              <w:rPr>
                <w:sz w:val="26"/>
                <w:szCs w:val="26"/>
              </w:rPr>
              <w:t>18.700,0</w:t>
            </w:r>
          </w:p>
        </w:tc>
        <w:tc>
          <w:tcPr>
            <w:tcW w:w="1386" w:type="dxa"/>
            <w:tcBorders>
              <w:top w:val="nil"/>
              <w:left w:val="nil"/>
              <w:bottom w:val="single" w:sz="4" w:space="0" w:color="auto"/>
              <w:right w:val="single" w:sz="4" w:space="0" w:color="auto"/>
            </w:tcBorders>
            <w:noWrap/>
            <w:vAlign w:val="center"/>
            <w:hideMark/>
          </w:tcPr>
          <w:p w14:paraId="3F05DAED"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5EAC92C8" w14:textId="77777777" w:rsidR="00197D5A" w:rsidRPr="000E47C0" w:rsidRDefault="00197D5A" w:rsidP="006047EC">
            <w:pPr>
              <w:widowControl/>
              <w:spacing w:before="0" w:after="0"/>
              <w:ind w:firstLine="0"/>
              <w:jc w:val="right"/>
              <w:rPr>
                <w:sz w:val="26"/>
                <w:szCs w:val="26"/>
              </w:rPr>
            </w:pPr>
            <w:r w:rsidRPr="000E47C0">
              <w:rPr>
                <w:sz w:val="26"/>
                <w:szCs w:val="26"/>
              </w:rPr>
              <w:t>12.042.800.000</w:t>
            </w:r>
          </w:p>
        </w:tc>
      </w:tr>
      <w:tr w:rsidR="000E47C0" w:rsidRPr="000E47C0" w14:paraId="6AD6B72B" w14:textId="77777777" w:rsidTr="00075B5D">
        <w:trPr>
          <w:trHeight w:val="122"/>
          <w:jc w:val="center"/>
        </w:trPr>
        <w:tc>
          <w:tcPr>
            <w:tcW w:w="563" w:type="dxa"/>
            <w:tcBorders>
              <w:top w:val="nil"/>
              <w:left w:val="single" w:sz="4" w:space="0" w:color="auto"/>
              <w:bottom w:val="single" w:sz="4" w:space="0" w:color="auto"/>
              <w:right w:val="single" w:sz="4" w:space="0" w:color="auto"/>
            </w:tcBorders>
            <w:noWrap/>
            <w:vAlign w:val="center"/>
            <w:hideMark/>
          </w:tcPr>
          <w:p w14:paraId="04197829"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02372FE"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4AFF59A8" w14:textId="77777777" w:rsidR="00197D5A" w:rsidRPr="000E47C0" w:rsidRDefault="00197D5A" w:rsidP="006047EC">
            <w:pPr>
              <w:widowControl/>
              <w:spacing w:before="0" w:after="0"/>
              <w:ind w:firstLine="0"/>
              <w:jc w:val="right"/>
              <w:rPr>
                <w:sz w:val="26"/>
                <w:szCs w:val="26"/>
              </w:rPr>
            </w:pPr>
            <w:r w:rsidRPr="000E47C0">
              <w:rPr>
                <w:sz w:val="26"/>
                <w:szCs w:val="26"/>
              </w:rPr>
              <w:t>20.752,0</w:t>
            </w:r>
          </w:p>
        </w:tc>
        <w:tc>
          <w:tcPr>
            <w:tcW w:w="1386" w:type="dxa"/>
            <w:tcBorders>
              <w:top w:val="nil"/>
              <w:left w:val="nil"/>
              <w:bottom w:val="single" w:sz="4" w:space="0" w:color="auto"/>
              <w:right w:val="single" w:sz="4" w:space="0" w:color="auto"/>
            </w:tcBorders>
            <w:noWrap/>
            <w:vAlign w:val="center"/>
            <w:hideMark/>
          </w:tcPr>
          <w:p w14:paraId="411F64A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6C649C8D" w14:textId="77777777" w:rsidR="00197D5A" w:rsidRPr="000E47C0" w:rsidRDefault="00197D5A" w:rsidP="006047EC">
            <w:pPr>
              <w:widowControl/>
              <w:spacing w:before="0" w:after="0"/>
              <w:ind w:firstLine="0"/>
              <w:jc w:val="right"/>
              <w:rPr>
                <w:sz w:val="26"/>
                <w:szCs w:val="26"/>
              </w:rPr>
            </w:pPr>
            <w:r w:rsidRPr="000E47C0">
              <w:rPr>
                <w:sz w:val="26"/>
                <w:szCs w:val="26"/>
              </w:rPr>
              <w:t>11.455.104.000</w:t>
            </w:r>
          </w:p>
        </w:tc>
      </w:tr>
      <w:tr w:rsidR="000E47C0" w:rsidRPr="000E47C0" w14:paraId="03B11734" w14:textId="77777777" w:rsidTr="006047EC">
        <w:trPr>
          <w:trHeight w:val="1879"/>
          <w:jc w:val="center"/>
        </w:trPr>
        <w:tc>
          <w:tcPr>
            <w:tcW w:w="563" w:type="dxa"/>
            <w:tcBorders>
              <w:top w:val="nil"/>
              <w:left w:val="single" w:sz="4" w:space="0" w:color="auto"/>
              <w:bottom w:val="single" w:sz="4" w:space="0" w:color="auto"/>
              <w:right w:val="single" w:sz="4" w:space="0" w:color="auto"/>
            </w:tcBorders>
            <w:vAlign w:val="center"/>
            <w:hideMark/>
          </w:tcPr>
          <w:p w14:paraId="4A3DE6D4" w14:textId="77777777" w:rsidR="00197D5A" w:rsidRPr="000E47C0" w:rsidRDefault="00197D5A" w:rsidP="006047EC">
            <w:pPr>
              <w:widowControl/>
              <w:spacing w:before="0" w:after="0"/>
              <w:ind w:firstLine="0"/>
              <w:jc w:val="center"/>
              <w:rPr>
                <w:b/>
                <w:bCs/>
                <w:sz w:val="26"/>
                <w:szCs w:val="26"/>
              </w:rPr>
            </w:pPr>
            <w:r w:rsidRPr="000E47C0">
              <w:rPr>
                <w:b/>
                <w:bCs/>
                <w:sz w:val="26"/>
                <w:szCs w:val="26"/>
              </w:rPr>
              <w:t>4</w:t>
            </w:r>
          </w:p>
        </w:tc>
        <w:tc>
          <w:tcPr>
            <w:tcW w:w="3685" w:type="dxa"/>
            <w:tcBorders>
              <w:top w:val="nil"/>
              <w:left w:val="nil"/>
              <w:bottom w:val="single" w:sz="4" w:space="0" w:color="auto"/>
              <w:right w:val="single" w:sz="4" w:space="0" w:color="auto"/>
            </w:tcBorders>
            <w:vAlign w:val="center"/>
            <w:hideMark/>
          </w:tcPr>
          <w:p w14:paraId="43CD36BF" w14:textId="77777777" w:rsidR="00197D5A" w:rsidRPr="000E47C0" w:rsidRDefault="00197D5A" w:rsidP="006047EC">
            <w:pPr>
              <w:widowControl/>
              <w:spacing w:before="0" w:after="0"/>
              <w:ind w:firstLine="0"/>
              <w:jc w:val="left"/>
              <w:rPr>
                <w:b/>
                <w:sz w:val="26"/>
                <w:szCs w:val="26"/>
              </w:rPr>
            </w:pPr>
            <w:r w:rsidRPr="000E47C0">
              <w:rPr>
                <w:b/>
                <w:szCs w:val="28"/>
                <w:lang w:val="nl-NL"/>
              </w:rPr>
              <w:t>Cơ sở 2: Khoa Kinh tế - Nông lâm và Khu thực nghiệm; địa chỉ: Đường Võ Nguyên Giáp, phường Đăk Cấm, tỉnh Quảng Ngãi</w:t>
            </w:r>
          </w:p>
        </w:tc>
        <w:tc>
          <w:tcPr>
            <w:tcW w:w="1386" w:type="dxa"/>
            <w:tcBorders>
              <w:top w:val="nil"/>
              <w:left w:val="nil"/>
              <w:bottom w:val="single" w:sz="4" w:space="0" w:color="auto"/>
              <w:right w:val="single" w:sz="4" w:space="0" w:color="auto"/>
            </w:tcBorders>
            <w:noWrap/>
            <w:vAlign w:val="center"/>
            <w:hideMark/>
          </w:tcPr>
          <w:p w14:paraId="32BA0E29" w14:textId="77777777" w:rsidR="00197D5A" w:rsidRPr="000E47C0" w:rsidRDefault="00197D5A" w:rsidP="006047EC">
            <w:pPr>
              <w:widowControl/>
              <w:spacing w:before="0" w:after="0"/>
              <w:ind w:firstLine="0"/>
              <w:jc w:val="right"/>
              <w:rPr>
                <w:b/>
                <w:bCs/>
                <w:sz w:val="26"/>
                <w:szCs w:val="26"/>
              </w:rPr>
            </w:pPr>
            <w:r w:rsidRPr="000E47C0">
              <w:rPr>
                <w:b/>
                <w:bCs/>
                <w:sz w:val="26"/>
                <w:szCs w:val="26"/>
              </w:rPr>
              <w:t>167.188,0</w:t>
            </w:r>
          </w:p>
        </w:tc>
        <w:tc>
          <w:tcPr>
            <w:tcW w:w="1386" w:type="dxa"/>
            <w:tcBorders>
              <w:top w:val="nil"/>
              <w:left w:val="nil"/>
              <w:bottom w:val="single" w:sz="4" w:space="0" w:color="auto"/>
              <w:right w:val="single" w:sz="4" w:space="0" w:color="auto"/>
            </w:tcBorders>
            <w:noWrap/>
            <w:vAlign w:val="center"/>
            <w:hideMark/>
          </w:tcPr>
          <w:p w14:paraId="26BE0D64"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hideMark/>
          </w:tcPr>
          <w:p w14:paraId="64148EA4" w14:textId="77777777" w:rsidR="00197D5A" w:rsidRPr="000E47C0" w:rsidRDefault="00197D5A" w:rsidP="006047EC">
            <w:pPr>
              <w:widowControl/>
              <w:spacing w:before="0" w:after="0"/>
              <w:ind w:firstLine="0"/>
              <w:jc w:val="right"/>
              <w:rPr>
                <w:b/>
                <w:bCs/>
                <w:sz w:val="26"/>
                <w:szCs w:val="26"/>
              </w:rPr>
            </w:pPr>
            <w:r w:rsidRPr="000E47C0">
              <w:rPr>
                <w:b/>
                <w:bCs/>
                <w:sz w:val="26"/>
                <w:szCs w:val="26"/>
              </w:rPr>
              <w:t>114.095.768.800</w:t>
            </w:r>
          </w:p>
        </w:tc>
      </w:tr>
      <w:tr w:rsidR="000E47C0" w:rsidRPr="000E47C0" w14:paraId="52E35657"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3BD3CF67"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47C86E05" w14:textId="77777777" w:rsidR="00197D5A" w:rsidRPr="000E47C0" w:rsidRDefault="00197D5A" w:rsidP="006047EC">
            <w:pPr>
              <w:widowControl/>
              <w:spacing w:before="0" w:after="0"/>
              <w:ind w:firstLine="0"/>
              <w:jc w:val="left"/>
              <w:rPr>
                <w:sz w:val="26"/>
                <w:szCs w:val="26"/>
              </w:rPr>
            </w:pPr>
            <w:r w:rsidRPr="000E47C0">
              <w:rPr>
                <w:sz w:val="26"/>
                <w:szCs w:val="26"/>
              </w:rPr>
              <w:t>Vị trí 1</w:t>
            </w:r>
          </w:p>
        </w:tc>
        <w:tc>
          <w:tcPr>
            <w:tcW w:w="1386" w:type="dxa"/>
            <w:tcBorders>
              <w:top w:val="nil"/>
              <w:left w:val="nil"/>
              <w:bottom w:val="single" w:sz="4" w:space="0" w:color="auto"/>
              <w:right w:val="single" w:sz="4" w:space="0" w:color="auto"/>
            </w:tcBorders>
            <w:noWrap/>
            <w:vAlign w:val="center"/>
            <w:hideMark/>
          </w:tcPr>
          <w:p w14:paraId="6F319A38"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5CF63F77" w14:textId="77777777" w:rsidR="00197D5A" w:rsidRPr="000E47C0" w:rsidRDefault="00197D5A" w:rsidP="006047EC">
            <w:pPr>
              <w:widowControl/>
              <w:spacing w:before="0" w:after="0"/>
              <w:ind w:firstLine="0"/>
              <w:jc w:val="right"/>
              <w:rPr>
                <w:sz w:val="26"/>
                <w:szCs w:val="26"/>
              </w:rPr>
            </w:pPr>
            <w:r w:rsidRPr="000E47C0">
              <w:rPr>
                <w:sz w:val="26"/>
                <w:szCs w:val="26"/>
              </w:rPr>
              <w:t>920.000</w:t>
            </w:r>
          </w:p>
        </w:tc>
        <w:tc>
          <w:tcPr>
            <w:tcW w:w="1971" w:type="dxa"/>
            <w:tcBorders>
              <w:top w:val="nil"/>
              <w:left w:val="nil"/>
              <w:bottom w:val="single" w:sz="4" w:space="0" w:color="auto"/>
              <w:right w:val="single" w:sz="4" w:space="0" w:color="auto"/>
            </w:tcBorders>
            <w:noWrap/>
            <w:vAlign w:val="center"/>
            <w:hideMark/>
          </w:tcPr>
          <w:p w14:paraId="6DEDB270" w14:textId="77777777" w:rsidR="00197D5A" w:rsidRPr="000E47C0" w:rsidRDefault="00197D5A" w:rsidP="006047EC">
            <w:pPr>
              <w:widowControl/>
              <w:spacing w:before="0" w:after="0"/>
              <w:ind w:firstLine="0"/>
              <w:jc w:val="right"/>
              <w:rPr>
                <w:sz w:val="26"/>
                <w:szCs w:val="26"/>
              </w:rPr>
            </w:pPr>
            <w:r w:rsidRPr="000E47C0">
              <w:rPr>
                <w:sz w:val="26"/>
                <w:szCs w:val="26"/>
              </w:rPr>
              <w:t>43.615.985.600</w:t>
            </w:r>
          </w:p>
        </w:tc>
      </w:tr>
      <w:tr w:rsidR="000E47C0" w:rsidRPr="000E47C0" w14:paraId="5B5F6B9F"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7437E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63923D49" w14:textId="77777777" w:rsidR="00197D5A" w:rsidRPr="000E47C0" w:rsidRDefault="00197D5A" w:rsidP="006047EC">
            <w:pPr>
              <w:widowControl/>
              <w:spacing w:before="0" w:after="0"/>
              <w:ind w:firstLine="0"/>
              <w:jc w:val="left"/>
              <w:rPr>
                <w:sz w:val="26"/>
                <w:szCs w:val="26"/>
              </w:rPr>
            </w:pPr>
            <w:r w:rsidRPr="000E47C0">
              <w:rPr>
                <w:sz w:val="26"/>
                <w:szCs w:val="26"/>
              </w:rPr>
              <w:t>Vị trí 2</w:t>
            </w:r>
          </w:p>
        </w:tc>
        <w:tc>
          <w:tcPr>
            <w:tcW w:w="1386" w:type="dxa"/>
            <w:tcBorders>
              <w:top w:val="nil"/>
              <w:left w:val="nil"/>
              <w:bottom w:val="single" w:sz="4" w:space="0" w:color="auto"/>
              <w:right w:val="single" w:sz="4" w:space="0" w:color="auto"/>
            </w:tcBorders>
            <w:noWrap/>
            <w:vAlign w:val="center"/>
            <w:hideMark/>
          </w:tcPr>
          <w:p w14:paraId="7C4610BA" w14:textId="77777777" w:rsidR="00197D5A" w:rsidRPr="000E47C0" w:rsidRDefault="00197D5A" w:rsidP="006047EC">
            <w:pPr>
              <w:widowControl/>
              <w:spacing w:before="0" w:after="0"/>
              <w:ind w:firstLine="0"/>
              <w:jc w:val="right"/>
              <w:rPr>
                <w:sz w:val="26"/>
                <w:szCs w:val="26"/>
              </w:rPr>
            </w:pPr>
            <w:r w:rsidRPr="000E47C0">
              <w:rPr>
                <w:sz w:val="26"/>
                <w:szCs w:val="26"/>
              </w:rPr>
              <w:t>47.408,7</w:t>
            </w:r>
          </w:p>
        </w:tc>
        <w:tc>
          <w:tcPr>
            <w:tcW w:w="1386" w:type="dxa"/>
            <w:tcBorders>
              <w:top w:val="nil"/>
              <w:left w:val="nil"/>
              <w:bottom w:val="single" w:sz="4" w:space="0" w:color="auto"/>
              <w:right w:val="single" w:sz="4" w:space="0" w:color="auto"/>
            </w:tcBorders>
            <w:noWrap/>
            <w:vAlign w:val="center"/>
            <w:hideMark/>
          </w:tcPr>
          <w:p w14:paraId="26FCAF66" w14:textId="77777777" w:rsidR="00197D5A" w:rsidRPr="000E47C0" w:rsidRDefault="00197D5A" w:rsidP="006047EC">
            <w:pPr>
              <w:widowControl/>
              <w:spacing w:before="0" w:after="0"/>
              <w:ind w:firstLine="0"/>
              <w:jc w:val="right"/>
              <w:rPr>
                <w:sz w:val="26"/>
                <w:szCs w:val="26"/>
              </w:rPr>
            </w:pPr>
            <w:r w:rsidRPr="000E47C0">
              <w:rPr>
                <w:sz w:val="26"/>
                <w:szCs w:val="26"/>
              </w:rPr>
              <w:t>644.000</w:t>
            </w:r>
          </w:p>
        </w:tc>
        <w:tc>
          <w:tcPr>
            <w:tcW w:w="1971" w:type="dxa"/>
            <w:tcBorders>
              <w:top w:val="nil"/>
              <w:left w:val="nil"/>
              <w:bottom w:val="single" w:sz="4" w:space="0" w:color="auto"/>
              <w:right w:val="single" w:sz="4" w:space="0" w:color="auto"/>
            </w:tcBorders>
            <w:noWrap/>
            <w:vAlign w:val="center"/>
            <w:hideMark/>
          </w:tcPr>
          <w:p w14:paraId="46E1B166" w14:textId="77777777" w:rsidR="00197D5A" w:rsidRPr="000E47C0" w:rsidRDefault="00197D5A" w:rsidP="006047EC">
            <w:pPr>
              <w:widowControl/>
              <w:spacing w:before="0" w:after="0"/>
              <w:ind w:firstLine="0"/>
              <w:jc w:val="right"/>
              <w:rPr>
                <w:sz w:val="26"/>
                <w:szCs w:val="26"/>
              </w:rPr>
            </w:pPr>
            <w:r w:rsidRPr="000E47C0">
              <w:rPr>
                <w:sz w:val="26"/>
                <w:szCs w:val="26"/>
              </w:rPr>
              <w:t>30.531.189.920</w:t>
            </w:r>
          </w:p>
        </w:tc>
      </w:tr>
      <w:tr w:rsidR="000E47C0" w:rsidRPr="000E47C0" w14:paraId="47AFA6B2" w14:textId="77777777" w:rsidTr="006047EC">
        <w:trPr>
          <w:trHeight w:val="262"/>
          <w:jc w:val="center"/>
        </w:trPr>
        <w:tc>
          <w:tcPr>
            <w:tcW w:w="563" w:type="dxa"/>
            <w:tcBorders>
              <w:top w:val="nil"/>
              <w:left w:val="single" w:sz="4" w:space="0" w:color="auto"/>
              <w:bottom w:val="single" w:sz="4" w:space="0" w:color="auto"/>
              <w:right w:val="single" w:sz="4" w:space="0" w:color="auto"/>
            </w:tcBorders>
            <w:noWrap/>
            <w:vAlign w:val="center"/>
            <w:hideMark/>
          </w:tcPr>
          <w:p w14:paraId="76B09D3B"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vAlign w:val="center"/>
            <w:hideMark/>
          </w:tcPr>
          <w:p w14:paraId="708CE4E7" w14:textId="77777777" w:rsidR="00197D5A" w:rsidRPr="000E47C0" w:rsidRDefault="00197D5A" w:rsidP="006047EC">
            <w:pPr>
              <w:widowControl/>
              <w:spacing w:before="0" w:after="0"/>
              <w:ind w:firstLine="0"/>
              <w:jc w:val="left"/>
              <w:rPr>
                <w:sz w:val="26"/>
                <w:szCs w:val="26"/>
              </w:rPr>
            </w:pPr>
            <w:r w:rsidRPr="000E47C0">
              <w:rPr>
                <w:sz w:val="26"/>
                <w:szCs w:val="26"/>
              </w:rPr>
              <w:t>Vị trí 3</w:t>
            </w:r>
          </w:p>
        </w:tc>
        <w:tc>
          <w:tcPr>
            <w:tcW w:w="1386" w:type="dxa"/>
            <w:tcBorders>
              <w:top w:val="nil"/>
              <w:left w:val="nil"/>
              <w:bottom w:val="single" w:sz="4" w:space="0" w:color="auto"/>
              <w:right w:val="single" w:sz="4" w:space="0" w:color="auto"/>
            </w:tcBorders>
            <w:noWrap/>
            <w:vAlign w:val="center"/>
            <w:hideMark/>
          </w:tcPr>
          <w:p w14:paraId="68367783" w14:textId="77777777" w:rsidR="00197D5A" w:rsidRPr="000E47C0" w:rsidRDefault="00197D5A" w:rsidP="006047EC">
            <w:pPr>
              <w:widowControl/>
              <w:spacing w:before="0" w:after="0"/>
              <w:ind w:firstLine="0"/>
              <w:jc w:val="right"/>
              <w:rPr>
                <w:sz w:val="26"/>
                <w:szCs w:val="26"/>
              </w:rPr>
            </w:pPr>
            <w:r w:rsidRPr="000E47C0">
              <w:rPr>
                <w:sz w:val="26"/>
                <w:szCs w:val="26"/>
              </w:rPr>
              <w:t>72.370,6</w:t>
            </w:r>
          </w:p>
        </w:tc>
        <w:tc>
          <w:tcPr>
            <w:tcW w:w="1386" w:type="dxa"/>
            <w:tcBorders>
              <w:top w:val="nil"/>
              <w:left w:val="nil"/>
              <w:bottom w:val="single" w:sz="4" w:space="0" w:color="auto"/>
              <w:right w:val="single" w:sz="4" w:space="0" w:color="auto"/>
            </w:tcBorders>
            <w:noWrap/>
            <w:vAlign w:val="center"/>
            <w:hideMark/>
          </w:tcPr>
          <w:p w14:paraId="0C93D7B3" w14:textId="77777777" w:rsidR="00197D5A" w:rsidRPr="000E47C0" w:rsidRDefault="00197D5A" w:rsidP="006047EC">
            <w:pPr>
              <w:widowControl/>
              <w:spacing w:before="0" w:after="0"/>
              <w:ind w:firstLine="0"/>
              <w:jc w:val="right"/>
              <w:rPr>
                <w:sz w:val="26"/>
                <w:szCs w:val="26"/>
              </w:rPr>
            </w:pPr>
            <w:r w:rsidRPr="000E47C0">
              <w:rPr>
                <w:sz w:val="26"/>
                <w:szCs w:val="26"/>
              </w:rPr>
              <w:t>552.000</w:t>
            </w:r>
          </w:p>
        </w:tc>
        <w:tc>
          <w:tcPr>
            <w:tcW w:w="1971" w:type="dxa"/>
            <w:tcBorders>
              <w:top w:val="nil"/>
              <w:left w:val="nil"/>
              <w:bottom w:val="single" w:sz="4" w:space="0" w:color="auto"/>
              <w:right w:val="single" w:sz="4" w:space="0" w:color="auto"/>
            </w:tcBorders>
            <w:noWrap/>
            <w:vAlign w:val="center"/>
            <w:hideMark/>
          </w:tcPr>
          <w:p w14:paraId="1EC6B237" w14:textId="77777777" w:rsidR="00197D5A" w:rsidRPr="000E47C0" w:rsidRDefault="00197D5A" w:rsidP="006047EC">
            <w:pPr>
              <w:widowControl/>
              <w:spacing w:before="0" w:after="0"/>
              <w:ind w:firstLine="0"/>
              <w:jc w:val="right"/>
              <w:rPr>
                <w:sz w:val="26"/>
                <w:szCs w:val="26"/>
              </w:rPr>
            </w:pPr>
            <w:r w:rsidRPr="000E47C0">
              <w:rPr>
                <w:sz w:val="26"/>
                <w:szCs w:val="26"/>
              </w:rPr>
              <w:t>39.948.593.280</w:t>
            </w:r>
          </w:p>
        </w:tc>
      </w:tr>
      <w:tr w:rsidR="000E47C0" w:rsidRPr="000E47C0" w14:paraId="783CBDB5" w14:textId="77777777" w:rsidTr="006047EC">
        <w:trPr>
          <w:trHeight w:val="1475"/>
          <w:jc w:val="center"/>
        </w:trPr>
        <w:tc>
          <w:tcPr>
            <w:tcW w:w="563" w:type="dxa"/>
            <w:tcBorders>
              <w:top w:val="nil"/>
              <w:left w:val="single" w:sz="4" w:space="0" w:color="auto"/>
              <w:bottom w:val="single" w:sz="4" w:space="0" w:color="auto"/>
              <w:right w:val="single" w:sz="4" w:space="0" w:color="auto"/>
            </w:tcBorders>
            <w:noWrap/>
            <w:vAlign w:val="center"/>
          </w:tcPr>
          <w:p w14:paraId="389AD5C7" w14:textId="77777777" w:rsidR="00197D5A" w:rsidRPr="000E47C0" w:rsidRDefault="00197D5A" w:rsidP="006047EC">
            <w:pPr>
              <w:widowControl/>
              <w:spacing w:before="0" w:after="0"/>
              <w:ind w:firstLine="0"/>
              <w:jc w:val="center"/>
              <w:rPr>
                <w:b/>
                <w:bCs/>
                <w:sz w:val="26"/>
                <w:szCs w:val="26"/>
              </w:rPr>
            </w:pPr>
            <w:r w:rsidRPr="000E47C0">
              <w:rPr>
                <w:b/>
                <w:bCs/>
                <w:sz w:val="26"/>
                <w:szCs w:val="26"/>
              </w:rPr>
              <w:t>5</w:t>
            </w:r>
          </w:p>
        </w:tc>
        <w:tc>
          <w:tcPr>
            <w:tcW w:w="3685" w:type="dxa"/>
            <w:tcBorders>
              <w:top w:val="nil"/>
              <w:left w:val="nil"/>
              <w:bottom w:val="single" w:sz="4" w:space="0" w:color="auto"/>
              <w:right w:val="single" w:sz="4" w:space="0" w:color="auto"/>
            </w:tcBorders>
            <w:vAlign w:val="center"/>
          </w:tcPr>
          <w:p w14:paraId="27080857" w14:textId="77777777" w:rsidR="00197D5A" w:rsidRPr="000E47C0" w:rsidRDefault="00197D5A" w:rsidP="006047EC">
            <w:pPr>
              <w:widowControl/>
              <w:spacing w:before="0" w:after="0"/>
              <w:ind w:firstLine="0"/>
              <w:jc w:val="left"/>
              <w:rPr>
                <w:b/>
                <w:bCs/>
                <w:sz w:val="26"/>
                <w:szCs w:val="26"/>
              </w:rPr>
            </w:pPr>
            <w:r w:rsidRPr="000E47C0">
              <w:rPr>
                <w:b/>
                <w:bCs/>
                <w:sz w:val="26"/>
                <w:szCs w:val="26"/>
              </w:rPr>
              <w:t>Cơ sở 5: Khoa các Khoa học cơ bản: Đường Nguyễn Thị Định, phường Đăk Cấm, tỉnh Quảng Ngãi</w:t>
            </w:r>
          </w:p>
        </w:tc>
        <w:tc>
          <w:tcPr>
            <w:tcW w:w="1386" w:type="dxa"/>
            <w:tcBorders>
              <w:top w:val="nil"/>
              <w:left w:val="nil"/>
              <w:bottom w:val="single" w:sz="4" w:space="0" w:color="auto"/>
              <w:right w:val="single" w:sz="4" w:space="0" w:color="auto"/>
            </w:tcBorders>
            <w:noWrap/>
            <w:vAlign w:val="center"/>
          </w:tcPr>
          <w:p w14:paraId="7A34AB4C" w14:textId="77777777" w:rsidR="00197D5A" w:rsidRPr="000E47C0" w:rsidRDefault="00197D5A" w:rsidP="006047EC">
            <w:pPr>
              <w:widowControl/>
              <w:spacing w:before="0" w:after="0"/>
              <w:ind w:firstLine="0"/>
              <w:jc w:val="right"/>
              <w:rPr>
                <w:b/>
                <w:bCs/>
                <w:sz w:val="26"/>
                <w:szCs w:val="26"/>
              </w:rPr>
            </w:pPr>
            <w:r w:rsidRPr="000E47C0">
              <w:rPr>
                <w:b/>
                <w:bCs/>
                <w:sz w:val="26"/>
                <w:szCs w:val="26"/>
              </w:rPr>
              <w:t>19.997,8</w:t>
            </w:r>
          </w:p>
        </w:tc>
        <w:tc>
          <w:tcPr>
            <w:tcW w:w="1386" w:type="dxa"/>
            <w:tcBorders>
              <w:top w:val="nil"/>
              <w:left w:val="nil"/>
              <w:bottom w:val="single" w:sz="4" w:space="0" w:color="auto"/>
              <w:right w:val="single" w:sz="4" w:space="0" w:color="auto"/>
            </w:tcBorders>
            <w:noWrap/>
            <w:vAlign w:val="center"/>
          </w:tcPr>
          <w:p w14:paraId="519C7D91" w14:textId="77777777" w:rsidR="00197D5A" w:rsidRPr="000E47C0" w:rsidRDefault="00197D5A" w:rsidP="006047EC">
            <w:pPr>
              <w:widowControl/>
              <w:spacing w:before="0" w:after="0"/>
              <w:ind w:firstLine="0"/>
              <w:jc w:val="right"/>
              <w:rPr>
                <w:b/>
                <w:bCs/>
                <w:sz w:val="26"/>
                <w:szCs w:val="26"/>
              </w:rPr>
            </w:pPr>
          </w:p>
        </w:tc>
        <w:tc>
          <w:tcPr>
            <w:tcW w:w="1971" w:type="dxa"/>
            <w:tcBorders>
              <w:top w:val="nil"/>
              <w:left w:val="nil"/>
              <w:bottom w:val="single" w:sz="4" w:space="0" w:color="auto"/>
              <w:right w:val="single" w:sz="4" w:space="0" w:color="auto"/>
            </w:tcBorders>
            <w:noWrap/>
            <w:vAlign w:val="center"/>
          </w:tcPr>
          <w:p w14:paraId="7B8A005C" w14:textId="77777777" w:rsidR="00197D5A" w:rsidRPr="000E47C0" w:rsidRDefault="00197D5A" w:rsidP="006047EC">
            <w:pPr>
              <w:widowControl/>
              <w:spacing w:before="0" w:after="0"/>
              <w:ind w:firstLine="0"/>
              <w:jc w:val="right"/>
              <w:rPr>
                <w:b/>
                <w:bCs/>
                <w:sz w:val="26"/>
                <w:szCs w:val="26"/>
              </w:rPr>
            </w:pPr>
            <w:r w:rsidRPr="000E47C0">
              <w:rPr>
                <w:b/>
                <w:bCs/>
                <w:sz w:val="26"/>
                <w:szCs w:val="26"/>
              </w:rPr>
              <w:t>8.799.032.000</w:t>
            </w:r>
          </w:p>
        </w:tc>
      </w:tr>
      <w:tr w:rsidR="000E47C0" w:rsidRPr="000E47C0" w14:paraId="227237AF" w14:textId="77777777" w:rsidTr="006047EC">
        <w:trPr>
          <w:trHeight w:val="450"/>
          <w:jc w:val="center"/>
        </w:trPr>
        <w:tc>
          <w:tcPr>
            <w:tcW w:w="563" w:type="dxa"/>
            <w:tcBorders>
              <w:top w:val="nil"/>
              <w:left w:val="single" w:sz="4" w:space="0" w:color="auto"/>
              <w:bottom w:val="single" w:sz="4" w:space="0" w:color="auto"/>
              <w:right w:val="single" w:sz="4" w:space="0" w:color="auto"/>
            </w:tcBorders>
            <w:noWrap/>
            <w:vAlign w:val="center"/>
            <w:hideMark/>
          </w:tcPr>
          <w:p w14:paraId="4D46C55C" w14:textId="77777777" w:rsidR="00197D5A" w:rsidRPr="000E47C0" w:rsidRDefault="00197D5A" w:rsidP="006047EC">
            <w:pPr>
              <w:widowControl/>
              <w:spacing w:before="0" w:after="0"/>
              <w:ind w:firstLine="0"/>
              <w:jc w:val="center"/>
              <w:rPr>
                <w:sz w:val="26"/>
                <w:szCs w:val="26"/>
              </w:rPr>
            </w:pPr>
            <w:r w:rsidRPr="000E47C0">
              <w:rPr>
                <w:sz w:val="26"/>
                <w:szCs w:val="26"/>
              </w:rPr>
              <w:t> </w:t>
            </w:r>
          </w:p>
        </w:tc>
        <w:tc>
          <w:tcPr>
            <w:tcW w:w="3685" w:type="dxa"/>
            <w:tcBorders>
              <w:top w:val="nil"/>
              <w:left w:val="nil"/>
              <w:bottom w:val="single" w:sz="4" w:space="0" w:color="auto"/>
              <w:right w:val="single" w:sz="4" w:space="0" w:color="auto"/>
            </w:tcBorders>
            <w:noWrap/>
            <w:vAlign w:val="center"/>
            <w:hideMark/>
          </w:tcPr>
          <w:p w14:paraId="2F0E36F6" w14:textId="77777777" w:rsidR="00197D5A" w:rsidRPr="000E47C0" w:rsidRDefault="00197D5A" w:rsidP="006047EC">
            <w:pPr>
              <w:widowControl/>
              <w:spacing w:before="0" w:after="0"/>
              <w:ind w:firstLine="0"/>
              <w:jc w:val="center"/>
              <w:rPr>
                <w:b/>
                <w:bCs/>
                <w:sz w:val="26"/>
                <w:szCs w:val="26"/>
              </w:rPr>
            </w:pPr>
            <w:r w:rsidRPr="000E47C0">
              <w:rPr>
                <w:b/>
                <w:bCs/>
                <w:sz w:val="26"/>
                <w:szCs w:val="26"/>
              </w:rPr>
              <w:t>Tổng cộng</w:t>
            </w:r>
          </w:p>
        </w:tc>
        <w:tc>
          <w:tcPr>
            <w:tcW w:w="1386" w:type="dxa"/>
            <w:tcBorders>
              <w:top w:val="nil"/>
              <w:left w:val="nil"/>
              <w:bottom w:val="single" w:sz="4" w:space="0" w:color="auto"/>
              <w:right w:val="single" w:sz="4" w:space="0" w:color="auto"/>
            </w:tcBorders>
            <w:noWrap/>
            <w:vAlign w:val="center"/>
            <w:hideMark/>
          </w:tcPr>
          <w:p w14:paraId="4F5F3B5B" w14:textId="77777777" w:rsidR="00197D5A" w:rsidRPr="000E47C0" w:rsidRDefault="00197D5A" w:rsidP="006047EC">
            <w:pPr>
              <w:widowControl/>
              <w:spacing w:before="0" w:after="0"/>
              <w:ind w:firstLine="0"/>
              <w:jc w:val="right"/>
              <w:rPr>
                <w:b/>
                <w:bCs/>
                <w:sz w:val="26"/>
                <w:szCs w:val="26"/>
              </w:rPr>
            </w:pPr>
            <w:r w:rsidRPr="000E47C0">
              <w:rPr>
                <w:b/>
                <w:bCs/>
                <w:sz w:val="26"/>
                <w:szCs w:val="26"/>
              </w:rPr>
              <w:t>313.519,26</w:t>
            </w:r>
          </w:p>
        </w:tc>
        <w:tc>
          <w:tcPr>
            <w:tcW w:w="1386" w:type="dxa"/>
            <w:tcBorders>
              <w:top w:val="nil"/>
              <w:left w:val="nil"/>
              <w:bottom w:val="single" w:sz="4" w:space="0" w:color="auto"/>
              <w:right w:val="single" w:sz="4" w:space="0" w:color="auto"/>
            </w:tcBorders>
            <w:noWrap/>
            <w:vAlign w:val="center"/>
            <w:hideMark/>
          </w:tcPr>
          <w:p w14:paraId="1374F08C" w14:textId="77777777" w:rsidR="00197D5A" w:rsidRPr="000E47C0" w:rsidRDefault="00197D5A" w:rsidP="006047EC">
            <w:pPr>
              <w:widowControl/>
              <w:spacing w:before="0" w:after="0"/>
              <w:ind w:firstLine="0"/>
              <w:jc w:val="right"/>
              <w:rPr>
                <w:sz w:val="26"/>
                <w:szCs w:val="26"/>
              </w:rPr>
            </w:pPr>
          </w:p>
        </w:tc>
        <w:tc>
          <w:tcPr>
            <w:tcW w:w="1971" w:type="dxa"/>
            <w:tcBorders>
              <w:top w:val="nil"/>
              <w:left w:val="nil"/>
              <w:bottom w:val="single" w:sz="4" w:space="0" w:color="auto"/>
              <w:right w:val="single" w:sz="4" w:space="0" w:color="auto"/>
            </w:tcBorders>
            <w:noWrap/>
            <w:vAlign w:val="center"/>
            <w:hideMark/>
          </w:tcPr>
          <w:p w14:paraId="083CE036" w14:textId="77777777" w:rsidR="00197D5A" w:rsidRPr="000E47C0" w:rsidRDefault="00197D5A" w:rsidP="006047EC">
            <w:pPr>
              <w:widowControl/>
              <w:spacing w:before="0" w:after="0"/>
              <w:ind w:firstLine="0"/>
              <w:jc w:val="right"/>
              <w:rPr>
                <w:b/>
                <w:bCs/>
                <w:sz w:val="26"/>
                <w:szCs w:val="26"/>
              </w:rPr>
            </w:pPr>
            <w:r w:rsidRPr="000E47C0">
              <w:rPr>
                <w:b/>
                <w:bCs/>
                <w:sz w:val="26"/>
                <w:szCs w:val="26"/>
              </w:rPr>
              <w:t>238.836.028.392</w:t>
            </w:r>
          </w:p>
        </w:tc>
      </w:tr>
    </w:tbl>
    <w:p w14:paraId="12CEF3AB" w14:textId="77777777" w:rsidR="00197D5A" w:rsidRPr="000E47C0" w:rsidRDefault="00197D5A" w:rsidP="00197D5A">
      <w:pPr>
        <w:rPr>
          <w:i/>
          <w:iCs/>
          <w:szCs w:val="28"/>
          <w:lang w:val="vi"/>
        </w:rPr>
      </w:pPr>
      <w:r w:rsidRPr="000E47C0">
        <w:rPr>
          <w:b/>
          <w:bCs/>
          <w:i/>
          <w:iCs/>
          <w:szCs w:val="28"/>
          <w:lang w:val="vi"/>
        </w:rPr>
        <w:t>Ghi chú:</w:t>
      </w:r>
      <w:r w:rsidRPr="000E47C0">
        <w:rPr>
          <w:i/>
          <w:iCs/>
          <w:szCs w:val="28"/>
          <w:lang w:val="vi"/>
        </w:rPr>
        <w:t xml:space="preserve"> Giá trị quyền sử dụng đất = Diện tích đất x giá đất </w:t>
      </w:r>
    </w:p>
    <w:p w14:paraId="2866985A" w14:textId="77777777" w:rsidR="00197D5A" w:rsidRPr="000E47C0" w:rsidRDefault="00197D5A" w:rsidP="00197D5A">
      <w:pPr>
        <w:rPr>
          <w:i/>
          <w:iCs/>
          <w:szCs w:val="28"/>
          <w:shd w:val="clear" w:color="auto" w:fill="FFFFFF"/>
        </w:rPr>
      </w:pPr>
      <w:r w:rsidRPr="000E47C0">
        <w:rPr>
          <w:i/>
          <w:iCs/>
          <w:szCs w:val="28"/>
          <w:lang w:val="vi"/>
        </w:rPr>
        <w:t>Đơn giá đất:</w:t>
      </w:r>
      <w:r w:rsidRPr="000E47C0">
        <w:rPr>
          <w:i/>
          <w:iCs/>
          <w:szCs w:val="28"/>
        </w:rPr>
        <w:t xml:space="preserve"> Áp dụng</w:t>
      </w:r>
      <w:r w:rsidRPr="000E47C0">
        <w:rPr>
          <w:i/>
          <w:iCs/>
          <w:szCs w:val="28"/>
          <w:lang w:val="vi"/>
        </w:rPr>
        <w:t xml:space="preserve"> bảng giá đất ở tại đô thị, đất thương mại dịch vụ tại đô thị, đất cơ sở sản xuất phi nông nghiệp </w:t>
      </w:r>
      <w:r w:rsidRPr="000E47C0">
        <w:rPr>
          <w:i/>
          <w:iCs/>
          <w:szCs w:val="28"/>
        </w:rPr>
        <w:t xml:space="preserve">theo </w:t>
      </w:r>
      <w:r w:rsidRPr="000E47C0">
        <w:rPr>
          <w:i/>
          <w:iCs/>
          <w:szCs w:val="28"/>
          <w:lang w:val="vi"/>
        </w:rPr>
        <w:t xml:space="preserve">Nghị quyết số 40/2025 </w:t>
      </w:r>
      <w:r w:rsidRPr="000E47C0">
        <w:rPr>
          <w:i/>
          <w:iCs/>
          <w:szCs w:val="28"/>
          <w:shd w:val="clear" w:color="auto" w:fill="FFFFFF"/>
          <w:lang w:val="vi"/>
        </w:rPr>
        <w:t>NQ-HĐND ngày 30/12/2025 của HĐND tỉnh Quảng Ngãi</w:t>
      </w:r>
      <w:r w:rsidRPr="000E47C0">
        <w:rPr>
          <w:i/>
          <w:iCs/>
          <w:szCs w:val="28"/>
          <w:shd w:val="clear" w:color="auto" w:fill="FFFFFF"/>
        </w:rPr>
        <w:t>, cụ thể:</w:t>
      </w:r>
    </w:p>
    <w:p w14:paraId="02EF7523" w14:textId="77777777" w:rsidR="00197D5A" w:rsidRPr="000E47C0" w:rsidRDefault="00197D5A" w:rsidP="00197D5A">
      <w:pPr>
        <w:rPr>
          <w:szCs w:val="28"/>
          <w:lang w:val="vi"/>
        </w:rPr>
      </w:pPr>
      <w:r w:rsidRPr="000E47C0">
        <w:rPr>
          <w:b/>
          <w:bCs/>
          <w:szCs w:val="28"/>
          <w:shd w:val="clear" w:color="auto" w:fill="FFFFFF"/>
        </w:rPr>
        <w:t>(</w:t>
      </w:r>
      <w:r w:rsidRPr="000E47C0">
        <w:rPr>
          <w:b/>
          <w:bCs/>
          <w:szCs w:val="28"/>
          <w:shd w:val="clear" w:color="auto" w:fill="FFFFFF"/>
          <w:lang w:val="vi"/>
        </w:rPr>
        <w:t>1</w:t>
      </w:r>
      <w:r w:rsidRPr="000E47C0">
        <w:rPr>
          <w:b/>
          <w:bCs/>
          <w:szCs w:val="28"/>
          <w:shd w:val="clear" w:color="auto" w:fill="FFFFFF"/>
        </w:rPr>
        <w:t>)</w:t>
      </w:r>
      <w:r w:rsidRPr="000E47C0">
        <w:rPr>
          <w:b/>
          <w:bCs/>
          <w:szCs w:val="28"/>
          <w:lang w:val="vi"/>
        </w:rPr>
        <w:t xml:space="preserve"> Trụ sở chính</w:t>
      </w:r>
      <w:r w:rsidRPr="000E47C0">
        <w:rPr>
          <w:szCs w:val="28"/>
        </w:rPr>
        <w:t xml:space="preserve"> (Số 14 Ngụy Như Kon Tum, Tổ 10, phường Đăk Cấm, tỉnh Quảng Ngãi): T</w:t>
      </w:r>
      <w:r w:rsidRPr="000E47C0">
        <w:rPr>
          <w:szCs w:val="28"/>
          <w:lang w:val="vi"/>
        </w:rPr>
        <w:t>heo đơn giá các vị trí số 1, 2, 3 số thứ tự 261 (</w:t>
      </w:r>
      <w:r w:rsidRPr="000E47C0">
        <w:rPr>
          <w:szCs w:val="28"/>
        </w:rPr>
        <w:t>đoạn</w:t>
      </w:r>
      <w:r w:rsidRPr="000E47C0">
        <w:rPr>
          <w:szCs w:val="28"/>
          <w:lang w:val="vi"/>
        </w:rPr>
        <w:t xml:space="preserve"> Phan Đình Phùng – Hết đất Trường Cao đẳng Kon Tum);</w:t>
      </w:r>
    </w:p>
    <w:p w14:paraId="376D7B49" w14:textId="60A5F3BA" w:rsidR="00197D5A" w:rsidRPr="000E47C0" w:rsidRDefault="00EF2648" w:rsidP="00197D5A">
      <w:pPr>
        <w:rPr>
          <w:szCs w:val="28"/>
        </w:rPr>
      </w:pPr>
      <w:r w:rsidRPr="000E47C0">
        <w:rPr>
          <w:b/>
          <w:szCs w:val="28"/>
          <w:lang w:val="nl-NL"/>
        </w:rPr>
        <w:t xml:space="preserve"> </w:t>
      </w:r>
      <w:r w:rsidRPr="000E47C0">
        <w:rPr>
          <w:b/>
          <w:bCs/>
          <w:szCs w:val="28"/>
        </w:rPr>
        <w:t xml:space="preserve">(2) Cơ sở 2: Khoa Kinh tế - Nông Lâm và Khu thực nghiệm </w:t>
      </w:r>
      <w:r w:rsidRPr="000E47C0">
        <w:rPr>
          <w:szCs w:val="28"/>
        </w:rPr>
        <w:t>(Đường Võ Nguyên Giáp, Tổ 10, phường Đăk Cấm, tỉnh Quảng Ngãi): Theo đơn giá vị trí 1, 2, 3 số thứ tự 79 (từ ranh giới phường Đăk Cấm đến hết tường rào Khoa Kinh tế - Nông Lâm và Khu thực nghiệm;</w:t>
      </w:r>
    </w:p>
    <w:p w14:paraId="7E1F6281" w14:textId="77777777" w:rsidR="00197D5A" w:rsidRPr="000E47C0" w:rsidRDefault="00197D5A" w:rsidP="00197D5A">
      <w:pPr>
        <w:rPr>
          <w:szCs w:val="28"/>
          <w:lang w:val="vi"/>
        </w:rPr>
      </w:pPr>
      <w:r w:rsidRPr="000E47C0">
        <w:rPr>
          <w:b/>
          <w:bCs/>
          <w:szCs w:val="28"/>
        </w:rPr>
        <w:t>(3)</w:t>
      </w:r>
      <w:r w:rsidRPr="000E47C0">
        <w:rPr>
          <w:b/>
          <w:bCs/>
          <w:szCs w:val="28"/>
          <w:lang w:val="vi"/>
        </w:rPr>
        <w:t xml:space="preserve"> Cơ sở 3: Khoa Y – Dược</w:t>
      </w:r>
      <w:r w:rsidRPr="000E47C0">
        <w:rPr>
          <w:szCs w:val="28"/>
        </w:rPr>
        <w:t xml:space="preserve"> (</w:t>
      </w:r>
      <w:r w:rsidRPr="000E47C0">
        <w:rPr>
          <w:szCs w:val="28"/>
          <w:lang w:val="vi"/>
        </w:rPr>
        <w:t xml:space="preserve">Số 347 đường Bà Triệu, </w:t>
      </w:r>
      <w:r w:rsidRPr="000E47C0">
        <w:rPr>
          <w:szCs w:val="28"/>
        </w:rPr>
        <w:t xml:space="preserve">Tổ 8, </w:t>
      </w:r>
      <w:r w:rsidRPr="000E47C0">
        <w:rPr>
          <w:szCs w:val="28"/>
          <w:lang w:val="vi"/>
        </w:rPr>
        <w:t>phường Kon Tum, tỉnh Quảng Ngãi</w:t>
      </w:r>
      <w:r w:rsidRPr="000E47C0">
        <w:rPr>
          <w:szCs w:val="28"/>
        </w:rPr>
        <w:t>): T</w:t>
      </w:r>
      <w:r w:rsidRPr="000E47C0">
        <w:rPr>
          <w:szCs w:val="28"/>
          <w:lang w:val="vi"/>
        </w:rPr>
        <w:t>heo đơn giá vị trí số 1 số thứ tự 247 (</w:t>
      </w:r>
      <w:r w:rsidRPr="000E47C0">
        <w:rPr>
          <w:szCs w:val="28"/>
        </w:rPr>
        <w:t>đoạn</w:t>
      </w:r>
      <w:r w:rsidRPr="000E47C0">
        <w:rPr>
          <w:szCs w:val="28"/>
          <w:lang w:val="vi"/>
        </w:rPr>
        <w:t xml:space="preserve"> Phan Đình Phùng – Lê Hồng Phong); </w:t>
      </w:r>
    </w:p>
    <w:p w14:paraId="1512EE8B" w14:textId="2B7AB2E9" w:rsidR="00197D5A" w:rsidRPr="000E47C0" w:rsidRDefault="00197D5A" w:rsidP="00197D5A">
      <w:pPr>
        <w:rPr>
          <w:szCs w:val="28"/>
          <w:lang w:val="vi"/>
        </w:rPr>
      </w:pPr>
      <w:r w:rsidRPr="000E47C0">
        <w:rPr>
          <w:b/>
          <w:bCs/>
          <w:szCs w:val="28"/>
        </w:rPr>
        <w:t xml:space="preserve">(4) </w:t>
      </w:r>
      <w:r w:rsidRPr="000E47C0">
        <w:rPr>
          <w:b/>
          <w:bCs/>
          <w:szCs w:val="28"/>
          <w:lang w:val="vi"/>
        </w:rPr>
        <w:t>Cơ sở 4: Khoa Kỹ thuật - Công nghệ và Đào tạo – Sát hạch lái xe</w:t>
      </w:r>
      <w:r w:rsidRPr="000E47C0">
        <w:rPr>
          <w:szCs w:val="28"/>
        </w:rPr>
        <w:t xml:space="preserve"> (</w:t>
      </w:r>
      <w:r w:rsidRPr="000E47C0">
        <w:rPr>
          <w:szCs w:val="28"/>
          <w:lang w:val="vi"/>
        </w:rPr>
        <w:t xml:space="preserve">địa chỉ: Đường Trương Vĩnh Ký, </w:t>
      </w:r>
      <w:r w:rsidRPr="000E47C0">
        <w:rPr>
          <w:szCs w:val="28"/>
        </w:rPr>
        <w:t xml:space="preserve">Tổ 5, </w:t>
      </w:r>
      <w:r w:rsidRPr="000E47C0">
        <w:rPr>
          <w:szCs w:val="28"/>
          <w:lang w:val="vi"/>
        </w:rPr>
        <w:t>phường Đăk Bla, tỉnh Quảng Ngãi</w:t>
      </w:r>
      <w:r w:rsidRPr="000E47C0">
        <w:rPr>
          <w:szCs w:val="28"/>
        </w:rPr>
        <w:t>): T</w:t>
      </w:r>
      <w:r w:rsidRPr="000E47C0">
        <w:rPr>
          <w:szCs w:val="28"/>
          <w:lang w:val="vi"/>
        </w:rPr>
        <w:t xml:space="preserve">heo đơn giá vị trí 1, 2, 3 số thứ tự </w:t>
      </w:r>
      <w:r w:rsidRPr="000E47C0">
        <w:rPr>
          <w:szCs w:val="28"/>
          <w:lang w:val="vi-VN"/>
        </w:rPr>
        <w:t>132</w:t>
      </w:r>
      <w:r w:rsidRPr="000E47C0">
        <w:rPr>
          <w:szCs w:val="28"/>
          <w:lang w:val="vi"/>
        </w:rPr>
        <w:t xml:space="preserve"> (</w:t>
      </w:r>
      <w:r w:rsidRPr="000E47C0">
        <w:rPr>
          <w:szCs w:val="28"/>
        </w:rPr>
        <w:t xml:space="preserve">đoạn </w:t>
      </w:r>
      <w:r w:rsidRPr="000E47C0">
        <w:rPr>
          <w:szCs w:val="28"/>
          <w:lang w:val="vi"/>
        </w:rPr>
        <w:t xml:space="preserve">Nguyễn Văn Linh - Giáp Trường Cao đẳng Kon Tum (Cơ sở 4); </w:t>
      </w:r>
    </w:p>
    <w:p w14:paraId="125611C2" w14:textId="77777777" w:rsidR="00197D5A" w:rsidRPr="000E47C0" w:rsidRDefault="00197D5A" w:rsidP="00197D5A">
      <w:pPr>
        <w:rPr>
          <w:szCs w:val="28"/>
          <w:shd w:val="clear" w:color="auto" w:fill="FFFFFF"/>
          <w:lang w:val="vi"/>
        </w:rPr>
      </w:pPr>
      <w:r w:rsidRPr="000E47C0">
        <w:rPr>
          <w:b/>
          <w:bCs/>
          <w:szCs w:val="28"/>
        </w:rPr>
        <w:t>(5) Cơ sở 5: Khoa các Khoa học cơ bản</w:t>
      </w:r>
      <w:r w:rsidRPr="000E47C0">
        <w:rPr>
          <w:szCs w:val="28"/>
        </w:rPr>
        <w:t xml:space="preserve"> (Đường Nguyễn Thị Định, Tổ 10, phường Đăk Cấm, tỉnh Quảng Ngãi): T</w:t>
      </w:r>
      <w:r w:rsidRPr="000E47C0">
        <w:rPr>
          <w:szCs w:val="28"/>
          <w:lang w:val="vi"/>
        </w:rPr>
        <w:t xml:space="preserve">heo đơn giá vị trí 1, 2, 3 số thứ tự </w:t>
      </w:r>
      <w:r w:rsidRPr="000E47C0">
        <w:rPr>
          <w:szCs w:val="28"/>
        </w:rPr>
        <w:t>80.</w:t>
      </w:r>
    </w:p>
    <w:p w14:paraId="0AF3E8FE" w14:textId="77777777" w:rsidR="00197D5A" w:rsidRPr="000E47C0" w:rsidRDefault="00197D5A" w:rsidP="00197D5A">
      <w:pPr>
        <w:rPr>
          <w:lang w:val="nl-NL"/>
        </w:rPr>
      </w:pPr>
      <w:r w:rsidRPr="000E47C0">
        <w:rPr>
          <w:b/>
          <w:bCs/>
          <w:lang w:val="nl-NL"/>
        </w:rPr>
        <w:t>c) Về việc quản lý, sử dụng tài sản công:</w:t>
      </w:r>
      <w:r w:rsidRPr="000E47C0">
        <w:rPr>
          <w:lang w:val="nl-NL"/>
        </w:rPr>
        <w:t xml:space="preserve"> Nhà trường đã thực hiện quản lý, sử dụng tài sản Nhà nước theo đúng quy định của pháp luật về quản lý, sử dụng tài sản công, quy chế chi tiêu nội bộ. Thực hiện kiểm kê tài sản, báo cáo kiểm kê tài sản do đơn vị quản lý, cuối năm thực hiện tính hao mòn, khấu hao và báo cáo tình hình tăng giảm tài sản đúng quy định.</w:t>
      </w:r>
    </w:p>
    <w:p w14:paraId="4A3DFD83" w14:textId="77777777" w:rsidR="00197D5A" w:rsidRPr="000E47C0" w:rsidRDefault="00197D5A" w:rsidP="00197D5A">
      <w:pPr>
        <w:pStyle w:val="Heading2"/>
        <w:rPr>
          <w:bCs/>
          <w:color w:val="auto"/>
          <w:lang w:val="nl-NL"/>
        </w:rPr>
      </w:pPr>
      <w:bookmarkStart w:id="54" w:name="_Toc236064041"/>
      <w:r w:rsidRPr="000E47C0">
        <w:rPr>
          <w:bCs/>
          <w:color w:val="auto"/>
          <w:lang w:val="nl-NL"/>
        </w:rPr>
        <w:t xml:space="preserve">2. Về địa điểm đầu tư, </w:t>
      </w:r>
      <w:r w:rsidRPr="000E47C0">
        <w:rPr>
          <w:color w:val="auto"/>
          <w:lang w:val="nl-NL"/>
        </w:rPr>
        <w:t>sử dụng tài sản đất vào mục đích kinh doanh, liên doanh, liên kết</w:t>
      </w:r>
      <w:bookmarkEnd w:id="54"/>
    </w:p>
    <w:p w14:paraId="47336EFE" w14:textId="77777777" w:rsidR="00197D5A" w:rsidRPr="000E47C0" w:rsidRDefault="00197D5A" w:rsidP="00197D5A">
      <w:pPr>
        <w:rPr>
          <w:i/>
          <w:lang w:val="nl-NL"/>
        </w:rPr>
      </w:pPr>
      <w:r w:rsidRPr="000E47C0">
        <w:rPr>
          <w:b/>
          <w:bCs/>
          <w:lang w:val="nl-NL"/>
        </w:rPr>
        <w:t>a) Địa điểm đặt Công ty và Trung tâm:</w:t>
      </w:r>
      <w:r w:rsidRPr="000E47C0">
        <w:rPr>
          <w:lang w:val="nl-NL"/>
        </w:rPr>
        <w:t xml:space="preserve"> Tại Khoa Kinh tế - Nông Lâm và Khu thực nghiệm (Cơ sở 2), Đường Võ Nguyên Giáp, phường Đăk Cấm, tỉnh Quảng Ngãi </w:t>
      </w:r>
      <w:r w:rsidRPr="000E47C0">
        <w:rPr>
          <w:i/>
          <w:lang w:val="nl-NL"/>
        </w:rPr>
        <w:t>(cách ngã tư Trung Tín về phía Đông 500m).</w:t>
      </w:r>
    </w:p>
    <w:p w14:paraId="1B35EF67" w14:textId="35BC9F97" w:rsidR="00197D5A" w:rsidRPr="000E47C0" w:rsidRDefault="00197D5A" w:rsidP="00197D5A">
      <w:pPr>
        <w:rPr>
          <w:rStyle w:val="Strong"/>
          <w:b w:val="0"/>
          <w:bCs w:val="0"/>
          <w:szCs w:val="28"/>
          <w:lang w:val="nl-NL"/>
        </w:rPr>
      </w:pPr>
      <w:r w:rsidRPr="000E47C0">
        <w:rPr>
          <w:b/>
          <w:bCs/>
          <w:lang w:val="nl-NL"/>
        </w:rPr>
        <w:t xml:space="preserve">b) Diện tích dự kiến bố trí để xây dựng Công ty: Khoảng 8.500m2, là khu đất do Nhà nước giao cho Trường Cao đẳng Kon Tum quản lý, sử dụng theo hồ sơ đất đai, tại Tiểu khu A, Khoa Kinh tế - Nông Lâm và Khu thực nghiệm. Địa điểm, vị trí đầu tư đặt đơn vị đăng kiểm XCG đáp ứng yêu cầu theo quy định cách cơ sở giáo dục phổ thông, bệnh viện tối thiểu là 50m, bảo đảm cao ráo, thoát nước tốt, cụ thể như sau: </w:t>
      </w:r>
    </w:p>
    <w:p w14:paraId="7F2DEFD2"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Bắc, phía Đông và phía Tây giáp đất của Trường (Cơ sở 2: Khoa Kinh tế - Nông Lâm và Khu thực nghiệm).</w:t>
      </w:r>
    </w:p>
    <w:p w14:paraId="20564E57" w14:textId="77777777" w:rsidR="00197D5A" w:rsidRPr="000E47C0" w:rsidRDefault="00197D5A" w:rsidP="00197D5A">
      <w:pPr>
        <w:rPr>
          <w:rStyle w:val="Strong"/>
          <w:b w:val="0"/>
          <w:bCs w:val="0"/>
          <w:szCs w:val="28"/>
          <w:lang w:val="nl-NL"/>
        </w:rPr>
      </w:pPr>
      <w:r w:rsidRPr="000E47C0">
        <w:rPr>
          <w:rStyle w:val="Strong"/>
          <w:b w:val="0"/>
          <w:bCs w:val="0"/>
          <w:szCs w:val="28"/>
          <w:lang w:val="nl-NL"/>
        </w:rPr>
        <w:t>- Phía Nam giáp đường Võ Nguyên Giáp.</w:t>
      </w:r>
    </w:p>
    <w:p w14:paraId="2A082D9C" w14:textId="20434544" w:rsidR="00197D5A" w:rsidRPr="000E47C0" w:rsidRDefault="00197D5A" w:rsidP="00197D5A">
      <w:pPr>
        <w:rPr>
          <w:rStyle w:val="Strong"/>
          <w:b w:val="0"/>
          <w:bCs w:val="0"/>
          <w:szCs w:val="28"/>
          <w:lang w:val="nl-NL"/>
        </w:rPr>
      </w:pPr>
      <w:r w:rsidRPr="000E47C0">
        <w:rPr>
          <w:rStyle w:val="Strong"/>
          <w:b w:val="0"/>
          <w:bCs w:val="0"/>
          <w:szCs w:val="28"/>
          <w:lang w:val="nl-NL"/>
        </w:rPr>
        <w:t>* Ngoài phần diện tích 8.500m² dự kiến bố trí cho Công ty tại Tiểu khu A, phần diện tích còn lại tại Khoa Kinh tế - Nông Lâm và Khu thực nghiệm (Cơ sở 2) là 158.688m² đáp ứng nhu cầu công tác đào tạo, bồi dưỡng và hoạt động thực nghiệm của nhà trường, không làm ảnh hưởng đến việc thực hiện các nhiệm vụ theo chức năng, nhiệm vụ chuyên môn của nhà trường tại Cơ sở này.</w:t>
      </w:r>
    </w:p>
    <w:p w14:paraId="16CA7086" w14:textId="77777777" w:rsidR="00197D5A" w:rsidRPr="000E47C0" w:rsidRDefault="00197D5A" w:rsidP="00197D5A">
      <w:pPr>
        <w:rPr>
          <w:rStyle w:val="Strong"/>
          <w:i/>
          <w:iCs/>
          <w:szCs w:val="28"/>
          <w:lang w:val="nl-NL"/>
        </w:rPr>
      </w:pPr>
      <w:r w:rsidRPr="000E47C0">
        <w:rPr>
          <w:rStyle w:val="Strong"/>
          <w:i/>
          <w:iCs/>
          <w:szCs w:val="28"/>
          <w:lang w:val="nl-NL"/>
        </w:rPr>
        <w:t>Chi tiết Sơ đồ vị trí, ranh giới đất dự kiến xây dựng Công ty và Trung tâm tại Phụ lục III.</w:t>
      </w:r>
    </w:p>
    <w:p w14:paraId="6F4B76A8" w14:textId="77777777" w:rsidR="00197D5A" w:rsidRPr="000E47C0" w:rsidRDefault="00197D5A" w:rsidP="00197D5A">
      <w:pPr>
        <w:rPr>
          <w:rStyle w:val="Strong"/>
          <w:b w:val="0"/>
          <w:bCs w:val="0"/>
          <w:szCs w:val="28"/>
          <w:lang w:val="nl-NL"/>
        </w:rPr>
      </w:pPr>
      <w:r w:rsidRPr="000E47C0">
        <w:rPr>
          <w:rStyle w:val="Strong"/>
          <w:szCs w:val="28"/>
          <w:lang w:val="nl-NL"/>
        </w:rPr>
        <w:t>c) Về hiện trạng và nguồn gốc sử dụng đất:</w:t>
      </w:r>
      <w:r w:rsidRPr="000E47C0">
        <w:rPr>
          <w:rStyle w:val="Strong"/>
          <w:b w:val="0"/>
          <w:bCs w:val="0"/>
          <w:szCs w:val="28"/>
          <w:lang w:val="nl-NL"/>
        </w:rPr>
        <w:t xml:space="preserve"> </w:t>
      </w:r>
    </w:p>
    <w:p w14:paraId="3D13EACA" w14:textId="77777777" w:rsidR="00197D5A" w:rsidRPr="000E47C0" w:rsidRDefault="00197D5A" w:rsidP="00197D5A">
      <w:pPr>
        <w:rPr>
          <w:rStyle w:val="Strong"/>
          <w:b w:val="0"/>
          <w:bCs w:val="0"/>
          <w:szCs w:val="28"/>
          <w:lang w:val="nl-NL"/>
        </w:rPr>
      </w:pPr>
      <w:r w:rsidRPr="000E47C0">
        <w:rPr>
          <w:rStyle w:val="Strong"/>
          <w:b w:val="0"/>
          <w:bCs w:val="0"/>
          <w:szCs w:val="28"/>
          <w:lang w:val="nl-NL"/>
        </w:rPr>
        <w:t>- Hiện trạng khu đất: Đất trống.</w:t>
      </w:r>
    </w:p>
    <w:p w14:paraId="4023269E" w14:textId="77777777" w:rsidR="00197D5A" w:rsidRPr="000E47C0" w:rsidRDefault="00197D5A" w:rsidP="00197D5A">
      <w:pPr>
        <w:rPr>
          <w:rStyle w:val="Strong"/>
          <w:b w:val="0"/>
          <w:bCs w:val="0"/>
          <w:szCs w:val="28"/>
          <w:lang w:val="nl-NL"/>
        </w:rPr>
      </w:pPr>
      <w:r w:rsidRPr="000E47C0">
        <w:rPr>
          <w:rStyle w:val="Strong"/>
          <w:b w:val="0"/>
          <w:bCs w:val="0"/>
          <w:szCs w:val="28"/>
          <w:lang w:val="nl-NL"/>
        </w:rPr>
        <w:t>- Khu đất đã được cấp Giấy chứng nhận quyền sử dụng số P 096097 do UBND tỉnh Kon Tum (cũ) cấp ngày 08/11/1999 cho nhà trường quản lý, sử dụng ổn định để phục vụ mục đích giáo dục và đào tạo; hiện trạng đất có một số phân khu chưa sử dụng hết công năng hoặc có nhu cầu đầu tư mới. Vị trí khu đất thuận lợi về kết nối giao thông, phù hợp định hướng phát triển dịch vụ kỹ thuật phục vụ giao thông vận tải.</w:t>
      </w:r>
    </w:p>
    <w:p w14:paraId="1F8D5012" w14:textId="77777777" w:rsidR="00197D5A" w:rsidRPr="000E47C0" w:rsidRDefault="00197D5A" w:rsidP="00197D5A">
      <w:pPr>
        <w:rPr>
          <w:rStyle w:val="Strong"/>
          <w:szCs w:val="28"/>
          <w:lang w:val="nl-NL"/>
        </w:rPr>
      </w:pPr>
      <w:r w:rsidRPr="000E47C0">
        <w:rPr>
          <w:rStyle w:val="Strong"/>
          <w:szCs w:val="28"/>
          <w:lang w:val="nl-NL"/>
        </w:rPr>
        <w:t>d) Đánh giá về sự phù hợp với quy hoạch:</w:t>
      </w:r>
    </w:p>
    <w:p w14:paraId="0B457FC2" w14:textId="77777777" w:rsidR="00197D5A" w:rsidRPr="000E47C0" w:rsidRDefault="00197D5A" w:rsidP="00197D5A">
      <w:pPr>
        <w:rPr>
          <w:rStyle w:val="Strong"/>
          <w:b w:val="0"/>
          <w:bCs w:val="0"/>
          <w:szCs w:val="28"/>
          <w:lang w:val="nl-NL"/>
        </w:rPr>
      </w:pPr>
      <w:r w:rsidRPr="000E47C0">
        <w:rPr>
          <w:rStyle w:val="Strong"/>
          <w:b w:val="0"/>
          <w:bCs w:val="0"/>
          <w:szCs w:val="28"/>
          <w:lang w:val="nl-NL"/>
        </w:rPr>
        <w:t xml:space="preserve">Về quy hoạch đô thị: Theo Quyết định số 69/QĐ-UBND ngày 08/02/2024 của UBND tỉnh Kon Tum (cũ) thì vị trí dự kiến bảo đảm </w:t>
      </w:r>
      <w:r w:rsidRPr="000E47C0">
        <w:rPr>
          <w:rStyle w:val="Strong"/>
          <w:szCs w:val="28"/>
          <w:lang w:val="nl-NL"/>
        </w:rPr>
        <w:t>phù hợp với quy hoạch</w:t>
      </w:r>
      <w:r w:rsidRPr="000E47C0">
        <w:rPr>
          <w:rStyle w:val="Strong"/>
          <w:b w:val="0"/>
          <w:bCs w:val="0"/>
          <w:szCs w:val="28"/>
          <w:lang w:val="nl-NL"/>
        </w:rPr>
        <w:t xml:space="preserve"> </w:t>
      </w:r>
      <w:r w:rsidRPr="000E47C0">
        <w:rPr>
          <w:rStyle w:val="Strong"/>
          <w:szCs w:val="28"/>
          <w:lang w:val="nl-NL"/>
        </w:rPr>
        <w:t>đất dịch vụ - công cộng khác cấp đô thị</w:t>
      </w:r>
      <w:r w:rsidRPr="000E47C0">
        <w:rPr>
          <w:rStyle w:val="Strong"/>
          <w:b w:val="0"/>
          <w:bCs w:val="0"/>
          <w:szCs w:val="28"/>
          <w:lang w:val="nl-NL"/>
        </w:rPr>
        <w:t xml:space="preserve">. </w:t>
      </w:r>
      <w:r w:rsidRPr="000E47C0">
        <w:rPr>
          <w:rStyle w:val="Strong"/>
          <w:b w:val="0"/>
          <w:bCs w:val="0"/>
          <w:i/>
          <w:iCs/>
          <w:szCs w:val="28"/>
          <w:lang w:val="nl-NL"/>
        </w:rPr>
        <w:t>Ngoài ra,</w:t>
      </w:r>
      <w:r w:rsidRPr="000E47C0">
        <w:rPr>
          <w:rStyle w:val="Strong"/>
          <w:b w:val="0"/>
          <w:bCs w:val="0"/>
          <w:szCs w:val="28"/>
          <w:lang w:val="nl-NL"/>
        </w:rPr>
        <w:t xml:space="preserve"> vị trí dự kiến xây dựng Công ty thuộc hoàn toàn trong phạm vi đất được UBND tỉnh giao cho Trường quản lý, sử dụng mục đích hoạt động sự nghiệp (Quyết định số 335/QĐ-UBND ngày 29/6/2021 của UBND tỉnh Kon Tum (cũ) giữ lại tiếp tục sử dụng các cơ sở nhà, đất của cơ quan, tổ chức, đơn vị thuộc phạm vi quản lý của UBND tỉnh) và tiếp tục được UBND tỉnh Quảng Ngãi (mới) quyết định giữ lại, tiếp tục sử dụng tại Quyết định số 393/QĐ-UBND ngày 04/02/2026 phê duyệt phương án sắp xếp, bố trí, xử lý trụ sở, tài sản dôi dư của các cơ quan, tổ chức, đơn vị thuộc phạm vi quản lý của tỉnh Quảng Ngãi (đợt 3).</w:t>
      </w:r>
    </w:p>
    <w:p w14:paraId="183CEFCE" w14:textId="77777777" w:rsidR="00197D5A" w:rsidRPr="000E47C0" w:rsidRDefault="00197D5A" w:rsidP="00197D5A">
      <w:pPr>
        <w:rPr>
          <w:rStyle w:val="Strong"/>
          <w:szCs w:val="28"/>
          <w:lang w:val="nl-NL"/>
        </w:rPr>
      </w:pPr>
      <w:r w:rsidRPr="000E47C0">
        <w:rPr>
          <w:rStyle w:val="Strong"/>
          <w:szCs w:val="28"/>
          <w:lang w:val="nl-NL"/>
        </w:rPr>
        <w:t>đ) Đánh giá về điều kiện kết nối giao thông, các nội dung về hạ tầng kỹ thuật và môi trường, trong đó làm rõ khả năng đáp ứng của hệ thống cấp điện, cấp thoát nước, xử lý nước thải</w:t>
      </w:r>
    </w:p>
    <w:p w14:paraId="74C86409" w14:textId="77777777" w:rsidR="00197D5A" w:rsidRPr="000E47C0" w:rsidRDefault="00197D5A" w:rsidP="00197D5A">
      <w:pPr>
        <w:rPr>
          <w:rStyle w:val="Strong"/>
          <w:b w:val="0"/>
          <w:bCs w:val="0"/>
          <w:szCs w:val="28"/>
          <w:lang w:val="nl-NL"/>
        </w:rPr>
      </w:pPr>
      <w:r w:rsidRPr="000E47C0">
        <w:rPr>
          <w:rStyle w:val="Strong"/>
          <w:szCs w:val="28"/>
          <w:lang w:val="nl-NL"/>
        </w:rPr>
        <w:t>- Về điều kiện kết nối giao thông:</w:t>
      </w:r>
      <w:r w:rsidRPr="000E47C0">
        <w:rPr>
          <w:rStyle w:val="Strong"/>
          <w:b w:val="0"/>
          <w:bCs w:val="0"/>
          <w:szCs w:val="28"/>
          <w:lang w:val="nl-NL"/>
        </w:rPr>
        <w:t xml:space="preserve"> Vị trí dự kiến được đầu tư, xây dựng trong khuôn viên Trường thuộc thuộc phường Đăk Cấm, tỉnh Quảng Ngãi. Phường Đăk Cấm là một trong những khu vực cửa ngõ quan trọng, có vị trí thuận lợi về giao thông, kết nối với các tuyến giao thông huyết mạch của khu vực Tây Nguyên và miền Trung như: Quốc lộ 24 kết nối tỉnh Quảng Ngãi với các tỉnh Tây Nguyên; Quốc lộ 14 và đường Hồ Chí Minh; đường tránh Đông, tránh Tây Thành phố, ... thuận lợi cho việc tiếp nhận phương tiện của người dân và doanh nghiệp trên địa bàn phía Tây tỉnh Quảng Ngãi và các khu vực lân cận đến thực hiện kiểm định xe cơ giới. Vị trí dự kiến đặt Công ty đã có sẵn hệ thống giao thông thuận lợi, kết nối trực tiếp với các trục đường chính, bảo đảm lưu lượng phương tiện ra vào không gây ùn tắc. </w:t>
      </w:r>
    </w:p>
    <w:p w14:paraId="46B2A1EF" w14:textId="77777777" w:rsidR="00197D5A" w:rsidRPr="000E47C0" w:rsidRDefault="00197D5A" w:rsidP="00197D5A">
      <w:pPr>
        <w:rPr>
          <w:rStyle w:val="Strong"/>
          <w:b w:val="0"/>
          <w:bCs w:val="0"/>
          <w:szCs w:val="28"/>
          <w:lang w:val="nl-NL"/>
        </w:rPr>
      </w:pPr>
      <w:r w:rsidRPr="000E47C0">
        <w:rPr>
          <w:rStyle w:val="Strong"/>
          <w:szCs w:val="28"/>
          <w:lang w:val="nl-NL"/>
        </w:rPr>
        <w:t>- Về địa hình:</w:t>
      </w:r>
      <w:r w:rsidRPr="000E47C0">
        <w:rPr>
          <w:rStyle w:val="Strong"/>
          <w:b w:val="0"/>
          <w:bCs w:val="0"/>
          <w:szCs w:val="28"/>
          <w:lang w:val="nl-NL"/>
        </w:rPr>
        <w:t xml:space="preserve"> Khu vực dự kiến đầu tư xây dựng có địa hình tương đối bằng phẳng, cao độ nền ổn định, ít bị chia cắt, đặc điểm địa chất khu vực, nền đất tương đối ổn định, thuận lợi cho việc bố trí các hạng mục hạ tầng kỹ thuật như: Nhà xưởng kiểm định; dây chuyền kiểm định; khu đỗ xe chờ kiểm định; hệ thống giao thông nội bộ và các công trình phụ trợ. Trường cam kết đầu tư hệ thống cấp điện, cấp nước, xử lý nước thải để đáp ứng công suất hoạt động của 2 chuyền kiểm định và các hạng mục công trình phụ trợ. </w:t>
      </w:r>
    </w:p>
    <w:p w14:paraId="4DFB209F" w14:textId="77777777" w:rsidR="00197D5A" w:rsidRPr="000E47C0" w:rsidRDefault="00197D5A" w:rsidP="00197D5A">
      <w:pPr>
        <w:rPr>
          <w:rStyle w:val="Strong"/>
          <w:b w:val="0"/>
          <w:bCs w:val="0"/>
          <w:szCs w:val="28"/>
          <w:lang w:val="nl-NL"/>
        </w:rPr>
      </w:pPr>
      <w:r w:rsidRPr="000E47C0">
        <w:rPr>
          <w:rStyle w:val="Strong"/>
          <w:szCs w:val="28"/>
          <w:lang w:val="nl-NL"/>
        </w:rPr>
        <w:t>- Điều kiện tự nhiên:</w:t>
      </w:r>
      <w:r w:rsidRPr="000E47C0">
        <w:rPr>
          <w:rStyle w:val="Strong"/>
          <w:b w:val="0"/>
          <w:bCs w:val="0"/>
          <w:szCs w:val="28"/>
          <w:lang w:val="nl-NL"/>
        </w:rPr>
        <w:t xml:space="preserve"> Khu vực phường Đăk Cấm thuộc vùng khí hậu nhiệt đới gió mùa cao nguyên, chịu ảnh hưởng của cả khí hậu miền Trung và Tây Nguyên, có hai mùa rõ rệt (mùa mưa: Từ khoảng tháng 5 đến tháng 10, mùa khô: Từ khoảng tháng 11 năm trước đến tháng 4 năm sau). Nhiệt độ trung bình năm dao động khoảng từ 22°C đến 24°C; biên độ nhiệt giữa các tháng không lớn, tương đối thuận lợi cho hoạt động sản xuất, kinh doanh và cung cấp dịch vụ. Lượng mưa trung bình năm tương đối cao, tập trung chủ yếu vào mùa mưa. Một số thời điểm có thể xuất hiện mưa lớn kéo dài, gây nguy cơ ngập úng cục bộ tại những khu vực có hệ thống thoát nước chưa hoàn chỉnh. Do đó, nhà trường đầu tư hệ thống thoát nước và xử lý nước thải bảo đảm tách biệt nước thải sinh hoạt và nước thải kỹ thuật, tuân thủ các tiêu chuẩn môi trường hiện hành.</w:t>
      </w:r>
    </w:p>
    <w:p w14:paraId="361F4296" w14:textId="77777777" w:rsidR="00197D5A" w:rsidRPr="000E47C0" w:rsidRDefault="00197D5A" w:rsidP="00197D5A">
      <w:pPr>
        <w:pStyle w:val="Heading2"/>
        <w:rPr>
          <w:color w:val="auto"/>
          <w:lang w:val="nl-NL"/>
        </w:rPr>
      </w:pPr>
      <w:bookmarkStart w:id="55" w:name="_Toc236064042"/>
      <w:r w:rsidRPr="000E47C0">
        <w:rPr>
          <w:color w:val="auto"/>
          <w:lang w:val="nl-NL"/>
        </w:rPr>
        <w:t>3. Tính giá trị tài sản sử dụng vào mục đích kinh doanh</w:t>
      </w:r>
      <w:bookmarkEnd w:id="55"/>
      <w:r w:rsidRPr="000E47C0">
        <w:rPr>
          <w:color w:val="auto"/>
          <w:lang w:val="nl-NL"/>
        </w:rPr>
        <w:t xml:space="preserve"> </w:t>
      </w:r>
    </w:p>
    <w:p w14:paraId="684A51A0" w14:textId="77777777" w:rsidR="00197D5A" w:rsidRPr="000E47C0" w:rsidRDefault="00197D5A" w:rsidP="00197D5A">
      <w:pPr>
        <w:pStyle w:val="tnbng"/>
        <w:rPr>
          <w:b/>
          <w:bCs/>
          <w:color w:val="auto"/>
        </w:rPr>
      </w:pPr>
      <w:bookmarkStart w:id="56" w:name="_Toc238544024"/>
      <w:r w:rsidRPr="000E47C0">
        <w:rPr>
          <w:color w:val="auto"/>
        </w:rPr>
        <w:t>Bảng 12. Bảng tính giá trị tài sản sử dụng vào mục đích kinh doanh</w:t>
      </w:r>
      <w:bookmarkEnd w:id="56"/>
    </w:p>
    <w:p w14:paraId="684A51A0" w14:textId="77777777" w:rsidR="00197D5A" w:rsidRPr="000E47C0" w:rsidRDefault="00197D5A" w:rsidP="00197D5A">
      <w:pPr>
        <w:pStyle w:val="tnbng"/>
        <w:rPr>
          <w:b/>
          <w:bCs/>
          <w:color w:val="auto"/>
        </w:rPr>
      </w:pPr>
      <w:bookmarkStart w:id="56" w:name="_Toc238544024"/>
      <w:bookmarkEnd w:id="56"/>
      <w:ins w:id="1055" w:author="Nội dung bổ sung (Claude)" w:date="2026-10-21T09:21:43Z">
        <w:r w:rsidRPr="000E47C0">
          <w:rPr>
            <w:color w:val="auto"/>
          </w:rPr>
          <w:t xml:space="preserve">Giá trị quyền sử dụng đất tại Bảng 12 chỉ dùng để xác định tỷ lệ tài sản sử dụng vào mục đích liên doanh, liên kết khi lập Đề án sử dụng tài sản công; không tính vào vốn điều lệ, Trường không góp vốn bằng quyền sử dụng đất.</w:t>
        </w:r>
      </w:ins>
    </w:p>
    <w:p w14:paraId="062A5EDD" w14:textId="77777777" w:rsidR="00197D5A" w:rsidRPr="000E47C0" w:rsidRDefault="00AD6647" w:rsidP="00197D5A">
      <w:pPr>
        <w:shd w:val="clear" w:color="auto" w:fill="FFFFFF"/>
        <w:spacing w:line="276" w:lineRule="auto"/>
        <w:jc w:val="right"/>
        <w:rPr>
          <w:i/>
          <w:szCs w:val="28"/>
          <w:lang w:val="nl-NL"/>
        </w:rPr>
      </w:pPr>
      <w:r w:rsidRPr="000E47C0">
        <w:rPr>
          <w:i/>
          <w:szCs w:val="28"/>
          <w:lang w:val="nl-NL"/>
        </w:rPr>
        <w:t>Đơn vị tính: Triệu đồng</w:t>
      </w:r>
    </w:p>
    <w:tbl>
      <w:tblPr>
        <w:tblW w:w="89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992"/>
        <w:gridCol w:w="987"/>
        <w:gridCol w:w="994"/>
        <w:gridCol w:w="6"/>
        <w:gridCol w:w="1126"/>
        <w:gridCol w:w="992"/>
        <w:gridCol w:w="695"/>
        <w:gridCol w:w="18"/>
        <w:gridCol w:w="1555"/>
        <w:gridCol w:w="997"/>
      </w:tblGrid>
      <w:tr w:rsidR="000E47C0" w:rsidRPr="000E47C0" w14:paraId="11FC4D4C" w14:textId="77777777" w:rsidTr="00034BD1">
        <w:trPr>
          <w:trHeight w:val="3663"/>
          <w:tblHeader/>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228601CE"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9FFF43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Tên tài sản</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B47795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Chủng loại</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0066594"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Diện tích</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073C557"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 xml:space="preserve">Nguyên giá </w:t>
            </w:r>
            <w:r w:rsidRPr="000E47C0">
              <w:rPr>
                <w:i/>
                <w:sz w:val="26"/>
                <w:szCs w:val="26"/>
              </w:rPr>
              <w:t>(theo Nghị quyết số 40</w:t>
            </w:r>
            <w:r w:rsidRPr="000E47C0">
              <w:rPr>
                <w:rFonts w:eastAsia="Aptos"/>
                <w:i/>
                <w:iCs/>
                <w:kern w:val="2"/>
                <w:sz w:val="26"/>
                <w:szCs w:val="26"/>
                <w:shd w:val="clear" w:color="auto" w:fill="FFFFFF"/>
                <w14:ligatures w14:val="standardContextual"/>
              </w:rPr>
              <w:t>/2025/NQ-HĐND)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668E00"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Giá trị còn lại của TS gắn liền với đất đến 31/12</w:t>
            </w:r>
          </w:p>
          <w:p w14:paraId="6D623EFC"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/2025</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6D173118"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khấu hao</w:t>
            </w:r>
            <w:r w:rsidRPr="000E47C0">
              <w:rPr>
                <w:b/>
                <w:spacing w:val="-10"/>
                <w:sz w:val="26"/>
                <w:szCs w:val="26"/>
              </w:rPr>
              <w:t xml:space="preserve"> </w:t>
            </w:r>
            <w:r w:rsidRPr="000E47C0">
              <w:rPr>
                <w:b/>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2DC3671F" w14:textId="77777777" w:rsidR="00197D5A" w:rsidRPr="000E47C0" w:rsidRDefault="00197D5A" w:rsidP="006047EC">
            <w:pPr>
              <w:widowControl/>
              <w:spacing w:before="0" w:after="0" w:line="276" w:lineRule="auto"/>
              <w:ind w:firstLine="0"/>
              <w:jc w:val="center"/>
              <w:rPr>
                <w:b/>
                <w:sz w:val="26"/>
                <w:szCs w:val="26"/>
              </w:rPr>
            </w:pPr>
            <w:r w:rsidRPr="000E47C0">
              <w:rPr>
                <w:b/>
                <w:sz w:val="26"/>
                <w:szCs w:val="26"/>
              </w:rPr>
              <w:t>Tỷ lệ nguyên giá TS sử dụng vào mục đích kinh doanh/ Tổng giá trị tài sản (%)</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3C57DE6A" w14:textId="77777777" w:rsidR="00197D5A" w:rsidRPr="000E47C0" w:rsidRDefault="00197D5A" w:rsidP="006047EC">
            <w:pPr>
              <w:widowControl/>
              <w:spacing w:before="0" w:after="0" w:line="276" w:lineRule="auto"/>
              <w:ind w:hanging="115"/>
              <w:jc w:val="center"/>
              <w:rPr>
                <w:b/>
                <w:sz w:val="26"/>
                <w:szCs w:val="26"/>
              </w:rPr>
            </w:pPr>
            <w:r w:rsidRPr="000E47C0">
              <w:rPr>
                <w:b/>
                <w:spacing w:val="-12"/>
                <w:sz w:val="26"/>
                <w:szCs w:val="26"/>
              </w:rPr>
              <w:t>Phương</w:t>
            </w:r>
            <w:r w:rsidRPr="000E47C0">
              <w:rPr>
                <w:b/>
                <w:sz w:val="26"/>
                <w:szCs w:val="26"/>
              </w:rPr>
              <w:t xml:space="preserve"> án sử dụng đất</w:t>
            </w:r>
          </w:p>
        </w:tc>
      </w:tr>
      <w:tr w:rsidR="000E47C0" w:rsidRPr="000E47C0" w14:paraId="5BC9EF80" w14:textId="77777777" w:rsidTr="00682B9E">
        <w:trPr>
          <w:trHeight w:val="1551"/>
          <w:jc w:val="center"/>
        </w:trPr>
        <w:tc>
          <w:tcPr>
            <w:tcW w:w="568" w:type="dxa"/>
            <w:tcBorders>
              <w:top w:val="single" w:sz="4" w:space="0" w:color="000000"/>
              <w:left w:val="single" w:sz="4" w:space="0" w:color="000000"/>
              <w:bottom w:val="single" w:sz="4" w:space="0" w:color="000000"/>
              <w:right w:val="single" w:sz="4" w:space="0" w:color="000000"/>
            </w:tcBorders>
            <w:vAlign w:val="center"/>
            <w:hideMark/>
          </w:tcPr>
          <w:p w14:paraId="172E0659" w14:textId="77777777" w:rsidR="00197D5A" w:rsidRPr="000E47C0" w:rsidRDefault="00197D5A" w:rsidP="00CB2FD7">
            <w:pPr>
              <w:widowControl/>
              <w:spacing w:before="0" w:after="0"/>
              <w:ind w:firstLine="0"/>
              <w:jc w:val="center"/>
              <w:rPr>
                <w:sz w:val="26"/>
                <w:szCs w:val="26"/>
              </w:rPr>
            </w:pPr>
            <w:r w:rsidRPr="000E47C0">
              <w:rPr>
                <w:sz w:val="26"/>
                <w:szCs w:val="26"/>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B63E7A" w14:textId="77777777" w:rsidR="00197D5A" w:rsidRPr="000E47C0" w:rsidRDefault="00197D5A" w:rsidP="006047EC">
            <w:pPr>
              <w:widowControl/>
              <w:spacing w:before="0" w:after="0"/>
              <w:ind w:firstLine="0"/>
              <w:jc w:val="center"/>
              <w:rPr>
                <w:sz w:val="26"/>
                <w:szCs w:val="26"/>
              </w:rPr>
            </w:pPr>
            <w:r w:rsidRPr="000E47C0">
              <w:rPr>
                <w:sz w:val="26"/>
                <w:szCs w:val="26"/>
              </w:rPr>
              <w:t>Quyền sử dụng đất</w:t>
            </w:r>
          </w:p>
        </w:tc>
        <w:tc>
          <w:tcPr>
            <w:tcW w:w="987" w:type="dxa"/>
            <w:tcBorders>
              <w:top w:val="single" w:sz="4" w:space="0" w:color="000000"/>
              <w:left w:val="single" w:sz="4" w:space="0" w:color="000000"/>
              <w:bottom w:val="single" w:sz="4" w:space="0" w:color="000000"/>
              <w:right w:val="single" w:sz="4" w:space="0" w:color="000000"/>
            </w:tcBorders>
            <w:vAlign w:val="center"/>
          </w:tcPr>
          <w:p w14:paraId="7987A65C" w14:textId="77777777" w:rsidR="00197D5A" w:rsidRPr="000E47C0" w:rsidRDefault="00197D5A" w:rsidP="006047EC">
            <w:pPr>
              <w:widowControl/>
              <w:spacing w:before="0" w:after="0"/>
              <w:ind w:firstLine="0"/>
              <w:jc w:val="center"/>
              <w:rPr>
                <w:sz w:val="26"/>
                <w:szCs w:val="26"/>
              </w:rPr>
            </w:pPr>
            <w:r w:rsidRPr="000E47C0">
              <w:rPr>
                <w:sz w:val="26"/>
                <w:szCs w:val="26"/>
              </w:rPr>
              <w:t>Đất</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40601AB" w14:textId="77777777" w:rsidR="00197D5A" w:rsidRPr="000E47C0" w:rsidRDefault="004770DF" w:rsidP="006047EC">
            <w:pPr>
              <w:widowControl/>
              <w:spacing w:before="0" w:after="0"/>
              <w:ind w:firstLine="0"/>
              <w:jc w:val="center"/>
              <w:rPr>
                <w:sz w:val="26"/>
                <w:szCs w:val="26"/>
              </w:rPr>
            </w:pPr>
            <w:r w:rsidRPr="000E47C0">
              <w:rPr>
                <w:sz w:val="26"/>
                <w:szCs w:val="26"/>
              </w:rPr>
              <w:t>8.500m</w:t>
            </w:r>
            <w:r w:rsidRPr="000E47C0">
              <w:rPr>
                <w:sz w:val="26"/>
                <w:szCs w:val="26"/>
                <w:vertAlign w:val="superscript"/>
              </w:rPr>
              <w:t>2</w:t>
            </w:r>
          </w:p>
        </w:tc>
        <w:tc>
          <w:tcPr>
            <w:tcW w:w="1132" w:type="dxa"/>
            <w:gridSpan w:val="2"/>
            <w:tcBorders>
              <w:top w:val="single" w:sz="4" w:space="0" w:color="000000"/>
              <w:left w:val="single" w:sz="4" w:space="0" w:color="000000"/>
              <w:bottom w:val="single" w:sz="4" w:space="0" w:color="000000"/>
              <w:right w:val="single" w:sz="4" w:space="0" w:color="000000"/>
            </w:tcBorders>
            <w:vAlign w:val="center"/>
            <w:hideMark/>
          </w:tcPr>
          <w:p w14:paraId="557AECD7" w14:textId="77777777" w:rsidR="00197D5A" w:rsidRPr="000E47C0" w:rsidRDefault="004770DF" w:rsidP="006047EC">
            <w:pPr>
              <w:widowControl/>
              <w:spacing w:before="0" w:after="0"/>
              <w:ind w:firstLine="0"/>
              <w:jc w:val="center"/>
              <w:rPr>
                <w:sz w:val="26"/>
                <w:szCs w:val="26"/>
              </w:rPr>
            </w:pPr>
            <w:r w:rsidRPr="000E47C0">
              <w:rPr>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CC746"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713" w:type="dxa"/>
            <w:gridSpan w:val="2"/>
            <w:tcBorders>
              <w:top w:val="single" w:sz="4" w:space="0" w:color="000000"/>
              <w:left w:val="single" w:sz="4" w:space="0" w:color="000000"/>
              <w:bottom w:val="single" w:sz="4" w:space="0" w:color="000000"/>
              <w:right w:val="single" w:sz="4" w:space="0" w:color="000000"/>
            </w:tcBorders>
            <w:vAlign w:val="center"/>
            <w:hideMark/>
          </w:tcPr>
          <w:p w14:paraId="1BD5BA19" w14:textId="77777777" w:rsidR="00197D5A" w:rsidRPr="000E47C0" w:rsidRDefault="00197D5A" w:rsidP="006047EC">
            <w:pPr>
              <w:widowControl/>
              <w:spacing w:before="0" w:after="0"/>
              <w:ind w:firstLine="0"/>
              <w:jc w:val="center"/>
              <w:rPr>
                <w:sz w:val="26"/>
                <w:szCs w:val="26"/>
              </w:rPr>
            </w:pPr>
            <w:r w:rsidRPr="000E47C0">
              <w:rPr>
                <w:sz w:val="26"/>
                <w:szCs w:val="26"/>
              </w:rPr>
              <w:t>-</w:t>
            </w:r>
          </w:p>
        </w:tc>
        <w:tc>
          <w:tcPr>
            <w:tcW w:w="1555" w:type="dxa"/>
            <w:tcBorders>
              <w:top w:val="single" w:sz="4" w:space="0" w:color="000000"/>
              <w:left w:val="single" w:sz="4" w:space="0" w:color="000000"/>
              <w:bottom w:val="single" w:sz="4" w:space="0" w:color="000000"/>
              <w:right w:val="single" w:sz="4" w:space="0" w:color="000000"/>
            </w:tcBorders>
            <w:vAlign w:val="center"/>
            <w:hideMark/>
          </w:tcPr>
          <w:p w14:paraId="7151199C" w14:textId="77777777" w:rsidR="00197D5A" w:rsidRPr="000E47C0" w:rsidRDefault="004770DF" w:rsidP="006047EC">
            <w:pPr>
              <w:widowControl/>
              <w:spacing w:before="0" w:after="0"/>
              <w:ind w:firstLine="0"/>
              <w:jc w:val="center"/>
              <w:rPr>
                <w:sz w:val="26"/>
                <w:szCs w:val="26"/>
              </w:rPr>
            </w:pPr>
            <w:r w:rsidRPr="000E47C0">
              <w:rPr>
                <w:sz w:val="26"/>
                <w:szCs w:val="26"/>
              </w:rPr>
              <w:t>1,565</w:t>
            </w:r>
          </w:p>
        </w:tc>
        <w:tc>
          <w:tcPr>
            <w:tcW w:w="997" w:type="dxa"/>
            <w:tcBorders>
              <w:top w:val="single" w:sz="4" w:space="0" w:color="000000"/>
              <w:left w:val="single" w:sz="4" w:space="0" w:color="000000"/>
              <w:bottom w:val="single" w:sz="4" w:space="0" w:color="000000"/>
              <w:right w:val="single" w:sz="4" w:space="0" w:color="000000"/>
            </w:tcBorders>
            <w:vAlign w:val="center"/>
            <w:hideMark/>
          </w:tcPr>
          <w:p w14:paraId="4F506F48" w14:textId="77777777" w:rsidR="00197D5A" w:rsidRPr="000E47C0" w:rsidRDefault="00197D5A" w:rsidP="006047EC">
            <w:pPr>
              <w:widowControl/>
              <w:spacing w:before="0" w:after="0"/>
              <w:ind w:firstLine="0"/>
              <w:jc w:val="left"/>
              <w:rPr>
                <w:sz w:val="26"/>
                <w:szCs w:val="26"/>
              </w:rPr>
            </w:pPr>
          </w:p>
        </w:tc>
      </w:tr>
      <w:tr w:rsidR="000E47C0" w:rsidRPr="000E47C0" w14:paraId="3FBB8376" w14:textId="77777777" w:rsidTr="00682B9E">
        <w:trPr>
          <w:trHeight w:val="695"/>
          <w:jc w:val="center"/>
        </w:trPr>
        <w:tc>
          <w:tcPr>
            <w:tcW w:w="3547" w:type="dxa"/>
            <w:gridSpan w:val="5"/>
            <w:tcBorders>
              <w:top w:val="single" w:sz="4" w:space="0" w:color="000000"/>
              <w:left w:val="single" w:sz="4" w:space="0" w:color="000000"/>
              <w:bottom w:val="single" w:sz="4" w:space="0" w:color="000000"/>
              <w:right w:val="single" w:sz="4" w:space="0" w:color="000000"/>
            </w:tcBorders>
            <w:vAlign w:val="center"/>
            <w:hideMark/>
          </w:tcPr>
          <w:p w14:paraId="6CF5F33D" w14:textId="77777777" w:rsidR="00197D5A" w:rsidRPr="000E47C0" w:rsidRDefault="00197D5A" w:rsidP="006047EC">
            <w:pPr>
              <w:widowControl/>
              <w:spacing w:before="0" w:after="0" w:line="312" w:lineRule="auto"/>
              <w:ind w:firstLine="0"/>
              <w:jc w:val="center"/>
              <w:rPr>
                <w:b/>
                <w:sz w:val="26"/>
                <w:szCs w:val="26"/>
              </w:rPr>
            </w:pPr>
            <w:r w:rsidRPr="000E47C0">
              <w:rPr>
                <w:b/>
                <w:sz w:val="26"/>
                <w:szCs w:val="26"/>
              </w:rPr>
              <w:t>Tổng cộng</w:t>
            </w:r>
          </w:p>
        </w:tc>
        <w:tc>
          <w:tcPr>
            <w:tcW w:w="1126" w:type="dxa"/>
            <w:tcBorders>
              <w:top w:val="single" w:sz="4" w:space="0" w:color="000000"/>
              <w:left w:val="single" w:sz="4" w:space="0" w:color="000000"/>
              <w:bottom w:val="single" w:sz="4" w:space="0" w:color="000000"/>
              <w:right w:val="single" w:sz="4" w:space="0" w:color="000000"/>
            </w:tcBorders>
            <w:vAlign w:val="center"/>
            <w:hideMark/>
          </w:tcPr>
          <w:p w14:paraId="32816106" w14:textId="77777777" w:rsidR="00197D5A" w:rsidRPr="000E47C0" w:rsidRDefault="004770DF" w:rsidP="006047EC">
            <w:pPr>
              <w:widowControl/>
              <w:spacing w:before="0" w:after="0" w:line="312" w:lineRule="auto"/>
              <w:ind w:firstLine="0"/>
              <w:jc w:val="center"/>
              <w:rPr>
                <w:b/>
                <w:sz w:val="26"/>
                <w:szCs w:val="26"/>
              </w:rPr>
            </w:pPr>
            <w:r w:rsidRPr="000E47C0">
              <w:rPr>
                <w:b/>
                <w:sz w:val="26"/>
                <w:szCs w:val="26"/>
              </w:rPr>
              <w:t>7.820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873F261" w14:textId="77777777" w:rsidR="00197D5A" w:rsidRPr="000E47C0" w:rsidRDefault="00197D5A" w:rsidP="006047EC">
            <w:pPr>
              <w:widowControl/>
              <w:spacing w:before="0" w:after="0" w:line="312" w:lineRule="auto"/>
              <w:ind w:firstLine="0"/>
              <w:jc w:val="center"/>
              <w:rPr>
                <w:b/>
                <w:sz w:val="26"/>
                <w:szCs w:val="26"/>
              </w:rPr>
            </w:pPr>
          </w:p>
        </w:tc>
        <w:tc>
          <w:tcPr>
            <w:tcW w:w="695" w:type="dxa"/>
            <w:tcBorders>
              <w:top w:val="single" w:sz="4" w:space="0" w:color="000000"/>
              <w:left w:val="single" w:sz="4" w:space="0" w:color="000000"/>
              <w:bottom w:val="single" w:sz="4" w:space="0" w:color="000000"/>
              <w:right w:val="single" w:sz="4" w:space="0" w:color="000000"/>
            </w:tcBorders>
            <w:vAlign w:val="center"/>
          </w:tcPr>
          <w:p w14:paraId="03264CDB" w14:textId="77777777" w:rsidR="00197D5A" w:rsidRPr="000E47C0" w:rsidRDefault="00197D5A" w:rsidP="006047EC">
            <w:pPr>
              <w:widowControl/>
              <w:spacing w:before="0" w:after="0" w:line="312" w:lineRule="auto"/>
              <w:ind w:firstLine="0"/>
              <w:jc w:val="center"/>
              <w:rPr>
                <w:sz w:val="26"/>
                <w:szCs w:val="26"/>
              </w:rPr>
            </w:pPr>
          </w:p>
        </w:tc>
        <w:tc>
          <w:tcPr>
            <w:tcW w:w="1573" w:type="dxa"/>
            <w:gridSpan w:val="2"/>
            <w:tcBorders>
              <w:top w:val="single" w:sz="4" w:space="0" w:color="000000"/>
              <w:left w:val="single" w:sz="4" w:space="0" w:color="000000"/>
              <w:bottom w:val="single" w:sz="4" w:space="0" w:color="000000"/>
              <w:right w:val="single" w:sz="4" w:space="0" w:color="000000"/>
            </w:tcBorders>
            <w:vAlign w:val="center"/>
          </w:tcPr>
          <w:p w14:paraId="6F5F2A53" w14:textId="77777777" w:rsidR="00197D5A" w:rsidRPr="000E47C0" w:rsidRDefault="00197D5A" w:rsidP="006047EC">
            <w:pPr>
              <w:widowControl/>
              <w:spacing w:before="0" w:after="0" w:line="312" w:lineRule="auto"/>
              <w:ind w:firstLine="0"/>
              <w:jc w:val="center"/>
              <w:rPr>
                <w:sz w:val="26"/>
                <w:szCs w:val="26"/>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30E797E9" w14:textId="77777777" w:rsidR="00197D5A" w:rsidRPr="000E47C0" w:rsidRDefault="00197D5A" w:rsidP="006047EC">
            <w:pPr>
              <w:widowControl/>
              <w:spacing w:before="0" w:after="0" w:line="312" w:lineRule="auto"/>
              <w:ind w:firstLine="0"/>
              <w:jc w:val="center"/>
              <w:rPr>
                <w:sz w:val="26"/>
                <w:szCs w:val="26"/>
              </w:rPr>
            </w:pPr>
          </w:p>
        </w:tc>
      </w:tr>
    </w:tbl>
    <w:p w14:paraId="17AF1A17" w14:textId="77777777" w:rsidR="00197D5A" w:rsidRPr="000E47C0" w:rsidRDefault="00197D5A" w:rsidP="00197D5A">
      <w:pPr>
        <w:rPr>
          <w:b/>
          <w:bCs/>
          <w:lang w:val="nl-NL"/>
        </w:rPr>
      </w:pPr>
      <w:r w:rsidRPr="000E47C0">
        <w:rPr>
          <w:b/>
          <w:bCs/>
          <w:lang w:val="nl-NL"/>
        </w:rPr>
        <w:t>* Ghi chú:</w:t>
      </w:r>
    </w:p>
    <w:p w14:paraId="33889E20" w14:textId="13A9BD91" w:rsidR="00197D5A" w:rsidRPr="000E47C0" w:rsidRDefault="00197D5A" w:rsidP="00197D5A">
      <w:pPr>
        <w:rPr>
          <w:lang w:val="nl-NL"/>
        </w:rPr>
      </w:pPr>
      <w:r w:rsidRPr="000E47C0">
        <w:rPr>
          <w:lang w:val="nl-NL"/>
        </w:rPr>
        <w:t xml:space="preserve">- Căn cứ pháp lý về quyền sử dụng tài sản công vào mục đích liên doanh, liên kết theo quy định tại Điều 55 và Điều 58 Luật Quản lý, sử dụng tài sản công ngày 21 tháng 6 năm 2017</w:t>
      </w:r>
      <w:r w:rsidRPr="000E47C0">
        <w:rPr>
          <w:lang w:val="nl-NL"/>
        </w:rPr>
        <w:t xml:space="preserve"> (hợp nhất tại Văn bản hợp nhất số 97/VBHN-VPQH ngày 22 tháng 8 năm 2025)</w:t>
      </w:r>
      <w:r w:rsidRPr="000E47C0">
        <w:rPr>
          <w:lang w:val="nl-NL"/>
        </w:rPr>
        <w:t xml:space="preserve"> và Điều 55 Nghị định 186/2025/NĐ-CP</w:t>
      </w:r>
      <w:r w:rsidR="00CC2C98">
        <w:rPr>
          <w:lang w:val="nl-NL"/>
        </w:rPr>
        <w:t xml:space="preserve"> và Thông tư số </w:t>
      </w:r>
      <w:r w:rsidR="00CC2C98" w:rsidRPr="00CC2C98">
        <w:rPr>
          <w:lang w:val="nl-NL"/>
        </w:rPr>
        <w:t>120/2025/TT-BTC</w:t>
      </w:r>
      <w:r w:rsidRPr="000E47C0">
        <w:rPr>
          <w:lang w:val="nl-NL"/>
        </w:rPr>
        <w:t>.</w:t>
      </w:r>
    </w:p>
    <w:p w14:paraId="4431C2EE" w14:textId="5F51E57E" w:rsidR="00197D5A" w:rsidRPr="000E47C0" w:rsidRDefault="00197D5A" w:rsidP="00197D5A">
      <w:pPr>
        <w:rPr>
          <w:i/>
          <w:iCs/>
          <w:lang w:val="nl-NL"/>
        </w:rPr>
      </w:pPr>
      <w:r w:rsidRPr="000E47C0">
        <w:rPr>
          <w:lang w:val="nl-NL"/>
        </w:rPr>
        <w:t xml:space="preserve">- Theo quy định tại điểm d khoản 4 Điều 51 Nghị định 186/2025/NĐ-CP, cụ thể: </w:t>
      </w:r>
      <w:r w:rsidRPr="000E47C0">
        <w:rPr>
          <w:i/>
          <w:iCs/>
          <w:lang w:val="nl-NL"/>
        </w:rPr>
        <w:t xml:space="preserve">"Đơn vị sự nghiệp công lập không phải nộp tiền thuê đất khi sử dụng tài sản gắn liền với đất vào mục đích kinh doanh, cho thuê, liên doanh, liên kết, trừ trường hợp đơn vị sự nghiệp công lập lựa chọn chuyển sang thuê đất theo quy định của pháp luật về đất đai...". Theo đó, </w:t>
      </w:r>
      <w:r w:rsidRPr="000E47C0">
        <w:rPr>
          <w:lang w:val="nl-NL"/>
        </w:rPr>
        <w:t xml:space="preserve">Trường Cao đẳng Kon Tum là đơn vị sự nghiệp công không áp dụng hình thức chuyển sang thuê đất, do đó Trường thuộc đối tượng không phải nộp tiền thuê đất khi sử dụng diện tích đất này vào mục đích góp vốn liên doanh, liên kết thành lập Công ty </w:t>
      </w:r>
      <w:r w:rsidRPr="000E47C0">
        <w:rPr>
          <w:i/>
          <w:iCs/>
          <w:lang w:val="nl-NL"/>
        </w:rPr>
        <w:t xml:space="preserve">(vốn điều lệ góp bằng tiền; đất chỉ được sử dụng theo phương án tài sản công được cấp có thẩm quyền phê duyệt, không chuyển quyền sử dụng đất vào vốn doanh nghiệp). </w:t>
      </w:r>
    </w:p>
    <w:p w14:paraId="31D5A197" w14:textId="77777777" w:rsidR="00197D5A" w:rsidRPr="000E47C0" w:rsidRDefault="00197D5A" w:rsidP="00197D5A">
      <w:pPr>
        <w:pStyle w:val="Heading2"/>
        <w:rPr>
          <w:color w:val="auto"/>
          <w:lang w:val="nl-NL"/>
        </w:rPr>
      </w:pPr>
      <w:bookmarkStart w:id="57" w:name="_Toc236064043"/>
      <w:r w:rsidRPr="000E47C0">
        <w:rPr>
          <w:color w:val="auto"/>
          <w:lang w:val="nl-NL"/>
        </w:rPr>
        <w:t>4. Quản lý tài sản công khi giao cho doanh nghiệp</w:t>
      </w:r>
      <w:bookmarkEnd w:id="57"/>
      <w:r w:rsidRPr="000E47C0">
        <w:rPr>
          <w:color w:val="auto"/>
          <w:lang w:val="nl-NL"/>
        </w:rPr>
        <w:t xml:space="preserve"> </w:t>
      </w:r>
    </w:p>
    <w:p w14:paraId="6BA4E556" w14:textId="77777777" w:rsidR="00197D5A" w:rsidRPr="000E47C0" w:rsidRDefault="00197D5A" w:rsidP="00197D5A">
      <w:pPr>
        <w:rPr>
          <w:lang w:val="nl-NL"/>
        </w:rPr>
      </w:pPr>
      <w:r w:rsidRPr="000E47C0">
        <w:rPr>
          <w:lang w:val="nl-NL"/>
        </w:rPr>
        <w:t>Để đáp ứng mục tiêu, yêu cầu quản lý tài sản công, vốn nhà nước khi góp vốn đầu tư thành lập doanh nghiệp, Đề án xác định, phân tích các nhóm quyền cơ bản đối với tài sản, cho từng chủ thể, theo nguyên tắc phân tách quyền, bảo đảm không để một chủ thể nắm giữ đồng thời mọi quyền đối với cùng một tài sản, chi tiết tại Bảng sau:</w:t>
      </w:r>
    </w:p>
    <w:p w14:paraId="2FFEF906" w14:textId="77777777" w:rsidR="00197D5A" w:rsidRPr="000E47C0" w:rsidRDefault="00197D5A" w:rsidP="00197D5A">
      <w:pPr>
        <w:pStyle w:val="tnbng"/>
        <w:rPr>
          <w:b/>
          <w:bCs/>
          <w:color w:val="auto"/>
        </w:rPr>
      </w:pPr>
      <w:bookmarkStart w:id="58" w:name="_Toc238544025"/>
      <w:r w:rsidRPr="000E47C0">
        <w:rPr>
          <w:color w:val="auto"/>
        </w:rPr>
        <w:t>Bảng 13. Bảng phân tách nhóm quyền đối với tài sản</w:t>
      </w:r>
      <w:bookmarkEnd w:id="58"/>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410"/>
        <w:gridCol w:w="2551"/>
        <w:gridCol w:w="2800"/>
      </w:tblGrid>
      <w:tr w:rsidR="000E47C0" w:rsidRPr="000E47C0" w14:paraId="7B6ECA4D" w14:textId="77777777" w:rsidTr="006047EC">
        <w:trPr>
          <w:trHeight w:val="771"/>
          <w:jc w:val="center"/>
        </w:trPr>
        <w:tc>
          <w:tcPr>
            <w:tcW w:w="1271" w:type="dxa"/>
            <w:vAlign w:val="center"/>
          </w:tcPr>
          <w:p w14:paraId="63A41A7E" w14:textId="77777777" w:rsidR="00197D5A" w:rsidRPr="000E47C0" w:rsidRDefault="00197D5A" w:rsidP="006047EC">
            <w:pPr>
              <w:widowControl/>
              <w:spacing w:before="0" w:after="0"/>
              <w:ind w:firstLine="0"/>
              <w:jc w:val="center"/>
              <w:rPr>
                <w:b/>
                <w:bCs/>
                <w:sz w:val="26"/>
                <w:szCs w:val="26"/>
              </w:rPr>
            </w:pPr>
            <w:r w:rsidRPr="000E47C0">
              <w:rPr>
                <w:b/>
                <w:bCs/>
                <w:sz w:val="26"/>
                <w:szCs w:val="26"/>
              </w:rPr>
              <w:t>Nhóm quyền</w:t>
            </w:r>
          </w:p>
        </w:tc>
        <w:tc>
          <w:tcPr>
            <w:tcW w:w="2410" w:type="dxa"/>
            <w:vAlign w:val="center"/>
          </w:tcPr>
          <w:p w14:paraId="29994045" w14:textId="77777777" w:rsidR="00197D5A" w:rsidRPr="000E47C0" w:rsidRDefault="00197D5A" w:rsidP="006047EC">
            <w:pPr>
              <w:widowControl/>
              <w:spacing w:before="0" w:after="0"/>
              <w:ind w:firstLine="0"/>
              <w:jc w:val="center"/>
              <w:rPr>
                <w:b/>
                <w:bCs/>
                <w:sz w:val="26"/>
                <w:szCs w:val="26"/>
              </w:rPr>
            </w:pPr>
            <w:r w:rsidRPr="000E47C0">
              <w:rPr>
                <w:b/>
                <w:bCs/>
                <w:sz w:val="26"/>
                <w:szCs w:val="26"/>
              </w:rPr>
              <w:t>Nội dung</w:t>
            </w:r>
          </w:p>
        </w:tc>
        <w:tc>
          <w:tcPr>
            <w:tcW w:w="2551" w:type="dxa"/>
            <w:vAlign w:val="center"/>
          </w:tcPr>
          <w:p w14:paraId="77437180" w14:textId="77777777" w:rsidR="00197D5A" w:rsidRPr="000E47C0" w:rsidRDefault="00197D5A" w:rsidP="006047EC">
            <w:pPr>
              <w:widowControl/>
              <w:spacing w:before="0" w:after="0"/>
              <w:ind w:firstLine="0"/>
              <w:jc w:val="center"/>
              <w:rPr>
                <w:b/>
                <w:bCs/>
                <w:sz w:val="26"/>
                <w:szCs w:val="26"/>
              </w:rPr>
            </w:pPr>
            <w:r w:rsidRPr="000E47C0">
              <w:rPr>
                <w:b/>
                <w:bCs/>
                <w:sz w:val="26"/>
                <w:szCs w:val="26"/>
              </w:rPr>
              <w:t>Chủ thể</w:t>
            </w:r>
          </w:p>
        </w:tc>
        <w:tc>
          <w:tcPr>
            <w:tcW w:w="2800" w:type="dxa"/>
            <w:vAlign w:val="center"/>
          </w:tcPr>
          <w:p w14:paraId="716644EA" w14:textId="77777777" w:rsidR="00197D5A" w:rsidRPr="000E47C0" w:rsidRDefault="00197D5A" w:rsidP="006047EC">
            <w:pPr>
              <w:widowControl/>
              <w:spacing w:before="0" w:after="0"/>
              <w:ind w:firstLine="0"/>
              <w:jc w:val="center"/>
              <w:rPr>
                <w:b/>
                <w:bCs/>
                <w:sz w:val="26"/>
                <w:szCs w:val="26"/>
              </w:rPr>
            </w:pPr>
            <w:r w:rsidRPr="000E47C0">
              <w:rPr>
                <w:b/>
                <w:bCs/>
                <w:sz w:val="26"/>
                <w:szCs w:val="26"/>
              </w:rPr>
              <w:t>Giới hạn</w:t>
            </w:r>
          </w:p>
        </w:tc>
      </w:tr>
      <w:tr w:rsidR="000E47C0" w:rsidRPr="000E47C0" w14:paraId="01871D36" w14:textId="77777777" w:rsidTr="006047EC">
        <w:trPr>
          <w:trHeight w:val="1277"/>
          <w:jc w:val="center"/>
        </w:trPr>
        <w:tc>
          <w:tcPr>
            <w:tcW w:w="1271" w:type="dxa"/>
            <w:vAlign w:val="center"/>
          </w:tcPr>
          <w:p w14:paraId="6453F191" w14:textId="77777777" w:rsidR="00197D5A" w:rsidRPr="000E47C0" w:rsidRDefault="00197D5A" w:rsidP="006047EC">
            <w:pPr>
              <w:widowControl/>
              <w:spacing w:before="0" w:after="0"/>
              <w:ind w:firstLine="0"/>
              <w:jc w:val="center"/>
              <w:rPr>
                <w:sz w:val="26"/>
                <w:szCs w:val="26"/>
              </w:rPr>
            </w:pPr>
            <w:r w:rsidRPr="000E47C0">
              <w:rPr>
                <w:sz w:val="26"/>
                <w:szCs w:val="26"/>
              </w:rPr>
              <w:t>Quyền sở hữu</w:t>
            </w:r>
          </w:p>
        </w:tc>
        <w:tc>
          <w:tcPr>
            <w:tcW w:w="2410" w:type="dxa"/>
            <w:vAlign w:val="center"/>
          </w:tcPr>
          <w:p w14:paraId="036742C9" w14:textId="77777777" w:rsidR="00197D5A" w:rsidRPr="000E47C0" w:rsidRDefault="00197D5A" w:rsidP="006047EC">
            <w:pPr>
              <w:widowControl/>
              <w:spacing w:before="0" w:after="0"/>
              <w:ind w:firstLine="0"/>
              <w:rPr>
                <w:sz w:val="26"/>
                <w:szCs w:val="26"/>
              </w:rPr>
            </w:pPr>
            <w:r w:rsidRPr="000E47C0">
              <w:rPr>
                <w:sz w:val="26"/>
                <w:szCs w:val="26"/>
              </w:rPr>
              <w:t>Toàn quyền định đoạt tài sản nhà nước</w:t>
            </w:r>
          </w:p>
        </w:tc>
        <w:tc>
          <w:tcPr>
            <w:tcW w:w="2551" w:type="dxa"/>
            <w:vAlign w:val="center"/>
          </w:tcPr>
          <w:p w14:paraId="2B79DD35" w14:textId="77777777" w:rsidR="00197D5A" w:rsidRPr="000E47C0" w:rsidRDefault="00197D5A" w:rsidP="006047EC">
            <w:pPr>
              <w:widowControl/>
              <w:spacing w:before="0" w:after="0"/>
              <w:ind w:firstLine="0"/>
              <w:rPr>
                <w:sz w:val="26"/>
                <w:szCs w:val="26"/>
              </w:rPr>
            </w:pPr>
            <w:r w:rsidRPr="000E47C0">
              <w:rPr>
                <w:sz w:val="26"/>
                <w:szCs w:val="26"/>
              </w:rPr>
              <w:t>Nhà nước (Trường, UBND tỉnh)</w:t>
            </w:r>
          </w:p>
        </w:tc>
        <w:tc>
          <w:tcPr>
            <w:tcW w:w="2800" w:type="dxa"/>
            <w:vAlign w:val="center"/>
          </w:tcPr>
          <w:p w14:paraId="7D27F8F7" w14:textId="77777777" w:rsidR="00197D5A" w:rsidRPr="000E47C0" w:rsidRDefault="00197D5A" w:rsidP="006047EC">
            <w:pPr>
              <w:widowControl/>
              <w:spacing w:before="0" w:after="0"/>
              <w:ind w:firstLine="0"/>
              <w:rPr>
                <w:sz w:val="26"/>
                <w:szCs w:val="26"/>
              </w:rPr>
            </w:pPr>
            <w:r w:rsidRPr="000E47C0">
              <w:rPr>
                <w:sz w:val="26"/>
                <w:szCs w:val="26"/>
              </w:rPr>
              <w:t>Không chuyển giao, không góp vào vốn DN theo nghĩa mất sở hữu; đất vẫn thuộc Nhà nước</w:t>
            </w:r>
          </w:p>
        </w:tc>
      </w:tr>
      <w:tr w:rsidR="000E47C0" w:rsidRPr="000E47C0" w14:paraId="62460FF2" w14:textId="77777777" w:rsidTr="006047EC">
        <w:trPr>
          <w:jc w:val="center"/>
        </w:trPr>
        <w:tc>
          <w:tcPr>
            <w:tcW w:w="1271" w:type="dxa"/>
            <w:vAlign w:val="center"/>
          </w:tcPr>
          <w:p w14:paraId="37784F4C" w14:textId="77777777" w:rsidR="00197D5A" w:rsidRPr="000E47C0" w:rsidRDefault="00197D5A" w:rsidP="006047EC">
            <w:pPr>
              <w:widowControl/>
              <w:spacing w:before="0" w:after="0"/>
              <w:ind w:firstLine="0"/>
              <w:jc w:val="center"/>
              <w:rPr>
                <w:sz w:val="26"/>
                <w:szCs w:val="26"/>
              </w:rPr>
            </w:pPr>
            <w:r w:rsidRPr="000E47C0">
              <w:rPr>
                <w:sz w:val="26"/>
                <w:szCs w:val="26"/>
              </w:rPr>
              <w:t>Quyền quản lý</w:t>
            </w:r>
          </w:p>
        </w:tc>
        <w:tc>
          <w:tcPr>
            <w:tcW w:w="2410" w:type="dxa"/>
            <w:vAlign w:val="center"/>
          </w:tcPr>
          <w:p w14:paraId="1D86F6AC" w14:textId="77777777" w:rsidR="00197D5A" w:rsidRPr="000E47C0" w:rsidRDefault="00197D5A" w:rsidP="006047EC">
            <w:pPr>
              <w:widowControl/>
              <w:spacing w:before="0" w:after="0"/>
              <w:ind w:firstLine="0"/>
              <w:rPr>
                <w:sz w:val="26"/>
                <w:szCs w:val="26"/>
              </w:rPr>
            </w:pPr>
            <w:r w:rsidRPr="000E47C0">
              <w:rPr>
                <w:sz w:val="26"/>
                <w:szCs w:val="26"/>
              </w:rPr>
              <w:t>Quản lý hồ sơ, quyết định sử dụng theo thẩm quyền, giám sát vòng đời tài sản</w:t>
            </w:r>
          </w:p>
        </w:tc>
        <w:tc>
          <w:tcPr>
            <w:tcW w:w="2551" w:type="dxa"/>
            <w:vAlign w:val="center"/>
          </w:tcPr>
          <w:p w14:paraId="5DB1DE2D" w14:textId="77777777" w:rsidR="00197D5A" w:rsidRPr="000E47C0" w:rsidRDefault="00197D5A" w:rsidP="006047EC">
            <w:pPr>
              <w:widowControl/>
              <w:spacing w:before="0" w:after="0"/>
              <w:ind w:firstLine="0"/>
              <w:rPr>
                <w:sz w:val="26"/>
                <w:szCs w:val="26"/>
              </w:rPr>
            </w:pPr>
            <w:r w:rsidRPr="000E47C0">
              <w:rPr>
                <w:sz w:val="26"/>
                <w:szCs w:val="26"/>
              </w:rPr>
              <w:t>Trường Cao đẳng Kon Tum</w:t>
            </w:r>
          </w:p>
        </w:tc>
        <w:tc>
          <w:tcPr>
            <w:tcW w:w="2800" w:type="dxa"/>
            <w:vAlign w:val="center"/>
          </w:tcPr>
          <w:p w14:paraId="0BA55F4F" w14:textId="77777777" w:rsidR="00197D5A" w:rsidRPr="000E47C0" w:rsidRDefault="00197D5A" w:rsidP="006047EC">
            <w:pPr>
              <w:widowControl/>
              <w:spacing w:before="0" w:after="0"/>
              <w:ind w:firstLine="0"/>
              <w:rPr>
                <w:sz w:val="26"/>
                <w:szCs w:val="26"/>
              </w:rPr>
            </w:pPr>
            <w:r w:rsidRPr="000E47C0">
              <w:rPr>
                <w:sz w:val="26"/>
                <w:szCs w:val="26"/>
              </w:rPr>
              <w:t>Không được giao cho doanh nghiệp</w:t>
            </w:r>
          </w:p>
        </w:tc>
      </w:tr>
      <w:tr w:rsidR="000E47C0" w:rsidRPr="000E47C0" w14:paraId="2240DF35" w14:textId="77777777" w:rsidTr="006047EC">
        <w:trPr>
          <w:trHeight w:val="1270"/>
          <w:jc w:val="center"/>
        </w:trPr>
        <w:tc>
          <w:tcPr>
            <w:tcW w:w="1271" w:type="dxa"/>
            <w:vAlign w:val="center"/>
          </w:tcPr>
          <w:p w14:paraId="34DEA43C" w14:textId="77777777" w:rsidR="00197D5A" w:rsidRPr="000E47C0" w:rsidRDefault="00197D5A" w:rsidP="006047EC">
            <w:pPr>
              <w:widowControl/>
              <w:spacing w:before="0" w:after="0"/>
              <w:ind w:firstLine="0"/>
              <w:jc w:val="center"/>
              <w:rPr>
                <w:sz w:val="26"/>
                <w:szCs w:val="26"/>
              </w:rPr>
            </w:pPr>
            <w:r w:rsidRPr="000E47C0">
              <w:rPr>
                <w:sz w:val="26"/>
                <w:szCs w:val="26"/>
              </w:rPr>
              <w:t>Quyền sử dụng</w:t>
            </w:r>
          </w:p>
        </w:tc>
        <w:tc>
          <w:tcPr>
            <w:tcW w:w="2410" w:type="dxa"/>
            <w:vAlign w:val="center"/>
          </w:tcPr>
          <w:p w14:paraId="5C4F6C29" w14:textId="77777777" w:rsidR="00197D5A" w:rsidRPr="000E47C0" w:rsidRDefault="00197D5A" w:rsidP="006047EC">
            <w:pPr>
              <w:widowControl/>
              <w:spacing w:before="0" w:after="0"/>
              <w:ind w:firstLine="0"/>
              <w:rPr>
                <w:sz w:val="26"/>
                <w:szCs w:val="26"/>
              </w:rPr>
            </w:pPr>
            <w:r w:rsidRPr="000E47C0">
              <w:rPr>
                <w:sz w:val="26"/>
                <w:szCs w:val="26"/>
              </w:rPr>
              <w:t>Sử dụng mặt bằng, công trình để tổ chức các hoạt động đăng kiểm và dịch vụ</w:t>
            </w:r>
          </w:p>
        </w:tc>
        <w:tc>
          <w:tcPr>
            <w:tcW w:w="2551" w:type="dxa"/>
            <w:vAlign w:val="center"/>
          </w:tcPr>
          <w:p w14:paraId="6DF53CFB" w14:textId="77777777" w:rsidR="00197D5A" w:rsidRPr="000E47C0" w:rsidRDefault="00197D5A" w:rsidP="006047EC">
            <w:pPr>
              <w:widowControl/>
              <w:spacing w:before="0" w:after="0"/>
              <w:ind w:firstLine="0"/>
              <w:rPr>
                <w:sz w:val="26"/>
                <w:szCs w:val="26"/>
              </w:rPr>
            </w:pPr>
            <w:r w:rsidRPr="000E47C0">
              <w:rPr>
                <w:sz w:val="26"/>
                <w:szCs w:val="26"/>
              </w:rPr>
              <w:t>Doanh nghiệp (trong phạm vi Điều lệ và Quy chế Công ty)</w:t>
            </w:r>
          </w:p>
        </w:tc>
        <w:tc>
          <w:tcPr>
            <w:tcW w:w="2800" w:type="dxa"/>
            <w:vAlign w:val="center"/>
          </w:tcPr>
          <w:p w14:paraId="74314C16" w14:textId="77777777" w:rsidR="00197D5A" w:rsidRPr="000E47C0" w:rsidRDefault="00197D5A" w:rsidP="006047EC">
            <w:pPr>
              <w:widowControl/>
              <w:spacing w:before="0" w:after="0"/>
              <w:ind w:firstLine="0"/>
              <w:rPr>
                <w:sz w:val="26"/>
                <w:szCs w:val="26"/>
              </w:rPr>
            </w:pPr>
            <w:r w:rsidRPr="000E47C0">
              <w:rPr>
                <w:sz w:val="26"/>
                <w:szCs w:val="26"/>
              </w:rPr>
              <w:t>Chỉ sử dụng đúng mục đích; không tự ý thay đổi kết cấu, công năng</w:t>
            </w:r>
          </w:p>
        </w:tc>
      </w:tr>
      <w:tr w:rsidR="000E47C0" w:rsidRPr="000E47C0" w14:paraId="58A51DE3" w14:textId="77777777" w:rsidTr="006047EC">
        <w:trPr>
          <w:jc w:val="center"/>
        </w:trPr>
        <w:tc>
          <w:tcPr>
            <w:tcW w:w="1271" w:type="dxa"/>
            <w:vAlign w:val="center"/>
          </w:tcPr>
          <w:p w14:paraId="2DBFA76E" w14:textId="77777777" w:rsidR="00197D5A" w:rsidRPr="000E47C0" w:rsidRDefault="00197D5A" w:rsidP="006047EC">
            <w:pPr>
              <w:widowControl/>
              <w:spacing w:before="0" w:after="0"/>
              <w:ind w:firstLine="0"/>
              <w:jc w:val="center"/>
              <w:rPr>
                <w:sz w:val="26"/>
                <w:szCs w:val="26"/>
              </w:rPr>
            </w:pPr>
            <w:r w:rsidRPr="000E47C0">
              <w:rPr>
                <w:sz w:val="26"/>
                <w:szCs w:val="26"/>
              </w:rPr>
              <w:t>Quyền khai thác</w:t>
            </w:r>
          </w:p>
        </w:tc>
        <w:tc>
          <w:tcPr>
            <w:tcW w:w="2410" w:type="dxa"/>
            <w:vAlign w:val="center"/>
          </w:tcPr>
          <w:p w14:paraId="2C870320" w14:textId="77777777" w:rsidR="00197D5A" w:rsidRPr="000E47C0" w:rsidRDefault="00197D5A" w:rsidP="006047EC">
            <w:pPr>
              <w:widowControl/>
              <w:spacing w:before="0" w:after="0"/>
              <w:ind w:firstLine="0"/>
              <w:rPr>
                <w:sz w:val="26"/>
                <w:szCs w:val="26"/>
              </w:rPr>
            </w:pPr>
            <w:r w:rsidRPr="000E47C0">
              <w:rPr>
                <w:sz w:val="26"/>
                <w:szCs w:val="26"/>
              </w:rPr>
              <w:t>Thu phí kiểm định, doanh thu từ dịch vụ kỹ thuật</w:t>
            </w:r>
          </w:p>
        </w:tc>
        <w:tc>
          <w:tcPr>
            <w:tcW w:w="2551" w:type="dxa"/>
            <w:vAlign w:val="center"/>
          </w:tcPr>
          <w:p w14:paraId="528FA622" w14:textId="77777777" w:rsidR="00197D5A" w:rsidRPr="000E47C0" w:rsidRDefault="00197D5A" w:rsidP="006047EC">
            <w:pPr>
              <w:widowControl/>
              <w:spacing w:before="0" w:after="0"/>
              <w:ind w:firstLine="0"/>
              <w:rPr>
                <w:sz w:val="26"/>
                <w:szCs w:val="26"/>
              </w:rPr>
            </w:pPr>
            <w:r w:rsidRPr="000E47C0">
              <w:rPr>
                <w:sz w:val="26"/>
                <w:szCs w:val="26"/>
              </w:rPr>
              <w:t>Doanh nghiệp theo khung giá Nhà nước quy định</w:t>
            </w:r>
          </w:p>
        </w:tc>
        <w:tc>
          <w:tcPr>
            <w:tcW w:w="2800" w:type="dxa"/>
            <w:vAlign w:val="center"/>
          </w:tcPr>
          <w:p w14:paraId="6BE55970" w14:textId="77777777" w:rsidR="00197D5A" w:rsidRPr="000E47C0" w:rsidRDefault="00197D5A" w:rsidP="006047EC">
            <w:pPr>
              <w:widowControl/>
              <w:spacing w:before="0" w:after="0"/>
              <w:ind w:firstLine="0"/>
              <w:rPr>
                <w:sz w:val="26"/>
                <w:szCs w:val="26"/>
              </w:rPr>
            </w:pPr>
            <w:r w:rsidRPr="000E47C0">
              <w:rPr>
                <w:sz w:val="26"/>
                <w:szCs w:val="26"/>
              </w:rPr>
              <w:t>Không được khai thác vượt phạm vi GCN đủ điều kiện hoạt động</w:t>
            </w:r>
          </w:p>
        </w:tc>
      </w:tr>
      <w:tr w:rsidR="000E47C0" w:rsidRPr="000E47C0" w14:paraId="6BC4E873" w14:textId="77777777" w:rsidTr="006047EC">
        <w:trPr>
          <w:jc w:val="center"/>
        </w:trPr>
        <w:tc>
          <w:tcPr>
            <w:tcW w:w="1271" w:type="dxa"/>
            <w:vAlign w:val="center"/>
          </w:tcPr>
          <w:p w14:paraId="51788593" w14:textId="77777777" w:rsidR="00197D5A" w:rsidRPr="000E47C0" w:rsidRDefault="00197D5A" w:rsidP="006047EC">
            <w:pPr>
              <w:widowControl/>
              <w:spacing w:before="0" w:after="0"/>
              <w:ind w:firstLine="0"/>
              <w:jc w:val="center"/>
              <w:rPr>
                <w:sz w:val="26"/>
                <w:szCs w:val="26"/>
              </w:rPr>
            </w:pPr>
            <w:r w:rsidRPr="000E47C0">
              <w:rPr>
                <w:sz w:val="26"/>
                <w:szCs w:val="26"/>
              </w:rPr>
              <w:t>Quyền bảo trì</w:t>
            </w:r>
          </w:p>
        </w:tc>
        <w:tc>
          <w:tcPr>
            <w:tcW w:w="2410" w:type="dxa"/>
            <w:vAlign w:val="center"/>
          </w:tcPr>
          <w:p w14:paraId="17A938C3" w14:textId="77777777" w:rsidR="00197D5A" w:rsidRPr="000E47C0" w:rsidRDefault="00197D5A" w:rsidP="006047EC">
            <w:pPr>
              <w:widowControl/>
              <w:spacing w:before="0" w:after="0"/>
              <w:ind w:firstLine="0"/>
              <w:rPr>
                <w:sz w:val="26"/>
                <w:szCs w:val="26"/>
              </w:rPr>
            </w:pPr>
            <w:r w:rsidRPr="000E47C0">
              <w:rPr>
                <w:sz w:val="26"/>
                <w:szCs w:val="26"/>
              </w:rPr>
              <w:t>Duy tu, bảo dưỡng cơ sở vật chất và thiết bị</w:t>
            </w:r>
          </w:p>
        </w:tc>
        <w:tc>
          <w:tcPr>
            <w:tcW w:w="2551" w:type="dxa"/>
            <w:vAlign w:val="center"/>
          </w:tcPr>
          <w:p w14:paraId="51F35AF1" w14:textId="77777777" w:rsidR="00197D5A" w:rsidRPr="000E47C0" w:rsidRDefault="00197D5A" w:rsidP="006047EC">
            <w:pPr>
              <w:widowControl/>
              <w:spacing w:before="0" w:after="0"/>
              <w:ind w:firstLine="0"/>
              <w:rPr>
                <w:sz w:val="26"/>
                <w:szCs w:val="26"/>
              </w:rPr>
            </w:pPr>
            <w:r w:rsidRPr="000E47C0">
              <w:rPr>
                <w:sz w:val="26"/>
                <w:szCs w:val="26"/>
              </w:rPr>
              <w:t>Doanh nghiệp (chủ trì); có thể thuê ngoài theo hợp đồng</w:t>
            </w:r>
          </w:p>
        </w:tc>
        <w:tc>
          <w:tcPr>
            <w:tcW w:w="2800" w:type="dxa"/>
            <w:vAlign w:val="center"/>
          </w:tcPr>
          <w:p w14:paraId="7FF4C20A" w14:textId="77777777" w:rsidR="00197D5A" w:rsidRPr="000E47C0" w:rsidRDefault="00197D5A" w:rsidP="006047EC">
            <w:pPr>
              <w:widowControl/>
              <w:spacing w:before="0" w:after="0"/>
              <w:ind w:firstLine="0"/>
              <w:rPr>
                <w:sz w:val="26"/>
                <w:szCs w:val="26"/>
              </w:rPr>
            </w:pPr>
            <w:r w:rsidRPr="000E47C0">
              <w:rPr>
                <w:sz w:val="26"/>
                <w:szCs w:val="26"/>
              </w:rPr>
              <w:t>Trách nhiệm cuối cùng vẫn thuộc Trường (bên quản lý tài sản)</w:t>
            </w:r>
          </w:p>
        </w:tc>
      </w:tr>
      <w:tr w:rsidR="000E47C0" w:rsidRPr="000E47C0" w14:paraId="4B2B574A" w14:textId="77777777" w:rsidTr="006047EC">
        <w:trPr>
          <w:trHeight w:val="1049"/>
          <w:jc w:val="center"/>
        </w:trPr>
        <w:tc>
          <w:tcPr>
            <w:tcW w:w="1271" w:type="dxa"/>
            <w:vAlign w:val="center"/>
          </w:tcPr>
          <w:p w14:paraId="7C16767D" w14:textId="77777777" w:rsidR="00197D5A" w:rsidRPr="000E47C0" w:rsidRDefault="00197D5A" w:rsidP="006047EC">
            <w:pPr>
              <w:widowControl/>
              <w:spacing w:before="0" w:after="0"/>
              <w:ind w:firstLine="0"/>
              <w:jc w:val="center"/>
              <w:rPr>
                <w:sz w:val="26"/>
                <w:szCs w:val="26"/>
              </w:rPr>
            </w:pPr>
            <w:r w:rsidRPr="000E47C0">
              <w:rPr>
                <w:sz w:val="26"/>
                <w:szCs w:val="26"/>
              </w:rPr>
              <w:t>Quyền xử lý</w:t>
            </w:r>
          </w:p>
        </w:tc>
        <w:tc>
          <w:tcPr>
            <w:tcW w:w="2410" w:type="dxa"/>
            <w:vAlign w:val="center"/>
          </w:tcPr>
          <w:p w14:paraId="04CC9D37" w14:textId="77777777" w:rsidR="00197D5A" w:rsidRPr="000E47C0" w:rsidRDefault="00197D5A" w:rsidP="006047EC">
            <w:pPr>
              <w:widowControl/>
              <w:spacing w:before="0" w:after="0"/>
              <w:ind w:firstLine="0"/>
              <w:rPr>
                <w:sz w:val="26"/>
                <w:szCs w:val="26"/>
              </w:rPr>
            </w:pPr>
            <w:r w:rsidRPr="000E47C0">
              <w:rPr>
                <w:sz w:val="26"/>
                <w:szCs w:val="26"/>
              </w:rPr>
              <w:t>Thanh lý, điều chuyển, xử lý khi chấm dứt hợp tác</w:t>
            </w:r>
          </w:p>
        </w:tc>
        <w:tc>
          <w:tcPr>
            <w:tcW w:w="2551" w:type="dxa"/>
            <w:vAlign w:val="center"/>
          </w:tcPr>
          <w:p w14:paraId="38B7E793" w14:textId="77777777" w:rsidR="00197D5A" w:rsidRPr="000E47C0" w:rsidRDefault="00197D5A" w:rsidP="006047EC">
            <w:pPr>
              <w:widowControl/>
              <w:spacing w:before="0" w:after="0"/>
              <w:ind w:firstLine="0"/>
              <w:rPr>
                <w:sz w:val="26"/>
                <w:szCs w:val="26"/>
              </w:rPr>
            </w:pPr>
            <w:r w:rsidRPr="000E47C0">
              <w:rPr>
                <w:sz w:val="26"/>
                <w:szCs w:val="26"/>
              </w:rPr>
              <w:t>Cơ quan có thẩm quyền (UBND tỉnh, Trường theo phân cấp)</w:t>
            </w:r>
          </w:p>
        </w:tc>
        <w:tc>
          <w:tcPr>
            <w:tcW w:w="2800" w:type="dxa"/>
            <w:vAlign w:val="center"/>
          </w:tcPr>
          <w:p w14:paraId="023BCCC5" w14:textId="77777777" w:rsidR="00197D5A" w:rsidRPr="000E47C0" w:rsidRDefault="00197D5A" w:rsidP="006047EC">
            <w:pPr>
              <w:widowControl/>
              <w:spacing w:before="0" w:after="0"/>
              <w:ind w:firstLine="0"/>
              <w:rPr>
                <w:sz w:val="26"/>
                <w:szCs w:val="26"/>
              </w:rPr>
            </w:pPr>
            <w:r w:rsidRPr="000E47C0">
              <w:rPr>
                <w:sz w:val="26"/>
                <w:szCs w:val="26"/>
              </w:rPr>
              <w:t>Bắt buộc theo đúng thẩm quyền và quy định pháp luật</w:t>
            </w:r>
          </w:p>
        </w:tc>
      </w:tr>
    </w:tbl>
    <w:p w14:paraId="7773785F" w14:textId="3B64C18C" w:rsidR="004D6CA9" w:rsidRPr="000E47C0" w:rsidRDefault="004D6CA9" w:rsidP="004D6CA9">
      <w:pPr>
        <w:rPr>
          <w:lang w:val="nl-NL"/>
        </w:rPr>
      </w:pPr>
      <w:bookmarkStart w:id="59" w:name="_Toc236064044"/>
      <w:r w:rsidRPr="000E47C0">
        <w:rPr>
          <w:lang w:val="nl-NL"/>
        </w:rPr>
        <w:t xml:space="preserve">* Theo phân cấp thẩm quyền tại Quyết định số 46/2025/QĐ-CTUBND ngày 02 tháng 12 năm 2025 của Chủ tịch UBND tỉnh Quảng Ngãi, nhà trường sẽ xây dựng, phê duyệt Đề án sử dụng tài sản công vào mục đích kinh doanh, cho thuê, liên doanh, liên kết theo quy định </w:t>
      </w:r>
      <w:r w:rsidRPr="000E47C0">
        <w:rPr>
          <w:i/>
          <w:iCs/>
          <w:lang w:val="nl-NL"/>
        </w:rPr>
        <w:t>(trong đó xác định rõ danh mục, giá trị, hình thức sử dụng, thời hạn, xử lý tài sản khi chấm dứt và cơ chế giám sát).</w:t>
      </w:r>
    </w:p>
    <w:p w14:paraId="58C094CA" w14:textId="451FFE81" w:rsidR="00197D5A" w:rsidRPr="000E47C0" w:rsidRDefault="00197D5A" w:rsidP="00197D5A">
      <w:pPr>
        <w:pStyle w:val="Heading1"/>
        <w:rPr>
          <w:color w:val="auto"/>
          <w:lang w:val="nl-NL"/>
        </w:rPr>
      </w:pPr>
      <w:r w:rsidRPr="000E47C0">
        <w:rPr>
          <w:color w:val="auto"/>
          <w:lang w:val="nl-NL"/>
        </w:rPr>
        <w:t>VI. NHU CẦU ĐẦU TƯ CƠ SỞ VẬT CHẤT, PHƯƠNG TIỆN, THIẾT BỊ</w:t>
      </w:r>
      <w:bookmarkEnd w:id="59"/>
    </w:p>
    <w:p w14:paraId="6F18F13B" w14:textId="77777777" w:rsidR="00197D5A" w:rsidRPr="000E47C0" w:rsidRDefault="00197D5A" w:rsidP="00197D5A">
      <w:pPr>
        <w:pStyle w:val="Heading2"/>
        <w:rPr>
          <w:color w:val="auto"/>
          <w:lang w:val="nl-NL"/>
        </w:rPr>
      </w:pPr>
      <w:bookmarkStart w:id="60" w:name="_Toc236064045"/>
      <w:r w:rsidRPr="000E47C0">
        <w:rPr>
          <w:color w:val="auto"/>
          <w:lang w:val="nl-NL"/>
        </w:rPr>
        <w:t>1. Đầu tư cơ sở vật chất</w:t>
      </w:r>
      <w:bookmarkEnd w:id="60"/>
    </w:p>
    <w:p w14:paraId="2AEB5B32" w14:textId="77777777" w:rsidR="00197D5A" w:rsidRPr="000E47C0" w:rsidRDefault="00197D5A" w:rsidP="00197D5A">
      <w:pPr>
        <w:rPr>
          <w:lang w:val="nl-NL"/>
        </w:rPr>
      </w:pPr>
      <w:r w:rsidRPr="000E47C0">
        <w:rPr>
          <w:lang w:val="nl-NL"/>
        </w:rPr>
        <w:t>Cơ sở vật chất, hạ tầng kỹ thuật được đầu tư đáp ứng Quy chuẩn kỹ thuật quốc gia về cơ sở vật chất kỹ thuật và vị trí cơ sở đăng kiểm XCG. Với diện tích khu đất là 8.500m</w:t>
      </w:r>
      <w:r w:rsidRPr="000E47C0">
        <w:rPr>
          <w:vertAlign w:val="superscript"/>
          <w:lang w:val="nl-NL"/>
        </w:rPr>
        <w:t xml:space="preserve">2 </w:t>
      </w:r>
      <w:r w:rsidRPr="000E47C0">
        <w:rPr>
          <w:lang w:val="nl-NL"/>
        </w:rPr>
        <w:t>sẽ được sử dụng như sau:</w:t>
      </w:r>
    </w:p>
    <w:p w14:paraId="22166342" w14:textId="77777777" w:rsidR="00197D5A" w:rsidRPr="000E47C0" w:rsidRDefault="00197D5A" w:rsidP="00197D5A">
      <w:pPr>
        <w:pStyle w:val="tnbng"/>
        <w:rPr>
          <w:color w:val="auto"/>
          <w:lang w:val="nl-NL"/>
        </w:rPr>
      </w:pPr>
      <w:bookmarkStart w:id="61" w:name="_Toc238544026"/>
      <w:r w:rsidRPr="000E47C0">
        <w:rPr>
          <w:color w:val="auto"/>
        </w:rPr>
        <w:t>Bảng 14. Bảng cân đối sử dụng đất</w:t>
      </w:r>
      <w:bookmarkEnd w:id="61"/>
      <w:r w:rsidRPr="000E47C0">
        <w:rPr>
          <w:color w:val="auto"/>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01"/>
        <w:gridCol w:w="1418"/>
        <w:gridCol w:w="992"/>
        <w:gridCol w:w="3118"/>
        <w:gridCol w:w="1418"/>
      </w:tblGrid>
      <w:tr w:rsidR="000E47C0" w:rsidRPr="000E47C0" w14:paraId="1698C9D1" w14:textId="77777777" w:rsidTr="006047EC">
        <w:trPr>
          <w:cantSplit/>
          <w:trHeight w:val="1152"/>
          <w:tblHeader/>
          <w:jc w:val="center"/>
        </w:trPr>
        <w:tc>
          <w:tcPr>
            <w:tcW w:w="704" w:type="dxa"/>
            <w:vAlign w:val="center"/>
          </w:tcPr>
          <w:p w14:paraId="4FEAA980" w14:textId="77777777" w:rsidR="00197D5A" w:rsidRPr="000E47C0" w:rsidRDefault="00197D5A" w:rsidP="006047EC">
            <w:pPr>
              <w:pStyle w:val="IntenseQuote"/>
              <w:jc w:val="center"/>
              <w:rPr>
                <w:b/>
                <w:bCs/>
              </w:rPr>
            </w:pPr>
            <w:r w:rsidRPr="000E47C0">
              <w:rPr>
                <w:b/>
                <w:bCs/>
              </w:rPr>
              <w:t>TT</w:t>
            </w:r>
          </w:p>
        </w:tc>
        <w:tc>
          <w:tcPr>
            <w:tcW w:w="1701" w:type="dxa"/>
            <w:vAlign w:val="center"/>
          </w:tcPr>
          <w:p w14:paraId="78757B1F" w14:textId="77777777" w:rsidR="00197D5A" w:rsidRPr="000E47C0" w:rsidRDefault="00197D5A" w:rsidP="006047EC">
            <w:pPr>
              <w:pStyle w:val="IntenseQuote"/>
              <w:jc w:val="center"/>
              <w:rPr>
                <w:b/>
                <w:bCs/>
              </w:rPr>
            </w:pPr>
            <w:r w:rsidRPr="000E47C0">
              <w:rPr>
                <w:b/>
                <w:bCs/>
              </w:rPr>
              <w:t>Hạng mục</w:t>
            </w:r>
          </w:p>
        </w:tc>
        <w:tc>
          <w:tcPr>
            <w:tcW w:w="1418" w:type="dxa"/>
            <w:vAlign w:val="center"/>
          </w:tcPr>
          <w:p w14:paraId="4E015C7B" w14:textId="77777777" w:rsidR="00197D5A" w:rsidRPr="000E47C0" w:rsidRDefault="00197D5A" w:rsidP="006047EC">
            <w:pPr>
              <w:pStyle w:val="IntenseQuote"/>
              <w:jc w:val="center"/>
              <w:rPr>
                <w:b/>
                <w:bCs/>
              </w:rPr>
            </w:pPr>
            <w:r w:rsidRPr="000E47C0">
              <w:rPr>
                <w:b/>
                <w:bCs/>
              </w:rPr>
              <w:t>Quy mô diện tích (m</w:t>
            </w:r>
            <w:r w:rsidRPr="000E47C0">
              <w:rPr>
                <w:b/>
                <w:bCs/>
                <w:vertAlign w:val="superscript"/>
              </w:rPr>
              <w:t>2</w:t>
            </w:r>
            <w:r w:rsidRPr="000E47C0">
              <w:rPr>
                <w:b/>
                <w:bCs/>
              </w:rPr>
              <w:t>)</w:t>
            </w:r>
          </w:p>
        </w:tc>
        <w:tc>
          <w:tcPr>
            <w:tcW w:w="992" w:type="dxa"/>
            <w:vAlign w:val="center"/>
          </w:tcPr>
          <w:p w14:paraId="2545BD37" w14:textId="77777777" w:rsidR="00197D5A" w:rsidRPr="000E47C0" w:rsidRDefault="00197D5A" w:rsidP="006047EC">
            <w:pPr>
              <w:pStyle w:val="IntenseQuote"/>
              <w:jc w:val="center"/>
              <w:rPr>
                <w:b/>
                <w:bCs/>
              </w:rPr>
            </w:pPr>
            <w:r w:rsidRPr="000E47C0">
              <w:rPr>
                <w:b/>
                <w:bCs/>
              </w:rPr>
              <w:t>Tỷ lệ</w:t>
            </w:r>
          </w:p>
        </w:tc>
        <w:tc>
          <w:tcPr>
            <w:tcW w:w="3118" w:type="dxa"/>
            <w:vAlign w:val="center"/>
          </w:tcPr>
          <w:p w14:paraId="7F78BB59" w14:textId="77777777" w:rsidR="00197D5A" w:rsidRPr="000E47C0" w:rsidRDefault="00197D5A" w:rsidP="006047EC">
            <w:pPr>
              <w:pStyle w:val="IntenseQuote"/>
              <w:jc w:val="center"/>
              <w:rPr>
                <w:b/>
                <w:bCs/>
              </w:rPr>
            </w:pPr>
            <w:r w:rsidRPr="000E47C0">
              <w:rPr>
                <w:b/>
                <w:bCs/>
              </w:rPr>
              <w:t>Yêu cầu kỹ thuật</w:t>
            </w:r>
          </w:p>
        </w:tc>
        <w:tc>
          <w:tcPr>
            <w:tcW w:w="1418" w:type="dxa"/>
            <w:vAlign w:val="center"/>
          </w:tcPr>
          <w:p w14:paraId="55B83367" w14:textId="77777777" w:rsidR="00197D5A" w:rsidRPr="000E47C0" w:rsidRDefault="00197D5A" w:rsidP="006047EC">
            <w:pPr>
              <w:pStyle w:val="IntenseQuote"/>
              <w:jc w:val="center"/>
              <w:rPr>
                <w:b/>
                <w:bCs/>
              </w:rPr>
            </w:pPr>
            <w:r w:rsidRPr="000E47C0">
              <w:rPr>
                <w:b/>
                <w:bCs/>
              </w:rPr>
              <w:t>Ghi chú</w:t>
            </w:r>
          </w:p>
        </w:tc>
      </w:tr>
      <w:tr w:rsidR="000E47C0" w:rsidRPr="000E47C0" w14:paraId="5F1A60CD" w14:textId="77777777" w:rsidTr="006047EC">
        <w:trPr>
          <w:cantSplit/>
          <w:trHeight w:val="397"/>
          <w:jc w:val="center"/>
        </w:trPr>
        <w:tc>
          <w:tcPr>
            <w:tcW w:w="704" w:type="dxa"/>
            <w:vAlign w:val="center"/>
          </w:tcPr>
          <w:p w14:paraId="7E8310C4" w14:textId="77777777" w:rsidR="00197D5A" w:rsidRPr="000E47C0" w:rsidRDefault="00197D5A" w:rsidP="006047EC">
            <w:pPr>
              <w:pStyle w:val="IntenseQuote"/>
              <w:jc w:val="center"/>
            </w:pPr>
            <w:r w:rsidRPr="000E47C0">
              <w:t>1</w:t>
            </w:r>
          </w:p>
        </w:tc>
        <w:tc>
          <w:tcPr>
            <w:tcW w:w="1701" w:type="dxa"/>
            <w:vAlign w:val="center"/>
          </w:tcPr>
          <w:p w14:paraId="0527381A" w14:textId="77777777" w:rsidR="00197D5A" w:rsidRPr="000E47C0" w:rsidRDefault="00197D5A" w:rsidP="006047EC">
            <w:pPr>
              <w:pStyle w:val="IntenseQuote"/>
            </w:pPr>
            <w:r w:rsidRPr="000E47C0">
              <w:t>Xưởng kiểm định</w:t>
            </w:r>
          </w:p>
        </w:tc>
        <w:tc>
          <w:tcPr>
            <w:tcW w:w="1418" w:type="dxa"/>
            <w:vAlign w:val="center"/>
          </w:tcPr>
          <w:p w14:paraId="4C9FEB87" w14:textId="77777777" w:rsidR="00197D5A" w:rsidRPr="000E47C0" w:rsidRDefault="00197D5A" w:rsidP="006047EC">
            <w:pPr>
              <w:pStyle w:val="IntenseQuote"/>
              <w:jc w:val="right"/>
            </w:pPr>
            <w:r w:rsidRPr="000E47C0">
              <w:t>740 m</w:t>
            </w:r>
            <w:r w:rsidRPr="000E47C0">
              <w:rPr>
                <w:vertAlign w:val="superscript"/>
              </w:rPr>
              <w:t>2</w:t>
            </w:r>
          </w:p>
        </w:tc>
        <w:tc>
          <w:tcPr>
            <w:tcW w:w="992" w:type="dxa"/>
            <w:vAlign w:val="center"/>
          </w:tcPr>
          <w:p w14:paraId="2E1B68B8" w14:textId="77777777" w:rsidR="00197D5A" w:rsidRPr="000E47C0" w:rsidRDefault="00D24819" w:rsidP="006047EC">
            <w:pPr>
              <w:pStyle w:val="IntenseQuote"/>
              <w:jc w:val="right"/>
            </w:pPr>
            <w:r w:rsidRPr="000E47C0">
              <w:t>8,7%</w:t>
            </w:r>
          </w:p>
        </w:tc>
        <w:tc>
          <w:tcPr>
            <w:tcW w:w="3118" w:type="dxa"/>
            <w:vAlign w:val="center"/>
          </w:tcPr>
          <w:p w14:paraId="6C8D2A0A" w14:textId="77777777" w:rsidR="00197D5A" w:rsidRPr="000E47C0" w:rsidRDefault="00197D5A" w:rsidP="006047EC">
            <w:pPr>
              <w:pStyle w:val="IntenseQuote"/>
            </w:pPr>
            <w:r w:rsidRPr="000E47C0">
              <w:t>Nhà thép tiền chế, 1 tầng, cao 4,6-6,25-8,65m; thiết kế cho hoạt động cầu trục; bảo đảm an toàn, phòng cháy chữa cháy</w:t>
            </w:r>
          </w:p>
        </w:tc>
        <w:tc>
          <w:tcPr>
            <w:tcW w:w="1418" w:type="dxa"/>
            <w:vMerge w:val="restart"/>
            <w:vAlign w:val="center"/>
          </w:tcPr>
          <w:p w14:paraId="7E92C19B" w14:textId="77777777" w:rsidR="00197D5A" w:rsidRPr="000E47C0" w:rsidRDefault="00197D5A" w:rsidP="006047EC">
            <w:pPr>
              <w:pStyle w:val="IntenseQuote"/>
              <w:jc w:val="center"/>
              <w:rPr>
                <w:i/>
                <w:iCs w:val="0"/>
              </w:rPr>
            </w:pPr>
            <w:r w:rsidRPr="000E47C0">
              <w:rPr>
                <w:i/>
                <w:iCs w:val="0"/>
              </w:rPr>
              <w:t>Chi tiết mặt bằng tổng thể tại Phụ lục III kèm theo</w:t>
            </w:r>
          </w:p>
        </w:tc>
      </w:tr>
      <w:tr w:rsidR="000E47C0" w:rsidRPr="000E47C0" w14:paraId="5B474AC5" w14:textId="77777777" w:rsidTr="006047EC">
        <w:trPr>
          <w:cantSplit/>
          <w:trHeight w:val="397"/>
          <w:jc w:val="center"/>
        </w:trPr>
        <w:tc>
          <w:tcPr>
            <w:tcW w:w="704" w:type="dxa"/>
            <w:vAlign w:val="center"/>
          </w:tcPr>
          <w:p w14:paraId="12007E4E" w14:textId="77777777" w:rsidR="00197D5A" w:rsidRPr="000E47C0" w:rsidRDefault="00197D5A" w:rsidP="006047EC">
            <w:pPr>
              <w:pStyle w:val="IntenseQuote"/>
              <w:jc w:val="center"/>
            </w:pPr>
            <w:r w:rsidRPr="000E47C0">
              <w:t>2</w:t>
            </w:r>
          </w:p>
        </w:tc>
        <w:tc>
          <w:tcPr>
            <w:tcW w:w="1701" w:type="dxa"/>
            <w:vAlign w:val="center"/>
          </w:tcPr>
          <w:p w14:paraId="37FA240B" w14:textId="77777777" w:rsidR="00197D5A" w:rsidRPr="000E47C0" w:rsidRDefault="00197D5A" w:rsidP="006047EC">
            <w:pPr>
              <w:pStyle w:val="IntenseQuote"/>
            </w:pPr>
            <w:r w:rsidRPr="000E47C0">
              <w:t>Khu Văn phòng; căng tin, quầy trưng bày; xưởng dịch vụ</w:t>
            </w:r>
          </w:p>
        </w:tc>
        <w:tc>
          <w:tcPr>
            <w:tcW w:w="1418" w:type="dxa"/>
            <w:vAlign w:val="center"/>
          </w:tcPr>
          <w:p w14:paraId="12458C32" w14:textId="77777777" w:rsidR="00197D5A" w:rsidRPr="000E47C0" w:rsidRDefault="00197D5A" w:rsidP="006047EC">
            <w:pPr>
              <w:pStyle w:val="IntenseQuote"/>
              <w:jc w:val="right"/>
            </w:pPr>
            <w:r w:rsidRPr="000E47C0">
              <w:t>250 m</w:t>
            </w:r>
            <w:r w:rsidRPr="000E47C0">
              <w:rPr>
                <w:vertAlign w:val="superscript"/>
              </w:rPr>
              <w:t>2</w:t>
            </w:r>
          </w:p>
        </w:tc>
        <w:tc>
          <w:tcPr>
            <w:tcW w:w="992" w:type="dxa"/>
            <w:vAlign w:val="center"/>
          </w:tcPr>
          <w:p w14:paraId="1120179C" w14:textId="77777777" w:rsidR="00197D5A" w:rsidRPr="000E47C0" w:rsidRDefault="00197D5A" w:rsidP="006047EC">
            <w:pPr>
              <w:pStyle w:val="IntenseQuote"/>
              <w:jc w:val="right"/>
            </w:pPr>
            <w:r w:rsidRPr="000E47C0">
              <w:t>2,9%</w:t>
            </w:r>
          </w:p>
        </w:tc>
        <w:tc>
          <w:tcPr>
            <w:tcW w:w="3118" w:type="dxa"/>
            <w:vAlign w:val="center"/>
          </w:tcPr>
          <w:p w14:paraId="17366D0D" w14:textId="77777777" w:rsidR="00197D5A" w:rsidRPr="000E47C0" w:rsidRDefault="00197D5A" w:rsidP="006047EC">
            <w:pPr>
              <w:pStyle w:val="IntenseQuote"/>
            </w:pPr>
            <w:r w:rsidRPr="000E47C0">
              <w:t>Công trình dân dụng</w:t>
            </w:r>
          </w:p>
        </w:tc>
        <w:tc>
          <w:tcPr>
            <w:tcW w:w="1418" w:type="dxa"/>
            <w:vMerge/>
            <w:vAlign w:val="center"/>
          </w:tcPr>
          <w:p w14:paraId="1E025A1A" w14:textId="77777777" w:rsidR="00197D5A" w:rsidRPr="000E47C0" w:rsidRDefault="00197D5A" w:rsidP="006047EC">
            <w:pPr>
              <w:pStyle w:val="IntenseQuote"/>
              <w:jc w:val="center"/>
            </w:pPr>
          </w:p>
        </w:tc>
      </w:tr>
      <w:tr w:rsidR="000E47C0" w:rsidRPr="000E47C0" w14:paraId="02C8CCED" w14:textId="77777777" w:rsidTr="006047EC">
        <w:trPr>
          <w:cantSplit/>
          <w:trHeight w:val="397"/>
          <w:jc w:val="center"/>
        </w:trPr>
        <w:tc>
          <w:tcPr>
            <w:tcW w:w="704" w:type="dxa"/>
            <w:vAlign w:val="center"/>
          </w:tcPr>
          <w:p w14:paraId="590C51AA" w14:textId="77777777" w:rsidR="00197D5A" w:rsidRPr="000E47C0" w:rsidRDefault="00197D5A" w:rsidP="006047EC">
            <w:pPr>
              <w:pStyle w:val="IntenseQuote"/>
              <w:jc w:val="center"/>
            </w:pPr>
            <w:r w:rsidRPr="000E47C0">
              <w:t>3</w:t>
            </w:r>
          </w:p>
        </w:tc>
        <w:tc>
          <w:tcPr>
            <w:tcW w:w="1701" w:type="dxa"/>
            <w:vAlign w:val="center"/>
          </w:tcPr>
          <w:p w14:paraId="48A5C864" w14:textId="77777777" w:rsidR="00197D5A" w:rsidRPr="000E47C0" w:rsidRDefault="00197D5A" w:rsidP="006047EC">
            <w:pPr>
              <w:pStyle w:val="IntenseQuote"/>
            </w:pPr>
            <w:r w:rsidRPr="000E47C0">
              <w:t>Phòng bơm, bể nước</w:t>
            </w:r>
          </w:p>
        </w:tc>
        <w:tc>
          <w:tcPr>
            <w:tcW w:w="1418" w:type="dxa"/>
            <w:vAlign w:val="center"/>
          </w:tcPr>
          <w:p w14:paraId="1B0571CE" w14:textId="77777777" w:rsidR="00197D5A" w:rsidRPr="000E47C0" w:rsidRDefault="00197D5A" w:rsidP="006047EC">
            <w:pPr>
              <w:pStyle w:val="IntenseQuote"/>
              <w:jc w:val="right"/>
            </w:pPr>
            <w:r w:rsidRPr="000E47C0">
              <w:t>30 m</w:t>
            </w:r>
            <w:r w:rsidRPr="000E47C0">
              <w:rPr>
                <w:vertAlign w:val="superscript"/>
              </w:rPr>
              <w:t>2</w:t>
            </w:r>
          </w:p>
        </w:tc>
        <w:tc>
          <w:tcPr>
            <w:tcW w:w="992" w:type="dxa"/>
            <w:vAlign w:val="center"/>
          </w:tcPr>
          <w:p w14:paraId="3AEBBEA2" w14:textId="77777777" w:rsidR="00197D5A" w:rsidRPr="000E47C0" w:rsidRDefault="00197D5A" w:rsidP="006047EC">
            <w:pPr>
              <w:pStyle w:val="IntenseQuote"/>
              <w:jc w:val="right"/>
            </w:pPr>
            <w:r w:rsidRPr="000E47C0">
              <w:t>0,4%</w:t>
            </w:r>
          </w:p>
        </w:tc>
        <w:tc>
          <w:tcPr>
            <w:tcW w:w="3118" w:type="dxa"/>
            <w:vAlign w:val="center"/>
          </w:tcPr>
          <w:p w14:paraId="00FD1BAE" w14:textId="77777777" w:rsidR="00197D5A" w:rsidRPr="000E47C0" w:rsidRDefault="00197D5A" w:rsidP="006047EC">
            <w:pPr>
              <w:pStyle w:val="IntenseQuote"/>
            </w:pPr>
            <w:r w:rsidRPr="000E47C0">
              <w:t>Phục vụ công tác phòng chữa cháy</w:t>
            </w:r>
          </w:p>
        </w:tc>
        <w:tc>
          <w:tcPr>
            <w:tcW w:w="1418" w:type="dxa"/>
            <w:vMerge/>
            <w:vAlign w:val="center"/>
          </w:tcPr>
          <w:p w14:paraId="091B98FD" w14:textId="77777777" w:rsidR="00197D5A" w:rsidRPr="000E47C0" w:rsidRDefault="00197D5A" w:rsidP="006047EC">
            <w:pPr>
              <w:pStyle w:val="IntenseQuote"/>
              <w:jc w:val="center"/>
            </w:pPr>
          </w:p>
        </w:tc>
      </w:tr>
      <w:tr w:rsidR="000E47C0" w:rsidRPr="000E47C0" w14:paraId="429CA843" w14:textId="77777777" w:rsidTr="006047EC">
        <w:trPr>
          <w:cantSplit/>
          <w:trHeight w:val="397"/>
          <w:jc w:val="center"/>
        </w:trPr>
        <w:tc>
          <w:tcPr>
            <w:tcW w:w="704" w:type="dxa"/>
            <w:vAlign w:val="center"/>
          </w:tcPr>
          <w:p w14:paraId="6C6A42C0" w14:textId="77777777" w:rsidR="00197D5A" w:rsidRPr="000E47C0" w:rsidRDefault="00197D5A" w:rsidP="006047EC">
            <w:pPr>
              <w:pStyle w:val="IntenseQuote"/>
              <w:jc w:val="center"/>
            </w:pPr>
            <w:r w:rsidRPr="000E47C0">
              <w:t>4</w:t>
            </w:r>
          </w:p>
        </w:tc>
        <w:tc>
          <w:tcPr>
            <w:tcW w:w="1701" w:type="dxa"/>
            <w:vAlign w:val="center"/>
          </w:tcPr>
          <w:p w14:paraId="438FAD1C" w14:textId="77777777" w:rsidR="00197D5A" w:rsidRPr="000E47C0" w:rsidRDefault="00197D5A" w:rsidP="006047EC">
            <w:pPr>
              <w:pStyle w:val="IntenseQuote"/>
            </w:pPr>
            <w:r w:rsidRPr="000E47C0">
              <w:t>Cây xanh, thảm cỏ, đường nội bộ</w:t>
            </w:r>
          </w:p>
        </w:tc>
        <w:tc>
          <w:tcPr>
            <w:tcW w:w="1418" w:type="dxa"/>
            <w:vAlign w:val="center"/>
          </w:tcPr>
          <w:p w14:paraId="79F0ECF3" w14:textId="77777777" w:rsidR="00197D5A" w:rsidRPr="000E47C0" w:rsidRDefault="00074B47" w:rsidP="006047EC">
            <w:pPr>
              <w:pStyle w:val="IntenseQuote"/>
              <w:jc w:val="right"/>
            </w:pPr>
            <w:r w:rsidRPr="000E47C0">
              <w:t>3.455 m</w:t>
            </w:r>
            <w:r w:rsidRPr="000E47C0">
              <w:rPr>
                <w:vertAlign w:val="superscript"/>
              </w:rPr>
              <w:t>2</w:t>
            </w:r>
          </w:p>
        </w:tc>
        <w:tc>
          <w:tcPr>
            <w:tcW w:w="992" w:type="dxa"/>
            <w:vAlign w:val="center"/>
          </w:tcPr>
          <w:p w14:paraId="2ABF280E" w14:textId="77777777" w:rsidR="00197D5A" w:rsidRPr="000E47C0" w:rsidRDefault="002960A3" w:rsidP="006047EC">
            <w:pPr>
              <w:pStyle w:val="IntenseQuote"/>
              <w:jc w:val="right"/>
            </w:pPr>
            <w:r w:rsidRPr="000E47C0">
              <w:t>40,6%</w:t>
            </w:r>
          </w:p>
        </w:tc>
        <w:tc>
          <w:tcPr>
            <w:tcW w:w="3118" w:type="dxa"/>
            <w:vAlign w:val="center"/>
          </w:tcPr>
          <w:p w14:paraId="02706BA5" w14:textId="77777777" w:rsidR="00197D5A" w:rsidRPr="000E47C0" w:rsidRDefault="00197D5A" w:rsidP="006047EC">
            <w:pPr>
              <w:pStyle w:val="IntenseQuote"/>
            </w:pPr>
            <w:r w:rsidRPr="000E47C0">
              <w:t>Hệ thống đường nội bộ cho XCG và khu vực đỗ xe được phủ bê tông nhựa hoặc bê tông xi măng; chiều rộng mặt đường (phần vật liệu phủ) không nhỏ hơn 3,0 mét.</w:t>
            </w:r>
          </w:p>
        </w:tc>
        <w:tc>
          <w:tcPr>
            <w:tcW w:w="1418" w:type="dxa"/>
            <w:vAlign w:val="center"/>
          </w:tcPr>
          <w:p w14:paraId="2DDE4227" w14:textId="77777777" w:rsidR="00197D5A" w:rsidRPr="000E47C0" w:rsidRDefault="00197D5A" w:rsidP="006047EC">
            <w:pPr>
              <w:pStyle w:val="IntenseQuote"/>
              <w:jc w:val="center"/>
            </w:pPr>
          </w:p>
        </w:tc>
      </w:tr>
      <w:tr w:rsidR="000E47C0" w:rsidRPr="000E47C0" w14:paraId="6F695D0B" w14:textId="77777777" w:rsidTr="006047EC">
        <w:trPr>
          <w:cantSplit/>
          <w:trHeight w:val="397"/>
          <w:jc w:val="center"/>
        </w:trPr>
        <w:tc>
          <w:tcPr>
            <w:tcW w:w="704" w:type="dxa"/>
            <w:vAlign w:val="center"/>
          </w:tcPr>
          <w:p w14:paraId="0EEFF7DF" w14:textId="77777777" w:rsidR="00197D5A" w:rsidRPr="000E47C0" w:rsidRDefault="00197D5A" w:rsidP="006047EC">
            <w:pPr>
              <w:pStyle w:val="IntenseQuote"/>
              <w:jc w:val="center"/>
            </w:pPr>
            <w:r w:rsidRPr="000E47C0">
              <w:t>5</w:t>
            </w:r>
          </w:p>
        </w:tc>
        <w:tc>
          <w:tcPr>
            <w:tcW w:w="1701" w:type="dxa"/>
            <w:vAlign w:val="center"/>
          </w:tcPr>
          <w:p w14:paraId="2704DE36" w14:textId="77777777" w:rsidR="00197D5A" w:rsidRPr="000E47C0" w:rsidRDefault="00197D5A" w:rsidP="006047EC">
            <w:pPr>
              <w:pStyle w:val="IntenseQuote"/>
            </w:pPr>
            <w:r w:rsidRPr="000E47C0">
              <w:t>Nhà bảo vệ</w:t>
            </w:r>
          </w:p>
        </w:tc>
        <w:tc>
          <w:tcPr>
            <w:tcW w:w="1418" w:type="dxa"/>
            <w:vAlign w:val="center"/>
          </w:tcPr>
          <w:p w14:paraId="00CD79F0" w14:textId="77777777" w:rsidR="00197D5A" w:rsidRPr="000E47C0" w:rsidRDefault="00197D5A" w:rsidP="006047EC">
            <w:pPr>
              <w:pStyle w:val="IntenseQuote"/>
              <w:jc w:val="right"/>
            </w:pPr>
            <w:r w:rsidRPr="000E47C0">
              <w:t>25 m</w:t>
            </w:r>
            <w:r w:rsidRPr="000E47C0">
              <w:rPr>
                <w:vertAlign w:val="superscript"/>
              </w:rPr>
              <w:t>2</w:t>
            </w:r>
          </w:p>
        </w:tc>
        <w:tc>
          <w:tcPr>
            <w:tcW w:w="992" w:type="dxa"/>
            <w:vAlign w:val="center"/>
          </w:tcPr>
          <w:p w14:paraId="65CBA821" w14:textId="77777777" w:rsidR="00197D5A" w:rsidRPr="000E47C0" w:rsidRDefault="00197D5A" w:rsidP="006047EC">
            <w:pPr>
              <w:pStyle w:val="IntenseQuote"/>
              <w:jc w:val="right"/>
            </w:pPr>
            <w:r w:rsidRPr="000E47C0">
              <w:t>0,3%</w:t>
            </w:r>
          </w:p>
        </w:tc>
        <w:tc>
          <w:tcPr>
            <w:tcW w:w="3118" w:type="dxa"/>
            <w:vAlign w:val="center"/>
          </w:tcPr>
          <w:p w14:paraId="50FDDFD1" w14:textId="77777777" w:rsidR="00197D5A" w:rsidRPr="000E47C0" w:rsidRDefault="00197D5A" w:rsidP="006047EC">
            <w:pPr>
              <w:pStyle w:val="IntenseQuote"/>
            </w:pPr>
          </w:p>
        </w:tc>
        <w:tc>
          <w:tcPr>
            <w:tcW w:w="1418" w:type="dxa"/>
            <w:vAlign w:val="center"/>
          </w:tcPr>
          <w:p w14:paraId="36803476" w14:textId="77777777" w:rsidR="00197D5A" w:rsidRPr="000E47C0" w:rsidRDefault="00197D5A" w:rsidP="006047EC">
            <w:pPr>
              <w:pStyle w:val="IntenseQuote"/>
              <w:jc w:val="center"/>
            </w:pPr>
          </w:p>
        </w:tc>
      </w:tr>
      <w:tr w:rsidR="000E47C0" w:rsidRPr="000E47C0" w14:paraId="5E41C8F9" w14:textId="77777777" w:rsidTr="006047EC">
        <w:trPr>
          <w:cantSplit/>
          <w:trHeight w:val="397"/>
          <w:jc w:val="center"/>
        </w:trPr>
        <w:tc>
          <w:tcPr>
            <w:tcW w:w="704" w:type="dxa"/>
            <w:vAlign w:val="center"/>
          </w:tcPr>
          <w:p w14:paraId="38236875" w14:textId="77777777" w:rsidR="00197D5A" w:rsidRPr="000E47C0" w:rsidRDefault="00197D5A" w:rsidP="006047EC">
            <w:pPr>
              <w:pStyle w:val="IntenseQuote"/>
              <w:jc w:val="center"/>
            </w:pPr>
            <w:r w:rsidRPr="000E47C0">
              <w:t xml:space="preserve">6 </w:t>
            </w:r>
          </w:p>
        </w:tc>
        <w:tc>
          <w:tcPr>
            <w:tcW w:w="1701" w:type="dxa"/>
            <w:vAlign w:val="center"/>
          </w:tcPr>
          <w:p w14:paraId="416B14EA" w14:textId="77777777" w:rsidR="00197D5A" w:rsidRPr="000E47C0" w:rsidRDefault="00197D5A" w:rsidP="006047EC">
            <w:pPr>
              <w:pStyle w:val="IntenseQuote"/>
            </w:pPr>
            <w:r w:rsidRPr="000E47C0">
              <w:t>Bãi đỗ xe</w:t>
            </w:r>
          </w:p>
        </w:tc>
        <w:tc>
          <w:tcPr>
            <w:tcW w:w="1418" w:type="dxa"/>
            <w:vAlign w:val="center"/>
          </w:tcPr>
          <w:p w14:paraId="440E28A1" w14:textId="77777777" w:rsidR="00197D5A" w:rsidRPr="000E47C0" w:rsidRDefault="00197D5A" w:rsidP="006047EC">
            <w:pPr>
              <w:pStyle w:val="IntenseQuote"/>
              <w:jc w:val="right"/>
            </w:pPr>
            <w:r w:rsidRPr="000E47C0">
              <w:t>4.000 m</w:t>
            </w:r>
            <w:r w:rsidRPr="000E47C0">
              <w:rPr>
                <w:vertAlign w:val="superscript"/>
              </w:rPr>
              <w:t>2</w:t>
            </w:r>
          </w:p>
        </w:tc>
        <w:tc>
          <w:tcPr>
            <w:tcW w:w="992" w:type="dxa"/>
            <w:vAlign w:val="center"/>
          </w:tcPr>
          <w:p w14:paraId="6E39773C" w14:textId="77777777" w:rsidR="00197D5A" w:rsidRPr="000E47C0" w:rsidRDefault="00197D5A" w:rsidP="006047EC">
            <w:pPr>
              <w:pStyle w:val="IntenseQuote"/>
              <w:jc w:val="right"/>
            </w:pPr>
            <w:r w:rsidRPr="000E47C0">
              <w:t>47,1%</w:t>
            </w:r>
          </w:p>
        </w:tc>
        <w:tc>
          <w:tcPr>
            <w:tcW w:w="3118" w:type="dxa"/>
            <w:vAlign w:val="center"/>
          </w:tcPr>
          <w:p w14:paraId="2DA03554" w14:textId="77777777" w:rsidR="00197D5A" w:rsidRPr="000E47C0" w:rsidRDefault="00197D5A" w:rsidP="006047EC">
            <w:pPr>
              <w:pStyle w:val="IntenseQuote"/>
            </w:pPr>
          </w:p>
        </w:tc>
        <w:tc>
          <w:tcPr>
            <w:tcW w:w="1418" w:type="dxa"/>
            <w:vAlign w:val="center"/>
          </w:tcPr>
          <w:p w14:paraId="762AAD28" w14:textId="77777777" w:rsidR="00197D5A" w:rsidRPr="000E47C0" w:rsidRDefault="00197D5A" w:rsidP="006047EC">
            <w:pPr>
              <w:pStyle w:val="IntenseQuote"/>
              <w:jc w:val="center"/>
            </w:pPr>
            <w:ins w:id="1038" w:author="Nội dung điều chỉnh (Claude)" w:date="2026-10-21T11:02:43Z">
              <w:r>
                <w:t xml:space="preserve">Giai đoạn 1 đầu tư 2.000 m2</w:t>
              </w:r>
            </w:ins>
          </w:p>
        </w:tc>
      </w:tr>
      <w:tr w:rsidR="000E47C0" w:rsidRPr="000E47C0" w14:paraId="1E0A8111" w14:textId="77777777" w:rsidTr="006047EC">
        <w:trPr>
          <w:cantSplit/>
          <w:trHeight w:val="397"/>
          <w:jc w:val="center"/>
        </w:trPr>
        <w:tc>
          <w:tcPr>
            <w:tcW w:w="2405" w:type="dxa"/>
            <w:gridSpan w:val="2"/>
            <w:vAlign w:val="center"/>
          </w:tcPr>
          <w:p w14:paraId="1CC7D299" w14:textId="77777777" w:rsidR="00197D5A" w:rsidRPr="000E47C0" w:rsidRDefault="00197D5A" w:rsidP="006047EC">
            <w:pPr>
              <w:pStyle w:val="IntenseQuote"/>
              <w:jc w:val="center"/>
              <w:rPr>
                <w:b/>
                <w:bCs/>
              </w:rPr>
            </w:pPr>
            <w:r w:rsidRPr="000E47C0">
              <w:rPr>
                <w:b/>
                <w:bCs/>
              </w:rPr>
              <w:t>Tổng diện tích</w:t>
            </w:r>
          </w:p>
        </w:tc>
        <w:tc>
          <w:tcPr>
            <w:tcW w:w="1418" w:type="dxa"/>
            <w:vAlign w:val="center"/>
          </w:tcPr>
          <w:p w14:paraId="38E6FEC4" w14:textId="77777777" w:rsidR="00197D5A" w:rsidRPr="000E47C0" w:rsidRDefault="00D24819" w:rsidP="006047EC">
            <w:pPr>
              <w:pStyle w:val="IntenseQuote"/>
              <w:jc w:val="center"/>
              <w:rPr>
                <w:b/>
                <w:bCs/>
              </w:rPr>
            </w:pPr>
            <w:r w:rsidRPr="000E47C0">
              <w:rPr>
                <w:b/>
                <w:bCs/>
              </w:rPr>
              <w:t>8.500 m</w:t>
            </w:r>
            <w:r w:rsidRPr="000E47C0">
              <w:rPr>
                <w:b/>
                <w:bCs/>
                <w:vertAlign w:val="superscript"/>
              </w:rPr>
              <w:t>2</w:t>
            </w:r>
          </w:p>
        </w:tc>
        <w:tc>
          <w:tcPr>
            <w:tcW w:w="992" w:type="dxa"/>
            <w:vAlign w:val="center"/>
          </w:tcPr>
          <w:p w14:paraId="10C86E1D" w14:textId="77777777" w:rsidR="00197D5A" w:rsidRPr="000E47C0" w:rsidRDefault="00197D5A" w:rsidP="006047EC">
            <w:pPr>
              <w:pStyle w:val="IntenseQuote"/>
              <w:jc w:val="center"/>
              <w:rPr>
                <w:b/>
                <w:bCs/>
              </w:rPr>
            </w:pPr>
            <w:r w:rsidRPr="000E47C0">
              <w:rPr>
                <w:b/>
                <w:bCs/>
              </w:rPr>
              <w:t>100%</w:t>
            </w:r>
          </w:p>
        </w:tc>
        <w:tc>
          <w:tcPr>
            <w:tcW w:w="3118" w:type="dxa"/>
            <w:vAlign w:val="center"/>
          </w:tcPr>
          <w:p w14:paraId="7434F7E5" w14:textId="77777777" w:rsidR="00197D5A" w:rsidRPr="000E47C0" w:rsidRDefault="00197D5A" w:rsidP="006047EC">
            <w:pPr>
              <w:pStyle w:val="IntenseQuote"/>
            </w:pPr>
          </w:p>
        </w:tc>
        <w:tc>
          <w:tcPr>
            <w:tcW w:w="1418" w:type="dxa"/>
            <w:vAlign w:val="center"/>
          </w:tcPr>
          <w:p w14:paraId="2F16F039" w14:textId="77777777" w:rsidR="00197D5A" w:rsidRPr="000E47C0" w:rsidRDefault="00197D5A" w:rsidP="006047EC">
            <w:pPr>
              <w:pStyle w:val="IntenseQuote"/>
              <w:jc w:val="center"/>
            </w:pPr>
          </w:p>
        </w:tc>
      </w:tr>
    </w:tbl>
    <w:p w14:paraId="14063229" w14:textId="77777777" w:rsidR="00197D5A" w:rsidRPr="000E47C0" w:rsidRDefault="00197D5A" w:rsidP="00197D5A">
      <w:pPr>
        <w:pStyle w:val="Heading2"/>
        <w:rPr>
          <w:color w:val="auto"/>
        </w:rPr>
      </w:pPr>
      <w:bookmarkStart w:id="62" w:name="_Toc236064046"/>
      <w:r w:rsidRPr="000E47C0">
        <w:rPr>
          <w:color w:val="auto"/>
        </w:rPr>
        <w:t>2. Về phương tiện, trang thiết bị</w:t>
      </w:r>
      <w:bookmarkEnd w:id="62"/>
      <w:r w:rsidRPr="000E47C0">
        <w:rPr>
          <w:color w:val="auto"/>
        </w:rPr>
        <w:t xml:space="preserve"> </w:t>
      </w:r>
    </w:p>
    <w:p w14:paraId="4CBEFF39" w14:textId="77777777" w:rsidR="00197D5A" w:rsidRPr="000E47C0" w:rsidRDefault="00197D5A" w:rsidP="00197D5A">
      <w:pPr>
        <w:rPr>
          <w:lang w:val="nl-NL"/>
        </w:rPr>
      </w:pPr>
      <w:r w:rsidRPr="000E47C0">
        <w:rPr>
          <w:lang w:val="nl-NL"/>
        </w:rPr>
        <w:t>Phương tiện, thiết bị phục vụ kiểm định được nhà trường đầu tư mới, bảo đảm Quy chuẩn Việt Nam số 103:2024/BGTVT - Quy chuẩn kỹ thuật quốc gia về cơ sở vật chất kỹ thuật và vị trí cơ sở đăng kiểm XCG, cơ sở kiểm định khí thải xe mô tô, xe gắn máy ban hành kèm theo Thông tư số 50/2024/TT-BGTVT, cụ thể:</w:t>
      </w:r>
    </w:p>
    <w:p w14:paraId="56520D9D" w14:textId="77777777" w:rsidR="00197D5A" w:rsidRPr="000E47C0" w:rsidRDefault="00197D5A" w:rsidP="00197D5A">
      <w:pPr>
        <w:rPr>
          <w:lang w:val="nl-NL"/>
        </w:rPr>
      </w:pPr>
      <w:del w:id="1056" w:author="Nội dung điều chỉnh (Claude)" w:date="2026-10-21T09:21:43Z">
        <w:r w:rsidRPr="000E47C0">
          <w:rPr>
            <w:b/>
            <w:bCs/>
            <w:lang w:val="nl-NL"/>
          </w:rPr>
          <w:delText>a) Đầu tư 2 dây chuyền kiểm định đạt quy chuẩn theo quy định</w:delText>
        </w:r>
      </w:del>
      <w:del w:id="1057" w:author="Nội dung điều chỉnh (Claude)" w:date="2026-10-21T09:21:43Z">
        <w:r w:rsidRPr="000E47C0">
          <w:rPr>
            <w:lang w:val="nl-NL"/>
          </w:rPr>
          <w:delText>, gồm: Dây chuyền kiểm định xe tải, buýt và xe con kết hợp loại tải trọng đến 13 tấn và tải trọng đến 18 tấn (loại II), gồm:</w:delText>
        </w:r>
      </w:del>
      <w:ins w:id="1058" w:author="Nội dung điều chỉnh (Claude)" w:date="2026-10-21T09:21:43Z">
        <w:r w:rsidRPr="000E47C0">
          <w:rPr>
            <w:b/>
            <w:bCs/>
            <w:lang w:val="nl-NL"/>
          </w:rPr>
          <w:t xml:space="preserve">a) Giai đoạn 1 đầu tư 01 dây chuyền kiểm định tổng hợp (loại I và loại II) đạt quy chuẩn, kiểm định được xe con, xe bán tải (pickup), xe tải van, xe điện, xe tải, xe khách, trong đó thiết bị kiểm tra phanh tổng hợp có chức năng kiểm tra xe dẫn động bốn bánh toàn thời gian; nhà xưởng, mặt bằng được thiết kế cho 02 dây chuyền, gồm:</w:t>
        </w:r>
      </w:ins>
    </w:p>
    <w:p w14:paraId="24E12D0F" w14:textId="5DA16999" w:rsidR="00197D5A" w:rsidRPr="000E47C0" w:rsidRDefault="00197D5A" w:rsidP="00197D5A">
      <w:pPr>
        <w:pStyle w:val="tnbng"/>
        <w:rPr>
          <w:color w:val="auto"/>
          <w:lang w:val="nl-NL"/>
        </w:rPr>
      </w:pPr>
      <w:bookmarkStart w:id="63" w:name="_Toc238544027"/>
      <w:del w:id="1059" w:author="Nội dung điều chỉnh (Claude)" w:date="2026-10-21T09:21:44Z">
        <w:r w:rsidRPr="000E47C0">
          <w:rPr>
            <w:color w:val="auto"/>
          </w:rPr>
          <w:delText>Bảng 15. Nhu cầu thiết bị 2 dây chuyền định loại II</w:delText>
        </w:r>
      </w:del>
      <w:ins w:id="1060" w:author="Nội dung điều chỉnh (Claude)" w:date="2026-10-21T09:21:44Z">
        <w:r w:rsidRPr="000E47C0">
          <w:rPr>
            <w:color w:val="auto"/>
          </w:rPr>
          <w:t xml:space="preserve">Bảng 15. Nhu cầu thiết bị dây chuyền kiểm định tổng hợp giai đoạn 1</w:t>
        </w:r>
      </w:ins>
      <w:bookmarkEnd w:id="6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5528"/>
        <w:gridCol w:w="1843"/>
        <w:gridCol w:w="992"/>
      </w:tblGrid>
      <w:tr w:rsidR="000E47C0" w:rsidRPr="000E47C0" w14:paraId="228770C2" w14:textId="77777777" w:rsidTr="006047EC">
        <w:trPr>
          <w:trHeight w:val="132"/>
          <w:tblHeader/>
          <w:jc w:val="center"/>
        </w:trPr>
        <w:tc>
          <w:tcPr>
            <w:tcW w:w="704" w:type="dxa"/>
            <w:vAlign w:val="center"/>
          </w:tcPr>
          <w:p w14:paraId="6D8A56F0" w14:textId="77777777" w:rsidR="00197D5A" w:rsidRPr="000E47C0" w:rsidRDefault="00197D5A" w:rsidP="006047EC">
            <w:pPr>
              <w:pStyle w:val="IntenseQuote"/>
              <w:jc w:val="center"/>
              <w:rPr>
                <w:b/>
                <w:bCs/>
              </w:rPr>
            </w:pPr>
            <w:r w:rsidRPr="000E47C0">
              <w:rPr>
                <w:b/>
                <w:bCs/>
              </w:rPr>
              <w:t>TT</w:t>
            </w:r>
          </w:p>
        </w:tc>
        <w:tc>
          <w:tcPr>
            <w:tcW w:w="5528" w:type="dxa"/>
            <w:vAlign w:val="center"/>
          </w:tcPr>
          <w:p w14:paraId="6F3621C2" w14:textId="77777777" w:rsidR="00197D5A" w:rsidRPr="000E47C0" w:rsidRDefault="00197D5A" w:rsidP="006047EC">
            <w:pPr>
              <w:pStyle w:val="IntenseQuote"/>
              <w:jc w:val="center"/>
              <w:rPr>
                <w:b/>
                <w:bCs/>
              </w:rPr>
            </w:pPr>
            <w:r w:rsidRPr="000E47C0">
              <w:rPr>
                <w:b/>
                <w:bCs/>
              </w:rPr>
              <w:t>Hạng mục</w:t>
            </w:r>
          </w:p>
        </w:tc>
        <w:tc>
          <w:tcPr>
            <w:tcW w:w="1843" w:type="dxa"/>
            <w:vAlign w:val="center"/>
          </w:tcPr>
          <w:p w14:paraId="0AB9F0F6" w14:textId="77777777" w:rsidR="00197D5A" w:rsidRPr="000E47C0" w:rsidRDefault="00197D5A" w:rsidP="006047EC">
            <w:pPr>
              <w:pStyle w:val="IntenseQuote"/>
              <w:jc w:val="center"/>
              <w:rPr>
                <w:b/>
                <w:bCs/>
              </w:rPr>
            </w:pPr>
            <w:r w:rsidRPr="000E47C0">
              <w:rPr>
                <w:b/>
                <w:bCs/>
              </w:rPr>
              <w:t xml:space="preserve">Đơn vị </w:t>
            </w:r>
          </w:p>
          <w:p w14:paraId="1A5DCCFC" w14:textId="77777777" w:rsidR="00197D5A" w:rsidRPr="000E47C0" w:rsidRDefault="00197D5A" w:rsidP="006047EC">
            <w:pPr>
              <w:pStyle w:val="IntenseQuote"/>
              <w:jc w:val="center"/>
              <w:rPr>
                <w:b/>
                <w:bCs/>
              </w:rPr>
            </w:pPr>
            <w:r w:rsidRPr="000E47C0">
              <w:rPr>
                <w:b/>
                <w:bCs/>
              </w:rPr>
              <w:t>(bộ)</w:t>
            </w:r>
          </w:p>
        </w:tc>
        <w:tc>
          <w:tcPr>
            <w:tcW w:w="992" w:type="dxa"/>
            <w:vAlign w:val="center"/>
          </w:tcPr>
          <w:p w14:paraId="1B8D9B31" w14:textId="77777777" w:rsidR="00197D5A" w:rsidRPr="000E47C0" w:rsidRDefault="00197D5A" w:rsidP="006047EC">
            <w:pPr>
              <w:pStyle w:val="IntenseQuote"/>
              <w:jc w:val="center"/>
              <w:rPr>
                <w:b/>
                <w:bCs/>
              </w:rPr>
            </w:pPr>
            <w:r w:rsidRPr="000E47C0">
              <w:rPr>
                <w:b/>
                <w:bCs/>
              </w:rPr>
              <w:t>Ghi chú</w:t>
            </w:r>
          </w:p>
        </w:tc>
      </w:tr>
      <w:tr w:rsidR="000E47C0" w:rsidRPr="000E47C0" w14:paraId="760F14AA" w14:textId="77777777" w:rsidTr="006047EC">
        <w:trPr>
          <w:trHeight w:val="397"/>
          <w:jc w:val="center"/>
        </w:trPr>
        <w:tc>
          <w:tcPr>
            <w:tcW w:w="704" w:type="dxa"/>
            <w:vAlign w:val="center"/>
          </w:tcPr>
          <w:p w14:paraId="40FD80AB" w14:textId="77777777" w:rsidR="00197D5A" w:rsidRPr="000E47C0" w:rsidRDefault="00197D5A" w:rsidP="006047EC">
            <w:pPr>
              <w:pStyle w:val="IntenseQuote"/>
              <w:jc w:val="center"/>
            </w:pPr>
            <w:r w:rsidRPr="000E47C0">
              <w:t>1</w:t>
            </w:r>
          </w:p>
        </w:tc>
        <w:tc>
          <w:tcPr>
            <w:tcW w:w="5528" w:type="dxa"/>
            <w:vAlign w:val="center"/>
          </w:tcPr>
          <w:p w14:paraId="583DF0D1" w14:textId="77777777" w:rsidR="00197D5A" w:rsidRPr="000E47C0" w:rsidRDefault="00197D5A" w:rsidP="006047EC">
            <w:pPr>
              <w:pStyle w:val="IntenseQuote"/>
            </w:pPr>
            <w:r w:rsidRPr="000E47C0">
              <w:t>Bộ thiết bị kiểm tra khí thải động cơ xăng và diesel (gồm: Thiết bị phân tích khí thải và Thiết bị đo độ khói)</w:t>
            </w:r>
          </w:p>
        </w:tc>
        <w:tc>
          <w:tcPr>
            <w:tcW w:w="1843" w:type="dxa"/>
            <w:vAlign w:val="center"/>
          </w:tcPr>
          <w:p w14:paraId="5B4C73D1" w14:textId="77777777" w:rsidR="00197D5A" w:rsidRPr="000E47C0" w:rsidRDefault="00197D5A" w:rsidP="006047EC">
            <w:pPr>
              <w:pStyle w:val="IntenseQuote"/>
              <w:jc w:val="center"/>
            </w:pPr>
            <w:del w:id="1061" w:author="Nội dung điều chỉnh (Claude)" w:date="2026-10-21T09:21:44Z">
              <w:r w:rsidRPr="000E47C0">
                <w:delText>2</w:delText>
              </w:r>
            </w:del>
            <w:ins w:id="1062" w:author="Nội dung điều chỉnh (Claude)" w:date="2026-10-21T09:21:44Z">
              <w:r w:rsidRPr="000E47C0">
                <w:t xml:space="preserve">1</w:t>
              </w:r>
            </w:ins>
          </w:p>
        </w:tc>
        <w:tc>
          <w:tcPr>
            <w:tcW w:w="992" w:type="dxa"/>
            <w:vAlign w:val="center"/>
          </w:tcPr>
          <w:p w14:paraId="1F03F65D" w14:textId="77777777" w:rsidR="00197D5A" w:rsidRPr="000E47C0" w:rsidRDefault="00197D5A" w:rsidP="006047EC">
            <w:pPr>
              <w:pStyle w:val="IntenseQuote"/>
              <w:jc w:val="right"/>
            </w:pPr>
            <w:r w:rsidRPr="000E47C0">
              <w:t xml:space="preserve"> </w:t>
            </w:r>
          </w:p>
        </w:tc>
      </w:tr>
      <w:tr w:rsidR="000E47C0" w:rsidRPr="000E47C0" w14:paraId="4F795501" w14:textId="77777777" w:rsidTr="006047EC">
        <w:trPr>
          <w:trHeight w:val="397"/>
          <w:jc w:val="center"/>
        </w:trPr>
        <w:tc>
          <w:tcPr>
            <w:tcW w:w="704" w:type="dxa"/>
            <w:vAlign w:val="center"/>
          </w:tcPr>
          <w:p w14:paraId="3B98B784" w14:textId="77777777" w:rsidR="00197D5A" w:rsidRPr="000E47C0" w:rsidRDefault="00197D5A" w:rsidP="006047EC">
            <w:pPr>
              <w:pStyle w:val="IntenseQuote"/>
              <w:jc w:val="center"/>
            </w:pPr>
            <w:r w:rsidRPr="000E47C0">
              <w:t>2</w:t>
            </w:r>
          </w:p>
        </w:tc>
        <w:tc>
          <w:tcPr>
            <w:tcW w:w="5528" w:type="dxa"/>
            <w:vAlign w:val="center"/>
          </w:tcPr>
          <w:p w14:paraId="6CC5233C" w14:textId="77777777" w:rsidR="00197D5A" w:rsidRPr="000E47C0" w:rsidRDefault="00197D5A" w:rsidP="006047EC">
            <w:pPr>
              <w:pStyle w:val="IntenseQuote"/>
            </w:pPr>
            <w:del w:id="1069" w:author="Nội dung điều chỉnh (Claude)" w:date="2026-10-21T09:21:44Z">
              <w:r w:rsidRPr="000E47C0">
                <w:delText>Thiết bị kiểm tra phanh, tải trọng cầu đến 13 tấn.</w:delText>
              </w:r>
            </w:del>
            <w:ins w:id="1070" w:author="Nội dung điều chỉnh (Claude)" w:date="2026-10-21T09:21:44Z">
              <w:r w:rsidRPr="000E47C0">
                <w:t xml:space="preserve">Thiết bị kiểm tra phanh tổng hợp (loại I và loại II), tải trọng cầu đến 13 tấn, có chức năng kiểm tra xe dẫn động bốn bánh toàn thời gian.</w:t>
              </w:r>
            </w:ins>
          </w:p>
        </w:tc>
        <w:tc>
          <w:tcPr>
            <w:tcW w:w="1843" w:type="dxa"/>
            <w:vAlign w:val="center"/>
          </w:tcPr>
          <w:p w14:paraId="61E59E4B" w14:textId="77777777" w:rsidR="00197D5A" w:rsidRPr="000E47C0" w:rsidRDefault="00197D5A" w:rsidP="006047EC">
            <w:pPr>
              <w:pStyle w:val="IntenseQuote"/>
              <w:jc w:val="center"/>
            </w:pPr>
            <w:r w:rsidRPr="000E47C0">
              <w:t>1</w:t>
            </w:r>
          </w:p>
        </w:tc>
        <w:tc>
          <w:tcPr>
            <w:tcW w:w="992" w:type="dxa"/>
            <w:vAlign w:val="center"/>
          </w:tcPr>
          <w:p w14:paraId="40F699DC" w14:textId="77777777" w:rsidR="00197D5A" w:rsidRPr="000E47C0" w:rsidRDefault="00197D5A" w:rsidP="006047EC">
            <w:pPr>
              <w:pStyle w:val="IntenseQuote"/>
              <w:jc w:val="right"/>
            </w:pPr>
          </w:p>
        </w:tc>
      </w:tr>
      <w:tr w:rsidR="000E47C0" w:rsidRPr="000E47C0" w14:paraId="6D155AB4" w14:textId="77777777" w:rsidTr="006047EC">
        <w:trPr>
          <w:trHeight w:val="397"/>
          <w:jc w:val="center"/>
          <w:del w:id="1091" w:author="Nội dung bỏ (Claude)" w:date="2026-10-21T09:21:44Z"/>
        </w:trPr>
        <w:tc>
          <w:tcPr>
            <w:tcW w:w="704" w:type="dxa"/>
            <w:vAlign w:val="center"/>
          </w:tcPr>
          <w:p w14:paraId="7CBED729" w14:textId="77777777" w:rsidR="00197D5A" w:rsidRPr="000E47C0" w:rsidRDefault="00197D5A" w:rsidP="006047EC">
            <w:pPr>
              <w:pStyle w:val="IntenseQuote"/>
              <w:jc w:val="center"/>
            </w:pPr>
            <w:del w:id="1092" w:author="Nội dung bỏ (Claude)" w:date="2026-10-21T09:21:44Z">
              <w:r w:rsidRPr="000E47C0">
                <w:delText>3</w:delText>
              </w:r>
            </w:del>
          </w:p>
        </w:tc>
        <w:tc>
          <w:tcPr>
            <w:tcW w:w="5528" w:type="dxa"/>
            <w:vAlign w:val="center"/>
          </w:tcPr>
          <w:p w14:paraId="40512AE4" w14:textId="77777777" w:rsidR="00197D5A" w:rsidRPr="000E47C0" w:rsidRDefault="00197D5A" w:rsidP="006047EC">
            <w:pPr>
              <w:pStyle w:val="IntenseQuote"/>
            </w:pPr>
            <w:del w:id="1093" w:author="Nội dung bỏ (Claude)" w:date="2026-10-21T09:21:44Z">
              <w:r w:rsidRPr="000E47C0">
                <w:delText>Thiết bị kiểm tra phanh, tải trọng cầu đến 18 tấn.</w:delText>
              </w:r>
            </w:del>
          </w:p>
        </w:tc>
        <w:tc>
          <w:tcPr>
            <w:tcW w:w="1843" w:type="dxa"/>
            <w:vAlign w:val="center"/>
          </w:tcPr>
          <w:p w14:paraId="04E7555B" w14:textId="77777777" w:rsidR="00197D5A" w:rsidRPr="000E47C0" w:rsidRDefault="00197D5A" w:rsidP="006047EC">
            <w:pPr>
              <w:pStyle w:val="IntenseQuote"/>
              <w:jc w:val="center"/>
            </w:pPr>
            <w:del w:id="1094" w:author="Nội dung bỏ (Claude)" w:date="2026-10-21T09:21:44Z">
              <w:r w:rsidRPr="000E47C0">
                <w:delText>1</w:delText>
              </w:r>
            </w:del>
          </w:p>
        </w:tc>
        <w:tc>
          <w:tcPr>
            <w:tcW w:w="992" w:type="dxa"/>
            <w:vAlign w:val="center"/>
          </w:tcPr>
          <w:p w14:paraId="39C24672" w14:textId="77777777" w:rsidR="00197D5A" w:rsidRPr="000E47C0" w:rsidRDefault="00197D5A" w:rsidP="006047EC">
            <w:pPr>
              <w:pStyle w:val="IntenseQuote"/>
              <w:jc w:val="right"/>
            </w:pPr>
          </w:p>
        </w:tc>
      </w:tr>
      <w:tr w:rsidR="000E47C0" w:rsidRPr="000E47C0" w14:paraId="503DE31A" w14:textId="77777777" w:rsidTr="006047EC">
        <w:trPr>
          <w:trHeight w:val="397"/>
          <w:jc w:val="center"/>
        </w:trPr>
        <w:tc>
          <w:tcPr>
            <w:tcW w:w="704" w:type="dxa"/>
            <w:vAlign w:val="center"/>
          </w:tcPr>
          <w:p w14:paraId="67459CAE" w14:textId="77777777" w:rsidR="00197D5A" w:rsidRPr="000E47C0" w:rsidRDefault="00197D5A" w:rsidP="006047EC">
            <w:pPr>
              <w:pStyle w:val="IntenseQuote"/>
              <w:jc w:val="center"/>
            </w:pPr>
            <w:r w:rsidRPr="000E47C0">
              <w:t>4</w:t>
            </w:r>
          </w:p>
        </w:tc>
        <w:tc>
          <w:tcPr>
            <w:tcW w:w="5528" w:type="dxa"/>
            <w:vAlign w:val="center"/>
          </w:tcPr>
          <w:p w14:paraId="7498B1A0" w14:textId="77777777" w:rsidR="00197D5A" w:rsidRPr="000E47C0" w:rsidRDefault="00197D5A" w:rsidP="006047EC">
            <w:pPr>
              <w:pStyle w:val="IntenseQuote"/>
            </w:pPr>
            <w:r w:rsidRPr="000E47C0">
              <w:t>Máy kiểm tra trượt ngang cho xe có tải trọng cầu đến 15 tấn.</w:t>
            </w:r>
          </w:p>
        </w:tc>
        <w:tc>
          <w:tcPr>
            <w:tcW w:w="1843" w:type="dxa"/>
            <w:vAlign w:val="center"/>
          </w:tcPr>
          <w:p w14:paraId="20E32EFA" w14:textId="77777777" w:rsidR="00197D5A" w:rsidRPr="000E47C0" w:rsidRDefault="00197D5A" w:rsidP="006047EC">
            <w:pPr>
              <w:pStyle w:val="IntenseQuote"/>
              <w:jc w:val="center"/>
            </w:pPr>
            <w:del w:id="1063" w:author="Nội dung điều chỉnh (Claude)" w:date="2026-10-21T09:21:44Z">
              <w:r w:rsidRPr="000E47C0">
                <w:delText>2</w:delText>
              </w:r>
            </w:del>
            <w:ins w:id="1064" w:author="Nội dung điều chỉnh (Claude)" w:date="2026-10-21T09:21:44Z">
              <w:r w:rsidRPr="000E47C0">
                <w:t xml:space="preserve">1</w:t>
              </w:r>
            </w:ins>
          </w:p>
        </w:tc>
        <w:tc>
          <w:tcPr>
            <w:tcW w:w="992" w:type="dxa"/>
            <w:vAlign w:val="center"/>
          </w:tcPr>
          <w:p w14:paraId="468DFD5E" w14:textId="77777777" w:rsidR="00197D5A" w:rsidRPr="000E47C0" w:rsidRDefault="00197D5A" w:rsidP="006047EC">
            <w:pPr>
              <w:pStyle w:val="IntenseQuote"/>
              <w:jc w:val="right"/>
            </w:pPr>
          </w:p>
        </w:tc>
      </w:tr>
      <w:tr w:rsidR="000E47C0" w:rsidRPr="000E47C0" w14:paraId="78DDCB77" w14:textId="77777777" w:rsidTr="006047EC">
        <w:trPr>
          <w:trHeight w:val="397"/>
          <w:jc w:val="center"/>
        </w:trPr>
        <w:tc>
          <w:tcPr>
            <w:tcW w:w="704" w:type="dxa"/>
            <w:vAlign w:val="center"/>
          </w:tcPr>
          <w:p w14:paraId="713E421F" w14:textId="77777777" w:rsidR="00197D5A" w:rsidRPr="000E47C0" w:rsidRDefault="00197D5A" w:rsidP="006047EC">
            <w:pPr>
              <w:pStyle w:val="IntenseQuote"/>
              <w:jc w:val="center"/>
            </w:pPr>
            <w:r w:rsidRPr="000E47C0">
              <w:t>5</w:t>
            </w:r>
          </w:p>
        </w:tc>
        <w:tc>
          <w:tcPr>
            <w:tcW w:w="5528" w:type="dxa"/>
            <w:vAlign w:val="center"/>
          </w:tcPr>
          <w:p w14:paraId="7C7B8BC1" w14:textId="77777777" w:rsidR="00197D5A" w:rsidRPr="000E47C0" w:rsidRDefault="00197D5A" w:rsidP="006047EC">
            <w:pPr>
              <w:pStyle w:val="IntenseQuote"/>
            </w:pPr>
            <w:r w:rsidRPr="000E47C0">
              <w:t>Thiết bị hỗ trợ kiểm tra gầm, có tải trọng cầu đến 20 tấn.</w:t>
            </w:r>
          </w:p>
        </w:tc>
        <w:tc>
          <w:tcPr>
            <w:tcW w:w="1843" w:type="dxa"/>
            <w:vAlign w:val="center"/>
          </w:tcPr>
          <w:p w14:paraId="2AAD6BEB" w14:textId="77777777" w:rsidR="00197D5A" w:rsidRPr="000E47C0" w:rsidRDefault="00197D5A" w:rsidP="006047EC">
            <w:pPr>
              <w:pStyle w:val="IntenseQuote"/>
              <w:jc w:val="center"/>
            </w:pPr>
            <w:del w:id="1065" w:author="Nội dung điều chỉnh (Claude)" w:date="2026-10-21T09:21:44Z">
              <w:r w:rsidRPr="000E47C0">
                <w:delText>2</w:delText>
              </w:r>
            </w:del>
            <w:ins w:id="1066" w:author="Nội dung điều chỉnh (Claude)" w:date="2026-10-21T09:21:44Z">
              <w:r w:rsidRPr="000E47C0">
                <w:t xml:space="preserve">1</w:t>
              </w:r>
            </w:ins>
          </w:p>
        </w:tc>
        <w:tc>
          <w:tcPr>
            <w:tcW w:w="992" w:type="dxa"/>
            <w:vAlign w:val="center"/>
          </w:tcPr>
          <w:p w14:paraId="5A11D323" w14:textId="77777777" w:rsidR="00197D5A" w:rsidRPr="000E47C0" w:rsidRDefault="00197D5A" w:rsidP="006047EC">
            <w:pPr>
              <w:pStyle w:val="IntenseQuote"/>
              <w:jc w:val="right"/>
            </w:pPr>
          </w:p>
        </w:tc>
      </w:tr>
      <w:tr w:rsidR="000E47C0" w:rsidRPr="000E47C0" w14:paraId="44ECDBAF" w14:textId="77777777" w:rsidTr="006047EC">
        <w:trPr>
          <w:trHeight w:val="397"/>
          <w:jc w:val="center"/>
        </w:trPr>
        <w:tc>
          <w:tcPr>
            <w:tcW w:w="704" w:type="dxa"/>
            <w:vAlign w:val="center"/>
          </w:tcPr>
          <w:p w14:paraId="6FD387B1" w14:textId="77777777" w:rsidR="00197D5A" w:rsidRPr="000E47C0" w:rsidRDefault="00197D5A" w:rsidP="006047EC">
            <w:pPr>
              <w:pStyle w:val="IntenseQuote"/>
              <w:jc w:val="center"/>
            </w:pPr>
            <w:r w:rsidRPr="000E47C0">
              <w:t>6</w:t>
            </w:r>
          </w:p>
        </w:tc>
        <w:tc>
          <w:tcPr>
            <w:tcW w:w="5528" w:type="dxa"/>
            <w:vAlign w:val="center"/>
          </w:tcPr>
          <w:p w14:paraId="21098E0F" w14:textId="77777777" w:rsidR="00197D5A" w:rsidRPr="000E47C0" w:rsidRDefault="00197D5A" w:rsidP="006047EC">
            <w:pPr>
              <w:pStyle w:val="IntenseQuote"/>
            </w:pPr>
            <w:r w:rsidRPr="000E47C0">
              <w:t>Thiết bị kiểm tra đèn chiếu sáng phía trước.</w:t>
            </w:r>
          </w:p>
        </w:tc>
        <w:tc>
          <w:tcPr>
            <w:tcW w:w="1843" w:type="dxa"/>
            <w:vAlign w:val="center"/>
          </w:tcPr>
          <w:p w14:paraId="069B9990" w14:textId="77777777" w:rsidR="00197D5A" w:rsidRPr="000E47C0" w:rsidRDefault="00197D5A" w:rsidP="006047EC">
            <w:pPr>
              <w:pStyle w:val="IntenseQuote"/>
              <w:jc w:val="center"/>
            </w:pPr>
            <w:del w:id="1067" w:author="Nội dung điều chỉnh (Claude)" w:date="2026-10-21T09:21:44Z">
              <w:r w:rsidRPr="000E47C0">
                <w:delText>2</w:delText>
              </w:r>
            </w:del>
            <w:ins w:id="1068" w:author="Nội dung điều chỉnh (Claude)" w:date="2026-10-21T09:21:44Z">
              <w:r w:rsidRPr="000E47C0">
                <w:t xml:space="preserve">1</w:t>
              </w:r>
            </w:ins>
          </w:p>
        </w:tc>
        <w:tc>
          <w:tcPr>
            <w:tcW w:w="992" w:type="dxa"/>
            <w:vAlign w:val="center"/>
          </w:tcPr>
          <w:p w14:paraId="1A5EE110" w14:textId="77777777" w:rsidR="00197D5A" w:rsidRPr="000E47C0" w:rsidRDefault="00197D5A" w:rsidP="006047EC">
            <w:pPr>
              <w:pStyle w:val="IntenseQuote"/>
              <w:jc w:val="right"/>
            </w:pPr>
          </w:p>
        </w:tc>
      </w:tr>
      <w:tr w:rsidR="000E47C0" w:rsidRPr="000E47C0" w14:paraId="670B80C6" w14:textId="77777777" w:rsidTr="006047EC">
        <w:trPr>
          <w:trHeight w:val="397"/>
          <w:jc w:val="center"/>
        </w:trPr>
        <w:tc>
          <w:tcPr>
            <w:tcW w:w="704" w:type="dxa"/>
            <w:vAlign w:val="center"/>
          </w:tcPr>
          <w:p w14:paraId="4DB49D3E" w14:textId="77777777" w:rsidR="00197D5A" w:rsidRPr="000E47C0" w:rsidRDefault="00197D5A" w:rsidP="006047EC">
            <w:pPr>
              <w:pStyle w:val="IntenseQuote"/>
              <w:jc w:val="center"/>
            </w:pPr>
            <w:r w:rsidRPr="000E47C0">
              <w:t>7</w:t>
            </w:r>
          </w:p>
        </w:tc>
        <w:tc>
          <w:tcPr>
            <w:tcW w:w="5528" w:type="dxa"/>
            <w:vAlign w:val="center"/>
          </w:tcPr>
          <w:p w14:paraId="2501371B" w14:textId="77777777" w:rsidR="00197D5A" w:rsidRPr="000E47C0" w:rsidRDefault="00197D5A" w:rsidP="006047EC">
            <w:pPr>
              <w:pStyle w:val="IntenseQuote"/>
            </w:pPr>
            <w:r w:rsidRPr="000E47C0">
              <w:t>Thiết bị đo độ ồn.</w:t>
            </w:r>
          </w:p>
        </w:tc>
        <w:tc>
          <w:tcPr>
            <w:tcW w:w="1843" w:type="dxa"/>
            <w:vAlign w:val="center"/>
          </w:tcPr>
          <w:p w14:paraId="3AABC9A5" w14:textId="77777777" w:rsidR="00197D5A" w:rsidRPr="000E47C0" w:rsidRDefault="00197D5A" w:rsidP="006047EC">
            <w:pPr>
              <w:pStyle w:val="IntenseQuote"/>
              <w:jc w:val="center"/>
            </w:pPr>
            <w:r w:rsidRPr="000E47C0">
              <w:t>1</w:t>
            </w:r>
          </w:p>
        </w:tc>
        <w:tc>
          <w:tcPr>
            <w:tcW w:w="992" w:type="dxa"/>
            <w:vAlign w:val="center"/>
          </w:tcPr>
          <w:p w14:paraId="6B6399AD" w14:textId="77777777" w:rsidR="00197D5A" w:rsidRPr="000E47C0" w:rsidRDefault="00197D5A" w:rsidP="006047EC">
            <w:pPr>
              <w:pStyle w:val="IntenseQuote"/>
              <w:jc w:val="right"/>
            </w:pPr>
          </w:p>
        </w:tc>
      </w:tr>
      <w:tr w:rsidR="000E47C0" w:rsidRPr="000E47C0" w14:paraId="26D2245F" w14:textId="77777777" w:rsidTr="006047EC">
        <w:trPr>
          <w:trHeight w:val="397"/>
          <w:jc w:val="center"/>
        </w:trPr>
        <w:tc>
          <w:tcPr>
            <w:tcW w:w="704" w:type="dxa"/>
            <w:vAlign w:val="center"/>
          </w:tcPr>
          <w:p w14:paraId="3F5820BE" w14:textId="77777777" w:rsidR="00197D5A" w:rsidRPr="000E47C0" w:rsidRDefault="00197D5A" w:rsidP="006047EC">
            <w:pPr>
              <w:pStyle w:val="IntenseQuote"/>
              <w:jc w:val="center"/>
            </w:pPr>
            <w:r w:rsidRPr="000E47C0">
              <w:t>8</w:t>
            </w:r>
          </w:p>
        </w:tc>
        <w:tc>
          <w:tcPr>
            <w:tcW w:w="5528" w:type="dxa"/>
            <w:vAlign w:val="center"/>
          </w:tcPr>
          <w:p w14:paraId="32ECF9AF" w14:textId="77777777" w:rsidR="00197D5A" w:rsidRPr="000E47C0" w:rsidRDefault="00197D5A" w:rsidP="006047EC">
            <w:pPr>
              <w:pStyle w:val="IntenseQuote"/>
            </w:pPr>
            <w:r w:rsidRPr="000E47C0">
              <w:t>Kích nâng gầm xe tải</w:t>
            </w:r>
          </w:p>
        </w:tc>
        <w:tc>
          <w:tcPr>
            <w:tcW w:w="1843" w:type="dxa"/>
            <w:vAlign w:val="center"/>
          </w:tcPr>
          <w:p w14:paraId="48336E30" w14:textId="77777777" w:rsidR="00197D5A" w:rsidRPr="000E47C0" w:rsidRDefault="00197D5A" w:rsidP="006047EC">
            <w:pPr>
              <w:pStyle w:val="IntenseQuote"/>
              <w:jc w:val="center"/>
            </w:pPr>
            <w:r w:rsidRPr="000E47C0">
              <w:t>1</w:t>
            </w:r>
          </w:p>
        </w:tc>
        <w:tc>
          <w:tcPr>
            <w:tcW w:w="992" w:type="dxa"/>
            <w:vAlign w:val="center"/>
          </w:tcPr>
          <w:p w14:paraId="78170971" w14:textId="77777777" w:rsidR="00197D5A" w:rsidRPr="000E47C0" w:rsidRDefault="00197D5A" w:rsidP="006047EC">
            <w:pPr>
              <w:pStyle w:val="IntenseQuote"/>
              <w:jc w:val="right"/>
            </w:pPr>
          </w:p>
        </w:tc>
      </w:tr>
      <w:tr w:rsidR="000E47C0" w:rsidRPr="000E47C0" w14:paraId="26D2245F" w14:textId="77777777" w:rsidTr="006047EC">
        <w:trPr>
          <w:trHeight w:val="397"/>
          <w:jc w:val="center"/>
          <w:ins w:id="1090"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86" w:author="Nội dung bổ sung (Claude)" w:date="2026-10-21T09:21:44Z">
              <w:r w:rsidRPr="000E47C0">
                <w:t xml:space="preserve">9</w:t>
              </w:r>
            </w:ins>
          </w:p>
        </w:tc>
        <w:tc>
          <w:tcPr>
            <w:tcW w:w="5528" w:type="dxa"/>
            <w:vAlign w:val="center"/>
          </w:tcPr>
          <w:p w14:paraId="32ECF9AF" w14:textId="77777777" w:rsidR="00197D5A" w:rsidRPr="000E47C0" w:rsidRDefault="00197D5A" w:rsidP="006047EC">
            <w:pPr>
              <w:pStyle w:val="IntenseQuote"/>
            </w:pPr>
            <w:ins w:id="1087" w:author="Nội dung bổ sung (Claude)" w:date="2026-10-21T09:21:44Z">
              <w:r w:rsidRPr="000E47C0">
                <w:t xml:space="preserve">Thiết bị cân kiểm tra khối lượng trục đơn (0 – 5.000 kg) và cân cụm trục (0 – 30.000 kg)</w:t>
              </w:r>
            </w:ins>
          </w:p>
        </w:tc>
        <w:tc>
          <w:tcPr>
            <w:tcW w:w="1843" w:type="dxa"/>
            <w:vAlign w:val="center"/>
          </w:tcPr>
          <w:p w14:paraId="48336E30" w14:textId="77777777" w:rsidR="00197D5A" w:rsidRPr="000E47C0" w:rsidRDefault="00197D5A" w:rsidP="006047EC">
            <w:pPr>
              <w:pStyle w:val="IntenseQuote"/>
              <w:jc w:val="center"/>
            </w:pPr>
            <w:ins w:id="1088" w:author="Nội dung bổ sung (Claude)" w:date="2026-10-21T09:21:44Z">
              <w:r w:rsidRPr="000E47C0">
                <w:t xml:space="preserve">2</w:t>
              </w:r>
            </w:ins>
          </w:p>
        </w:tc>
        <w:tc>
          <w:tcPr>
            <w:tcW w:w="992" w:type="dxa"/>
            <w:vAlign w:val="center"/>
          </w:tcPr>
          <w:p w14:paraId="78170971" w14:textId="77777777" w:rsidR="00197D5A" w:rsidRPr="000E47C0" w:rsidRDefault="00197D5A" w:rsidP="006047EC">
            <w:pPr>
              <w:pStyle w:val="IntenseQuote"/>
              <w:jc w:val="right"/>
            </w:pPr>
            <w:ins w:id="1089" w:author="Nội dung bổ sung (Claude)" w:date="2026-10-21T09:21:44Z">
              <w:r>
                <w:t xml:space="preserve">Thuộc khoản dự phòng</w:t>
              </w:r>
            </w:ins>
          </w:p>
        </w:tc>
      </w:tr>
      <w:tr w:rsidR="000E47C0" w:rsidRPr="000E47C0" w14:paraId="26D2245F" w14:textId="77777777" w:rsidTr="006047EC">
        <w:trPr>
          <w:trHeight w:val="397"/>
          <w:jc w:val="center"/>
          <w:ins w:id="1085"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81" w:author="Nội dung bổ sung (Claude)" w:date="2026-10-21T09:21:44Z">
              <w:r w:rsidRPr="000E47C0">
                <w:t xml:space="preserve">10</w:t>
              </w:r>
            </w:ins>
          </w:p>
        </w:tc>
        <w:tc>
          <w:tcPr>
            <w:tcW w:w="5528" w:type="dxa"/>
            <w:vAlign w:val="center"/>
          </w:tcPr>
          <w:p w14:paraId="32ECF9AF" w14:textId="77777777" w:rsidR="00197D5A" w:rsidRPr="000E47C0" w:rsidRDefault="00197D5A" w:rsidP="006047EC">
            <w:pPr>
              <w:pStyle w:val="IntenseQuote"/>
            </w:pPr>
            <w:ins w:id="1082" w:author="Nội dung bổ sung (Claude)" w:date="2026-10-21T09:21:44Z">
              <w:r w:rsidRPr="000E47C0">
                <w:t xml:space="preserve">Dụng cụ đo độ truyền sáng kính chắn gió</w:t>
              </w:r>
            </w:ins>
          </w:p>
        </w:tc>
        <w:tc>
          <w:tcPr>
            <w:tcW w:w="1843" w:type="dxa"/>
            <w:vAlign w:val="center"/>
          </w:tcPr>
          <w:p w14:paraId="48336E30" w14:textId="77777777" w:rsidR="00197D5A" w:rsidRPr="000E47C0" w:rsidRDefault="00197D5A" w:rsidP="006047EC">
            <w:pPr>
              <w:pStyle w:val="IntenseQuote"/>
              <w:jc w:val="center"/>
            </w:pPr>
            <w:ins w:id="1083" w:author="Nội dung bổ sung (Claude)" w:date="2026-10-21T09:21:44Z">
              <w:r w:rsidRPr="000E47C0">
                <w:t xml:space="preserve">1</w:t>
              </w:r>
            </w:ins>
          </w:p>
        </w:tc>
        <w:tc>
          <w:tcPr>
            <w:tcW w:w="992" w:type="dxa"/>
            <w:vAlign w:val="center"/>
          </w:tcPr>
          <w:p w14:paraId="78170971" w14:textId="77777777" w:rsidR="00197D5A" w:rsidRPr="000E47C0" w:rsidRDefault="00197D5A" w:rsidP="006047EC">
            <w:pPr>
              <w:pStyle w:val="IntenseQuote"/>
              <w:jc w:val="right"/>
            </w:pPr>
            <w:ins w:id="1084" w:author="Nội dung bổ sung (Claude)" w:date="2026-10-21T09:21:44Z">
              <w:r>
                <w:t xml:space="preserve">Thuộc khoản dự phòng</w:t>
              </w:r>
            </w:ins>
          </w:p>
        </w:tc>
      </w:tr>
      <w:tr w:rsidR="000E47C0" w:rsidRPr="000E47C0" w14:paraId="26D2245F" w14:textId="77777777" w:rsidTr="006047EC">
        <w:trPr>
          <w:trHeight w:val="397"/>
          <w:jc w:val="center"/>
          <w:ins w:id="1080"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76" w:author="Nội dung bổ sung (Claude)" w:date="2026-10-21T09:21:44Z">
              <w:r w:rsidRPr="000E47C0">
                <w:t xml:space="preserve">11</w:t>
              </w:r>
            </w:ins>
          </w:p>
        </w:tc>
        <w:tc>
          <w:tcPr>
            <w:tcW w:w="5528" w:type="dxa"/>
            <w:vAlign w:val="center"/>
          </w:tcPr>
          <w:p w14:paraId="32ECF9AF" w14:textId="77777777" w:rsidR="00197D5A" w:rsidRPr="000E47C0" w:rsidRDefault="00197D5A" w:rsidP="006047EC">
            <w:pPr>
              <w:pStyle w:val="IntenseQuote"/>
            </w:pPr>
            <w:ins w:id="1077" w:author="Nội dung bổ sung (Claude)" w:date="2026-10-21T09:21:44Z">
              <w:r w:rsidRPr="000E47C0">
                <w:t xml:space="preserve">Dụng cụ, trang bị bảo vệ an toàn cách điện khi kiểm tra xe điện, xe hybrid điện</w:t>
              </w:r>
            </w:ins>
          </w:p>
        </w:tc>
        <w:tc>
          <w:tcPr>
            <w:tcW w:w="1843" w:type="dxa"/>
            <w:vAlign w:val="center"/>
          </w:tcPr>
          <w:p w14:paraId="48336E30" w14:textId="77777777" w:rsidR="00197D5A" w:rsidRPr="000E47C0" w:rsidRDefault="00197D5A" w:rsidP="006047EC">
            <w:pPr>
              <w:pStyle w:val="IntenseQuote"/>
              <w:jc w:val="center"/>
            </w:pPr>
            <w:ins w:id="1078" w:author="Nội dung bổ sung (Claude)" w:date="2026-10-21T09:21:44Z">
              <w:r w:rsidRPr="000E47C0">
                <w:t xml:space="preserve">1</w:t>
              </w:r>
            </w:ins>
          </w:p>
        </w:tc>
        <w:tc>
          <w:tcPr>
            <w:tcW w:w="992" w:type="dxa"/>
            <w:vAlign w:val="center"/>
          </w:tcPr>
          <w:p w14:paraId="78170971" w14:textId="77777777" w:rsidR="00197D5A" w:rsidRPr="000E47C0" w:rsidRDefault="00197D5A" w:rsidP="006047EC">
            <w:pPr>
              <w:pStyle w:val="IntenseQuote"/>
              <w:jc w:val="right"/>
            </w:pPr>
            <w:ins w:id="1079" w:author="Nội dung bổ sung (Claude)" w:date="2026-10-21T09:21:44Z">
              <w:r>
                <w:t xml:space="preserve">Thuộc khoản dự phòng</w:t>
              </w:r>
            </w:ins>
          </w:p>
        </w:tc>
      </w:tr>
      <w:tr w:rsidR="000E47C0" w:rsidRPr="000E47C0" w14:paraId="26D2245F" w14:textId="77777777" w:rsidTr="006047EC">
        <w:trPr>
          <w:trHeight w:val="397"/>
          <w:jc w:val="center"/>
          <w:ins w:id="1075" w:author="Nội dung bổ sung (Claude)" w:date="2026-10-21T09:21:44Z"/>
        </w:trPr>
        <w:tc>
          <w:tcPr>
            <w:tcW w:w="704" w:type="dxa"/>
            <w:vAlign w:val="center"/>
          </w:tcPr>
          <w:p w14:paraId="3F5820BE" w14:textId="77777777" w:rsidR="00197D5A" w:rsidRPr="000E47C0" w:rsidRDefault="00197D5A" w:rsidP="006047EC">
            <w:pPr>
              <w:pStyle w:val="IntenseQuote"/>
              <w:jc w:val="center"/>
            </w:pPr>
            <w:ins w:id="1071" w:author="Nội dung bổ sung (Claude)" w:date="2026-10-21T09:21:44Z">
              <w:r w:rsidRPr="000E47C0">
                <w:t xml:space="preserve">12</w:t>
              </w:r>
            </w:ins>
          </w:p>
        </w:tc>
        <w:tc>
          <w:tcPr>
            <w:tcW w:w="5528" w:type="dxa"/>
            <w:vAlign w:val="center"/>
          </w:tcPr>
          <w:p w14:paraId="32ECF9AF" w14:textId="77777777" w:rsidR="00197D5A" w:rsidRPr="000E47C0" w:rsidRDefault="00197D5A" w:rsidP="006047EC">
            <w:pPr>
              <w:pStyle w:val="IntenseQuote"/>
            </w:pPr>
            <w:ins w:id="1072" w:author="Nội dung bổ sung (Claude)" w:date="2026-10-21T09:21:44Z">
              <w:r w:rsidRPr="000E47C0">
                <w:t xml:space="preserve">Thiết bị phân tích khí thải xe mô tô, xe gắn máy; camera AI giám sát kiểm định khí thải</w:t>
              </w:r>
            </w:ins>
          </w:p>
        </w:tc>
        <w:tc>
          <w:tcPr>
            <w:tcW w:w="1843" w:type="dxa"/>
            <w:vAlign w:val="center"/>
          </w:tcPr>
          <w:p w14:paraId="48336E30" w14:textId="77777777" w:rsidR="00197D5A" w:rsidRPr="000E47C0" w:rsidRDefault="00197D5A" w:rsidP="006047EC">
            <w:pPr>
              <w:pStyle w:val="IntenseQuote"/>
              <w:jc w:val="center"/>
            </w:pPr>
            <w:ins w:id="1073" w:author="Nội dung bổ sung (Claude)" w:date="2026-10-21T09:21:44Z">
              <w:r w:rsidRPr="000E47C0">
                <w:t xml:space="preserve">2</w:t>
              </w:r>
            </w:ins>
          </w:p>
        </w:tc>
        <w:tc>
          <w:tcPr>
            <w:tcW w:w="992" w:type="dxa"/>
            <w:vAlign w:val="center"/>
          </w:tcPr>
          <w:p w14:paraId="78170971" w14:textId="77777777" w:rsidR="00197D5A" w:rsidRPr="000E47C0" w:rsidRDefault="00197D5A" w:rsidP="006047EC">
            <w:pPr>
              <w:pStyle w:val="IntenseQuote"/>
              <w:jc w:val="right"/>
            </w:pPr>
            <w:ins w:id="1074" w:author="Nội dung bổ sung (Claude)" w:date="2026-10-21T09:21:44Z">
              <w:r>
                <w:t xml:space="preserve">Thuộc khoản dự phòng</w:t>
              </w:r>
            </w:ins>
          </w:p>
        </w:tc>
      </w:tr>
    </w:tbl>
    <w:p w14:paraId="66CA0EC6" w14:textId="77777777" w:rsidR="00197D5A" w:rsidRPr="000E47C0" w:rsidRDefault="00197D5A" w:rsidP="00197D5A">
      <w:pPr>
        <w:rPr>
          <w:b/>
          <w:bCs/>
          <w:lang w:val="nl-NL"/>
        </w:rPr>
      </w:pPr>
      <w:r w:rsidRPr="000E47C0">
        <w:rPr>
          <w:b/>
          <w:bCs/>
          <w:lang w:val="nl-NL"/>
        </w:rPr>
        <w:t>b) Hệ thống, thiết bị hỗ trợ</w:t>
      </w:r>
    </w:p>
    <w:p w14:paraId="70A5BFF5" w14:textId="77777777" w:rsidR="00197D5A" w:rsidRPr="000E47C0" w:rsidRDefault="00197D5A" w:rsidP="00197D5A">
      <w:pPr>
        <w:rPr>
          <w:lang w:val="nl-NL"/>
        </w:rPr>
      </w:pPr>
      <w:r w:rsidRPr="000E47C0">
        <w:rPr>
          <w:lang w:val="nl-NL"/>
        </w:rPr>
        <w:t>- Hệ thống máy chủ lưu trữ và chia sẻ dữ liệu tập trung;</w:t>
      </w:r>
    </w:p>
    <w:p w14:paraId="21C207C7" w14:textId="77777777" w:rsidR="00197D5A" w:rsidRPr="000E47C0" w:rsidRDefault="00197D5A" w:rsidP="00197D5A">
      <w:pPr>
        <w:rPr>
          <w:lang w:val="nl-NL"/>
        </w:rPr>
      </w:pPr>
      <w:r w:rsidRPr="000E47C0">
        <w:rPr>
          <w:lang w:val="nl-NL"/>
        </w:rPr>
        <w:t>- Máy tính, máy in dùng cho văn phòng, chuyền kiểm định;</w:t>
      </w:r>
    </w:p>
    <w:p w14:paraId="2BB114D1" w14:textId="77777777" w:rsidR="00197D5A" w:rsidRPr="000E47C0" w:rsidRDefault="00197D5A" w:rsidP="00197D5A">
      <w:pPr>
        <w:rPr>
          <w:lang w:val="nl-NL"/>
        </w:rPr>
      </w:pPr>
      <w:r w:rsidRPr="000E47C0">
        <w:rPr>
          <w:lang w:val="nl-NL"/>
        </w:rPr>
        <w:t>- Hệ thống âm thanh để thông báo cho chủ xe;</w:t>
      </w:r>
    </w:p>
    <w:p w14:paraId="43786041" w14:textId="77777777" w:rsidR="00197D5A" w:rsidRPr="000E47C0" w:rsidRDefault="00197D5A" w:rsidP="00197D5A">
      <w:pPr>
        <w:rPr>
          <w:lang w:val="nl-NL"/>
        </w:rPr>
      </w:pPr>
      <w:r w:rsidRPr="000E47C0">
        <w:rPr>
          <w:lang w:val="nl-NL"/>
        </w:rPr>
        <w:t>- Màn hình hiển thị có kích thước 65 inch tại phòng chờ khách hàng để công khai quá trình hoạt động kiểm định ở các vị trí kiểm tra;</w:t>
      </w:r>
    </w:p>
    <w:p w14:paraId="7C117EA4" w14:textId="77777777" w:rsidR="00197D5A" w:rsidRPr="000E47C0" w:rsidRDefault="00197D5A" w:rsidP="00197D5A">
      <w:pPr>
        <w:rPr>
          <w:lang w:val="nl-NL"/>
        </w:rPr>
      </w:pPr>
      <w:r w:rsidRPr="000E47C0">
        <w:rPr>
          <w:lang w:val="nl-NL"/>
        </w:rPr>
        <w:t>- Hệ thống camera, máy ảnh chụp ảnh XCG vào kiểm định có hiển thị thời gian chụp trên ảnh và có độ phân giải từ 1280x720 pixels trở lên;</w:t>
      </w:r>
    </w:p>
    <w:p w14:paraId="46346266" w14:textId="77777777" w:rsidR="00197D5A" w:rsidRPr="000E47C0" w:rsidRDefault="00197D5A" w:rsidP="00197D5A">
      <w:pPr>
        <w:rPr>
          <w:lang w:val="nl-NL"/>
        </w:rPr>
      </w:pPr>
      <w:r w:rsidRPr="000E47C0">
        <w:rPr>
          <w:lang w:val="nl-NL"/>
        </w:rPr>
        <w:t>- Thiết bị thông gió cưỡng bức ở vị trí kiểm tra khí thải nếu vị trí kiểm tra khí thải ở trong nhà xưởng.</w:t>
      </w:r>
    </w:p>
    <w:p w14:paraId="46346266" w14:textId="77777777" w:rsidR="00197D5A" w:rsidRPr="000E47C0" w:rsidRDefault="00197D5A" w:rsidP="00197D5A">
      <w:pPr>
        <w:rPr>
          <w:lang w:val="nl-NL"/>
        </w:rPr>
      </w:pPr>
      <w:ins w:id="1095" w:author="Nội dung bổ sung (Claude)" w:date="2026-10-21T09:21:44Z">
        <w:r w:rsidRPr="000E47C0">
          <w:rPr>
            <w:lang w:val="nl-NL"/>
          </w:rPr>
          <w:t xml:space="preserve">- Camera giám sát khu vực tiếp nhận hồ sơ; phần mềm điều khiển thiết bị mã hóa, lưu trữ dữ liệu tối thiểu 36 tháng; thiết bị, dụng cụ theo quy chuẩn kỹ thuật quốc gia có hiệu lực tại thời điểm đầu tư (dự thảo quy chuẩn thay thế QCVN 103:2024/BGTVT dự kiến có hiệu lực từ ngày 01/01/2027).</w:t>
        </w:r>
      </w:ins>
    </w:p>
    <w:p w14:paraId="62AFB09B" w14:textId="77777777" w:rsidR="00197D5A" w:rsidRPr="000E47C0" w:rsidRDefault="00197D5A" w:rsidP="00197D5A">
      <w:pPr>
        <w:rPr>
          <w:i/>
          <w:iCs/>
          <w:lang w:val="nl-NL"/>
        </w:rPr>
      </w:pPr>
      <w:r w:rsidRPr="000E47C0">
        <w:rPr>
          <w:i/>
          <w:iCs/>
          <w:lang w:val="nl-NL"/>
        </w:rPr>
        <w:t>(Danh mục thiết bị được thể hiện tại Phụ lục IV kèm theo).</w:t>
      </w:r>
    </w:p>
    <w:p w14:paraId="09170414" w14:textId="77777777" w:rsidR="00197D5A" w:rsidRPr="000E47C0" w:rsidRDefault="00197D5A" w:rsidP="00197D5A">
      <w:pPr>
        <w:pStyle w:val="Heading1"/>
        <w:rPr>
          <w:color w:val="auto"/>
        </w:rPr>
      </w:pPr>
      <w:bookmarkStart w:id="64" w:name="_Toc236064047"/>
      <w:r w:rsidRPr="000E47C0">
        <w:rPr>
          <w:color w:val="auto"/>
        </w:rPr>
        <w:t>VII. CƠ CHẾ HOẠT ĐỘNG, QUẢN LÝ TÀI CHÍNH</w:t>
      </w:r>
      <w:bookmarkEnd w:id="64"/>
    </w:p>
    <w:p w14:paraId="5304179B" w14:textId="77777777" w:rsidR="00197D5A" w:rsidRPr="000E47C0" w:rsidRDefault="00197D5A" w:rsidP="00197D5A">
      <w:pPr>
        <w:pStyle w:val="Heading2"/>
        <w:rPr>
          <w:color w:val="auto"/>
          <w:lang w:val="nl-NL"/>
        </w:rPr>
      </w:pPr>
      <w:bookmarkStart w:id="65" w:name="_Toc236064048"/>
      <w:r w:rsidRPr="000E47C0">
        <w:rPr>
          <w:color w:val="auto"/>
          <w:lang w:val="nl-NL"/>
        </w:rPr>
        <w:t>1. Cơ chế hoạt động</w:t>
      </w:r>
      <w:bookmarkEnd w:id="65"/>
    </w:p>
    <w:p w14:paraId="5F0A72D1" w14:textId="77777777" w:rsidR="00197D5A" w:rsidRPr="000E47C0" w:rsidRDefault="00197D5A" w:rsidP="00197D5A">
      <w:pPr>
        <w:rPr>
          <w:lang w:val="nl-NL"/>
        </w:rPr>
      </w:pPr>
      <w:r w:rsidRPr="000E47C0">
        <w:rPr>
          <w:lang w:val="nl-NL"/>
        </w:rPr>
        <w:t>a) Công ty được tổ chức và làm việc theo chế độ Giám đốc; chức năng, nhiệm vụ, quyền hạn của các Bộ phận thuộc Công ty và Trung tâm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2EE3B024" w14:textId="77777777" w:rsidR="00197D5A" w:rsidRPr="000E47C0" w:rsidRDefault="00197D5A" w:rsidP="00197D5A">
      <w:pPr>
        <w:rPr>
          <w:lang w:val="nl-NL"/>
        </w:rPr>
      </w:pPr>
      <w:r w:rsidRPr="000E47C0">
        <w:rPr>
          <w:lang w:val="nl-NL"/>
        </w:rPr>
        <w:t>b) Các vị trí, chức danh lãnh đạo các Bộ phận thuộc Công ty được bổ nhiệm, miễn nhiệm theo các quy định của pháp luật và theo Quy chế Công ty.</w:t>
      </w:r>
    </w:p>
    <w:p w14:paraId="6FE9245A" w14:textId="77777777" w:rsidR="00197D5A" w:rsidRPr="000E47C0" w:rsidRDefault="00197D5A" w:rsidP="00197D5A">
      <w:pPr>
        <w:pStyle w:val="Heading2"/>
        <w:rPr>
          <w:color w:val="auto"/>
          <w:lang w:val="nl-NL"/>
        </w:rPr>
      </w:pPr>
      <w:bookmarkStart w:id="66" w:name="_Toc236064049"/>
      <w:r w:rsidRPr="000E47C0">
        <w:rPr>
          <w:color w:val="auto"/>
          <w:lang w:val="nl-NL"/>
        </w:rPr>
        <w:t>2. Cơ chế tài chính</w:t>
      </w:r>
      <w:bookmarkEnd w:id="66"/>
    </w:p>
    <w:p w14:paraId="5E247147" w14:textId="77777777" w:rsidR="00197D5A" w:rsidRPr="000E47C0" w:rsidRDefault="00197D5A" w:rsidP="00197D5A">
      <w:pPr>
        <w:rPr>
          <w:lang w:val="nl-NL"/>
        </w:rPr>
      </w:pPr>
      <w:r w:rsidRPr="000E47C0">
        <w:rPr>
          <w:lang w:val="nl-NL"/>
        </w:rPr>
        <w:t xml:space="preserve">a) Công ty thực hiện </w:t>
      </w:r>
      <w:r w:rsidRPr="000E47C0">
        <w:rPr>
          <w:b/>
          <w:bCs/>
          <w:lang w:val="nl-NL"/>
        </w:rPr>
        <w:t>chế độ kế toán doanh nghiệp</w:t>
      </w:r>
      <w:r w:rsidRPr="000E47C0">
        <w:rPr>
          <w:lang w:val="nl-NL"/>
        </w:rPr>
        <w:t xml:space="preserve"> theo Luật Kế toán ngày 20 tháng 11 năm 2015</w:t>
      </w:r>
      <w:r w:rsidRPr="000E47C0">
        <w:rPr>
          <w:lang w:val="nl-NL"/>
        </w:rPr>
        <w:t xml:space="preserve"> (hợp nhất tại Văn bản hợp nhất số 41/VBHN-VPQH ngày 16 tháng 3 năm 2026)</w:t>
      </w:r>
      <w:r w:rsidRPr="000E47C0">
        <w:rPr>
          <w:lang w:val="nl-NL"/>
        </w:rPr>
        <w:t xml:space="preserve"> và chế độ kế toán doanh nghiệp hiện hành; tự chủ, tự chịu trách nhiệm về tài chính theo Luật Doanh nghiệp ngày 17 tháng 6 năm 2020</w:t>
      </w:r>
      <w:r w:rsidRPr="000E47C0">
        <w:rPr>
          <w:lang w:val="nl-NL"/>
        </w:rPr>
        <w:t xml:space="preserve"> (hợp nhất tại Văn bản hợp nhất số 67/VBHN-VPQH ngày 15 tháng 8 năm 2025)</w:t>
      </w:r>
      <w:r w:rsidRPr="000E47C0">
        <w:rPr>
          <w:lang w:val="nl-NL"/>
        </w:rPr>
        <w:t xml:space="preserve">; thực hiện đầy đủ nghĩa vụ thuế (thuế giá trị gia tăng, thuế thu nhập doanh nghiệp và các nghĩa vụ khác) theo pháp luật về thuế áp dụng cho doanh nghiệp.</w:t>
      </w:r>
    </w:p>
    <w:p w14:paraId="371A8FE1" w14:textId="77777777" w:rsidR="00197D5A" w:rsidRPr="000E47C0" w:rsidRDefault="00197D5A" w:rsidP="00197D5A">
      <w:pPr>
        <w:rPr>
          <w:lang w:val="nl-NL"/>
        </w:rPr>
      </w:pPr>
      <w:r w:rsidRPr="000E47C0">
        <w:rPr>
          <w:b/>
          <w:bCs/>
          <w:lang w:val="nl-NL"/>
        </w:rPr>
        <w:t>b) Quản lý dòng tiền và tách bạch tài sản:</w:t>
      </w:r>
      <w:r w:rsidRPr="000E47C0">
        <w:rPr>
          <w:lang w:val="nl-NL"/>
        </w:rPr>
        <w:t xml:space="preserve">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110E7179" w14:textId="77777777" w:rsidR="00197D5A" w:rsidRPr="000E47C0" w:rsidRDefault="00197D5A" w:rsidP="00197D5A">
      <w:pPr>
        <w:rPr>
          <w:lang w:val="nl-NL"/>
        </w:rPr>
      </w:pPr>
      <w:r w:rsidRPr="000E47C0">
        <w:rPr>
          <w:b/>
          <w:bCs/>
          <w:lang w:val="nl-NL"/>
        </w:rPr>
        <w:t>b) Cơ chế thu phí kiểm định:</w:t>
      </w:r>
      <w:r w:rsidRPr="000E47C0">
        <w:rPr>
          <w:lang w:val="nl-NL"/>
        </w:rPr>
        <w:t xml:space="preserve"> Doanh nghiệp thu phí dịch vụ kiểm định an toàn kỹ thuật và bảo vệ môi trường XCG theo quy định hiện hành.</w:t>
      </w:r>
    </w:p>
    <w:p w14:paraId="110E7179" w14:textId="77777777" w:rsidR="00197D5A" w:rsidRPr="000E47C0" w:rsidRDefault="00197D5A" w:rsidP="00197D5A">
      <w:pPr>
        <w:rPr>
          <w:lang w:val="nl-NL"/>
        </w:rPr>
      </w:pPr>
      <w:ins w:id="1096" w:author="Nội dung bổ sung (Claude)" w:date="2026-10-21T09:21:44Z">
        <w:r w:rsidRPr="000E47C0">
          <w:rPr>
            <w:b/>
            <w:bCs/>
            <w:lang w:val="nl-NL"/>
          </w:rPr>
          <w:t xml:space="preserve">c) Nghĩa vụ thuế, phí, lệ phí: Công ty kê khai, nộp thuế giá trị gia tăng theo phương pháp khấu trừ; thuế thu nhập doanh nghiệp theo thuế suất quy định (ưu đãi, miễn, giảm chỉ áp dụng khi đáp ứng điều kiện theo quy định); khấu trừ, nộp thay thuế thu nhập cá nhân của người lao động; thu, nộp lệ phí cấp giấy chứng nhận kiểm định và phí sử dụng đường bộ vào ngân sách nhà nước.</w:t>
        </w:r>
      </w:ins>
    </w:p>
    <w:p w14:paraId="7223F46A" w14:textId="77777777" w:rsidR="00197D5A" w:rsidRPr="000E47C0" w:rsidRDefault="00197D5A" w:rsidP="00197D5A">
      <w:pPr>
        <w:rPr>
          <w:lang w:val="nl-NL"/>
        </w:rPr>
      </w:pPr>
      <w:r w:rsidRPr="000E47C0">
        <w:rPr>
          <w:b/>
          <w:bCs/>
          <w:lang w:val="nl-NL"/>
        </w:rPr>
        <w:t>d) Phân phối lợi nhuận sau thuế (tương ứng tỷ lệ vốn góp):</w:t>
      </w:r>
      <w:r w:rsidRPr="000E47C0">
        <w:rPr>
          <w:lang w:val="nl-NL"/>
        </w:rPr>
        <w:t xml:space="preserve"> Lợi nhuận sau thuế được phân phối theo đúng tỷ lệ vốn góp thực tế của các thành viên sau khi trích lập các quỹ theo quy định của pháp luật về doanh nghiệp và Điều lệ Công ty.</w:t>
      </w:r>
    </w:p>
    <w:p w14:paraId="68646EF5" w14:textId="77777777" w:rsidR="00197D5A" w:rsidRPr="000E47C0" w:rsidRDefault="00197D5A" w:rsidP="00197D5A">
      <w:pPr>
        <w:pStyle w:val="tnbng"/>
        <w:rPr>
          <w:color w:val="auto"/>
          <w:lang w:val="nl-NL"/>
        </w:rPr>
      </w:pPr>
      <w:bookmarkStart w:id="67" w:name="_Toc238544028"/>
      <w:r w:rsidRPr="000E47C0">
        <w:rPr>
          <w:color w:val="auto"/>
        </w:rPr>
        <w:t>Bảng 16. Cơ cấu phân phối lợi nhuận sau thuế theo tỷ lệ vốn góp</w:t>
      </w:r>
      <w:bookmarkEnd w:id="67"/>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4613"/>
      </w:tblGrid>
      <w:tr w:rsidR="000E47C0" w:rsidRPr="000E47C0" w14:paraId="5E3BFCAC" w14:textId="77777777" w:rsidTr="006047EC">
        <w:tc>
          <w:tcPr>
            <w:tcW w:w="2972" w:type="dxa"/>
            <w:vAlign w:val="center"/>
          </w:tcPr>
          <w:p w14:paraId="70018EEF" w14:textId="77777777" w:rsidR="00197D5A" w:rsidRPr="000E47C0" w:rsidRDefault="00197D5A" w:rsidP="006047EC">
            <w:pPr>
              <w:pStyle w:val="IntenseQuote"/>
              <w:jc w:val="center"/>
              <w:rPr>
                <w:b/>
                <w:bCs/>
              </w:rPr>
            </w:pPr>
            <w:r w:rsidRPr="000E47C0">
              <w:rPr>
                <w:b/>
                <w:bCs/>
              </w:rPr>
              <w:t>Thành viên</w:t>
            </w:r>
          </w:p>
        </w:tc>
        <w:tc>
          <w:tcPr>
            <w:tcW w:w="1418" w:type="dxa"/>
            <w:vAlign w:val="center"/>
          </w:tcPr>
          <w:p w14:paraId="06D5502D" w14:textId="77777777" w:rsidR="00197D5A" w:rsidRPr="000E47C0" w:rsidRDefault="00197D5A" w:rsidP="006047EC">
            <w:pPr>
              <w:pStyle w:val="IntenseQuote"/>
              <w:jc w:val="center"/>
              <w:rPr>
                <w:b/>
                <w:bCs/>
              </w:rPr>
            </w:pPr>
            <w:r w:rsidRPr="000E47C0">
              <w:rPr>
                <w:b/>
                <w:bCs/>
              </w:rPr>
              <w:t xml:space="preserve">Tỷ lệ </w:t>
            </w:r>
          </w:p>
          <w:p w14:paraId="407190CF" w14:textId="77777777" w:rsidR="00197D5A" w:rsidRPr="000E47C0" w:rsidRDefault="00197D5A" w:rsidP="006047EC">
            <w:pPr>
              <w:pStyle w:val="IntenseQuote"/>
              <w:jc w:val="center"/>
              <w:rPr>
                <w:b/>
                <w:bCs/>
              </w:rPr>
            </w:pPr>
            <w:r w:rsidRPr="000E47C0">
              <w:rPr>
                <w:b/>
                <w:bCs/>
              </w:rPr>
              <w:t>vốn góp</w:t>
            </w:r>
          </w:p>
        </w:tc>
        <w:tc>
          <w:tcPr>
            <w:tcW w:w="4613" w:type="dxa"/>
            <w:vAlign w:val="center"/>
          </w:tcPr>
          <w:p w14:paraId="5FCD3375" w14:textId="77777777" w:rsidR="00197D5A" w:rsidRPr="000E47C0" w:rsidRDefault="00197D5A" w:rsidP="006047EC">
            <w:pPr>
              <w:pStyle w:val="IntenseQuote"/>
              <w:jc w:val="center"/>
              <w:rPr>
                <w:b/>
                <w:bCs/>
              </w:rPr>
            </w:pPr>
            <w:r w:rsidRPr="000E47C0">
              <w:rPr>
                <w:b/>
                <w:bCs/>
              </w:rPr>
              <w:t>Ghi chú</w:t>
            </w:r>
          </w:p>
        </w:tc>
      </w:tr>
      <w:tr w:rsidR="000E47C0" w:rsidRPr="000E47C0" w14:paraId="6F3944BE" w14:textId="77777777" w:rsidTr="006047EC">
        <w:tc>
          <w:tcPr>
            <w:tcW w:w="2972" w:type="dxa"/>
            <w:vAlign w:val="center"/>
          </w:tcPr>
          <w:p w14:paraId="3E594546" w14:textId="77777777" w:rsidR="00197D5A" w:rsidRPr="000E47C0" w:rsidRDefault="00197D5A" w:rsidP="006047EC">
            <w:pPr>
              <w:pStyle w:val="IntenseQuote"/>
            </w:pPr>
            <w:r w:rsidRPr="000E47C0">
              <w:t>Trường Cao đẳng Kon Tum</w:t>
            </w:r>
          </w:p>
        </w:tc>
        <w:tc>
          <w:tcPr>
            <w:tcW w:w="1418" w:type="dxa"/>
            <w:vAlign w:val="center"/>
          </w:tcPr>
          <w:p w14:paraId="01C372C3" w14:textId="77777777" w:rsidR="00197D5A" w:rsidRPr="000E47C0" w:rsidRDefault="00197D5A" w:rsidP="006047EC">
            <w:pPr>
              <w:pStyle w:val="IntenseQuote"/>
              <w:jc w:val="center"/>
            </w:pPr>
            <w:r w:rsidRPr="000E47C0">
              <w:t>51%</w:t>
            </w:r>
          </w:p>
        </w:tc>
        <w:tc>
          <w:tcPr>
            <w:tcW w:w="4613" w:type="dxa"/>
            <w:vAlign w:val="center"/>
          </w:tcPr>
          <w:p w14:paraId="42165EA2" w14:textId="4E633C26" w:rsidR="00197D5A" w:rsidRPr="000E47C0" w:rsidRDefault="00197D5A" w:rsidP="006047EC">
            <w:pPr>
              <w:pStyle w:val="IntenseQuote"/>
            </w:pPr>
            <w:r w:rsidRPr="000E47C0">
              <w:t>Lợi nhuận nộp về Trường, sử dụng trả lãi tiền vay, chi phí quản lý, trích lập quỹ cải cách tiền lương và các quỹ khác theo quy định</w:t>
            </w:r>
          </w:p>
        </w:tc>
      </w:tr>
      <w:tr w:rsidR="000E47C0" w:rsidRPr="000E47C0" w14:paraId="769D0BD3" w14:textId="77777777" w:rsidTr="006047EC">
        <w:tc>
          <w:tcPr>
            <w:tcW w:w="2972" w:type="dxa"/>
            <w:vAlign w:val="center"/>
          </w:tcPr>
          <w:p w14:paraId="030F2058" w14:textId="77777777" w:rsidR="00197D5A" w:rsidRPr="000E47C0" w:rsidRDefault="00197D5A" w:rsidP="006047EC">
            <w:pPr>
              <w:pStyle w:val="IntenseQuote"/>
            </w:pPr>
            <w:r w:rsidRPr="000E47C0">
              <w:t>Nhà đầu tư chiến lược</w:t>
            </w:r>
          </w:p>
        </w:tc>
        <w:tc>
          <w:tcPr>
            <w:tcW w:w="1418" w:type="dxa"/>
            <w:vAlign w:val="center"/>
          </w:tcPr>
          <w:p w14:paraId="7658720F" w14:textId="77777777" w:rsidR="00197D5A" w:rsidRPr="000E47C0" w:rsidRDefault="00197D5A" w:rsidP="006047EC">
            <w:pPr>
              <w:pStyle w:val="IntenseQuote"/>
              <w:jc w:val="center"/>
            </w:pPr>
            <w:r w:rsidRPr="000E47C0">
              <w:t>49%</w:t>
            </w:r>
          </w:p>
        </w:tc>
        <w:tc>
          <w:tcPr>
            <w:tcW w:w="4613" w:type="dxa"/>
            <w:vAlign w:val="center"/>
          </w:tcPr>
          <w:p w14:paraId="3A1C9C18" w14:textId="77777777" w:rsidR="00197D5A" w:rsidRPr="000E47C0" w:rsidRDefault="00197D5A" w:rsidP="006047EC">
            <w:pPr>
              <w:pStyle w:val="IntenseQuote"/>
            </w:pPr>
            <w:r w:rsidRPr="000E47C0">
              <w:t>Nhà đầu tư được chia lợi nhuận theo tỷ lệ góp vốn</w:t>
            </w:r>
          </w:p>
        </w:tc>
      </w:tr>
      <w:tr w:rsidR="000E47C0" w:rsidRPr="000E47C0" w14:paraId="36338F33" w14:textId="77777777" w:rsidTr="006047EC">
        <w:tc>
          <w:tcPr>
            <w:tcW w:w="2972" w:type="dxa"/>
            <w:vAlign w:val="center"/>
          </w:tcPr>
          <w:p w14:paraId="01DB85F5" w14:textId="77777777" w:rsidR="00197D5A" w:rsidRPr="000E47C0" w:rsidRDefault="00197D5A" w:rsidP="006047EC">
            <w:pPr>
              <w:pStyle w:val="IntenseQuote"/>
              <w:jc w:val="center"/>
              <w:rPr>
                <w:b/>
                <w:bCs/>
              </w:rPr>
            </w:pPr>
            <w:r w:rsidRPr="000E47C0">
              <w:rPr>
                <w:b/>
                <w:bCs/>
              </w:rPr>
              <w:t>Tổng cộng</w:t>
            </w:r>
          </w:p>
        </w:tc>
        <w:tc>
          <w:tcPr>
            <w:tcW w:w="1418" w:type="dxa"/>
            <w:vAlign w:val="center"/>
          </w:tcPr>
          <w:p w14:paraId="5DAEB57C" w14:textId="77777777" w:rsidR="00197D5A" w:rsidRPr="000E47C0" w:rsidRDefault="00197D5A" w:rsidP="006047EC">
            <w:pPr>
              <w:pStyle w:val="IntenseQuote"/>
              <w:jc w:val="center"/>
              <w:rPr>
                <w:b/>
                <w:bCs/>
              </w:rPr>
            </w:pPr>
            <w:r w:rsidRPr="000E47C0">
              <w:rPr>
                <w:b/>
                <w:bCs/>
              </w:rPr>
              <w:t>100%</w:t>
            </w:r>
          </w:p>
        </w:tc>
        <w:tc>
          <w:tcPr>
            <w:tcW w:w="4613" w:type="dxa"/>
            <w:vAlign w:val="center"/>
          </w:tcPr>
          <w:p w14:paraId="127539B5" w14:textId="77777777" w:rsidR="00197D5A" w:rsidRPr="000E47C0" w:rsidRDefault="00197D5A" w:rsidP="006047EC">
            <w:pPr>
              <w:pStyle w:val="IntenseQuote"/>
              <w:rPr>
                <w:b/>
                <w:bCs/>
              </w:rPr>
            </w:pPr>
          </w:p>
        </w:tc>
      </w:tr>
    </w:tbl>
    <w:p w14:paraId="73096513" w14:textId="77777777" w:rsidR="00197D5A" w:rsidRPr="000E47C0" w:rsidRDefault="00197D5A" w:rsidP="00197D5A">
      <w:pPr>
        <w:rPr>
          <w:b/>
          <w:bCs/>
          <w:lang w:val="nl-NL"/>
        </w:rPr>
      </w:pPr>
      <w:r w:rsidRPr="000E47C0">
        <w:rPr>
          <w:b/>
          <w:bCs/>
          <w:lang w:val="nl-NL"/>
        </w:rPr>
        <w:t>đ) Cơ chế bảo toàn vốn nhà nước và cơ chế kiểm soát:</w:t>
      </w:r>
    </w:p>
    <w:p w14:paraId="4A778A08" w14:textId="77777777" w:rsidR="00197D5A" w:rsidRPr="000E47C0" w:rsidRDefault="00197D5A" w:rsidP="00197D5A">
      <w:pPr>
        <w:rPr>
          <w:lang w:val="nl-NL"/>
        </w:rPr>
      </w:pPr>
      <w:r w:rsidRPr="000E47C0">
        <w:rPr>
          <w:lang w:val="nl-NL"/>
        </w:rPr>
        <w:t>- Ban hành Quy chế quản lý phần vốn của nhà nước (Trường) tại doanh nghiệp theo quy định của Luật Quản lý và đầu tư vốn nhà nước tại doanh nghiệp ngày 14 tháng 6 năm 2025 và các quy định về phân cấp quản lý. Đồng thời, Điều lệ, Quy chế nội bộ Công ty cần quy định rõ các nội dung: Tiêu chuẩn người đại diện phần vốn; chế độ báo cáo định kỳ về UBND tỉnh và Trường; ngưỡng biểu quyết các quyết định quan trọng của Công ty; xử lý trách nhiệm khi để thất thoát vốn; ...</w:t>
      </w:r>
    </w:p>
    <w:p w14:paraId="66F71FC2" w14:textId="77777777" w:rsidR="00197D5A" w:rsidRPr="000E47C0" w:rsidRDefault="00197D5A" w:rsidP="00197D5A">
      <w:pPr>
        <w:rPr>
          <w:lang w:val="nl-NL"/>
        </w:rPr>
      </w:pPr>
      <w:r w:rsidRPr="000E47C0">
        <w:rPr>
          <w:lang w:val="nl-NL"/>
        </w:rPr>
        <w:t xml:space="preserve">- Điều lệ Công ty quy định quyền ưu tiên mua phần vốn góp của Trường khi thành viên khác muốn chuyển nhượng theo Điều 52 Luật Doanh nghiệp ngày 17 tháng 6 năm 2020</w:t>
      </w:r>
      <w:r w:rsidRPr="000E47C0">
        <w:rPr>
          <w:lang w:val="nl-NL"/>
        </w:rPr>
        <w:t xml:space="preserve"> (hợp nhất tại Văn bản hợp nhất số 67/VBHN-VPQH ngày 15 tháng 8 năm 2025)</w:t>
      </w:r>
      <w:r w:rsidRPr="000E47C0">
        <w:rPr>
          <w:lang w:val="nl-NL"/>
        </w:rPr>
        <w:t xml:space="preserve">; không được chuyển nhượng trong 3 năm đầu; không thế chấp tài sản công; biểu quyết 65% cho quyết định quan trọng;</w:t>
      </w:r>
    </w:p>
    <w:p w14:paraId="318A40ED" w14:textId="77777777" w:rsidR="00197D5A" w:rsidRPr="000E47C0" w:rsidRDefault="00197D5A" w:rsidP="00197D5A">
      <w:pPr>
        <w:rPr>
          <w:lang w:val="nl-NL"/>
        </w:rPr>
      </w:pPr>
      <w:r w:rsidRPr="000E47C0">
        <w:rPr>
          <w:lang w:val="nl-NL"/>
        </w:rPr>
        <w:t>- Thực hiện Kiểm toán độc lập hằng năm; thanh tra, kiểm tra định kỳ theo thẩm quyền UBND tỉnh và Kiểm toán nhà nước (nếu có);</w:t>
      </w:r>
    </w:p>
    <w:p w14:paraId="1FE989B5" w14:textId="77777777" w:rsidR="00197D5A" w:rsidRPr="000E47C0" w:rsidRDefault="00197D5A" w:rsidP="00197D5A">
      <w:pPr>
        <w:rPr>
          <w:lang w:val="nl-NL"/>
        </w:rPr>
      </w:pPr>
      <w:r w:rsidRPr="000E47C0">
        <w:rPr>
          <w:lang w:val="nl-NL"/>
        </w:rPr>
        <w:t>- Người đại diện phần vốn Nhà nước kê khai xung đột lợi ích; không kiêm nhiệm thay thế chức năng quản lý hành chính của Trường;</w:t>
      </w:r>
    </w:p>
    <w:p w14:paraId="5D54B4C7" w14:textId="77777777" w:rsidR="00197D5A" w:rsidRPr="000E47C0" w:rsidRDefault="00197D5A" w:rsidP="00197D5A">
      <w:pPr>
        <w:rPr>
          <w:lang w:val="nl-NL"/>
        </w:rPr>
      </w:pPr>
      <w:r w:rsidRPr="000E47C0">
        <w:rPr>
          <w:lang w:val="nl-NL"/>
        </w:rPr>
        <w:t>- Lộ trình thu hồi phần vốn: Nếu doanh nghiệp thua lỗ 3 năm liên tiếp, HĐTV có nghĩa vụ trình cấp có thẩm quyền phê duyệt Phương án tái cơ cấu hoặc giải thể có kiểm soát, bảo đảm thu hồi tối đa phần vốn nhà nước.</w:t>
      </w:r>
    </w:p>
    <w:p w14:paraId="5D54B4C7" w14:textId="77777777" w:rsidR="00197D5A" w:rsidRPr="000E47C0" w:rsidRDefault="00197D5A" w:rsidP="00197D5A">
      <w:pPr>
        <w:rPr>
          <w:lang w:val="nl-NL"/>
        </w:rPr>
      </w:pPr>
      <w:ins w:id="1097" w:author="Nội dung bổ sung (Claude)" w:date="2026-10-21T09:21:44Z">
        <w:r w:rsidRPr="000E47C0">
          <w:rPr>
            <w:lang w:val="nl-NL"/>
          </w:rPr>
          <w:t xml:space="preserve">- Cơ chế quản lý phần vốn của Trường thực hiện theo hướng dẫn của Bộ Tài chính, theo một trong hai cơ chế: (1) phần vốn góp là tài sản công của đơn vị sự nghiệp công lập sử dụng vào liên doanh, liên kết, quản lý theo pháp luật về quản lý, sử dụng tài sản công; hoặc (2) Ủy ban nhân dân tỉnh thực hiện quyền của cơ quan đại diện chủ sở hữu, cử người đại diện phần vốn theo Nghị định số 181/2026/NĐ-CP và Quyết định số 31/2025/QĐ-UBND ngày 15 tháng 10 năm 2025 của Ủy ban nhân dân tỉnh (được sửa đổi, bổ sung bởi Quyết định số 42/2026/QĐ-UBND); quy chế hoạt động của người đại diện phần vốn tham chiếu Quyết định số 836/QĐ-UBND ngày 17 tháng 9 năm 2026 của Ủy ban nhân dân tỉnh.</w:t>
        </w:r>
      </w:ins>
    </w:p>
    <w:p w14:paraId="15A80FD6" w14:textId="77777777" w:rsidR="00197D5A" w:rsidRPr="000E47C0" w:rsidRDefault="00197D5A" w:rsidP="00197D5A">
      <w:pPr>
        <w:rPr>
          <w:b/>
          <w:bCs/>
          <w:lang w:val="nl-NL"/>
        </w:rPr>
      </w:pPr>
      <w:r w:rsidRPr="000E47C0">
        <w:rPr>
          <w:b/>
          <w:bCs/>
          <w:lang w:val="nl-NL"/>
        </w:rPr>
        <w:t>e) Cơ chế phòng ngừa xung đột lợi ích:</w:t>
      </w:r>
    </w:p>
    <w:p w14:paraId="6B743A8A" w14:textId="77777777" w:rsidR="00197D5A" w:rsidRPr="000E47C0" w:rsidRDefault="00197D5A" w:rsidP="00197D5A">
      <w:pPr>
        <w:rPr>
          <w:lang w:val="nl-NL"/>
        </w:rPr>
      </w:pPr>
      <w:r w:rsidRPr="000E47C0">
        <w:rPr>
          <w:lang w:val="nl-NL"/>
        </w:rPr>
        <w:t>- Hiệu trưởng và người đại diện phần vốn nhà nước không được ký hợp đồng với doanh nghiệp với tư cách cá nhân hưởng lợi riêng;</w:t>
      </w:r>
    </w:p>
    <w:p w14:paraId="64F6AA01" w14:textId="77777777" w:rsidR="00197D5A" w:rsidRPr="000E47C0" w:rsidRDefault="00197D5A" w:rsidP="00197D5A">
      <w:pPr>
        <w:rPr>
          <w:lang w:val="nl-NL"/>
        </w:rPr>
      </w:pPr>
      <w:r w:rsidRPr="000E47C0">
        <w:rPr>
          <w:lang w:val="nl-NL"/>
        </w:rPr>
        <w:t>- Nhân sự của Trường kiêm nhiệm tại doanh nghiệp phải kê khai xung đột lợi ích định kỳ hằng năm;</w:t>
      </w:r>
    </w:p>
    <w:p w14:paraId="65E4DB87" w14:textId="77777777" w:rsidR="00197D5A" w:rsidRPr="000E47C0" w:rsidRDefault="00197D5A" w:rsidP="00197D5A">
      <w:pPr>
        <w:rPr>
          <w:lang w:val="nl-NL"/>
        </w:rPr>
      </w:pPr>
      <w:r w:rsidRPr="000E47C0">
        <w:rPr>
          <w:lang w:val="nl-NL"/>
        </w:rPr>
        <w:t>- Nhà đầu tư (thành viên HĐTV) không được làm nhà cung cấp thiết bị hoặc dịch vụ chính cho doanh nghiệp trừ khi qua đấu thầu cạnh tranh và được HĐTV thông qua với sự vắng mặt của thành viên có liên quan;</w:t>
      </w:r>
    </w:p>
    <w:p w14:paraId="17C6AADA" w14:textId="77777777" w:rsidR="00197D5A" w:rsidRPr="000E47C0" w:rsidRDefault="00197D5A" w:rsidP="00197D5A">
      <w:pPr>
        <w:rPr>
          <w:lang w:val="nl-NL"/>
        </w:rPr>
      </w:pPr>
      <w:r w:rsidRPr="000E47C0">
        <w:rPr>
          <w:lang w:val="nl-NL"/>
        </w:rPr>
        <w:t>- Các giao dịch giữa Trường và doanh nghiệp phải lập hợp đồng theo giá thị trường, không được dùng để chuyển dịch thu nhập.</w:t>
      </w:r>
    </w:p>
    <w:p w14:paraId="3B953ABF" w14:textId="77777777" w:rsidR="00197D5A" w:rsidRPr="000E47C0" w:rsidRDefault="00197D5A" w:rsidP="00197D5A">
      <w:pPr>
        <w:pStyle w:val="Heading4"/>
        <w:rPr>
          <w:color w:val="auto"/>
        </w:rPr>
      </w:pPr>
      <w:bookmarkStart w:id="68" w:name="_Toc236064050"/>
      <w:r w:rsidRPr="000E47C0">
        <w:rPr>
          <w:color w:val="auto"/>
        </w:rPr>
        <w:t>Phần III</w:t>
      </w:r>
      <w:bookmarkEnd w:id="68"/>
    </w:p>
    <w:p w14:paraId="66FB8B26" w14:textId="77777777" w:rsidR="00202E31" w:rsidRPr="000E47C0" w:rsidRDefault="00197D5A" w:rsidP="00197D5A">
      <w:pPr>
        <w:pStyle w:val="Heading4"/>
        <w:rPr>
          <w:color w:val="auto"/>
        </w:rPr>
      </w:pPr>
      <w:bookmarkStart w:id="69" w:name="_Toc236064051"/>
      <w:r w:rsidRPr="000E47C0">
        <w:rPr>
          <w:color w:val="auto"/>
        </w:rPr>
        <w:t>LỘ TRÌNH, CÁC BƯỚC THỰC HIỆN VÀ NHU CẦU KINH PHÍ</w:t>
      </w:r>
      <w:bookmarkEnd w:id="69"/>
      <w:r w:rsidRPr="000E47C0">
        <w:rPr>
          <w:color w:val="auto"/>
        </w:rPr>
        <w:t xml:space="preserve"> </w:t>
      </w:r>
    </w:p>
    <w:p w14:paraId="5B1621DF" w14:textId="77777777" w:rsidR="00197D5A" w:rsidRPr="000E47C0" w:rsidRDefault="00202E31" w:rsidP="00197D5A">
      <w:pPr>
        <w:pStyle w:val="Heading4"/>
        <w:rPr>
          <w:color w:val="auto"/>
        </w:rPr>
      </w:pPr>
      <w:bookmarkStart w:id="70" w:name="_Toc236064052"/>
      <w:r w:rsidRPr="000E47C0">
        <w:rPr>
          <w:color w:val="auto"/>
        </w:rPr>
        <w:t>THỰC HIỆN ĐỀ ÁN</w:t>
      </w:r>
      <w:bookmarkEnd w:id="70"/>
    </w:p>
    <w:p w14:paraId="7B1E4585" w14:textId="77777777" w:rsidR="00197D5A" w:rsidRPr="000E47C0" w:rsidRDefault="00197D5A" w:rsidP="00197D5A">
      <w:pPr>
        <w:pStyle w:val="Heading1"/>
        <w:rPr>
          <w:color w:val="auto"/>
          <w:lang w:val="nl-NL"/>
        </w:rPr>
      </w:pPr>
      <w:bookmarkStart w:id="71" w:name="_Toc236064053"/>
      <w:r w:rsidRPr="000E47C0">
        <w:rPr>
          <w:color w:val="auto"/>
          <w:lang w:val="nl-NL"/>
        </w:rPr>
        <w:t>I. LỘ TRÌNH, CÁC BƯỚC THỰC HIỆN ĐỀ ÁN</w:t>
      </w:r>
      <w:bookmarkEnd w:id="71"/>
    </w:p>
    <w:p w14:paraId="535DF388" w14:textId="77777777" w:rsidR="00197D5A" w:rsidRPr="000E47C0" w:rsidRDefault="00197D5A" w:rsidP="00197D5A">
      <w:pPr>
        <w:pStyle w:val="tnbng"/>
        <w:rPr>
          <w:color w:val="auto"/>
          <w:lang w:val="nl-NL"/>
        </w:rPr>
      </w:pPr>
      <w:bookmarkStart w:id="72" w:name="_Toc238544029"/>
      <w:r w:rsidRPr="000E47C0">
        <w:rPr>
          <w:color w:val="auto"/>
        </w:rPr>
        <w:t>Bảng 17. Lộ trình, các bước thực hiện Đề án</w:t>
      </w:r>
      <w:bookmarkEnd w:id="72"/>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25"/>
        <w:gridCol w:w="1384"/>
        <w:gridCol w:w="1378"/>
        <w:gridCol w:w="1484"/>
      </w:tblGrid>
      <w:tr w:rsidR="000E47C0" w:rsidRPr="000E47C0" w14:paraId="728158F3" w14:textId="77777777" w:rsidTr="00202E31">
        <w:trPr>
          <w:tblHeader/>
        </w:trPr>
        <w:tc>
          <w:tcPr>
            <w:tcW w:w="591" w:type="dxa"/>
            <w:vAlign w:val="center"/>
          </w:tcPr>
          <w:p w14:paraId="565477C1"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TT</w:t>
            </w:r>
          </w:p>
        </w:tc>
        <w:tc>
          <w:tcPr>
            <w:tcW w:w="4225" w:type="dxa"/>
            <w:vAlign w:val="center"/>
          </w:tcPr>
          <w:p w14:paraId="01830EAB"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Nội dung</w:t>
            </w:r>
          </w:p>
        </w:tc>
        <w:tc>
          <w:tcPr>
            <w:tcW w:w="1384" w:type="dxa"/>
          </w:tcPr>
          <w:p w14:paraId="1BD66AA6"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chủ trì thực hiện</w:t>
            </w:r>
          </w:p>
        </w:tc>
        <w:tc>
          <w:tcPr>
            <w:tcW w:w="1378" w:type="dxa"/>
            <w:vAlign w:val="center"/>
          </w:tcPr>
          <w:p w14:paraId="0BC62273"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Đơn vị phê duyệt</w:t>
            </w:r>
          </w:p>
        </w:tc>
        <w:tc>
          <w:tcPr>
            <w:tcW w:w="1484" w:type="dxa"/>
            <w:vAlign w:val="center"/>
          </w:tcPr>
          <w:p w14:paraId="4B2440F9" w14:textId="77777777" w:rsidR="002605CB" w:rsidRPr="000E47C0" w:rsidRDefault="002605CB" w:rsidP="00202E31">
            <w:pPr>
              <w:widowControl/>
              <w:spacing w:before="0" w:after="0"/>
              <w:ind w:firstLine="0"/>
              <w:jc w:val="center"/>
              <w:rPr>
                <w:b/>
                <w:bCs/>
                <w:szCs w:val="28"/>
                <w:lang w:eastAsia="vi-VN"/>
              </w:rPr>
            </w:pPr>
            <w:r w:rsidRPr="000E47C0">
              <w:rPr>
                <w:b/>
                <w:bCs/>
                <w:szCs w:val="28"/>
                <w:lang w:val="vi-VN" w:eastAsia="vi-VN"/>
              </w:rPr>
              <w:t xml:space="preserve">Thời gian </w:t>
            </w:r>
          </w:p>
          <w:p w14:paraId="48DD7293" w14:textId="77777777" w:rsidR="002605CB" w:rsidRPr="000E47C0" w:rsidRDefault="002605CB" w:rsidP="00202E31">
            <w:pPr>
              <w:widowControl/>
              <w:spacing w:before="0" w:after="0"/>
              <w:ind w:firstLine="0"/>
              <w:jc w:val="center"/>
              <w:rPr>
                <w:szCs w:val="28"/>
                <w:lang w:val="vi-VN" w:eastAsia="vi-VN"/>
              </w:rPr>
            </w:pPr>
            <w:r w:rsidRPr="000E47C0">
              <w:rPr>
                <w:b/>
                <w:bCs/>
                <w:szCs w:val="28"/>
                <w:lang w:val="vi-VN" w:eastAsia="vi-VN"/>
              </w:rPr>
              <w:t>dự kiến</w:t>
            </w:r>
          </w:p>
        </w:tc>
      </w:tr>
      <w:tr w:rsidR="000E47C0" w:rsidRPr="000E47C0" w14:paraId="6941F4EF" w14:textId="77777777" w:rsidTr="00AF711B">
        <w:tc>
          <w:tcPr>
            <w:tcW w:w="591" w:type="dxa"/>
            <w:vAlign w:val="center"/>
          </w:tcPr>
          <w:p w14:paraId="673E6387" w14:textId="77777777" w:rsidR="002605CB" w:rsidRPr="000E47C0" w:rsidRDefault="002605CB" w:rsidP="00202E31">
            <w:pPr>
              <w:widowControl/>
              <w:spacing w:before="0" w:after="0"/>
              <w:ind w:firstLine="0"/>
              <w:jc w:val="center"/>
              <w:rPr>
                <w:b/>
                <w:bCs/>
                <w:szCs w:val="28"/>
                <w:lang w:eastAsia="vi-VN"/>
              </w:rPr>
            </w:pPr>
            <w:r w:rsidRPr="000E47C0">
              <w:rPr>
                <w:b/>
                <w:bCs/>
                <w:szCs w:val="28"/>
                <w:lang w:eastAsia="vi-VN"/>
              </w:rPr>
              <w:t>1</w:t>
            </w:r>
          </w:p>
        </w:tc>
        <w:tc>
          <w:tcPr>
            <w:tcW w:w="4225" w:type="dxa"/>
            <w:vAlign w:val="center"/>
          </w:tcPr>
          <w:p w14:paraId="5F7D189E" w14:textId="77777777" w:rsidR="002605CB" w:rsidRPr="000E47C0" w:rsidRDefault="002605CB" w:rsidP="00202E31">
            <w:pPr>
              <w:widowControl/>
              <w:spacing w:before="0" w:after="0"/>
              <w:ind w:firstLine="0"/>
              <w:rPr>
                <w:b/>
                <w:bCs/>
                <w:szCs w:val="28"/>
                <w:lang w:val="vi-VN" w:eastAsia="vi-VN"/>
              </w:rPr>
            </w:pPr>
            <w:r w:rsidRPr="000E47C0">
              <w:rPr>
                <w:b/>
                <w:bCs/>
                <w:szCs w:val="28"/>
                <w:lang w:val="vi-VN" w:eastAsia="vi-VN"/>
              </w:rPr>
              <w:t>Giai đoạn 1. Chấp thuận chủ trương</w:t>
            </w:r>
          </w:p>
        </w:tc>
        <w:tc>
          <w:tcPr>
            <w:tcW w:w="1384" w:type="dxa"/>
          </w:tcPr>
          <w:p w14:paraId="5D2658C9"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23290CBC" w14:textId="77777777" w:rsidR="002605CB" w:rsidRPr="000E47C0" w:rsidRDefault="002605CB" w:rsidP="00202E31">
            <w:pPr>
              <w:widowControl/>
              <w:spacing w:before="0" w:after="0"/>
              <w:ind w:firstLine="0"/>
              <w:jc w:val="center"/>
              <w:rPr>
                <w:b/>
                <w:bCs/>
                <w:szCs w:val="28"/>
                <w:lang w:val="vi-VN" w:eastAsia="vi-VN"/>
              </w:rPr>
            </w:pPr>
          </w:p>
        </w:tc>
        <w:tc>
          <w:tcPr>
            <w:tcW w:w="1484" w:type="dxa"/>
            <w:vAlign w:val="center"/>
          </w:tcPr>
          <w:p w14:paraId="78DA497B" w14:textId="77777777" w:rsidR="002605CB" w:rsidRPr="000E47C0" w:rsidRDefault="002605CB" w:rsidP="00202E31">
            <w:pPr>
              <w:widowControl/>
              <w:spacing w:before="0" w:after="0"/>
              <w:ind w:firstLine="0"/>
              <w:jc w:val="center"/>
              <w:rPr>
                <w:b/>
                <w:bCs/>
                <w:szCs w:val="28"/>
                <w:lang w:val="vi-VN" w:eastAsia="vi-VN"/>
              </w:rPr>
            </w:pPr>
          </w:p>
        </w:tc>
      </w:tr>
      <w:tr w:rsidR="000E47C0" w:rsidRPr="000E47C0" w14:paraId="25E40E7C" w14:textId="77777777" w:rsidTr="00AF711B">
        <w:trPr>
          <w:trHeight w:val="1939"/>
        </w:trPr>
        <w:tc>
          <w:tcPr>
            <w:tcW w:w="591" w:type="dxa"/>
            <w:vAlign w:val="center"/>
          </w:tcPr>
          <w:p w14:paraId="225E5B67" w14:textId="77777777" w:rsidR="002605CB" w:rsidRPr="000E47C0" w:rsidRDefault="002605CB" w:rsidP="00202E31">
            <w:pPr>
              <w:widowControl/>
              <w:spacing w:before="0" w:after="0"/>
              <w:ind w:firstLine="0"/>
              <w:jc w:val="center"/>
              <w:rPr>
                <w:szCs w:val="28"/>
                <w:lang w:val="vi-VN" w:eastAsia="vi-VN"/>
              </w:rPr>
            </w:pPr>
            <w:r w:rsidRPr="000E47C0">
              <w:rPr>
                <w:szCs w:val="28"/>
                <w:lang w:eastAsia="vi-VN"/>
              </w:rPr>
              <w:t>1.</w:t>
            </w:r>
            <w:r w:rsidRPr="000E47C0">
              <w:rPr>
                <w:szCs w:val="28"/>
                <w:lang w:val="vi-VN" w:eastAsia="vi-VN"/>
              </w:rPr>
              <w:t>1</w:t>
            </w:r>
          </w:p>
        </w:tc>
        <w:tc>
          <w:tcPr>
            <w:tcW w:w="4225" w:type="dxa"/>
            <w:vAlign w:val="center"/>
          </w:tcPr>
          <w:p w14:paraId="18E54B72" w14:textId="77777777" w:rsidR="002605CB" w:rsidRPr="000E47C0" w:rsidRDefault="002605CB" w:rsidP="00202E31">
            <w:pPr>
              <w:widowControl/>
              <w:spacing w:before="0" w:after="0"/>
              <w:ind w:firstLine="0"/>
              <w:rPr>
                <w:szCs w:val="28"/>
                <w:lang w:eastAsia="vi-VN"/>
              </w:rPr>
            </w:pPr>
            <w:r w:rsidRPr="000E47C0">
              <w:rPr>
                <w:szCs w:val="28"/>
                <w:lang w:val="vi-VN" w:eastAsia="vi-VN"/>
              </w:rPr>
              <w:t xml:space="preserve">Hoàn thiện Đề án, lấy ý kiến các </w:t>
            </w:r>
            <w:r w:rsidRPr="000E47C0">
              <w:rPr>
                <w:szCs w:val="28"/>
                <w:lang w:eastAsia="vi-VN"/>
              </w:rPr>
              <w:t>s</w:t>
            </w:r>
            <w:r w:rsidRPr="000E47C0">
              <w:rPr>
                <w:szCs w:val="28"/>
                <w:lang w:val="vi-VN" w:eastAsia="vi-VN"/>
              </w:rPr>
              <w:t>ở</w:t>
            </w:r>
            <w:r w:rsidRPr="000E47C0">
              <w:rPr>
                <w:szCs w:val="28"/>
                <w:lang w:eastAsia="vi-VN"/>
              </w:rPr>
              <w:t>,</w:t>
            </w:r>
            <w:r w:rsidRPr="000E47C0">
              <w:rPr>
                <w:szCs w:val="28"/>
                <w:lang w:val="vi-VN" w:eastAsia="vi-VN"/>
              </w:rPr>
              <w:t xml:space="preserve"> ngành</w:t>
            </w:r>
            <w:r w:rsidRPr="000E47C0">
              <w:rPr>
                <w:szCs w:val="28"/>
                <w:lang w:eastAsia="vi-VN"/>
              </w:rPr>
              <w:t>, đơn vị, địa phương</w:t>
            </w:r>
            <w:r w:rsidRPr="000E47C0">
              <w:rPr>
                <w:szCs w:val="28"/>
                <w:lang w:val="vi-VN" w:eastAsia="vi-VN"/>
              </w:rPr>
              <w:t>; trình UBND tỉnh Quảng Ngãi phê duyệt</w:t>
            </w:r>
            <w:r w:rsidRPr="000E47C0">
              <w:rPr>
                <w:szCs w:val="28"/>
                <w:lang w:eastAsia="vi-VN"/>
              </w:rPr>
              <w:t xml:space="preserve">: Đề án, </w:t>
            </w:r>
            <w:del w:id="1098" w:author="Nội dung điều chỉnh (Claude)" w:date="2026-10-21T09:21:44Z">
              <w:r w:rsidRPr="000E47C0">
                <w:rPr>
                  <w:szCs w:val="28"/>
                  <w:lang w:eastAsia="vi-VN"/>
                </w:rPr>
                <w:delText xml:space="preserve">c</w:delText>
              </w:r>
            </w:del>
            <w:del w:id="1099" w:author="Nội dung điều chỉnh (Claude)" w:date="2026-10-21T09:21:44Z">
              <w:r w:rsidRPr="000E47C0">
                <w:rPr>
                  <w:szCs w:val="28"/>
                  <w:lang w:val="vi-VN" w:eastAsia="vi-VN"/>
                </w:rPr>
                <w:delText>hấp thuận chủ trương thành lập doanh nghiệp</w:delText>
              </w:r>
            </w:del>
            <w:del w:id="1100" w:author="Nội dung điều chỉnh (Claude)" w:date="2026-10-21T09:21:44Z">
              <w:r w:rsidRPr="000E47C0">
                <w:rPr>
                  <w:szCs w:val="28"/>
                  <w:lang w:eastAsia="vi-VN"/>
                </w:rPr>
                <w:delText>, xã hội hoá</w:delText>
              </w:r>
            </w:del>
            <w:ins w:id="1101" w:author="Nội dung điều chỉnh (Claude)" w:date="2026-10-21T09:21:44Z">
              <w:r w:rsidRPr="000E47C0">
                <w:rPr>
                  <w:szCs w:val="28"/>
                  <w:lang w:eastAsia="vi-VN"/>
                </w:rPr>
                <w:t xml:space="preserve">chấp thuận chủ trương thành lập doanh nghiệp, xã hội hoá (trình lại qua Sở Tài chính theo Công văn số 10316/UBND-NC; xin ý kiến hướng dẫn của Bộ Tài chính, Bộ Nội vụ)</w:t>
              </w:r>
            </w:ins>
          </w:p>
        </w:tc>
        <w:tc>
          <w:tcPr>
            <w:tcW w:w="1384" w:type="dxa"/>
            <w:vAlign w:val="center"/>
          </w:tcPr>
          <w:p w14:paraId="2F8C23C4" w14:textId="77777777" w:rsidR="002605CB" w:rsidRPr="000E47C0" w:rsidRDefault="002605CB"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2E44D764" w14:textId="77777777" w:rsidR="002605CB" w:rsidRPr="000E47C0" w:rsidRDefault="002605CB" w:rsidP="00202E31">
            <w:pPr>
              <w:widowControl/>
              <w:spacing w:before="0" w:after="0"/>
              <w:ind w:firstLine="0"/>
              <w:jc w:val="center"/>
              <w:rPr>
                <w:szCs w:val="28"/>
                <w:lang w:eastAsia="vi-VN"/>
              </w:rPr>
            </w:pPr>
            <w:r w:rsidRPr="000E47C0">
              <w:rPr>
                <w:szCs w:val="28"/>
                <w:lang w:eastAsia="vi-VN"/>
              </w:rPr>
              <w:t>UBND tỉnh</w:t>
            </w:r>
          </w:p>
        </w:tc>
        <w:tc>
          <w:tcPr>
            <w:tcW w:w="1484" w:type="dxa"/>
            <w:vAlign w:val="center"/>
          </w:tcPr>
          <w:p w14:paraId="2207F238" w14:textId="77777777" w:rsidR="002605CB" w:rsidRPr="000E47C0" w:rsidRDefault="002605CB" w:rsidP="00202E31">
            <w:pPr>
              <w:widowControl/>
              <w:spacing w:before="0" w:after="0"/>
              <w:ind w:firstLine="0"/>
              <w:jc w:val="center"/>
              <w:rPr>
                <w:szCs w:val="28"/>
                <w:lang w:val="vi-VN" w:eastAsia="vi-VN"/>
              </w:rPr>
            </w:pPr>
            <w:del w:id="1102" w:author="Nội dung điều chỉnh (Claude)" w:date="2026-10-21T09:21:44Z">
              <w:r w:rsidRPr="000E47C0">
                <w:rPr>
                  <w:szCs w:val="28"/>
                  <w:lang w:eastAsia="vi-VN"/>
                </w:rPr>
                <w:delText xml:space="preserve">Trong tháng 8 năm </w:delText>
              </w:r>
            </w:del>
            <w:del w:id="1103" w:author="Nội dung điều chỉnh (Claude)" w:date="2026-10-21T09:21:44Z">
              <w:r w:rsidRPr="000E47C0">
                <w:rPr>
                  <w:szCs w:val="28"/>
                  <w:lang w:val="vi-VN" w:eastAsia="vi-VN"/>
                </w:rPr>
                <w:delText>2026</w:delText>
              </w:r>
            </w:del>
            <w:ins w:id="1104" w:author="Nội dung điều chỉnh (Claude)" w:date="2026-10-21T09:21:44Z">
              <w:r w:rsidRPr="000E47C0">
                <w:rPr>
                  <w:szCs w:val="28"/>
                  <w:lang w:eastAsia="vi-VN"/>
                </w:rPr>
                <w:t xml:space="preserve">Quý IV năm 2026 – Quý I năm 2027</w:t>
              </w:r>
            </w:ins>
          </w:p>
        </w:tc>
      </w:tr>
      <w:tr w:rsidR="000E47C0" w:rsidRPr="000E47C0" w14:paraId="2B5EAFEF" w14:textId="77777777" w:rsidTr="00AF711B">
        <w:tc>
          <w:tcPr>
            <w:tcW w:w="591" w:type="dxa"/>
            <w:vAlign w:val="center"/>
          </w:tcPr>
          <w:p w14:paraId="390C711B" w14:textId="77777777" w:rsidR="002605CB" w:rsidRPr="000E47C0" w:rsidRDefault="00407FCF" w:rsidP="00202E31">
            <w:pPr>
              <w:widowControl/>
              <w:spacing w:before="0" w:after="0"/>
              <w:ind w:firstLine="0"/>
              <w:jc w:val="center"/>
              <w:rPr>
                <w:b/>
                <w:bCs/>
                <w:szCs w:val="28"/>
                <w:lang w:eastAsia="vi-VN"/>
              </w:rPr>
            </w:pPr>
            <w:r w:rsidRPr="000E47C0">
              <w:rPr>
                <w:b/>
                <w:bCs/>
                <w:szCs w:val="28"/>
                <w:lang w:eastAsia="vi-VN"/>
              </w:rPr>
              <w:t>2</w:t>
            </w:r>
          </w:p>
        </w:tc>
        <w:tc>
          <w:tcPr>
            <w:tcW w:w="4225" w:type="dxa"/>
            <w:vAlign w:val="center"/>
          </w:tcPr>
          <w:p w14:paraId="2D5BEC48" w14:textId="77777777" w:rsidR="002605CB" w:rsidRPr="000E47C0" w:rsidRDefault="00D82E2E" w:rsidP="00202E31">
            <w:pPr>
              <w:widowControl/>
              <w:spacing w:before="0" w:after="0"/>
              <w:ind w:firstLine="0"/>
              <w:rPr>
                <w:b/>
                <w:bCs/>
                <w:szCs w:val="28"/>
                <w:lang w:val="vi-VN" w:eastAsia="vi-VN"/>
              </w:rPr>
            </w:pPr>
            <w:r w:rsidRPr="000E47C0">
              <w:rPr>
                <w:b/>
                <w:bCs/>
                <w:szCs w:val="28"/>
                <w:lang w:val="vi-VN" w:eastAsia="vi-VN"/>
              </w:rPr>
              <w:t>Giai đoạn 2. Hoàn thiện phương án sử dụng tài sản công</w:t>
            </w:r>
          </w:p>
        </w:tc>
        <w:tc>
          <w:tcPr>
            <w:tcW w:w="1384" w:type="dxa"/>
            <w:vAlign w:val="center"/>
          </w:tcPr>
          <w:p w14:paraId="3A8446F8" w14:textId="77777777" w:rsidR="002605CB" w:rsidRPr="000E47C0" w:rsidRDefault="002605CB" w:rsidP="00202E31">
            <w:pPr>
              <w:widowControl/>
              <w:spacing w:before="0" w:after="0"/>
              <w:ind w:firstLine="0"/>
              <w:jc w:val="center"/>
              <w:rPr>
                <w:b/>
                <w:bCs/>
                <w:szCs w:val="28"/>
                <w:lang w:eastAsia="vi-VN"/>
              </w:rPr>
            </w:pPr>
          </w:p>
        </w:tc>
        <w:tc>
          <w:tcPr>
            <w:tcW w:w="1378" w:type="dxa"/>
            <w:vAlign w:val="center"/>
          </w:tcPr>
          <w:p w14:paraId="7FA37680" w14:textId="77777777" w:rsidR="002605CB" w:rsidRPr="000E47C0" w:rsidRDefault="002605CB" w:rsidP="00202E31">
            <w:pPr>
              <w:widowControl/>
              <w:spacing w:before="0" w:after="0"/>
              <w:ind w:firstLine="0"/>
              <w:jc w:val="center"/>
              <w:rPr>
                <w:b/>
                <w:bCs/>
                <w:szCs w:val="28"/>
                <w:lang w:eastAsia="vi-VN"/>
              </w:rPr>
            </w:pPr>
          </w:p>
        </w:tc>
        <w:tc>
          <w:tcPr>
            <w:tcW w:w="1484" w:type="dxa"/>
            <w:vAlign w:val="center"/>
          </w:tcPr>
          <w:p w14:paraId="3D06079C" w14:textId="77777777" w:rsidR="002605CB" w:rsidRPr="000E47C0" w:rsidRDefault="00913D5E" w:rsidP="00202E31">
            <w:pPr>
              <w:widowControl/>
              <w:spacing w:before="0" w:after="0"/>
              <w:ind w:firstLine="0"/>
              <w:jc w:val="center"/>
              <w:rPr>
                <w:szCs w:val="28"/>
                <w:lang w:eastAsia="vi-VN"/>
              </w:rPr>
            </w:pPr>
            <w:r w:rsidRPr="000E47C0">
              <w:rPr>
                <w:szCs w:val="28"/>
                <w:lang w:eastAsia="vi-VN"/>
              </w:rPr>
              <w:t>Sau khi hoàn thiện Giai đoạn 1</w:t>
            </w:r>
          </w:p>
        </w:tc>
      </w:tr>
      <w:tr w:rsidR="000E47C0" w:rsidRPr="000E47C0" w14:paraId="7248757F" w14:textId="77777777" w:rsidTr="00AF711B">
        <w:tc>
          <w:tcPr>
            <w:tcW w:w="591" w:type="dxa"/>
            <w:vAlign w:val="center"/>
          </w:tcPr>
          <w:p w14:paraId="6A902981" w14:textId="77777777" w:rsidR="008E4347" w:rsidRPr="000E47C0" w:rsidRDefault="008E4347" w:rsidP="00202E31">
            <w:pPr>
              <w:widowControl/>
              <w:spacing w:before="0" w:after="0"/>
              <w:ind w:firstLine="0"/>
              <w:jc w:val="center"/>
              <w:rPr>
                <w:szCs w:val="28"/>
                <w:lang w:eastAsia="vi-VN"/>
              </w:rPr>
            </w:pPr>
            <w:r w:rsidRPr="000E47C0">
              <w:rPr>
                <w:szCs w:val="28"/>
                <w:lang w:eastAsia="vi-VN"/>
              </w:rPr>
              <w:t>2.1</w:t>
            </w:r>
          </w:p>
        </w:tc>
        <w:tc>
          <w:tcPr>
            <w:tcW w:w="4225" w:type="dxa"/>
            <w:vAlign w:val="center"/>
          </w:tcPr>
          <w:p w14:paraId="37953738" w14:textId="1853641A" w:rsidR="008E4347" w:rsidRPr="000E47C0" w:rsidRDefault="008E4347" w:rsidP="00202E31">
            <w:pPr>
              <w:widowControl/>
              <w:spacing w:before="0" w:after="0"/>
              <w:ind w:firstLine="0"/>
              <w:rPr>
                <w:szCs w:val="28"/>
                <w:lang w:val="vi-VN" w:eastAsia="vi-VN"/>
              </w:rPr>
            </w:pPr>
            <w:r w:rsidRPr="000E47C0">
              <w:rPr>
                <w:szCs w:val="28"/>
                <w:lang w:val="vi-VN" w:eastAsia="vi-VN"/>
              </w:rPr>
              <w:t>Rà soát hiện trạng đất, tài sản.</w:t>
            </w:r>
            <w:r w:rsidRPr="000E47C0">
              <w:rPr>
                <w:szCs w:val="28"/>
                <w:lang w:eastAsia="vi-VN"/>
              </w:rPr>
              <w:t xml:space="preserve"> </w:t>
            </w:r>
          </w:p>
        </w:tc>
        <w:tc>
          <w:tcPr>
            <w:tcW w:w="1384" w:type="dxa"/>
            <w:vAlign w:val="center"/>
          </w:tcPr>
          <w:p w14:paraId="727434C2"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F18F960"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restart"/>
            <w:vAlign w:val="center"/>
          </w:tcPr>
          <w:p w14:paraId="2C23BE4E" w14:textId="77777777" w:rsidR="008E4347" w:rsidRPr="000E47C0" w:rsidRDefault="008E4347" w:rsidP="00202E31">
            <w:pPr>
              <w:widowControl/>
              <w:spacing w:before="0" w:after="0"/>
              <w:ind w:firstLine="0"/>
              <w:jc w:val="center"/>
              <w:rPr>
                <w:szCs w:val="28"/>
                <w:lang w:eastAsia="vi-VN"/>
              </w:rPr>
            </w:pPr>
            <w:del w:id="1105" w:author="Nội dung điều chỉnh (Claude)" w:date="2026-10-21T09:21:44Z">
              <w:r w:rsidRPr="000E47C0">
                <w:rPr>
                  <w:szCs w:val="28"/>
                  <w:lang w:eastAsia="vi-VN"/>
                </w:rPr>
                <w:delText>Từ Quý IV năm 2026</w:delText>
              </w:r>
            </w:del>
            <w:ins w:id="1106" w:author="Nội dung điều chỉnh (Claude)" w:date="2026-10-21T09:21:44Z">
              <w:r w:rsidRPr="000E47C0">
                <w:rPr>
                  <w:szCs w:val="28"/>
                  <w:lang w:eastAsia="vi-VN"/>
                </w:rPr>
                <w:t xml:space="preserve">Quý I năm 2027</w:t>
              </w:r>
            </w:ins>
          </w:p>
        </w:tc>
      </w:tr>
      <w:tr w:rsidR="000E47C0" w:rsidRPr="000E47C0" w14:paraId="4DE7D5AA" w14:textId="77777777" w:rsidTr="00AF711B">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r w:rsidRPr="000E47C0">
              <w:rPr>
                <w:szCs w:val="28"/>
                <w:lang w:eastAsia="vi-VN"/>
              </w:rPr>
              <w:t>2.2</w:t>
            </w:r>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r w:rsidRPr="000E47C0">
              <w:rPr>
                <w:szCs w:val="28"/>
                <w:lang w:eastAsia="vi-VN"/>
              </w:rPr>
              <w:t xml:space="preserve">Lập, thẩm định và phê duyệt Đề án sử dụng tài sản công vào mục đích kinh doanh, liên doanh, liên kết </w:t>
            </w:r>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p>
        </w:tc>
      </w:tr>
      <w:tr w:rsidR="000E47C0" w:rsidRPr="000E47C0" w14:paraId="4DE7D5AA" w14:textId="77777777" w:rsidTr="00AF711B">
        <w:trPr>
          <w:ins w:id="1112" w:author="Nội dung bổ sung (Claude)" w:date="2026-10-21T09:21:45Z"/>
        </w:trPr>
        <w:tc>
          <w:tcPr>
            <w:tcW w:w="591" w:type="dxa"/>
            <w:vAlign w:val="center"/>
          </w:tcPr>
          <w:p w14:paraId="18E1F14A" w14:textId="456D5895" w:rsidR="008E4347" w:rsidRPr="000E47C0" w:rsidRDefault="008E4347" w:rsidP="00202E31">
            <w:pPr>
              <w:widowControl/>
              <w:spacing w:before="0" w:after="0"/>
              <w:ind w:firstLine="0"/>
              <w:jc w:val="center"/>
              <w:rPr>
                <w:szCs w:val="28"/>
                <w:lang w:eastAsia="vi-VN"/>
              </w:rPr>
            </w:pPr>
            <w:ins w:id="1107" w:author="Nội dung bổ sung (Claude)" w:date="2026-10-21T09:21:45Z">
              <w:r w:rsidRPr="000E47C0">
                <w:rPr>
                  <w:szCs w:val="28"/>
                  <w:lang w:eastAsia="vi-VN"/>
                </w:rPr>
                <w:t xml:space="preserve">2.3</w:t>
              </w:r>
            </w:ins>
          </w:p>
        </w:tc>
        <w:tc>
          <w:tcPr>
            <w:tcW w:w="4225" w:type="dxa"/>
            <w:vAlign w:val="center"/>
          </w:tcPr>
          <w:p w14:paraId="2EF25928" w14:textId="77777777" w:rsidR="008E4347" w:rsidRPr="000E47C0" w:rsidRDefault="008E4347" w:rsidP="00202E31">
            <w:pPr>
              <w:widowControl/>
              <w:spacing w:before="0" w:after="0"/>
              <w:ind w:firstLine="0"/>
              <w:rPr>
                <w:szCs w:val="28"/>
                <w:lang w:eastAsia="vi-VN"/>
              </w:rPr>
            </w:pPr>
            <w:ins w:id="1108" w:author="Nội dung bổ sung (Claude)" w:date="2026-10-21T09:21:45Z">
              <w:r w:rsidRPr="000E47C0">
                <w:rPr>
                  <w:szCs w:val="28"/>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ins>
          </w:p>
        </w:tc>
        <w:tc>
          <w:tcPr>
            <w:tcW w:w="1384" w:type="dxa"/>
            <w:vAlign w:val="center"/>
          </w:tcPr>
          <w:p w14:paraId="225332FE" w14:textId="77777777" w:rsidR="008E4347" w:rsidRPr="000E47C0" w:rsidRDefault="008E4347" w:rsidP="00202E31">
            <w:pPr>
              <w:widowControl/>
              <w:spacing w:before="0" w:after="0"/>
              <w:ind w:firstLine="0"/>
              <w:jc w:val="center"/>
              <w:rPr>
                <w:szCs w:val="28"/>
                <w:lang w:eastAsia="vi-VN"/>
              </w:rPr>
            </w:pPr>
            <w:ins w:id="1109" w:author="Nội dung bổ sung (Claude)" w:date="2026-10-21T09:21:45Z">
              <w:r w:rsidRPr="000E47C0">
                <w:rPr>
                  <w:szCs w:val="28"/>
                  <w:lang w:eastAsia="vi-VN"/>
                </w:rPr>
                <w:t xml:space="preserve">Trường Cao đẳng Kon Tum</w:t>
              </w:r>
            </w:ins>
          </w:p>
        </w:tc>
        <w:tc>
          <w:tcPr>
            <w:tcW w:w="1378" w:type="dxa"/>
            <w:vAlign w:val="center"/>
          </w:tcPr>
          <w:p w14:paraId="6CD7FD7B" w14:textId="77777777" w:rsidR="008E4347" w:rsidRPr="000E47C0" w:rsidRDefault="008E4347" w:rsidP="00202E31">
            <w:pPr>
              <w:widowControl/>
              <w:spacing w:before="0" w:after="0"/>
              <w:ind w:firstLine="0"/>
              <w:jc w:val="center"/>
              <w:rPr>
                <w:szCs w:val="28"/>
                <w:lang w:eastAsia="vi-VN"/>
              </w:rPr>
            </w:pPr>
            <w:ins w:id="1110" w:author="Nội dung bổ sung (Claude)" w:date="2026-10-21T09:21:45Z">
              <w:r w:rsidRPr="000E47C0">
                <w:rPr>
                  <w:szCs w:val="28"/>
                  <w:lang w:eastAsia="vi-VN"/>
                </w:rPr>
                <w:t xml:space="preserve">UBND tỉnh</w:t>
              </w:r>
            </w:ins>
          </w:p>
        </w:tc>
        <w:tc>
          <w:tcPr>
            <w:tcW w:w="1484" w:type="dxa"/>
            <w:vMerge/>
            <w:vAlign w:val="center"/>
          </w:tcPr>
          <w:p w14:paraId="35245544" w14:textId="77777777" w:rsidR="008E4347" w:rsidRPr="000E47C0" w:rsidRDefault="008E4347" w:rsidP="00202E31">
            <w:pPr>
              <w:widowControl/>
              <w:spacing w:before="0" w:after="0"/>
              <w:ind w:firstLine="0"/>
              <w:jc w:val="center"/>
              <w:rPr>
                <w:szCs w:val="28"/>
                <w:lang w:eastAsia="vi-VN"/>
              </w:rPr>
            </w:pPr>
            <w:ins w:id="1111" w:author="Nội dung bổ sung (Claude)" w:date="2026-10-21T09:21:45Z">
              <w:r>
                <w:t xml:space="preserve">Quý I năm 2027</w:t>
              </w:r>
            </w:ins>
          </w:p>
        </w:tc>
      </w:tr>
      <w:tr w:rsidR="000E47C0" w:rsidRPr="000E47C0" w14:paraId="7668AB96" w14:textId="77777777" w:rsidTr="00AF711B">
        <w:tc>
          <w:tcPr>
            <w:tcW w:w="591" w:type="dxa"/>
            <w:vAlign w:val="center"/>
          </w:tcPr>
          <w:p w14:paraId="51FCAAEE" w14:textId="77777777" w:rsidR="00191C55" w:rsidRPr="000E47C0" w:rsidRDefault="00967C16" w:rsidP="00202E31">
            <w:pPr>
              <w:widowControl/>
              <w:spacing w:before="0" w:after="0"/>
              <w:ind w:firstLine="0"/>
              <w:jc w:val="center"/>
              <w:rPr>
                <w:b/>
                <w:bCs/>
                <w:szCs w:val="28"/>
                <w:lang w:eastAsia="vi-VN"/>
              </w:rPr>
            </w:pPr>
            <w:r w:rsidRPr="000E47C0">
              <w:rPr>
                <w:b/>
                <w:bCs/>
                <w:szCs w:val="28"/>
                <w:lang w:eastAsia="vi-VN"/>
              </w:rPr>
              <w:t>3</w:t>
            </w:r>
          </w:p>
        </w:tc>
        <w:tc>
          <w:tcPr>
            <w:tcW w:w="4225" w:type="dxa"/>
            <w:vAlign w:val="center"/>
          </w:tcPr>
          <w:p w14:paraId="653653EF" w14:textId="77777777" w:rsidR="00191C55" w:rsidRPr="000E47C0" w:rsidRDefault="00967C16" w:rsidP="00202E31">
            <w:pPr>
              <w:widowControl/>
              <w:spacing w:before="0" w:after="0"/>
              <w:ind w:firstLine="0"/>
              <w:rPr>
                <w:b/>
                <w:bCs/>
                <w:szCs w:val="28"/>
                <w:lang w:eastAsia="vi-VN"/>
              </w:rPr>
            </w:pPr>
            <w:r w:rsidRPr="000E47C0">
              <w:rPr>
                <w:b/>
                <w:bCs/>
                <w:szCs w:val="28"/>
                <w:lang w:eastAsia="vi-VN"/>
              </w:rPr>
              <w:t>Giai đoạn 3. Lựa chọn nhà đầu tư</w:t>
            </w:r>
          </w:p>
        </w:tc>
        <w:tc>
          <w:tcPr>
            <w:tcW w:w="1384" w:type="dxa"/>
            <w:vAlign w:val="center"/>
          </w:tcPr>
          <w:p w14:paraId="703EF21B" w14:textId="77777777" w:rsidR="00191C55" w:rsidRPr="000E47C0" w:rsidRDefault="00191C55" w:rsidP="00202E31">
            <w:pPr>
              <w:widowControl/>
              <w:spacing w:before="0" w:after="0"/>
              <w:ind w:firstLine="0"/>
              <w:jc w:val="center"/>
              <w:rPr>
                <w:b/>
                <w:bCs/>
                <w:szCs w:val="28"/>
                <w:lang w:eastAsia="vi-VN"/>
              </w:rPr>
            </w:pPr>
          </w:p>
        </w:tc>
        <w:tc>
          <w:tcPr>
            <w:tcW w:w="1378" w:type="dxa"/>
            <w:vAlign w:val="center"/>
          </w:tcPr>
          <w:p w14:paraId="39DAE06F" w14:textId="77777777" w:rsidR="00191C55" w:rsidRPr="000E47C0" w:rsidRDefault="00191C55" w:rsidP="00202E31">
            <w:pPr>
              <w:widowControl/>
              <w:spacing w:before="0" w:after="0"/>
              <w:ind w:firstLine="0"/>
              <w:jc w:val="center"/>
              <w:rPr>
                <w:b/>
                <w:bCs/>
                <w:szCs w:val="28"/>
                <w:lang w:eastAsia="vi-VN"/>
              </w:rPr>
            </w:pPr>
          </w:p>
        </w:tc>
        <w:tc>
          <w:tcPr>
            <w:tcW w:w="1484" w:type="dxa"/>
            <w:vAlign w:val="center"/>
          </w:tcPr>
          <w:p w14:paraId="1CE0C816" w14:textId="77777777" w:rsidR="00191C55" w:rsidRPr="000E47C0" w:rsidRDefault="00191C55" w:rsidP="00202E31">
            <w:pPr>
              <w:widowControl/>
              <w:spacing w:before="0" w:after="0"/>
              <w:ind w:firstLine="0"/>
              <w:jc w:val="center"/>
              <w:rPr>
                <w:b/>
                <w:bCs/>
                <w:szCs w:val="28"/>
                <w:lang w:eastAsia="vi-VN"/>
              </w:rPr>
            </w:pPr>
          </w:p>
        </w:tc>
      </w:tr>
      <w:tr w:rsidR="000E47C0" w:rsidRPr="000E47C0" w14:paraId="5D8B02D4" w14:textId="77777777" w:rsidTr="00AF711B">
        <w:tc>
          <w:tcPr>
            <w:tcW w:w="591" w:type="dxa"/>
            <w:vAlign w:val="center"/>
          </w:tcPr>
          <w:p w14:paraId="288B9128" w14:textId="77777777" w:rsidR="00967C16" w:rsidRPr="000E47C0" w:rsidRDefault="008E4347" w:rsidP="00202E31">
            <w:pPr>
              <w:widowControl/>
              <w:spacing w:before="0" w:after="0"/>
              <w:ind w:firstLine="0"/>
              <w:jc w:val="center"/>
              <w:rPr>
                <w:szCs w:val="28"/>
                <w:lang w:eastAsia="vi-VN"/>
              </w:rPr>
            </w:pPr>
            <w:r w:rsidRPr="000E47C0">
              <w:rPr>
                <w:szCs w:val="28"/>
                <w:lang w:eastAsia="vi-VN"/>
              </w:rPr>
              <w:t>3.1</w:t>
            </w:r>
          </w:p>
        </w:tc>
        <w:tc>
          <w:tcPr>
            <w:tcW w:w="4225" w:type="dxa"/>
            <w:vAlign w:val="center"/>
          </w:tcPr>
          <w:p w14:paraId="0D4C6228" w14:textId="77777777" w:rsidR="00967C16" w:rsidRPr="000E47C0" w:rsidRDefault="00967C16" w:rsidP="00202E31">
            <w:pPr>
              <w:widowControl/>
              <w:spacing w:before="0" w:after="0"/>
              <w:ind w:firstLine="0"/>
              <w:rPr>
                <w:szCs w:val="28"/>
                <w:lang w:eastAsia="vi-VN"/>
              </w:rPr>
            </w:pPr>
            <w:r w:rsidRPr="000E47C0">
              <w:rPr>
                <w:szCs w:val="28"/>
                <w:lang w:eastAsia="vi-VN"/>
              </w:rPr>
              <w:t>Ban hành tiêu chí lựa chọn; Thông báo công khai lựa chọn; đàm phán, thống nhất tỷ lệ góp vốn; thống nhất Điều lệ Công ty; thống nhất phương án quản trị.</w:t>
            </w:r>
          </w:p>
        </w:tc>
        <w:tc>
          <w:tcPr>
            <w:tcW w:w="1384" w:type="dxa"/>
            <w:vAlign w:val="center"/>
          </w:tcPr>
          <w:p w14:paraId="465E5BF7" w14:textId="77777777" w:rsidR="00967C16" w:rsidRPr="000E47C0" w:rsidRDefault="008B694F"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CFAFEDA" w14:textId="77777777" w:rsidR="00967C16" w:rsidRPr="000E47C0" w:rsidRDefault="00FF1216" w:rsidP="00202E31">
            <w:pPr>
              <w:widowControl/>
              <w:spacing w:before="0" w:after="0"/>
              <w:ind w:firstLine="0"/>
              <w:jc w:val="center"/>
              <w:rPr>
                <w:szCs w:val="28"/>
                <w:lang w:eastAsia="vi-VN"/>
              </w:rPr>
            </w:pPr>
            <w:r w:rsidRPr="000E47C0">
              <w:rPr>
                <w:szCs w:val="28"/>
                <w:lang w:eastAsia="vi-VN"/>
              </w:rPr>
              <w:t>Trường Cao đẳng Kon Tum</w:t>
            </w:r>
          </w:p>
        </w:tc>
        <w:tc>
          <w:tcPr>
            <w:tcW w:w="1484" w:type="dxa"/>
            <w:vAlign w:val="center"/>
          </w:tcPr>
          <w:p w14:paraId="340FCF28" w14:textId="77777777" w:rsidR="00967C16" w:rsidRPr="000E47C0" w:rsidRDefault="008B694F" w:rsidP="00202E31">
            <w:pPr>
              <w:widowControl/>
              <w:spacing w:before="0" w:after="0"/>
              <w:ind w:firstLine="0"/>
              <w:jc w:val="center"/>
              <w:rPr>
                <w:szCs w:val="28"/>
                <w:lang w:eastAsia="vi-VN"/>
              </w:rPr>
            </w:pPr>
            <w:del w:id="1113" w:author="Nội dung điều chỉnh (Claude)" w:date="2026-10-21T09:21:45Z">
              <w:r w:rsidRPr="000E47C0">
                <w:rPr>
                  <w:szCs w:val="28"/>
                  <w:lang w:eastAsia="vi-VN"/>
                </w:rPr>
                <w:delText>Từ Quý IV năm 2026</w:delText>
              </w:r>
            </w:del>
            <w:ins w:id="1114" w:author="Nội dung điều chỉnh (Claude)" w:date="2026-10-21T09:21:45Z">
              <w:r w:rsidRPr="000E47C0">
                <w:rPr>
                  <w:szCs w:val="28"/>
                  <w:lang w:eastAsia="vi-VN"/>
                </w:rPr>
                <w:t xml:space="preserve">Quý II năm 2027</w:t>
              </w:r>
            </w:ins>
          </w:p>
        </w:tc>
      </w:tr>
      <w:tr w:rsidR="000E47C0" w:rsidRPr="000E47C0" w14:paraId="14C1C2EB" w14:textId="77777777" w:rsidTr="00AF711B">
        <w:tc>
          <w:tcPr>
            <w:tcW w:w="591" w:type="dxa"/>
            <w:vAlign w:val="center"/>
          </w:tcPr>
          <w:p w14:paraId="38F85BED" w14:textId="77777777" w:rsidR="00967C16" w:rsidRPr="000E47C0" w:rsidRDefault="00DA46BB" w:rsidP="00202E31">
            <w:pPr>
              <w:widowControl/>
              <w:spacing w:before="0" w:after="0"/>
              <w:ind w:firstLine="0"/>
              <w:jc w:val="center"/>
              <w:rPr>
                <w:b/>
                <w:bCs/>
                <w:szCs w:val="28"/>
                <w:lang w:eastAsia="vi-VN"/>
              </w:rPr>
            </w:pPr>
            <w:r w:rsidRPr="000E47C0">
              <w:rPr>
                <w:b/>
                <w:bCs/>
                <w:szCs w:val="28"/>
                <w:lang w:eastAsia="vi-VN"/>
              </w:rPr>
              <w:t>4</w:t>
            </w:r>
          </w:p>
        </w:tc>
        <w:tc>
          <w:tcPr>
            <w:tcW w:w="4225" w:type="dxa"/>
            <w:vAlign w:val="center"/>
          </w:tcPr>
          <w:p w14:paraId="2AEB75EE" w14:textId="77777777" w:rsidR="00967C16" w:rsidRPr="000E47C0" w:rsidRDefault="00DA46BB" w:rsidP="00202E31">
            <w:pPr>
              <w:widowControl/>
              <w:spacing w:before="0" w:after="0"/>
              <w:ind w:firstLine="0"/>
              <w:rPr>
                <w:b/>
                <w:bCs/>
                <w:szCs w:val="28"/>
                <w:lang w:eastAsia="vi-VN"/>
              </w:rPr>
            </w:pPr>
            <w:r w:rsidRPr="000E47C0">
              <w:rPr>
                <w:b/>
                <w:bCs/>
                <w:szCs w:val="28"/>
                <w:lang w:eastAsia="vi-VN"/>
              </w:rPr>
              <w:t>Giai đoạn 4. Thành lập Công ty TNHH Đăng kiểm Cao đẳng Kon Tum</w:t>
            </w:r>
          </w:p>
        </w:tc>
        <w:tc>
          <w:tcPr>
            <w:tcW w:w="1384" w:type="dxa"/>
            <w:vAlign w:val="center"/>
          </w:tcPr>
          <w:p w14:paraId="2617F558" w14:textId="77777777" w:rsidR="00967C16" w:rsidRPr="000E47C0" w:rsidRDefault="00967C16" w:rsidP="00202E31">
            <w:pPr>
              <w:widowControl/>
              <w:spacing w:before="0" w:after="0"/>
              <w:ind w:firstLine="0"/>
              <w:jc w:val="center"/>
              <w:rPr>
                <w:b/>
                <w:bCs/>
                <w:szCs w:val="28"/>
                <w:lang w:eastAsia="vi-VN"/>
              </w:rPr>
            </w:pPr>
          </w:p>
        </w:tc>
        <w:tc>
          <w:tcPr>
            <w:tcW w:w="1378" w:type="dxa"/>
            <w:vAlign w:val="center"/>
          </w:tcPr>
          <w:p w14:paraId="002BE832" w14:textId="77777777" w:rsidR="00967C16" w:rsidRPr="000E47C0" w:rsidRDefault="00967C16" w:rsidP="00202E31">
            <w:pPr>
              <w:widowControl/>
              <w:spacing w:before="0" w:after="0"/>
              <w:ind w:firstLine="0"/>
              <w:jc w:val="center"/>
              <w:rPr>
                <w:b/>
                <w:bCs/>
                <w:szCs w:val="28"/>
                <w:lang w:eastAsia="vi-VN"/>
              </w:rPr>
            </w:pPr>
          </w:p>
        </w:tc>
        <w:tc>
          <w:tcPr>
            <w:tcW w:w="1484" w:type="dxa"/>
            <w:vAlign w:val="center"/>
          </w:tcPr>
          <w:p w14:paraId="2F77749F" w14:textId="77777777" w:rsidR="00967C16" w:rsidRPr="000E47C0" w:rsidRDefault="00967C16" w:rsidP="00202E31">
            <w:pPr>
              <w:widowControl/>
              <w:spacing w:before="0" w:after="0"/>
              <w:ind w:firstLine="0"/>
              <w:jc w:val="center"/>
              <w:rPr>
                <w:b/>
                <w:bCs/>
                <w:szCs w:val="28"/>
                <w:lang w:eastAsia="vi-VN"/>
              </w:rPr>
            </w:pPr>
          </w:p>
        </w:tc>
      </w:tr>
      <w:tr w:rsidR="000E47C0" w:rsidRPr="000E47C0" w14:paraId="4510A713" w14:textId="77777777" w:rsidTr="00AF711B">
        <w:tc>
          <w:tcPr>
            <w:tcW w:w="591" w:type="dxa"/>
            <w:vAlign w:val="center"/>
          </w:tcPr>
          <w:p w14:paraId="685F7A59" w14:textId="77777777" w:rsidR="006F5C0E" w:rsidRPr="000E47C0" w:rsidRDefault="006F5C0E" w:rsidP="00202E31">
            <w:pPr>
              <w:widowControl/>
              <w:spacing w:before="0" w:after="0"/>
              <w:ind w:firstLine="0"/>
              <w:jc w:val="center"/>
              <w:rPr>
                <w:szCs w:val="28"/>
                <w:lang w:eastAsia="vi-VN"/>
              </w:rPr>
            </w:pPr>
            <w:r w:rsidRPr="000E47C0">
              <w:rPr>
                <w:szCs w:val="28"/>
                <w:lang w:eastAsia="vi-VN"/>
              </w:rPr>
              <w:t>4.1</w:t>
            </w:r>
          </w:p>
        </w:tc>
        <w:tc>
          <w:tcPr>
            <w:tcW w:w="4225" w:type="dxa"/>
            <w:vAlign w:val="center"/>
          </w:tcPr>
          <w:p w14:paraId="31E5A563" w14:textId="77777777" w:rsidR="006F5C0E" w:rsidRPr="000E47C0" w:rsidRDefault="006F5C0E" w:rsidP="00202E31">
            <w:pPr>
              <w:widowControl/>
              <w:spacing w:before="0" w:after="0"/>
              <w:ind w:firstLine="0"/>
              <w:rPr>
                <w:szCs w:val="28"/>
                <w:lang w:eastAsia="vi-VN"/>
              </w:rPr>
            </w:pPr>
            <w:r w:rsidRPr="000E47C0">
              <w:rPr>
                <w:szCs w:val="28"/>
                <w:lang w:eastAsia="vi-VN"/>
              </w:rPr>
              <w:t>Chuẩn bị, hoàn thiện hồ sơ đăng ký doanh nghiệp, gồm:</w:t>
            </w:r>
          </w:p>
          <w:p w14:paraId="5206A6DF" w14:textId="77777777" w:rsidR="006F5C0E" w:rsidRPr="000E47C0" w:rsidRDefault="006F5C0E" w:rsidP="00202E31">
            <w:pPr>
              <w:widowControl/>
              <w:spacing w:before="0" w:after="0"/>
              <w:ind w:firstLine="0"/>
              <w:rPr>
                <w:szCs w:val="28"/>
                <w:lang w:eastAsia="vi-VN"/>
              </w:rPr>
            </w:pPr>
            <w:r w:rsidRPr="000E47C0">
              <w:rPr>
                <w:szCs w:val="28"/>
                <w:lang w:eastAsia="vi-VN"/>
              </w:rPr>
              <w:t>- Điều lệ Công ty;</w:t>
            </w:r>
          </w:p>
          <w:p w14:paraId="643CA608" w14:textId="77777777" w:rsidR="006F5C0E" w:rsidRPr="000E47C0" w:rsidRDefault="006F5C0E" w:rsidP="00202E31">
            <w:pPr>
              <w:widowControl/>
              <w:spacing w:before="0" w:after="0"/>
              <w:ind w:firstLine="0"/>
              <w:rPr>
                <w:szCs w:val="28"/>
                <w:lang w:eastAsia="vi-VN"/>
              </w:rPr>
            </w:pPr>
            <w:r w:rsidRPr="000E47C0">
              <w:rPr>
                <w:szCs w:val="28"/>
                <w:lang w:eastAsia="vi-VN"/>
              </w:rPr>
              <w:t>- Cam kết, góp vốn;</w:t>
            </w:r>
          </w:p>
          <w:p w14:paraId="05BA65C3" w14:textId="77777777" w:rsidR="006F5C0E" w:rsidRPr="000E47C0" w:rsidRDefault="006F5C0E" w:rsidP="00202E31">
            <w:pPr>
              <w:widowControl/>
              <w:spacing w:before="0" w:after="0"/>
              <w:ind w:firstLine="0"/>
              <w:rPr>
                <w:szCs w:val="28"/>
                <w:lang w:eastAsia="vi-VN"/>
              </w:rPr>
            </w:pPr>
            <w:r w:rsidRPr="000E47C0">
              <w:rPr>
                <w:szCs w:val="28"/>
                <w:lang w:eastAsia="vi-VN"/>
              </w:rPr>
              <w:t>- Bầu Hội đồng thành viên;</w:t>
            </w:r>
          </w:p>
          <w:p w14:paraId="5ADEB00C" w14:textId="77777777" w:rsidR="006F5C0E" w:rsidRPr="000E47C0" w:rsidRDefault="006F5C0E" w:rsidP="00202E31">
            <w:pPr>
              <w:widowControl/>
              <w:spacing w:before="0" w:after="0"/>
              <w:ind w:firstLine="0"/>
              <w:rPr>
                <w:szCs w:val="28"/>
                <w:lang w:eastAsia="vi-VN"/>
              </w:rPr>
            </w:pPr>
            <w:r w:rsidRPr="000E47C0">
              <w:rPr>
                <w:szCs w:val="28"/>
                <w:lang w:eastAsia="vi-VN"/>
              </w:rPr>
              <w:t>- Bổ nhiệm Chủ tịch Hội đồng thành viên; Ban Giám đốc; Kiểm soát viên.</w:t>
            </w:r>
          </w:p>
        </w:tc>
        <w:tc>
          <w:tcPr>
            <w:tcW w:w="1384" w:type="dxa"/>
            <w:vAlign w:val="center"/>
          </w:tcPr>
          <w:p w14:paraId="2C149DC5"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2DF54724" w14:textId="77777777" w:rsidR="006F5C0E" w:rsidRPr="000E47C0" w:rsidRDefault="006F5C0E" w:rsidP="00202E31">
            <w:pPr>
              <w:widowControl/>
              <w:spacing w:before="0" w:after="0"/>
              <w:ind w:firstLine="0"/>
              <w:jc w:val="center"/>
              <w:rPr>
                <w:szCs w:val="28"/>
                <w:lang w:eastAsia="vi-VN"/>
              </w:rPr>
            </w:pPr>
          </w:p>
        </w:tc>
        <w:tc>
          <w:tcPr>
            <w:tcW w:w="1484" w:type="dxa"/>
            <w:vMerge w:val="restart"/>
            <w:vAlign w:val="center"/>
          </w:tcPr>
          <w:p w14:paraId="35B6E8E0" w14:textId="77777777" w:rsidR="006F5C0E" w:rsidRPr="000E47C0" w:rsidRDefault="006F5C0E" w:rsidP="00202E31">
            <w:pPr>
              <w:widowControl/>
              <w:spacing w:before="0" w:after="0"/>
              <w:ind w:firstLine="0"/>
              <w:jc w:val="center"/>
              <w:rPr>
                <w:szCs w:val="28"/>
                <w:lang w:eastAsia="vi-VN"/>
              </w:rPr>
            </w:pPr>
            <w:del w:id="1115" w:author="Nội dung điều chỉnh (Claude)" w:date="2026-10-21T09:21:45Z">
              <w:r w:rsidRPr="000E47C0">
                <w:rPr>
                  <w:szCs w:val="28"/>
                  <w:lang w:eastAsia="vi-VN"/>
                </w:rPr>
                <w:delText>Từ Quý I năm 2027</w:delText>
              </w:r>
            </w:del>
            <w:ins w:id="1116" w:author="Nội dung điều chỉnh (Claude)" w:date="2026-10-21T09:21:45Z">
              <w:r w:rsidRPr="000E47C0">
                <w:rPr>
                  <w:szCs w:val="28"/>
                  <w:lang w:eastAsia="vi-VN"/>
                </w:rPr>
                <w:t xml:space="preserve">Quý II năm 2027</w:t>
              </w:r>
            </w:ins>
          </w:p>
        </w:tc>
      </w:tr>
      <w:tr w:rsidR="000E47C0" w:rsidRPr="000E47C0" w14:paraId="08857F78" w14:textId="77777777" w:rsidTr="00AF711B">
        <w:tc>
          <w:tcPr>
            <w:tcW w:w="591" w:type="dxa"/>
            <w:vAlign w:val="center"/>
          </w:tcPr>
          <w:p w14:paraId="2AE66B9B" w14:textId="77777777" w:rsidR="006F5C0E" w:rsidRPr="000E47C0" w:rsidRDefault="006F5C0E" w:rsidP="00202E31">
            <w:pPr>
              <w:widowControl/>
              <w:spacing w:before="0" w:after="0"/>
              <w:ind w:firstLine="0"/>
              <w:jc w:val="center"/>
              <w:rPr>
                <w:szCs w:val="28"/>
                <w:lang w:eastAsia="vi-VN"/>
              </w:rPr>
            </w:pPr>
            <w:r w:rsidRPr="000E47C0">
              <w:rPr>
                <w:szCs w:val="28"/>
                <w:lang w:eastAsia="vi-VN"/>
              </w:rPr>
              <w:t>4.2</w:t>
            </w:r>
          </w:p>
        </w:tc>
        <w:tc>
          <w:tcPr>
            <w:tcW w:w="4225" w:type="dxa"/>
            <w:vAlign w:val="center"/>
          </w:tcPr>
          <w:p w14:paraId="64BADBC5" w14:textId="77777777" w:rsidR="006F5C0E" w:rsidRPr="000E47C0" w:rsidRDefault="006F5C0E" w:rsidP="00202E31">
            <w:pPr>
              <w:widowControl/>
              <w:spacing w:before="0" w:after="0"/>
              <w:ind w:firstLine="0"/>
              <w:rPr>
                <w:szCs w:val="28"/>
                <w:lang w:eastAsia="vi-VN"/>
              </w:rPr>
            </w:pPr>
            <w:r w:rsidRPr="000E47C0">
              <w:rPr>
                <w:szCs w:val="28"/>
                <w:lang w:eastAsia="vi-VN"/>
              </w:rPr>
              <w:t>Đăng ký doanh nghiệp</w:t>
            </w:r>
          </w:p>
        </w:tc>
        <w:tc>
          <w:tcPr>
            <w:tcW w:w="1384" w:type="dxa"/>
            <w:vAlign w:val="center"/>
          </w:tcPr>
          <w:p w14:paraId="6F8DF2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378" w:type="dxa"/>
            <w:vAlign w:val="center"/>
          </w:tcPr>
          <w:p w14:paraId="33A975D3" w14:textId="77777777" w:rsidR="006F5C0E" w:rsidRPr="000E47C0" w:rsidRDefault="006F5C0E" w:rsidP="00202E31">
            <w:pPr>
              <w:widowControl/>
              <w:spacing w:before="0" w:after="0"/>
              <w:ind w:firstLine="0"/>
              <w:jc w:val="center"/>
              <w:rPr>
                <w:szCs w:val="28"/>
                <w:lang w:eastAsia="vi-VN"/>
              </w:rPr>
            </w:pPr>
            <w:r w:rsidRPr="000E47C0">
              <w:rPr>
                <w:szCs w:val="28"/>
                <w:lang w:eastAsia="vi-VN"/>
              </w:rPr>
              <w:t>Sở Tài chính</w:t>
            </w:r>
          </w:p>
        </w:tc>
        <w:tc>
          <w:tcPr>
            <w:tcW w:w="1484" w:type="dxa"/>
            <w:vMerge/>
            <w:vAlign w:val="center"/>
          </w:tcPr>
          <w:p w14:paraId="0719EC28" w14:textId="77777777" w:rsidR="006F5C0E" w:rsidRPr="000E47C0" w:rsidRDefault="006F5C0E" w:rsidP="00202E31">
            <w:pPr>
              <w:widowControl/>
              <w:spacing w:before="0" w:after="0"/>
              <w:ind w:firstLine="0"/>
              <w:jc w:val="center"/>
              <w:rPr>
                <w:szCs w:val="28"/>
                <w:lang w:eastAsia="vi-VN"/>
              </w:rPr>
            </w:pPr>
          </w:p>
        </w:tc>
      </w:tr>
      <w:tr w:rsidR="000E47C0" w:rsidRPr="000E47C0" w14:paraId="2F29616F" w14:textId="77777777" w:rsidTr="00AF711B">
        <w:tc>
          <w:tcPr>
            <w:tcW w:w="591" w:type="dxa"/>
            <w:vAlign w:val="center"/>
          </w:tcPr>
          <w:p w14:paraId="0477D645" w14:textId="77777777" w:rsidR="006F5C0E" w:rsidRPr="000E47C0" w:rsidRDefault="006F5C0E" w:rsidP="00202E31">
            <w:pPr>
              <w:widowControl/>
              <w:spacing w:before="0" w:after="0"/>
              <w:ind w:firstLine="0"/>
              <w:jc w:val="center"/>
              <w:rPr>
                <w:szCs w:val="28"/>
                <w:lang w:eastAsia="vi-VN"/>
              </w:rPr>
            </w:pPr>
            <w:del w:id="1117" w:author="Nội dung điều chỉnh (Claude)" w:date="2026-10-21T09:21:45Z">
              <w:r w:rsidRPr="000E47C0">
                <w:rPr>
                  <w:szCs w:val="28"/>
                  <w:lang w:eastAsia="vi-VN"/>
                </w:rPr>
                <w:delText>4.2</w:delText>
              </w:r>
            </w:del>
            <w:ins w:id="1118" w:author="Nội dung điều chỉnh (Claude)" w:date="2026-10-21T09:21:45Z">
              <w:r w:rsidRPr="000E47C0">
                <w:rPr>
                  <w:szCs w:val="28"/>
                  <w:lang w:eastAsia="vi-VN"/>
                </w:rPr>
                <w:t xml:space="preserve">4.3</w:t>
              </w:r>
            </w:ins>
          </w:p>
        </w:tc>
        <w:tc>
          <w:tcPr>
            <w:tcW w:w="4225" w:type="dxa"/>
            <w:vAlign w:val="center"/>
          </w:tcPr>
          <w:p w14:paraId="0463C6F9" w14:textId="77777777" w:rsidR="006F5C0E" w:rsidRPr="000E47C0" w:rsidRDefault="006F5C0E" w:rsidP="00202E31">
            <w:pPr>
              <w:widowControl/>
              <w:spacing w:before="0" w:after="0"/>
              <w:ind w:firstLine="0"/>
              <w:rPr>
                <w:szCs w:val="28"/>
                <w:lang w:eastAsia="vi-VN"/>
              </w:rPr>
            </w:pPr>
            <w:r w:rsidRPr="000E47C0">
              <w:rPr>
                <w:szCs w:val="28"/>
                <w:lang w:eastAsia="vi-VN"/>
              </w:rPr>
              <w:t>Đăng ký con dấu, thuế</w:t>
            </w:r>
          </w:p>
        </w:tc>
        <w:tc>
          <w:tcPr>
            <w:tcW w:w="1384" w:type="dxa"/>
            <w:vAlign w:val="center"/>
          </w:tcPr>
          <w:p w14:paraId="02D4F0E3"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3E29F14F" w14:textId="77777777" w:rsidR="006F5C0E" w:rsidRPr="000E47C0" w:rsidRDefault="006F5C0E" w:rsidP="00202E31">
            <w:pPr>
              <w:widowControl/>
              <w:spacing w:before="0" w:after="0"/>
              <w:ind w:firstLine="0"/>
              <w:jc w:val="center"/>
              <w:rPr>
                <w:szCs w:val="28"/>
                <w:lang w:eastAsia="vi-VN"/>
              </w:rPr>
            </w:pPr>
            <w:r w:rsidRPr="000E47C0">
              <w:rPr>
                <w:szCs w:val="28"/>
                <w:lang w:eastAsia="vi-VN"/>
              </w:rPr>
              <w:t>Các cơ quan có thẩm quyền</w:t>
            </w:r>
          </w:p>
        </w:tc>
        <w:tc>
          <w:tcPr>
            <w:tcW w:w="1484" w:type="dxa"/>
            <w:vMerge/>
            <w:vAlign w:val="center"/>
          </w:tcPr>
          <w:p w14:paraId="6A1B2A0F" w14:textId="77777777" w:rsidR="006F5C0E" w:rsidRPr="000E47C0" w:rsidRDefault="006F5C0E" w:rsidP="00202E31">
            <w:pPr>
              <w:widowControl/>
              <w:spacing w:before="0" w:after="0"/>
              <w:ind w:firstLine="0"/>
              <w:jc w:val="center"/>
              <w:rPr>
                <w:szCs w:val="28"/>
                <w:lang w:eastAsia="vi-VN"/>
              </w:rPr>
            </w:pPr>
          </w:p>
        </w:tc>
      </w:tr>
      <w:tr w:rsidR="000E47C0" w:rsidRPr="000E47C0" w14:paraId="33209F24" w14:textId="77777777" w:rsidTr="00AF711B">
        <w:tc>
          <w:tcPr>
            <w:tcW w:w="591" w:type="dxa"/>
            <w:vAlign w:val="center"/>
          </w:tcPr>
          <w:p w14:paraId="618BACF3" w14:textId="77777777" w:rsidR="00DA46BB" w:rsidRPr="000E47C0" w:rsidRDefault="00316D0F" w:rsidP="00202E31">
            <w:pPr>
              <w:widowControl/>
              <w:spacing w:before="0" w:after="0"/>
              <w:ind w:firstLine="0"/>
              <w:jc w:val="center"/>
              <w:rPr>
                <w:b/>
                <w:bCs/>
                <w:szCs w:val="28"/>
                <w:lang w:eastAsia="vi-VN"/>
              </w:rPr>
            </w:pPr>
            <w:r w:rsidRPr="000E47C0">
              <w:rPr>
                <w:b/>
                <w:bCs/>
                <w:szCs w:val="28"/>
                <w:lang w:eastAsia="vi-VN"/>
              </w:rPr>
              <w:t>5</w:t>
            </w:r>
          </w:p>
        </w:tc>
        <w:tc>
          <w:tcPr>
            <w:tcW w:w="4225" w:type="dxa"/>
            <w:vAlign w:val="center"/>
          </w:tcPr>
          <w:p w14:paraId="4676C702" w14:textId="77777777" w:rsidR="00DA46BB" w:rsidRPr="000E47C0" w:rsidRDefault="00205FE1" w:rsidP="00202E31">
            <w:pPr>
              <w:widowControl/>
              <w:spacing w:before="0" w:after="0"/>
              <w:ind w:firstLine="0"/>
              <w:rPr>
                <w:b/>
                <w:bCs/>
                <w:szCs w:val="28"/>
                <w:lang w:eastAsia="vi-VN"/>
              </w:rPr>
            </w:pPr>
            <w:r w:rsidRPr="000E47C0">
              <w:rPr>
                <w:b/>
                <w:bCs/>
              </w:rPr>
              <w:t>Giai đoạn 5. Hoàn tất góp vốn</w:t>
            </w:r>
          </w:p>
        </w:tc>
        <w:tc>
          <w:tcPr>
            <w:tcW w:w="1384" w:type="dxa"/>
            <w:vAlign w:val="center"/>
          </w:tcPr>
          <w:p w14:paraId="55BD84AC" w14:textId="77777777" w:rsidR="00DA46BB" w:rsidRPr="000E47C0" w:rsidRDefault="00DA46BB" w:rsidP="00202E31">
            <w:pPr>
              <w:widowControl/>
              <w:spacing w:before="0" w:after="0"/>
              <w:ind w:firstLine="0"/>
              <w:jc w:val="center"/>
              <w:rPr>
                <w:b/>
                <w:bCs/>
                <w:szCs w:val="28"/>
                <w:lang w:eastAsia="vi-VN"/>
              </w:rPr>
            </w:pPr>
          </w:p>
        </w:tc>
        <w:tc>
          <w:tcPr>
            <w:tcW w:w="1378" w:type="dxa"/>
            <w:vAlign w:val="center"/>
          </w:tcPr>
          <w:p w14:paraId="6297985E" w14:textId="77777777" w:rsidR="00DA46BB" w:rsidRPr="000E47C0" w:rsidRDefault="00DA46BB" w:rsidP="00202E31">
            <w:pPr>
              <w:widowControl/>
              <w:spacing w:before="0" w:after="0"/>
              <w:ind w:firstLine="0"/>
              <w:jc w:val="center"/>
              <w:rPr>
                <w:b/>
                <w:bCs/>
                <w:szCs w:val="28"/>
                <w:lang w:eastAsia="vi-VN"/>
              </w:rPr>
            </w:pPr>
          </w:p>
        </w:tc>
        <w:tc>
          <w:tcPr>
            <w:tcW w:w="1484" w:type="dxa"/>
            <w:vAlign w:val="center"/>
          </w:tcPr>
          <w:p w14:paraId="6CBD3ED7" w14:textId="77777777" w:rsidR="00DA46BB" w:rsidRPr="000E47C0" w:rsidRDefault="00DA46BB" w:rsidP="00202E31">
            <w:pPr>
              <w:widowControl/>
              <w:spacing w:before="0" w:after="0"/>
              <w:ind w:firstLine="0"/>
              <w:jc w:val="center"/>
              <w:rPr>
                <w:b/>
                <w:bCs/>
                <w:szCs w:val="28"/>
                <w:lang w:eastAsia="vi-VN"/>
              </w:rPr>
            </w:pPr>
          </w:p>
        </w:tc>
      </w:tr>
      <w:tr w:rsidR="000E47C0" w:rsidRPr="000E47C0" w14:paraId="4D21202F" w14:textId="77777777" w:rsidTr="00AF711B">
        <w:tc>
          <w:tcPr>
            <w:tcW w:w="591" w:type="dxa"/>
            <w:vAlign w:val="center"/>
          </w:tcPr>
          <w:p w14:paraId="0585E440" w14:textId="77777777" w:rsidR="00BB1946" w:rsidRPr="000E47C0" w:rsidRDefault="00BB1946" w:rsidP="00202E31">
            <w:pPr>
              <w:widowControl/>
              <w:spacing w:before="0" w:after="0"/>
              <w:ind w:firstLine="0"/>
              <w:jc w:val="center"/>
              <w:rPr>
                <w:szCs w:val="28"/>
                <w:lang w:eastAsia="vi-VN"/>
              </w:rPr>
            </w:pPr>
            <w:r w:rsidRPr="000E47C0">
              <w:rPr>
                <w:szCs w:val="28"/>
                <w:lang w:eastAsia="vi-VN"/>
              </w:rPr>
              <w:t>5.1</w:t>
            </w:r>
          </w:p>
        </w:tc>
        <w:tc>
          <w:tcPr>
            <w:tcW w:w="4225" w:type="dxa"/>
            <w:vAlign w:val="center"/>
          </w:tcPr>
          <w:p w14:paraId="7C921941" w14:textId="77777777" w:rsidR="00BB1946" w:rsidRPr="000E47C0" w:rsidRDefault="00BB1946" w:rsidP="00202E31">
            <w:pPr>
              <w:widowControl/>
              <w:spacing w:before="0" w:after="0"/>
              <w:ind w:firstLine="0"/>
            </w:pPr>
            <w:r w:rsidRPr="000E47C0">
              <w:t>Sau khi doanh nghiệp được thành lập, thực hiện các thủ tục:</w:t>
            </w:r>
          </w:p>
          <w:p w14:paraId="0BDFC0B0" w14:textId="77777777" w:rsidR="00BB1946" w:rsidRPr="000E47C0" w:rsidRDefault="00BB1946" w:rsidP="00202E31">
            <w:pPr>
              <w:widowControl/>
              <w:spacing w:before="0" w:after="0"/>
              <w:ind w:firstLine="0"/>
            </w:pPr>
            <w:r w:rsidRPr="000E47C0">
              <w:t>- Chuyển giao tài sản;</w:t>
            </w:r>
          </w:p>
          <w:p w14:paraId="21EFCCF9" w14:textId="77777777" w:rsidR="00BB1946" w:rsidRPr="000E47C0" w:rsidRDefault="00BB1946" w:rsidP="00202E31">
            <w:pPr>
              <w:widowControl/>
              <w:spacing w:before="0" w:after="0"/>
              <w:ind w:firstLine="0"/>
            </w:pPr>
            <w:r w:rsidRPr="000E47C0">
              <w:t>- Lập biên bản bàn giao;</w:t>
            </w:r>
          </w:p>
          <w:p w14:paraId="0797264E" w14:textId="77777777" w:rsidR="00BB1946" w:rsidRPr="000E47C0" w:rsidRDefault="00BB1946" w:rsidP="00202E31">
            <w:pPr>
              <w:widowControl/>
              <w:spacing w:before="0" w:after="0"/>
              <w:ind w:firstLine="0"/>
            </w:pPr>
            <w:r w:rsidRPr="000E47C0">
              <w:t>- Ghi nhận vốn góp;</w:t>
            </w:r>
          </w:p>
          <w:p w14:paraId="4CA53A81" w14:textId="77777777" w:rsidR="00BB1946" w:rsidRPr="000E47C0" w:rsidRDefault="00BB1946" w:rsidP="00202E31">
            <w:pPr>
              <w:widowControl/>
              <w:spacing w:before="0" w:after="0"/>
              <w:ind w:firstLine="0"/>
            </w:pPr>
            <w:r w:rsidRPr="000E47C0">
              <w:t>- Cấp giấy chứng nhận phần vốn góp theo quy định của Luật Doanh nghiệp.</w:t>
            </w:r>
          </w:p>
        </w:tc>
        <w:tc>
          <w:tcPr>
            <w:tcW w:w="1384" w:type="dxa"/>
            <w:vAlign w:val="center"/>
          </w:tcPr>
          <w:p w14:paraId="79C23B3B" w14:textId="77777777" w:rsidR="00BB1946" w:rsidRPr="000E47C0" w:rsidRDefault="0049372C" w:rsidP="00202E31">
            <w:pPr>
              <w:widowControl/>
              <w:spacing w:before="0" w:after="0"/>
              <w:ind w:firstLine="0"/>
              <w:jc w:val="center"/>
              <w:rPr>
                <w:szCs w:val="28"/>
                <w:lang w:eastAsia="vi-VN"/>
              </w:rPr>
            </w:pPr>
            <w:r w:rsidRPr="000E47C0">
              <w:rPr>
                <w:szCs w:val="28"/>
                <w:lang w:eastAsia="vi-VN"/>
              </w:rPr>
              <w:t xml:space="preserve">Trường Cao đẳng Kon Tum; Công ty các tổ chức, đơn vị, cá nhân </w:t>
            </w:r>
          </w:p>
        </w:tc>
        <w:tc>
          <w:tcPr>
            <w:tcW w:w="1378" w:type="dxa"/>
            <w:vAlign w:val="center"/>
          </w:tcPr>
          <w:p w14:paraId="2B673481" w14:textId="77777777" w:rsidR="00BB1946" w:rsidRPr="000E47C0" w:rsidRDefault="00BB1946" w:rsidP="00202E31">
            <w:pPr>
              <w:widowControl/>
              <w:spacing w:before="0" w:after="0"/>
              <w:ind w:firstLine="0"/>
              <w:jc w:val="center"/>
              <w:rPr>
                <w:szCs w:val="28"/>
                <w:lang w:eastAsia="vi-VN"/>
              </w:rPr>
            </w:pPr>
          </w:p>
        </w:tc>
        <w:tc>
          <w:tcPr>
            <w:tcW w:w="1484" w:type="dxa"/>
            <w:vAlign w:val="center"/>
          </w:tcPr>
          <w:p w14:paraId="31560C42" w14:textId="77777777" w:rsidR="00BB1946" w:rsidRPr="000E47C0" w:rsidRDefault="0049372C" w:rsidP="00202E31">
            <w:pPr>
              <w:widowControl/>
              <w:spacing w:before="0" w:after="0"/>
              <w:ind w:firstLine="0"/>
              <w:jc w:val="center"/>
              <w:rPr>
                <w:szCs w:val="28"/>
                <w:lang w:eastAsia="vi-VN"/>
              </w:rPr>
            </w:pPr>
            <w:del w:id="1119" w:author="Nội dung điều chỉnh (Claude)" w:date="2026-10-21T09:21:45Z">
              <w:r w:rsidRPr="000E47C0">
                <w:rPr>
                  <w:szCs w:val="28"/>
                  <w:lang w:eastAsia="vi-VN"/>
                </w:rPr>
                <w:delText>Từ Quý II năm 2027</w:delText>
              </w:r>
            </w:del>
            <w:ins w:id="1120" w:author="Nội dung điều chỉnh (Claude)" w:date="2026-10-21T09:21:45Z">
              <w:r w:rsidRPr="000E47C0">
                <w:rPr>
                  <w:szCs w:val="28"/>
                  <w:lang w:eastAsia="vi-VN"/>
                </w:rPr>
                <w:t xml:space="preserve">Quý III năm 2027</w:t>
              </w:r>
            </w:ins>
          </w:p>
        </w:tc>
      </w:tr>
      <w:tr w:rsidR="000E47C0" w:rsidRPr="000E47C0" w14:paraId="6C812AC8" w14:textId="77777777" w:rsidTr="00AF711B">
        <w:tc>
          <w:tcPr>
            <w:tcW w:w="591" w:type="dxa"/>
            <w:vAlign w:val="center"/>
          </w:tcPr>
          <w:p w14:paraId="0ADC8D9C" w14:textId="77777777" w:rsidR="00BB1946" w:rsidRPr="000E47C0" w:rsidRDefault="00A128BE" w:rsidP="00202E31">
            <w:pPr>
              <w:widowControl/>
              <w:spacing w:before="0" w:after="0"/>
              <w:ind w:firstLine="0"/>
              <w:jc w:val="center"/>
              <w:rPr>
                <w:b/>
                <w:bCs/>
                <w:szCs w:val="28"/>
                <w:lang w:eastAsia="vi-VN"/>
              </w:rPr>
            </w:pPr>
            <w:r w:rsidRPr="000E47C0">
              <w:rPr>
                <w:b/>
                <w:bCs/>
                <w:szCs w:val="28"/>
                <w:lang w:eastAsia="vi-VN"/>
              </w:rPr>
              <w:t>6</w:t>
            </w:r>
          </w:p>
        </w:tc>
        <w:tc>
          <w:tcPr>
            <w:tcW w:w="4225" w:type="dxa"/>
            <w:vAlign w:val="center"/>
          </w:tcPr>
          <w:p w14:paraId="4A3147AD" w14:textId="77777777" w:rsidR="00BB1946" w:rsidRPr="000E47C0" w:rsidRDefault="00A128BE" w:rsidP="00202E31">
            <w:pPr>
              <w:widowControl/>
              <w:spacing w:before="0" w:after="0"/>
              <w:ind w:firstLine="0"/>
              <w:rPr>
                <w:b/>
                <w:bCs/>
              </w:rPr>
            </w:pPr>
            <w:r w:rsidRPr="000E47C0">
              <w:rPr>
                <w:b/>
                <w:bCs/>
              </w:rPr>
              <w:t>Giai đoạn 6. Đầu tư xây dựng Trung tâm Đăng kiểm</w:t>
            </w:r>
          </w:p>
        </w:tc>
        <w:tc>
          <w:tcPr>
            <w:tcW w:w="1384" w:type="dxa"/>
            <w:vAlign w:val="center"/>
          </w:tcPr>
          <w:p w14:paraId="5F97A5EA" w14:textId="77777777" w:rsidR="00BB1946" w:rsidRPr="000E47C0" w:rsidRDefault="00BB1946" w:rsidP="00202E31">
            <w:pPr>
              <w:widowControl/>
              <w:spacing w:before="0" w:after="0"/>
              <w:ind w:firstLine="0"/>
              <w:jc w:val="center"/>
              <w:rPr>
                <w:b/>
                <w:bCs/>
                <w:szCs w:val="28"/>
                <w:lang w:eastAsia="vi-VN"/>
              </w:rPr>
            </w:pPr>
          </w:p>
        </w:tc>
        <w:tc>
          <w:tcPr>
            <w:tcW w:w="1378" w:type="dxa"/>
            <w:vAlign w:val="center"/>
          </w:tcPr>
          <w:p w14:paraId="57C4FBB1" w14:textId="77777777" w:rsidR="00BB1946" w:rsidRPr="000E47C0" w:rsidRDefault="00BB1946" w:rsidP="00202E31">
            <w:pPr>
              <w:widowControl/>
              <w:spacing w:before="0" w:after="0"/>
              <w:ind w:firstLine="0"/>
              <w:jc w:val="center"/>
              <w:rPr>
                <w:b/>
                <w:bCs/>
                <w:szCs w:val="28"/>
                <w:lang w:eastAsia="vi-VN"/>
              </w:rPr>
            </w:pPr>
          </w:p>
        </w:tc>
        <w:tc>
          <w:tcPr>
            <w:tcW w:w="1484" w:type="dxa"/>
            <w:vAlign w:val="center"/>
          </w:tcPr>
          <w:p w14:paraId="3AF88E8A" w14:textId="77777777" w:rsidR="00BB1946" w:rsidRPr="000E47C0" w:rsidRDefault="00BB1946" w:rsidP="00202E31">
            <w:pPr>
              <w:widowControl/>
              <w:spacing w:before="0" w:after="0"/>
              <w:ind w:firstLine="0"/>
              <w:jc w:val="center"/>
              <w:rPr>
                <w:b/>
                <w:bCs/>
                <w:szCs w:val="28"/>
                <w:lang w:eastAsia="vi-VN"/>
              </w:rPr>
            </w:pPr>
          </w:p>
        </w:tc>
      </w:tr>
      <w:tr w:rsidR="000E47C0" w:rsidRPr="000E47C0" w14:paraId="68A37757" w14:textId="77777777" w:rsidTr="00AF711B">
        <w:tc>
          <w:tcPr>
            <w:tcW w:w="591" w:type="dxa"/>
            <w:vAlign w:val="center"/>
          </w:tcPr>
          <w:p w14:paraId="32533504" w14:textId="77777777" w:rsidR="00834BA4" w:rsidRPr="000E47C0" w:rsidRDefault="00834BA4" w:rsidP="00202E31">
            <w:pPr>
              <w:widowControl/>
              <w:spacing w:before="0" w:after="0"/>
              <w:ind w:firstLine="0"/>
              <w:jc w:val="center"/>
              <w:rPr>
                <w:szCs w:val="28"/>
                <w:lang w:eastAsia="vi-VN"/>
              </w:rPr>
            </w:pPr>
            <w:r w:rsidRPr="000E47C0">
              <w:rPr>
                <w:szCs w:val="28"/>
                <w:lang w:eastAsia="vi-VN"/>
              </w:rPr>
              <w:t>6.1</w:t>
            </w:r>
          </w:p>
        </w:tc>
        <w:tc>
          <w:tcPr>
            <w:tcW w:w="4225" w:type="dxa"/>
            <w:vAlign w:val="center"/>
          </w:tcPr>
          <w:p w14:paraId="3D25A5C2" w14:textId="77777777" w:rsidR="00834BA4" w:rsidRPr="000E47C0" w:rsidRDefault="00834BA4" w:rsidP="00202E31">
            <w:pPr>
              <w:widowControl/>
              <w:spacing w:before="0" w:after="0"/>
              <w:ind w:firstLine="0"/>
            </w:pPr>
            <w:r w:rsidRPr="000E47C0">
              <w:t xml:space="preserve">Lập Dự án đầu tư, Ban quản lý dự án đầu tư, </w:t>
            </w:r>
            <w:del w:id="1121" w:author="Nội dung điều chỉnh (Claude)" w:date="2026-10-21T09:21:45Z">
              <w:r w:rsidRPr="000E47C0">
                <w:delText xml:space="preserve">xin cấp phép xây dựng (nếu có)</w:delText>
              </w:r>
            </w:del>
            <w:ins w:id="1122" w:author="Nội dung điều chỉnh (Claude)" w:date="2026-10-21T09:21:45Z">
              <w:r w:rsidRPr="000E47C0">
                <w:t xml:space="preserve">xin cấp phép xây dựng (nếu có); lập hồ sơ thủ tục môi trường; xác định việc điều chỉnh quy hoạch cục bộ (nếu có)</w:t>
              </w:r>
            </w:ins>
          </w:p>
        </w:tc>
        <w:tc>
          <w:tcPr>
            <w:tcW w:w="1384" w:type="dxa"/>
            <w:vAlign w:val="center"/>
          </w:tcPr>
          <w:p w14:paraId="6854CC01"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18233BFA"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restart"/>
            <w:vAlign w:val="center"/>
          </w:tcPr>
          <w:p w14:paraId="1AC091BB" w14:textId="77777777" w:rsidR="00834BA4" w:rsidRPr="000E47C0" w:rsidRDefault="00834BA4" w:rsidP="00202E31">
            <w:pPr>
              <w:widowControl/>
              <w:spacing w:before="0" w:after="0"/>
              <w:ind w:firstLine="0"/>
              <w:jc w:val="center"/>
              <w:rPr>
                <w:szCs w:val="28"/>
                <w:lang w:eastAsia="vi-VN"/>
              </w:rPr>
            </w:pPr>
            <w:del w:id="1123" w:author="Nội dung điều chỉnh (Claude)" w:date="2026-10-21T09:21:45Z">
              <w:r w:rsidRPr="000E47C0">
                <w:rPr>
                  <w:szCs w:val="28"/>
                  <w:lang w:eastAsia="vi-VN"/>
                </w:rPr>
                <w:delText>Từ Quý II năm 2027</w:delText>
              </w:r>
            </w:del>
            <w:ins w:id="1124" w:author="Nội dung điều chỉnh (Claude)" w:date="2026-10-21T09:21:45Z">
              <w:r w:rsidRPr="000E47C0">
                <w:rPr>
                  <w:szCs w:val="28"/>
                  <w:lang w:eastAsia="vi-VN"/>
                </w:rPr>
                <w:t xml:space="preserve">Quý III năm 2027</w:t>
              </w:r>
            </w:ins>
          </w:p>
        </w:tc>
      </w:tr>
      <w:tr w:rsidR="000E47C0" w:rsidRPr="000E47C0" w14:paraId="0C68CF57" w14:textId="77777777" w:rsidTr="00AF711B">
        <w:tc>
          <w:tcPr>
            <w:tcW w:w="591" w:type="dxa"/>
            <w:vAlign w:val="center"/>
          </w:tcPr>
          <w:p w14:paraId="62263E96" w14:textId="77777777" w:rsidR="00834BA4" w:rsidRPr="000E47C0" w:rsidRDefault="00834BA4" w:rsidP="00202E31">
            <w:pPr>
              <w:widowControl/>
              <w:spacing w:before="0" w:after="0"/>
              <w:ind w:firstLine="0"/>
              <w:jc w:val="center"/>
              <w:rPr>
                <w:szCs w:val="28"/>
                <w:lang w:eastAsia="vi-VN"/>
              </w:rPr>
            </w:pPr>
            <w:r w:rsidRPr="000E47C0">
              <w:rPr>
                <w:szCs w:val="28"/>
                <w:lang w:eastAsia="vi-VN"/>
              </w:rPr>
              <w:t>6.2</w:t>
            </w:r>
          </w:p>
        </w:tc>
        <w:tc>
          <w:tcPr>
            <w:tcW w:w="4225" w:type="dxa"/>
            <w:vAlign w:val="center"/>
          </w:tcPr>
          <w:p w14:paraId="703BF59A" w14:textId="77777777" w:rsidR="00834BA4" w:rsidRPr="000E47C0" w:rsidRDefault="00834BA4" w:rsidP="00202E31">
            <w:pPr>
              <w:widowControl/>
              <w:spacing w:before="0" w:after="0"/>
              <w:ind w:firstLine="0"/>
            </w:pPr>
            <w:del w:id="1125" w:author="Nội dung điều chỉnh (Claude)" w:date="2026-10-21T09:21:45Z">
              <w:r w:rsidRPr="000E47C0">
                <w:delText>Đầu tư nhà xưởng; dây chuyền; thiết bị; hoàn thành hạ tầng.</w:delText>
              </w:r>
            </w:del>
            <w:ins w:id="1126" w:author="Nội dung điều chỉnh (Claude)" w:date="2026-10-21T09:21:45Z">
              <w:r w:rsidRPr="000E47C0">
                <w:t xml:space="preserve">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ins>
          </w:p>
        </w:tc>
        <w:tc>
          <w:tcPr>
            <w:tcW w:w="1384" w:type="dxa"/>
            <w:vAlign w:val="center"/>
          </w:tcPr>
          <w:p w14:paraId="474A117A" w14:textId="77777777" w:rsidR="00834BA4" w:rsidRPr="000E47C0" w:rsidRDefault="00834BA4"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7F8D4AF6" w14:textId="77777777" w:rsidR="00834BA4" w:rsidRPr="000E47C0" w:rsidRDefault="00834BA4" w:rsidP="00202E31">
            <w:pPr>
              <w:widowControl/>
              <w:spacing w:before="0" w:after="0"/>
              <w:ind w:firstLine="0"/>
              <w:jc w:val="center"/>
              <w:rPr>
                <w:szCs w:val="28"/>
                <w:lang w:eastAsia="vi-VN"/>
              </w:rPr>
            </w:pPr>
            <w:r w:rsidRPr="000E47C0">
              <w:rPr>
                <w:szCs w:val="28"/>
                <w:lang w:eastAsia="vi-VN"/>
              </w:rPr>
              <w:t xml:space="preserve">Trường Cao đẳng Kon Tum; các tổ chức, đơn vị, cá nhân </w:t>
            </w:r>
          </w:p>
        </w:tc>
        <w:tc>
          <w:tcPr>
            <w:tcW w:w="1484" w:type="dxa"/>
            <w:vMerge/>
            <w:vAlign w:val="center"/>
          </w:tcPr>
          <w:p w14:paraId="6A81B0CE" w14:textId="77777777" w:rsidR="00834BA4" w:rsidRPr="000E47C0" w:rsidRDefault="00834BA4" w:rsidP="00202E31">
            <w:pPr>
              <w:widowControl/>
              <w:spacing w:before="0" w:after="0"/>
              <w:ind w:firstLine="0"/>
              <w:jc w:val="center"/>
              <w:rPr>
                <w:szCs w:val="28"/>
                <w:lang w:eastAsia="vi-VN"/>
              </w:rPr>
            </w:pPr>
          </w:p>
        </w:tc>
      </w:tr>
      <w:tr w:rsidR="000E47C0" w:rsidRPr="000E47C0" w14:paraId="7ECC60D6" w14:textId="77777777" w:rsidTr="00AF711B">
        <w:tc>
          <w:tcPr>
            <w:tcW w:w="591" w:type="dxa"/>
            <w:vAlign w:val="center"/>
          </w:tcPr>
          <w:p w14:paraId="2BE703CA" w14:textId="77777777" w:rsidR="00834BA4" w:rsidRPr="000E47C0" w:rsidRDefault="00834BA4" w:rsidP="00202E31">
            <w:pPr>
              <w:widowControl/>
              <w:spacing w:before="0" w:after="0"/>
              <w:ind w:firstLine="0"/>
              <w:jc w:val="center"/>
              <w:rPr>
                <w:b/>
                <w:bCs/>
                <w:szCs w:val="28"/>
                <w:lang w:eastAsia="vi-VN"/>
              </w:rPr>
            </w:pPr>
            <w:r w:rsidRPr="000E47C0">
              <w:rPr>
                <w:b/>
                <w:bCs/>
                <w:szCs w:val="28"/>
                <w:lang w:eastAsia="vi-VN"/>
              </w:rPr>
              <w:t>7</w:t>
            </w:r>
          </w:p>
        </w:tc>
        <w:tc>
          <w:tcPr>
            <w:tcW w:w="4225" w:type="dxa"/>
            <w:vAlign w:val="center"/>
          </w:tcPr>
          <w:p w14:paraId="58892549" w14:textId="77777777" w:rsidR="00834BA4" w:rsidRPr="000E47C0" w:rsidRDefault="006C5F0B" w:rsidP="00202E31">
            <w:pPr>
              <w:widowControl/>
              <w:spacing w:before="0" w:after="0"/>
              <w:ind w:firstLine="0"/>
              <w:rPr>
                <w:b/>
                <w:bCs/>
                <w:szCs w:val="28"/>
                <w:lang w:eastAsia="vi-VN"/>
              </w:rPr>
            </w:pPr>
            <w:r w:rsidRPr="000E47C0">
              <w:rPr>
                <w:b/>
                <w:bCs/>
                <w:szCs w:val="28"/>
                <w:lang w:eastAsia="vi-VN"/>
              </w:rPr>
              <w:t>Giai đoạn 7. Thực hiện thủ tục cấp phép đủ điều kiện hoạt động đăng kiểm theo quy định</w:t>
            </w:r>
          </w:p>
        </w:tc>
        <w:tc>
          <w:tcPr>
            <w:tcW w:w="1384" w:type="dxa"/>
            <w:vAlign w:val="center"/>
          </w:tcPr>
          <w:p w14:paraId="2068579C" w14:textId="77777777" w:rsidR="00834BA4" w:rsidRPr="000E47C0" w:rsidRDefault="00834BA4" w:rsidP="00202E31">
            <w:pPr>
              <w:widowControl/>
              <w:spacing w:before="0" w:after="0"/>
              <w:ind w:firstLine="0"/>
              <w:jc w:val="center"/>
              <w:rPr>
                <w:b/>
                <w:bCs/>
                <w:szCs w:val="28"/>
                <w:lang w:eastAsia="vi-VN"/>
              </w:rPr>
            </w:pPr>
          </w:p>
        </w:tc>
        <w:tc>
          <w:tcPr>
            <w:tcW w:w="1378" w:type="dxa"/>
            <w:vAlign w:val="center"/>
          </w:tcPr>
          <w:p w14:paraId="5DF5B956" w14:textId="77777777" w:rsidR="00834BA4" w:rsidRPr="000E47C0" w:rsidRDefault="00834BA4" w:rsidP="00202E31">
            <w:pPr>
              <w:widowControl/>
              <w:spacing w:before="0" w:after="0"/>
              <w:ind w:firstLine="0"/>
              <w:jc w:val="center"/>
              <w:rPr>
                <w:szCs w:val="28"/>
                <w:lang w:eastAsia="vi-VN"/>
              </w:rPr>
            </w:pPr>
          </w:p>
        </w:tc>
        <w:tc>
          <w:tcPr>
            <w:tcW w:w="1484" w:type="dxa"/>
            <w:vAlign w:val="center"/>
          </w:tcPr>
          <w:p w14:paraId="36D404E4" w14:textId="77777777" w:rsidR="00834BA4" w:rsidRPr="000E47C0" w:rsidRDefault="00834BA4" w:rsidP="00202E31">
            <w:pPr>
              <w:widowControl/>
              <w:spacing w:before="0" w:after="0"/>
              <w:ind w:firstLine="0"/>
              <w:jc w:val="center"/>
              <w:rPr>
                <w:b/>
                <w:bCs/>
                <w:szCs w:val="28"/>
                <w:lang w:eastAsia="vi-VN"/>
              </w:rPr>
            </w:pPr>
          </w:p>
        </w:tc>
      </w:tr>
      <w:tr w:rsidR="000E47C0" w:rsidRPr="000E47C0" w14:paraId="7F570C42" w14:textId="77777777" w:rsidTr="00AF711B">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r w:rsidRPr="000E47C0">
              <w:rPr>
                <w:szCs w:val="28"/>
                <w:lang w:eastAsia="vi-VN"/>
              </w:rPr>
              <w:t>7.1</w:t>
            </w:r>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r w:rsidRPr="000E47C0">
              <w:rPr>
                <w:szCs w:val="28"/>
                <w:lang w:eastAsia="vi-VN"/>
              </w:rPr>
              <w:t xml:space="preserve">Công ty chuẩn bị hồ sơ theo quy định chuyên ngành, bao gồm: Cơ sở vật chất; dây chuyền kiểm định; thiết bị; đăng kiểm viên; </w:t>
            </w:r>
            <w:del w:id="1127" w:author="Nội dung điều chỉnh (Claude)" w:date="2026-10-21T09:21:45Z">
              <w:r w:rsidRPr="000E47C0">
                <w:rPr>
                  <w:szCs w:val="28"/>
                  <w:lang w:eastAsia="vi-VN"/>
                </w:rPr>
                <w:delText xml:space="preserve">hệ thống quản lý chất lượng;</w:delText>
              </w:r>
            </w:del>
            <w:ins w:id="1128" w:author="Nội dung điều chỉnh (Claude)" w:date="2026-10-21T09:21:45Z">
              <w:r w:rsidRPr="000E47C0">
                <w:rPr>
                  <w:szCs w:val="28"/>
                  <w:lang w:eastAsia="vi-VN"/>
                </w:rPr>
                <w:t xml:space="preserve">hệ thống quản lý chất lượng theo nguyên tắc TCVN ISO/IEC 17020:2012; kết quả đánh giá sự phù hợp quy chuẩn;</w:t>
              </w:r>
            </w:ins>
            <w:r w:rsidRPr="000E47C0">
              <w:rPr>
                <w:szCs w:val="28"/>
                <w:lang w:eastAsia="vi-VN"/>
              </w:rPr>
              <w:t xml:space="preserve"> các điều kiện khác theo quy định hiện hành.</w:t>
            </w:r>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r w:rsidRPr="000E47C0">
              <w:rPr>
                <w:szCs w:val="28"/>
                <w:lang w:eastAsia="vi-VN"/>
              </w:rPr>
              <w:t>Cục Đăng kiểm Việt Nam</w:t>
            </w:r>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del w:id="1129" w:author="Nội dung điều chỉnh (Claude)" w:date="2026-10-21T09:21:45Z">
              <w:r w:rsidRPr="000E47C0">
                <w:rPr>
                  <w:szCs w:val="28"/>
                  <w:lang w:eastAsia="vi-VN"/>
                </w:rPr>
                <w:delText>Từ Quý III năm 2027</w:delText>
              </w:r>
            </w:del>
            <w:ins w:id="1130" w:author="Nội dung điều chỉnh (Claude)" w:date="2026-10-21T09:21:45Z">
              <w:r w:rsidRPr="000E47C0">
                <w:rPr>
                  <w:szCs w:val="28"/>
                  <w:lang w:eastAsia="vi-VN"/>
                </w:rPr>
                <w:t xml:space="preserve">Quý II năm 2028</w:t>
              </w:r>
            </w:ins>
          </w:p>
        </w:tc>
      </w:tr>
      <w:tr w:rsidR="000E47C0" w:rsidRPr="000E47C0" w14:paraId="7F570C42" w14:textId="77777777" w:rsidTr="00AF711B">
        <w:trPr>
          <w:ins w:id="1136" w:author="Nội dung bổ sung (Claude)" w:date="2026-10-21T09:21:45Z"/>
        </w:trPr>
        <w:tc>
          <w:tcPr>
            <w:tcW w:w="591" w:type="dxa"/>
            <w:vAlign w:val="center"/>
          </w:tcPr>
          <w:p w14:paraId="01ABF2EC" w14:textId="77777777" w:rsidR="00CA6D62" w:rsidRPr="000E47C0" w:rsidRDefault="00CA6D62" w:rsidP="00202E31">
            <w:pPr>
              <w:widowControl/>
              <w:spacing w:before="0" w:after="0"/>
              <w:ind w:firstLine="0"/>
              <w:jc w:val="center"/>
              <w:rPr>
                <w:szCs w:val="28"/>
                <w:lang w:eastAsia="vi-VN"/>
              </w:rPr>
            </w:pPr>
            <w:ins w:id="1131" w:author="Nội dung bổ sung (Claude)" w:date="2026-10-21T09:21:45Z">
              <w:r w:rsidRPr="000E47C0">
                <w:rPr>
                  <w:szCs w:val="28"/>
                  <w:lang w:eastAsia="vi-VN"/>
                </w:rPr>
                <w:t xml:space="preserve">7.2</w:t>
              </w:r>
            </w:ins>
          </w:p>
        </w:tc>
        <w:tc>
          <w:tcPr>
            <w:tcW w:w="4225" w:type="dxa"/>
            <w:vAlign w:val="center"/>
          </w:tcPr>
          <w:p w14:paraId="3C9300E8" w14:textId="77777777" w:rsidR="00CA6D62" w:rsidRPr="000E47C0" w:rsidRDefault="00CA6D62" w:rsidP="00202E31">
            <w:pPr>
              <w:widowControl/>
              <w:spacing w:before="0" w:after="0"/>
              <w:ind w:firstLine="0"/>
              <w:rPr>
                <w:szCs w:val="28"/>
                <w:lang w:eastAsia="vi-VN"/>
              </w:rPr>
            </w:pPr>
            <w:ins w:id="1132" w:author="Nội dung bổ sung (Claude)" w:date="2026-10-21T09:21:45Z">
              <w:r w:rsidRPr="000E47C0">
                <w:rPr>
                  <w:szCs w:val="28"/>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ins>
          </w:p>
        </w:tc>
        <w:tc>
          <w:tcPr>
            <w:tcW w:w="1384" w:type="dxa"/>
            <w:vAlign w:val="center"/>
          </w:tcPr>
          <w:p w14:paraId="6E968E76" w14:textId="77777777" w:rsidR="00CA6D62" w:rsidRPr="000E47C0" w:rsidRDefault="00CA6D62" w:rsidP="00202E31">
            <w:pPr>
              <w:widowControl/>
              <w:spacing w:before="0" w:after="0"/>
              <w:ind w:firstLine="0"/>
              <w:jc w:val="center"/>
              <w:rPr>
                <w:szCs w:val="28"/>
                <w:lang w:eastAsia="vi-VN"/>
              </w:rPr>
            </w:pPr>
            <w:ins w:id="1133" w:author="Nội dung bổ sung (Claude)" w:date="2026-10-21T09:21:45Z">
              <w:r w:rsidRPr="000E47C0">
                <w:rPr>
                  <w:szCs w:val="28"/>
                  <w:lang w:eastAsia="vi-VN"/>
                </w:rPr>
                <w:t xml:space="preserve">Công ty</w:t>
              </w:r>
            </w:ins>
          </w:p>
        </w:tc>
        <w:tc>
          <w:tcPr>
            <w:tcW w:w="1378" w:type="dxa"/>
            <w:vAlign w:val="center"/>
          </w:tcPr>
          <w:p w14:paraId="20E42EF8" w14:textId="77777777" w:rsidR="00CA6D62" w:rsidRPr="000E47C0" w:rsidRDefault="00CA6D62" w:rsidP="00202E31">
            <w:pPr>
              <w:widowControl/>
              <w:spacing w:before="0" w:after="0"/>
              <w:ind w:firstLine="0"/>
              <w:jc w:val="center"/>
              <w:rPr>
                <w:szCs w:val="28"/>
                <w:lang w:eastAsia="vi-VN"/>
              </w:rPr>
            </w:pPr>
            <w:ins w:id="1134" w:author="Nội dung bổ sung (Claude)" w:date="2026-10-21T09:21:45Z">
              <w:r w:rsidRPr="000E47C0">
                <w:rPr>
                  <w:szCs w:val="28"/>
                  <w:lang w:eastAsia="vi-VN"/>
                </w:rPr>
                <w:t xml:space="preserve">Sở Xây dựng; Cục Đăng kiểm Việt Nam</w:t>
              </w:r>
            </w:ins>
          </w:p>
        </w:tc>
        <w:tc>
          <w:tcPr>
            <w:tcW w:w="1484" w:type="dxa"/>
            <w:vAlign w:val="center"/>
          </w:tcPr>
          <w:p w14:paraId="6CEA9B5C" w14:textId="77777777" w:rsidR="00CA6D62" w:rsidRPr="000E47C0" w:rsidRDefault="00CA6D62" w:rsidP="00202E31">
            <w:pPr>
              <w:widowControl/>
              <w:spacing w:before="0" w:after="0"/>
              <w:ind w:firstLine="0"/>
              <w:jc w:val="center"/>
              <w:rPr>
                <w:szCs w:val="28"/>
                <w:lang w:eastAsia="vi-VN"/>
              </w:rPr>
            </w:pPr>
            <w:ins w:id="1135" w:author="Nội dung bổ sung (Claude)" w:date="2026-10-21T09:21:45Z">
              <w:r w:rsidRPr="000E47C0">
                <w:rPr>
                  <w:szCs w:val="28"/>
                  <w:lang w:eastAsia="vi-VN"/>
                </w:rPr>
                <w:t xml:space="preserve">Quý II năm 2028</w:t>
              </w:r>
            </w:ins>
          </w:p>
        </w:tc>
      </w:tr>
      <w:tr w:rsidR="000E47C0" w:rsidRPr="000E47C0" w14:paraId="6D83F391" w14:textId="77777777" w:rsidTr="00AF711B">
        <w:tc>
          <w:tcPr>
            <w:tcW w:w="591" w:type="dxa"/>
            <w:vAlign w:val="center"/>
          </w:tcPr>
          <w:p w14:paraId="497E3949" w14:textId="77777777" w:rsidR="00CA6D62" w:rsidRPr="000E47C0" w:rsidRDefault="00CA6D62" w:rsidP="00202E31">
            <w:pPr>
              <w:widowControl/>
              <w:spacing w:before="0" w:after="0"/>
              <w:ind w:firstLine="0"/>
              <w:jc w:val="center"/>
              <w:rPr>
                <w:b/>
                <w:bCs/>
                <w:szCs w:val="28"/>
                <w:lang w:eastAsia="vi-VN"/>
              </w:rPr>
            </w:pPr>
            <w:r w:rsidRPr="000E47C0">
              <w:rPr>
                <w:b/>
                <w:bCs/>
                <w:szCs w:val="28"/>
                <w:lang w:eastAsia="vi-VN"/>
              </w:rPr>
              <w:t>8</w:t>
            </w:r>
          </w:p>
        </w:tc>
        <w:tc>
          <w:tcPr>
            <w:tcW w:w="4225" w:type="dxa"/>
            <w:vAlign w:val="center"/>
          </w:tcPr>
          <w:p w14:paraId="0A68825C" w14:textId="77777777" w:rsidR="00CA6D62" w:rsidRPr="000E47C0" w:rsidRDefault="00750C96" w:rsidP="00202E31">
            <w:pPr>
              <w:widowControl/>
              <w:spacing w:before="0" w:after="0"/>
              <w:ind w:firstLine="0"/>
              <w:rPr>
                <w:b/>
                <w:bCs/>
                <w:szCs w:val="28"/>
                <w:lang w:eastAsia="vi-VN"/>
              </w:rPr>
            </w:pPr>
            <w:r w:rsidRPr="000E47C0">
              <w:rPr>
                <w:b/>
                <w:bCs/>
                <w:szCs w:val="28"/>
                <w:lang w:eastAsia="vi-VN"/>
              </w:rPr>
              <w:t>Giai đoạn 8. Thành lập và đưa Trung tâm vào hoạt động</w:t>
            </w:r>
          </w:p>
        </w:tc>
        <w:tc>
          <w:tcPr>
            <w:tcW w:w="1384" w:type="dxa"/>
            <w:vAlign w:val="center"/>
          </w:tcPr>
          <w:p w14:paraId="665DB8EB" w14:textId="77777777" w:rsidR="00CA6D62" w:rsidRPr="000E47C0" w:rsidRDefault="00CA6D62" w:rsidP="00202E31">
            <w:pPr>
              <w:widowControl/>
              <w:spacing w:before="0" w:after="0"/>
              <w:ind w:firstLine="0"/>
              <w:jc w:val="center"/>
              <w:rPr>
                <w:b/>
                <w:bCs/>
                <w:szCs w:val="28"/>
                <w:lang w:eastAsia="vi-VN"/>
              </w:rPr>
            </w:pPr>
          </w:p>
        </w:tc>
        <w:tc>
          <w:tcPr>
            <w:tcW w:w="1378" w:type="dxa"/>
            <w:vAlign w:val="center"/>
          </w:tcPr>
          <w:p w14:paraId="348C03BC" w14:textId="77777777" w:rsidR="00CA6D62" w:rsidRPr="000E47C0" w:rsidRDefault="00CA6D62" w:rsidP="00202E31">
            <w:pPr>
              <w:widowControl/>
              <w:spacing w:before="0" w:after="0"/>
              <w:ind w:firstLine="0"/>
              <w:jc w:val="center"/>
              <w:rPr>
                <w:b/>
                <w:bCs/>
                <w:szCs w:val="28"/>
                <w:lang w:eastAsia="vi-VN"/>
              </w:rPr>
            </w:pPr>
          </w:p>
        </w:tc>
        <w:tc>
          <w:tcPr>
            <w:tcW w:w="1484" w:type="dxa"/>
            <w:vAlign w:val="center"/>
          </w:tcPr>
          <w:p w14:paraId="7A782081" w14:textId="77777777" w:rsidR="00CA6D62" w:rsidRPr="000E47C0" w:rsidRDefault="00CA6D62" w:rsidP="00202E31">
            <w:pPr>
              <w:widowControl/>
              <w:spacing w:before="0" w:after="0"/>
              <w:ind w:firstLine="0"/>
              <w:jc w:val="center"/>
              <w:rPr>
                <w:b/>
                <w:bCs/>
                <w:szCs w:val="28"/>
                <w:lang w:val="vi-VN" w:eastAsia="vi-VN"/>
              </w:rPr>
            </w:pPr>
          </w:p>
        </w:tc>
      </w:tr>
      <w:tr w:rsidR="000E47C0" w:rsidRPr="000E47C0" w14:paraId="3CC5DEC5" w14:textId="77777777" w:rsidTr="00AF711B">
        <w:tc>
          <w:tcPr>
            <w:tcW w:w="591" w:type="dxa"/>
            <w:vAlign w:val="center"/>
          </w:tcPr>
          <w:p w14:paraId="7A23E181" w14:textId="77777777" w:rsidR="00CA6D62" w:rsidRPr="000E47C0" w:rsidRDefault="00DB499E" w:rsidP="00202E31">
            <w:pPr>
              <w:widowControl/>
              <w:spacing w:before="0" w:after="0"/>
              <w:ind w:firstLine="0"/>
              <w:jc w:val="center"/>
              <w:rPr>
                <w:szCs w:val="28"/>
                <w:lang w:eastAsia="vi-VN"/>
              </w:rPr>
            </w:pPr>
            <w:r w:rsidRPr="000E47C0">
              <w:rPr>
                <w:szCs w:val="28"/>
                <w:lang w:eastAsia="vi-VN"/>
              </w:rPr>
              <w:t>8.1</w:t>
            </w:r>
          </w:p>
        </w:tc>
        <w:tc>
          <w:tcPr>
            <w:tcW w:w="4225" w:type="dxa"/>
            <w:vAlign w:val="center"/>
          </w:tcPr>
          <w:p w14:paraId="4D8F1E5A" w14:textId="77777777" w:rsidR="00750C96" w:rsidRPr="000E47C0" w:rsidRDefault="00750C96" w:rsidP="00202E31">
            <w:pPr>
              <w:widowControl/>
              <w:spacing w:before="0" w:after="0"/>
              <w:ind w:firstLine="0"/>
              <w:rPr>
                <w:szCs w:val="28"/>
                <w:lang w:eastAsia="vi-VN"/>
              </w:rPr>
            </w:pPr>
            <w:r w:rsidRPr="000E47C0">
              <w:rPr>
                <w:szCs w:val="28"/>
                <w:lang w:eastAsia="vi-VN"/>
              </w:rPr>
              <w:t>Hội đồng thành viên Công ty ban hành: Quyết định thành lập Trung tâm; Quy chế tổ chức và hoạt động;</w:t>
            </w:r>
          </w:p>
          <w:p w14:paraId="068C52B8" w14:textId="77777777" w:rsidR="00CA6D62" w:rsidRPr="000E47C0" w:rsidRDefault="00750C96" w:rsidP="00202E31">
            <w:pPr>
              <w:widowControl/>
              <w:spacing w:before="0" w:after="0"/>
              <w:ind w:firstLine="0"/>
              <w:rPr>
                <w:szCs w:val="28"/>
                <w:lang w:eastAsia="vi-VN"/>
              </w:rPr>
            </w:pPr>
            <w:r w:rsidRPr="000E47C0">
              <w:rPr>
                <w:szCs w:val="28"/>
                <w:lang w:eastAsia="vi-VN"/>
              </w:rPr>
              <w:t>bổ nhiệm Giám đốc Trung tâm; Quy chế, quy trình nội bộ.</w:t>
            </w:r>
          </w:p>
        </w:tc>
        <w:tc>
          <w:tcPr>
            <w:tcW w:w="1384" w:type="dxa"/>
            <w:vAlign w:val="center"/>
          </w:tcPr>
          <w:p w14:paraId="504DFF29" w14:textId="77777777" w:rsidR="00CA6D62" w:rsidRPr="000E47C0" w:rsidRDefault="00DB499E" w:rsidP="00202E31">
            <w:pPr>
              <w:widowControl/>
              <w:spacing w:before="0" w:after="0"/>
              <w:ind w:firstLine="0"/>
              <w:jc w:val="center"/>
              <w:rPr>
                <w:szCs w:val="28"/>
                <w:lang w:eastAsia="vi-VN"/>
              </w:rPr>
            </w:pPr>
            <w:r w:rsidRPr="000E47C0">
              <w:rPr>
                <w:szCs w:val="28"/>
                <w:lang w:eastAsia="vi-VN"/>
              </w:rPr>
              <w:t>Công ty</w:t>
            </w:r>
          </w:p>
        </w:tc>
        <w:tc>
          <w:tcPr>
            <w:tcW w:w="1378" w:type="dxa"/>
            <w:vAlign w:val="center"/>
          </w:tcPr>
          <w:p w14:paraId="5B42A913" w14:textId="77777777" w:rsidR="00CA6D62" w:rsidRPr="000E47C0" w:rsidRDefault="00CA6D62" w:rsidP="00202E31">
            <w:pPr>
              <w:widowControl/>
              <w:spacing w:before="0" w:after="0"/>
              <w:ind w:firstLine="0"/>
              <w:jc w:val="center"/>
              <w:rPr>
                <w:szCs w:val="28"/>
                <w:lang w:eastAsia="vi-VN"/>
              </w:rPr>
            </w:pPr>
          </w:p>
        </w:tc>
        <w:tc>
          <w:tcPr>
            <w:tcW w:w="1484" w:type="dxa"/>
            <w:vAlign w:val="center"/>
          </w:tcPr>
          <w:p w14:paraId="275D2E4C" w14:textId="77777777" w:rsidR="00CA6D62" w:rsidRPr="000E47C0" w:rsidRDefault="00DB499E" w:rsidP="00202E31">
            <w:pPr>
              <w:widowControl/>
              <w:spacing w:before="0" w:after="0"/>
              <w:ind w:firstLine="0"/>
              <w:jc w:val="center"/>
              <w:rPr>
                <w:szCs w:val="28"/>
                <w:lang w:val="vi-VN" w:eastAsia="vi-VN"/>
              </w:rPr>
            </w:pPr>
            <w:del w:id="1137" w:author="Nội dung điều chỉnh (Claude)" w:date="2026-10-21T09:21:45Z">
              <w:r w:rsidRPr="000E47C0">
                <w:rPr>
                  <w:szCs w:val="28"/>
                  <w:lang w:eastAsia="vi-VN"/>
                </w:rPr>
                <w:delText>Từ Quý IV năm 2027</w:delText>
              </w:r>
            </w:del>
            <w:ins w:id="1138" w:author="Nội dung điều chỉnh (Claude)" w:date="2026-10-21T09:21:45Z">
              <w:r w:rsidRPr="000E47C0">
                <w:rPr>
                  <w:szCs w:val="28"/>
                  <w:lang w:eastAsia="vi-VN"/>
                </w:rPr>
                <w:t xml:space="preserve">Quý III năm 2028</w:t>
              </w:r>
            </w:ins>
          </w:p>
        </w:tc>
      </w:tr>
      <w:tr w:rsidR="000E47C0" w:rsidRPr="000E47C0" w14:paraId="5D5513D8" w14:textId="77777777" w:rsidTr="00AF711B">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r w:rsidRPr="000E47C0">
              <w:rPr>
                <w:b/>
                <w:bCs/>
                <w:szCs w:val="28"/>
                <w:lang w:eastAsia="vi-VN"/>
              </w:rPr>
              <w:t>9</w:t>
            </w:r>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r w:rsidRPr="000E47C0">
              <w:rPr>
                <w:b/>
                <w:bCs/>
                <w:szCs w:val="28"/>
                <w:lang w:eastAsia="vi-VN"/>
              </w:rPr>
              <w:t>Giai đoạn 9. Vận hành, giám sát và đánh giá</w:t>
            </w:r>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r w:rsidRPr="000E47C0">
              <w:rPr>
                <w:szCs w:val="28"/>
                <w:lang w:eastAsia="vi-VN"/>
              </w:rPr>
              <w:t>Công ty, Trung tâm, Trường</w:t>
            </w:r>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del w:id="1139" w:author="Nội dung điều chỉnh (Claude)" w:date="2026-10-21T09:21:45Z">
              <w:r w:rsidRPr="000E47C0">
                <w:rPr>
                  <w:szCs w:val="28"/>
                  <w:lang w:eastAsia="vi-VN"/>
                </w:rPr>
                <w:delText>Từ Quý IV năm 2027</w:delText>
              </w:r>
            </w:del>
            <w:ins w:id="1140" w:author="Nội dung điều chỉnh (Claude)" w:date="2026-10-21T09:21:45Z">
              <w:r w:rsidRPr="000E47C0">
                <w:rPr>
                  <w:szCs w:val="28"/>
                  <w:lang w:eastAsia="vi-VN"/>
                </w:rPr>
                <w:t xml:space="preserve">Từ Quý III năm 2028</w:t>
              </w:r>
            </w:ins>
          </w:p>
        </w:tc>
      </w:tr>
      <w:tr w:rsidR="000E47C0" w:rsidRPr="000E47C0" w14:paraId="5D5513D8" w14:textId="77777777" w:rsidTr="00AF711B">
        <w:trPr>
          <w:ins w:id="1146" w:author="Nội dung bổ sung (Claude)" w:date="2026-10-21T09:21:45Z"/>
        </w:trPr>
        <w:tc>
          <w:tcPr>
            <w:tcW w:w="591" w:type="dxa"/>
            <w:vAlign w:val="center"/>
          </w:tcPr>
          <w:p w14:paraId="0DFFF826" w14:textId="77777777" w:rsidR="00750C96" w:rsidRPr="000E47C0" w:rsidRDefault="00DB499E" w:rsidP="00202E31">
            <w:pPr>
              <w:widowControl/>
              <w:spacing w:before="0" w:after="0"/>
              <w:ind w:firstLine="0"/>
              <w:jc w:val="center"/>
              <w:rPr>
                <w:b/>
                <w:bCs/>
                <w:szCs w:val="28"/>
                <w:lang w:eastAsia="vi-VN"/>
              </w:rPr>
            </w:pPr>
            <w:ins w:id="1141" w:author="Nội dung bổ sung (Claude)" w:date="2026-10-21T09:21:45Z">
              <w:r w:rsidRPr="000E47C0">
                <w:rPr>
                  <w:b/>
                  <w:bCs/>
                  <w:szCs w:val="28"/>
                  <w:lang w:eastAsia="vi-VN"/>
                </w:rPr>
                <w:t xml:space="preserve">10</w:t>
              </w:r>
            </w:ins>
          </w:p>
        </w:tc>
        <w:tc>
          <w:tcPr>
            <w:tcW w:w="4225" w:type="dxa"/>
            <w:vAlign w:val="center"/>
          </w:tcPr>
          <w:p w14:paraId="2FDF6F58" w14:textId="77777777" w:rsidR="00750C96" w:rsidRPr="000E47C0" w:rsidRDefault="00ED6D88" w:rsidP="00202E31">
            <w:pPr>
              <w:widowControl/>
              <w:spacing w:before="0" w:after="0"/>
              <w:ind w:firstLine="0"/>
              <w:rPr>
                <w:b/>
                <w:bCs/>
                <w:szCs w:val="28"/>
                <w:lang w:eastAsia="vi-VN"/>
              </w:rPr>
            </w:pPr>
            <w:ins w:id="1142" w:author="Nội dung bổ sung (Claude)" w:date="2026-10-21T09:21:45Z">
              <w:r w:rsidRPr="000E47C0">
                <w:rPr>
                  <w:b/>
                  <w:bCs/>
                  <w:szCs w:val="28"/>
                  <w:lang w:eastAsia="vi-VN"/>
                </w:rPr>
                <w:t xml:space="preserve">Giai đoạn 10. Đầu tư dây chuyền kiểm định thứ hai khi lưu lượng thực tế của dây chuyền giai đoạn 1 đạt từ 90% công suất thiết kế (14.976 lượt/năm) trong 2 năm liên tiếp</w:t>
              </w:r>
            </w:ins>
          </w:p>
        </w:tc>
        <w:tc>
          <w:tcPr>
            <w:tcW w:w="1384" w:type="dxa"/>
            <w:vAlign w:val="center"/>
          </w:tcPr>
          <w:p w14:paraId="29BF5CE2" w14:textId="77777777" w:rsidR="00750C96" w:rsidRPr="000E47C0" w:rsidRDefault="00FF6DF1" w:rsidP="00202E31">
            <w:pPr>
              <w:widowControl/>
              <w:spacing w:before="0" w:after="0"/>
              <w:ind w:firstLine="0"/>
              <w:jc w:val="center"/>
              <w:rPr>
                <w:szCs w:val="28"/>
                <w:lang w:eastAsia="vi-VN"/>
              </w:rPr>
            </w:pPr>
            <w:ins w:id="1143" w:author="Nội dung bổ sung (Claude)" w:date="2026-10-21T09:21:45Z">
              <w:r w:rsidRPr="000E47C0">
                <w:rPr>
                  <w:szCs w:val="28"/>
                  <w:lang w:eastAsia="vi-VN"/>
                </w:rPr>
                <w:t xml:space="preserve">Công ty</w:t>
              </w:r>
            </w:ins>
          </w:p>
        </w:tc>
        <w:tc>
          <w:tcPr>
            <w:tcW w:w="1378" w:type="dxa"/>
            <w:vAlign w:val="center"/>
          </w:tcPr>
          <w:p w14:paraId="2D5B22BE" w14:textId="77777777" w:rsidR="00750C96" w:rsidRPr="000E47C0" w:rsidRDefault="00750C96" w:rsidP="00202E31">
            <w:pPr>
              <w:widowControl/>
              <w:spacing w:before="0" w:after="0"/>
              <w:ind w:firstLine="0"/>
              <w:jc w:val="center"/>
              <w:rPr>
                <w:b/>
                <w:bCs/>
                <w:szCs w:val="28"/>
                <w:lang w:eastAsia="vi-VN"/>
              </w:rPr>
            </w:pPr>
            <w:ins w:id="1144" w:author="Nội dung bổ sung (Claude)" w:date="2026-10-21T09:21:45Z">
              <w:r>
                <w:t xml:space="preserve">Hội đồng thành viên Công ty</w:t>
              </w:r>
            </w:ins>
          </w:p>
        </w:tc>
        <w:tc>
          <w:tcPr>
            <w:tcW w:w="1484" w:type="dxa"/>
            <w:vAlign w:val="center"/>
          </w:tcPr>
          <w:p w14:paraId="1C50A84B" w14:textId="77777777" w:rsidR="00750C96" w:rsidRPr="000E47C0" w:rsidRDefault="00FF6DF1" w:rsidP="00202E31">
            <w:pPr>
              <w:widowControl/>
              <w:spacing w:before="0" w:after="0"/>
              <w:ind w:firstLine="0"/>
              <w:jc w:val="center"/>
              <w:rPr>
                <w:b/>
                <w:bCs/>
                <w:szCs w:val="28"/>
                <w:lang w:val="vi-VN" w:eastAsia="vi-VN"/>
              </w:rPr>
            </w:pPr>
            <w:ins w:id="1145" w:author="Nội dung bổ sung (Claude)" w:date="2026-10-21T09:21:45Z">
              <w:r w:rsidRPr="000E47C0">
                <w:rPr>
                  <w:szCs w:val="28"/>
                  <w:lang w:eastAsia="vi-VN"/>
                </w:rPr>
                <w:t xml:space="preserve">Theo nhu cầu thực tế</w:t>
              </w:r>
            </w:ins>
          </w:p>
        </w:tc>
      </w:tr>
    </w:tbl>
    <w:p w14:paraId="23E73411" w14:textId="77777777" w:rsidR="00197D5A" w:rsidRPr="000E47C0" w:rsidRDefault="00197D5A" w:rsidP="00197D5A">
      <w:pPr>
        <w:pStyle w:val="Heading1"/>
        <w:rPr>
          <w:color w:val="auto"/>
          <w:lang w:val="nl-NL"/>
        </w:rPr>
      </w:pPr>
      <w:bookmarkStart w:id="73" w:name="_Toc236064054"/>
      <w:r w:rsidRPr="000E47C0">
        <w:rPr>
          <w:color w:val="auto"/>
          <w:lang w:val="nl-NL"/>
        </w:rPr>
        <w:t>II. KINH PHÍ ĐẦU TƯ</w:t>
      </w:r>
      <w:bookmarkEnd w:id="73"/>
    </w:p>
    <w:p w14:paraId="77C5278B" w14:textId="00ED495A" w:rsidR="00197D5A" w:rsidRPr="000E47C0" w:rsidRDefault="00197D5A" w:rsidP="00197D5A">
      <w:pPr>
        <w:rPr>
          <w:lang w:val="nl-NL"/>
        </w:rPr>
      </w:pPr>
      <w:del w:id="1005" w:author="Nội dung điều chỉnh (Claude)" w:date="2026-10-21T11:02:42Z">
        <w:r w:rsidRPr="000E47C0">
          <w:rPr>
            <w:lang w:val="nl-NL"/>
          </w:rPr>
          <w:delText xml:space="preserve">Tổng nhu cầu kinh phí thực hiện Đề án là </w:delText>
        </w:r>
      </w:del>
      <w:del w:id="1006" w:author="Nội dung điều chỉnh (Claude)" w:date="2026-10-21T11:02:42Z">
        <w:r w:rsidRPr="000E47C0">
          <w:rPr>
            <w:b/>
            <w:bCs/>
            <w:iCs/>
            <w:lang w:val="nl-NL"/>
          </w:rPr>
          <w:delText xml:space="preserve">22.688,6 </w:delText>
        </w:r>
      </w:del>
      <w:del w:id="1007" w:author="Nội dung điều chỉnh (Claude)" w:date="2026-10-21T11:02:42Z">
        <w:r w:rsidRPr="000E47C0">
          <w:rPr>
            <w:lang w:val="nl-NL"/>
          </w:rPr>
          <w:delText xml:space="preserve">triệu đồng </w:delText>
        </w:r>
      </w:del>
      <w:del w:id="1008" w:author="Nội dung điều chỉnh (Claude)" w:date="2026-10-21T11:02:42Z">
        <w:r w:rsidRPr="000E47C0">
          <w:rPr>
            <w:i/>
            <w:iCs/>
            <w:lang w:val="nl-NL"/>
          </w:rPr>
          <w:delText>(bằng chữ: Hai mươi hai tỷ, sáu trăm tám mươi tám triệu, sáu trăm ngàn đồng)</w:delText>
        </w:r>
      </w:del>
      <w:ins w:id="1009" w:author="Nội dung điều chỉnh (Claude)" w:date="2026-10-21T11:02:42Z">
        <w:r w:rsidRPr="000E47C0">
          <w:rPr>
            <w:lang w:val="nl-NL"/>
          </w:rPr>
          <w:t xml:space="preserve">Tổng nhu cầu kinh phí thực hiện giai đoạn 1 của Đề án là 20.456,5 triệu đồng (bằng chữ: Hai mươi tỷ, bốn trăm năm mươi sáu triệu, năm trăm nghìn đồng)</w:t>
        </w:r>
      </w:ins>
      <w:r w:rsidRPr="000E47C0">
        <w:rPr>
          <w:lang w:val="nl-NL"/>
        </w:rPr>
        <w:t>, trong đó cơ cấu vốn đầu tư được thể hiện tại Bảng 18.</w:t>
      </w:r>
    </w:p>
    <w:p w14:paraId="618B089D" w14:textId="77777777" w:rsidR="00197D5A" w:rsidRPr="000E47C0" w:rsidRDefault="00197D5A" w:rsidP="00197D5A">
      <w:pPr>
        <w:pStyle w:val="tnbng"/>
        <w:rPr>
          <w:color w:val="auto"/>
        </w:rPr>
      </w:pPr>
      <w:bookmarkStart w:id="74" w:name="_Toc238544030"/>
      <w:r w:rsidRPr="000E47C0">
        <w:rPr>
          <w:color w:val="auto"/>
        </w:rPr>
        <w:t>Bảng 18. Cơ cấu vốn đầu tư thành lập Công ty</w:t>
      </w:r>
      <w:bookmarkEnd w:id="74"/>
    </w:p>
    <w:p w14:paraId="2DD65876" w14:textId="77777777" w:rsidR="00197D5A" w:rsidRPr="000E47C0" w:rsidRDefault="00AD6647"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Style w:val="TableGrid"/>
        <w:tblW w:w="8821" w:type="dxa"/>
        <w:jc w:val="center"/>
        <w:tblLook w:val="04A0" w:firstRow="1" w:lastRow="0" w:firstColumn="1" w:lastColumn="0" w:noHBand="0" w:noVBand="1"/>
      </w:tblPr>
      <w:tblGrid>
        <w:gridCol w:w="704"/>
        <w:gridCol w:w="6237"/>
        <w:gridCol w:w="1880"/>
      </w:tblGrid>
      <w:tr w:rsidR="000E47C0" w:rsidRPr="000E47C0" w14:paraId="3246EA53" w14:textId="77777777" w:rsidTr="006E5BE0">
        <w:trPr>
          <w:trHeight w:val="454"/>
          <w:tblHeader/>
          <w:jc w:val="center"/>
        </w:trPr>
        <w:tc>
          <w:tcPr>
            <w:tcW w:w="704" w:type="dxa"/>
            <w:vAlign w:val="center"/>
          </w:tcPr>
          <w:p w14:paraId="130C702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TT</w:t>
            </w:r>
          </w:p>
        </w:tc>
        <w:tc>
          <w:tcPr>
            <w:tcW w:w="6237" w:type="dxa"/>
            <w:vAlign w:val="center"/>
          </w:tcPr>
          <w:p w14:paraId="5F372E01"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Nội dung, hạng mục</w:t>
            </w:r>
          </w:p>
        </w:tc>
        <w:tc>
          <w:tcPr>
            <w:tcW w:w="1880" w:type="dxa"/>
            <w:vAlign w:val="center"/>
          </w:tcPr>
          <w:p w14:paraId="62ECD226" w14:textId="77777777"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Mức</w:t>
            </w:r>
            <w:r w:rsidRPr="000E47C0">
              <w:rPr>
                <w:b/>
                <w:bCs/>
                <w:iCs/>
                <w:szCs w:val="20"/>
                <w:lang w:eastAsia="vi-VN"/>
              </w:rPr>
              <w:t xml:space="preserve"> </w:t>
            </w:r>
            <w:r w:rsidRPr="000E47C0">
              <w:rPr>
                <w:b/>
                <w:bCs/>
                <w:iCs/>
                <w:szCs w:val="20"/>
                <w:lang w:val="vi-VN" w:eastAsia="vi-VN"/>
              </w:rPr>
              <w:t>đầu tư</w:t>
            </w:r>
          </w:p>
        </w:tc>
      </w:tr>
      <w:tr w:rsidR="000E47C0" w:rsidRPr="000E47C0" w14:paraId="565F1965" w14:textId="77777777" w:rsidTr="006E5BE0">
        <w:trPr>
          <w:trHeight w:val="454"/>
          <w:jc w:val="center"/>
        </w:trPr>
        <w:tc>
          <w:tcPr>
            <w:tcW w:w="704" w:type="dxa"/>
            <w:vAlign w:val="center"/>
          </w:tcPr>
          <w:p w14:paraId="173B0CF0" w14:textId="4A48FF0C"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w:t>
            </w:r>
          </w:p>
        </w:tc>
        <w:tc>
          <w:tcPr>
            <w:tcW w:w="6237" w:type="dxa"/>
            <w:vAlign w:val="center"/>
          </w:tcPr>
          <w:p w14:paraId="4F6C1FFD"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Đầu tư CSVC và mua sắm thiết bị</w:t>
            </w:r>
          </w:p>
        </w:tc>
        <w:tc>
          <w:tcPr>
            <w:tcW w:w="1880" w:type="dxa"/>
            <w:vAlign w:val="center"/>
          </w:tcPr>
          <w:p w14:paraId="02140DB9" w14:textId="18685049" w:rsidR="00197D5A" w:rsidRPr="000E47C0" w:rsidRDefault="00A06B8A" w:rsidP="006047EC">
            <w:pPr>
              <w:spacing w:before="0" w:after="0"/>
              <w:ind w:firstLine="0"/>
              <w:jc w:val="right"/>
              <w:rPr>
                <w:b/>
                <w:bCs/>
                <w:iCs/>
                <w:szCs w:val="20"/>
                <w:lang w:val="vi-VN" w:eastAsia="vi-VN"/>
              </w:rPr>
            </w:pPr>
            <w:del w:id="1039" w:author="Nội dung điều chỉnh (Claude)" w:date="2026-10-21T11:02:43Z">
              <w:r w:rsidRPr="000E47C0">
                <w:rPr>
                  <w:b/>
                  <w:bCs/>
                  <w:iCs/>
                  <w:szCs w:val="20"/>
                  <w:lang w:val="vi-VN" w:eastAsia="vi-VN"/>
                </w:rPr>
                <w:delText>22.605</w:delText>
              </w:r>
            </w:del>
            <w:ins w:id="1040" w:author="Nội dung điều chỉnh (Claude)" w:date="2026-10-21T11:02:43Z">
              <w:r w:rsidRPr="000E47C0">
                <w:rPr>
                  <w:b/>
                  <w:bCs/>
                  <w:iCs/>
                  <w:szCs w:val="20"/>
                  <w:lang w:val="vi-VN" w:eastAsia="vi-VN"/>
                </w:rPr>
                <w:t xml:space="preserve">20.405</w:t>
              </w:r>
            </w:ins>
          </w:p>
        </w:tc>
      </w:tr>
      <w:tr w:rsidR="000E47C0" w:rsidRPr="000E47C0" w14:paraId="60F27F7C" w14:textId="77777777" w:rsidTr="006E5BE0">
        <w:trPr>
          <w:trHeight w:val="454"/>
          <w:jc w:val="center"/>
        </w:trPr>
        <w:tc>
          <w:tcPr>
            <w:tcW w:w="704" w:type="dxa"/>
            <w:vAlign w:val="center"/>
          </w:tcPr>
          <w:p w14:paraId="195E1176"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1</w:t>
            </w:r>
          </w:p>
        </w:tc>
        <w:tc>
          <w:tcPr>
            <w:tcW w:w="6237" w:type="dxa"/>
            <w:vAlign w:val="center"/>
          </w:tcPr>
          <w:p w14:paraId="48D09736"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xây dựng cơ bản</w:t>
            </w:r>
          </w:p>
        </w:tc>
        <w:tc>
          <w:tcPr>
            <w:tcW w:w="1880" w:type="dxa"/>
            <w:vAlign w:val="center"/>
          </w:tcPr>
          <w:p w14:paraId="0545C711" w14:textId="6580D053" w:rsidR="00197D5A" w:rsidRPr="000E47C0" w:rsidRDefault="006E1B71" w:rsidP="006047EC">
            <w:pPr>
              <w:spacing w:before="0" w:after="0"/>
              <w:ind w:firstLine="0"/>
              <w:jc w:val="right"/>
              <w:rPr>
                <w:b/>
                <w:bCs/>
                <w:iCs/>
                <w:szCs w:val="20"/>
                <w:lang w:val="vi-VN" w:eastAsia="vi-VN"/>
              </w:rPr>
            </w:pPr>
            <w:del w:id="1041" w:author="Nội dung điều chỉnh (Claude)" w:date="2026-10-21T11:02:43Z">
              <w:r w:rsidRPr="000E47C0">
                <w:rPr>
                  <w:b/>
                  <w:bCs/>
                  <w:iCs/>
                  <w:szCs w:val="20"/>
                  <w:lang w:val="vi-VN" w:eastAsia="vi-VN"/>
                </w:rPr>
                <w:delText>13.900</w:delText>
              </w:r>
            </w:del>
            <w:ins w:id="1042" w:author="Nội dung điều chỉnh (Claude)" w:date="2026-10-21T11:02:43Z">
              <w:r w:rsidRPr="000E47C0">
                <w:rPr>
                  <w:b/>
                  <w:bCs/>
                  <w:iCs/>
                  <w:szCs w:val="20"/>
                  <w:lang w:val="vi-VN" w:eastAsia="vi-VN"/>
                </w:rPr>
                <w:t xml:space="preserve">11.900</w:t>
              </w:r>
            </w:ins>
          </w:p>
        </w:tc>
      </w:tr>
      <w:tr w:rsidR="000E47C0" w:rsidRPr="000E47C0" w14:paraId="50E3580E" w14:textId="77777777" w:rsidTr="006E5BE0">
        <w:trPr>
          <w:trHeight w:val="454"/>
          <w:jc w:val="center"/>
        </w:trPr>
        <w:tc>
          <w:tcPr>
            <w:tcW w:w="704" w:type="dxa"/>
            <w:vAlign w:val="center"/>
          </w:tcPr>
          <w:p w14:paraId="5211AD9C"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1.1</w:t>
            </w:r>
          </w:p>
        </w:tc>
        <w:tc>
          <w:tcPr>
            <w:tcW w:w="6237" w:type="dxa"/>
            <w:vAlign w:val="center"/>
          </w:tcPr>
          <w:p w14:paraId="0B3E134A" w14:textId="77777777" w:rsidR="00197D5A" w:rsidRPr="000E47C0" w:rsidRDefault="00197D5A" w:rsidP="006047EC">
            <w:pPr>
              <w:spacing w:before="0" w:after="0"/>
              <w:ind w:firstLine="0"/>
              <w:rPr>
                <w:i/>
                <w:szCs w:val="20"/>
                <w:lang w:val="vi-VN" w:eastAsia="vi-VN"/>
              </w:rPr>
            </w:pPr>
            <w:del w:id="1155" w:author="Nội dung điều chỉnh (Claude)" w:date="2026-10-21T09:21:46Z">
              <w:r w:rsidRPr="000E47C0">
                <w:rPr>
                  <w:i/>
                  <w:szCs w:val="20"/>
                  <w:lang w:val="vi-VN" w:eastAsia="vi-VN"/>
                </w:rPr>
                <w:delText>Nhà xưởng kiểm định 700 m</w:delText>
              </w:r>
            </w:del>
            <w:del w:id="1156" w:author="Nội dung điều chỉnh (Claude)" w:date="2026-10-21T09:21:46Z">
              <w:r w:rsidRPr="000E47C0">
                <w:rPr>
                  <w:i/>
                  <w:szCs w:val="20"/>
                  <w:vertAlign w:val="superscript"/>
                  <w:lang w:val="vi-VN" w:eastAsia="vi-VN"/>
                </w:rPr>
                <w:delText>2</w:delText>
              </w:r>
            </w:del>
            <w:ins w:id="1157" w:author="Nội dung điều chỉnh (Claude)" w:date="2026-10-21T09:21:46Z">
              <w:r w:rsidRPr="000E47C0">
                <w:rPr>
                  <w:i/>
                  <w:szCs w:val="20"/>
                  <w:lang w:val="vi-VN" w:eastAsia="vi-VN"/>
                </w:rPr>
                <w:t xml:space="preserve">Nhà xưởng kiểm định 740 m2</w:t>
              </w:r>
            </w:ins>
          </w:p>
        </w:tc>
        <w:tc>
          <w:tcPr>
            <w:tcW w:w="1880" w:type="dxa"/>
            <w:vAlign w:val="center"/>
          </w:tcPr>
          <w:p w14:paraId="6776BAA6"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5.600</w:t>
            </w:r>
          </w:p>
        </w:tc>
      </w:tr>
      <w:tr w:rsidR="000E47C0" w:rsidRPr="000E47C0" w14:paraId="4A8E1F93" w14:textId="77777777" w:rsidTr="006E5BE0">
        <w:trPr>
          <w:trHeight w:val="454"/>
          <w:jc w:val="center"/>
        </w:trPr>
        <w:tc>
          <w:tcPr>
            <w:tcW w:w="704" w:type="dxa"/>
            <w:vAlign w:val="center"/>
          </w:tcPr>
          <w:p w14:paraId="3CB6048D"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1.2</w:t>
            </w:r>
          </w:p>
        </w:tc>
        <w:tc>
          <w:tcPr>
            <w:tcW w:w="6237" w:type="dxa"/>
            <w:vAlign w:val="center"/>
          </w:tcPr>
          <w:p w14:paraId="2DD96B8B" w14:textId="77777777" w:rsidR="00197D5A" w:rsidRPr="000E47C0" w:rsidRDefault="00197D5A" w:rsidP="006047EC">
            <w:pPr>
              <w:spacing w:before="0" w:after="0"/>
              <w:ind w:firstLine="0"/>
              <w:rPr>
                <w:i/>
                <w:szCs w:val="20"/>
                <w:lang w:val="vi-VN" w:eastAsia="vi-VN"/>
              </w:rPr>
            </w:pPr>
            <w:r w:rsidRPr="000E47C0">
              <w:rPr>
                <w:i/>
                <w:szCs w:val="20"/>
                <w:lang w:val="vi-VN" w:eastAsia="vi-VN"/>
              </w:rPr>
              <w:t xml:space="preserve">Nhà làm việc Bộ phận Văn phòng </w:t>
            </w:r>
            <w:r w:rsidRPr="000E47C0">
              <w:rPr>
                <w:iCs/>
                <w:szCs w:val="20"/>
                <w:lang w:val="vi-VN" w:eastAsia="vi-VN"/>
              </w:rPr>
              <w:t>250 m</w:t>
            </w:r>
            <w:r w:rsidRPr="000E47C0">
              <w:rPr>
                <w:iCs/>
                <w:szCs w:val="20"/>
                <w:vertAlign w:val="superscript"/>
                <w:lang w:val="vi-VN" w:eastAsia="vi-VN"/>
              </w:rPr>
              <w:t>2</w:t>
            </w:r>
          </w:p>
        </w:tc>
        <w:tc>
          <w:tcPr>
            <w:tcW w:w="1880" w:type="dxa"/>
            <w:vAlign w:val="center"/>
          </w:tcPr>
          <w:p w14:paraId="08FF7091"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2.500</w:t>
            </w:r>
          </w:p>
        </w:tc>
      </w:tr>
      <w:tr w:rsidR="000E47C0" w:rsidRPr="000E47C0" w14:paraId="2ACC998D" w14:textId="77777777" w:rsidTr="006E5BE0">
        <w:trPr>
          <w:trHeight w:val="454"/>
          <w:jc w:val="center"/>
        </w:trPr>
        <w:tc>
          <w:tcPr>
            <w:tcW w:w="704" w:type="dxa"/>
            <w:vAlign w:val="center"/>
          </w:tcPr>
          <w:p w14:paraId="495E2D62"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1.3</w:t>
            </w:r>
          </w:p>
        </w:tc>
        <w:tc>
          <w:tcPr>
            <w:tcW w:w="6237" w:type="dxa"/>
            <w:vAlign w:val="center"/>
          </w:tcPr>
          <w:p w14:paraId="3CFFE06B" w14:textId="77777777" w:rsidR="00197D5A" w:rsidRPr="000E47C0" w:rsidRDefault="00197D5A" w:rsidP="006047EC">
            <w:pPr>
              <w:spacing w:before="0" w:after="0"/>
              <w:ind w:firstLine="0"/>
              <w:rPr>
                <w:i/>
                <w:szCs w:val="20"/>
                <w:lang w:val="vi-VN" w:eastAsia="vi-VN"/>
              </w:rPr>
            </w:pPr>
            <w:r w:rsidRPr="000E47C0">
              <w:rPr>
                <w:i/>
                <w:szCs w:val="20"/>
                <w:lang w:val="vi-VN" w:eastAsia="vi-VN"/>
              </w:rPr>
              <w:t>Đầu tư hệ thống phòng cháy chữa cháy</w:t>
            </w:r>
          </w:p>
        </w:tc>
        <w:tc>
          <w:tcPr>
            <w:tcW w:w="1880" w:type="dxa"/>
            <w:vAlign w:val="center"/>
          </w:tcPr>
          <w:p w14:paraId="3F513E37"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1.000</w:t>
            </w:r>
          </w:p>
        </w:tc>
      </w:tr>
      <w:tr w:rsidR="000E47C0" w:rsidRPr="000E47C0" w14:paraId="3E50B11C" w14:textId="77777777" w:rsidTr="006E5BE0">
        <w:trPr>
          <w:trHeight w:val="454"/>
          <w:jc w:val="center"/>
        </w:trPr>
        <w:tc>
          <w:tcPr>
            <w:tcW w:w="704" w:type="dxa"/>
            <w:vAlign w:val="center"/>
          </w:tcPr>
          <w:p w14:paraId="062B7A56"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1.4</w:t>
            </w:r>
          </w:p>
        </w:tc>
        <w:tc>
          <w:tcPr>
            <w:tcW w:w="6237" w:type="dxa"/>
            <w:vAlign w:val="center"/>
          </w:tcPr>
          <w:p w14:paraId="4D00ECFD" w14:textId="77777777" w:rsidR="00197D5A" w:rsidRPr="000E47C0" w:rsidRDefault="00197D5A" w:rsidP="006047EC">
            <w:pPr>
              <w:spacing w:before="0" w:after="0"/>
              <w:ind w:firstLine="0"/>
              <w:rPr>
                <w:i/>
                <w:szCs w:val="20"/>
                <w:lang w:val="vi-VN" w:eastAsia="vi-VN"/>
              </w:rPr>
            </w:pPr>
            <w:r w:rsidRPr="000E47C0">
              <w:rPr>
                <w:i/>
                <w:szCs w:val="20"/>
                <w:lang w:val="vi-VN" w:eastAsia="vi-VN"/>
              </w:rPr>
              <w:t>Hệ thống đường nội bộ (rộng 6m x dài 120m) 720</w:t>
            </w:r>
            <w:r w:rsidRPr="000E47C0">
              <w:rPr>
                <w:iCs/>
                <w:szCs w:val="20"/>
                <w:lang w:val="vi-VN" w:eastAsia="vi-VN"/>
              </w:rPr>
              <w:t>m</w:t>
            </w:r>
            <w:r w:rsidRPr="000E47C0">
              <w:rPr>
                <w:iCs/>
                <w:szCs w:val="20"/>
                <w:vertAlign w:val="superscript"/>
                <w:lang w:val="vi-VN" w:eastAsia="vi-VN"/>
              </w:rPr>
              <w:t>2</w:t>
            </w:r>
          </w:p>
        </w:tc>
        <w:tc>
          <w:tcPr>
            <w:tcW w:w="1880" w:type="dxa"/>
            <w:vAlign w:val="center"/>
          </w:tcPr>
          <w:p w14:paraId="37908525"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800</w:t>
            </w:r>
          </w:p>
        </w:tc>
      </w:tr>
      <w:tr w:rsidR="000E47C0" w:rsidRPr="000E47C0" w14:paraId="5D360B04" w14:textId="77777777" w:rsidTr="006E5BE0">
        <w:trPr>
          <w:trHeight w:val="454"/>
          <w:jc w:val="center"/>
        </w:trPr>
        <w:tc>
          <w:tcPr>
            <w:tcW w:w="704" w:type="dxa"/>
            <w:vAlign w:val="center"/>
          </w:tcPr>
          <w:p w14:paraId="38A762C1"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1.5</w:t>
            </w:r>
          </w:p>
        </w:tc>
        <w:tc>
          <w:tcPr>
            <w:tcW w:w="6237" w:type="dxa"/>
            <w:vAlign w:val="center"/>
          </w:tcPr>
          <w:p w14:paraId="088448F4" w14:textId="77777777" w:rsidR="00197D5A" w:rsidRPr="000E47C0" w:rsidRDefault="00197D5A" w:rsidP="006047EC">
            <w:pPr>
              <w:spacing w:before="0" w:after="0"/>
              <w:ind w:firstLine="0"/>
              <w:rPr>
                <w:i/>
                <w:szCs w:val="20"/>
                <w:lang w:val="vi-VN" w:eastAsia="vi-VN"/>
              </w:rPr>
            </w:pPr>
            <w:del w:id="1043" w:author="Nội dung điều chỉnh (Claude)" w:date="2026-10-21T11:02:43Z">
              <w:r w:rsidRPr="000E47C0">
                <w:rPr>
                  <w:i/>
                  <w:szCs w:val="20"/>
                  <w:lang w:val="vi-VN" w:eastAsia="vi-VN"/>
                </w:rPr>
                <w:delText xml:space="preserve">Bãi đỗ xe bê tông 4.000 </w:delText>
              </w:r>
            </w:del>
            <w:del w:id="1044" w:author="Nội dung điều chỉnh (Claude)" w:date="2026-10-21T11:02:43Z">
              <w:r w:rsidRPr="000E47C0">
                <w:rPr>
                  <w:iCs/>
                  <w:szCs w:val="20"/>
                  <w:lang w:val="vi-VN" w:eastAsia="vi-VN"/>
                </w:rPr>
                <w:delText>m</w:delText>
              </w:r>
            </w:del>
            <w:del w:id="1045" w:author="Nội dung điều chỉnh (Claude)" w:date="2026-10-21T11:02:43Z">
              <w:r w:rsidRPr="000E47C0">
                <w:rPr>
                  <w:iCs/>
                  <w:szCs w:val="20"/>
                  <w:vertAlign w:val="superscript"/>
                  <w:lang w:val="vi-VN" w:eastAsia="vi-VN"/>
                </w:rPr>
                <w:delText>2</w:delText>
              </w:r>
            </w:del>
            <w:ins w:id="1046" w:author="Nội dung điều chỉnh (Claude)" w:date="2026-10-21T11:02:43Z">
              <w:r w:rsidRPr="000E47C0">
                <w:rPr>
                  <w:i/>
                  <w:szCs w:val="20"/>
                  <w:lang w:val="vi-VN" w:eastAsia="vi-VN"/>
                </w:rPr>
                <w:t xml:space="preserve">Bãi đỗ xe bê tông 2.000 m2 (giai đoạn 1; 2.000 m2 còn lại đầu tư cùng dây chuyền thứ hai)</w:t>
              </w:r>
            </w:ins>
          </w:p>
        </w:tc>
        <w:tc>
          <w:tcPr>
            <w:tcW w:w="1880" w:type="dxa"/>
            <w:vAlign w:val="center"/>
          </w:tcPr>
          <w:p w14:paraId="55EF6D04" w14:textId="77777777" w:rsidR="00197D5A" w:rsidRPr="000E47C0" w:rsidRDefault="00197D5A" w:rsidP="006047EC">
            <w:pPr>
              <w:spacing w:before="0" w:after="0"/>
              <w:ind w:firstLine="0"/>
              <w:jc w:val="right"/>
              <w:rPr>
                <w:i/>
                <w:szCs w:val="20"/>
                <w:lang w:val="vi-VN" w:eastAsia="vi-VN"/>
              </w:rPr>
            </w:pPr>
            <w:del w:id="1047" w:author="Nội dung điều chỉnh (Claude)" w:date="2026-10-21T11:02:43Z">
              <w:r w:rsidRPr="000E47C0">
                <w:rPr>
                  <w:i/>
                  <w:szCs w:val="20"/>
                  <w:lang w:val="vi-VN" w:eastAsia="vi-VN"/>
                </w:rPr>
                <w:delText>4.000</w:delText>
              </w:r>
            </w:del>
            <w:ins w:id="1048" w:author="Nội dung điều chỉnh (Claude)" w:date="2026-10-21T11:02:43Z">
              <w:r w:rsidRPr="000E47C0">
                <w:rPr>
                  <w:i/>
                  <w:szCs w:val="20"/>
                  <w:lang w:val="vi-VN" w:eastAsia="vi-VN"/>
                </w:rPr>
                <w:t xml:space="preserve">2.000</w:t>
              </w:r>
            </w:ins>
          </w:p>
        </w:tc>
      </w:tr>
      <w:tr w:rsidR="000E47C0" w:rsidRPr="000E47C0" w14:paraId="3E9837A8" w14:textId="77777777" w:rsidTr="006E5BE0">
        <w:trPr>
          <w:trHeight w:val="454"/>
          <w:jc w:val="center"/>
        </w:trPr>
        <w:tc>
          <w:tcPr>
            <w:tcW w:w="704" w:type="dxa"/>
            <w:vAlign w:val="center"/>
          </w:tcPr>
          <w:p w14:paraId="7D518D1D"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2</w:t>
            </w:r>
          </w:p>
        </w:tc>
        <w:tc>
          <w:tcPr>
            <w:tcW w:w="6237" w:type="dxa"/>
            <w:vAlign w:val="center"/>
          </w:tcPr>
          <w:p w14:paraId="3C9F8A9F"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đầu tư trang thiết bị kiểm định, hạ tầng kỹ thuật</w:t>
            </w:r>
          </w:p>
        </w:tc>
        <w:tc>
          <w:tcPr>
            <w:tcW w:w="1880" w:type="dxa"/>
            <w:vAlign w:val="center"/>
          </w:tcPr>
          <w:p w14:paraId="4F95BD9E" w14:textId="77777777" w:rsidR="00197D5A" w:rsidRPr="000E47C0" w:rsidRDefault="00197D5A" w:rsidP="006047EC">
            <w:pPr>
              <w:spacing w:before="0" w:after="0"/>
              <w:ind w:firstLine="0"/>
              <w:jc w:val="right"/>
              <w:rPr>
                <w:b/>
                <w:bCs/>
                <w:iCs/>
                <w:szCs w:val="20"/>
                <w:lang w:val="vi-VN" w:eastAsia="vi-VN"/>
              </w:rPr>
            </w:pPr>
            <w:r w:rsidRPr="000E47C0">
              <w:rPr>
                <w:b/>
                <w:bCs/>
                <w:iCs/>
                <w:szCs w:val="20"/>
                <w:lang w:val="vi-VN" w:eastAsia="vi-VN"/>
              </w:rPr>
              <w:t>6.650</w:t>
            </w:r>
          </w:p>
        </w:tc>
      </w:tr>
      <w:tr w:rsidR="000E47C0" w:rsidRPr="000E47C0" w14:paraId="644F8507" w14:textId="77777777" w:rsidTr="006E5BE0">
        <w:trPr>
          <w:trHeight w:val="454"/>
          <w:jc w:val="center"/>
        </w:trPr>
        <w:tc>
          <w:tcPr>
            <w:tcW w:w="704" w:type="dxa"/>
            <w:vAlign w:val="center"/>
          </w:tcPr>
          <w:p w14:paraId="709BF90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2.1</w:t>
            </w:r>
          </w:p>
        </w:tc>
        <w:tc>
          <w:tcPr>
            <w:tcW w:w="6237" w:type="dxa"/>
            <w:vAlign w:val="center"/>
          </w:tcPr>
          <w:p w14:paraId="2AAD68F2" w14:textId="77777777" w:rsidR="00197D5A" w:rsidRPr="000E47C0" w:rsidRDefault="00197D5A" w:rsidP="006047EC">
            <w:pPr>
              <w:spacing w:before="0" w:after="0"/>
              <w:ind w:firstLine="0"/>
              <w:rPr>
                <w:i/>
                <w:szCs w:val="20"/>
                <w:lang w:val="vi-VN" w:eastAsia="vi-VN"/>
              </w:rPr>
            </w:pPr>
            <w:del w:id="1147" w:author="Nội dung điều chỉnh (Claude)" w:date="2026-10-21T09:21:45Z">
              <w:r w:rsidRPr="000E47C0">
                <w:rPr>
                  <w:i/>
                  <w:szCs w:val="20"/>
                  <w:lang w:val="vi-VN" w:eastAsia="vi-VN"/>
                </w:rPr>
                <w:delText>Thiết bị thuộc 2 dây chuyền kiểm định loại II</w:delText>
              </w:r>
            </w:del>
            <w:ins w:id="1148" w:author="Nội dung điều chỉnh (Claude)" w:date="2026-10-21T09:21:45Z">
              <w:r w:rsidRPr="000E47C0">
                <w:rPr>
                  <w:i/>
                  <w:szCs w:val="20"/>
                  <w:lang w:val="vi-VN" w:eastAsia="vi-VN"/>
                </w:rPr>
                <w:t xml:space="preserve">Thiết bị 01 dây chuyền kiểm định tổng hợp loại I và loại II (giai đoạn 1)</w:t>
              </w:r>
            </w:ins>
          </w:p>
        </w:tc>
        <w:tc>
          <w:tcPr>
            <w:tcW w:w="1880" w:type="dxa"/>
            <w:vAlign w:val="center"/>
          </w:tcPr>
          <w:p w14:paraId="599FD8DD" w14:textId="77777777" w:rsidR="00197D5A" w:rsidRPr="000E47C0" w:rsidRDefault="00197D5A" w:rsidP="006047EC">
            <w:pPr>
              <w:spacing w:before="0" w:after="0"/>
              <w:ind w:firstLine="0"/>
              <w:jc w:val="right"/>
              <w:rPr>
                <w:i/>
                <w:szCs w:val="20"/>
                <w:lang w:val="vi-VN" w:eastAsia="vi-VN"/>
              </w:rPr>
            </w:pPr>
            <w:del w:id="1149" w:author="Nội dung điều chỉnh (Claude)" w:date="2026-10-21T09:21:45Z">
              <w:r w:rsidRPr="000E47C0">
                <w:rPr>
                  <w:i/>
                  <w:szCs w:val="20"/>
                  <w:lang w:val="vi-VN" w:eastAsia="vi-VN"/>
                </w:rPr>
                <w:delText>5.800</w:delText>
              </w:r>
            </w:del>
            <w:ins w:id="1150" w:author="Nội dung điều chỉnh (Claude)" w:date="2026-10-21T09:21:45Z">
              <w:r w:rsidRPr="000E47C0">
                <w:rPr>
                  <w:i/>
                  <w:szCs w:val="20"/>
                  <w:lang w:val="vi-VN" w:eastAsia="vi-VN"/>
                </w:rPr>
                <w:t xml:space="preserve">2.820</w:t>
              </w:r>
            </w:ins>
          </w:p>
        </w:tc>
      </w:tr>
      <w:tr w:rsidR="000E47C0" w:rsidRPr="000E47C0" w14:paraId="489670C6" w14:textId="77777777" w:rsidTr="006E5BE0">
        <w:trPr>
          <w:trHeight w:val="454"/>
          <w:jc w:val="center"/>
        </w:trPr>
        <w:tc>
          <w:tcPr>
            <w:tcW w:w="704" w:type="dxa"/>
            <w:vAlign w:val="center"/>
          </w:tcPr>
          <w:p w14:paraId="59AF493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2.2</w:t>
            </w:r>
          </w:p>
        </w:tc>
        <w:tc>
          <w:tcPr>
            <w:tcW w:w="6237" w:type="dxa"/>
            <w:vAlign w:val="center"/>
          </w:tcPr>
          <w:p w14:paraId="34989D7F" w14:textId="4D1A4F11" w:rsidR="00197D5A" w:rsidRPr="000E47C0" w:rsidRDefault="00197D5A" w:rsidP="006047EC">
            <w:pPr>
              <w:spacing w:before="0" w:after="0"/>
              <w:ind w:firstLine="0"/>
              <w:rPr>
                <w:i/>
                <w:szCs w:val="20"/>
                <w:lang w:val="vi-VN" w:eastAsia="vi-VN"/>
              </w:rPr>
            </w:pPr>
            <w:r w:rsidRPr="000E47C0">
              <w:rPr>
                <w:i/>
                <w:szCs w:val="20"/>
                <w:lang w:val="vi-VN" w:eastAsia="vi-VN"/>
              </w:rPr>
              <w:t>Thiết bị phụ trợ kèm theo dây chuyền kiểm định</w:t>
            </w:r>
          </w:p>
        </w:tc>
        <w:tc>
          <w:tcPr>
            <w:tcW w:w="1880" w:type="dxa"/>
            <w:vAlign w:val="center"/>
          </w:tcPr>
          <w:p w14:paraId="5DDED4CC"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350</w:t>
            </w:r>
          </w:p>
        </w:tc>
      </w:tr>
      <w:tr w:rsidR="000E47C0" w:rsidRPr="000E47C0" w14:paraId="72F9BA24" w14:textId="77777777" w:rsidTr="006E5BE0">
        <w:trPr>
          <w:trHeight w:val="454"/>
          <w:jc w:val="center"/>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r w:rsidRPr="000E47C0">
              <w:rPr>
                <w:i/>
                <w:szCs w:val="20"/>
                <w:lang w:val="vi-VN" w:eastAsia="vi-VN"/>
              </w:rPr>
              <w:t>2.3</w:t>
            </w:r>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r w:rsidRPr="000E47C0">
              <w:rPr>
                <w:i/>
                <w:szCs w:val="20"/>
                <w:lang w:val="vi-VN" w:eastAsia="vi-VN"/>
              </w:rPr>
              <w:t>Thiết bị văn phòng</w:t>
            </w:r>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r w:rsidRPr="000E47C0">
              <w:rPr>
                <w:i/>
                <w:szCs w:val="20"/>
                <w:lang w:val="vi-VN" w:eastAsia="vi-VN"/>
              </w:rPr>
              <w:t>500</w:t>
            </w:r>
          </w:p>
        </w:tc>
      </w:tr>
      <w:tr w:rsidR="000E47C0" w:rsidRPr="000E47C0" w14:paraId="72F9BA24" w14:textId="77777777" w:rsidTr="006E5BE0">
        <w:trPr>
          <w:trHeight w:val="454"/>
          <w:jc w:val="center"/>
          <w:ins w:id="1154" w:author="Nội dung bổ sung (Claude)" w:date="2026-10-21T09:21:45Z"/>
        </w:trPr>
        <w:tc>
          <w:tcPr>
            <w:tcW w:w="704" w:type="dxa"/>
            <w:vAlign w:val="center"/>
          </w:tcPr>
          <w:p w14:paraId="4E712D87" w14:textId="77777777" w:rsidR="00197D5A" w:rsidRPr="000E47C0" w:rsidRDefault="00197D5A" w:rsidP="006047EC">
            <w:pPr>
              <w:spacing w:before="0" w:after="0"/>
              <w:ind w:firstLine="0"/>
              <w:jc w:val="center"/>
              <w:rPr>
                <w:i/>
                <w:szCs w:val="20"/>
                <w:lang w:val="vi-VN" w:eastAsia="vi-VN"/>
              </w:rPr>
            </w:pPr>
            <w:ins w:id="1151" w:author="Nội dung bổ sung (Claude)" w:date="2026-10-21T09:21:45Z">
              <w:r w:rsidRPr="000E47C0">
                <w:rPr>
                  <w:i/>
                  <w:szCs w:val="20"/>
                  <w:lang w:val="vi-VN" w:eastAsia="vi-VN"/>
                </w:rPr>
                <w:t xml:space="preserve">2.4</w:t>
              </w:r>
            </w:ins>
          </w:p>
        </w:tc>
        <w:tc>
          <w:tcPr>
            <w:tcW w:w="6237" w:type="dxa"/>
            <w:vAlign w:val="center"/>
          </w:tcPr>
          <w:p w14:paraId="66EC6676" w14:textId="77777777" w:rsidR="00197D5A" w:rsidRPr="000E47C0" w:rsidRDefault="00197D5A" w:rsidP="006047EC">
            <w:pPr>
              <w:spacing w:before="0" w:after="0"/>
              <w:ind w:firstLine="0"/>
              <w:rPr>
                <w:i/>
                <w:szCs w:val="20"/>
                <w:lang w:val="vi-VN" w:eastAsia="vi-VN"/>
              </w:rPr>
            </w:pPr>
            <w:ins w:id="1152" w:author="Nội dung bổ sung (Claude)" w:date="2026-10-21T09:21:45Z">
              <w:r w:rsidRPr="000E47C0">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1623B594" w14:textId="77777777" w:rsidR="00197D5A" w:rsidRPr="000E47C0" w:rsidRDefault="00197D5A" w:rsidP="006047EC">
            <w:pPr>
              <w:spacing w:before="0" w:after="0"/>
              <w:ind w:firstLine="0"/>
              <w:jc w:val="right"/>
              <w:rPr>
                <w:i/>
                <w:szCs w:val="20"/>
                <w:lang w:val="vi-VN" w:eastAsia="vi-VN"/>
              </w:rPr>
            </w:pPr>
            <w:ins w:id="1153" w:author="Nội dung bổ sung (Claude)" w:date="2026-10-21T09:21:45Z">
              <w:r w:rsidRPr="000E47C0">
                <w:rPr>
                  <w:i/>
                  <w:szCs w:val="20"/>
                  <w:lang w:val="vi-VN" w:eastAsia="vi-VN"/>
                </w:rPr>
                <w:t xml:space="preserve">2.980</w:t>
              </w:r>
            </w:ins>
          </w:p>
        </w:tc>
      </w:tr>
      <w:tr w:rsidR="000E47C0" w:rsidRPr="000E47C0" w14:paraId="55DE5DC9" w14:textId="77777777" w:rsidTr="006E5BE0">
        <w:trPr>
          <w:trHeight w:val="1036"/>
          <w:jc w:val="center"/>
        </w:trPr>
        <w:tc>
          <w:tcPr>
            <w:tcW w:w="704" w:type="dxa"/>
            <w:vAlign w:val="center"/>
          </w:tcPr>
          <w:p w14:paraId="7166ECF0" w14:textId="77777777" w:rsidR="00A854E9" w:rsidRPr="000E47C0" w:rsidRDefault="00A854E9" w:rsidP="00A854E9">
            <w:pPr>
              <w:spacing w:before="0" w:after="0"/>
              <w:ind w:firstLine="0"/>
              <w:jc w:val="center"/>
              <w:rPr>
                <w:b/>
                <w:bCs/>
                <w:i/>
                <w:szCs w:val="20"/>
                <w:lang w:val="vi-VN" w:eastAsia="vi-VN"/>
              </w:rPr>
            </w:pPr>
            <w:r w:rsidRPr="000E47C0">
              <w:rPr>
                <w:b/>
                <w:bCs/>
                <w:iCs/>
                <w:szCs w:val="20"/>
                <w:lang w:val="vi-VN" w:eastAsia="vi-VN"/>
              </w:rPr>
              <w:t>3</w:t>
            </w:r>
          </w:p>
        </w:tc>
        <w:tc>
          <w:tcPr>
            <w:tcW w:w="6237" w:type="dxa"/>
            <w:vAlign w:val="center"/>
          </w:tcPr>
          <w:p w14:paraId="149CA8C1" w14:textId="404A49B1" w:rsidR="00A854E9" w:rsidRPr="000E47C0" w:rsidRDefault="00A854E9" w:rsidP="00A854E9">
            <w:pPr>
              <w:spacing w:before="0" w:after="0"/>
              <w:ind w:firstLine="0"/>
              <w:rPr>
                <w:b/>
                <w:bCs/>
                <w:i/>
                <w:szCs w:val="20"/>
                <w:lang w:val="vi-VN" w:eastAsia="vi-VN"/>
              </w:rPr>
            </w:pPr>
            <w:r w:rsidRPr="000E47C0">
              <w:rPr>
                <w:b/>
                <w:bCs/>
                <w:iCs/>
                <w:szCs w:val="20"/>
                <w:lang w:val="vi-VN" w:eastAsia="vi-VN"/>
              </w:rPr>
              <w:t xml:space="preserve">Chi phí khác </w:t>
            </w:r>
            <w:r w:rsidRPr="000E47C0">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5902A770" w14:textId="198DAB1D" w:rsidR="00A854E9" w:rsidRPr="000E47C0" w:rsidRDefault="00A854E9" w:rsidP="00A854E9">
            <w:pPr>
              <w:spacing w:before="0" w:after="0"/>
              <w:ind w:firstLine="0"/>
              <w:jc w:val="right"/>
              <w:rPr>
                <w:b/>
                <w:bCs/>
                <w:iCs/>
                <w:szCs w:val="20"/>
                <w:lang w:val="vi-VN" w:eastAsia="vi-VN"/>
              </w:rPr>
            </w:pPr>
            <w:del w:id="1049" w:author="Nội dung điều chỉnh (Claude)" w:date="2026-10-21T11:02:43Z">
              <w:r w:rsidRPr="000E47C0">
                <w:rPr>
                  <w:b/>
                  <w:bCs/>
                  <w:iCs/>
                  <w:szCs w:val="20"/>
                  <w:lang w:val="vi-VN" w:eastAsia="vi-VN"/>
                </w:rPr>
                <w:delText>2.055</w:delText>
              </w:r>
            </w:del>
            <w:ins w:id="1050" w:author="Nội dung điều chỉnh (Claude)" w:date="2026-10-21T11:02:43Z">
              <w:r w:rsidRPr="000E47C0">
                <w:rPr>
                  <w:b/>
                  <w:bCs/>
                  <w:iCs/>
                  <w:szCs w:val="20"/>
                  <w:lang w:val="vi-VN" w:eastAsia="vi-VN"/>
                </w:rPr>
                <w:t xml:space="preserve">1.855</w:t>
              </w:r>
            </w:ins>
          </w:p>
        </w:tc>
      </w:tr>
      <w:tr w:rsidR="000E47C0" w:rsidRPr="000E47C0" w14:paraId="73F6F832" w14:textId="77777777" w:rsidTr="006E5BE0">
        <w:trPr>
          <w:trHeight w:val="454"/>
          <w:jc w:val="center"/>
        </w:trPr>
        <w:tc>
          <w:tcPr>
            <w:tcW w:w="704" w:type="dxa"/>
            <w:vAlign w:val="center"/>
          </w:tcPr>
          <w:p w14:paraId="748995AE" w14:textId="2BDE3B93" w:rsidR="00197D5A" w:rsidRPr="000E47C0" w:rsidRDefault="00197D5A" w:rsidP="006047EC">
            <w:pPr>
              <w:spacing w:before="0" w:after="0"/>
              <w:ind w:firstLine="0"/>
              <w:jc w:val="center"/>
              <w:rPr>
                <w:b/>
                <w:bCs/>
                <w:iCs/>
                <w:szCs w:val="20"/>
                <w:lang w:eastAsia="vi-VN"/>
              </w:rPr>
            </w:pPr>
            <w:r w:rsidRPr="000E47C0">
              <w:rPr>
                <w:b/>
                <w:bCs/>
                <w:iCs/>
                <w:szCs w:val="20"/>
                <w:lang w:val="vi-VN" w:eastAsia="vi-VN"/>
              </w:rPr>
              <w:t>II</w:t>
            </w:r>
          </w:p>
        </w:tc>
        <w:tc>
          <w:tcPr>
            <w:tcW w:w="6237" w:type="dxa"/>
            <w:vAlign w:val="center"/>
          </w:tcPr>
          <w:p w14:paraId="5D402BF2" w14:textId="77777777" w:rsidR="00197D5A" w:rsidRPr="000E47C0" w:rsidRDefault="00197D5A" w:rsidP="006047EC">
            <w:pPr>
              <w:spacing w:before="0" w:after="0"/>
              <w:ind w:firstLine="0"/>
              <w:rPr>
                <w:b/>
                <w:bCs/>
                <w:iCs/>
                <w:szCs w:val="20"/>
                <w:lang w:val="vi-VN" w:eastAsia="vi-VN"/>
              </w:rPr>
            </w:pPr>
            <w:r w:rsidRPr="000E47C0">
              <w:rPr>
                <w:b/>
                <w:bCs/>
                <w:iCs/>
                <w:szCs w:val="20"/>
                <w:lang w:val="vi-VN" w:eastAsia="vi-VN"/>
              </w:rPr>
              <w:t>CHI PHÍ ĐÀO TẠO, BỒI DƯỠNG</w:t>
            </w:r>
          </w:p>
        </w:tc>
        <w:tc>
          <w:tcPr>
            <w:tcW w:w="1880" w:type="dxa"/>
            <w:vAlign w:val="center"/>
          </w:tcPr>
          <w:p w14:paraId="01E2C6F3" w14:textId="77777777" w:rsidR="00197D5A" w:rsidRPr="000E47C0" w:rsidRDefault="00197D5A" w:rsidP="006047EC">
            <w:pPr>
              <w:spacing w:before="0" w:after="0"/>
              <w:ind w:firstLine="0"/>
              <w:jc w:val="right"/>
              <w:rPr>
                <w:b/>
                <w:bCs/>
                <w:iCs/>
                <w:szCs w:val="20"/>
                <w:lang w:val="vi-VN" w:eastAsia="vi-VN"/>
              </w:rPr>
            </w:pPr>
            <w:del w:id="1051" w:author="Nội dung điều chỉnh (Claude)" w:date="2026-10-21T11:02:43Z">
              <w:r w:rsidRPr="000E47C0">
                <w:rPr>
                  <w:b/>
                  <w:bCs/>
                  <w:iCs/>
                  <w:szCs w:val="20"/>
                  <w:lang w:val="vi-VN" w:eastAsia="vi-VN"/>
                </w:rPr>
                <w:delText>83,6</w:delText>
              </w:r>
            </w:del>
            <w:ins w:id="1052" w:author="Nội dung điều chỉnh (Claude)" w:date="2026-10-21T11:02:43Z">
              <w:r w:rsidRPr="000E47C0">
                <w:rPr>
                  <w:b/>
                  <w:bCs/>
                  <w:iCs/>
                  <w:szCs w:val="20"/>
                  <w:lang w:val="vi-VN" w:eastAsia="vi-VN"/>
                </w:rPr>
                <w:t xml:space="preserve">51,5</w:t>
              </w:r>
            </w:ins>
          </w:p>
        </w:tc>
      </w:tr>
      <w:tr w:rsidR="000E47C0" w:rsidRPr="000E47C0" w14:paraId="48238A6C" w14:textId="77777777" w:rsidTr="006E5BE0">
        <w:trPr>
          <w:trHeight w:val="491"/>
          <w:jc w:val="center"/>
        </w:trPr>
        <w:tc>
          <w:tcPr>
            <w:tcW w:w="704" w:type="dxa"/>
            <w:vAlign w:val="center"/>
          </w:tcPr>
          <w:p w14:paraId="649C7E8A"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1</w:t>
            </w:r>
          </w:p>
        </w:tc>
        <w:tc>
          <w:tcPr>
            <w:tcW w:w="6237" w:type="dxa"/>
            <w:vAlign w:val="center"/>
          </w:tcPr>
          <w:p w14:paraId="62AF65F2" w14:textId="77777777" w:rsidR="00197D5A" w:rsidRPr="000E47C0" w:rsidRDefault="00197D5A" w:rsidP="006047EC">
            <w:pPr>
              <w:spacing w:before="0" w:after="0"/>
              <w:ind w:firstLine="0"/>
              <w:rPr>
                <w:iCs/>
                <w:szCs w:val="20"/>
                <w:lang w:val="vi-VN" w:eastAsia="vi-VN"/>
              </w:rPr>
            </w:pPr>
            <w:del w:id="1053" w:author="Nội dung điều chỉnh (Claude)" w:date="2026-10-21T11:02:43Z">
              <w:r w:rsidRPr="000E47C0">
                <w:rPr>
                  <w:iCs/>
                  <w:szCs w:val="20"/>
                  <w:lang w:val="vi-VN" w:eastAsia="vi-VN"/>
                </w:rPr>
                <w:delText>ĐKV: 7 người: (10,7 triệu/người x 7 người) gồm: Học phí 5 triệu/người + tiền công tác phí, ăn ở, đi lại: 5,7 triệu/người.</w:delText>
              </w:r>
            </w:del>
            <w:ins w:id="1054" w:author="Nội dung điều chỉnh (Claude)" w:date="2026-10-21T11:02:43Z">
              <w:r w:rsidRPr="000E47C0">
                <w:rPr>
                  <w:iCs/>
                  <w:szCs w:val="20"/>
                  <w:lang w:val="vi-VN" w:eastAsia="vi-VN"/>
                </w:rPr>
                <w:t xml:space="preserve">ĐKV: 4 người: (10,7 triệu/người x 4 người) gồm: Học phí 5 triệu/người + tiền công tác phí, ăn ở, đi lại: 5,7 triệu/người.</w:t>
              </w:r>
            </w:ins>
          </w:p>
        </w:tc>
        <w:tc>
          <w:tcPr>
            <w:tcW w:w="1880" w:type="dxa"/>
            <w:vAlign w:val="center"/>
          </w:tcPr>
          <w:p w14:paraId="7DE6F1BE" w14:textId="77777777" w:rsidR="00197D5A" w:rsidRPr="000E47C0" w:rsidRDefault="00197D5A" w:rsidP="006047EC">
            <w:pPr>
              <w:spacing w:before="0" w:after="0"/>
              <w:ind w:firstLine="0"/>
              <w:jc w:val="right"/>
              <w:rPr>
                <w:iCs/>
                <w:szCs w:val="20"/>
                <w:lang w:val="vi-VN" w:eastAsia="vi-VN"/>
              </w:rPr>
            </w:pPr>
            <w:del w:id="1055" w:author="Nội dung điều chỉnh (Claude)" w:date="2026-10-21T11:02:43Z">
              <w:r w:rsidRPr="000E47C0">
                <w:rPr>
                  <w:iCs/>
                  <w:szCs w:val="20"/>
                  <w:lang w:val="vi-VN" w:eastAsia="vi-VN"/>
                </w:rPr>
                <w:delText>74,9</w:delText>
              </w:r>
            </w:del>
            <w:ins w:id="1056" w:author="Nội dung điều chỉnh (Claude)" w:date="2026-10-21T11:02:43Z">
              <w:r w:rsidRPr="000E47C0">
                <w:rPr>
                  <w:iCs/>
                  <w:szCs w:val="20"/>
                  <w:lang w:val="vi-VN" w:eastAsia="vi-VN"/>
                </w:rPr>
                <w:t xml:space="preserve">42,8</w:t>
              </w:r>
            </w:ins>
          </w:p>
          <w:p w14:paraId="1FD4F764" w14:textId="77777777" w:rsidR="00197D5A" w:rsidRPr="000E47C0" w:rsidRDefault="00197D5A" w:rsidP="006047EC">
            <w:pPr>
              <w:spacing w:before="60" w:after="60" w:line="264" w:lineRule="auto"/>
              <w:ind w:firstLine="709"/>
              <w:rPr>
                <w:szCs w:val="20"/>
                <w:lang w:val="vi-VN" w:eastAsia="vi-VN"/>
              </w:rPr>
            </w:pPr>
          </w:p>
        </w:tc>
      </w:tr>
      <w:tr w:rsidR="000E47C0" w:rsidRPr="000E47C0" w14:paraId="431A6898" w14:textId="77777777" w:rsidTr="006E5BE0">
        <w:trPr>
          <w:trHeight w:val="96"/>
          <w:jc w:val="center"/>
        </w:trPr>
        <w:tc>
          <w:tcPr>
            <w:tcW w:w="704" w:type="dxa"/>
            <w:vAlign w:val="center"/>
          </w:tcPr>
          <w:p w14:paraId="16823BEF" w14:textId="77777777" w:rsidR="00197D5A" w:rsidRPr="000E47C0" w:rsidRDefault="00197D5A" w:rsidP="006047EC">
            <w:pPr>
              <w:spacing w:before="0" w:after="0"/>
              <w:ind w:firstLine="0"/>
              <w:jc w:val="center"/>
              <w:rPr>
                <w:iCs/>
                <w:szCs w:val="20"/>
                <w:lang w:val="vi-VN" w:eastAsia="vi-VN"/>
              </w:rPr>
            </w:pPr>
            <w:r w:rsidRPr="000E47C0">
              <w:rPr>
                <w:iCs/>
                <w:szCs w:val="20"/>
                <w:lang w:val="vi-VN" w:eastAsia="vi-VN"/>
              </w:rPr>
              <w:t>2</w:t>
            </w:r>
          </w:p>
        </w:tc>
        <w:tc>
          <w:tcPr>
            <w:tcW w:w="6237" w:type="dxa"/>
            <w:vAlign w:val="center"/>
          </w:tcPr>
          <w:p w14:paraId="1D420C7A" w14:textId="77777777" w:rsidR="00197D5A" w:rsidRPr="000E47C0" w:rsidRDefault="00197D5A" w:rsidP="006047EC">
            <w:pPr>
              <w:spacing w:before="0" w:after="0"/>
              <w:ind w:firstLine="0"/>
              <w:rPr>
                <w:iCs/>
                <w:szCs w:val="20"/>
                <w:lang w:val="vi-VN" w:eastAsia="vi-VN"/>
              </w:rPr>
            </w:pPr>
            <w:r w:rsidRPr="000E47C0">
              <w:rPr>
                <w:iCs/>
                <w:szCs w:val="20"/>
                <w:lang w:val="vi-VN" w:eastAsia="vi-VN"/>
              </w:rPr>
              <w:t>Nhân viên nghiệp vụ: 1 người (8,7 triệu/người x 1 người)</w:t>
            </w:r>
          </w:p>
        </w:tc>
        <w:tc>
          <w:tcPr>
            <w:tcW w:w="1880" w:type="dxa"/>
            <w:vAlign w:val="center"/>
          </w:tcPr>
          <w:p w14:paraId="09E57732" w14:textId="77777777" w:rsidR="00197D5A" w:rsidRPr="000E47C0" w:rsidRDefault="00197D5A" w:rsidP="006047EC">
            <w:pPr>
              <w:spacing w:before="0" w:after="0"/>
              <w:ind w:firstLine="0"/>
              <w:jc w:val="right"/>
              <w:rPr>
                <w:iCs/>
                <w:szCs w:val="20"/>
                <w:lang w:val="vi-VN" w:eastAsia="vi-VN"/>
              </w:rPr>
            </w:pPr>
            <w:r w:rsidRPr="000E47C0">
              <w:rPr>
                <w:iCs/>
                <w:szCs w:val="20"/>
                <w:lang w:val="vi-VN" w:eastAsia="vi-VN"/>
              </w:rPr>
              <w:t>8,7</w:t>
            </w:r>
          </w:p>
        </w:tc>
      </w:tr>
      <w:tr w:rsidR="006112A8" w:rsidRPr="000E47C0" w14:paraId="53A48FDA" w14:textId="77777777" w:rsidTr="006E5BE0">
        <w:trPr>
          <w:trHeight w:val="571"/>
          <w:jc w:val="center"/>
        </w:trPr>
        <w:tc>
          <w:tcPr>
            <w:tcW w:w="6941" w:type="dxa"/>
            <w:gridSpan w:val="2"/>
            <w:vAlign w:val="center"/>
          </w:tcPr>
          <w:p w14:paraId="672B683B" w14:textId="7E55C8EB"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TỔNG CỘNG (I+II)</w:t>
            </w:r>
          </w:p>
        </w:tc>
        <w:tc>
          <w:tcPr>
            <w:tcW w:w="1880" w:type="dxa"/>
            <w:vAlign w:val="center"/>
          </w:tcPr>
          <w:p w14:paraId="074A978C" w14:textId="3D2E566B" w:rsidR="00197D5A" w:rsidRPr="000E47C0" w:rsidRDefault="00197D5A" w:rsidP="006047EC">
            <w:pPr>
              <w:spacing w:before="0" w:after="0"/>
              <w:ind w:firstLine="0"/>
              <w:jc w:val="right"/>
              <w:rPr>
                <w:b/>
                <w:bCs/>
                <w:iCs/>
                <w:szCs w:val="20"/>
                <w:lang w:val="vi-VN" w:eastAsia="vi-VN"/>
              </w:rPr>
            </w:pPr>
            <w:del w:id="1057" w:author="Nội dung điều chỉnh (Claude)" w:date="2026-10-21T11:02:43Z">
              <w:r w:rsidRPr="000E47C0">
                <w:rPr>
                  <w:b/>
                  <w:bCs/>
                  <w:iCs/>
                  <w:szCs w:val="20"/>
                  <w:lang w:val="vi-VN" w:eastAsia="vi-VN"/>
                </w:rPr>
                <w:delText>22.688,6</w:delText>
              </w:r>
            </w:del>
            <w:ins w:id="1058" w:author="Nội dung điều chỉnh (Claude)" w:date="2026-10-21T11:02:43Z">
              <w:r w:rsidRPr="000E47C0">
                <w:rPr>
                  <w:b/>
                  <w:bCs/>
                  <w:iCs/>
                  <w:szCs w:val="20"/>
                  <w:lang w:val="vi-VN" w:eastAsia="vi-VN"/>
                </w:rPr>
                <w:t xml:space="preserve">20.456,5</w:t>
              </w:r>
            </w:ins>
          </w:p>
        </w:tc>
      </w:tr>
    </w:tbl>
    <w:p w14:paraId="6B2F8EA9" w14:textId="77777777" w:rsidR="00572B6D" w:rsidRPr="000E47C0" w:rsidRDefault="00572B6D" w:rsidP="00197D5A">
      <w:pPr>
        <w:pStyle w:val="Heading4"/>
        <w:rPr>
          <w:color w:val="auto"/>
        </w:rPr>
      </w:pPr>
    </w:p>
    <w:p w14:paraId="1A80DBE3" w14:textId="77777777" w:rsidR="00197D5A" w:rsidRPr="000E47C0" w:rsidRDefault="00197D5A" w:rsidP="00197D5A">
      <w:pPr>
        <w:pStyle w:val="Heading4"/>
        <w:rPr>
          <w:color w:val="auto"/>
        </w:rPr>
      </w:pPr>
      <w:bookmarkStart w:id="75" w:name="_Toc236064055"/>
      <w:r w:rsidRPr="000E47C0">
        <w:rPr>
          <w:color w:val="auto"/>
        </w:rPr>
        <w:t>Phần IV</w:t>
      </w:r>
      <w:bookmarkEnd w:id="75"/>
    </w:p>
    <w:p w14:paraId="5C805BEB" w14:textId="77777777" w:rsidR="00197D5A" w:rsidRPr="000E47C0" w:rsidRDefault="00197D5A" w:rsidP="00197D5A">
      <w:pPr>
        <w:pStyle w:val="Heading4"/>
        <w:spacing w:after="360"/>
        <w:rPr>
          <w:color w:val="auto"/>
        </w:rPr>
      </w:pPr>
      <w:bookmarkStart w:id="76" w:name="_Toc236064056"/>
      <w:r w:rsidRPr="000E47C0">
        <w:rPr>
          <w:color w:val="auto"/>
        </w:rPr>
        <w:t>ĐÁNH GIÁ HIỆU QUẢ ĐẦU TƯ, TÍNH BỀN VỮNG VÀ QUẢN TRỊ NHỮNG RỦI RO CỦA ĐỀ ÁN</w:t>
      </w:r>
      <w:bookmarkEnd w:id="76"/>
    </w:p>
    <w:p w14:paraId="43533903" w14:textId="77777777" w:rsidR="00197D5A" w:rsidRPr="000E47C0" w:rsidRDefault="00197D5A" w:rsidP="00197D5A">
      <w:pPr>
        <w:pStyle w:val="Heading1"/>
        <w:rPr>
          <w:color w:val="auto"/>
          <w:lang w:val="nl-BE"/>
        </w:rPr>
      </w:pPr>
      <w:bookmarkStart w:id="77" w:name="_Toc236064057"/>
      <w:r w:rsidRPr="000E47C0">
        <w:rPr>
          <w:color w:val="auto"/>
          <w:lang w:val="nl-BE"/>
        </w:rPr>
        <w:t>I. HIỆU QUẢ KINH TẾ</w:t>
      </w:r>
      <w:bookmarkEnd w:id="77"/>
    </w:p>
    <w:p w14:paraId="6ABEFE7B" w14:textId="77777777" w:rsidR="00197D5A" w:rsidRPr="000E47C0" w:rsidRDefault="00197D5A" w:rsidP="00197D5A">
      <w:pPr>
        <w:pStyle w:val="Heading2"/>
        <w:rPr>
          <w:color w:val="auto"/>
          <w:lang w:val="nl-BE"/>
        </w:rPr>
      </w:pPr>
      <w:bookmarkStart w:id="78" w:name="_Toc236064058"/>
      <w:r w:rsidRPr="000E47C0">
        <w:rPr>
          <w:color w:val="auto"/>
          <w:lang w:val="nl-BE"/>
        </w:rPr>
        <w:t>1. Về kinh tế</w:t>
      </w:r>
      <w:bookmarkEnd w:id="78"/>
    </w:p>
    <w:p w14:paraId="3C359F15" w14:textId="77777777" w:rsidR="00197D5A" w:rsidRPr="000E47C0" w:rsidRDefault="00197D5A" w:rsidP="00197D5A">
      <w:pPr>
        <w:rPr>
          <w:lang w:val="nl-BE"/>
        </w:rPr>
      </w:pPr>
      <w:r w:rsidRPr="000E47C0">
        <w:rPr>
          <w:lang w:val="nl-BE"/>
        </w:rPr>
        <w:t>Đề án được phê duyệt và triển khai sẽ mang lại hiệu quả kinh tế, thể hiện qua những điểm sau đây:</w:t>
      </w:r>
    </w:p>
    <w:p w14:paraId="7024BFC5" w14:textId="77777777" w:rsidR="00197D5A" w:rsidRPr="000E47C0" w:rsidRDefault="00197D5A" w:rsidP="00197D5A">
      <w:pPr>
        <w:rPr>
          <w:lang w:val="nl-BE"/>
        </w:rPr>
      </w:pPr>
      <w:r w:rsidRPr="000E47C0">
        <w:rPr>
          <w:lang w:val="nl-BE"/>
        </w:rPr>
        <w:t>- Góp phần thực hiện có hiệu quả các mục tiêu phát triển kinh tế - xã hội của tỉnh nói chung và mục tiêu phát triển nhà trường nói riêng trong tình hình kinh tế khó khăn hiện nay.</w:t>
      </w:r>
    </w:p>
    <w:p w14:paraId="4CDDCBEC" w14:textId="77777777" w:rsidR="00197D5A" w:rsidRPr="000E47C0" w:rsidRDefault="00197D5A" w:rsidP="00197D5A">
      <w:pPr>
        <w:rPr>
          <w:lang w:val="nl-BE"/>
        </w:rPr>
      </w:pPr>
      <w:r w:rsidRPr="000E47C0">
        <w:rPr>
          <w:lang w:val="nl-BE"/>
        </w:rPr>
        <w:t>- Khắc phục những khó khăn của nhà trường trong giai đoạn hiện nay về tài chính - nhất là nguồn thu các hoạt động dịch vụ.</w:t>
      </w:r>
    </w:p>
    <w:p w14:paraId="73E4F12D" w14:textId="77777777" w:rsidR="00197D5A" w:rsidRPr="000E47C0" w:rsidRDefault="00197D5A" w:rsidP="00197D5A">
      <w:pPr>
        <w:rPr>
          <w:lang w:val="nl-BE"/>
        </w:rPr>
      </w:pPr>
      <w:r w:rsidRPr="000E47C0">
        <w:rPr>
          <w:lang w:val="nl-BE"/>
        </w:rPr>
        <w:t>- Khai thác có hiệu quả tiềm năng, lợi thế của nhà trường đối với cơ sở vật chất, quỹ đất chưa được sử dụng và đội ngũ nhà giáo của hiện có của Trường. Tiết kiệm nhân lực thông qua việc xác định rõ vị trí việc làm của từng bộ phận, cá nhân trong Công ty.</w:t>
      </w:r>
    </w:p>
    <w:p w14:paraId="31054063" w14:textId="77777777" w:rsidR="00197D5A" w:rsidRPr="000E47C0" w:rsidRDefault="00197D5A" w:rsidP="00197D5A">
      <w:pPr>
        <w:rPr>
          <w:lang w:val="nl-BE"/>
        </w:rPr>
      </w:pPr>
      <w:r w:rsidRPr="000E47C0">
        <w:rPr>
          <w:lang w:val="nl-BE"/>
        </w:rPr>
        <w:t>- Cải thiện điều kiện làm việc, nâng cao thu nhập cho người lao động và nhà đầu tư vào doanh nghiệp.</w:t>
      </w:r>
    </w:p>
    <w:p w14:paraId="3183E551" w14:textId="77777777" w:rsidR="00197D5A" w:rsidRPr="000E47C0" w:rsidRDefault="00197D5A" w:rsidP="00197D5A">
      <w:pPr>
        <w:rPr>
          <w:lang w:val="nl-BE"/>
        </w:rPr>
      </w:pPr>
      <w:r w:rsidRPr="000E47C0">
        <w:rPr>
          <w:lang w:val="nl-BE"/>
        </w:rPr>
        <w:t>- Cung ứng dịch vụ đăng kiểm chất lượng cao nhằm đáp ứng nhu cầu của khách hàng trong và ngoài tỉnh; giảm bớt gánh nặng đầu tư công cho NSNN thông qua hình thức xã hội hóa.</w:t>
      </w:r>
    </w:p>
    <w:p w14:paraId="2C01159D" w14:textId="77777777" w:rsidR="00197D5A" w:rsidRPr="000E47C0" w:rsidRDefault="00197D5A" w:rsidP="00197D5A">
      <w:pPr>
        <w:pStyle w:val="Heading2"/>
        <w:rPr>
          <w:color w:val="auto"/>
          <w:lang w:val="nl-BE"/>
        </w:rPr>
      </w:pPr>
      <w:bookmarkStart w:id="79" w:name="_Toc236064059"/>
      <w:r w:rsidRPr="000E47C0">
        <w:rPr>
          <w:color w:val="auto"/>
          <w:lang w:val="nl-BE"/>
        </w:rPr>
        <w:t>2. Hiệu quả về tài chính (ước tính)</w:t>
      </w:r>
      <w:bookmarkEnd w:id="79"/>
    </w:p>
    <w:p w14:paraId="2C01159D" w14:textId="77777777" w:rsidR="00197D5A" w:rsidRPr="000E47C0" w:rsidRDefault="00197D5A" w:rsidP="00197D5A">
      <w:pPr>
        <w:pStyle w:val="Heading2"/>
        <w:rPr>
          <w:color w:val="auto"/>
          <w:lang w:val="nl-BE"/>
        </w:rPr>
      </w:pPr>
      <w:bookmarkStart w:id="79" w:name="_Toc236064059"/>
      <w:bookmarkEnd w:id="79"/>
      <w:ins w:id="1158" w:author="Nội dung bổ sung (Claude)" w:date="2026-10-21T09:21:46Z">
        <w:r w:rsidRPr="000E47C0">
          <w:rPr>
            <w:color w:val="auto"/>
            <w:lang w:val="nl-BE"/>
          </w:rPr>
          <w:t xml:space="preserve">[Phương án tài chính tại Bảng 19, Bảng 20, Bảng 21 và Phụ lục VI được tính cho giai đoạn 1 theo phương án phân kỳ đầu tư: Giai đoạn 1 vận hành 01 dây chuyền kiểm định tổng hợp, công suất tối đa 14.976 lượt/năm; 11 lao động; vốn đầu tư 20.456,5 triệu đồng. Doanh thu dịch vụ bổ sung là số ước tính, được chuẩn xác khi lập dự án đầu tư.]</w:t>
        </w:r>
      </w:ins>
    </w:p>
    <w:p w14:paraId="40A702EC" w14:textId="77777777" w:rsidR="00197D5A" w:rsidRPr="000E47C0" w:rsidRDefault="00197D5A" w:rsidP="00197D5A">
      <w:pPr>
        <w:rPr>
          <w:b/>
          <w:bCs/>
          <w:lang w:val="nl-BE"/>
        </w:rPr>
      </w:pPr>
      <w:r w:rsidRPr="000E47C0">
        <w:rPr>
          <w:b/>
          <w:bCs/>
          <w:lang w:val="nl-BE"/>
        </w:rPr>
        <w:t>a) Cơ sở dự báo doanh thu</w:t>
      </w:r>
    </w:p>
    <w:p w14:paraId="6227FE3C" w14:textId="77777777" w:rsidR="00197D5A" w:rsidRPr="000E47C0" w:rsidRDefault="00197D5A" w:rsidP="00197D5A">
      <w:pPr>
        <w:pStyle w:val="tnbng"/>
        <w:rPr>
          <w:color w:val="auto"/>
        </w:rPr>
      </w:pPr>
      <w:bookmarkStart w:id="80" w:name="_Toc238544031"/>
      <w:r w:rsidRPr="000E47C0">
        <w:rPr>
          <w:color w:val="auto"/>
        </w:rPr>
        <w:t>Bảng 19. Cơ sở dự báo doanh thu</w:t>
      </w:r>
      <w:bookmarkEnd w:id="8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67"/>
      </w:tblGrid>
      <w:tr w:rsidR="000E47C0" w:rsidRPr="000E47C0" w14:paraId="2339BDBE" w14:textId="77777777" w:rsidTr="006047EC">
        <w:tc>
          <w:tcPr>
            <w:tcW w:w="3600" w:type="dxa"/>
          </w:tcPr>
          <w:p w14:paraId="33513038"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Chỉ tiêu</w:t>
            </w:r>
          </w:p>
        </w:tc>
        <w:tc>
          <w:tcPr>
            <w:tcW w:w="5467" w:type="dxa"/>
          </w:tcPr>
          <w:p w14:paraId="4CB3A7D0" w14:textId="77777777" w:rsidR="00197D5A" w:rsidRPr="000E47C0" w:rsidRDefault="00197D5A" w:rsidP="006047EC">
            <w:pPr>
              <w:spacing w:before="0" w:after="0"/>
              <w:ind w:firstLine="0"/>
              <w:jc w:val="center"/>
              <w:rPr>
                <w:b/>
                <w:bCs/>
                <w:iCs/>
                <w:szCs w:val="20"/>
                <w:lang w:val="vi-VN" w:eastAsia="vi-VN"/>
              </w:rPr>
            </w:pPr>
            <w:r w:rsidRPr="000E47C0">
              <w:rPr>
                <w:b/>
                <w:bCs/>
                <w:iCs/>
                <w:szCs w:val="20"/>
                <w:lang w:val="vi-VN" w:eastAsia="vi-VN"/>
              </w:rPr>
              <w:t>Giá trị</w:t>
            </w:r>
          </w:p>
        </w:tc>
      </w:tr>
      <w:tr w:rsidR="000E47C0" w:rsidRPr="000E47C0" w14:paraId="1C12E9C8" w14:textId="77777777" w:rsidTr="006047EC">
        <w:tc>
          <w:tcPr>
            <w:tcW w:w="3600" w:type="dxa"/>
            <w:vAlign w:val="center"/>
          </w:tcPr>
          <w:p w14:paraId="7930DA11" w14:textId="77777777" w:rsidR="00197D5A" w:rsidRPr="000E47C0" w:rsidRDefault="00197D5A" w:rsidP="006047EC">
            <w:pPr>
              <w:spacing w:before="0" w:after="0"/>
              <w:ind w:firstLine="0"/>
              <w:rPr>
                <w:iCs/>
                <w:szCs w:val="20"/>
                <w:lang w:val="vi-VN" w:eastAsia="vi-VN"/>
              </w:rPr>
            </w:pPr>
            <w:r w:rsidRPr="000E47C0">
              <w:rPr>
                <w:iCs/>
                <w:szCs w:val="20"/>
                <w:lang w:val="vi-VN" w:eastAsia="vi-VN"/>
              </w:rPr>
              <w:t>Số dây chuyền kiểm định</w:t>
            </w:r>
          </w:p>
        </w:tc>
        <w:tc>
          <w:tcPr>
            <w:tcW w:w="5467" w:type="dxa"/>
            <w:vAlign w:val="center"/>
          </w:tcPr>
          <w:p w14:paraId="622AB948" w14:textId="77777777" w:rsidR="00197D5A" w:rsidRPr="000E47C0" w:rsidRDefault="00197D5A" w:rsidP="006047EC">
            <w:pPr>
              <w:spacing w:before="0" w:after="0"/>
              <w:ind w:firstLine="0"/>
              <w:rPr>
                <w:iCs/>
                <w:szCs w:val="20"/>
                <w:lang w:val="vi-VN" w:eastAsia="vi-VN"/>
              </w:rPr>
            </w:pPr>
            <w:del w:id="1059" w:author="Nội dung điều chỉnh (Claude)" w:date="2026-10-21T11:02:43Z">
              <w:r w:rsidRPr="000E47C0">
                <w:rPr>
                  <w:iCs/>
                  <w:szCs w:val="20"/>
                  <w:lang w:val="vi-VN" w:eastAsia="vi-VN"/>
                </w:rPr>
                <w:delText>2 dây chuyền</w:delText>
              </w:r>
            </w:del>
            <w:ins w:id="1060" w:author="Nội dung điều chỉnh (Claude)" w:date="2026-10-21T11:02:43Z">
              <w:r w:rsidRPr="000E47C0">
                <w:rPr>
                  <w:iCs/>
                  <w:szCs w:val="20"/>
                  <w:lang w:val="vi-VN" w:eastAsia="vi-VN"/>
                </w:rPr>
                <w:t xml:space="preserve">01 dây chuyền kiểm định tổng hợp (giai đoạn 1)</w:t>
              </w:r>
            </w:ins>
          </w:p>
        </w:tc>
      </w:tr>
      <w:tr w:rsidR="000E47C0" w:rsidRPr="000E47C0" w14:paraId="4D05DE00" w14:textId="77777777" w:rsidTr="006047EC">
        <w:tc>
          <w:tcPr>
            <w:tcW w:w="3600" w:type="dxa"/>
            <w:vAlign w:val="center"/>
          </w:tcPr>
          <w:p w14:paraId="1C9F6358" w14:textId="77777777" w:rsidR="00197D5A" w:rsidRPr="000E47C0" w:rsidRDefault="00197D5A" w:rsidP="006047EC">
            <w:pPr>
              <w:spacing w:before="0" w:after="0"/>
              <w:ind w:firstLine="0"/>
              <w:rPr>
                <w:iCs/>
                <w:szCs w:val="20"/>
                <w:lang w:val="vi-VN" w:eastAsia="vi-VN"/>
              </w:rPr>
            </w:pPr>
            <w:r w:rsidRPr="000E47C0">
              <w:rPr>
                <w:iCs/>
                <w:szCs w:val="20"/>
                <w:lang w:val="vi-VN" w:eastAsia="vi-VN"/>
              </w:rPr>
              <w:t>Năng suất 01 dây chuyền</w:t>
            </w:r>
          </w:p>
        </w:tc>
        <w:tc>
          <w:tcPr>
            <w:tcW w:w="5467" w:type="dxa"/>
            <w:vAlign w:val="center"/>
          </w:tcPr>
          <w:p w14:paraId="29B2D799" w14:textId="77777777" w:rsidR="00197D5A" w:rsidRPr="000E47C0" w:rsidRDefault="00197D5A" w:rsidP="006047EC">
            <w:pPr>
              <w:spacing w:before="0" w:after="0"/>
              <w:ind w:firstLine="0"/>
              <w:rPr>
                <w:iCs/>
                <w:szCs w:val="20"/>
                <w:lang w:val="vi-VN" w:eastAsia="vi-VN"/>
              </w:rPr>
            </w:pPr>
            <w:r w:rsidRPr="000E47C0">
              <w:rPr>
                <w:iCs/>
                <w:szCs w:val="20"/>
                <w:lang w:val="vi-VN" w:eastAsia="vi-VN"/>
              </w:rPr>
              <w:t>48 lượt xe/ngày (10 phút/xe)</w:t>
            </w:r>
          </w:p>
        </w:tc>
      </w:tr>
      <w:tr w:rsidR="000E47C0" w:rsidRPr="000E47C0" w14:paraId="5C9C8BE5" w14:textId="77777777" w:rsidTr="006047EC">
        <w:tc>
          <w:tcPr>
            <w:tcW w:w="3600" w:type="dxa"/>
            <w:vAlign w:val="center"/>
          </w:tcPr>
          <w:p w14:paraId="75228289" w14:textId="77777777" w:rsidR="00197D5A" w:rsidRPr="000E47C0" w:rsidRDefault="00197D5A" w:rsidP="006047EC">
            <w:pPr>
              <w:spacing w:before="0" w:after="0"/>
              <w:ind w:firstLine="0"/>
              <w:rPr>
                <w:iCs/>
                <w:szCs w:val="20"/>
                <w:lang w:val="vi-VN" w:eastAsia="vi-VN"/>
              </w:rPr>
            </w:pPr>
            <w:r w:rsidRPr="000E47C0">
              <w:rPr>
                <w:iCs/>
                <w:szCs w:val="20"/>
                <w:lang w:val="vi-VN" w:eastAsia="vi-VN"/>
              </w:rPr>
              <w:t>Thời gian hoạt động</w:t>
            </w:r>
          </w:p>
        </w:tc>
        <w:tc>
          <w:tcPr>
            <w:tcW w:w="5467" w:type="dxa"/>
            <w:vAlign w:val="center"/>
          </w:tcPr>
          <w:p w14:paraId="47F6A81F" w14:textId="77777777" w:rsidR="00197D5A" w:rsidRPr="000E47C0" w:rsidRDefault="00197D5A" w:rsidP="006047EC">
            <w:pPr>
              <w:spacing w:before="0" w:after="0"/>
              <w:ind w:firstLine="0"/>
              <w:rPr>
                <w:iCs/>
                <w:szCs w:val="20"/>
                <w:lang w:val="vi-VN" w:eastAsia="vi-VN"/>
              </w:rPr>
            </w:pPr>
            <w:r w:rsidRPr="000E47C0">
              <w:rPr>
                <w:iCs/>
                <w:szCs w:val="20"/>
                <w:lang w:val="vi-VN" w:eastAsia="vi-VN"/>
              </w:rPr>
              <w:t>8 giờ/ngày × 26 ngày/tháng × 12 tháng/năm</w:t>
            </w:r>
          </w:p>
        </w:tc>
      </w:tr>
      <w:tr w:rsidR="000E47C0" w:rsidRPr="000E47C0" w14:paraId="544A3C29" w14:textId="77777777" w:rsidTr="006047EC">
        <w:tc>
          <w:tcPr>
            <w:tcW w:w="3600" w:type="dxa"/>
            <w:vAlign w:val="center"/>
          </w:tcPr>
          <w:p w14:paraId="7CAFB9D6" w14:textId="77777777" w:rsidR="00197D5A" w:rsidRPr="000E47C0" w:rsidRDefault="00197D5A" w:rsidP="006047EC">
            <w:pPr>
              <w:spacing w:before="0" w:after="0"/>
              <w:ind w:firstLine="0"/>
              <w:rPr>
                <w:iCs/>
                <w:szCs w:val="20"/>
                <w:lang w:val="vi-VN" w:eastAsia="vi-VN"/>
              </w:rPr>
            </w:pPr>
            <w:r w:rsidRPr="000E47C0">
              <w:rPr>
                <w:iCs/>
                <w:szCs w:val="20"/>
                <w:lang w:val="vi-VN" w:eastAsia="vi-VN"/>
              </w:rPr>
              <w:t>Tổng năng suất tối đa</w:t>
            </w:r>
          </w:p>
        </w:tc>
        <w:tc>
          <w:tcPr>
            <w:tcW w:w="5467" w:type="dxa"/>
            <w:vAlign w:val="center"/>
          </w:tcPr>
          <w:p w14:paraId="7C794B49" w14:textId="77777777" w:rsidR="00197D5A" w:rsidRPr="000E47C0" w:rsidRDefault="00197D5A" w:rsidP="006047EC">
            <w:pPr>
              <w:spacing w:before="0" w:after="0"/>
              <w:ind w:firstLine="0"/>
              <w:rPr>
                <w:iCs/>
                <w:szCs w:val="20"/>
                <w:lang w:val="vi-VN" w:eastAsia="vi-VN"/>
              </w:rPr>
            </w:pPr>
            <w:del w:id="1061" w:author="Nội dung điều chỉnh (Claude)" w:date="2026-10-21T11:02:43Z">
              <w:r w:rsidRPr="000E47C0">
                <w:rPr>
                  <w:iCs/>
                  <w:szCs w:val="20"/>
                  <w:lang w:val="vi-VN" w:eastAsia="vi-VN"/>
                </w:rPr>
                <w:delText>2 × 48 × 26 × 12 = 29.952 lượt xe/năm</w:delText>
              </w:r>
            </w:del>
            <w:ins w:id="1062" w:author="Nội dung điều chỉnh (Claude)" w:date="2026-10-21T11:02:43Z">
              <w:r w:rsidRPr="000E47C0">
                <w:rPr>
                  <w:iCs/>
                  <w:szCs w:val="20"/>
                  <w:lang w:val="vi-VN" w:eastAsia="vi-VN"/>
                </w:rPr>
                <w:t xml:space="preserve">1 × 48 × 26 × 12 = 14.976 lượt xe/năm</w:t>
              </w:r>
            </w:ins>
          </w:p>
        </w:tc>
      </w:tr>
      <w:tr w:rsidR="000E47C0" w:rsidRPr="000E47C0" w14:paraId="04261DC4" w14:textId="77777777" w:rsidTr="006047EC">
        <w:tc>
          <w:tcPr>
            <w:tcW w:w="3600" w:type="dxa"/>
            <w:vAlign w:val="center"/>
          </w:tcPr>
          <w:p w14:paraId="3EF2C87C" w14:textId="77777777" w:rsidR="00197D5A" w:rsidRPr="000E47C0" w:rsidRDefault="00197D5A" w:rsidP="006047EC">
            <w:pPr>
              <w:spacing w:before="0" w:after="0"/>
              <w:ind w:firstLine="0"/>
              <w:rPr>
                <w:iCs/>
                <w:szCs w:val="20"/>
                <w:lang w:val="vi-VN" w:eastAsia="vi-VN"/>
              </w:rPr>
            </w:pPr>
            <w:r w:rsidRPr="000E47C0">
              <w:rPr>
                <w:iCs/>
                <w:szCs w:val="20"/>
                <w:lang w:val="vi-VN" w:eastAsia="vi-VN"/>
              </w:rPr>
              <w:t>Giá bình quân</w:t>
            </w:r>
          </w:p>
        </w:tc>
        <w:tc>
          <w:tcPr>
            <w:tcW w:w="5467" w:type="dxa"/>
            <w:vAlign w:val="center"/>
          </w:tcPr>
          <w:p w14:paraId="030223DA" w14:textId="77777777" w:rsidR="00197D5A" w:rsidRPr="000E47C0" w:rsidRDefault="00197D5A" w:rsidP="006047EC">
            <w:pPr>
              <w:spacing w:before="0" w:after="0"/>
              <w:ind w:firstLine="0"/>
              <w:rPr>
                <w:iCs/>
                <w:szCs w:val="20"/>
                <w:lang w:val="vi-VN" w:eastAsia="vi-VN"/>
              </w:rPr>
            </w:pPr>
            <w:del w:id="1082" w:author="Nội dung điều chỉnh (Claude)" w:date="2026-10-21T11:02:43Z">
              <w:r w:rsidRPr="000E47C0">
                <w:rPr>
                  <w:iCs/>
                  <w:szCs w:val="20"/>
                  <w:lang w:val="vi-VN" w:eastAsia="vi-VN"/>
                </w:rPr>
                <w:delText>316.000 đ/lượt (bình quân các loại xe, theo TT 55/2022/TT-BTC)</w:delText>
              </w:r>
            </w:del>
            <w:ins w:id="1083" w:author="Nội dung điều chỉnh (Claude)" w:date="2026-10-21T11:02:43Z">
              <w:r w:rsidRPr="000E47C0">
                <w:rPr>
                  <w:iCs/>
                  <w:szCs w:val="20"/>
                  <w:lang w:val="vi-VN" w:eastAsia="vi-VN"/>
                </w:rPr>
                <w:t xml:space="preserve">316.500 đ/lượt (bình quân các loại xe, theo TT 55/2022/TT-BTC)</w:t>
              </w:r>
            </w:ins>
          </w:p>
        </w:tc>
      </w:tr>
      <w:tr w:rsidR="000E47C0" w:rsidRPr="000E47C0" w14:paraId="0041FA26" w14:textId="77777777" w:rsidTr="006047EC">
        <w:tc>
          <w:tcPr>
            <w:tcW w:w="3600" w:type="dxa"/>
            <w:vAlign w:val="center"/>
          </w:tcPr>
          <w:p w14:paraId="4550AB31" w14:textId="77777777" w:rsidR="00197D5A" w:rsidRPr="000E47C0" w:rsidRDefault="00197D5A" w:rsidP="006047EC">
            <w:pPr>
              <w:spacing w:before="0" w:after="0"/>
              <w:ind w:firstLine="0"/>
              <w:rPr>
                <w:iCs/>
                <w:szCs w:val="20"/>
                <w:lang w:val="vi-VN" w:eastAsia="vi-VN"/>
              </w:rPr>
            </w:pPr>
            <w:r w:rsidRPr="000E47C0">
              <w:rPr>
                <w:iCs/>
                <w:szCs w:val="20"/>
                <w:lang w:val="vi-VN" w:eastAsia="vi-VN"/>
              </w:rPr>
              <w:t>Hiệu suất khai thác</w:t>
            </w:r>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del w:id="1063" w:author="Nội dung điều chỉnh (Claude)" w:date="2026-10-21T11:02:43Z">
              <w:r w:rsidRPr="000E47C0">
                <w:rPr>
                  <w:iCs/>
                  <w:szCs w:val="20"/>
                  <w:lang w:val="vi-VN" w:eastAsia="vi-VN"/>
                </w:rPr>
                <w:delText>Năm 1: 70% → Năm 2: 80% → Năm 3–5: 90% → Năm 6</w:delText>
              </w:r>
            </w:del>
            <w:del w:id="1064" w:author="Nội dung điều chỉnh (Claude)" w:date="2026-10-21T11:02:43Z">
              <w:r w:rsidRPr="000E47C0">
                <w:rPr>
                  <w:iCs/>
                  <w:szCs w:val="20"/>
                  <w:lang w:eastAsia="vi-VN"/>
                </w:rPr>
                <w:delText xml:space="preserve"> trở đi</w:delText>
              </w:r>
            </w:del>
            <w:del w:id="1065" w:author="Nội dung điều chỉnh (Claude)" w:date="2026-10-21T11:02:43Z">
              <w:r w:rsidRPr="000E47C0">
                <w:rPr>
                  <w:iCs/>
                  <w:szCs w:val="20"/>
                  <w:lang w:val="vi-VN" w:eastAsia="vi-VN"/>
                </w:rPr>
                <w:delText>: tăng trưởng 10%</w:delText>
              </w:r>
            </w:del>
            <w:ins w:id="1066" w:author="Nội dung điều chỉnh (Claude)" w:date="2026-10-21T11:02:43Z">
              <w:r w:rsidRPr="000E47C0">
                <w:rPr>
                  <w:iCs/>
                  <w:szCs w:val="20"/>
                  <w:lang w:val="vi-VN" w:eastAsia="vi-VN"/>
                </w:rPr>
                <w:t xml:space="preserve">Năm 1: 70% → Năm 2: 80% → Năm 3–5: 90% → Năm 6 trở đi: tăng trưởng 10%/năm, không vượt công suất 14.976 lượt/năm</w:t>
              </w:r>
            </w:ins>
          </w:p>
        </w:tc>
      </w:tr>
      <w:tr w:rsidR="000E47C0" w:rsidRPr="000E47C0" w14:paraId="0041FA26" w14:textId="77777777" w:rsidTr="006047EC">
        <w:trPr>
          <w:ins w:id="1069" w:author="Nội dung bổ sung (Claude)" w:date="2026-10-21T11:02:43Z"/>
        </w:trPr>
        <w:tc>
          <w:tcPr>
            <w:tcW w:w="3600" w:type="dxa"/>
            <w:vAlign w:val="center"/>
          </w:tcPr>
          <w:p w14:paraId="4550AB31" w14:textId="77777777" w:rsidR="00197D5A" w:rsidRPr="000E47C0" w:rsidRDefault="00197D5A" w:rsidP="006047EC">
            <w:pPr>
              <w:spacing w:before="0" w:after="0"/>
              <w:ind w:firstLine="0"/>
              <w:rPr>
                <w:iCs/>
                <w:szCs w:val="20"/>
                <w:lang w:val="vi-VN" w:eastAsia="vi-VN"/>
              </w:rPr>
            </w:pPr>
            <w:ins w:id="1067" w:author="Nội dung bổ sung (Claude)" w:date="2026-10-21T11:02:43Z">
              <w:r w:rsidRPr="000E47C0">
                <w:rPr>
                  <w:iCs/>
                  <w:szCs w:val="20"/>
                  <w:lang w:val="vi-VN" w:eastAsia="vi-VN"/>
                </w:rPr>
                <w:t xml:space="preserve">Doanh thu dịch vụ bổ sung (ước tính)</w:t>
              </w:r>
            </w:ins>
          </w:p>
        </w:tc>
        <w:tc>
          <w:tcPr>
            <w:tcW w:w="5467" w:type="dxa"/>
            <w:vAlign w:val="center"/>
          </w:tcPr>
          <w:p w14:paraId="42C4501B" w14:textId="77777777" w:rsidR="00197D5A" w:rsidRPr="000E47C0" w:rsidRDefault="00197D5A" w:rsidP="006047EC">
            <w:pPr>
              <w:spacing w:before="0" w:after="0"/>
              <w:ind w:firstLine="0"/>
              <w:rPr>
                <w:iCs/>
                <w:szCs w:val="20"/>
                <w:lang w:val="vi-VN" w:eastAsia="vi-VN"/>
              </w:rPr>
            </w:pPr>
            <w:ins w:id="1068" w:author="Nội dung bổ sung (Claude)" w:date="2026-10-21T11:02:43Z">
              <w:r w:rsidRPr="000E47C0">
                <w:rPr>
                  <w:iCs/>
                  <w:szCs w:val="20"/>
                  <w:lang w:val="vi-VN" w:eastAsia="vi-VN"/>
                </w:rPr>
                <w:t xml:space="preserve">(1) Kiểm định khí thải xe mô tô, xe gắn máy từ năm thứ 3 (các tỉnh áp dụng từ ngày 01/7/2030 theo lộ trình áp dụng quy chuẩn kỹ thuật quốc gia về khí thải xe mô tô, xe gắn máy): 10.000 lượt/năm × hiệu suất (70% → 80% → 90%) × 50.000 đ/lượt; (2) Trường đặt hàng sử dụng xưởng, thiết bị cho thực hành, thực tập nghề Công nghệ kỹ thuật ô tô ngoài giờ kiểm định: 400 giờ/năm × 750.000 đ/giờ; (3) Chứng nhận cải tạo xe cơ giới: 150 lượt/năm × hiệu suất × 1,5 triệu đ/lượt; (4) Dịch vụ phụ trợ (kỹ thuật trước kiểm định, tư vấn, căng tin, quầy trưng bày): 5% doanh thu kiểm định</w:t>
              </w:r>
            </w:ins>
          </w:p>
        </w:tc>
      </w:tr>
    </w:tbl>
    <w:p w14:paraId="7E262B37" w14:textId="77777777" w:rsidR="00197D5A" w:rsidRPr="000E47C0" w:rsidRDefault="00197D5A" w:rsidP="00197D5A">
      <w:pPr>
        <w:rPr>
          <w:b/>
          <w:bCs/>
          <w:lang w:val="nl-BE"/>
        </w:rPr>
      </w:pPr>
      <w:r w:rsidRPr="000E47C0">
        <w:rPr>
          <w:b/>
          <w:bCs/>
          <w:lang w:val="nl-BE"/>
        </w:rPr>
        <w:t>b) Ước tính chi phí</w:t>
      </w:r>
    </w:p>
    <w:p w14:paraId="1954CBA7" w14:textId="77777777" w:rsidR="00197D5A" w:rsidRPr="000E47C0" w:rsidRDefault="00197D5A" w:rsidP="00197D5A">
      <w:pPr>
        <w:rPr>
          <w:lang w:val="nl-BE"/>
        </w:rPr>
      </w:pPr>
      <w:r w:rsidRPr="000E47C0">
        <w:rPr>
          <w:lang w:val="nl-BE"/>
        </w:rPr>
        <w:t xml:space="preserve">- Chi tiền lương: Tiền lương của NLĐ của Công ty được áp dụng theo hình thức </w:t>
      </w:r>
      <w:del w:id="1070" w:author="Nội dung điều chỉnh (Claude)" w:date="2026-10-21T11:02:43Z">
        <w:r w:rsidRPr="000E47C0">
          <w:rPr>
            <w:lang w:val="nl-BE"/>
          </w:rPr>
          <w:delText xml:space="preserve">khoán đối với 15 vị trí việc làm, dự kiến lộ trình tăng lương khoán khoảng 5%/năm</w:delText>
        </w:r>
      </w:del>
      <w:ins w:id="1071" w:author="Nội dung điều chỉnh (Claude)" w:date="2026-10-21T11:02:43Z">
        <w:r w:rsidRPr="000E47C0">
          <w:rPr>
            <w:lang w:val="nl-BE"/>
          </w:rPr>
          <w:t xml:space="preserve">khoán đối với 11 vị trí việc làm (giai đoạn 1), quỹ lương khoán gắn với doanh thu</w:t>
        </w:r>
      </w:ins>
      <w:r w:rsidRPr="000E47C0">
        <w:rPr>
          <w:lang w:val="nl-BE"/>
        </w:rPr>
        <w:t xml:space="preserve">. Tổng số lương và các khoản đóng góp theo lương </w:t>
      </w:r>
      <w:del w:id="1072" w:author="Nội dung điều chỉnh (Claude)" w:date="2026-10-21T11:02:43Z">
        <w:r w:rsidRPr="000E47C0">
          <w:rPr>
            <w:lang w:val="nl-BE"/>
          </w:rPr>
          <w:delText xml:space="preserve">trong năm thứ nhất và năm thứ 2 là </w:delText>
        </w:r>
      </w:del>
      <w:del w:id="1073" w:author="Nội dung điều chỉnh (Claude)" w:date="2026-10-21T11:02:43Z">
        <w:r w:rsidRPr="000E47C0">
          <w:rPr>
            <w:b/>
            <w:bCs/>
            <w:lang w:val="nl-BE"/>
          </w:rPr>
          <w:delText xml:space="preserve">3.364 </w:delText>
        </w:r>
      </w:del>
      <w:del w:id="1074" w:author="Nội dung điều chỉnh (Claude)" w:date="2026-10-21T11:02:43Z">
        <w:r w:rsidRPr="000E47C0">
          <w:rPr>
            <w:lang w:val="nl-BE"/>
          </w:rPr>
          <w:delText xml:space="preserve">triệu đồng, từ năm thứ 3 trở đi mỗi năm tăng khoảng 5%</w:delText>
        </w:r>
      </w:del>
      <w:ins w:id="1075" w:author="Nội dung điều chỉnh (Claude)" w:date="2026-10-21T11:02:43Z">
        <w:r w:rsidRPr="000E47C0">
          <w:rPr>
            <w:lang w:val="nl-BE"/>
          </w:rPr>
          <w:t xml:space="preserve">trong 03 năm đầu là 2.401 triệu đồng/năm; từ năm thứ 4, quỹ lương tăng, giảm cùng tỷ lệ với tổng doanh thu so với năm thứ 3</w:t>
        </w:r>
      </w:ins>
      <w:r w:rsidRPr="000E47C0">
        <w:rPr>
          <w:lang w:val="nl-BE"/>
        </w:rPr>
        <w:t xml:space="preserve">.</w:t>
      </w:r>
      <w:r w:rsidRPr="000E47C0">
        <w:rPr>
          <w:i/>
        </w:rPr>
        <w:t xml:space="preserve"> </w:t>
      </w:r>
    </w:p>
    <w:p w14:paraId="65159278" w14:textId="77777777" w:rsidR="00197D5A" w:rsidRPr="000E47C0" w:rsidRDefault="00197D5A" w:rsidP="00197D5A">
      <w:pPr>
        <w:rPr>
          <w:lang w:val="nl-BE"/>
        </w:rPr>
      </w:pPr>
      <w:r w:rsidRPr="000E47C0">
        <w:rPr>
          <w:lang w:val="nl-BE"/>
        </w:rPr>
        <w:t>- Chi khấu hao tài sản, thiết bị: Khấu hao được tính cho hạng mục nhà xưởng và thiết bị. Căn cứ hướng dẫn chế độ quản lý, tính hao mòn, khấu hao tài sản cố định tại cơ quan, tổ chức, đơn vị và tài sản cố định do Nhà nước giao cho doanh nghiệp quản lý không tính thành phần vốn nhà nước tại doanh nghiệp thì thời gian khấu hao đối với nhà xưởng là 10 năm – Tỷ lệ hao mòn 10% (thuộc hạng mục vật kiến trúc khác); thiết bị kiểm định là 10 năm – Tỷ lệ hao mòn 10% (thuộc hạng mục máy móc, thiết bị chuyên dùng); thiết bị văn phòng là 8 năm – Tỷ lệ hao mòn 12,5%. Phương pháp khấu hao theo đường thẳng.</w:t>
      </w:r>
    </w:p>
    <w:p w14:paraId="07A0E668" w14:textId="77777777" w:rsidR="00197D5A" w:rsidRPr="000E47C0" w:rsidRDefault="00197D5A" w:rsidP="00197D5A">
      <w:pPr>
        <w:rPr>
          <w:lang w:val="nl-BE"/>
        </w:rPr>
      </w:pPr>
      <w:r w:rsidRPr="000E47C0">
        <w:rPr>
          <w:lang w:val="nl-BE"/>
        </w:rPr>
        <w:t xml:space="preserve">- Thuế thu nhập doanh nghiệp: Theo quy định tại khoản 3, Điều 7 Nghị định số </w:t>
      </w:r>
      <w:r w:rsidRPr="000E47C0">
        <w:t>20/2026/NĐ-CP ngày 15/01/2026 của Thủ tướng chính phủ Quy định chi tiết và hướng dẫn thi hành một số điều của Nghị quyết số 198/2025/QH15 ngày 17 tháng 5 năm 2025 của Quốc hội về một số cơ chế, chính sách đặc biệt phát triển kinh tế tư nhân thì Công ty thuộc loại hình doanh nghiệp vừa và nhỏ sẽ được miễn thuế trong 3 năm đầu thành lập, và áp dụng mức thuế suất thuế TNDN 17% cho các năm tiếp theo.</w:t>
      </w:r>
    </w:p>
    <w:p w14:paraId="42B3CAF8" w14:textId="77777777" w:rsidR="00197D5A" w:rsidRPr="000E47C0" w:rsidRDefault="00197D5A" w:rsidP="00197D5A">
      <w:pPr>
        <w:ind w:firstLine="0"/>
        <w:rPr>
          <w:b/>
          <w:bCs/>
          <w:lang w:val="nl-BE"/>
        </w:rPr>
      </w:pPr>
      <w:r w:rsidRPr="000E47C0">
        <w:rPr>
          <w:lang w:val="nl-BE"/>
        </w:rPr>
        <w:tab/>
      </w:r>
      <w:del w:id="1080" w:author="Nội dung điều chỉnh (Claude)" w:date="2026-10-21T11:02:43Z">
        <w:r w:rsidRPr="000E47C0">
          <w:rPr>
            <w:b/>
            <w:bCs/>
            <w:lang w:val="nl-BE"/>
          </w:rPr>
          <w:delText>c) Phương án tài chính giai đoạn 2027-2036</w:delText>
        </w:r>
      </w:del>
      <w:ins w:id="1081" w:author="Nội dung điều chỉnh (Claude)" w:date="2026-10-21T11:02:43Z">
        <w:r w:rsidRPr="000E47C0">
          <w:rPr>
            <w:b/>
            <w:bCs/>
            <w:lang w:val="nl-BE"/>
          </w:rPr>
          <w:t xml:space="preserve">c) Phương án tài chính 10 năm đầu hoạt động</w:t>
        </w:r>
      </w:ins>
    </w:p>
    <w:p w14:paraId="067E65DD" w14:textId="77777777" w:rsidR="00197D5A" w:rsidRPr="000E47C0" w:rsidRDefault="00197D5A" w:rsidP="00197D5A">
      <w:pPr>
        <w:pStyle w:val="tnbng"/>
        <w:rPr>
          <w:color w:val="auto"/>
        </w:rPr>
      </w:pPr>
      <w:bookmarkStart w:id="81" w:name="_Toc238544032"/>
      <w:r w:rsidRPr="000E47C0">
        <w:rPr>
          <w:color w:val="auto"/>
        </w:rPr>
        <w:t xml:space="preserve">Bảng 20. </w:t>
      </w:r>
      <w:del w:id="1078" w:author="Nội dung điều chỉnh (Claude)" w:date="2026-10-21T11:02:43Z">
        <w:r w:rsidRPr="000E47C0">
          <w:rPr>
            <w:color w:val="auto"/>
          </w:rPr>
          <w:delText xml:space="preserve">Bảng tính phương án tài chính giai đoạn 2027-2036</w:delText>
        </w:r>
      </w:del>
      <w:ins w:id="1079" w:author="Nội dung điều chỉnh (Claude)" w:date="2026-10-21T11:02:43Z">
        <w:r w:rsidRPr="000E47C0">
          <w:rPr>
            <w:color w:val="auto"/>
          </w:rPr>
          <w:t xml:space="preserve">Bảng tính phương án tài chính 10 năm đầu hoạt động</w:t>
        </w:r>
      </w:ins>
      <w:bookmarkEnd w:id="81"/>
    </w:p>
    <w:p w14:paraId="3A1673A0"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021"/>
        <w:gridCol w:w="986"/>
        <w:gridCol w:w="711"/>
        <w:gridCol w:w="711"/>
        <w:gridCol w:w="711"/>
        <w:gridCol w:w="711"/>
        <w:gridCol w:w="711"/>
        <w:gridCol w:w="821"/>
        <w:gridCol w:w="821"/>
        <w:gridCol w:w="821"/>
        <w:gridCol w:w="821"/>
      </w:tblGrid>
      <w:tr w:rsidR="000E47C0" w:rsidRPr="000E47C0" w14:paraId="7F8086B7" w14:textId="77777777" w:rsidTr="00AB7547">
        <w:trPr>
          <w:trHeight w:val="284"/>
          <w:tblHeader/>
          <w:jc w:val="center"/>
        </w:trPr>
        <w:tc>
          <w:tcPr>
            <w:tcW w:w="0" w:type="auto"/>
            <w:vAlign w:val="center"/>
            <w:hideMark/>
          </w:tcPr>
          <w:p w14:paraId="0A5E9EA4"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TT</w:t>
            </w:r>
          </w:p>
        </w:tc>
        <w:tc>
          <w:tcPr>
            <w:tcW w:w="1186" w:type="dxa"/>
            <w:vAlign w:val="center"/>
            <w:hideMark/>
          </w:tcPr>
          <w:p w14:paraId="6AF8A110" w14:textId="77777777" w:rsidR="00197D5A" w:rsidRPr="000E47C0" w:rsidRDefault="00197D5A" w:rsidP="006047EC">
            <w:pPr>
              <w:widowControl/>
              <w:spacing w:before="0" w:after="0"/>
              <w:ind w:firstLine="0"/>
              <w:jc w:val="center"/>
              <w:rPr>
                <w:b/>
                <w:bCs/>
                <w:sz w:val="22"/>
                <w:szCs w:val="22"/>
                <w:lang w:val="vi-VN" w:eastAsia="vi-VN"/>
              </w:rPr>
            </w:pPr>
            <w:r w:rsidRPr="000E47C0">
              <w:rPr>
                <w:b/>
                <w:bCs/>
                <w:sz w:val="22"/>
                <w:szCs w:val="22"/>
                <w:lang w:val="vi-VN" w:eastAsia="vi-VN"/>
              </w:rPr>
              <w:t>Chỉ tiêu</w:t>
            </w:r>
          </w:p>
        </w:tc>
        <w:tc>
          <w:tcPr>
            <w:tcW w:w="821" w:type="dxa"/>
            <w:vAlign w:val="center"/>
            <w:hideMark/>
          </w:tcPr>
          <w:p w14:paraId="5F47D873"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nhất</w:t>
            </w:r>
          </w:p>
        </w:tc>
        <w:tc>
          <w:tcPr>
            <w:tcW w:w="0" w:type="auto"/>
            <w:vAlign w:val="center"/>
            <w:hideMark/>
          </w:tcPr>
          <w:p w14:paraId="62479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2</w:t>
            </w:r>
          </w:p>
        </w:tc>
        <w:tc>
          <w:tcPr>
            <w:tcW w:w="0" w:type="auto"/>
            <w:vAlign w:val="center"/>
            <w:hideMark/>
          </w:tcPr>
          <w:p w14:paraId="6F192C2B"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3</w:t>
            </w:r>
          </w:p>
        </w:tc>
        <w:tc>
          <w:tcPr>
            <w:tcW w:w="0" w:type="auto"/>
            <w:vAlign w:val="center"/>
            <w:hideMark/>
          </w:tcPr>
          <w:p w14:paraId="33C071DF"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4</w:t>
            </w:r>
          </w:p>
        </w:tc>
        <w:tc>
          <w:tcPr>
            <w:tcW w:w="0" w:type="auto"/>
            <w:vAlign w:val="center"/>
            <w:hideMark/>
          </w:tcPr>
          <w:p w14:paraId="78DD426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5</w:t>
            </w:r>
          </w:p>
        </w:tc>
        <w:tc>
          <w:tcPr>
            <w:tcW w:w="0" w:type="auto"/>
            <w:vAlign w:val="center"/>
            <w:hideMark/>
          </w:tcPr>
          <w:p w14:paraId="5B49C482"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6</w:t>
            </w:r>
          </w:p>
        </w:tc>
        <w:tc>
          <w:tcPr>
            <w:tcW w:w="0" w:type="auto"/>
            <w:vAlign w:val="center"/>
            <w:hideMark/>
          </w:tcPr>
          <w:p w14:paraId="38048D90"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Năm</w:t>
            </w:r>
            <w:r w:rsidRPr="000E47C0">
              <w:rPr>
                <w:b/>
                <w:bCs/>
                <w:sz w:val="22"/>
                <w:szCs w:val="22"/>
                <w:lang w:val="vi-VN" w:eastAsia="vi-VN"/>
              </w:rPr>
              <w:br/>
              <w:t>thứ 7</w:t>
            </w:r>
          </w:p>
        </w:tc>
        <w:tc>
          <w:tcPr>
            <w:tcW w:w="0" w:type="auto"/>
            <w:vAlign w:val="center"/>
            <w:hideMark/>
          </w:tcPr>
          <w:p w14:paraId="21B79B17"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8</w:t>
            </w:r>
          </w:p>
        </w:tc>
        <w:tc>
          <w:tcPr>
            <w:tcW w:w="0" w:type="auto"/>
            <w:vAlign w:val="center"/>
            <w:hideMark/>
          </w:tcPr>
          <w:p w14:paraId="1BC589A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9</w:t>
            </w:r>
          </w:p>
        </w:tc>
        <w:tc>
          <w:tcPr>
            <w:tcW w:w="821" w:type="dxa"/>
            <w:vAlign w:val="center"/>
            <w:hideMark/>
          </w:tcPr>
          <w:p w14:paraId="043EFD1A" w14:textId="77777777" w:rsidR="00197D5A" w:rsidRPr="000E47C0" w:rsidRDefault="00197D5A" w:rsidP="00AB7547">
            <w:pPr>
              <w:widowControl/>
              <w:spacing w:before="0" w:after="0"/>
              <w:ind w:firstLine="0"/>
              <w:jc w:val="center"/>
              <w:rPr>
                <w:b/>
                <w:bCs/>
                <w:sz w:val="22"/>
                <w:szCs w:val="22"/>
                <w:lang w:val="vi-VN" w:eastAsia="vi-VN"/>
              </w:rPr>
            </w:pPr>
            <w:r w:rsidRPr="000E47C0">
              <w:rPr>
                <w:b/>
                <w:bCs/>
                <w:sz w:val="22"/>
                <w:szCs w:val="22"/>
                <w:lang w:val="vi-VN" w:eastAsia="vi-VN"/>
              </w:rPr>
              <w:t xml:space="preserve">Năm </w:t>
            </w:r>
            <w:r w:rsidRPr="000E47C0">
              <w:rPr>
                <w:b/>
                <w:bCs/>
                <w:sz w:val="22"/>
                <w:szCs w:val="22"/>
                <w:lang w:val="vi-VN" w:eastAsia="vi-VN"/>
              </w:rPr>
              <w:br/>
              <w:t>thứ 10</w:t>
            </w:r>
          </w:p>
        </w:tc>
      </w:tr>
      <w:tr w:rsidR="000E47C0" w:rsidRPr="000E47C0" w14:paraId="1DF69951" w14:textId="77777777" w:rsidTr="00AB7547">
        <w:trPr>
          <w:trHeight w:val="284"/>
          <w:jc w:val="center"/>
        </w:trPr>
        <w:tc>
          <w:tcPr>
            <w:tcW w:w="0" w:type="auto"/>
            <w:vAlign w:val="center"/>
            <w:hideMark/>
          </w:tcPr>
          <w:p w14:paraId="00BD042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w:t>
            </w:r>
          </w:p>
        </w:tc>
        <w:tc>
          <w:tcPr>
            <w:tcW w:w="1186" w:type="dxa"/>
            <w:vAlign w:val="center"/>
            <w:hideMark/>
          </w:tcPr>
          <w:p w14:paraId="6E544452"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Doanh thu</w:t>
            </w:r>
          </w:p>
        </w:tc>
        <w:tc>
          <w:tcPr>
            <w:tcW w:w="821" w:type="dxa"/>
            <w:tcBorders>
              <w:top w:val="nil"/>
              <w:left w:val="nil"/>
              <w:bottom w:val="single" w:sz="4" w:space="0" w:color="auto"/>
              <w:right w:val="single" w:sz="4" w:space="0" w:color="auto"/>
            </w:tcBorders>
            <w:vAlign w:val="center"/>
            <w:hideMark/>
          </w:tcPr>
          <w:p w14:paraId="31CDF1EE" w14:textId="77777777" w:rsidR="00AB7547" w:rsidRPr="000E47C0" w:rsidRDefault="00AB7547" w:rsidP="00AB7547">
            <w:pPr>
              <w:widowControl/>
              <w:spacing w:before="0" w:after="0"/>
              <w:ind w:firstLine="0"/>
              <w:jc w:val="center"/>
              <w:rPr>
                <w:b/>
                <w:bCs/>
                <w:sz w:val="22"/>
                <w:szCs w:val="22"/>
                <w:lang w:val="vi-VN" w:eastAsia="vi-VN"/>
              </w:rPr>
            </w:pPr>
            <w:del w:id="1084" w:author="Nội dung điều chỉnh (Claude)" w:date="2026-10-21T11:02:43Z">
              <w:r w:rsidRPr="000E47C0">
                <w:rPr>
                  <w:b/>
                  <w:bCs/>
                  <w:sz w:val="22"/>
                  <w:szCs w:val="22"/>
                </w:rPr>
                <w:delText>6.635</w:delText>
              </w:r>
            </w:del>
            <w:ins w:id="1085" w:author="Nội dung điều chỉnh (Claude)" w:date="2026-10-21T11:02:43Z">
              <w:r w:rsidRPr="000E47C0">
                <w:rPr>
                  <w:b/>
                  <w:bCs/>
                  <w:sz w:val="22"/>
                  <w:szCs w:val="22"/>
                </w:rPr>
                <w:t xml:space="preserve">3.941</w:t>
              </w:r>
            </w:ins>
          </w:p>
        </w:tc>
        <w:tc>
          <w:tcPr>
            <w:tcW w:w="0" w:type="auto"/>
            <w:tcBorders>
              <w:top w:val="nil"/>
              <w:left w:val="nil"/>
              <w:bottom w:val="single" w:sz="4" w:space="0" w:color="auto"/>
              <w:right w:val="single" w:sz="4" w:space="0" w:color="auto"/>
            </w:tcBorders>
            <w:vAlign w:val="center"/>
            <w:hideMark/>
          </w:tcPr>
          <w:p w14:paraId="44C70B4E" w14:textId="77777777" w:rsidR="00AB7547" w:rsidRPr="000E47C0" w:rsidRDefault="00AB7547" w:rsidP="00AB7547">
            <w:pPr>
              <w:widowControl/>
              <w:spacing w:before="0" w:after="0"/>
              <w:ind w:firstLine="0"/>
              <w:jc w:val="center"/>
              <w:rPr>
                <w:b/>
                <w:bCs/>
                <w:sz w:val="22"/>
                <w:szCs w:val="22"/>
                <w:lang w:val="vi-VN" w:eastAsia="vi-VN"/>
              </w:rPr>
            </w:pPr>
            <w:del w:id="1086" w:author="Nội dung điều chỉnh (Claude)" w:date="2026-10-21T11:02:43Z">
              <w:r w:rsidRPr="000E47C0">
                <w:rPr>
                  <w:b/>
                  <w:bCs/>
                  <w:sz w:val="22"/>
                  <w:szCs w:val="22"/>
                </w:rPr>
                <w:delText>7.572</w:delText>
              </w:r>
            </w:del>
            <w:ins w:id="1087" w:author="Nội dung điều chỉnh (Claude)" w:date="2026-10-21T11:02:43Z">
              <w:r w:rsidRPr="000E47C0">
                <w:rPr>
                  <w:b/>
                  <w:bCs/>
                  <w:sz w:val="22"/>
                  <w:szCs w:val="22"/>
                </w:rPr>
                <w:t xml:space="preserve">4.462</w:t>
              </w:r>
            </w:ins>
          </w:p>
        </w:tc>
        <w:tc>
          <w:tcPr>
            <w:tcW w:w="0" w:type="auto"/>
            <w:tcBorders>
              <w:top w:val="nil"/>
              <w:left w:val="nil"/>
              <w:bottom w:val="single" w:sz="4" w:space="0" w:color="auto"/>
              <w:right w:val="single" w:sz="4" w:space="0" w:color="auto"/>
            </w:tcBorders>
            <w:vAlign w:val="center"/>
            <w:hideMark/>
          </w:tcPr>
          <w:p w14:paraId="230992FE" w14:textId="77777777" w:rsidR="00AB7547" w:rsidRPr="000E47C0" w:rsidRDefault="00AB7547" w:rsidP="00AB7547">
            <w:pPr>
              <w:widowControl/>
              <w:spacing w:before="0" w:after="0"/>
              <w:ind w:firstLine="0"/>
              <w:jc w:val="center"/>
              <w:rPr>
                <w:b/>
                <w:bCs/>
                <w:sz w:val="22"/>
                <w:szCs w:val="22"/>
                <w:lang w:val="vi-VN" w:eastAsia="vi-VN"/>
              </w:rPr>
            </w:pPr>
            <w:del w:id="1088" w:author="Nội dung điều chỉnh (Claude)" w:date="2026-10-21T11:02:43Z">
              <w:r w:rsidRPr="000E47C0">
                <w:rPr>
                  <w:b/>
                  <w:bCs/>
                  <w:sz w:val="22"/>
                  <w:szCs w:val="22"/>
                </w:rPr>
                <w:delText>8.518</w:delText>
              </w:r>
            </w:del>
            <w:ins w:id="1089" w:author="Nội dung điều chỉnh (Claude)" w:date="2026-10-21T11:02:43Z">
              <w:r w:rsidRPr="000E47C0">
                <w:rPr>
                  <w:b/>
                  <w:bCs/>
                  <w:sz w:val="22"/>
                  <w:szCs w:val="22"/>
                </w:rPr>
                <w:t xml:space="preserve">5.332</w:t>
              </w:r>
            </w:ins>
          </w:p>
        </w:tc>
        <w:tc>
          <w:tcPr>
            <w:tcW w:w="0" w:type="auto"/>
            <w:tcBorders>
              <w:top w:val="nil"/>
              <w:left w:val="nil"/>
              <w:bottom w:val="single" w:sz="4" w:space="0" w:color="auto"/>
              <w:right w:val="single" w:sz="4" w:space="0" w:color="auto"/>
            </w:tcBorders>
            <w:vAlign w:val="center"/>
            <w:hideMark/>
          </w:tcPr>
          <w:p w14:paraId="4158E414" w14:textId="77777777" w:rsidR="00AB7547" w:rsidRPr="000E47C0" w:rsidRDefault="00AB7547" w:rsidP="00AB7547">
            <w:pPr>
              <w:widowControl/>
              <w:spacing w:before="0" w:after="0"/>
              <w:ind w:firstLine="0"/>
              <w:jc w:val="center"/>
              <w:rPr>
                <w:b/>
                <w:bCs/>
                <w:sz w:val="22"/>
                <w:szCs w:val="22"/>
                <w:lang w:val="vi-VN" w:eastAsia="vi-VN"/>
              </w:rPr>
            </w:pPr>
            <w:del w:id="1090" w:author="Nội dung điều chỉnh (Claude)" w:date="2026-10-21T11:02:43Z">
              <w:r w:rsidRPr="000E47C0">
                <w:rPr>
                  <w:b/>
                  <w:bCs/>
                  <w:sz w:val="22"/>
                  <w:szCs w:val="22"/>
                </w:rPr>
                <w:delText>8.518</w:delText>
              </w:r>
            </w:del>
            <w:ins w:id="1091" w:author="Nội dung điều chỉnh (Claude)" w:date="2026-10-21T11:02:43Z">
              <w:r w:rsidRPr="000E47C0">
                <w:rPr>
                  <w:b/>
                  <w:bCs/>
                  <w:sz w:val="22"/>
                  <w:szCs w:val="22"/>
                </w:rPr>
                <w:t xml:space="preserve">5.382</w:t>
              </w:r>
            </w:ins>
          </w:p>
        </w:tc>
        <w:tc>
          <w:tcPr>
            <w:tcW w:w="0" w:type="auto"/>
            <w:tcBorders>
              <w:top w:val="nil"/>
              <w:left w:val="nil"/>
              <w:bottom w:val="single" w:sz="4" w:space="0" w:color="auto"/>
              <w:right w:val="single" w:sz="4" w:space="0" w:color="auto"/>
            </w:tcBorders>
            <w:vAlign w:val="center"/>
            <w:hideMark/>
          </w:tcPr>
          <w:p w14:paraId="0A32A9E3" w14:textId="77777777" w:rsidR="00AB7547" w:rsidRPr="000E47C0" w:rsidRDefault="00AB7547" w:rsidP="00AB7547">
            <w:pPr>
              <w:widowControl/>
              <w:spacing w:before="0" w:after="0"/>
              <w:ind w:firstLine="0"/>
              <w:jc w:val="center"/>
              <w:rPr>
                <w:b/>
                <w:bCs/>
                <w:sz w:val="22"/>
                <w:szCs w:val="22"/>
                <w:lang w:val="vi-VN" w:eastAsia="vi-VN"/>
              </w:rPr>
            </w:pPr>
            <w:del w:id="1092" w:author="Nội dung điều chỉnh (Claude)" w:date="2026-10-21T11:02:43Z">
              <w:r w:rsidRPr="000E47C0">
                <w:rPr>
                  <w:b/>
                  <w:bCs/>
                  <w:sz w:val="22"/>
                  <w:szCs w:val="22"/>
                </w:rPr>
                <w:delText>8.518</w:delText>
              </w:r>
            </w:del>
            <w:ins w:id="1093" w:author="Nội dung điều chỉnh (Claude)" w:date="2026-10-21T11:02:43Z">
              <w:r w:rsidRPr="000E47C0">
                <w:rPr>
                  <w:b/>
                  <w:bCs/>
                  <w:sz w:val="22"/>
                  <w:szCs w:val="22"/>
                </w:rPr>
                <w:t xml:space="preserve">5.432</w:t>
              </w:r>
            </w:ins>
          </w:p>
        </w:tc>
        <w:tc>
          <w:tcPr>
            <w:tcW w:w="0" w:type="auto"/>
            <w:tcBorders>
              <w:top w:val="nil"/>
              <w:left w:val="nil"/>
              <w:bottom w:val="single" w:sz="4" w:space="0" w:color="auto"/>
              <w:right w:val="single" w:sz="4" w:space="0" w:color="auto"/>
            </w:tcBorders>
            <w:vAlign w:val="center"/>
            <w:hideMark/>
          </w:tcPr>
          <w:p w14:paraId="54AC1C0A" w14:textId="77777777" w:rsidR="00AB7547" w:rsidRPr="000E47C0" w:rsidRDefault="00AB7547" w:rsidP="00AB7547">
            <w:pPr>
              <w:widowControl/>
              <w:spacing w:before="0" w:after="0"/>
              <w:ind w:firstLine="0"/>
              <w:jc w:val="center"/>
              <w:rPr>
                <w:b/>
                <w:bCs/>
                <w:sz w:val="22"/>
                <w:szCs w:val="22"/>
                <w:lang w:val="vi-VN" w:eastAsia="vi-VN"/>
              </w:rPr>
            </w:pPr>
            <w:del w:id="1094" w:author="Nội dung điều chỉnh (Claude)" w:date="2026-10-21T11:02:43Z">
              <w:r w:rsidRPr="000E47C0">
                <w:rPr>
                  <w:b/>
                  <w:bCs/>
                  <w:sz w:val="22"/>
                  <w:szCs w:val="22"/>
                </w:rPr>
                <w:delText>9.370</w:delText>
              </w:r>
            </w:del>
            <w:ins w:id="1095" w:author="Nội dung điều chỉnh (Claude)" w:date="2026-10-21T11:02:43Z">
              <w:r w:rsidRPr="000E47C0">
                <w:rPr>
                  <w:b/>
                  <w:bCs/>
                  <w:sz w:val="22"/>
                  <w:szCs w:val="22"/>
                </w:rPr>
                <w:t xml:space="preserve">5.900</w:t>
              </w:r>
            </w:ins>
          </w:p>
        </w:tc>
        <w:tc>
          <w:tcPr>
            <w:tcW w:w="0" w:type="auto"/>
            <w:tcBorders>
              <w:top w:val="nil"/>
              <w:left w:val="nil"/>
              <w:bottom w:val="single" w:sz="4" w:space="0" w:color="auto"/>
              <w:right w:val="single" w:sz="4" w:space="0" w:color="auto"/>
            </w:tcBorders>
            <w:vAlign w:val="center"/>
            <w:hideMark/>
          </w:tcPr>
          <w:p w14:paraId="69BC9CC6" w14:textId="77777777" w:rsidR="00AB7547" w:rsidRPr="000E47C0" w:rsidRDefault="00AB7547" w:rsidP="00AB7547">
            <w:pPr>
              <w:widowControl/>
              <w:spacing w:before="0" w:after="0"/>
              <w:ind w:firstLine="0"/>
              <w:jc w:val="center"/>
              <w:rPr>
                <w:b/>
                <w:bCs/>
                <w:sz w:val="22"/>
                <w:szCs w:val="22"/>
                <w:lang w:val="vi-VN" w:eastAsia="vi-VN"/>
              </w:rPr>
            </w:pPr>
            <w:del w:id="1096" w:author="Nội dung điều chỉnh (Claude)" w:date="2026-10-21T11:02:43Z">
              <w:r w:rsidRPr="000E47C0">
                <w:rPr>
                  <w:b/>
                  <w:bCs/>
                  <w:sz w:val="22"/>
                  <w:szCs w:val="22"/>
                </w:rPr>
                <w:delText>10.307</w:delText>
              </w:r>
            </w:del>
            <w:ins w:id="1097" w:author="Nội dung điều chỉnh (Claude)" w:date="2026-10-21T11:02:43Z">
              <w:r w:rsidRPr="000E47C0">
                <w:rPr>
                  <w:b/>
                  <w:bCs/>
                  <w:sz w:val="22"/>
                  <w:szCs w:val="22"/>
                </w:rPr>
                <w:t xml:space="preserve">5.952</w:t>
              </w:r>
            </w:ins>
          </w:p>
        </w:tc>
        <w:tc>
          <w:tcPr>
            <w:tcW w:w="0" w:type="auto"/>
            <w:tcBorders>
              <w:top w:val="nil"/>
              <w:left w:val="nil"/>
              <w:bottom w:val="single" w:sz="4" w:space="0" w:color="auto"/>
              <w:right w:val="single" w:sz="4" w:space="0" w:color="auto"/>
            </w:tcBorders>
            <w:vAlign w:val="center"/>
            <w:hideMark/>
          </w:tcPr>
          <w:p w14:paraId="03D73C6A" w14:textId="77777777" w:rsidR="00AB7547" w:rsidRPr="000E47C0" w:rsidRDefault="00AB7547" w:rsidP="00AB7547">
            <w:pPr>
              <w:widowControl/>
              <w:spacing w:before="0" w:after="0"/>
              <w:ind w:firstLine="0"/>
              <w:jc w:val="center"/>
              <w:rPr>
                <w:b/>
                <w:bCs/>
                <w:sz w:val="22"/>
                <w:szCs w:val="22"/>
                <w:lang w:val="vi-VN" w:eastAsia="vi-VN"/>
              </w:rPr>
            </w:pPr>
            <w:del w:id="1098" w:author="Nội dung điều chỉnh (Claude)" w:date="2026-10-21T11:02:43Z">
              <w:r w:rsidRPr="000E47C0">
                <w:rPr>
                  <w:b/>
                  <w:bCs/>
                  <w:sz w:val="22"/>
                  <w:szCs w:val="22"/>
                </w:rPr>
                <w:delText>11.338</w:delText>
              </w:r>
            </w:del>
            <w:ins w:id="1099" w:author="Nội dung điều chỉnh (Claude)" w:date="2026-10-21T11:02:43Z">
              <w:r w:rsidRPr="000E47C0">
                <w:rPr>
                  <w:b/>
                  <w:bCs/>
                  <w:sz w:val="22"/>
                  <w:szCs w:val="22"/>
                </w:rPr>
                <w:t xml:space="preserve">5.952</w:t>
              </w:r>
            </w:ins>
          </w:p>
        </w:tc>
        <w:tc>
          <w:tcPr>
            <w:tcW w:w="0" w:type="auto"/>
            <w:tcBorders>
              <w:top w:val="nil"/>
              <w:left w:val="nil"/>
              <w:bottom w:val="single" w:sz="4" w:space="0" w:color="auto"/>
              <w:right w:val="single" w:sz="4" w:space="0" w:color="auto"/>
            </w:tcBorders>
            <w:vAlign w:val="center"/>
            <w:hideMark/>
          </w:tcPr>
          <w:p w14:paraId="733551DF" w14:textId="77777777" w:rsidR="00AB7547" w:rsidRPr="000E47C0" w:rsidRDefault="00AB7547" w:rsidP="00AB7547">
            <w:pPr>
              <w:widowControl/>
              <w:spacing w:before="0" w:after="0"/>
              <w:ind w:firstLine="0"/>
              <w:jc w:val="center"/>
              <w:rPr>
                <w:b/>
                <w:bCs/>
                <w:sz w:val="22"/>
                <w:szCs w:val="22"/>
                <w:lang w:val="vi-VN" w:eastAsia="vi-VN"/>
              </w:rPr>
            </w:pPr>
            <w:del w:id="1100" w:author="Nội dung điều chỉnh (Claude)" w:date="2026-10-21T11:02:43Z">
              <w:r w:rsidRPr="000E47C0">
                <w:rPr>
                  <w:b/>
                  <w:bCs/>
                  <w:sz w:val="22"/>
                  <w:szCs w:val="22"/>
                </w:rPr>
                <w:delText>12.472</w:delText>
              </w:r>
            </w:del>
            <w:ins w:id="1101" w:author="Nội dung điều chỉnh (Claude)" w:date="2026-10-21T11:02:43Z">
              <w:r w:rsidRPr="000E47C0">
                <w:rPr>
                  <w:b/>
                  <w:bCs/>
                  <w:sz w:val="22"/>
                  <w:szCs w:val="22"/>
                </w:rPr>
                <w:t xml:space="preserve">5.952</w:t>
              </w:r>
            </w:ins>
          </w:p>
        </w:tc>
        <w:tc>
          <w:tcPr>
            <w:tcW w:w="821" w:type="dxa"/>
            <w:tcBorders>
              <w:top w:val="nil"/>
              <w:left w:val="nil"/>
              <w:bottom w:val="single" w:sz="4" w:space="0" w:color="auto"/>
              <w:right w:val="single" w:sz="4" w:space="0" w:color="auto"/>
            </w:tcBorders>
            <w:vAlign w:val="center"/>
            <w:hideMark/>
          </w:tcPr>
          <w:p w14:paraId="5F92CE06" w14:textId="77777777" w:rsidR="00AB7547" w:rsidRPr="000E47C0" w:rsidRDefault="00AB7547" w:rsidP="00AB7547">
            <w:pPr>
              <w:widowControl/>
              <w:spacing w:before="0" w:after="0"/>
              <w:ind w:firstLine="0"/>
              <w:jc w:val="center"/>
              <w:rPr>
                <w:b/>
                <w:bCs/>
                <w:sz w:val="22"/>
                <w:szCs w:val="22"/>
                <w:lang w:val="vi-VN" w:eastAsia="vi-VN"/>
              </w:rPr>
            </w:pPr>
            <w:del w:id="1102" w:author="Nội dung điều chỉnh (Claude)" w:date="2026-10-21T11:02:43Z">
              <w:r w:rsidRPr="000E47C0">
                <w:rPr>
                  <w:b/>
                  <w:bCs/>
                  <w:sz w:val="22"/>
                  <w:szCs w:val="22"/>
                </w:rPr>
                <w:delText>13.719</w:delText>
              </w:r>
            </w:del>
            <w:ins w:id="1103" w:author="Nội dung điều chỉnh (Claude)" w:date="2026-10-21T11:02:43Z">
              <w:r w:rsidRPr="000E47C0">
                <w:rPr>
                  <w:b/>
                  <w:bCs/>
                  <w:sz w:val="22"/>
                  <w:szCs w:val="22"/>
                </w:rPr>
                <w:t xml:space="preserve">5.952</w:t>
              </w:r>
            </w:ins>
          </w:p>
        </w:tc>
      </w:tr>
      <w:tr w:rsidR="000E47C0" w:rsidRPr="000E47C0" w14:paraId="33067157" w14:textId="77777777" w:rsidTr="00AB7547">
        <w:trPr>
          <w:trHeight w:val="284"/>
          <w:jc w:val="center"/>
          <w:ins w:id="1368" w:author="Nội dung bổ sung (Claude)" w:date="2026-10-21T11:02:43Z"/>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ins w:id="1356" w:author="Nội dung bổ sung (Claude)" w:date="2026-10-21T11:02:43Z">
              <w:r w:rsidRPr="000E47C0">
                <w:rPr>
                  <w:sz w:val="22"/>
                  <w:szCs w:val="22"/>
                  <w:lang w:val="vi-VN" w:eastAsia="vi-VN"/>
                </w:rPr>
                <w:t xml:space="preserve">1</w:t>
              </w:r>
            </w:ins>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ins w:id="1357" w:author="Nội dung bổ sung (Claude)" w:date="2026-10-21T11:02:43Z">
              <w:r w:rsidRPr="000E47C0">
                <w:rPr>
                  <w:rFonts w:asciiTheme="majorHAnsi" w:hAnsiTheme="majorHAnsi" w:cstheme="majorHAnsi"/>
                  <w:sz w:val="22"/>
                  <w:szCs w:val="22"/>
                </w:rPr>
                <w:t xml:space="preserve">Doanh thu kiểm định xe cơ giới</w:t>
              </w:r>
            </w:ins>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ins w:id="1358" w:author="Nội dung bổ sung (Claude)" w:date="2026-10-21T11:02:43Z">
              <w:r w:rsidRPr="000E47C0">
                <w:rPr>
                  <w:sz w:val="22"/>
                  <w:szCs w:val="22"/>
                </w:rPr>
                <w:t xml:space="preserve">3.318</w:t>
              </w:r>
            </w:ins>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ins w:id="1359" w:author="Nội dung bổ sung (Claude)" w:date="2026-10-21T11:02:43Z">
              <w:r w:rsidRPr="000E47C0">
                <w:rPr>
                  <w:sz w:val="22"/>
                  <w:szCs w:val="22"/>
                </w:rPr>
                <w:t xml:space="preserve">3.792</w:t>
              </w:r>
            </w:ins>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ins w:id="1360" w:author="Nội dung bổ sung (Claude)" w:date="2026-10-21T11:02:43Z">
              <w:r w:rsidRPr="000E47C0">
                <w:rPr>
                  <w:sz w:val="22"/>
                  <w:szCs w:val="22"/>
                </w:rPr>
                <w:t xml:space="preserve">4.266</w:t>
              </w:r>
            </w:ins>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ins w:id="1361" w:author="Nội dung bổ sung (Claude)" w:date="2026-10-21T11:02:43Z">
              <w:r w:rsidRPr="000E47C0">
                <w:rPr>
                  <w:sz w:val="22"/>
                  <w:szCs w:val="22"/>
                </w:rPr>
                <w:t xml:space="preserve">4.266</w:t>
              </w:r>
            </w:ins>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ins w:id="1362" w:author="Nội dung bổ sung (Claude)" w:date="2026-10-21T11:02:43Z">
              <w:r w:rsidRPr="000E47C0">
                <w:rPr>
                  <w:sz w:val="22"/>
                  <w:szCs w:val="22"/>
                </w:rPr>
                <w:t xml:space="preserve">4.266</w:t>
              </w:r>
            </w:ins>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ins w:id="1363" w:author="Nội dung bổ sung (Claude)" w:date="2026-10-21T11:02:43Z">
              <w:r w:rsidRPr="000E47C0">
                <w:rPr>
                  <w:sz w:val="22"/>
                  <w:szCs w:val="22"/>
                </w:rPr>
                <w:t xml:space="preserve">4.693</w:t>
              </w:r>
            </w:ins>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ins w:id="1364" w:author="Nội dung bổ sung (Claude)" w:date="2026-10-21T11:02:43Z">
              <w:r w:rsidRPr="000E47C0">
                <w:rPr>
                  <w:sz w:val="22"/>
                  <w:szCs w:val="22"/>
                </w:rPr>
                <w:t xml:space="preserve">4.740</w:t>
              </w:r>
            </w:ins>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ins w:id="1365" w:author="Nội dung bổ sung (Claude)" w:date="2026-10-21T11:02:43Z">
              <w:r w:rsidRPr="000E47C0">
                <w:rPr>
                  <w:sz w:val="22"/>
                  <w:szCs w:val="22"/>
                </w:rPr>
                <w:t xml:space="preserve">4.740</w:t>
              </w:r>
            </w:ins>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ins w:id="1366" w:author="Nội dung bổ sung (Claude)" w:date="2026-10-21T11:02:43Z">
              <w:r w:rsidRPr="000E47C0">
                <w:rPr>
                  <w:sz w:val="22"/>
                  <w:szCs w:val="22"/>
                </w:rPr>
                <w:t xml:space="preserve">4.740</w:t>
              </w:r>
            </w:ins>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ins w:id="1367" w:author="Nội dung bổ sung (Claude)" w:date="2026-10-21T11:02:43Z">
              <w:r w:rsidRPr="000E47C0">
                <w:rPr>
                  <w:sz w:val="22"/>
                  <w:szCs w:val="22"/>
                </w:rPr>
                <w:t xml:space="preserve">4.740</w:t>
              </w:r>
            </w:ins>
          </w:p>
        </w:tc>
      </w:tr>
      <w:tr w:rsidR="000E47C0" w:rsidRPr="000E47C0" w14:paraId="33067157" w14:textId="77777777" w:rsidTr="00AB7547">
        <w:trPr>
          <w:trHeight w:val="284"/>
          <w:jc w:val="center"/>
          <w:ins w:id="1381" w:author="Nội dung bổ sung (Claude)" w:date="2026-10-21T11:02:43Z"/>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ins w:id="1369" w:author="Nội dung bổ sung (Claude)" w:date="2026-10-21T11:02:43Z">
              <w:r w:rsidRPr="000E47C0">
                <w:rPr>
                  <w:sz w:val="22"/>
                  <w:szCs w:val="22"/>
                  <w:lang w:val="vi-VN" w:eastAsia="vi-VN"/>
                </w:rPr>
                <w:t xml:space="preserve">2</w:t>
              </w:r>
            </w:ins>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ins w:id="1370" w:author="Nội dung bổ sung (Claude)" w:date="2026-10-21T11:02:43Z">
              <w:r w:rsidRPr="000E47C0">
                <w:rPr>
                  <w:rFonts w:asciiTheme="majorHAnsi" w:hAnsiTheme="majorHAnsi" w:cstheme="majorHAnsi"/>
                  <w:sz w:val="22"/>
                  <w:szCs w:val="22"/>
                </w:rPr>
                <w:t xml:space="preserve">Doanh thu dịch vụ bổ sung (ước tính, Bảng 19)</w:t>
              </w:r>
            </w:ins>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ins w:id="1371" w:author="Nội dung bổ sung (Claude)" w:date="2026-10-21T11:02:43Z">
              <w:r w:rsidRPr="000E47C0">
                <w:rPr>
                  <w:sz w:val="22"/>
                  <w:szCs w:val="22"/>
                </w:rPr>
                <w:t xml:space="preserve">623</w:t>
              </w:r>
            </w:ins>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ins w:id="1372" w:author="Nội dung bổ sung (Claude)" w:date="2026-10-21T11:02:43Z">
              <w:r w:rsidRPr="000E47C0">
                <w:rPr>
                  <w:sz w:val="22"/>
                  <w:szCs w:val="22"/>
                </w:rPr>
                <w:t xml:space="preserve">670</w:t>
              </w:r>
            </w:ins>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ins w:id="1373" w:author="Nội dung bổ sung (Claude)" w:date="2026-10-21T11:02:43Z">
              <w:r w:rsidRPr="000E47C0">
                <w:rPr>
                  <w:sz w:val="22"/>
                  <w:szCs w:val="22"/>
                </w:rPr>
                <w:t xml:space="preserve">1.066</w:t>
              </w:r>
            </w:ins>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ins w:id="1374" w:author="Nội dung bổ sung (Claude)" w:date="2026-10-21T11:02:43Z">
              <w:r w:rsidRPr="000E47C0">
                <w:rPr>
                  <w:sz w:val="22"/>
                  <w:szCs w:val="22"/>
                </w:rPr>
                <w:t xml:space="preserve">1.116</w:t>
              </w:r>
            </w:ins>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ins w:id="1375" w:author="Nội dung bổ sung (Claude)" w:date="2026-10-21T11:02:43Z">
              <w:r w:rsidRPr="000E47C0">
                <w:rPr>
                  <w:sz w:val="22"/>
                  <w:szCs w:val="22"/>
                </w:rPr>
                <w:t xml:space="preserve">1.166</w:t>
              </w:r>
            </w:ins>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ins w:id="1376" w:author="Nội dung bổ sung (Claude)" w:date="2026-10-21T11:02:43Z">
              <w:r w:rsidRPr="000E47C0">
                <w:rPr>
                  <w:sz w:val="22"/>
                  <w:szCs w:val="22"/>
                </w:rPr>
                <w:t xml:space="preserve">1.207</w:t>
              </w:r>
            </w:ins>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ins w:id="1377" w:author="Nội dung bổ sung (Claude)" w:date="2026-10-21T11:02:43Z">
              <w:r w:rsidRPr="000E47C0">
                <w:rPr>
                  <w:sz w:val="22"/>
                  <w:szCs w:val="22"/>
                </w:rPr>
                <w:t xml:space="preserve">1.212</w:t>
              </w:r>
            </w:ins>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ins w:id="1378" w:author="Nội dung bổ sung (Claude)" w:date="2026-10-21T11:02:43Z">
              <w:r w:rsidRPr="000E47C0">
                <w:rPr>
                  <w:sz w:val="22"/>
                  <w:szCs w:val="22"/>
                </w:rPr>
                <w:t xml:space="preserve">1.212</w:t>
              </w:r>
            </w:ins>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ins w:id="1379" w:author="Nội dung bổ sung (Claude)" w:date="2026-10-21T11:02:43Z">
              <w:r w:rsidRPr="000E47C0">
                <w:rPr>
                  <w:sz w:val="22"/>
                  <w:szCs w:val="22"/>
                </w:rPr>
                <w:t xml:space="preserve">1.212</w:t>
              </w:r>
            </w:ins>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ins w:id="1380" w:author="Nội dung bổ sung (Claude)" w:date="2026-10-21T11:02:43Z">
              <w:r w:rsidRPr="000E47C0">
                <w:rPr>
                  <w:sz w:val="22"/>
                  <w:szCs w:val="22"/>
                </w:rPr>
                <w:t xml:space="preserve">1.212</w:t>
              </w:r>
            </w:ins>
          </w:p>
        </w:tc>
      </w:tr>
      <w:tr w:rsidR="000E47C0" w:rsidRPr="000E47C0" w14:paraId="6F4E39E0" w14:textId="77777777" w:rsidTr="00AB7547">
        <w:trPr>
          <w:trHeight w:val="284"/>
          <w:jc w:val="center"/>
        </w:trPr>
        <w:tc>
          <w:tcPr>
            <w:tcW w:w="0" w:type="auto"/>
            <w:noWrap/>
            <w:vAlign w:val="center"/>
            <w:hideMark/>
          </w:tcPr>
          <w:p w14:paraId="186489C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w:t>
            </w:r>
          </w:p>
        </w:tc>
        <w:tc>
          <w:tcPr>
            <w:tcW w:w="1186" w:type="dxa"/>
            <w:vAlign w:val="center"/>
            <w:hideMark/>
          </w:tcPr>
          <w:p w14:paraId="64073AF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Chi phí</w:t>
            </w:r>
          </w:p>
        </w:tc>
        <w:tc>
          <w:tcPr>
            <w:tcW w:w="821" w:type="dxa"/>
            <w:tcBorders>
              <w:top w:val="nil"/>
              <w:left w:val="nil"/>
              <w:bottom w:val="single" w:sz="4" w:space="0" w:color="auto"/>
              <w:right w:val="single" w:sz="4" w:space="0" w:color="auto"/>
            </w:tcBorders>
            <w:vAlign w:val="center"/>
            <w:hideMark/>
          </w:tcPr>
          <w:p w14:paraId="046EDAA0" w14:textId="77777777" w:rsidR="00AB7547" w:rsidRPr="000E47C0" w:rsidRDefault="00AB7547" w:rsidP="00AB7547">
            <w:pPr>
              <w:widowControl/>
              <w:spacing w:before="0" w:after="0"/>
              <w:ind w:firstLine="0"/>
              <w:jc w:val="center"/>
              <w:rPr>
                <w:b/>
                <w:bCs/>
                <w:sz w:val="22"/>
                <w:szCs w:val="22"/>
                <w:lang w:val="vi-VN" w:eastAsia="vi-VN"/>
              </w:rPr>
            </w:pPr>
            <w:del w:id="1104" w:author="Nội dung điều chỉnh (Claude)" w:date="2026-10-21T11:02:43Z">
              <w:r w:rsidRPr="000E47C0">
                <w:rPr>
                  <w:b/>
                  <w:bCs/>
                  <w:sz w:val="22"/>
                  <w:szCs w:val="22"/>
                </w:rPr>
                <w:delText>5.709</w:delText>
              </w:r>
            </w:del>
            <w:ins w:id="1105" w:author="Nội dung điều chỉnh (Claude)" w:date="2026-10-21T11:02:43Z">
              <w:r w:rsidRPr="000E47C0">
                <w:rPr>
                  <w:b/>
                  <w:bCs/>
                  <w:sz w:val="22"/>
                  <w:szCs w:val="22"/>
                </w:rPr>
                <w:t xml:space="preserve">4.512</w:t>
              </w:r>
            </w:ins>
          </w:p>
        </w:tc>
        <w:tc>
          <w:tcPr>
            <w:tcW w:w="0" w:type="auto"/>
            <w:tcBorders>
              <w:top w:val="nil"/>
              <w:left w:val="nil"/>
              <w:bottom w:val="single" w:sz="4" w:space="0" w:color="auto"/>
              <w:right w:val="single" w:sz="4" w:space="0" w:color="auto"/>
            </w:tcBorders>
            <w:vAlign w:val="center"/>
            <w:hideMark/>
          </w:tcPr>
          <w:p w14:paraId="2BC5D004" w14:textId="77777777" w:rsidR="00AB7547" w:rsidRPr="000E47C0" w:rsidRDefault="00AB7547" w:rsidP="00AB7547">
            <w:pPr>
              <w:widowControl/>
              <w:spacing w:before="0" w:after="0"/>
              <w:ind w:firstLine="0"/>
              <w:jc w:val="center"/>
              <w:rPr>
                <w:b/>
                <w:bCs/>
                <w:sz w:val="22"/>
                <w:szCs w:val="22"/>
                <w:lang w:val="vi-VN" w:eastAsia="vi-VN"/>
              </w:rPr>
            </w:pPr>
            <w:del w:id="1106" w:author="Nội dung điều chỉnh (Claude)" w:date="2026-10-21T11:02:43Z">
              <w:r w:rsidRPr="000E47C0">
                <w:rPr>
                  <w:b/>
                  <w:bCs/>
                  <w:sz w:val="22"/>
                  <w:szCs w:val="22"/>
                </w:rPr>
                <w:delText>5.690</w:delText>
              </w:r>
            </w:del>
            <w:ins w:id="1107" w:author="Nội dung điều chỉnh (Claude)" w:date="2026-10-21T11:02:43Z">
              <w:r w:rsidRPr="000E47C0">
                <w:rPr>
                  <w:b/>
                  <w:bCs/>
                  <w:sz w:val="22"/>
                  <w:szCs w:val="22"/>
                </w:rPr>
                <w:t xml:space="preserve">4.497</w:t>
              </w:r>
            </w:ins>
          </w:p>
        </w:tc>
        <w:tc>
          <w:tcPr>
            <w:tcW w:w="0" w:type="auto"/>
            <w:tcBorders>
              <w:top w:val="nil"/>
              <w:left w:val="nil"/>
              <w:bottom w:val="single" w:sz="4" w:space="0" w:color="auto"/>
              <w:right w:val="single" w:sz="4" w:space="0" w:color="auto"/>
            </w:tcBorders>
            <w:vAlign w:val="center"/>
            <w:hideMark/>
          </w:tcPr>
          <w:p w14:paraId="5ECA0384" w14:textId="77777777" w:rsidR="00AB7547" w:rsidRPr="000E47C0" w:rsidRDefault="00AB7547" w:rsidP="00AB7547">
            <w:pPr>
              <w:widowControl/>
              <w:spacing w:before="0" w:after="0"/>
              <w:ind w:firstLine="0"/>
              <w:jc w:val="center"/>
              <w:rPr>
                <w:b/>
                <w:bCs/>
                <w:sz w:val="22"/>
                <w:szCs w:val="22"/>
                <w:lang w:val="vi-VN" w:eastAsia="vi-VN"/>
              </w:rPr>
            </w:pPr>
            <w:del w:id="1108" w:author="Nội dung điều chỉnh (Claude)" w:date="2026-10-21T11:02:43Z">
              <w:r w:rsidRPr="000E47C0">
                <w:rPr>
                  <w:b/>
                  <w:bCs/>
                  <w:sz w:val="22"/>
                  <w:szCs w:val="22"/>
                </w:rPr>
                <w:delText>5.858</w:delText>
              </w:r>
            </w:del>
            <w:ins w:id="1109" w:author="Nội dung điều chỉnh (Claude)" w:date="2026-10-21T11:02:43Z">
              <w:r w:rsidRPr="000E47C0">
                <w:rPr>
                  <w:b/>
                  <w:bCs/>
                  <w:sz w:val="22"/>
                  <w:szCs w:val="22"/>
                </w:rPr>
                <w:t xml:space="preserve">4.497</w:t>
              </w:r>
            </w:ins>
          </w:p>
        </w:tc>
        <w:tc>
          <w:tcPr>
            <w:tcW w:w="0" w:type="auto"/>
            <w:tcBorders>
              <w:top w:val="nil"/>
              <w:left w:val="nil"/>
              <w:bottom w:val="single" w:sz="4" w:space="0" w:color="auto"/>
              <w:right w:val="single" w:sz="4" w:space="0" w:color="auto"/>
            </w:tcBorders>
            <w:vAlign w:val="center"/>
            <w:hideMark/>
          </w:tcPr>
          <w:p w14:paraId="06F5C589" w14:textId="77777777" w:rsidR="00AB7547" w:rsidRPr="000E47C0" w:rsidRDefault="00AB7547" w:rsidP="00AB7547">
            <w:pPr>
              <w:widowControl/>
              <w:spacing w:before="0" w:after="0"/>
              <w:ind w:firstLine="0"/>
              <w:jc w:val="center"/>
              <w:rPr>
                <w:b/>
                <w:bCs/>
                <w:sz w:val="22"/>
                <w:szCs w:val="22"/>
                <w:lang w:val="vi-VN" w:eastAsia="vi-VN"/>
              </w:rPr>
            </w:pPr>
            <w:del w:id="1110" w:author="Nội dung điều chỉnh (Claude)" w:date="2026-10-21T11:02:43Z">
              <w:r w:rsidRPr="000E47C0">
                <w:rPr>
                  <w:b/>
                  <w:bCs/>
                  <w:sz w:val="22"/>
                  <w:szCs w:val="22"/>
                </w:rPr>
                <w:delText>6.013</w:delText>
              </w:r>
            </w:del>
            <w:ins w:id="1111" w:author="Nội dung điều chỉnh (Claude)" w:date="2026-10-21T11:02:43Z">
              <w:r w:rsidRPr="000E47C0">
                <w:rPr>
                  <w:b/>
                  <w:bCs/>
                  <w:sz w:val="22"/>
                  <w:szCs w:val="22"/>
                </w:rPr>
                <w:t xml:space="preserve">4.508</w:t>
              </w:r>
            </w:ins>
          </w:p>
        </w:tc>
        <w:tc>
          <w:tcPr>
            <w:tcW w:w="0" w:type="auto"/>
            <w:tcBorders>
              <w:top w:val="nil"/>
              <w:left w:val="nil"/>
              <w:bottom w:val="single" w:sz="4" w:space="0" w:color="auto"/>
              <w:right w:val="single" w:sz="4" w:space="0" w:color="auto"/>
            </w:tcBorders>
            <w:vAlign w:val="center"/>
            <w:hideMark/>
          </w:tcPr>
          <w:p w14:paraId="1DA7BF6F" w14:textId="77777777" w:rsidR="00AB7547" w:rsidRPr="000E47C0" w:rsidRDefault="00AB7547" w:rsidP="00AB7547">
            <w:pPr>
              <w:widowControl/>
              <w:spacing w:before="0" w:after="0"/>
              <w:ind w:firstLine="0"/>
              <w:jc w:val="center"/>
              <w:rPr>
                <w:b/>
                <w:bCs/>
                <w:sz w:val="22"/>
                <w:szCs w:val="22"/>
                <w:lang w:val="vi-VN" w:eastAsia="vi-VN"/>
              </w:rPr>
            </w:pPr>
            <w:del w:id="1112" w:author="Nội dung điều chỉnh (Claude)" w:date="2026-10-21T11:02:43Z">
              <w:r w:rsidRPr="000E47C0">
                <w:rPr>
                  <w:b/>
                  <w:bCs/>
                  <w:sz w:val="22"/>
                  <w:szCs w:val="22"/>
                </w:rPr>
                <w:delText>6.199</w:delText>
              </w:r>
            </w:del>
            <w:ins w:id="1113" w:author="Nội dung điều chỉnh (Claude)" w:date="2026-10-21T11:02:43Z">
              <w:r w:rsidRPr="000E47C0">
                <w:rPr>
                  <w:b/>
                  <w:bCs/>
                  <w:sz w:val="22"/>
                  <w:szCs w:val="22"/>
                </w:rPr>
                <w:t xml:space="preserve">4.530</w:t>
              </w:r>
            </w:ins>
          </w:p>
        </w:tc>
        <w:tc>
          <w:tcPr>
            <w:tcW w:w="0" w:type="auto"/>
            <w:tcBorders>
              <w:top w:val="nil"/>
              <w:left w:val="nil"/>
              <w:bottom w:val="single" w:sz="4" w:space="0" w:color="auto"/>
              <w:right w:val="single" w:sz="4" w:space="0" w:color="auto"/>
            </w:tcBorders>
            <w:vAlign w:val="center"/>
            <w:hideMark/>
          </w:tcPr>
          <w:p w14:paraId="4767D4AC" w14:textId="77777777" w:rsidR="00AB7547" w:rsidRPr="000E47C0" w:rsidRDefault="00AB7547" w:rsidP="00AB7547">
            <w:pPr>
              <w:widowControl/>
              <w:spacing w:before="0" w:after="0"/>
              <w:ind w:firstLine="0"/>
              <w:jc w:val="center"/>
              <w:rPr>
                <w:b/>
                <w:bCs/>
                <w:sz w:val="22"/>
                <w:szCs w:val="22"/>
                <w:lang w:val="vi-VN" w:eastAsia="vi-VN"/>
              </w:rPr>
            </w:pPr>
            <w:del w:id="1114" w:author="Nội dung điều chỉnh (Claude)" w:date="2026-10-21T11:02:43Z">
              <w:r w:rsidRPr="000E47C0">
                <w:rPr>
                  <w:b/>
                  <w:bCs/>
                  <w:sz w:val="22"/>
                  <w:szCs w:val="22"/>
                </w:rPr>
                <w:delText>6.393</w:delText>
              </w:r>
            </w:del>
            <w:ins w:id="1115" w:author="Nội dung điều chỉnh (Claude)" w:date="2026-10-21T11:02:43Z">
              <w:r w:rsidRPr="000E47C0">
                <w:rPr>
                  <w:b/>
                  <w:bCs/>
                  <w:sz w:val="22"/>
                  <w:szCs w:val="22"/>
                </w:rPr>
                <w:t xml:space="preserve">4.741</w:t>
              </w:r>
            </w:ins>
          </w:p>
        </w:tc>
        <w:tc>
          <w:tcPr>
            <w:tcW w:w="0" w:type="auto"/>
            <w:tcBorders>
              <w:top w:val="nil"/>
              <w:left w:val="nil"/>
              <w:bottom w:val="single" w:sz="4" w:space="0" w:color="auto"/>
              <w:right w:val="single" w:sz="4" w:space="0" w:color="auto"/>
            </w:tcBorders>
            <w:vAlign w:val="center"/>
            <w:hideMark/>
          </w:tcPr>
          <w:p w14:paraId="7556B208" w14:textId="77777777" w:rsidR="00AB7547" w:rsidRPr="000E47C0" w:rsidRDefault="00AB7547" w:rsidP="00AB7547">
            <w:pPr>
              <w:widowControl/>
              <w:spacing w:before="0" w:after="0"/>
              <w:ind w:firstLine="0"/>
              <w:jc w:val="center"/>
              <w:rPr>
                <w:b/>
                <w:bCs/>
                <w:sz w:val="22"/>
                <w:szCs w:val="22"/>
                <w:lang w:val="vi-VN" w:eastAsia="vi-VN"/>
              </w:rPr>
            </w:pPr>
            <w:del w:id="1116" w:author="Nội dung điều chỉnh (Claude)" w:date="2026-10-21T11:02:43Z">
              <w:r w:rsidRPr="000E47C0">
                <w:rPr>
                  <w:b/>
                  <w:bCs/>
                  <w:sz w:val="22"/>
                  <w:szCs w:val="22"/>
                </w:rPr>
                <w:delText>6.598</w:delText>
              </w:r>
            </w:del>
            <w:ins w:id="1117" w:author="Nội dung điều chỉnh (Claude)" w:date="2026-10-21T11:02:43Z">
              <w:r w:rsidRPr="000E47C0">
                <w:rPr>
                  <w:b/>
                  <w:bCs/>
                  <w:sz w:val="22"/>
                  <w:szCs w:val="22"/>
                </w:rPr>
                <w:t xml:space="preserve">4.764</w:t>
              </w:r>
            </w:ins>
          </w:p>
        </w:tc>
        <w:tc>
          <w:tcPr>
            <w:tcW w:w="0" w:type="auto"/>
            <w:tcBorders>
              <w:top w:val="nil"/>
              <w:left w:val="nil"/>
              <w:bottom w:val="single" w:sz="4" w:space="0" w:color="auto"/>
              <w:right w:val="single" w:sz="4" w:space="0" w:color="auto"/>
            </w:tcBorders>
            <w:vAlign w:val="center"/>
            <w:hideMark/>
          </w:tcPr>
          <w:p w14:paraId="19F8DE29" w14:textId="77777777" w:rsidR="00AB7547" w:rsidRPr="000E47C0" w:rsidRDefault="00AB7547" w:rsidP="00AB7547">
            <w:pPr>
              <w:widowControl/>
              <w:spacing w:before="0" w:after="0"/>
              <w:ind w:firstLine="0"/>
              <w:jc w:val="center"/>
              <w:rPr>
                <w:b/>
                <w:bCs/>
                <w:sz w:val="22"/>
                <w:szCs w:val="22"/>
                <w:lang w:val="vi-VN" w:eastAsia="vi-VN"/>
              </w:rPr>
            </w:pPr>
            <w:del w:id="1118" w:author="Nội dung điều chỉnh (Claude)" w:date="2026-10-21T11:02:43Z">
              <w:r w:rsidRPr="000E47C0">
                <w:rPr>
                  <w:b/>
                  <w:bCs/>
                  <w:sz w:val="22"/>
                  <w:szCs w:val="22"/>
                </w:rPr>
                <w:delText>6.813</w:delText>
              </w:r>
            </w:del>
            <w:ins w:id="1119" w:author="Nội dung điều chỉnh (Claude)" w:date="2026-10-21T11:02:43Z">
              <w:r w:rsidRPr="000E47C0">
                <w:rPr>
                  <w:b/>
                  <w:bCs/>
                  <w:sz w:val="22"/>
                  <w:szCs w:val="22"/>
                </w:rPr>
                <w:t xml:space="preserve">4.764</w:t>
              </w:r>
            </w:ins>
          </w:p>
        </w:tc>
        <w:tc>
          <w:tcPr>
            <w:tcW w:w="0" w:type="auto"/>
            <w:tcBorders>
              <w:top w:val="nil"/>
              <w:left w:val="nil"/>
              <w:bottom w:val="single" w:sz="4" w:space="0" w:color="auto"/>
              <w:right w:val="single" w:sz="4" w:space="0" w:color="auto"/>
            </w:tcBorders>
            <w:vAlign w:val="center"/>
            <w:hideMark/>
          </w:tcPr>
          <w:p w14:paraId="7B6F8B1B" w14:textId="77777777" w:rsidR="00AB7547" w:rsidRPr="000E47C0" w:rsidRDefault="00AB7547" w:rsidP="00AB7547">
            <w:pPr>
              <w:widowControl/>
              <w:spacing w:before="0" w:after="0"/>
              <w:ind w:firstLine="0"/>
              <w:jc w:val="center"/>
              <w:rPr>
                <w:b/>
                <w:bCs/>
                <w:sz w:val="22"/>
                <w:szCs w:val="22"/>
                <w:lang w:val="vi-VN" w:eastAsia="vi-VN"/>
              </w:rPr>
            </w:pPr>
            <w:del w:id="1120" w:author="Nội dung điều chỉnh (Claude)" w:date="2026-10-21T11:02:43Z">
              <w:r w:rsidRPr="000E47C0">
                <w:rPr>
                  <w:b/>
                  <w:bCs/>
                  <w:sz w:val="22"/>
                  <w:szCs w:val="22"/>
                </w:rPr>
                <w:delText>7.038</w:delText>
              </w:r>
            </w:del>
            <w:ins w:id="1121" w:author="Nội dung điều chỉnh (Claude)" w:date="2026-10-21T11:02:43Z">
              <w:r w:rsidRPr="000E47C0">
                <w:rPr>
                  <w:b/>
                  <w:bCs/>
                  <w:sz w:val="22"/>
                  <w:szCs w:val="22"/>
                </w:rPr>
                <w:t xml:space="preserve">4.764</w:t>
              </w:r>
            </w:ins>
          </w:p>
        </w:tc>
        <w:tc>
          <w:tcPr>
            <w:tcW w:w="821" w:type="dxa"/>
            <w:tcBorders>
              <w:top w:val="nil"/>
              <w:left w:val="nil"/>
              <w:bottom w:val="single" w:sz="4" w:space="0" w:color="auto"/>
              <w:right w:val="single" w:sz="4" w:space="0" w:color="auto"/>
            </w:tcBorders>
            <w:vAlign w:val="center"/>
            <w:hideMark/>
          </w:tcPr>
          <w:p w14:paraId="01387E34" w14:textId="77777777" w:rsidR="00AB7547" w:rsidRPr="000E47C0" w:rsidRDefault="00AB7547" w:rsidP="00AB7547">
            <w:pPr>
              <w:widowControl/>
              <w:spacing w:before="0" w:after="0"/>
              <w:ind w:firstLine="0"/>
              <w:jc w:val="center"/>
              <w:rPr>
                <w:b/>
                <w:bCs/>
                <w:sz w:val="22"/>
                <w:szCs w:val="22"/>
                <w:lang w:val="vi-VN" w:eastAsia="vi-VN"/>
              </w:rPr>
            </w:pPr>
            <w:del w:id="1122" w:author="Nội dung điều chỉnh (Claude)" w:date="2026-10-21T11:02:43Z">
              <w:r w:rsidRPr="000E47C0">
                <w:rPr>
                  <w:b/>
                  <w:bCs/>
                  <w:sz w:val="22"/>
                  <w:szCs w:val="22"/>
                </w:rPr>
                <w:delText>7.275</w:delText>
              </w:r>
            </w:del>
            <w:ins w:id="1123" w:author="Nội dung điều chỉnh (Claude)" w:date="2026-10-21T11:02:43Z">
              <w:r w:rsidRPr="000E47C0">
                <w:rPr>
                  <w:b/>
                  <w:bCs/>
                  <w:sz w:val="22"/>
                  <w:szCs w:val="22"/>
                </w:rPr>
                <w:t xml:space="preserve">4.764</w:t>
              </w:r>
            </w:ins>
          </w:p>
        </w:tc>
      </w:tr>
      <w:tr w:rsidR="000E47C0" w:rsidRPr="000E47C0" w14:paraId="33067157" w14:textId="77777777" w:rsidTr="00AB7547">
        <w:trPr>
          <w:trHeight w:val="284"/>
          <w:jc w:val="center"/>
        </w:trPr>
        <w:tc>
          <w:tcPr>
            <w:tcW w:w="0" w:type="auto"/>
            <w:noWrap/>
            <w:vAlign w:val="center"/>
            <w:hideMark/>
          </w:tcPr>
          <w:p w14:paraId="270F2DE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1</w:t>
            </w:r>
          </w:p>
        </w:tc>
        <w:tc>
          <w:tcPr>
            <w:tcW w:w="1186" w:type="dxa"/>
            <w:vAlign w:val="center"/>
            <w:hideMark/>
          </w:tcPr>
          <w:p w14:paraId="0C61C387"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tiền lương và các khoản trích theo lương</w:t>
            </w:r>
          </w:p>
        </w:tc>
        <w:tc>
          <w:tcPr>
            <w:tcW w:w="821" w:type="dxa"/>
            <w:tcBorders>
              <w:top w:val="nil"/>
              <w:left w:val="nil"/>
              <w:bottom w:val="single" w:sz="4" w:space="0" w:color="auto"/>
              <w:right w:val="single" w:sz="4" w:space="0" w:color="auto"/>
            </w:tcBorders>
            <w:vAlign w:val="center"/>
            <w:hideMark/>
          </w:tcPr>
          <w:p w14:paraId="1D96D123" w14:textId="77777777" w:rsidR="00AB7547" w:rsidRPr="000E47C0" w:rsidRDefault="00AB7547" w:rsidP="00AB7547">
            <w:pPr>
              <w:widowControl/>
              <w:spacing w:before="0" w:after="0"/>
              <w:ind w:firstLine="0"/>
              <w:jc w:val="center"/>
              <w:rPr>
                <w:b/>
                <w:bCs/>
                <w:sz w:val="22"/>
                <w:szCs w:val="22"/>
                <w:lang w:val="vi-VN" w:eastAsia="vi-VN"/>
              </w:rPr>
            </w:pPr>
            <w:del w:id="1124" w:author="Nội dung điều chỉnh (Claude)" w:date="2026-10-21T11:02:43Z">
              <w:r w:rsidRPr="000E47C0">
                <w:rPr>
                  <w:sz w:val="22"/>
                  <w:szCs w:val="22"/>
                </w:rPr>
                <w:delText>3.364</w:delText>
              </w:r>
            </w:del>
            <w:ins w:id="1125" w:author="Nội dung điều chỉnh (Claude)" w:date="2026-10-21T11:02:43Z">
              <w:r w:rsidRPr="000E47C0">
                <w:rPr>
                  <w:sz w:val="22"/>
                  <w:szCs w:val="22"/>
                </w:rPr>
                <w:t xml:space="preserve">2.401</w:t>
              </w:r>
            </w:ins>
          </w:p>
        </w:tc>
        <w:tc>
          <w:tcPr>
            <w:tcW w:w="0" w:type="auto"/>
            <w:tcBorders>
              <w:top w:val="nil"/>
              <w:left w:val="nil"/>
              <w:bottom w:val="single" w:sz="4" w:space="0" w:color="auto"/>
              <w:right w:val="single" w:sz="4" w:space="0" w:color="auto"/>
            </w:tcBorders>
            <w:vAlign w:val="center"/>
            <w:hideMark/>
          </w:tcPr>
          <w:p w14:paraId="3DE1DCF1" w14:textId="77777777" w:rsidR="00AB7547" w:rsidRPr="000E47C0" w:rsidRDefault="00AB7547" w:rsidP="00AB7547">
            <w:pPr>
              <w:widowControl/>
              <w:spacing w:before="0" w:after="0"/>
              <w:ind w:firstLine="0"/>
              <w:jc w:val="center"/>
              <w:rPr>
                <w:b/>
                <w:bCs/>
                <w:sz w:val="22"/>
                <w:szCs w:val="22"/>
                <w:lang w:val="vi-VN" w:eastAsia="vi-VN"/>
              </w:rPr>
            </w:pPr>
            <w:del w:id="1126" w:author="Nội dung điều chỉnh (Claude)" w:date="2026-10-21T11:02:43Z">
              <w:r w:rsidRPr="000E47C0">
                <w:rPr>
                  <w:sz w:val="22"/>
                  <w:szCs w:val="22"/>
                </w:rPr>
                <w:delText>3.364</w:delText>
              </w:r>
            </w:del>
            <w:ins w:id="1127" w:author="Nội dung điều chỉnh (Claude)" w:date="2026-10-21T11:02:43Z">
              <w:r w:rsidRPr="000E47C0">
                <w:rPr>
                  <w:sz w:val="22"/>
                  <w:szCs w:val="22"/>
                </w:rPr>
                <w:t xml:space="preserve">2.401</w:t>
              </w:r>
            </w:ins>
          </w:p>
        </w:tc>
        <w:tc>
          <w:tcPr>
            <w:tcW w:w="0" w:type="auto"/>
            <w:tcBorders>
              <w:top w:val="nil"/>
              <w:left w:val="nil"/>
              <w:bottom w:val="single" w:sz="4" w:space="0" w:color="auto"/>
              <w:right w:val="single" w:sz="4" w:space="0" w:color="auto"/>
            </w:tcBorders>
            <w:vAlign w:val="center"/>
            <w:hideMark/>
          </w:tcPr>
          <w:p w14:paraId="1CE5F05B" w14:textId="77777777" w:rsidR="00AB7547" w:rsidRPr="000E47C0" w:rsidRDefault="00AB7547" w:rsidP="00AB7547">
            <w:pPr>
              <w:widowControl/>
              <w:spacing w:before="0" w:after="0"/>
              <w:ind w:firstLine="0"/>
              <w:jc w:val="center"/>
              <w:rPr>
                <w:b/>
                <w:bCs/>
                <w:sz w:val="22"/>
                <w:szCs w:val="22"/>
                <w:lang w:val="vi-VN" w:eastAsia="vi-VN"/>
              </w:rPr>
            </w:pPr>
            <w:del w:id="1128" w:author="Nội dung điều chỉnh (Claude)" w:date="2026-10-21T11:02:43Z">
              <w:r w:rsidRPr="000E47C0">
                <w:rPr>
                  <w:sz w:val="22"/>
                  <w:szCs w:val="22"/>
                </w:rPr>
                <w:delText>3.532</w:delText>
              </w:r>
            </w:del>
            <w:ins w:id="1129" w:author="Nội dung điều chỉnh (Claude)" w:date="2026-10-21T11:02:43Z">
              <w:r w:rsidRPr="000E47C0">
                <w:rPr>
                  <w:sz w:val="22"/>
                  <w:szCs w:val="22"/>
                </w:rPr>
                <w:t xml:space="preserve">2.401</w:t>
              </w:r>
            </w:ins>
          </w:p>
        </w:tc>
        <w:tc>
          <w:tcPr>
            <w:tcW w:w="0" w:type="auto"/>
            <w:tcBorders>
              <w:top w:val="nil"/>
              <w:left w:val="nil"/>
              <w:bottom w:val="single" w:sz="4" w:space="0" w:color="auto"/>
              <w:right w:val="single" w:sz="4" w:space="0" w:color="auto"/>
            </w:tcBorders>
            <w:vAlign w:val="center"/>
            <w:hideMark/>
          </w:tcPr>
          <w:p w14:paraId="3C428EA1" w14:textId="77777777" w:rsidR="00AB7547" w:rsidRPr="000E47C0" w:rsidRDefault="00AB7547" w:rsidP="00AB7547">
            <w:pPr>
              <w:widowControl/>
              <w:spacing w:before="0" w:after="0"/>
              <w:ind w:firstLine="0"/>
              <w:jc w:val="center"/>
              <w:rPr>
                <w:b/>
                <w:bCs/>
                <w:sz w:val="22"/>
                <w:szCs w:val="22"/>
                <w:lang w:val="vi-VN" w:eastAsia="vi-VN"/>
              </w:rPr>
            </w:pPr>
            <w:del w:id="1130" w:author="Nội dung điều chỉnh (Claude)" w:date="2026-10-21T11:02:43Z">
              <w:r w:rsidRPr="000E47C0">
                <w:rPr>
                  <w:sz w:val="22"/>
                  <w:szCs w:val="22"/>
                </w:rPr>
                <w:delText>3.709</w:delText>
              </w:r>
            </w:del>
            <w:ins w:id="1131" w:author="Nội dung điều chỉnh (Claude)" w:date="2026-10-21T11:02:43Z">
              <w:r w:rsidRPr="000E47C0">
                <w:rPr>
                  <w:sz w:val="22"/>
                  <w:szCs w:val="22"/>
                </w:rPr>
                <w:t xml:space="preserve">2.423</w:t>
              </w:r>
            </w:ins>
          </w:p>
        </w:tc>
        <w:tc>
          <w:tcPr>
            <w:tcW w:w="0" w:type="auto"/>
            <w:tcBorders>
              <w:top w:val="nil"/>
              <w:left w:val="nil"/>
              <w:bottom w:val="single" w:sz="4" w:space="0" w:color="auto"/>
              <w:right w:val="single" w:sz="4" w:space="0" w:color="auto"/>
            </w:tcBorders>
            <w:vAlign w:val="center"/>
            <w:hideMark/>
          </w:tcPr>
          <w:p w14:paraId="60667979" w14:textId="77777777" w:rsidR="00AB7547" w:rsidRPr="000E47C0" w:rsidRDefault="00AB7547" w:rsidP="00AB7547">
            <w:pPr>
              <w:widowControl/>
              <w:spacing w:before="0" w:after="0"/>
              <w:ind w:firstLine="0"/>
              <w:jc w:val="center"/>
              <w:rPr>
                <w:b/>
                <w:bCs/>
                <w:sz w:val="22"/>
                <w:szCs w:val="22"/>
                <w:lang w:val="vi-VN" w:eastAsia="vi-VN"/>
              </w:rPr>
            </w:pPr>
            <w:del w:id="1132" w:author="Nội dung điều chỉnh (Claude)" w:date="2026-10-21T11:02:43Z">
              <w:r w:rsidRPr="000E47C0">
                <w:rPr>
                  <w:sz w:val="22"/>
                  <w:szCs w:val="22"/>
                </w:rPr>
                <w:delText>3.894</w:delText>
              </w:r>
            </w:del>
            <w:ins w:id="1133" w:author="Nội dung điều chỉnh (Claude)" w:date="2026-10-21T11:02:43Z">
              <w:r w:rsidRPr="000E47C0">
                <w:rPr>
                  <w:sz w:val="22"/>
                  <w:szCs w:val="22"/>
                </w:rPr>
                <w:t xml:space="preserve">2.446</w:t>
              </w:r>
            </w:ins>
          </w:p>
        </w:tc>
        <w:tc>
          <w:tcPr>
            <w:tcW w:w="0" w:type="auto"/>
            <w:tcBorders>
              <w:top w:val="nil"/>
              <w:left w:val="nil"/>
              <w:bottom w:val="single" w:sz="4" w:space="0" w:color="auto"/>
              <w:right w:val="single" w:sz="4" w:space="0" w:color="auto"/>
            </w:tcBorders>
            <w:vAlign w:val="center"/>
            <w:hideMark/>
          </w:tcPr>
          <w:p w14:paraId="564EFFA1" w14:textId="77777777" w:rsidR="00AB7547" w:rsidRPr="000E47C0" w:rsidRDefault="00AB7547" w:rsidP="00AB7547">
            <w:pPr>
              <w:widowControl/>
              <w:spacing w:before="0" w:after="0"/>
              <w:ind w:firstLine="0"/>
              <w:jc w:val="center"/>
              <w:rPr>
                <w:b/>
                <w:bCs/>
                <w:sz w:val="22"/>
                <w:szCs w:val="22"/>
                <w:lang w:val="vi-VN" w:eastAsia="vi-VN"/>
              </w:rPr>
            </w:pPr>
            <w:del w:id="1134" w:author="Nội dung điều chỉnh (Claude)" w:date="2026-10-21T11:02:43Z">
              <w:r w:rsidRPr="000E47C0">
                <w:rPr>
                  <w:sz w:val="22"/>
                  <w:szCs w:val="22"/>
                </w:rPr>
                <w:delText>4.089</w:delText>
              </w:r>
            </w:del>
            <w:ins w:id="1135" w:author="Nội dung điều chỉnh (Claude)" w:date="2026-10-21T11:02:43Z">
              <w:r w:rsidRPr="000E47C0">
                <w:rPr>
                  <w:sz w:val="22"/>
                  <w:szCs w:val="22"/>
                </w:rPr>
                <w:t xml:space="preserve">2.657</w:t>
              </w:r>
            </w:ins>
          </w:p>
        </w:tc>
        <w:tc>
          <w:tcPr>
            <w:tcW w:w="0" w:type="auto"/>
            <w:tcBorders>
              <w:top w:val="nil"/>
              <w:left w:val="nil"/>
              <w:bottom w:val="single" w:sz="4" w:space="0" w:color="auto"/>
              <w:right w:val="single" w:sz="4" w:space="0" w:color="auto"/>
            </w:tcBorders>
            <w:vAlign w:val="center"/>
            <w:hideMark/>
          </w:tcPr>
          <w:p w14:paraId="2FB1BA2D" w14:textId="77777777" w:rsidR="00AB7547" w:rsidRPr="000E47C0" w:rsidRDefault="00AB7547" w:rsidP="00AB7547">
            <w:pPr>
              <w:widowControl/>
              <w:spacing w:before="0" w:after="0"/>
              <w:ind w:firstLine="0"/>
              <w:jc w:val="center"/>
              <w:rPr>
                <w:b/>
                <w:bCs/>
                <w:sz w:val="22"/>
                <w:szCs w:val="22"/>
                <w:lang w:val="vi-VN" w:eastAsia="vi-VN"/>
              </w:rPr>
            </w:pPr>
            <w:del w:id="1136" w:author="Nội dung điều chỉnh (Claude)" w:date="2026-10-21T11:02:43Z">
              <w:r w:rsidRPr="000E47C0">
                <w:rPr>
                  <w:sz w:val="22"/>
                  <w:szCs w:val="22"/>
                </w:rPr>
                <w:delText>4.294</w:delText>
              </w:r>
            </w:del>
            <w:ins w:id="1137" w:author="Nội dung điều chỉnh (Claude)" w:date="2026-10-21T11:02:43Z">
              <w:r w:rsidRPr="000E47C0">
                <w:rPr>
                  <w:sz w:val="22"/>
                  <w:szCs w:val="22"/>
                </w:rPr>
                <w:t xml:space="preserve">2.680</w:t>
              </w:r>
            </w:ins>
          </w:p>
        </w:tc>
        <w:tc>
          <w:tcPr>
            <w:tcW w:w="0" w:type="auto"/>
            <w:tcBorders>
              <w:top w:val="nil"/>
              <w:left w:val="nil"/>
              <w:bottom w:val="single" w:sz="4" w:space="0" w:color="auto"/>
              <w:right w:val="single" w:sz="4" w:space="0" w:color="auto"/>
            </w:tcBorders>
            <w:vAlign w:val="center"/>
            <w:hideMark/>
          </w:tcPr>
          <w:p w14:paraId="50401F65" w14:textId="77777777" w:rsidR="00AB7547" w:rsidRPr="000E47C0" w:rsidRDefault="00AB7547" w:rsidP="00AB7547">
            <w:pPr>
              <w:widowControl/>
              <w:spacing w:before="0" w:after="0"/>
              <w:ind w:firstLine="0"/>
              <w:jc w:val="center"/>
              <w:rPr>
                <w:b/>
                <w:bCs/>
                <w:sz w:val="22"/>
                <w:szCs w:val="22"/>
                <w:lang w:val="vi-VN" w:eastAsia="vi-VN"/>
              </w:rPr>
            </w:pPr>
            <w:del w:id="1138" w:author="Nội dung điều chỉnh (Claude)" w:date="2026-10-21T11:02:43Z">
              <w:r w:rsidRPr="000E47C0">
                <w:rPr>
                  <w:sz w:val="22"/>
                  <w:szCs w:val="22"/>
                </w:rPr>
                <w:delText>4.508</w:delText>
              </w:r>
            </w:del>
            <w:ins w:id="1139" w:author="Nội dung điều chỉnh (Claude)" w:date="2026-10-21T11:02:43Z">
              <w:r w:rsidRPr="000E47C0">
                <w:rPr>
                  <w:sz w:val="22"/>
                  <w:szCs w:val="22"/>
                </w:rPr>
                <w:t xml:space="preserve">2.680</w:t>
              </w:r>
            </w:ins>
          </w:p>
        </w:tc>
        <w:tc>
          <w:tcPr>
            <w:tcW w:w="0" w:type="auto"/>
            <w:tcBorders>
              <w:top w:val="nil"/>
              <w:left w:val="nil"/>
              <w:bottom w:val="single" w:sz="4" w:space="0" w:color="auto"/>
              <w:right w:val="single" w:sz="4" w:space="0" w:color="auto"/>
            </w:tcBorders>
            <w:vAlign w:val="center"/>
            <w:hideMark/>
          </w:tcPr>
          <w:p w14:paraId="470157BB" w14:textId="77777777" w:rsidR="00AB7547" w:rsidRPr="000E47C0" w:rsidRDefault="00AB7547" w:rsidP="00AB7547">
            <w:pPr>
              <w:widowControl/>
              <w:spacing w:before="0" w:after="0"/>
              <w:ind w:firstLine="0"/>
              <w:jc w:val="center"/>
              <w:rPr>
                <w:b/>
                <w:bCs/>
                <w:sz w:val="22"/>
                <w:szCs w:val="22"/>
                <w:lang w:val="vi-VN" w:eastAsia="vi-VN"/>
              </w:rPr>
            </w:pPr>
            <w:del w:id="1140" w:author="Nội dung điều chỉnh (Claude)" w:date="2026-10-21T11:02:43Z">
              <w:r w:rsidRPr="000E47C0">
                <w:rPr>
                  <w:sz w:val="22"/>
                  <w:szCs w:val="22"/>
                </w:rPr>
                <w:delText>4.734</w:delText>
              </w:r>
            </w:del>
            <w:ins w:id="1141" w:author="Nội dung điều chỉnh (Claude)" w:date="2026-10-21T11:02:43Z">
              <w:r w:rsidRPr="000E47C0">
                <w:rPr>
                  <w:sz w:val="22"/>
                  <w:szCs w:val="22"/>
                </w:rPr>
                <w:t xml:space="preserve">2.680</w:t>
              </w:r>
            </w:ins>
          </w:p>
        </w:tc>
        <w:tc>
          <w:tcPr>
            <w:tcW w:w="821" w:type="dxa"/>
            <w:tcBorders>
              <w:top w:val="nil"/>
              <w:left w:val="nil"/>
              <w:bottom w:val="single" w:sz="4" w:space="0" w:color="auto"/>
              <w:right w:val="single" w:sz="4" w:space="0" w:color="auto"/>
            </w:tcBorders>
            <w:vAlign w:val="center"/>
            <w:hideMark/>
          </w:tcPr>
          <w:p w14:paraId="198F8C4F" w14:textId="77777777" w:rsidR="00AB7547" w:rsidRPr="000E47C0" w:rsidRDefault="00AB7547" w:rsidP="00AB7547">
            <w:pPr>
              <w:widowControl/>
              <w:spacing w:before="0" w:after="0"/>
              <w:ind w:firstLine="0"/>
              <w:jc w:val="center"/>
              <w:rPr>
                <w:b/>
                <w:bCs/>
                <w:sz w:val="22"/>
                <w:szCs w:val="22"/>
                <w:lang w:val="vi-VN" w:eastAsia="vi-VN"/>
              </w:rPr>
            </w:pPr>
            <w:del w:id="1142" w:author="Nội dung điều chỉnh (Claude)" w:date="2026-10-21T11:02:43Z">
              <w:r w:rsidRPr="000E47C0">
                <w:rPr>
                  <w:sz w:val="22"/>
                  <w:szCs w:val="22"/>
                </w:rPr>
                <w:delText>4.970</w:delText>
              </w:r>
            </w:del>
            <w:ins w:id="1143" w:author="Nội dung điều chỉnh (Claude)" w:date="2026-10-21T11:02:43Z">
              <w:r w:rsidRPr="000E47C0">
                <w:rPr>
                  <w:sz w:val="22"/>
                  <w:szCs w:val="22"/>
                </w:rPr>
                <w:t xml:space="preserve">2.680</w:t>
              </w:r>
            </w:ins>
          </w:p>
        </w:tc>
      </w:tr>
      <w:tr w:rsidR="000E47C0" w:rsidRPr="000E47C0" w14:paraId="5445B1EA" w14:textId="77777777" w:rsidTr="00AB7547">
        <w:trPr>
          <w:trHeight w:val="284"/>
          <w:jc w:val="center"/>
        </w:trPr>
        <w:tc>
          <w:tcPr>
            <w:tcW w:w="0" w:type="auto"/>
            <w:noWrap/>
            <w:vAlign w:val="center"/>
            <w:hideMark/>
          </w:tcPr>
          <w:p w14:paraId="1936EAC1"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2</w:t>
            </w:r>
          </w:p>
        </w:tc>
        <w:tc>
          <w:tcPr>
            <w:tcW w:w="1186" w:type="dxa"/>
            <w:vAlign w:val="center"/>
            <w:hideMark/>
          </w:tcPr>
          <w:p w14:paraId="6AD8A0EA"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khấu hao</w:t>
            </w:r>
          </w:p>
        </w:tc>
        <w:tc>
          <w:tcPr>
            <w:tcW w:w="821" w:type="dxa"/>
            <w:tcBorders>
              <w:top w:val="nil"/>
              <w:left w:val="nil"/>
              <w:bottom w:val="single" w:sz="4" w:space="0" w:color="auto"/>
              <w:right w:val="single" w:sz="4" w:space="0" w:color="auto"/>
            </w:tcBorders>
            <w:vAlign w:val="center"/>
            <w:hideMark/>
          </w:tcPr>
          <w:p w14:paraId="13A210B2" w14:textId="77777777" w:rsidR="00AB7547" w:rsidRPr="000E47C0" w:rsidRDefault="00AB7547" w:rsidP="00AB7547">
            <w:pPr>
              <w:widowControl/>
              <w:spacing w:before="0" w:after="0"/>
              <w:ind w:firstLine="0"/>
              <w:jc w:val="center"/>
              <w:rPr>
                <w:b/>
                <w:bCs/>
                <w:sz w:val="22"/>
                <w:szCs w:val="22"/>
                <w:lang w:val="vi-VN" w:eastAsia="vi-VN"/>
              </w:rPr>
            </w:pPr>
            <w:del w:id="1144" w:author="Nội dung điều chỉnh (Claude)" w:date="2026-10-21T11:02:43Z">
              <w:r w:rsidRPr="000E47C0">
                <w:rPr>
                  <w:sz w:val="22"/>
                  <w:szCs w:val="22"/>
                </w:rPr>
                <w:delText>2.274</w:delText>
              </w:r>
            </w:del>
            <w:ins w:id="1145"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4B672E7E" w14:textId="77777777" w:rsidR="00AB7547" w:rsidRPr="000E47C0" w:rsidRDefault="00AB7547" w:rsidP="00AB7547">
            <w:pPr>
              <w:widowControl/>
              <w:spacing w:before="0" w:after="0"/>
              <w:ind w:firstLine="0"/>
              <w:jc w:val="center"/>
              <w:rPr>
                <w:b/>
                <w:bCs/>
                <w:sz w:val="22"/>
                <w:szCs w:val="22"/>
                <w:lang w:val="vi-VN" w:eastAsia="vi-VN"/>
              </w:rPr>
            </w:pPr>
            <w:del w:id="1146" w:author="Nội dung điều chỉnh (Claude)" w:date="2026-10-21T11:02:43Z">
              <w:r w:rsidRPr="000E47C0">
                <w:rPr>
                  <w:sz w:val="22"/>
                  <w:szCs w:val="22"/>
                </w:rPr>
                <w:delText>2.274</w:delText>
              </w:r>
            </w:del>
            <w:ins w:id="1147"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506F6998" w14:textId="77777777" w:rsidR="00AB7547" w:rsidRPr="000E47C0" w:rsidRDefault="00AB7547" w:rsidP="00AB7547">
            <w:pPr>
              <w:widowControl/>
              <w:spacing w:before="0" w:after="0"/>
              <w:ind w:firstLine="0"/>
              <w:jc w:val="center"/>
              <w:rPr>
                <w:b/>
                <w:bCs/>
                <w:sz w:val="22"/>
                <w:szCs w:val="22"/>
                <w:lang w:val="vi-VN" w:eastAsia="vi-VN"/>
              </w:rPr>
            </w:pPr>
            <w:del w:id="1148" w:author="Nội dung điều chỉnh (Claude)" w:date="2026-10-21T11:02:43Z">
              <w:r w:rsidRPr="000E47C0">
                <w:rPr>
                  <w:sz w:val="22"/>
                  <w:szCs w:val="22"/>
                </w:rPr>
                <w:delText>2.274</w:delText>
              </w:r>
            </w:del>
            <w:ins w:id="1149"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5D32D38B" w14:textId="77777777" w:rsidR="00AB7547" w:rsidRPr="000E47C0" w:rsidRDefault="00AB7547" w:rsidP="00AB7547">
            <w:pPr>
              <w:widowControl/>
              <w:spacing w:before="0" w:after="0"/>
              <w:ind w:firstLine="0"/>
              <w:jc w:val="center"/>
              <w:rPr>
                <w:b/>
                <w:bCs/>
                <w:sz w:val="22"/>
                <w:szCs w:val="22"/>
                <w:lang w:val="vi-VN" w:eastAsia="vi-VN"/>
              </w:rPr>
            </w:pPr>
            <w:del w:id="1150" w:author="Nội dung điều chỉnh (Claude)" w:date="2026-10-21T11:02:43Z">
              <w:r w:rsidRPr="000E47C0">
                <w:rPr>
                  <w:sz w:val="22"/>
                  <w:szCs w:val="22"/>
                </w:rPr>
                <w:delText>2.274</w:delText>
              </w:r>
            </w:del>
            <w:ins w:id="1151"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01EA67D9" w14:textId="77777777" w:rsidR="00AB7547" w:rsidRPr="000E47C0" w:rsidRDefault="00AB7547" w:rsidP="00AB7547">
            <w:pPr>
              <w:widowControl/>
              <w:spacing w:before="0" w:after="0"/>
              <w:ind w:firstLine="0"/>
              <w:jc w:val="center"/>
              <w:rPr>
                <w:b/>
                <w:bCs/>
                <w:sz w:val="22"/>
                <w:szCs w:val="22"/>
                <w:lang w:val="vi-VN" w:eastAsia="vi-VN"/>
              </w:rPr>
            </w:pPr>
            <w:del w:id="1152" w:author="Nội dung điều chỉnh (Claude)" w:date="2026-10-21T11:02:43Z">
              <w:r w:rsidRPr="000E47C0">
                <w:rPr>
                  <w:sz w:val="22"/>
                  <w:szCs w:val="22"/>
                </w:rPr>
                <w:delText>2.274</w:delText>
              </w:r>
            </w:del>
            <w:ins w:id="1153"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189E95F9" w14:textId="77777777" w:rsidR="00AB7547" w:rsidRPr="000E47C0" w:rsidRDefault="00AB7547" w:rsidP="00AB7547">
            <w:pPr>
              <w:widowControl/>
              <w:spacing w:before="0" w:after="0"/>
              <w:ind w:firstLine="0"/>
              <w:jc w:val="center"/>
              <w:rPr>
                <w:b/>
                <w:bCs/>
                <w:sz w:val="22"/>
                <w:szCs w:val="22"/>
                <w:lang w:val="vi-VN" w:eastAsia="vi-VN"/>
              </w:rPr>
            </w:pPr>
            <w:del w:id="1154" w:author="Nội dung điều chỉnh (Claude)" w:date="2026-10-21T11:02:43Z">
              <w:r w:rsidRPr="000E47C0">
                <w:rPr>
                  <w:sz w:val="22"/>
                  <w:szCs w:val="22"/>
                </w:rPr>
                <w:delText>2.274</w:delText>
              </w:r>
            </w:del>
            <w:ins w:id="1155"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16EC3665" w14:textId="77777777" w:rsidR="00AB7547" w:rsidRPr="000E47C0" w:rsidRDefault="00AB7547" w:rsidP="00AB7547">
            <w:pPr>
              <w:widowControl/>
              <w:spacing w:before="0" w:after="0"/>
              <w:ind w:firstLine="0"/>
              <w:jc w:val="center"/>
              <w:rPr>
                <w:b/>
                <w:bCs/>
                <w:sz w:val="22"/>
                <w:szCs w:val="22"/>
                <w:lang w:val="vi-VN" w:eastAsia="vi-VN"/>
              </w:rPr>
            </w:pPr>
            <w:del w:id="1156" w:author="Nội dung điều chỉnh (Claude)" w:date="2026-10-21T11:02:43Z">
              <w:r w:rsidRPr="000E47C0">
                <w:rPr>
                  <w:sz w:val="22"/>
                  <w:szCs w:val="22"/>
                </w:rPr>
                <w:delText>2.274</w:delText>
              </w:r>
            </w:del>
            <w:ins w:id="1157"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7EEF8F5D" w14:textId="77777777" w:rsidR="00AB7547" w:rsidRPr="000E47C0" w:rsidRDefault="00AB7547" w:rsidP="00AB7547">
            <w:pPr>
              <w:widowControl/>
              <w:spacing w:before="0" w:after="0"/>
              <w:ind w:firstLine="0"/>
              <w:jc w:val="center"/>
              <w:rPr>
                <w:b/>
                <w:bCs/>
                <w:sz w:val="22"/>
                <w:szCs w:val="22"/>
                <w:lang w:val="vi-VN" w:eastAsia="vi-VN"/>
              </w:rPr>
            </w:pPr>
            <w:del w:id="1158" w:author="Nội dung điều chỉnh (Claude)" w:date="2026-10-21T11:02:43Z">
              <w:r w:rsidRPr="000E47C0">
                <w:rPr>
                  <w:sz w:val="22"/>
                  <w:szCs w:val="22"/>
                </w:rPr>
                <w:delText>2.274</w:delText>
              </w:r>
            </w:del>
            <w:ins w:id="1159" w:author="Nội dung điều chỉnh (Claude)" w:date="2026-10-21T11:02:43Z">
              <w:r w:rsidRPr="000E47C0">
                <w:rPr>
                  <w:sz w:val="22"/>
                  <w:szCs w:val="22"/>
                </w:rPr>
                <w:t xml:space="preserve">2.054</w:t>
              </w:r>
            </w:ins>
          </w:p>
        </w:tc>
        <w:tc>
          <w:tcPr>
            <w:tcW w:w="0" w:type="auto"/>
            <w:tcBorders>
              <w:top w:val="nil"/>
              <w:left w:val="nil"/>
              <w:bottom w:val="single" w:sz="4" w:space="0" w:color="auto"/>
              <w:right w:val="single" w:sz="4" w:space="0" w:color="auto"/>
            </w:tcBorders>
            <w:vAlign w:val="center"/>
            <w:hideMark/>
          </w:tcPr>
          <w:p w14:paraId="475BD859" w14:textId="77777777" w:rsidR="00AB7547" w:rsidRPr="000E47C0" w:rsidRDefault="00AB7547" w:rsidP="00AB7547">
            <w:pPr>
              <w:widowControl/>
              <w:spacing w:before="0" w:after="0"/>
              <w:ind w:firstLine="0"/>
              <w:jc w:val="center"/>
              <w:rPr>
                <w:b/>
                <w:bCs/>
                <w:sz w:val="22"/>
                <w:szCs w:val="22"/>
                <w:lang w:val="vi-VN" w:eastAsia="vi-VN"/>
              </w:rPr>
            </w:pPr>
            <w:del w:id="1160" w:author="Nội dung điều chỉnh (Claude)" w:date="2026-10-21T11:02:43Z">
              <w:r w:rsidRPr="000E47C0">
                <w:rPr>
                  <w:sz w:val="22"/>
                  <w:szCs w:val="22"/>
                </w:rPr>
                <w:delText>2.274</w:delText>
              </w:r>
            </w:del>
            <w:ins w:id="1161" w:author="Nội dung điều chỉnh (Claude)" w:date="2026-10-21T11:02:43Z">
              <w:r w:rsidRPr="000E47C0">
                <w:rPr>
                  <w:sz w:val="22"/>
                  <w:szCs w:val="22"/>
                </w:rPr>
                <w:t xml:space="preserve">2.054</w:t>
              </w:r>
            </w:ins>
          </w:p>
        </w:tc>
        <w:tc>
          <w:tcPr>
            <w:tcW w:w="821" w:type="dxa"/>
            <w:tcBorders>
              <w:top w:val="nil"/>
              <w:left w:val="nil"/>
              <w:bottom w:val="single" w:sz="4" w:space="0" w:color="auto"/>
              <w:right w:val="single" w:sz="4" w:space="0" w:color="auto"/>
            </w:tcBorders>
            <w:vAlign w:val="center"/>
            <w:hideMark/>
          </w:tcPr>
          <w:p w14:paraId="2987A806" w14:textId="77777777" w:rsidR="00AB7547" w:rsidRPr="000E47C0" w:rsidRDefault="00AB7547" w:rsidP="00AB7547">
            <w:pPr>
              <w:widowControl/>
              <w:spacing w:before="0" w:after="0"/>
              <w:ind w:firstLine="0"/>
              <w:jc w:val="center"/>
              <w:rPr>
                <w:b/>
                <w:bCs/>
                <w:sz w:val="22"/>
                <w:szCs w:val="22"/>
                <w:lang w:val="vi-VN" w:eastAsia="vi-VN"/>
              </w:rPr>
            </w:pPr>
            <w:del w:id="1162" w:author="Nội dung điều chỉnh (Claude)" w:date="2026-10-21T11:02:43Z">
              <w:r w:rsidRPr="000E47C0">
                <w:rPr>
                  <w:sz w:val="22"/>
                  <w:szCs w:val="22"/>
                </w:rPr>
                <w:delText>2.274</w:delText>
              </w:r>
            </w:del>
            <w:ins w:id="1163" w:author="Nội dung điều chỉnh (Claude)" w:date="2026-10-21T11:02:43Z">
              <w:r w:rsidRPr="000E47C0">
                <w:rPr>
                  <w:sz w:val="22"/>
                  <w:szCs w:val="22"/>
                </w:rPr>
                <w:t xml:space="preserve">2.054</w:t>
              </w:r>
            </w:ins>
          </w:p>
        </w:tc>
      </w:tr>
      <w:tr w:rsidR="000E47C0" w:rsidRPr="000E47C0" w14:paraId="09BD8AC7" w14:textId="77777777" w:rsidTr="00AB7547">
        <w:trPr>
          <w:trHeight w:val="284"/>
          <w:jc w:val="center"/>
        </w:trPr>
        <w:tc>
          <w:tcPr>
            <w:tcW w:w="0" w:type="auto"/>
            <w:noWrap/>
            <w:vAlign w:val="center"/>
            <w:hideMark/>
          </w:tcPr>
          <w:p w14:paraId="10C73FA5"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3</w:t>
            </w:r>
          </w:p>
        </w:tc>
        <w:tc>
          <w:tcPr>
            <w:tcW w:w="1186" w:type="dxa"/>
            <w:vAlign w:val="center"/>
            <w:hideMark/>
          </w:tcPr>
          <w:p w14:paraId="46E1440E" w14:textId="77777777" w:rsidR="00AB7547" w:rsidRPr="000E47C0" w:rsidRDefault="00AB7547" w:rsidP="00AB7547">
            <w:pPr>
              <w:widowControl/>
              <w:spacing w:before="0" w:after="0"/>
              <w:ind w:firstLine="0"/>
              <w:jc w:val="center"/>
              <w:rPr>
                <w:sz w:val="22"/>
                <w:szCs w:val="22"/>
                <w:lang w:val="vi-VN" w:eastAsia="vi-VN"/>
              </w:rPr>
            </w:pPr>
            <w:r w:rsidRPr="000E47C0">
              <w:rPr>
                <w:sz w:val="22"/>
                <w:szCs w:val="22"/>
                <w:lang w:val="vi-VN" w:eastAsia="vi-VN"/>
              </w:rPr>
              <w:t>Chi đào tạo</w:t>
            </w:r>
          </w:p>
        </w:tc>
        <w:tc>
          <w:tcPr>
            <w:tcW w:w="821" w:type="dxa"/>
            <w:tcBorders>
              <w:top w:val="nil"/>
              <w:left w:val="nil"/>
              <w:bottom w:val="single" w:sz="4" w:space="0" w:color="auto"/>
              <w:right w:val="single" w:sz="4" w:space="0" w:color="auto"/>
            </w:tcBorders>
            <w:vAlign w:val="center"/>
            <w:hideMark/>
          </w:tcPr>
          <w:p w14:paraId="4AFC9FE2" w14:textId="77777777" w:rsidR="00AB7547" w:rsidRPr="000E47C0" w:rsidRDefault="00AB7547" w:rsidP="00AB7547">
            <w:pPr>
              <w:widowControl/>
              <w:spacing w:before="0" w:after="0"/>
              <w:ind w:firstLine="0"/>
              <w:jc w:val="center"/>
              <w:rPr>
                <w:sz w:val="22"/>
                <w:szCs w:val="22"/>
                <w:lang w:val="vi-VN" w:eastAsia="vi-VN"/>
              </w:rPr>
            </w:pPr>
            <w:del w:id="1164" w:author="Nội dung điều chỉnh (Claude)" w:date="2026-10-21T11:02:43Z">
              <w:r w:rsidRPr="000E47C0">
                <w:rPr>
                  <w:sz w:val="22"/>
                  <w:szCs w:val="22"/>
                </w:rPr>
                <w:delText>41</w:delText>
              </w:r>
            </w:del>
            <w:ins w:id="1165" w:author="Nội dung điều chỉnh (Claude)" w:date="2026-10-21T11:02:43Z">
              <w:r w:rsidRPr="000E47C0">
                <w:rPr>
                  <w:sz w:val="22"/>
                  <w:szCs w:val="22"/>
                </w:rPr>
                <w:t xml:space="preserve">27</w:t>
              </w:r>
            </w:ins>
          </w:p>
        </w:tc>
        <w:tc>
          <w:tcPr>
            <w:tcW w:w="0" w:type="auto"/>
            <w:tcBorders>
              <w:top w:val="nil"/>
              <w:left w:val="nil"/>
              <w:bottom w:val="single" w:sz="4" w:space="0" w:color="auto"/>
              <w:right w:val="single" w:sz="4" w:space="0" w:color="auto"/>
            </w:tcBorders>
            <w:vAlign w:val="center"/>
            <w:hideMark/>
          </w:tcPr>
          <w:p w14:paraId="588E6FED" w14:textId="77777777" w:rsidR="00AB7547" w:rsidRPr="000E47C0" w:rsidRDefault="00AB7547" w:rsidP="00AB7547">
            <w:pPr>
              <w:widowControl/>
              <w:spacing w:before="0" w:after="0"/>
              <w:ind w:firstLine="0"/>
              <w:jc w:val="center"/>
              <w:rPr>
                <w:sz w:val="22"/>
                <w:szCs w:val="22"/>
                <w:lang w:val="vi-VN" w:eastAsia="vi-VN"/>
              </w:rPr>
            </w:pPr>
            <w:del w:id="1166" w:author="Nội dung điều chỉnh (Claude)" w:date="2026-10-21T11:02:43Z">
              <w:r w:rsidRPr="000E47C0">
                <w:rPr>
                  <w:sz w:val="22"/>
                  <w:szCs w:val="22"/>
                </w:rPr>
                <w:delText>21</w:delText>
              </w:r>
            </w:del>
            <w:ins w:id="1167" w:author="Nội dung điều chỉnh (Claude)" w:date="2026-10-21T11:02:43Z">
              <w:r w:rsidRPr="000E47C0">
                <w:rPr>
                  <w:sz w:val="22"/>
                  <w:szCs w:val="22"/>
                </w:rPr>
                <w:t xml:space="preserve">12</w:t>
              </w:r>
            </w:ins>
          </w:p>
        </w:tc>
        <w:tc>
          <w:tcPr>
            <w:tcW w:w="0" w:type="auto"/>
            <w:tcBorders>
              <w:top w:val="nil"/>
              <w:left w:val="nil"/>
              <w:bottom w:val="single" w:sz="4" w:space="0" w:color="auto"/>
              <w:right w:val="single" w:sz="4" w:space="0" w:color="auto"/>
            </w:tcBorders>
            <w:vAlign w:val="center"/>
            <w:hideMark/>
          </w:tcPr>
          <w:p w14:paraId="6B68B43B" w14:textId="77777777" w:rsidR="00AB7547" w:rsidRPr="000E47C0" w:rsidRDefault="00AB7547" w:rsidP="00AB7547">
            <w:pPr>
              <w:widowControl/>
              <w:spacing w:before="0" w:after="0"/>
              <w:ind w:firstLine="0"/>
              <w:jc w:val="center"/>
              <w:rPr>
                <w:sz w:val="22"/>
                <w:szCs w:val="22"/>
                <w:lang w:val="vi-VN" w:eastAsia="vi-VN"/>
              </w:rPr>
            </w:pPr>
            <w:del w:id="1168" w:author="Nội dung điều chỉnh (Claude)" w:date="2026-10-21T11:02:43Z">
              <w:r w:rsidRPr="000E47C0">
                <w:rPr>
                  <w:sz w:val="22"/>
                  <w:szCs w:val="22"/>
                </w:rPr>
                <w:delText>21</w:delText>
              </w:r>
            </w:del>
            <w:ins w:id="1169" w:author="Nội dung điều chỉnh (Claude)" w:date="2026-10-21T11:02:43Z">
              <w:r w:rsidRPr="000E47C0">
                <w:rPr>
                  <w:sz w:val="22"/>
                  <w:szCs w:val="22"/>
                </w:rPr>
                <w:t xml:space="preserve">12</w:t>
              </w:r>
            </w:ins>
          </w:p>
        </w:tc>
        <w:tc>
          <w:tcPr>
            <w:tcW w:w="0" w:type="auto"/>
            <w:tcBorders>
              <w:top w:val="nil"/>
              <w:left w:val="nil"/>
              <w:bottom w:val="single" w:sz="4" w:space="0" w:color="auto"/>
              <w:right w:val="single" w:sz="4" w:space="0" w:color="auto"/>
            </w:tcBorders>
            <w:vAlign w:val="center"/>
            <w:hideMark/>
          </w:tcPr>
          <w:p w14:paraId="2AD7332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CD2DCA7"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067B8F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62F2A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84237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A520538"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579EFF86"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3054D377" w14:textId="77777777" w:rsidTr="00AB7547">
        <w:trPr>
          <w:trHeight w:val="284"/>
          <w:jc w:val="center"/>
        </w:trPr>
        <w:tc>
          <w:tcPr>
            <w:tcW w:w="0" w:type="auto"/>
            <w:noWrap/>
            <w:vAlign w:val="center"/>
            <w:hideMark/>
          </w:tcPr>
          <w:p w14:paraId="4781B8A1"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.1</w:t>
            </w:r>
          </w:p>
        </w:tc>
        <w:tc>
          <w:tcPr>
            <w:tcW w:w="1186" w:type="dxa"/>
            <w:vAlign w:val="center"/>
            <w:hideMark/>
          </w:tcPr>
          <w:p w14:paraId="5694C524" w14:textId="77777777" w:rsidR="00AB7547" w:rsidRPr="000E47C0" w:rsidRDefault="00AB7547" w:rsidP="00AB7547">
            <w:pPr>
              <w:widowControl/>
              <w:spacing w:before="0" w:after="0"/>
              <w:ind w:firstLine="0"/>
              <w:jc w:val="center"/>
              <w:rPr>
                <w:i/>
                <w:iCs/>
                <w:sz w:val="22"/>
                <w:szCs w:val="22"/>
                <w:lang w:val="vi-VN" w:eastAsia="vi-VN"/>
              </w:rPr>
            </w:pPr>
            <w:del w:id="1176" w:author="Nội dung điều chỉnh (Claude)" w:date="2026-10-21T11:02:43Z">
              <w:r w:rsidRPr="000E47C0">
                <w:rPr>
                  <w:i/>
                  <w:iCs/>
                  <w:sz w:val="22"/>
                  <w:szCs w:val="22"/>
                  <w:lang w:val="vi-VN" w:eastAsia="vi-VN"/>
                </w:rPr>
                <w:delText>Đăng kiểm viên (7 người)</w:delText>
              </w:r>
            </w:del>
            <w:ins w:id="1177" w:author="Nội dung điều chỉnh (Claude)" w:date="2026-10-21T11:02:43Z">
              <w:r w:rsidRPr="000E47C0">
                <w:rPr>
                  <w:i/>
                  <w:iCs/>
                  <w:sz w:val="22"/>
                  <w:szCs w:val="22"/>
                  <w:lang w:val="vi-VN" w:eastAsia="vi-VN"/>
                </w:rPr>
                <w:t xml:space="preserve">Đăng kiểm viên (4 người)</w:t>
              </w:r>
            </w:ins>
          </w:p>
        </w:tc>
        <w:tc>
          <w:tcPr>
            <w:tcW w:w="821" w:type="dxa"/>
            <w:tcBorders>
              <w:top w:val="nil"/>
              <w:left w:val="nil"/>
              <w:bottom w:val="single" w:sz="4" w:space="0" w:color="auto"/>
              <w:right w:val="single" w:sz="4" w:space="0" w:color="auto"/>
            </w:tcBorders>
            <w:vAlign w:val="center"/>
            <w:hideMark/>
          </w:tcPr>
          <w:p w14:paraId="245BC8F3" w14:textId="77777777" w:rsidR="00AB7547" w:rsidRPr="000E47C0" w:rsidRDefault="00AB7547" w:rsidP="00AB7547">
            <w:pPr>
              <w:widowControl/>
              <w:spacing w:before="0" w:after="0"/>
              <w:ind w:firstLine="0"/>
              <w:jc w:val="center"/>
              <w:rPr>
                <w:sz w:val="22"/>
                <w:szCs w:val="22"/>
                <w:lang w:val="vi-VN" w:eastAsia="vi-VN"/>
              </w:rPr>
            </w:pPr>
            <w:del w:id="1170" w:author="Nội dung điều chỉnh (Claude)" w:date="2026-10-21T11:02:43Z">
              <w:r w:rsidRPr="000E47C0">
                <w:rPr>
                  <w:i/>
                  <w:iCs/>
                  <w:sz w:val="22"/>
                  <w:szCs w:val="22"/>
                </w:rPr>
                <w:delText>32</w:delText>
              </w:r>
            </w:del>
            <w:ins w:id="1171" w:author="Nội dung điều chỉnh (Claude)" w:date="2026-10-21T11:02:43Z">
              <w:r w:rsidRPr="000E47C0">
                <w:rPr>
                  <w:i/>
                  <w:iCs/>
                  <w:sz w:val="22"/>
                  <w:szCs w:val="22"/>
                </w:rPr>
                <w:t xml:space="preserve">18</w:t>
              </w:r>
            </w:ins>
          </w:p>
        </w:tc>
        <w:tc>
          <w:tcPr>
            <w:tcW w:w="0" w:type="auto"/>
            <w:tcBorders>
              <w:top w:val="nil"/>
              <w:left w:val="nil"/>
              <w:bottom w:val="single" w:sz="4" w:space="0" w:color="auto"/>
              <w:right w:val="single" w:sz="4" w:space="0" w:color="auto"/>
            </w:tcBorders>
            <w:vAlign w:val="center"/>
            <w:hideMark/>
          </w:tcPr>
          <w:p w14:paraId="7038E811" w14:textId="77777777" w:rsidR="00AB7547" w:rsidRPr="000E47C0" w:rsidRDefault="00AB7547" w:rsidP="00AB7547">
            <w:pPr>
              <w:widowControl/>
              <w:spacing w:before="0" w:after="0"/>
              <w:ind w:firstLine="0"/>
              <w:jc w:val="center"/>
              <w:rPr>
                <w:sz w:val="22"/>
                <w:szCs w:val="22"/>
                <w:lang w:val="vi-VN" w:eastAsia="vi-VN"/>
              </w:rPr>
            </w:pPr>
            <w:del w:id="1172" w:author="Nội dung điều chỉnh (Claude)" w:date="2026-10-21T11:02:43Z">
              <w:r w:rsidRPr="000E47C0">
                <w:rPr>
                  <w:i/>
                  <w:iCs/>
                  <w:sz w:val="22"/>
                  <w:szCs w:val="22"/>
                </w:rPr>
                <w:delText>21</w:delText>
              </w:r>
            </w:del>
            <w:ins w:id="1173" w:author="Nội dung điều chỉnh (Claude)" w:date="2026-10-21T11:02:43Z">
              <w:r w:rsidRPr="000E47C0">
                <w:rPr>
                  <w:i/>
                  <w:iCs/>
                  <w:sz w:val="22"/>
                  <w:szCs w:val="22"/>
                </w:rPr>
                <w:t xml:space="preserve">12</w:t>
              </w:r>
            </w:ins>
          </w:p>
        </w:tc>
        <w:tc>
          <w:tcPr>
            <w:tcW w:w="0" w:type="auto"/>
            <w:tcBorders>
              <w:top w:val="nil"/>
              <w:left w:val="nil"/>
              <w:bottom w:val="single" w:sz="4" w:space="0" w:color="auto"/>
              <w:right w:val="single" w:sz="4" w:space="0" w:color="auto"/>
            </w:tcBorders>
            <w:vAlign w:val="center"/>
            <w:hideMark/>
          </w:tcPr>
          <w:p w14:paraId="522BD38E" w14:textId="77777777" w:rsidR="00AB7547" w:rsidRPr="000E47C0" w:rsidRDefault="00AB7547" w:rsidP="00AB7547">
            <w:pPr>
              <w:widowControl/>
              <w:spacing w:before="0" w:after="0"/>
              <w:ind w:firstLine="0"/>
              <w:jc w:val="center"/>
              <w:rPr>
                <w:sz w:val="22"/>
                <w:szCs w:val="22"/>
                <w:lang w:val="vi-VN" w:eastAsia="vi-VN"/>
              </w:rPr>
            </w:pPr>
            <w:del w:id="1174" w:author="Nội dung điều chỉnh (Claude)" w:date="2026-10-21T11:02:43Z">
              <w:r w:rsidRPr="000E47C0">
                <w:rPr>
                  <w:i/>
                  <w:iCs/>
                  <w:sz w:val="22"/>
                  <w:szCs w:val="22"/>
                </w:rPr>
                <w:delText>21</w:delText>
              </w:r>
            </w:del>
            <w:ins w:id="1175" w:author="Nội dung điều chỉnh (Claude)" w:date="2026-10-21T11:02:43Z">
              <w:r w:rsidRPr="000E47C0">
                <w:rPr>
                  <w:i/>
                  <w:iCs/>
                  <w:sz w:val="22"/>
                  <w:szCs w:val="22"/>
                </w:rPr>
                <w:t xml:space="preserve">12</w:t>
              </w:r>
            </w:ins>
          </w:p>
        </w:tc>
        <w:tc>
          <w:tcPr>
            <w:tcW w:w="0" w:type="auto"/>
            <w:tcBorders>
              <w:top w:val="nil"/>
              <w:left w:val="nil"/>
              <w:bottom w:val="single" w:sz="4" w:space="0" w:color="auto"/>
              <w:right w:val="single" w:sz="4" w:space="0" w:color="auto"/>
            </w:tcBorders>
            <w:vAlign w:val="center"/>
            <w:hideMark/>
          </w:tcPr>
          <w:p w14:paraId="765FC054"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2625D3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29FB76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44C379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AFCC29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DC2F46D"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2B27C8F3"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4749311C" w14:textId="77777777" w:rsidTr="00AB7547">
        <w:trPr>
          <w:trHeight w:val="284"/>
          <w:jc w:val="center"/>
        </w:trPr>
        <w:tc>
          <w:tcPr>
            <w:tcW w:w="0" w:type="auto"/>
            <w:noWrap/>
            <w:vAlign w:val="center"/>
            <w:hideMark/>
          </w:tcPr>
          <w:p w14:paraId="4141571E"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eastAsia="vi-VN"/>
              </w:rPr>
              <w:t>3</w:t>
            </w:r>
            <w:r w:rsidRPr="000E47C0">
              <w:rPr>
                <w:i/>
                <w:iCs/>
                <w:sz w:val="22"/>
                <w:szCs w:val="22"/>
                <w:lang w:val="vi-VN" w:eastAsia="vi-VN"/>
              </w:rPr>
              <w:t>.2</w:t>
            </w:r>
          </w:p>
        </w:tc>
        <w:tc>
          <w:tcPr>
            <w:tcW w:w="1186" w:type="dxa"/>
            <w:vAlign w:val="center"/>
            <w:hideMark/>
          </w:tcPr>
          <w:p w14:paraId="02B80068" w14:textId="77777777" w:rsidR="00AB7547" w:rsidRPr="000E47C0" w:rsidRDefault="00AB7547" w:rsidP="00AB7547">
            <w:pPr>
              <w:widowControl/>
              <w:spacing w:before="0" w:after="0"/>
              <w:ind w:firstLine="0"/>
              <w:jc w:val="center"/>
              <w:rPr>
                <w:i/>
                <w:iCs/>
                <w:sz w:val="22"/>
                <w:szCs w:val="22"/>
                <w:lang w:val="vi-VN" w:eastAsia="vi-VN"/>
              </w:rPr>
            </w:pPr>
            <w:r w:rsidRPr="000E47C0">
              <w:rPr>
                <w:i/>
                <w:iCs/>
                <w:sz w:val="22"/>
                <w:szCs w:val="22"/>
                <w:lang w:val="vi-VN" w:eastAsia="vi-VN"/>
              </w:rPr>
              <w:t>Nhân viên nghiệp vụ (1 người)</w:t>
            </w:r>
          </w:p>
        </w:tc>
        <w:tc>
          <w:tcPr>
            <w:tcW w:w="821" w:type="dxa"/>
            <w:tcBorders>
              <w:top w:val="nil"/>
              <w:left w:val="nil"/>
              <w:bottom w:val="single" w:sz="4" w:space="0" w:color="auto"/>
              <w:right w:val="single" w:sz="4" w:space="0" w:color="auto"/>
            </w:tcBorders>
            <w:vAlign w:val="center"/>
            <w:hideMark/>
          </w:tcPr>
          <w:p w14:paraId="67F43579" w14:textId="77777777" w:rsidR="00AB7547" w:rsidRPr="000E47C0" w:rsidRDefault="00AB7547" w:rsidP="00AB7547">
            <w:pPr>
              <w:widowControl/>
              <w:spacing w:before="0" w:after="0"/>
              <w:ind w:firstLine="0"/>
              <w:jc w:val="center"/>
              <w:rPr>
                <w:sz w:val="22"/>
                <w:szCs w:val="22"/>
                <w:lang w:val="vi-VN" w:eastAsia="vi-VN"/>
              </w:rPr>
            </w:pPr>
            <w:r w:rsidRPr="000E47C0">
              <w:rPr>
                <w:i/>
                <w:iCs/>
                <w:sz w:val="22"/>
                <w:szCs w:val="22"/>
              </w:rPr>
              <w:t>9</w:t>
            </w:r>
          </w:p>
        </w:tc>
        <w:tc>
          <w:tcPr>
            <w:tcW w:w="0" w:type="auto"/>
            <w:tcBorders>
              <w:top w:val="nil"/>
              <w:left w:val="nil"/>
              <w:bottom w:val="single" w:sz="4" w:space="0" w:color="auto"/>
              <w:right w:val="single" w:sz="4" w:space="0" w:color="auto"/>
            </w:tcBorders>
            <w:vAlign w:val="center"/>
            <w:hideMark/>
          </w:tcPr>
          <w:p w14:paraId="1EB45CC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0858AF91"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53FCA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A108E9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83B6E0E"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AF9ED31"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10D766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C83FBCC"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E5FABA8"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5F784257" w14:textId="77777777" w:rsidTr="00AB7547">
        <w:trPr>
          <w:trHeight w:val="284"/>
          <w:jc w:val="center"/>
        </w:trPr>
        <w:tc>
          <w:tcPr>
            <w:tcW w:w="0" w:type="auto"/>
            <w:noWrap/>
            <w:vAlign w:val="center"/>
            <w:hideMark/>
          </w:tcPr>
          <w:p w14:paraId="5DEDDA48" w14:textId="77777777" w:rsidR="00AB7547" w:rsidRPr="000E47C0" w:rsidRDefault="00AB7547" w:rsidP="00AB7547">
            <w:pPr>
              <w:widowControl/>
              <w:spacing w:before="0" w:after="0"/>
              <w:ind w:firstLine="0"/>
              <w:jc w:val="center"/>
              <w:rPr>
                <w:sz w:val="22"/>
                <w:szCs w:val="22"/>
                <w:lang w:eastAsia="vi-VN"/>
              </w:rPr>
            </w:pPr>
            <w:r w:rsidRPr="000E47C0">
              <w:rPr>
                <w:sz w:val="22"/>
                <w:szCs w:val="22"/>
                <w:lang w:eastAsia="vi-VN"/>
              </w:rPr>
              <w:t>4</w:t>
            </w:r>
          </w:p>
        </w:tc>
        <w:tc>
          <w:tcPr>
            <w:tcW w:w="1186" w:type="dxa"/>
            <w:vAlign w:val="center"/>
            <w:hideMark/>
          </w:tcPr>
          <w:p w14:paraId="08DBF791"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Chi phí hoạt động ( wifi, điện, nước,…)</w:t>
            </w:r>
          </w:p>
        </w:tc>
        <w:tc>
          <w:tcPr>
            <w:tcW w:w="821" w:type="dxa"/>
            <w:tcBorders>
              <w:top w:val="nil"/>
              <w:left w:val="nil"/>
              <w:bottom w:val="single" w:sz="4" w:space="0" w:color="auto"/>
              <w:right w:val="single" w:sz="4" w:space="0" w:color="auto"/>
            </w:tcBorders>
            <w:vAlign w:val="center"/>
            <w:hideMark/>
          </w:tcPr>
          <w:p w14:paraId="79B52F5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6E7241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C60FC7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0FC36211"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5595D60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7041B38B"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391E13F"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2E7AEA35"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0" w:type="auto"/>
            <w:tcBorders>
              <w:top w:val="nil"/>
              <w:left w:val="nil"/>
              <w:bottom w:val="single" w:sz="4" w:space="0" w:color="auto"/>
              <w:right w:val="single" w:sz="4" w:space="0" w:color="auto"/>
            </w:tcBorders>
            <w:vAlign w:val="center"/>
            <w:hideMark/>
          </w:tcPr>
          <w:p w14:paraId="3C77AF32"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c>
          <w:tcPr>
            <w:tcW w:w="821" w:type="dxa"/>
            <w:tcBorders>
              <w:top w:val="nil"/>
              <w:left w:val="nil"/>
              <w:bottom w:val="single" w:sz="4" w:space="0" w:color="auto"/>
              <w:right w:val="single" w:sz="4" w:space="0" w:color="auto"/>
            </w:tcBorders>
            <w:vAlign w:val="center"/>
            <w:hideMark/>
          </w:tcPr>
          <w:p w14:paraId="5688F6FE"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30</w:t>
            </w:r>
          </w:p>
        </w:tc>
      </w:tr>
      <w:tr w:rsidR="000E47C0" w:rsidRPr="000E47C0" w14:paraId="6A9301C1" w14:textId="77777777" w:rsidTr="00AB7547">
        <w:trPr>
          <w:trHeight w:val="284"/>
          <w:jc w:val="center"/>
        </w:trPr>
        <w:tc>
          <w:tcPr>
            <w:tcW w:w="0" w:type="auto"/>
            <w:noWrap/>
            <w:vAlign w:val="center"/>
            <w:hideMark/>
          </w:tcPr>
          <w:p w14:paraId="2395FC2B"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III</w:t>
            </w:r>
          </w:p>
        </w:tc>
        <w:tc>
          <w:tcPr>
            <w:tcW w:w="1186" w:type="dxa"/>
            <w:vAlign w:val="center"/>
            <w:hideMark/>
          </w:tcPr>
          <w:p w14:paraId="4BF7BB10"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Chênh lệch thu - chi (I - II)</w:t>
            </w:r>
          </w:p>
        </w:tc>
        <w:tc>
          <w:tcPr>
            <w:tcW w:w="821" w:type="dxa"/>
            <w:tcBorders>
              <w:top w:val="nil"/>
              <w:left w:val="nil"/>
              <w:bottom w:val="single" w:sz="4" w:space="0" w:color="auto"/>
              <w:right w:val="single" w:sz="4" w:space="0" w:color="auto"/>
            </w:tcBorders>
            <w:vAlign w:val="center"/>
            <w:hideMark/>
          </w:tcPr>
          <w:p w14:paraId="79D02C8D" w14:textId="77777777" w:rsidR="00AB7547" w:rsidRPr="000E47C0" w:rsidRDefault="00AB7547" w:rsidP="00AB7547">
            <w:pPr>
              <w:widowControl/>
              <w:spacing w:before="0" w:after="0"/>
              <w:ind w:firstLine="0"/>
              <w:jc w:val="center"/>
              <w:rPr>
                <w:b/>
                <w:bCs/>
                <w:sz w:val="22"/>
                <w:szCs w:val="22"/>
                <w:lang w:val="vi-VN" w:eastAsia="vi-VN"/>
              </w:rPr>
            </w:pPr>
            <w:del w:id="1178" w:author="Nội dung điều chỉnh (Claude)" w:date="2026-10-21T11:02:43Z">
              <w:r w:rsidRPr="000E47C0">
                <w:rPr>
                  <w:b/>
                  <w:bCs/>
                  <w:sz w:val="22"/>
                  <w:szCs w:val="22"/>
                </w:rPr>
                <w:delText>926</w:delText>
              </w:r>
            </w:del>
            <w:ins w:id="1179" w:author="Nội dung điều chỉnh (Claude)" w:date="2026-10-21T11:02:43Z">
              <w:r w:rsidRPr="000E47C0">
                <w:rPr>
                  <w:b/>
                  <w:bCs/>
                  <w:sz w:val="22"/>
                  <w:szCs w:val="22"/>
                </w:rPr>
                <w:t xml:space="preserve">-571</w:t>
              </w:r>
            </w:ins>
          </w:p>
        </w:tc>
        <w:tc>
          <w:tcPr>
            <w:tcW w:w="0" w:type="auto"/>
            <w:tcBorders>
              <w:top w:val="nil"/>
              <w:left w:val="nil"/>
              <w:bottom w:val="single" w:sz="4" w:space="0" w:color="auto"/>
              <w:right w:val="single" w:sz="4" w:space="0" w:color="auto"/>
            </w:tcBorders>
            <w:vAlign w:val="center"/>
            <w:hideMark/>
          </w:tcPr>
          <w:p w14:paraId="424A11F6" w14:textId="77777777" w:rsidR="00AB7547" w:rsidRPr="000E47C0" w:rsidRDefault="00AB7547" w:rsidP="00AB7547">
            <w:pPr>
              <w:widowControl/>
              <w:spacing w:before="0" w:after="0"/>
              <w:ind w:firstLine="0"/>
              <w:jc w:val="center"/>
              <w:rPr>
                <w:b/>
                <w:bCs/>
                <w:sz w:val="22"/>
                <w:szCs w:val="22"/>
                <w:lang w:val="vi-VN" w:eastAsia="vi-VN"/>
              </w:rPr>
            </w:pPr>
            <w:del w:id="1180" w:author="Nội dung điều chỉnh (Claude)" w:date="2026-10-21T11:02:43Z">
              <w:r w:rsidRPr="000E47C0">
                <w:rPr>
                  <w:b/>
                  <w:bCs/>
                  <w:sz w:val="22"/>
                  <w:szCs w:val="22"/>
                </w:rPr>
                <w:delText>1.882</w:delText>
              </w:r>
            </w:del>
            <w:ins w:id="1181" w:author="Nội dung điều chỉnh (Claude)" w:date="2026-10-21T11:02:43Z">
              <w:r w:rsidRPr="000E47C0">
                <w:rPr>
                  <w:b/>
                  <w:bCs/>
                  <w:sz w:val="22"/>
                  <w:szCs w:val="22"/>
                </w:rPr>
                <w:t xml:space="preserve">-36</w:t>
              </w:r>
            </w:ins>
          </w:p>
        </w:tc>
        <w:tc>
          <w:tcPr>
            <w:tcW w:w="0" w:type="auto"/>
            <w:tcBorders>
              <w:top w:val="nil"/>
              <w:left w:val="nil"/>
              <w:bottom w:val="single" w:sz="4" w:space="0" w:color="auto"/>
              <w:right w:val="single" w:sz="4" w:space="0" w:color="auto"/>
            </w:tcBorders>
            <w:vAlign w:val="center"/>
            <w:hideMark/>
          </w:tcPr>
          <w:p w14:paraId="2E9FE435" w14:textId="77777777" w:rsidR="00AB7547" w:rsidRPr="000E47C0" w:rsidRDefault="00AB7547" w:rsidP="00AB7547">
            <w:pPr>
              <w:widowControl/>
              <w:spacing w:before="0" w:after="0"/>
              <w:ind w:firstLine="0"/>
              <w:jc w:val="center"/>
              <w:rPr>
                <w:b/>
                <w:bCs/>
                <w:sz w:val="22"/>
                <w:szCs w:val="22"/>
                <w:lang w:val="vi-VN" w:eastAsia="vi-VN"/>
              </w:rPr>
            </w:pPr>
            <w:del w:id="1182" w:author="Nội dung điều chỉnh (Claude)" w:date="2026-10-21T11:02:43Z">
              <w:r w:rsidRPr="000E47C0">
                <w:rPr>
                  <w:b/>
                  <w:bCs/>
                  <w:sz w:val="22"/>
                  <w:szCs w:val="22"/>
                </w:rPr>
                <w:delText>2.660</w:delText>
              </w:r>
            </w:del>
            <w:ins w:id="1183" w:author="Nội dung điều chỉnh (Claude)" w:date="2026-10-21T11:02:43Z">
              <w:r w:rsidRPr="000E47C0">
                <w:rPr>
                  <w:b/>
                  <w:bCs/>
                  <w:sz w:val="22"/>
                  <w:szCs w:val="22"/>
                </w:rPr>
                <w:t xml:space="preserve">835</w:t>
              </w:r>
            </w:ins>
          </w:p>
        </w:tc>
        <w:tc>
          <w:tcPr>
            <w:tcW w:w="0" w:type="auto"/>
            <w:tcBorders>
              <w:top w:val="nil"/>
              <w:left w:val="nil"/>
              <w:bottom w:val="single" w:sz="4" w:space="0" w:color="auto"/>
              <w:right w:val="single" w:sz="4" w:space="0" w:color="auto"/>
            </w:tcBorders>
            <w:vAlign w:val="center"/>
            <w:hideMark/>
          </w:tcPr>
          <w:p w14:paraId="470296ED" w14:textId="77777777" w:rsidR="00AB7547" w:rsidRPr="000E47C0" w:rsidRDefault="00AB7547" w:rsidP="00AB7547">
            <w:pPr>
              <w:widowControl/>
              <w:spacing w:before="0" w:after="0"/>
              <w:ind w:firstLine="0"/>
              <w:jc w:val="center"/>
              <w:rPr>
                <w:b/>
                <w:bCs/>
                <w:sz w:val="22"/>
                <w:szCs w:val="22"/>
                <w:lang w:val="vi-VN" w:eastAsia="vi-VN"/>
              </w:rPr>
            </w:pPr>
            <w:del w:id="1184" w:author="Nội dung điều chỉnh (Claude)" w:date="2026-10-21T11:02:43Z">
              <w:r w:rsidRPr="000E47C0">
                <w:rPr>
                  <w:b/>
                  <w:bCs/>
                  <w:sz w:val="22"/>
                  <w:szCs w:val="22"/>
                </w:rPr>
                <w:delText>2.505</w:delText>
              </w:r>
            </w:del>
            <w:ins w:id="1185" w:author="Nội dung điều chỉnh (Claude)" w:date="2026-10-21T11:02:43Z">
              <w:r w:rsidRPr="000E47C0">
                <w:rPr>
                  <w:b/>
                  <w:bCs/>
                  <w:sz w:val="22"/>
                  <w:szCs w:val="22"/>
                </w:rPr>
                <w:t xml:space="preserve">874</w:t>
              </w:r>
            </w:ins>
          </w:p>
        </w:tc>
        <w:tc>
          <w:tcPr>
            <w:tcW w:w="0" w:type="auto"/>
            <w:tcBorders>
              <w:top w:val="nil"/>
              <w:left w:val="nil"/>
              <w:bottom w:val="single" w:sz="4" w:space="0" w:color="auto"/>
              <w:right w:val="single" w:sz="4" w:space="0" w:color="auto"/>
            </w:tcBorders>
            <w:vAlign w:val="center"/>
            <w:hideMark/>
          </w:tcPr>
          <w:p w14:paraId="4964DB7D" w14:textId="77777777" w:rsidR="00AB7547" w:rsidRPr="000E47C0" w:rsidRDefault="00AB7547" w:rsidP="00AB7547">
            <w:pPr>
              <w:widowControl/>
              <w:spacing w:before="0" w:after="0"/>
              <w:ind w:firstLine="0"/>
              <w:jc w:val="center"/>
              <w:rPr>
                <w:b/>
                <w:bCs/>
                <w:sz w:val="22"/>
                <w:szCs w:val="22"/>
                <w:lang w:val="vi-VN" w:eastAsia="vi-VN"/>
              </w:rPr>
            </w:pPr>
            <w:del w:id="1186" w:author="Nội dung điều chỉnh (Claude)" w:date="2026-10-21T11:02:43Z">
              <w:r w:rsidRPr="000E47C0">
                <w:rPr>
                  <w:b/>
                  <w:bCs/>
                  <w:sz w:val="22"/>
                  <w:szCs w:val="22"/>
                </w:rPr>
                <w:delText>2.320</w:delText>
              </w:r>
            </w:del>
            <w:ins w:id="1187" w:author="Nội dung điều chỉnh (Claude)" w:date="2026-10-21T11:02:43Z">
              <w:r w:rsidRPr="000E47C0">
                <w:rPr>
                  <w:b/>
                  <w:bCs/>
                  <w:sz w:val="22"/>
                  <w:szCs w:val="22"/>
                </w:rPr>
                <w:t xml:space="preserve">902</w:t>
              </w:r>
            </w:ins>
          </w:p>
        </w:tc>
        <w:tc>
          <w:tcPr>
            <w:tcW w:w="0" w:type="auto"/>
            <w:tcBorders>
              <w:top w:val="nil"/>
              <w:left w:val="nil"/>
              <w:bottom w:val="single" w:sz="4" w:space="0" w:color="auto"/>
              <w:right w:val="single" w:sz="4" w:space="0" w:color="auto"/>
            </w:tcBorders>
            <w:vAlign w:val="center"/>
            <w:hideMark/>
          </w:tcPr>
          <w:p w14:paraId="3D4518A3" w14:textId="77777777" w:rsidR="00AB7547" w:rsidRPr="000E47C0" w:rsidRDefault="00AB7547" w:rsidP="00AB7547">
            <w:pPr>
              <w:widowControl/>
              <w:spacing w:before="0" w:after="0"/>
              <w:ind w:firstLine="0"/>
              <w:jc w:val="center"/>
              <w:rPr>
                <w:b/>
                <w:bCs/>
                <w:sz w:val="22"/>
                <w:szCs w:val="22"/>
                <w:lang w:val="vi-VN" w:eastAsia="vi-VN"/>
              </w:rPr>
            </w:pPr>
            <w:del w:id="1188" w:author="Nội dung điều chỉnh (Claude)" w:date="2026-10-21T11:02:43Z">
              <w:r w:rsidRPr="000E47C0">
                <w:rPr>
                  <w:b/>
                  <w:bCs/>
                  <w:sz w:val="22"/>
                  <w:szCs w:val="22"/>
                </w:rPr>
                <w:delText>2.977</w:delText>
              </w:r>
            </w:del>
            <w:ins w:id="1189" w:author="Nội dung điều chỉnh (Claude)" w:date="2026-10-21T11:02:43Z">
              <w:r w:rsidRPr="000E47C0">
                <w:rPr>
                  <w:b/>
                  <w:bCs/>
                  <w:sz w:val="22"/>
                  <w:szCs w:val="22"/>
                </w:rPr>
                <w:t xml:space="preserve">1.159</w:t>
              </w:r>
            </w:ins>
          </w:p>
        </w:tc>
        <w:tc>
          <w:tcPr>
            <w:tcW w:w="0" w:type="auto"/>
            <w:tcBorders>
              <w:top w:val="nil"/>
              <w:left w:val="nil"/>
              <w:bottom w:val="single" w:sz="4" w:space="0" w:color="auto"/>
              <w:right w:val="single" w:sz="4" w:space="0" w:color="auto"/>
            </w:tcBorders>
            <w:vAlign w:val="center"/>
            <w:hideMark/>
          </w:tcPr>
          <w:p w14:paraId="1ECEF0F8" w14:textId="77777777" w:rsidR="00AB7547" w:rsidRPr="000E47C0" w:rsidRDefault="00AB7547" w:rsidP="00AB7547">
            <w:pPr>
              <w:widowControl/>
              <w:spacing w:before="0" w:after="0"/>
              <w:ind w:firstLine="0"/>
              <w:jc w:val="center"/>
              <w:rPr>
                <w:b/>
                <w:bCs/>
                <w:sz w:val="22"/>
                <w:szCs w:val="22"/>
                <w:lang w:val="vi-VN" w:eastAsia="vi-VN"/>
              </w:rPr>
            </w:pPr>
            <w:del w:id="1190" w:author="Nội dung điều chỉnh (Claude)" w:date="2026-10-21T11:02:43Z">
              <w:r w:rsidRPr="000E47C0">
                <w:rPr>
                  <w:b/>
                  <w:bCs/>
                  <w:sz w:val="22"/>
                  <w:szCs w:val="22"/>
                </w:rPr>
                <w:delText>3.709</w:delText>
              </w:r>
            </w:del>
            <w:ins w:id="1191" w:author="Nội dung điều chỉnh (Claude)" w:date="2026-10-21T11:02:43Z">
              <w:r w:rsidRPr="000E47C0">
                <w:rPr>
                  <w:b/>
                  <w:bCs/>
                  <w:sz w:val="22"/>
                  <w:szCs w:val="22"/>
                </w:rPr>
                <w:t xml:space="preserve">1.188</w:t>
              </w:r>
            </w:ins>
          </w:p>
        </w:tc>
        <w:tc>
          <w:tcPr>
            <w:tcW w:w="0" w:type="auto"/>
            <w:tcBorders>
              <w:top w:val="nil"/>
              <w:left w:val="nil"/>
              <w:bottom w:val="single" w:sz="4" w:space="0" w:color="auto"/>
              <w:right w:val="single" w:sz="4" w:space="0" w:color="auto"/>
            </w:tcBorders>
            <w:vAlign w:val="center"/>
            <w:hideMark/>
          </w:tcPr>
          <w:p w14:paraId="03FF2613" w14:textId="77777777" w:rsidR="00AB7547" w:rsidRPr="000E47C0" w:rsidRDefault="00AB7547" w:rsidP="00AB7547">
            <w:pPr>
              <w:widowControl/>
              <w:spacing w:before="0" w:after="0"/>
              <w:ind w:firstLine="0"/>
              <w:jc w:val="center"/>
              <w:rPr>
                <w:b/>
                <w:bCs/>
                <w:sz w:val="22"/>
                <w:szCs w:val="22"/>
                <w:lang w:val="vi-VN" w:eastAsia="vi-VN"/>
              </w:rPr>
            </w:pPr>
            <w:del w:id="1192" w:author="Nội dung điều chỉnh (Claude)" w:date="2026-10-21T11:02:43Z">
              <w:r w:rsidRPr="000E47C0">
                <w:rPr>
                  <w:b/>
                  <w:bCs/>
                  <w:sz w:val="22"/>
                  <w:szCs w:val="22"/>
                </w:rPr>
                <w:delText>4.525</w:delText>
              </w:r>
            </w:del>
            <w:ins w:id="1193" w:author="Nội dung điều chỉnh (Claude)" w:date="2026-10-21T11:02:43Z">
              <w:r w:rsidRPr="000E47C0">
                <w:rPr>
                  <w:b/>
                  <w:bCs/>
                  <w:sz w:val="22"/>
                  <w:szCs w:val="22"/>
                </w:rPr>
                <w:t xml:space="preserve">1.188</w:t>
              </w:r>
            </w:ins>
          </w:p>
        </w:tc>
        <w:tc>
          <w:tcPr>
            <w:tcW w:w="0" w:type="auto"/>
            <w:tcBorders>
              <w:top w:val="nil"/>
              <w:left w:val="nil"/>
              <w:bottom w:val="single" w:sz="4" w:space="0" w:color="auto"/>
              <w:right w:val="single" w:sz="4" w:space="0" w:color="auto"/>
            </w:tcBorders>
            <w:vAlign w:val="center"/>
            <w:hideMark/>
          </w:tcPr>
          <w:p w14:paraId="6E64616B" w14:textId="77777777" w:rsidR="00AB7547" w:rsidRPr="000E47C0" w:rsidRDefault="00AB7547" w:rsidP="00AB7547">
            <w:pPr>
              <w:widowControl/>
              <w:spacing w:before="0" w:after="0"/>
              <w:ind w:firstLine="0"/>
              <w:jc w:val="center"/>
              <w:rPr>
                <w:b/>
                <w:bCs/>
                <w:sz w:val="22"/>
                <w:szCs w:val="22"/>
                <w:lang w:val="vi-VN" w:eastAsia="vi-VN"/>
              </w:rPr>
            </w:pPr>
            <w:del w:id="1194" w:author="Nội dung điều chỉnh (Claude)" w:date="2026-10-21T11:02:43Z">
              <w:r w:rsidRPr="000E47C0">
                <w:rPr>
                  <w:b/>
                  <w:bCs/>
                  <w:sz w:val="22"/>
                  <w:szCs w:val="22"/>
                </w:rPr>
                <w:delText>5.434</w:delText>
              </w:r>
            </w:del>
            <w:ins w:id="1195" w:author="Nội dung điều chỉnh (Claude)" w:date="2026-10-21T11:02:43Z">
              <w:r w:rsidRPr="000E47C0">
                <w:rPr>
                  <w:b/>
                  <w:bCs/>
                  <w:sz w:val="22"/>
                  <w:szCs w:val="22"/>
                </w:rPr>
                <w:t xml:space="preserve">1.188</w:t>
              </w:r>
            </w:ins>
          </w:p>
        </w:tc>
        <w:tc>
          <w:tcPr>
            <w:tcW w:w="821" w:type="dxa"/>
            <w:tcBorders>
              <w:top w:val="nil"/>
              <w:left w:val="nil"/>
              <w:bottom w:val="single" w:sz="4" w:space="0" w:color="auto"/>
              <w:right w:val="single" w:sz="4" w:space="0" w:color="auto"/>
            </w:tcBorders>
            <w:vAlign w:val="center"/>
            <w:hideMark/>
          </w:tcPr>
          <w:p w14:paraId="1BFA40C2" w14:textId="77777777" w:rsidR="00AB7547" w:rsidRPr="000E47C0" w:rsidRDefault="00AB7547" w:rsidP="00AB7547">
            <w:pPr>
              <w:widowControl/>
              <w:spacing w:before="0" w:after="0"/>
              <w:ind w:firstLine="0"/>
              <w:jc w:val="center"/>
              <w:rPr>
                <w:b/>
                <w:bCs/>
                <w:sz w:val="22"/>
                <w:szCs w:val="22"/>
                <w:lang w:val="vi-VN" w:eastAsia="vi-VN"/>
              </w:rPr>
            </w:pPr>
            <w:del w:id="1196" w:author="Nội dung điều chỉnh (Claude)" w:date="2026-10-21T11:02:43Z">
              <w:r w:rsidRPr="000E47C0">
                <w:rPr>
                  <w:b/>
                  <w:bCs/>
                  <w:sz w:val="22"/>
                  <w:szCs w:val="22"/>
                </w:rPr>
                <w:delText>6.444</w:delText>
              </w:r>
            </w:del>
            <w:ins w:id="1197" w:author="Nội dung điều chỉnh (Claude)" w:date="2026-10-21T11:02:43Z">
              <w:r w:rsidRPr="000E47C0">
                <w:rPr>
                  <w:b/>
                  <w:bCs/>
                  <w:sz w:val="22"/>
                  <w:szCs w:val="22"/>
                </w:rPr>
                <w:t xml:space="preserve">1.188</w:t>
              </w:r>
            </w:ins>
          </w:p>
        </w:tc>
      </w:tr>
      <w:tr w:rsidR="000E47C0" w:rsidRPr="000E47C0" w14:paraId="29070596" w14:textId="77777777" w:rsidTr="00AB7547">
        <w:trPr>
          <w:trHeight w:val="284"/>
          <w:jc w:val="center"/>
        </w:trPr>
        <w:tc>
          <w:tcPr>
            <w:tcW w:w="0" w:type="auto"/>
            <w:noWrap/>
            <w:vAlign w:val="center"/>
            <w:hideMark/>
          </w:tcPr>
          <w:p w14:paraId="24B73A8F"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hideMark/>
          </w:tcPr>
          <w:p w14:paraId="244E3394"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GTGT (ước tính)</w:t>
            </w:r>
          </w:p>
        </w:tc>
        <w:tc>
          <w:tcPr>
            <w:tcW w:w="821" w:type="dxa"/>
            <w:tcBorders>
              <w:top w:val="nil"/>
              <w:left w:val="nil"/>
              <w:bottom w:val="single" w:sz="4" w:space="0" w:color="auto"/>
              <w:right w:val="single" w:sz="4" w:space="0" w:color="auto"/>
            </w:tcBorders>
            <w:vAlign w:val="center"/>
            <w:hideMark/>
          </w:tcPr>
          <w:p w14:paraId="671D6E02" w14:textId="77777777" w:rsidR="00AB7547" w:rsidRPr="000E47C0" w:rsidRDefault="00AB7547" w:rsidP="00AB7547">
            <w:pPr>
              <w:widowControl/>
              <w:spacing w:before="0" w:after="0"/>
              <w:ind w:firstLine="0"/>
              <w:jc w:val="center"/>
              <w:rPr>
                <w:b/>
                <w:bCs/>
                <w:sz w:val="22"/>
                <w:szCs w:val="22"/>
                <w:lang w:val="vi-VN" w:eastAsia="vi-VN"/>
              </w:rPr>
            </w:pPr>
            <w:del w:id="1198" w:author="Nội dung điều chỉnh (Claude)" w:date="2026-10-21T11:02:43Z">
              <w:r w:rsidRPr="000E47C0">
                <w:rPr>
                  <w:sz w:val="22"/>
                  <w:szCs w:val="22"/>
                </w:rPr>
                <w:delText>332</w:delText>
              </w:r>
            </w:del>
            <w:ins w:id="1199" w:author="Nội dung điều chỉnh (Claude)" w:date="2026-10-21T11:02:43Z">
              <w:r w:rsidRPr="000E47C0">
                <w:rPr>
                  <w:sz w:val="22"/>
                  <w:szCs w:val="22"/>
                </w:rPr>
                <w:t xml:space="preserve">197</w:t>
              </w:r>
            </w:ins>
          </w:p>
        </w:tc>
        <w:tc>
          <w:tcPr>
            <w:tcW w:w="0" w:type="auto"/>
            <w:tcBorders>
              <w:top w:val="nil"/>
              <w:left w:val="nil"/>
              <w:bottom w:val="single" w:sz="4" w:space="0" w:color="auto"/>
              <w:right w:val="single" w:sz="4" w:space="0" w:color="auto"/>
            </w:tcBorders>
            <w:vAlign w:val="center"/>
            <w:hideMark/>
          </w:tcPr>
          <w:p w14:paraId="6F123A3C" w14:textId="77777777" w:rsidR="00AB7547" w:rsidRPr="000E47C0" w:rsidRDefault="00AB7547" w:rsidP="00AB7547">
            <w:pPr>
              <w:widowControl/>
              <w:spacing w:before="0" w:after="0"/>
              <w:ind w:firstLine="0"/>
              <w:jc w:val="center"/>
              <w:rPr>
                <w:b/>
                <w:bCs/>
                <w:sz w:val="22"/>
                <w:szCs w:val="22"/>
                <w:lang w:val="vi-VN" w:eastAsia="vi-VN"/>
              </w:rPr>
            </w:pPr>
            <w:del w:id="1200" w:author="Nội dung điều chỉnh (Claude)" w:date="2026-10-21T11:02:43Z">
              <w:r w:rsidRPr="000E47C0">
                <w:rPr>
                  <w:sz w:val="22"/>
                  <w:szCs w:val="22"/>
                </w:rPr>
                <w:delText>379</w:delText>
              </w:r>
            </w:del>
            <w:ins w:id="1201" w:author="Nội dung điều chỉnh (Claude)" w:date="2026-10-21T11:02:43Z">
              <w:r w:rsidRPr="000E47C0">
                <w:rPr>
                  <w:sz w:val="22"/>
                  <w:szCs w:val="22"/>
                </w:rPr>
                <w:t xml:space="preserve">223</w:t>
              </w:r>
            </w:ins>
          </w:p>
        </w:tc>
        <w:tc>
          <w:tcPr>
            <w:tcW w:w="0" w:type="auto"/>
            <w:tcBorders>
              <w:top w:val="nil"/>
              <w:left w:val="nil"/>
              <w:bottom w:val="single" w:sz="4" w:space="0" w:color="auto"/>
              <w:right w:val="single" w:sz="4" w:space="0" w:color="auto"/>
            </w:tcBorders>
            <w:vAlign w:val="center"/>
            <w:hideMark/>
          </w:tcPr>
          <w:p w14:paraId="29510523" w14:textId="77777777" w:rsidR="00AB7547" w:rsidRPr="000E47C0" w:rsidRDefault="00AB7547" w:rsidP="00AB7547">
            <w:pPr>
              <w:widowControl/>
              <w:spacing w:before="0" w:after="0"/>
              <w:ind w:firstLine="0"/>
              <w:jc w:val="center"/>
              <w:rPr>
                <w:b/>
                <w:bCs/>
                <w:sz w:val="22"/>
                <w:szCs w:val="22"/>
                <w:lang w:val="vi-VN" w:eastAsia="vi-VN"/>
              </w:rPr>
            </w:pPr>
            <w:del w:id="1202" w:author="Nội dung điều chỉnh (Claude)" w:date="2026-10-21T11:02:43Z">
              <w:r w:rsidRPr="000E47C0">
                <w:rPr>
                  <w:sz w:val="22"/>
                  <w:szCs w:val="22"/>
                </w:rPr>
                <w:delText>426</w:delText>
              </w:r>
            </w:del>
            <w:ins w:id="1203" w:author="Nội dung điều chỉnh (Claude)" w:date="2026-10-21T11:02:43Z">
              <w:r w:rsidRPr="000E47C0">
                <w:rPr>
                  <w:sz w:val="22"/>
                  <w:szCs w:val="22"/>
                </w:rPr>
                <w:t xml:space="preserve">267</w:t>
              </w:r>
            </w:ins>
          </w:p>
        </w:tc>
        <w:tc>
          <w:tcPr>
            <w:tcW w:w="0" w:type="auto"/>
            <w:tcBorders>
              <w:top w:val="nil"/>
              <w:left w:val="nil"/>
              <w:bottom w:val="single" w:sz="4" w:space="0" w:color="auto"/>
              <w:right w:val="single" w:sz="4" w:space="0" w:color="auto"/>
            </w:tcBorders>
            <w:vAlign w:val="center"/>
            <w:hideMark/>
          </w:tcPr>
          <w:p w14:paraId="243ED493" w14:textId="77777777" w:rsidR="00AB7547" w:rsidRPr="000E47C0" w:rsidRDefault="00AB7547" w:rsidP="00AB7547">
            <w:pPr>
              <w:widowControl/>
              <w:spacing w:before="0" w:after="0"/>
              <w:ind w:firstLine="0"/>
              <w:jc w:val="center"/>
              <w:rPr>
                <w:b/>
                <w:bCs/>
                <w:sz w:val="22"/>
                <w:szCs w:val="22"/>
                <w:lang w:val="vi-VN" w:eastAsia="vi-VN"/>
              </w:rPr>
            </w:pPr>
            <w:del w:id="1204" w:author="Nội dung điều chỉnh (Claude)" w:date="2026-10-21T11:02:43Z">
              <w:r w:rsidRPr="000E47C0">
                <w:rPr>
                  <w:sz w:val="22"/>
                  <w:szCs w:val="22"/>
                </w:rPr>
                <w:delText>426</w:delText>
              </w:r>
            </w:del>
            <w:ins w:id="1205" w:author="Nội dung điều chỉnh (Claude)" w:date="2026-10-21T11:02:43Z">
              <w:r w:rsidRPr="000E47C0">
                <w:rPr>
                  <w:sz w:val="22"/>
                  <w:szCs w:val="22"/>
                </w:rPr>
                <w:t xml:space="preserve">269</w:t>
              </w:r>
            </w:ins>
          </w:p>
        </w:tc>
        <w:tc>
          <w:tcPr>
            <w:tcW w:w="0" w:type="auto"/>
            <w:tcBorders>
              <w:top w:val="nil"/>
              <w:left w:val="nil"/>
              <w:bottom w:val="single" w:sz="4" w:space="0" w:color="auto"/>
              <w:right w:val="single" w:sz="4" w:space="0" w:color="auto"/>
            </w:tcBorders>
            <w:vAlign w:val="center"/>
            <w:hideMark/>
          </w:tcPr>
          <w:p w14:paraId="196DE279" w14:textId="77777777" w:rsidR="00AB7547" w:rsidRPr="000E47C0" w:rsidRDefault="00AB7547" w:rsidP="00AB7547">
            <w:pPr>
              <w:widowControl/>
              <w:spacing w:before="0" w:after="0"/>
              <w:ind w:firstLine="0"/>
              <w:jc w:val="center"/>
              <w:rPr>
                <w:b/>
                <w:bCs/>
                <w:sz w:val="22"/>
                <w:szCs w:val="22"/>
                <w:lang w:val="vi-VN" w:eastAsia="vi-VN"/>
              </w:rPr>
            </w:pPr>
            <w:del w:id="1206" w:author="Nội dung điều chỉnh (Claude)" w:date="2026-10-21T11:02:43Z">
              <w:r w:rsidRPr="000E47C0">
                <w:rPr>
                  <w:sz w:val="22"/>
                  <w:szCs w:val="22"/>
                </w:rPr>
                <w:delText>426</w:delText>
              </w:r>
            </w:del>
            <w:ins w:id="1207" w:author="Nội dung điều chỉnh (Claude)" w:date="2026-10-21T11:02:43Z">
              <w:r w:rsidRPr="000E47C0">
                <w:rPr>
                  <w:sz w:val="22"/>
                  <w:szCs w:val="22"/>
                </w:rPr>
                <w:t xml:space="preserve">272</w:t>
              </w:r>
            </w:ins>
          </w:p>
        </w:tc>
        <w:tc>
          <w:tcPr>
            <w:tcW w:w="0" w:type="auto"/>
            <w:tcBorders>
              <w:top w:val="nil"/>
              <w:left w:val="nil"/>
              <w:bottom w:val="single" w:sz="4" w:space="0" w:color="auto"/>
              <w:right w:val="single" w:sz="4" w:space="0" w:color="auto"/>
            </w:tcBorders>
            <w:vAlign w:val="center"/>
            <w:hideMark/>
          </w:tcPr>
          <w:p w14:paraId="2795F1FB" w14:textId="77777777" w:rsidR="00AB7547" w:rsidRPr="000E47C0" w:rsidRDefault="00AB7547" w:rsidP="00AB7547">
            <w:pPr>
              <w:widowControl/>
              <w:spacing w:before="0" w:after="0"/>
              <w:ind w:firstLine="0"/>
              <w:jc w:val="center"/>
              <w:rPr>
                <w:b/>
                <w:bCs/>
                <w:sz w:val="22"/>
                <w:szCs w:val="22"/>
                <w:lang w:val="vi-VN" w:eastAsia="vi-VN"/>
              </w:rPr>
            </w:pPr>
            <w:del w:id="1208" w:author="Nội dung điều chỉnh (Claude)" w:date="2026-10-21T11:02:43Z">
              <w:r w:rsidRPr="000E47C0">
                <w:rPr>
                  <w:sz w:val="22"/>
                  <w:szCs w:val="22"/>
                </w:rPr>
                <w:delText>469</w:delText>
              </w:r>
            </w:del>
            <w:ins w:id="1209" w:author="Nội dung điều chỉnh (Claude)" w:date="2026-10-21T11:02:43Z">
              <w:r w:rsidRPr="000E47C0">
                <w:rPr>
                  <w:sz w:val="22"/>
                  <w:szCs w:val="22"/>
                </w:rPr>
                <w:t xml:space="preserve">295</w:t>
              </w:r>
            </w:ins>
          </w:p>
        </w:tc>
        <w:tc>
          <w:tcPr>
            <w:tcW w:w="0" w:type="auto"/>
            <w:tcBorders>
              <w:top w:val="nil"/>
              <w:left w:val="nil"/>
              <w:bottom w:val="single" w:sz="4" w:space="0" w:color="auto"/>
              <w:right w:val="single" w:sz="4" w:space="0" w:color="auto"/>
            </w:tcBorders>
            <w:vAlign w:val="center"/>
            <w:hideMark/>
          </w:tcPr>
          <w:p w14:paraId="3E710299" w14:textId="77777777" w:rsidR="00AB7547" w:rsidRPr="000E47C0" w:rsidRDefault="00AB7547" w:rsidP="00AB7547">
            <w:pPr>
              <w:widowControl/>
              <w:spacing w:before="0" w:after="0"/>
              <w:ind w:firstLine="0"/>
              <w:jc w:val="center"/>
              <w:rPr>
                <w:b/>
                <w:bCs/>
                <w:sz w:val="22"/>
                <w:szCs w:val="22"/>
                <w:lang w:val="vi-VN" w:eastAsia="vi-VN"/>
              </w:rPr>
            </w:pPr>
            <w:del w:id="1210" w:author="Nội dung điều chỉnh (Claude)" w:date="2026-10-21T11:02:43Z">
              <w:r w:rsidRPr="000E47C0">
                <w:rPr>
                  <w:sz w:val="22"/>
                  <w:szCs w:val="22"/>
                </w:rPr>
                <w:delText>515</w:delText>
              </w:r>
            </w:del>
            <w:ins w:id="1211" w:author="Nội dung điều chỉnh (Claude)" w:date="2026-10-21T11:02:43Z">
              <w:r w:rsidRPr="000E47C0">
                <w:rPr>
                  <w:sz w:val="22"/>
                  <w:szCs w:val="22"/>
                </w:rPr>
                <w:t xml:space="preserve">298</w:t>
              </w:r>
            </w:ins>
          </w:p>
        </w:tc>
        <w:tc>
          <w:tcPr>
            <w:tcW w:w="0" w:type="auto"/>
            <w:tcBorders>
              <w:top w:val="nil"/>
              <w:left w:val="nil"/>
              <w:bottom w:val="single" w:sz="4" w:space="0" w:color="auto"/>
              <w:right w:val="single" w:sz="4" w:space="0" w:color="auto"/>
            </w:tcBorders>
            <w:vAlign w:val="center"/>
            <w:hideMark/>
          </w:tcPr>
          <w:p w14:paraId="107D8E50" w14:textId="77777777" w:rsidR="00AB7547" w:rsidRPr="000E47C0" w:rsidRDefault="00AB7547" w:rsidP="00AB7547">
            <w:pPr>
              <w:widowControl/>
              <w:spacing w:before="0" w:after="0"/>
              <w:ind w:firstLine="0"/>
              <w:jc w:val="center"/>
              <w:rPr>
                <w:b/>
                <w:bCs/>
                <w:sz w:val="22"/>
                <w:szCs w:val="22"/>
                <w:lang w:val="vi-VN" w:eastAsia="vi-VN"/>
              </w:rPr>
            </w:pPr>
            <w:del w:id="1212" w:author="Nội dung điều chỉnh (Claude)" w:date="2026-10-21T11:02:43Z">
              <w:r w:rsidRPr="000E47C0">
                <w:rPr>
                  <w:sz w:val="22"/>
                  <w:szCs w:val="22"/>
                </w:rPr>
                <w:delText>567</w:delText>
              </w:r>
            </w:del>
            <w:ins w:id="1213" w:author="Nội dung điều chỉnh (Claude)" w:date="2026-10-21T11:02:43Z">
              <w:r w:rsidRPr="000E47C0">
                <w:rPr>
                  <w:sz w:val="22"/>
                  <w:szCs w:val="22"/>
                </w:rPr>
                <w:t xml:space="preserve">298</w:t>
              </w:r>
            </w:ins>
          </w:p>
        </w:tc>
        <w:tc>
          <w:tcPr>
            <w:tcW w:w="0" w:type="auto"/>
            <w:tcBorders>
              <w:top w:val="nil"/>
              <w:left w:val="nil"/>
              <w:bottom w:val="single" w:sz="4" w:space="0" w:color="auto"/>
              <w:right w:val="single" w:sz="4" w:space="0" w:color="auto"/>
            </w:tcBorders>
            <w:vAlign w:val="center"/>
            <w:hideMark/>
          </w:tcPr>
          <w:p w14:paraId="3BC947AA" w14:textId="77777777" w:rsidR="00AB7547" w:rsidRPr="000E47C0" w:rsidRDefault="00AB7547" w:rsidP="00AB7547">
            <w:pPr>
              <w:widowControl/>
              <w:spacing w:before="0" w:after="0"/>
              <w:ind w:firstLine="0"/>
              <w:jc w:val="center"/>
              <w:rPr>
                <w:b/>
                <w:bCs/>
                <w:sz w:val="22"/>
                <w:szCs w:val="22"/>
                <w:lang w:val="vi-VN" w:eastAsia="vi-VN"/>
              </w:rPr>
            </w:pPr>
            <w:del w:id="1214" w:author="Nội dung điều chỉnh (Claude)" w:date="2026-10-21T11:02:43Z">
              <w:r w:rsidRPr="000E47C0">
                <w:rPr>
                  <w:sz w:val="22"/>
                  <w:szCs w:val="22"/>
                </w:rPr>
                <w:delText>624</w:delText>
              </w:r>
            </w:del>
            <w:ins w:id="1215" w:author="Nội dung điều chỉnh (Claude)" w:date="2026-10-21T11:02:43Z">
              <w:r w:rsidRPr="000E47C0">
                <w:rPr>
                  <w:sz w:val="22"/>
                  <w:szCs w:val="22"/>
                </w:rPr>
                <w:t xml:space="preserve">298</w:t>
              </w:r>
            </w:ins>
          </w:p>
        </w:tc>
        <w:tc>
          <w:tcPr>
            <w:tcW w:w="821" w:type="dxa"/>
            <w:tcBorders>
              <w:top w:val="nil"/>
              <w:left w:val="nil"/>
              <w:bottom w:val="single" w:sz="4" w:space="0" w:color="auto"/>
              <w:right w:val="single" w:sz="4" w:space="0" w:color="auto"/>
            </w:tcBorders>
            <w:vAlign w:val="center"/>
            <w:hideMark/>
          </w:tcPr>
          <w:p w14:paraId="33CF0BDE" w14:textId="77777777" w:rsidR="00AB7547" w:rsidRPr="000E47C0" w:rsidRDefault="00AB7547" w:rsidP="00AB7547">
            <w:pPr>
              <w:widowControl/>
              <w:spacing w:before="0" w:after="0"/>
              <w:ind w:firstLine="0"/>
              <w:jc w:val="center"/>
              <w:rPr>
                <w:b/>
                <w:bCs/>
                <w:sz w:val="22"/>
                <w:szCs w:val="22"/>
                <w:lang w:val="vi-VN" w:eastAsia="vi-VN"/>
              </w:rPr>
            </w:pPr>
            <w:del w:id="1216" w:author="Nội dung điều chỉnh (Claude)" w:date="2026-10-21T11:02:43Z">
              <w:r w:rsidRPr="000E47C0">
                <w:rPr>
                  <w:sz w:val="22"/>
                  <w:szCs w:val="22"/>
                </w:rPr>
                <w:delText>686</w:delText>
              </w:r>
            </w:del>
            <w:ins w:id="1217" w:author="Nội dung điều chỉnh (Claude)" w:date="2026-10-21T11:02:43Z">
              <w:r w:rsidRPr="000E47C0">
                <w:rPr>
                  <w:sz w:val="22"/>
                  <w:szCs w:val="22"/>
                </w:rPr>
                <w:t xml:space="preserve">298</w:t>
              </w:r>
            </w:ins>
          </w:p>
        </w:tc>
      </w:tr>
      <w:tr w:rsidR="000E47C0" w:rsidRPr="000E47C0" w14:paraId="2B2F259A" w14:textId="77777777" w:rsidTr="00AB7547">
        <w:trPr>
          <w:trHeight w:val="284"/>
          <w:jc w:val="center"/>
        </w:trPr>
        <w:tc>
          <w:tcPr>
            <w:tcW w:w="0" w:type="auto"/>
            <w:noWrap/>
            <w:vAlign w:val="center"/>
          </w:tcPr>
          <w:p w14:paraId="0D6E1F57" w14:textId="77777777" w:rsidR="00AB7547" w:rsidRPr="000E47C0" w:rsidRDefault="00AB7547" w:rsidP="00AB7547">
            <w:pPr>
              <w:widowControl/>
              <w:spacing w:before="0" w:after="0"/>
              <w:ind w:firstLine="0"/>
              <w:jc w:val="center"/>
              <w:rPr>
                <w:i/>
                <w:iCs/>
                <w:sz w:val="22"/>
                <w:szCs w:val="22"/>
                <w:lang w:val="vi-VN" w:eastAsia="vi-VN"/>
              </w:rPr>
            </w:pPr>
          </w:p>
        </w:tc>
        <w:tc>
          <w:tcPr>
            <w:tcW w:w="1186" w:type="dxa"/>
            <w:vAlign w:val="center"/>
          </w:tcPr>
          <w:p w14:paraId="54B509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Nộp thuế TNDN*</w:t>
            </w:r>
          </w:p>
        </w:tc>
        <w:tc>
          <w:tcPr>
            <w:tcW w:w="821" w:type="dxa"/>
            <w:tcBorders>
              <w:top w:val="nil"/>
              <w:left w:val="nil"/>
              <w:bottom w:val="single" w:sz="4" w:space="0" w:color="auto"/>
              <w:right w:val="single" w:sz="4" w:space="0" w:color="auto"/>
            </w:tcBorders>
            <w:vAlign w:val="center"/>
          </w:tcPr>
          <w:p w14:paraId="4049865C"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5FB44E0A"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2322AE93" w14:textId="77777777" w:rsidR="00AB7547" w:rsidRPr="000E47C0" w:rsidRDefault="00AB7547" w:rsidP="00AB7547">
            <w:pPr>
              <w:widowControl/>
              <w:spacing w:before="0" w:after="0"/>
              <w:ind w:firstLine="0"/>
              <w:jc w:val="center"/>
              <w:rPr>
                <w:b/>
                <w:bCs/>
                <w:sz w:val="22"/>
                <w:szCs w:val="22"/>
                <w:lang w:val="vi-VN" w:eastAsia="vi-VN"/>
              </w:rPr>
            </w:pPr>
            <w:r w:rsidRPr="000E47C0">
              <w:rPr>
                <w:sz w:val="22"/>
                <w:szCs w:val="22"/>
              </w:rPr>
              <w:t>Miễn thuế</w:t>
            </w:r>
          </w:p>
        </w:tc>
        <w:tc>
          <w:tcPr>
            <w:tcW w:w="0" w:type="auto"/>
            <w:tcBorders>
              <w:top w:val="nil"/>
              <w:left w:val="nil"/>
              <w:bottom w:val="single" w:sz="4" w:space="0" w:color="auto"/>
              <w:right w:val="single" w:sz="4" w:space="0" w:color="auto"/>
            </w:tcBorders>
            <w:vAlign w:val="center"/>
          </w:tcPr>
          <w:p w14:paraId="0490082F" w14:textId="77777777" w:rsidR="00AB7547" w:rsidRPr="000E47C0" w:rsidRDefault="00AB7547" w:rsidP="00AB7547">
            <w:pPr>
              <w:widowControl/>
              <w:spacing w:before="0" w:after="0"/>
              <w:ind w:firstLine="0"/>
              <w:jc w:val="center"/>
              <w:rPr>
                <w:b/>
                <w:bCs/>
                <w:sz w:val="22"/>
                <w:szCs w:val="22"/>
                <w:lang w:val="vi-VN" w:eastAsia="vi-VN"/>
              </w:rPr>
            </w:pPr>
            <w:del w:id="1218" w:author="Nội dung điều chỉnh (Claude)" w:date="2026-10-21T11:02:43Z">
              <w:r w:rsidRPr="000E47C0">
                <w:rPr>
                  <w:sz w:val="22"/>
                  <w:szCs w:val="22"/>
                </w:rPr>
                <w:delText>426</w:delText>
              </w:r>
            </w:del>
            <w:ins w:id="1219" w:author="Nội dung điều chỉnh (Claude)" w:date="2026-10-21T11:02:43Z">
              <w:r w:rsidRPr="000E47C0">
                <w:rPr>
                  <w:sz w:val="22"/>
                  <w:szCs w:val="22"/>
                </w:rPr>
                <w:t xml:space="preserve">29</w:t>
              </w:r>
            </w:ins>
          </w:p>
        </w:tc>
        <w:tc>
          <w:tcPr>
            <w:tcW w:w="0" w:type="auto"/>
            <w:tcBorders>
              <w:top w:val="nil"/>
              <w:left w:val="nil"/>
              <w:bottom w:val="single" w:sz="4" w:space="0" w:color="auto"/>
              <w:right w:val="single" w:sz="4" w:space="0" w:color="auto"/>
            </w:tcBorders>
            <w:vAlign w:val="center"/>
          </w:tcPr>
          <w:p w14:paraId="2496B131" w14:textId="77777777" w:rsidR="00AB7547" w:rsidRPr="000E47C0" w:rsidRDefault="00AB7547" w:rsidP="00AB7547">
            <w:pPr>
              <w:widowControl/>
              <w:spacing w:before="0" w:after="0"/>
              <w:ind w:firstLine="0"/>
              <w:jc w:val="center"/>
              <w:rPr>
                <w:b/>
                <w:bCs/>
                <w:sz w:val="22"/>
                <w:szCs w:val="22"/>
                <w:lang w:val="vi-VN" w:eastAsia="vi-VN"/>
              </w:rPr>
            </w:pPr>
            <w:del w:id="1220" w:author="Nội dung điều chỉnh (Claude)" w:date="2026-10-21T11:02:43Z">
              <w:r w:rsidRPr="000E47C0">
                <w:rPr>
                  <w:sz w:val="22"/>
                  <w:szCs w:val="22"/>
                </w:rPr>
                <w:delText>394</w:delText>
              </w:r>
            </w:del>
            <w:ins w:id="1221" w:author="Nội dung điều chỉnh (Claude)" w:date="2026-10-21T11:02:43Z">
              <w:r w:rsidRPr="000E47C0">
                <w:rPr>
                  <w:sz w:val="22"/>
                  <w:szCs w:val="22"/>
                </w:rPr>
                <w:t xml:space="preserve">126</w:t>
              </w:r>
            </w:ins>
          </w:p>
        </w:tc>
        <w:tc>
          <w:tcPr>
            <w:tcW w:w="0" w:type="auto"/>
            <w:tcBorders>
              <w:top w:val="nil"/>
              <w:left w:val="nil"/>
              <w:bottom w:val="single" w:sz="4" w:space="0" w:color="auto"/>
              <w:right w:val="single" w:sz="4" w:space="0" w:color="auto"/>
            </w:tcBorders>
            <w:vAlign w:val="center"/>
          </w:tcPr>
          <w:p w14:paraId="44186E88" w14:textId="77777777" w:rsidR="00AB7547" w:rsidRPr="000E47C0" w:rsidRDefault="00AB7547" w:rsidP="00AB7547">
            <w:pPr>
              <w:widowControl/>
              <w:spacing w:before="0" w:after="0"/>
              <w:ind w:firstLine="0"/>
              <w:jc w:val="center"/>
              <w:rPr>
                <w:b/>
                <w:bCs/>
                <w:sz w:val="22"/>
                <w:szCs w:val="22"/>
                <w:lang w:val="vi-VN" w:eastAsia="vi-VN"/>
              </w:rPr>
            </w:pPr>
            <w:del w:id="1222" w:author="Nội dung điều chỉnh (Claude)" w:date="2026-10-21T11:02:43Z">
              <w:r w:rsidRPr="000E47C0">
                <w:rPr>
                  <w:sz w:val="22"/>
                  <w:szCs w:val="22"/>
                </w:rPr>
                <w:delText>506</w:delText>
              </w:r>
            </w:del>
            <w:ins w:id="1223" w:author="Nội dung điều chỉnh (Claude)" w:date="2026-10-21T11:02:43Z">
              <w:r w:rsidRPr="000E47C0">
                <w:rPr>
                  <w:sz w:val="22"/>
                  <w:szCs w:val="22"/>
                </w:rPr>
                <w:t xml:space="preserve">173</w:t>
              </w:r>
            </w:ins>
          </w:p>
        </w:tc>
        <w:tc>
          <w:tcPr>
            <w:tcW w:w="0" w:type="auto"/>
            <w:tcBorders>
              <w:top w:val="nil"/>
              <w:left w:val="nil"/>
              <w:bottom w:val="single" w:sz="4" w:space="0" w:color="auto"/>
              <w:right w:val="single" w:sz="4" w:space="0" w:color="auto"/>
            </w:tcBorders>
            <w:vAlign w:val="center"/>
          </w:tcPr>
          <w:p w14:paraId="7855270D" w14:textId="77777777" w:rsidR="00AB7547" w:rsidRPr="000E47C0" w:rsidRDefault="00AB7547" w:rsidP="00AB7547">
            <w:pPr>
              <w:widowControl/>
              <w:spacing w:before="0" w:after="0"/>
              <w:ind w:firstLine="0"/>
              <w:jc w:val="center"/>
              <w:rPr>
                <w:b/>
                <w:bCs/>
                <w:sz w:val="22"/>
                <w:szCs w:val="22"/>
                <w:lang w:val="vi-VN" w:eastAsia="vi-VN"/>
              </w:rPr>
            </w:pPr>
            <w:del w:id="1224" w:author="Nội dung điều chỉnh (Claude)" w:date="2026-10-21T11:02:43Z">
              <w:r w:rsidRPr="000E47C0">
                <w:rPr>
                  <w:sz w:val="22"/>
                  <w:szCs w:val="22"/>
                </w:rPr>
                <w:delText>631</w:delText>
              </w:r>
            </w:del>
            <w:ins w:id="1225" w:author="Nội dung điều chỉnh (Claude)" w:date="2026-10-21T11:02:43Z">
              <w:r w:rsidRPr="000E47C0">
                <w:rPr>
                  <w:sz w:val="22"/>
                  <w:szCs w:val="22"/>
                </w:rPr>
                <w:t xml:space="preserve">178</w:t>
              </w:r>
            </w:ins>
          </w:p>
        </w:tc>
        <w:tc>
          <w:tcPr>
            <w:tcW w:w="0" w:type="auto"/>
            <w:tcBorders>
              <w:top w:val="nil"/>
              <w:left w:val="nil"/>
              <w:bottom w:val="single" w:sz="4" w:space="0" w:color="auto"/>
              <w:right w:val="single" w:sz="4" w:space="0" w:color="auto"/>
            </w:tcBorders>
            <w:vAlign w:val="center"/>
          </w:tcPr>
          <w:p w14:paraId="75C82125" w14:textId="77777777" w:rsidR="00AB7547" w:rsidRPr="000E47C0" w:rsidRDefault="00AB7547" w:rsidP="00AB7547">
            <w:pPr>
              <w:widowControl/>
              <w:spacing w:before="0" w:after="0"/>
              <w:ind w:firstLine="0"/>
              <w:jc w:val="center"/>
              <w:rPr>
                <w:b/>
                <w:bCs/>
                <w:sz w:val="22"/>
                <w:szCs w:val="22"/>
                <w:lang w:val="vi-VN" w:eastAsia="vi-VN"/>
              </w:rPr>
            </w:pPr>
            <w:del w:id="1226" w:author="Nội dung điều chỉnh (Claude)" w:date="2026-10-21T11:02:43Z">
              <w:r w:rsidRPr="000E47C0">
                <w:rPr>
                  <w:sz w:val="22"/>
                  <w:szCs w:val="22"/>
                </w:rPr>
                <w:delText>769</w:delText>
              </w:r>
            </w:del>
            <w:ins w:id="1227" w:author="Nội dung điều chỉnh (Claude)" w:date="2026-10-21T11:02:43Z">
              <w:r w:rsidRPr="000E47C0">
                <w:rPr>
                  <w:sz w:val="22"/>
                  <w:szCs w:val="22"/>
                </w:rPr>
                <w:t xml:space="preserve">178</w:t>
              </w:r>
            </w:ins>
          </w:p>
        </w:tc>
        <w:tc>
          <w:tcPr>
            <w:tcW w:w="0" w:type="auto"/>
            <w:tcBorders>
              <w:top w:val="nil"/>
              <w:left w:val="nil"/>
              <w:bottom w:val="single" w:sz="4" w:space="0" w:color="auto"/>
              <w:right w:val="single" w:sz="4" w:space="0" w:color="auto"/>
            </w:tcBorders>
            <w:vAlign w:val="center"/>
          </w:tcPr>
          <w:p w14:paraId="19AC795C" w14:textId="77777777" w:rsidR="00AB7547" w:rsidRPr="000E47C0" w:rsidRDefault="00AB7547" w:rsidP="00AB7547">
            <w:pPr>
              <w:widowControl/>
              <w:spacing w:before="0" w:after="0"/>
              <w:ind w:firstLine="0"/>
              <w:jc w:val="center"/>
              <w:rPr>
                <w:b/>
                <w:bCs/>
                <w:sz w:val="22"/>
                <w:szCs w:val="22"/>
                <w:lang w:val="vi-VN" w:eastAsia="vi-VN"/>
              </w:rPr>
            </w:pPr>
            <w:del w:id="1228" w:author="Nội dung điều chỉnh (Claude)" w:date="2026-10-21T11:02:43Z">
              <w:r w:rsidRPr="000E47C0">
                <w:rPr>
                  <w:sz w:val="22"/>
                  <w:szCs w:val="22"/>
                </w:rPr>
                <w:delText>924</w:delText>
              </w:r>
            </w:del>
            <w:ins w:id="1229" w:author="Nội dung điều chỉnh (Claude)" w:date="2026-10-21T11:02:43Z">
              <w:r w:rsidRPr="000E47C0">
                <w:rPr>
                  <w:sz w:val="22"/>
                  <w:szCs w:val="22"/>
                </w:rPr>
                <w:t xml:space="preserve">178</w:t>
              </w:r>
            </w:ins>
          </w:p>
        </w:tc>
        <w:tc>
          <w:tcPr>
            <w:tcW w:w="821" w:type="dxa"/>
            <w:tcBorders>
              <w:top w:val="nil"/>
              <w:left w:val="nil"/>
              <w:bottom w:val="single" w:sz="4" w:space="0" w:color="auto"/>
              <w:right w:val="single" w:sz="4" w:space="0" w:color="auto"/>
            </w:tcBorders>
            <w:vAlign w:val="center"/>
          </w:tcPr>
          <w:p w14:paraId="08B88E13" w14:textId="77777777" w:rsidR="00AB7547" w:rsidRPr="000E47C0" w:rsidRDefault="00AB7547" w:rsidP="00AB7547">
            <w:pPr>
              <w:widowControl/>
              <w:spacing w:before="0" w:after="0"/>
              <w:ind w:firstLine="0"/>
              <w:jc w:val="center"/>
              <w:rPr>
                <w:b/>
                <w:bCs/>
                <w:sz w:val="22"/>
                <w:szCs w:val="22"/>
                <w:lang w:val="vi-VN" w:eastAsia="vi-VN"/>
              </w:rPr>
            </w:pPr>
            <w:del w:id="1230" w:author="Nội dung điều chỉnh (Claude)" w:date="2026-10-21T11:02:43Z">
              <w:r w:rsidRPr="000E47C0">
                <w:rPr>
                  <w:sz w:val="22"/>
                  <w:szCs w:val="22"/>
                </w:rPr>
                <w:delText>1.096</w:delText>
              </w:r>
            </w:del>
            <w:ins w:id="1231" w:author="Nội dung điều chỉnh (Claude)" w:date="2026-10-21T11:02:43Z">
              <w:r w:rsidRPr="000E47C0">
                <w:rPr>
                  <w:sz w:val="22"/>
                  <w:szCs w:val="22"/>
                </w:rPr>
                <w:t xml:space="preserve">178</w:t>
              </w:r>
            </w:ins>
          </w:p>
        </w:tc>
      </w:tr>
      <w:tr w:rsidR="000E47C0" w:rsidRPr="000E47C0" w14:paraId="737D4144" w14:textId="77777777" w:rsidTr="00AB7547">
        <w:trPr>
          <w:trHeight w:val="284"/>
          <w:jc w:val="center"/>
        </w:trPr>
        <w:tc>
          <w:tcPr>
            <w:tcW w:w="0" w:type="auto"/>
            <w:noWrap/>
            <w:vAlign w:val="center"/>
            <w:hideMark/>
          </w:tcPr>
          <w:p w14:paraId="4AC24F59"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IV</w:t>
            </w:r>
          </w:p>
        </w:tc>
        <w:tc>
          <w:tcPr>
            <w:tcW w:w="1186" w:type="dxa"/>
            <w:vAlign w:val="center"/>
            <w:hideMark/>
          </w:tcPr>
          <w:p w14:paraId="1B6AF156"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Lợi nhuận sau thuế</w:t>
            </w:r>
          </w:p>
        </w:tc>
        <w:tc>
          <w:tcPr>
            <w:tcW w:w="821" w:type="dxa"/>
            <w:tcBorders>
              <w:top w:val="nil"/>
              <w:left w:val="nil"/>
              <w:bottom w:val="single" w:sz="4" w:space="0" w:color="auto"/>
              <w:right w:val="single" w:sz="4" w:space="0" w:color="auto"/>
            </w:tcBorders>
            <w:vAlign w:val="center"/>
            <w:hideMark/>
          </w:tcPr>
          <w:p w14:paraId="70B92836" w14:textId="77777777" w:rsidR="00AB7547" w:rsidRPr="000E47C0" w:rsidRDefault="00AB7547" w:rsidP="00AB7547">
            <w:pPr>
              <w:widowControl/>
              <w:spacing w:before="0" w:after="0"/>
              <w:ind w:firstLine="0"/>
              <w:jc w:val="center"/>
              <w:rPr>
                <w:b/>
                <w:bCs/>
                <w:sz w:val="22"/>
                <w:szCs w:val="22"/>
                <w:lang w:val="vi-VN" w:eastAsia="vi-VN"/>
              </w:rPr>
            </w:pPr>
            <w:del w:id="1232" w:author="Nội dung điều chỉnh (Claude)" w:date="2026-10-21T11:02:43Z">
              <w:r w:rsidRPr="000E47C0">
                <w:rPr>
                  <w:b/>
                  <w:bCs/>
                  <w:sz w:val="22"/>
                  <w:szCs w:val="22"/>
                </w:rPr>
                <w:delText>594</w:delText>
              </w:r>
            </w:del>
            <w:ins w:id="1233" w:author="Nội dung điều chỉnh (Claude)" w:date="2026-10-21T11:02:43Z">
              <w:r w:rsidRPr="000E47C0">
                <w:rPr>
                  <w:b/>
                  <w:bCs/>
                  <w:sz w:val="22"/>
                  <w:szCs w:val="22"/>
                </w:rPr>
                <w:t xml:space="preserve">-768</w:t>
              </w:r>
            </w:ins>
          </w:p>
        </w:tc>
        <w:tc>
          <w:tcPr>
            <w:tcW w:w="0" w:type="auto"/>
            <w:tcBorders>
              <w:top w:val="nil"/>
              <w:left w:val="nil"/>
              <w:bottom w:val="single" w:sz="4" w:space="0" w:color="auto"/>
              <w:right w:val="single" w:sz="4" w:space="0" w:color="auto"/>
            </w:tcBorders>
            <w:vAlign w:val="center"/>
            <w:hideMark/>
          </w:tcPr>
          <w:p w14:paraId="0A4893C2" w14:textId="77777777" w:rsidR="00AB7547" w:rsidRPr="000E47C0" w:rsidRDefault="00AB7547" w:rsidP="00AB7547">
            <w:pPr>
              <w:widowControl/>
              <w:spacing w:before="0" w:after="0"/>
              <w:ind w:firstLine="0"/>
              <w:jc w:val="center"/>
              <w:rPr>
                <w:b/>
                <w:bCs/>
                <w:sz w:val="22"/>
                <w:szCs w:val="22"/>
                <w:lang w:val="vi-VN" w:eastAsia="vi-VN"/>
              </w:rPr>
            </w:pPr>
            <w:del w:id="1234" w:author="Nội dung điều chỉnh (Claude)" w:date="2026-10-21T11:02:43Z">
              <w:r w:rsidRPr="000E47C0">
                <w:rPr>
                  <w:b/>
                  <w:bCs/>
                  <w:sz w:val="22"/>
                  <w:szCs w:val="22"/>
                </w:rPr>
                <w:delText>1.504</w:delText>
              </w:r>
            </w:del>
            <w:ins w:id="1235" w:author="Nội dung điều chỉnh (Claude)" w:date="2026-10-21T11:02:43Z">
              <w:r w:rsidRPr="000E47C0">
                <w:rPr>
                  <w:b/>
                  <w:bCs/>
                  <w:sz w:val="22"/>
                  <w:szCs w:val="22"/>
                </w:rPr>
                <w:t xml:space="preserve">-259</w:t>
              </w:r>
            </w:ins>
          </w:p>
        </w:tc>
        <w:tc>
          <w:tcPr>
            <w:tcW w:w="0" w:type="auto"/>
            <w:tcBorders>
              <w:top w:val="nil"/>
              <w:left w:val="nil"/>
              <w:bottom w:val="single" w:sz="4" w:space="0" w:color="auto"/>
              <w:right w:val="single" w:sz="4" w:space="0" w:color="auto"/>
            </w:tcBorders>
            <w:vAlign w:val="center"/>
            <w:hideMark/>
          </w:tcPr>
          <w:p w14:paraId="1D5941EF" w14:textId="77777777" w:rsidR="00AB7547" w:rsidRPr="000E47C0" w:rsidRDefault="00AB7547" w:rsidP="00AB7547">
            <w:pPr>
              <w:widowControl/>
              <w:spacing w:before="0" w:after="0"/>
              <w:ind w:firstLine="0"/>
              <w:jc w:val="center"/>
              <w:rPr>
                <w:b/>
                <w:bCs/>
                <w:sz w:val="22"/>
                <w:szCs w:val="22"/>
                <w:lang w:val="vi-VN" w:eastAsia="vi-VN"/>
              </w:rPr>
            </w:pPr>
            <w:del w:id="1236" w:author="Nội dung điều chỉnh (Claude)" w:date="2026-10-21T11:02:43Z">
              <w:r w:rsidRPr="000E47C0">
                <w:rPr>
                  <w:b/>
                  <w:bCs/>
                  <w:sz w:val="22"/>
                  <w:szCs w:val="22"/>
                </w:rPr>
                <w:delText>2.234</w:delText>
              </w:r>
            </w:del>
            <w:ins w:id="1237" w:author="Nội dung điều chỉnh (Claude)" w:date="2026-10-21T11:02:43Z">
              <w:r w:rsidRPr="000E47C0">
                <w:rPr>
                  <w:b/>
                  <w:bCs/>
                  <w:sz w:val="22"/>
                  <w:szCs w:val="22"/>
                </w:rPr>
                <w:t xml:space="preserve">568</w:t>
              </w:r>
            </w:ins>
          </w:p>
        </w:tc>
        <w:tc>
          <w:tcPr>
            <w:tcW w:w="0" w:type="auto"/>
            <w:tcBorders>
              <w:top w:val="nil"/>
              <w:left w:val="nil"/>
              <w:bottom w:val="single" w:sz="4" w:space="0" w:color="auto"/>
              <w:right w:val="single" w:sz="4" w:space="0" w:color="auto"/>
            </w:tcBorders>
            <w:vAlign w:val="center"/>
            <w:hideMark/>
          </w:tcPr>
          <w:p w14:paraId="04433A1B" w14:textId="77777777" w:rsidR="00AB7547" w:rsidRPr="000E47C0" w:rsidRDefault="00AB7547" w:rsidP="00AB7547">
            <w:pPr>
              <w:widowControl/>
              <w:spacing w:before="0" w:after="0"/>
              <w:ind w:firstLine="0"/>
              <w:jc w:val="center"/>
              <w:rPr>
                <w:b/>
                <w:bCs/>
                <w:sz w:val="22"/>
                <w:szCs w:val="22"/>
                <w:lang w:val="vi-VN" w:eastAsia="vi-VN"/>
              </w:rPr>
            </w:pPr>
            <w:del w:id="1238" w:author="Nội dung điều chỉnh (Claude)" w:date="2026-10-21T11:02:43Z">
              <w:r w:rsidRPr="000E47C0">
                <w:rPr>
                  <w:b/>
                  <w:bCs/>
                  <w:sz w:val="22"/>
                  <w:szCs w:val="22"/>
                </w:rPr>
                <w:delText>2.079</w:delText>
              </w:r>
            </w:del>
            <w:ins w:id="1239" w:author="Nội dung điều chỉnh (Claude)" w:date="2026-10-21T11:02:43Z">
              <w:r w:rsidRPr="000E47C0">
                <w:rPr>
                  <w:b/>
                  <w:bCs/>
                  <w:sz w:val="22"/>
                  <w:szCs w:val="22"/>
                </w:rPr>
                <w:t xml:space="preserve">576</w:t>
              </w:r>
            </w:ins>
          </w:p>
        </w:tc>
        <w:tc>
          <w:tcPr>
            <w:tcW w:w="0" w:type="auto"/>
            <w:tcBorders>
              <w:top w:val="nil"/>
              <w:left w:val="nil"/>
              <w:bottom w:val="single" w:sz="4" w:space="0" w:color="auto"/>
              <w:right w:val="single" w:sz="4" w:space="0" w:color="auto"/>
            </w:tcBorders>
            <w:vAlign w:val="center"/>
            <w:hideMark/>
          </w:tcPr>
          <w:p w14:paraId="2218CDD7" w14:textId="77777777" w:rsidR="00AB7547" w:rsidRPr="000E47C0" w:rsidRDefault="00AB7547" w:rsidP="00AB7547">
            <w:pPr>
              <w:widowControl/>
              <w:spacing w:before="0" w:after="0"/>
              <w:ind w:firstLine="0"/>
              <w:jc w:val="center"/>
              <w:rPr>
                <w:b/>
                <w:bCs/>
                <w:sz w:val="22"/>
                <w:szCs w:val="22"/>
                <w:lang w:val="vi-VN" w:eastAsia="vi-VN"/>
              </w:rPr>
            </w:pPr>
            <w:del w:id="1240" w:author="Nội dung điều chỉnh (Claude)" w:date="2026-10-21T11:02:43Z">
              <w:r w:rsidRPr="000E47C0">
                <w:rPr>
                  <w:b/>
                  <w:bCs/>
                  <w:sz w:val="22"/>
                  <w:szCs w:val="22"/>
                </w:rPr>
                <w:delText>1.894</w:delText>
              </w:r>
            </w:del>
            <w:ins w:id="1241" w:author="Nội dung điều chỉnh (Claude)" w:date="2026-10-21T11:02:43Z">
              <w:r w:rsidRPr="000E47C0">
                <w:rPr>
                  <w:b/>
                  <w:bCs/>
                  <w:sz w:val="22"/>
                  <w:szCs w:val="22"/>
                </w:rPr>
                <w:t xml:space="preserve">504</w:t>
              </w:r>
            </w:ins>
          </w:p>
        </w:tc>
        <w:tc>
          <w:tcPr>
            <w:tcW w:w="0" w:type="auto"/>
            <w:tcBorders>
              <w:top w:val="nil"/>
              <w:left w:val="nil"/>
              <w:bottom w:val="single" w:sz="4" w:space="0" w:color="auto"/>
              <w:right w:val="single" w:sz="4" w:space="0" w:color="auto"/>
            </w:tcBorders>
            <w:vAlign w:val="center"/>
            <w:hideMark/>
          </w:tcPr>
          <w:p w14:paraId="2C9D7524" w14:textId="77777777" w:rsidR="00AB7547" w:rsidRPr="000E47C0" w:rsidRDefault="00AB7547" w:rsidP="00AB7547">
            <w:pPr>
              <w:widowControl/>
              <w:spacing w:before="0" w:after="0"/>
              <w:ind w:firstLine="0"/>
              <w:jc w:val="center"/>
              <w:rPr>
                <w:b/>
                <w:bCs/>
                <w:sz w:val="22"/>
                <w:szCs w:val="22"/>
                <w:lang w:val="vi-VN" w:eastAsia="vi-VN"/>
              </w:rPr>
            </w:pPr>
            <w:del w:id="1242" w:author="Nội dung điều chỉnh (Claude)" w:date="2026-10-21T11:02:43Z">
              <w:r w:rsidRPr="000E47C0">
                <w:rPr>
                  <w:b/>
                  <w:bCs/>
                  <w:sz w:val="22"/>
                  <w:szCs w:val="22"/>
                </w:rPr>
                <w:delText>2.508</w:delText>
              </w:r>
            </w:del>
            <w:ins w:id="1243" w:author="Nội dung điều chỉnh (Claude)" w:date="2026-10-21T11:02:43Z">
              <w:r w:rsidRPr="000E47C0">
                <w:rPr>
                  <w:b/>
                  <w:bCs/>
                  <w:sz w:val="22"/>
                  <w:szCs w:val="22"/>
                </w:rPr>
                <w:t xml:space="preserve">691</w:t>
              </w:r>
            </w:ins>
          </w:p>
        </w:tc>
        <w:tc>
          <w:tcPr>
            <w:tcW w:w="0" w:type="auto"/>
            <w:tcBorders>
              <w:top w:val="nil"/>
              <w:left w:val="nil"/>
              <w:bottom w:val="single" w:sz="4" w:space="0" w:color="auto"/>
              <w:right w:val="single" w:sz="4" w:space="0" w:color="auto"/>
            </w:tcBorders>
            <w:vAlign w:val="center"/>
            <w:hideMark/>
          </w:tcPr>
          <w:p w14:paraId="2FA3BD39" w14:textId="77777777" w:rsidR="00AB7547" w:rsidRPr="000E47C0" w:rsidRDefault="00AB7547" w:rsidP="00AB7547">
            <w:pPr>
              <w:widowControl/>
              <w:spacing w:before="0" w:after="0"/>
              <w:ind w:firstLine="0"/>
              <w:jc w:val="center"/>
              <w:rPr>
                <w:b/>
                <w:bCs/>
                <w:sz w:val="22"/>
                <w:szCs w:val="22"/>
                <w:lang w:val="vi-VN" w:eastAsia="vi-VN"/>
              </w:rPr>
            </w:pPr>
            <w:del w:id="1244" w:author="Nội dung điều chỉnh (Claude)" w:date="2026-10-21T11:02:43Z">
              <w:r w:rsidRPr="000E47C0">
                <w:rPr>
                  <w:b/>
                  <w:bCs/>
                  <w:sz w:val="22"/>
                  <w:szCs w:val="22"/>
                </w:rPr>
                <w:delText>3.194</w:delText>
              </w:r>
            </w:del>
            <w:ins w:id="1245" w:author="Nội dung điều chỉnh (Claude)" w:date="2026-10-21T11:02:43Z">
              <w:r w:rsidRPr="000E47C0">
                <w:rPr>
                  <w:b/>
                  <w:bCs/>
                  <w:sz w:val="22"/>
                  <w:szCs w:val="22"/>
                </w:rPr>
                <w:t xml:space="preserve">712</w:t>
              </w:r>
            </w:ins>
          </w:p>
        </w:tc>
        <w:tc>
          <w:tcPr>
            <w:tcW w:w="0" w:type="auto"/>
            <w:tcBorders>
              <w:top w:val="nil"/>
              <w:left w:val="nil"/>
              <w:bottom w:val="single" w:sz="4" w:space="0" w:color="auto"/>
              <w:right w:val="single" w:sz="4" w:space="0" w:color="auto"/>
            </w:tcBorders>
            <w:vAlign w:val="center"/>
            <w:hideMark/>
          </w:tcPr>
          <w:p w14:paraId="379EF0B3" w14:textId="77777777" w:rsidR="00AB7547" w:rsidRPr="000E47C0" w:rsidRDefault="00AB7547" w:rsidP="00AB7547">
            <w:pPr>
              <w:widowControl/>
              <w:spacing w:before="0" w:after="0"/>
              <w:ind w:firstLine="0"/>
              <w:jc w:val="center"/>
              <w:rPr>
                <w:b/>
                <w:bCs/>
                <w:sz w:val="22"/>
                <w:szCs w:val="22"/>
                <w:lang w:val="vi-VN" w:eastAsia="vi-VN"/>
              </w:rPr>
            </w:pPr>
            <w:del w:id="1246" w:author="Nội dung điều chỉnh (Claude)" w:date="2026-10-21T11:02:43Z">
              <w:r w:rsidRPr="000E47C0">
                <w:rPr>
                  <w:b/>
                  <w:bCs/>
                  <w:sz w:val="22"/>
                  <w:szCs w:val="22"/>
                </w:rPr>
                <w:delText>3.959</w:delText>
              </w:r>
            </w:del>
            <w:ins w:id="1247" w:author="Nội dung điều chỉnh (Claude)" w:date="2026-10-21T11:02:43Z">
              <w:r w:rsidRPr="000E47C0">
                <w:rPr>
                  <w:b/>
                  <w:bCs/>
                  <w:sz w:val="22"/>
                  <w:szCs w:val="22"/>
                </w:rPr>
                <w:t xml:space="preserve">712</w:t>
              </w:r>
            </w:ins>
          </w:p>
        </w:tc>
        <w:tc>
          <w:tcPr>
            <w:tcW w:w="0" w:type="auto"/>
            <w:tcBorders>
              <w:top w:val="nil"/>
              <w:left w:val="nil"/>
              <w:bottom w:val="single" w:sz="4" w:space="0" w:color="auto"/>
              <w:right w:val="single" w:sz="4" w:space="0" w:color="auto"/>
            </w:tcBorders>
            <w:vAlign w:val="center"/>
            <w:hideMark/>
          </w:tcPr>
          <w:p w14:paraId="6784D752" w14:textId="77777777" w:rsidR="00AB7547" w:rsidRPr="000E47C0" w:rsidRDefault="00AB7547" w:rsidP="00AB7547">
            <w:pPr>
              <w:widowControl/>
              <w:spacing w:before="0" w:after="0"/>
              <w:ind w:firstLine="0"/>
              <w:jc w:val="center"/>
              <w:rPr>
                <w:b/>
                <w:bCs/>
                <w:sz w:val="22"/>
                <w:szCs w:val="22"/>
                <w:lang w:val="vi-VN" w:eastAsia="vi-VN"/>
              </w:rPr>
            </w:pPr>
            <w:del w:id="1248" w:author="Nội dung điều chỉnh (Claude)" w:date="2026-10-21T11:02:43Z">
              <w:r w:rsidRPr="000E47C0">
                <w:rPr>
                  <w:b/>
                  <w:bCs/>
                  <w:sz w:val="22"/>
                  <w:szCs w:val="22"/>
                </w:rPr>
                <w:delText>4.810</w:delText>
              </w:r>
            </w:del>
            <w:ins w:id="1249" w:author="Nội dung điều chỉnh (Claude)" w:date="2026-10-21T11:02:43Z">
              <w:r w:rsidRPr="000E47C0">
                <w:rPr>
                  <w:b/>
                  <w:bCs/>
                  <w:sz w:val="22"/>
                  <w:szCs w:val="22"/>
                </w:rPr>
                <w:t xml:space="preserve">712</w:t>
              </w:r>
            </w:ins>
          </w:p>
        </w:tc>
        <w:tc>
          <w:tcPr>
            <w:tcW w:w="821" w:type="dxa"/>
            <w:tcBorders>
              <w:top w:val="nil"/>
              <w:left w:val="nil"/>
              <w:bottom w:val="single" w:sz="4" w:space="0" w:color="auto"/>
              <w:right w:val="single" w:sz="4" w:space="0" w:color="auto"/>
            </w:tcBorders>
            <w:vAlign w:val="center"/>
            <w:hideMark/>
          </w:tcPr>
          <w:p w14:paraId="6E454BE3" w14:textId="77777777" w:rsidR="00AB7547" w:rsidRPr="000E47C0" w:rsidRDefault="00AB7547" w:rsidP="00AB7547">
            <w:pPr>
              <w:widowControl/>
              <w:spacing w:before="0" w:after="0"/>
              <w:ind w:firstLine="0"/>
              <w:jc w:val="center"/>
              <w:rPr>
                <w:b/>
                <w:bCs/>
                <w:sz w:val="22"/>
                <w:szCs w:val="22"/>
                <w:lang w:val="vi-VN" w:eastAsia="vi-VN"/>
              </w:rPr>
            </w:pPr>
            <w:del w:id="1250" w:author="Nội dung điều chỉnh (Claude)" w:date="2026-10-21T11:02:43Z">
              <w:r w:rsidRPr="000E47C0">
                <w:rPr>
                  <w:b/>
                  <w:bCs/>
                  <w:sz w:val="22"/>
                  <w:szCs w:val="22"/>
                </w:rPr>
                <w:delText>5.758</w:delText>
              </w:r>
            </w:del>
            <w:ins w:id="1251" w:author="Nội dung điều chỉnh (Claude)" w:date="2026-10-21T11:02:43Z">
              <w:r w:rsidRPr="000E47C0">
                <w:rPr>
                  <w:b/>
                  <w:bCs/>
                  <w:sz w:val="22"/>
                  <w:szCs w:val="22"/>
                </w:rPr>
                <w:t xml:space="preserve">712</w:t>
              </w:r>
            </w:ins>
          </w:p>
        </w:tc>
      </w:tr>
      <w:tr w:rsidR="000E47C0" w:rsidRPr="000E47C0" w14:paraId="418F0EDB" w14:textId="77777777" w:rsidTr="00AB7547">
        <w:trPr>
          <w:trHeight w:val="284"/>
          <w:jc w:val="center"/>
        </w:trPr>
        <w:tc>
          <w:tcPr>
            <w:tcW w:w="0" w:type="auto"/>
            <w:noWrap/>
            <w:vAlign w:val="center"/>
            <w:hideMark/>
          </w:tcPr>
          <w:p w14:paraId="273DCD02"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08EE9095"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Trích lập quỹ đầu tư phát triển và quỹ dự phòng tài chính (20%)</w:t>
            </w:r>
          </w:p>
        </w:tc>
        <w:tc>
          <w:tcPr>
            <w:tcW w:w="821" w:type="dxa"/>
            <w:tcBorders>
              <w:top w:val="nil"/>
              <w:left w:val="nil"/>
              <w:bottom w:val="single" w:sz="4" w:space="0" w:color="auto"/>
              <w:right w:val="single" w:sz="4" w:space="0" w:color="auto"/>
            </w:tcBorders>
            <w:vAlign w:val="center"/>
            <w:hideMark/>
          </w:tcPr>
          <w:p w14:paraId="432D6937" w14:textId="77777777" w:rsidR="00AB7547" w:rsidRPr="000E47C0" w:rsidRDefault="00AB7547" w:rsidP="00AB7547">
            <w:pPr>
              <w:widowControl/>
              <w:spacing w:before="0" w:after="0"/>
              <w:ind w:firstLine="0"/>
              <w:jc w:val="center"/>
              <w:rPr>
                <w:b/>
                <w:bCs/>
                <w:sz w:val="22"/>
                <w:szCs w:val="22"/>
                <w:lang w:val="vi-VN" w:eastAsia="vi-VN"/>
              </w:rPr>
            </w:pPr>
            <w:del w:id="1252" w:author="Nội dung điều chỉnh (Claude)" w:date="2026-10-21T11:02:43Z">
              <w:r w:rsidRPr="000E47C0">
                <w:rPr>
                  <w:sz w:val="22"/>
                  <w:szCs w:val="22"/>
                </w:rPr>
                <w:delText>119</w:delText>
              </w:r>
            </w:del>
            <w:ins w:id="1253"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402A2897" w14:textId="77777777" w:rsidR="00AB7547" w:rsidRPr="000E47C0" w:rsidRDefault="00AB7547" w:rsidP="00AB7547">
            <w:pPr>
              <w:widowControl/>
              <w:spacing w:before="0" w:after="0"/>
              <w:ind w:firstLine="0"/>
              <w:jc w:val="center"/>
              <w:rPr>
                <w:b/>
                <w:bCs/>
                <w:sz w:val="22"/>
                <w:szCs w:val="22"/>
                <w:lang w:val="vi-VN" w:eastAsia="vi-VN"/>
              </w:rPr>
            </w:pPr>
            <w:del w:id="1254" w:author="Nội dung điều chỉnh (Claude)" w:date="2026-10-21T11:02:43Z">
              <w:r w:rsidRPr="000E47C0">
                <w:rPr>
                  <w:sz w:val="22"/>
                  <w:szCs w:val="22"/>
                </w:rPr>
                <w:delText>301</w:delText>
              </w:r>
            </w:del>
            <w:ins w:id="1255"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2C63F8E1" w14:textId="77777777" w:rsidR="00AB7547" w:rsidRPr="000E47C0" w:rsidRDefault="00AB7547" w:rsidP="00AB7547">
            <w:pPr>
              <w:widowControl/>
              <w:spacing w:before="0" w:after="0"/>
              <w:ind w:firstLine="0"/>
              <w:jc w:val="center"/>
              <w:rPr>
                <w:b/>
                <w:bCs/>
                <w:sz w:val="22"/>
                <w:szCs w:val="22"/>
                <w:lang w:val="vi-VN" w:eastAsia="vi-VN"/>
              </w:rPr>
            </w:pPr>
            <w:del w:id="1256" w:author="Nội dung điều chỉnh (Claude)" w:date="2026-10-21T11:02:43Z">
              <w:r w:rsidRPr="000E47C0">
                <w:rPr>
                  <w:sz w:val="22"/>
                  <w:szCs w:val="22"/>
                </w:rPr>
                <w:delText>447</w:delText>
              </w:r>
            </w:del>
            <w:ins w:id="1257"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124FA948" w14:textId="77777777" w:rsidR="00AB7547" w:rsidRPr="000E47C0" w:rsidRDefault="00AB7547" w:rsidP="00AB7547">
            <w:pPr>
              <w:widowControl/>
              <w:spacing w:before="0" w:after="0"/>
              <w:ind w:firstLine="0"/>
              <w:jc w:val="center"/>
              <w:rPr>
                <w:b/>
                <w:bCs/>
                <w:sz w:val="22"/>
                <w:szCs w:val="22"/>
                <w:lang w:val="vi-VN" w:eastAsia="vi-VN"/>
              </w:rPr>
            </w:pPr>
            <w:del w:id="1258" w:author="Nội dung điều chỉnh (Claude)" w:date="2026-10-21T11:02:43Z">
              <w:r w:rsidRPr="000E47C0">
                <w:rPr>
                  <w:sz w:val="22"/>
                  <w:szCs w:val="22"/>
                </w:rPr>
                <w:delText>416</w:delText>
              </w:r>
            </w:del>
            <w:ins w:id="1259" w:author="Nội dung điều chỉnh (Claude)" w:date="2026-10-21T11:02:43Z">
              <w:r w:rsidRPr="000E47C0">
                <w:rPr>
                  <w:sz w:val="22"/>
                  <w:szCs w:val="22"/>
                </w:rPr>
                <w:t xml:space="preserve">23</w:t>
              </w:r>
            </w:ins>
          </w:p>
        </w:tc>
        <w:tc>
          <w:tcPr>
            <w:tcW w:w="0" w:type="auto"/>
            <w:tcBorders>
              <w:top w:val="nil"/>
              <w:left w:val="nil"/>
              <w:bottom w:val="single" w:sz="4" w:space="0" w:color="auto"/>
              <w:right w:val="single" w:sz="4" w:space="0" w:color="auto"/>
            </w:tcBorders>
            <w:vAlign w:val="center"/>
            <w:hideMark/>
          </w:tcPr>
          <w:p w14:paraId="151DE4F5" w14:textId="77777777" w:rsidR="00AB7547" w:rsidRPr="000E47C0" w:rsidRDefault="00AB7547" w:rsidP="00AB7547">
            <w:pPr>
              <w:widowControl/>
              <w:spacing w:before="0" w:after="0"/>
              <w:ind w:firstLine="0"/>
              <w:jc w:val="center"/>
              <w:rPr>
                <w:b/>
                <w:bCs/>
                <w:sz w:val="22"/>
                <w:szCs w:val="22"/>
                <w:lang w:val="vi-VN" w:eastAsia="vi-VN"/>
              </w:rPr>
            </w:pPr>
            <w:del w:id="1260" w:author="Nội dung điều chỉnh (Claude)" w:date="2026-10-21T11:02:43Z">
              <w:r w:rsidRPr="000E47C0">
                <w:rPr>
                  <w:sz w:val="22"/>
                  <w:szCs w:val="22"/>
                </w:rPr>
                <w:delText>379</w:delText>
              </w:r>
            </w:del>
            <w:ins w:id="1261" w:author="Nội dung điều chỉnh (Claude)" w:date="2026-10-21T11:02:43Z">
              <w:r w:rsidRPr="000E47C0">
                <w:rPr>
                  <w:sz w:val="22"/>
                  <w:szCs w:val="22"/>
                </w:rPr>
                <w:t xml:space="preserve">101</w:t>
              </w:r>
            </w:ins>
          </w:p>
        </w:tc>
        <w:tc>
          <w:tcPr>
            <w:tcW w:w="0" w:type="auto"/>
            <w:tcBorders>
              <w:top w:val="nil"/>
              <w:left w:val="nil"/>
              <w:bottom w:val="single" w:sz="4" w:space="0" w:color="auto"/>
              <w:right w:val="single" w:sz="4" w:space="0" w:color="auto"/>
            </w:tcBorders>
            <w:vAlign w:val="center"/>
            <w:hideMark/>
          </w:tcPr>
          <w:p w14:paraId="36E54E84" w14:textId="77777777" w:rsidR="00AB7547" w:rsidRPr="000E47C0" w:rsidRDefault="00AB7547" w:rsidP="00AB7547">
            <w:pPr>
              <w:widowControl/>
              <w:spacing w:before="0" w:after="0"/>
              <w:ind w:firstLine="0"/>
              <w:jc w:val="center"/>
              <w:rPr>
                <w:b/>
                <w:bCs/>
                <w:sz w:val="22"/>
                <w:szCs w:val="22"/>
                <w:lang w:val="vi-VN" w:eastAsia="vi-VN"/>
              </w:rPr>
            </w:pPr>
            <w:del w:id="1262" w:author="Nội dung điều chỉnh (Claude)" w:date="2026-10-21T11:02:43Z">
              <w:r w:rsidRPr="000E47C0">
                <w:rPr>
                  <w:sz w:val="22"/>
                  <w:szCs w:val="22"/>
                </w:rPr>
                <w:delText>502</w:delText>
              </w:r>
            </w:del>
            <w:ins w:id="1263" w:author="Nội dung điều chỉnh (Claude)" w:date="2026-10-21T11:02:43Z">
              <w:r w:rsidRPr="000E47C0">
                <w:rPr>
                  <w:sz w:val="22"/>
                  <w:szCs w:val="22"/>
                </w:rPr>
                <w:t xml:space="preserve">138</w:t>
              </w:r>
            </w:ins>
          </w:p>
        </w:tc>
        <w:tc>
          <w:tcPr>
            <w:tcW w:w="0" w:type="auto"/>
            <w:tcBorders>
              <w:top w:val="nil"/>
              <w:left w:val="nil"/>
              <w:bottom w:val="single" w:sz="4" w:space="0" w:color="auto"/>
              <w:right w:val="single" w:sz="4" w:space="0" w:color="auto"/>
            </w:tcBorders>
            <w:vAlign w:val="center"/>
            <w:hideMark/>
          </w:tcPr>
          <w:p w14:paraId="1601EAAF" w14:textId="77777777" w:rsidR="00AB7547" w:rsidRPr="000E47C0" w:rsidRDefault="00AB7547" w:rsidP="00AB7547">
            <w:pPr>
              <w:widowControl/>
              <w:spacing w:before="0" w:after="0"/>
              <w:ind w:firstLine="0"/>
              <w:jc w:val="center"/>
              <w:rPr>
                <w:b/>
                <w:bCs/>
                <w:sz w:val="22"/>
                <w:szCs w:val="22"/>
                <w:lang w:val="vi-VN" w:eastAsia="vi-VN"/>
              </w:rPr>
            </w:pPr>
            <w:del w:id="1264" w:author="Nội dung điều chỉnh (Claude)" w:date="2026-10-21T11:02:43Z">
              <w:r w:rsidRPr="000E47C0">
                <w:rPr>
                  <w:sz w:val="22"/>
                  <w:szCs w:val="22"/>
                </w:rPr>
                <w:delText>639</w:delText>
              </w:r>
            </w:del>
            <w:ins w:id="1265" w:author="Nội dung điều chỉnh (Claude)" w:date="2026-10-21T11:02:43Z">
              <w:r w:rsidRPr="000E47C0">
                <w:rPr>
                  <w:sz w:val="22"/>
                  <w:szCs w:val="22"/>
                </w:rPr>
                <w:t xml:space="preserve">142</w:t>
              </w:r>
            </w:ins>
          </w:p>
        </w:tc>
        <w:tc>
          <w:tcPr>
            <w:tcW w:w="0" w:type="auto"/>
            <w:tcBorders>
              <w:top w:val="nil"/>
              <w:left w:val="nil"/>
              <w:bottom w:val="single" w:sz="4" w:space="0" w:color="auto"/>
              <w:right w:val="single" w:sz="4" w:space="0" w:color="auto"/>
            </w:tcBorders>
            <w:vAlign w:val="center"/>
            <w:hideMark/>
          </w:tcPr>
          <w:p w14:paraId="6294EF0C" w14:textId="77777777" w:rsidR="00AB7547" w:rsidRPr="000E47C0" w:rsidRDefault="00AB7547" w:rsidP="00AB7547">
            <w:pPr>
              <w:widowControl/>
              <w:spacing w:before="0" w:after="0"/>
              <w:ind w:firstLine="0"/>
              <w:jc w:val="center"/>
              <w:rPr>
                <w:b/>
                <w:bCs/>
                <w:sz w:val="22"/>
                <w:szCs w:val="22"/>
                <w:lang w:val="vi-VN" w:eastAsia="vi-VN"/>
              </w:rPr>
            </w:pPr>
            <w:del w:id="1266" w:author="Nội dung điều chỉnh (Claude)" w:date="2026-10-21T11:02:43Z">
              <w:r w:rsidRPr="000E47C0">
                <w:rPr>
                  <w:sz w:val="22"/>
                  <w:szCs w:val="22"/>
                </w:rPr>
                <w:delText>792</w:delText>
              </w:r>
            </w:del>
            <w:ins w:id="1267" w:author="Nội dung điều chỉnh (Claude)" w:date="2026-10-21T11:02:43Z">
              <w:r w:rsidRPr="000E47C0">
                <w:rPr>
                  <w:sz w:val="22"/>
                  <w:szCs w:val="22"/>
                </w:rPr>
                <w:t xml:space="preserve">142</w:t>
              </w:r>
            </w:ins>
          </w:p>
        </w:tc>
        <w:tc>
          <w:tcPr>
            <w:tcW w:w="0" w:type="auto"/>
            <w:tcBorders>
              <w:top w:val="nil"/>
              <w:left w:val="nil"/>
              <w:bottom w:val="single" w:sz="4" w:space="0" w:color="auto"/>
              <w:right w:val="single" w:sz="4" w:space="0" w:color="auto"/>
            </w:tcBorders>
            <w:vAlign w:val="center"/>
            <w:hideMark/>
          </w:tcPr>
          <w:p w14:paraId="06A39766" w14:textId="77777777" w:rsidR="00AB7547" w:rsidRPr="000E47C0" w:rsidRDefault="00AB7547" w:rsidP="00AB7547">
            <w:pPr>
              <w:widowControl/>
              <w:spacing w:before="0" w:after="0"/>
              <w:ind w:firstLine="0"/>
              <w:jc w:val="center"/>
              <w:rPr>
                <w:b/>
                <w:bCs/>
                <w:sz w:val="22"/>
                <w:szCs w:val="22"/>
                <w:lang w:val="vi-VN" w:eastAsia="vi-VN"/>
              </w:rPr>
            </w:pPr>
            <w:del w:id="1268" w:author="Nội dung điều chỉnh (Claude)" w:date="2026-10-21T11:02:43Z">
              <w:r w:rsidRPr="000E47C0">
                <w:rPr>
                  <w:sz w:val="22"/>
                  <w:szCs w:val="22"/>
                </w:rPr>
                <w:delText>962</w:delText>
              </w:r>
            </w:del>
            <w:ins w:id="1269" w:author="Nội dung điều chỉnh (Claude)" w:date="2026-10-21T11:02:43Z">
              <w:r w:rsidRPr="000E47C0">
                <w:rPr>
                  <w:sz w:val="22"/>
                  <w:szCs w:val="22"/>
                </w:rPr>
                <w:t xml:space="preserve">142</w:t>
              </w:r>
            </w:ins>
          </w:p>
        </w:tc>
        <w:tc>
          <w:tcPr>
            <w:tcW w:w="821" w:type="dxa"/>
            <w:tcBorders>
              <w:top w:val="nil"/>
              <w:left w:val="nil"/>
              <w:bottom w:val="single" w:sz="4" w:space="0" w:color="auto"/>
              <w:right w:val="single" w:sz="4" w:space="0" w:color="auto"/>
            </w:tcBorders>
            <w:vAlign w:val="center"/>
            <w:hideMark/>
          </w:tcPr>
          <w:p w14:paraId="4CF3D715" w14:textId="77777777" w:rsidR="00AB7547" w:rsidRPr="000E47C0" w:rsidRDefault="00AB7547" w:rsidP="00AB7547">
            <w:pPr>
              <w:widowControl/>
              <w:spacing w:before="0" w:after="0"/>
              <w:ind w:firstLine="0"/>
              <w:jc w:val="center"/>
              <w:rPr>
                <w:b/>
                <w:bCs/>
                <w:sz w:val="22"/>
                <w:szCs w:val="22"/>
                <w:lang w:val="vi-VN" w:eastAsia="vi-VN"/>
              </w:rPr>
            </w:pPr>
            <w:del w:id="1270" w:author="Nội dung điều chỉnh (Claude)" w:date="2026-10-21T11:02:43Z">
              <w:r w:rsidRPr="000E47C0">
                <w:rPr>
                  <w:sz w:val="22"/>
                  <w:szCs w:val="22"/>
                </w:rPr>
                <w:delText>1.152</w:delText>
              </w:r>
            </w:del>
            <w:ins w:id="1271" w:author="Nội dung điều chỉnh (Claude)" w:date="2026-10-21T11:02:43Z">
              <w:r w:rsidRPr="000E47C0">
                <w:rPr>
                  <w:sz w:val="22"/>
                  <w:szCs w:val="22"/>
                </w:rPr>
                <w:t xml:space="preserve">142</w:t>
              </w:r>
            </w:ins>
          </w:p>
        </w:tc>
      </w:tr>
      <w:tr w:rsidR="000E47C0" w:rsidRPr="000E47C0" w14:paraId="293B6EAD" w14:textId="77777777" w:rsidTr="00AB7547">
        <w:trPr>
          <w:trHeight w:val="284"/>
          <w:jc w:val="center"/>
        </w:trPr>
        <w:tc>
          <w:tcPr>
            <w:tcW w:w="0" w:type="auto"/>
            <w:noWrap/>
            <w:vAlign w:val="center"/>
            <w:hideMark/>
          </w:tcPr>
          <w:p w14:paraId="2839B350"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8A0D00A"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Lợi nhuận còn lại để phân phối (80%)</w:t>
            </w:r>
          </w:p>
        </w:tc>
        <w:tc>
          <w:tcPr>
            <w:tcW w:w="821" w:type="dxa"/>
            <w:tcBorders>
              <w:top w:val="nil"/>
              <w:left w:val="nil"/>
              <w:bottom w:val="single" w:sz="4" w:space="0" w:color="auto"/>
              <w:right w:val="single" w:sz="4" w:space="0" w:color="auto"/>
            </w:tcBorders>
            <w:vAlign w:val="center"/>
            <w:hideMark/>
          </w:tcPr>
          <w:p w14:paraId="5C59F084" w14:textId="77777777" w:rsidR="00AB7547" w:rsidRPr="000E47C0" w:rsidRDefault="00AB7547" w:rsidP="00AB7547">
            <w:pPr>
              <w:widowControl/>
              <w:spacing w:before="0" w:after="0"/>
              <w:ind w:firstLine="0"/>
              <w:jc w:val="center"/>
              <w:rPr>
                <w:b/>
                <w:bCs/>
                <w:sz w:val="22"/>
                <w:szCs w:val="22"/>
                <w:lang w:val="vi-VN" w:eastAsia="vi-VN"/>
              </w:rPr>
            </w:pPr>
            <w:del w:id="1272" w:author="Nội dung điều chỉnh (Claude)" w:date="2026-10-21T11:02:43Z">
              <w:r w:rsidRPr="000E47C0">
                <w:rPr>
                  <w:sz w:val="22"/>
                  <w:szCs w:val="22"/>
                </w:rPr>
                <w:delText>475</w:delText>
              </w:r>
            </w:del>
            <w:ins w:id="1273"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016CCC7A" w14:textId="77777777" w:rsidR="00AB7547" w:rsidRPr="000E47C0" w:rsidRDefault="00AB7547" w:rsidP="00AB7547">
            <w:pPr>
              <w:widowControl/>
              <w:spacing w:before="0" w:after="0"/>
              <w:ind w:firstLine="0"/>
              <w:jc w:val="center"/>
              <w:rPr>
                <w:b/>
                <w:bCs/>
                <w:sz w:val="22"/>
                <w:szCs w:val="22"/>
                <w:lang w:val="vi-VN" w:eastAsia="vi-VN"/>
              </w:rPr>
            </w:pPr>
            <w:del w:id="1274" w:author="Nội dung điều chỉnh (Claude)" w:date="2026-10-21T11:02:43Z">
              <w:r w:rsidRPr="000E47C0">
                <w:rPr>
                  <w:sz w:val="22"/>
                  <w:szCs w:val="22"/>
                </w:rPr>
                <w:delText>1.203</w:delText>
              </w:r>
            </w:del>
            <w:ins w:id="1275"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45ED139A" w14:textId="77777777" w:rsidR="00AB7547" w:rsidRPr="000E47C0" w:rsidRDefault="00AB7547" w:rsidP="00AB7547">
            <w:pPr>
              <w:widowControl/>
              <w:spacing w:before="0" w:after="0"/>
              <w:ind w:firstLine="0"/>
              <w:jc w:val="center"/>
              <w:rPr>
                <w:b/>
                <w:bCs/>
                <w:sz w:val="22"/>
                <w:szCs w:val="22"/>
                <w:lang w:val="vi-VN" w:eastAsia="vi-VN"/>
              </w:rPr>
            </w:pPr>
            <w:del w:id="1276" w:author="Nội dung điều chỉnh (Claude)" w:date="2026-10-21T11:02:43Z">
              <w:r w:rsidRPr="000E47C0">
                <w:rPr>
                  <w:sz w:val="22"/>
                  <w:szCs w:val="22"/>
                </w:rPr>
                <w:delText>1.788</w:delText>
              </w:r>
            </w:del>
            <w:ins w:id="1277"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3315C607" w14:textId="77777777" w:rsidR="00AB7547" w:rsidRPr="000E47C0" w:rsidRDefault="00AB7547" w:rsidP="00AB7547">
            <w:pPr>
              <w:widowControl/>
              <w:spacing w:before="0" w:after="0"/>
              <w:ind w:firstLine="0"/>
              <w:jc w:val="center"/>
              <w:rPr>
                <w:b/>
                <w:bCs/>
                <w:sz w:val="22"/>
                <w:szCs w:val="22"/>
                <w:lang w:val="vi-VN" w:eastAsia="vi-VN"/>
              </w:rPr>
            </w:pPr>
            <w:del w:id="1278" w:author="Nội dung điều chỉnh (Claude)" w:date="2026-10-21T11:02:43Z">
              <w:r w:rsidRPr="000E47C0">
                <w:rPr>
                  <w:sz w:val="22"/>
                  <w:szCs w:val="22"/>
                </w:rPr>
                <w:delText>1.663</w:delText>
              </w:r>
            </w:del>
            <w:ins w:id="1279" w:author="Nội dung điều chỉnh (Claude)" w:date="2026-10-21T11:02:43Z">
              <w:r w:rsidRPr="000E47C0">
                <w:rPr>
                  <w:sz w:val="22"/>
                  <w:szCs w:val="22"/>
                </w:rPr>
                <w:t xml:space="preserve">94</w:t>
              </w:r>
            </w:ins>
          </w:p>
        </w:tc>
        <w:tc>
          <w:tcPr>
            <w:tcW w:w="0" w:type="auto"/>
            <w:tcBorders>
              <w:top w:val="nil"/>
              <w:left w:val="nil"/>
              <w:bottom w:val="single" w:sz="4" w:space="0" w:color="auto"/>
              <w:right w:val="single" w:sz="4" w:space="0" w:color="auto"/>
            </w:tcBorders>
            <w:vAlign w:val="center"/>
            <w:hideMark/>
          </w:tcPr>
          <w:p w14:paraId="655AB9A1" w14:textId="77777777" w:rsidR="00AB7547" w:rsidRPr="000E47C0" w:rsidRDefault="00AB7547" w:rsidP="00AB7547">
            <w:pPr>
              <w:widowControl/>
              <w:spacing w:before="0" w:after="0"/>
              <w:ind w:firstLine="0"/>
              <w:jc w:val="center"/>
              <w:rPr>
                <w:b/>
                <w:bCs/>
                <w:sz w:val="22"/>
                <w:szCs w:val="22"/>
                <w:lang w:val="vi-VN" w:eastAsia="vi-VN"/>
              </w:rPr>
            </w:pPr>
            <w:del w:id="1280" w:author="Nội dung điều chỉnh (Claude)" w:date="2026-10-21T11:02:43Z">
              <w:r w:rsidRPr="000E47C0">
                <w:rPr>
                  <w:sz w:val="22"/>
                  <w:szCs w:val="22"/>
                </w:rPr>
                <w:delText>1.515</w:delText>
              </w:r>
            </w:del>
            <w:ins w:id="1281" w:author="Nội dung điều chỉnh (Claude)" w:date="2026-10-21T11:02:43Z">
              <w:r w:rsidRPr="000E47C0">
                <w:rPr>
                  <w:sz w:val="22"/>
                  <w:szCs w:val="22"/>
                </w:rPr>
                <w:t xml:space="preserve">403</w:t>
              </w:r>
            </w:ins>
          </w:p>
        </w:tc>
        <w:tc>
          <w:tcPr>
            <w:tcW w:w="0" w:type="auto"/>
            <w:tcBorders>
              <w:top w:val="nil"/>
              <w:left w:val="nil"/>
              <w:bottom w:val="single" w:sz="4" w:space="0" w:color="auto"/>
              <w:right w:val="single" w:sz="4" w:space="0" w:color="auto"/>
            </w:tcBorders>
            <w:vAlign w:val="center"/>
            <w:hideMark/>
          </w:tcPr>
          <w:p w14:paraId="64905371" w14:textId="77777777" w:rsidR="00AB7547" w:rsidRPr="000E47C0" w:rsidRDefault="00AB7547" w:rsidP="00AB7547">
            <w:pPr>
              <w:widowControl/>
              <w:spacing w:before="0" w:after="0"/>
              <w:ind w:firstLine="0"/>
              <w:jc w:val="center"/>
              <w:rPr>
                <w:b/>
                <w:bCs/>
                <w:sz w:val="22"/>
                <w:szCs w:val="22"/>
                <w:lang w:val="vi-VN" w:eastAsia="vi-VN"/>
              </w:rPr>
            </w:pPr>
            <w:del w:id="1282" w:author="Nội dung điều chỉnh (Claude)" w:date="2026-10-21T11:02:43Z">
              <w:r w:rsidRPr="000E47C0">
                <w:rPr>
                  <w:sz w:val="22"/>
                  <w:szCs w:val="22"/>
                </w:rPr>
                <w:delText>2.007</w:delText>
              </w:r>
            </w:del>
            <w:ins w:id="1283" w:author="Nội dung điều chỉnh (Claude)" w:date="2026-10-21T11:02:43Z">
              <w:r w:rsidRPr="000E47C0">
                <w:rPr>
                  <w:sz w:val="22"/>
                  <w:szCs w:val="22"/>
                </w:rPr>
                <w:t xml:space="preserve">553</w:t>
              </w:r>
            </w:ins>
          </w:p>
        </w:tc>
        <w:tc>
          <w:tcPr>
            <w:tcW w:w="0" w:type="auto"/>
            <w:tcBorders>
              <w:top w:val="nil"/>
              <w:left w:val="nil"/>
              <w:bottom w:val="single" w:sz="4" w:space="0" w:color="auto"/>
              <w:right w:val="single" w:sz="4" w:space="0" w:color="auto"/>
            </w:tcBorders>
            <w:vAlign w:val="center"/>
            <w:hideMark/>
          </w:tcPr>
          <w:p w14:paraId="0FDDFCDB" w14:textId="77777777" w:rsidR="00AB7547" w:rsidRPr="000E47C0" w:rsidRDefault="00AB7547" w:rsidP="00AB7547">
            <w:pPr>
              <w:widowControl/>
              <w:spacing w:before="0" w:after="0"/>
              <w:ind w:firstLine="0"/>
              <w:jc w:val="center"/>
              <w:rPr>
                <w:b/>
                <w:bCs/>
                <w:sz w:val="22"/>
                <w:szCs w:val="22"/>
                <w:lang w:val="vi-VN" w:eastAsia="vi-VN"/>
              </w:rPr>
            </w:pPr>
            <w:del w:id="1284" w:author="Nội dung điều chỉnh (Claude)" w:date="2026-10-21T11:02:43Z">
              <w:r w:rsidRPr="000E47C0">
                <w:rPr>
                  <w:sz w:val="22"/>
                  <w:szCs w:val="22"/>
                </w:rPr>
                <w:delText>2.555</w:delText>
              </w:r>
            </w:del>
            <w:ins w:id="1285" w:author="Nội dung điều chỉnh (Claude)" w:date="2026-10-21T11:02:43Z">
              <w:r w:rsidRPr="000E47C0">
                <w:rPr>
                  <w:sz w:val="22"/>
                  <w:szCs w:val="22"/>
                </w:rPr>
                <w:t xml:space="preserve">570</w:t>
              </w:r>
            </w:ins>
          </w:p>
        </w:tc>
        <w:tc>
          <w:tcPr>
            <w:tcW w:w="0" w:type="auto"/>
            <w:tcBorders>
              <w:top w:val="nil"/>
              <w:left w:val="nil"/>
              <w:bottom w:val="single" w:sz="4" w:space="0" w:color="auto"/>
              <w:right w:val="single" w:sz="4" w:space="0" w:color="auto"/>
            </w:tcBorders>
            <w:vAlign w:val="center"/>
            <w:hideMark/>
          </w:tcPr>
          <w:p w14:paraId="523A1920" w14:textId="77777777" w:rsidR="00AB7547" w:rsidRPr="000E47C0" w:rsidRDefault="00AB7547" w:rsidP="00AB7547">
            <w:pPr>
              <w:widowControl/>
              <w:spacing w:before="0" w:after="0"/>
              <w:ind w:firstLine="0"/>
              <w:jc w:val="center"/>
              <w:rPr>
                <w:b/>
                <w:bCs/>
                <w:sz w:val="22"/>
                <w:szCs w:val="22"/>
                <w:lang w:val="vi-VN" w:eastAsia="vi-VN"/>
              </w:rPr>
            </w:pPr>
            <w:del w:id="1286" w:author="Nội dung điều chỉnh (Claude)" w:date="2026-10-21T11:02:43Z">
              <w:r w:rsidRPr="000E47C0">
                <w:rPr>
                  <w:sz w:val="22"/>
                  <w:szCs w:val="22"/>
                </w:rPr>
                <w:delText>3.167</w:delText>
              </w:r>
            </w:del>
            <w:ins w:id="1287" w:author="Nội dung điều chỉnh (Claude)" w:date="2026-10-21T11:02:43Z">
              <w:r w:rsidRPr="000E47C0">
                <w:rPr>
                  <w:sz w:val="22"/>
                  <w:szCs w:val="22"/>
                </w:rPr>
                <w:t xml:space="preserve">570</w:t>
              </w:r>
            </w:ins>
          </w:p>
        </w:tc>
        <w:tc>
          <w:tcPr>
            <w:tcW w:w="0" w:type="auto"/>
            <w:tcBorders>
              <w:top w:val="nil"/>
              <w:left w:val="nil"/>
              <w:bottom w:val="single" w:sz="4" w:space="0" w:color="auto"/>
              <w:right w:val="single" w:sz="4" w:space="0" w:color="auto"/>
            </w:tcBorders>
            <w:vAlign w:val="center"/>
            <w:hideMark/>
          </w:tcPr>
          <w:p w14:paraId="19E2C9FA" w14:textId="77777777" w:rsidR="00AB7547" w:rsidRPr="000E47C0" w:rsidRDefault="00AB7547" w:rsidP="00AB7547">
            <w:pPr>
              <w:widowControl/>
              <w:spacing w:before="0" w:after="0"/>
              <w:ind w:firstLine="0"/>
              <w:jc w:val="center"/>
              <w:rPr>
                <w:b/>
                <w:bCs/>
                <w:sz w:val="22"/>
                <w:szCs w:val="22"/>
                <w:lang w:val="vi-VN" w:eastAsia="vi-VN"/>
              </w:rPr>
            </w:pPr>
            <w:del w:id="1288" w:author="Nội dung điều chỉnh (Claude)" w:date="2026-10-21T11:02:43Z">
              <w:r w:rsidRPr="000E47C0">
                <w:rPr>
                  <w:sz w:val="22"/>
                  <w:szCs w:val="22"/>
                </w:rPr>
                <w:delText>3.848</w:delText>
              </w:r>
            </w:del>
            <w:ins w:id="1289" w:author="Nội dung điều chỉnh (Claude)" w:date="2026-10-21T11:02:43Z">
              <w:r w:rsidRPr="000E47C0">
                <w:rPr>
                  <w:sz w:val="22"/>
                  <w:szCs w:val="22"/>
                </w:rPr>
                <w:t xml:space="preserve">570</w:t>
              </w:r>
            </w:ins>
          </w:p>
        </w:tc>
        <w:tc>
          <w:tcPr>
            <w:tcW w:w="821" w:type="dxa"/>
            <w:tcBorders>
              <w:top w:val="nil"/>
              <w:left w:val="nil"/>
              <w:bottom w:val="single" w:sz="4" w:space="0" w:color="auto"/>
              <w:right w:val="single" w:sz="4" w:space="0" w:color="auto"/>
            </w:tcBorders>
            <w:vAlign w:val="center"/>
            <w:hideMark/>
          </w:tcPr>
          <w:p w14:paraId="2C6B3E22" w14:textId="77777777" w:rsidR="00AB7547" w:rsidRPr="000E47C0" w:rsidRDefault="00AB7547" w:rsidP="00AB7547">
            <w:pPr>
              <w:widowControl/>
              <w:spacing w:before="0" w:after="0"/>
              <w:ind w:firstLine="0"/>
              <w:jc w:val="center"/>
              <w:rPr>
                <w:b/>
                <w:bCs/>
                <w:sz w:val="22"/>
                <w:szCs w:val="22"/>
                <w:lang w:val="vi-VN" w:eastAsia="vi-VN"/>
              </w:rPr>
            </w:pPr>
            <w:del w:id="1290" w:author="Nội dung điều chỉnh (Claude)" w:date="2026-10-21T11:02:43Z">
              <w:r w:rsidRPr="000E47C0">
                <w:rPr>
                  <w:sz w:val="22"/>
                  <w:szCs w:val="22"/>
                </w:rPr>
                <w:delText>4.607</w:delText>
              </w:r>
            </w:del>
            <w:ins w:id="1291" w:author="Nội dung điều chỉnh (Claude)" w:date="2026-10-21T11:02:43Z">
              <w:r w:rsidRPr="000E47C0">
                <w:rPr>
                  <w:sz w:val="22"/>
                  <w:szCs w:val="22"/>
                </w:rPr>
                <w:t xml:space="preserve">570</w:t>
              </w:r>
            </w:ins>
          </w:p>
        </w:tc>
      </w:tr>
      <w:tr w:rsidR="000E47C0" w:rsidRPr="000E47C0" w14:paraId="244C6134" w14:textId="77777777" w:rsidTr="00AB7547">
        <w:trPr>
          <w:trHeight w:val="284"/>
          <w:jc w:val="center"/>
        </w:trPr>
        <w:tc>
          <w:tcPr>
            <w:tcW w:w="0" w:type="auto"/>
            <w:noWrap/>
            <w:vAlign w:val="center"/>
            <w:hideMark/>
          </w:tcPr>
          <w:p w14:paraId="6811B1E5"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2.1</w:t>
            </w:r>
          </w:p>
        </w:tc>
        <w:tc>
          <w:tcPr>
            <w:tcW w:w="1186" w:type="dxa"/>
            <w:vAlign w:val="center"/>
            <w:hideMark/>
          </w:tcPr>
          <w:p w14:paraId="09E2903C" w14:textId="77777777" w:rsidR="00AB7547" w:rsidRPr="000E47C0" w:rsidRDefault="00AB7547" w:rsidP="00AB7547">
            <w:pPr>
              <w:widowControl/>
              <w:spacing w:before="0" w:after="0"/>
              <w:ind w:firstLine="0"/>
              <w:jc w:val="center"/>
              <w:rPr>
                <w:i/>
                <w:iCs/>
                <w:sz w:val="22"/>
                <w:szCs w:val="22"/>
                <w:lang w:val="vi-VN" w:eastAsia="vi-VN"/>
              </w:rPr>
            </w:pPr>
            <w:r w:rsidRPr="000E47C0">
              <w:rPr>
                <w:rFonts w:asciiTheme="majorHAnsi" w:hAnsiTheme="majorHAnsi" w:cstheme="majorHAnsi"/>
                <w:sz w:val="22"/>
                <w:szCs w:val="22"/>
              </w:rPr>
              <w:t>Nhà trường (51%)</w:t>
            </w:r>
          </w:p>
        </w:tc>
        <w:tc>
          <w:tcPr>
            <w:tcW w:w="821" w:type="dxa"/>
            <w:tcBorders>
              <w:top w:val="nil"/>
              <w:left w:val="nil"/>
              <w:bottom w:val="single" w:sz="4" w:space="0" w:color="auto"/>
              <w:right w:val="single" w:sz="4" w:space="0" w:color="auto"/>
            </w:tcBorders>
            <w:vAlign w:val="center"/>
            <w:hideMark/>
          </w:tcPr>
          <w:p w14:paraId="53C412CE" w14:textId="5037447B" w:rsidR="00AB7547" w:rsidRPr="000E47C0" w:rsidRDefault="00AB7547" w:rsidP="00AB7547">
            <w:pPr>
              <w:widowControl/>
              <w:spacing w:before="0" w:after="0"/>
              <w:ind w:firstLine="0"/>
              <w:jc w:val="center"/>
              <w:rPr>
                <w:b/>
                <w:bCs/>
                <w:sz w:val="22"/>
                <w:szCs w:val="22"/>
                <w:lang w:val="vi-VN" w:eastAsia="vi-VN"/>
              </w:rPr>
            </w:pPr>
            <w:del w:id="1292" w:author="Nội dung điều chỉnh (Claude)" w:date="2026-10-21T11:02:43Z">
              <w:r w:rsidRPr="000E47C0">
                <w:rPr>
                  <w:sz w:val="22"/>
                  <w:szCs w:val="22"/>
                </w:rPr>
                <w:delText>242</w:delText>
              </w:r>
            </w:del>
            <w:ins w:id="1293"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24124DD7" w14:textId="734AF660" w:rsidR="00AB7547" w:rsidRPr="000E47C0" w:rsidRDefault="00AB7547" w:rsidP="00AB7547">
            <w:pPr>
              <w:widowControl/>
              <w:spacing w:before="0" w:after="0"/>
              <w:ind w:firstLine="0"/>
              <w:jc w:val="center"/>
              <w:rPr>
                <w:b/>
                <w:bCs/>
                <w:sz w:val="22"/>
                <w:szCs w:val="22"/>
                <w:lang w:val="vi-VN" w:eastAsia="vi-VN"/>
              </w:rPr>
            </w:pPr>
            <w:del w:id="1294" w:author="Nội dung điều chỉnh (Claude)" w:date="2026-10-21T11:02:43Z">
              <w:r w:rsidRPr="000E47C0">
                <w:rPr>
                  <w:sz w:val="22"/>
                  <w:szCs w:val="22"/>
                </w:rPr>
                <w:delText>614</w:delText>
              </w:r>
            </w:del>
            <w:ins w:id="1295"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6D41053F" w14:textId="1DDABCF5" w:rsidR="00AB7547" w:rsidRPr="000E47C0" w:rsidRDefault="00AB7547" w:rsidP="00AB7547">
            <w:pPr>
              <w:widowControl/>
              <w:spacing w:before="0" w:after="0"/>
              <w:ind w:firstLine="0"/>
              <w:jc w:val="center"/>
              <w:rPr>
                <w:b/>
                <w:bCs/>
                <w:sz w:val="22"/>
                <w:szCs w:val="22"/>
                <w:lang w:val="vi-VN" w:eastAsia="vi-VN"/>
              </w:rPr>
            </w:pPr>
            <w:del w:id="1296" w:author="Nội dung điều chỉnh (Claude)" w:date="2026-10-21T11:02:43Z">
              <w:r w:rsidRPr="000E47C0">
                <w:rPr>
                  <w:sz w:val="22"/>
                  <w:szCs w:val="22"/>
                </w:rPr>
                <w:delText>912</w:delText>
              </w:r>
            </w:del>
            <w:ins w:id="1297"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72734169" w14:textId="6B8FD50C" w:rsidR="00AB7547" w:rsidRPr="000E47C0" w:rsidRDefault="00AB7547" w:rsidP="00AB7547">
            <w:pPr>
              <w:widowControl/>
              <w:spacing w:before="0" w:after="0"/>
              <w:ind w:firstLine="0"/>
              <w:jc w:val="center"/>
              <w:rPr>
                <w:b/>
                <w:bCs/>
                <w:sz w:val="22"/>
                <w:szCs w:val="22"/>
                <w:lang w:val="vi-VN" w:eastAsia="vi-VN"/>
              </w:rPr>
            </w:pPr>
            <w:del w:id="1298" w:author="Nội dung điều chỉnh (Claude)" w:date="2026-10-21T11:02:43Z">
              <w:r w:rsidRPr="000E47C0">
                <w:rPr>
                  <w:sz w:val="22"/>
                  <w:szCs w:val="22"/>
                </w:rPr>
                <w:delText>848</w:delText>
              </w:r>
            </w:del>
            <w:ins w:id="1299" w:author="Nội dung điều chỉnh (Claude)" w:date="2026-10-21T11:02:43Z">
              <w:r w:rsidRPr="000E47C0">
                <w:rPr>
                  <w:sz w:val="22"/>
                  <w:szCs w:val="22"/>
                </w:rPr>
                <w:t xml:space="preserve">48</w:t>
              </w:r>
            </w:ins>
          </w:p>
        </w:tc>
        <w:tc>
          <w:tcPr>
            <w:tcW w:w="0" w:type="auto"/>
            <w:tcBorders>
              <w:top w:val="nil"/>
              <w:left w:val="nil"/>
              <w:bottom w:val="single" w:sz="4" w:space="0" w:color="auto"/>
              <w:right w:val="single" w:sz="4" w:space="0" w:color="auto"/>
            </w:tcBorders>
            <w:vAlign w:val="center"/>
            <w:hideMark/>
          </w:tcPr>
          <w:p w14:paraId="4AA15F57" w14:textId="07ED2998" w:rsidR="00AB7547" w:rsidRPr="000E47C0" w:rsidRDefault="00AB7547" w:rsidP="00AB7547">
            <w:pPr>
              <w:widowControl/>
              <w:spacing w:before="0" w:after="0"/>
              <w:ind w:firstLine="0"/>
              <w:jc w:val="center"/>
              <w:rPr>
                <w:b/>
                <w:bCs/>
                <w:sz w:val="22"/>
                <w:szCs w:val="22"/>
                <w:lang w:val="vi-VN" w:eastAsia="vi-VN"/>
              </w:rPr>
            </w:pPr>
            <w:del w:id="1300" w:author="Nội dung điều chỉnh (Claude)" w:date="2026-10-21T11:02:43Z">
              <w:r w:rsidRPr="000E47C0">
                <w:rPr>
                  <w:sz w:val="22"/>
                  <w:szCs w:val="22"/>
                </w:rPr>
                <w:delText>773</w:delText>
              </w:r>
            </w:del>
            <w:ins w:id="1301" w:author="Nội dung điều chỉnh (Claude)" w:date="2026-10-21T11:02:43Z">
              <w:r w:rsidRPr="000E47C0">
                <w:rPr>
                  <w:sz w:val="22"/>
                  <w:szCs w:val="22"/>
                </w:rPr>
                <w:t xml:space="preserve">206</w:t>
              </w:r>
            </w:ins>
          </w:p>
        </w:tc>
        <w:tc>
          <w:tcPr>
            <w:tcW w:w="0" w:type="auto"/>
            <w:tcBorders>
              <w:top w:val="nil"/>
              <w:left w:val="nil"/>
              <w:bottom w:val="single" w:sz="4" w:space="0" w:color="auto"/>
              <w:right w:val="single" w:sz="4" w:space="0" w:color="auto"/>
            </w:tcBorders>
            <w:vAlign w:val="center"/>
            <w:hideMark/>
          </w:tcPr>
          <w:p w14:paraId="2BD372BC" w14:textId="306165FD" w:rsidR="00AB7547" w:rsidRPr="000E47C0" w:rsidRDefault="00AB7547" w:rsidP="00AB7547">
            <w:pPr>
              <w:widowControl/>
              <w:spacing w:before="0" w:after="0"/>
              <w:ind w:firstLine="0"/>
              <w:jc w:val="center"/>
              <w:rPr>
                <w:b/>
                <w:bCs/>
                <w:sz w:val="22"/>
                <w:szCs w:val="22"/>
                <w:lang w:val="vi-VN" w:eastAsia="vi-VN"/>
              </w:rPr>
            </w:pPr>
            <w:del w:id="1302" w:author="Nội dung điều chỉnh (Claude)" w:date="2026-10-21T11:02:43Z">
              <w:r w:rsidRPr="000E47C0">
                <w:rPr>
                  <w:sz w:val="22"/>
                  <w:szCs w:val="22"/>
                </w:rPr>
                <w:delText>1.024</w:delText>
              </w:r>
            </w:del>
            <w:ins w:id="1303" w:author="Nội dung điều chỉnh (Claude)" w:date="2026-10-21T11:02:43Z">
              <w:r w:rsidRPr="000E47C0">
                <w:rPr>
                  <w:sz w:val="22"/>
                  <w:szCs w:val="22"/>
                </w:rPr>
                <w:t xml:space="preserve">282</w:t>
              </w:r>
            </w:ins>
          </w:p>
        </w:tc>
        <w:tc>
          <w:tcPr>
            <w:tcW w:w="0" w:type="auto"/>
            <w:tcBorders>
              <w:top w:val="nil"/>
              <w:left w:val="nil"/>
              <w:bottom w:val="single" w:sz="4" w:space="0" w:color="auto"/>
              <w:right w:val="single" w:sz="4" w:space="0" w:color="auto"/>
            </w:tcBorders>
            <w:vAlign w:val="center"/>
            <w:hideMark/>
          </w:tcPr>
          <w:p w14:paraId="69E55FE0" w14:textId="23927679" w:rsidR="00AB7547" w:rsidRPr="000E47C0" w:rsidRDefault="00AB7547" w:rsidP="00AB7547">
            <w:pPr>
              <w:widowControl/>
              <w:spacing w:before="0" w:after="0"/>
              <w:ind w:firstLine="0"/>
              <w:jc w:val="center"/>
              <w:rPr>
                <w:b/>
                <w:bCs/>
                <w:sz w:val="22"/>
                <w:szCs w:val="22"/>
                <w:lang w:val="vi-VN" w:eastAsia="vi-VN"/>
              </w:rPr>
            </w:pPr>
            <w:del w:id="1304" w:author="Nội dung điều chỉnh (Claude)" w:date="2026-10-21T11:02:43Z">
              <w:r w:rsidRPr="000E47C0">
                <w:rPr>
                  <w:sz w:val="22"/>
                  <w:szCs w:val="22"/>
                </w:rPr>
                <w:delText>1.303</w:delText>
              </w:r>
            </w:del>
            <w:ins w:id="1305" w:author="Nội dung điều chỉnh (Claude)" w:date="2026-10-21T11:02:43Z">
              <w:r w:rsidRPr="000E47C0">
                <w:rPr>
                  <w:sz w:val="22"/>
                  <w:szCs w:val="22"/>
                </w:rPr>
                <w:t xml:space="preserve">290</w:t>
              </w:r>
            </w:ins>
          </w:p>
        </w:tc>
        <w:tc>
          <w:tcPr>
            <w:tcW w:w="0" w:type="auto"/>
            <w:tcBorders>
              <w:top w:val="nil"/>
              <w:left w:val="nil"/>
              <w:bottom w:val="single" w:sz="4" w:space="0" w:color="auto"/>
              <w:right w:val="single" w:sz="4" w:space="0" w:color="auto"/>
            </w:tcBorders>
            <w:vAlign w:val="center"/>
            <w:hideMark/>
          </w:tcPr>
          <w:p w14:paraId="1F9BFC74" w14:textId="44D7D873" w:rsidR="00AB7547" w:rsidRPr="000E47C0" w:rsidRDefault="00AB7547" w:rsidP="00AB7547">
            <w:pPr>
              <w:widowControl/>
              <w:spacing w:before="0" w:after="0"/>
              <w:ind w:firstLine="0"/>
              <w:jc w:val="center"/>
              <w:rPr>
                <w:b/>
                <w:bCs/>
                <w:sz w:val="22"/>
                <w:szCs w:val="22"/>
                <w:lang w:val="vi-VN" w:eastAsia="vi-VN"/>
              </w:rPr>
            </w:pPr>
            <w:del w:id="1306" w:author="Nội dung điều chỉnh (Claude)" w:date="2026-10-21T11:02:43Z">
              <w:r w:rsidRPr="000E47C0">
                <w:rPr>
                  <w:sz w:val="22"/>
                  <w:szCs w:val="22"/>
                </w:rPr>
                <w:delText>1.615</w:delText>
              </w:r>
            </w:del>
            <w:ins w:id="1307" w:author="Nội dung điều chỉnh (Claude)" w:date="2026-10-21T11:02:43Z">
              <w:r w:rsidRPr="000E47C0">
                <w:rPr>
                  <w:sz w:val="22"/>
                  <w:szCs w:val="22"/>
                </w:rPr>
                <w:t xml:space="preserve">290</w:t>
              </w:r>
            </w:ins>
          </w:p>
        </w:tc>
        <w:tc>
          <w:tcPr>
            <w:tcW w:w="0" w:type="auto"/>
            <w:tcBorders>
              <w:top w:val="nil"/>
              <w:left w:val="nil"/>
              <w:bottom w:val="single" w:sz="4" w:space="0" w:color="auto"/>
              <w:right w:val="single" w:sz="4" w:space="0" w:color="auto"/>
            </w:tcBorders>
            <w:vAlign w:val="center"/>
            <w:hideMark/>
          </w:tcPr>
          <w:p w14:paraId="3E30AD15" w14:textId="27977B1C" w:rsidR="00AB7547" w:rsidRPr="000E47C0" w:rsidRDefault="00AB7547" w:rsidP="00AB7547">
            <w:pPr>
              <w:widowControl/>
              <w:spacing w:before="0" w:after="0"/>
              <w:ind w:firstLine="0"/>
              <w:jc w:val="center"/>
              <w:rPr>
                <w:b/>
                <w:bCs/>
                <w:sz w:val="22"/>
                <w:szCs w:val="22"/>
                <w:lang w:val="vi-VN" w:eastAsia="vi-VN"/>
              </w:rPr>
            </w:pPr>
            <w:del w:id="1308" w:author="Nội dung điều chỉnh (Claude)" w:date="2026-10-21T11:02:43Z">
              <w:r w:rsidRPr="000E47C0">
                <w:rPr>
                  <w:sz w:val="22"/>
                  <w:szCs w:val="22"/>
                </w:rPr>
                <w:delText>1.962</w:delText>
              </w:r>
            </w:del>
            <w:ins w:id="1309" w:author="Nội dung điều chỉnh (Claude)" w:date="2026-10-21T11:02:43Z">
              <w:r w:rsidRPr="000E47C0">
                <w:rPr>
                  <w:sz w:val="22"/>
                  <w:szCs w:val="22"/>
                </w:rPr>
                <w:t xml:space="preserve">290</w:t>
              </w:r>
            </w:ins>
          </w:p>
        </w:tc>
        <w:tc>
          <w:tcPr>
            <w:tcW w:w="821" w:type="dxa"/>
            <w:tcBorders>
              <w:top w:val="nil"/>
              <w:left w:val="nil"/>
              <w:bottom w:val="single" w:sz="4" w:space="0" w:color="auto"/>
              <w:right w:val="single" w:sz="4" w:space="0" w:color="auto"/>
            </w:tcBorders>
            <w:vAlign w:val="center"/>
            <w:hideMark/>
          </w:tcPr>
          <w:p w14:paraId="6C6CC848" w14:textId="795AB803" w:rsidR="00AB7547" w:rsidRPr="000E47C0" w:rsidRDefault="00AB7547" w:rsidP="00AB7547">
            <w:pPr>
              <w:widowControl/>
              <w:spacing w:before="0" w:after="0"/>
              <w:ind w:firstLine="0"/>
              <w:jc w:val="center"/>
              <w:rPr>
                <w:b/>
                <w:bCs/>
                <w:sz w:val="22"/>
                <w:szCs w:val="22"/>
                <w:lang w:val="vi-VN" w:eastAsia="vi-VN"/>
              </w:rPr>
            </w:pPr>
            <w:del w:id="1310" w:author="Nội dung điều chỉnh (Claude)" w:date="2026-10-21T11:02:43Z">
              <w:r w:rsidRPr="000E47C0">
                <w:rPr>
                  <w:sz w:val="22"/>
                  <w:szCs w:val="22"/>
                </w:rPr>
                <w:delText>2.350</w:delText>
              </w:r>
            </w:del>
            <w:ins w:id="1311" w:author="Nội dung điều chỉnh (Claude)" w:date="2026-10-21T11:02:43Z">
              <w:r w:rsidRPr="000E47C0">
                <w:rPr>
                  <w:sz w:val="22"/>
                  <w:szCs w:val="22"/>
                </w:rPr>
                <w:t xml:space="preserve">290</w:t>
              </w:r>
            </w:ins>
          </w:p>
        </w:tc>
      </w:tr>
      <w:tr w:rsidR="000E47C0" w:rsidRPr="000E47C0" w14:paraId="53811901" w14:textId="77777777" w:rsidTr="00AB7547">
        <w:trPr>
          <w:trHeight w:val="284"/>
          <w:jc w:val="center"/>
        </w:trPr>
        <w:tc>
          <w:tcPr>
            <w:tcW w:w="0" w:type="auto"/>
            <w:noWrap/>
            <w:vAlign w:val="center"/>
            <w:hideMark/>
          </w:tcPr>
          <w:p w14:paraId="2139C2D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2.2</w:t>
            </w:r>
          </w:p>
        </w:tc>
        <w:tc>
          <w:tcPr>
            <w:tcW w:w="1186" w:type="dxa"/>
            <w:vAlign w:val="center"/>
            <w:hideMark/>
          </w:tcPr>
          <w:p w14:paraId="3FF549E3"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Các nhà đầu tư (49%)</w:t>
            </w:r>
          </w:p>
        </w:tc>
        <w:tc>
          <w:tcPr>
            <w:tcW w:w="821" w:type="dxa"/>
            <w:tcBorders>
              <w:top w:val="nil"/>
              <w:left w:val="nil"/>
              <w:bottom w:val="single" w:sz="4" w:space="0" w:color="auto"/>
              <w:right w:val="single" w:sz="4" w:space="0" w:color="auto"/>
            </w:tcBorders>
            <w:vAlign w:val="center"/>
            <w:hideMark/>
          </w:tcPr>
          <w:p w14:paraId="40206CBF" w14:textId="285238F0" w:rsidR="00AB7547" w:rsidRPr="000E47C0" w:rsidRDefault="00AB7547" w:rsidP="00AB7547">
            <w:pPr>
              <w:widowControl/>
              <w:spacing w:before="0" w:after="0"/>
              <w:ind w:firstLine="0"/>
              <w:jc w:val="center"/>
              <w:rPr>
                <w:b/>
                <w:bCs/>
                <w:sz w:val="22"/>
                <w:szCs w:val="22"/>
                <w:lang w:val="vi-VN" w:eastAsia="vi-VN"/>
              </w:rPr>
            </w:pPr>
            <w:del w:id="1312" w:author="Nội dung điều chỉnh (Claude)" w:date="2026-10-21T11:02:43Z">
              <w:r w:rsidRPr="000E47C0">
                <w:rPr>
                  <w:sz w:val="22"/>
                  <w:szCs w:val="22"/>
                </w:rPr>
                <w:delText>233</w:delText>
              </w:r>
            </w:del>
            <w:ins w:id="1313"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36F8A8B7" w14:textId="755F0DC0" w:rsidR="00AB7547" w:rsidRPr="000E47C0" w:rsidRDefault="00AB7547" w:rsidP="00AB7547">
            <w:pPr>
              <w:widowControl/>
              <w:spacing w:before="0" w:after="0"/>
              <w:ind w:firstLine="0"/>
              <w:jc w:val="center"/>
              <w:rPr>
                <w:b/>
                <w:bCs/>
                <w:sz w:val="22"/>
                <w:szCs w:val="22"/>
                <w:lang w:val="vi-VN" w:eastAsia="vi-VN"/>
              </w:rPr>
            </w:pPr>
            <w:del w:id="1314" w:author="Nội dung điều chỉnh (Claude)" w:date="2026-10-21T11:02:43Z">
              <w:r w:rsidRPr="000E47C0">
                <w:rPr>
                  <w:sz w:val="22"/>
                  <w:szCs w:val="22"/>
                </w:rPr>
                <w:delText>589</w:delText>
              </w:r>
            </w:del>
            <w:ins w:id="1315"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7C6D3956" w14:textId="5A9F724A" w:rsidR="00AB7547" w:rsidRPr="000E47C0" w:rsidRDefault="00AB7547" w:rsidP="00AB7547">
            <w:pPr>
              <w:widowControl/>
              <w:spacing w:before="0" w:after="0"/>
              <w:ind w:firstLine="0"/>
              <w:jc w:val="center"/>
              <w:rPr>
                <w:b/>
                <w:bCs/>
                <w:sz w:val="22"/>
                <w:szCs w:val="22"/>
                <w:lang w:val="vi-VN" w:eastAsia="vi-VN"/>
              </w:rPr>
            </w:pPr>
            <w:del w:id="1316" w:author="Nội dung điều chỉnh (Claude)" w:date="2026-10-21T11:02:43Z">
              <w:r w:rsidRPr="000E47C0">
                <w:rPr>
                  <w:sz w:val="22"/>
                  <w:szCs w:val="22"/>
                </w:rPr>
                <w:delText>876</w:delText>
              </w:r>
            </w:del>
            <w:ins w:id="1317" w:author="Nội dung điều chỉnh (Claude)" w:date="2026-10-21T11:02:43Z">
              <w:r w:rsidRPr="000E47C0">
                <w:rPr>
                  <w:sz w:val="22"/>
                  <w:szCs w:val="22"/>
                </w:rPr>
                <w:t xml:space="preserve">-</w:t>
              </w:r>
            </w:ins>
          </w:p>
        </w:tc>
        <w:tc>
          <w:tcPr>
            <w:tcW w:w="0" w:type="auto"/>
            <w:tcBorders>
              <w:top w:val="nil"/>
              <w:left w:val="nil"/>
              <w:bottom w:val="single" w:sz="4" w:space="0" w:color="auto"/>
              <w:right w:val="single" w:sz="4" w:space="0" w:color="auto"/>
            </w:tcBorders>
            <w:vAlign w:val="center"/>
            <w:hideMark/>
          </w:tcPr>
          <w:p w14:paraId="053D95AD" w14:textId="31F05E52" w:rsidR="00AB7547" w:rsidRPr="000E47C0" w:rsidRDefault="00AB7547" w:rsidP="00AB7547">
            <w:pPr>
              <w:widowControl/>
              <w:spacing w:before="0" w:after="0"/>
              <w:ind w:firstLine="0"/>
              <w:jc w:val="center"/>
              <w:rPr>
                <w:b/>
                <w:bCs/>
                <w:sz w:val="22"/>
                <w:szCs w:val="22"/>
                <w:lang w:val="vi-VN" w:eastAsia="vi-VN"/>
              </w:rPr>
            </w:pPr>
            <w:del w:id="1318" w:author="Nội dung điều chỉnh (Claude)" w:date="2026-10-21T11:02:43Z">
              <w:r w:rsidRPr="000E47C0">
                <w:rPr>
                  <w:sz w:val="22"/>
                  <w:szCs w:val="22"/>
                </w:rPr>
                <w:delText>815</w:delText>
              </w:r>
            </w:del>
            <w:ins w:id="1319" w:author="Nội dung điều chỉnh (Claude)" w:date="2026-10-21T11:02:43Z">
              <w:r w:rsidRPr="000E47C0">
                <w:rPr>
                  <w:sz w:val="22"/>
                  <w:szCs w:val="22"/>
                </w:rPr>
                <w:t xml:space="preserve">46</w:t>
              </w:r>
            </w:ins>
          </w:p>
        </w:tc>
        <w:tc>
          <w:tcPr>
            <w:tcW w:w="0" w:type="auto"/>
            <w:tcBorders>
              <w:top w:val="nil"/>
              <w:left w:val="nil"/>
              <w:bottom w:val="single" w:sz="4" w:space="0" w:color="auto"/>
              <w:right w:val="single" w:sz="4" w:space="0" w:color="auto"/>
            </w:tcBorders>
            <w:vAlign w:val="center"/>
            <w:hideMark/>
          </w:tcPr>
          <w:p w14:paraId="26A3C406" w14:textId="6D5F36AB" w:rsidR="00AB7547" w:rsidRPr="000E47C0" w:rsidRDefault="00AB7547" w:rsidP="00AB7547">
            <w:pPr>
              <w:widowControl/>
              <w:spacing w:before="0" w:after="0"/>
              <w:ind w:firstLine="0"/>
              <w:jc w:val="center"/>
              <w:rPr>
                <w:b/>
                <w:bCs/>
                <w:sz w:val="22"/>
                <w:szCs w:val="22"/>
                <w:lang w:val="vi-VN" w:eastAsia="vi-VN"/>
              </w:rPr>
            </w:pPr>
            <w:del w:id="1320" w:author="Nội dung điều chỉnh (Claude)" w:date="2026-10-21T11:02:43Z">
              <w:r w:rsidRPr="000E47C0">
                <w:rPr>
                  <w:sz w:val="22"/>
                  <w:szCs w:val="22"/>
                </w:rPr>
                <w:delText>742</w:delText>
              </w:r>
            </w:del>
            <w:ins w:id="1321" w:author="Nội dung điều chỉnh (Claude)" w:date="2026-10-21T11:02:43Z">
              <w:r w:rsidRPr="000E47C0">
                <w:rPr>
                  <w:sz w:val="22"/>
                  <w:szCs w:val="22"/>
                </w:rPr>
                <w:t xml:space="preserve">198</w:t>
              </w:r>
            </w:ins>
          </w:p>
        </w:tc>
        <w:tc>
          <w:tcPr>
            <w:tcW w:w="0" w:type="auto"/>
            <w:tcBorders>
              <w:top w:val="nil"/>
              <w:left w:val="nil"/>
              <w:bottom w:val="single" w:sz="4" w:space="0" w:color="auto"/>
              <w:right w:val="single" w:sz="4" w:space="0" w:color="auto"/>
            </w:tcBorders>
            <w:vAlign w:val="center"/>
            <w:hideMark/>
          </w:tcPr>
          <w:p w14:paraId="73A3DA2A" w14:textId="78C137E0" w:rsidR="00AB7547" w:rsidRPr="000E47C0" w:rsidRDefault="00AB7547" w:rsidP="00AB7547">
            <w:pPr>
              <w:widowControl/>
              <w:spacing w:before="0" w:after="0"/>
              <w:ind w:firstLine="0"/>
              <w:jc w:val="center"/>
              <w:rPr>
                <w:b/>
                <w:bCs/>
                <w:sz w:val="22"/>
                <w:szCs w:val="22"/>
                <w:lang w:val="vi-VN" w:eastAsia="vi-VN"/>
              </w:rPr>
            </w:pPr>
            <w:del w:id="1322" w:author="Nội dung điều chỉnh (Claude)" w:date="2026-10-21T11:02:43Z">
              <w:r w:rsidRPr="000E47C0">
                <w:rPr>
                  <w:sz w:val="22"/>
                  <w:szCs w:val="22"/>
                </w:rPr>
                <w:delText>983</w:delText>
              </w:r>
            </w:del>
            <w:ins w:id="1323" w:author="Nội dung điều chỉnh (Claude)" w:date="2026-10-21T11:02:43Z">
              <w:r w:rsidRPr="000E47C0">
                <w:rPr>
                  <w:sz w:val="22"/>
                  <w:szCs w:val="22"/>
                </w:rPr>
                <w:t xml:space="preserve">271</w:t>
              </w:r>
            </w:ins>
          </w:p>
        </w:tc>
        <w:tc>
          <w:tcPr>
            <w:tcW w:w="0" w:type="auto"/>
            <w:tcBorders>
              <w:top w:val="nil"/>
              <w:left w:val="nil"/>
              <w:bottom w:val="single" w:sz="4" w:space="0" w:color="auto"/>
              <w:right w:val="single" w:sz="4" w:space="0" w:color="auto"/>
            </w:tcBorders>
            <w:vAlign w:val="center"/>
            <w:hideMark/>
          </w:tcPr>
          <w:p w14:paraId="6FF5821A" w14:textId="27899306" w:rsidR="00AB7547" w:rsidRPr="000E47C0" w:rsidRDefault="00AB7547" w:rsidP="00AB7547">
            <w:pPr>
              <w:widowControl/>
              <w:spacing w:before="0" w:after="0"/>
              <w:ind w:firstLine="0"/>
              <w:jc w:val="center"/>
              <w:rPr>
                <w:b/>
                <w:bCs/>
                <w:sz w:val="22"/>
                <w:szCs w:val="22"/>
                <w:lang w:val="vi-VN" w:eastAsia="vi-VN"/>
              </w:rPr>
            </w:pPr>
            <w:del w:id="1324" w:author="Nội dung điều chỉnh (Claude)" w:date="2026-10-21T11:02:43Z">
              <w:r w:rsidRPr="000E47C0">
                <w:rPr>
                  <w:sz w:val="22"/>
                  <w:szCs w:val="22"/>
                </w:rPr>
                <w:delText>1.252</w:delText>
              </w:r>
            </w:del>
            <w:ins w:id="1325" w:author="Nội dung điều chỉnh (Claude)" w:date="2026-10-21T11:02:43Z">
              <w:r w:rsidRPr="000E47C0">
                <w:rPr>
                  <w:sz w:val="22"/>
                  <w:szCs w:val="22"/>
                </w:rPr>
                <w:t xml:space="preserve">279</w:t>
              </w:r>
            </w:ins>
          </w:p>
        </w:tc>
        <w:tc>
          <w:tcPr>
            <w:tcW w:w="0" w:type="auto"/>
            <w:tcBorders>
              <w:top w:val="nil"/>
              <w:left w:val="nil"/>
              <w:bottom w:val="single" w:sz="4" w:space="0" w:color="auto"/>
              <w:right w:val="single" w:sz="4" w:space="0" w:color="auto"/>
            </w:tcBorders>
            <w:vAlign w:val="center"/>
            <w:hideMark/>
          </w:tcPr>
          <w:p w14:paraId="388D2199" w14:textId="63DA1063" w:rsidR="00AB7547" w:rsidRPr="000E47C0" w:rsidRDefault="00AB7547" w:rsidP="00AB7547">
            <w:pPr>
              <w:widowControl/>
              <w:spacing w:before="0" w:after="0"/>
              <w:ind w:firstLine="0"/>
              <w:jc w:val="center"/>
              <w:rPr>
                <w:b/>
                <w:bCs/>
                <w:sz w:val="22"/>
                <w:szCs w:val="22"/>
                <w:lang w:val="vi-VN" w:eastAsia="vi-VN"/>
              </w:rPr>
            </w:pPr>
            <w:del w:id="1326" w:author="Nội dung điều chỉnh (Claude)" w:date="2026-10-21T11:02:43Z">
              <w:r w:rsidRPr="000E47C0">
                <w:rPr>
                  <w:sz w:val="22"/>
                  <w:szCs w:val="22"/>
                </w:rPr>
                <w:delText>1.552</w:delText>
              </w:r>
            </w:del>
            <w:ins w:id="1327" w:author="Nội dung điều chỉnh (Claude)" w:date="2026-10-21T11:02:43Z">
              <w:r w:rsidRPr="000E47C0">
                <w:rPr>
                  <w:sz w:val="22"/>
                  <w:szCs w:val="22"/>
                </w:rPr>
                <w:t xml:space="preserve">279</w:t>
              </w:r>
            </w:ins>
          </w:p>
        </w:tc>
        <w:tc>
          <w:tcPr>
            <w:tcW w:w="0" w:type="auto"/>
            <w:tcBorders>
              <w:top w:val="nil"/>
              <w:left w:val="nil"/>
              <w:bottom w:val="single" w:sz="4" w:space="0" w:color="auto"/>
              <w:right w:val="single" w:sz="4" w:space="0" w:color="auto"/>
            </w:tcBorders>
            <w:vAlign w:val="center"/>
            <w:hideMark/>
          </w:tcPr>
          <w:p w14:paraId="194EB1B1" w14:textId="3FB3A38C" w:rsidR="00AB7547" w:rsidRPr="000E47C0" w:rsidRDefault="00AB7547" w:rsidP="00AB7547">
            <w:pPr>
              <w:widowControl/>
              <w:spacing w:before="0" w:after="0"/>
              <w:ind w:firstLine="0"/>
              <w:jc w:val="center"/>
              <w:rPr>
                <w:b/>
                <w:bCs/>
                <w:sz w:val="22"/>
                <w:szCs w:val="22"/>
                <w:lang w:val="vi-VN" w:eastAsia="vi-VN"/>
              </w:rPr>
            </w:pPr>
            <w:del w:id="1328" w:author="Nội dung điều chỉnh (Claude)" w:date="2026-10-21T11:02:43Z">
              <w:r w:rsidRPr="000E47C0">
                <w:rPr>
                  <w:sz w:val="22"/>
                  <w:szCs w:val="22"/>
                </w:rPr>
                <w:delText>1.886</w:delText>
              </w:r>
            </w:del>
            <w:ins w:id="1329" w:author="Nội dung điều chỉnh (Claude)" w:date="2026-10-21T11:02:43Z">
              <w:r w:rsidRPr="000E47C0">
                <w:rPr>
                  <w:sz w:val="22"/>
                  <w:szCs w:val="22"/>
                </w:rPr>
                <w:t xml:space="preserve">279</w:t>
              </w:r>
            </w:ins>
          </w:p>
        </w:tc>
        <w:tc>
          <w:tcPr>
            <w:tcW w:w="821" w:type="dxa"/>
            <w:tcBorders>
              <w:top w:val="nil"/>
              <w:left w:val="nil"/>
              <w:bottom w:val="single" w:sz="4" w:space="0" w:color="auto"/>
              <w:right w:val="single" w:sz="4" w:space="0" w:color="auto"/>
            </w:tcBorders>
            <w:vAlign w:val="center"/>
            <w:hideMark/>
          </w:tcPr>
          <w:p w14:paraId="7B03953C" w14:textId="6995F5D1" w:rsidR="00AB7547" w:rsidRPr="000E47C0" w:rsidRDefault="00AB7547" w:rsidP="00AB7547">
            <w:pPr>
              <w:widowControl/>
              <w:spacing w:before="0" w:after="0"/>
              <w:ind w:firstLine="0"/>
              <w:jc w:val="center"/>
              <w:rPr>
                <w:b/>
                <w:bCs/>
                <w:sz w:val="22"/>
                <w:szCs w:val="22"/>
                <w:lang w:val="vi-VN" w:eastAsia="vi-VN"/>
              </w:rPr>
            </w:pPr>
            <w:del w:id="1330" w:author="Nội dung điều chỉnh (Claude)" w:date="2026-10-21T11:02:43Z">
              <w:r w:rsidRPr="000E47C0">
                <w:rPr>
                  <w:sz w:val="22"/>
                  <w:szCs w:val="22"/>
                </w:rPr>
                <w:delText>2.257</w:delText>
              </w:r>
            </w:del>
            <w:ins w:id="1331" w:author="Nội dung điều chỉnh (Claude)" w:date="2026-10-21T11:02:43Z">
              <w:r w:rsidRPr="000E47C0">
                <w:rPr>
                  <w:sz w:val="22"/>
                  <w:szCs w:val="22"/>
                </w:rPr>
                <w:t xml:space="preserve">279</w:t>
              </w:r>
            </w:ins>
          </w:p>
        </w:tc>
      </w:tr>
      <w:tr w:rsidR="000E47C0" w:rsidRPr="000E47C0" w14:paraId="35586ECF" w14:textId="77777777" w:rsidTr="00AB7547">
        <w:trPr>
          <w:trHeight w:val="284"/>
          <w:jc w:val="center"/>
        </w:trPr>
        <w:tc>
          <w:tcPr>
            <w:tcW w:w="0" w:type="auto"/>
            <w:noWrap/>
            <w:vAlign w:val="center"/>
            <w:hideMark/>
          </w:tcPr>
          <w:p w14:paraId="1AA91F18"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V</w:t>
            </w:r>
          </w:p>
        </w:tc>
        <w:tc>
          <w:tcPr>
            <w:tcW w:w="1186" w:type="dxa"/>
            <w:vAlign w:val="center"/>
            <w:hideMark/>
          </w:tcPr>
          <w:p w14:paraId="651AAC7D" w14:textId="77777777" w:rsidR="00AB7547" w:rsidRPr="000E47C0" w:rsidRDefault="00AB7547" w:rsidP="00AB7547">
            <w:pPr>
              <w:widowControl/>
              <w:spacing w:before="0" w:after="0"/>
              <w:ind w:firstLine="0"/>
              <w:jc w:val="center"/>
              <w:rPr>
                <w:b/>
                <w:bCs/>
                <w:sz w:val="22"/>
                <w:szCs w:val="22"/>
                <w:lang w:val="vi-VN" w:eastAsia="vi-VN"/>
              </w:rPr>
            </w:pPr>
            <w:r w:rsidRPr="000E47C0">
              <w:rPr>
                <w:b/>
                <w:bCs/>
                <w:sz w:val="22"/>
                <w:szCs w:val="22"/>
                <w:lang w:val="vi-VN" w:eastAsia="vi-VN"/>
              </w:rPr>
              <w:t>Xác định thời gian hoàn vốn đầu tư</w:t>
            </w:r>
          </w:p>
        </w:tc>
        <w:tc>
          <w:tcPr>
            <w:tcW w:w="821" w:type="dxa"/>
            <w:tcBorders>
              <w:top w:val="nil"/>
              <w:left w:val="nil"/>
              <w:bottom w:val="single" w:sz="4" w:space="0" w:color="auto"/>
              <w:right w:val="single" w:sz="4" w:space="0" w:color="auto"/>
            </w:tcBorders>
            <w:vAlign w:val="center"/>
            <w:hideMark/>
          </w:tcPr>
          <w:p w14:paraId="4B583045"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140A06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75596DB"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298945CC"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476ED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974E043"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3CC4B38"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F6E9E39"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51B8ECB6"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3E5DF3A2"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7C3DF089" w14:textId="77777777" w:rsidTr="00AB7547">
        <w:trPr>
          <w:trHeight w:val="284"/>
          <w:jc w:val="center"/>
        </w:trPr>
        <w:tc>
          <w:tcPr>
            <w:tcW w:w="0" w:type="auto"/>
            <w:noWrap/>
            <w:vAlign w:val="center"/>
            <w:hideMark/>
          </w:tcPr>
          <w:p w14:paraId="1C9FD6B0"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1</w:t>
            </w:r>
          </w:p>
        </w:tc>
        <w:tc>
          <w:tcPr>
            <w:tcW w:w="1186" w:type="dxa"/>
            <w:vAlign w:val="center"/>
            <w:hideMark/>
          </w:tcPr>
          <w:p w14:paraId="3AFBEF76"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Tổng vốn đầu tư</w:t>
            </w:r>
          </w:p>
        </w:tc>
        <w:tc>
          <w:tcPr>
            <w:tcW w:w="821" w:type="dxa"/>
            <w:tcBorders>
              <w:top w:val="nil"/>
              <w:left w:val="nil"/>
              <w:bottom w:val="single" w:sz="4" w:space="0" w:color="auto"/>
              <w:right w:val="single" w:sz="4" w:space="0" w:color="auto"/>
            </w:tcBorders>
            <w:vAlign w:val="center"/>
            <w:hideMark/>
          </w:tcPr>
          <w:p w14:paraId="6E1E4D51" w14:textId="7976C3D2" w:rsidR="00AB7547" w:rsidRPr="000E47C0" w:rsidRDefault="00AB7547" w:rsidP="00AB7547">
            <w:pPr>
              <w:widowControl/>
              <w:spacing w:before="0" w:after="0"/>
              <w:ind w:firstLine="0"/>
              <w:jc w:val="center"/>
              <w:rPr>
                <w:b/>
                <w:bCs/>
                <w:sz w:val="22"/>
                <w:szCs w:val="22"/>
                <w:lang w:val="vi-VN" w:eastAsia="vi-VN"/>
              </w:rPr>
            </w:pPr>
            <w:del w:id="1332" w:author="Nội dung điều chỉnh (Claude)" w:date="2026-10-21T11:02:43Z">
              <w:r w:rsidRPr="000E47C0">
                <w:rPr>
                  <w:sz w:val="22"/>
                  <w:szCs w:val="22"/>
                </w:rPr>
                <w:delText>22.688,6</w:delText>
              </w:r>
            </w:del>
            <w:ins w:id="1333" w:author="Nội dung điều chỉnh (Claude)" w:date="2026-10-21T11:02:43Z">
              <w:r w:rsidRPr="000E47C0">
                <w:rPr>
                  <w:sz w:val="22"/>
                  <w:szCs w:val="22"/>
                </w:rPr>
                <w:t xml:space="preserve">20.456,5</w:t>
              </w:r>
            </w:ins>
          </w:p>
        </w:tc>
        <w:tc>
          <w:tcPr>
            <w:tcW w:w="0" w:type="auto"/>
            <w:tcBorders>
              <w:top w:val="nil"/>
              <w:left w:val="nil"/>
              <w:bottom w:val="single" w:sz="4" w:space="0" w:color="auto"/>
              <w:right w:val="single" w:sz="4" w:space="0" w:color="auto"/>
            </w:tcBorders>
            <w:vAlign w:val="center"/>
            <w:hideMark/>
          </w:tcPr>
          <w:p w14:paraId="1B89194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759AC42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4D6306F2"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B0E4D8D"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EC1F9AF"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129471F0"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63E3C2FA" w14:textId="77777777" w:rsidR="00AB7547" w:rsidRPr="000E47C0" w:rsidRDefault="00AB7547" w:rsidP="00AB7547">
            <w:pPr>
              <w:widowControl/>
              <w:spacing w:before="0" w:after="0"/>
              <w:ind w:firstLine="0"/>
              <w:jc w:val="center"/>
              <w:rPr>
                <w:b/>
                <w:bCs/>
                <w:sz w:val="22"/>
                <w:szCs w:val="22"/>
                <w:lang w:val="vi-VN" w:eastAsia="vi-VN"/>
              </w:rPr>
            </w:pPr>
          </w:p>
        </w:tc>
        <w:tc>
          <w:tcPr>
            <w:tcW w:w="0" w:type="auto"/>
            <w:tcBorders>
              <w:top w:val="nil"/>
              <w:left w:val="nil"/>
              <w:bottom w:val="single" w:sz="4" w:space="0" w:color="auto"/>
              <w:right w:val="single" w:sz="4" w:space="0" w:color="auto"/>
            </w:tcBorders>
            <w:vAlign w:val="center"/>
            <w:hideMark/>
          </w:tcPr>
          <w:p w14:paraId="33BBD2E7" w14:textId="77777777" w:rsidR="00AB7547" w:rsidRPr="000E47C0" w:rsidRDefault="00AB7547" w:rsidP="00AB7547">
            <w:pPr>
              <w:widowControl/>
              <w:spacing w:before="0" w:after="0"/>
              <w:ind w:firstLine="0"/>
              <w:jc w:val="center"/>
              <w:rPr>
                <w:b/>
                <w:bCs/>
                <w:sz w:val="22"/>
                <w:szCs w:val="22"/>
                <w:lang w:val="vi-VN" w:eastAsia="vi-VN"/>
              </w:rPr>
            </w:pPr>
          </w:p>
        </w:tc>
        <w:tc>
          <w:tcPr>
            <w:tcW w:w="821" w:type="dxa"/>
            <w:tcBorders>
              <w:top w:val="nil"/>
              <w:left w:val="nil"/>
              <w:bottom w:val="single" w:sz="4" w:space="0" w:color="auto"/>
              <w:right w:val="single" w:sz="4" w:space="0" w:color="auto"/>
            </w:tcBorders>
            <w:vAlign w:val="center"/>
            <w:hideMark/>
          </w:tcPr>
          <w:p w14:paraId="4796B8D7" w14:textId="77777777" w:rsidR="00AB7547" w:rsidRPr="000E47C0" w:rsidRDefault="00AB7547" w:rsidP="00AB7547">
            <w:pPr>
              <w:widowControl/>
              <w:spacing w:before="0" w:after="0"/>
              <w:ind w:firstLine="0"/>
              <w:jc w:val="center"/>
              <w:rPr>
                <w:b/>
                <w:bCs/>
                <w:sz w:val="22"/>
                <w:szCs w:val="22"/>
                <w:lang w:val="vi-VN" w:eastAsia="vi-VN"/>
              </w:rPr>
            </w:pPr>
          </w:p>
        </w:tc>
      </w:tr>
      <w:tr w:rsidR="000E47C0" w:rsidRPr="000E47C0" w14:paraId="2ED7520A" w14:textId="77777777" w:rsidTr="00AB7547">
        <w:trPr>
          <w:trHeight w:val="284"/>
          <w:jc w:val="center"/>
        </w:trPr>
        <w:tc>
          <w:tcPr>
            <w:tcW w:w="0" w:type="auto"/>
            <w:noWrap/>
            <w:vAlign w:val="center"/>
            <w:hideMark/>
          </w:tcPr>
          <w:p w14:paraId="6F41AF34"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2</w:t>
            </w:r>
          </w:p>
        </w:tc>
        <w:tc>
          <w:tcPr>
            <w:tcW w:w="1186" w:type="dxa"/>
            <w:vAlign w:val="center"/>
            <w:hideMark/>
          </w:tcPr>
          <w:p w14:paraId="45EB4C69"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Dòng tiền</w:t>
            </w:r>
          </w:p>
        </w:tc>
        <w:tc>
          <w:tcPr>
            <w:tcW w:w="821" w:type="dxa"/>
            <w:tcBorders>
              <w:top w:val="nil"/>
              <w:left w:val="nil"/>
              <w:bottom w:val="single" w:sz="4" w:space="0" w:color="auto"/>
              <w:right w:val="single" w:sz="4" w:space="0" w:color="auto"/>
            </w:tcBorders>
            <w:vAlign w:val="center"/>
            <w:hideMark/>
          </w:tcPr>
          <w:p w14:paraId="6EDF2EFC" w14:textId="77777777" w:rsidR="00AB7547" w:rsidRPr="000E47C0" w:rsidRDefault="00AB7547" w:rsidP="00AB7547">
            <w:pPr>
              <w:widowControl/>
              <w:spacing w:before="0" w:after="0"/>
              <w:ind w:firstLine="0"/>
              <w:jc w:val="center"/>
              <w:rPr>
                <w:b/>
                <w:bCs/>
                <w:sz w:val="22"/>
                <w:szCs w:val="22"/>
                <w:lang w:val="vi-VN" w:eastAsia="vi-VN"/>
              </w:rPr>
            </w:pPr>
            <w:del w:id="1334" w:author="Nội dung điều chỉnh (Claude)" w:date="2026-10-21T11:02:43Z">
              <w:r w:rsidRPr="000E47C0">
                <w:rPr>
                  <w:sz w:val="22"/>
                  <w:szCs w:val="22"/>
                </w:rPr>
                <w:delText>3.200</w:delText>
              </w:r>
            </w:del>
            <w:ins w:id="1335" w:author="Nội dung điều chỉnh (Claude)" w:date="2026-10-21T11:02:43Z">
              <w:r w:rsidRPr="000E47C0">
                <w:rPr>
                  <w:sz w:val="22"/>
                  <w:szCs w:val="22"/>
                </w:rPr>
                <w:t xml:space="preserve">1.286</w:t>
              </w:r>
            </w:ins>
          </w:p>
        </w:tc>
        <w:tc>
          <w:tcPr>
            <w:tcW w:w="0" w:type="auto"/>
            <w:tcBorders>
              <w:top w:val="nil"/>
              <w:left w:val="nil"/>
              <w:bottom w:val="single" w:sz="4" w:space="0" w:color="auto"/>
              <w:right w:val="single" w:sz="4" w:space="0" w:color="auto"/>
            </w:tcBorders>
            <w:vAlign w:val="center"/>
            <w:hideMark/>
          </w:tcPr>
          <w:p w14:paraId="031A6765" w14:textId="77777777" w:rsidR="00AB7547" w:rsidRPr="000E47C0" w:rsidRDefault="00AB7547" w:rsidP="00AB7547">
            <w:pPr>
              <w:widowControl/>
              <w:spacing w:before="0" w:after="0"/>
              <w:ind w:firstLine="0"/>
              <w:jc w:val="center"/>
              <w:rPr>
                <w:b/>
                <w:bCs/>
                <w:sz w:val="22"/>
                <w:szCs w:val="22"/>
                <w:lang w:val="vi-VN" w:eastAsia="vi-VN"/>
              </w:rPr>
            </w:pPr>
            <w:del w:id="1336" w:author="Nội dung điều chỉnh (Claude)" w:date="2026-10-21T11:02:43Z">
              <w:r w:rsidRPr="000E47C0">
                <w:rPr>
                  <w:sz w:val="22"/>
                  <w:szCs w:val="22"/>
                </w:rPr>
                <w:delText>4.156</w:delText>
              </w:r>
            </w:del>
            <w:ins w:id="1337" w:author="Nội dung điều chỉnh (Claude)" w:date="2026-10-21T11:02:43Z">
              <w:r w:rsidRPr="000E47C0">
                <w:rPr>
                  <w:sz w:val="22"/>
                  <w:szCs w:val="22"/>
                </w:rPr>
                <w:t xml:space="preserve">1.796</w:t>
              </w:r>
            </w:ins>
          </w:p>
        </w:tc>
        <w:tc>
          <w:tcPr>
            <w:tcW w:w="0" w:type="auto"/>
            <w:tcBorders>
              <w:top w:val="nil"/>
              <w:left w:val="nil"/>
              <w:bottom w:val="single" w:sz="4" w:space="0" w:color="auto"/>
              <w:right w:val="single" w:sz="4" w:space="0" w:color="auto"/>
            </w:tcBorders>
            <w:vAlign w:val="center"/>
            <w:hideMark/>
          </w:tcPr>
          <w:p w14:paraId="26FD4C42" w14:textId="77777777" w:rsidR="00AB7547" w:rsidRPr="000E47C0" w:rsidRDefault="00AB7547" w:rsidP="00AB7547">
            <w:pPr>
              <w:widowControl/>
              <w:spacing w:before="0" w:after="0"/>
              <w:ind w:firstLine="0"/>
              <w:jc w:val="center"/>
              <w:rPr>
                <w:b/>
                <w:bCs/>
                <w:sz w:val="22"/>
                <w:szCs w:val="22"/>
                <w:lang w:val="vi-VN" w:eastAsia="vi-VN"/>
              </w:rPr>
            </w:pPr>
            <w:del w:id="1338" w:author="Nội dung điều chỉnh (Claude)" w:date="2026-10-21T11:02:43Z">
              <w:r w:rsidRPr="000E47C0">
                <w:rPr>
                  <w:sz w:val="22"/>
                  <w:szCs w:val="22"/>
                </w:rPr>
                <w:delText>4.935</w:delText>
              </w:r>
            </w:del>
            <w:ins w:id="1339" w:author="Nội dung điều chỉnh (Claude)" w:date="2026-10-21T11:02:43Z">
              <w:r w:rsidRPr="000E47C0">
                <w:rPr>
                  <w:sz w:val="22"/>
                  <w:szCs w:val="22"/>
                </w:rPr>
                <w:t xml:space="preserve">2.622</w:t>
              </w:r>
            </w:ins>
          </w:p>
        </w:tc>
        <w:tc>
          <w:tcPr>
            <w:tcW w:w="0" w:type="auto"/>
            <w:tcBorders>
              <w:top w:val="nil"/>
              <w:left w:val="nil"/>
              <w:bottom w:val="single" w:sz="4" w:space="0" w:color="auto"/>
              <w:right w:val="single" w:sz="4" w:space="0" w:color="auto"/>
            </w:tcBorders>
            <w:vAlign w:val="center"/>
            <w:hideMark/>
          </w:tcPr>
          <w:p w14:paraId="5E634D27" w14:textId="77777777" w:rsidR="00AB7547" w:rsidRPr="000E47C0" w:rsidRDefault="00AB7547" w:rsidP="00AB7547">
            <w:pPr>
              <w:widowControl/>
              <w:spacing w:before="0" w:after="0"/>
              <w:ind w:firstLine="0"/>
              <w:jc w:val="center"/>
              <w:rPr>
                <w:b/>
                <w:bCs/>
                <w:sz w:val="22"/>
                <w:szCs w:val="22"/>
                <w:lang w:val="vi-VN" w:eastAsia="vi-VN"/>
              </w:rPr>
            </w:pPr>
            <w:del w:id="1340" w:author="Nội dung điều chỉnh (Claude)" w:date="2026-10-21T11:02:43Z">
              <w:r w:rsidRPr="000E47C0">
                <w:rPr>
                  <w:sz w:val="22"/>
                  <w:szCs w:val="22"/>
                </w:rPr>
                <w:delText>4.779</w:delText>
              </w:r>
            </w:del>
            <w:ins w:id="1341" w:author="Nội dung điều chỉnh (Claude)" w:date="2026-10-21T11:02:43Z">
              <w:r w:rsidRPr="000E47C0">
                <w:rPr>
                  <w:sz w:val="22"/>
                  <w:szCs w:val="22"/>
                </w:rPr>
                <w:t xml:space="preserve">2.630</w:t>
              </w:r>
            </w:ins>
          </w:p>
        </w:tc>
        <w:tc>
          <w:tcPr>
            <w:tcW w:w="0" w:type="auto"/>
            <w:tcBorders>
              <w:top w:val="nil"/>
              <w:left w:val="nil"/>
              <w:bottom w:val="single" w:sz="4" w:space="0" w:color="auto"/>
              <w:right w:val="single" w:sz="4" w:space="0" w:color="auto"/>
            </w:tcBorders>
            <w:vAlign w:val="center"/>
            <w:hideMark/>
          </w:tcPr>
          <w:p w14:paraId="2293C575" w14:textId="77777777" w:rsidR="00AB7547" w:rsidRPr="000E47C0" w:rsidRDefault="00AB7547" w:rsidP="00AB7547">
            <w:pPr>
              <w:widowControl/>
              <w:spacing w:before="0" w:after="0"/>
              <w:ind w:firstLine="0"/>
              <w:jc w:val="center"/>
              <w:rPr>
                <w:b/>
                <w:bCs/>
                <w:sz w:val="22"/>
                <w:szCs w:val="22"/>
                <w:lang w:val="vi-VN" w:eastAsia="vi-VN"/>
              </w:rPr>
            </w:pPr>
            <w:del w:id="1342" w:author="Nội dung điều chỉnh (Claude)" w:date="2026-10-21T11:02:43Z">
              <w:r w:rsidRPr="000E47C0">
                <w:rPr>
                  <w:sz w:val="22"/>
                  <w:szCs w:val="22"/>
                </w:rPr>
                <w:delText>4.594</w:delText>
              </w:r>
            </w:del>
            <w:ins w:id="1343" w:author="Nội dung điều chỉnh (Claude)" w:date="2026-10-21T11:02:43Z">
              <w:r w:rsidRPr="000E47C0">
                <w:rPr>
                  <w:sz w:val="22"/>
                  <w:szCs w:val="22"/>
                </w:rPr>
                <w:t xml:space="preserve">2.558</w:t>
              </w:r>
            </w:ins>
          </w:p>
        </w:tc>
        <w:tc>
          <w:tcPr>
            <w:tcW w:w="0" w:type="auto"/>
            <w:tcBorders>
              <w:top w:val="nil"/>
              <w:left w:val="nil"/>
              <w:bottom w:val="single" w:sz="4" w:space="0" w:color="auto"/>
              <w:right w:val="single" w:sz="4" w:space="0" w:color="auto"/>
            </w:tcBorders>
            <w:vAlign w:val="center"/>
            <w:hideMark/>
          </w:tcPr>
          <w:p w14:paraId="1A0AEFC0" w14:textId="77777777" w:rsidR="00AB7547" w:rsidRPr="000E47C0" w:rsidRDefault="00AB7547" w:rsidP="00AB7547">
            <w:pPr>
              <w:widowControl/>
              <w:spacing w:before="0" w:after="0"/>
              <w:ind w:firstLine="0"/>
              <w:jc w:val="center"/>
              <w:rPr>
                <w:b/>
                <w:bCs/>
                <w:sz w:val="22"/>
                <w:szCs w:val="22"/>
                <w:lang w:val="vi-VN" w:eastAsia="vi-VN"/>
              </w:rPr>
            </w:pPr>
            <w:del w:id="1344" w:author="Nội dung điều chỉnh (Claude)" w:date="2026-10-21T11:02:43Z">
              <w:r w:rsidRPr="000E47C0">
                <w:rPr>
                  <w:sz w:val="22"/>
                  <w:szCs w:val="22"/>
                </w:rPr>
                <w:delText>5.251</w:delText>
              </w:r>
            </w:del>
            <w:ins w:id="1345" w:author="Nội dung điều chỉnh (Claude)" w:date="2026-10-21T11:02:43Z">
              <w:r w:rsidRPr="000E47C0">
                <w:rPr>
                  <w:sz w:val="22"/>
                  <w:szCs w:val="22"/>
                </w:rPr>
                <w:t xml:space="preserve">2.745</w:t>
              </w:r>
            </w:ins>
          </w:p>
        </w:tc>
        <w:tc>
          <w:tcPr>
            <w:tcW w:w="0" w:type="auto"/>
            <w:tcBorders>
              <w:top w:val="nil"/>
              <w:left w:val="nil"/>
              <w:bottom w:val="single" w:sz="4" w:space="0" w:color="auto"/>
              <w:right w:val="single" w:sz="4" w:space="0" w:color="auto"/>
            </w:tcBorders>
            <w:vAlign w:val="center"/>
            <w:hideMark/>
          </w:tcPr>
          <w:p w14:paraId="309C4ED9" w14:textId="77777777" w:rsidR="00AB7547" w:rsidRPr="000E47C0" w:rsidRDefault="00AB7547" w:rsidP="00AB7547">
            <w:pPr>
              <w:widowControl/>
              <w:spacing w:before="0" w:after="0"/>
              <w:ind w:firstLine="0"/>
              <w:jc w:val="center"/>
              <w:rPr>
                <w:b/>
                <w:bCs/>
                <w:sz w:val="22"/>
                <w:szCs w:val="22"/>
                <w:lang w:val="vi-VN" w:eastAsia="vi-VN"/>
              </w:rPr>
            </w:pPr>
            <w:del w:id="1346" w:author="Nội dung điều chỉnh (Claude)" w:date="2026-10-21T11:02:43Z">
              <w:r w:rsidRPr="000E47C0">
                <w:rPr>
                  <w:sz w:val="22"/>
                  <w:szCs w:val="22"/>
                </w:rPr>
                <w:delText>5.984</w:delText>
              </w:r>
            </w:del>
            <w:ins w:id="1347" w:author="Nội dung điều chỉnh (Claude)" w:date="2026-10-21T11:02:43Z">
              <w:r w:rsidRPr="000E47C0">
                <w:rPr>
                  <w:sz w:val="22"/>
                  <w:szCs w:val="22"/>
                </w:rPr>
                <w:t xml:space="preserve">2.766</w:t>
              </w:r>
            </w:ins>
          </w:p>
        </w:tc>
        <w:tc>
          <w:tcPr>
            <w:tcW w:w="0" w:type="auto"/>
            <w:tcBorders>
              <w:top w:val="nil"/>
              <w:left w:val="nil"/>
              <w:bottom w:val="single" w:sz="4" w:space="0" w:color="auto"/>
              <w:right w:val="single" w:sz="4" w:space="0" w:color="auto"/>
            </w:tcBorders>
            <w:vAlign w:val="center"/>
            <w:hideMark/>
          </w:tcPr>
          <w:p w14:paraId="7789BA36" w14:textId="77777777" w:rsidR="00AB7547" w:rsidRPr="000E47C0" w:rsidRDefault="00AB7547" w:rsidP="00AB7547">
            <w:pPr>
              <w:widowControl/>
              <w:spacing w:before="0" w:after="0"/>
              <w:ind w:firstLine="0"/>
              <w:jc w:val="center"/>
              <w:rPr>
                <w:b/>
                <w:bCs/>
                <w:sz w:val="22"/>
                <w:szCs w:val="22"/>
                <w:lang w:val="vi-VN" w:eastAsia="vi-VN"/>
              </w:rPr>
            </w:pPr>
            <w:del w:id="1348" w:author="Nội dung điều chỉnh (Claude)" w:date="2026-10-21T11:02:43Z">
              <w:r w:rsidRPr="000E47C0">
                <w:rPr>
                  <w:sz w:val="22"/>
                  <w:szCs w:val="22"/>
                </w:rPr>
                <w:delText>6.800</w:delText>
              </w:r>
            </w:del>
            <w:ins w:id="1349" w:author="Nội dung điều chỉnh (Claude)" w:date="2026-10-21T11:02:43Z">
              <w:r w:rsidRPr="000E47C0">
                <w:rPr>
                  <w:sz w:val="22"/>
                  <w:szCs w:val="22"/>
                </w:rPr>
                <w:t xml:space="preserve">2.766</w:t>
              </w:r>
            </w:ins>
          </w:p>
        </w:tc>
        <w:tc>
          <w:tcPr>
            <w:tcW w:w="0" w:type="auto"/>
            <w:tcBorders>
              <w:top w:val="nil"/>
              <w:left w:val="nil"/>
              <w:bottom w:val="single" w:sz="4" w:space="0" w:color="auto"/>
              <w:right w:val="single" w:sz="4" w:space="0" w:color="auto"/>
            </w:tcBorders>
            <w:vAlign w:val="center"/>
            <w:hideMark/>
          </w:tcPr>
          <w:p w14:paraId="79B9B295" w14:textId="77777777" w:rsidR="00AB7547" w:rsidRPr="000E47C0" w:rsidRDefault="00AB7547" w:rsidP="00AB7547">
            <w:pPr>
              <w:widowControl/>
              <w:spacing w:before="0" w:after="0"/>
              <w:ind w:firstLine="0"/>
              <w:jc w:val="center"/>
              <w:rPr>
                <w:b/>
                <w:bCs/>
                <w:sz w:val="22"/>
                <w:szCs w:val="22"/>
                <w:lang w:val="vi-VN" w:eastAsia="vi-VN"/>
              </w:rPr>
            </w:pPr>
            <w:del w:id="1350" w:author="Nội dung điều chỉnh (Claude)" w:date="2026-10-21T11:02:43Z">
              <w:r w:rsidRPr="000E47C0">
                <w:rPr>
                  <w:sz w:val="22"/>
                  <w:szCs w:val="22"/>
                </w:rPr>
                <w:delText>7.708</w:delText>
              </w:r>
            </w:del>
            <w:ins w:id="1351" w:author="Nội dung điều chỉnh (Claude)" w:date="2026-10-21T11:02:43Z">
              <w:r w:rsidRPr="000E47C0">
                <w:rPr>
                  <w:sz w:val="22"/>
                  <w:szCs w:val="22"/>
                </w:rPr>
                <w:t xml:space="preserve">2.766</w:t>
              </w:r>
            </w:ins>
          </w:p>
        </w:tc>
        <w:tc>
          <w:tcPr>
            <w:tcW w:w="821" w:type="dxa"/>
            <w:tcBorders>
              <w:top w:val="nil"/>
              <w:left w:val="nil"/>
              <w:bottom w:val="single" w:sz="4" w:space="0" w:color="auto"/>
              <w:right w:val="single" w:sz="4" w:space="0" w:color="auto"/>
            </w:tcBorders>
            <w:vAlign w:val="center"/>
            <w:hideMark/>
          </w:tcPr>
          <w:p w14:paraId="6404FFD4" w14:textId="77777777" w:rsidR="00AB7547" w:rsidRPr="000E47C0" w:rsidRDefault="00AB7547" w:rsidP="00AB7547">
            <w:pPr>
              <w:widowControl/>
              <w:spacing w:before="0" w:after="0"/>
              <w:ind w:firstLine="0"/>
              <w:jc w:val="center"/>
              <w:rPr>
                <w:b/>
                <w:bCs/>
                <w:sz w:val="22"/>
                <w:szCs w:val="22"/>
                <w:lang w:val="vi-VN" w:eastAsia="vi-VN"/>
              </w:rPr>
            </w:pPr>
            <w:del w:id="1352" w:author="Nội dung điều chỉnh (Claude)" w:date="2026-10-21T11:02:43Z">
              <w:r w:rsidRPr="000E47C0">
                <w:rPr>
                  <w:sz w:val="22"/>
                  <w:szCs w:val="22"/>
                </w:rPr>
                <w:delText>8.719</w:delText>
              </w:r>
            </w:del>
            <w:ins w:id="1353" w:author="Nội dung điều chỉnh (Claude)" w:date="2026-10-21T11:02:43Z">
              <w:r w:rsidRPr="000E47C0">
                <w:rPr>
                  <w:sz w:val="22"/>
                  <w:szCs w:val="22"/>
                </w:rPr>
                <w:t xml:space="preserve">2.766</w:t>
              </w:r>
            </w:ins>
          </w:p>
        </w:tc>
      </w:tr>
      <w:tr w:rsidR="000E47C0" w:rsidRPr="000E47C0" w14:paraId="7DFDA8A4" w14:textId="77777777" w:rsidTr="00AB7547">
        <w:trPr>
          <w:trHeight w:val="284"/>
          <w:jc w:val="center"/>
        </w:trPr>
        <w:tc>
          <w:tcPr>
            <w:tcW w:w="0" w:type="auto"/>
            <w:noWrap/>
            <w:vAlign w:val="center"/>
            <w:hideMark/>
          </w:tcPr>
          <w:p w14:paraId="1573244D" w14:textId="77777777" w:rsidR="00AB7547" w:rsidRPr="000E47C0" w:rsidRDefault="00AB7547" w:rsidP="00AB7547">
            <w:pPr>
              <w:widowControl/>
              <w:spacing w:before="0" w:after="0"/>
              <w:ind w:firstLine="0"/>
              <w:jc w:val="center"/>
              <w:rPr>
                <w:sz w:val="22"/>
                <w:szCs w:val="22"/>
                <w:lang w:val="vi-VN" w:eastAsia="vi-VN"/>
              </w:rPr>
            </w:pPr>
            <w:r w:rsidRPr="000E47C0">
              <w:rPr>
                <w:rFonts w:asciiTheme="majorHAnsi" w:hAnsiTheme="majorHAnsi" w:cstheme="majorHAnsi"/>
                <w:sz w:val="22"/>
                <w:szCs w:val="22"/>
              </w:rPr>
              <w:t>3</w:t>
            </w:r>
          </w:p>
        </w:tc>
        <w:tc>
          <w:tcPr>
            <w:tcW w:w="1186" w:type="dxa"/>
            <w:vAlign w:val="center"/>
            <w:hideMark/>
          </w:tcPr>
          <w:p w14:paraId="7D444934" w14:textId="77777777" w:rsidR="00AB7547" w:rsidRPr="000E47C0" w:rsidRDefault="00AB7547" w:rsidP="00AB7547">
            <w:pPr>
              <w:widowControl/>
              <w:spacing w:before="0" w:after="0"/>
              <w:ind w:firstLine="0"/>
              <w:jc w:val="center"/>
              <w:rPr>
                <w:sz w:val="22"/>
                <w:szCs w:val="22"/>
                <w:lang w:eastAsia="vi-VN"/>
              </w:rPr>
            </w:pPr>
            <w:r w:rsidRPr="000E47C0">
              <w:rPr>
                <w:rFonts w:asciiTheme="majorHAnsi" w:hAnsiTheme="majorHAnsi" w:cstheme="majorHAnsi"/>
                <w:sz w:val="22"/>
                <w:szCs w:val="22"/>
              </w:rPr>
              <w:t>Thời gian hoàn vốn (năm)</w:t>
            </w:r>
          </w:p>
        </w:tc>
        <w:tc>
          <w:tcPr>
            <w:tcW w:w="821" w:type="dxa"/>
            <w:tcBorders>
              <w:top w:val="nil"/>
              <w:left w:val="nil"/>
              <w:bottom w:val="single" w:sz="4" w:space="0" w:color="auto"/>
              <w:right w:val="single" w:sz="4" w:space="0" w:color="auto"/>
            </w:tcBorders>
            <w:noWrap/>
            <w:vAlign w:val="center"/>
            <w:hideMark/>
          </w:tcPr>
          <w:p w14:paraId="3FB948AD" w14:textId="5C435017" w:rsidR="00AB7547" w:rsidRPr="000E47C0" w:rsidRDefault="00AB7547" w:rsidP="00AB7547">
            <w:pPr>
              <w:widowControl/>
              <w:spacing w:before="0" w:after="0"/>
              <w:ind w:firstLine="0"/>
              <w:jc w:val="center"/>
              <w:rPr>
                <w:b/>
                <w:bCs/>
                <w:sz w:val="22"/>
                <w:szCs w:val="22"/>
                <w:lang w:val="vi-VN" w:eastAsia="vi-VN"/>
              </w:rPr>
            </w:pPr>
            <w:del w:id="1354" w:author="Nội dung điều chỉnh (Claude)" w:date="2026-10-21T11:02:43Z">
              <w:r w:rsidRPr="000E47C0">
                <w:rPr>
                  <w:b/>
                  <w:bCs/>
                  <w:sz w:val="22"/>
                  <w:szCs w:val="22"/>
                </w:rPr>
                <w:delText>5,2</w:delText>
              </w:r>
            </w:del>
            <w:ins w:id="1355" w:author="Nội dung điều chỉnh (Claude)" w:date="2026-10-21T11:02:43Z">
              <w:r w:rsidRPr="000E47C0">
                <w:rPr>
                  <w:b/>
                  <w:bCs/>
                  <w:sz w:val="22"/>
                  <w:szCs w:val="22"/>
                </w:rPr>
                <w:t xml:space="preserve">8,5</w:t>
              </w:r>
            </w:ins>
          </w:p>
        </w:tc>
        <w:tc>
          <w:tcPr>
            <w:tcW w:w="0" w:type="auto"/>
            <w:tcBorders>
              <w:top w:val="nil"/>
              <w:left w:val="nil"/>
              <w:bottom w:val="single" w:sz="4" w:space="0" w:color="auto"/>
              <w:right w:val="single" w:sz="4" w:space="0" w:color="auto"/>
            </w:tcBorders>
            <w:noWrap/>
            <w:vAlign w:val="center"/>
            <w:hideMark/>
          </w:tcPr>
          <w:p w14:paraId="4225E73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4323348B"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38A387F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4A510C2"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7B80DB7C"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9710B60"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20CE27EF" w14:textId="77777777" w:rsidR="00AB7547" w:rsidRPr="000E47C0" w:rsidRDefault="00AB7547" w:rsidP="00AB7547">
            <w:pPr>
              <w:widowControl/>
              <w:spacing w:before="0" w:after="0"/>
              <w:ind w:firstLine="0"/>
              <w:jc w:val="center"/>
              <w:rPr>
                <w:sz w:val="22"/>
                <w:szCs w:val="22"/>
                <w:lang w:val="vi-VN" w:eastAsia="vi-VN"/>
              </w:rPr>
            </w:pPr>
          </w:p>
        </w:tc>
        <w:tc>
          <w:tcPr>
            <w:tcW w:w="0" w:type="auto"/>
            <w:tcBorders>
              <w:top w:val="nil"/>
              <w:left w:val="nil"/>
              <w:bottom w:val="single" w:sz="4" w:space="0" w:color="auto"/>
              <w:right w:val="single" w:sz="4" w:space="0" w:color="auto"/>
            </w:tcBorders>
            <w:noWrap/>
            <w:vAlign w:val="center"/>
            <w:hideMark/>
          </w:tcPr>
          <w:p w14:paraId="1FDECF4C" w14:textId="77777777" w:rsidR="00AB7547" w:rsidRPr="000E47C0" w:rsidRDefault="00AB7547" w:rsidP="00AB7547">
            <w:pPr>
              <w:widowControl/>
              <w:spacing w:before="0" w:after="0"/>
              <w:ind w:firstLine="0"/>
              <w:jc w:val="center"/>
              <w:rPr>
                <w:sz w:val="22"/>
                <w:szCs w:val="22"/>
                <w:lang w:val="vi-VN" w:eastAsia="vi-VN"/>
              </w:rPr>
            </w:pPr>
          </w:p>
        </w:tc>
        <w:tc>
          <w:tcPr>
            <w:tcW w:w="821" w:type="dxa"/>
            <w:tcBorders>
              <w:top w:val="nil"/>
              <w:left w:val="nil"/>
              <w:bottom w:val="single" w:sz="4" w:space="0" w:color="auto"/>
              <w:right w:val="single" w:sz="4" w:space="0" w:color="auto"/>
            </w:tcBorders>
            <w:noWrap/>
            <w:vAlign w:val="center"/>
            <w:hideMark/>
          </w:tcPr>
          <w:p w14:paraId="41C3576C" w14:textId="77777777" w:rsidR="00AB7547" w:rsidRPr="000E47C0" w:rsidRDefault="00AB7547" w:rsidP="00AB7547">
            <w:pPr>
              <w:widowControl/>
              <w:spacing w:before="0" w:after="0"/>
              <w:ind w:firstLine="0"/>
              <w:jc w:val="center"/>
              <w:rPr>
                <w:sz w:val="22"/>
                <w:szCs w:val="22"/>
                <w:lang w:val="vi-VN" w:eastAsia="vi-VN"/>
              </w:rPr>
            </w:pPr>
          </w:p>
        </w:tc>
      </w:tr>
    </w:tbl>
    <w:p w14:paraId="073B96B0" w14:textId="77777777" w:rsidR="00197D5A" w:rsidRPr="000E47C0" w:rsidRDefault="00197D5A" w:rsidP="00197D5A">
      <w:pPr>
        <w:rPr>
          <w:lang w:val="nl-BE"/>
        </w:rPr>
      </w:pPr>
      <w:r w:rsidRPr="000E47C0">
        <w:rPr>
          <w:b/>
          <w:bCs/>
          <w:lang w:val="nl-BE"/>
        </w:rPr>
        <w:t xml:space="preserve">* Ghi chú: </w:t>
      </w:r>
      <w:r w:rsidRPr="000E47C0">
        <w:rPr>
          <w:lang w:val="nl-BE"/>
        </w:rPr>
        <w:t>Doanh nghiệp được miễn thuế thu nhập doanh nghiệp trong 03 năm kể từ khi được cấp Giấy chứng nhận đăng ký doanh nghiệp lần đầu theo quy định tại khoản 3 Điều 7 Nghị định 20/2026/NĐ-CP ngày 15 tháng 01 năm 2026 của Chính phủ quy định chi tiết và hướng dẫn thi hành một số điều của Nghị quyết số 198/2025/QH15 ngày 17 tháng 5 năm 2025 của Quốc hội về một số cơ chế, chính sách đặc biệt phát triển kinh tế tư nhân.</w:t>
      </w:r>
    </w:p>
    <w:p w14:paraId="1410A233" w14:textId="59A85D1A" w:rsidR="00197D5A" w:rsidRPr="000E47C0" w:rsidRDefault="00197D5A" w:rsidP="00197D5A">
      <w:pPr>
        <w:rPr>
          <w:lang w:val="nl-BE"/>
        </w:rPr>
      </w:pPr>
      <w:r w:rsidRPr="000E47C0">
        <w:rPr>
          <w:b/>
          <w:bCs/>
          <w:lang w:val="nl-BE"/>
        </w:rPr>
        <w:t xml:space="preserve">d) Phương án phân phối lợi nhuận: </w:t>
      </w:r>
      <w:r w:rsidRPr="000E47C0">
        <w:rPr>
          <w:lang w:val="nl-BE"/>
        </w:rPr>
        <w:t xml:space="preserve">Lợi nhuận sau thuế và sau khi trích lập các quỹ theo quy định của Luật Doanh nghiệp ngày 17 tháng 6 năm 2020</w:t>
      </w:r>
      <w:r w:rsidRPr="000E47C0">
        <w:rPr>
          <w:lang w:val="nl-BE"/>
        </w:rPr>
        <w:t xml:space="preserve"> (hợp nhất tại Văn bản hợp nhất số 67/VBHN-VPQH ngày 15 tháng 8 năm 2025)</w:t>
      </w:r>
      <w:r w:rsidRPr="000E47C0">
        <w:rPr>
          <w:lang w:val="nl-BE"/>
        </w:rPr>
        <w:t xml:space="preserve"> Điều lệ và Quy chế nội bộ Công ty được phân chia theo đúng tỷ lệ vốn góp thực tế: Trường nhận 51%, nhà đầu tư nhận 49% (các bên nhận lợi nhuận được chia có trách nhiệm nộp đầy đủ các loại thuế theo quy định). Đây là nguyên tắc cơ bản nhất để bảo vệ lợi ích Nhà nước và bảo đảm tính hợp pháp của Đề án.</w:t>
      </w:r>
    </w:p>
    <w:p w14:paraId="5D2B4436" w14:textId="77777777" w:rsidR="00197D5A" w:rsidRPr="000E47C0" w:rsidRDefault="00197D5A" w:rsidP="00197D5A">
      <w:pPr>
        <w:pStyle w:val="tnbng"/>
        <w:rPr>
          <w:color w:val="auto"/>
          <w:lang w:val="nl-NL"/>
        </w:rPr>
      </w:pPr>
      <w:bookmarkStart w:id="82" w:name="_Toc238544033"/>
      <w:r w:rsidRPr="000E47C0">
        <w:rPr>
          <w:color w:val="auto"/>
        </w:rPr>
        <w:t>Bảng 21. Phân phối lợi nhuận sau thuế</w:t>
      </w:r>
      <w:bookmarkEnd w:id="8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916"/>
        <w:gridCol w:w="1393"/>
        <w:gridCol w:w="1411"/>
        <w:gridCol w:w="3100"/>
      </w:tblGrid>
      <w:tr w:rsidR="000E47C0" w:rsidRPr="000E47C0" w14:paraId="78E31FE0" w14:textId="77777777" w:rsidTr="006047EC">
        <w:tc>
          <w:tcPr>
            <w:tcW w:w="2247" w:type="dxa"/>
            <w:vAlign w:val="center"/>
          </w:tcPr>
          <w:p w14:paraId="5FE4A29B" w14:textId="77777777" w:rsidR="00197D5A" w:rsidRPr="000E47C0" w:rsidRDefault="00197D5A" w:rsidP="006047EC">
            <w:pPr>
              <w:pStyle w:val="IntenseQuote"/>
              <w:jc w:val="center"/>
              <w:rPr>
                <w:b/>
                <w:bCs/>
              </w:rPr>
            </w:pPr>
            <w:r w:rsidRPr="000E47C0">
              <w:rPr>
                <w:b/>
                <w:bCs/>
              </w:rPr>
              <w:t>Thành viên</w:t>
            </w:r>
          </w:p>
        </w:tc>
        <w:tc>
          <w:tcPr>
            <w:tcW w:w="916" w:type="dxa"/>
            <w:vAlign w:val="center"/>
          </w:tcPr>
          <w:p w14:paraId="613F1017" w14:textId="77777777" w:rsidR="00197D5A" w:rsidRPr="000E47C0" w:rsidRDefault="00197D5A" w:rsidP="006047EC">
            <w:pPr>
              <w:pStyle w:val="IntenseQuote"/>
              <w:jc w:val="center"/>
              <w:rPr>
                <w:b/>
                <w:bCs/>
              </w:rPr>
            </w:pPr>
            <w:r w:rsidRPr="000E47C0">
              <w:rPr>
                <w:b/>
                <w:bCs/>
              </w:rPr>
              <w:t>Tỷ lệ vốn góp</w:t>
            </w:r>
          </w:p>
        </w:tc>
        <w:tc>
          <w:tcPr>
            <w:tcW w:w="1393" w:type="dxa"/>
            <w:vAlign w:val="center"/>
          </w:tcPr>
          <w:p w14:paraId="4B591EE4" w14:textId="77777777" w:rsidR="00197D5A" w:rsidRPr="000E47C0" w:rsidRDefault="00197D5A" w:rsidP="006047EC">
            <w:pPr>
              <w:pStyle w:val="IntenseQuote"/>
              <w:jc w:val="center"/>
              <w:rPr>
                <w:b/>
                <w:bCs/>
              </w:rPr>
            </w:pPr>
            <w:del w:id="1382" w:author="Nội dung điều chỉnh (Claude)" w:date="2026-10-21T11:02:43Z">
              <w:r w:rsidRPr="000E47C0">
                <w:rPr>
                  <w:b/>
                  <w:bCs/>
                </w:rPr>
                <w:delText>Lợi nhuận nhận (Năm 1)</w:delText>
              </w:r>
            </w:del>
            <w:ins w:id="1383" w:author="Nội dung điều chỉnh (Claude)" w:date="2026-10-21T11:02:43Z">
              <w:r w:rsidRPr="000E47C0">
                <w:rPr>
                  <w:b/>
                  <w:bCs/>
                </w:rPr>
                <w:t xml:space="preserve">Lợi nhuận nhận (Năm thứ 4)</w:t>
              </w:r>
            </w:ins>
          </w:p>
        </w:tc>
        <w:tc>
          <w:tcPr>
            <w:tcW w:w="1411" w:type="dxa"/>
            <w:vAlign w:val="center"/>
          </w:tcPr>
          <w:p w14:paraId="3502F72E" w14:textId="77777777" w:rsidR="00197D5A" w:rsidRPr="000E47C0" w:rsidRDefault="00197D5A" w:rsidP="006047EC">
            <w:pPr>
              <w:pStyle w:val="IntenseQuote"/>
              <w:jc w:val="center"/>
              <w:rPr>
                <w:b/>
                <w:bCs/>
              </w:rPr>
            </w:pPr>
            <w:del w:id="1384" w:author="Nội dung điều chỉnh (Claude)" w:date="2026-10-21T11:02:43Z">
              <w:r w:rsidRPr="000E47C0">
                <w:rPr>
                  <w:b/>
                  <w:bCs/>
                </w:rPr>
                <w:delText>Lợi nhuận nhận (Năm 2 trở đi)</w:delText>
              </w:r>
            </w:del>
            <w:ins w:id="1385" w:author="Nội dung điều chỉnh (Claude)" w:date="2026-10-21T11:02:43Z">
              <w:r w:rsidRPr="000E47C0">
                <w:rPr>
                  <w:b/>
                  <w:bCs/>
                </w:rPr>
                <w:t xml:space="preserve">Lợi nhuận nhận (Năm thứ 7 trở đi)</w:t>
              </w:r>
            </w:ins>
          </w:p>
        </w:tc>
        <w:tc>
          <w:tcPr>
            <w:tcW w:w="3100" w:type="dxa"/>
            <w:vAlign w:val="center"/>
          </w:tcPr>
          <w:p w14:paraId="4DD17E32" w14:textId="77777777" w:rsidR="00197D5A" w:rsidRPr="000E47C0" w:rsidRDefault="00197D5A" w:rsidP="006047EC">
            <w:pPr>
              <w:pStyle w:val="IntenseQuote"/>
              <w:jc w:val="center"/>
              <w:rPr>
                <w:b/>
                <w:bCs/>
              </w:rPr>
            </w:pPr>
            <w:r w:rsidRPr="000E47C0">
              <w:rPr>
                <w:b/>
                <w:bCs/>
              </w:rPr>
              <w:t>Ghi chú</w:t>
            </w:r>
          </w:p>
        </w:tc>
      </w:tr>
      <w:tr w:rsidR="000E47C0" w:rsidRPr="000E47C0" w14:paraId="708E6192" w14:textId="77777777" w:rsidTr="00312F46">
        <w:tc>
          <w:tcPr>
            <w:tcW w:w="2247" w:type="dxa"/>
            <w:vAlign w:val="center"/>
          </w:tcPr>
          <w:p w14:paraId="3C4ABACD" w14:textId="77777777" w:rsidR="00BB566C" w:rsidRPr="000E47C0" w:rsidRDefault="00BB566C" w:rsidP="00AB7547">
            <w:pPr>
              <w:pStyle w:val="IntenseQuote"/>
            </w:pPr>
            <w:r w:rsidRPr="000E47C0">
              <w:t>Trường Cao đẳng Kon Tum</w:t>
            </w:r>
          </w:p>
        </w:tc>
        <w:tc>
          <w:tcPr>
            <w:tcW w:w="916" w:type="dxa"/>
            <w:tcBorders>
              <w:top w:val="nil"/>
              <w:left w:val="nil"/>
              <w:bottom w:val="single" w:sz="4" w:space="0" w:color="auto"/>
              <w:right w:val="single" w:sz="4" w:space="0" w:color="auto"/>
            </w:tcBorders>
            <w:vAlign w:val="center"/>
          </w:tcPr>
          <w:p w14:paraId="19ED3001" w14:textId="77777777" w:rsidR="00BB566C" w:rsidRPr="000E47C0" w:rsidRDefault="00BB566C" w:rsidP="00AB7547">
            <w:pPr>
              <w:pStyle w:val="IntenseQuote"/>
              <w:jc w:val="center"/>
            </w:pPr>
            <w:r w:rsidRPr="000E47C0">
              <w:rPr>
                <w:szCs w:val="28"/>
              </w:rPr>
              <w:t>51%</w:t>
            </w:r>
          </w:p>
        </w:tc>
        <w:tc>
          <w:tcPr>
            <w:tcW w:w="1393" w:type="dxa"/>
            <w:tcBorders>
              <w:top w:val="nil"/>
              <w:left w:val="nil"/>
              <w:bottom w:val="single" w:sz="4" w:space="0" w:color="auto"/>
              <w:right w:val="single" w:sz="4" w:space="0" w:color="auto"/>
            </w:tcBorders>
            <w:vAlign w:val="center"/>
          </w:tcPr>
          <w:p w14:paraId="3B574E8F" w14:textId="39044977" w:rsidR="00BB566C" w:rsidRPr="000E47C0" w:rsidRDefault="00BB566C" w:rsidP="00AB7547">
            <w:pPr>
              <w:pStyle w:val="IntenseQuote"/>
              <w:jc w:val="center"/>
            </w:pPr>
            <w:del w:id="1386" w:author="Nội dung điều chỉnh (Claude)" w:date="2026-10-21T11:02:43Z">
              <w:r w:rsidRPr="000E47C0">
                <w:rPr>
                  <w:szCs w:val="28"/>
                </w:rPr>
                <w:delText>242</w:delText>
              </w:r>
            </w:del>
            <w:ins w:id="1387" w:author="Nội dung điều chỉnh (Claude)" w:date="2026-10-21T11:02:43Z">
              <w:r w:rsidRPr="000E47C0">
                <w:rPr>
                  <w:szCs w:val="28"/>
                </w:rPr>
                <w:t xml:space="preserve">48</w:t>
              </w:r>
            </w:ins>
          </w:p>
        </w:tc>
        <w:tc>
          <w:tcPr>
            <w:tcW w:w="1411" w:type="dxa"/>
            <w:tcBorders>
              <w:top w:val="nil"/>
              <w:left w:val="nil"/>
              <w:bottom w:val="single" w:sz="4" w:space="0" w:color="auto"/>
              <w:right w:val="single" w:sz="4" w:space="0" w:color="auto"/>
            </w:tcBorders>
            <w:vAlign w:val="center"/>
          </w:tcPr>
          <w:p w14:paraId="1F6DA6A2" w14:textId="74831B57" w:rsidR="00BB566C" w:rsidRPr="000E47C0" w:rsidRDefault="00BB566C" w:rsidP="00AB7547">
            <w:pPr>
              <w:pStyle w:val="IntenseQuote"/>
              <w:jc w:val="center"/>
            </w:pPr>
            <w:del w:id="1388" w:author="Nội dung điều chỉnh (Claude)" w:date="2026-10-21T11:02:43Z">
              <w:r w:rsidRPr="000E47C0">
                <w:rPr>
                  <w:szCs w:val="28"/>
                </w:rPr>
                <w:delText>614</w:delText>
              </w:r>
            </w:del>
            <w:ins w:id="1389" w:author="Nội dung điều chỉnh (Claude)" w:date="2026-10-21T11:02:43Z">
              <w:r w:rsidRPr="000E47C0">
                <w:rPr>
                  <w:szCs w:val="28"/>
                </w:rPr>
                <w:t xml:space="preserve">290</w:t>
              </w:r>
            </w:ins>
          </w:p>
        </w:tc>
        <w:tc>
          <w:tcPr>
            <w:tcW w:w="3100" w:type="dxa"/>
            <w:vMerge w:val="restart"/>
            <w:vAlign w:val="center"/>
          </w:tcPr>
          <w:p w14:paraId="4C9E50CB" w14:textId="3366A002" w:rsidR="00BB566C" w:rsidRPr="000E47C0" w:rsidRDefault="00BB566C" w:rsidP="00AB7547">
            <w:pPr>
              <w:pStyle w:val="IntenseQuote"/>
            </w:pPr>
            <w:del w:id="1400" w:author="Nội dung điều chỉnh (Claude)" w:date="2026-10-21T11:02:43Z">
              <w:r w:rsidRPr="000E47C0">
                <w:delText>Nhà trường và nhà đầu tư được chia lợi nhuận theo tỷ lệ góp vốn, sau khi trích lập quỹ đầu tư phát triển và quỹ dự phòng tài chính (20%)</w:delText>
              </w:r>
            </w:del>
            <w:ins w:id="1401" w:author="Nội dung điều chỉnh (Claude)" w:date="2026-10-21T11:02:43Z">
              <w:r w:rsidRPr="000E47C0">
                <w:t xml:space="preserve">Nhà trường và nhà đầu tư được chia lợi nhuận theo tỷ lệ góp vốn, sau khi bù lỗ lũy kế và trích lập quỹ đầu tư phát triển và quỹ dự phòng tài chính (20%); năm thứ 1 đến năm thứ 3 chưa chia lợi nhuận do bù lỗ lũy kế</w:t>
              </w:r>
            </w:ins>
          </w:p>
        </w:tc>
      </w:tr>
      <w:tr w:rsidR="000E47C0" w:rsidRPr="000E47C0" w14:paraId="24F7DF21" w14:textId="77777777" w:rsidTr="00312F46">
        <w:tc>
          <w:tcPr>
            <w:tcW w:w="2247" w:type="dxa"/>
            <w:vAlign w:val="center"/>
          </w:tcPr>
          <w:p w14:paraId="21421879" w14:textId="77777777" w:rsidR="00BB566C" w:rsidRPr="000E47C0" w:rsidRDefault="00BB566C" w:rsidP="00AB7547">
            <w:pPr>
              <w:pStyle w:val="IntenseQuote"/>
            </w:pPr>
            <w:r w:rsidRPr="000E47C0">
              <w:t>Nhà đầu tư chiến lược</w:t>
            </w:r>
          </w:p>
        </w:tc>
        <w:tc>
          <w:tcPr>
            <w:tcW w:w="916" w:type="dxa"/>
            <w:tcBorders>
              <w:top w:val="nil"/>
              <w:left w:val="nil"/>
              <w:bottom w:val="single" w:sz="4" w:space="0" w:color="auto"/>
              <w:right w:val="single" w:sz="4" w:space="0" w:color="auto"/>
            </w:tcBorders>
            <w:vAlign w:val="center"/>
          </w:tcPr>
          <w:p w14:paraId="7FB1AC4D" w14:textId="77777777" w:rsidR="00BB566C" w:rsidRPr="000E47C0" w:rsidRDefault="00BB566C" w:rsidP="00AB7547">
            <w:pPr>
              <w:pStyle w:val="IntenseQuote"/>
              <w:jc w:val="center"/>
            </w:pPr>
            <w:r w:rsidRPr="000E47C0">
              <w:rPr>
                <w:szCs w:val="28"/>
              </w:rPr>
              <w:t>49%</w:t>
            </w:r>
          </w:p>
        </w:tc>
        <w:tc>
          <w:tcPr>
            <w:tcW w:w="1393" w:type="dxa"/>
            <w:tcBorders>
              <w:top w:val="nil"/>
              <w:left w:val="nil"/>
              <w:bottom w:val="single" w:sz="4" w:space="0" w:color="auto"/>
              <w:right w:val="single" w:sz="4" w:space="0" w:color="auto"/>
            </w:tcBorders>
            <w:vAlign w:val="center"/>
          </w:tcPr>
          <w:p w14:paraId="5E2BF7B6" w14:textId="64BCD2E3" w:rsidR="00BB566C" w:rsidRPr="000E47C0" w:rsidRDefault="00BB566C" w:rsidP="00AB7547">
            <w:pPr>
              <w:pStyle w:val="IntenseQuote"/>
              <w:jc w:val="center"/>
            </w:pPr>
            <w:del w:id="1390" w:author="Nội dung điều chỉnh (Claude)" w:date="2026-10-21T11:02:43Z">
              <w:r w:rsidRPr="000E47C0">
                <w:rPr>
                  <w:szCs w:val="28"/>
                </w:rPr>
                <w:delText>233</w:delText>
              </w:r>
            </w:del>
            <w:ins w:id="1391" w:author="Nội dung điều chỉnh (Claude)" w:date="2026-10-21T11:02:43Z">
              <w:r w:rsidRPr="000E47C0">
                <w:rPr>
                  <w:szCs w:val="28"/>
                </w:rPr>
                <w:t xml:space="preserve">46</w:t>
              </w:r>
            </w:ins>
          </w:p>
        </w:tc>
        <w:tc>
          <w:tcPr>
            <w:tcW w:w="1411" w:type="dxa"/>
            <w:tcBorders>
              <w:top w:val="nil"/>
              <w:left w:val="nil"/>
              <w:bottom w:val="single" w:sz="4" w:space="0" w:color="auto"/>
              <w:right w:val="single" w:sz="4" w:space="0" w:color="auto"/>
            </w:tcBorders>
            <w:vAlign w:val="center"/>
          </w:tcPr>
          <w:p w14:paraId="57CAF721" w14:textId="3AF33917" w:rsidR="00BB566C" w:rsidRPr="000E47C0" w:rsidRDefault="00BB566C" w:rsidP="00AB7547">
            <w:pPr>
              <w:pStyle w:val="IntenseQuote"/>
              <w:jc w:val="center"/>
            </w:pPr>
            <w:del w:id="1392" w:author="Nội dung điều chỉnh (Claude)" w:date="2026-10-21T11:02:43Z">
              <w:r w:rsidRPr="000E47C0">
                <w:rPr>
                  <w:szCs w:val="28"/>
                </w:rPr>
                <w:delText>589</w:delText>
              </w:r>
            </w:del>
            <w:ins w:id="1393" w:author="Nội dung điều chỉnh (Claude)" w:date="2026-10-21T11:02:43Z">
              <w:r w:rsidRPr="000E47C0">
                <w:rPr>
                  <w:szCs w:val="28"/>
                </w:rPr>
                <w:t xml:space="preserve">279</w:t>
              </w:r>
            </w:ins>
          </w:p>
        </w:tc>
        <w:tc>
          <w:tcPr>
            <w:tcW w:w="3100" w:type="dxa"/>
            <w:vMerge/>
            <w:vAlign w:val="center"/>
          </w:tcPr>
          <w:p w14:paraId="20778A0D" w14:textId="2BB9A71F" w:rsidR="00BB566C" w:rsidRPr="000E47C0" w:rsidRDefault="00BB566C" w:rsidP="00AB7547">
            <w:pPr>
              <w:pStyle w:val="IntenseQuote"/>
            </w:pPr>
          </w:p>
        </w:tc>
      </w:tr>
      <w:tr w:rsidR="000E47C0" w:rsidRPr="000E47C0" w14:paraId="3C8B6824" w14:textId="77777777" w:rsidTr="00312F46">
        <w:tc>
          <w:tcPr>
            <w:tcW w:w="2247" w:type="dxa"/>
            <w:vAlign w:val="center"/>
          </w:tcPr>
          <w:p w14:paraId="5437B6A0" w14:textId="77777777" w:rsidR="00AB7547" w:rsidRPr="000E47C0" w:rsidRDefault="00AB7547" w:rsidP="00AB7547">
            <w:pPr>
              <w:pStyle w:val="IntenseQuote"/>
              <w:jc w:val="center"/>
              <w:rPr>
                <w:b/>
                <w:bCs/>
              </w:rPr>
            </w:pPr>
            <w:r w:rsidRPr="000E47C0">
              <w:rPr>
                <w:b/>
                <w:bCs/>
              </w:rPr>
              <w:t>Tổng cộng</w:t>
            </w:r>
          </w:p>
        </w:tc>
        <w:tc>
          <w:tcPr>
            <w:tcW w:w="916" w:type="dxa"/>
            <w:tcBorders>
              <w:top w:val="nil"/>
              <w:left w:val="nil"/>
              <w:bottom w:val="single" w:sz="4" w:space="0" w:color="auto"/>
              <w:right w:val="single" w:sz="4" w:space="0" w:color="auto"/>
            </w:tcBorders>
            <w:vAlign w:val="center"/>
          </w:tcPr>
          <w:p w14:paraId="7865F675" w14:textId="77777777" w:rsidR="00AB7547" w:rsidRPr="000E47C0" w:rsidRDefault="00AB7547" w:rsidP="00AB7547">
            <w:pPr>
              <w:pStyle w:val="IntenseQuote"/>
              <w:jc w:val="center"/>
              <w:rPr>
                <w:b/>
                <w:bCs/>
              </w:rPr>
            </w:pPr>
            <w:r w:rsidRPr="000E47C0">
              <w:rPr>
                <w:b/>
                <w:bCs/>
                <w:szCs w:val="28"/>
              </w:rPr>
              <w:t>100%</w:t>
            </w:r>
          </w:p>
        </w:tc>
        <w:tc>
          <w:tcPr>
            <w:tcW w:w="1393" w:type="dxa"/>
            <w:tcBorders>
              <w:top w:val="nil"/>
              <w:left w:val="nil"/>
              <w:bottom w:val="single" w:sz="4" w:space="0" w:color="auto"/>
              <w:right w:val="single" w:sz="4" w:space="0" w:color="auto"/>
            </w:tcBorders>
            <w:vAlign w:val="center"/>
          </w:tcPr>
          <w:p w14:paraId="7AACDAA4" w14:textId="1FE1ED0B" w:rsidR="00AB7547" w:rsidRPr="000E47C0" w:rsidRDefault="00AB7547" w:rsidP="00AB7547">
            <w:pPr>
              <w:pStyle w:val="IntenseQuote"/>
              <w:jc w:val="center"/>
              <w:rPr>
                <w:b/>
                <w:bCs/>
              </w:rPr>
            </w:pPr>
            <w:del w:id="1394" w:author="Nội dung điều chỉnh (Claude)" w:date="2026-10-21T11:02:43Z">
              <w:r w:rsidRPr="000E47C0">
                <w:rPr>
                  <w:b/>
                  <w:bCs/>
                  <w:szCs w:val="28"/>
                </w:rPr>
                <w:delText>475</w:delText>
              </w:r>
            </w:del>
            <w:ins w:id="1395" w:author="Nội dung điều chỉnh (Claude)" w:date="2026-10-21T11:02:43Z">
              <w:r w:rsidRPr="000E47C0">
                <w:rPr>
                  <w:b/>
                  <w:bCs/>
                  <w:szCs w:val="28"/>
                </w:rPr>
                <w:t xml:space="preserve">94</w:t>
              </w:r>
            </w:ins>
          </w:p>
        </w:tc>
        <w:tc>
          <w:tcPr>
            <w:tcW w:w="1411" w:type="dxa"/>
            <w:tcBorders>
              <w:top w:val="nil"/>
              <w:left w:val="nil"/>
              <w:bottom w:val="single" w:sz="4" w:space="0" w:color="auto"/>
              <w:right w:val="single" w:sz="4" w:space="0" w:color="auto"/>
            </w:tcBorders>
            <w:vAlign w:val="center"/>
          </w:tcPr>
          <w:p w14:paraId="544CB465" w14:textId="4085EE85" w:rsidR="00AB7547" w:rsidRPr="000E47C0" w:rsidRDefault="00AB7547" w:rsidP="00AB7547">
            <w:pPr>
              <w:pStyle w:val="IntenseQuote"/>
              <w:jc w:val="center"/>
              <w:rPr>
                <w:b/>
                <w:bCs/>
              </w:rPr>
            </w:pPr>
            <w:del w:id="1396" w:author="Nội dung điều chỉnh (Claude)" w:date="2026-10-21T11:02:43Z">
              <w:r w:rsidRPr="000E47C0">
                <w:rPr>
                  <w:b/>
                  <w:bCs/>
                  <w:szCs w:val="28"/>
                </w:rPr>
                <w:delText>1</w:delText>
              </w:r>
            </w:del>
            <w:del w:id="1397" w:author="Nội dung điều chỉnh (Claude)" w:date="2026-10-21T11:02:43Z">
              <w:r w:rsidR="00A12710" w:rsidRPr="000E47C0">
                <w:rPr>
                  <w:b/>
                  <w:bCs/>
                  <w:szCs w:val="28"/>
                </w:rPr>
                <w:delText>.</w:delText>
              </w:r>
            </w:del>
            <w:del w:id="1398" w:author="Nội dung điều chỉnh (Claude)" w:date="2026-10-21T11:02:43Z">
              <w:r w:rsidRPr="000E47C0">
                <w:rPr>
                  <w:b/>
                  <w:bCs/>
                  <w:szCs w:val="28"/>
                </w:rPr>
                <w:delText>203</w:delText>
              </w:r>
            </w:del>
            <w:ins w:id="1399" w:author="Nội dung điều chỉnh (Claude)" w:date="2026-10-21T11:02:43Z">
              <w:r w:rsidRPr="000E47C0">
                <w:rPr>
                  <w:b/>
                  <w:bCs/>
                  <w:szCs w:val="28"/>
                </w:rPr>
                <w:t xml:space="preserve">570</w:t>
              </w:r>
            </w:ins>
          </w:p>
        </w:tc>
        <w:tc>
          <w:tcPr>
            <w:tcW w:w="3100" w:type="dxa"/>
            <w:vAlign w:val="center"/>
          </w:tcPr>
          <w:p w14:paraId="1DB17969" w14:textId="77777777" w:rsidR="00AB7547" w:rsidRPr="000E47C0" w:rsidRDefault="00AB7547" w:rsidP="00AB7547">
            <w:pPr>
              <w:pStyle w:val="IntenseQuote"/>
              <w:rPr>
                <w:b/>
                <w:bCs/>
              </w:rPr>
            </w:pPr>
          </w:p>
        </w:tc>
      </w:tr>
    </w:tbl>
    <w:p w14:paraId="4B27135B" w14:textId="77777777" w:rsidR="00197D5A" w:rsidRPr="000E47C0" w:rsidRDefault="00197D5A" w:rsidP="00197D5A">
      <w:pPr>
        <w:rPr>
          <w:b/>
          <w:bCs/>
          <w:i/>
          <w:iCs/>
          <w:szCs w:val="28"/>
        </w:rPr>
      </w:pPr>
      <w:r w:rsidRPr="000E47C0">
        <w:rPr>
          <w:b/>
          <w:bCs/>
          <w:i/>
          <w:iCs/>
          <w:szCs w:val="28"/>
        </w:rPr>
        <w:t>Chi tiết đánh giá hiệu quả tại Phụ lục VI.</w:t>
      </w:r>
    </w:p>
    <w:p w14:paraId="351E6193" w14:textId="77777777" w:rsidR="00197D5A" w:rsidRPr="000E47C0" w:rsidRDefault="00197D5A" w:rsidP="00197D5A">
      <w:pPr>
        <w:pStyle w:val="Heading2"/>
        <w:rPr>
          <w:color w:val="auto"/>
          <w:lang w:val="vi-VN"/>
        </w:rPr>
      </w:pPr>
      <w:bookmarkStart w:id="83" w:name="_Toc236064060"/>
      <w:r w:rsidRPr="000E47C0">
        <w:rPr>
          <w:color w:val="auto"/>
          <w:lang w:val="nl-BE"/>
        </w:rPr>
        <w:t xml:space="preserve">3. </w:t>
      </w:r>
      <w:r w:rsidRPr="000E47C0">
        <w:rPr>
          <w:color w:val="auto"/>
          <w:lang w:val="vi-VN"/>
        </w:rPr>
        <w:t>Đánh giá sơ bộ hiệu quả của phương án kinh doanh</w:t>
      </w:r>
      <w:bookmarkEnd w:id="83"/>
    </w:p>
    <w:p w14:paraId="6992243C" w14:textId="77777777" w:rsidR="00197D5A" w:rsidRPr="000E47C0" w:rsidRDefault="00197D5A" w:rsidP="00197D5A">
      <w:pPr>
        <w:shd w:val="clear" w:color="auto" w:fill="FFFFFF"/>
        <w:tabs>
          <w:tab w:val="left" w:pos="4253"/>
        </w:tabs>
        <w:rPr>
          <w:szCs w:val="28"/>
          <w:lang w:val="vi-VN"/>
        </w:rPr>
      </w:pPr>
      <w:r w:rsidRPr="000E47C0">
        <w:rPr>
          <w:szCs w:val="28"/>
          <w:lang w:val="vi-VN"/>
        </w:rPr>
        <w:t xml:space="preserve">Dự kiến doanh thu, chi phí, số nộp NSNN, chênh lệch thu chi, tỷ trọng nguồn thu từ việc sử dụng tài sản công vào mục đích </w:t>
      </w:r>
      <w:r w:rsidRPr="000E47C0">
        <w:rPr>
          <w:szCs w:val="28"/>
        </w:rPr>
        <w:t xml:space="preserve">kinh doanh, </w:t>
      </w:r>
      <w:r w:rsidRPr="000E47C0">
        <w:rPr>
          <w:szCs w:val="28"/>
          <w:lang w:val="vi-VN"/>
        </w:rPr>
        <w:t>liên d</w:t>
      </w:r>
      <w:r w:rsidRPr="000E47C0">
        <w:rPr>
          <w:szCs w:val="28"/>
        </w:rPr>
        <w:t>o</w:t>
      </w:r>
      <w:r w:rsidRPr="000E47C0">
        <w:rPr>
          <w:szCs w:val="28"/>
          <w:lang w:val="vi-VN"/>
        </w:rPr>
        <w:t>anh, liên kết trong tổng nguồn thu sự nghiệp của đơn vị; dự kiến số tiền do NSNN cấp và tỷ trọng tiền do NSNN cấp trong tổng dự toán chi:</w:t>
      </w:r>
    </w:p>
    <w:p w14:paraId="2684F7DA" w14:textId="5C8F6681" w:rsidR="00197D5A" w:rsidRPr="000E47C0" w:rsidRDefault="00197D5A" w:rsidP="00197D5A">
      <w:pPr>
        <w:pStyle w:val="tnbng"/>
        <w:rPr>
          <w:color w:val="auto"/>
        </w:rPr>
      </w:pPr>
      <w:bookmarkStart w:id="84" w:name="_Toc238544034"/>
      <w:r w:rsidRPr="000E47C0">
        <w:rPr>
          <w:color w:val="auto"/>
        </w:rPr>
        <w:t>Bảng 22. Bảng tính hiệu quả phương án kinh doanh năm 2028 (năm thứ nhất)</w:t>
      </w:r>
      <w:bookmarkEnd w:id="84"/>
    </w:p>
    <w:p w14:paraId="562528CE" w14:textId="77777777" w:rsidR="00197D5A" w:rsidRPr="000E47C0" w:rsidRDefault="00581EFD" w:rsidP="00197D5A">
      <w:pPr>
        <w:jc w:val="right"/>
        <w:rPr>
          <w:rFonts w:asciiTheme="majorHAnsi" w:hAnsiTheme="majorHAnsi" w:cstheme="majorHAnsi"/>
          <w:i/>
          <w:iCs/>
          <w:szCs w:val="28"/>
        </w:rPr>
      </w:pPr>
      <w:r w:rsidRPr="000E47C0">
        <w:rPr>
          <w:rFonts w:asciiTheme="majorHAnsi" w:hAnsiTheme="majorHAnsi" w:cstheme="majorHAnsi"/>
          <w:i/>
          <w:iCs/>
          <w:szCs w:val="28"/>
        </w:rPr>
        <w:t>Đơn vị tính: Triệu đồng</w:t>
      </w:r>
    </w:p>
    <w:tbl>
      <w:tblPr>
        <w:tblW w:w="8924" w:type="dxa"/>
        <w:jc w:val="center"/>
        <w:tblLook w:val="04A0" w:firstRow="1" w:lastRow="0" w:firstColumn="1" w:lastColumn="0" w:noHBand="0" w:noVBand="1"/>
      </w:tblPr>
      <w:tblGrid>
        <w:gridCol w:w="680"/>
        <w:gridCol w:w="5688"/>
        <w:gridCol w:w="2556"/>
      </w:tblGrid>
      <w:tr w:rsidR="000E47C0" w:rsidRPr="000E47C0" w14:paraId="485C68A8" w14:textId="77777777" w:rsidTr="006047EC">
        <w:trPr>
          <w:trHeight w:val="397"/>
          <w:tblHeader/>
          <w:jc w:val="center"/>
        </w:trPr>
        <w:tc>
          <w:tcPr>
            <w:tcW w:w="680" w:type="dxa"/>
            <w:tcBorders>
              <w:top w:val="single" w:sz="4" w:space="0" w:color="auto"/>
              <w:left w:val="single" w:sz="4" w:space="0" w:color="auto"/>
              <w:bottom w:val="single" w:sz="4" w:space="0" w:color="auto"/>
              <w:right w:val="single" w:sz="4" w:space="0" w:color="auto"/>
            </w:tcBorders>
            <w:vAlign w:val="center"/>
            <w:hideMark/>
          </w:tcPr>
          <w:p w14:paraId="6A9B5308" w14:textId="77777777" w:rsidR="00197D5A" w:rsidRPr="000E47C0" w:rsidRDefault="00197D5A" w:rsidP="006047EC">
            <w:pPr>
              <w:widowControl/>
              <w:spacing w:before="0" w:after="0"/>
              <w:ind w:firstLine="0"/>
              <w:jc w:val="center"/>
              <w:rPr>
                <w:b/>
                <w:bCs/>
                <w:sz w:val="26"/>
                <w:szCs w:val="26"/>
              </w:rPr>
            </w:pPr>
            <w:r w:rsidRPr="000E47C0">
              <w:rPr>
                <w:b/>
                <w:bCs/>
                <w:sz w:val="26"/>
                <w:szCs w:val="26"/>
              </w:rPr>
              <w:t>TT</w:t>
            </w:r>
          </w:p>
        </w:tc>
        <w:tc>
          <w:tcPr>
            <w:tcW w:w="5688" w:type="dxa"/>
            <w:tcBorders>
              <w:top w:val="single" w:sz="4" w:space="0" w:color="auto"/>
              <w:left w:val="nil"/>
              <w:bottom w:val="single" w:sz="4" w:space="0" w:color="auto"/>
              <w:right w:val="single" w:sz="4" w:space="0" w:color="auto"/>
            </w:tcBorders>
            <w:vAlign w:val="center"/>
            <w:hideMark/>
          </w:tcPr>
          <w:p w14:paraId="63CD3ED5" w14:textId="77777777" w:rsidR="00197D5A" w:rsidRPr="000E47C0" w:rsidRDefault="00197D5A" w:rsidP="006047EC">
            <w:pPr>
              <w:widowControl/>
              <w:spacing w:before="0" w:after="0"/>
              <w:ind w:firstLine="0"/>
              <w:jc w:val="center"/>
              <w:rPr>
                <w:b/>
                <w:bCs/>
                <w:sz w:val="26"/>
                <w:szCs w:val="26"/>
              </w:rPr>
            </w:pPr>
            <w:r w:rsidRPr="000E47C0">
              <w:rPr>
                <w:b/>
                <w:bCs/>
                <w:sz w:val="26"/>
                <w:szCs w:val="26"/>
              </w:rPr>
              <w:t>Dự kiến</w:t>
            </w:r>
          </w:p>
        </w:tc>
        <w:tc>
          <w:tcPr>
            <w:tcW w:w="2556" w:type="dxa"/>
            <w:tcBorders>
              <w:top w:val="single" w:sz="4" w:space="0" w:color="auto"/>
              <w:left w:val="nil"/>
              <w:bottom w:val="single" w:sz="4" w:space="0" w:color="auto"/>
              <w:right w:val="single" w:sz="4" w:space="0" w:color="auto"/>
            </w:tcBorders>
            <w:vAlign w:val="center"/>
            <w:hideMark/>
          </w:tcPr>
          <w:p w14:paraId="53F064EB" w14:textId="77777777" w:rsidR="00197D5A" w:rsidRPr="000E47C0" w:rsidRDefault="00197D5A" w:rsidP="006047EC">
            <w:pPr>
              <w:widowControl/>
              <w:spacing w:before="0" w:after="0"/>
              <w:ind w:firstLine="0"/>
              <w:jc w:val="center"/>
              <w:rPr>
                <w:b/>
                <w:bCs/>
                <w:sz w:val="26"/>
                <w:szCs w:val="26"/>
              </w:rPr>
            </w:pPr>
            <w:r w:rsidRPr="000E47C0">
              <w:rPr>
                <w:b/>
                <w:bCs/>
                <w:sz w:val="26"/>
                <w:szCs w:val="26"/>
              </w:rPr>
              <w:t>Năm 2028 (Năm thứ nhất)</w:t>
            </w:r>
          </w:p>
        </w:tc>
      </w:tr>
      <w:tr w:rsidR="000E47C0" w:rsidRPr="000E47C0" w14:paraId="63225CC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C27D458" w14:textId="77777777" w:rsidR="00AB7547" w:rsidRPr="000E47C0" w:rsidRDefault="00AB7547" w:rsidP="00AB7547">
            <w:pPr>
              <w:widowControl/>
              <w:spacing w:before="0" w:after="0"/>
              <w:ind w:firstLine="0"/>
              <w:jc w:val="center"/>
              <w:rPr>
                <w:sz w:val="26"/>
                <w:szCs w:val="26"/>
              </w:rPr>
            </w:pPr>
            <w:r w:rsidRPr="000E47C0">
              <w:rPr>
                <w:sz w:val="26"/>
                <w:szCs w:val="26"/>
              </w:rPr>
              <w:t>1</w:t>
            </w:r>
          </w:p>
        </w:tc>
        <w:tc>
          <w:tcPr>
            <w:tcW w:w="5688" w:type="dxa"/>
            <w:tcBorders>
              <w:top w:val="single" w:sz="4" w:space="0" w:color="auto"/>
              <w:left w:val="nil"/>
              <w:bottom w:val="single" w:sz="4" w:space="0" w:color="auto"/>
              <w:right w:val="single" w:sz="4" w:space="0" w:color="auto"/>
            </w:tcBorders>
            <w:vAlign w:val="center"/>
            <w:hideMark/>
          </w:tcPr>
          <w:p w14:paraId="3F09E93E" w14:textId="77777777" w:rsidR="00AB7547" w:rsidRPr="000E47C0" w:rsidRDefault="00AB7547" w:rsidP="00AB7547">
            <w:pPr>
              <w:widowControl/>
              <w:spacing w:before="0" w:after="0"/>
              <w:ind w:firstLine="0"/>
              <w:rPr>
                <w:sz w:val="26"/>
                <w:szCs w:val="26"/>
              </w:rPr>
            </w:pPr>
            <w:r w:rsidRPr="000E47C0">
              <w:rPr>
                <w:sz w:val="26"/>
                <w:szCs w:val="26"/>
              </w:rPr>
              <w:t>Doanh thu</w:t>
            </w:r>
          </w:p>
        </w:tc>
        <w:tc>
          <w:tcPr>
            <w:tcW w:w="2556" w:type="dxa"/>
            <w:tcBorders>
              <w:top w:val="nil"/>
              <w:left w:val="nil"/>
              <w:bottom w:val="single" w:sz="4" w:space="0" w:color="auto"/>
              <w:right w:val="single" w:sz="4" w:space="0" w:color="auto"/>
            </w:tcBorders>
            <w:vAlign w:val="center"/>
            <w:hideMark/>
          </w:tcPr>
          <w:p w14:paraId="7A45CEFB" w14:textId="77777777" w:rsidR="00AB7547" w:rsidRPr="000E47C0" w:rsidRDefault="00AB7547" w:rsidP="00AB7547">
            <w:pPr>
              <w:widowControl/>
              <w:spacing w:before="0" w:after="0"/>
              <w:ind w:firstLine="0"/>
              <w:jc w:val="right"/>
              <w:rPr>
                <w:sz w:val="26"/>
                <w:szCs w:val="26"/>
              </w:rPr>
            </w:pPr>
            <w:del w:id="1402" w:author="Nội dung điều chỉnh (Claude)" w:date="2026-10-21T11:02:43Z">
              <w:r w:rsidRPr="000E47C0">
                <w:rPr>
                  <w:sz w:val="26"/>
                  <w:szCs w:val="26"/>
                </w:rPr>
                <w:delText>6.635</w:delText>
              </w:r>
            </w:del>
            <w:ins w:id="1403" w:author="Nội dung điều chỉnh (Claude)" w:date="2026-10-21T11:02:43Z">
              <w:r w:rsidRPr="000E47C0">
                <w:rPr>
                  <w:sz w:val="26"/>
                  <w:szCs w:val="26"/>
                </w:rPr>
                <w:t xml:space="preserve">3.941</w:t>
              </w:r>
            </w:ins>
          </w:p>
        </w:tc>
      </w:tr>
      <w:tr w:rsidR="000E47C0" w:rsidRPr="000E47C0" w14:paraId="034F964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84D55C5" w14:textId="77777777" w:rsidR="00AB7547" w:rsidRPr="000E47C0" w:rsidRDefault="00AB7547" w:rsidP="00AB7547">
            <w:pPr>
              <w:widowControl/>
              <w:spacing w:before="0" w:after="0"/>
              <w:ind w:firstLine="0"/>
              <w:jc w:val="center"/>
              <w:rPr>
                <w:sz w:val="26"/>
                <w:szCs w:val="26"/>
              </w:rPr>
            </w:pPr>
            <w:r w:rsidRPr="000E47C0">
              <w:rPr>
                <w:sz w:val="26"/>
                <w:szCs w:val="26"/>
              </w:rPr>
              <w:t>2</w:t>
            </w:r>
          </w:p>
        </w:tc>
        <w:tc>
          <w:tcPr>
            <w:tcW w:w="5688" w:type="dxa"/>
            <w:tcBorders>
              <w:top w:val="single" w:sz="4" w:space="0" w:color="auto"/>
              <w:left w:val="nil"/>
              <w:bottom w:val="single" w:sz="4" w:space="0" w:color="auto"/>
              <w:right w:val="single" w:sz="4" w:space="0" w:color="auto"/>
            </w:tcBorders>
            <w:vAlign w:val="center"/>
            <w:hideMark/>
          </w:tcPr>
          <w:p w14:paraId="09E03180" w14:textId="77777777" w:rsidR="00AB7547" w:rsidRPr="000E47C0" w:rsidRDefault="00AB7547" w:rsidP="00AB7547">
            <w:pPr>
              <w:widowControl/>
              <w:spacing w:before="0" w:after="0"/>
              <w:ind w:firstLine="0"/>
              <w:rPr>
                <w:sz w:val="26"/>
                <w:szCs w:val="26"/>
              </w:rPr>
            </w:pPr>
            <w:r w:rsidRPr="000E47C0">
              <w:rPr>
                <w:sz w:val="26"/>
                <w:szCs w:val="26"/>
              </w:rPr>
              <w:t>Chi phí tiền lương và các khoản trích theo lương, chi phí quản lý chung, chi phí hoạt động, …</w:t>
            </w:r>
          </w:p>
        </w:tc>
        <w:tc>
          <w:tcPr>
            <w:tcW w:w="2556" w:type="dxa"/>
            <w:tcBorders>
              <w:top w:val="nil"/>
              <w:left w:val="nil"/>
              <w:bottom w:val="single" w:sz="4" w:space="0" w:color="auto"/>
              <w:right w:val="single" w:sz="4" w:space="0" w:color="auto"/>
            </w:tcBorders>
            <w:vAlign w:val="center"/>
            <w:hideMark/>
          </w:tcPr>
          <w:p w14:paraId="78D7A130" w14:textId="77777777" w:rsidR="00AB7547" w:rsidRPr="000E47C0" w:rsidRDefault="00AB7547" w:rsidP="00AB7547">
            <w:pPr>
              <w:widowControl/>
              <w:spacing w:before="0" w:after="0"/>
              <w:ind w:firstLine="0"/>
              <w:jc w:val="right"/>
              <w:rPr>
                <w:sz w:val="26"/>
                <w:szCs w:val="26"/>
              </w:rPr>
            </w:pPr>
            <w:del w:id="1404" w:author="Nội dung điều chỉnh (Claude)" w:date="2026-10-21T11:02:43Z">
              <w:r w:rsidRPr="000E47C0">
                <w:rPr>
                  <w:sz w:val="26"/>
                  <w:szCs w:val="26"/>
                </w:rPr>
                <w:delText>3.435</w:delText>
              </w:r>
            </w:del>
            <w:ins w:id="1405" w:author="Nội dung điều chỉnh (Claude)" w:date="2026-10-21T11:02:43Z">
              <w:r w:rsidRPr="000E47C0">
                <w:rPr>
                  <w:sz w:val="26"/>
                  <w:szCs w:val="26"/>
                </w:rPr>
                <w:t xml:space="preserve">2.458</w:t>
              </w:r>
            </w:ins>
          </w:p>
        </w:tc>
      </w:tr>
      <w:tr w:rsidR="000E47C0" w:rsidRPr="000E47C0" w14:paraId="09FF8C5F"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45656F" w14:textId="77777777" w:rsidR="00AB7547" w:rsidRPr="000E47C0" w:rsidRDefault="00AB7547" w:rsidP="00AB7547">
            <w:pPr>
              <w:widowControl/>
              <w:spacing w:before="0" w:after="0"/>
              <w:ind w:firstLine="0"/>
              <w:jc w:val="center"/>
              <w:rPr>
                <w:sz w:val="26"/>
                <w:szCs w:val="26"/>
              </w:rPr>
            </w:pPr>
            <w:r w:rsidRPr="000E47C0">
              <w:rPr>
                <w:sz w:val="26"/>
                <w:szCs w:val="26"/>
              </w:rPr>
              <w:t>3</w:t>
            </w:r>
          </w:p>
        </w:tc>
        <w:tc>
          <w:tcPr>
            <w:tcW w:w="5688" w:type="dxa"/>
            <w:tcBorders>
              <w:top w:val="single" w:sz="4" w:space="0" w:color="auto"/>
              <w:left w:val="nil"/>
              <w:bottom w:val="single" w:sz="4" w:space="0" w:color="auto"/>
              <w:right w:val="single" w:sz="4" w:space="0" w:color="auto"/>
            </w:tcBorders>
            <w:vAlign w:val="center"/>
            <w:hideMark/>
          </w:tcPr>
          <w:p w14:paraId="445110EB" w14:textId="77777777" w:rsidR="00AB7547" w:rsidRPr="000E47C0" w:rsidRDefault="00AB7547" w:rsidP="00AB7547">
            <w:pPr>
              <w:widowControl/>
              <w:spacing w:before="0" w:after="0"/>
              <w:ind w:firstLine="0"/>
              <w:rPr>
                <w:sz w:val="26"/>
                <w:szCs w:val="26"/>
              </w:rPr>
            </w:pPr>
            <w:r w:rsidRPr="000E47C0">
              <w:rPr>
                <w:sz w:val="26"/>
                <w:szCs w:val="26"/>
              </w:rPr>
              <w:t>Thuế GTGT và thuế TNDN phải nộp NSNN</w:t>
            </w:r>
          </w:p>
        </w:tc>
        <w:tc>
          <w:tcPr>
            <w:tcW w:w="2556" w:type="dxa"/>
            <w:tcBorders>
              <w:top w:val="nil"/>
              <w:left w:val="nil"/>
              <w:bottom w:val="single" w:sz="4" w:space="0" w:color="auto"/>
              <w:right w:val="single" w:sz="4" w:space="0" w:color="auto"/>
            </w:tcBorders>
            <w:vAlign w:val="center"/>
            <w:hideMark/>
          </w:tcPr>
          <w:p w14:paraId="7502DDB0" w14:textId="77777777" w:rsidR="00AB7547" w:rsidRPr="000E47C0" w:rsidRDefault="00AB7547" w:rsidP="00AB7547">
            <w:pPr>
              <w:widowControl/>
              <w:spacing w:before="0" w:after="0"/>
              <w:ind w:firstLine="0"/>
              <w:jc w:val="right"/>
              <w:rPr>
                <w:sz w:val="26"/>
                <w:szCs w:val="26"/>
              </w:rPr>
            </w:pPr>
            <w:del w:id="1406" w:author="Nội dung điều chỉnh (Claude)" w:date="2026-10-21T11:02:43Z">
              <w:r w:rsidRPr="000E47C0">
                <w:rPr>
                  <w:sz w:val="26"/>
                  <w:szCs w:val="26"/>
                </w:rPr>
                <w:delText>332</w:delText>
              </w:r>
            </w:del>
            <w:ins w:id="1407" w:author="Nội dung điều chỉnh (Claude)" w:date="2026-10-21T11:02:43Z">
              <w:r w:rsidRPr="000E47C0">
                <w:rPr>
                  <w:sz w:val="26"/>
                  <w:szCs w:val="26"/>
                </w:rPr>
                <w:t xml:space="preserve">197</w:t>
              </w:r>
            </w:ins>
          </w:p>
        </w:tc>
      </w:tr>
      <w:tr w:rsidR="000E47C0" w:rsidRPr="000E47C0" w14:paraId="4FA423A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2BB8CD7D" w14:textId="77777777" w:rsidR="00AB7547" w:rsidRPr="000E47C0" w:rsidRDefault="00AB7547" w:rsidP="00AB7547">
            <w:pPr>
              <w:widowControl/>
              <w:spacing w:before="0" w:after="0"/>
              <w:ind w:firstLine="0"/>
              <w:jc w:val="center"/>
              <w:rPr>
                <w:sz w:val="26"/>
                <w:szCs w:val="26"/>
              </w:rPr>
            </w:pPr>
            <w:r w:rsidRPr="000E47C0">
              <w:rPr>
                <w:sz w:val="26"/>
                <w:szCs w:val="26"/>
              </w:rPr>
              <w:t>4</w:t>
            </w:r>
          </w:p>
        </w:tc>
        <w:tc>
          <w:tcPr>
            <w:tcW w:w="5688" w:type="dxa"/>
            <w:tcBorders>
              <w:top w:val="single" w:sz="4" w:space="0" w:color="auto"/>
              <w:left w:val="nil"/>
              <w:bottom w:val="single" w:sz="4" w:space="0" w:color="auto"/>
              <w:right w:val="single" w:sz="4" w:space="0" w:color="auto"/>
            </w:tcBorders>
            <w:vAlign w:val="center"/>
            <w:hideMark/>
          </w:tcPr>
          <w:p w14:paraId="6BAFF7FE" w14:textId="77777777" w:rsidR="00AB7547" w:rsidRPr="000E47C0" w:rsidRDefault="00AB7547" w:rsidP="00AB7547">
            <w:pPr>
              <w:widowControl/>
              <w:spacing w:before="0" w:after="0"/>
              <w:ind w:firstLine="0"/>
              <w:rPr>
                <w:sz w:val="26"/>
                <w:szCs w:val="26"/>
              </w:rPr>
            </w:pPr>
            <w:r w:rsidRPr="000E47C0">
              <w:rPr>
                <w:sz w:val="26"/>
                <w:szCs w:val="26"/>
              </w:rPr>
              <w:t>Chi phí khấu hao</w:t>
            </w:r>
          </w:p>
        </w:tc>
        <w:tc>
          <w:tcPr>
            <w:tcW w:w="2556" w:type="dxa"/>
            <w:tcBorders>
              <w:top w:val="nil"/>
              <w:left w:val="nil"/>
              <w:bottom w:val="single" w:sz="4" w:space="0" w:color="auto"/>
              <w:right w:val="single" w:sz="4" w:space="0" w:color="auto"/>
            </w:tcBorders>
            <w:vAlign w:val="center"/>
            <w:hideMark/>
          </w:tcPr>
          <w:p w14:paraId="58C9C555" w14:textId="77777777" w:rsidR="00AB7547" w:rsidRPr="000E47C0" w:rsidRDefault="00AB7547" w:rsidP="00AB7547">
            <w:pPr>
              <w:widowControl/>
              <w:spacing w:before="0" w:after="0"/>
              <w:ind w:firstLine="0"/>
              <w:jc w:val="right"/>
              <w:rPr>
                <w:sz w:val="26"/>
                <w:szCs w:val="26"/>
              </w:rPr>
            </w:pPr>
            <w:del w:id="1408" w:author="Nội dung điều chỉnh (Claude)" w:date="2026-10-21T11:02:43Z">
              <w:r w:rsidRPr="000E47C0">
                <w:rPr>
                  <w:sz w:val="26"/>
                  <w:szCs w:val="26"/>
                </w:rPr>
                <w:delText>2.274</w:delText>
              </w:r>
            </w:del>
            <w:ins w:id="1409" w:author="Nội dung điều chỉnh (Claude)" w:date="2026-10-21T11:02:43Z">
              <w:r w:rsidRPr="000E47C0">
                <w:rPr>
                  <w:sz w:val="26"/>
                  <w:szCs w:val="26"/>
                </w:rPr>
                <w:t xml:space="preserve">2.054</w:t>
              </w:r>
            </w:ins>
          </w:p>
        </w:tc>
      </w:tr>
      <w:tr w:rsidR="000E47C0" w:rsidRPr="000E47C0" w14:paraId="16FDBD67"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tcPr>
          <w:p w14:paraId="66F9567F" w14:textId="77777777" w:rsidR="00AB7547" w:rsidRPr="000E47C0" w:rsidRDefault="00AB7547" w:rsidP="00AB7547">
            <w:pPr>
              <w:widowControl/>
              <w:spacing w:before="0" w:after="0"/>
              <w:ind w:firstLine="0"/>
              <w:jc w:val="center"/>
              <w:rPr>
                <w:sz w:val="26"/>
                <w:szCs w:val="26"/>
              </w:rPr>
            </w:pPr>
            <w:r w:rsidRPr="000E47C0">
              <w:rPr>
                <w:sz w:val="26"/>
                <w:szCs w:val="26"/>
              </w:rPr>
              <w:t>5</w:t>
            </w:r>
          </w:p>
        </w:tc>
        <w:tc>
          <w:tcPr>
            <w:tcW w:w="5688" w:type="dxa"/>
            <w:tcBorders>
              <w:top w:val="single" w:sz="4" w:space="0" w:color="auto"/>
              <w:left w:val="nil"/>
              <w:bottom w:val="single" w:sz="4" w:space="0" w:color="auto"/>
              <w:right w:val="single" w:sz="4" w:space="0" w:color="auto"/>
            </w:tcBorders>
            <w:vAlign w:val="center"/>
          </w:tcPr>
          <w:p w14:paraId="06783E40" w14:textId="77777777" w:rsidR="00AB7547" w:rsidRPr="000E47C0" w:rsidRDefault="00AB7547" w:rsidP="00AB7547">
            <w:pPr>
              <w:widowControl/>
              <w:spacing w:before="0" w:after="0"/>
              <w:ind w:firstLine="0"/>
              <w:rPr>
                <w:sz w:val="26"/>
                <w:szCs w:val="26"/>
              </w:rPr>
            </w:pPr>
            <w:del w:id="1410" w:author="Nội dung điều chỉnh (Claude)" w:date="2026-10-21T11:02:43Z">
              <w:r w:rsidRPr="000E47C0">
                <w:rPr>
                  <w:sz w:val="26"/>
                  <w:szCs w:val="26"/>
                </w:rPr>
                <w:delText>Lợi nhuận (5)=(1)-(2)-(3)-(4)</w:delText>
              </w:r>
            </w:del>
            <w:ins w:id="1412" w:author="Nội dung điều chỉnh (Claude)" w:date="2026-10-21T11:02:43Z">
              <w:r w:rsidRPr="000E47C0">
                <w:rPr>
                  <w:sz w:val="26"/>
                  <w:szCs w:val="26"/>
                </w:rPr>
                <w:t xml:space="preserve">Lợi nhuận (5)=(1)-(2)-(3)-(4); năm thứ nhất lỗ, chưa chia lợi nhuận</w:t>
              </w:r>
            </w:ins>
          </w:p>
          <w:p w14:paraId="4DF8D73E" w14:textId="377A228B" w:rsidR="00AB7547" w:rsidRPr="000E47C0" w:rsidRDefault="00AB7547" w:rsidP="00AB7547">
            <w:pPr>
              <w:widowControl/>
              <w:spacing w:before="0" w:after="0"/>
              <w:ind w:firstLine="0"/>
              <w:rPr>
                <w:sz w:val="26"/>
                <w:szCs w:val="26"/>
              </w:rPr>
            </w:pPr>
            <w:del w:id="1411" w:author="Nội dung điều chỉnh (Claude)" w:date="2026-10-21T11:02:43Z">
              <w:r w:rsidRPr="000E47C0">
                <w:rPr>
                  <w:sz w:val="26"/>
                  <w:szCs w:val="26"/>
                </w:rPr>
                <w:delText>Trong đó phần lợi nhuận nhà trường được hưởng 51% 242 triệu đồng</w:delText>
              </w:r>
            </w:del>
          </w:p>
        </w:tc>
        <w:tc>
          <w:tcPr>
            <w:tcW w:w="2556" w:type="dxa"/>
            <w:tcBorders>
              <w:top w:val="nil"/>
              <w:left w:val="nil"/>
              <w:bottom w:val="single" w:sz="4" w:space="0" w:color="auto"/>
              <w:right w:val="single" w:sz="4" w:space="0" w:color="auto"/>
            </w:tcBorders>
            <w:vAlign w:val="center"/>
          </w:tcPr>
          <w:p w14:paraId="5E6655FD" w14:textId="77777777" w:rsidR="00AB7547" w:rsidRPr="000E47C0" w:rsidRDefault="00AB7547" w:rsidP="00AB7547">
            <w:pPr>
              <w:widowControl/>
              <w:spacing w:before="0" w:after="0"/>
              <w:ind w:firstLine="0"/>
              <w:jc w:val="right"/>
              <w:rPr>
                <w:sz w:val="26"/>
                <w:szCs w:val="26"/>
              </w:rPr>
            </w:pPr>
            <w:del w:id="1413" w:author="Nội dung điều chỉnh (Claude)" w:date="2026-10-21T11:02:43Z">
              <w:r w:rsidRPr="000E47C0">
                <w:rPr>
                  <w:sz w:val="26"/>
                  <w:szCs w:val="26"/>
                </w:rPr>
                <w:delText>594</w:delText>
              </w:r>
            </w:del>
            <w:ins w:id="1414" w:author="Nội dung điều chỉnh (Claude)" w:date="2026-10-21T11:02:43Z">
              <w:r w:rsidRPr="000E47C0">
                <w:rPr>
                  <w:sz w:val="26"/>
                  <w:szCs w:val="26"/>
                </w:rPr>
                <w:t xml:space="preserve">-768</w:t>
              </w:r>
            </w:ins>
          </w:p>
        </w:tc>
      </w:tr>
      <w:tr w:rsidR="000E47C0" w:rsidRPr="000E47C0" w14:paraId="6F65D7D8"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1F57E0E0" w14:textId="77777777" w:rsidR="00AB7547" w:rsidRPr="000E47C0" w:rsidRDefault="00AB7547" w:rsidP="00AB7547">
            <w:pPr>
              <w:widowControl/>
              <w:spacing w:before="0" w:after="0"/>
              <w:ind w:firstLine="0"/>
              <w:jc w:val="center"/>
              <w:rPr>
                <w:sz w:val="26"/>
                <w:szCs w:val="26"/>
              </w:rPr>
            </w:pPr>
            <w:r w:rsidRPr="000E47C0">
              <w:rPr>
                <w:sz w:val="26"/>
                <w:szCs w:val="26"/>
              </w:rPr>
              <w:t>6</w:t>
            </w:r>
          </w:p>
        </w:tc>
        <w:tc>
          <w:tcPr>
            <w:tcW w:w="5688" w:type="dxa"/>
            <w:tcBorders>
              <w:top w:val="single" w:sz="4" w:space="0" w:color="auto"/>
              <w:left w:val="nil"/>
              <w:bottom w:val="single" w:sz="4" w:space="0" w:color="auto"/>
              <w:right w:val="single" w:sz="4" w:space="0" w:color="auto"/>
            </w:tcBorders>
            <w:vAlign w:val="center"/>
            <w:hideMark/>
          </w:tcPr>
          <w:p w14:paraId="095ABDA8" w14:textId="77777777" w:rsidR="00AB7547" w:rsidRPr="000E47C0" w:rsidRDefault="00AB7547" w:rsidP="00AB7547">
            <w:pPr>
              <w:widowControl/>
              <w:spacing w:before="0" w:after="0"/>
              <w:ind w:firstLine="0"/>
              <w:rPr>
                <w:sz w:val="26"/>
                <w:szCs w:val="26"/>
              </w:rPr>
            </w:pPr>
            <w:r w:rsidRPr="000E47C0">
              <w:rPr>
                <w:sz w:val="26"/>
                <w:szCs w:val="26"/>
              </w:rPr>
              <w:t>Tổng nguồn thu sự nghiệp</w:t>
            </w:r>
          </w:p>
        </w:tc>
        <w:tc>
          <w:tcPr>
            <w:tcW w:w="2556" w:type="dxa"/>
            <w:tcBorders>
              <w:top w:val="nil"/>
              <w:left w:val="nil"/>
              <w:bottom w:val="single" w:sz="4" w:space="0" w:color="auto"/>
              <w:right w:val="single" w:sz="4" w:space="0" w:color="auto"/>
            </w:tcBorders>
            <w:vAlign w:val="center"/>
            <w:hideMark/>
          </w:tcPr>
          <w:p w14:paraId="792A860F" w14:textId="77777777" w:rsidR="00AB7547" w:rsidRPr="000E47C0" w:rsidRDefault="00AB7547" w:rsidP="00AB7547">
            <w:pPr>
              <w:widowControl/>
              <w:spacing w:before="0" w:after="0"/>
              <w:ind w:firstLine="0"/>
              <w:jc w:val="right"/>
              <w:rPr>
                <w:sz w:val="26"/>
                <w:szCs w:val="26"/>
              </w:rPr>
            </w:pPr>
            <w:r w:rsidRPr="000E47C0">
              <w:rPr>
                <w:sz w:val="26"/>
                <w:szCs w:val="26"/>
              </w:rPr>
              <w:t>77.590</w:t>
            </w:r>
          </w:p>
        </w:tc>
      </w:tr>
      <w:tr w:rsidR="000E47C0" w:rsidRPr="000E47C0" w14:paraId="2AFB1E8D"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11676FA" w14:textId="77777777" w:rsidR="00AB7547" w:rsidRPr="000E47C0" w:rsidRDefault="00AB7547" w:rsidP="00AB7547">
            <w:pPr>
              <w:widowControl/>
              <w:spacing w:before="0" w:after="0"/>
              <w:ind w:firstLine="0"/>
              <w:jc w:val="center"/>
              <w:rPr>
                <w:sz w:val="26"/>
                <w:szCs w:val="26"/>
              </w:rPr>
            </w:pPr>
            <w:r w:rsidRPr="000E47C0">
              <w:rPr>
                <w:sz w:val="26"/>
                <w:szCs w:val="26"/>
              </w:rPr>
              <w:t>7</w:t>
            </w:r>
          </w:p>
        </w:tc>
        <w:tc>
          <w:tcPr>
            <w:tcW w:w="5688" w:type="dxa"/>
            <w:tcBorders>
              <w:top w:val="single" w:sz="4" w:space="0" w:color="auto"/>
              <w:left w:val="nil"/>
              <w:bottom w:val="single" w:sz="4" w:space="0" w:color="auto"/>
              <w:right w:val="single" w:sz="4" w:space="0" w:color="auto"/>
            </w:tcBorders>
            <w:vAlign w:val="center"/>
            <w:hideMark/>
          </w:tcPr>
          <w:p w14:paraId="45DF11E3" w14:textId="77777777" w:rsidR="00AB7547" w:rsidRPr="000E47C0" w:rsidRDefault="00AB7547" w:rsidP="00AB7547">
            <w:pPr>
              <w:widowControl/>
              <w:spacing w:before="0" w:after="0"/>
              <w:ind w:firstLine="0"/>
              <w:rPr>
                <w:sz w:val="26"/>
                <w:szCs w:val="26"/>
              </w:rPr>
            </w:pPr>
            <w:r w:rsidRPr="000E47C0">
              <w:rPr>
                <w:sz w:val="26"/>
                <w:szCs w:val="26"/>
              </w:rPr>
              <w:t>NSNN cấp</w:t>
            </w:r>
          </w:p>
        </w:tc>
        <w:tc>
          <w:tcPr>
            <w:tcW w:w="2556" w:type="dxa"/>
            <w:tcBorders>
              <w:top w:val="nil"/>
              <w:left w:val="nil"/>
              <w:bottom w:val="single" w:sz="4" w:space="0" w:color="auto"/>
              <w:right w:val="single" w:sz="4" w:space="0" w:color="auto"/>
            </w:tcBorders>
            <w:vAlign w:val="center"/>
            <w:hideMark/>
          </w:tcPr>
          <w:p w14:paraId="19BE0CBB" w14:textId="77777777" w:rsidR="00AB7547" w:rsidRPr="000E47C0" w:rsidRDefault="00AB7547" w:rsidP="00AB7547">
            <w:pPr>
              <w:widowControl/>
              <w:spacing w:before="0" w:after="0"/>
              <w:ind w:firstLine="0"/>
              <w:jc w:val="right"/>
              <w:rPr>
                <w:sz w:val="26"/>
                <w:szCs w:val="26"/>
              </w:rPr>
            </w:pPr>
            <w:r w:rsidRPr="000E47C0">
              <w:rPr>
                <w:sz w:val="26"/>
                <w:szCs w:val="26"/>
              </w:rPr>
              <w:t>40.000</w:t>
            </w:r>
          </w:p>
        </w:tc>
      </w:tr>
      <w:tr w:rsidR="000E47C0" w:rsidRPr="000E47C0" w14:paraId="1F378B50"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7ECFDF09" w14:textId="77777777" w:rsidR="00AB7547" w:rsidRPr="000E47C0" w:rsidRDefault="00AB7547" w:rsidP="00AB7547">
            <w:pPr>
              <w:widowControl/>
              <w:spacing w:before="0" w:after="0"/>
              <w:ind w:firstLine="0"/>
              <w:jc w:val="center"/>
              <w:rPr>
                <w:sz w:val="26"/>
                <w:szCs w:val="26"/>
              </w:rPr>
            </w:pPr>
            <w:r w:rsidRPr="000E47C0">
              <w:rPr>
                <w:sz w:val="26"/>
                <w:szCs w:val="26"/>
              </w:rPr>
              <w:t>8</w:t>
            </w:r>
          </w:p>
        </w:tc>
        <w:tc>
          <w:tcPr>
            <w:tcW w:w="5688" w:type="dxa"/>
            <w:tcBorders>
              <w:top w:val="single" w:sz="4" w:space="0" w:color="auto"/>
              <w:left w:val="nil"/>
              <w:bottom w:val="single" w:sz="4" w:space="0" w:color="auto"/>
              <w:right w:val="single" w:sz="4" w:space="0" w:color="auto"/>
            </w:tcBorders>
            <w:vAlign w:val="center"/>
            <w:hideMark/>
          </w:tcPr>
          <w:p w14:paraId="07AC57FB" w14:textId="77777777" w:rsidR="00AB7547" w:rsidRPr="000E47C0" w:rsidRDefault="00AB7547" w:rsidP="00AB7547">
            <w:pPr>
              <w:widowControl/>
              <w:spacing w:before="0" w:after="0"/>
              <w:ind w:firstLine="0"/>
              <w:rPr>
                <w:sz w:val="26"/>
                <w:szCs w:val="26"/>
              </w:rPr>
            </w:pPr>
            <w:r w:rsidRPr="000E47C0">
              <w:rPr>
                <w:sz w:val="26"/>
                <w:szCs w:val="26"/>
              </w:rPr>
              <w:t>Tổng dự toán chi</w:t>
            </w:r>
          </w:p>
        </w:tc>
        <w:tc>
          <w:tcPr>
            <w:tcW w:w="2556" w:type="dxa"/>
            <w:tcBorders>
              <w:top w:val="nil"/>
              <w:left w:val="nil"/>
              <w:bottom w:val="single" w:sz="4" w:space="0" w:color="auto"/>
              <w:right w:val="single" w:sz="4" w:space="0" w:color="auto"/>
            </w:tcBorders>
            <w:vAlign w:val="center"/>
            <w:hideMark/>
          </w:tcPr>
          <w:p w14:paraId="79B7E776" w14:textId="77777777" w:rsidR="00AB7547" w:rsidRPr="000E47C0" w:rsidRDefault="00AB7547" w:rsidP="00AB7547">
            <w:pPr>
              <w:widowControl/>
              <w:spacing w:before="0" w:after="0"/>
              <w:ind w:firstLine="0"/>
              <w:jc w:val="right"/>
              <w:rPr>
                <w:sz w:val="26"/>
                <w:szCs w:val="26"/>
              </w:rPr>
            </w:pPr>
            <w:r w:rsidRPr="000E47C0">
              <w:rPr>
                <w:sz w:val="26"/>
                <w:szCs w:val="26"/>
              </w:rPr>
              <w:t>68.340</w:t>
            </w:r>
          </w:p>
        </w:tc>
      </w:tr>
      <w:tr w:rsidR="000E47C0" w:rsidRPr="000E47C0" w14:paraId="63C93A1B"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0E82FD7" w14:textId="77777777" w:rsidR="00AB7547" w:rsidRPr="000E47C0" w:rsidRDefault="00AB7547" w:rsidP="00AB7547">
            <w:pPr>
              <w:widowControl/>
              <w:spacing w:before="0" w:after="0"/>
              <w:ind w:firstLine="0"/>
              <w:jc w:val="center"/>
              <w:rPr>
                <w:sz w:val="26"/>
                <w:szCs w:val="26"/>
              </w:rPr>
            </w:pPr>
            <w:r w:rsidRPr="000E47C0">
              <w:rPr>
                <w:sz w:val="26"/>
                <w:szCs w:val="26"/>
              </w:rPr>
              <w:t>9</w:t>
            </w:r>
          </w:p>
        </w:tc>
        <w:tc>
          <w:tcPr>
            <w:tcW w:w="5688" w:type="dxa"/>
            <w:tcBorders>
              <w:top w:val="single" w:sz="4" w:space="0" w:color="auto"/>
              <w:left w:val="nil"/>
              <w:bottom w:val="single" w:sz="4" w:space="0" w:color="auto"/>
              <w:right w:val="single" w:sz="4" w:space="0" w:color="auto"/>
            </w:tcBorders>
            <w:vAlign w:val="center"/>
            <w:hideMark/>
          </w:tcPr>
          <w:p w14:paraId="56801249" w14:textId="77777777" w:rsidR="00AB7547" w:rsidRPr="000E47C0" w:rsidRDefault="00AB7547" w:rsidP="00AB7547">
            <w:pPr>
              <w:widowControl/>
              <w:spacing w:before="0" w:after="0"/>
              <w:ind w:firstLine="0"/>
              <w:rPr>
                <w:sz w:val="26"/>
                <w:szCs w:val="26"/>
              </w:rPr>
            </w:pPr>
            <w:r w:rsidRPr="000E47C0">
              <w:rPr>
                <w:sz w:val="26"/>
                <w:szCs w:val="26"/>
              </w:rPr>
              <w:t>Tỷ trọng nguồn thu từ hoạt động kinh doanh, liên doanh, liên kết trong tổng nguồn thu sự nghiệp (1*100/6)</w:t>
            </w:r>
          </w:p>
        </w:tc>
        <w:tc>
          <w:tcPr>
            <w:tcW w:w="2556" w:type="dxa"/>
            <w:tcBorders>
              <w:top w:val="nil"/>
              <w:left w:val="nil"/>
              <w:bottom w:val="single" w:sz="4" w:space="0" w:color="auto"/>
              <w:right w:val="single" w:sz="4" w:space="0" w:color="auto"/>
            </w:tcBorders>
            <w:vAlign w:val="center"/>
            <w:hideMark/>
          </w:tcPr>
          <w:p w14:paraId="0A4A69CB" w14:textId="638C0B08" w:rsidR="00AB7547" w:rsidRPr="000E47C0" w:rsidRDefault="00AB7547" w:rsidP="00AB7547">
            <w:pPr>
              <w:widowControl/>
              <w:spacing w:before="0" w:after="0"/>
              <w:ind w:firstLine="0"/>
              <w:jc w:val="right"/>
              <w:rPr>
                <w:sz w:val="26"/>
                <w:szCs w:val="26"/>
              </w:rPr>
            </w:pPr>
            <w:del w:id="1415" w:author="Nội dung điều chỉnh (Claude)" w:date="2026-10-21T11:02:43Z">
              <w:r w:rsidRPr="000E47C0">
                <w:rPr>
                  <w:sz w:val="26"/>
                  <w:szCs w:val="26"/>
                </w:rPr>
                <w:delText>8,55</w:delText>
              </w:r>
            </w:del>
            <w:ins w:id="1416" w:author="Nội dung điều chỉnh (Claude)" w:date="2026-10-21T11:02:43Z">
              <w:r w:rsidRPr="000E47C0">
                <w:rPr>
                  <w:sz w:val="26"/>
                  <w:szCs w:val="26"/>
                </w:rPr>
                <w:t xml:space="preserve">5,08</w:t>
              </w:r>
            </w:ins>
          </w:p>
        </w:tc>
      </w:tr>
      <w:tr w:rsidR="000E47C0" w:rsidRPr="000E47C0" w14:paraId="0EE65D6C"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9C701D7" w14:textId="77777777" w:rsidR="00AB7547" w:rsidRPr="000E47C0" w:rsidRDefault="00AB7547" w:rsidP="00AB7547">
            <w:pPr>
              <w:widowControl/>
              <w:spacing w:before="0" w:after="0"/>
              <w:ind w:firstLine="0"/>
              <w:jc w:val="center"/>
              <w:rPr>
                <w:sz w:val="26"/>
                <w:szCs w:val="26"/>
              </w:rPr>
            </w:pPr>
            <w:r w:rsidRPr="000E47C0">
              <w:rPr>
                <w:sz w:val="26"/>
                <w:szCs w:val="26"/>
              </w:rPr>
              <w:t>10</w:t>
            </w:r>
          </w:p>
        </w:tc>
        <w:tc>
          <w:tcPr>
            <w:tcW w:w="5688" w:type="dxa"/>
            <w:tcBorders>
              <w:top w:val="single" w:sz="4" w:space="0" w:color="auto"/>
              <w:left w:val="nil"/>
              <w:bottom w:val="single" w:sz="4" w:space="0" w:color="auto"/>
              <w:right w:val="single" w:sz="4" w:space="0" w:color="auto"/>
            </w:tcBorders>
            <w:vAlign w:val="center"/>
            <w:hideMark/>
          </w:tcPr>
          <w:p w14:paraId="229E5B64" w14:textId="77777777" w:rsidR="00AB7547" w:rsidRPr="000E47C0" w:rsidRDefault="00AB7547" w:rsidP="00AB7547">
            <w:pPr>
              <w:widowControl/>
              <w:spacing w:before="0" w:after="0"/>
              <w:ind w:firstLine="0"/>
              <w:rPr>
                <w:sz w:val="26"/>
                <w:szCs w:val="26"/>
              </w:rPr>
            </w:pPr>
            <w:r w:rsidRPr="000E47C0">
              <w:rPr>
                <w:sz w:val="26"/>
                <w:szCs w:val="26"/>
              </w:rPr>
              <w:t>Tỷ trọng tiền do NSNN cấp trong tổng dự toán chi (7*100/8)</w:t>
            </w:r>
          </w:p>
        </w:tc>
        <w:tc>
          <w:tcPr>
            <w:tcW w:w="2556" w:type="dxa"/>
            <w:tcBorders>
              <w:top w:val="nil"/>
              <w:left w:val="nil"/>
              <w:bottom w:val="single" w:sz="4" w:space="0" w:color="auto"/>
              <w:right w:val="single" w:sz="4" w:space="0" w:color="auto"/>
            </w:tcBorders>
            <w:vAlign w:val="center"/>
            <w:hideMark/>
          </w:tcPr>
          <w:p w14:paraId="3024CD57" w14:textId="77777777" w:rsidR="00AB7547" w:rsidRPr="000E47C0" w:rsidRDefault="00AB7547" w:rsidP="00AB7547">
            <w:pPr>
              <w:widowControl/>
              <w:spacing w:before="0" w:after="0"/>
              <w:ind w:firstLine="0"/>
              <w:jc w:val="right"/>
              <w:rPr>
                <w:sz w:val="26"/>
                <w:szCs w:val="26"/>
              </w:rPr>
            </w:pPr>
            <w:r w:rsidRPr="000E47C0">
              <w:rPr>
                <w:sz w:val="26"/>
                <w:szCs w:val="26"/>
              </w:rPr>
              <w:t>58,53</w:t>
            </w:r>
          </w:p>
        </w:tc>
      </w:tr>
      <w:tr w:rsidR="000E47C0" w:rsidRPr="000E47C0" w14:paraId="47029591" w14:textId="77777777" w:rsidTr="006047EC">
        <w:trPr>
          <w:trHeight w:val="397"/>
          <w:jc w:val="center"/>
        </w:trPr>
        <w:tc>
          <w:tcPr>
            <w:tcW w:w="680" w:type="dxa"/>
            <w:tcBorders>
              <w:top w:val="nil"/>
              <w:left w:val="single" w:sz="4" w:space="0" w:color="auto"/>
              <w:bottom w:val="single" w:sz="4" w:space="0" w:color="auto"/>
              <w:right w:val="single" w:sz="4" w:space="0" w:color="auto"/>
            </w:tcBorders>
            <w:vAlign w:val="center"/>
            <w:hideMark/>
          </w:tcPr>
          <w:p w14:paraId="369AB168" w14:textId="77777777" w:rsidR="00AB7547" w:rsidRPr="000E47C0" w:rsidRDefault="00AB7547" w:rsidP="00AB7547">
            <w:pPr>
              <w:widowControl/>
              <w:spacing w:before="0" w:after="0"/>
              <w:ind w:firstLine="0"/>
              <w:jc w:val="center"/>
              <w:rPr>
                <w:sz w:val="26"/>
                <w:szCs w:val="26"/>
              </w:rPr>
            </w:pPr>
            <w:r w:rsidRPr="000E47C0">
              <w:rPr>
                <w:sz w:val="26"/>
                <w:szCs w:val="26"/>
              </w:rPr>
              <w:t>11</w:t>
            </w:r>
          </w:p>
        </w:tc>
        <w:tc>
          <w:tcPr>
            <w:tcW w:w="5688" w:type="dxa"/>
            <w:tcBorders>
              <w:top w:val="single" w:sz="4" w:space="0" w:color="auto"/>
              <w:left w:val="nil"/>
              <w:bottom w:val="single" w:sz="4" w:space="0" w:color="auto"/>
              <w:right w:val="single" w:sz="4" w:space="0" w:color="auto"/>
            </w:tcBorders>
            <w:vAlign w:val="center"/>
            <w:hideMark/>
          </w:tcPr>
          <w:p w14:paraId="6794ACF5" w14:textId="3CCAF458" w:rsidR="00AB7547" w:rsidRPr="000E47C0" w:rsidRDefault="00AB7547" w:rsidP="00AB7547">
            <w:pPr>
              <w:widowControl/>
              <w:spacing w:before="0" w:after="0"/>
              <w:ind w:firstLine="0"/>
              <w:rPr>
                <w:sz w:val="26"/>
                <w:szCs w:val="26"/>
              </w:rPr>
            </w:pPr>
            <w:del w:id="1417" w:author="Nội dung điều chỉnh (Claude)" w:date="2026-10-21T11:02:43Z">
              <w:r w:rsidRPr="000E47C0">
                <w:rPr>
                  <w:sz w:val="26"/>
                  <w:szCs w:val="26"/>
                </w:rPr>
                <w:delText>Tỷ trọng nguồn thu từ lợi nhuận hoạt động kinh doanh, liên doanh, liên kết trong tổng dự toán chi (</w:delText>
              </w:r>
            </w:del>
            <w:del w:id="1418" w:author="Nội dung điều chỉnh (Claude)" w:date="2026-10-21T11:02:43Z">
              <w:r w:rsidR="004E505E">
                <w:rPr>
                  <w:sz w:val="26"/>
                  <w:szCs w:val="26"/>
                </w:rPr>
                <w:delText>242 triệu đồng *100/8</w:delText>
              </w:r>
            </w:del>
            <w:del w:id="1419" w:author="Nội dung điều chỉnh (Claude)" w:date="2026-10-21T11:02:43Z">
              <w:r w:rsidRPr="000E47C0">
                <w:rPr>
                  <w:sz w:val="26"/>
                  <w:szCs w:val="26"/>
                </w:rPr>
                <w:delText>)</w:delText>
              </w:r>
            </w:del>
            <w:ins w:id="1420" w:author="Nội dung điều chỉnh (Claude)" w:date="2026-10-21T11:02:43Z">
              <w:r w:rsidRPr="000E47C0">
                <w:rPr>
                  <w:sz w:val="26"/>
                  <w:szCs w:val="26"/>
                </w:rPr>
                <w:t xml:space="preserve">Tỷ trọng nguồn thu từ lợi nhuận hoạt động kinh doanh, liên doanh, liên kết trong tổng dự toán chi (0 triệu đồng *100/8)</w:t>
              </w:r>
            </w:ins>
          </w:p>
        </w:tc>
        <w:tc>
          <w:tcPr>
            <w:tcW w:w="2556" w:type="dxa"/>
            <w:tcBorders>
              <w:top w:val="nil"/>
              <w:left w:val="nil"/>
              <w:bottom w:val="single" w:sz="4" w:space="0" w:color="auto"/>
              <w:right w:val="single" w:sz="4" w:space="0" w:color="auto"/>
            </w:tcBorders>
            <w:vAlign w:val="center"/>
            <w:hideMark/>
          </w:tcPr>
          <w:p w14:paraId="4DBC2C76" w14:textId="2473F5DA" w:rsidR="00AB7547" w:rsidRPr="000E47C0" w:rsidRDefault="00AB7547" w:rsidP="00AB7547">
            <w:pPr>
              <w:widowControl/>
              <w:spacing w:before="0" w:after="0"/>
              <w:ind w:firstLine="0"/>
              <w:jc w:val="right"/>
              <w:rPr>
                <w:sz w:val="26"/>
                <w:szCs w:val="26"/>
              </w:rPr>
            </w:pPr>
            <w:del w:id="1421" w:author="Nội dung điều chỉnh (Claude)" w:date="2026-10-21T11:02:43Z">
              <w:r w:rsidRPr="000E47C0">
                <w:rPr>
                  <w:sz w:val="26"/>
                  <w:szCs w:val="26"/>
                </w:rPr>
                <w:delText>0,</w:delText>
              </w:r>
            </w:del>
            <w:del w:id="1422" w:author="Nội dung điều chỉnh (Claude)" w:date="2026-10-21T11:02:43Z">
              <w:r w:rsidR="00794EC2">
                <w:rPr>
                  <w:sz w:val="26"/>
                  <w:szCs w:val="26"/>
                </w:rPr>
                <w:delText>35</w:delText>
              </w:r>
            </w:del>
            <w:ins w:id="1423" w:author="Nội dung điều chỉnh (Claude)" w:date="2026-10-21T11:02:43Z">
              <w:r w:rsidRPr="000E47C0">
                <w:rPr>
                  <w:sz w:val="26"/>
                  <w:szCs w:val="26"/>
                </w:rPr>
                <w:t xml:space="preserve">0</w:t>
              </w:r>
            </w:ins>
          </w:p>
        </w:tc>
      </w:tr>
    </w:tbl>
    <w:p w14:paraId="4930A854" w14:textId="20F6DEE8" w:rsidR="00AB7547" w:rsidRPr="000E47C0" w:rsidRDefault="00AB7547" w:rsidP="00AB7547">
      <w:pPr>
        <w:shd w:val="clear" w:color="auto" w:fill="FFFFFF"/>
        <w:rPr>
          <w:szCs w:val="28"/>
          <w:lang w:val="vi"/>
        </w:rPr>
      </w:pPr>
      <w:del w:id="1424" w:author="Nội dung điều chỉnh (Claude)" w:date="2026-10-21T11:02:43Z">
        <w:r w:rsidRPr="000E47C0">
          <w:rPr>
            <w:szCs w:val="28"/>
            <w:lang w:val="vi"/>
          </w:rPr>
          <w:delText xml:space="preserve">Như vậy, ngay khi đi vào hoạt động, doanh nghiệp được miễn thuế TNDN trong 3 năm đầu, năm 2028 hoạt động kinh doanh, liên doanh liên kết của Trường đã góp phần tiết kiệm ngân sách nhà nước </w:delText>
        </w:r>
      </w:del>
      <w:del w:id="1425" w:author="Nội dung điều chỉnh (Claude)" w:date="2026-10-21T11:02:43Z">
        <w:r w:rsidR="004E505E">
          <w:rPr>
            <w:szCs w:val="28"/>
          </w:rPr>
          <w:delText>242</w:delText>
        </w:r>
      </w:del>
      <w:del w:id="1426" w:author="Nội dung điều chỉnh (Claude)" w:date="2026-10-21T11:02:43Z">
        <w:r w:rsidRPr="000E47C0">
          <w:rPr>
            <w:szCs w:val="28"/>
            <w:lang w:val="vi"/>
          </w:rPr>
          <w:delText xml:space="preserve"> triệu đồng, tương đương 0,</w:delText>
        </w:r>
      </w:del>
      <w:del w:id="1427" w:author="Nội dung điều chỉnh (Claude)" w:date="2026-10-21T11:02:43Z">
        <w:r w:rsidR="004E505E">
          <w:rPr>
            <w:szCs w:val="28"/>
          </w:rPr>
          <w:delText>35</w:delText>
        </w:r>
      </w:del>
      <w:del w:id="1428" w:author="Nội dung điều chỉnh (Claude)" w:date="2026-10-21T11:02:43Z">
        <w:r w:rsidRPr="000E47C0">
          <w:rPr>
            <w:szCs w:val="28"/>
            <w:lang w:val="vi"/>
          </w:rPr>
          <w:delText>% trên tổng số chi hoạt động của đơn vị.</w:delText>
        </w:r>
      </w:del>
      <w:ins w:id="1429" w:author="Nội dung điều chỉnh (Claude)" w:date="2026-10-21T11:02:43Z">
        <w:r w:rsidRPr="000E47C0">
          <w:rPr>
            <w:szCs w:val="28"/>
            <w:lang w:val="vi"/>
          </w:rPr>
          <w:t xml:space="preserve">Năm thứ nhất (từ Quý III năm 2028), Công ty lỗ khoảng 768 triệu đồng do hiệu suất khai thác mới đạt 70% công suất, chi phí khấu hao và đào tạo ban đầu; năm thứ 2 lỗ khoảng 259 triệu đồng; từ năm thứ 3 có lãi, lợi nhuận sau thuế khoảng 504–712 triệu đồng/năm. Lỗ lũy kế được bù đắp từ lợi nhuận năm thứ 3 và năm thứ 4; Trường bắt đầu được chia lợi nhuận từ năm thứ 4.</w:t>
        </w:r>
      </w:ins>
    </w:p>
    <w:p w14:paraId="6AB67162" w14:textId="71600031" w:rsidR="00AB7547" w:rsidRPr="000E47C0" w:rsidRDefault="00AB7547" w:rsidP="00AB7547">
      <w:pPr>
        <w:shd w:val="clear" w:color="auto" w:fill="FFFFFF"/>
        <w:rPr>
          <w:szCs w:val="28"/>
          <w:lang w:val="vi"/>
        </w:rPr>
      </w:pPr>
      <w:del w:id="1430" w:author="Nội dung điều chỉnh (Claude)" w:date="2026-10-21T11:02:43Z">
        <w:r w:rsidRPr="000E47C0">
          <w:rPr>
            <w:szCs w:val="28"/>
            <w:lang w:val="vi"/>
          </w:rPr>
          <w:delText xml:space="preserve">Căn cứ vào bảng phân tích tài chính giai đoạn 2028-2036 cho thấy khi đã đi vào ổn định, dự kiến lợi nhuận thu về cho nhà trường có thể đạt 2.350 triệu đồng/năm,</w:delText>
        </w:r>
      </w:del>
      <w:ins w:id="1431" w:author="Nội dung điều chỉnh (Claude)" w:date="2026-10-21T11:02:43Z">
        <w:r w:rsidRPr="000E47C0">
          <w:rPr>
            <w:szCs w:val="28"/>
            <w:lang w:val="vi"/>
          </w:rPr>
          <w:t xml:space="preserve">Căn cứ bảng phân tích tài chính 10 năm đầu hoạt động, khi đã đi vào ổn định (từ năm thứ 7), dự kiến lợi nhuận Trường được chia khoảng 290 triệu đồng/năm; khi lưu lượng thực tế đạt ngưỡng đầu tư dây chuyền thứ hai, doanh thu và lợi nhuận tăng tương ứng,</w:t>
        </w:r>
      </w:ins>
      <w:r w:rsidRPr="000E47C0">
        <w:rPr>
          <w:szCs w:val="28"/>
          <w:lang w:val="vi"/>
        </w:rPr>
        <w:t xml:space="preserve"> góp phần bổ sung vào nguồn kinh phí hoạt động của nhà trường, giảm bớt gánh nặng cho NSNN. </w:t>
      </w:r>
    </w:p>
    <w:p w14:paraId="7428B8C1" w14:textId="2F962BCD" w:rsidR="00197D5A" w:rsidRPr="000E47C0" w:rsidRDefault="00AB7547" w:rsidP="00AB7547">
      <w:pPr>
        <w:shd w:val="clear" w:color="auto" w:fill="FFFFFF"/>
        <w:rPr>
          <w:i/>
          <w:iCs/>
          <w:szCs w:val="28"/>
        </w:rPr>
      </w:pPr>
      <w:r w:rsidRPr="000E47C0">
        <w:rPr>
          <w:szCs w:val="28"/>
          <w:lang w:val="vi"/>
        </w:rPr>
        <w:t xml:space="preserve">Dự kiến thời gian hoàn vốn đầu tư của Đề án </w:t>
      </w:r>
      <w:del w:id="1432" w:author="Nội dung điều chỉnh (Claude)" w:date="2026-10-21T11:02:43Z">
        <w:r w:rsidRPr="000E47C0">
          <w:rPr>
            <w:szCs w:val="28"/>
            <w:lang w:val="vi"/>
          </w:rPr>
          <w:delText xml:space="preserve">khoảng 5,2 năm cho nguồn vốn đầu tư 22.688,6 triệu đồng</w:delText>
        </w:r>
      </w:del>
      <w:ins w:id="1433" w:author="Nội dung điều chỉnh (Claude)" w:date="2026-10-21T11:02:43Z">
        <w:r w:rsidRPr="000E47C0">
          <w:rPr>
            <w:szCs w:val="28"/>
            <w:lang w:val="vi"/>
          </w:rPr>
          <w:t xml:space="preserve">khoảng 8,5 năm cho nguồn vốn đầu tư giai đoạn 1 là 20.456,5 triệu đồng</w:t>
        </w:r>
      </w:ins>
      <w:r w:rsidRPr="000E47C0">
        <w:rPr>
          <w:szCs w:val="28"/>
          <w:lang w:val="vi"/>
        </w:rPr>
        <w:t xml:space="preserve">. Nếu không có cơ chế ưu tiên hoàn vốn thì thời gian hoàn vốn của các nhà đầu tư đúng bằng thời gian hoàn vốn của Đề án.</w:t>
      </w:r>
    </w:p>
    <w:p w14:paraId="3E0C8A85" w14:textId="77777777" w:rsidR="00197D5A" w:rsidRPr="000E47C0" w:rsidRDefault="00197D5A" w:rsidP="00197D5A">
      <w:pPr>
        <w:pStyle w:val="Heading1"/>
        <w:rPr>
          <w:color w:val="auto"/>
          <w:lang w:val="nl-BE"/>
        </w:rPr>
      </w:pPr>
      <w:bookmarkStart w:id="85" w:name="_Toc236064061"/>
      <w:r w:rsidRPr="000E47C0">
        <w:rPr>
          <w:color w:val="auto"/>
          <w:lang w:val="nl-BE"/>
        </w:rPr>
        <w:t>II. HIỆU QUẢ XÃ HỘI, TÁC ĐỘNG MÔI TRƯỜNG VÀ TÍNH BỀN VỮNG CỦA ĐỀ ÁN</w:t>
      </w:r>
      <w:bookmarkEnd w:id="85"/>
    </w:p>
    <w:p w14:paraId="022AF0AE" w14:textId="77777777" w:rsidR="00197D5A" w:rsidRPr="000E47C0" w:rsidRDefault="00197D5A" w:rsidP="00197D5A">
      <w:pPr>
        <w:pStyle w:val="Heading2"/>
        <w:rPr>
          <w:color w:val="auto"/>
          <w:lang w:val="nl-BE"/>
        </w:rPr>
      </w:pPr>
      <w:bookmarkStart w:id="86" w:name="_Toc236064062"/>
      <w:r w:rsidRPr="000E47C0">
        <w:rPr>
          <w:color w:val="auto"/>
          <w:lang w:val="nl-BE"/>
        </w:rPr>
        <w:t>1. Hiệu quả xã hội</w:t>
      </w:r>
      <w:bookmarkEnd w:id="86"/>
    </w:p>
    <w:p w14:paraId="445FE6F4" w14:textId="77777777" w:rsidR="00197D5A" w:rsidRPr="000E47C0" w:rsidRDefault="00197D5A" w:rsidP="00197D5A">
      <w:pPr>
        <w:rPr>
          <w:lang w:val="nl-BE"/>
        </w:rPr>
      </w:pPr>
      <w:r w:rsidRPr="000E47C0">
        <w:rPr>
          <w:lang w:val="nl-BE"/>
        </w:rPr>
        <w:t>Với mục tiêu của Đề án nhằm khai thác, sử dụng có hiệu quả nguồn nhân lực, cơ sở vật chất hiện có của nhà trường, gắn với hoạt động dịch vụ theo hướng xã hội hóa để tạo nguồn thu sự nghiệp cho nhà trường; huy động các nguồn lực tài chính trong xã hội, giảm đầu tư công đối với lĩnh vực đăng kiểm XCG tại địa phương nhưng vẫn bảo đảm đáp ứng thỏa mãn các quy chuẩn, quy định hiện hành. Đề án thực hiện thành công sẽ mang lại hiệu quả xã hội, môi trường, thể hiện thông qua những điểm sau đây:</w:t>
      </w:r>
    </w:p>
    <w:p w14:paraId="2E2BEAC6" w14:textId="77777777" w:rsidR="00197D5A" w:rsidRPr="000E47C0" w:rsidRDefault="00197D5A" w:rsidP="00197D5A">
      <w:pPr>
        <w:rPr>
          <w:lang w:val="nl-BE"/>
        </w:rPr>
      </w:pPr>
      <w:r w:rsidRPr="000E47C0">
        <w:rPr>
          <w:lang w:val="nl-BE"/>
        </w:rPr>
        <w:t>a) Đáp ứng yêu cầu cấp bách của Đảng, Nhà nước nói chung và của Tỉnh ủy, UBND tỉnh nói riêng về đổi mới hệ thống tổ chức quản lý, nâng cao chất lượng và hiệu quả hoạt động của các đơn vị sự nghiệp công lập trong giai đoạn hiện nay.</w:t>
      </w:r>
    </w:p>
    <w:p w14:paraId="65DA6706" w14:textId="77777777" w:rsidR="00197D5A" w:rsidRPr="000E47C0" w:rsidRDefault="00197D5A" w:rsidP="00197D5A">
      <w:pPr>
        <w:rPr>
          <w:lang w:val="nl-BE"/>
        </w:rPr>
      </w:pPr>
      <w:r w:rsidRPr="000E47C0">
        <w:rPr>
          <w:lang w:val="nl-BE"/>
        </w:rPr>
        <w:t>b) Nâng cao vị thế, khẳng định chất lượng thương hiệu của Trường Cao đẳng Kon Tum thông qua việc cung cấp hệ thống dịch vụ có chất lượng cho xã hội.</w:t>
      </w:r>
    </w:p>
    <w:p w14:paraId="06AF3AC2" w14:textId="77777777" w:rsidR="00197D5A" w:rsidRPr="000E47C0" w:rsidRDefault="00197D5A" w:rsidP="00197D5A">
      <w:pPr>
        <w:rPr>
          <w:lang w:val="nl-BE"/>
        </w:rPr>
      </w:pPr>
      <w:r w:rsidRPr="000E47C0">
        <w:rPr>
          <w:lang w:val="nl-BE"/>
        </w:rPr>
        <w:t>c) Tạo ra môi trường hoạt động ổn định, mang tính chuyên nghiệp của Trường nói chung và của doanh nghiệp nói riêng.</w:t>
      </w:r>
    </w:p>
    <w:p w14:paraId="0B6DD555" w14:textId="77777777" w:rsidR="00197D5A" w:rsidRPr="000E47C0" w:rsidRDefault="00197D5A" w:rsidP="00197D5A">
      <w:pPr>
        <w:rPr>
          <w:lang w:val="nl-BE"/>
        </w:rPr>
      </w:pPr>
      <w:r w:rsidRPr="000E47C0">
        <w:rPr>
          <w:lang w:val="nl-BE"/>
        </w:rPr>
        <w:t>d) Tạo ra môi trường cạnh tranh lành mạnh giữa các cơ sở kinh doanh dịch vụ đăng kiểm XCG trên địa bàn tỉnh.</w:t>
      </w:r>
    </w:p>
    <w:p w14:paraId="0F9DE1D8" w14:textId="77777777" w:rsidR="00197D5A" w:rsidRPr="000E47C0" w:rsidRDefault="00197D5A" w:rsidP="00197D5A">
      <w:pPr>
        <w:rPr>
          <w:lang w:val="nl-BE"/>
        </w:rPr>
      </w:pPr>
      <w:r w:rsidRPr="000E47C0">
        <w:rPr>
          <w:lang w:val="nl-BE"/>
        </w:rPr>
        <w:t xml:space="preserve">đ) Góp phần giải quyết tình trạng ô nhiễm môi trường do XCG không bảo đảm tiêu chuẩn kỹ thuật gây ra. </w:t>
      </w:r>
    </w:p>
    <w:p w14:paraId="36EDC548" w14:textId="77777777" w:rsidR="00197D5A" w:rsidRPr="000E47C0" w:rsidRDefault="00197D5A" w:rsidP="00197D5A">
      <w:pPr>
        <w:rPr>
          <w:lang w:val="nl-BE"/>
        </w:rPr>
      </w:pPr>
      <w:r w:rsidRPr="000E47C0">
        <w:rPr>
          <w:lang w:val="nl-BE"/>
        </w:rPr>
        <w:t>e) Nâng cao nhận thức, tạo chuyển biến sâu rộng cho công chức, viên chức, người lao động, các tầng lớp nhân dân về bảo vệ môi trường.</w:t>
      </w:r>
    </w:p>
    <w:p w14:paraId="5AB61C45" w14:textId="77777777" w:rsidR="00197D5A" w:rsidRPr="000E47C0" w:rsidRDefault="00197D5A" w:rsidP="00197D5A">
      <w:pPr>
        <w:pStyle w:val="Heading2"/>
        <w:rPr>
          <w:color w:val="auto"/>
          <w:lang w:val="nl-BE"/>
        </w:rPr>
      </w:pPr>
      <w:bookmarkStart w:id="87" w:name="_Toc236064063"/>
      <w:r w:rsidRPr="000E47C0">
        <w:rPr>
          <w:color w:val="auto"/>
          <w:lang w:val="nl-BE"/>
        </w:rPr>
        <w:t>2. Tính bền vững của Đề án</w:t>
      </w:r>
      <w:bookmarkEnd w:id="87"/>
    </w:p>
    <w:p w14:paraId="176756FD" w14:textId="77777777" w:rsidR="00197D5A" w:rsidRPr="000E47C0" w:rsidRDefault="00197D5A" w:rsidP="004C1283">
      <w:pPr>
        <w:rPr>
          <w:szCs w:val="28"/>
          <w:lang w:val="nl-NL"/>
        </w:rPr>
      </w:pPr>
      <w:r w:rsidRPr="000E47C0">
        <w:rPr>
          <w:szCs w:val="28"/>
          <w:lang w:val="nl-NL"/>
        </w:rPr>
        <w:t>Đề án có tính ổn định, bền vững cao thông qua việc xác định lộ trình và các định hướng sau đây:</w:t>
      </w:r>
    </w:p>
    <w:p w14:paraId="7280EC2B" w14:textId="77777777" w:rsidR="00197D5A" w:rsidRPr="000E47C0" w:rsidRDefault="00197D5A" w:rsidP="004C1283">
      <w:pPr>
        <w:rPr>
          <w:szCs w:val="28"/>
          <w:lang w:val="nl-NL"/>
        </w:rPr>
      </w:pPr>
      <w:r w:rsidRPr="000E47C0">
        <w:rPr>
          <w:szCs w:val="28"/>
          <w:lang w:val="nl-NL"/>
        </w:rPr>
        <w:t>a) Đề án xác định rõ lộ trình thực hiện theo từng giai đoạn, trong từng giai đoạn xác định rõ mục tiêu, những định hướng mang tính chiến lược, nhằm bảo đảm mục tiêu duy trì hoạt động ổn định, từng bước phát triển để phù hợp với mô hình hoạt động doanh nghiệp một cách linh hoạt, hiệu quả.</w:t>
      </w:r>
    </w:p>
    <w:p w14:paraId="56F119AB" w14:textId="77777777" w:rsidR="00197D5A" w:rsidRPr="000E47C0" w:rsidRDefault="00197D5A" w:rsidP="004C1283">
      <w:pPr>
        <w:rPr>
          <w:lang w:val="nl-NL"/>
        </w:rPr>
      </w:pPr>
      <w:r w:rsidRPr="000E47C0">
        <w:rPr>
          <w:lang w:val="nl-NL"/>
        </w:rPr>
        <w:t>b) Các sản phẩm, dịch vụ do doanh nghiệp cung cấp cho xã hội mang tính ổn định, kế thừa kinh nghiệm hoạt động của các đơn vị đăng kiểm khác, bên cạnh đó việc định hướng phát triển đa dạng nhiều sản phẩm dịch vụ gia tăng được xác định trong Đề án phản ánh được xu thế phát triển ngành đăng kiểm trong tương lai.</w:t>
      </w:r>
    </w:p>
    <w:p w14:paraId="7A728C42" w14:textId="77777777" w:rsidR="00197D5A" w:rsidRPr="000E47C0" w:rsidRDefault="00197D5A" w:rsidP="004C1283">
      <w:pPr>
        <w:rPr>
          <w:lang w:val="nl-NL"/>
        </w:rPr>
      </w:pPr>
      <w:r w:rsidRPr="000E47C0">
        <w:rPr>
          <w:lang w:val="nl-NL"/>
        </w:rPr>
        <w:t>c) Trong các năm qua, tình hình kinh tế - xã hội của tỉnh phát triển nhanh và ổn định; dự báo nhu cầu đăng kiểm phương tiện XCG tăng, số lượng cơ sở đăng kiểm trong tỉnh rất ít là một trong những yếu tố quan trọng, thể hiện tính khả thi, ổn định, bền vững của Đề án.</w:t>
      </w:r>
    </w:p>
    <w:p w14:paraId="177BC9B3" w14:textId="77777777" w:rsidR="00197D5A" w:rsidRPr="000E47C0" w:rsidRDefault="00197D5A" w:rsidP="00197D5A">
      <w:pPr>
        <w:pStyle w:val="Heading2"/>
        <w:rPr>
          <w:color w:val="auto"/>
          <w:lang w:val="nl-NL"/>
        </w:rPr>
      </w:pPr>
      <w:bookmarkStart w:id="88" w:name="_Toc236064064"/>
      <w:r w:rsidRPr="000E47C0">
        <w:rPr>
          <w:color w:val="auto"/>
          <w:lang w:val="nl-NL"/>
        </w:rPr>
        <w:t>3. Đánh giá sơ bộ tác động môi trường theo quy định pháp luật về bảo vệ môi trường</w:t>
      </w:r>
      <w:bookmarkEnd w:id="88"/>
    </w:p>
    <w:p w14:paraId="02F5861D" w14:textId="77777777" w:rsidR="00197D5A" w:rsidRPr="000E47C0" w:rsidRDefault="00197D5A" w:rsidP="004C1283">
      <w:pPr>
        <w:rPr>
          <w:lang w:val="nl-NL"/>
        </w:rPr>
      </w:pPr>
      <w:r w:rsidRPr="000E47C0">
        <w:rPr>
          <w:lang w:val="nl-NL"/>
        </w:rPr>
        <w:t>a) Mục đích của việc đánh giá sơ bộ tác động môi trường là nhận diện các yếu tố có thể tác động đến môi trường trong quá trình chuẩn bị đầu tư, xây dựng và vận hành; từ đó đề xuất các giải pháp phòng ngừa, giảm thiểu và kiểm soát ô nhiễm, bảo đảm dự án được triển khai phù hợp với quy định của pháp luật về bảo vệ môi trường.</w:t>
      </w:r>
    </w:p>
    <w:p w14:paraId="2026AED9" w14:textId="77777777" w:rsidR="00197D5A" w:rsidRPr="000E47C0" w:rsidRDefault="00197D5A" w:rsidP="004C1283">
      <w:pPr>
        <w:rPr>
          <w:i/>
          <w:iCs/>
          <w:lang w:val="nl-NL"/>
        </w:rPr>
      </w:pPr>
      <w:r w:rsidRPr="000E47C0">
        <w:rPr>
          <w:lang w:val="nl-NL"/>
        </w:rPr>
        <w:t xml:space="preserve">b) Trong quá trình xây dựng Đề án, trên cơ sở các văn bản quy phạm pháp luật về bảo vệ môi trường, quy chuẩn kỹ thuật có liên quan, Đề án nhận dạng, dự báo một số tác động về môi trường trong quá trình chuẩn bị đầu tư, thi công xây dựng và vận hành hoạt động như: Chất thải rắn, nước thải, khí thải, bụi, tiếng ồn, độ rung, ... Đề án đã đánh giá mức độ ảnh hưởng và đề xuất các giải pháp bảo vệ môi trường. </w:t>
      </w:r>
      <w:r w:rsidRPr="000E47C0">
        <w:rPr>
          <w:i/>
          <w:iCs/>
          <w:lang w:val="nl-NL"/>
        </w:rPr>
        <w:t>Qua đánh giá sơ bộ thì mức độ tác động đến môi trường không lớn, các tác động phát sinh chủ yếu mang tính cục bộ và hoàn toàn có thể kiểm soát bằng các giải pháp kỹ thuật và quản lý phù hợp.</w:t>
      </w:r>
    </w:p>
    <w:p w14:paraId="070E8A0A" w14:textId="77777777" w:rsidR="00197D5A" w:rsidRPr="000E47C0" w:rsidRDefault="00197D5A" w:rsidP="00197D5A">
      <w:pPr>
        <w:rPr>
          <w:b/>
          <w:bCs/>
          <w:i/>
          <w:iCs/>
          <w:lang w:val="nl-NL"/>
        </w:rPr>
      </w:pPr>
      <w:r w:rsidRPr="000E47C0">
        <w:rPr>
          <w:b/>
          <w:bCs/>
          <w:i/>
          <w:iCs/>
          <w:lang w:val="nl-NL"/>
        </w:rPr>
        <w:t>Chi tiết đánh giá sơ bộ tác động môi trường tại Phụ lục VII kèm theo.</w:t>
      </w:r>
    </w:p>
    <w:p w14:paraId="53D24586" w14:textId="77777777" w:rsidR="00197D5A" w:rsidRPr="000E47C0" w:rsidRDefault="00197D5A" w:rsidP="00197D5A">
      <w:pPr>
        <w:pStyle w:val="Heading1"/>
        <w:rPr>
          <w:color w:val="auto"/>
          <w:lang w:val="nl-NL"/>
        </w:rPr>
      </w:pPr>
      <w:bookmarkStart w:id="89" w:name="_Toc236064065"/>
      <w:r w:rsidRPr="000E47C0">
        <w:rPr>
          <w:color w:val="auto"/>
          <w:lang w:val="nl-NL"/>
        </w:rPr>
        <w:t xml:space="preserve">III. QUẢN TRỊ </w:t>
      </w:r>
      <w:r w:rsidRPr="000E47C0">
        <w:rPr>
          <w:color w:val="auto"/>
        </w:rPr>
        <w:t>RỦI</w:t>
      </w:r>
      <w:r w:rsidRPr="000E47C0">
        <w:rPr>
          <w:color w:val="auto"/>
          <w:lang w:val="nl-NL"/>
        </w:rPr>
        <w:t xml:space="preserve"> RO CỦA ĐỀ ÁN</w:t>
      </w:r>
      <w:bookmarkEnd w:id="89"/>
    </w:p>
    <w:p w14:paraId="44C1FFBE" w14:textId="77777777" w:rsidR="00197D5A" w:rsidRPr="000E47C0" w:rsidRDefault="00197D5A" w:rsidP="00197D5A">
      <w:pPr>
        <w:pStyle w:val="Heading2"/>
        <w:rPr>
          <w:color w:val="auto"/>
          <w:lang w:val="nl-NL"/>
        </w:rPr>
      </w:pPr>
      <w:bookmarkStart w:id="90" w:name="_Toc236064066"/>
      <w:r w:rsidRPr="000E47C0">
        <w:rPr>
          <w:color w:val="auto"/>
          <w:lang w:val="nl-NL"/>
        </w:rPr>
        <w:t>1. Cấp độ rủi ro</w:t>
      </w:r>
      <w:bookmarkEnd w:id="90"/>
    </w:p>
    <w:p w14:paraId="617D0299" w14:textId="77777777" w:rsidR="00197D5A" w:rsidRPr="000E47C0" w:rsidRDefault="00197D5A" w:rsidP="00197D5A">
      <w:pPr>
        <w:rPr>
          <w:lang w:val="nl-NL"/>
        </w:rPr>
      </w:pPr>
      <w:r w:rsidRPr="000E47C0">
        <w:rPr>
          <w:lang w:val="nl-NL"/>
        </w:rPr>
        <w:t>Đề án áp dụng mô hình ERM (Enterprise Risk Management), trong đó rủi ro là trách nhiệm của toàn hệ thống chứ không thuộc riêng về từng bộ phận hay các quy định về thể chế. Phạm vi Đề án này nhận dạng các cấp độ rủi ro như sau:</w:t>
      </w:r>
    </w:p>
    <w:p w14:paraId="13D99AFA" w14:textId="77777777" w:rsidR="00197D5A" w:rsidRPr="000E47C0" w:rsidRDefault="00197D5A" w:rsidP="00197D5A">
      <w:pPr>
        <w:pStyle w:val="tnbng"/>
        <w:rPr>
          <w:color w:val="auto"/>
          <w:lang w:val="nl-NL"/>
        </w:rPr>
      </w:pPr>
      <w:bookmarkStart w:id="91" w:name="_Toc238544035"/>
      <w:r w:rsidRPr="000E47C0">
        <w:rPr>
          <w:color w:val="auto"/>
        </w:rPr>
        <w:t>Bảng 23. Nhận dạng rủi ro</w:t>
      </w:r>
      <w:bookmarkEnd w:id="9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701"/>
        <w:gridCol w:w="1417"/>
      </w:tblGrid>
      <w:tr w:rsidR="000E47C0" w:rsidRPr="000E47C0" w14:paraId="2FB84CB3" w14:textId="77777777" w:rsidTr="006047EC">
        <w:trPr>
          <w:tblHeader/>
        </w:trPr>
        <w:tc>
          <w:tcPr>
            <w:tcW w:w="5949" w:type="dxa"/>
            <w:vAlign w:val="center"/>
          </w:tcPr>
          <w:p w14:paraId="1E1B11CF" w14:textId="77777777" w:rsidR="00197D5A" w:rsidRPr="000E47C0" w:rsidRDefault="00197D5A" w:rsidP="006047EC">
            <w:pPr>
              <w:pStyle w:val="IntenseQuote"/>
              <w:jc w:val="center"/>
              <w:rPr>
                <w:b/>
                <w:bCs/>
              </w:rPr>
            </w:pPr>
            <w:r w:rsidRPr="000E47C0">
              <w:rPr>
                <w:b/>
                <w:bCs/>
              </w:rPr>
              <w:t>Phạm vi rủi ro</w:t>
            </w:r>
          </w:p>
        </w:tc>
        <w:tc>
          <w:tcPr>
            <w:tcW w:w="1701" w:type="dxa"/>
            <w:vAlign w:val="center"/>
          </w:tcPr>
          <w:p w14:paraId="0F86F364" w14:textId="77777777" w:rsidR="00197D5A" w:rsidRPr="000E47C0" w:rsidRDefault="00197D5A" w:rsidP="006047EC">
            <w:pPr>
              <w:pStyle w:val="IntenseQuote"/>
              <w:jc w:val="center"/>
              <w:rPr>
                <w:b/>
                <w:bCs/>
              </w:rPr>
            </w:pPr>
            <w:r w:rsidRPr="000E47C0">
              <w:rPr>
                <w:b/>
                <w:bCs/>
              </w:rPr>
              <w:t>Mức độ chấp nhận</w:t>
            </w:r>
          </w:p>
        </w:tc>
        <w:tc>
          <w:tcPr>
            <w:tcW w:w="1417" w:type="dxa"/>
            <w:vAlign w:val="center"/>
          </w:tcPr>
          <w:p w14:paraId="4733F7DA" w14:textId="77777777" w:rsidR="00197D5A" w:rsidRPr="000E47C0" w:rsidRDefault="00197D5A" w:rsidP="006047EC">
            <w:pPr>
              <w:pStyle w:val="IntenseQuote"/>
              <w:jc w:val="center"/>
              <w:rPr>
                <w:b/>
                <w:bCs/>
              </w:rPr>
            </w:pPr>
            <w:r w:rsidRPr="000E47C0">
              <w:rPr>
                <w:b/>
                <w:bCs/>
              </w:rPr>
              <w:t>Ghi chú</w:t>
            </w:r>
          </w:p>
        </w:tc>
      </w:tr>
      <w:tr w:rsidR="000E47C0" w:rsidRPr="000E47C0" w14:paraId="75526267" w14:textId="77777777" w:rsidTr="006047EC">
        <w:tc>
          <w:tcPr>
            <w:tcW w:w="5949" w:type="dxa"/>
            <w:vAlign w:val="center"/>
          </w:tcPr>
          <w:p w14:paraId="4C633516" w14:textId="77777777" w:rsidR="00197D5A" w:rsidRPr="000E47C0" w:rsidRDefault="00197D5A" w:rsidP="006047EC">
            <w:pPr>
              <w:pStyle w:val="IntenseQuote"/>
            </w:pPr>
            <w:r w:rsidRPr="000E47C0">
              <w:t>Vi phạm pháp luật; thất thoát tài sản công; tham nhũng; gian lận kết quả kiểm định; xung đột lợi ích không được kiểm soát; can thiệp trái quy trình vào nghiệp vụ kiểm định</w:t>
            </w:r>
          </w:p>
        </w:tc>
        <w:tc>
          <w:tcPr>
            <w:tcW w:w="1701" w:type="dxa"/>
            <w:vAlign w:val="center"/>
          </w:tcPr>
          <w:p w14:paraId="14F86077" w14:textId="77777777" w:rsidR="00197D5A" w:rsidRPr="000E47C0" w:rsidRDefault="00197D5A" w:rsidP="006047EC">
            <w:pPr>
              <w:pStyle w:val="IntenseQuote"/>
              <w:jc w:val="center"/>
            </w:pPr>
            <w:r w:rsidRPr="000E47C0">
              <w:t>Không chấp nhận</w:t>
            </w:r>
          </w:p>
        </w:tc>
        <w:tc>
          <w:tcPr>
            <w:tcW w:w="1417" w:type="dxa"/>
            <w:vAlign w:val="center"/>
          </w:tcPr>
          <w:p w14:paraId="1799760C" w14:textId="77777777" w:rsidR="00197D5A" w:rsidRPr="000E47C0" w:rsidRDefault="00197D5A" w:rsidP="006047EC">
            <w:pPr>
              <w:pStyle w:val="IntenseQuote"/>
              <w:jc w:val="center"/>
            </w:pPr>
          </w:p>
        </w:tc>
      </w:tr>
      <w:tr w:rsidR="000E47C0" w:rsidRPr="000E47C0" w14:paraId="44B09FAE" w14:textId="77777777" w:rsidTr="006047EC">
        <w:tc>
          <w:tcPr>
            <w:tcW w:w="5949" w:type="dxa"/>
            <w:vAlign w:val="center"/>
          </w:tcPr>
          <w:p w14:paraId="74960486" w14:textId="77777777" w:rsidR="00197D5A" w:rsidRPr="000E47C0" w:rsidRDefault="00197D5A" w:rsidP="006047EC">
            <w:pPr>
              <w:pStyle w:val="IntenseQuote"/>
            </w:pPr>
            <w:r w:rsidRPr="000E47C0">
              <w:t>Đổi mới công nghệ đăng kiểm; thử nghiệm quy trình mới; hợp tác mở rộng với doanh nghiệp; đầu tư theo giai đoạn; biến động phí dịch vụ theo chính sách Nhà nước</w:t>
            </w:r>
          </w:p>
        </w:tc>
        <w:tc>
          <w:tcPr>
            <w:tcW w:w="1701" w:type="dxa"/>
            <w:vAlign w:val="center"/>
          </w:tcPr>
          <w:p w14:paraId="3A38734E" w14:textId="77777777" w:rsidR="00197D5A" w:rsidRPr="000E47C0" w:rsidRDefault="00197D5A" w:rsidP="006047EC">
            <w:pPr>
              <w:pStyle w:val="IntenseQuote"/>
              <w:jc w:val="center"/>
            </w:pPr>
            <w:r w:rsidRPr="000E47C0">
              <w:t>Chấp nhận có kiểm soát</w:t>
            </w:r>
          </w:p>
        </w:tc>
        <w:tc>
          <w:tcPr>
            <w:tcW w:w="1417" w:type="dxa"/>
            <w:vAlign w:val="center"/>
          </w:tcPr>
          <w:p w14:paraId="22AC3D19" w14:textId="77777777" w:rsidR="00197D5A" w:rsidRPr="000E47C0" w:rsidRDefault="00197D5A" w:rsidP="006047EC">
            <w:pPr>
              <w:pStyle w:val="IntenseQuote"/>
              <w:jc w:val="center"/>
            </w:pPr>
          </w:p>
        </w:tc>
      </w:tr>
      <w:tr w:rsidR="000E47C0" w:rsidRPr="000E47C0" w14:paraId="51081CBD" w14:textId="77777777" w:rsidTr="006047EC">
        <w:tc>
          <w:tcPr>
            <w:tcW w:w="5949" w:type="dxa"/>
            <w:vAlign w:val="center"/>
          </w:tcPr>
          <w:p w14:paraId="46EAA782" w14:textId="77777777" w:rsidR="00197D5A" w:rsidRPr="000E47C0" w:rsidRDefault="00197D5A" w:rsidP="006047EC">
            <w:pPr>
              <w:pStyle w:val="IntenseQuote"/>
            </w:pPr>
            <w:r w:rsidRPr="000E47C0">
              <w:t>Sáng kiến cải tiến quy trình; ứng dụng công nghệ số trong quản lý; nâng cao chất lượng đào tạo thực hành; nghiên cứu mở rộng sang dịch vụ kỹ thuật mới</w:t>
            </w:r>
          </w:p>
        </w:tc>
        <w:tc>
          <w:tcPr>
            <w:tcW w:w="1701" w:type="dxa"/>
            <w:vAlign w:val="center"/>
          </w:tcPr>
          <w:p w14:paraId="33290324" w14:textId="77777777" w:rsidR="00197D5A" w:rsidRPr="000E47C0" w:rsidRDefault="00197D5A" w:rsidP="006047EC">
            <w:pPr>
              <w:pStyle w:val="IntenseQuote"/>
              <w:jc w:val="center"/>
            </w:pPr>
            <w:r w:rsidRPr="000E47C0">
              <w:t>Khuyến khích</w:t>
            </w:r>
          </w:p>
        </w:tc>
        <w:tc>
          <w:tcPr>
            <w:tcW w:w="1417" w:type="dxa"/>
            <w:vAlign w:val="center"/>
          </w:tcPr>
          <w:p w14:paraId="476A388C" w14:textId="77777777" w:rsidR="00197D5A" w:rsidRPr="000E47C0" w:rsidRDefault="00197D5A" w:rsidP="006047EC">
            <w:pPr>
              <w:pStyle w:val="IntenseQuote"/>
              <w:jc w:val="center"/>
            </w:pPr>
          </w:p>
        </w:tc>
      </w:tr>
    </w:tbl>
    <w:p w14:paraId="3F435C3F" w14:textId="77777777" w:rsidR="00197D5A" w:rsidRPr="000E47C0" w:rsidRDefault="00197D5A" w:rsidP="00197D5A">
      <w:pPr>
        <w:pStyle w:val="Heading2"/>
        <w:rPr>
          <w:color w:val="auto"/>
          <w:lang w:val="nl-NL"/>
        </w:rPr>
      </w:pPr>
      <w:bookmarkStart w:id="92" w:name="_Toc236064067"/>
      <w:r w:rsidRPr="000E47C0">
        <w:rPr>
          <w:color w:val="auto"/>
          <w:lang w:val="nl-NL"/>
        </w:rPr>
        <w:t>2. Cơ chế kiểm soát rủi ro</w:t>
      </w:r>
      <w:bookmarkEnd w:id="92"/>
    </w:p>
    <w:p w14:paraId="1636B1B5" w14:textId="77777777" w:rsidR="00197D5A" w:rsidRPr="000E47C0" w:rsidRDefault="00197D5A" w:rsidP="00197D5A">
      <w:pPr>
        <w:pStyle w:val="tnbng"/>
        <w:rPr>
          <w:color w:val="auto"/>
          <w:lang w:val="nl-NL"/>
        </w:rPr>
      </w:pPr>
      <w:bookmarkStart w:id="93" w:name="_Toc238544036"/>
      <w:r w:rsidRPr="000E47C0">
        <w:rPr>
          <w:color w:val="auto"/>
        </w:rPr>
        <w:t>Bảng 24. Cơ chế kiểm soát rủi ro</w:t>
      </w:r>
      <w:bookmarkEnd w:id="9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32"/>
        <w:gridCol w:w="2259"/>
        <w:gridCol w:w="991"/>
        <w:gridCol w:w="1837"/>
        <w:gridCol w:w="1858"/>
      </w:tblGrid>
      <w:tr w:rsidR="000E47C0" w:rsidRPr="000E47C0" w14:paraId="10B64ED2" w14:textId="77777777" w:rsidTr="006047EC">
        <w:trPr>
          <w:tblHeader/>
        </w:trPr>
        <w:tc>
          <w:tcPr>
            <w:tcW w:w="590" w:type="dxa"/>
            <w:vAlign w:val="center"/>
          </w:tcPr>
          <w:p w14:paraId="4B4C37E8" w14:textId="77777777" w:rsidR="00197D5A" w:rsidRPr="000E47C0" w:rsidRDefault="00197D5A" w:rsidP="006047EC">
            <w:pPr>
              <w:pStyle w:val="IntenseQuote"/>
              <w:jc w:val="center"/>
              <w:rPr>
                <w:b/>
                <w:bCs/>
              </w:rPr>
            </w:pPr>
            <w:r w:rsidRPr="000E47C0">
              <w:rPr>
                <w:b/>
                <w:bCs/>
              </w:rPr>
              <w:t>TT</w:t>
            </w:r>
          </w:p>
        </w:tc>
        <w:tc>
          <w:tcPr>
            <w:tcW w:w="1532" w:type="dxa"/>
            <w:vAlign w:val="center"/>
          </w:tcPr>
          <w:p w14:paraId="4609A03D" w14:textId="77777777" w:rsidR="00197D5A" w:rsidRPr="000E47C0" w:rsidRDefault="00197D5A" w:rsidP="006047EC">
            <w:pPr>
              <w:pStyle w:val="IntenseQuote"/>
              <w:jc w:val="center"/>
              <w:rPr>
                <w:b/>
                <w:bCs/>
              </w:rPr>
            </w:pPr>
            <w:r w:rsidRPr="000E47C0">
              <w:rPr>
                <w:b/>
                <w:bCs/>
              </w:rPr>
              <w:t>Nhóm rủi ro</w:t>
            </w:r>
          </w:p>
        </w:tc>
        <w:tc>
          <w:tcPr>
            <w:tcW w:w="2259" w:type="dxa"/>
            <w:vAlign w:val="center"/>
          </w:tcPr>
          <w:p w14:paraId="7A551FA5" w14:textId="77777777" w:rsidR="00197D5A" w:rsidRPr="000E47C0" w:rsidRDefault="00197D5A" w:rsidP="006047EC">
            <w:pPr>
              <w:pStyle w:val="IntenseQuote"/>
              <w:jc w:val="center"/>
              <w:rPr>
                <w:b/>
                <w:bCs/>
              </w:rPr>
            </w:pPr>
            <w:r w:rsidRPr="000E47C0">
              <w:rPr>
                <w:b/>
                <w:bCs/>
              </w:rPr>
              <w:t>Mô tả</w:t>
            </w:r>
          </w:p>
        </w:tc>
        <w:tc>
          <w:tcPr>
            <w:tcW w:w="991" w:type="dxa"/>
            <w:vAlign w:val="center"/>
          </w:tcPr>
          <w:p w14:paraId="2EABF4D4" w14:textId="77777777" w:rsidR="00197D5A" w:rsidRPr="000E47C0" w:rsidRDefault="00197D5A" w:rsidP="006047EC">
            <w:pPr>
              <w:pStyle w:val="IntenseQuote"/>
              <w:jc w:val="center"/>
              <w:rPr>
                <w:b/>
                <w:bCs/>
              </w:rPr>
            </w:pPr>
            <w:r w:rsidRPr="000E47C0">
              <w:rPr>
                <w:b/>
                <w:bCs/>
              </w:rPr>
              <w:t>Mức độ</w:t>
            </w:r>
          </w:p>
        </w:tc>
        <w:tc>
          <w:tcPr>
            <w:tcW w:w="1837" w:type="dxa"/>
            <w:vAlign w:val="center"/>
          </w:tcPr>
          <w:p w14:paraId="15DC3479" w14:textId="77777777" w:rsidR="00197D5A" w:rsidRPr="000E47C0" w:rsidRDefault="00197D5A" w:rsidP="006047EC">
            <w:pPr>
              <w:pStyle w:val="IntenseQuote"/>
              <w:jc w:val="center"/>
              <w:rPr>
                <w:b/>
                <w:bCs/>
              </w:rPr>
            </w:pPr>
            <w:r w:rsidRPr="000E47C0">
              <w:rPr>
                <w:b/>
                <w:bCs/>
              </w:rPr>
              <w:t>Dấu hiệu, cảnh báo</w:t>
            </w:r>
          </w:p>
        </w:tc>
        <w:tc>
          <w:tcPr>
            <w:tcW w:w="1858" w:type="dxa"/>
            <w:vAlign w:val="center"/>
          </w:tcPr>
          <w:p w14:paraId="3BD5B610" w14:textId="77777777" w:rsidR="00197D5A" w:rsidRPr="000E47C0" w:rsidRDefault="00197D5A" w:rsidP="006047EC">
            <w:pPr>
              <w:pStyle w:val="IntenseQuote"/>
              <w:jc w:val="center"/>
              <w:rPr>
                <w:b/>
                <w:bCs/>
              </w:rPr>
            </w:pPr>
            <w:r w:rsidRPr="000E47C0">
              <w:rPr>
                <w:b/>
                <w:bCs/>
              </w:rPr>
              <w:t>Biện pháp kiểm soát</w:t>
            </w:r>
          </w:p>
        </w:tc>
      </w:tr>
      <w:tr w:rsidR="000E47C0" w:rsidRPr="000E47C0" w14:paraId="0AC546BD" w14:textId="77777777" w:rsidTr="006047EC">
        <w:tc>
          <w:tcPr>
            <w:tcW w:w="590" w:type="dxa"/>
            <w:vAlign w:val="center"/>
          </w:tcPr>
          <w:p w14:paraId="3CFA7AF2" w14:textId="77777777" w:rsidR="00197D5A" w:rsidRPr="000E47C0" w:rsidRDefault="00197D5A" w:rsidP="006047EC">
            <w:pPr>
              <w:pStyle w:val="IntenseQuote"/>
            </w:pPr>
            <w:r w:rsidRPr="000E47C0">
              <w:t>1</w:t>
            </w:r>
          </w:p>
        </w:tc>
        <w:tc>
          <w:tcPr>
            <w:tcW w:w="1532" w:type="dxa"/>
            <w:vAlign w:val="center"/>
          </w:tcPr>
          <w:p w14:paraId="704B79A4" w14:textId="77777777" w:rsidR="00197D5A" w:rsidRPr="000E47C0" w:rsidRDefault="00197D5A" w:rsidP="006047EC">
            <w:pPr>
              <w:pStyle w:val="IntenseQuote"/>
            </w:pPr>
            <w:r w:rsidRPr="000E47C0">
              <w:t>Pháp lý và tuân thủ</w:t>
            </w:r>
          </w:p>
        </w:tc>
        <w:tc>
          <w:tcPr>
            <w:tcW w:w="2259" w:type="dxa"/>
            <w:vAlign w:val="center"/>
          </w:tcPr>
          <w:p w14:paraId="1A867FB7" w14:textId="77777777" w:rsidR="00197D5A" w:rsidRPr="000E47C0" w:rsidRDefault="00197D5A" w:rsidP="006047EC">
            <w:pPr>
              <w:pStyle w:val="IntenseQuote"/>
            </w:pPr>
            <w:r w:rsidRPr="000E47C0">
              <w:t>Không đáp ứng điều kiện tổ chức hoạt động kiểm định; thay đổi các quy định đột ngột về điều kiện tổ chức hoạt động kiểm định</w:t>
            </w:r>
          </w:p>
        </w:tc>
        <w:tc>
          <w:tcPr>
            <w:tcW w:w="991" w:type="dxa"/>
            <w:vAlign w:val="center"/>
          </w:tcPr>
          <w:p w14:paraId="34DE6221" w14:textId="77777777" w:rsidR="00197D5A" w:rsidRPr="000E47C0" w:rsidRDefault="00197D5A" w:rsidP="006047EC">
            <w:pPr>
              <w:pStyle w:val="IntenseQuote"/>
              <w:jc w:val="center"/>
            </w:pPr>
            <w:r w:rsidRPr="000E47C0">
              <w:t>Cao</w:t>
            </w:r>
          </w:p>
        </w:tc>
        <w:tc>
          <w:tcPr>
            <w:tcW w:w="1837" w:type="dxa"/>
            <w:vAlign w:val="center"/>
          </w:tcPr>
          <w:p w14:paraId="52674CE0" w14:textId="77777777" w:rsidR="00197D5A" w:rsidRPr="000E47C0" w:rsidRDefault="00197D5A" w:rsidP="006047EC">
            <w:pPr>
              <w:pStyle w:val="IntenseQuote"/>
            </w:pPr>
            <w:r w:rsidRPr="000E47C0">
              <w:t>Số ngày còn hiệu lực GCN; số văn bản pháp luật mới ban hành hàng quý</w:t>
            </w:r>
          </w:p>
        </w:tc>
        <w:tc>
          <w:tcPr>
            <w:tcW w:w="1858" w:type="dxa"/>
            <w:vAlign w:val="center"/>
          </w:tcPr>
          <w:p w14:paraId="5FFD12C0" w14:textId="77777777" w:rsidR="00197D5A" w:rsidRPr="000E47C0" w:rsidRDefault="00197D5A" w:rsidP="006047EC">
            <w:pPr>
              <w:pStyle w:val="IntenseQuote"/>
            </w:pPr>
            <w:r w:rsidRPr="000E47C0">
              <w:t>Theo dõi pháp lý định kỳ; dự phòng điều kiện vượt mức tối thiểu 20%</w:t>
            </w:r>
          </w:p>
        </w:tc>
      </w:tr>
      <w:tr w:rsidR="000E47C0" w:rsidRPr="000E47C0" w14:paraId="1D46D2C1" w14:textId="77777777" w:rsidTr="006047EC">
        <w:tc>
          <w:tcPr>
            <w:tcW w:w="590" w:type="dxa"/>
            <w:vAlign w:val="center"/>
          </w:tcPr>
          <w:p w14:paraId="4D378538" w14:textId="77777777" w:rsidR="00197D5A" w:rsidRPr="000E47C0" w:rsidRDefault="00197D5A" w:rsidP="006047EC">
            <w:pPr>
              <w:pStyle w:val="IntenseQuote"/>
            </w:pPr>
            <w:r w:rsidRPr="000E47C0">
              <w:t>2</w:t>
            </w:r>
          </w:p>
        </w:tc>
        <w:tc>
          <w:tcPr>
            <w:tcW w:w="1532" w:type="dxa"/>
            <w:vAlign w:val="center"/>
          </w:tcPr>
          <w:p w14:paraId="65FE96E6" w14:textId="77777777" w:rsidR="00197D5A" w:rsidRPr="000E47C0" w:rsidRDefault="00197D5A" w:rsidP="006047EC">
            <w:pPr>
              <w:pStyle w:val="IntenseQuote"/>
            </w:pPr>
            <w:r w:rsidRPr="000E47C0">
              <w:t>Tài chính</w:t>
            </w:r>
          </w:p>
        </w:tc>
        <w:tc>
          <w:tcPr>
            <w:tcW w:w="2259" w:type="dxa"/>
            <w:vAlign w:val="center"/>
          </w:tcPr>
          <w:p w14:paraId="72EFE26C" w14:textId="77777777" w:rsidR="00197D5A" w:rsidRPr="000E47C0" w:rsidRDefault="00197D5A" w:rsidP="006047EC">
            <w:pPr>
              <w:pStyle w:val="IntenseQuote"/>
            </w:pPr>
            <w:r w:rsidRPr="000E47C0">
              <w:t>Doanh thu thực tế dưới mức dự báo; lỗ kéo dài</w:t>
            </w:r>
          </w:p>
        </w:tc>
        <w:tc>
          <w:tcPr>
            <w:tcW w:w="991" w:type="dxa"/>
            <w:vAlign w:val="center"/>
          </w:tcPr>
          <w:p w14:paraId="77CE4683" w14:textId="77777777" w:rsidR="00197D5A" w:rsidRPr="000E47C0" w:rsidRDefault="00197D5A" w:rsidP="006047EC">
            <w:pPr>
              <w:pStyle w:val="IntenseQuote"/>
              <w:jc w:val="center"/>
            </w:pPr>
            <w:r w:rsidRPr="000E47C0">
              <w:t>Trung bình - Cao</w:t>
            </w:r>
          </w:p>
        </w:tc>
        <w:tc>
          <w:tcPr>
            <w:tcW w:w="1837" w:type="dxa"/>
            <w:vAlign w:val="center"/>
          </w:tcPr>
          <w:p w14:paraId="3F740467" w14:textId="77777777" w:rsidR="00197D5A" w:rsidRPr="000E47C0" w:rsidRDefault="00197D5A" w:rsidP="006047EC">
            <w:pPr>
              <w:pStyle w:val="IntenseQuote"/>
            </w:pPr>
            <w:r w:rsidRPr="000E47C0">
              <w:t>Doanh thu thực tế với kế hoạch (hằng tháng); tỷ lệ công suất khai thác giảm</w:t>
            </w:r>
          </w:p>
        </w:tc>
        <w:tc>
          <w:tcPr>
            <w:tcW w:w="1858" w:type="dxa"/>
            <w:vAlign w:val="center"/>
          </w:tcPr>
          <w:p w14:paraId="60D9C426" w14:textId="77777777" w:rsidR="00197D5A" w:rsidRPr="000E47C0" w:rsidRDefault="00197D5A" w:rsidP="006047EC">
            <w:pPr>
              <w:pStyle w:val="IntenseQuote"/>
            </w:pPr>
            <w:r w:rsidRPr="000E47C0">
              <w:t>Cơ chế cắt giảm chi phí; quỹ dự phòng 3 tháng chi phí vận hành</w:t>
            </w:r>
          </w:p>
        </w:tc>
      </w:tr>
      <w:tr w:rsidR="000E47C0" w:rsidRPr="000E47C0" w14:paraId="19FF1056" w14:textId="77777777" w:rsidTr="006047EC">
        <w:tc>
          <w:tcPr>
            <w:tcW w:w="590" w:type="dxa"/>
            <w:vAlign w:val="center"/>
          </w:tcPr>
          <w:p w14:paraId="410FEDA3" w14:textId="77777777" w:rsidR="00197D5A" w:rsidRPr="000E47C0" w:rsidRDefault="00197D5A" w:rsidP="006047EC">
            <w:pPr>
              <w:pStyle w:val="IntenseQuote"/>
            </w:pPr>
            <w:r w:rsidRPr="000E47C0">
              <w:t>3</w:t>
            </w:r>
          </w:p>
        </w:tc>
        <w:tc>
          <w:tcPr>
            <w:tcW w:w="1532" w:type="dxa"/>
            <w:vAlign w:val="center"/>
          </w:tcPr>
          <w:p w14:paraId="1B1C508C" w14:textId="77777777" w:rsidR="00197D5A" w:rsidRPr="000E47C0" w:rsidRDefault="00197D5A" w:rsidP="006047EC">
            <w:pPr>
              <w:pStyle w:val="IntenseQuote"/>
            </w:pPr>
            <w:r w:rsidRPr="000E47C0">
              <w:t>Tài sản công</w:t>
            </w:r>
          </w:p>
        </w:tc>
        <w:tc>
          <w:tcPr>
            <w:tcW w:w="2259" w:type="dxa"/>
            <w:vAlign w:val="center"/>
          </w:tcPr>
          <w:p w14:paraId="284AC588" w14:textId="77777777" w:rsidR="00197D5A" w:rsidRPr="000E47C0" w:rsidRDefault="00197D5A" w:rsidP="006047EC">
            <w:pPr>
              <w:pStyle w:val="IntenseQuote"/>
            </w:pPr>
            <w:r w:rsidRPr="000E47C0">
              <w:t>Định giá đất sai; mất quyền kiểm soát tài sản</w:t>
            </w:r>
          </w:p>
        </w:tc>
        <w:tc>
          <w:tcPr>
            <w:tcW w:w="991" w:type="dxa"/>
            <w:vAlign w:val="center"/>
          </w:tcPr>
          <w:p w14:paraId="5788AE7F" w14:textId="77777777" w:rsidR="00197D5A" w:rsidRPr="000E47C0" w:rsidRDefault="00197D5A" w:rsidP="006047EC">
            <w:pPr>
              <w:pStyle w:val="IntenseQuote"/>
              <w:jc w:val="center"/>
            </w:pPr>
            <w:r w:rsidRPr="000E47C0">
              <w:t>Cao</w:t>
            </w:r>
          </w:p>
        </w:tc>
        <w:tc>
          <w:tcPr>
            <w:tcW w:w="1837" w:type="dxa"/>
            <w:vAlign w:val="center"/>
          </w:tcPr>
          <w:p w14:paraId="319B31E7" w14:textId="77777777" w:rsidR="00197D5A" w:rsidRPr="000E47C0" w:rsidRDefault="00197D5A" w:rsidP="006047EC">
            <w:pPr>
              <w:pStyle w:val="IntenseQuote"/>
            </w:pPr>
            <w:r w:rsidRPr="000E47C0">
              <w:t>Kết quả kiểm toán hằng năm; kiến nghị thanh tra liên quan đến tài sản</w:t>
            </w:r>
          </w:p>
        </w:tc>
        <w:tc>
          <w:tcPr>
            <w:tcW w:w="1858" w:type="dxa"/>
            <w:vAlign w:val="center"/>
          </w:tcPr>
          <w:p w14:paraId="29D636BF" w14:textId="77777777" w:rsidR="00197D5A" w:rsidRPr="000E47C0" w:rsidRDefault="00197D5A" w:rsidP="006047EC">
            <w:pPr>
              <w:pStyle w:val="IntenseQuote"/>
            </w:pPr>
            <w:r w:rsidRPr="000E47C0">
              <w:t>Kiểm soát chặt chẽ, không thế chấp tài sản công; thẩm định giá tài sản độc lập</w:t>
            </w:r>
          </w:p>
        </w:tc>
      </w:tr>
      <w:tr w:rsidR="000E47C0" w:rsidRPr="000E47C0" w14:paraId="2165D63E" w14:textId="77777777" w:rsidTr="006047EC">
        <w:tc>
          <w:tcPr>
            <w:tcW w:w="590" w:type="dxa"/>
            <w:vAlign w:val="center"/>
          </w:tcPr>
          <w:p w14:paraId="692269A3" w14:textId="77777777" w:rsidR="00197D5A" w:rsidRPr="000E47C0" w:rsidRDefault="00197D5A" w:rsidP="006047EC">
            <w:pPr>
              <w:pStyle w:val="IntenseQuote"/>
            </w:pPr>
            <w:r w:rsidRPr="000E47C0">
              <w:t>4</w:t>
            </w:r>
          </w:p>
        </w:tc>
        <w:tc>
          <w:tcPr>
            <w:tcW w:w="1532" w:type="dxa"/>
            <w:vAlign w:val="center"/>
          </w:tcPr>
          <w:p w14:paraId="683B8D78" w14:textId="77777777" w:rsidR="00197D5A" w:rsidRPr="000E47C0" w:rsidRDefault="00197D5A" w:rsidP="006047EC">
            <w:pPr>
              <w:pStyle w:val="IntenseQuote"/>
            </w:pPr>
            <w:r w:rsidRPr="000E47C0">
              <w:t>Nhà đầu tư</w:t>
            </w:r>
          </w:p>
        </w:tc>
        <w:tc>
          <w:tcPr>
            <w:tcW w:w="2259" w:type="dxa"/>
            <w:vAlign w:val="center"/>
          </w:tcPr>
          <w:p w14:paraId="4FAF2D14" w14:textId="77777777" w:rsidR="00197D5A" w:rsidRPr="000E47C0" w:rsidRDefault="00197D5A" w:rsidP="006047EC">
            <w:pPr>
              <w:pStyle w:val="IntenseQuote"/>
            </w:pPr>
            <w:r w:rsidRPr="000E47C0">
              <w:t>Nhà đầu tư rút vốn hoặc vi phạm cam kết góp vốn</w:t>
            </w:r>
          </w:p>
        </w:tc>
        <w:tc>
          <w:tcPr>
            <w:tcW w:w="991" w:type="dxa"/>
            <w:vAlign w:val="center"/>
          </w:tcPr>
          <w:p w14:paraId="0E61351B" w14:textId="77777777" w:rsidR="00197D5A" w:rsidRPr="000E47C0" w:rsidRDefault="00197D5A" w:rsidP="006047EC">
            <w:pPr>
              <w:pStyle w:val="IntenseQuote"/>
              <w:jc w:val="center"/>
            </w:pPr>
            <w:r w:rsidRPr="000E47C0">
              <w:t>Trung bình -Cao</w:t>
            </w:r>
          </w:p>
        </w:tc>
        <w:tc>
          <w:tcPr>
            <w:tcW w:w="1837" w:type="dxa"/>
            <w:vAlign w:val="center"/>
          </w:tcPr>
          <w:p w14:paraId="423F024F" w14:textId="77777777" w:rsidR="00197D5A" w:rsidRPr="000E47C0" w:rsidRDefault="00197D5A" w:rsidP="006047EC">
            <w:pPr>
              <w:pStyle w:val="IntenseQuote"/>
            </w:pPr>
            <w:r w:rsidRPr="000E47C0">
              <w:t>Tiến độ góp vốn; vi phạm điều khoản hợp đồng</w:t>
            </w:r>
          </w:p>
        </w:tc>
        <w:tc>
          <w:tcPr>
            <w:tcW w:w="1858" w:type="dxa"/>
            <w:vAlign w:val="center"/>
          </w:tcPr>
          <w:p w14:paraId="06485EB4" w14:textId="77777777" w:rsidR="00197D5A" w:rsidRPr="000E47C0" w:rsidRDefault="00197D5A" w:rsidP="006047EC">
            <w:pPr>
              <w:pStyle w:val="IntenseQuote"/>
            </w:pPr>
            <w:r w:rsidRPr="000E47C0">
              <w:t>Quy định cụ thề về quyền ưu tiên mua; xác định rõ điều khoản phạt vi phạm hợp đồng; không được phép chuyển nhượng trong 3 năm đầu</w:t>
            </w:r>
          </w:p>
        </w:tc>
      </w:tr>
      <w:tr w:rsidR="000E47C0" w:rsidRPr="000E47C0" w14:paraId="321E614F" w14:textId="77777777" w:rsidTr="006047EC">
        <w:tc>
          <w:tcPr>
            <w:tcW w:w="590" w:type="dxa"/>
            <w:vAlign w:val="center"/>
          </w:tcPr>
          <w:p w14:paraId="5AD8BA80" w14:textId="77777777" w:rsidR="00197D5A" w:rsidRPr="000E47C0" w:rsidRDefault="00197D5A" w:rsidP="006047EC">
            <w:pPr>
              <w:pStyle w:val="IntenseQuote"/>
            </w:pPr>
            <w:r w:rsidRPr="000E47C0">
              <w:t>5</w:t>
            </w:r>
          </w:p>
        </w:tc>
        <w:tc>
          <w:tcPr>
            <w:tcW w:w="1532" w:type="dxa"/>
            <w:vAlign w:val="center"/>
          </w:tcPr>
          <w:p w14:paraId="4777A042" w14:textId="77777777" w:rsidR="00197D5A" w:rsidRPr="000E47C0" w:rsidRDefault="00197D5A" w:rsidP="006047EC">
            <w:pPr>
              <w:pStyle w:val="IntenseQuote"/>
            </w:pPr>
            <w:r w:rsidRPr="000E47C0">
              <w:t>Vận hành</w:t>
            </w:r>
          </w:p>
        </w:tc>
        <w:tc>
          <w:tcPr>
            <w:tcW w:w="2259" w:type="dxa"/>
            <w:vAlign w:val="center"/>
          </w:tcPr>
          <w:p w14:paraId="534BE30F" w14:textId="77777777" w:rsidR="00197D5A" w:rsidRPr="000E47C0" w:rsidRDefault="00197D5A" w:rsidP="006047EC">
            <w:pPr>
              <w:pStyle w:val="IntenseQuote"/>
            </w:pPr>
            <w:r w:rsidRPr="000E47C0">
              <w:t>Thiết bị kiểm định ngừng hoạt động; lỗi quy trình</w:t>
            </w:r>
          </w:p>
        </w:tc>
        <w:tc>
          <w:tcPr>
            <w:tcW w:w="991" w:type="dxa"/>
            <w:vAlign w:val="center"/>
          </w:tcPr>
          <w:p w14:paraId="2152A38C" w14:textId="77777777" w:rsidR="00197D5A" w:rsidRPr="000E47C0" w:rsidRDefault="00197D5A" w:rsidP="006047EC">
            <w:pPr>
              <w:pStyle w:val="IntenseQuote"/>
              <w:jc w:val="center"/>
            </w:pPr>
            <w:r w:rsidRPr="000E47C0">
              <w:t>Trung bình</w:t>
            </w:r>
          </w:p>
        </w:tc>
        <w:tc>
          <w:tcPr>
            <w:tcW w:w="1837" w:type="dxa"/>
            <w:vAlign w:val="center"/>
          </w:tcPr>
          <w:p w14:paraId="7A58F751" w14:textId="77777777" w:rsidR="00197D5A" w:rsidRPr="000E47C0" w:rsidRDefault="00197D5A" w:rsidP="006047EC">
            <w:pPr>
              <w:pStyle w:val="IntenseQuote"/>
            </w:pPr>
            <w:r w:rsidRPr="000E47C0">
              <w:t>Thời gian dừng máy trung bình; số lỗi quy trình phát hiện hằng tháng</w:t>
            </w:r>
          </w:p>
        </w:tc>
        <w:tc>
          <w:tcPr>
            <w:tcW w:w="1858" w:type="dxa"/>
            <w:vAlign w:val="center"/>
          </w:tcPr>
          <w:p w14:paraId="4214C6E0" w14:textId="77777777" w:rsidR="00197D5A" w:rsidRPr="000E47C0" w:rsidRDefault="00197D5A" w:rsidP="006047EC">
            <w:pPr>
              <w:pStyle w:val="IntenseQuote"/>
            </w:pPr>
            <w:r w:rsidRPr="000E47C0">
              <w:t>Hợp đồng bảo trì thiết bị; thiết bị dự phòng; quy trình kiểm tra định kỳ</w:t>
            </w:r>
          </w:p>
        </w:tc>
      </w:tr>
      <w:tr w:rsidR="000E47C0" w:rsidRPr="000E47C0" w14:paraId="69182B5A" w14:textId="77777777" w:rsidTr="006047EC">
        <w:tc>
          <w:tcPr>
            <w:tcW w:w="590" w:type="dxa"/>
            <w:vAlign w:val="center"/>
          </w:tcPr>
          <w:p w14:paraId="5287D6AF" w14:textId="77777777" w:rsidR="00197D5A" w:rsidRPr="000E47C0" w:rsidRDefault="00197D5A" w:rsidP="006047EC">
            <w:pPr>
              <w:pStyle w:val="IntenseQuote"/>
            </w:pPr>
            <w:r w:rsidRPr="000E47C0">
              <w:t>6</w:t>
            </w:r>
          </w:p>
        </w:tc>
        <w:tc>
          <w:tcPr>
            <w:tcW w:w="1532" w:type="dxa"/>
            <w:vAlign w:val="center"/>
          </w:tcPr>
          <w:p w14:paraId="4043E040" w14:textId="77777777" w:rsidR="00197D5A" w:rsidRPr="000E47C0" w:rsidRDefault="00197D5A" w:rsidP="006047EC">
            <w:pPr>
              <w:pStyle w:val="IntenseQuote"/>
            </w:pPr>
            <w:r w:rsidRPr="000E47C0">
              <w:t>Nhân sự</w:t>
            </w:r>
          </w:p>
        </w:tc>
        <w:tc>
          <w:tcPr>
            <w:tcW w:w="2259" w:type="dxa"/>
            <w:vAlign w:val="center"/>
          </w:tcPr>
          <w:p w14:paraId="06FEC794" w14:textId="77777777" w:rsidR="00197D5A" w:rsidRPr="000E47C0" w:rsidRDefault="00197D5A" w:rsidP="006047EC">
            <w:pPr>
              <w:pStyle w:val="IntenseQuote"/>
            </w:pPr>
            <w:r w:rsidRPr="000E47C0">
              <w:t>Thiếu ĐKV đủ tiêu chuẩn; nhân sự chủ chốt nghỉ việc</w:t>
            </w:r>
          </w:p>
        </w:tc>
        <w:tc>
          <w:tcPr>
            <w:tcW w:w="991" w:type="dxa"/>
            <w:vAlign w:val="center"/>
          </w:tcPr>
          <w:p w14:paraId="773B2173" w14:textId="77777777" w:rsidR="00197D5A" w:rsidRPr="000E47C0" w:rsidRDefault="00197D5A" w:rsidP="006047EC">
            <w:pPr>
              <w:pStyle w:val="IntenseQuote"/>
              <w:jc w:val="center"/>
            </w:pPr>
            <w:r w:rsidRPr="000E47C0">
              <w:t>Trung bình</w:t>
            </w:r>
          </w:p>
        </w:tc>
        <w:tc>
          <w:tcPr>
            <w:tcW w:w="1837" w:type="dxa"/>
            <w:vAlign w:val="center"/>
          </w:tcPr>
          <w:p w14:paraId="327F2AD2" w14:textId="77777777" w:rsidR="00197D5A" w:rsidRPr="000E47C0" w:rsidRDefault="00197D5A" w:rsidP="006047EC">
            <w:pPr>
              <w:pStyle w:val="IntenseQuote"/>
            </w:pPr>
            <w:r w:rsidRPr="000E47C0">
              <w:t>Tỷ lệ nghỉ việc; số ĐKV dưới ngưỡng tối thiểu</w:t>
            </w:r>
          </w:p>
        </w:tc>
        <w:tc>
          <w:tcPr>
            <w:tcW w:w="1858" w:type="dxa"/>
            <w:vAlign w:val="center"/>
          </w:tcPr>
          <w:p w14:paraId="539A7F72" w14:textId="77777777" w:rsidR="00197D5A" w:rsidRPr="000E47C0" w:rsidRDefault="00197D5A" w:rsidP="006047EC">
            <w:pPr>
              <w:pStyle w:val="IntenseQuote"/>
            </w:pPr>
            <w:r w:rsidRPr="000E47C0">
              <w:t>Kế hoạch đào tạo kế cận; hợp đồng ràng buộc tối thiểu 2 năm với ĐKV</w:t>
            </w:r>
          </w:p>
        </w:tc>
      </w:tr>
      <w:tr w:rsidR="000E47C0" w:rsidRPr="000E47C0" w14:paraId="298F04FB" w14:textId="77777777" w:rsidTr="006047EC">
        <w:tc>
          <w:tcPr>
            <w:tcW w:w="590" w:type="dxa"/>
            <w:vAlign w:val="center"/>
          </w:tcPr>
          <w:p w14:paraId="5F440DF6" w14:textId="77777777" w:rsidR="00197D5A" w:rsidRPr="000E47C0" w:rsidRDefault="00197D5A" w:rsidP="006047EC">
            <w:pPr>
              <w:pStyle w:val="IntenseQuote"/>
            </w:pPr>
            <w:r w:rsidRPr="000E47C0">
              <w:t>7</w:t>
            </w:r>
          </w:p>
        </w:tc>
        <w:tc>
          <w:tcPr>
            <w:tcW w:w="1532" w:type="dxa"/>
            <w:vAlign w:val="center"/>
          </w:tcPr>
          <w:p w14:paraId="50D87048" w14:textId="77777777" w:rsidR="00197D5A" w:rsidRPr="000E47C0" w:rsidRDefault="00197D5A" w:rsidP="006047EC">
            <w:pPr>
              <w:pStyle w:val="IntenseQuote"/>
            </w:pPr>
            <w:r w:rsidRPr="000E47C0">
              <w:t>Công nghệ</w:t>
            </w:r>
          </w:p>
        </w:tc>
        <w:tc>
          <w:tcPr>
            <w:tcW w:w="2259" w:type="dxa"/>
            <w:vAlign w:val="center"/>
          </w:tcPr>
          <w:p w14:paraId="1A5852CD" w14:textId="77777777" w:rsidR="00197D5A" w:rsidRPr="000E47C0" w:rsidRDefault="00197D5A" w:rsidP="006047EC">
            <w:pPr>
              <w:pStyle w:val="IntenseQuote"/>
            </w:pPr>
            <w:r w:rsidRPr="000E47C0">
              <w:t>Sự cố hệ thống CNTT; lỗi phần mềm quản lý dữ liệu</w:t>
            </w:r>
          </w:p>
        </w:tc>
        <w:tc>
          <w:tcPr>
            <w:tcW w:w="991" w:type="dxa"/>
            <w:vAlign w:val="center"/>
          </w:tcPr>
          <w:p w14:paraId="496D3161" w14:textId="77777777" w:rsidR="00197D5A" w:rsidRPr="000E47C0" w:rsidRDefault="00197D5A" w:rsidP="006047EC">
            <w:pPr>
              <w:pStyle w:val="IntenseQuote"/>
              <w:jc w:val="center"/>
            </w:pPr>
            <w:r w:rsidRPr="000E47C0">
              <w:t>Thấp - Trung bình</w:t>
            </w:r>
          </w:p>
        </w:tc>
        <w:tc>
          <w:tcPr>
            <w:tcW w:w="1837" w:type="dxa"/>
            <w:vAlign w:val="center"/>
          </w:tcPr>
          <w:p w14:paraId="7D0C24D6" w14:textId="77777777" w:rsidR="00197D5A" w:rsidRPr="000E47C0" w:rsidRDefault="00197D5A" w:rsidP="006047EC">
            <w:pPr>
              <w:pStyle w:val="IntenseQuote"/>
            </w:pPr>
            <w:r w:rsidRPr="000E47C0">
              <w:t>Thời gian sự cố hệ thống; số sự cố bảo mật dữ liệu</w:t>
            </w:r>
          </w:p>
        </w:tc>
        <w:tc>
          <w:tcPr>
            <w:tcW w:w="1858" w:type="dxa"/>
            <w:vAlign w:val="center"/>
          </w:tcPr>
          <w:p w14:paraId="55EE1456" w14:textId="77777777" w:rsidR="00197D5A" w:rsidRPr="000E47C0" w:rsidRDefault="00197D5A" w:rsidP="006047EC">
            <w:pPr>
              <w:pStyle w:val="IntenseQuote"/>
            </w:pPr>
            <w:r w:rsidRPr="000E47C0">
              <w:t>Sao lưu dữ liệu hằng ngày; hợp đồng hỗ trợ kỹ thuật 24/7</w:t>
            </w:r>
          </w:p>
        </w:tc>
      </w:tr>
      <w:tr w:rsidR="000E47C0" w:rsidRPr="000E47C0" w14:paraId="1150B681" w14:textId="77777777" w:rsidTr="006047EC">
        <w:tc>
          <w:tcPr>
            <w:tcW w:w="590" w:type="dxa"/>
            <w:vAlign w:val="center"/>
          </w:tcPr>
          <w:p w14:paraId="6EBECD93" w14:textId="77777777" w:rsidR="00197D5A" w:rsidRPr="000E47C0" w:rsidRDefault="00197D5A" w:rsidP="006047EC">
            <w:pPr>
              <w:pStyle w:val="IntenseQuote"/>
            </w:pPr>
            <w:r w:rsidRPr="000E47C0">
              <w:t>8</w:t>
            </w:r>
          </w:p>
        </w:tc>
        <w:tc>
          <w:tcPr>
            <w:tcW w:w="1532" w:type="dxa"/>
            <w:vAlign w:val="center"/>
          </w:tcPr>
          <w:p w14:paraId="28E169AE" w14:textId="77777777" w:rsidR="00197D5A" w:rsidRPr="000E47C0" w:rsidRDefault="00197D5A" w:rsidP="006047EC">
            <w:pPr>
              <w:pStyle w:val="IntenseQuote"/>
            </w:pPr>
            <w:r w:rsidRPr="000E47C0">
              <w:t>Uy tín</w:t>
            </w:r>
          </w:p>
        </w:tc>
        <w:tc>
          <w:tcPr>
            <w:tcW w:w="2259" w:type="dxa"/>
            <w:vAlign w:val="center"/>
          </w:tcPr>
          <w:p w14:paraId="6A9FF3A0" w14:textId="77777777" w:rsidR="00197D5A" w:rsidRPr="000E47C0" w:rsidRDefault="00197D5A" w:rsidP="006047EC">
            <w:pPr>
              <w:pStyle w:val="IntenseQuote"/>
            </w:pPr>
            <w:r w:rsidRPr="000E47C0">
              <w:t>Sự cố kỹ thuật gây tai nạn cho xe sau kiểm định; phản ánh tiêu cực</w:t>
            </w:r>
          </w:p>
        </w:tc>
        <w:tc>
          <w:tcPr>
            <w:tcW w:w="991" w:type="dxa"/>
            <w:vAlign w:val="center"/>
          </w:tcPr>
          <w:p w14:paraId="155242E7" w14:textId="77777777" w:rsidR="00197D5A" w:rsidRPr="000E47C0" w:rsidRDefault="00197D5A" w:rsidP="006047EC">
            <w:pPr>
              <w:pStyle w:val="IntenseQuote"/>
              <w:jc w:val="center"/>
            </w:pPr>
            <w:r w:rsidRPr="000E47C0">
              <w:t>Cao</w:t>
            </w:r>
          </w:p>
        </w:tc>
        <w:tc>
          <w:tcPr>
            <w:tcW w:w="1837" w:type="dxa"/>
            <w:vAlign w:val="center"/>
          </w:tcPr>
          <w:p w14:paraId="0FDD627A" w14:textId="77777777" w:rsidR="00197D5A" w:rsidRPr="000E47C0" w:rsidRDefault="00197D5A" w:rsidP="006047EC">
            <w:pPr>
              <w:pStyle w:val="IntenseQuote"/>
            </w:pPr>
            <w:r w:rsidRPr="000E47C0">
              <w:t>Số khiếu nại khách hàng; sự cố xe liên quan sau kiểm định</w:t>
            </w:r>
          </w:p>
        </w:tc>
        <w:tc>
          <w:tcPr>
            <w:tcW w:w="1858" w:type="dxa"/>
            <w:vAlign w:val="center"/>
          </w:tcPr>
          <w:p w14:paraId="3B178B88" w14:textId="77777777" w:rsidR="00197D5A" w:rsidRPr="000E47C0" w:rsidRDefault="00197D5A" w:rsidP="006047EC">
            <w:pPr>
              <w:pStyle w:val="IntenseQuote"/>
            </w:pPr>
            <w:r w:rsidRPr="000E47C0">
              <w:t>Kiểm soát chất lượng nghiêm ngặt, theo quy trình ISO</w:t>
            </w:r>
          </w:p>
        </w:tc>
      </w:tr>
      <w:tr w:rsidR="00197D5A" w:rsidRPr="000E47C0" w14:paraId="3C791F6B" w14:textId="77777777" w:rsidTr="006047EC">
        <w:tc>
          <w:tcPr>
            <w:tcW w:w="590" w:type="dxa"/>
            <w:vAlign w:val="center"/>
          </w:tcPr>
          <w:p w14:paraId="60761B06" w14:textId="77777777" w:rsidR="00197D5A" w:rsidRPr="000E47C0" w:rsidRDefault="00197D5A" w:rsidP="006047EC">
            <w:pPr>
              <w:pStyle w:val="IntenseQuote"/>
            </w:pPr>
            <w:r w:rsidRPr="000E47C0">
              <w:t>9</w:t>
            </w:r>
          </w:p>
        </w:tc>
        <w:tc>
          <w:tcPr>
            <w:tcW w:w="1532" w:type="dxa"/>
            <w:vAlign w:val="center"/>
          </w:tcPr>
          <w:p w14:paraId="2DF79CCF" w14:textId="77777777" w:rsidR="00197D5A" w:rsidRPr="000E47C0" w:rsidRDefault="00197D5A" w:rsidP="006047EC">
            <w:pPr>
              <w:pStyle w:val="IntenseQuote"/>
            </w:pPr>
            <w:r w:rsidRPr="000E47C0">
              <w:t>Thay đổi chính sách</w:t>
            </w:r>
          </w:p>
        </w:tc>
        <w:tc>
          <w:tcPr>
            <w:tcW w:w="2259" w:type="dxa"/>
            <w:vAlign w:val="center"/>
          </w:tcPr>
          <w:p w14:paraId="0F476CB2" w14:textId="77777777" w:rsidR="00197D5A" w:rsidRPr="000E47C0" w:rsidRDefault="00197D5A" w:rsidP="006047EC">
            <w:pPr>
              <w:pStyle w:val="IntenseQuote"/>
            </w:pPr>
            <w:r w:rsidRPr="000E47C0">
              <w:t>Thay đổi biểu phí; thay đổi quy chuẩn kỹ thuật</w:t>
            </w:r>
          </w:p>
        </w:tc>
        <w:tc>
          <w:tcPr>
            <w:tcW w:w="991" w:type="dxa"/>
            <w:vAlign w:val="center"/>
          </w:tcPr>
          <w:p w14:paraId="4221A4AF" w14:textId="77777777" w:rsidR="00197D5A" w:rsidRPr="000E47C0" w:rsidRDefault="00197D5A" w:rsidP="006047EC">
            <w:pPr>
              <w:pStyle w:val="IntenseQuote"/>
              <w:jc w:val="center"/>
            </w:pPr>
            <w:r w:rsidRPr="000E47C0">
              <w:t>Thấp -Trung bình</w:t>
            </w:r>
          </w:p>
        </w:tc>
        <w:tc>
          <w:tcPr>
            <w:tcW w:w="1837" w:type="dxa"/>
            <w:vAlign w:val="center"/>
          </w:tcPr>
          <w:p w14:paraId="1FB79402" w14:textId="77777777" w:rsidR="00197D5A" w:rsidRPr="000E47C0" w:rsidRDefault="00197D5A" w:rsidP="006047EC">
            <w:pPr>
              <w:pStyle w:val="IntenseQuote"/>
            </w:pPr>
            <w:r w:rsidRPr="000E47C0">
              <w:t>Theo dõi, dự báo chính sách phí mỗi 6 tháng</w:t>
            </w:r>
          </w:p>
        </w:tc>
        <w:tc>
          <w:tcPr>
            <w:tcW w:w="1858" w:type="dxa"/>
            <w:vAlign w:val="center"/>
          </w:tcPr>
          <w:p w14:paraId="60B5E0AC" w14:textId="77777777" w:rsidR="00197D5A" w:rsidRPr="000E47C0" w:rsidRDefault="00197D5A" w:rsidP="006047EC">
            <w:pPr>
              <w:pStyle w:val="IntenseQuote"/>
            </w:pPr>
            <w:r w:rsidRPr="000E47C0">
              <w:t>Dự phòng biến động phí khoảng 15% trong kế hoạch tài chính</w:t>
            </w:r>
          </w:p>
        </w:tc>
      </w:tr>
    </w:tbl>
    <w:p w14:paraId="0DB72C28" w14:textId="77777777" w:rsidR="00A5735C" w:rsidRPr="000E47C0" w:rsidRDefault="00A5735C" w:rsidP="007924DB">
      <w:bookmarkStart w:id="94" w:name="_Toc236064068"/>
    </w:p>
    <w:p w14:paraId="4725BDAB" w14:textId="77777777" w:rsidR="00197D5A" w:rsidRPr="000E47C0" w:rsidRDefault="00197D5A" w:rsidP="00197D5A">
      <w:pPr>
        <w:pStyle w:val="Heading4"/>
        <w:rPr>
          <w:color w:val="auto"/>
        </w:rPr>
      </w:pPr>
      <w:r w:rsidRPr="000E47C0">
        <w:rPr>
          <w:color w:val="auto"/>
        </w:rPr>
        <w:t>Phần V</w:t>
      </w:r>
      <w:bookmarkEnd w:id="94"/>
    </w:p>
    <w:p w14:paraId="0DEA195F" w14:textId="77777777" w:rsidR="00197D5A" w:rsidRPr="000E47C0" w:rsidRDefault="00197D5A" w:rsidP="00197D5A">
      <w:pPr>
        <w:pStyle w:val="Heading4"/>
        <w:rPr>
          <w:color w:val="auto"/>
        </w:rPr>
      </w:pPr>
      <w:bookmarkStart w:id="95" w:name="_Toc236064069"/>
      <w:r w:rsidRPr="000E47C0">
        <w:rPr>
          <w:color w:val="auto"/>
        </w:rPr>
        <w:t>TỔ CHỨC THỰC HIỆN, KẾT LUẬN VÀ KIẾN NGHỊ</w:t>
      </w:r>
      <w:bookmarkEnd w:id="95"/>
    </w:p>
    <w:p w14:paraId="68DC1997" w14:textId="77777777" w:rsidR="007924DB" w:rsidRPr="000E47C0" w:rsidRDefault="007924DB" w:rsidP="007924DB">
      <w:pPr>
        <w:rPr>
          <w:lang w:val="nl-NL"/>
        </w:rPr>
      </w:pPr>
    </w:p>
    <w:p w14:paraId="5ECEAC04" w14:textId="77777777" w:rsidR="00197D5A" w:rsidRPr="000E47C0" w:rsidRDefault="00197D5A" w:rsidP="00197D5A">
      <w:pPr>
        <w:pStyle w:val="Heading1"/>
        <w:rPr>
          <w:color w:val="auto"/>
        </w:rPr>
      </w:pPr>
      <w:bookmarkStart w:id="96" w:name="_Toc236064070"/>
      <w:r w:rsidRPr="000E47C0">
        <w:rPr>
          <w:color w:val="auto"/>
        </w:rPr>
        <w:t>I. TỔ CHỨC THỰC HIỆN ĐỀ ÁN</w:t>
      </w:r>
      <w:bookmarkEnd w:id="96"/>
    </w:p>
    <w:p w14:paraId="39AA0074" w14:textId="77777777" w:rsidR="00197D5A" w:rsidRPr="000E47C0" w:rsidRDefault="00197D5A" w:rsidP="00197D5A">
      <w:pPr>
        <w:pStyle w:val="Heading2"/>
        <w:rPr>
          <w:color w:val="auto"/>
        </w:rPr>
      </w:pPr>
      <w:bookmarkStart w:id="97" w:name="_Toc236064071"/>
      <w:r w:rsidRPr="000E47C0">
        <w:rPr>
          <w:color w:val="auto"/>
        </w:rPr>
        <w:t>1. Trường Cao đẳng Kon Tum</w:t>
      </w:r>
      <w:bookmarkEnd w:id="97"/>
    </w:p>
    <w:p w14:paraId="49E0244D" w14:textId="77777777" w:rsidR="00197D5A" w:rsidRPr="000E47C0" w:rsidRDefault="00197D5A" w:rsidP="00197D5A">
      <w:pPr>
        <w:rPr>
          <w:b/>
          <w:bCs/>
          <w:lang w:val="nl-BE"/>
        </w:rPr>
      </w:pPr>
      <w:r w:rsidRPr="000E47C0">
        <w:rPr>
          <w:b/>
          <w:bCs/>
          <w:lang w:val="nl-BE"/>
        </w:rPr>
        <w:t>1.1. Phòng Tổng hợp – Hành chính và Quản trị</w:t>
      </w:r>
    </w:p>
    <w:p w14:paraId="36DD86B9" w14:textId="77777777" w:rsidR="00197D5A" w:rsidRPr="000E47C0" w:rsidRDefault="00197D5A" w:rsidP="00197D5A">
      <w:pPr>
        <w:rPr>
          <w:lang w:val="nl-BE"/>
        </w:rPr>
      </w:pPr>
      <w:r w:rsidRPr="000E47C0">
        <w:rPr>
          <w:lang w:val="nl-BE"/>
        </w:rPr>
        <w:t>a) Là đơn vị chủ trì xây dựng Đề án, có trách nhiệm tham mưu cho Hiệu trưởng theo dõi, đôn đốc; thường xuyên báo cáo tiến độ triển khai công việc trực tiếp với Lãnh đạo Trường trong việc thành lập Công ty; phối hợp với Công ty triển khai lập, thực hiện Dự án đầu tư theo quy định của pháp luật;</w:t>
      </w:r>
    </w:p>
    <w:p w14:paraId="6B863E7F" w14:textId="2E7B8D85" w:rsidR="00741E19" w:rsidRPr="000E47C0" w:rsidRDefault="00741E19" w:rsidP="00197D5A">
      <w:pPr>
        <w:rPr>
          <w:lang w:val="nl-BE"/>
        </w:rPr>
      </w:pPr>
      <w:r w:rsidRPr="000E47C0">
        <w:rPr>
          <w:lang w:val="nl-BE"/>
        </w:rPr>
        <w:t>b) Phối hợp với phòng Tài chính – Kế toán rà soát hiện trạng đất, tài sản để triển khai Dự án;</w:t>
      </w:r>
    </w:p>
    <w:p w14:paraId="18187F6E" w14:textId="77777777" w:rsidR="00197D5A" w:rsidRPr="000E47C0" w:rsidRDefault="00DA2437" w:rsidP="00197D5A">
      <w:pPr>
        <w:rPr>
          <w:lang w:val="nl-BE"/>
        </w:rPr>
      </w:pPr>
      <w:r w:rsidRPr="000E47C0">
        <w:rPr>
          <w:lang w:val="nl-BE"/>
        </w:rPr>
        <w:t>c) Chủ trì, phối hợp với các tổ chức, đơn vị có liên quan lập Dự án đầu tư, Ban quản lý Dự án đầu tư, khảo sát vị trí xây dựng Công ty bảo đảm phù hợp với điều kiện thực tế và điều kiện giao thông; phối hợp với Công ty triển khai thực hiện các thủ tục liên quan đến công tác đầu tư xây dựng cơ bản;</w:t>
      </w:r>
    </w:p>
    <w:p w14:paraId="7EDD6B02" w14:textId="77777777" w:rsidR="00DA2437" w:rsidRPr="000E47C0" w:rsidRDefault="00DA2437" w:rsidP="00197D5A">
      <w:pPr>
        <w:rPr>
          <w:lang w:val="nl-BE"/>
        </w:rPr>
      </w:pPr>
      <w:r w:rsidRPr="000E47C0">
        <w:rPr>
          <w:lang w:val="nl-BE"/>
        </w:rPr>
        <w:t>d) Phối hợp với Công ty triển khai thực hiện các thủ tục đăng ký con dấu để hoạt động;</w:t>
      </w:r>
    </w:p>
    <w:p w14:paraId="0F5F39F2" w14:textId="77777777" w:rsidR="00197D5A" w:rsidRPr="000E47C0" w:rsidRDefault="00197D5A" w:rsidP="00197D5A">
      <w:pPr>
        <w:rPr>
          <w:b/>
          <w:bCs/>
          <w:lang w:val="nl-BE"/>
        </w:rPr>
      </w:pPr>
      <w:r w:rsidRPr="000E47C0">
        <w:rPr>
          <w:b/>
          <w:bCs/>
          <w:lang w:val="nl-BE"/>
        </w:rPr>
        <w:t>1.2. Phòng Tài chính – Kế toán</w:t>
      </w:r>
    </w:p>
    <w:p w14:paraId="533EA319" w14:textId="77777777" w:rsidR="00197D5A" w:rsidRPr="000E47C0" w:rsidRDefault="00197D5A" w:rsidP="00197D5A">
      <w:pPr>
        <w:rPr>
          <w:lang w:val="nl-BE"/>
        </w:rPr>
      </w:pPr>
      <w:r w:rsidRPr="000E47C0">
        <w:rPr>
          <w:lang w:val="nl-BE"/>
        </w:rPr>
        <w:t xml:space="preserve">a) Tham mưu cho Hiệu trưởng trong việc xác định mô hình quản trị tài chính, quy chế quản lý tài chính đối với Công ty phù hợp với điều kiện thực tế của Trường và bảo đảm các quy định hiện hành; tham mưu lập, thẩm định, phê duyệt Đề án sử dụng tài sản công vào mục đích kinh doanh, cho thuê, liên doanh, liên kết theo quy định; </w:t>
      </w:r>
    </w:p>
    <w:p w14:paraId="2503DA0A" w14:textId="77777777" w:rsidR="00197D5A" w:rsidRPr="000E47C0" w:rsidRDefault="00197D5A" w:rsidP="00197D5A">
      <w:pPr>
        <w:rPr>
          <w:lang w:val="nl-BE"/>
        </w:rPr>
      </w:pPr>
      <w:r w:rsidRPr="000E47C0">
        <w:rPr>
          <w:lang w:val="nl-BE"/>
        </w:rPr>
        <w:t>b) Chủ trì, phối hợp với các tổ chức, đơn vị có liên quan tham mưu nguồn vốn đầu tư, xây dựng phương án xã hội hóa; ban hành tiêu chí lựa chọn; Thông báo công khai lựa chọn; đàm phán, thống nhất tỷ lệ góp vốn đầu tư thành lập Công ty;</w:t>
      </w:r>
    </w:p>
    <w:p w14:paraId="1FD070F3" w14:textId="77777777" w:rsidR="001210A8" w:rsidRPr="000E47C0" w:rsidRDefault="00E12128" w:rsidP="00197D5A">
      <w:pPr>
        <w:rPr>
          <w:lang w:val="nl-BE"/>
        </w:rPr>
      </w:pPr>
      <w:r w:rsidRPr="000E47C0">
        <w:rPr>
          <w:lang w:val="nl-BE"/>
        </w:rPr>
        <w:t xml:space="preserve">c) Phối hợp với Công ty triển khai thực hiện các thủ tục đăng ký doanh nghiệp; thuế; chuyển giao tài sản; ghi nhận vốn góp; cấp giấy chứng nhận phần vốn góp theo quy định của pháp luật. </w:t>
      </w:r>
    </w:p>
    <w:p w14:paraId="1A89E06A" w14:textId="77777777" w:rsidR="000A0195" w:rsidRPr="000E47C0" w:rsidRDefault="00197D5A" w:rsidP="00197D5A">
      <w:pPr>
        <w:rPr>
          <w:b/>
          <w:bCs/>
          <w:lang w:val="nl-BE"/>
        </w:rPr>
      </w:pPr>
      <w:r w:rsidRPr="000E47C0">
        <w:rPr>
          <w:b/>
          <w:bCs/>
          <w:lang w:val="nl-BE"/>
        </w:rPr>
        <w:t>1.3. Phòng TCCB&amp;CTHSSV</w:t>
      </w:r>
    </w:p>
    <w:p w14:paraId="3672F695" w14:textId="77777777" w:rsidR="00197D5A" w:rsidRPr="000E47C0" w:rsidRDefault="000A0195" w:rsidP="00197D5A">
      <w:pPr>
        <w:rPr>
          <w:lang w:val="nl-BE"/>
        </w:rPr>
      </w:pPr>
      <w:r w:rsidRPr="000E47C0">
        <w:rPr>
          <w:lang w:val="nl-BE"/>
        </w:rPr>
        <w:t>a) Chủ trì, phối hợp với các đơn vị, cá nhân có liên quan tham mưu cho Hiệu trưởng chuẩn bị, hoàn thiện hồ sơ thành lập Công ty; dự thảo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736A952E" w14:textId="77777777" w:rsidR="000A0195" w:rsidRPr="000E47C0" w:rsidRDefault="000A0195" w:rsidP="000A0195">
      <w:pPr>
        <w:rPr>
          <w:lang w:val="nl-BE"/>
        </w:rPr>
      </w:pPr>
      <w:r w:rsidRPr="000E47C0">
        <w:rPr>
          <w:lang w:val="nl-BE"/>
        </w:rPr>
        <w:t>b) Phối hợp với Công ty ban hành: Quyết định thành lập Trung tâm; Quy chế tổ chức và hoạt động; bổ nhiệm Giám đốc Trung tâm; Quy chế, quy trình nội bộ.</w:t>
      </w:r>
    </w:p>
    <w:p w14:paraId="5AEA0ADB" w14:textId="77777777" w:rsidR="00240946" w:rsidRPr="000E47C0" w:rsidRDefault="00240946" w:rsidP="00240946">
      <w:pPr>
        <w:pStyle w:val="Heading2"/>
        <w:rPr>
          <w:color w:val="auto"/>
          <w:lang w:val="nl-BE"/>
        </w:rPr>
      </w:pPr>
      <w:bookmarkStart w:id="98" w:name="_Toc236064072"/>
      <w:r w:rsidRPr="000E47C0">
        <w:rPr>
          <w:color w:val="auto"/>
          <w:lang w:val="nl-BE"/>
        </w:rPr>
        <w:t>2. Công ty TNHH Đăng kiểm Cao đẳng Kon Tum</w:t>
      </w:r>
      <w:bookmarkEnd w:id="98"/>
    </w:p>
    <w:p w14:paraId="5FAF6B38" w14:textId="77777777" w:rsidR="00240946" w:rsidRPr="000E47C0" w:rsidRDefault="00365E91" w:rsidP="00197D5A">
      <w:pPr>
        <w:rPr>
          <w:lang w:val="nl-BE"/>
        </w:rPr>
      </w:pPr>
      <w:r w:rsidRPr="000E47C0">
        <w:rPr>
          <w:lang w:val="nl-BE"/>
        </w:rPr>
        <w:t>a) Chủ trì, phối hợp với các đơn vị, cá nhân của Trường thực hiện chuẩn bị hồ sơ đăng ký doanh nghiệp; thuế; con dấu; Điều lệ, Quy chế Công ty; bầu Hội đồng thành viên, bổ nhiệm Chủ tịch Hội đồng thành viên; Ban Giám đốc; Kiểm soát viên; tuyển dụng, sử dụng, đào tạo và bồi dưỡng NLĐ nhằm đáp ứng yêu cầu nhân lực của Công ty;</w:t>
      </w:r>
    </w:p>
    <w:p w14:paraId="67B12041" w14:textId="77777777" w:rsidR="00365E91" w:rsidRPr="000E47C0" w:rsidRDefault="00365E91" w:rsidP="00197D5A">
      <w:pPr>
        <w:rPr>
          <w:lang w:val="nl-BE"/>
        </w:rPr>
      </w:pPr>
      <w:r w:rsidRPr="000E47C0">
        <w:rPr>
          <w:lang w:val="nl-BE"/>
        </w:rPr>
        <w:t>b) Phối hợp với các đơn vị, cá nhân của Trường thực hiện tiếp nhân, bàn giao quản lý tài sản, vốn, ... theo quy định của pháp luật;</w:t>
      </w:r>
    </w:p>
    <w:p w14:paraId="112F4072" w14:textId="77777777" w:rsidR="006962FA" w:rsidRPr="000E47C0" w:rsidRDefault="006962FA" w:rsidP="00197D5A">
      <w:pPr>
        <w:rPr>
          <w:lang w:val="nl-BE"/>
        </w:rPr>
      </w:pPr>
      <w:r w:rsidRPr="000E47C0">
        <w:rPr>
          <w:lang w:val="nl-BE"/>
        </w:rPr>
        <w:t>c) Phối hợp với Ban quản lý Dự án đầu tư, các đơn vị thuộc Trường thực hiện các thủ tục liên quan đến đầu tư xây dựng cơ bản, mua sắm, lắp đặt thiết bị, hạ tầng và các điều kiện bảo đảm cho hoạt động của Công ty, Trung tâm theo quy định;</w:t>
      </w:r>
    </w:p>
    <w:p w14:paraId="5CC81F4B" w14:textId="77777777" w:rsidR="006962FA" w:rsidRPr="000E47C0" w:rsidRDefault="00104920" w:rsidP="00197D5A">
      <w:pPr>
        <w:rPr>
          <w:lang w:val="nl-BE"/>
        </w:rPr>
      </w:pPr>
      <w:r w:rsidRPr="000E47C0">
        <w:rPr>
          <w:lang w:val="nl-BE"/>
        </w:rPr>
        <w:t>d) Chuẩn bị hồ sơ theo quy định chuyên ngành, bao gồm: Cơ sở vật chất; dây chuyền kiểm định; thiết bị; đăng kiểm viên; hệ thống quản lý chất lượng; các điều kiện khác theo quy định hiện hành;</w:t>
      </w:r>
    </w:p>
    <w:p w14:paraId="04655DD6" w14:textId="77777777" w:rsidR="00197D5A" w:rsidRPr="000E47C0" w:rsidRDefault="00240946" w:rsidP="00197D5A">
      <w:pPr>
        <w:pStyle w:val="Heading2"/>
        <w:rPr>
          <w:color w:val="auto"/>
          <w:lang w:val="nl-BE"/>
        </w:rPr>
      </w:pPr>
      <w:bookmarkStart w:id="99" w:name="_Toc236064073"/>
      <w:r w:rsidRPr="000E47C0">
        <w:rPr>
          <w:color w:val="auto"/>
          <w:lang w:val="nl-BE"/>
        </w:rPr>
        <w:t>3. Đề nghị các sở, ban, ngành, cơ quan, đơn vị phối hợp thực hiện</w:t>
      </w:r>
      <w:bookmarkEnd w:id="99"/>
    </w:p>
    <w:p w14:paraId="3FCD8933" w14:textId="77777777" w:rsidR="00197D5A" w:rsidRPr="000E47C0" w:rsidRDefault="00197D5A" w:rsidP="00197D5A">
      <w:pPr>
        <w:rPr>
          <w:lang w:val="nl-BE"/>
        </w:rPr>
      </w:pPr>
      <w:r w:rsidRPr="000E47C0">
        <w:rPr>
          <w:lang w:val="nl-BE"/>
        </w:rPr>
        <w:t>Để triển khai thực hiện Đề án bảo đảm tính khả thi, hiệu quả, nhà trường kính đề nghị các sở, ban, ngành, cơ quan và các đơn vị liên quan hướng dẫn, phối hợp thực hiện các nhiệm vụ sau đây:</w:t>
      </w:r>
    </w:p>
    <w:p w14:paraId="4B1534AE" w14:textId="77777777" w:rsidR="00197D5A" w:rsidRPr="000E47C0" w:rsidRDefault="00A54709" w:rsidP="00197D5A">
      <w:pPr>
        <w:rPr>
          <w:b/>
          <w:bCs/>
          <w:lang w:val="nl-BE"/>
        </w:rPr>
      </w:pPr>
      <w:r w:rsidRPr="000E47C0">
        <w:rPr>
          <w:b/>
          <w:bCs/>
          <w:lang w:val="nl-BE"/>
        </w:rPr>
        <w:t>3.1. Sở Xây dựng</w:t>
      </w:r>
    </w:p>
    <w:p w14:paraId="0792D82C" w14:textId="77777777" w:rsidR="00197D5A" w:rsidRPr="000E47C0" w:rsidRDefault="00197D5A" w:rsidP="00197D5A">
      <w:pPr>
        <w:rPr>
          <w:lang w:val="nl-BE"/>
        </w:rPr>
      </w:pPr>
      <w:r w:rsidRPr="000E47C0">
        <w:rPr>
          <w:lang w:val="nl-BE"/>
        </w:rPr>
        <w:t>a) Hướng dẫn quy trình, thủ tục và các yêu cầu kỹ thuật chuyên môn liên quan đến đầu tư và hoạt động của Công ty, Trung tâm theo quy định của ngành.</w:t>
      </w:r>
    </w:p>
    <w:p w14:paraId="277BC51C" w14:textId="72BDD18F" w:rsidR="00197D5A" w:rsidRPr="000E47C0" w:rsidRDefault="00197D5A" w:rsidP="00197D5A">
      <w:pPr>
        <w:rPr>
          <w:lang w:val="nl-BE"/>
        </w:rPr>
      </w:pPr>
      <w:r w:rsidRPr="000E47C0">
        <w:rPr>
          <w:lang w:val="nl-BE"/>
        </w:rPr>
        <w:t>b) Hướng dẫn nhà trường thực hiện các thủ tục có liên quan đến quy hoạch đô thị, đầu tư, xây dựng, chấp thuận vị trí nút giao thông đường bộ Công ty vào đường Võ Nguyên Giáp theo quy định.</w:t>
      </w:r>
    </w:p>
    <w:p w14:paraId="524594B1" w14:textId="77777777" w:rsidR="00197D5A" w:rsidRPr="000E47C0" w:rsidRDefault="00A54709" w:rsidP="00197D5A">
      <w:pPr>
        <w:rPr>
          <w:b/>
          <w:bCs/>
          <w:lang w:val="nl-BE"/>
        </w:rPr>
      </w:pPr>
      <w:r w:rsidRPr="000E47C0">
        <w:rPr>
          <w:b/>
          <w:bCs/>
          <w:lang w:val="nl-BE"/>
        </w:rPr>
        <w:t>3.2. Sở Tài chính</w:t>
      </w:r>
    </w:p>
    <w:p w14:paraId="52663C1E" w14:textId="77777777" w:rsidR="00197D5A" w:rsidRPr="000E47C0" w:rsidRDefault="00197D5A" w:rsidP="00197D5A">
      <w:pPr>
        <w:rPr>
          <w:lang w:val="nl-BE"/>
        </w:rPr>
      </w:pPr>
      <w:r w:rsidRPr="000E47C0">
        <w:rPr>
          <w:lang w:val="nl-BE"/>
        </w:rPr>
        <w:t>a) Tổ chức thẩm định cơ chế tài chính, vốn góp thành lập doanh nghiệp theo quy định hiện hành.</w:t>
      </w:r>
    </w:p>
    <w:p w14:paraId="371D215E" w14:textId="77777777" w:rsidR="00197D5A" w:rsidRPr="000E47C0" w:rsidRDefault="00197D5A" w:rsidP="00197D5A">
      <w:pPr>
        <w:rPr>
          <w:lang w:val="nl-BE"/>
        </w:rPr>
      </w:pPr>
      <w:r w:rsidRPr="000E47C0">
        <w:rPr>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7395DE26" w14:textId="77777777" w:rsidR="00D67ABC" w:rsidRPr="000E47C0" w:rsidRDefault="00A54709" w:rsidP="00197D5A">
      <w:pPr>
        <w:rPr>
          <w:b/>
          <w:bCs/>
          <w:lang w:val="nl-BE"/>
        </w:rPr>
      </w:pPr>
      <w:bookmarkStart w:id="100" w:name="_Toc225368241"/>
      <w:r w:rsidRPr="000E47C0">
        <w:rPr>
          <w:b/>
          <w:bCs/>
        </w:rPr>
        <w:t>3</w:t>
      </w:r>
      <w:r w:rsidRPr="000E47C0">
        <w:rPr>
          <w:b/>
          <w:bCs/>
          <w:lang w:val="nl-BE"/>
        </w:rPr>
        <w:t>.3. Sở Nông nghiệp và Môi trường</w:t>
      </w:r>
    </w:p>
    <w:p w14:paraId="57785130" w14:textId="4C06ABA6" w:rsidR="00F4060A" w:rsidRPr="000E47C0" w:rsidRDefault="00AC1DBE" w:rsidP="00197D5A">
      <w:pPr>
        <w:rPr>
          <w:lang w:val="nl-BE"/>
        </w:rPr>
      </w:pPr>
      <w:r w:rsidRPr="000E47C0">
        <w:rPr>
          <w:lang w:val="nl-BE"/>
        </w:rPr>
        <w:t>Hướng dẫn nhà trường thực hiện các thủ tục về đất đai, môi trường có liên quan đến Dự án theo đúng quy định.</w:t>
      </w:r>
    </w:p>
    <w:p w14:paraId="3DCF822B" w14:textId="77777777" w:rsidR="00D67ABC" w:rsidRPr="000E47C0" w:rsidRDefault="00A54709" w:rsidP="00197D5A">
      <w:pPr>
        <w:rPr>
          <w:b/>
          <w:bCs/>
          <w:lang w:val="nl-BE"/>
        </w:rPr>
      </w:pPr>
      <w:r w:rsidRPr="000E47C0">
        <w:rPr>
          <w:b/>
          <w:bCs/>
          <w:lang w:val="nl-BE"/>
        </w:rPr>
        <w:t>3.4. UBND phường Đăk Cấm</w:t>
      </w:r>
      <w:bookmarkEnd w:id="100"/>
    </w:p>
    <w:p w14:paraId="5CC17C64" w14:textId="77777777" w:rsidR="00197D5A" w:rsidRPr="000E47C0" w:rsidRDefault="00197D5A" w:rsidP="00197D5A">
      <w:pPr>
        <w:rPr>
          <w:lang w:val="nl-BE"/>
        </w:rPr>
      </w:pPr>
      <w:r w:rsidRPr="000E47C0">
        <w:rPr>
          <w:lang w:val="nl-BE"/>
        </w:rPr>
        <w:t xml:space="preserve">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05CE0131" w14:textId="77777777" w:rsidR="007B7B94" w:rsidRPr="000E47C0" w:rsidRDefault="00A54709" w:rsidP="00197D5A">
      <w:pPr>
        <w:rPr>
          <w:b/>
          <w:bCs/>
          <w:lang w:val="nl-BE"/>
        </w:rPr>
      </w:pPr>
      <w:r w:rsidRPr="000E47C0">
        <w:rPr>
          <w:b/>
          <w:bCs/>
          <w:lang w:val="nl-BE"/>
        </w:rPr>
        <w:t>3.5. Thuế tỉnh Quảng Ngãi</w:t>
      </w:r>
    </w:p>
    <w:p w14:paraId="4B1067C0" w14:textId="77777777" w:rsidR="00F52596" w:rsidRPr="000E47C0" w:rsidRDefault="00F52596" w:rsidP="00197D5A">
      <w:pPr>
        <w:rPr>
          <w:lang w:val="nl-BE"/>
        </w:rPr>
      </w:pPr>
      <w:r w:rsidRPr="000E47C0">
        <w:rPr>
          <w:lang w:val="nl-BE"/>
        </w:rPr>
        <w:t>Hướng dẫn nhà trường, Công ty thực hiện các thủ tục có liên quan đến các nghĩa vụ thuế, phí và các ưu đãi theo quy định.</w:t>
      </w:r>
    </w:p>
    <w:p w14:paraId="4F691E5F" w14:textId="77777777" w:rsidR="007B7B94" w:rsidRPr="000E47C0" w:rsidRDefault="00A54709" w:rsidP="00197D5A">
      <w:pPr>
        <w:rPr>
          <w:b/>
          <w:bCs/>
          <w:lang w:val="nl-BE"/>
        </w:rPr>
      </w:pPr>
      <w:r w:rsidRPr="000E47C0">
        <w:rPr>
          <w:b/>
          <w:bCs/>
          <w:lang w:val="nl-BE"/>
        </w:rPr>
        <w:t>3.6. Sở Nội vụ</w:t>
      </w:r>
    </w:p>
    <w:p w14:paraId="0EBEF263" w14:textId="77777777" w:rsidR="00197D5A" w:rsidRPr="000E47C0" w:rsidRDefault="00F52596" w:rsidP="00197D5A">
      <w:pPr>
        <w:rPr>
          <w:lang w:val="nl-BE"/>
        </w:rPr>
      </w:pPr>
      <w:r w:rsidRPr="000E47C0">
        <w:rPr>
          <w:lang w:val="nl-BE"/>
        </w:rPr>
        <w:t>Hướng dẫn, phối hợp với nhà trường trong công tác bổ nhiệm Hội đồng thành viên, kiểm soát viên và các chức danh khác theo quy định của pháp luật và theo phân cấp quản lý cán bộ.</w:t>
      </w:r>
    </w:p>
    <w:p w14:paraId="4E658B91" w14:textId="77777777" w:rsidR="00197D5A" w:rsidRPr="000E47C0" w:rsidRDefault="00197D5A" w:rsidP="00197D5A">
      <w:pPr>
        <w:pStyle w:val="Heading1"/>
        <w:rPr>
          <w:color w:val="auto"/>
          <w:lang w:val="nl-NL"/>
        </w:rPr>
      </w:pPr>
      <w:bookmarkStart w:id="101" w:name="_Toc236064074"/>
      <w:r w:rsidRPr="000E47C0">
        <w:rPr>
          <w:color w:val="auto"/>
          <w:lang w:val="nl-BE"/>
        </w:rPr>
        <w:t>II</w:t>
      </w:r>
      <w:r w:rsidRPr="000E47C0">
        <w:rPr>
          <w:color w:val="auto"/>
          <w:lang w:val="nl-NL"/>
        </w:rPr>
        <w:t>. KẾT LUẬN VÀ KIẾN NGHỊ</w:t>
      </w:r>
      <w:bookmarkEnd w:id="101"/>
    </w:p>
    <w:p w14:paraId="28A81E15" w14:textId="77777777" w:rsidR="00197D5A" w:rsidRPr="000E47C0" w:rsidRDefault="00197D5A" w:rsidP="000D2040">
      <w:pPr>
        <w:rPr>
          <w:lang w:val="nl-NL"/>
        </w:rPr>
      </w:pPr>
      <w:r w:rsidRPr="000E47C0">
        <w:rPr>
          <w:lang w:val="nl-NL"/>
        </w:rPr>
        <w:t>Đề án thành lập Trung tâm Đăng kiểm xe cơ giới trực thuộc Trường Cao đẳng Kon Tum được nhà trường xây dựng trước bối cảnh, yêu cầu cấp bách của Đảng, Nhà nước nói chung và của Tỉnh ủy, UBND tỉnh nói riêng về đổi mới hệ thống tổ chức quản lý, nâng cao chất lượng và hiệu quả hoạt động của các đơn vị sự nghiệp công lập.</w:t>
      </w:r>
    </w:p>
    <w:p w14:paraId="5496CE64" w14:textId="77777777" w:rsidR="00197D5A" w:rsidRPr="000E47C0" w:rsidRDefault="00197D5A" w:rsidP="00197D5A">
      <w:pPr>
        <w:rPr>
          <w:lang w:val="nl-NL"/>
        </w:rPr>
      </w:pPr>
      <w:r w:rsidRPr="000E47C0">
        <w:rPr>
          <w:lang w:val="nl-NL"/>
        </w:rPr>
        <w:t xml:space="preserve">Đề án được xây dựng trên cơ sở hệ thống văn bản quy phạm pháp luật có liên quan đến cơ chế hoạt động, cơ chế tài chính trong đơn vị sự nghiệp công lập, doanh nghiệp, các quy định về điều kiện và hoạt động kiểm định XCG; định hướng, lãnh đạo, chỉ đạo của Tỉnh uỷ, UBND tỉnh, các sở, ngành của tỉnh và các điều kiện năng lực hiện có Trường. </w:t>
      </w:r>
    </w:p>
    <w:p w14:paraId="3878A619" w14:textId="77777777" w:rsidR="00197D5A" w:rsidRPr="000E47C0" w:rsidRDefault="00197D5A" w:rsidP="00197D5A">
      <w:pPr>
        <w:rPr>
          <w:lang w:val="nl-NL"/>
        </w:rPr>
      </w:pPr>
      <w:r w:rsidRPr="000E47C0">
        <w:rPr>
          <w:lang w:val="nl-NL"/>
        </w:rPr>
        <w:t>Qua phân tích cho thấy hiệu quả về kinh tế, tài chính, xã hội – môi trường của Đề án, việc thành lập Trung tâm Đăng kiểm XCG sẽ mang lại hiệu quả kinh tế - xã hội, có tính ổn định, bền vững thông qua việc xác định lộ trình xây dựng và phát triển các hoạt động dịch vụ, bảo đảm tính khả thi, phù hợp và đáp ứng nhu cầu của xã hội trong lĩnh vực kiểm định XCG.</w:t>
      </w:r>
    </w:p>
    <w:p w14:paraId="0788E9C6" w14:textId="6D1C4858" w:rsidR="00197D5A" w:rsidRPr="000E47C0" w:rsidRDefault="00197D5A" w:rsidP="00197D5A">
      <w:pPr>
        <w:rPr>
          <w:lang w:val="nl-NL"/>
        </w:rPr>
      </w:pPr>
      <w:r w:rsidRPr="000E47C0">
        <w:rPr>
          <w:lang w:val="nl-NL"/>
        </w:rPr>
        <w:t>Từ những yêu cầu và điều kiện đặt ra trên đây, nhà trường kính đề nghị UBND tỉnh Quảng Ngãi xem xét, phê duyệt./.</w:t>
      </w:r>
    </w:p>
    <w:tbl>
      <w:tblPr>
        <w:tblStyle w:val="TableGrid"/>
        <w:tblW w:w="8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856"/>
        <w:gridCol w:w="4399"/>
      </w:tblGrid>
      <w:tr w:rsidR="000E47C0" w:rsidRPr="000E47C0" w14:paraId="1C22A63B" w14:textId="77777777" w:rsidTr="006047EC">
        <w:tc>
          <w:tcPr>
            <w:tcW w:w="3539" w:type="dxa"/>
          </w:tcPr>
          <w:p w14:paraId="2A7CF87E" w14:textId="77777777" w:rsidR="00197D5A" w:rsidRPr="000E47C0" w:rsidRDefault="00197D5A" w:rsidP="006047EC">
            <w:pPr>
              <w:pStyle w:val="IntenseQuote"/>
              <w:rPr>
                <w:b/>
                <w:bCs/>
                <w:i/>
                <w:sz w:val="24"/>
                <w:lang w:val="nl-NL"/>
              </w:rPr>
            </w:pPr>
            <w:r w:rsidRPr="000E47C0">
              <w:rPr>
                <w:b/>
                <w:bCs/>
                <w:i/>
                <w:sz w:val="24"/>
                <w:lang w:val="nl-NL"/>
              </w:rPr>
              <w:t>Nơi nhận:</w:t>
            </w:r>
          </w:p>
          <w:p w14:paraId="1755D005" w14:textId="77777777" w:rsidR="00197D5A" w:rsidRPr="000E47C0" w:rsidRDefault="00197D5A" w:rsidP="006047EC">
            <w:pPr>
              <w:spacing w:before="0" w:after="0"/>
              <w:ind w:firstLine="0"/>
              <w:rPr>
                <w:sz w:val="22"/>
                <w:szCs w:val="22"/>
                <w:lang w:val="nl-NL"/>
              </w:rPr>
            </w:pPr>
            <w:r w:rsidRPr="000E47C0">
              <w:rPr>
                <w:sz w:val="22"/>
                <w:szCs w:val="22"/>
                <w:lang w:val="nl-NL"/>
              </w:rPr>
              <w:t>- UBND tỉnh;</w:t>
            </w:r>
          </w:p>
          <w:p w14:paraId="521A05EA" w14:textId="77777777" w:rsidR="00197D5A" w:rsidRPr="000E47C0" w:rsidRDefault="00197D5A" w:rsidP="006047EC">
            <w:pPr>
              <w:spacing w:before="0" w:after="0"/>
              <w:ind w:firstLine="0"/>
              <w:rPr>
                <w:sz w:val="22"/>
                <w:szCs w:val="22"/>
                <w:lang w:val="nl-NL"/>
              </w:rPr>
            </w:pPr>
            <w:r w:rsidRPr="000E47C0">
              <w:rPr>
                <w:sz w:val="22"/>
                <w:szCs w:val="22"/>
                <w:lang w:val="nl-NL"/>
              </w:rPr>
              <w:t>- Sở Xây dựng;</w:t>
            </w:r>
          </w:p>
          <w:p w14:paraId="4B61C164" w14:textId="77777777" w:rsidR="00197D5A" w:rsidRPr="000E47C0" w:rsidRDefault="00197D5A" w:rsidP="006047EC">
            <w:pPr>
              <w:spacing w:before="0" w:after="0"/>
              <w:ind w:firstLine="0"/>
              <w:rPr>
                <w:sz w:val="22"/>
                <w:szCs w:val="22"/>
                <w:lang w:val="nl-NL"/>
              </w:rPr>
            </w:pPr>
            <w:r w:rsidRPr="000E47C0">
              <w:rPr>
                <w:sz w:val="22"/>
                <w:szCs w:val="22"/>
                <w:lang w:val="nl-NL"/>
              </w:rPr>
              <w:t>- Sở Nội vụ;</w:t>
            </w:r>
          </w:p>
          <w:p w14:paraId="0044FBF0" w14:textId="77777777" w:rsidR="00197D5A" w:rsidRPr="000E47C0" w:rsidRDefault="00197D5A" w:rsidP="006047EC">
            <w:pPr>
              <w:spacing w:before="0" w:after="0"/>
              <w:ind w:firstLine="0"/>
              <w:rPr>
                <w:sz w:val="22"/>
                <w:szCs w:val="22"/>
                <w:lang w:val="nl-NL"/>
              </w:rPr>
            </w:pPr>
            <w:r w:rsidRPr="000E47C0">
              <w:rPr>
                <w:sz w:val="22"/>
                <w:szCs w:val="22"/>
                <w:lang w:val="nl-NL"/>
              </w:rPr>
              <w:t>- Sở Tài chính;</w:t>
            </w:r>
          </w:p>
          <w:p w14:paraId="7181DB29" w14:textId="77777777" w:rsidR="00197D5A" w:rsidRPr="000E47C0" w:rsidRDefault="00197D5A" w:rsidP="006047EC">
            <w:pPr>
              <w:spacing w:before="0" w:after="0"/>
              <w:ind w:firstLine="0"/>
              <w:rPr>
                <w:sz w:val="22"/>
                <w:szCs w:val="22"/>
                <w:lang w:val="nl-NL"/>
              </w:rPr>
            </w:pPr>
            <w:r w:rsidRPr="000E47C0">
              <w:rPr>
                <w:sz w:val="22"/>
                <w:szCs w:val="22"/>
                <w:lang w:val="nl-NL"/>
              </w:rPr>
              <w:t>- Sở Nông nghiệp và Môi trường;</w:t>
            </w:r>
          </w:p>
          <w:p w14:paraId="1DC19DD9" w14:textId="77777777" w:rsidR="00197D5A" w:rsidRPr="000E47C0" w:rsidRDefault="00197D5A" w:rsidP="006047EC">
            <w:pPr>
              <w:spacing w:before="0" w:after="0"/>
              <w:ind w:firstLine="0"/>
              <w:rPr>
                <w:sz w:val="22"/>
                <w:szCs w:val="22"/>
                <w:lang w:val="nl-NL"/>
              </w:rPr>
            </w:pPr>
            <w:r w:rsidRPr="000E47C0">
              <w:rPr>
                <w:sz w:val="22"/>
                <w:szCs w:val="22"/>
                <w:lang w:val="nl-NL"/>
              </w:rPr>
              <w:t>- Sở Giáo dục và Đào tạo;</w:t>
            </w:r>
          </w:p>
          <w:p w14:paraId="27D1498D" w14:textId="77777777" w:rsidR="00197D5A" w:rsidRPr="000E47C0" w:rsidRDefault="00197D5A" w:rsidP="006047EC">
            <w:pPr>
              <w:spacing w:before="0" w:after="0"/>
              <w:ind w:firstLine="0"/>
              <w:rPr>
                <w:sz w:val="22"/>
                <w:szCs w:val="22"/>
                <w:lang w:val="nl-NL"/>
              </w:rPr>
            </w:pPr>
            <w:r w:rsidRPr="000E47C0">
              <w:rPr>
                <w:sz w:val="22"/>
                <w:szCs w:val="22"/>
                <w:lang w:val="nl-NL"/>
              </w:rPr>
              <w:t>- Thuế tỉnh Quảng Ngãi;</w:t>
            </w:r>
          </w:p>
          <w:p w14:paraId="22FF7726" w14:textId="77777777" w:rsidR="00197D5A" w:rsidRPr="000E47C0" w:rsidRDefault="00197D5A" w:rsidP="006047EC">
            <w:pPr>
              <w:spacing w:before="0" w:after="0"/>
              <w:ind w:firstLine="0"/>
              <w:rPr>
                <w:sz w:val="22"/>
                <w:szCs w:val="22"/>
                <w:lang w:val="nl-NL"/>
              </w:rPr>
            </w:pPr>
            <w:r w:rsidRPr="000E47C0">
              <w:rPr>
                <w:sz w:val="22"/>
                <w:szCs w:val="22"/>
                <w:lang w:val="nl-NL"/>
              </w:rPr>
              <w:t>- UBND phường Đăk Cấm;</w:t>
            </w:r>
          </w:p>
          <w:p w14:paraId="3D8AA6E0" w14:textId="77777777" w:rsidR="00197D5A" w:rsidRPr="000E47C0" w:rsidRDefault="00197D5A" w:rsidP="006047EC">
            <w:pPr>
              <w:spacing w:before="0" w:after="0"/>
              <w:ind w:firstLine="0"/>
              <w:rPr>
                <w:sz w:val="22"/>
                <w:szCs w:val="22"/>
                <w:lang w:val="nl-NL"/>
              </w:rPr>
            </w:pPr>
            <w:r w:rsidRPr="000E47C0">
              <w:rPr>
                <w:sz w:val="22"/>
                <w:szCs w:val="22"/>
                <w:lang w:val="nl-NL"/>
              </w:rPr>
              <w:t>- Lãnh đạo Trường;</w:t>
            </w:r>
          </w:p>
          <w:p w14:paraId="0B30B073" w14:textId="77777777" w:rsidR="00197D5A" w:rsidRPr="000E47C0" w:rsidRDefault="00197D5A" w:rsidP="006047EC">
            <w:pPr>
              <w:spacing w:before="0" w:after="0"/>
              <w:ind w:firstLine="0"/>
              <w:rPr>
                <w:sz w:val="22"/>
                <w:szCs w:val="22"/>
                <w:lang w:val="nl-NL"/>
              </w:rPr>
            </w:pPr>
            <w:r w:rsidRPr="000E47C0">
              <w:rPr>
                <w:sz w:val="22"/>
                <w:szCs w:val="22"/>
                <w:lang w:val="nl-NL"/>
              </w:rPr>
              <w:t>- Đảng ủy Trường;</w:t>
            </w:r>
          </w:p>
          <w:p w14:paraId="65EDF3C8" w14:textId="77777777" w:rsidR="00197D5A" w:rsidRPr="000E47C0" w:rsidRDefault="00197D5A" w:rsidP="006047EC">
            <w:pPr>
              <w:spacing w:before="0" w:after="0"/>
              <w:ind w:firstLine="0"/>
              <w:rPr>
                <w:sz w:val="22"/>
                <w:szCs w:val="22"/>
                <w:lang w:val="nl-NL"/>
              </w:rPr>
            </w:pPr>
            <w:r w:rsidRPr="000E47C0">
              <w:rPr>
                <w:sz w:val="22"/>
                <w:szCs w:val="22"/>
                <w:lang w:val="nl-NL"/>
              </w:rPr>
              <w:t>- Công đoàn cơ sở Trường;</w:t>
            </w:r>
          </w:p>
          <w:p w14:paraId="74AE2ED9" w14:textId="77777777" w:rsidR="00197D5A" w:rsidRPr="000E47C0" w:rsidRDefault="00197D5A" w:rsidP="006047EC">
            <w:pPr>
              <w:spacing w:before="0" w:after="0"/>
              <w:ind w:firstLine="0"/>
              <w:rPr>
                <w:sz w:val="22"/>
                <w:szCs w:val="22"/>
                <w:lang w:val="nl-NL"/>
              </w:rPr>
            </w:pPr>
            <w:r w:rsidRPr="000E47C0">
              <w:rPr>
                <w:sz w:val="22"/>
                <w:szCs w:val="22"/>
                <w:lang w:val="nl-NL"/>
              </w:rPr>
              <w:t>- Các đơn vị thuộc Trường;</w:t>
            </w:r>
          </w:p>
          <w:p w14:paraId="594829F3" w14:textId="77777777" w:rsidR="00197D5A" w:rsidRPr="000E47C0" w:rsidRDefault="00197D5A" w:rsidP="006047EC">
            <w:pPr>
              <w:spacing w:before="0" w:after="0"/>
              <w:ind w:firstLine="0"/>
              <w:rPr>
                <w:b/>
                <w:bCs/>
                <w:lang w:val="nl-NL"/>
              </w:rPr>
            </w:pPr>
            <w:r w:rsidRPr="000E47C0">
              <w:rPr>
                <w:sz w:val="22"/>
                <w:szCs w:val="22"/>
                <w:lang w:val="nl-NL"/>
              </w:rPr>
              <w:t>- Lưu: VT, THHCQT.</w:t>
            </w:r>
          </w:p>
        </w:tc>
        <w:tc>
          <w:tcPr>
            <w:tcW w:w="856" w:type="dxa"/>
          </w:tcPr>
          <w:p w14:paraId="407E3781" w14:textId="77777777" w:rsidR="00197D5A" w:rsidRPr="000E47C0" w:rsidRDefault="00197D5A" w:rsidP="006047EC">
            <w:pPr>
              <w:pStyle w:val="IntenseQuote"/>
              <w:jc w:val="center"/>
              <w:rPr>
                <w:b/>
                <w:bCs/>
                <w:lang w:val="nl-NL"/>
              </w:rPr>
            </w:pPr>
          </w:p>
        </w:tc>
        <w:tc>
          <w:tcPr>
            <w:tcW w:w="4399" w:type="dxa"/>
          </w:tcPr>
          <w:p w14:paraId="45241CBD" w14:textId="77777777" w:rsidR="00197D5A" w:rsidRPr="000E47C0" w:rsidRDefault="00197D5A" w:rsidP="006047EC">
            <w:pPr>
              <w:pStyle w:val="IntenseQuote"/>
              <w:jc w:val="center"/>
              <w:rPr>
                <w:b/>
                <w:bCs/>
                <w:lang w:val="nl-NL"/>
              </w:rPr>
            </w:pPr>
            <w:r w:rsidRPr="000E47C0">
              <w:rPr>
                <w:b/>
                <w:bCs/>
                <w:lang w:val="nl-NL"/>
              </w:rPr>
              <w:t>HIỆU TRƯỞNG</w:t>
            </w:r>
          </w:p>
          <w:p w14:paraId="156F6670" w14:textId="77777777" w:rsidR="00197D5A" w:rsidRPr="000E47C0" w:rsidRDefault="00197D5A" w:rsidP="006047EC">
            <w:pPr>
              <w:pStyle w:val="IntenseQuote"/>
              <w:jc w:val="center"/>
              <w:rPr>
                <w:b/>
                <w:bCs/>
                <w:sz w:val="24"/>
                <w:lang w:val="nl-NL"/>
              </w:rPr>
            </w:pPr>
          </w:p>
          <w:p w14:paraId="6DB9A01D" w14:textId="77777777" w:rsidR="00197D5A" w:rsidRPr="000E47C0" w:rsidRDefault="00197D5A" w:rsidP="006047EC">
            <w:pPr>
              <w:pStyle w:val="IntenseQuote"/>
              <w:jc w:val="center"/>
              <w:rPr>
                <w:b/>
                <w:bCs/>
                <w:lang w:val="nl-NL"/>
              </w:rPr>
            </w:pPr>
          </w:p>
          <w:p w14:paraId="0540790B" w14:textId="77777777" w:rsidR="00197D5A" w:rsidRPr="000E47C0" w:rsidRDefault="00197D5A" w:rsidP="006047EC">
            <w:pPr>
              <w:pStyle w:val="IntenseQuote"/>
              <w:jc w:val="center"/>
              <w:rPr>
                <w:b/>
                <w:bCs/>
                <w:sz w:val="24"/>
                <w:lang w:val="nl-NL"/>
              </w:rPr>
            </w:pPr>
          </w:p>
          <w:p w14:paraId="15703BE4" w14:textId="77777777" w:rsidR="00197D5A" w:rsidRPr="000E47C0" w:rsidRDefault="00197D5A" w:rsidP="006047EC">
            <w:pPr>
              <w:pStyle w:val="IntenseQuote"/>
              <w:jc w:val="center"/>
              <w:rPr>
                <w:b/>
                <w:bCs/>
                <w:lang w:val="nl-NL"/>
              </w:rPr>
            </w:pPr>
          </w:p>
          <w:p w14:paraId="0DB669B5" w14:textId="77777777" w:rsidR="00197D5A" w:rsidRDefault="00197D5A" w:rsidP="006047EC">
            <w:pPr>
              <w:pStyle w:val="IntenseQuote"/>
              <w:jc w:val="center"/>
              <w:rPr>
                <w:b/>
                <w:bCs/>
                <w:sz w:val="24"/>
                <w:lang w:val="nl-NL"/>
              </w:rPr>
            </w:pPr>
          </w:p>
          <w:p w14:paraId="094D2F8B" w14:textId="77777777" w:rsidR="00502C48" w:rsidRPr="00502C48" w:rsidRDefault="00502C48" w:rsidP="00502C48">
            <w:pPr>
              <w:rPr>
                <w:lang w:val="nl-NL"/>
              </w:rPr>
            </w:pPr>
          </w:p>
          <w:p w14:paraId="48666AF9" w14:textId="77777777" w:rsidR="00197D5A" w:rsidRPr="000E47C0" w:rsidRDefault="00197D5A" w:rsidP="006047EC">
            <w:pPr>
              <w:pStyle w:val="IntenseQuote"/>
              <w:jc w:val="center"/>
              <w:rPr>
                <w:b/>
                <w:bCs/>
                <w:lang w:val="nl-NL"/>
              </w:rPr>
            </w:pPr>
            <w:r w:rsidRPr="000E47C0">
              <w:rPr>
                <w:b/>
                <w:bCs/>
                <w:lang w:val="nl-NL"/>
              </w:rPr>
              <w:t>Lê Trí Khải</w:t>
            </w:r>
          </w:p>
        </w:tc>
      </w:tr>
    </w:tbl>
    <w:p w14:paraId="784FDBC1" w14:textId="77777777" w:rsidR="00197D5A" w:rsidRPr="000E47C0" w:rsidRDefault="00197D5A" w:rsidP="00197D5A">
      <w:pPr>
        <w:rPr>
          <w:rFonts w:asciiTheme="majorHAnsi" w:hAnsiTheme="majorHAnsi" w:cstheme="majorHAnsi"/>
          <w:b/>
          <w:bCs/>
          <w:iCs/>
          <w:szCs w:val="28"/>
          <w:lang w:val="vi-VN"/>
        </w:rPr>
      </w:pPr>
      <w:r w:rsidRPr="000E47C0">
        <w:rPr>
          <w:rFonts w:asciiTheme="majorHAnsi" w:hAnsiTheme="majorHAnsi" w:cstheme="majorHAnsi"/>
          <w:b/>
          <w:bCs/>
          <w:iCs/>
          <w:szCs w:val="28"/>
          <w:lang w:val="vi-VN"/>
        </w:rPr>
        <w:br w:type="page"/>
      </w:r>
    </w:p>
    <w:p w14:paraId="2AAE6F67" w14:textId="77777777" w:rsidR="00197D5A" w:rsidRPr="000E47C0" w:rsidRDefault="00197D5A" w:rsidP="00197D5A">
      <w:pPr>
        <w:pageBreakBefore/>
        <w:ind w:firstLine="0"/>
        <w:jc w:val="center"/>
        <w:rPr>
          <w:b/>
          <w:bCs/>
          <w:szCs w:val="28"/>
          <w:lang w:val="vi-VN"/>
        </w:rPr>
        <w:sectPr w:rsidR="00197D5A" w:rsidRPr="000E47C0" w:rsidSect="00502C48">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00F498AA" w14:textId="77777777" w:rsidR="00197D5A" w:rsidRPr="000E47C0" w:rsidRDefault="00197D5A" w:rsidP="00197D5A">
      <w:pPr>
        <w:pageBreakBefore/>
        <w:ind w:firstLine="0"/>
        <w:jc w:val="center"/>
        <w:rPr>
          <w:b/>
          <w:bCs/>
          <w:szCs w:val="28"/>
          <w:lang w:val="vi-VN"/>
        </w:rPr>
      </w:pPr>
      <w:r w:rsidRPr="000E47C0">
        <w:rPr>
          <w:b/>
          <w:bCs/>
          <w:szCs w:val="28"/>
          <w:lang w:val="vi-VN"/>
        </w:rPr>
        <w:t>Phụ lục I</w:t>
      </w:r>
    </w:p>
    <w:p w14:paraId="429167DB" w14:textId="77777777" w:rsidR="00197D5A" w:rsidRPr="000E47C0" w:rsidRDefault="00197D5A" w:rsidP="00197D5A">
      <w:pPr>
        <w:ind w:firstLine="0"/>
        <w:jc w:val="center"/>
        <w:rPr>
          <w:b/>
          <w:bCs/>
          <w:iCs/>
          <w:szCs w:val="28"/>
          <w:lang w:val="vi-VN"/>
        </w:rPr>
      </w:pPr>
      <w:r w:rsidRPr="000E47C0">
        <w:rPr>
          <w:b/>
          <w:bCs/>
          <w:iCs/>
          <w:szCs w:val="28"/>
        </w:rPr>
        <w:t xml:space="preserve">THỰC TRẠNG </w:t>
      </w:r>
      <w:r w:rsidRPr="000E47C0">
        <w:rPr>
          <w:b/>
          <w:bCs/>
          <w:iCs/>
          <w:szCs w:val="28"/>
          <w:lang w:val="vi-VN"/>
        </w:rPr>
        <w:t>CƠ SỞ VẬT CHẤT CỦA TRƯỜNG CAO ĐẲNG KON TUM</w:t>
      </w:r>
    </w:p>
    <w:p w14:paraId="5F4A1BF1" w14:textId="77777777" w:rsidR="00197D5A" w:rsidRPr="000E47C0" w:rsidRDefault="00197D5A" w:rsidP="00197D5A">
      <w:pPr>
        <w:ind w:firstLine="0"/>
        <w:rPr>
          <w:b/>
          <w:bCs/>
          <w:iCs/>
          <w:szCs w:val="28"/>
        </w:rPr>
      </w:pPr>
      <w:r w:rsidRPr="000E47C0">
        <w:rPr>
          <w:b/>
          <w:bCs/>
          <w:iCs/>
          <w:noProof/>
          <w:szCs w:val="28"/>
          <w:lang w:val="vi-VN"/>
        </w:rPr>
        <mc:AlternateContent>
          <mc:Choice Requires="wps">
            <w:drawing>
              <wp:anchor distT="0" distB="0" distL="114300" distR="114300" simplePos="0" relativeHeight="251668480" behindDoc="0" locked="0" layoutInCell="1" allowOverlap="1" wp14:anchorId="25087602" wp14:editId="50A3E552">
                <wp:simplePos x="0" y="0"/>
                <wp:positionH relativeFrom="margin">
                  <wp:align>center</wp:align>
                </wp:positionH>
                <wp:positionV relativeFrom="paragraph">
                  <wp:posOffset>9828</wp:posOffset>
                </wp:positionV>
                <wp:extent cx="1105469" cy="0"/>
                <wp:effectExtent l="0" t="0" r="0" b="0"/>
                <wp:wrapNone/>
                <wp:docPr id="1079996519" name="Straight Connector 33"/>
                <wp:cNvGraphicFramePr/>
                <a:graphic xmlns:a="http://schemas.openxmlformats.org/drawingml/2006/main">
                  <a:graphicData uri="http://schemas.microsoft.com/office/word/2010/wordprocessingShape">
                    <wps:wsp>
                      <wps:cNvCnPr/>
                      <wps:spPr>
                        <a:xfrm>
                          <a:off x="0" y="0"/>
                          <a:ext cx="110546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161B1F9E" id="Straight Connector 33"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75pt" to="87.0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7DSDmgEAAJQDAAAOAAAAZHJzL2Uyb0RvYy54bWysU9uO0zAQfUfiHyy/0yQrWEHUdB92BS8I Vlw+wOuMG0u2xxqbJv17xm6bIkBCIF4cX+acmXNmsr1bvBMHoGQxDLLbtFJA0DjasB/k1y9vX7yW ImUVRuUwwCCPkOTd7vmz7Rx7uMEJ3QgkmCSkfo6DnHKOfdMkPYFXaYMRAj8aJK8yH2nfjKRmZveu uWnb22ZGGiOhhpT49uH0KHeV3xjQ+aMxCbJwg+Tacl2prk9lbXZb1e9JxcnqcxnqH6rwygZOulI9 qKzEN7K/UHmrCROavNHoGzTGaqgaWE3X/qTm86QiVC1sToqrTen/0eoPh/vwSGzDHFOf4iMVFYsh X75cn1iqWcfVLFiy0HzZde2rl7dvpNCXt+YKjJTyO0AvymaQzoaiQ/Xq8D5lTsahlxA+XFPXXT46 KMEufAIj7FiSVXSdCrh3JA6K+6m0hpC70kPmq9EFZqxzK7D9M/AcX6BQJ+ZvwCuiZsaQV7C3Ael3 2fNyKdmc4i8OnHQXC55wPNamVGu49VXheUzLbP14rvDrz7T7DgAA//8DAFBLAwQUAAYACAAAACEA VCw2fdwAAAAEAQAADwAAAGRycy9kb3ducmV2LnhtbEyPT2vCQBDF7wW/wzKF3upG6R9JsxERSq1Q pCrY45qdJrHZ2bC7mvjtO/ZSj2/e8N7vZdPeNuKEPtSOFIyGCQikwpmaSgXbzev9BESImoxuHKGC MwaY5oObTKfGdfSJp3UsBYdQSLWCKsY2lTIUFVodhq5FYu/beasjS19K43XH4baR4yR5klbXxA2V bnFeYfGzPloFH36xmM+W5wOtvmy3Gy93q/f+Tam72372AiJiH/+f4YLP6JAz094dyQTRKOAhka+P IC7m88MIxP5PyzyT1/D5LwAAAP//AwBQSwECLQAUAAYACAAAACEAtoM4kv4AAADhAQAAEwAAAAAA AAAAAAAAAAAAAAAAW0NvbnRlbnRfVHlwZXNdLnhtbFBLAQItABQABgAIAAAAIQA4/SH/1gAAAJQB AAALAAAAAAAAAAAAAAAAAC8BAABfcmVscy8ucmVsc1BLAQItABQABgAIAAAAIQCq7DSDmgEAAJQD AAAOAAAAAAAAAAAAAAAAAC4CAABkcnMvZTJvRG9jLnhtbFBLAQItABQABgAIAAAAIQBULDZ93AAA AAQBAAAPAAAAAAAAAAAAAAAAAPQDAABkcnMvZG93bnJldi54bWxQSwUGAAAAAAQABADzAAAA/QQA AAAA " strokecolor="#5b9bd5 [3204]" strokeweight=".5pt">
                <v:stroke joinstyle="miter"/>
                <w10:wrap anchorx="margin"/>
              </v:line>
            </w:pict>
          </mc:Fallback>
        </mc:AlternateContent>
      </w:r>
    </w:p>
    <w:p w14:paraId="391EDA9F" w14:textId="77777777" w:rsidR="00197D5A" w:rsidRPr="000E47C0" w:rsidRDefault="00197D5A" w:rsidP="00197D5A">
      <w:pPr>
        <w:spacing w:before="0" w:after="0"/>
        <w:rPr>
          <w:b/>
          <w:bCs/>
          <w:iCs/>
          <w:szCs w:val="28"/>
        </w:rPr>
      </w:pPr>
      <w:r w:rsidRPr="000E47C0">
        <w:rPr>
          <w:b/>
          <w:bCs/>
          <w:iCs/>
          <w:szCs w:val="28"/>
          <w:lang w:val="vi-VN"/>
        </w:rPr>
        <w:t xml:space="preserve">1. </w:t>
      </w:r>
      <w:r w:rsidRPr="000E47C0">
        <w:rPr>
          <w:b/>
          <w:bCs/>
          <w:iCs/>
          <w:szCs w:val="28"/>
        </w:rPr>
        <w:t xml:space="preserve">Hiện trạng quản lý, sử dụng đất </w:t>
      </w:r>
      <w:r w:rsidRPr="000E47C0">
        <w:rPr>
          <w:b/>
          <w:bCs/>
          <w:iCs/>
          <w:szCs w:val="28"/>
          <w:lang w:val="vi-VN"/>
        </w:rPr>
        <w:t>của Trường</w:t>
      </w:r>
      <w:r w:rsidRPr="000E47C0">
        <w:rPr>
          <w:b/>
          <w:bCs/>
          <w:iCs/>
          <w:szCs w:val="28"/>
        </w:rPr>
        <w:t xml:space="preserve"> (theo Quyết định số 393/QĐ-UBND ngày 04 tháng 02 năm 2026 của UBND tỉnh Quảng Ngãi)</w:t>
      </w:r>
    </w:p>
    <w:p w14:paraId="6FB5D914" w14:textId="77777777" w:rsidR="00197D5A" w:rsidRPr="000E47C0" w:rsidRDefault="00197D5A" w:rsidP="00197D5A">
      <w:pPr>
        <w:spacing w:before="0" w:after="0"/>
        <w:ind w:firstLine="0"/>
        <w:rPr>
          <w:b/>
          <w:bCs/>
          <w:iCs/>
          <w:szCs w:val="28"/>
        </w:rPr>
      </w:pPr>
    </w:p>
    <w:tbl>
      <w:tblPr>
        <w:tblW w:w="14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256"/>
        <w:gridCol w:w="1559"/>
        <w:gridCol w:w="4477"/>
        <w:gridCol w:w="3246"/>
      </w:tblGrid>
      <w:tr w:rsidR="000E47C0" w:rsidRPr="000E47C0" w14:paraId="6FD893AD" w14:textId="77777777" w:rsidTr="006047EC">
        <w:trPr>
          <w:trHeight w:val="1270"/>
          <w:tblHeader/>
          <w:jc w:val="center"/>
        </w:trPr>
        <w:tc>
          <w:tcPr>
            <w:tcW w:w="540" w:type="dxa"/>
            <w:vAlign w:val="center"/>
            <w:hideMark/>
          </w:tcPr>
          <w:p w14:paraId="2E55D3DF"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4275" w:type="dxa"/>
            <w:vAlign w:val="center"/>
            <w:hideMark/>
          </w:tcPr>
          <w:p w14:paraId="2DADD260" w14:textId="77777777" w:rsidR="00197D5A" w:rsidRPr="000E47C0" w:rsidRDefault="00197D5A" w:rsidP="006047EC">
            <w:pPr>
              <w:widowControl/>
              <w:spacing w:before="0" w:after="0"/>
              <w:ind w:firstLine="0"/>
              <w:jc w:val="center"/>
              <w:rPr>
                <w:b/>
                <w:bCs/>
                <w:szCs w:val="28"/>
              </w:rPr>
            </w:pPr>
            <w:r w:rsidRPr="000E47C0">
              <w:rPr>
                <w:b/>
                <w:bCs/>
                <w:szCs w:val="28"/>
              </w:rPr>
              <w:t>Đơn vị/ Địa chỉ nhà đất</w:t>
            </w:r>
          </w:p>
        </w:tc>
        <w:tc>
          <w:tcPr>
            <w:tcW w:w="1559" w:type="dxa"/>
            <w:vAlign w:val="center"/>
            <w:hideMark/>
          </w:tcPr>
          <w:p w14:paraId="006C87D8" w14:textId="77777777" w:rsidR="00197D5A" w:rsidRPr="000E47C0" w:rsidRDefault="00197D5A" w:rsidP="006047EC">
            <w:pPr>
              <w:spacing w:before="0" w:after="0"/>
              <w:ind w:firstLine="0"/>
              <w:jc w:val="center"/>
              <w:rPr>
                <w:b/>
                <w:bCs/>
                <w:szCs w:val="28"/>
              </w:rPr>
            </w:pPr>
            <w:r w:rsidRPr="000E47C0">
              <w:rPr>
                <w:b/>
                <w:bCs/>
                <w:szCs w:val="28"/>
              </w:rPr>
              <w:t>Diện tích</w:t>
            </w:r>
          </w:p>
        </w:tc>
        <w:tc>
          <w:tcPr>
            <w:tcW w:w="4495" w:type="dxa"/>
            <w:vAlign w:val="center"/>
            <w:hideMark/>
          </w:tcPr>
          <w:p w14:paraId="5EA40A36" w14:textId="77777777" w:rsidR="00197D5A" w:rsidRPr="000E47C0" w:rsidRDefault="00197D5A" w:rsidP="006047EC">
            <w:pPr>
              <w:widowControl/>
              <w:spacing w:before="0" w:after="0"/>
              <w:ind w:firstLine="0"/>
              <w:jc w:val="center"/>
              <w:rPr>
                <w:b/>
                <w:bCs/>
                <w:szCs w:val="28"/>
              </w:rPr>
            </w:pPr>
            <w:r w:rsidRPr="000E47C0">
              <w:rPr>
                <w:b/>
                <w:bCs/>
                <w:szCs w:val="28"/>
              </w:rPr>
              <w:t>Hồ sơ pháp lý</w:t>
            </w:r>
          </w:p>
        </w:tc>
        <w:tc>
          <w:tcPr>
            <w:tcW w:w="3260" w:type="dxa"/>
            <w:vAlign w:val="center"/>
            <w:hideMark/>
          </w:tcPr>
          <w:p w14:paraId="5628A1EB" w14:textId="77777777" w:rsidR="00197D5A" w:rsidRPr="000E47C0" w:rsidRDefault="00197D5A" w:rsidP="006047EC">
            <w:pPr>
              <w:widowControl/>
              <w:spacing w:before="0" w:after="0"/>
              <w:ind w:firstLine="0"/>
              <w:jc w:val="center"/>
              <w:rPr>
                <w:b/>
                <w:bCs/>
                <w:szCs w:val="28"/>
              </w:rPr>
            </w:pPr>
            <w:r w:rsidRPr="000E47C0">
              <w:rPr>
                <w:b/>
                <w:bCs/>
                <w:szCs w:val="28"/>
              </w:rPr>
              <w:t>Mục đích sử dụng của cơ sở nhà, đất được giao</w:t>
            </w:r>
          </w:p>
        </w:tc>
      </w:tr>
      <w:tr w:rsidR="000E47C0" w:rsidRPr="000E47C0" w14:paraId="151E6E2B" w14:textId="77777777" w:rsidTr="006047EC">
        <w:trPr>
          <w:trHeight w:val="1080"/>
          <w:jc w:val="center"/>
        </w:trPr>
        <w:tc>
          <w:tcPr>
            <w:tcW w:w="540" w:type="dxa"/>
            <w:vAlign w:val="center"/>
            <w:hideMark/>
          </w:tcPr>
          <w:p w14:paraId="62A655D9" w14:textId="77777777" w:rsidR="00197D5A" w:rsidRPr="000E47C0" w:rsidRDefault="00197D5A" w:rsidP="006047EC">
            <w:pPr>
              <w:widowControl/>
              <w:spacing w:before="0" w:after="0"/>
              <w:ind w:firstLine="0"/>
              <w:jc w:val="center"/>
              <w:rPr>
                <w:szCs w:val="28"/>
              </w:rPr>
            </w:pPr>
            <w:r w:rsidRPr="000E47C0">
              <w:rPr>
                <w:szCs w:val="28"/>
              </w:rPr>
              <w:t>1</w:t>
            </w:r>
          </w:p>
        </w:tc>
        <w:tc>
          <w:tcPr>
            <w:tcW w:w="4275" w:type="dxa"/>
            <w:vAlign w:val="center"/>
            <w:hideMark/>
          </w:tcPr>
          <w:p w14:paraId="2238455E" w14:textId="32AE575C" w:rsidR="00197D5A" w:rsidRPr="000E47C0" w:rsidRDefault="00197D5A" w:rsidP="006047EC">
            <w:pPr>
              <w:widowControl/>
              <w:spacing w:before="0" w:after="0"/>
              <w:ind w:firstLine="0"/>
              <w:rPr>
                <w:szCs w:val="28"/>
              </w:rPr>
            </w:pPr>
            <w:r w:rsidRPr="000E47C0">
              <w:rPr>
                <w:b/>
                <w:bCs/>
                <w:szCs w:val="28"/>
              </w:rPr>
              <w:t>Trụ sở chính</w:t>
            </w:r>
            <w:r w:rsidRPr="000E47C0">
              <w:rPr>
                <w:szCs w:val="28"/>
              </w:rPr>
              <w:t xml:space="preserve"> tại số 14 Đường Ngụy Như Kon Tum, Tổ 10. phường Đăk Cấm, tỉnh Quảng Ngãi</w:t>
            </w:r>
          </w:p>
        </w:tc>
        <w:tc>
          <w:tcPr>
            <w:tcW w:w="1559" w:type="dxa"/>
            <w:vAlign w:val="center"/>
            <w:hideMark/>
          </w:tcPr>
          <w:p w14:paraId="63C9F153" w14:textId="77777777" w:rsidR="00197D5A" w:rsidRPr="000E47C0" w:rsidRDefault="00197D5A" w:rsidP="006047EC">
            <w:pPr>
              <w:widowControl/>
              <w:spacing w:before="0" w:after="0"/>
              <w:ind w:firstLine="0"/>
              <w:jc w:val="center"/>
              <w:rPr>
                <w:szCs w:val="28"/>
              </w:rPr>
            </w:pPr>
            <w:r w:rsidRPr="000E47C0">
              <w:rPr>
                <w:szCs w:val="28"/>
              </w:rPr>
              <w:t>66.639 m</w:t>
            </w:r>
            <w:r w:rsidRPr="000E47C0">
              <w:rPr>
                <w:szCs w:val="28"/>
                <w:vertAlign w:val="superscript"/>
              </w:rPr>
              <w:t>2</w:t>
            </w:r>
          </w:p>
        </w:tc>
        <w:tc>
          <w:tcPr>
            <w:tcW w:w="4495" w:type="dxa"/>
            <w:vAlign w:val="center"/>
            <w:hideMark/>
          </w:tcPr>
          <w:p w14:paraId="553BF69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AH 014385 do Sở Tài nguyên và Môi trường tỉnh Kon Tum cấp ngày 05/7/2007 </w:t>
            </w:r>
          </w:p>
        </w:tc>
        <w:tc>
          <w:tcPr>
            <w:tcW w:w="3260" w:type="dxa"/>
            <w:vAlign w:val="center"/>
            <w:hideMark/>
          </w:tcPr>
          <w:p w14:paraId="7870A95E" w14:textId="77777777" w:rsidR="00197D5A" w:rsidRPr="000E47C0" w:rsidRDefault="00197D5A" w:rsidP="006047EC">
            <w:pPr>
              <w:widowControl/>
              <w:spacing w:before="0" w:after="0"/>
              <w:ind w:firstLine="0"/>
              <w:jc w:val="center"/>
              <w:rPr>
                <w:szCs w:val="28"/>
              </w:rPr>
            </w:pPr>
            <w:r w:rsidRPr="000E47C0">
              <w:rPr>
                <w:szCs w:val="28"/>
              </w:rPr>
              <w:t xml:space="preserve">Đất cơ sở Giáo dục – Đào tạo </w:t>
            </w:r>
          </w:p>
        </w:tc>
      </w:tr>
      <w:tr w:rsidR="000E47C0" w:rsidRPr="000E47C0" w14:paraId="77EA5BC1" w14:textId="77777777" w:rsidTr="006047EC">
        <w:trPr>
          <w:trHeight w:val="1260"/>
          <w:jc w:val="center"/>
        </w:trPr>
        <w:tc>
          <w:tcPr>
            <w:tcW w:w="540" w:type="dxa"/>
            <w:vAlign w:val="center"/>
            <w:hideMark/>
          </w:tcPr>
          <w:p w14:paraId="4B751434" w14:textId="77777777" w:rsidR="00197D5A" w:rsidRPr="000E47C0" w:rsidRDefault="00197D5A" w:rsidP="006047EC">
            <w:pPr>
              <w:widowControl/>
              <w:spacing w:before="0" w:after="0"/>
              <w:ind w:firstLine="0"/>
              <w:jc w:val="center"/>
              <w:rPr>
                <w:szCs w:val="28"/>
              </w:rPr>
            </w:pPr>
            <w:r w:rsidRPr="000E47C0">
              <w:rPr>
                <w:szCs w:val="28"/>
              </w:rPr>
              <w:t>2</w:t>
            </w:r>
          </w:p>
        </w:tc>
        <w:tc>
          <w:tcPr>
            <w:tcW w:w="4275" w:type="dxa"/>
            <w:vAlign w:val="center"/>
            <w:hideMark/>
          </w:tcPr>
          <w:p w14:paraId="6594EBA6" w14:textId="38158633" w:rsidR="00197D5A" w:rsidRPr="000E47C0" w:rsidRDefault="00197D5A" w:rsidP="006047EC">
            <w:pPr>
              <w:widowControl/>
              <w:spacing w:before="0" w:after="0"/>
              <w:ind w:firstLine="0"/>
              <w:rPr>
                <w:szCs w:val="28"/>
              </w:rPr>
            </w:pPr>
            <w:r w:rsidRPr="000E47C0">
              <w:rPr>
                <w:b/>
                <w:szCs w:val="28"/>
                <w:lang w:val="nl-NL"/>
              </w:rPr>
              <w:t>Cơ sở 2:</w:t>
            </w:r>
            <w:r w:rsidRPr="000E47C0">
              <w:rPr>
                <w:bCs/>
                <w:szCs w:val="28"/>
                <w:lang w:val="nl-NL"/>
              </w:rPr>
              <w:t xml:space="preserve"> K</w:t>
            </w:r>
            <w:r w:rsidRPr="000E47C0">
              <w:rPr>
                <w:szCs w:val="28"/>
                <w:lang w:val="nl-NL"/>
              </w:rPr>
              <w:t>hoa Kinh tế - Nông Lâm và Khu thực nghiệm</w:t>
            </w:r>
            <w:r w:rsidRPr="000E47C0">
              <w:rPr>
                <w:bCs/>
                <w:szCs w:val="28"/>
                <w:lang w:val="nl-NL"/>
              </w:rPr>
              <w:t>; địa chỉ</w:t>
            </w:r>
            <w:r w:rsidRPr="000E47C0">
              <w:rPr>
                <w:szCs w:val="28"/>
                <w:lang w:val="nl-NL"/>
              </w:rPr>
              <w:t>: Đường Võ Nguyên Giáp, Tổ 10, phường Đăk Cấm, tỉnh Quảng Ngãi</w:t>
            </w:r>
          </w:p>
        </w:tc>
        <w:tc>
          <w:tcPr>
            <w:tcW w:w="1559" w:type="dxa"/>
            <w:vAlign w:val="center"/>
            <w:hideMark/>
          </w:tcPr>
          <w:p w14:paraId="1D213A90" w14:textId="77777777" w:rsidR="00197D5A" w:rsidRPr="000E47C0" w:rsidRDefault="00197D5A" w:rsidP="006047EC">
            <w:pPr>
              <w:widowControl/>
              <w:spacing w:before="0" w:after="0"/>
              <w:ind w:firstLine="0"/>
              <w:jc w:val="center"/>
              <w:rPr>
                <w:szCs w:val="28"/>
              </w:rPr>
            </w:pPr>
            <w:r w:rsidRPr="000E47C0">
              <w:rPr>
                <w:szCs w:val="28"/>
              </w:rPr>
              <w:t>167.188 m</w:t>
            </w:r>
            <w:r w:rsidRPr="000E47C0">
              <w:rPr>
                <w:szCs w:val="28"/>
                <w:vertAlign w:val="superscript"/>
              </w:rPr>
              <w:t>2</w:t>
            </w:r>
          </w:p>
        </w:tc>
        <w:tc>
          <w:tcPr>
            <w:tcW w:w="4495" w:type="dxa"/>
            <w:vAlign w:val="center"/>
            <w:hideMark/>
          </w:tcPr>
          <w:p w14:paraId="1ED07870" w14:textId="77777777" w:rsidR="00197D5A" w:rsidRPr="000E47C0" w:rsidRDefault="00197D5A" w:rsidP="006047EC">
            <w:pPr>
              <w:widowControl/>
              <w:spacing w:before="0" w:after="0"/>
              <w:ind w:firstLine="0"/>
              <w:jc w:val="center"/>
              <w:rPr>
                <w:szCs w:val="28"/>
              </w:rPr>
            </w:pPr>
            <w:r w:rsidRPr="000E47C0">
              <w:rPr>
                <w:szCs w:val="28"/>
              </w:rPr>
              <w:t xml:space="preserve">Giấy chứng nhận quyền sử dụng đất số P 096097 do UBND tỉnh Kon Tum cấp ngày 08/11/1999 </w:t>
            </w:r>
          </w:p>
        </w:tc>
        <w:tc>
          <w:tcPr>
            <w:tcW w:w="3260" w:type="dxa"/>
            <w:vAlign w:val="center"/>
            <w:hideMark/>
          </w:tcPr>
          <w:p w14:paraId="3EA91729"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E67F759" w14:textId="77777777" w:rsidTr="006047EC">
        <w:trPr>
          <w:trHeight w:val="1260"/>
          <w:jc w:val="center"/>
        </w:trPr>
        <w:tc>
          <w:tcPr>
            <w:tcW w:w="540" w:type="dxa"/>
            <w:vAlign w:val="center"/>
            <w:hideMark/>
          </w:tcPr>
          <w:p w14:paraId="74CEEF79" w14:textId="77777777" w:rsidR="00197D5A" w:rsidRPr="000E47C0" w:rsidRDefault="00197D5A" w:rsidP="006047EC">
            <w:pPr>
              <w:widowControl/>
              <w:spacing w:before="0" w:after="0"/>
              <w:ind w:firstLine="0"/>
              <w:jc w:val="center"/>
              <w:rPr>
                <w:szCs w:val="28"/>
              </w:rPr>
            </w:pPr>
            <w:r w:rsidRPr="000E47C0">
              <w:rPr>
                <w:szCs w:val="28"/>
              </w:rPr>
              <w:t>3</w:t>
            </w:r>
          </w:p>
        </w:tc>
        <w:tc>
          <w:tcPr>
            <w:tcW w:w="4275" w:type="dxa"/>
            <w:vAlign w:val="center"/>
            <w:hideMark/>
          </w:tcPr>
          <w:p w14:paraId="41C5F89B" w14:textId="1388D7E8" w:rsidR="00197D5A" w:rsidRPr="000E47C0" w:rsidRDefault="00197D5A" w:rsidP="006047EC">
            <w:pPr>
              <w:widowControl/>
              <w:spacing w:before="0" w:after="0"/>
              <w:ind w:firstLine="0"/>
              <w:rPr>
                <w:szCs w:val="28"/>
              </w:rPr>
            </w:pPr>
            <w:r w:rsidRPr="000E47C0">
              <w:rPr>
                <w:b/>
                <w:bCs/>
                <w:szCs w:val="28"/>
                <w:lang w:val="nl-NL"/>
              </w:rPr>
              <w:t>Cơ sở 3:</w:t>
            </w:r>
            <w:r w:rsidRPr="000E47C0">
              <w:rPr>
                <w:szCs w:val="28"/>
                <w:lang w:val="nl-NL"/>
              </w:rPr>
              <w:t xml:space="preserve"> </w:t>
            </w:r>
            <w:r w:rsidRPr="000E47C0">
              <w:rPr>
                <w:bCs/>
                <w:szCs w:val="28"/>
                <w:lang w:val="nl-NL"/>
              </w:rPr>
              <w:t>Khoa Y – Dược; địa chỉ</w:t>
            </w:r>
            <w:r w:rsidRPr="000E47C0">
              <w:rPr>
                <w:bCs/>
                <w:szCs w:val="28"/>
                <w:lang w:val="vi-VN"/>
              </w:rPr>
              <w:t>:</w:t>
            </w:r>
            <w:r w:rsidRPr="000E47C0">
              <w:rPr>
                <w:bCs/>
                <w:szCs w:val="28"/>
                <w:lang w:val="nl-NL"/>
              </w:rPr>
              <w:t xml:space="preserve"> </w:t>
            </w:r>
            <w:r w:rsidRPr="000E47C0">
              <w:rPr>
                <w:szCs w:val="28"/>
                <w:lang w:val="nl-NL"/>
              </w:rPr>
              <w:t>S</w:t>
            </w:r>
            <w:r w:rsidRPr="000E47C0">
              <w:rPr>
                <w:szCs w:val="28"/>
                <w:lang w:val="vi-VN"/>
              </w:rPr>
              <w:t>ố 347</w:t>
            </w:r>
            <w:r w:rsidRPr="000E47C0">
              <w:rPr>
                <w:szCs w:val="28"/>
                <w:lang w:val="nl-NL"/>
              </w:rPr>
              <w:t xml:space="preserve"> đường </w:t>
            </w:r>
            <w:r w:rsidRPr="000E47C0">
              <w:rPr>
                <w:szCs w:val="28"/>
                <w:lang w:val="vi-VN"/>
              </w:rPr>
              <w:t>Bà Triệu</w:t>
            </w:r>
            <w:r w:rsidRPr="000E47C0">
              <w:rPr>
                <w:szCs w:val="28"/>
                <w:lang w:val="nl-NL"/>
              </w:rPr>
              <w:t>, Tổ 8, p</w:t>
            </w:r>
            <w:r w:rsidRPr="000E47C0">
              <w:rPr>
                <w:szCs w:val="28"/>
                <w:lang w:val="vi-VN"/>
              </w:rPr>
              <w:t xml:space="preserve">hường </w:t>
            </w:r>
            <w:r w:rsidRPr="000E47C0">
              <w:rPr>
                <w:szCs w:val="28"/>
                <w:lang w:val="nl-NL"/>
              </w:rPr>
              <w:t>Kon Tum, tỉnh Quảng Ngãi</w:t>
            </w:r>
          </w:p>
        </w:tc>
        <w:tc>
          <w:tcPr>
            <w:tcW w:w="1559" w:type="dxa"/>
            <w:vAlign w:val="center"/>
            <w:hideMark/>
          </w:tcPr>
          <w:p w14:paraId="62DF31B1" w14:textId="77777777" w:rsidR="00197D5A" w:rsidRPr="000E47C0" w:rsidRDefault="00197D5A" w:rsidP="006047EC">
            <w:pPr>
              <w:widowControl/>
              <w:spacing w:before="0" w:after="0"/>
              <w:ind w:firstLine="0"/>
              <w:jc w:val="center"/>
              <w:rPr>
                <w:szCs w:val="28"/>
              </w:rPr>
            </w:pPr>
            <w:r w:rsidRPr="000E47C0">
              <w:rPr>
                <w:szCs w:val="28"/>
              </w:rPr>
              <w:t>1.742 m</w:t>
            </w:r>
            <w:r w:rsidRPr="000E47C0">
              <w:rPr>
                <w:szCs w:val="28"/>
                <w:vertAlign w:val="superscript"/>
              </w:rPr>
              <w:t>2</w:t>
            </w:r>
          </w:p>
        </w:tc>
        <w:tc>
          <w:tcPr>
            <w:tcW w:w="4495" w:type="dxa"/>
            <w:vAlign w:val="center"/>
            <w:hideMark/>
          </w:tcPr>
          <w:p w14:paraId="278235E9" w14:textId="77777777" w:rsidR="00197D5A" w:rsidRPr="000E47C0" w:rsidRDefault="00197D5A" w:rsidP="006047EC">
            <w:pPr>
              <w:widowControl/>
              <w:spacing w:before="0" w:after="0"/>
              <w:ind w:firstLine="0"/>
              <w:jc w:val="center"/>
              <w:rPr>
                <w:szCs w:val="28"/>
              </w:rPr>
            </w:pPr>
            <w:r w:rsidRPr="000E47C0">
              <w:rPr>
                <w:szCs w:val="28"/>
              </w:rPr>
              <w:t>Giấy chứng nhận quyền sử dụng đất số BĐ631718 ngày 09/3/2011 của Sở Tài nguyên và Môi trường tỉnh Kon Tum</w:t>
            </w:r>
          </w:p>
        </w:tc>
        <w:tc>
          <w:tcPr>
            <w:tcW w:w="3260" w:type="dxa"/>
            <w:vAlign w:val="center"/>
            <w:hideMark/>
          </w:tcPr>
          <w:p w14:paraId="495AE09E"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4CFE4E27" w14:textId="77777777" w:rsidTr="006047EC">
        <w:trPr>
          <w:trHeight w:val="1339"/>
          <w:jc w:val="center"/>
        </w:trPr>
        <w:tc>
          <w:tcPr>
            <w:tcW w:w="540" w:type="dxa"/>
            <w:vAlign w:val="center"/>
            <w:hideMark/>
          </w:tcPr>
          <w:p w14:paraId="3588E507" w14:textId="77777777" w:rsidR="00197D5A" w:rsidRPr="000E47C0" w:rsidRDefault="00197D5A" w:rsidP="006047EC">
            <w:pPr>
              <w:widowControl/>
              <w:spacing w:before="0" w:after="0"/>
              <w:ind w:firstLine="0"/>
              <w:jc w:val="left"/>
              <w:rPr>
                <w:szCs w:val="28"/>
              </w:rPr>
            </w:pPr>
            <w:r w:rsidRPr="000E47C0">
              <w:rPr>
                <w:szCs w:val="28"/>
              </w:rPr>
              <w:t>4</w:t>
            </w:r>
          </w:p>
        </w:tc>
        <w:tc>
          <w:tcPr>
            <w:tcW w:w="4275" w:type="dxa"/>
            <w:vAlign w:val="center"/>
            <w:hideMark/>
          </w:tcPr>
          <w:p w14:paraId="5FC71342" w14:textId="1693FC47" w:rsidR="00197D5A" w:rsidRPr="000E47C0" w:rsidRDefault="00197D5A" w:rsidP="006047EC">
            <w:pPr>
              <w:widowControl/>
              <w:spacing w:before="0" w:after="0"/>
              <w:ind w:firstLine="0"/>
              <w:rPr>
                <w:szCs w:val="28"/>
              </w:rPr>
            </w:pPr>
            <w:r w:rsidRPr="000E47C0">
              <w:rPr>
                <w:b/>
                <w:bCs/>
                <w:szCs w:val="28"/>
                <w:lang w:val="nl-NL"/>
              </w:rPr>
              <w:t>Cơ sở 4:</w:t>
            </w:r>
            <w:r w:rsidRPr="000E47C0">
              <w:rPr>
                <w:szCs w:val="28"/>
                <w:lang w:val="nl-NL"/>
              </w:rPr>
              <w:t xml:space="preserve"> </w:t>
            </w:r>
            <w:r w:rsidRPr="000E47C0">
              <w:rPr>
                <w:bCs/>
                <w:szCs w:val="28"/>
                <w:lang w:val="nl-NL"/>
              </w:rPr>
              <w:t xml:space="preserve">Khoa </w:t>
            </w:r>
            <w:r w:rsidRPr="000E47C0">
              <w:rPr>
                <w:szCs w:val="28"/>
                <w:lang w:val="nl-NL"/>
              </w:rPr>
              <w:t>Kỹ thuật - Công nghệ và Đào tạo – Sát hạch lái xe</w:t>
            </w:r>
            <w:r w:rsidRPr="000E47C0">
              <w:rPr>
                <w:bCs/>
                <w:szCs w:val="28"/>
                <w:lang w:val="nl-NL"/>
              </w:rPr>
              <w:t>; địa chỉ</w:t>
            </w:r>
            <w:r w:rsidRPr="000E47C0">
              <w:rPr>
                <w:szCs w:val="28"/>
                <w:lang w:val="nl-NL"/>
              </w:rPr>
              <w:t>: Đường Trương Vĩnh Ký, Tổ 5, phường Đăk Bla, tỉnh Quảng Ngãi</w:t>
            </w:r>
          </w:p>
        </w:tc>
        <w:tc>
          <w:tcPr>
            <w:tcW w:w="1559" w:type="dxa"/>
            <w:noWrap/>
            <w:vAlign w:val="center"/>
            <w:hideMark/>
          </w:tcPr>
          <w:p w14:paraId="733AC362" w14:textId="77777777" w:rsidR="00197D5A" w:rsidRPr="000E47C0" w:rsidRDefault="00197D5A" w:rsidP="006047EC">
            <w:pPr>
              <w:widowControl/>
              <w:spacing w:before="0" w:after="0"/>
              <w:ind w:firstLine="0"/>
              <w:jc w:val="center"/>
              <w:rPr>
                <w:szCs w:val="28"/>
              </w:rPr>
            </w:pPr>
            <w:r w:rsidRPr="000E47C0">
              <w:rPr>
                <w:szCs w:val="28"/>
              </w:rPr>
              <w:t>57.952 m</w:t>
            </w:r>
            <w:r w:rsidRPr="000E47C0">
              <w:rPr>
                <w:szCs w:val="28"/>
                <w:vertAlign w:val="superscript"/>
              </w:rPr>
              <w:t>2</w:t>
            </w:r>
          </w:p>
        </w:tc>
        <w:tc>
          <w:tcPr>
            <w:tcW w:w="4495" w:type="dxa"/>
            <w:vAlign w:val="center"/>
            <w:hideMark/>
          </w:tcPr>
          <w:p w14:paraId="306682D5" w14:textId="77777777" w:rsidR="00197D5A" w:rsidRPr="000E47C0" w:rsidRDefault="00197D5A" w:rsidP="006047EC">
            <w:pPr>
              <w:widowControl/>
              <w:spacing w:before="0" w:after="0"/>
              <w:ind w:firstLine="0"/>
              <w:jc w:val="left"/>
              <w:rPr>
                <w:szCs w:val="28"/>
              </w:rPr>
            </w:pPr>
            <w:r w:rsidRPr="000E47C0">
              <w:rPr>
                <w:szCs w:val="28"/>
              </w:rPr>
              <w:t>Giấy chứng nhận quyền sử dụng đất số AN370889 ngày 01/10/2009 của Sở TT&amp;MT tỉnh Kon Tum cấp</w:t>
            </w:r>
          </w:p>
        </w:tc>
        <w:tc>
          <w:tcPr>
            <w:tcW w:w="3260" w:type="dxa"/>
            <w:vAlign w:val="center"/>
            <w:hideMark/>
          </w:tcPr>
          <w:p w14:paraId="67B60583" w14:textId="77777777" w:rsidR="00197D5A" w:rsidRPr="000E47C0" w:rsidRDefault="00197D5A" w:rsidP="006047EC">
            <w:pPr>
              <w:widowControl/>
              <w:spacing w:before="0" w:after="0"/>
              <w:ind w:firstLine="0"/>
              <w:jc w:val="center"/>
              <w:rPr>
                <w:szCs w:val="28"/>
              </w:rPr>
            </w:pPr>
            <w:r w:rsidRPr="000E47C0">
              <w:rPr>
                <w:szCs w:val="28"/>
              </w:rPr>
              <w:t>Đất cơ sở Giáo dục – Đào tạo</w:t>
            </w:r>
          </w:p>
        </w:tc>
      </w:tr>
      <w:tr w:rsidR="000E47C0" w:rsidRPr="000E47C0" w14:paraId="3ACAE25B" w14:textId="77777777" w:rsidTr="006047EC">
        <w:trPr>
          <w:trHeight w:val="1119"/>
          <w:jc w:val="center"/>
        </w:trPr>
        <w:tc>
          <w:tcPr>
            <w:tcW w:w="540" w:type="dxa"/>
            <w:vAlign w:val="center"/>
          </w:tcPr>
          <w:p w14:paraId="530906A8" w14:textId="77777777" w:rsidR="00197D5A" w:rsidRPr="000E47C0" w:rsidRDefault="00197D5A" w:rsidP="006047EC">
            <w:pPr>
              <w:widowControl/>
              <w:spacing w:before="0" w:after="0"/>
              <w:ind w:firstLine="0"/>
              <w:jc w:val="left"/>
              <w:rPr>
                <w:szCs w:val="28"/>
              </w:rPr>
            </w:pPr>
            <w:r w:rsidRPr="000E47C0">
              <w:rPr>
                <w:szCs w:val="28"/>
              </w:rPr>
              <w:t>5</w:t>
            </w:r>
          </w:p>
        </w:tc>
        <w:tc>
          <w:tcPr>
            <w:tcW w:w="4275" w:type="dxa"/>
            <w:vAlign w:val="center"/>
          </w:tcPr>
          <w:p w14:paraId="1C5148BB" w14:textId="5F0B2DA1" w:rsidR="00197D5A" w:rsidRPr="000E47C0" w:rsidRDefault="00197D5A" w:rsidP="006047EC">
            <w:pPr>
              <w:widowControl/>
              <w:spacing w:before="0" w:after="0"/>
              <w:ind w:firstLine="0"/>
              <w:rPr>
                <w:szCs w:val="28"/>
              </w:rPr>
            </w:pPr>
            <w:r w:rsidRPr="000E47C0">
              <w:rPr>
                <w:b/>
                <w:bCs/>
                <w:szCs w:val="28"/>
                <w:lang w:val="nl-NL"/>
              </w:rPr>
              <w:t>Cơ sở 5:</w:t>
            </w:r>
            <w:r w:rsidRPr="000E47C0">
              <w:rPr>
                <w:szCs w:val="28"/>
                <w:lang w:val="nl-NL"/>
              </w:rPr>
              <w:t xml:space="preserve"> Khoa các Khoa học cơ bản: Đường Nguyễn Thị Định, Tổ 10, phường Đăk Cấm, tỉnh Quảng Ngãi</w:t>
            </w:r>
          </w:p>
        </w:tc>
        <w:tc>
          <w:tcPr>
            <w:tcW w:w="1559" w:type="dxa"/>
            <w:noWrap/>
            <w:vAlign w:val="center"/>
          </w:tcPr>
          <w:p w14:paraId="755FDE69" w14:textId="77777777" w:rsidR="00197D5A" w:rsidRPr="000E47C0" w:rsidRDefault="00197D5A" w:rsidP="006047EC">
            <w:pPr>
              <w:widowControl/>
              <w:spacing w:before="0" w:after="0"/>
              <w:ind w:firstLine="0"/>
              <w:jc w:val="center"/>
              <w:rPr>
                <w:szCs w:val="28"/>
              </w:rPr>
            </w:pPr>
            <w:r w:rsidRPr="000E47C0">
              <w:rPr>
                <w:szCs w:val="28"/>
              </w:rPr>
              <w:t>19.997,8 m2</w:t>
            </w:r>
          </w:p>
        </w:tc>
        <w:tc>
          <w:tcPr>
            <w:tcW w:w="4495" w:type="dxa"/>
            <w:vAlign w:val="center"/>
          </w:tcPr>
          <w:p w14:paraId="79E44FFC" w14:textId="77777777" w:rsidR="00197D5A" w:rsidRPr="000E47C0" w:rsidRDefault="00197D5A" w:rsidP="006047EC">
            <w:pPr>
              <w:widowControl/>
              <w:spacing w:before="0" w:after="0"/>
              <w:ind w:firstLine="0"/>
              <w:jc w:val="left"/>
              <w:rPr>
                <w:szCs w:val="28"/>
              </w:rPr>
            </w:pPr>
            <w:r w:rsidRPr="000E47C0">
              <w:rPr>
                <w:szCs w:val="28"/>
              </w:rPr>
              <w:t xml:space="preserve">Giấy chứng nhận quyền sử dụng đất số BG 736067 </w:t>
            </w:r>
          </w:p>
        </w:tc>
        <w:tc>
          <w:tcPr>
            <w:tcW w:w="3260" w:type="dxa"/>
            <w:vAlign w:val="center"/>
          </w:tcPr>
          <w:p w14:paraId="46DD81D7" w14:textId="77777777" w:rsidR="00197D5A" w:rsidRPr="000E47C0" w:rsidRDefault="00197D5A" w:rsidP="006047EC">
            <w:pPr>
              <w:widowControl/>
              <w:spacing w:before="0" w:after="0"/>
              <w:ind w:firstLine="0"/>
              <w:jc w:val="center"/>
              <w:rPr>
                <w:szCs w:val="28"/>
              </w:rPr>
            </w:pPr>
            <w:r w:rsidRPr="000E47C0">
              <w:rPr>
                <w:szCs w:val="28"/>
              </w:rPr>
              <w:t>Đất cơ sở hoạt động sự nghiệp</w:t>
            </w:r>
          </w:p>
        </w:tc>
      </w:tr>
    </w:tbl>
    <w:p w14:paraId="145AA151" w14:textId="77777777" w:rsidR="00197D5A" w:rsidRPr="000E47C0" w:rsidRDefault="00197D5A" w:rsidP="00197D5A">
      <w:pPr>
        <w:rPr>
          <w:b/>
          <w:bCs/>
          <w:iCs/>
          <w:szCs w:val="28"/>
        </w:rPr>
      </w:pPr>
      <w:r w:rsidRPr="000E47C0">
        <w:rPr>
          <w:b/>
          <w:bCs/>
          <w:iCs/>
          <w:szCs w:val="28"/>
          <w:lang w:val="vi-VN"/>
        </w:rPr>
        <w:t xml:space="preserve">2. </w:t>
      </w:r>
      <w:r w:rsidRPr="000E47C0">
        <w:rPr>
          <w:b/>
          <w:bCs/>
          <w:iCs/>
          <w:szCs w:val="28"/>
        </w:rPr>
        <w:t>Hiện trạng sử dụng nhà</w:t>
      </w:r>
    </w:p>
    <w:p w14:paraId="73EB553F" w14:textId="7B28F4A5" w:rsidR="00197D5A" w:rsidRPr="000E47C0" w:rsidRDefault="00197D5A" w:rsidP="00197D5A">
      <w:pPr>
        <w:rPr>
          <w:b/>
        </w:rPr>
      </w:pPr>
      <w:r w:rsidRPr="000E47C0">
        <w:rPr>
          <w:b/>
          <w:bCs/>
          <w:iCs/>
          <w:szCs w:val="28"/>
          <w:lang w:val="vi-VN"/>
        </w:rPr>
        <w:t xml:space="preserve">a) </w:t>
      </w:r>
      <w:r w:rsidRPr="000E47C0">
        <w:rPr>
          <w:b/>
          <w:lang w:val="vi-VN"/>
        </w:rPr>
        <w:t xml:space="preserve">Trụ sở chính </w:t>
      </w:r>
    </w:p>
    <w:tbl>
      <w:tblPr>
        <w:tblStyle w:val="TableGrid"/>
        <w:tblW w:w="14302" w:type="dxa"/>
        <w:jc w:val="center"/>
        <w:tblLayout w:type="fixed"/>
        <w:tblLook w:val="04A0" w:firstRow="1" w:lastRow="0" w:firstColumn="1" w:lastColumn="0" w:noHBand="0" w:noVBand="1"/>
      </w:tblPr>
      <w:tblGrid>
        <w:gridCol w:w="589"/>
        <w:gridCol w:w="2920"/>
        <w:gridCol w:w="1277"/>
        <w:gridCol w:w="1568"/>
        <w:gridCol w:w="1551"/>
        <w:gridCol w:w="6397"/>
      </w:tblGrid>
      <w:tr w:rsidR="000E47C0" w:rsidRPr="000E47C0" w14:paraId="4DB65746" w14:textId="77777777" w:rsidTr="006047EC">
        <w:trPr>
          <w:cantSplit/>
          <w:tblHeader/>
          <w:jc w:val="center"/>
        </w:trPr>
        <w:tc>
          <w:tcPr>
            <w:tcW w:w="589" w:type="dxa"/>
            <w:tcBorders>
              <w:top w:val="single" w:sz="4" w:space="0" w:color="auto"/>
              <w:left w:val="single" w:sz="4" w:space="0" w:color="auto"/>
              <w:bottom w:val="single" w:sz="4" w:space="0" w:color="auto"/>
              <w:right w:val="single" w:sz="4" w:space="0" w:color="auto"/>
            </w:tcBorders>
            <w:vAlign w:val="center"/>
            <w:hideMark/>
          </w:tcPr>
          <w:p w14:paraId="26325444" w14:textId="77777777" w:rsidR="00197D5A" w:rsidRPr="000E47C0" w:rsidRDefault="00197D5A" w:rsidP="006047EC">
            <w:pPr>
              <w:spacing w:before="0" w:after="0"/>
              <w:ind w:firstLine="0"/>
              <w:jc w:val="center"/>
              <w:rPr>
                <w:b/>
                <w:szCs w:val="28"/>
              </w:rPr>
            </w:pPr>
            <w:r w:rsidRPr="000E47C0">
              <w:rPr>
                <w:b/>
                <w:szCs w:val="28"/>
              </w:rPr>
              <w:t>TT</w:t>
            </w:r>
          </w:p>
        </w:tc>
        <w:tc>
          <w:tcPr>
            <w:tcW w:w="2920" w:type="dxa"/>
            <w:tcBorders>
              <w:top w:val="single" w:sz="4" w:space="0" w:color="auto"/>
              <w:left w:val="single" w:sz="4" w:space="0" w:color="auto"/>
              <w:bottom w:val="single" w:sz="4" w:space="0" w:color="auto"/>
              <w:right w:val="single" w:sz="4" w:space="0" w:color="auto"/>
            </w:tcBorders>
            <w:vAlign w:val="center"/>
            <w:hideMark/>
          </w:tcPr>
          <w:p w14:paraId="73D76A46" w14:textId="77777777" w:rsidR="00197D5A" w:rsidRPr="000E47C0" w:rsidRDefault="00197D5A" w:rsidP="006047EC">
            <w:pPr>
              <w:spacing w:before="0" w:after="0"/>
              <w:ind w:firstLine="0"/>
              <w:jc w:val="center"/>
              <w:rPr>
                <w:b/>
                <w:szCs w:val="28"/>
              </w:rPr>
            </w:pPr>
            <w:r w:rsidRPr="000E47C0">
              <w:rPr>
                <w:b/>
                <w:szCs w:val="28"/>
              </w:rPr>
              <w:t>Hạng mục</w:t>
            </w:r>
          </w:p>
        </w:tc>
        <w:tc>
          <w:tcPr>
            <w:tcW w:w="1277" w:type="dxa"/>
            <w:tcBorders>
              <w:top w:val="single" w:sz="4" w:space="0" w:color="auto"/>
              <w:left w:val="single" w:sz="4" w:space="0" w:color="auto"/>
              <w:bottom w:val="single" w:sz="4" w:space="0" w:color="auto"/>
              <w:right w:val="single" w:sz="4" w:space="0" w:color="auto"/>
            </w:tcBorders>
            <w:vAlign w:val="center"/>
            <w:hideMark/>
          </w:tcPr>
          <w:p w14:paraId="2A14FAC3" w14:textId="77777777" w:rsidR="00197D5A" w:rsidRPr="000E47C0" w:rsidRDefault="00197D5A" w:rsidP="006047EC">
            <w:pPr>
              <w:spacing w:before="0" w:after="0"/>
              <w:ind w:firstLine="0"/>
              <w:jc w:val="center"/>
              <w:rPr>
                <w:b/>
                <w:szCs w:val="28"/>
              </w:rPr>
            </w:pPr>
            <w:r w:rsidRPr="000E47C0">
              <w:rPr>
                <w:b/>
                <w:szCs w:val="28"/>
              </w:rPr>
              <w:t>Quy mô</w:t>
            </w:r>
          </w:p>
          <w:p w14:paraId="01E4E415" w14:textId="77777777" w:rsidR="00197D5A" w:rsidRPr="000E47C0" w:rsidRDefault="00197D5A" w:rsidP="006047EC">
            <w:pPr>
              <w:spacing w:before="0" w:after="0"/>
              <w:ind w:firstLine="0"/>
              <w:jc w:val="center"/>
              <w:rPr>
                <w:b/>
                <w:szCs w:val="28"/>
              </w:rPr>
            </w:pPr>
            <w:r w:rsidRPr="000E47C0">
              <w:rPr>
                <w:b/>
                <w:szCs w:val="28"/>
              </w:rPr>
              <w:t>(tầng)</w:t>
            </w:r>
          </w:p>
        </w:tc>
        <w:tc>
          <w:tcPr>
            <w:tcW w:w="1568" w:type="dxa"/>
            <w:tcBorders>
              <w:top w:val="single" w:sz="4" w:space="0" w:color="auto"/>
              <w:left w:val="single" w:sz="4" w:space="0" w:color="auto"/>
              <w:bottom w:val="single" w:sz="4" w:space="0" w:color="auto"/>
              <w:right w:val="single" w:sz="4" w:space="0" w:color="auto"/>
            </w:tcBorders>
            <w:vAlign w:val="center"/>
            <w:hideMark/>
          </w:tcPr>
          <w:p w14:paraId="450EB9EB"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551" w:type="dxa"/>
            <w:tcBorders>
              <w:top w:val="single" w:sz="4" w:space="0" w:color="auto"/>
              <w:left w:val="single" w:sz="4" w:space="0" w:color="auto"/>
              <w:bottom w:val="single" w:sz="4" w:space="0" w:color="auto"/>
              <w:right w:val="single" w:sz="4" w:space="0" w:color="auto"/>
            </w:tcBorders>
            <w:vAlign w:val="center"/>
            <w:hideMark/>
          </w:tcPr>
          <w:p w14:paraId="60FF405E"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397" w:type="dxa"/>
            <w:tcBorders>
              <w:top w:val="single" w:sz="4" w:space="0" w:color="auto"/>
              <w:left w:val="single" w:sz="4" w:space="0" w:color="auto"/>
              <w:bottom w:val="single" w:sz="4" w:space="0" w:color="auto"/>
              <w:right w:val="single" w:sz="4" w:space="0" w:color="auto"/>
            </w:tcBorders>
            <w:vAlign w:val="center"/>
            <w:hideMark/>
          </w:tcPr>
          <w:p w14:paraId="3B553861" w14:textId="77777777" w:rsidR="00197D5A" w:rsidRPr="000E47C0" w:rsidRDefault="00197D5A" w:rsidP="006047EC">
            <w:pPr>
              <w:spacing w:before="0" w:after="0"/>
              <w:ind w:firstLine="0"/>
              <w:jc w:val="center"/>
              <w:rPr>
                <w:b/>
                <w:szCs w:val="28"/>
                <w:lang w:val="vi-VN"/>
              </w:rPr>
            </w:pPr>
            <w:r w:rsidRPr="000E47C0">
              <w:rPr>
                <w:b/>
                <w:szCs w:val="28"/>
              </w:rPr>
              <w:t>Hiện trạng</w:t>
            </w:r>
            <w:r w:rsidRPr="000E47C0">
              <w:rPr>
                <w:b/>
                <w:szCs w:val="28"/>
                <w:lang w:val="vi-VN"/>
              </w:rPr>
              <w:t>, mục đích</w:t>
            </w:r>
          </w:p>
          <w:p w14:paraId="4F60C019" w14:textId="77777777" w:rsidR="00197D5A" w:rsidRPr="000E47C0" w:rsidRDefault="00197D5A" w:rsidP="006047EC">
            <w:pPr>
              <w:spacing w:before="0" w:after="0"/>
              <w:ind w:firstLine="0"/>
              <w:jc w:val="center"/>
              <w:rPr>
                <w:b/>
                <w:szCs w:val="28"/>
              </w:rPr>
            </w:pPr>
            <w:r w:rsidRPr="000E47C0">
              <w:rPr>
                <w:b/>
                <w:szCs w:val="28"/>
              </w:rPr>
              <w:t xml:space="preserve"> sử dụng</w:t>
            </w:r>
          </w:p>
        </w:tc>
      </w:tr>
      <w:tr w:rsidR="000E47C0" w:rsidRPr="000E47C0" w14:paraId="549610D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3EEA40" w14:textId="77777777" w:rsidR="00197D5A" w:rsidRPr="000E47C0" w:rsidRDefault="00197D5A" w:rsidP="006047EC">
            <w:pPr>
              <w:spacing w:before="0" w:after="0"/>
              <w:ind w:left="-109" w:firstLine="0"/>
              <w:jc w:val="center"/>
              <w:rPr>
                <w:szCs w:val="28"/>
              </w:rPr>
            </w:pPr>
            <w:r w:rsidRPr="000E47C0">
              <w:rPr>
                <w:szCs w:val="28"/>
              </w:rPr>
              <w:t>1</w:t>
            </w:r>
          </w:p>
        </w:tc>
        <w:tc>
          <w:tcPr>
            <w:tcW w:w="2920" w:type="dxa"/>
            <w:tcBorders>
              <w:top w:val="single" w:sz="4" w:space="0" w:color="auto"/>
              <w:left w:val="single" w:sz="4" w:space="0" w:color="auto"/>
              <w:bottom w:val="single" w:sz="4" w:space="0" w:color="auto"/>
              <w:right w:val="single" w:sz="4" w:space="0" w:color="auto"/>
            </w:tcBorders>
            <w:vAlign w:val="center"/>
          </w:tcPr>
          <w:p w14:paraId="73AD8093" w14:textId="77777777" w:rsidR="00197D5A" w:rsidRPr="000E47C0" w:rsidRDefault="00197D5A" w:rsidP="006047EC">
            <w:pPr>
              <w:spacing w:before="0" w:after="0"/>
              <w:ind w:firstLine="0"/>
              <w:rPr>
                <w:szCs w:val="28"/>
              </w:rPr>
            </w:pPr>
            <w:r w:rsidRPr="000E47C0">
              <w:rPr>
                <w:szCs w:val="28"/>
              </w:rPr>
              <w:t>Nhà A (Hiệu bộ)</w:t>
            </w:r>
          </w:p>
        </w:tc>
        <w:tc>
          <w:tcPr>
            <w:tcW w:w="1277" w:type="dxa"/>
            <w:tcBorders>
              <w:top w:val="single" w:sz="4" w:space="0" w:color="auto"/>
              <w:left w:val="single" w:sz="4" w:space="0" w:color="auto"/>
              <w:bottom w:val="single" w:sz="4" w:space="0" w:color="auto"/>
              <w:right w:val="single" w:sz="4" w:space="0" w:color="auto"/>
            </w:tcBorders>
            <w:vAlign w:val="center"/>
          </w:tcPr>
          <w:p w14:paraId="622A73BF"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11A75968" w14:textId="77777777" w:rsidR="00197D5A" w:rsidRPr="000E47C0" w:rsidRDefault="00197D5A" w:rsidP="006047EC">
            <w:pPr>
              <w:spacing w:before="0" w:after="0"/>
              <w:ind w:firstLine="0"/>
              <w:jc w:val="center"/>
              <w:rPr>
                <w:szCs w:val="28"/>
              </w:rPr>
            </w:pPr>
            <w:r w:rsidRPr="000E47C0">
              <w:rPr>
                <w:szCs w:val="28"/>
              </w:rPr>
              <w:t>547</w:t>
            </w:r>
          </w:p>
        </w:tc>
        <w:tc>
          <w:tcPr>
            <w:tcW w:w="1551" w:type="dxa"/>
            <w:tcBorders>
              <w:top w:val="single" w:sz="4" w:space="0" w:color="auto"/>
              <w:left w:val="single" w:sz="4" w:space="0" w:color="auto"/>
              <w:bottom w:val="single" w:sz="4" w:space="0" w:color="auto"/>
              <w:right w:val="single" w:sz="4" w:space="0" w:color="auto"/>
            </w:tcBorders>
            <w:vAlign w:val="center"/>
          </w:tcPr>
          <w:p w14:paraId="5C1D974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64</w:t>
            </w:r>
            <w:r w:rsidRPr="000E47C0">
              <w:rPr>
                <w:szCs w:val="28"/>
                <w:lang w:val="vi-VN"/>
              </w:rPr>
              <w:t>1</w:t>
            </w:r>
          </w:p>
        </w:tc>
        <w:tc>
          <w:tcPr>
            <w:tcW w:w="6397" w:type="dxa"/>
            <w:tcBorders>
              <w:top w:val="single" w:sz="4" w:space="0" w:color="auto"/>
              <w:left w:val="single" w:sz="4" w:space="0" w:color="auto"/>
              <w:bottom w:val="single" w:sz="4" w:space="0" w:color="auto"/>
              <w:right w:val="single" w:sz="4" w:space="0" w:color="auto"/>
            </w:tcBorders>
            <w:vAlign w:val="center"/>
          </w:tcPr>
          <w:p w14:paraId="7641C7AC"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Lãnh đạo Trường, các phòng, các phòng họp.</w:t>
            </w:r>
          </w:p>
        </w:tc>
      </w:tr>
      <w:tr w:rsidR="000E47C0" w:rsidRPr="000E47C0" w14:paraId="6B54D2F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C11C009" w14:textId="77777777" w:rsidR="00197D5A" w:rsidRPr="000E47C0" w:rsidRDefault="00197D5A" w:rsidP="006047EC">
            <w:pPr>
              <w:spacing w:before="0" w:after="0"/>
              <w:ind w:left="-109" w:hanging="6"/>
              <w:jc w:val="center"/>
              <w:rPr>
                <w:szCs w:val="28"/>
              </w:rPr>
            </w:pPr>
            <w:r w:rsidRPr="000E47C0">
              <w:rPr>
                <w:szCs w:val="28"/>
              </w:rPr>
              <w:t>2</w:t>
            </w:r>
          </w:p>
        </w:tc>
        <w:tc>
          <w:tcPr>
            <w:tcW w:w="2920" w:type="dxa"/>
            <w:tcBorders>
              <w:top w:val="single" w:sz="4" w:space="0" w:color="auto"/>
              <w:left w:val="single" w:sz="4" w:space="0" w:color="auto"/>
              <w:bottom w:val="single" w:sz="4" w:space="0" w:color="auto"/>
              <w:right w:val="single" w:sz="4" w:space="0" w:color="auto"/>
            </w:tcBorders>
            <w:vAlign w:val="center"/>
          </w:tcPr>
          <w:p w14:paraId="7000D343" w14:textId="77777777" w:rsidR="00197D5A" w:rsidRPr="000E47C0" w:rsidRDefault="00197D5A" w:rsidP="006047EC">
            <w:pPr>
              <w:spacing w:before="0" w:after="0"/>
              <w:ind w:firstLine="0"/>
              <w:rPr>
                <w:szCs w:val="28"/>
              </w:rPr>
            </w:pPr>
            <w:r w:rsidRPr="000E47C0">
              <w:rPr>
                <w:szCs w:val="28"/>
              </w:rPr>
              <w:t>Nhà học lý thuyết B</w:t>
            </w:r>
          </w:p>
        </w:tc>
        <w:tc>
          <w:tcPr>
            <w:tcW w:w="1277" w:type="dxa"/>
            <w:tcBorders>
              <w:top w:val="single" w:sz="4" w:space="0" w:color="auto"/>
              <w:left w:val="single" w:sz="4" w:space="0" w:color="auto"/>
              <w:bottom w:val="single" w:sz="4" w:space="0" w:color="auto"/>
              <w:right w:val="single" w:sz="4" w:space="0" w:color="auto"/>
            </w:tcBorders>
            <w:vAlign w:val="center"/>
          </w:tcPr>
          <w:p w14:paraId="6AB5A1CE"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550D4E66" w14:textId="77777777" w:rsidR="00197D5A" w:rsidRPr="000E47C0" w:rsidRDefault="00197D5A" w:rsidP="006047EC">
            <w:pPr>
              <w:spacing w:before="0" w:after="0"/>
              <w:ind w:firstLine="0"/>
              <w:jc w:val="center"/>
              <w:rPr>
                <w:szCs w:val="28"/>
              </w:rPr>
            </w:pPr>
            <w:r w:rsidRPr="000E47C0">
              <w:rPr>
                <w:szCs w:val="28"/>
              </w:rPr>
              <w:t>510</w:t>
            </w:r>
          </w:p>
        </w:tc>
        <w:tc>
          <w:tcPr>
            <w:tcW w:w="1551" w:type="dxa"/>
            <w:tcBorders>
              <w:top w:val="single" w:sz="4" w:space="0" w:color="auto"/>
              <w:left w:val="single" w:sz="4" w:space="0" w:color="auto"/>
              <w:bottom w:val="single" w:sz="4" w:space="0" w:color="auto"/>
              <w:right w:val="single" w:sz="4" w:space="0" w:color="auto"/>
            </w:tcBorders>
            <w:vAlign w:val="center"/>
          </w:tcPr>
          <w:p w14:paraId="7A8594D7"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530</w:t>
            </w:r>
          </w:p>
        </w:tc>
        <w:tc>
          <w:tcPr>
            <w:tcW w:w="6397" w:type="dxa"/>
            <w:tcBorders>
              <w:top w:val="single" w:sz="4" w:space="0" w:color="auto"/>
              <w:left w:val="single" w:sz="4" w:space="0" w:color="auto"/>
              <w:bottom w:val="single" w:sz="4" w:space="0" w:color="auto"/>
              <w:right w:val="single" w:sz="4" w:space="0" w:color="auto"/>
            </w:tcBorders>
            <w:vAlign w:val="center"/>
          </w:tcPr>
          <w:p w14:paraId="71ABEA9F"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w:t>
            </w:r>
          </w:p>
        </w:tc>
      </w:tr>
      <w:tr w:rsidR="000E47C0" w:rsidRPr="000E47C0" w14:paraId="700D9235" w14:textId="77777777" w:rsidTr="006047EC">
        <w:trPr>
          <w:cantSplit/>
          <w:trHeight w:val="404"/>
          <w:jc w:val="center"/>
        </w:trPr>
        <w:tc>
          <w:tcPr>
            <w:tcW w:w="589" w:type="dxa"/>
            <w:tcBorders>
              <w:top w:val="single" w:sz="4" w:space="0" w:color="auto"/>
              <w:left w:val="single" w:sz="4" w:space="0" w:color="auto"/>
              <w:bottom w:val="single" w:sz="4" w:space="0" w:color="auto"/>
              <w:right w:val="single" w:sz="4" w:space="0" w:color="auto"/>
            </w:tcBorders>
            <w:vAlign w:val="center"/>
          </w:tcPr>
          <w:p w14:paraId="302E3BA7" w14:textId="77777777" w:rsidR="00197D5A" w:rsidRPr="000E47C0" w:rsidRDefault="00197D5A" w:rsidP="006047EC">
            <w:pPr>
              <w:spacing w:before="0" w:after="0"/>
              <w:ind w:left="-109" w:firstLine="0"/>
              <w:contextualSpacing/>
              <w:jc w:val="center"/>
              <w:rPr>
                <w:szCs w:val="28"/>
              </w:rPr>
            </w:pPr>
            <w:r w:rsidRPr="000E47C0">
              <w:rPr>
                <w:szCs w:val="28"/>
              </w:rPr>
              <w:t>3</w:t>
            </w:r>
          </w:p>
        </w:tc>
        <w:tc>
          <w:tcPr>
            <w:tcW w:w="2920" w:type="dxa"/>
            <w:tcBorders>
              <w:top w:val="single" w:sz="4" w:space="0" w:color="auto"/>
              <w:left w:val="single" w:sz="4" w:space="0" w:color="auto"/>
              <w:bottom w:val="single" w:sz="4" w:space="0" w:color="auto"/>
              <w:right w:val="single" w:sz="4" w:space="0" w:color="auto"/>
            </w:tcBorders>
            <w:vAlign w:val="center"/>
          </w:tcPr>
          <w:p w14:paraId="78B33B20" w14:textId="77777777" w:rsidR="00197D5A" w:rsidRPr="000E47C0" w:rsidRDefault="00197D5A" w:rsidP="006047EC">
            <w:pPr>
              <w:spacing w:before="0" w:after="0"/>
              <w:ind w:firstLine="0"/>
              <w:rPr>
                <w:szCs w:val="28"/>
              </w:rPr>
            </w:pPr>
            <w:r w:rsidRPr="000E47C0">
              <w:rPr>
                <w:szCs w:val="28"/>
              </w:rPr>
              <w:t>Nhà học lý thuyết C</w:t>
            </w:r>
          </w:p>
        </w:tc>
        <w:tc>
          <w:tcPr>
            <w:tcW w:w="1277" w:type="dxa"/>
            <w:tcBorders>
              <w:top w:val="single" w:sz="4" w:space="0" w:color="auto"/>
              <w:left w:val="single" w:sz="4" w:space="0" w:color="auto"/>
              <w:bottom w:val="single" w:sz="4" w:space="0" w:color="auto"/>
              <w:right w:val="single" w:sz="4" w:space="0" w:color="auto"/>
            </w:tcBorders>
            <w:vAlign w:val="center"/>
          </w:tcPr>
          <w:p w14:paraId="0EF02314"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2D7E71D6" w14:textId="77777777" w:rsidR="00197D5A" w:rsidRPr="000E47C0" w:rsidRDefault="00197D5A" w:rsidP="006047EC">
            <w:pPr>
              <w:spacing w:before="0" w:after="0"/>
              <w:ind w:firstLine="0"/>
              <w:jc w:val="center"/>
              <w:rPr>
                <w:szCs w:val="28"/>
              </w:rPr>
            </w:pPr>
            <w:r w:rsidRPr="000E47C0">
              <w:rPr>
                <w:szCs w:val="28"/>
              </w:rPr>
              <w:t>605</w:t>
            </w:r>
          </w:p>
        </w:tc>
        <w:tc>
          <w:tcPr>
            <w:tcW w:w="1551" w:type="dxa"/>
            <w:tcBorders>
              <w:top w:val="single" w:sz="4" w:space="0" w:color="auto"/>
              <w:left w:val="single" w:sz="4" w:space="0" w:color="auto"/>
              <w:bottom w:val="single" w:sz="4" w:space="0" w:color="auto"/>
              <w:right w:val="single" w:sz="4" w:space="0" w:color="auto"/>
            </w:tcBorders>
            <w:vAlign w:val="center"/>
          </w:tcPr>
          <w:p w14:paraId="66E1E1BA"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81</w:t>
            </w:r>
            <w:r w:rsidRPr="000E47C0">
              <w:rPr>
                <w:szCs w:val="28"/>
                <w:lang w:val="vi-VN"/>
              </w:rPr>
              <w:t>5</w:t>
            </w:r>
          </w:p>
        </w:tc>
        <w:tc>
          <w:tcPr>
            <w:tcW w:w="6397" w:type="dxa"/>
            <w:tcBorders>
              <w:top w:val="single" w:sz="4" w:space="0" w:color="auto"/>
              <w:left w:val="single" w:sz="4" w:space="0" w:color="auto"/>
              <w:bottom w:val="single" w:sz="4" w:space="0" w:color="auto"/>
              <w:right w:val="single" w:sz="4" w:space="0" w:color="auto"/>
            </w:tcBorders>
            <w:vAlign w:val="center"/>
          </w:tcPr>
          <w:p w14:paraId="029D8540" w14:textId="77777777" w:rsidR="00197D5A" w:rsidRPr="000E47C0" w:rsidRDefault="00197D5A" w:rsidP="006047EC">
            <w:pPr>
              <w:shd w:val="clear" w:color="auto" w:fill="FFFFFF"/>
              <w:spacing w:before="0" w:after="0"/>
              <w:ind w:firstLine="0"/>
              <w:rPr>
                <w:szCs w:val="28"/>
              </w:rPr>
            </w:pPr>
            <w:r w:rsidRPr="000E47C0">
              <w:rPr>
                <w:szCs w:val="28"/>
              </w:rPr>
              <w:t>Bố trí các phòng học lý thuyết, phòng thực hành máy tính</w:t>
            </w:r>
          </w:p>
        </w:tc>
      </w:tr>
      <w:tr w:rsidR="000E47C0" w:rsidRPr="000E47C0" w14:paraId="7AF7CCB4"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3AEF0AB" w14:textId="77777777" w:rsidR="00197D5A" w:rsidRPr="000E47C0" w:rsidRDefault="00197D5A" w:rsidP="006047EC">
            <w:pPr>
              <w:spacing w:before="0" w:after="0"/>
              <w:ind w:left="-109" w:firstLine="0"/>
              <w:contextualSpacing/>
              <w:jc w:val="center"/>
              <w:rPr>
                <w:szCs w:val="28"/>
              </w:rPr>
            </w:pPr>
            <w:r w:rsidRPr="000E47C0">
              <w:rPr>
                <w:szCs w:val="28"/>
              </w:rPr>
              <w:t>4</w:t>
            </w:r>
          </w:p>
        </w:tc>
        <w:tc>
          <w:tcPr>
            <w:tcW w:w="2920" w:type="dxa"/>
            <w:tcBorders>
              <w:top w:val="single" w:sz="4" w:space="0" w:color="auto"/>
              <w:left w:val="single" w:sz="4" w:space="0" w:color="auto"/>
              <w:bottom w:val="single" w:sz="4" w:space="0" w:color="auto"/>
              <w:right w:val="single" w:sz="4" w:space="0" w:color="auto"/>
            </w:tcBorders>
            <w:vAlign w:val="center"/>
          </w:tcPr>
          <w:p w14:paraId="7953B2CC" w14:textId="77777777" w:rsidR="00197D5A" w:rsidRPr="000E47C0" w:rsidRDefault="00197D5A" w:rsidP="006047EC">
            <w:pPr>
              <w:spacing w:before="0" w:after="0"/>
              <w:ind w:firstLine="0"/>
              <w:rPr>
                <w:szCs w:val="28"/>
              </w:rPr>
            </w:pPr>
            <w:r w:rsidRPr="000E47C0">
              <w:rPr>
                <w:szCs w:val="28"/>
              </w:rPr>
              <w:t>Khu nhà D</w:t>
            </w:r>
          </w:p>
        </w:tc>
        <w:tc>
          <w:tcPr>
            <w:tcW w:w="1277" w:type="dxa"/>
            <w:tcBorders>
              <w:top w:val="single" w:sz="4" w:space="0" w:color="auto"/>
              <w:left w:val="single" w:sz="4" w:space="0" w:color="auto"/>
              <w:bottom w:val="single" w:sz="4" w:space="0" w:color="auto"/>
              <w:right w:val="single" w:sz="4" w:space="0" w:color="auto"/>
            </w:tcBorders>
            <w:vAlign w:val="center"/>
          </w:tcPr>
          <w:p w14:paraId="1AFF44C8" w14:textId="77777777" w:rsidR="00197D5A" w:rsidRPr="000E47C0" w:rsidRDefault="00197D5A" w:rsidP="006047EC">
            <w:pPr>
              <w:spacing w:before="0" w:after="0"/>
              <w:ind w:firstLine="0"/>
              <w:jc w:val="center"/>
              <w:rPr>
                <w:szCs w:val="28"/>
              </w:rPr>
            </w:pPr>
            <w:r w:rsidRPr="000E47C0">
              <w:rPr>
                <w:szCs w:val="28"/>
              </w:rPr>
              <w:t>3</w:t>
            </w:r>
          </w:p>
        </w:tc>
        <w:tc>
          <w:tcPr>
            <w:tcW w:w="1568" w:type="dxa"/>
            <w:tcBorders>
              <w:top w:val="single" w:sz="4" w:space="0" w:color="auto"/>
              <w:left w:val="single" w:sz="4" w:space="0" w:color="auto"/>
              <w:bottom w:val="single" w:sz="4" w:space="0" w:color="auto"/>
              <w:right w:val="single" w:sz="4" w:space="0" w:color="auto"/>
            </w:tcBorders>
            <w:vAlign w:val="center"/>
          </w:tcPr>
          <w:p w14:paraId="4DFE6C1F" w14:textId="77777777" w:rsidR="00197D5A" w:rsidRPr="000E47C0" w:rsidRDefault="00197D5A" w:rsidP="006047EC">
            <w:pPr>
              <w:spacing w:before="0" w:after="0"/>
              <w:ind w:firstLine="0"/>
              <w:jc w:val="center"/>
              <w:rPr>
                <w:szCs w:val="28"/>
              </w:rPr>
            </w:pPr>
            <w:r w:rsidRPr="000E47C0">
              <w:rPr>
                <w:szCs w:val="28"/>
              </w:rPr>
              <w:t>242</w:t>
            </w:r>
          </w:p>
        </w:tc>
        <w:tc>
          <w:tcPr>
            <w:tcW w:w="1551" w:type="dxa"/>
            <w:tcBorders>
              <w:top w:val="single" w:sz="4" w:space="0" w:color="auto"/>
              <w:left w:val="single" w:sz="4" w:space="0" w:color="auto"/>
              <w:bottom w:val="single" w:sz="4" w:space="0" w:color="auto"/>
              <w:right w:val="single" w:sz="4" w:space="0" w:color="auto"/>
            </w:tcBorders>
            <w:vAlign w:val="center"/>
          </w:tcPr>
          <w:p w14:paraId="3486B555" w14:textId="77777777" w:rsidR="00197D5A" w:rsidRPr="000E47C0" w:rsidRDefault="00197D5A" w:rsidP="006047EC">
            <w:pPr>
              <w:spacing w:before="0" w:after="0"/>
              <w:ind w:firstLine="0"/>
              <w:jc w:val="center"/>
              <w:rPr>
                <w:szCs w:val="28"/>
              </w:rPr>
            </w:pPr>
            <w:r w:rsidRPr="000E47C0">
              <w:rPr>
                <w:szCs w:val="28"/>
                <w:lang w:val="vi-VN"/>
              </w:rPr>
              <w:t>726</w:t>
            </w:r>
          </w:p>
        </w:tc>
        <w:tc>
          <w:tcPr>
            <w:tcW w:w="6397" w:type="dxa"/>
            <w:tcBorders>
              <w:top w:val="single" w:sz="4" w:space="0" w:color="auto"/>
              <w:left w:val="single" w:sz="4" w:space="0" w:color="auto"/>
              <w:bottom w:val="single" w:sz="4" w:space="0" w:color="auto"/>
              <w:right w:val="single" w:sz="4" w:space="0" w:color="auto"/>
            </w:tcBorders>
            <w:vAlign w:val="center"/>
          </w:tcPr>
          <w:p w14:paraId="2EE75014"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khoa Sư phạm, khoa Ngoại ngữ - Tin học và Học liệu, Phòng thực hành máy tính</w:t>
            </w:r>
          </w:p>
        </w:tc>
      </w:tr>
      <w:tr w:rsidR="000E47C0" w:rsidRPr="000E47C0" w14:paraId="682D4C8F" w14:textId="77777777" w:rsidTr="006047EC">
        <w:trPr>
          <w:cantSplit/>
          <w:trHeight w:hRule="exact" w:val="1343"/>
          <w:jc w:val="center"/>
        </w:trPr>
        <w:tc>
          <w:tcPr>
            <w:tcW w:w="589" w:type="dxa"/>
            <w:tcBorders>
              <w:top w:val="single" w:sz="4" w:space="0" w:color="auto"/>
              <w:left w:val="single" w:sz="4" w:space="0" w:color="auto"/>
              <w:bottom w:val="single" w:sz="4" w:space="0" w:color="auto"/>
              <w:right w:val="single" w:sz="4" w:space="0" w:color="auto"/>
            </w:tcBorders>
            <w:vAlign w:val="center"/>
          </w:tcPr>
          <w:p w14:paraId="0F751380" w14:textId="77777777" w:rsidR="00197D5A" w:rsidRPr="000E47C0" w:rsidRDefault="00197D5A" w:rsidP="006047EC">
            <w:pPr>
              <w:spacing w:before="0" w:after="0"/>
              <w:ind w:left="-109" w:firstLine="0"/>
              <w:contextualSpacing/>
              <w:jc w:val="center"/>
              <w:rPr>
                <w:szCs w:val="28"/>
              </w:rPr>
            </w:pPr>
            <w:r w:rsidRPr="000E47C0">
              <w:rPr>
                <w:szCs w:val="28"/>
              </w:rPr>
              <w:t>5</w:t>
            </w:r>
          </w:p>
        </w:tc>
        <w:tc>
          <w:tcPr>
            <w:tcW w:w="2920" w:type="dxa"/>
            <w:tcBorders>
              <w:top w:val="single" w:sz="4" w:space="0" w:color="auto"/>
              <w:left w:val="single" w:sz="4" w:space="0" w:color="auto"/>
              <w:bottom w:val="single" w:sz="4" w:space="0" w:color="auto"/>
              <w:right w:val="single" w:sz="4" w:space="0" w:color="auto"/>
            </w:tcBorders>
            <w:vAlign w:val="center"/>
          </w:tcPr>
          <w:p w14:paraId="1979BD97" w14:textId="77777777" w:rsidR="00197D5A" w:rsidRPr="000E47C0" w:rsidRDefault="00197D5A" w:rsidP="006047EC">
            <w:pPr>
              <w:spacing w:before="0" w:after="0"/>
              <w:ind w:firstLine="0"/>
              <w:rPr>
                <w:szCs w:val="28"/>
              </w:rPr>
            </w:pPr>
            <w:r w:rsidRPr="000E47C0">
              <w:rPr>
                <w:szCs w:val="28"/>
              </w:rPr>
              <w:t>Nhà Xưởng thực hành khu E</w:t>
            </w:r>
          </w:p>
        </w:tc>
        <w:tc>
          <w:tcPr>
            <w:tcW w:w="1277" w:type="dxa"/>
            <w:tcBorders>
              <w:top w:val="single" w:sz="4" w:space="0" w:color="auto"/>
              <w:left w:val="single" w:sz="4" w:space="0" w:color="auto"/>
              <w:bottom w:val="single" w:sz="4" w:space="0" w:color="auto"/>
              <w:right w:val="single" w:sz="4" w:space="0" w:color="auto"/>
            </w:tcBorders>
            <w:vAlign w:val="center"/>
          </w:tcPr>
          <w:p w14:paraId="6E6B042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1A8B0BC9" w14:textId="77777777" w:rsidR="00197D5A" w:rsidRPr="000E47C0" w:rsidRDefault="00197D5A" w:rsidP="006047EC">
            <w:pPr>
              <w:spacing w:before="0" w:after="0"/>
              <w:ind w:firstLine="0"/>
              <w:jc w:val="center"/>
              <w:rPr>
                <w:szCs w:val="28"/>
              </w:rPr>
            </w:pPr>
            <w:r w:rsidRPr="000E47C0">
              <w:rPr>
                <w:szCs w:val="28"/>
              </w:rPr>
              <w:t>686</w:t>
            </w:r>
          </w:p>
        </w:tc>
        <w:tc>
          <w:tcPr>
            <w:tcW w:w="1551" w:type="dxa"/>
            <w:tcBorders>
              <w:top w:val="single" w:sz="4" w:space="0" w:color="auto"/>
              <w:left w:val="single" w:sz="4" w:space="0" w:color="auto"/>
              <w:bottom w:val="single" w:sz="4" w:space="0" w:color="auto"/>
              <w:right w:val="single" w:sz="4" w:space="0" w:color="auto"/>
            </w:tcBorders>
            <w:vAlign w:val="center"/>
          </w:tcPr>
          <w:p w14:paraId="634FD9BC" w14:textId="77777777" w:rsidR="00197D5A" w:rsidRPr="000E47C0" w:rsidRDefault="00197D5A" w:rsidP="006047EC">
            <w:pPr>
              <w:spacing w:before="0" w:after="0"/>
              <w:ind w:firstLine="0"/>
              <w:jc w:val="center"/>
              <w:rPr>
                <w:szCs w:val="28"/>
              </w:rPr>
            </w:pPr>
            <w:r w:rsidRPr="000E47C0">
              <w:rPr>
                <w:szCs w:val="28"/>
              </w:rPr>
              <w:t>686</w:t>
            </w:r>
          </w:p>
        </w:tc>
        <w:tc>
          <w:tcPr>
            <w:tcW w:w="6397" w:type="dxa"/>
            <w:tcBorders>
              <w:top w:val="single" w:sz="4" w:space="0" w:color="auto"/>
              <w:left w:val="single" w:sz="4" w:space="0" w:color="auto"/>
              <w:bottom w:val="single" w:sz="4" w:space="0" w:color="auto"/>
              <w:right w:val="single" w:sz="4" w:space="0" w:color="auto"/>
            </w:tcBorders>
            <w:vAlign w:val="center"/>
          </w:tcPr>
          <w:p w14:paraId="0960F896" w14:textId="77777777" w:rsidR="00197D5A" w:rsidRPr="000E47C0" w:rsidRDefault="00197D5A" w:rsidP="006047EC">
            <w:pPr>
              <w:shd w:val="clear" w:color="auto" w:fill="FFFFFF"/>
              <w:spacing w:before="0" w:after="0"/>
              <w:ind w:firstLine="0"/>
              <w:rPr>
                <w:szCs w:val="28"/>
              </w:rPr>
            </w:pPr>
            <w:r w:rsidRPr="000E47C0">
              <w:rPr>
                <w:szCs w:val="28"/>
              </w:rPr>
              <w:t>Bố trí nơi làm việc của Phòng Thí nghiệm, Thư viện</w:t>
            </w:r>
          </w:p>
        </w:tc>
      </w:tr>
      <w:tr w:rsidR="000E47C0" w:rsidRPr="000E47C0" w14:paraId="1E12E06B"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2CDF0163" w14:textId="77777777" w:rsidR="00197D5A" w:rsidRPr="000E47C0" w:rsidRDefault="00197D5A" w:rsidP="006047EC">
            <w:pPr>
              <w:spacing w:before="0" w:after="0"/>
              <w:ind w:left="-109" w:firstLine="0"/>
              <w:contextualSpacing/>
              <w:jc w:val="center"/>
              <w:rPr>
                <w:szCs w:val="28"/>
              </w:rPr>
            </w:pPr>
            <w:r w:rsidRPr="000E47C0">
              <w:rPr>
                <w:szCs w:val="28"/>
              </w:rPr>
              <w:t>6</w:t>
            </w:r>
          </w:p>
        </w:tc>
        <w:tc>
          <w:tcPr>
            <w:tcW w:w="2920" w:type="dxa"/>
            <w:tcBorders>
              <w:top w:val="single" w:sz="4" w:space="0" w:color="auto"/>
              <w:left w:val="single" w:sz="4" w:space="0" w:color="auto"/>
              <w:bottom w:val="single" w:sz="4" w:space="0" w:color="auto"/>
              <w:right w:val="single" w:sz="4" w:space="0" w:color="auto"/>
            </w:tcBorders>
            <w:vAlign w:val="center"/>
          </w:tcPr>
          <w:p w14:paraId="0244FAFA" w14:textId="77777777" w:rsidR="00197D5A" w:rsidRPr="000E47C0" w:rsidRDefault="00197D5A" w:rsidP="006047EC">
            <w:pPr>
              <w:spacing w:before="0" w:after="0"/>
              <w:ind w:firstLine="0"/>
              <w:rPr>
                <w:szCs w:val="28"/>
              </w:rPr>
            </w:pPr>
            <w:r w:rsidRPr="000E47C0">
              <w:rPr>
                <w:szCs w:val="28"/>
              </w:rPr>
              <w:t>Nhà khách</w:t>
            </w:r>
          </w:p>
        </w:tc>
        <w:tc>
          <w:tcPr>
            <w:tcW w:w="1277" w:type="dxa"/>
            <w:tcBorders>
              <w:top w:val="single" w:sz="4" w:space="0" w:color="auto"/>
              <w:left w:val="single" w:sz="4" w:space="0" w:color="auto"/>
              <w:bottom w:val="single" w:sz="4" w:space="0" w:color="auto"/>
              <w:right w:val="single" w:sz="4" w:space="0" w:color="auto"/>
            </w:tcBorders>
            <w:vAlign w:val="center"/>
          </w:tcPr>
          <w:p w14:paraId="2B5CEB4A" w14:textId="77777777" w:rsidR="00197D5A" w:rsidRPr="000E47C0" w:rsidRDefault="00197D5A" w:rsidP="006047EC">
            <w:pPr>
              <w:spacing w:before="0" w:after="0"/>
              <w:ind w:firstLine="0"/>
              <w:jc w:val="center"/>
              <w:rPr>
                <w:szCs w:val="28"/>
              </w:rPr>
            </w:pPr>
            <w:r w:rsidRPr="000E47C0">
              <w:rPr>
                <w:szCs w:val="28"/>
              </w:rPr>
              <w:t>2</w:t>
            </w:r>
          </w:p>
        </w:tc>
        <w:tc>
          <w:tcPr>
            <w:tcW w:w="1568" w:type="dxa"/>
            <w:tcBorders>
              <w:top w:val="single" w:sz="4" w:space="0" w:color="auto"/>
              <w:left w:val="single" w:sz="4" w:space="0" w:color="auto"/>
              <w:bottom w:val="single" w:sz="4" w:space="0" w:color="auto"/>
              <w:right w:val="single" w:sz="4" w:space="0" w:color="auto"/>
            </w:tcBorders>
            <w:vAlign w:val="center"/>
          </w:tcPr>
          <w:p w14:paraId="26BB3EA4" w14:textId="77777777" w:rsidR="00197D5A" w:rsidRPr="000E47C0" w:rsidRDefault="00197D5A" w:rsidP="006047EC">
            <w:pPr>
              <w:spacing w:before="0" w:after="0"/>
              <w:ind w:firstLine="0"/>
              <w:jc w:val="center"/>
              <w:rPr>
                <w:szCs w:val="28"/>
              </w:rPr>
            </w:pPr>
            <w:r w:rsidRPr="000E47C0">
              <w:rPr>
                <w:szCs w:val="28"/>
              </w:rPr>
              <w:t>412</w:t>
            </w:r>
          </w:p>
        </w:tc>
        <w:tc>
          <w:tcPr>
            <w:tcW w:w="1551" w:type="dxa"/>
            <w:tcBorders>
              <w:top w:val="single" w:sz="4" w:space="0" w:color="auto"/>
              <w:left w:val="single" w:sz="4" w:space="0" w:color="auto"/>
              <w:bottom w:val="single" w:sz="4" w:space="0" w:color="auto"/>
              <w:right w:val="single" w:sz="4" w:space="0" w:color="auto"/>
            </w:tcBorders>
            <w:vAlign w:val="center"/>
          </w:tcPr>
          <w:p w14:paraId="785EF25D" w14:textId="77777777" w:rsidR="00197D5A" w:rsidRPr="000E47C0" w:rsidRDefault="00197D5A" w:rsidP="006047EC">
            <w:pPr>
              <w:spacing w:before="0" w:after="0"/>
              <w:ind w:firstLine="0"/>
              <w:jc w:val="center"/>
              <w:rPr>
                <w:szCs w:val="28"/>
                <w:lang w:val="vi-VN"/>
              </w:rPr>
            </w:pPr>
            <w:r w:rsidRPr="000E47C0">
              <w:rPr>
                <w:szCs w:val="28"/>
              </w:rPr>
              <w:t>82</w:t>
            </w:r>
            <w:r w:rsidRPr="000E47C0">
              <w:rPr>
                <w:szCs w:val="28"/>
                <w:lang w:val="vi-VN"/>
              </w:rPr>
              <w:t>4</w:t>
            </w:r>
          </w:p>
        </w:tc>
        <w:tc>
          <w:tcPr>
            <w:tcW w:w="6397" w:type="dxa"/>
            <w:tcBorders>
              <w:top w:val="single" w:sz="4" w:space="0" w:color="auto"/>
              <w:left w:val="single" w:sz="4" w:space="0" w:color="auto"/>
              <w:bottom w:val="single" w:sz="4" w:space="0" w:color="auto"/>
              <w:right w:val="single" w:sz="4" w:space="0" w:color="auto"/>
            </w:tcBorders>
            <w:vAlign w:val="center"/>
          </w:tcPr>
          <w:p w14:paraId="6D84E35A" w14:textId="77777777" w:rsidR="00197D5A" w:rsidRPr="000E47C0" w:rsidRDefault="00197D5A" w:rsidP="006047EC">
            <w:pPr>
              <w:shd w:val="clear" w:color="auto" w:fill="FFFFFF"/>
              <w:spacing w:before="0" w:after="0"/>
              <w:ind w:firstLine="0"/>
              <w:rPr>
                <w:szCs w:val="28"/>
              </w:rPr>
            </w:pPr>
            <w:r w:rsidRPr="000E47C0">
              <w:rPr>
                <w:szCs w:val="28"/>
              </w:rPr>
              <w:t>Bố trí nơi nghỉ cho khách và nhà giáo của các Trường liên kết, liên thông, nhà giáo thỉnh giảng</w:t>
            </w:r>
          </w:p>
        </w:tc>
      </w:tr>
      <w:tr w:rsidR="000E47C0" w:rsidRPr="000E47C0" w14:paraId="32EB496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53831ED" w14:textId="77777777" w:rsidR="00197D5A" w:rsidRPr="000E47C0" w:rsidRDefault="00197D5A" w:rsidP="006047EC">
            <w:pPr>
              <w:spacing w:before="0" w:after="0"/>
              <w:ind w:left="-109" w:firstLine="0"/>
              <w:contextualSpacing/>
              <w:jc w:val="center"/>
              <w:rPr>
                <w:szCs w:val="28"/>
              </w:rPr>
            </w:pPr>
            <w:r w:rsidRPr="000E47C0">
              <w:rPr>
                <w:szCs w:val="28"/>
              </w:rPr>
              <w:t>7</w:t>
            </w:r>
          </w:p>
        </w:tc>
        <w:tc>
          <w:tcPr>
            <w:tcW w:w="2920" w:type="dxa"/>
            <w:tcBorders>
              <w:top w:val="single" w:sz="4" w:space="0" w:color="auto"/>
              <w:left w:val="single" w:sz="4" w:space="0" w:color="auto"/>
              <w:bottom w:val="single" w:sz="4" w:space="0" w:color="auto"/>
              <w:right w:val="single" w:sz="4" w:space="0" w:color="auto"/>
            </w:tcBorders>
            <w:vAlign w:val="center"/>
          </w:tcPr>
          <w:p w14:paraId="67E02EC2" w14:textId="77777777" w:rsidR="00197D5A" w:rsidRPr="000E47C0" w:rsidRDefault="00197D5A" w:rsidP="006047EC">
            <w:pPr>
              <w:spacing w:before="0" w:after="0"/>
              <w:ind w:firstLine="0"/>
              <w:rPr>
                <w:szCs w:val="28"/>
              </w:rPr>
            </w:pPr>
            <w:r w:rsidRPr="000E47C0">
              <w:rPr>
                <w:szCs w:val="28"/>
              </w:rPr>
              <w:t>Nhà Ký túc xá G</w:t>
            </w:r>
          </w:p>
        </w:tc>
        <w:tc>
          <w:tcPr>
            <w:tcW w:w="1277" w:type="dxa"/>
            <w:tcBorders>
              <w:top w:val="single" w:sz="4" w:space="0" w:color="auto"/>
              <w:left w:val="single" w:sz="4" w:space="0" w:color="auto"/>
              <w:bottom w:val="single" w:sz="4" w:space="0" w:color="auto"/>
              <w:right w:val="single" w:sz="4" w:space="0" w:color="auto"/>
            </w:tcBorders>
            <w:vAlign w:val="center"/>
          </w:tcPr>
          <w:p w14:paraId="1E6EA444"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15A08BB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4B1D8CA1" w14:textId="77777777" w:rsidR="00197D5A" w:rsidRPr="000E47C0" w:rsidRDefault="00197D5A" w:rsidP="006047EC">
            <w:pPr>
              <w:spacing w:before="0" w:after="0"/>
              <w:ind w:firstLine="0"/>
              <w:jc w:val="center"/>
              <w:rPr>
                <w:szCs w:val="28"/>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47A8D474"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4231FE4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76C8190" w14:textId="77777777" w:rsidR="00197D5A" w:rsidRPr="000E47C0" w:rsidRDefault="00197D5A" w:rsidP="006047EC">
            <w:pPr>
              <w:spacing w:before="0" w:after="0"/>
              <w:ind w:left="-109" w:firstLine="0"/>
              <w:contextualSpacing/>
              <w:jc w:val="center"/>
              <w:rPr>
                <w:szCs w:val="28"/>
              </w:rPr>
            </w:pPr>
            <w:r w:rsidRPr="000E47C0">
              <w:rPr>
                <w:szCs w:val="28"/>
              </w:rPr>
              <w:t>8</w:t>
            </w:r>
          </w:p>
        </w:tc>
        <w:tc>
          <w:tcPr>
            <w:tcW w:w="2920" w:type="dxa"/>
            <w:tcBorders>
              <w:top w:val="single" w:sz="4" w:space="0" w:color="auto"/>
              <w:left w:val="single" w:sz="4" w:space="0" w:color="auto"/>
              <w:bottom w:val="single" w:sz="4" w:space="0" w:color="auto"/>
              <w:right w:val="single" w:sz="4" w:space="0" w:color="auto"/>
            </w:tcBorders>
            <w:vAlign w:val="center"/>
          </w:tcPr>
          <w:p w14:paraId="68B3362B" w14:textId="77777777" w:rsidR="00197D5A" w:rsidRPr="000E47C0" w:rsidRDefault="00197D5A" w:rsidP="006047EC">
            <w:pPr>
              <w:spacing w:before="0" w:after="0"/>
              <w:ind w:firstLine="0"/>
              <w:rPr>
                <w:szCs w:val="28"/>
              </w:rPr>
            </w:pPr>
            <w:r w:rsidRPr="000E47C0">
              <w:rPr>
                <w:szCs w:val="28"/>
              </w:rPr>
              <w:t>Nhà Ký túc xá H</w:t>
            </w:r>
          </w:p>
        </w:tc>
        <w:tc>
          <w:tcPr>
            <w:tcW w:w="1277" w:type="dxa"/>
            <w:tcBorders>
              <w:top w:val="single" w:sz="4" w:space="0" w:color="auto"/>
              <w:left w:val="single" w:sz="4" w:space="0" w:color="auto"/>
              <w:bottom w:val="single" w:sz="4" w:space="0" w:color="auto"/>
              <w:right w:val="single" w:sz="4" w:space="0" w:color="auto"/>
            </w:tcBorders>
            <w:vAlign w:val="center"/>
          </w:tcPr>
          <w:p w14:paraId="3E320D0D" w14:textId="77777777" w:rsidR="00197D5A" w:rsidRPr="000E47C0" w:rsidRDefault="00197D5A" w:rsidP="006047EC">
            <w:pPr>
              <w:spacing w:before="0" w:after="0"/>
              <w:ind w:firstLine="0"/>
              <w:jc w:val="center"/>
              <w:rPr>
                <w:szCs w:val="28"/>
              </w:rPr>
            </w:pPr>
            <w:r w:rsidRPr="000E47C0">
              <w:rPr>
                <w:szCs w:val="28"/>
              </w:rPr>
              <w:t>4</w:t>
            </w:r>
          </w:p>
        </w:tc>
        <w:tc>
          <w:tcPr>
            <w:tcW w:w="1568" w:type="dxa"/>
            <w:tcBorders>
              <w:top w:val="single" w:sz="4" w:space="0" w:color="auto"/>
              <w:left w:val="single" w:sz="4" w:space="0" w:color="auto"/>
              <w:bottom w:val="single" w:sz="4" w:space="0" w:color="auto"/>
              <w:right w:val="single" w:sz="4" w:space="0" w:color="auto"/>
            </w:tcBorders>
            <w:vAlign w:val="center"/>
          </w:tcPr>
          <w:p w14:paraId="212B881D" w14:textId="77777777" w:rsidR="00197D5A" w:rsidRPr="000E47C0" w:rsidRDefault="00197D5A" w:rsidP="006047EC">
            <w:pPr>
              <w:spacing w:before="0" w:after="0"/>
              <w:ind w:firstLine="0"/>
              <w:jc w:val="center"/>
              <w:rPr>
                <w:szCs w:val="28"/>
              </w:rPr>
            </w:pPr>
            <w:r w:rsidRPr="000E47C0">
              <w:rPr>
                <w:szCs w:val="28"/>
                <w:lang w:val="vi-VN"/>
              </w:rPr>
              <w:t>440</w:t>
            </w:r>
          </w:p>
        </w:tc>
        <w:tc>
          <w:tcPr>
            <w:tcW w:w="1551" w:type="dxa"/>
            <w:tcBorders>
              <w:top w:val="single" w:sz="4" w:space="0" w:color="auto"/>
              <w:left w:val="single" w:sz="4" w:space="0" w:color="auto"/>
              <w:bottom w:val="single" w:sz="4" w:space="0" w:color="auto"/>
              <w:right w:val="single" w:sz="4" w:space="0" w:color="auto"/>
            </w:tcBorders>
            <w:vAlign w:val="center"/>
          </w:tcPr>
          <w:p w14:paraId="1E117297" w14:textId="77777777" w:rsidR="00197D5A" w:rsidRPr="000E47C0" w:rsidRDefault="00197D5A" w:rsidP="006047EC">
            <w:pPr>
              <w:spacing w:before="0" w:after="0"/>
              <w:ind w:firstLine="0"/>
              <w:jc w:val="center"/>
              <w:rPr>
                <w:szCs w:val="28"/>
                <w:lang w:val="vi-VN"/>
              </w:rPr>
            </w:pPr>
            <w:r w:rsidRPr="000E47C0">
              <w:rPr>
                <w:szCs w:val="28"/>
                <w:lang w:val="vi-VN"/>
              </w:rPr>
              <w:t>1.760</w:t>
            </w:r>
          </w:p>
        </w:tc>
        <w:tc>
          <w:tcPr>
            <w:tcW w:w="6397" w:type="dxa"/>
            <w:tcBorders>
              <w:top w:val="single" w:sz="4" w:space="0" w:color="auto"/>
              <w:left w:val="single" w:sz="4" w:space="0" w:color="auto"/>
              <w:bottom w:val="single" w:sz="4" w:space="0" w:color="auto"/>
              <w:right w:val="single" w:sz="4" w:space="0" w:color="auto"/>
            </w:tcBorders>
            <w:vAlign w:val="center"/>
          </w:tcPr>
          <w:p w14:paraId="1E65CB39" w14:textId="77777777" w:rsidR="00197D5A" w:rsidRPr="000E47C0" w:rsidRDefault="00197D5A" w:rsidP="006047EC">
            <w:pPr>
              <w:shd w:val="clear" w:color="auto" w:fill="FFFFFF"/>
              <w:spacing w:before="0" w:after="0"/>
              <w:ind w:firstLine="0"/>
              <w:rPr>
                <w:szCs w:val="28"/>
              </w:rPr>
            </w:pPr>
            <w:r w:rsidRPr="000E47C0">
              <w:rPr>
                <w:szCs w:val="28"/>
              </w:rPr>
              <w:t>Bố trí nơi ở cho HSSV</w:t>
            </w:r>
          </w:p>
        </w:tc>
      </w:tr>
      <w:tr w:rsidR="000E47C0" w:rsidRPr="000E47C0" w14:paraId="3CE2E550"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12F5E3CF" w14:textId="77777777" w:rsidR="00197D5A" w:rsidRPr="000E47C0" w:rsidRDefault="00197D5A" w:rsidP="006047EC">
            <w:pPr>
              <w:spacing w:before="0" w:after="0"/>
              <w:ind w:left="-109" w:firstLine="0"/>
              <w:contextualSpacing/>
              <w:jc w:val="center"/>
              <w:rPr>
                <w:szCs w:val="28"/>
              </w:rPr>
            </w:pPr>
            <w:r w:rsidRPr="000E47C0">
              <w:rPr>
                <w:szCs w:val="28"/>
              </w:rPr>
              <w:t>9</w:t>
            </w:r>
          </w:p>
        </w:tc>
        <w:tc>
          <w:tcPr>
            <w:tcW w:w="2920" w:type="dxa"/>
            <w:tcBorders>
              <w:top w:val="single" w:sz="4" w:space="0" w:color="auto"/>
              <w:left w:val="single" w:sz="4" w:space="0" w:color="auto"/>
              <w:bottom w:val="single" w:sz="4" w:space="0" w:color="auto"/>
              <w:right w:val="single" w:sz="4" w:space="0" w:color="auto"/>
            </w:tcBorders>
            <w:vAlign w:val="center"/>
          </w:tcPr>
          <w:p w14:paraId="7E313E22" w14:textId="77777777" w:rsidR="00197D5A" w:rsidRPr="000E47C0" w:rsidRDefault="00197D5A" w:rsidP="006047EC">
            <w:pPr>
              <w:spacing w:before="0" w:after="0"/>
              <w:ind w:firstLine="0"/>
              <w:rPr>
                <w:szCs w:val="28"/>
              </w:rPr>
            </w:pPr>
            <w:r w:rsidRPr="000E47C0">
              <w:rPr>
                <w:szCs w:val="28"/>
              </w:rPr>
              <w:t>Nhà Y tế</w:t>
            </w:r>
          </w:p>
        </w:tc>
        <w:tc>
          <w:tcPr>
            <w:tcW w:w="1277" w:type="dxa"/>
            <w:tcBorders>
              <w:top w:val="single" w:sz="4" w:space="0" w:color="auto"/>
              <w:left w:val="single" w:sz="4" w:space="0" w:color="auto"/>
              <w:bottom w:val="single" w:sz="4" w:space="0" w:color="auto"/>
              <w:right w:val="single" w:sz="4" w:space="0" w:color="auto"/>
            </w:tcBorders>
            <w:vAlign w:val="center"/>
          </w:tcPr>
          <w:p w14:paraId="4229988F"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50CE89AE" w14:textId="77777777" w:rsidR="00197D5A" w:rsidRPr="000E47C0" w:rsidRDefault="00197D5A" w:rsidP="006047EC">
            <w:pPr>
              <w:spacing w:before="0" w:after="0"/>
              <w:ind w:firstLine="0"/>
              <w:jc w:val="center"/>
              <w:rPr>
                <w:szCs w:val="28"/>
              </w:rPr>
            </w:pPr>
            <w:r w:rsidRPr="000E47C0">
              <w:rPr>
                <w:szCs w:val="28"/>
              </w:rPr>
              <w:t>276</w:t>
            </w:r>
          </w:p>
        </w:tc>
        <w:tc>
          <w:tcPr>
            <w:tcW w:w="1551" w:type="dxa"/>
            <w:tcBorders>
              <w:top w:val="single" w:sz="4" w:space="0" w:color="auto"/>
              <w:left w:val="single" w:sz="4" w:space="0" w:color="auto"/>
              <w:bottom w:val="single" w:sz="4" w:space="0" w:color="auto"/>
              <w:right w:val="single" w:sz="4" w:space="0" w:color="auto"/>
            </w:tcBorders>
            <w:vAlign w:val="center"/>
          </w:tcPr>
          <w:p w14:paraId="1E84A8FC" w14:textId="77777777" w:rsidR="00197D5A" w:rsidRPr="000E47C0" w:rsidRDefault="00197D5A" w:rsidP="006047EC">
            <w:pPr>
              <w:spacing w:before="0" w:after="0"/>
              <w:ind w:firstLine="0"/>
              <w:jc w:val="center"/>
              <w:rPr>
                <w:szCs w:val="28"/>
              </w:rPr>
            </w:pPr>
            <w:r w:rsidRPr="000E47C0">
              <w:rPr>
                <w:szCs w:val="28"/>
              </w:rPr>
              <w:t>276</w:t>
            </w:r>
          </w:p>
        </w:tc>
        <w:tc>
          <w:tcPr>
            <w:tcW w:w="6397" w:type="dxa"/>
            <w:tcBorders>
              <w:top w:val="single" w:sz="4" w:space="0" w:color="auto"/>
              <w:left w:val="single" w:sz="4" w:space="0" w:color="auto"/>
              <w:bottom w:val="single" w:sz="4" w:space="0" w:color="auto"/>
              <w:right w:val="single" w:sz="4" w:space="0" w:color="auto"/>
            </w:tcBorders>
            <w:vAlign w:val="center"/>
          </w:tcPr>
          <w:p w14:paraId="62539E0B" w14:textId="77777777" w:rsidR="00197D5A" w:rsidRPr="000E47C0" w:rsidRDefault="00197D5A" w:rsidP="006047EC">
            <w:pPr>
              <w:shd w:val="clear" w:color="auto" w:fill="FFFFFF"/>
              <w:spacing w:before="0" w:after="0"/>
              <w:ind w:firstLine="0"/>
              <w:rPr>
                <w:szCs w:val="28"/>
              </w:rPr>
            </w:pPr>
            <w:r w:rsidRPr="000E47C0">
              <w:rPr>
                <w:szCs w:val="28"/>
              </w:rPr>
              <w:t>Phục vụ công tác y tế của Trường, Văn phòng khoa các Khoa học cơ bản</w:t>
            </w:r>
          </w:p>
        </w:tc>
      </w:tr>
      <w:tr w:rsidR="000E47C0" w:rsidRPr="000E47C0" w14:paraId="010C57A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6783F551" w14:textId="77777777" w:rsidR="00197D5A" w:rsidRPr="000E47C0" w:rsidRDefault="00197D5A" w:rsidP="006047EC">
            <w:pPr>
              <w:spacing w:before="0" w:after="0"/>
              <w:ind w:left="-109" w:firstLine="0"/>
              <w:contextualSpacing/>
              <w:jc w:val="center"/>
              <w:rPr>
                <w:szCs w:val="28"/>
              </w:rPr>
            </w:pPr>
            <w:r w:rsidRPr="000E47C0">
              <w:rPr>
                <w:szCs w:val="28"/>
              </w:rPr>
              <w:t>10</w:t>
            </w:r>
          </w:p>
        </w:tc>
        <w:tc>
          <w:tcPr>
            <w:tcW w:w="2920" w:type="dxa"/>
            <w:tcBorders>
              <w:top w:val="single" w:sz="4" w:space="0" w:color="auto"/>
              <w:left w:val="single" w:sz="4" w:space="0" w:color="auto"/>
              <w:bottom w:val="single" w:sz="4" w:space="0" w:color="auto"/>
              <w:right w:val="single" w:sz="4" w:space="0" w:color="auto"/>
            </w:tcBorders>
            <w:vAlign w:val="center"/>
          </w:tcPr>
          <w:p w14:paraId="4C671AAA" w14:textId="77777777" w:rsidR="00197D5A" w:rsidRPr="000E47C0" w:rsidRDefault="00197D5A" w:rsidP="006047EC">
            <w:pPr>
              <w:spacing w:before="0" w:after="0"/>
              <w:ind w:firstLine="0"/>
              <w:rPr>
                <w:szCs w:val="28"/>
              </w:rPr>
            </w:pPr>
            <w:r w:rsidRPr="000E47C0">
              <w:rPr>
                <w:szCs w:val="28"/>
              </w:rPr>
              <w:t>Nhà ăn tập thể</w:t>
            </w:r>
          </w:p>
        </w:tc>
        <w:tc>
          <w:tcPr>
            <w:tcW w:w="1277" w:type="dxa"/>
            <w:tcBorders>
              <w:top w:val="single" w:sz="4" w:space="0" w:color="auto"/>
              <w:left w:val="single" w:sz="4" w:space="0" w:color="auto"/>
              <w:bottom w:val="single" w:sz="4" w:space="0" w:color="auto"/>
              <w:right w:val="single" w:sz="4" w:space="0" w:color="auto"/>
            </w:tcBorders>
            <w:vAlign w:val="center"/>
          </w:tcPr>
          <w:p w14:paraId="2A76B75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276528D4" w14:textId="77777777" w:rsidR="00197D5A" w:rsidRPr="000E47C0" w:rsidRDefault="00197D5A" w:rsidP="006047EC">
            <w:pPr>
              <w:spacing w:before="0" w:after="0"/>
              <w:ind w:firstLine="0"/>
              <w:jc w:val="center"/>
              <w:rPr>
                <w:szCs w:val="28"/>
              </w:rPr>
            </w:pPr>
            <w:r w:rsidRPr="000E47C0">
              <w:rPr>
                <w:szCs w:val="28"/>
              </w:rPr>
              <w:t>428</w:t>
            </w:r>
          </w:p>
        </w:tc>
        <w:tc>
          <w:tcPr>
            <w:tcW w:w="1551" w:type="dxa"/>
            <w:tcBorders>
              <w:top w:val="single" w:sz="4" w:space="0" w:color="auto"/>
              <w:left w:val="single" w:sz="4" w:space="0" w:color="auto"/>
              <w:bottom w:val="single" w:sz="4" w:space="0" w:color="auto"/>
              <w:right w:val="single" w:sz="4" w:space="0" w:color="auto"/>
            </w:tcBorders>
            <w:vAlign w:val="center"/>
          </w:tcPr>
          <w:p w14:paraId="6EDC0FC6" w14:textId="77777777" w:rsidR="00197D5A" w:rsidRPr="000E47C0" w:rsidRDefault="00197D5A" w:rsidP="006047EC">
            <w:pPr>
              <w:spacing w:before="0" w:after="0"/>
              <w:ind w:firstLine="0"/>
              <w:jc w:val="center"/>
              <w:rPr>
                <w:szCs w:val="28"/>
              </w:rPr>
            </w:pPr>
            <w:r w:rsidRPr="000E47C0">
              <w:rPr>
                <w:szCs w:val="28"/>
              </w:rPr>
              <w:t>428</w:t>
            </w:r>
          </w:p>
        </w:tc>
        <w:tc>
          <w:tcPr>
            <w:tcW w:w="6397" w:type="dxa"/>
            <w:tcBorders>
              <w:top w:val="single" w:sz="4" w:space="0" w:color="auto"/>
              <w:left w:val="single" w:sz="4" w:space="0" w:color="auto"/>
              <w:bottom w:val="single" w:sz="4" w:space="0" w:color="auto"/>
              <w:right w:val="single" w:sz="4" w:space="0" w:color="auto"/>
            </w:tcBorders>
            <w:vAlign w:val="center"/>
          </w:tcPr>
          <w:p w14:paraId="0B561911" w14:textId="77777777" w:rsidR="00197D5A" w:rsidRPr="000E47C0" w:rsidRDefault="00197D5A" w:rsidP="006047EC">
            <w:pPr>
              <w:shd w:val="clear" w:color="auto" w:fill="FFFFFF"/>
              <w:spacing w:before="0" w:after="0"/>
              <w:ind w:firstLine="0"/>
              <w:rPr>
                <w:szCs w:val="28"/>
              </w:rPr>
            </w:pPr>
            <w:r w:rsidRPr="000E47C0">
              <w:rPr>
                <w:szCs w:val="28"/>
              </w:rPr>
              <w:t>Phục vụ nhu cầu ăn uống của viên chức, HSSV</w:t>
            </w:r>
          </w:p>
        </w:tc>
      </w:tr>
      <w:tr w:rsidR="000E47C0" w:rsidRPr="000E47C0" w14:paraId="0126647D"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518B572B" w14:textId="77777777" w:rsidR="00197D5A" w:rsidRPr="000E47C0" w:rsidRDefault="00197D5A" w:rsidP="006047EC">
            <w:pPr>
              <w:spacing w:before="0" w:after="0"/>
              <w:ind w:left="-109" w:firstLine="0"/>
              <w:contextualSpacing/>
              <w:jc w:val="center"/>
              <w:rPr>
                <w:szCs w:val="28"/>
              </w:rPr>
            </w:pPr>
            <w:r w:rsidRPr="000E47C0">
              <w:rPr>
                <w:szCs w:val="28"/>
              </w:rPr>
              <w:t>11</w:t>
            </w:r>
          </w:p>
        </w:tc>
        <w:tc>
          <w:tcPr>
            <w:tcW w:w="2920" w:type="dxa"/>
            <w:tcBorders>
              <w:top w:val="single" w:sz="4" w:space="0" w:color="auto"/>
              <w:left w:val="single" w:sz="4" w:space="0" w:color="auto"/>
              <w:bottom w:val="single" w:sz="4" w:space="0" w:color="auto"/>
              <w:right w:val="single" w:sz="4" w:space="0" w:color="auto"/>
            </w:tcBorders>
            <w:vAlign w:val="center"/>
          </w:tcPr>
          <w:p w14:paraId="699BDA9F" w14:textId="77777777" w:rsidR="00197D5A" w:rsidRPr="000E47C0" w:rsidRDefault="00197D5A" w:rsidP="006047EC">
            <w:pPr>
              <w:spacing w:before="0" w:after="0"/>
              <w:ind w:firstLine="0"/>
              <w:rPr>
                <w:szCs w:val="28"/>
              </w:rPr>
            </w:pPr>
            <w:r w:rsidRPr="000E47C0">
              <w:rPr>
                <w:szCs w:val="28"/>
              </w:rPr>
              <w:t>Nhà Hội trường đa năng</w:t>
            </w:r>
          </w:p>
        </w:tc>
        <w:tc>
          <w:tcPr>
            <w:tcW w:w="1277" w:type="dxa"/>
            <w:tcBorders>
              <w:top w:val="single" w:sz="4" w:space="0" w:color="auto"/>
              <w:left w:val="single" w:sz="4" w:space="0" w:color="auto"/>
              <w:bottom w:val="single" w:sz="4" w:space="0" w:color="auto"/>
              <w:right w:val="single" w:sz="4" w:space="0" w:color="auto"/>
            </w:tcBorders>
            <w:vAlign w:val="center"/>
          </w:tcPr>
          <w:p w14:paraId="1B1EEE70"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0CAE0F04" w14:textId="77777777" w:rsidR="00197D5A" w:rsidRPr="000E47C0" w:rsidRDefault="00197D5A" w:rsidP="006047EC">
            <w:pPr>
              <w:spacing w:before="0" w:after="0"/>
              <w:ind w:firstLine="0"/>
              <w:jc w:val="center"/>
              <w:rPr>
                <w:szCs w:val="28"/>
              </w:rPr>
            </w:pPr>
            <w:r w:rsidRPr="000E47C0">
              <w:rPr>
                <w:szCs w:val="28"/>
              </w:rPr>
              <w:t>885</w:t>
            </w:r>
          </w:p>
        </w:tc>
        <w:tc>
          <w:tcPr>
            <w:tcW w:w="1551" w:type="dxa"/>
            <w:tcBorders>
              <w:top w:val="single" w:sz="4" w:space="0" w:color="auto"/>
              <w:left w:val="single" w:sz="4" w:space="0" w:color="auto"/>
              <w:bottom w:val="single" w:sz="4" w:space="0" w:color="auto"/>
              <w:right w:val="single" w:sz="4" w:space="0" w:color="auto"/>
            </w:tcBorders>
            <w:vAlign w:val="center"/>
          </w:tcPr>
          <w:p w14:paraId="0C82B525" w14:textId="77777777" w:rsidR="00197D5A" w:rsidRPr="000E47C0" w:rsidRDefault="00197D5A" w:rsidP="006047EC">
            <w:pPr>
              <w:spacing w:before="0" w:after="0"/>
              <w:ind w:firstLine="0"/>
              <w:jc w:val="center"/>
              <w:rPr>
                <w:szCs w:val="28"/>
              </w:rPr>
            </w:pPr>
            <w:r w:rsidRPr="000E47C0">
              <w:rPr>
                <w:szCs w:val="28"/>
              </w:rPr>
              <w:t>885</w:t>
            </w:r>
          </w:p>
        </w:tc>
        <w:tc>
          <w:tcPr>
            <w:tcW w:w="6397" w:type="dxa"/>
            <w:tcBorders>
              <w:top w:val="single" w:sz="4" w:space="0" w:color="auto"/>
              <w:left w:val="single" w:sz="4" w:space="0" w:color="auto"/>
              <w:bottom w:val="single" w:sz="4" w:space="0" w:color="auto"/>
              <w:right w:val="single" w:sz="4" w:space="0" w:color="auto"/>
            </w:tcBorders>
            <w:vAlign w:val="center"/>
          </w:tcPr>
          <w:p w14:paraId="0D6BF1C2" w14:textId="77777777" w:rsidR="00197D5A" w:rsidRPr="000E47C0" w:rsidRDefault="00197D5A" w:rsidP="006047EC">
            <w:pPr>
              <w:shd w:val="clear" w:color="auto" w:fill="FFFFFF"/>
              <w:spacing w:before="0" w:after="0"/>
              <w:ind w:firstLine="0"/>
              <w:rPr>
                <w:szCs w:val="28"/>
              </w:rPr>
            </w:pPr>
            <w:r w:rsidRPr="000E47C0">
              <w:rPr>
                <w:szCs w:val="28"/>
              </w:rPr>
              <w:t>Phục vụ tổ chức các Hội nghị, học tập … tập trung của toàn thể viên chức, HSSV Trường.</w:t>
            </w:r>
          </w:p>
        </w:tc>
      </w:tr>
      <w:tr w:rsidR="000E47C0" w:rsidRPr="000E47C0" w14:paraId="696F5F29"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38E9CE0D" w14:textId="77777777" w:rsidR="00197D5A" w:rsidRPr="000E47C0" w:rsidRDefault="00197D5A" w:rsidP="006047EC">
            <w:pPr>
              <w:spacing w:before="0" w:after="0"/>
              <w:ind w:left="-109" w:firstLine="0"/>
              <w:contextualSpacing/>
              <w:jc w:val="center"/>
              <w:rPr>
                <w:szCs w:val="28"/>
                <w:lang w:val="vi-VN"/>
              </w:rPr>
            </w:pPr>
            <w:r w:rsidRPr="000E47C0">
              <w:rPr>
                <w:szCs w:val="28"/>
                <w:lang w:val="vi-VN"/>
              </w:rPr>
              <w:t>12</w:t>
            </w:r>
          </w:p>
        </w:tc>
        <w:tc>
          <w:tcPr>
            <w:tcW w:w="2920" w:type="dxa"/>
            <w:tcBorders>
              <w:top w:val="single" w:sz="4" w:space="0" w:color="auto"/>
              <w:left w:val="single" w:sz="4" w:space="0" w:color="auto"/>
              <w:bottom w:val="single" w:sz="4" w:space="0" w:color="auto"/>
              <w:right w:val="single" w:sz="4" w:space="0" w:color="auto"/>
            </w:tcBorders>
            <w:vAlign w:val="center"/>
          </w:tcPr>
          <w:p w14:paraId="7C929CDD" w14:textId="77777777" w:rsidR="00197D5A" w:rsidRPr="000E47C0" w:rsidRDefault="00197D5A" w:rsidP="006047EC">
            <w:pPr>
              <w:spacing w:before="0" w:after="0"/>
              <w:ind w:firstLine="0"/>
              <w:rPr>
                <w:szCs w:val="28"/>
              </w:rPr>
            </w:pPr>
            <w:r w:rsidRPr="000E47C0">
              <w:rPr>
                <w:szCs w:val="28"/>
                <w:lang w:val="vi-VN"/>
              </w:rPr>
              <w:t>Khu rèn luyện t</w:t>
            </w:r>
            <w:r w:rsidRPr="000E47C0">
              <w:rPr>
                <w:szCs w:val="28"/>
              </w:rPr>
              <w:t>hể</w:t>
            </w:r>
            <w:r w:rsidRPr="000E47C0">
              <w:rPr>
                <w:szCs w:val="28"/>
                <w:lang w:val="vi-VN"/>
              </w:rPr>
              <w:t xml:space="preserve"> chất, thể dục thể thao</w:t>
            </w:r>
          </w:p>
        </w:tc>
        <w:tc>
          <w:tcPr>
            <w:tcW w:w="1277" w:type="dxa"/>
            <w:tcBorders>
              <w:top w:val="single" w:sz="4" w:space="0" w:color="auto"/>
              <w:left w:val="single" w:sz="4" w:space="0" w:color="auto"/>
              <w:bottom w:val="single" w:sz="4" w:space="0" w:color="auto"/>
              <w:right w:val="single" w:sz="4" w:space="0" w:color="auto"/>
            </w:tcBorders>
            <w:vAlign w:val="center"/>
          </w:tcPr>
          <w:p w14:paraId="1F98D548"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53ADC89"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1551" w:type="dxa"/>
            <w:tcBorders>
              <w:top w:val="single" w:sz="4" w:space="0" w:color="auto"/>
              <w:left w:val="single" w:sz="4" w:space="0" w:color="auto"/>
              <w:bottom w:val="single" w:sz="4" w:space="0" w:color="auto"/>
              <w:right w:val="single" w:sz="4" w:space="0" w:color="auto"/>
            </w:tcBorders>
            <w:vAlign w:val="center"/>
          </w:tcPr>
          <w:p w14:paraId="7E2B4224" w14:textId="77777777" w:rsidR="00197D5A" w:rsidRPr="000E47C0" w:rsidRDefault="00197D5A" w:rsidP="006047EC">
            <w:pPr>
              <w:spacing w:before="0" w:after="0"/>
              <w:ind w:firstLine="0"/>
              <w:jc w:val="center"/>
              <w:rPr>
                <w:szCs w:val="28"/>
                <w:lang w:val="vi-VN"/>
              </w:rPr>
            </w:pPr>
            <w:r w:rsidRPr="000E47C0">
              <w:rPr>
                <w:szCs w:val="28"/>
                <w:lang w:val="vi-VN"/>
              </w:rPr>
              <w:t>2.800</w:t>
            </w:r>
          </w:p>
        </w:tc>
        <w:tc>
          <w:tcPr>
            <w:tcW w:w="6397" w:type="dxa"/>
            <w:tcBorders>
              <w:top w:val="single" w:sz="4" w:space="0" w:color="auto"/>
              <w:left w:val="single" w:sz="4" w:space="0" w:color="auto"/>
              <w:bottom w:val="single" w:sz="4" w:space="0" w:color="auto"/>
              <w:right w:val="single" w:sz="4" w:space="0" w:color="auto"/>
            </w:tcBorders>
            <w:vAlign w:val="center"/>
          </w:tcPr>
          <w:p w14:paraId="5C955F21" w14:textId="77777777" w:rsidR="00197D5A" w:rsidRPr="000E47C0" w:rsidRDefault="00197D5A" w:rsidP="006047EC">
            <w:pPr>
              <w:shd w:val="clear" w:color="auto" w:fill="FFFFFF"/>
              <w:spacing w:before="0" w:after="0"/>
              <w:ind w:firstLine="0"/>
              <w:rPr>
                <w:szCs w:val="28"/>
              </w:rPr>
            </w:pPr>
            <w:r w:rsidRPr="000E47C0">
              <w:rPr>
                <w:szCs w:val="28"/>
              </w:rPr>
              <w:t>Phục vụ công tác thể dục – thể thao</w:t>
            </w:r>
          </w:p>
        </w:tc>
      </w:tr>
      <w:tr w:rsidR="000E47C0" w:rsidRPr="000E47C0" w14:paraId="295F2967"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0A2907E" w14:textId="77777777" w:rsidR="00197D5A" w:rsidRPr="000E47C0" w:rsidRDefault="00197D5A" w:rsidP="006047EC">
            <w:pPr>
              <w:spacing w:before="0" w:after="0"/>
              <w:ind w:left="-109" w:firstLine="0"/>
              <w:contextualSpacing/>
              <w:jc w:val="center"/>
              <w:rPr>
                <w:szCs w:val="28"/>
              </w:rPr>
            </w:pPr>
            <w:r w:rsidRPr="000E47C0">
              <w:rPr>
                <w:szCs w:val="28"/>
              </w:rPr>
              <w:t>13</w:t>
            </w:r>
          </w:p>
        </w:tc>
        <w:tc>
          <w:tcPr>
            <w:tcW w:w="2920" w:type="dxa"/>
            <w:tcBorders>
              <w:top w:val="single" w:sz="4" w:space="0" w:color="auto"/>
              <w:left w:val="single" w:sz="4" w:space="0" w:color="auto"/>
              <w:bottom w:val="single" w:sz="4" w:space="0" w:color="auto"/>
              <w:right w:val="single" w:sz="4" w:space="0" w:color="auto"/>
            </w:tcBorders>
            <w:vAlign w:val="center"/>
          </w:tcPr>
          <w:p w14:paraId="278E217E" w14:textId="77777777" w:rsidR="00197D5A" w:rsidRPr="000E47C0" w:rsidRDefault="00197D5A" w:rsidP="006047EC">
            <w:pPr>
              <w:spacing w:before="0" w:after="0"/>
              <w:ind w:firstLine="0"/>
              <w:rPr>
                <w:szCs w:val="28"/>
              </w:rPr>
            </w:pPr>
            <w:r w:rsidRPr="000E47C0">
              <w:rPr>
                <w:szCs w:val="28"/>
              </w:rPr>
              <w:t>Kho lưu trữ</w:t>
            </w:r>
          </w:p>
        </w:tc>
        <w:tc>
          <w:tcPr>
            <w:tcW w:w="1277" w:type="dxa"/>
            <w:tcBorders>
              <w:top w:val="single" w:sz="4" w:space="0" w:color="auto"/>
              <w:left w:val="single" w:sz="4" w:space="0" w:color="auto"/>
              <w:bottom w:val="single" w:sz="4" w:space="0" w:color="auto"/>
              <w:right w:val="single" w:sz="4" w:space="0" w:color="auto"/>
            </w:tcBorders>
            <w:vAlign w:val="center"/>
          </w:tcPr>
          <w:p w14:paraId="12A7B206"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46653C16" w14:textId="77777777" w:rsidR="00197D5A" w:rsidRPr="000E47C0" w:rsidRDefault="00197D5A" w:rsidP="006047EC">
            <w:pPr>
              <w:spacing w:before="0" w:after="0"/>
              <w:ind w:firstLine="0"/>
              <w:jc w:val="center"/>
              <w:rPr>
                <w:szCs w:val="28"/>
              </w:rPr>
            </w:pPr>
            <w:r w:rsidRPr="000E47C0">
              <w:rPr>
                <w:szCs w:val="28"/>
              </w:rPr>
              <w:t>77</w:t>
            </w:r>
          </w:p>
        </w:tc>
        <w:tc>
          <w:tcPr>
            <w:tcW w:w="1551" w:type="dxa"/>
            <w:tcBorders>
              <w:top w:val="single" w:sz="4" w:space="0" w:color="auto"/>
              <w:left w:val="single" w:sz="4" w:space="0" w:color="auto"/>
              <w:bottom w:val="single" w:sz="4" w:space="0" w:color="auto"/>
              <w:right w:val="single" w:sz="4" w:space="0" w:color="auto"/>
            </w:tcBorders>
            <w:vAlign w:val="center"/>
          </w:tcPr>
          <w:p w14:paraId="34BF02C4" w14:textId="77777777" w:rsidR="00197D5A" w:rsidRPr="000E47C0" w:rsidRDefault="00197D5A" w:rsidP="006047EC">
            <w:pPr>
              <w:spacing w:before="0" w:after="0"/>
              <w:ind w:firstLine="0"/>
              <w:jc w:val="center"/>
              <w:rPr>
                <w:szCs w:val="28"/>
              </w:rPr>
            </w:pPr>
            <w:r w:rsidRPr="000E47C0">
              <w:rPr>
                <w:szCs w:val="28"/>
              </w:rPr>
              <w:t>77</w:t>
            </w:r>
          </w:p>
        </w:tc>
        <w:tc>
          <w:tcPr>
            <w:tcW w:w="6397" w:type="dxa"/>
            <w:tcBorders>
              <w:top w:val="single" w:sz="4" w:space="0" w:color="auto"/>
              <w:left w:val="single" w:sz="4" w:space="0" w:color="auto"/>
              <w:bottom w:val="single" w:sz="4" w:space="0" w:color="auto"/>
              <w:right w:val="single" w:sz="4" w:space="0" w:color="auto"/>
            </w:tcBorders>
            <w:vAlign w:val="center"/>
          </w:tcPr>
          <w:p w14:paraId="1ED9ECD3" w14:textId="77777777" w:rsidR="00197D5A" w:rsidRPr="000E47C0" w:rsidRDefault="00197D5A" w:rsidP="006047EC">
            <w:pPr>
              <w:shd w:val="clear" w:color="auto" w:fill="FFFFFF"/>
              <w:spacing w:before="0" w:after="0"/>
              <w:ind w:firstLine="0"/>
              <w:rPr>
                <w:szCs w:val="28"/>
              </w:rPr>
            </w:pPr>
            <w:r w:rsidRPr="000E47C0">
              <w:rPr>
                <w:szCs w:val="28"/>
              </w:rPr>
              <w:t>Kho chứa tài liệu</w:t>
            </w:r>
          </w:p>
        </w:tc>
      </w:tr>
      <w:tr w:rsidR="000E47C0" w:rsidRPr="000E47C0" w14:paraId="27E824DE"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42C42A96" w14:textId="77777777" w:rsidR="00197D5A" w:rsidRPr="000E47C0" w:rsidRDefault="00197D5A" w:rsidP="006047EC">
            <w:pPr>
              <w:spacing w:before="0" w:after="0"/>
              <w:ind w:left="-109" w:firstLine="0"/>
              <w:contextualSpacing/>
              <w:jc w:val="center"/>
              <w:rPr>
                <w:szCs w:val="28"/>
              </w:rPr>
            </w:pPr>
            <w:r w:rsidRPr="000E47C0">
              <w:rPr>
                <w:szCs w:val="28"/>
              </w:rPr>
              <w:t>14</w:t>
            </w:r>
          </w:p>
        </w:tc>
        <w:tc>
          <w:tcPr>
            <w:tcW w:w="2920" w:type="dxa"/>
            <w:tcBorders>
              <w:top w:val="single" w:sz="4" w:space="0" w:color="auto"/>
              <w:left w:val="single" w:sz="4" w:space="0" w:color="auto"/>
              <w:bottom w:val="single" w:sz="4" w:space="0" w:color="auto"/>
              <w:right w:val="single" w:sz="4" w:space="0" w:color="auto"/>
            </w:tcBorders>
            <w:vAlign w:val="center"/>
          </w:tcPr>
          <w:p w14:paraId="7AA291FB" w14:textId="77777777" w:rsidR="00197D5A" w:rsidRPr="000E47C0" w:rsidRDefault="00197D5A" w:rsidP="006047EC">
            <w:pPr>
              <w:spacing w:before="0" w:after="0"/>
              <w:ind w:firstLine="0"/>
              <w:rPr>
                <w:szCs w:val="28"/>
              </w:rPr>
            </w:pPr>
            <w:r w:rsidRPr="000E47C0">
              <w:rPr>
                <w:szCs w:val="28"/>
              </w:rPr>
              <w:t>Ga ra ô tô + Kho (Nhà kho 3 gian -Kho GDQP, Ga ra xe Ca)</w:t>
            </w:r>
          </w:p>
        </w:tc>
        <w:tc>
          <w:tcPr>
            <w:tcW w:w="1277" w:type="dxa"/>
            <w:tcBorders>
              <w:top w:val="single" w:sz="4" w:space="0" w:color="auto"/>
              <w:left w:val="single" w:sz="4" w:space="0" w:color="auto"/>
              <w:bottom w:val="single" w:sz="4" w:space="0" w:color="auto"/>
              <w:right w:val="single" w:sz="4" w:space="0" w:color="auto"/>
            </w:tcBorders>
            <w:vAlign w:val="center"/>
          </w:tcPr>
          <w:p w14:paraId="49C7540D" w14:textId="77777777" w:rsidR="00197D5A" w:rsidRPr="000E47C0" w:rsidRDefault="00197D5A" w:rsidP="006047EC">
            <w:pPr>
              <w:spacing w:before="0" w:after="0"/>
              <w:ind w:firstLine="0"/>
              <w:jc w:val="center"/>
              <w:rPr>
                <w:szCs w:val="28"/>
              </w:rPr>
            </w:pPr>
            <w:r w:rsidRPr="000E47C0">
              <w:rPr>
                <w:szCs w:val="28"/>
              </w:rPr>
              <w:t>1</w:t>
            </w:r>
          </w:p>
        </w:tc>
        <w:tc>
          <w:tcPr>
            <w:tcW w:w="1568" w:type="dxa"/>
            <w:tcBorders>
              <w:top w:val="single" w:sz="4" w:space="0" w:color="auto"/>
              <w:left w:val="single" w:sz="4" w:space="0" w:color="auto"/>
              <w:bottom w:val="single" w:sz="4" w:space="0" w:color="auto"/>
              <w:right w:val="single" w:sz="4" w:space="0" w:color="auto"/>
            </w:tcBorders>
            <w:vAlign w:val="center"/>
          </w:tcPr>
          <w:p w14:paraId="7EF058F3" w14:textId="77777777" w:rsidR="00197D5A" w:rsidRPr="000E47C0" w:rsidRDefault="00197D5A" w:rsidP="006047EC">
            <w:pPr>
              <w:spacing w:before="0" w:after="0"/>
              <w:ind w:firstLine="0"/>
              <w:jc w:val="center"/>
              <w:rPr>
                <w:szCs w:val="28"/>
              </w:rPr>
            </w:pPr>
            <w:r w:rsidRPr="000E47C0">
              <w:rPr>
                <w:szCs w:val="28"/>
              </w:rPr>
              <w:t>420</w:t>
            </w:r>
          </w:p>
        </w:tc>
        <w:tc>
          <w:tcPr>
            <w:tcW w:w="1551" w:type="dxa"/>
            <w:tcBorders>
              <w:top w:val="single" w:sz="4" w:space="0" w:color="auto"/>
              <w:left w:val="single" w:sz="4" w:space="0" w:color="auto"/>
              <w:bottom w:val="single" w:sz="4" w:space="0" w:color="auto"/>
              <w:right w:val="single" w:sz="4" w:space="0" w:color="auto"/>
            </w:tcBorders>
            <w:vAlign w:val="center"/>
          </w:tcPr>
          <w:p w14:paraId="6591677F" w14:textId="77777777" w:rsidR="00197D5A" w:rsidRPr="000E47C0" w:rsidRDefault="00197D5A" w:rsidP="006047EC">
            <w:pPr>
              <w:spacing w:before="0" w:after="0"/>
              <w:ind w:firstLine="0"/>
              <w:jc w:val="center"/>
              <w:rPr>
                <w:szCs w:val="28"/>
              </w:rPr>
            </w:pPr>
            <w:r w:rsidRPr="000E47C0">
              <w:rPr>
                <w:szCs w:val="28"/>
              </w:rPr>
              <w:t>420</w:t>
            </w:r>
          </w:p>
        </w:tc>
        <w:tc>
          <w:tcPr>
            <w:tcW w:w="6397" w:type="dxa"/>
            <w:tcBorders>
              <w:top w:val="single" w:sz="4" w:space="0" w:color="auto"/>
              <w:left w:val="single" w:sz="4" w:space="0" w:color="auto"/>
              <w:bottom w:val="single" w:sz="4" w:space="0" w:color="auto"/>
              <w:right w:val="single" w:sz="4" w:space="0" w:color="auto"/>
            </w:tcBorders>
            <w:vAlign w:val="center"/>
          </w:tcPr>
          <w:p w14:paraId="163C71D8" w14:textId="77777777" w:rsidR="00197D5A" w:rsidRPr="000E47C0" w:rsidRDefault="00197D5A" w:rsidP="006047EC">
            <w:pPr>
              <w:shd w:val="clear" w:color="auto" w:fill="FFFFFF"/>
              <w:spacing w:before="0" w:after="0"/>
              <w:ind w:firstLine="0"/>
              <w:rPr>
                <w:szCs w:val="28"/>
              </w:rPr>
            </w:pPr>
            <w:r w:rsidRPr="000E47C0">
              <w:rPr>
                <w:szCs w:val="28"/>
              </w:rPr>
              <w:t>Phục vụ nơi để xe ô tô và tài sản của Trường</w:t>
            </w:r>
          </w:p>
        </w:tc>
      </w:tr>
      <w:tr w:rsidR="000E47C0" w:rsidRPr="000E47C0" w14:paraId="265DC22F"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0FDB115F" w14:textId="77777777" w:rsidR="00197D5A" w:rsidRPr="000E47C0" w:rsidRDefault="00197D5A" w:rsidP="006047EC">
            <w:pPr>
              <w:spacing w:before="0" w:after="0"/>
              <w:ind w:left="-109" w:firstLine="0"/>
              <w:contextualSpacing/>
              <w:jc w:val="center"/>
              <w:rPr>
                <w:szCs w:val="28"/>
              </w:rPr>
            </w:pPr>
            <w:r w:rsidRPr="000E47C0">
              <w:rPr>
                <w:szCs w:val="28"/>
              </w:rPr>
              <w:t>15</w:t>
            </w:r>
          </w:p>
        </w:tc>
        <w:tc>
          <w:tcPr>
            <w:tcW w:w="2920" w:type="dxa"/>
            <w:tcBorders>
              <w:top w:val="single" w:sz="4" w:space="0" w:color="auto"/>
              <w:left w:val="single" w:sz="4" w:space="0" w:color="auto"/>
              <w:bottom w:val="single" w:sz="4" w:space="0" w:color="auto"/>
              <w:right w:val="single" w:sz="4" w:space="0" w:color="auto"/>
            </w:tcBorders>
            <w:vAlign w:val="center"/>
          </w:tcPr>
          <w:p w14:paraId="6236303E" w14:textId="77777777" w:rsidR="00197D5A" w:rsidRPr="000E47C0" w:rsidRDefault="00197D5A" w:rsidP="006047EC">
            <w:pPr>
              <w:spacing w:before="0" w:after="0"/>
              <w:ind w:firstLine="0"/>
              <w:rPr>
                <w:szCs w:val="28"/>
              </w:rPr>
            </w:pPr>
            <w:r w:rsidRPr="000E47C0">
              <w:rPr>
                <w:szCs w:val="28"/>
              </w:rPr>
              <w:t xml:space="preserve">Nhà để xe </w:t>
            </w:r>
          </w:p>
        </w:tc>
        <w:tc>
          <w:tcPr>
            <w:tcW w:w="1277" w:type="dxa"/>
            <w:tcBorders>
              <w:top w:val="single" w:sz="4" w:space="0" w:color="auto"/>
              <w:left w:val="single" w:sz="4" w:space="0" w:color="auto"/>
              <w:bottom w:val="single" w:sz="4" w:space="0" w:color="auto"/>
              <w:right w:val="single" w:sz="4" w:space="0" w:color="auto"/>
            </w:tcBorders>
            <w:vAlign w:val="center"/>
          </w:tcPr>
          <w:p w14:paraId="53E5A658" w14:textId="77777777" w:rsidR="00197D5A" w:rsidRPr="000E47C0" w:rsidRDefault="00197D5A" w:rsidP="006047EC">
            <w:pPr>
              <w:spacing w:before="0" w:after="0"/>
              <w:ind w:firstLine="0"/>
              <w:jc w:val="center"/>
              <w:rPr>
                <w:szCs w:val="28"/>
                <w:lang w:val="vi-VN"/>
              </w:rPr>
            </w:pPr>
            <w:r w:rsidRPr="000E47C0">
              <w:rPr>
                <w:szCs w:val="28"/>
                <w:lang w:val="vi-VN"/>
              </w:rPr>
              <w:t>7</w:t>
            </w:r>
          </w:p>
        </w:tc>
        <w:tc>
          <w:tcPr>
            <w:tcW w:w="1568" w:type="dxa"/>
            <w:tcBorders>
              <w:top w:val="single" w:sz="4" w:space="0" w:color="auto"/>
              <w:left w:val="single" w:sz="4" w:space="0" w:color="auto"/>
              <w:bottom w:val="single" w:sz="4" w:space="0" w:color="auto"/>
              <w:right w:val="single" w:sz="4" w:space="0" w:color="auto"/>
            </w:tcBorders>
            <w:vAlign w:val="center"/>
          </w:tcPr>
          <w:p w14:paraId="2C2B666C"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1551" w:type="dxa"/>
            <w:tcBorders>
              <w:top w:val="single" w:sz="4" w:space="0" w:color="auto"/>
              <w:left w:val="single" w:sz="4" w:space="0" w:color="auto"/>
              <w:bottom w:val="single" w:sz="4" w:space="0" w:color="auto"/>
              <w:right w:val="single" w:sz="4" w:space="0" w:color="auto"/>
            </w:tcBorders>
            <w:vAlign w:val="center"/>
          </w:tcPr>
          <w:p w14:paraId="1804F8A8" w14:textId="77777777" w:rsidR="00197D5A" w:rsidRPr="000E47C0" w:rsidRDefault="00197D5A" w:rsidP="006047EC">
            <w:pPr>
              <w:spacing w:before="0" w:after="0"/>
              <w:ind w:firstLine="0"/>
              <w:jc w:val="center"/>
              <w:rPr>
                <w:szCs w:val="28"/>
              </w:rPr>
            </w:pPr>
            <w:r w:rsidRPr="000E47C0">
              <w:rPr>
                <w:szCs w:val="28"/>
              </w:rPr>
              <w:t>1</w:t>
            </w:r>
            <w:r w:rsidRPr="000E47C0">
              <w:rPr>
                <w:szCs w:val="28"/>
                <w:lang w:val="vi-VN"/>
              </w:rPr>
              <w:t>.</w:t>
            </w:r>
            <w:r w:rsidRPr="000E47C0">
              <w:rPr>
                <w:szCs w:val="28"/>
              </w:rPr>
              <w:t>561</w:t>
            </w:r>
          </w:p>
        </w:tc>
        <w:tc>
          <w:tcPr>
            <w:tcW w:w="6397" w:type="dxa"/>
            <w:tcBorders>
              <w:top w:val="single" w:sz="4" w:space="0" w:color="auto"/>
              <w:left w:val="single" w:sz="4" w:space="0" w:color="auto"/>
              <w:bottom w:val="single" w:sz="4" w:space="0" w:color="auto"/>
              <w:right w:val="single" w:sz="4" w:space="0" w:color="auto"/>
            </w:tcBorders>
            <w:vAlign w:val="center"/>
          </w:tcPr>
          <w:p w14:paraId="11C3FA15" w14:textId="77777777" w:rsidR="00197D5A" w:rsidRPr="000E47C0" w:rsidRDefault="00197D5A" w:rsidP="006047EC">
            <w:pPr>
              <w:shd w:val="clear" w:color="auto" w:fill="FFFFFF"/>
              <w:spacing w:before="0" w:after="0"/>
              <w:ind w:firstLine="0"/>
              <w:rPr>
                <w:szCs w:val="28"/>
              </w:rPr>
            </w:pPr>
            <w:r w:rsidRPr="000E47C0">
              <w:rPr>
                <w:szCs w:val="28"/>
                <w:lang w:val="vi-VN"/>
              </w:rPr>
              <w:t xml:space="preserve">Để xe </w:t>
            </w:r>
            <w:r w:rsidRPr="000E47C0">
              <w:rPr>
                <w:szCs w:val="28"/>
              </w:rPr>
              <w:t xml:space="preserve">của viên chức, HSSV </w:t>
            </w:r>
          </w:p>
        </w:tc>
      </w:tr>
      <w:tr w:rsidR="000E47C0" w:rsidRPr="000E47C0" w14:paraId="758F978C" w14:textId="77777777" w:rsidTr="006047EC">
        <w:trPr>
          <w:cantSplit/>
          <w:jc w:val="center"/>
        </w:trPr>
        <w:tc>
          <w:tcPr>
            <w:tcW w:w="589" w:type="dxa"/>
            <w:tcBorders>
              <w:top w:val="single" w:sz="4" w:space="0" w:color="auto"/>
              <w:left w:val="single" w:sz="4" w:space="0" w:color="auto"/>
              <w:bottom w:val="single" w:sz="4" w:space="0" w:color="auto"/>
              <w:right w:val="single" w:sz="4" w:space="0" w:color="auto"/>
            </w:tcBorders>
            <w:vAlign w:val="center"/>
          </w:tcPr>
          <w:p w14:paraId="75EF54A5" w14:textId="77777777" w:rsidR="00197D5A" w:rsidRPr="000E47C0" w:rsidRDefault="00197D5A" w:rsidP="006047EC">
            <w:pPr>
              <w:spacing w:before="0" w:after="0"/>
              <w:ind w:left="-109" w:firstLine="0"/>
              <w:contextualSpacing/>
              <w:jc w:val="center"/>
              <w:rPr>
                <w:szCs w:val="28"/>
              </w:rPr>
            </w:pPr>
          </w:p>
        </w:tc>
        <w:tc>
          <w:tcPr>
            <w:tcW w:w="4197" w:type="dxa"/>
            <w:gridSpan w:val="2"/>
            <w:tcBorders>
              <w:top w:val="single" w:sz="4" w:space="0" w:color="auto"/>
              <w:left w:val="single" w:sz="4" w:space="0" w:color="auto"/>
              <w:bottom w:val="single" w:sz="4" w:space="0" w:color="auto"/>
              <w:right w:val="single" w:sz="4" w:space="0" w:color="auto"/>
            </w:tcBorders>
            <w:vAlign w:val="center"/>
          </w:tcPr>
          <w:p w14:paraId="798F3A65"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68" w:type="dxa"/>
            <w:tcBorders>
              <w:top w:val="single" w:sz="4" w:space="0" w:color="auto"/>
              <w:left w:val="single" w:sz="4" w:space="0" w:color="auto"/>
              <w:bottom w:val="single" w:sz="4" w:space="0" w:color="auto"/>
              <w:right w:val="single" w:sz="4" w:space="0" w:color="auto"/>
            </w:tcBorders>
            <w:vAlign w:val="center"/>
          </w:tcPr>
          <w:p w14:paraId="06C029A9"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10</w:t>
            </w:r>
            <w:r w:rsidRPr="000E47C0">
              <w:rPr>
                <w:b/>
                <w:noProof/>
                <w:szCs w:val="28"/>
                <w:lang w:val="vi-VN"/>
              </w:rPr>
              <w:t>.</w:t>
            </w:r>
            <w:r w:rsidRPr="000E47C0">
              <w:rPr>
                <w:b/>
                <w:noProof/>
                <w:szCs w:val="28"/>
              </w:rPr>
              <w:t>329</w:t>
            </w:r>
            <w:r w:rsidRPr="000E47C0">
              <w:rPr>
                <w:b/>
                <w:szCs w:val="28"/>
              </w:rPr>
              <w:fldChar w:fldCharType="end"/>
            </w:r>
          </w:p>
        </w:tc>
        <w:tc>
          <w:tcPr>
            <w:tcW w:w="1551" w:type="dxa"/>
            <w:tcBorders>
              <w:top w:val="single" w:sz="4" w:space="0" w:color="auto"/>
              <w:left w:val="single" w:sz="4" w:space="0" w:color="auto"/>
              <w:bottom w:val="single" w:sz="4" w:space="0" w:color="auto"/>
              <w:right w:val="single" w:sz="4" w:space="0" w:color="auto"/>
            </w:tcBorders>
            <w:vAlign w:val="center"/>
          </w:tcPr>
          <w:p w14:paraId="150ADA57"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17</w:t>
            </w:r>
            <w:r w:rsidRPr="000E47C0">
              <w:rPr>
                <w:b/>
                <w:noProof/>
                <w:szCs w:val="28"/>
                <w:lang w:val="vi-VN"/>
              </w:rPr>
              <w:t>.</w:t>
            </w:r>
            <w:r w:rsidRPr="000E47C0">
              <w:rPr>
                <w:b/>
                <w:noProof/>
                <w:szCs w:val="28"/>
              </w:rPr>
              <w:t>18</w:t>
            </w:r>
            <w:r w:rsidRPr="000E47C0">
              <w:rPr>
                <w:b/>
                <w:noProof/>
                <w:szCs w:val="28"/>
                <w:lang w:val="vi-VN"/>
              </w:rPr>
              <w:t>9</w:t>
            </w:r>
            <w:r w:rsidRPr="000E47C0">
              <w:rPr>
                <w:b/>
                <w:szCs w:val="28"/>
              </w:rPr>
              <w:fldChar w:fldCharType="end"/>
            </w:r>
          </w:p>
        </w:tc>
        <w:tc>
          <w:tcPr>
            <w:tcW w:w="6397" w:type="dxa"/>
            <w:tcBorders>
              <w:top w:val="single" w:sz="4" w:space="0" w:color="auto"/>
              <w:left w:val="single" w:sz="4" w:space="0" w:color="auto"/>
              <w:bottom w:val="single" w:sz="4" w:space="0" w:color="auto"/>
              <w:right w:val="single" w:sz="4" w:space="0" w:color="auto"/>
            </w:tcBorders>
            <w:vAlign w:val="center"/>
          </w:tcPr>
          <w:p w14:paraId="5C66F9F2" w14:textId="77777777" w:rsidR="00197D5A" w:rsidRPr="000E47C0" w:rsidRDefault="00197D5A" w:rsidP="006047EC">
            <w:pPr>
              <w:shd w:val="clear" w:color="auto" w:fill="FFFFFF"/>
              <w:spacing w:before="0" w:after="0"/>
              <w:ind w:firstLine="0"/>
              <w:jc w:val="center"/>
              <w:rPr>
                <w:szCs w:val="28"/>
              </w:rPr>
            </w:pPr>
          </w:p>
        </w:tc>
      </w:tr>
    </w:tbl>
    <w:p w14:paraId="20B5BF83" w14:textId="6D3E50A7" w:rsidR="00197D5A" w:rsidRPr="000E47C0" w:rsidRDefault="00197D5A" w:rsidP="00197D5A">
      <w:r w:rsidRPr="000E47C0">
        <w:rPr>
          <w:b/>
          <w:lang w:val="vi-VN"/>
        </w:rPr>
        <w:t>b) Cơ sở 2: Khoa Kinh tế - Nông lâm và Khu thực nghiệm</w:t>
      </w:r>
    </w:p>
    <w:tbl>
      <w:tblPr>
        <w:tblStyle w:val="TableGrid"/>
        <w:tblW w:w="14454" w:type="dxa"/>
        <w:jc w:val="center"/>
        <w:tblLook w:val="04A0" w:firstRow="1" w:lastRow="0" w:firstColumn="1" w:lastColumn="0" w:noHBand="0" w:noVBand="1"/>
      </w:tblPr>
      <w:tblGrid>
        <w:gridCol w:w="704"/>
        <w:gridCol w:w="2693"/>
        <w:gridCol w:w="1276"/>
        <w:gridCol w:w="1559"/>
        <w:gridCol w:w="1985"/>
        <w:gridCol w:w="6237"/>
      </w:tblGrid>
      <w:tr w:rsidR="000E47C0" w:rsidRPr="000E47C0" w14:paraId="4A459313" w14:textId="77777777" w:rsidTr="006047EC">
        <w:trPr>
          <w:trHeight w:val="1128"/>
          <w:tblHeader/>
          <w:jc w:val="center"/>
        </w:trPr>
        <w:tc>
          <w:tcPr>
            <w:tcW w:w="704" w:type="dxa"/>
            <w:vAlign w:val="center"/>
          </w:tcPr>
          <w:p w14:paraId="7780BC8F"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TT</w:t>
            </w:r>
          </w:p>
        </w:tc>
        <w:tc>
          <w:tcPr>
            <w:tcW w:w="2693" w:type="dxa"/>
            <w:vAlign w:val="center"/>
          </w:tcPr>
          <w:p w14:paraId="20CEAE17"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Hạng mục</w:t>
            </w:r>
          </w:p>
        </w:tc>
        <w:tc>
          <w:tcPr>
            <w:tcW w:w="1276" w:type="dxa"/>
            <w:vAlign w:val="center"/>
          </w:tcPr>
          <w:p w14:paraId="33F970D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Quy mô</w:t>
            </w:r>
          </w:p>
          <w:p w14:paraId="0369A7D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(tầng)</w:t>
            </w:r>
          </w:p>
        </w:tc>
        <w:tc>
          <w:tcPr>
            <w:tcW w:w="1559" w:type="dxa"/>
            <w:vAlign w:val="center"/>
          </w:tcPr>
          <w:p w14:paraId="0758B980"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đất sử dụng (m</w:t>
            </w:r>
            <w:r w:rsidRPr="000E47C0">
              <w:rPr>
                <w:b/>
                <w:szCs w:val="28"/>
                <w:vertAlign w:val="superscript"/>
                <w:lang w:val="vi-VN" w:eastAsia="vi-VN"/>
              </w:rPr>
              <w:t>2</w:t>
            </w:r>
            <w:r w:rsidRPr="000E47C0">
              <w:rPr>
                <w:b/>
                <w:szCs w:val="28"/>
                <w:lang w:val="vi-VN" w:eastAsia="vi-VN"/>
              </w:rPr>
              <w:t>)</w:t>
            </w:r>
          </w:p>
        </w:tc>
        <w:tc>
          <w:tcPr>
            <w:tcW w:w="1985" w:type="dxa"/>
            <w:vAlign w:val="center"/>
          </w:tcPr>
          <w:p w14:paraId="71D1278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Diện tích sàn (m</w:t>
            </w:r>
            <w:r w:rsidRPr="000E47C0">
              <w:rPr>
                <w:b/>
                <w:szCs w:val="28"/>
                <w:vertAlign w:val="superscript"/>
                <w:lang w:val="vi-VN" w:eastAsia="vi-VN"/>
              </w:rPr>
              <w:t>2</w:t>
            </w:r>
            <w:r w:rsidRPr="000E47C0">
              <w:rPr>
                <w:b/>
                <w:szCs w:val="28"/>
                <w:lang w:val="vi-VN" w:eastAsia="vi-VN"/>
              </w:rPr>
              <w:t>)</w:t>
            </w:r>
          </w:p>
        </w:tc>
        <w:tc>
          <w:tcPr>
            <w:tcW w:w="6237" w:type="dxa"/>
            <w:vAlign w:val="center"/>
          </w:tcPr>
          <w:p w14:paraId="7FE689E8"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Mục đích sử dụng</w:t>
            </w:r>
          </w:p>
        </w:tc>
      </w:tr>
      <w:tr w:rsidR="000E47C0" w:rsidRPr="000E47C0" w14:paraId="03FCEEE5" w14:textId="77777777" w:rsidTr="006047EC">
        <w:trPr>
          <w:jc w:val="center"/>
        </w:trPr>
        <w:tc>
          <w:tcPr>
            <w:tcW w:w="704" w:type="dxa"/>
            <w:vAlign w:val="center"/>
          </w:tcPr>
          <w:p w14:paraId="6A281B3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693" w:type="dxa"/>
            <w:vAlign w:val="center"/>
          </w:tcPr>
          <w:p w14:paraId="1FA9DD1C"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52944ED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1EA2705E"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1985" w:type="dxa"/>
            <w:vAlign w:val="center"/>
          </w:tcPr>
          <w:p w14:paraId="58BD9832" w14:textId="77777777" w:rsidR="00197D5A" w:rsidRPr="000E47C0" w:rsidRDefault="00197D5A" w:rsidP="006047EC">
            <w:pPr>
              <w:spacing w:before="0" w:after="0"/>
              <w:ind w:firstLine="0"/>
              <w:jc w:val="center"/>
              <w:rPr>
                <w:szCs w:val="28"/>
                <w:lang w:eastAsia="vi-VN"/>
              </w:rPr>
            </w:pPr>
            <w:r w:rsidRPr="000E47C0">
              <w:rPr>
                <w:szCs w:val="28"/>
                <w:lang w:eastAsia="vi-VN"/>
              </w:rPr>
              <w:t>96</w:t>
            </w:r>
          </w:p>
        </w:tc>
        <w:tc>
          <w:tcPr>
            <w:tcW w:w="6237" w:type="dxa"/>
            <w:vAlign w:val="center"/>
          </w:tcPr>
          <w:p w14:paraId="7C848C07"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361C59EC" w14:textId="77777777" w:rsidTr="006047EC">
        <w:trPr>
          <w:jc w:val="center"/>
        </w:trPr>
        <w:tc>
          <w:tcPr>
            <w:tcW w:w="704" w:type="dxa"/>
            <w:vAlign w:val="center"/>
          </w:tcPr>
          <w:p w14:paraId="19656E88"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2693" w:type="dxa"/>
            <w:vAlign w:val="center"/>
          </w:tcPr>
          <w:p w14:paraId="634E18BE"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461819D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25A47818"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1985" w:type="dxa"/>
            <w:vAlign w:val="center"/>
          </w:tcPr>
          <w:p w14:paraId="319FF787" w14:textId="77777777" w:rsidR="00197D5A" w:rsidRPr="000E47C0" w:rsidRDefault="00197D5A" w:rsidP="006047EC">
            <w:pPr>
              <w:spacing w:before="0" w:after="0"/>
              <w:ind w:firstLine="0"/>
              <w:jc w:val="center"/>
              <w:rPr>
                <w:szCs w:val="28"/>
                <w:lang w:eastAsia="vi-VN"/>
              </w:rPr>
            </w:pPr>
            <w:r w:rsidRPr="000E47C0">
              <w:rPr>
                <w:szCs w:val="28"/>
                <w:lang w:eastAsia="vi-VN"/>
              </w:rPr>
              <w:t>78</w:t>
            </w:r>
          </w:p>
        </w:tc>
        <w:tc>
          <w:tcPr>
            <w:tcW w:w="6237" w:type="dxa"/>
            <w:vAlign w:val="center"/>
          </w:tcPr>
          <w:p w14:paraId="60E7C278"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w:t>
            </w:r>
          </w:p>
        </w:tc>
      </w:tr>
      <w:tr w:rsidR="000E47C0" w:rsidRPr="000E47C0" w14:paraId="0A0C1536" w14:textId="77777777" w:rsidTr="006047EC">
        <w:trPr>
          <w:jc w:val="center"/>
        </w:trPr>
        <w:tc>
          <w:tcPr>
            <w:tcW w:w="704" w:type="dxa"/>
            <w:vAlign w:val="center"/>
          </w:tcPr>
          <w:p w14:paraId="78B294E3"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2693" w:type="dxa"/>
            <w:vAlign w:val="center"/>
          </w:tcPr>
          <w:p w14:paraId="7606C6B7" w14:textId="77777777" w:rsidR="00197D5A" w:rsidRPr="000E47C0" w:rsidRDefault="00197D5A" w:rsidP="006047EC">
            <w:pPr>
              <w:spacing w:before="0" w:after="0"/>
              <w:ind w:firstLine="0"/>
              <w:rPr>
                <w:szCs w:val="28"/>
                <w:lang w:eastAsia="vi-VN"/>
              </w:rPr>
            </w:pPr>
            <w:r w:rsidRPr="000E47C0">
              <w:rPr>
                <w:szCs w:val="28"/>
                <w:lang w:eastAsia="vi-VN"/>
              </w:rPr>
              <w:t>Nhà làm việc</w:t>
            </w:r>
          </w:p>
        </w:tc>
        <w:tc>
          <w:tcPr>
            <w:tcW w:w="1276" w:type="dxa"/>
            <w:vAlign w:val="center"/>
          </w:tcPr>
          <w:p w14:paraId="7D025D3A"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EBF78EC"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1985" w:type="dxa"/>
            <w:vAlign w:val="center"/>
          </w:tcPr>
          <w:p w14:paraId="728EE380" w14:textId="77777777" w:rsidR="00197D5A" w:rsidRPr="000E47C0" w:rsidRDefault="00197D5A" w:rsidP="006047EC">
            <w:pPr>
              <w:spacing w:before="0" w:after="0"/>
              <w:ind w:firstLine="0"/>
              <w:jc w:val="center"/>
              <w:rPr>
                <w:szCs w:val="28"/>
                <w:lang w:eastAsia="vi-VN"/>
              </w:rPr>
            </w:pPr>
            <w:r w:rsidRPr="000E47C0">
              <w:rPr>
                <w:szCs w:val="28"/>
                <w:lang w:eastAsia="vi-VN"/>
              </w:rPr>
              <w:t>115</w:t>
            </w:r>
          </w:p>
        </w:tc>
        <w:tc>
          <w:tcPr>
            <w:tcW w:w="6237" w:type="dxa"/>
            <w:vAlign w:val="center"/>
          </w:tcPr>
          <w:p w14:paraId="6EBAA9AC" w14:textId="77777777" w:rsidR="00197D5A" w:rsidRPr="000E47C0" w:rsidRDefault="00197D5A" w:rsidP="006047EC">
            <w:pPr>
              <w:spacing w:before="0" w:after="0"/>
              <w:ind w:firstLine="0"/>
              <w:rPr>
                <w:szCs w:val="28"/>
                <w:lang w:eastAsia="vi-VN"/>
              </w:rPr>
            </w:pPr>
            <w:r w:rsidRPr="000E47C0">
              <w:rPr>
                <w:szCs w:val="28"/>
                <w:lang w:val="vi-VN" w:eastAsia="vi-VN"/>
              </w:rPr>
              <w:t>Bố trí nơi làm việc của</w:t>
            </w:r>
            <w:r w:rsidRPr="000E47C0">
              <w:rPr>
                <w:szCs w:val="28"/>
                <w:lang w:eastAsia="vi-VN"/>
              </w:rPr>
              <w:t xml:space="preserve"> viên chức, nhà giáo; phòng học </w:t>
            </w:r>
          </w:p>
        </w:tc>
      </w:tr>
      <w:tr w:rsidR="000E47C0" w:rsidRPr="000E47C0" w14:paraId="7B212E10" w14:textId="77777777" w:rsidTr="006047EC">
        <w:trPr>
          <w:jc w:val="center"/>
        </w:trPr>
        <w:tc>
          <w:tcPr>
            <w:tcW w:w="704" w:type="dxa"/>
            <w:vAlign w:val="center"/>
          </w:tcPr>
          <w:p w14:paraId="0C96777C" w14:textId="77777777" w:rsidR="00197D5A" w:rsidRPr="000E47C0" w:rsidRDefault="00197D5A" w:rsidP="006047EC">
            <w:pPr>
              <w:spacing w:before="0" w:after="0"/>
              <w:ind w:firstLine="0"/>
              <w:jc w:val="center"/>
              <w:rPr>
                <w:szCs w:val="28"/>
                <w:lang w:eastAsia="vi-VN"/>
              </w:rPr>
            </w:pPr>
            <w:r w:rsidRPr="000E47C0">
              <w:rPr>
                <w:szCs w:val="28"/>
                <w:lang w:eastAsia="vi-VN"/>
              </w:rPr>
              <w:t>4</w:t>
            </w:r>
          </w:p>
        </w:tc>
        <w:tc>
          <w:tcPr>
            <w:tcW w:w="2693" w:type="dxa"/>
            <w:vAlign w:val="center"/>
          </w:tcPr>
          <w:p w14:paraId="037292BD" w14:textId="77777777" w:rsidR="00197D5A" w:rsidRPr="000E47C0" w:rsidRDefault="00197D5A" w:rsidP="006047EC">
            <w:pPr>
              <w:spacing w:before="0" w:after="0"/>
              <w:ind w:firstLine="0"/>
              <w:rPr>
                <w:szCs w:val="28"/>
                <w:lang w:val="vi-VN" w:eastAsia="vi-VN"/>
              </w:rPr>
            </w:pPr>
            <w:r w:rsidRPr="000E47C0">
              <w:rPr>
                <w:spacing w:val="-4"/>
                <w:szCs w:val="28"/>
                <w:lang w:val="vi-VN" w:eastAsia="vi-VN"/>
              </w:rPr>
              <w:t>Nhà học diễn giảng</w:t>
            </w:r>
          </w:p>
        </w:tc>
        <w:tc>
          <w:tcPr>
            <w:tcW w:w="1276" w:type="dxa"/>
            <w:vAlign w:val="center"/>
          </w:tcPr>
          <w:p w14:paraId="5D740319"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6A7B6E4"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1985" w:type="dxa"/>
            <w:vAlign w:val="center"/>
          </w:tcPr>
          <w:p w14:paraId="2B201661" w14:textId="77777777" w:rsidR="00197D5A" w:rsidRPr="000E47C0" w:rsidRDefault="00197D5A" w:rsidP="006047EC">
            <w:pPr>
              <w:spacing w:before="0" w:after="0"/>
              <w:ind w:firstLine="0"/>
              <w:jc w:val="center"/>
              <w:rPr>
                <w:szCs w:val="28"/>
                <w:lang w:eastAsia="vi-VN"/>
              </w:rPr>
            </w:pPr>
            <w:r w:rsidRPr="000E47C0">
              <w:rPr>
                <w:szCs w:val="28"/>
                <w:lang w:eastAsia="vi-VN"/>
              </w:rPr>
              <w:t>194</w:t>
            </w:r>
          </w:p>
        </w:tc>
        <w:tc>
          <w:tcPr>
            <w:tcW w:w="6237" w:type="dxa"/>
            <w:vAlign w:val="center"/>
          </w:tcPr>
          <w:p w14:paraId="09076102" w14:textId="77777777" w:rsidR="00197D5A" w:rsidRPr="000E47C0" w:rsidRDefault="00197D5A" w:rsidP="006047EC">
            <w:pPr>
              <w:spacing w:before="0" w:after="0"/>
              <w:ind w:firstLine="0"/>
              <w:rPr>
                <w:szCs w:val="28"/>
                <w:lang w:eastAsia="vi-VN"/>
              </w:rPr>
            </w:pPr>
            <w:r w:rsidRPr="000E47C0">
              <w:rPr>
                <w:spacing w:val="-4"/>
                <w:szCs w:val="28"/>
                <w:lang w:val="vi-VN" w:eastAsia="vi-VN"/>
              </w:rPr>
              <w:t>Bố trí nơi làm việc, giảng dạy</w:t>
            </w:r>
            <w:r w:rsidRPr="000E47C0">
              <w:rPr>
                <w:spacing w:val="-4"/>
                <w:szCs w:val="28"/>
                <w:lang w:eastAsia="vi-VN"/>
              </w:rPr>
              <w:t>; phòng học, phòng thực hành</w:t>
            </w:r>
          </w:p>
        </w:tc>
      </w:tr>
      <w:tr w:rsidR="000E47C0" w:rsidRPr="000E47C0" w14:paraId="5778160A" w14:textId="77777777" w:rsidTr="006047EC">
        <w:trPr>
          <w:trHeight w:val="240"/>
          <w:jc w:val="center"/>
        </w:trPr>
        <w:tc>
          <w:tcPr>
            <w:tcW w:w="704" w:type="dxa"/>
            <w:vAlign w:val="center"/>
          </w:tcPr>
          <w:p w14:paraId="42F11FB0" w14:textId="77777777" w:rsidR="00197D5A" w:rsidRPr="000E47C0" w:rsidRDefault="00197D5A" w:rsidP="006047EC">
            <w:pPr>
              <w:spacing w:before="0" w:after="0"/>
              <w:ind w:firstLine="0"/>
              <w:jc w:val="center"/>
              <w:rPr>
                <w:szCs w:val="28"/>
                <w:lang w:eastAsia="vi-VN"/>
              </w:rPr>
            </w:pPr>
            <w:r w:rsidRPr="000E47C0">
              <w:rPr>
                <w:szCs w:val="28"/>
                <w:lang w:eastAsia="vi-VN"/>
              </w:rPr>
              <w:t>5</w:t>
            </w:r>
          </w:p>
        </w:tc>
        <w:tc>
          <w:tcPr>
            <w:tcW w:w="2693" w:type="dxa"/>
            <w:vAlign w:val="center"/>
          </w:tcPr>
          <w:p w14:paraId="375970CA" w14:textId="77777777" w:rsidR="00197D5A" w:rsidRPr="000E47C0" w:rsidRDefault="00197D5A" w:rsidP="006047EC">
            <w:pPr>
              <w:spacing w:before="0" w:after="0"/>
              <w:ind w:firstLine="0"/>
              <w:rPr>
                <w:szCs w:val="28"/>
                <w:lang w:eastAsia="vi-VN"/>
              </w:rPr>
            </w:pPr>
            <w:r w:rsidRPr="000E47C0">
              <w:rPr>
                <w:szCs w:val="28"/>
                <w:lang w:eastAsia="vi-VN"/>
              </w:rPr>
              <w:t>Nhà ở cán bộ nhà giáo</w:t>
            </w:r>
          </w:p>
        </w:tc>
        <w:tc>
          <w:tcPr>
            <w:tcW w:w="1276" w:type="dxa"/>
            <w:vAlign w:val="center"/>
          </w:tcPr>
          <w:p w14:paraId="7D48C4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6BAD419D"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1985" w:type="dxa"/>
            <w:vAlign w:val="center"/>
          </w:tcPr>
          <w:p w14:paraId="70BB031E" w14:textId="77777777" w:rsidR="00197D5A" w:rsidRPr="000E47C0" w:rsidRDefault="00197D5A" w:rsidP="006047EC">
            <w:pPr>
              <w:spacing w:before="0" w:after="0"/>
              <w:ind w:firstLine="0"/>
              <w:jc w:val="center"/>
              <w:rPr>
                <w:szCs w:val="28"/>
                <w:lang w:eastAsia="vi-VN"/>
              </w:rPr>
            </w:pPr>
            <w:r w:rsidRPr="000E47C0">
              <w:rPr>
                <w:szCs w:val="28"/>
                <w:lang w:eastAsia="vi-VN"/>
              </w:rPr>
              <w:t>146</w:t>
            </w:r>
          </w:p>
        </w:tc>
        <w:tc>
          <w:tcPr>
            <w:tcW w:w="6237" w:type="dxa"/>
            <w:vAlign w:val="center"/>
          </w:tcPr>
          <w:p w14:paraId="51738311" w14:textId="77777777" w:rsidR="00197D5A" w:rsidRPr="000E47C0" w:rsidRDefault="00197D5A" w:rsidP="006047EC">
            <w:pPr>
              <w:spacing w:before="0" w:after="0"/>
              <w:ind w:firstLine="0"/>
              <w:rPr>
                <w:szCs w:val="28"/>
                <w:lang w:eastAsia="vi-VN"/>
              </w:rPr>
            </w:pPr>
            <w:r w:rsidRPr="000E47C0">
              <w:rPr>
                <w:szCs w:val="28"/>
                <w:lang w:val="vi-VN" w:eastAsia="vi-VN"/>
              </w:rPr>
              <w:t xml:space="preserve">Bố trí nơi ở cán bộ, </w:t>
            </w:r>
            <w:r w:rsidRPr="000E47C0">
              <w:rPr>
                <w:szCs w:val="28"/>
                <w:lang w:eastAsia="vi-VN"/>
              </w:rPr>
              <w:t>nhà giáo</w:t>
            </w:r>
          </w:p>
        </w:tc>
      </w:tr>
      <w:tr w:rsidR="000E47C0" w:rsidRPr="000E47C0" w14:paraId="224FC70D" w14:textId="77777777" w:rsidTr="006047EC">
        <w:trPr>
          <w:jc w:val="center"/>
        </w:trPr>
        <w:tc>
          <w:tcPr>
            <w:tcW w:w="704" w:type="dxa"/>
            <w:vAlign w:val="center"/>
          </w:tcPr>
          <w:p w14:paraId="34F268EE" w14:textId="77777777" w:rsidR="00197D5A" w:rsidRPr="000E47C0" w:rsidRDefault="00197D5A" w:rsidP="006047EC">
            <w:pPr>
              <w:spacing w:before="0" w:after="0"/>
              <w:ind w:firstLine="0"/>
              <w:jc w:val="center"/>
              <w:rPr>
                <w:szCs w:val="28"/>
                <w:lang w:eastAsia="vi-VN"/>
              </w:rPr>
            </w:pPr>
            <w:r w:rsidRPr="000E47C0">
              <w:rPr>
                <w:szCs w:val="28"/>
                <w:lang w:eastAsia="vi-VN"/>
              </w:rPr>
              <w:t>6</w:t>
            </w:r>
          </w:p>
        </w:tc>
        <w:tc>
          <w:tcPr>
            <w:tcW w:w="2693" w:type="dxa"/>
            <w:vAlign w:val="center"/>
          </w:tcPr>
          <w:p w14:paraId="52B0507F" w14:textId="77777777" w:rsidR="00197D5A" w:rsidRPr="000E47C0" w:rsidRDefault="00197D5A" w:rsidP="006047EC">
            <w:pPr>
              <w:spacing w:before="0" w:after="0"/>
              <w:ind w:firstLine="0"/>
              <w:rPr>
                <w:szCs w:val="28"/>
                <w:lang w:eastAsia="vi-VN"/>
              </w:rPr>
            </w:pPr>
            <w:r w:rsidRPr="000E47C0">
              <w:rPr>
                <w:szCs w:val="28"/>
                <w:lang w:eastAsia="vi-VN"/>
              </w:rPr>
              <w:t>Nhà nuôi cấy mô</w:t>
            </w:r>
          </w:p>
        </w:tc>
        <w:tc>
          <w:tcPr>
            <w:tcW w:w="1276" w:type="dxa"/>
            <w:vAlign w:val="center"/>
          </w:tcPr>
          <w:p w14:paraId="510CF06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86F7834"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1985" w:type="dxa"/>
            <w:vAlign w:val="center"/>
          </w:tcPr>
          <w:p w14:paraId="67636C75" w14:textId="77777777" w:rsidR="00197D5A" w:rsidRPr="000E47C0" w:rsidRDefault="00197D5A" w:rsidP="006047EC">
            <w:pPr>
              <w:spacing w:before="0" w:after="0"/>
              <w:ind w:firstLine="0"/>
              <w:jc w:val="center"/>
              <w:rPr>
                <w:szCs w:val="28"/>
                <w:lang w:eastAsia="vi-VN"/>
              </w:rPr>
            </w:pPr>
            <w:r w:rsidRPr="000E47C0">
              <w:rPr>
                <w:szCs w:val="28"/>
                <w:lang w:eastAsia="vi-VN"/>
              </w:rPr>
              <w:t>150</w:t>
            </w:r>
          </w:p>
        </w:tc>
        <w:tc>
          <w:tcPr>
            <w:tcW w:w="6237" w:type="dxa"/>
            <w:vAlign w:val="center"/>
          </w:tcPr>
          <w:p w14:paraId="6C44B139" w14:textId="77777777" w:rsidR="00197D5A" w:rsidRPr="000E47C0" w:rsidRDefault="00197D5A" w:rsidP="006047EC">
            <w:pPr>
              <w:spacing w:before="0" w:after="0"/>
              <w:ind w:firstLine="0"/>
              <w:rPr>
                <w:szCs w:val="28"/>
                <w:lang w:val="vi-VN" w:eastAsia="vi-VN"/>
              </w:rPr>
            </w:pPr>
            <w:r w:rsidRPr="000E47C0">
              <w:rPr>
                <w:szCs w:val="28"/>
                <w:lang w:eastAsia="vi-VN"/>
              </w:rPr>
              <w:t>Bố trí thiết bị, thực hành nuôi cấy mô</w:t>
            </w:r>
          </w:p>
        </w:tc>
      </w:tr>
      <w:tr w:rsidR="000E47C0" w:rsidRPr="000E47C0" w14:paraId="144C9F56" w14:textId="77777777" w:rsidTr="006047EC">
        <w:trPr>
          <w:jc w:val="center"/>
        </w:trPr>
        <w:tc>
          <w:tcPr>
            <w:tcW w:w="704" w:type="dxa"/>
            <w:vAlign w:val="center"/>
          </w:tcPr>
          <w:p w14:paraId="69941490" w14:textId="77777777" w:rsidR="00197D5A" w:rsidRPr="000E47C0" w:rsidRDefault="00197D5A" w:rsidP="006047EC">
            <w:pPr>
              <w:spacing w:before="0" w:after="0"/>
              <w:ind w:firstLine="0"/>
              <w:jc w:val="center"/>
              <w:rPr>
                <w:szCs w:val="28"/>
                <w:lang w:eastAsia="vi-VN"/>
              </w:rPr>
            </w:pPr>
            <w:r w:rsidRPr="000E47C0">
              <w:rPr>
                <w:szCs w:val="28"/>
                <w:lang w:eastAsia="vi-VN"/>
              </w:rPr>
              <w:t>7</w:t>
            </w:r>
          </w:p>
        </w:tc>
        <w:tc>
          <w:tcPr>
            <w:tcW w:w="2693" w:type="dxa"/>
            <w:vAlign w:val="center"/>
          </w:tcPr>
          <w:p w14:paraId="70E5C628" w14:textId="77777777" w:rsidR="00197D5A" w:rsidRPr="000E47C0" w:rsidRDefault="00197D5A" w:rsidP="006047EC">
            <w:pPr>
              <w:spacing w:before="0" w:after="0"/>
              <w:ind w:firstLine="0"/>
              <w:rPr>
                <w:szCs w:val="28"/>
                <w:lang w:eastAsia="vi-VN"/>
              </w:rPr>
            </w:pPr>
            <w:r w:rsidRPr="000E47C0">
              <w:rPr>
                <w:szCs w:val="28"/>
                <w:lang w:eastAsia="vi-VN"/>
              </w:rPr>
              <w:t>Nhà màng (18 c</w:t>
            </w:r>
            <w:r w:rsidRPr="000E47C0">
              <w:rPr>
                <w:szCs w:val="28"/>
                <w:lang w:val="vi-VN" w:eastAsia="vi-VN"/>
              </w:rPr>
              <w:t>á</w:t>
            </w:r>
            <w:r w:rsidRPr="000E47C0">
              <w:rPr>
                <w:szCs w:val="28"/>
                <w:lang w:eastAsia="vi-VN"/>
              </w:rPr>
              <w:t>i)</w:t>
            </w:r>
          </w:p>
        </w:tc>
        <w:tc>
          <w:tcPr>
            <w:tcW w:w="1276" w:type="dxa"/>
            <w:vAlign w:val="center"/>
          </w:tcPr>
          <w:p w14:paraId="39EFD14F"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03DA961" w14:textId="77777777" w:rsidR="00197D5A" w:rsidRPr="000E47C0" w:rsidRDefault="00197D5A" w:rsidP="006047EC">
            <w:pPr>
              <w:spacing w:before="0" w:after="0"/>
              <w:ind w:firstLine="0"/>
              <w:jc w:val="center"/>
              <w:rPr>
                <w:szCs w:val="28"/>
                <w:lang w:eastAsia="vi-VN"/>
              </w:rPr>
            </w:pPr>
            <w:r w:rsidRPr="000E47C0">
              <w:rPr>
                <w:szCs w:val="28"/>
                <w:lang w:eastAsia="vi-VN"/>
              </w:rPr>
              <w:t>3</w:t>
            </w:r>
            <w:r w:rsidRPr="000E47C0">
              <w:rPr>
                <w:szCs w:val="28"/>
                <w:lang w:val="vi-VN" w:eastAsia="vi-VN"/>
              </w:rPr>
              <w:t>.</w:t>
            </w:r>
            <w:r w:rsidRPr="000E47C0">
              <w:rPr>
                <w:szCs w:val="28"/>
                <w:lang w:eastAsia="vi-VN"/>
              </w:rPr>
              <w:t>600</w:t>
            </w:r>
          </w:p>
        </w:tc>
        <w:tc>
          <w:tcPr>
            <w:tcW w:w="1985" w:type="dxa"/>
            <w:vAlign w:val="center"/>
          </w:tcPr>
          <w:p w14:paraId="1897B460" w14:textId="77777777" w:rsidR="00197D5A" w:rsidRPr="000E47C0" w:rsidRDefault="00197D5A" w:rsidP="006047EC">
            <w:pPr>
              <w:spacing w:before="0" w:after="0"/>
              <w:ind w:firstLine="0"/>
              <w:jc w:val="center"/>
              <w:rPr>
                <w:szCs w:val="28"/>
                <w:lang w:val="vi-VN" w:eastAsia="vi-VN"/>
              </w:rPr>
            </w:pPr>
            <w:r w:rsidRPr="000E47C0">
              <w:rPr>
                <w:szCs w:val="28"/>
                <w:lang w:eastAsia="vi-VN"/>
              </w:rPr>
              <w:t>3.600</w:t>
            </w:r>
          </w:p>
        </w:tc>
        <w:tc>
          <w:tcPr>
            <w:tcW w:w="6237" w:type="dxa"/>
            <w:vAlign w:val="center"/>
          </w:tcPr>
          <w:p w14:paraId="0EEF7AF4" w14:textId="77777777" w:rsidR="00197D5A" w:rsidRPr="000E47C0" w:rsidRDefault="00197D5A" w:rsidP="006047EC">
            <w:pPr>
              <w:spacing w:before="0" w:after="0"/>
              <w:ind w:firstLine="0"/>
              <w:rPr>
                <w:szCs w:val="28"/>
                <w:lang w:eastAsia="vi-VN"/>
              </w:rPr>
            </w:pPr>
            <w:r w:rsidRPr="000E47C0">
              <w:rPr>
                <w:szCs w:val="28"/>
                <w:lang w:eastAsia="vi-VN"/>
              </w:rPr>
              <w:t>Lắp đặt thiết bị, thực hành ngành, nghề Trồng trọt</w:t>
            </w:r>
          </w:p>
        </w:tc>
      </w:tr>
      <w:tr w:rsidR="000E47C0" w:rsidRPr="000E47C0" w14:paraId="1413D569" w14:textId="77777777" w:rsidTr="006047EC">
        <w:trPr>
          <w:jc w:val="center"/>
        </w:trPr>
        <w:tc>
          <w:tcPr>
            <w:tcW w:w="704" w:type="dxa"/>
            <w:vAlign w:val="center"/>
          </w:tcPr>
          <w:p w14:paraId="5A895EA9" w14:textId="77777777" w:rsidR="00197D5A" w:rsidRPr="000E47C0" w:rsidRDefault="00197D5A" w:rsidP="006047EC">
            <w:pPr>
              <w:spacing w:before="0" w:after="0"/>
              <w:ind w:firstLine="0"/>
              <w:jc w:val="center"/>
              <w:rPr>
                <w:szCs w:val="28"/>
                <w:lang w:eastAsia="vi-VN"/>
              </w:rPr>
            </w:pPr>
            <w:r w:rsidRPr="000E47C0">
              <w:rPr>
                <w:szCs w:val="28"/>
                <w:lang w:eastAsia="vi-VN"/>
              </w:rPr>
              <w:t>8</w:t>
            </w:r>
          </w:p>
        </w:tc>
        <w:tc>
          <w:tcPr>
            <w:tcW w:w="2693" w:type="dxa"/>
            <w:vAlign w:val="center"/>
          </w:tcPr>
          <w:p w14:paraId="630170FA" w14:textId="77777777" w:rsidR="00197D5A" w:rsidRPr="000E47C0" w:rsidRDefault="00197D5A" w:rsidP="006047EC">
            <w:pPr>
              <w:spacing w:before="0" w:after="0"/>
              <w:ind w:firstLine="0"/>
              <w:rPr>
                <w:szCs w:val="28"/>
                <w:lang w:eastAsia="vi-VN"/>
              </w:rPr>
            </w:pPr>
            <w:r w:rsidRPr="000E47C0">
              <w:rPr>
                <w:szCs w:val="28"/>
                <w:lang w:eastAsia="vi-VN"/>
              </w:rPr>
              <w:t>Nhà để xe, kho</w:t>
            </w:r>
          </w:p>
        </w:tc>
        <w:tc>
          <w:tcPr>
            <w:tcW w:w="1276" w:type="dxa"/>
            <w:vAlign w:val="center"/>
          </w:tcPr>
          <w:p w14:paraId="49582320"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55486993"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1985" w:type="dxa"/>
            <w:vAlign w:val="center"/>
          </w:tcPr>
          <w:p w14:paraId="56071C45" w14:textId="77777777" w:rsidR="00197D5A" w:rsidRPr="000E47C0" w:rsidRDefault="00197D5A" w:rsidP="006047EC">
            <w:pPr>
              <w:spacing w:before="0" w:after="0"/>
              <w:ind w:firstLine="0"/>
              <w:jc w:val="center"/>
              <w:rPr>
                <w:szCs w:val="28"/>
                <w:lang w:eastAsia="vi-VN"/>
              </w:rPr>
            </w:pPr>
            <w:r w:rsidRPr="000E47C0">
              <w:rPr>
                <w:szCs w:val="28"/>
                <w:lang w:eastAsia="vi-VN"/>
              </w:rPr>
              <w:t>120</w:t>
            </w:r>
          </w:p>
        </w:tc>
        <w:tc>
          <w:tcPr>
            <w:tcW w:w="6237" w:type="dxa"/>
            <w:vAlign w:val="center"/>
          </w:tcPr>
          <w:p w14:paraId="69D4642C" w14:textId="77777777" w:rsidR="00197D5A" w:rsidRPr="000E47C0" w:rsidRDefault="00197D5A" w:rsidP="006047EC">
            <w:pPr>
              <w:spacing w:before="0" w:after="0"/>
              <w:ind w:firstLine="0"/>
              <w:rPr>
                <w:szCs w:val="28"/>
                <w:lang w:eastAsia="vi-VN"/>
              </w:rPr>
            </w:pPr>
            <w:r w:rsidRPr="000E47C0">
              <w:rPr>
                <w:szCs w:val="28"/>
                <w:lang w:val="vi-VN" w:eastAsia="vi-VN"/>
              </w:rPr>
              <w:t>Nhà để xe của viên chức</w:t>
            </w:r>
            <w:r w:rsidRPr="000E47C0">
              <w:rPr>
                <w:szCs w:val="28"/>
                <w:lang w:eastAsia="vi-VN"/>
              </w:rPr>
              <w:t>, kho để đồ</w:t>
            </w:r>
          </w:p>
        </w:tc>
      </w:tr>
      <w:tr w:rsidR="000E47C0" w:rsidRPr="000E47C0" w14:paraId="547180E3" w14:textId="77777777" w:rsidTr="006047EC">
        <w:trPr>
          <w:jc w:val="center"/>
        </w:trPr>
        <w:tc>
          <w:tcPr>
            <w:tcW w:w="4673" w:type="dxa"/>
            <w:gridSpan w:val="3"/>
            <w:vAlign w:val="center"/>
          </w:tcPr>
          <w:p w14:paraId="57EEE66C" w14:textId="77777777" w:rsidR="00197D5A" w:rsidRPr="000E47C0" w:rsidRDefault="00197D5A" w:rsidP="006047EC">
            <w:pPr>
              <w:spacing w:before="0" w:after="0"/>
              <w:ind w:firstLine="0"/>
              <w:jc w:val="center"/>
              <w:rPr>
                <w:b/>
                <w:szCs w:val="28"/>
                <w:lang w:val="vi-VN" w:eastAsia="vi-VN"/>
              </w:rPr>
            </w:pPr>
            <w:r w:rsidRPr="000E47C0">
              <w:rPr>
                <w:b/>
                <w:szCs w:val="28"/>
                <w:lang w:val="vi-VN" w:eastAsia="vi-VN"/>
              </w:rPr>
              <w:t>Tổng cộng</w:t>
            </w:r>
          </w:p>
        </w:tc>
        <w:tc>
          <w:tcPr>
            <w:tcW w:w="1559" w:type="dxa"/>
            <w:vAlign w:val="center"/>
          </w:tcPr>
          <w:p w14:paraId="030AAFCE"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1985" w:type="dxa"/>
            <w:vAlign w:val="center"/>
          </w:tcPr>
          <w:p w14:paraId="4C071AE5" w14:textId="77777777" w:rsidR="00197D5A" w:rsidRPr="000E47C0" w:rsidRDefault="00197D5A" w:rsidP="006047EC">
            <w:pPr>
              <w:spacing w:before="0" w:after="0"/>
              <w:ind w:firstLine="0"/>
              <w:jc w:val="center"/>
              <w:rPr>
                <w:b/>
                <w:szCs w:val="28"/>
                <w:lang w:val="vi-VN"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4</w:t>
            </w:r>
            <w:r w:rsidRPr="000E47C0">
              <w:rPr>
                <w:b/>
                <w:noProof/>
                <w:szCs w:val="28"/>
                <w:lang w:val="vi-VN" w:eastAsia="vi-VN"/>
              </w:rPr>
              <w:t>.</w:t>
            </w:r>
            <w:r w:rsidRPr="000E47C0">
              <w:rPr>
                <w:b/>
                <w:noProof/>
                <w:szCs w:val="28"/>
                <w:lang w:eastAsia="vi-VN"/>
              </w:rPr>
              <w:t>499</w:t>
            </w:r>
            <w:r w:rsidRPr="000E47C0">
              <w:rPr>
                <w:b/>
                <w:szCs w:val="28"/>
                <w:lang w:eastAsia="vi-VN"/>
              </w:rPr>
              <w:fldChar w:fldCharType="end"/>
            </w:r>
          </w:p>
        </w:tc>
        <w:tc>
          <w:tcPr>
            <w:tcW w:w="6237" w:type="dxa"/>
            <w:vAlign w:val="center"/>
          </w:tcPr>
          <w:p w14:paraId="479FB1B6" w14:textId="77777777" w:rsidR="00197D5A" w:rsidRPr="000E47C0" w:rsidRDefault="00197D5A" w:rsidP="006047EC">
            <w:pPr>
              <w:spacing w:before="0" w:after="0"/>
              <w:ind w:firstLine="0"/>
              <w:jc w:val="center"/>
              <w:rPr>
                <w:szCs w:val="28"/>
                <w:lang w:val="vi-VN" w:eastAsia="vi-VN"/>
              </w:rPr>
            </w:pPr>
          </w:p>
        </w:tc>
      </w:tr>
    </w:tbl>
    <w:p w14:paraId="216A6247" w14:textId="1469348E" w:rsidR="00197D5A" w:rsidRPr="000E47C0" w:rsidRDefault="00197D5A" w:rsidP="00197D5A">
      <w:pPr>
        <w:rPr>
          <w:b/>
          <w:i/>
        </w:rPr>
      </w:pPr>
      <w:r w:rsidRPr="000E47C0">
        <w:rPr>
          <w:b/>
          <w:szCs w:val="28"/>
          <w:lang w:val="vi-VN"/>
        </w:rPr>
        <w:t>c) Cơ sở 3: Khoa Y – Dược</w:t>
      </w:r>
    </w:p>
    <w:tbl>
      <w:tblPr>
        <w:tblStyle w:val="TableGrid"/>
        <w:tblW w:w="14454" w:type="dxa"/>
        <w:tblLook w:val="04A0" w:firstRow="1" w:lastRow="0" w:firstColumn="1" w:lastColumn="0" w:noHBand="0" w:noVBand="1"/>
      </w:tblPr>
      <w:tblGrid>
        <w:gridCol w:w="590"/>
        <w:gridCol w:w="2807"/>
        <w:gridCol w:w="1276"/>
        <w:gridCol w:w="1559"/>
        <w:gridCol w:w="1985"/>
        <w:gridCol w:w="6237"/>
      </w:tblGrid>
      <w:tr w:rsidR="000E47C0" w:rsidRPr="000E47C0" w14:paraId="77DB76D6" w14:textId="77777777" w:rsidTr="006047EC">
        <w:trPr>
          <w:cantSplit/>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490128" w14:textId="77777777" w:rsidR="00197D5A" w:rsidRPr="000E47C0" w:rsidRDefault="00197D5A" w:rsidP="006047EC">
            <w:pPr>
              <w:spacing w:before="0" w:after="0"/>
              <w:ind w:firstLine="0"/>
              <w:jc w:val="center"/>
              <w:rPr>
                <w:b/>
                <w:szCs w:val="28"/>
              </w:rPr>
            </w:pPr>
            <w:r w:rsidRPr="000E47C0">
              <w:rPr>
                <w:b/>
                <w:szCs w:val="28"/>
              </w:rPr>
              <w:t>TT</w:t>
            </w:r>
          </w:p>
        </w:tc>
        <w:tc>
          <w:tcPr>
            <w:tcW w:w="2807" w:type="dxa"/>
            <w:tcBorders>
              <w:top w:val="single" w:sz="4" w:space="0" w:color="auto"/>
              <w:left w:val="single" w:sz="4" w:space="0" w:color="auto"/>
              <w:bottom w:val="single" w:sz="4" w:space="0" w:color="auto"/>
              <w:right w:val="single" w:sz="4" w:space="0" w:color="auto"/>
            </w:tcBorders>
            <w:vAlign w:val="center"/>
            <w:hideMark/>
          </w:tcPr>
          <w:p w14:paraId="50BE1A52" w14:textId="77777777" w:rsidR="00197D5A" w:rsidRPr="000E47C0" w:rsidRDefault="00197D5A" w:rsidP="006047EC">
            <w:pPr>
              <w:spacing w:before="0" w:after="0"/>
              <w:ind w:firstLine="0"/>
              <w:jc w:val="center"/>
              <w:rPr>
                <w:b/>
                <w:szCs w:val="28"/>
              </w:rPr>
            </w:pPr>
            <w:r w:rsidRPr="000E47C0">
              <w:rPr>
                <w:b/>
                <w:szCs w:val="28"/>
              </w:rPr>
              <w:t>Hạng mục</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8049DDF" w14:textId="77777777" w:rsidR="00197D5A" w:rsidRPr="000E47C0" w:rsidRDefault="00197D5A" w:rsidP="006047EC">
            <w:pPr>
              <w:spacing w:before="0" w:after="0"/>
              <w:ind w:firstLine="0"/>
              <w:jc w:val="center"/>
              <w:rPr>
                <w:b/>
                <w:szCs w:val="28"/>
              </w:rPr>
            </w:pPr>
            <w:r w:rsidRPr="000E47C0">
              <w:rPr>
                <w:b/>
                <w:szCs w:val="28"/>
              </w:rPr>
              <w:t>Quy mô</w:t>
            </w:r>
          </w:p>
          <w:p w14:paraId="542944EF" w14:textId="77777777" w:rsidR="00197D5A" w:rsidRPr="000E47C0" w:rsidRDefault="00197D5A" w:rsidP="006047EC">
            <w:pPr>
              <w:spacing w:before="0" w:after="0"/>
              <w:ind w:firstLine="0"/>
              <w:jc w:val="center"/>
              <w:rPr>
                <w:b/>
                <w:szCs w:val="28"/>
              </w:rPr>
            </w:pPr>
            <w:r w:rsidRPr="000E47C0">
              <w:rPr>
                <w:b/>
                <w:szCs w:val="28"/>
              </w:rPr>
              <w:t>(tầng)</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466542" w14:textId="77777777" w:rsidR="00197D5A" w:rsidRPr="000E47C0" w:rsidRDefault="00197D5A" w:rsidP="006047EC">
            <w:pPr>
              <w:spacing w:before="0" w:after="0"/>
              <w:ind w:firstLine="0"/>
              <w:jc w:val="center"/>
              <w:rPr>
                <w:b/>
                <w:szCs w:val="28"/>
              </w:rPr>
            </w:pPr>
            <w:r w:rsidRPr="000E47C0">
              <w:rPr>
                <w:b/>
                <w:szCs w:val="28"/>
              </w:rPr>
              <w:t>Diện tích đất sử dụng (m</w:t>
            </w:r>
            <w:r w:rsidRPr="000E47C0">
              <w:rPr>
                <w:b/>
                <w:szCs w:val="28"/>
                <w:vertAlign w:val="superscript"/>
              </w:rPr>
              <w:t>2</w:t>
            </w:r>
            <w:r w:rsidRPr="000E47C0">
              <w:rPr>
                <w:b/>
                <w:szCs w:val="28"/>
              </w:rPr>
              <w: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DA7660C" w14:textId="77777777" w:rsidR="00197D5A" w:rsidRPr="000E47C0" w:rsidRDefault="00197D5A" w:rsidP="006047EC">
            <w:pPr>
              <w:spacing w:before="0" w:after="0"/>
              <w:ind w:firstLine="0"/>
              <w:jc w:val="center"/>
              <w:rPr>
                <w:b/>
                <w:szCs w:val="28"/>
              </w:rPr>
            </w:pPr>
            <w:r w:rsidRPr="000E47C0">
              <w:rPr>
                <w:b/>
                <w:szCs w:val="28"/>
              </w:rPr>
              <w:t>Diện tích sàn (m</w:t>
            </w:r>
            <w:r w:rsidRPr="000E47C0">
              <w:rPr>
                <w:b/>
                <w:szCs w:val="28"/>
                <w:vertAlign w:val="superscript"/>
              </w:rPr>
              <w:t>2</w:t>
            </w:r>
            <w:r w:rsidRPr="000E47C0">
              <w:rPr>
                <w:b/>
                <w:szCs w:val="28"/>
              </w:rPr>
              <w:t>)</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A02C8BB" w14:textId="77777777" w:rsidR="00197D5A" w:rsidRPr="000E47C0" w:rsidRDefault="00197D5A" w:rsidP="006047EC">
            <w:pPr>
              <w:spacing w:before="0" w:after="0"/>
              <w:ind w:firstLine="0"/>
              <w:jc w:val="center"/>
              <w:rPr>
                <w:b/>
                <w:szCs w:val="28"/>
              </w:rPr>
            </w:pPr>
            <w:r w:rsidRPr="000E47C0">
              <w:rPr>
                <w:b/>
                <w:szCs w:val="28"/>
              </w:rPr>
              <w:t>Hiện trạng</w:t>
            </w:r>
            <w:r w:rsidRPr="000E47C0">
              <w:rPr>
                <w:b/>
                <w:szCs w:val="28"/>
                <w:lang w:val="vi-VN"/>
              </w:rPr>
              <w:t>, mục đích</w:t>
            </w:r>
            <w:r w:rsidRPr="000E47C0">
              <w:rPr>
                <w:b/>
                <w:szCs w:val="28"/>
              </w:rPr>
              <w:t xml:space="preserve"> sử dụng</w:t>
            </w:r>
          </w:p>
        </w:tc>
      </w:tr>
      <w:tr w:rsidR="000E47C0" w:rsidRPr="000E47C0" w14:paraId="31482BEB"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96AE5D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2807" w:type="dxa"/>
            <w:tcBorders>
              <w:top w:val="single" w:sz="4" w:space="0" w:color="auto"/>
              <w:left w:val="single" w:sz="4" w:space="0" w:color="auto"/>
              <w:bottom w:val="single" w:sz="4" w:space="0" w:color="auto"/>
              <w:right w:val="single" w:sz="4" w:space="0" w:color="auto"/>
            </w:tcBorders>
            <w:vAlign w:val="center"/>
          </w:tcPr>
          <w:p w14:paraId="54FFDA0B" w14:textId="77777777" w:rsidR="00197D5A" w:rsidRPr="000E47C0" w:rsidRDefault="00197D5A" w:rsidP="006047EC">
            <w:pPr>
              <w:spacing w:before="0" w:after="0"/>
              <w:ind w:firstLine="0"/>
              <w:rPr>
                <w:rFonts w:ascii=".VnTime" w:hAnsi=".VnTime"/>
                <w:szCs w:val="28"/>
              </w:rPr>
            </w:pPr>
            <w:r w:rsidRPr="000E47C0">
              <w:rPr>
                <w:szCs w:val="28"/>
              </w:rPr>
              <w:t>Nhà làm việc, giảng dạy số 1 (phía trước)</w:t>
            </w:r>
          </w:p>
        </w:tc>
        <w:tc>
          <w:tcPr>
            <w:tcW w:w="1276" w:type="dxa"/>
            <w:tcBorders>
              <w:top w:val="single" w:sz="4" w:space="0" w:color="auto"/>
              <w:left w:val="single" w:sz="4" w:space="0" w:color="auto"/>
              <w:bottom w:val="single" w:sz="4" w:space="0" w:color="auto"/>
              <w:right w:val="single" w:sz="4" w:space="0" w:color="auto"/>
            </w:tcBorders>
            <w:vAlign w:val="center"/>
          </w:tcPr>
          <w:p w14:paraId="765CC4A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5FF0AFF4"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2F9AFE8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6823678B" w14:textId="77777777" w:rsidR="00197D5A" w:rsidRPr="000E47C0" w:rsidRDefault="00197D5A" w:rsidP="006047EC">
            <w:pPr>
              <w:spacing w:before="0" w:after="0"/>
              <w:ind w:firstLine="0"/>
              <w:jc w:val="center"/>
              <w:rPr>
                <w:rFonts w:ascii=".VnTime" w:hAnsi=".VnTime"/>
                <w:szCs w:val="28"/>
              </w:rPr>
            </w:pPr>
            <w:r w:rsidRPr="000E47C0">
              <w:rPr>
                <w:szCs w:val="28"/>
              </w:rPr>
              <w:t>Bố trí nơi làm việc, giảng dạy; Phòng khám Đa khoa</w:t>
            </w:r>
          </w:p>
        </w:tc>
      </w:tr>
      <w:tr w:rsidR="000E47C0" w:rsidRPr="000E47C0" w14:paraId="4CDB5064"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8C9A9D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w:t>
            </w:r>
          </w:p>
        </w:tc>
        <w:tc>
          <w:tcPr>
            <w:tcW w:w="2807" w:type="dxa"/>
            <w:tcBorders>
              <w:top w:val="single" w:sz="4" w:space="0" w:color="auto"/>
              <w:left w:val="single" w:sz="4" w:space="0" w:color="auto"/>
              <w:bottom w:val="single" w:sz="4" w:space="0" w:color="auto"/>
              <w:right w:val="single" w:sz="4" w:space="0" w:color="auto"/>
            </w:tcBorders>
            <w:vAlign w:val="center"/>
          </w:tcPr>
          <w:p w14:paraId="2B858449" w14:textId="77777777" w:rsidR="00197D5A" w:rsidRPr="000E47C0" w:rsidRDefault="00197D5A" w:rsidP="006047EC">
            <w:pPr>
              <w:spacing w:before="0" w:after="0"/>
              <w:ind w:firstLine="0"/>
              <w:rPr>
                <w:szCs w:val="28"/>
              </w:rPr>
            </w:pPr>
            <w:r w:rsidRPr="000E47C0">
              <w:rPr>
                <w:szCs w:val="28"/>
              </w:rPr>
              <w:t>Nhà làm việc, giảng dạy số 2 (phía sau)</w:t>
            </w:r>
          </w:p>
        </w:tc>
        <w:tc>
          <w:tcPr>
            <w:tcW w:w="1276" w:type="dxa"/>
            <w:tcBorders>
              <w:top w:val="single" w:sz="4" w:space="0" w:color="auto"/>
              <w:left w:val="single" w:sz="4" w:space="0" w:color="auto"/>
              <w:bottom w:val="single" w:sz="4" w:space="0" w:color="auto"/>
              <w:right w:val="single" w:sz="4" w:space="0" w:color="auto"/>
            </w:tcBorders>
            <w:vAlign w:val="center"/>
          </w:tcPr>
          <w:p w14:paraId="3C309C9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2FF33B6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324</w:t>
            </w:r>
          </w:p>
        </w:tc>
        <w:tc>
          <w:tcPr>
            <w:tcW w:w="1985" w:type="dxa"/>
            <w:tcBorders>
              <w:top w:val="single" w:sz="4" w:space="0" w:color="auto"/>
              <w:left w:val="single" w:sz="4" w:space="0" w:color="auto"/>
              <w:bottom w:val="single" w:sz="4" w:space="0" w:color="auto"/>
              <w:right w:val="single" w:sz="4" w:space="0" w:color="auto"/>
            </w:tcBorders>
            <w:vAlign w:val="center"/>
          </w:tcPr>
          <w:p w14:paraId="213B626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97</w:t>
            </w:r>
            <w:r w:rsidRPr="000E47C0">
              <w:rPr>
                <w:rFonts w:ascii="Times New Roman" w:hAnsi="Times New Roman"/>
                <w:szCs w:val="28"/>
                <w:lang w:val="vi-VN"/>
              </w:rPr>
              <w:t>2</w:t>
            </w:r>
          </w:p>
        </w:tc>
        <w:tc>
          <w:tcPr>
            <w:tcW w:w="6237" w:type="dxa"/>
            <w:tcBorders>
              <w:top w:val="single" w:sz="4" w:space="0" w:color="auto"/>
              <w:left w:val="single" w:sz="4" w:space="0" w:color="auto"/>
              <w:bottom w:val="single" w:sz="4" w:space="0" w:color="auto"/>
              <w:right w:val="single" w:sz="4" w:space="0" w:color="auto"/>
            </w:tcBorders>
            <w:vAlign w:val="center"/>
          </w:tcPr>
          <w:p w14:paraId="7E3B87F2"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31D4E0DC"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14A7E160"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2807" w:type="dxa"/>
            <w:tcBorders>
              <w:top w:val="single" w:sz="4" w:space="0" w:color="auto"/>
              <w:left w:val="single" w:sz="4" w:space="0" w:color="auto"/>
              <w:bottom w:val="single" w:sz="4" w:space="0" w:color="auto"/>
              <w:right w:val="single" w:sz="4" w:space="0" w:color="auto"/>
            </w:tcBorders>
            <w:vAlign w:val="center"/>
          </w:tcPr>
          <w:p w14:paraId="077DD993" w14:textId="77777777" w:rsidR="00197D5A" w:rsidRPr="000E47C0" w:rsidRDefault="00197D5A" w:rsidP="006047EC">
            <w:pPr>
              <w:spacing w:before="0" w:after="0"/>
              <w:ind w:firstLine="0"/>
              <w:rPr>
                <w:szCs w:val="28"/>
              </w:rPr>
            </w:pPr>
            <w:r w:rsidRPr="000E47C0">
              <w:rPr>
                <w:szCs w:val="28"/>
              </w:rPr>
              <w:t>Nhà làm việc, giảng dạy</w:t>
            </w:r>
          </w:p>
        </w:tc>
        <w:tc>
          <w:tcPr>
            <w:tcW w:w="1276" w:type="dxa"/>
            <w:tcBorders>
              <w:top w:val="single" w:sz="4" w:space="0" w:color="auto"/>
              <w:left w:val="single" w:sz="4" w:space="0" w:color="auto"/>
              <w:bottom w:val="single" w:sz="4" w:space="0" w:color="auto"/>
              <w:right w:val="single" w:sz="4" w:space="0" w:color="auto"/>
            </w:tcBorders>
            <w:vAlign w:val="center"/>
          </w:tcPr>
          <w:p w14:paraId="02108AA3"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3</w:t>
            </w:r>
          </w:p>
        </w:tc>
        <w:tc>
          <w:tcPr>
            <w:tcW w:w="1559" w:type="dxa"/>
            <w:tcBorders>
              <w:top w:val="single" w:sz="4" w:space="0" w:color="auto"/>
              <w:left w:val="single" w:sz="4" w:space="0" w:color="auto"/>
              <w:bottom w:val="single" w:sz="4" w:space="0" w:color="auto"/>
              <w:right w:val="single" w:sz="4" w:space="0" w:color="auto"/>
            </w:tcBorders>
            <w:vAlign w:val="center"/>
          </w:tcPr>
          <w:p w14:paraId="4FA34576"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276</w:t>
            </w:r>
          </w:p>
        </w:tc>
        <w:tc>
          <w:tcPr>
            <w:tcW w:w="1985" w:type="dxa"/>
            <w:tcBorders>
              <w:top w:val="single" w:sz="4" w:space="0" w:color="auto"/>
              <w:left w:val="single" w:sz="4" w:space="0" w:color="auto"/>
              <w:bottom w:val="single" w:sz="4" w:space="0" w:color="auto"/>
              <w:right w:val="single" w:sz="4" w:space="0" w:color="auto"/>
            </w:tcBorders>
            <w:vAlign w:val="center"/>
          </w:tcPr>
          <w:p w14:paraId="45ACAD3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828</w:t>
            </w:r>
          </w:p>
        </w:tc>
        <w:tc>
          <w:tcPr>
            <w:tcW w:w="6237" w:type="dxa"/>
            <w:tcBorders>
              <w:top w:val="single" w:sz="4" w:space="0" w:color="auto"/>
              <w:left w:val="single" w:sz="4" w:space="0" w:color="auto"/>
              <w:bottom w:val="single" w:sz="4" w:space="0" w:color="auto"/>
              <w:right w:val="single" w:sz="4" w:space="0" w:color="auto"/>
            </w:tcBorders>
            <w:vAlign w:val="center"/>
          </w:tcPr>
          <w:p w14:paraId="0C7CFBCF" w14:textId="77777777" w:rsidR="00197D5A" w:rsidRPr="000E47C0" w:rsidRDefault="00197D5A" w:rsidP="006047EC">
            <w:pPr>
              <w:spacing w:before="0" w:after="0"/>
              <w:ind w:firstLine="0"/>
              <w:jc w:val="center"/>
              <w:rPr>
                <w:szCs w:val="28"/>
              </w:rPr>
            </w:pPr>
            <w:r w:rsidRPr="000E47C0">
              <w:rPr>
                <w:szCs w:val="28"/>
              </w:rPr>
              <w:t>Bố trí nơi làm việc, giảng dạy</w:t>
            </w:r>
          </w:p>
        </w:tc>
      </w:tr>
      <w:tr w:rsidR="000E47C0" w:rsidRPr="000E47C0" w14:paraId="00D3199A"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4EC3154A"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4</w:t>
            </w:r>
          </w:p>
        </w:tc>
        <w:tc>
          <w:tcPr>
            <w:tcW w:w="2807" w:type="dxa"/>
            <w:tcBorders>
              <w:top w:val="single" w:sz="4" w:space="0" w:color="auto"/>
              <w:left w:val="single" w:sz="4" w:space="0" w:color="auto"/>
              <w:bottom w:val="single" w:sz="4" w:space="0" w:color="auto"/>
              <w:right w:val="single" w:sz="4" w:space="0" w:color="auto"/>
            </w:tcBorders>
            <w:vAlign w:val="center"/>
          </w:tcPr>
          <w:p w14:paraId="2D1488A8" w14:textId="77777777" w:rsidR="00197D5A" w:rsidRPr="000E47C0" w:rsidRDefault="00197D5A" w:rsidP="006047EC">
            <w:pPr>
              <w:shd w:val="clear" w:color="auto" w:fill="FFFFFF"/>
              <w:spacing w:before="0" w:after="0"/>
              <w:ind w:firstLine="0"/>
              <w:rPr>
                <w:szCs w:val="28"/>
              </w:rPr>
            </w:pPr>
            <w:r w:rsidRPr="000E47C0">
              <w:rPr>
                <w:szCs w:val="28"/>
              </w:rPr>
              <w:t>Nhà kho, ga ra xe</w:t>
            </w:r>
          </w:p>
        </w:tc>
        <w:tc>
          <w:tcPr>
            <w:tcW w:w="1276" w:type="dxa"/>
            <w:tcBorders>
              <w:top w:val="single" w:sz="4" w:space="0" w:color="auto"/>
              <w:left w:val="single" w:sz="4" w:space="0" w:color="auto"/>
              <w:bottom w:val="single" w:sz="4" w:space="0" w:color="auto"/>
              <w:right w:val="single" w:sz="4" w:space="0" w:color="auto"/>
            </w:tcBorders>
            <w:vAlign w:val="center"/>
          </w:tcPr>
          <w:p w14:paraId="07CB6788"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14F7F5C"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120</w:t>
            </w:r>
          </w:p>
        </w:tc>
        <w:tc>
          <w:tcPr>
            <w:tcW w:w="1985" w:type="dxa"/>
            <w:tcBorders>
              <w:top w:val="single" w:sz="4" w:space="0" w:color="auto"/>
              <w:left w:val="single" w:sz="4" w:space="0" w:color="auto"/>
              <w:bottom w:val="single" w:sz="4" w:space="0" w:color="auto"/>
              <w:right w:val="single" w:sz="4" w:space="0" w:color="auto"/>
            </w:tcBorders>
            <w:vAlign w:val="center"/>
          </w:tcPr>
          <w:p w14:paraId="01D5B3AF"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120</w:t>
            </w:r>
          </w:p>
        </w:tc>
        <w:tc>
          <w:tcPr>
            <w:tcW w:w="6237" w:type="dxa"/>
            <w:tcBorders>
              <w:top w:val="single" w:sz="4" w:space="0" w:color="auto"/>
              <w:left w:val="single" w:sz="4" w:space="0" w:color="auto"/>
              <w:bottom w:val="single" w:sz="4" w:space="0" w:color="auto"/>
              <w:right w:val="single" w:sz="4" w:space="0" w:color="auto"/>
            </w:tcBorders>
            <w:vAlign w:val="center"/>
          </w:tcPr>
          <w:p w14:paraId="7E5AEA15" w14:textId="77777777" w:rsidR="00197D5A" w:rsidRPr="000E47C0" w:rsidRDefault="00197D5A" w:rsidP="006047EC">
            <w:pPr>
              <w:spacing w:before="0" w:after="0"/>
              <w:ind w:firstLine="0"/>
              <w:jc w:val="center"/>
              <w:rPr>
                <w:szCs w:val="28"/>
              </w:rPr>
            </w:pPr>
            <w:r w:rsidRPr="000E47C0">
              <w:rPr>
                <w:szCs w:val="28"/>
                <w:lang w:val="vi-VN" w:eastAsia="vi-VN"/>
              </w:rPr>
              <w:t>Nhà để xe của viên chức</w:t>
            </w:r>
            <w:r w:rsidRPr="000E47C0">
              <w:rPr>
                <w:szCs w:val="28"/>
                <w:lang w:eastAsia="vi-VN"/>
              </w:rPr>
              <w:t>, kho để đồ</w:t>
            </w:r>
          </w:p>
        </w:tc>
      </w:tr>
      <w:tr w:rsidR="000E47C0" w:rsidRPr="000E47C0" w14:paraId="6B4D06C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3D89D7A0"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5</w:t>
            </w:r>
          </w:p>
        </w:tc>
        <w:tc>
          <w:tcPr>
            <w:tcW w:w="2807" w:type="dxa"/>
            <w:tcBorders>
              <w:top w:val="single" w:sz="4" w:space="0" w:color="auto"/>
              <w:left w:val="single" w:sz="4" w:space="0" w:color="auto"/>
              <w:bottom w:val="single" w:sz="4" w:space="0" w:color="auto"/>
              <w:right w:val="single" w:sz="4" w:space="0" w:color="auto"/>
            </w:tcBorders>
            <w:vAlign w:val="center"/>
          </w:tcPr>
          <w:p w14:paraId="6C21F52F" w14:textId="77777777" w:rsidR="00197D5A" w:rsidRPr="000E47C0" w:rsidRDefault="00197D5A" w:rsidP="006047EC">
            <w:pPr>
              <w:shd w:val="clear" w:color="auto" w:fill="FFFFFF"/>
              <w:spacing w:before="0" w:after="0"/>
              <w:ind w:firstLine="0"/>
              <w:rPr>
                <w:szCs w:val="28"/>
              </w:rPr>
            </w:pPr>
            <w:r w:rsidRPr="000E47C0">
              <w:rPr>
                <w:szCs w:val="28"/>
              </w:rPr>
              <w:t>Nhà thuốc Phòng khám Đa khoa</w:t>
            </w:r>
          </w:p>
        </w:tc>
        <w:tc>
          <w:tcPr>
            <w:tcW w:w="1276" w:type="dxa"/>
            <w:tcBorders>
              <w:top w:val="single" w:sz="4" w:space="0" w:color="auto"/>
              <w:left w:val="single" w:sz="4" w:space="0" w:color="auto"/>
              <w:bottom w:val="single" w:sz="4" w:space="0" w:color="auto"/>
              <w:right w:val="single" w:sz="4" w:space="0" w:color="auto"/>
            </w:tcBorders>
            <w:vAlign w:val="center"/>
          </w:tcPr>
          <w:p w14:paraId="6DC7EC21"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1</w:t>
            </w:r>
          </w:p>
        </w:tc>
        <w:tc>
          <w:tcPr>
            <w:tcW w:w="1559" w:type="dxa"/>
            <w:tcBorders>
              <w:top w:val="single" w:sz="4" w:space="0" w:color="auto"/>
              <w:left w:val="single" w:sz="4" w:space="0" w:color="auto"/>
              <w:bottom w:val="single" w:sz="4" w:space="0" w:color="auto"/>
              <w:right w:val="single" w:sz="4" w:space="0" w:color="auto"/>
            </w:tcBorders>
            <w:vAlign w:val="center"/>
          </w:tcPr>
          <w:p w14:paraId="29BAA919"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98</w:t>
            </w:r>
          </w:p>
        </w:tc>
        <w:tc>
          <w:tcPr>
            <w:tcW w:w="1985" w:type="dxa"/>
            <w:tcBorders>
              <w:top w:val="single" w:sz="4" w:space="0" w:color="auto"/>
              <w:left w:val="single" w:sz="4" w:space="0" w:color="auto"/>
              <w:bottom w:val="single" w:sz="4" w:space="0" w:color="auto"/>
              <w:right w:val="single" w:sz="4" w:space="0" w:color="auto"/>
            </w:tcBorders>
            <w:vAlign w:val="center"/>
          </w:tcPr>
          <w:p w14:paraId="78F5E857" w14:textId="77777777" w:rsidR="00197D5A" w:rsidRPr="000E47C0" w:rsidRDefault="00197D5A" w:rsidP="006047EC">
            <w:pPr>
              <w:spacing w:before="0" w:after="0"/>
              <w:ind w:firstLine="0"/>
              <w:jc w:val="center"/>
              <w:rPr>
                <w:rFonts w:ascii=".VnTime" w:hAnsi=".VnTime"/>
                <w:szCs w:val="28"/>
              </w:rPr>
            </w:pPr>
            <w:r w:rsidRPr="000E47C0">
              <w:rPr>
                <w:rFonts w:ascii="Times New Roman" w:hAnsi="Times New Roman"/>
                <w:szCs w:val="28"/>
              </w:rPr>
              <w:t>98</w:t>
            </w:r>
          </w:p>
        </w:tc>
        <w:tc>
          <w:tcPr>
            <w:tcW w:w="6237" w:type="dxa"/>
            <w:tcBorders>
              <w:top w:val="single" w:sz="4" w:space="0" w:color="auto"/>
              <w:left w:val="single" w:sz="4" w:space="0" w:color="auto"/>
              <w:bottom w:val="single" w:sz="4" w:space="0" w:color="auto"/>
              <w:right w:val="single" w:sz="4" w:space="0" w:color="auto"/>
            </w:tcBorders>
            <w:vAlign w:val="center"/>
          </w:tcPr>
          <w:p w14:paraId="0CDF3DA8" w14:textId="77777777" w:rsidR="00197D5A" w:rsidRPr="000E47C0" w:rsidRDefault="00197D5A" w:rsidP="006047EC">
            <w:pPr>
              <w:spacing w:before="0" w:after="0"/>
              <w:ind w:firstLine="0"/>
              <w:jc w:val="center"/>
              <w:rPr>
                <w:szCs w:val="28"/>
              </w:rPr>
            </w:pPr>
            <w:r w:rsidRPr="000E47C0">
              <w:rPr>
                <w:szCs w:val="28"/>
              </w:rPr>
              <w:t>Hoạt động của Nhà thuốc</w:t>
            </w:r>
          </w:p>
        </w:tc>
      </w:tr>
      <w:tr w:rsidR="000E47C0" w:rsidRPr="000E47C0" w14:paraId="04F33F1F" w14:textId="77777777" w:rsidTr="006047EC">
        <w:trPr>
          <w:cantSplit/>
        </w:trPr>
        <w:tc>
          <w:tcPr>
            <w:tcW w:w="590" w:type="dxa"/>
            <w:tcBorders>
              <w:top w:val="single" w:sz="4" w:space="0" w:color="auto"/>
              <w:left w:val="single" w:sz="4" w:space="0" w:color="auto"/>
              <w:bottom w:val="single" w:sz="4" w:space="0" w:color="auto"/>
              <w:right w:val="single" w:sz="4" w:space="0" w:color="auto"/>
            </w:tcBorders>
            <w:vAlign w:val="center"/>
          </w:tcPr>
          <w:p w14:paraId="050B168F" w14:textId="77777777" w:rsidR="00197D5A" w:rsidRPr="000E47C0" w:rsidRDefault="00197D5A" w:rsidP="006047EC">
            <w:pPr>
              <w:spacing w:before="0" w:after="0"/>
              <w:ind w:firstLine="0"/>
              <w:jc w:val="center"/>
              <w:rPr>
                <w:rFonts w:ascii=".VnTime" w:hAnsi=".VnTime"/>
                <w:szCs w:val="28"/>
              </w:rPr>
            </w:pPr>
          </w:p>
        </w:tc>
        <w:tc>
          <w:tcPr>
            <w:tcW w:w="4083" w:type="dxa"/>
            <w:gridSpan w:val="2"/>
            <w:tcBorders>
              <w:top w:val="single" w:sz="4" w:space="0" w:color="auto"/>
              <w:left w:val="single" w:sz="4" w:space="0" w:color="auto"/>
              <w:bottom w:val="single" w:sz="4" w:space="0" w:color="auto"/>
              <w:right w:val="single" w:sz="4" w:space="0" w:color="auto"/>
            </w:tcBorders>
            <w:vAlign w:val="center"/>
          </w:tcPr>
          <w:p w14:paraId="156D1A08" w14:textId="77777777" w:rsidR="00197D5A" w:rsidRPr="000E47C0" w:rsidRDefault="00197D5A" w:rsidP="006047EC">
            <w:pPr>
              <w:spacing w:before="0" w:after="0"/>
              <w:ind w:firstLine="0"/>
              <w:jc w:val="center"/>
              <w:rPr>
                <w:b/>
                <w:szCs w:val="28"/>
                <w:lang w:val="vi-VN"/>
              </w:rPr>
            </w:pPr>
            <w:r w:rsidRPr="000E47C0">
              <w:rPr>
                <w:b/>
                <w:szCs w:val="28"/>
                <w:lang w:val="vi-VN"/>
              </w:rPr>
              <w:t>Tổng cộng</w:t>
            </w:r>
          </w:p>
        </w:tc>
        <w:tc>
          <w:tcPr>
            <w:tcW w:w="1559" w:type="dxa"/>
            <w:tcBorders>
              <w:top w:val="single" w:sz="4" w:space="0" w:color="auto"/>
              <w:left w:val="single" w:sz="4" w:space="0" w:color="auto"/>
              <w:bottom w:val="single" w:sz="4" w:space="0" w:color="auto"/>
              <w:right w:val="single" w:sz="4" w:space="0" w:color="auto"/>
            </w:tcBorders>
            <w:vAlign w:val="center"/>
          </w:tcPr>
          <w:p w14:paraId="158C7395" w14:textId="77777777" w:rsidR="00197D5A" w:rsidRPr="000E47C0" w:rsidRDefault="00197D5A" w:rsidP="006047EC">
            <w:pPr>
              <w:spacing w:before="0" w:after="0"/>
              <w:ind w:firstLine="0"/>
              <w:jc w:val="center"/>
              <w:rPr>
                <w:b/>
                <w:szCs w:val="28"/>
              </w:rPr>
            </w:pPr>
            <w:r w:rsidRPr="000E47C0">
              <w:rPr>
                <w:b/>
                <w:szCs w:val="28"/>
              </w:rPr>
              <w:t>1.094</w:t>
            </w:r>
          </w:p>
        </w:tc>
        <w:tc>
          <w:tcPr>
            <w:tcW w:w="1985" w:type="dxa"/>
            <w:tcBorders>
              <w:top w:val="single" w:sz="4" w:space="0" w:color="auto"/>
              <w:left w:val="single" w:sz="4" w:space="0" w:color="auto"/>
              <w:bottom w:val="single" w:sz="4" w:space="0" w:color="auto"/>
              <w:right w:val="single" w:sz="4" w:space="0" w:color="auto"/>
            </w:tcBorders>
            <w:vAlign w:val="center"/>
          </w:tcPr>
          <w:p w14:paraId="483AEA54" w14:textId="77777777" w:rsidR="00197D5A" w:rsidRPr="000E47C0" w:rsidRDefault="00197D5A" w:rsidP="006047EC">
            <w:pPr>
              <w:spacing w:before="0" w:after="0"/>
              <w:ind w:firstLine="0"/>
              <w:jc w:val="center"/>
              <w:rPr>
                <w:b/>
                <w:szCs w:val="28"/>
              </w:rPr>
            </w:pPr>
            <w:r w:rsidRPr="000E47C0">
              <w:rPr>
                <w:b/>
                <w:szCs w:val="28"/>
              </w:rPr>
              <w:fldChar w:fldCharType="begin"/>
            </w:r>
            <w:r w:rsidRPr="000E47C0">
              <w:rPr>
                <w:b/>
                <w:szCs w:val="28"/>
              </w:rPr>
              <w:instrText xml:space="preserve"> =SUM(ABOVE) </w:instrText>
            </w:r>
            <w:r w:rsidRPr="000E47C0">
              <w:rPr>
                <w:b/>
                <w:szCs w:val="28"/>
              </w:rPr>
              <w:fldChar w:fldCharType="separate"/>
            </w:r>
            <w:r w:rsidRPr="000E47C0">
              <w:rPr>
                <w:b/>
                <w:noProof/>
                <w:szCs w:val="28"/>
              </w:rPr>
              <w:t>2</w:t>
            </w:r>
            <w:r w:rsidRPr="000E47C0">
              <w:rPr>
                <w:b/>
                <w:noProof/>
                <w:szCs w:val="28"/>
                <w:lang w:val="vi-VN"/>
              </w:rPr>
              <w:t>.</w:t>
            </w:r>
            <w:r w:rsidRPr="000E47C0">
              <w:rPr>
                <w:b/>
                <w:noProof/>
                <w:szCs w:val="28"/>
              </w:rPr>
              <w:t>846</w:t>
            </w:r>
            <w:r w:rsidRPr="000E47C0">
              <w:rPr>
                <w:b/>
                <w:szCs w:val="28"/>
              </w:rPr>
              <w:fldChar w:fldCharType="end"/>
            </w:r>
          </w:p>
        </w:tc>
        <w:tc>
          <w:tcPr>
            <w:tcW w:w="6237" w:type="dxa"/>
            <w:tcBorders>
              <w:top w:val="single" w:sz="4" w:space="0" w:color="auto"/>
              <w:left w:val="single" w:sz="4" w:space="0" w:color="auto"/>
              <w:bottom w:val="single" w:sz="4" w:space="0" w:color="auto"/>
              <w:right w:val="single" w:sz="4" w:space="0" w:color="auto"/>
            </w:tcBorders>
            <w:vAlign w:val="center"/>
          </w:tcPr>
          <w:p w14:paraId="173C7222" w14:textId="77777777" w:rsidR="00197D5A" w:rsidRPr="000E47C0" w:rsidRDefault="00197D5A" w:rsidP="006047EC">
            <w:pPr>
              <w:spacing w:before="0" w:after="0"/>
              <w:ind w:firstLine="0"/>
              <w:jc w:val="center"/>
              <w:rPr>
                <w:szCs w:val="28"/>
              </w:rPr>
            </w:pPr>
          </w:p>
        </w:tc>
      </w:tr>
    </w:tbl>
    <w:p w14:paraId="02C947A8" w14:textId="4641EAE9" w:rsidR="00197D5A" w:rsidRPr="000E47C0" w:rsidRDefault="00197D5A" w:rsidP="00197D5A">
      <w:pPr>
        <w:rPr>
          <w:b/>
          <w:i/>
        </w:rPr>
      </w:pPr>
      <w:r w:rsidRPr="000E47C0">
        <w:rPr>
          <w:b/>
          <w:szCs w:val="28"/>
          <w:lang w:val="vi-VN"/>
        </w:rPr>
        <w:t>d) Cơ sở 4: Khoa Kỹ thuật - Công nghệ và Đào tạo – Sát hạch lái xe</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5D710753" w14:textId="77777777" w:rsidTr="006047EC">
        <w:trPr>
          <w:tblHeader/>
        </w:trPr>
        <w:tc>
          <w:tcPr>
            <w:tcW w:w="590" w:type="dxa"/>
            <w:vAlign w:val="center"/>
          </w:tcPr>
          <w:p w14:paraId="7ECE9EC4"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7ADC1E3"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3FF3F59C"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0D223AD7"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7538036C"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E844B8"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69A0EB55"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19191C1B" w14:textId="77777777" w:rsidTr="006047EC">
        <w:tc>
          <w:tcPr>
            <w:tcW w:w="590" w:type="dxa"/>
            <w:vAlign w:val="center"/>
          </w:tcPr>
          <w:p w14:paraId="5432F296"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vAlign w:val="center"/>
          </w:tcPr>
          <w:p w14:paraId="419152DD" w14:textId="77777777" w:rsidR="00197D5A" w:rsidRPr="000E47C0" w:rsidRDefault="00197D5A" w:rsidP="006047EC">
            <w:pPr>
              <w:spacing w:before="0" w:after="0"/>
              <w:ind w:firstLine="0"/>
              <w:rPr>
                <w:szCs w:val="28"/>
                <w:lang w:val="vi-VN" w:eastAsia="vi-VN"/>
              </w:rPr>
            </w:pPr>
            <w:r w:rsidRPr="000E47C0">
              <w:rPr>
                <w:szCs w:val="28"/>
                <w:lang w:val="vi-VN" w:eastAsia="vi-VN"/>
              </w:rPr>
              <w:t>Nhà hiệu bộ</w:t>
            </w:r>
          </w:p>
        </w:tc>
        <w:tc>
          <w:tcPr>
            <w:tcW w:w="1418" w:type="dxa"/>
            <w:vAlign w:val="center"/>
          </w:tcPr>
          <w:p w14:paraId="7F24B11D" w14:textId="77777777" w:rsidR="00197D5A" w:rsidRPr="000E47C0" w:rsidRDefault="00197D5A" w:rsidP="006047EC">
            <w:pPr>
              <w:spacing w:before="0" w:after="0"/>
              <w:ind w:firstLine="0"/>
              <w:jc w:val="center"/>
              <w:rPr>
                <w:szCs w:val="28"/>
                <w:lang w:eastAsia="vi-VN"/>
              </w:rPr>
            </w:pPr>
            <w:r w:rsidRPr="000E47C0">
              <w:rPr>
                <w:szCs w:val="28"/>
                <w:lang w:eastAsia="vi-VN"/>
              </w:rPr>
              <w:t>3</w:t>
            </w:r>
          </w:p>
        </w:tc>
        <w:tc>
          <w:tcPr>
            <w:tcW w:w="1559" w:type="dxa"/>
            <w:vAlign w:val="center"/>
          </w:tcPr>
          <w:p w14:paraId="3DAB94A7" w14:textId="77777777" w:rsidR="00197D5A" w:rsidRPr="000E47C0" w:rsidRDefault="00197D5A" w:rsidP="006047EC">
            <w:pPr>
              <w:spacing w:before="0" w:after="0"/>
              <w:ind w:firstLine="0"/>
              <w:jc w:val="center"/>
              <w:rPr>
                <w:szCs w:val="28"/>
                <w:lang w:eastAsia="vi-VN"/>
              </w:rPr>
            </w:pPr>
            <w:r w:rsidRPr="000E47C0">
              <w:rPr>
                <w:szCs w:val="28"/>
                <w:lang w:eastAsia="vi-VN"/>
              </w:rPr>
              <w:t>484</w:t>
            </w:r>
          </w:p>
        </w:tc>
        <w:tc>
          <w:tcPr>
            <w:tcW w:w="1985" w:type="dxa"/>
            <w:vAlign w:val="center"/>
          </w:tcPr>
          <w:p w14:paraId="7A72B2E4" w14:textId="77777777" w:rsidR="00197D5A" w:rsidRPr="000E47C0" w:rsidRDefault="00197D5A" w:rsidP="006047EC">
            <w:pPr>
              <w:spacing w:before="0" w:after="0"/>
              <w:ind w:firstLine="0"/>
              <w:jc w:val="center"/>
              <w:rPr>
                <w:szCs w:val="28"/>
                <w:lang w:eastAsia="vi-VN"/>
              </w:rPr>
            </w:pPr>
            <w:r w:rsidRPr="000E47C0">
              <w:rPr>
                <w:szCs w:val="28"/>
                <w:lang w:eastAsia="vi-VN"/>
              </w:rPr>
              <w:t>145</w:t>
            </w:r>
            <w:r w:rsidRPr="000E47C0">
              <w:rPr>
                <w:szCs w:val="28"/>
                <w:lang w:val="vi-VN" w:eastAsia="vi-VN"/>
              </w:rPr>
              <w:t>2</w:t>
            </w:r>
          </w:p>
        </w:tc>
        <w:tc>
          <w:tcPr>
            <w:tcW w:w="6237" w:type="dxa"/>
            <w:vAlign w:val="center"/>
          </w:tcPr>
          <w:p w14:paraId="1D45C81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Bố trí nơi làm việc của </w:t>
            </w:r>
            <w:r w:rsidRPr="000E47C0">
              <w:rPr>
                <w:szCs w:val="28"/>
                <w:lang w:eastAsia="vi-VN"/>
              </w:rPr>
              <w:t>k</w:t>
            </w:r>
            <w:r w:rsidRPr="000E47C0">
              <w:rPr>
                <w:szCs w:val="28"/>
                <w:lang w:val="vi-VN" w:eastAsia="vi-VN"/>
              </w:rPr>
              <w:t xml:space="preserve">hoa </w:t>
            </w:r>
            <w:r w:rsidRPr="000E47C0">
              <w:rPr>
                <w:szCs w:val="28"/>
                <w:lang w:eastAsia="vi-VN"/>
              </w:rPr>
              <w:t>Kỹ thuật và Công nghệ, phòng Khởi nghiệp và Hỗ trợ doanh nghiệp;</w:t>
            </w:r>
            <w:r w:rsidRPr="000E47C0">
              <w:rPr>
                <w:szCs w:val="28"/>
                <w:lang w:val="vi-VN" w:eastAsia="vi-VN"/>
              </w:rPr>
              <w:t xml:space="preserve"> </w:t>
            </w:r>
            <w:r w:rsidRPr="000E47C0">
              <w:rPr>
                <w:szCs w:val="28"/>
                <w:lang w:eastAsia="vi-VN"/>
              </w:rPr>
              <w:t>khoa Đào tạo và Sát hạch lái xe</w:t>
            </w:r>
          </w:p>
        </w:tc>
      </w:tr>
      <w:tr w:rsidR="000E47C0" w:rsidRPr="000E47C0" w14:paraId="707564A5" w14:textId="77777777" w:rsidTr="006047EC">
        <w:tc>
          <w:tcPr>
            <w:tcW w:w="590" w:type="dxa"/>
            <w:vAlign w:val="center"/>
          </w:tcPr>
          <w:p w14:paraId="7357E8CF"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vAlign w:val="center"/>
          </w:tcPr>
          <w:p w14:paraId="0E8B4576" w14:textId="77777777" w:rsidR="00197D5A" w:rsidRPr="000E47C0" w:rsidRDefault="00197D5A" w:rsidP="006047EC">
            <w:pPr>
              <w:spacing w:before="0" w:after="0"/>
              <w:ind w:firstLine="0"/>
              <w:rPr>
                <w:szCs w:val="28"/>
                <w:lang w:val="vi-VN" w:eastAsia="vi-VN"/>
              </w:rPr>
            </w:pPr>
            <w:r w:rsidRPr="000E47C0">
              <w:rPr>
                <w:szCs w:val="28"/>
                <w:lang w:val="vi-VN" w:eastAsia="vi-VN"/>
              </w:rPr>
              <w:t>Nhà học lý thuyết</w:t>
            </w:r>
          </w:p>
        </w:tc>
        <w:tc>
          <w:tcPr>
            <w:tcW w:w="1418" w:type="dxa"/>
            <w:vAlign w:val="center"/>
          </w:tcPr>
          <w:p w14:paraId="0FF487E0"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1559" w:type="dxa"/>
            <w:vAlign w:val="center"/>
          </w:tcPr>
          <w:p w14:paraId="330D653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436</w:t>
            </w:r>
          </w:p>
        </w:tc>
        <w:tc>
          <w:tcPr>
            <w:tcW w:w="1985" w:type="dxa"/>
            <w:vAlign w:val="center"/>
          </w:tcPr>
          <w:p w14:paraId="23F06B0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1.310</w:t>
            </w:r>
          </w:p>
        </w:tc>
        <w:tc>
          <w:tcPr>
            <w:tcW w:w="6237" w:type="dxa"/>
            <w:vAlign w:val="center"/>
          </w:tcPr>
          <w:p w14:paraId="594613E0"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nơi học tập của HSSV</w:t>
            </w:r>
          </w:p>
        </w:tc>
      </w:tr>
      <w:tr w:rsidR="000E47C0" w:rsidRPr="000E47C0" w14:paraId="537F1000" w14:textId="77777777" w:rsidTr="006047EC">
        <w:tc>
          <w:tcPr>
            <w:tcW w:w="590" w:type="dxa"/>
            <w:vAlign w:val="center"/>
          </w:tcPr>
          <w:p w14:paraId="62A2F9D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vAlign w:val="center"/>
          </w:tcPr>
          <w:p w14:paraId="2157762A"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Điện</w:t>
            </w:r>
          </w:p>
        </w:tc>
        <w:tc>
          <w:tcPr>
            <w:tcW w:w="1418" w:type="dxa"/>
            <w:vAlign w:val="center"/>
          </w:tcPr>
          <w:p w14:paraId="335CE08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D1F836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0CFFC0E9"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4A986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đ</w:t>
            </w:r>
            <w:r w:rsidRPr="000E47C0">
              <w:rPr>
                <w:szCs w:val="28"/>
                <w:lang w:val="vi-VN" w:eastAsia="vi-VN"/>
              </w:rPr>
              <w:t>iện</w:t>
            </w:r>
          </w:p>
        </w:tc>
      </w:tr>
      <w:tr w:rsidR="000E47C0" w:rsidRPr="000E47C0" w14:paraId="655BC1A6" w14:textId="77777777" w:rsidTr="006047EC">
        <w:tc>
          <w:tcPr>
            <w:tcW w:w="590" w:type="dxa"/>
            <w:vAlign w:val="center"/>
          </w:tcPr>
          <w:p w14:paraId="4C95B348"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vAlign w:val="center"/>
          </w:tcPr>
          <w:p w14:paraId="260B9E7C" w14:textId="77777777" w:rsidR="00197D5A" w:rsidRPr="000E47C0" w:rsidRDefault="00197D5A" w:rsidP="006047EC">
            <w:pPr>
              <w:spacing w:before="0" w:after="0"/>
              <w:ind w:firstLine="0"/>
              <w:rPr>
                <w:szCs w:val="28"/>
                <w:lang w:val="vi-VN" w:eastAsia="vi-VN"/>
              </w:rPr>
            </w:pPr>
            <w:r w:rsidRPr="000E47C0">
              <w:rPr>
                <w:szCs w:val="28"/>
                <w:lang w:val="vi-VN" w:eastAsia="vi-VN"/>
              </w:rPr>
              <w:t>Nhà xưởng thực hành Cơ khí</w:t>
            </w:r>
          </w:p>
        </w:tc>
        <w:tc>
          <w:tcPr>
            <w:tcW w:w="1418" w:type="dxa"/>
            <w:vAlign w:val="center"/>
          </w:tcPr>
          <w:p w14:paraId="26CBBFE8"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18DFE58"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1985" w:type="dxa"/>
            <w:vAlign w:val="center"/>
          </w:tcPr>
          <w:p w14:paraId="6F6378B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224</w:t>
            </w:r>
          </w:p>
        </w:tc>
        <w:tc>
          <w:tcPr>
            <w:tcW w:w="6237" w:type="dxa"/>
            <w:vAlign w:val="center"/>
          </w:tcPr>
          <w:p w14:paraId="561B03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 xml:space="preserve">các ngành, </w:t>
            </w:r>
            <w:r w:rsidRPr="000E47C0">
              <w:rPr>
                <w:szCs w:val="28"/>
                <w:lang w:val="vi-VN" w:eastAsia="vi-VN"/>
              </w:rPr>
              <w:t xml:space="preserve">nghề </w:t>
            </w:r>
            <w:r w:rsidRPr="000E47C0">
              <w:rPr>
                <w:szCs w:val="28"/>
                <w:lang w:eastAsia="vi-VN"/>
              </w:rPr>
              <w:t>lĩnh vực c</w:t>
            </w:r>
            <w:r w:rsidRPr="000E47C0">
              <w:rPr>
                <w:szCs w:val="28"/>
                <w:lang w:val="vi-VN" w:eastAsia="vi-VN"/>
              </w:rPr>
              <w:t>ơ khí</w:t>
            </w:r>
          </w:p>
        </w:tc>
      </w:tr>
      <w:tr w:rsidR="000E47C0" w:rsidRPr="000E47C0" w14:paraId="475AE30C" w14:textId="77777777" w:rsidTr="006047EC">
        <w:tc>
          <w:tcPr>
            <w:tcW w:w="590" w:type="dxa"/>
            <w:vAlign w:val="center"/>
          </w:tcPr>
          <w:p w14:paraId="0C20DB1E" w14:textId="77777777" w:rsidR="00197D5A" w:rsidRPr="000E47C0" w:rsidRDefault="00197D5A" w:rsidP="006047EC">
            <w:pPr>
              <w:spacing w:before="0" w:after="0"/>
              <w:ind w:firstLine="0"/>
              <w:jc w:val="center"/>
              <w:rPr>
                <w:szCs w:val="28"/>
                <w:lang w:eastAsia="vi-VN"/>
              </w:rPr>
            </w:pPr>
            <w:r w:rsidRPr="000E47C0">
              <w:rPr>
                <w:szCs w:val="28"/>
                <w:lang w:val="vi-VN" w:eastAsia="vi-VN"/>
              </w:rPr>
              <w:t>5</w:t>
            </w:r>
          </w:p>
        </w:tc>
        <w:tc>
          <w:tcPr>
            <w:tcW w:w="2807" w:type="dxa"/>
            <w:vAlign w:val="center"/>
          </w:tcPr>
          <w:p w14:paraId="6382D142"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Nhà xưởng thực hành Động lực</w:t>
            </w:r>
            <w:r w:rsidRPr="000E47C0">
              <w:rPr>
                <w:szCs w:val="28"/>
                <w:lang w:eastAsia="vi-VN"/>
              </w:rPr>
              <w:t xml:space="preserve"> (</w:t>
            </w:r>
            <w:r w:rsidRPr="000E47C0">
              <w:rPr>
                <w:szCs w:val="28"/>
                <w:lang w:val="vi-VN" w:eastAsia="vi-VN"/>
              </w:rPr>
              <w:t xml:space="preserve">nhà </w:t>
            </w:r>
            <w:r w:rsidRPr="000E47C0">
              <w:rPr>
                <w:szCs w:val="28"/>
                <w:lang w:eastAsia="vi-VN"/>
              </w:rPr>
              <w:t>thép tiền chế</w:t>
            </w:r>
            <w:r w:rsidRPr="000E47C0">
              <w:rPr>
                <w:szCs w:val="28"/>
                <w:lang w:val="vi-VN" w:eastAsia="vi-VN"/>
              </w:rPr>
              <w:t xml:space="preserve"> lắp ghép</w:t>
            </w:r>
            <w:r w:rsidRPr="000E47C0">
              <w:rPr>
                <w:szCs w:val="28"/>
                <w:lang w:eastAsia="vi-VN"/>
              </w:rPr>
              <w:t>)</w:t>
            </w:r>
          </w:p>
        </w:tc>
        <w:tc>
          <w:tcPr>
            <w:tcW w:w="1418" w:type="dxa"/>
            <w:vAlign w:val="center"/>
          </w:tcPr>
          <w:p w14:paraId="2CA2B622"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7931F211"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0C206D77"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5314284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Động lực, ngành, nghề Công nghệ ô tô</w:t>
            </w:r>
          </w:p>
        </w:tc>
      </w:tr>
      <w:tr w:rsidR="000E47C0" w:rsidRPr="000E47C0" w14:paraId="2D00AD77" w14:textId="77777777" w:rsidTr="006047EC">
        <w:tc>
          <w:tcPr>
            <w:tcW w:w="590" w:type="dxa"/>
            <w:vAlign w:val="center"/>
          </w:tcPr>
          <w:p w14:paraId="04C50B5F" w14:textId="77777777" w:rsidR="00197D5A" w:rsidRPr="000E47C0" w:rsidRDefault="00197D5A" w:rsidP="006047EC">
            <w:pPr>
              <w:spacing w:before="0" w:after="0"/>
              <w:ind w:firstLine="0"/>
              <w:jc w:val="center"/>
              <w:rPr>
                <w:szCs w:val="28"/>
                <w:lang w:eastAsia="vi-VN"/>
              </w:rPr>
            </w:pPr>
            <w:r w:rsidRPr="000E47C0">
              <w:rPr>
                <w:szCs w:val="28"/>
                <w:lang w:val="vi-VN" w:eastAsia="vi-VN"/>
              </w:rPr>
              <w:t>6</w:t>
            </w:r>
          </w:p>
        </w:tc>
        <w:tc>
          <w:tcPr>
            <w:tcW w:w="2807" w:type="dxa"/>
            <w:vAlign w:val="center"/>
          </w:tcPr>
          <w:p w14:paraId="1651DDFB"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thực hành may</w:t>
            </w:r>
            <w:r w:rsidRPr="000E47C0">
              <w:rPr>
                <w:szCs w:val="28"/>
                <w:lang w:eastAsia="vi-VN"/>
              </w:rPr>
              <w:t xml:space="preserve"> (</w:t>
            </w:r>
            <w:r w:rsidRPr="000E47C0">
              <w:rPr>
                <w:szCs w:val="28"/>
                <w:lang w:val="vi-VN" w:eastAsia="vi-VN"/>
              </w:rPr>
              <w:t>nhà khung sắt lắp ghép</w:t>
            </w:r>
            <w:r w:rsidRPr="000E47C0">
              <w:rPr>
                <w:szCs w:val="28"/>
                <w:lang w:eastAsia="vi-VN"/>
              </w:rPr>
              <w:t>)</w:t>
            </w:r>
          </w:p>
        </w:tc>
        <w:tc>
          <w:tcPr>
            <w:tcW w:w="1418" w:type="dxa"/>
            <w:vAlign w:val="center"/>
          </w:tcPr>
          <w:p w14:paraId="5DBDAEF0"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1 </w:t>
            </w:r>
          </w:p>
        </w:tc>
        <w:tc>
          <w:tcPr>
            <w:tcW w:w="1559" w:type="dxa"/>
            <w:vAlign w:val="center"/>
          </w:tcPr>
          <w:p w14:paraId="50ED1556"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1985" w:type="dxa"/>
            <w:vAlign w:val="center"/>
          </w:tcPr>
          <w:p w14:paraId="32587084" w14:textId="77777777" w:rsidR="00197D5A" w:rsidRPr="000E47C0" w:rsidRDefault="00197D5A" w:rsidP="006047EC">
            <w:pPr>
              <w:spacing w:before="0" w:after="0"/>
              <w:ind w:firstLine="0"/>
              <w:jc w:val="center"/>
              <w:rPr>
                <w:szCs w:val="28"/>
                <w:lang w:eastAsia="vi-VN"/>
              </w:rPr>
            </w:pPr>
            <w:r w:rsidRPr="000E47C0">
              <w:rPr>
                <w:szCs w:val="28"/>
                <w:lang w:eastAsia="vi-VN"/>
              </w:rPr>
              <w:t>450</w:t>
            </w:r>
          </w:p>
        </w:tc>
        <w:tc>
          <w:tcPr>
            <w:tcW w:w="6237" w:type="dxa"/>
            <w:vAlign w:val="center"/>
          </w:tcPr>
          <w:p w14:paraId="05E13D7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Bố trí thiết bị và giảng dạy thực hành </w:t>
            </w:r>
            <w:r w:rsidRPr="000E47C0">
              <w:rPr>
                <w:szCs w:val="28"/>
                <w:lang w:eastAsia="vi-VN"/>
              </w:rPr>
              <w:t>nghề May</w:t>
            </w:r>
          </w:p>
        </w:tc>
      </w:tr>
      <w:tr w:rsidR="000E47C0" w:rsidRPr="000E47C0" w14:paraId="77FE39E1" w14:textId="77777777" w:rsidTr="006047EC">
        <w:tc>
          <w:tcPr>
            <w:tcW w:w="590" w:type="dxa"/>
            <w:vAlign w:val="center"/>
          </w:tcPr>
          <w:p w14:paraId="0E0B8BE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7</w:t>
            </w:r>
          </w:p>
        </w:tc>
        <w:tc>
          <w:tcPr>
            <w:tcW w:w="2807" w:type="dxa"/>
            <w:vAlign w:val="center"/>
          </w:tcPr>
          <w:p w14:paraId="6C02859D"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sơn</w:t>
            </w:r>
          </w:p>
        </w:tc>
        <w:tc>
          <w:tcPr>
            <w:tcW w:w="1418" w:type="dxa"/>
            <w:vAlign w:val="center"/>
          </w:tcPr>
          <w:p w14:paraId="37CCC56E"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45BEEE4B"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1985" w:type="dxa"/>
            <w:vAlign w:val="center"/>
          </w:tcPr>
          <w:p w14:paraId="48C88B36" w14:textId="77777777" w:rsidR="00197D5A" w:rsidRPr="000E47C0" w:rsidRDefault="00197D5A" w:rsidP="006047EC">
            <w:pPr>
              <w:spacing w:before="0" w:after="0"/>
              <w:ind w:firstLine="0"/>
              <w:jc w:val="center"/>
              <w:rPr>
                <w:szCs w:val="28"/>
                <w:lang w:eastAsia="vi-VN"/>
              </w:rPr>
            </w:pPr>
            <w:r w:rsidRPr="000E47C0">
              <w:rPr>
                <w:szCs w:val="28"/>
                <w:lang w:eastAsia="vi-VN"/>
              </w:rPr>
              <w:t>164</w:t>
            </w:r>
          </w:p>
        </w:tc>
        <w:tc>
          <w:tcPr>
            <w:tcW w:w="6237" w:type="dxa"/>
            <w:vAlign w:val="center"/>
          </w:tcPr>
          <w:p w14:paraId="509179E6"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3D621E76" w14:textId="77777777" w:rsidTr="006047EC">
        <w:tc>
          <w:tcPr>
            <w:tcW w:w="590" w:type="dxa"/>
            <w:vAlign w:val="center"/>
          </w:tcPr>
          <w:p w14:paraId="6EFF57F5" w14:textId="77777777" w:rsidR="00197D5A" w:rsidRPr="000E47C0" w:rsidRDefault="00197D5A" w:rsidP="006047EC">
            <w:pPr>
              <w:spacing w:before="0" w:after="0"/>
              <w:ind w:firstLine="0"/>
              <w:jc w:val="center"/>
              <w:rPr>
                <w:szCs w:val="28"/>
                <w:lang w:eastAsia="vi-VN"/>
              </w:rPr>
            </w:pPr>
            <w:r w:rsidRPr="000E47C0">
              <w:rPr>
                <w:szCs w:val="28"/>
                <w:lang w:val="vi-VN" w:eastAsia="vi-VN"/>
              </w:rPr>
              <w:t>8</w:t>
            </w:r>
          </w:p>
        </w:tc>
        <w:tc>
          <w:tcPr>
            <w:tcW w:w="2807" w:type="dxa"/>
            <w:vAlign w:val="center"/>
          </w:tcPr>
          <w:p w14:paraId="54DE4F82"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xưởng máy búa</w:t>
            </w:r>
          </w:p>
        </w:tc>
        <w:tc>
          <w:tcPr>
            <w:tcW w:w="1418" w:type="dxa"/>
            <w:vAlign w:val="center"/>
          </w:tcPr>
          <w:p w14:paraId="6F9D11A7"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7BB354A"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1985" w:type="dxa"/>
            <w:vAlign w:val="center"/>
          </w:tcPr>
          <w:p w14:paraId="63F86160" w14:textId="77777777" w:rsidR="00197D5A" w:rsidRPr="000E47C0" w:rsidRDefault="00197D5A" w:rsidP="006047EC">
            <w:pPr>
              <w:spacing w:before="0" w:after="0"/>
              <w:ind w:firstLine="0"/>
              <w:jc w:val="center"/>
              <w:rPr>
                <w:szCs w:val="28"/>
                <w:lang w:eastAsia="vi-VN"/>
              </w:rPr>
            </w:pPr>
            <w:r w:rsidRPr="000E47C0">
              <w:rPr>
                <w:szCs w:val="28"/>
                <w:lang w:eastAsia="vi-VN"/>
              </w:rPr>
              <w:t>82</w:t>
            </w:r>
          </w:p>
        </w:tc>
        <w:tc>
          <w:tcPr>
            <w:tcW w:w="6237" w:type="dxa"/>
            <w:vAlign w:val="center"/>
          </w:tcPr>
          <w:p w14:paraId="4ABC85B4"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Bố trí thiết bị và giảng dạy thực hành</w:t>
            </w:r>
            <w:r w:rsidRPr="000E47C0">
              <w:rPr>
                <w:szCs w:val="28"/>
                <w:lang w:eastAsia="vi-VN"/>
              </w:rPr>
              <w:t xml:space="preserve"> các ngành, nghề lĩnh vực Cơ khí</w:t>
            </w:r>
          </w:p>
        </w:tc>
      </w:tr>
      <w:tr w:rsidR="000E47C0" w:rsidRPr="000E47C0" w14:paraId="1109A171" w14:textId="77777777" w:rsidTr="006047EC">
        <w:tc>
          <w:tcPr>
            <w:tcW w:w="590" w:type="dxa"/>
            <w:vAlign w:val="center"/>
          </w:tcPr>
          <w:p w14:paraId="7837670F" w14:textId="77777777" w:rsidR="00197D5A" w:rsidRPr="000E47C0" w:rsidRDefault="00197D5A" w:rsidP="006047EC">
            <w:pPr>
              <w:spacing w:before="0" w:after="0"/>
              <w:ind w:firstLine="0"/>
              <w:jc w:val="center"/>
              <w:rPr>
                <w:szCs w:val="28"/>
                <w:lang w:eastAsia="vi-VN"/>
              </w:rPr>
            </w:pPr>
            <w:r w:rsidRPr="000E47C0">
              <w:rPr>
                <w:szCs w:val="28"/>
                <w:lang w:val="vi-VN" w:eastAsia="vi-VN"/>
              </w:rPr>
              <w:t>9</w:t>
            </w:r>
          </w:p>
        </w:tc>
        <w:tc>
          <w:tcPr>
            <w:tcW w:w="2807" w:type="dxa"/>
            <w:vAlign w:val="center"/>
          </w:tcPr>
          <w:p w14:paraId="0079B49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1</w:t>
            </w:r>
          </w:p>
        </w:tc>
        <w:tc>
          <w:tcPr>
            <w:tcW w:w="1418" w:type="dxa"/>
            <w:vAlign w:val="center"/>
          </w:tcPr>
          <w:p w14:paraId="5812E923"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6886D874"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182ABF4C"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3AF98254"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Bố trí nơi ở cho HSSV</w:t>
            </w:r>
          </w:p>
        </w:tc>
      </w:tr>
      <w:tr w:rsidR="000E47C0" w:rsidRPr="000E47C0" w14:paraId="1AD02A4D" w14:textId="77777777" w:rsidTr="006047EC">
        <w:tc>
          <w:tcPr>
            <w:tcW w:w="590" w:type="dxa"/>
            <w:vAlign w:val="center"/>
          </w:tcPr>
          <w:p w14:paraId="3983261F" w14:textId="77777777" w:rsidR="00197D5A" w:rsidRPr="000E47C0" w:rsidRDefault="00197D5A" w:rsidP="006047EC">
            <w:pPr>
              <w:spacing w:before="0" w:after="0"/>
              <w:ind w:firstLine="0"/>
              <w:jc w:val="center"/>
              <w:rPr>
                <w:szCs w:val="28"/>
                <w:lang w:eastAsia="vi-VN"/>
              </w:rPr>
            </w:pPr>
            <w:r w:rsidRPr="000E47C0">
              <w:rPr>
                <w:szCs w:val="28"/>
                <w:lang w:val="vi-VN" w:eastAsia="vi-VN"/>
              </w:rPr>
              <w:t>10</w:t>
            </w:r>
          </w:p>
        </w:tc>
        <w:tc>
          <w:tcPr>
            <w:tcW w:w="2807" w:type="dxa"/>
            <w:vAlign w:val="center"/>
          </w:tcPr>
          <w:p w14:paraId="775A445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ký túc xá 2</w:t>
            </w:r>
          </w:p>
        </w:tc>
        <w:tc>
          <w:tcPr>
            <w:tcW w:w="1418" w:type="dxa"/>
            <w:vAlign w:val="center"/>
          </w:tcPr>
          <w:p w14:paraId="5CFC5F3F" w14:textId="77777777" w:rsidR="00197D5A" w:rsidRPr="000E47C0" w:rsidRDefault="00197D5A" w:rsidP="006047EC">
            <w:pPr>
              <w:spacing w:before="0" w:after="0"/>
              <w:ind w:firstLine="0"/>
              <w:jc w:val="center"/>
              <w:rPr>
                <w:szCs w:val="28"/>
                <w:lang w:eastAsia="vi-VN"/>
              </w:rPr>
            </w:pPr>
            <w:r w:rsidRPr="000E47C0">
              <w:rPr>
                <w:szCs w:val="28"/>
                <w:lang w:eastAsia="vi-VN"/>
              </w:rPr>
              <w:t xml:space="preserve">2 </w:t>
            </w:r>
          </w:p>
        </w:tc>
        <w:tc>
          <w:tcPr>
            <w:tcW w:w="1559" w:type="dxa"/>
            <w:vAlign w:val="center"/>
          </w:tcPr>
          <w:p w14:paraId="58DEE327" w14:textId="77777777" w:rsidR="00197D5A" w:rsidRPr="000E47C0" w:rsidRDefault="00197D5A" w:rsidP="006047EC">
            <w:pPr>
              <w:spacing w:before="0" w:after="0"/>
              <w:ind w:firstLine="0"/>
              <w:jc w:val="center"/>
              <w:rPr>
                <w:szCs w:val="28"/>
                <w:lang w:eastAsia="vi-VN"/>
              </w:rPr>
            </w:pPr>
            <w:r w:rsidRPr="000E47C0">
              <w:rPr>
                <w:szCs w:val="28"/>
                <w:lang w:eastAsia="vi-VN"/>
              </w:rPr>
              <w:t>970</w:t>
            </w:r>
          </w:p>
        </w:tc>
        <w:tc>
          <w:tcPr>
            <w:tcW w:w="1985" w:type="dxa"/>
            <w:vAlign w:val="center"/>
          </w:tcPr>
          <w:p w14:paraId="79BD454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w:t>
            </w:r>
            <w:r w:rsidRPr="000E47C0">
              <w:rPr>
                <w:szCs w:val="28"/>
                <w:lang w:eastAsia="vi-VN"/>
              </w:rPr>
              <w:t>940</w:t>
            </w:r>
          </w:p>
        </w:tc>
        <w:tc>
          <w:tcPr>
            <w:tcW w:w="6237" w:type="dxa"/>
            <w:vAlign w:val="center"/>
          </w:tcPr>
          <w:p w14:paraId="6D16B2A4"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Bố trí nơi ở cho HSSV</w:t>
            </w:r>
          </w:p>
        </w:tc>
      </w:tr>
      <w:tr w:rsidR="000E47C0" w:rsidRPr="000E47C0" w14:paraId="7B41F6D4" w14:textId="77777777" w:rsidTr="006047EC">
        <w:tc>
          <w:tcPr>
            <w:tcW w:w="590" w:type="dxa"/>
            <w:vAlign w:val="center"/>
          </w:tcPr>
          <w:p w14:paraId="3EF39507"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1</w:t>
            </w:r>
          </w:p>
        </w:tc>
        <w:tc>
          <w:tcPr>
            <w:tcW w:w="2807" w:type="dxa"/>
            <w:vAlign w:val="center"/>
          </w:tcPr>
          <w:p w14:paraId="21A90B3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bếp</w:t>
            </w:r>
          </w:p>
        </w:tc>
        <w:tc>
          <w:tcPr>
            <w:tcW w:w="1418" w:type="dxa"/>
            <w:vAlign w:val="center"/>
          </w:tcPr>
          <w:p w14:paraId="6D1FA5A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7223CB3D"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1985" w:type="dxa"/>
            <w:vAlign w:val="center"/>
          </w:tcPr>
          <w:p w14:paraId="6238EADB" w14:textId="77777777" w:rsidR="00197D5A" w:rsidRPr="000E47C0" w:rsidRDefault="00197D5A" w:rsidP="006047EC">
            <w:pPr>
              <w:spacing w:before="0" w:after="0"/>
              <w:ind w:firstLine="0"/>
              <w:jc w:val="center"/>
              <w:rPr>
                <w:szCs w:val="28"/>
                <w:lang w:eastAsia="vi-VN"/>
              </w:rPr>
            </w:pPr>
            <w:r w:rsidRPr="000E47C0">
              <w:rPr>
                <w:szCs w:val="28"/>
                <w:lang w:eastAsia="vi-VN"/>
              </w:rPr>
              <w:t>335</w:t>
            </w:r>
          </w:p>
        </w:tc>
        <w:tc>
          <w:tcPr>
            <w:tcW w:w="6237" w:type="dxa"/>
            <w:vAlign w:val="center"/>
          </w:tcPr>
          <w:p w14:paraId="3C96AB9A" w14:textId="77777777" w:rsidR="00197D5A" w:rsidRPr="000E47C0" w:rsidRDefault="00197D5A" w:rsidP="006047EC">
            <w:pPr>
              <w:shd w:val="clear" w:color="auto" w:fill="FFFFFF"/>
              <w:spacing w:before="0" w:after="0"/>
              <w:ind w:firstLine="0"/>
              <w:rPr>
                <w:szCs w:val="28"/>
                <w:lang w:eastAsia="vi-VN"/>
              </w:rPr>
            </w:pPr>
            <w:r w:rsidRPr="000E47C0">
              <w:rPr>
                <w:szCs w:val="28"/>
                <w:lang w:eastAsia="vi-VN"/>
              </w:rPr>
              <w:t>Phục vụ ăn uống cho HSSV</w:t>
            </w:r>
          </w:p>
        </w:tc>
      </w:tr>
      <w:tr w:rsidR="000E47C0" w:rsidRPr="000E47C0" w14:paraId="4D42B055" w14:textId="77777777" w:rsidTr="006047EC">
        <w:tc>
          <w:tcPr>
            <w:tcW w:w="590" w:type="dxa"/>
            <w:vAlign w:val="center"/>
          </w:tcPr>
          <w:p w14:paraId="2CA7129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2</w:t>
            </w:r>
          </w:p>
        </w:tc>
        <w:tc>
          <w:tcPr>
            <w:tcW w:w="2807" w:type="dxa"/>
            <w:vAlign w:val="center"/>
          </w:tcPr>
          <w:p w14:paraId="2080C9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 xml:space="preserve">Nhà </w:t>
            </w:r>
            <w:r w:rsidRPr="000E47C0">
              <w:rPr>
                <w:szCs w:val="28"/>
                <w:lang w:eastAsia="vi-VN"/>
              </w:rPr>
              <w:t>H</w:t>
            </w:r>
            <w:r w:rsidRPr="000E47C0">
              <w:rPr>
                <w:szCs w:val="28"/>
                <w:lang w:val="vi-VN" w:eastAsia="vi-VN"/>
              </w:rPr>
              <w:t>ội trường</w:t>
            </w:r>
          </w:p>
        </w:tc>
        <w:tc>
          <w:tcPr>
            <w:tcW w:w="1418" w:type="dxa"/>
            <w:vAlign w:val="center"/>
          </w:tcPr>
          <w:p w14:paraId="07CA97FD"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1559" w:type="dxa"/>
            <w:vAlign w:val="center"/>
          </w:tcPr>
          <w:p w14:paraId="0235889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1985" w:type="dxa"/>
            <w:vAlign w:val="center"/>
          </w:tcPr>
          <w:p w14:paraId="5AC523B3" w14:textId="77777777" w:rsidR="00197D5A" w:rsidRPr="000E47C0" w:rsidRDefault="00197D5A" w:rsidP="006047EC">
            <w:pPr>
              <w:spacing w:before="0" w:after="0"/>
              <w:ind w:firstLine="0"/>
              <w:jc w:val="center"/>
              <w:rPr>
                <w:szCs w:val="28"/>
                <w:lang w:eastAsia="vi-VN"/>
              </w:rPr>
            </w:pPr>
            <w:r w:rsidRPr="000E47C0">
              <w:rPr>
                <w:szCs w:val="28"/>
                <w:lang w:eastAsia="vi-VN"/>
              </w:rPr>
              <w:t>763</w:t>
            </w:r>
          </w:p>
        </w:tc>
        <w:tc>
          <w:tcPr>
            <w:tcW w:w="6237" w:type="dxa"/>
            <w:vAlign w:val="center"/>
          </w:tcPr>
          <w:p w14:paraId="57F781FD" w14:textId="77777777" w:rsidR="00197D5A" w:rsidRPr="000E47C0" w:rsidRDefault="00197D5A" w:rsidP="006047EC">
            <w:pPr>
              <w:shd w:val="clear" w:color="auto" w:fill="FFFFFF"/>
              <w:spacing w:before="0" w:after="0"/>
              <w:ind w:firstLine="0"/>
              <w:rPr>
                <w:szCs w:val="28"/>
                <w:lang w:eastAsia="vi-VN"/>
              </w:rPr>
            </w:pPr>
            <w:r w:rsidRPr="000E47C0">
              <w:rPr>
                <w:szCs w:val="28"/>
                <w:lang w:val="vi-VN" w:eastAsia="vi-VN"/>
              </w:rPr>
              <w:t xml:space="preserve">Phục vụ các hoạt động chung </w:t>
            </w:r>
            <w:r w:rsidRPr="000E47C0">
              <w:rPr>
                <w:szCs w:val="28"/>
                <w:lang w:eastAsia="vi-VN"/>
              </w:rPr>
              <w:t>tại cơ sở này</w:t>
            </w:r>
          </w:p>
        </w:tc>
      </w:tr>
      <w:tr w:rsidR="000E47C0" w:rsidRPr="000E47C0" w14:paraId="5CBF1D29" w14:textId="77777777" w:rsidTr="006047EC">
        <w:tc>
          <w:tcPr>
            <w:tcW w:w="590" w:type="dxa"/>
            <w:vAlign w:val="center"/>
          </w:tcPr>
          <w:p w14:paraId="12739C86"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3</w:t>
            </w:r>
          </w:p>
        </w:tc>
        <w:tc>
          <w:tcPr>
            <w:tcW w:w="2807" w:type="dxa"/>
            <w:vAlign w:val="center"/>
          </w:tcPr>
          <w:p w14:paraId="78488CE1"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ở nhà giáo, trạm xá, nhà khách</w:t>
            </w:r>
          </w:p>
        </w:tc>
        <w:tc>
          <w:tcPr>
            <w:tcW w:w="1418" w:type="dxa"/>
            <w:vAlign w:val="center"/>
          </w:tcPr>
          <w:p w14:paraId="12518987" w14:textId="77777777" w:rsidR="00197D5A" w:rsidRPr="000E47C0" w:rsidRDefault="00197D5A" w:rsidP="006047EC">
            <w:pPr>
              <w:spacing w:before="0" w:after="0"/>
              <w:ind w:firstLine="0"/>
              <w:jc w:val="center"/>
              <w:rPr>
                <w:szCs w:val="28"/>
                <w:lang w:eastAsia="vi-VN"/>
              </w:rPr>
            </w:pPr>
            <w:r w:rsidRPr="000E47C0">
              <w:rPr>
                <w:szCs w:val="28"/>
                <w:lang w:eastAsia="vi-VN"/>
              </w:rPr>
              <w:t>2</w:t>
            </w:r>
          </w:p>
        </w:tc>
        <w:tc>
          <w:tcPr>
            <w:tcW w:w="1559" w:type="dxa"/>
            <w:vAlign w:val="center"/>
          </w:tcPr>
          <w:p w14:paraId="5D15C833" w14:textId="77777777" w:rsidR="00197D5A" w:rsidRPr="000E47C0" w:rsidRDefault="00197D5A" w:rsidP="006047EC">
            <w:pPr>
              <w:spacing w:before="0" w:after="0"/>
              <w:ind w:firstLine="0"/>
              <w:jc w:val="center"/>
              <w:rPr>
                <w:szCs w:val="28"/>
                <w:lang w:eastAsia="vi-VN"/>
              </w:rPr>
            </w:pPr>
            <w:r w:rsidRPr="000E47C0">
              <w:rPr>
                <w:szCs w:val="28"/>
                <w:lang w:eastAsia="vi-VN"/>
              </w:rPr>
              <w:t>295</w:t>
            </w:r>
          </w:p>
        </w:tc>
        <w:tc>
          <w:tcPr>
            <w:tcW w:w="1985" w:type="dxa"/>
            <w:vAlign w:val="center"/>
          </w:tcPr>
          <w:p w14:paraId="27AE234C" w14:textId="77777777" w:rsidR="00197D5A" w:rsidRPr="000E47C0" w:rsidRDefault="00197D5A" w:rsidP="006047EC">
            <w:pPr>
              <w:spacing w:before="0" w:after="0"/>
              <w:ind w:firstLine="0"/>
              <w:jc w:val="center"/>
              <w:rPr>
                <w:szCs w:val="28"/>
                <w:lang w:eastAsia="vi-VN"/>
              </w:rPr>
            </w:pPr>
            <w:r w:rsidRPr="000E47C0">
              <w:rPr>
                <w:szCs w:val="28"/>
                <w:lang w:eastAsia="vi-VN"/>
              </w:rPr>
              <w:t>590</w:t>
            </w:r>
          </w:p>
        </w:tc>
        <w:tc>
          <w:tcPr>
            <w:tcW w:w="6237" w:type="dxa"/>
            <w:vAlign w:val="center"/>
          </w:tcPr>
          <w:p w14:paraId="5E8CDB1F" w14:textId="77777777" w:rsidR="00197D5A" w:rsidRPr="000E47C0" w:rsidRDefault="00197D5A" w:rsidP="006047EC">
            <w:pPr>
              <w:shd w:val="clear" w:color="auto" w:fill="FFFFFF"/>
              <w:spacing w:before="0" w:after="0"/>
              <w:ind w:firstLine="0"/>
              <w:rPr>
                <w:szCs w:val="28"/>
                <w:lang w:val="vi-VN" w:eastAsia="vi-VN"/>
              </w:rPr>
            </w:pPr>
            <w:r w:rsidRPr="000E47C0">
              <w:rPr>
                <w:szCs w:val="28"/>
                <w:lang w:eastAsia="vi-VN"/>
              </w:rPr>
              <w:t xml:space="preserve">Bố trí nơi </w:t>
            </w:r>
            <w:r w:rsidRPr="000E47C0">
              <w:rPr>
                <w:szCs w:val="28"/>
                <w:lang w:val="vi-VN" w:eastAsia="vi-VN"/>
              </w:rPr>
              <w:t xml:space="preserve">ở </w:t>
            </w:r>
            <w:r w:rsidRPr="000E47C0">
              <w:rPr>
                <w:szCs w:val="28"/>
                <w:lang w:eastAsia="vi-VN"/>
              </w:rPr>
              <w:t xml:space="preserve">cho </w:t>
            </w:r>
            <w:r w:rsidRPr="000E47C0">
              <w:rPr>
                <w:szCs w:val="28"/>
                <w:lang w:val="vi-VN" w:eastAsia="vi-VN"/>
              </w:rPr>
              <w:t>nhà giáo</w:t>
            </w:r>
            <w:r w:rsidRPr="000E47C0">
              <w:rPr>
                <w:szCs w:val="28"/>
                <w:lang w:eastAsia="vi-VN"/>
              </w:rPr>
              <w:t xml:space="preserve"> thỉnh giảng, khách</w:t>
            </w:r>
            <w:r w:rsidRPr="000E47C0">
              <w:rPr>
                <w:szCs w:val="28"/>
                <w:lang w:val="vi-VN" w:eastAsia="vi-VN"/>
              </w:rPr>
              <w:t>, trạm xá</w:t>
            </w:r>
          </w:p>
        </w:tc>
      </w:tr>
      <w:tr w:rsidR="000E47C0" w:rsidRPr="000E47C0" w14:paraId="11452116" w14:textId="77777777" w:rsidTr="006047EC">
        <w:tc>
          <w:tcPr>
            <w:tcW w:w="590" w:type="dxa"/>
            <w:vAlign w:val="center"/>
          </w:tcPr>
          <w:p w14:paraId="2ACE9320" w14:textId="77777777" w:rsidR="00197D5A" w:rsidRPr="000E47C0" w:rsidRDefault="00197D5A" w:rsidP="006047EC">
            <w:pPr>
              <w:spacing w:before="0" w:after="0"/>
              <w:ind w:firstLine="0"/>
              <w:jc w:val="center"/>
              <w:rPr>
                <w:szCs w:val="28"/>
                <w:lang w:eastAsia="vi-VN"/>
              </w:rPr>
            </w:pPr>
            <w:r w:rsidRPr="000E47C0">
              <w:rPr>
                <w:szCs w:val="28"/>
                <w:lang w:eastAsia="vi-VN"/>
              </w:rPr>
              <w:t>1</w:t>
            </w:r>
            <w:r w:rsidRPr="000E47C0">
              <w:rPr>
                <w:szCs w:val="28"/>
                <w:lang w:val="vi-VN" w:eastAsia="vi-VN"/>
              </w:rPr>
              <w:t>4</w:t>
            </w:r>
          </w:p>
        </w:tc>
        <w:tc>
          <w:tcPr>
            <w:tcW w:w="2807" w:type="dxa"/>
            <w:vAlign w:val="center"/>
          </w:tcPr>
          <w:p w14:paraId="51EEF54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thực hành lái xe ô tô</w:t>
            </w:r>
          </w:p>
        </w:tc>
        <w:tc>
          <w:tcPr>
            <w:tcW w:w="1418" w:type="dxa"/>
            <w:vAlign w:val="center"/>
          </w:tcPr>
          <w:p w14:paraId="5745CADD"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2B846118"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1985" w:type="dxa"/>
            <w:vAlign w:val="center"/>
          </w:tcPr>
          <w:p w14:paraId="108DA346"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10.000</w:t>
            </w:r>
          </w:p>
        </w:tc>
        <w:tc>
          <w:tcPr>
            <w:tcW w:w="6237" w:type="dxa"/>
            <w:vAlign w:val="center"/>
          </w:tcPr>
          <w:p w14:paraId="24BD67D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Đào tạo lái xe ô tô</w:t>
            </w:r>
          </w:p>
        </w:tc>
      </w:tr>
      <w:tr w:rsidR="000E47C0" w:rsidRPr="000E47C0" w14:paraId="6666616C" w14:textId="77777777" w:rsidTr="006047EC">
        <w:tc>
          <w:tcPr>
            <w:tcW w:w="590" w:type="dxa"/>
            <w:vAlign w:val="center"/>
          </w:tcPr>
          <w:p w14:paraId="24130024"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15</w:t>
            </w:r>
          </w:p>
        </w:tc>
        <w:tc>
          <w:tcPr>
            <w:tcW w:w="2807" w:type="dxa"/>
            <w:vAlign w:val="center"/>
          </w:tcPr>
          <w:p w14:paraId="07F932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Sân đào tạo sát hạch A1</w:t>
            </w:r>
          </w:p>
        </w:tc>
        <w:tc>
          <w:tcPr>
            <w:tcW w:w="1418" w:type="dxa"/>
            <w:vAlign w:val="center"/>
          </w:tcPr>
          <w:p w14:paraId="7E23A3BB"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w:t>
            </w:r>
          </w:p>
        </w:tc>
        <w:tc>
          <w:tcPr>
            <w:tcW w:w="1559" w:type="dxa"/>
            <w:vAlign w:val="center"/>
          </w:tcPr>
          <w:p w14:paraId="384D43E1"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1985" w:type="dxa"/>
            <w:vAlign w:val="center"/>
          </w:tcPr>
          <w:p w14:paraId="0731EDD3"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1.000</w:t>
            </w:r>
          </w:p>
        </w:tc>
        <w:tc>
          <w:tcPr>
            <w:tcW w:w="6237" w:type="dxa"/>
            <w:vAlign w:val="center"/>
          </w:tcPr>
          <w:p w14:paraId="217D7E6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Đào tạo sát hạch lái xe mô tô</w:t>
            </w:r>
          </w:p>
        </w:tc>
      </w:tr>
      <w:tr w:rsidR="000E47C0" w:rsidRPr="000E47C0" w14:paraId="20BE3D88" w14:textId="77777777" w:rsidTr="006047EC">
        <w:trPr>
          <w:trHeight w:val="537"/>
        </w:trPr>
        <w:tc>
          <w:tcPr>
            <w:tcW w:w="590" w:type="dxa"/>
            <w:vAlign w:val="center"/>
          </w:tcPr>
          <w:p w14:paraId="00B454B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21219F5C"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21EB4179"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18</w:t>
            </w:r>
            <w:r w:rsidRPr="000E47C0">
              <w:rPr>
                <w:b/>
                <w:noProof/>
                <w:szCs w:val="28"/>
                <w:lang w:val="vi-VN" w:eastAsia="vi-VN"/>
              </w:rPr>
              <w:t>.</w:t>
            </w:r>
            <w:r w:rsidRPr="000E47C0">
              <w:rPr>
                <w:b/>
                <w:noProof/>
                <w:szCs w:val="28"/>
                <w:lang w:eastAsia="vi-VN"/>
              </w:rPr>
              <w:t>847</w:t>
            </w:r>
            <w:r w:rsidRPr="000E47C0">
              <w:rPr>
                <w:b/>
                <w:szCs w:val="28"/>
                <w:lang w:eastAsia="vi-VN"/>
              </w:rPr>
              <w:fldChar w:fldCharType="end"/>
            </w:r>
          </w:p>
        </w:tc>
        <w:tc>
          <w:tcPr>
            <w:tcW w:w="1985" w:type="dxa"/>
            <w:vAlign w:val="center"/>
          </w:tcPr>
          <w:p w14:paraId="593B9503"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separate"/>
            </w:r>
            <w:r w:rsidRPr="000E47C0">
              <w:rPr>
                <w:b/>
                <w:noProof/>
                <w:szCs w:val="28"/>
                <w:lang w:eastAsia="vi-VN"/>
              </w:rPr>
              <w:t>22</w:t>
            </w:r>
            <w:r w:rsidRPr="000E47C0">
              <w:rPr>
                <w:b/>
                <w:noProof/>
                <w:szCs w:val="28"/>
                <w:lang w:val="vi-VN" w:eastAsia="vi-VN"/>
              </w:rPr>
              <w:t>.</w:t>
            </w:r>
            <w:r w:rsidRPr="000E47C0">
              <w:rPr>
                <w:b/>
                <w:noProof/>
                <w:szCs w:val="28"/>
                <w:lang w:eastAsia="vi-VN"/>
              </w:rPr>
              <w:t>92</w:t>
            </w:r>
            <w:r w:rsidRPr="000E47C0">
              <w:rPr>
                <w:b/>
                <w:noProof/>
                <w:szCs w:val="28"/>
                <w:lang w:val="vi-VN" w:eastAsia="vi-VN"/>
              </w:rPr>
              <w:t>4</w:t>
            </w:r>
            <w:r w:rsidRPr="000E47C0">
              <w:rPr>
                <w:b/>
                <w:szCs w:val="28"/>
                <w:lang w:eastAsia="vi-VN"/>
              </w:rPr>
              <w:fldChar w:fldCharType="end"/>
            </w:r>
          </w:p>
        </w:tc>
        <w:tc>
          <w:tcPr>
            <w:tcW w:w="6237" w:type="dxa"/>
            <w:vAlign w:val="center"/>
          </w:tcPr>
          <w:p w14:paraId="5DD07250" w14:textId="77777777" w:rsidR="00197D5A" w:rsidRPr="000E47C0" w:rsidRDefault="00197D5A" w:rsidP="006047EC">
            <w:pPr>
              <w:shd w:val="clear" w:color="auto" w:fill="FFFFFF"/>
              <w:spacing w:before="0" w:after="0"/>
              <w:ind w:firstLine="0"/>
              <w:jc w:val="center"/>
              <w:rPr>
                <w:szCs w:val="28"/>
                <w:lang w:eastAsia="vi-VN"/>
              </w:rPr>
            </w:pPr>
          </w:p>
        </w:tc>
      </w:tr>
    </w:tbl>
    <w:p w14:paraId="3D4B5569" w14:textId="516865AC" w:rsidR="00197D5A" w:rsidRPr="000E47C0" w:rsidRDefault="00197D5A" w:rsidP="00197D5A">
      <w:pPr>
        <w:rPr>
          <w:b/>
          <w:i/>
        </w:rPr>
      </w:pPr>
      <w:r w:rsidRPr="000E47C0">
        <w:rPr>
          <w:b/>
          <w:szCs w:val="28"/>
          <w:lang w:val="vi-VN"/>
        </w:rPr>
        <w:t>đ) Cơ sở 5: Khoa các Khoa học cơ bản</w:t>
      </w:r>
    </w:p>
    <w:tbl>
      <w:tblPr>
        <w:tblStyle w:val="TableGrid1"/>
        <w:tblW w:w="14596" w:type="dxa"/>
        <w:tblLook w:val="04A0" w:firstRow="1" w:lastRow="0" w:firstColumn="1" w:lastColumn="0" w:noHBand="0" w:noVBand="1"/>
      </w:tblPr>
      <w:tblGrid>
        <w:gridCol w:w="590"/>
        <w:gridCol w:w="2807"/>
        <w:gridCol w:w="1418"/>
        <w:gridCol w:w="1559"/>
        <w:gridCol w:w="1985"/>
        <w:gridCol w:w="6237"/>
      </w:tblGrid>
      <w:tr w:rsidR="000E47C0" w:rsidRPr="000E47C0" w14:paraId="2BA9F62C" w14:textId="77777777" w:rsidTr="006047EC">
        <w:trPr>
          <w:tblHeader/>
        </w:trPr>
        <w:tc>
          <w:tcPr>
            <w:tcW w:w="590" w:type="dxa"/>
            <w:vAlign w:val="center"/>
          </w:tcPr>
          <w:p w14:paraId="0E18702B" w14:textId="77777777" w:rsidR="00197D5A" w:rsidRPr="000E47C0" w:rsidRDefault="00197D5A" w:rsidP="006047EC">
            <w:pPr>
              <w:spacing w:before="0" w:after="0"/>
              <w:ind w:firstLine="0"/>
              <w:jc w:val="center"/>
              <w:rPr>
                <w:b/>
                <w:szCs w:val="28"/>
                <w:lang w:eastAsia="vi-VN"/>
              </w:rPr>
            </w:pPr>
            <w:r w:rsidRPr="000E47C0">
              <w:rPr>
                <w:b/>
                <w:szCs w:val="28"/>
                <w:lang w:eastAsia="vi-VN"/>
              </w:rPr>
              <w:t>TT</w:t>
            </w:r>
          </w:p>
        </w:tc>
        <w:tc>
          <w:tcPr>
            <w:tcW w:w="2807" w:type="dxa"/>
            <w:vAlign w:val="center"/>
          </w:tcPr>
          <w:p w14:paraId="5A93DEFC" w14:textId="77777777" w:rsidR="00197D5A" w:rsidRPr="000E47C0" w:rsidRDefault="00197D5A" w:rsidP="006047EC">
            <w:pPr>
              <w:spacing w:before="0" w:after="0"/>
              <w:ind w:firstLine="0"/>
              <w:jc w:val="center"/>
              <w:rPr>
                <w:b/>
                <w:szCs w:val="28"/>
                <w:lang w:eastAsia="vi-VN"/>
              </w:rPr>
            </w:pPr>
            <w:r w:rsidRPr="000E47C0">
              <w:rPr>
                <w:b/>
                <w:szCs w:val="28"/>
                <w:lang w:eastAsia="vi-VN"/>
              </w:rPr>
              <w:t>Hạng mục</w:t>
            </w:r>
          </w:p>
        </w:tc>
        <w:tc>
          <w:tcPr>
            <w:tcW w:w="1418" w:type="dxa"/>
            <w:vAlign w:val="center"/>
          </w:tcPr>
          <w:p w14:paraId="75DE60AE" w14:textId="77777777" w:rsidR="00197D5A" w:rsidRPr="000E47C0" w:rsidRDefault="00197D5A" w:rsidP="006047EC">
            <w:pPr>
              <w:spacing w:before="0" w:after="0"/>
              <w:ind w:firstLine="0"/>
              <w:jc w:val="center"/>
              <w:rPr>
                <w:b/>
                <w:szCs w:val="28"/>
                <w:lang w:eastAsia="vi-VN"/>
              </w:rPr>
            </w:pPr>
            <w:r w:rsidRPr="000E47C0">
              <w:rPr>
                <w:b/>
                <w:szCs w:val="28"/>
                <w:lang w:eastAsia="vi-VN"/>
              </w:rPr>
              <w:t>Quy mô (tầng)</w:t>
            </w:r>
          </w:p>
        </w:tc>
        <w:tc>
          <w:tcPr>
            <w:tcW w:w="1559" w:type="dxa"/>
            <w:vAlign w:val="center"/>
          </w:tcPr>
          <w:p w14:paraId="6F2FEC11"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đất sử dụng (</w:t>
            </w:r>
            <w:r w:rsidRPr="000E47C0">
              <w:rPr>
                <w:b/>
                <w:szCs w:val="28"/>
                <w:lang w:val="vi-VN" w:eastAsia="vi-VN"/>
              </w:rPr>
              <w:t>m</w:t>
            </w:r>
            <w:r w:rsidRPr="000E47C0">
              <w:rPr>
                <w:b/>
                <w:szCs w:val="28"/>
                <w:vertAlign w:val="superscript"/>
                <w:lang w:val="vi-VN" w:eastAsia="vi-VN"/>
              </w:rPr>
              <w:t>2</w:t>
            </w:r>
            <w:r w:rsidRPr="000E47C0">
              <w:rPr>
                <w:b/>
                <w:szCs w:val="28"/>
                <w:lang w:val="vi-VN" w:eastAsia="vi-VN"/>
              </w:rPr>
              <w:t>)</w:t>
            </w:r>
          </w:p>
        </w:tc>
        <w:tc>
          <w:tcPr>
            <w:tcW w:w="1985" w:type="dxa"/>
            <w:vAlign w:val="center"/>
          </w:tcPr>
          <w:p w14:paraId="1C8047EE" w14:textId="77777777" w:rsidR="00197D5A" w:rsidRPr="000E47C0" w:rsidRDefault="00197D5A" w:rsidP="006047EC">
            <w:pPr>
              <w:spacing w:before="0" w:after="0"/>
              <w:ind w:firstLine="0"/>
              <w:jc w:val="center"/>
              <w:rPr>
                <w:b/>
                <w:szCs w:val="28"/>
                <w:lang w:eastAsia="vi-VN"/>
              </w:rPr>
            </w:pPr>
            <w:r w:rsidRPr="000E47C0">
              <w:rPr>
                <w:b/>
                <w:szCs w:val="28"/>
                <w:lang w:eastAsia="vi-VN"/>
              </w:rPr>
              <w:t>Diện tích sàn</w:t>
            </w:r>
            <w:r w:rsidRPr="000E47C0">
              <w:rPr>
                <w:b/>
                <w:szCs w:val="28"/>
                <w:lang w:val="vi-VN" w:eastAsia="vi-VN"/>
              </w:rPr>
              <w:t xml:space="preserve"> </w:t>
            </w:r>
            <w:r w:rsidRPr="000E47C0">
              <w:rPr>
                <w:b/>
                <w:szCs w:val="28"/>
                <w:lang w:eastAsia="vi-VN"/>
              </w:rPr>
              <w:t>(</w:t>
            </w:r>
            <w:r w:rsidRPr="000E47C0">
              <w:rPr>
                <w:b/>
                <w:szCs w:val="28"/>
                <w:lang w:val="vi-VN" w:eastAsia="vi-VN"/>
              </w:rPr>
              <w:t>m</w:t>
            </w:r>
            <w:r w:rsidRPr="000E47C0">
              <w:rPr>
                <w:b/>
                <w:szCs w:val="28"/>
                <w:vertAlign w:val="superscript"/>
                <w:lang w:val="vi-VN" w:eastAsia="vi-VN"/>
              </w:rPr>
              <w:t>2</w:t>
            </w:r>
            <w:r w:rsidRPr="000E47C0">
              <w:rPr>
                <w:b/>
                <w:szCs w:val="28"/>
                <w:lang w:eastAsia="vi-VN"/>
              </w:rPr>
              <w:t>)</w:t>
            </w:r>
          </w:p>
        </w:tc>
        <w:tc>
          <w:tcPr>
            <w:tcW w:w="6237" w:type="dxa"/>
            <w:vAlign w:val="center"/>
          </w:tcPr>
          <w:p w14:paraId="005443C4" w14:textId="77777777" w:rsidR="00197D5A" w:rsidRPr="000E47C0" w:rsidRDefault="00197D5A" w:rsidP="006047EC">
            <w:pPr>
              <w:spacing w:before="0" w:after="0"/>
              <w:ind w:firstLine="0"/>
              <w:jc w:val="center"/>
              <w:rPr>
                <w:b/>
                <w:szCs w:val="28"/>
                <w:lang w:val="vi-VN" w:eastAsia="vi-VN"/>
              </w:rPr>
            </w:pPr>
            <w:r w:rsidRPr="000E47C0">
              <w:rPr>
                <w:b/>
                <w:szCs w:val="28"/>
                <w:lang w:eastAsia="vi-VN"/>
              </w:rPr>
              <w:t>Hiện trạng</w:t>
            </w:r>
            <w:r w:rsidRPr="000E47C0">
              <w:rPr>
                <w:b/>
                <w:szCs w:val="28"/>
                <w:lang w:val="vi-VN" w:eastAsia="vi-VN"/>
              </w:rPr>
              <w:t>, mục đích</w:t>
            </w:r>
          </w:p>
          <w:p w14:paraId="3BB86290" w14:textId="77777777" w:rsidR="00197D5A" w:rsidRPr="000E47C0" w:rsidRDefault="00197D5A" w:rsidP="006047EC">
            <w:pPr>
              <w:spacing w:before="0" w:after="0"/>
              <w:ind w:firstLine="0"/>
              <w:jc w:val="center"/>
              <w:rPr>
                <w:b/>
                <w:szCs w:val="28"/>
                <w:lang w:eastAsia="vi-VN"/>
              </w:rPr>
            </w:pPr>
            <w:r w:rsidRPr="000E47C0">
              <w:rPr>
                <w:b/>
                <w:szCs w:val="28"/>
                <w:lang w:eastAsia="vi-VN"/>
              </w:rPr>
              <w:t xml:space="preserve"> sử dụng</w:t>
            </w:r>
          </w:p>
        </w:tc>
      </w:tr>
      <w:tr w:rsidR="000E47C0" w:rsidRPr="000E47C0" w14:paraId="2AC4E1B8" w14:textId="77777777" w:rsidTr="006047EC">
        <w:tc>
          <w:tcPr>
            <w:tcW w:w="590" w:type="dxa"/>
            <w:vAlign w:val="center"/>
          </w:tcPr>
          <w:p w14:paraId="3255BF44" w14:textId="77777777" w:rsidR="00197D5A" w:rsidRPr="000E47C0" w:rsidRDefault="00197D5A" w:rsidP="006047EC">
            <w:pPr>
              <w:spacing w:before="0" w:after="0"/>
              <w:ind w:firstLine="0"/>
              <w:jc w:val="center"/>
              <w:rPr>
                <w:szCs w:val="28"/>
                <w:lang w:eastAsia="vi-VN"/>
              </w:rPr>
            </w:pPr>
            <w:r w:rsidRPr="000E47C0">
              <w:rPr>
                <w:szCs w:val="28"/>
                <w:lang w:eastAsia="vi-VN"/>
              </w:rPr>
              <w:t>1</w:t>
            </w:r>
          </w:p>
        </w:tc>
        <w:tc>
          <w:tcPr>
            <w:tcW w:w="2807" w:type="dxa"/>
          </w:tcPr>
          <w:p w14:paraId="1E975FE8"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làm việc</w:t>
            </w:r>
          </w:p>
        </w:tc>
        <w:tc>
          <w:tcPr>
            <w:tcW w:w="1418" w:type="dxa"/>
          </w:tcPr>
          <w:p w14:paraId="304716B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4</w:t>
            </w:r>
          </w:p>
        </w:tc>
        <w:tc>
          <w:tcPr>
            <w:tcW w:w="1559" w:type="dxa"/>
          </w:tcPr>
          <w:p w14:paraId="323EE5E9"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1985" w:type="dxa"/>
          </w:tcPr>
          <w:p w14:paraId="3206F26A"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637 </w:t>
            </w:r>
          </w:p>
        </w:tc>
        <w:tc>
          <w:tcPr>
            <w:tcW w:w="6237" w:type="dxa"/>
            <w:vAlign w:val="center"/>
          </w:tcPr>
          <w:p w14:paraId="4F8E8D05"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làm việc, phòng học, phòng họp</w:t>
            </w:r>
          </w:p>
        </w:tc>
      </w:tr>
      <w:tr w:rsidR="000E47C0" w:rsidRPr="000E47C0" w14:paraId="446612BB" w14:textId="77777777" w:rsidTr="006047EC">
        <w:tc>
          <w:tcPr>
            <w:tcW w:w="590" w:type="dxa"/>
            <w:vAlign w:val="center"/>
          </w:tcPr>
          <w:p w14:paraId="5E140EB5"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2</w:t>
            </w:r>
          </w:p>
        </w:tc>
        <w:tc>
          <w:tcPr>
            <w:tcW w:w="2807" w:type="dxa"/>
          </w:tcPr>
          <w:p w14:paraId="42851ECE"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ăn- ký túc xá</w:t>
            </w:r>
          </w:p>
        </w:tc>
        <w:tc>
          <w:tcPr>
            <w:tcW w:w="1418" w:type="dxa"/>
          </w:tcPr>
          <w:p w14:paraId="07FB91A4"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3</w:t>
            </w:r>
          </w:p>
        </w:tc>
        <w:tc>
          <w:tcPr>
            <w:tcW w:w="1559" w:type="dxa"/>
          </w:tcPr>
          <w:p w14:paraId="590EFB05"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1985" w:type="dxa"/>
          </w:tcPr>
          <w:p w14:paraId="2EC0E2B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504 </w:t>
            </w:r>
          </w:p>
        </w:tc>
        <w:tc>
          <w:tcPr>
            <w:tcW w:w="6237" w:type="dxa"/>
            <w:vAlign w:val="center"/>
          </w:tcPr>
          <w:p w14:paraId="38C6F9B3"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eastAsia="vi-VN"/>
              </w:rPr>
              <w:t>Bố trí nơi sinh hoạt, ăn cho nhà giáo, người học</w:t>
            </w:r>
          </w:p>
        </w:tc>
      </w:tr>
      <w:tr w:rsidR="000E47C0" w:rsidRPr="000E47C0" w14:paraId="3D66043A" w14:textId="77777777" w:rsidTr="006047EC">
        <w:tc>
          <w:tcPr>
            <w:tcW w:w="590" w:type="dxa"/>
            <w:vAlign w:val="center"/>
          </w:tcPr>
          <w:p w14:paraId="1AE96D72" w14:textId="77777777" w:rsidR="00197D5A" w:rsidRPr="000E47C0" w:rsidRDefault="00197D5A" w:rsidP="006047EC">
            <w:pPr>
              <w:spacing w:before="0" w:after="0"/>
              <w:ind w:firstLine="0"/>
              <w:jc w:val="center"/>
              <w:rPr>
                <w:szCs w:val="28"/>
                <w:lang w:val="vi-VN" w:eastAsia="vi-VN"/>
              </w:rPr>
            </w:pPr>
            <w:r w:rsidRPr="000E47C0">
              <w:rPr>
                <w:szCs w:val="28"/>
                <w:lang w:val="vi-VN" w:eastAsia="vi-VN"/>
              </w:rPr>
              <w:t>3</w:t>
            </w:r>
          </w:p>
        </w:tc>
        <w:tc>
          <w:tcPr>
            <w:tcW w:w="2807" w:type="dxa"/>
          </w:tcPr>
          <w:p w14:paraId="08187C45"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Xưởng thực hành</w:t>
            </w:r>
          </w:p>
        </w:tc>
        <w:tc>
          <w:tcPr>
            <w:tcW w:w="1418" w:type="dxa"/>
          </w:tcPr>
          <w:p w14:paraId="2E640BF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4F2C566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1985" w:type="dxa"/>
          </w:tcPr>
          <w:p w14:paraId="72FB8C6D"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86,5 </w:t>
            </w:r>
          </w:p>
        </w:tc>
        <w:tc>
          <w:tcPr>
            <w:tcW w:w="6237" w:type="dxa"/>
            <w:vAlign w:val="center"/>
          </w:tcPr>
          <w:p w14:paraId="374717BA" w14:textId="77777777" w:rsidR="00197D5A" w:rsidRPr="000E47C0" w:rsidRDefault="00197D5A" w:rsidP="006047EC">
            <w:pPr>
              <w:shd w:val="clear" w:color="auto" w:fill="FFFFFF"/>
              <w:spacing w:before="0" w:after="0"/>
              <w:ind w:firstLine="0"/>
              <w:jc w:val="center"/>
              <w:rPr>
                <w:szCs w:val="28"/>
                <w:lang w:eastAsia="vi-VN"/>
              </w:rPr>
            </w:pPr>
            <w:r w:rsidRPr="000E47C0">
              <w:rPr>
                <w:szCs w:val="28"/>
                <w:lang w:val="vi-VN" w:eastAsia="vi-VN"/>
              </w:rPr>
              <w:t xml:space="preserve">Bố trí thiết bị và giảng dạy thực hành </w:t>
            </w:r>
            <w:r w:rsidRPr="000E47C0">
              <w:rPr>
                <w:szCs w:val="28"/>
                <w:lang w:eastAsia="vi-VN"/>
              </w:rPr>
              <w:t>nghề</w:t>
            </w:r>
          </w:p>
        </w:tc>
      </w:tr>
      <w:tr w:rsidR="000E47C0" w:rsidRPr="000E47C0" w14:paraId="13E259A2" w14:textId="77777777" w:rsidTr="006047EC">
        <w:tc>
          <w:tcPr>
            <w:tcW w:w="590" w:type="dxa"/>
            <w:vAlign w:val="center"/>
          </w:tcPr>
          <w:p w14:paraId="0DBCEDC1" w14:textId="77777777" w:rsidR="00197D5A" w:rsidRPr="000E47C0" w:rsidRDefault="00197D5A" w:rsidP="006047EC">
            <w:pPr>
              <w:spacing w:before="0" w:after="0"/>
              <w:ind w:firstLine="0"/>
              <w:jc w:val="center"/>
              <w:rPr>
                <w:szCs w:val="28"/>
                <w:lang w:eastAsia="vi-VN"/>
              </w:rPr>
            </w:pPr>
            <w:r w:rsidRPr="000E47C0">
              <w:rPr>
                <w:szCs w:val="28"/>
                <w:lang w:val="vi-VN" w:eastAsia="vi-VN"/>
              </w:rPr>
              <w:t>4</w:t>
            </w:r>
          </w:p>
        </w:tc>
        <w:tc>
          <w:tcPr>
            <w:tcW w:w="2807" w:type="dxa"/>
          </w:tcPr>
          <w:p w14:paraId="23F9BFEF" w14:textId="77777777" w:rsidR="00197D5A" w:rsidRPr="000E47C0" w:rsidRDefault="00197D5A" w:rsidP="006047EC">
            <w:pPr>
              <w:shd w:val="clear" w:color="auto" w:fill="FFFFFF"/>
              <w:spacing w:before="0" w:after="0"/>
              <w:ind w:firstLine="0"/>
              <w:rPr>
                <w:szCs w:val="28"/>
                <w:lang w:val="vi-VN" w:eastAsia="vi-VN"/>
              </w:rPr>
            </w:pPr>
            <w:r w:rsidRPr="000E47C0">
              <w:rPr>
                <w:szCs w:val="28"/>
                <w:lang w:val="vi-VN" w:eastAsia="vi-VN"/>
              </w:rPr>
              <w:t>Nhà bảo vệ</w:t>
            </w:r>
          </w:p>
        </w:tc>
        <w:tc>
          <w:tcPr>
            <w:tcW w:w="1418" w:type="dxa"/>
          </w:tcPr>
          <w:p w14:paraId="3F44FDDB"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1</w:t>
            </w:r>
          </w:p>
        </w:tc>
        <w:tc>
          <w:tcPr>
            <w:tcW w:w="1559" w:type="dxa"/>
          </w:tcPr>
          <w:p w14:paraId="54CB7FB7"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1985" w:type="dxa"/>
          </w:tcPr>
          <w:p w14:paraId="1DEF826C" w14:textId="77777777" w:rsidR="00197D5A" w:rsidRPr="000E47C0" w:rsidRDefault="00197D5A" w:rsidP="006047EC">
            <w:pPr>
              <w:shd w:val="clear" w:color="auto" w:fill="FFFFFF"/>
              <w:spacing w:before="0" w:after="0"/>
              <w:ind w:firstLine="0"/>
              <w:jc w:val="center"/>
              <w:rPr>
                <w:szCs w:val="28"/>
                <w:lang w:val="vi-VN" w:eastAsia="vi-VN"/>
              </w:rPr>
            </w:pPr>
            <w:r w:rsidRPr="000E47C0">
              <w:rPr>
                <w:szCs w:val="28"/>
                <w:lang w:val="vi-VN" w:eastAsia="vi-VN"/>
              </w:rPr>
              <w:t xml:space="preserve">         8,5 </w:t>
            </w:r>
          </w:p>
        </w:tc>
        <w:tc>
          <w:tcPr>
            <w:tcW w:w="6237" w:type="dxa"/>
            <w:vAlign w:val="center"/>
          </w:tcPr>
          <w:p w14:paraId="086B3524" w14:textId="77777777" w:rsidR="00197D5A" w:rsidRPr="000E47C0" w:rsidRDefault="00197D5A" w:rsidP="006047EC">
            <w:pPr>
              <w:shd w:val="clear" w:color="auto" w:fill="FFFFFF"/>
              <w:spacing w:before="0" w:after="0"/>
              <w:ind w:firstLine="0"/>
              <w:jc w:val="center"/>
              <w:rPr>
                <w:szCs w:val="28"/>
                <w:lang w:val="vi-VN" w:eastAsia="vi-VN"/>
              </w:rPr>
            </w:pPr>
          </w:p>
        </w:tc>
      </w:tr>
      <w:tr w:rsidR="00197D5A" w:rsidRPr="000E47C0" w14:paraId="362487AC" w14:textId="77777777" w:rsidTr="006047EC">
        <w:trPr>
          <w:trHeight w:val="537"/>
        </w:trPr>
        <w:tc>
          <w:tcPr>
            <w:tcW w:w="590" w:type="dxa"/>
            <w:vAlign w:val="center"/>
          </w:tcPr>
          <w:p w14:paraId="6D954E20" w14:textId="77777777" w:rsidR="00197D5A" w:rsidRPr="000E47C0" w:rsidRDefault="00197D5A" w:rsidP="006047EC">
            <w:pPr>
              <w:spacing w:before="0" w:after="0"/>
              <w:ind w:firstLine="0"/>
              <w:jc w:val="center"/>
              <w:rPr>
                <w:szCs w:val="28"/>
                <w:lang w:eastAsia="vi-VN"/>
              </w:rPr>
            </w:pPr>
          </w:p>
        </w:tc>
        <w:tc>
          <w:tcPr>
            <w:tcW w:w="4225" w:type="dxa"/>
            <w:gridSpan w:val="2"/>
            <w:vAlign w:val="center"/>
          </w:tcPr>
          <w:p w14:paraId="13E31D42" w14:textId="77777777" w:rsidR="00197D5A" w:rsidRPr="000E47C0" w:rsidRDefault="00197D5A" w:rsidP="006047EC">
            <w:pPr>
              <w:spacing w:before="0" w:after="0"/>
              <w:ind w:firstLine="0"/>
              <w:jc w:val="center"/>
              <w:rPr>
                <w:b/>
                <w:szCs w:val="28"/>
                <w:lang w:eastAsia="vi-VN"/>
              </w:rPr>
            </w:pPr>
            <w:r w:rsidRPr="000E47C0">
              <w:rPr>
                <w:b/>
                <w:szCs w:val="28"/>
                <w:lang w:val="vi-VN" w:eastAsia="vi-VN"/>
              </w:rPr>
              <w:t>Tổng cộng</w:t>
            </w:r>
          </w:p>
        </w:tc>
        <w:tc>
          <w:tcPr>
            <w:tcW w:w="1559" w:type="dxa"/>
            <w:vAlign w:val="center"/>
          </w:tcPr>
          <w:p w14:paraId="0AE63BBB" w14:textId="77777777" w:rsidR="00197D5A" w:rsidRPr="000E47C0" w:rsidRDefault="00197D5A" w:rsidP="006047EC">
            <w:pPr>
              <w:spacing w:before="0" w:after="0"/>
              <w:ind w:firstLine="0"/>
              <w:jc w:val="center"/>
              <w:rPr>
                <w:b/>
                <w:szCs w:val="28"/>
                <w:lang w:eastAsia="vi-VN"/>
              </w:rPr>
            </w:pPr>
            <w:r w:rsidRPr="000E47C0">
              <w:rPr>
                <w:b/>
                <w:bCs/>
                <w:sz w:val="18"/>
                <w:szCs w:val="18"/>
              </w:rPr>
              <w:t xml:space="preserve">19.997,8 </w:t>
            </w:r>
          </w:p>
        </w:tc>
        <w:tc>
          <w:tcPr>
            <w:tcW w:w="1985" w:type="dxa"/>
            <w:vAlign w:val="center"/>
          </w:tcPr>
          <w:p w14:paraId="3D8E24BD" w14:textId="77777777" w:rsidR="00197D5A" w:rsidRPr="000E47C0" w:rsidRDefault="00197D5A" w:rsidP="006047EC">
            <w:pPr>
              <w:spacing w:before="0" w:after="0"/>
              <w:ind w:firstLine="0"/>
              <w:jc w:val="center"/>
              <w:rPr>
                <w:b/>
                <w:szCs w:val="28"/>
                <w:lang w:eastAsia="vi-VN"/>
              </w:rPr>
            </w:pPr>
            <w:r w:rsidRPr="000E47C0">
              <w:rPr>
                <w:b/>
                <w:szCs w:val="28"/>
                <w:lang w:eastAsia="vi-VN"/>
              </w:rPr>
              <w:fldChar w:fldCharType="begin"/>
            </w:r>
            <w:r w:rsidRPr="000E47C0">
              <w:rPr>
                <w:b/>
                <w:szCs w:val="28"/>
                <w:lang w:eastAsia="vi-VN"/>
              </w:rPr>
              <w:instrText xml:space="preserve"> =SUM(ABOVE) </w:instrText>
            </w:r>
            <w:r w:rsidRPr="000E47C0">
              <w:rPr>
                <w:b/>
                <w:szCs w:val="28"/>
                <w:lang w:eastAsia="vi-VN"/>
              </w:rPr>
              <w:fldChar w:fldCharType="end"/>
            </w:r>
            <w:r w:rsidRPr="000E47C0">
              <w:rPr>
                <w:b/>
                <w:szCs w:val="28"/>
                <w:lang w:eastAsia="vi-VN"/>
              </w:rPr>
              <w:t>1.236</w:t>
            </w:r>
          </w:p>
        </w:tc>
        <w:tc>
          <w:tcPr>
            <w:tcW w:w="6237" w:type="dxa"/>
            <w:vAlign w:val="center"/>
          </w:tcPr>
          <w:p w14:paraId="11243C28" w14:textId="77777777" w:rsidR="00197D5A" w:rsidRPr="000E47C0" w:rsidRDefault="00197D5A" w:rsidP="006047EC">
            <w:pPr>
              <w:shd w:val="clear" w:color="auto" w:fill="FFFFFF"/>
              <w:spacing w:before="0" w:after="0"/>
              <w:ind w:firstLine="0"/>
              <w:jc w:val="center"/>
              <w:rPr>
                <w:szCs w:val="28"/>
                <w:lang w:eastAsia="vi-VN"/>
              </w:rPr>
            </w:pPr>
          </w:p>
        </w:tc>
      </w:tr>
    </w:tbl>
    <w:p w14:paraId="3275B3B7" w14:textId="77777777" w:rsidR="00197D5A" w:rsidRPr="000E47C0" w:rsidRDefault="00197D5A" w:rsidP="00197D5A">
      <w:pPr>
        <w:ind w:firstLine="0"/>
        <w:rPr>
          <w:b/>
          <w:bCs/>
          <w:szCs w:val="28"/>
        </w:rPr>
        <w:sectPr w:rsidR="00197D5A" w:rsidRPr="000E47C0" w:rsidSect="00197D5A">
          <w:pgSz w:w="16840" w:h="11907" w:orient="landscape" w:code="9"/>
          <w:pgMar w:top="1701" w:right="1134" w:bottom="1134" w:left="1134" w:header="720" w:footer="720" w:gutter="0"/>
          <w:pgNumType w:start="1"/>
          <w:cols w:space="720"/>
          <w:docGrid w:linePitch="381"/>
        </w:sectPr>
      </w:pPr>
    </w:p>
    <w:p w14:paraId="687C525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p>
    <w:p w14:paraId="046FABCD" w14:textId="77777777" w:rsidR="00197D5A" w:rsidRPr="000E47C0" w:rsidRDefault="00197D5A" w:rsidP="00197D5A">
      <w:pPr>
        <w:spacing w:before="0" w:after="0"/>
        <w:ind w:firstLine="0"/>
        <w:jc w:val="center"/>
        <w:rPr>
          <w:b/>
          <w:bCs/>
          <w:szCs w:val="28"/>
        </w:rPr>
      </w:pPr>
      <w:r w:rsidRPr="000E47C0">
        <w:rPr>
          <w:b/>
          <w:bCs/>
          <w:szCs w:val="28"/>
          <w:lang w:val="vi-VN"/>
        </w:rPr>
        <w:t xml:space="preserve">THỐNG KÊ DANH SÁCH VIÊN CHỨC CÓ TRÌNH ĐỘ CHUYÊN MÔN THUỘC LĨNH VỰC ĐĂNG KIỂM </w:t>
      </w:r>
      <w:r w:rsidRPr="000E47C0">
        <w:rPr>
          <w:b/>
          <w:bCs/>
          <w:szCs w:val="28"/>
        </w:rPr>
        <w:t>XE CƠ GIỚI</w:t>
      </w:r>
    </w:p>
    <w:p w14:paraId="4B1E82EE"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6C91CBC9" w14:textId="77777777" w:rsidR="00197D5A" w:rsidRPr="000E47C0" w:rsidRDefault="00197D5A" w:rsidP="00197D5A">
      <w:pPr>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7456" behindDoc="0" locked="0" layoutInCell="1" allowOverlap="1" wp14:anchorId="3AA15647" wp14:editId="5A77B350">
                <wp:simplePos x="0" y="0"/>
                <wp:positionH relativeFrom="margin">
                  <wp:posOffset>2369507</wp:posOffset>
                </wp:positionH>
                <wp:positionV relativeFrom="paragraph">
                  <wp:posOffset>33020</wp:posOffset>
                </wp:positionV>
                <wp:extent cx="999520"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999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306D5D45" id="Straight Connector 35"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6pt,2.6pt" to="265.3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GEjmmAEAAIcDAAAOAAAAZHJzL2Uyb0RvYy54bWysU8uu0zAQ3SPxD5b3NGklEI2a3sW9gg2C Kx4f4OuMGwvbY41Nk/49Y7dNESCEEBvHj3POzJmZ7O5m78QRKFkMvVyvWikgaBxsOPTyy+c3L15L kbIKg3IYoJcnSPJu//zZboodbHBENwAJFgmpm2Ivx5xj1zRJj+BVWmGEwI8GyavMRzo0A6mJ1b1r Nm37qpmQhkioISW+fTg/yn3VNwZ0/mBMgixcLzm3XFeq61NZm/1OdQdScbT6kob6hyy8soGDLlIP KivxjewvUt5qwoQmrzT6Bo2xGqoHdrNuf3LzaVQRqhcuTopLmdL/k9Xvj/fhkbgMU0xdio9UXMyG fPlyfmKuxTotxYI5C82X2+325YZLqq9PzY0XKeW3gF6UTS+dDcWG6tTxXcoci6FXCB9ukesunxwU sAsfwQg7cKx1ZdehgHtH4qi4ncPXdWkfa1VkoRjr3EJq/0y6YAsN6qD8LXFB14gY8kL0NiD9Lmqe r6maM/7q+uy12H7C4VT7UMvB3a7OLpNZxunHc6Xf/p/9dwAAAP//AwBQSwMEFAAGAAgAAAAhAJwK TU3bAAAABwEAAA8AAABkcnMvZG93bnJldi54bWxMjk9LxDAUxO+C3yE8wZub2rJVatNlWRDxIm5X 79nmbVrNn5Kk3frtfXrR0zDMMPOrN4s1bMYQB+8E3K4yYOg6rwanBbwdHm/ugcUknZLGOxTwhRE2 zeVFLSvlz26Pc5s0oxEXKymgT2msOI9dj1bGlR/RUXbywcpENmiugjzTuDU8z7KSWzk4eujliLse u892sgLMc5jf9U5v4/S0L9uP11P+cpiFuL5atg/AEi7prww/+IQODTEd/eRUZEZAcVfkVBWwJqF8 XWQlsOOv503N//M33wAAAP//AwBQSwECLQAUAAYACAAAACEAtoM4kv4AAADhAQAAEwAAAAAAAAAA AAAAAAAAAAAAW0NvbnRlbnRfVHlwZXNdLnhtbFBLAQItABQABgAIAAAAIQA4/SH/1gAAAJQBAAAL AAAAAAAAAAAAAAAAAC8BAABfcmVscy8ucmVsc1BLAQItABQABgAIAAAAIQD0GEjmmAEAAIcDAAAO AAAAAAAAAAAAAAAAAC4CAABkcnMvZTJvRG9jLnhtbFBLAQItABQABgAIAAAAIQCcCk1N2wAAAAcB AAAPAAAAAAAAAAAAAAAAAPIDAABkcnMvZG93bnJldi54bWxQSwUGAAAAAAQABADzAAAA+gQAAAAA " strokecolor="black [3200]" strokeweight=".5pt">
                <v:stroke joinstyle="miter"/>
                <w10:wrap anchorx="margin"/>
              </v:line>
            </w:pict>
          </mc:Fallback>
        </mc:AlternateContent>
      </w:r>
    </w:p>
    <w:p w14:paraId="3043CA5E" w14:textId="77777777" w:rsidR="00197D5A" w:rsidRPr="000E47C0" w:rsidRDefault="00197D5A" w:rsidP="00197D5A">
      <w:pPr>
        <w:rPr>
          <w:b/>
          <w:bCs/>
          <w:szCs w:val="28"/>
          <w:lang w:val="vi-VN"/>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402"/>
        <w:gridCol w:w="1307"/>
        <w:gridCol w:w="1535"/>
        <w:gridCol w:w="3233"/>
      </w:tblGrid>
      <w:tr w:rsidR="000E47C0" w:rsidRPr="000E47C0" w14:paraId="0286F84F" w14:textId="77777777" w:rsidTr="006047EC">
        <w:trPr>
          <w:trHeight w:val="567"/>
          <w:jc w:val="center"/>
        </w:trPr>
        <w:tc>
          <w:tcPr>
            <w:tcW w:w="561" w:type="dxa"/>
            <w:vMerge w:val="restart"/>
            <w:vAlign w:val="center"/>
            <w:hideMark/>
          </w:tcPr>
          <w:p w14:paraId="33B744CD"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TT</w:t>
            </w:r>
          </w:p>
        </w:tc>
        <w:tc>
          <w:tcPr>
            <w:tcW w:w="2411" w:type="dxa"/>
            <w:vMerge w:val="restart"/>
            <w:vAlign w:val="center"/>
            <w:hideMark/>
          </w:tcPr>
          <w:p w14:paraId="18D73F5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Họ và tên </w:t>
            </w:r>
          </w:p>
        </w:tc>
        <w:tc>
          <w:tcPr>
            <w:tcW w:w="1310" w:type="dxa"/>
            <w:vMerge w:val="restart"/>
            <w:vAlign w:val="center"/>
            <w:hideMark/>
          </w:tcPr>
          <w:p w14:paraId="14A5E8C4"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eastAsia="vi-VN"/>
              </w:rPr>
              <w:t>N</w:t>
            </w:r>
            <w:r w:rsidRPr="000E47C0">
              <w:rPr>
                <w:b/>
                <w:bCs/>
                <w:szCs w:val="28"/>
                <w:lang w:val="vi-VN" w:eastAsia="vi-VN"/>
              </w:rPr>
              <w:t>ăm sinh</w:t>
            </w:r>
          </w:p>
        </w:tc>
        <w:tc>
          <w:tcPr>
            <w:tcW w:w="4785" w:type="dxa"/>
            <w:gridSpan w:val="2"/>
            <w:vAlign w:val="center"/>
            <w:hideMark/>
          </w:tcPr>
          <w:p w14:paraId="3BDF59DB"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 xml:space="preserve">Trình độ chuyên môn </w:t>
            </w:r>
          </w:p>
        </w:tc>
      </w:tr>
      <w:tr w:rsidR="000E47C0" w:rsidRPr="000E47C0" w14:paraId="20160FC7" w14:textId="77777777" w:rsidTr="006047EC">
        <w:trPr>
          <w:trHeight w:val="567"/>
          <w:jc w:val="center"/>
        </w:trPr>
        <w:tc>
          <w:tcPr>
            <w:tcW w:w="561" w:type="dxa"/>
            <w:vMerge/>
            <w:vAlign w:val="center"/>
            <w:hideMark/>
          </w:tcPr>
          <w:p w14:paraId="0EF0A8B2" w14:textId="77777777" w:rsidR="00197D5A" w:rsidRPr="000E47C0" w:rsidRDefault="00197D5A" w:rsidP="006047EC">
            <w:pPr>
              <w:widowControl/>
              <w:spacing w:before="0" w:after="0"/>
              <w:ind w:firstLine="0"/>
              <w:jc w:val="left"/>
              <w:rPr>
                <w:b/>
                <w:bCs/>
                <w:szCs w:val="28"/>
                <w:lang w:val="vi-VN" w:eastAsia="vi-VN"/>
              </w:rPr>
            </w:pPr>
          </w:p>
        </w:tc>
        <w:tc>
          <w:tcPr>
            <w:tcW w:w="2411" w:type="dxa"/>
            <w:vMerge/>
            <w:vAlign w:val="center"/>
            <w:hideMark/>
          </w:tcPr>
          <w:p w14:paraId="41847EC5" w14:textId="77777777" w:rsidR="00197D5A" w:rsidRPr="000E47C0" w:rsidRDefault="00197D5A" w:rsidP="006047EC">
            <w:pPr>
              <w:widowControl/>
              <w:spacing w:before="0" w:after="0"/>
              <w:ind w:firstLine="0"/>
              <w:jc w:val="left"/>
              <w:rPr>
                <w:b/>
                <w:bCs/>
                <w:szCs w:val="28"/>
                <w:lang w:val="vi-VN" w:eastAsia="vi-VN"/>
              </w:rPr>
            </w:pPr>
          </w:p>
        </w:tc>
        <w:tc>
          <w:tcPr>
            <w:tcW w:w="1310" w:type="dxa"/>
            <w:vMerge/>
            <w:vAlign w:val="center"/>
            <w:hideMark/>
          </w:tcPr>
          <w:p w14:paraId="13002EB3" w14:textId="77777777" w:rsidR="00197D5A" w:rsidRPr="000E47C0" w:rsidRDefault="00197D5A" w:rsidP="006047EC">
            <w:pPr>
              <w:widowControl/>
              <w:spacing w:before="0" w:after="0"/>
              <w:ind w:firstLine="0"/>
              <w:jc w:val="left"/>
              <w:rPr>
                <w:b/>
                <w:bCs/>
                <w:szCs w:val="28"/>
                <w:lang w:val="vi-VN" w:eastAsia="vi-VN"/>
              </w:rPr>
            </w:pPr>
          </w:p>
        </w:tc>
        <w:tc>
          <w:tcPr>
            <w:tcW w:w="1539" w:type="dxa"/>
            <w:vAlign w:val="center"/>
            <w:hideMark/>
          </w:tcPr>
          <w:p w14:paraId="090C486C"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Trình độ đào tạo</w:t>
            </w:r>
          </w:p>
        </w:tc>
        <w:tc>
          <w:tcPr>
            <w:tcW w:w="3246" w:type="dxa"/>
            <w:vAlign w:val="center"/>
            <w:hideMark/>
          </w:tcPr>
          <w:p w14:paraId="3742FDF9" w14:textId="77777777" w:rsidR="00197D5A" w:rsidRPr="000E47C0" w:rsidRDefault="00197D5A" w:rsidP="006047EC">
            <w:pPr>
              <w:widowControl/>
              <w:spacing w:before="0" w:after="0"/>
              <w:ind w:firstLine="0"/>
              <w:jc w:val="center"/>
              <w:rPr>
                <w:b/>
                <w:bCs/>
                <w:szCs w:val="28"/>
                <w:lang w:val="vi-VN" w:eastAsia="vi-VN"/>
              </w:rPr>
            </w:pPr>
            <w:r w:rsidRPr="000E47C0">
              <w:rPr>
                <w:b/>
                <w:bCs/>
                <w:szCs w:val="28"/>
                <w:lang w:val="vi-VN" w:eastAsia="vi-VN"/>
              </w:rPr>
              <w:t>Chuyên nghành</w:t>
            </w:r>
          </w:p>
        </w:tc>
      </w:tr>
      <w:tr w:rsidR="000E47C0" w:rsidRPr="000E47C0" w14:paraId="299BCD4D" w14:textId="77777777" w:rsidTr="006047EC">
        <w:trPr>
          <w:trHeight w:val="567"/>
          <w:jc w:val="center"/>
        </w:trPr>
        <w:tc>
          <w:tcPr>
            <w:tcW w:w="561" w:type="dxa"/>
            <w:vAlign w:val="center"/>
          </w:tcPr>
          <w:p w14:paraId="0968025D"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1</w:t>
            </w:r>
          </w:p>
        </w:tc>
        <w:tc>
          <w:tcPr>
            <w:tcW w:w="2411" w:type="dxa"/>
            <w:vAlign w:val="center"/>
          </w:tcPr>
          <w:p w14:paraId="762F5EAE" w14:textId="77777777" w:rsidR="00197D5A" w:rsidRPr="000E47C0" w:rsidRDefault="00197D5A" w:rsidP="006047EC">
            <w:pPr>
              <w:widowControl/>
              <w:spacing w:before="0" w:after="0"/>
              <w:ind w:firstLine="0"/>
              <w:jc w:val="left"/>
              <w:rPr>
                <w:b/>
                <w:bCs/>
                <w:szCs w:val="28"/>
                <w:lang w:val="vi-VN" w:eastAsia="vi-VN"/>
              </w:rPr>
            </w:pPr>
            <w:r w:rsidRPr="000E47C0">
              <w:rPr>
                <w:szCs w:val="28"/>
                <w:lang w:val="vi-VN" w:eastAsia="vi-VN"/>
              </w:rPr>
              <w:t>Nguyễn Ngọc Quang Phục</w:t>
            </w:r>
          </w:p>
        </w:tc>
        <w:tc>
          <w:tcPr>
            <w:tcW w:w="1310" w:type="dxa"/>
            <w:vAlign w:val="center"/>
          </w:tcPr>
          <w:p w14:paraId="1250428F"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1983</w:t>
            </w:r>
          </w:p>
        </w:tc>
        <w:tc>
          <w:tcPr>
            <w:tcW w:w="1539" w:type="dxa"/>
            <w:vAlign w:val="center"/>
          </w:tcPr>
          <w:p w14:paraId="2C16197A" w14:textId="77777777" w:rsidR="00197D5A" w:rsidRPr="000E47C0" w:rsidRDefault="00197D5A" w:rsidP="006047EC">
            <w:pPr>
              <w:widowControl/>
              <w:spacing w:before="0" w:after="0"/>
              <w:ind w:firstLine="0"/>
              <w:jc w:val="center"/>
              <w:rPr>
                <w:b/>
                <w:bCs/>
                <w:szCs w:val="28"/>
                <w:lang w:val="vi-VN" w:eastAsia="vi-VN"/>
              </w:rPr>
            </w:pPr>
            <w:r w:rsidRPr="000E47C0">
              <w:rPr>
                <w:szCs w:val="28"/>
                <w:lang w:val="vi-VN" w:eastAsia="vi-VN"/>
              </w:rPr>
              <w:t>Đại học SPKT</w:t>
            </w:r>
          </w:p>
        </w:tc>
        <w:tc>
          <w:tcPr>
            <w:tcW w:w="3246" w:type="dxa"/>
            <w:vAlign w:val="center"/>
          </w:tcPr>
          <w:p w14:paraId="66DC39A1" w14:textId="77777777" w:rsidR="00197D5A" w:rsidRPr="000E47C0" w:rsidRDefault="00197D5A" w:rsidP="006047EC">
            <w:pPr>
              <w:widowControl/>
              <w:spacing w:before="0" w:after="0"/>
              <w:ind w:firstLine="0"/>
              <w:rPr>
                <w:b/>
                <w:bCs/>
                <w:szCs w:val="28"/>
                <w:lang w:val="vi-VN" w:eastAsia="vi-VN"/>
              </w:rPr>
            </w:pPr>
            <w:r w:rsidRPr="000E47C0">
              <w:rPr>
                <w:szCs w:val="28"/>
                <w:lang w:val="vi-VN" w:eastAsia="vi-VN"/>
              </w:rPr>
              <w:t>Kỹ sư Cơ khí động lực</w:t>
            </w:r>
          </w:p>
        </w:tc>
      </w:tr>
      <w:tr w:rsidR="000E47C0" w:rsidRPr="000E47C0" w14:paraId="118BA53C" w14:textId="77777777" w:rsidTr="006047EC">
        <w:trPr>
          <w:trHeight w:val="567"/>
          <w:jc w:val="center"/>
        </w:trPr>
        <w:tc>
          <w:tcPr>
            <w:tcW w:w="561" w:type="dxa"/>
            <w:shd w:val="clear" w:color="000000" w:fill="FFFFFF"/>
            <w:vAlign w:val="center"/>
          </w:tcPr>
          <w:p w14:paraId="591FC77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2</w:t>
            </w:r>
          </w:p>
        </w:tc>
        <w:tc>
          <w:tcPr>
            <w:tcW w:w="2411" w:type="dxa"/>
            <w:shd w:val="clear" w:color="000000" w:fill="FFFFFF"/>
            <w:vAlign w:val="center"/>
            <w:hideMark/>
          </w:tcPr>
          <w:p w14:paraId="3333AE18"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Trần Công Khanh</w:t>
            </w:r>
          </w:p>
        </w:tc>
        <w:tc>
          <w:tcPr>
            <w:tcW w:w="1310" w:type="dxa"/>
            <w:shd w:val="clear" w:color="000000" w:fill="FFFFFF"/>
            <w:vAlign w:val="center"/>
            <w:hideMark/>
          </w:tcPr>
          <w:p w14:paraId="60AA995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0BC9C1E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561F8058"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46A165FE" w14:textId="77777777" w:rsidTr="006047EC">
        <w:trPr>
          <w:trHeight w:val="567"/>
          <w:jc w:val="center"/>
        </w:trPr>
        <w:tc>
          <w:tcPr>
            <w:tcW w:w="561" w:type="dxa"/>
            <w:shd w:val="clear" w:color="000000" w:fill="FFFFFF"/>
            <w:vAlign w:val="center"/>
          </w:tcPr>
          <w:p w14:paraId="354EAC8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3</w:t>
            </w:r>
          </w:p>
        </w:tc>
        <w:tc>
          <w:tcPr>
            <w:tcW w:w="2411" w:type="dxa"/>
            <w:shd w:val="clear" w:color="000000" w:fill="FFFFFF"/>
            <w:vAlign w:val="center"/>
            <w:hideMark/>
          </w:tcPr>
          <w:p w14:paraId="263DF763"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Đăng Hiển</w:t>
            </w:r>
          </w:p>
        </w:tc>
        <w:tc>
          <w:tcPr>
            <w:tcW w:w="1310" w:type="dxa"/>
            <w:shd w:val="clear" w:color="000000" w:fill="FFFFFF"/>
            <w:vAlign w:val="center"/>
            <w:hideMark/>
          </w:tcPr>
          <w:p w14:paraId="32484ED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1B0602C0"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50A43566" w14:textId="77777777" w:rsidR="00197D5A" w:rsidRPr="000E47C0" w:rsidRDefault="00197D5A" w:rsidP="006047EC">
            <w:pPr>
              <w:widowControl/>
              <w:spacing w:before="0" w:after="0"/>
              <w:ind w:firstLine="0"/>
              <w:rPr>
                <w:szCs w:val="28"/>
                <w:lang w:eastAsia="vi-VN"/>
              </w:rPr>
            </w:pPr>
            <w:r w:rsidRPr="000E47C0">
              <w:rPr>
                <w:szCs w:val="28"/>
                <w:lang w:eastAsia="vi-VN"/>
              </w:rPr>
              <w:t>Công nghệ kỹ thuật ô tô</w:t>
            </w:r>
          </w:p>
        </w:tc>
      </w:tr>
      <w:tr w:rsidR="000E47C0" w:rsidRPr="000E47C0" w14:paraId="0E70563C" w14:textId="77777777" w:rsidTr="006047EC">
        <w:trPr>
          <w:trHeight w:val="567"/>
          <w:jc w:val="center"/>
        </w:trPr>
        <w:tc>
          <w:tcPr>
            <w:tcW w:w="561" w:type="dxa"/>
            <w:shd w:val="clear" w:color="000000" w:fill="FFFFFF"/>
            <w:vAlign w:val="center"/>
            <w:hideMark/>
          </w:tcPr>
          <w:p w14:paraId="38D2963E"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4</w:t>
            </w:r>
          </w:p>
        </w:tc>
        <w:tc>
          <w:tcPr>
            <w:tcW w:w="2411" w:type="dxa"/>
            <w:shd w:val="clear" w:color="000000" w:fill="FFFFFF"/>
            <w:vAlign w:val="center"/>
            <w:hideMark/>
          </w:tcPr>
          <w:p w14:paraId="01DAA19E"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Ngọc Phương</w:t>
            </w:r>
          </w:p>
        </w:tc>
        <w:tc>
          <w:tcPr>
            <w:tcW w:w="1310" w:type="dxa"/>
            <w:shd w:val="clear" w:color="000000" w:fill="FFFFFF"/>
            <w:vAlign w:val="center"/>
            <w:hideMark/>
          </w:tcPr>
          <w:p w14:paraId="3B76DCC0"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1982</w:t>
            </w:r>
          </w:p>
        </w:tc>
        <w:tc>
          <w:tcPr>
            <w:tcW w:w="1539" w:type="dxa"/>
            <w:shd w:val="clear" w:color="000000" w:fill="FFFFFF"/>
            <w:vAlign w:val="center"/>
            <w:hideMark/>
          </w:tcPr>
          <w:p w14:paraId="59FF8DFD" w14:textId="77777777" w:rsidR="00197D5A" w:rsidRPr="000E47C0" w:rsidRDefault="00197D5A" w:rsidP="006047EC">
            <w:pPr>
              <w:widowControl/>
              <w:spacing w:before="0" w:after="0"/>
              <w:ind w:firstLine="0"/>
              <w:jc w:val="center"/>
              <w:rPr>
                <w:szCs w:val="28"/>
                <w:lang w:eastAsia="vi-VN"/>
              </w:rPr>
            </w:pPr>
            <w:r w:rsidRPr="000E47C0">
              <w:rPr>
                <w:szCs w:val="28"/>
                <w:lang w:eastAsia="vi-VN"/>
              </w:rPr>
              <w:t>Thạc sĩ</w:t>
            </w:r>
          </w:p>
        </w:tc>
        <w:tc>
          <w:tcPr>
            <w:tcW w:w="3246" w:type="dxa"/>
            <w:shd w:val="clear" w:color="000000" w:fill="FFFFFF"/>
            <w:vAlign w:val="center"/>
            <w:hideMark/>
          </w:tcPr>
          <w:p w14:paraId="3BF70464" w14:textId="77777777" w:rsidR="00197D5A" w:rsidRPr="000E47C0" w:rsidRDefault="00197D5A" w:rsidP="006047EC">
            <w:pPr>
              <w:widowControl/>
              <w:spacing w:before="0" w:after="0"/>
              <w:ind w:firstLine="0"/>
              <w:rPr>
                <w:szCs w:val="28"/>
                <w:lang w:val="vi-VN" w:eastAsia="vi-VN"/>
              </w:rPr>
            </w:pPr>
            <w:r w:rsidRPr="000E47C0">
              <w:rPr>
                <w:szCs w:val="28"/>
                <w:lang w:eastAsia="vi-VN"/>
              </w:rPr>
              <w:t>Kỹ thuật</w:t>
            </w:r>
            <w:r w:rsidRPr="000E47C0">
              <w:rPr>
                <w:szCs w:val="28"/>
                <w:lang w:val="vi-VN" w:eastAsia="vi-VN"/>
              </w:rPr>
              <w:t xml:space="preserve"> ô tô</w:t>
            </w:r>
          </w:p>
        </w:tc>
      </w:tr>
      <w:tr w:rsidR="000E47C0" w:rsidRPr="000E47C0" w14:paraId="05710F51" w14:textId="77777777" w:rsidTr="006047EC">
        <w:trPr>
          <w:trHeight w:val="567"/>
          <w:jc w:val="center"/>
        </w:trPr>
        <w:tc>
          <w:tcPr>
            <w:tcW w:w="561" w:type="dxa"/>
            <w:shd w:val="clear" w:color="000000" w:fill="FFFFFF"/>
            <w:vAlign w:val="center"/>
            <w:hideMark/>
          </w:tcPr>
          <w:p w14:paraId="06A8F07A"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5</w:t>
            </w:r>
          </w:p>
        </w:tc>
        <w:tc>
          <w:tcPr>
            <w:tcW w:w="2411" w:type="dxa"/>
            <w:shd w:val="clear" w:color="000000" w:fill="FFFFFF"/>
            <w:vAlign w:val="center"/>
            <w:hideMark/>
          </w:tcPr>
          <w:p w14:paraId="1A1E2009"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Thành</w:t>
            </w:r>
          </w:p>
        </w:tc>
        <w:tc>
          <w:tcPr>
            <w:tcW w:w="1310" w:type="dxa"/>
            <w:shd w:val="clear" w:color="000000" w:fill="FFFFFF"/>
            <w:vAlign w:val="center"/>
            <w:hideMark/>
          </w:tcPr>
          <w:p w14:paraId="10BFB71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hideMark/>
          </w:tcPr>
          <w:p w14:paraId="25DF9B37"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 SPKT</w:t>
            </w:r>
          </w:p>
        </w:tc>
        <w:tc>
          <w:tcPr>
            <w:tcW w:w="3246" w:type="dxa"/>
            <w:shd w:val="clear" w:color="000000" w:fill="FFFFFF"/>
            <w:vAlign w:val="center"/>
            <w:hideMark/>
          </w:tcPr>
          <w:p w14:paraId="0E5246C1"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 xml:space="preserve">Kỹ sư </w:t>
            </w:r>
            <w:r w:rsidRPr="000E47C0">
              <w:rPr>
                <w:szCs w:val="28"/>
                <w:lang w:eastAsia="vi-VN"/>
              </w:rPr>
              <w:t>Công nghệ kỹ thuật ô tô</w:t>
            </w:r>
          </w:p>
        </w:tc>
      </w:tr>
      <w:tr w:rsidR="000E47C0" w:rsidRPr="000E47C0" w14:paraId="01384F8C" w14:textId="77777777" w:rsidTr="006047EC">
        <w:trPr>
          <w:trHeight w:val="567"/>
          <w:jc w:val="center"/>
        </w:trPr>
        <w:tc>
          <w:tcPr>
            <w:tcW w:w="561" w:type="dxa"/>
            <w:shd w:val="clear" w:color="000000" w:fill="FFFFFF"/>
            <w:vAlign w:val="center"/>
          </w:tcPr>
          <w:p w14:paraId="5D65488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6</w:t>
            </w:r>
          </w:p>
        </w:tc>
        <w:tc>
          <w:tcPr>
            <w:tcW w:w="2411" w:type="dxa"/>
            <w:shd w:val="clear" w:color="000000" w:fill="FFFFFF"/>
            <w:vAlign w:val="center"/>
          </w:tcPr>
          <w:p w14:paraId="119D36E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Trịnh Đình Tiến</w:t>
            </w:r>
          </w:p>
        </w:tc>
        <w:tc>
          <w:tcPr>
            <w:tcW w:w="1310" w:type="dxa"/>
            <w:shd w:val="clear" w:color="000000" w:fill="FFFFFF"/>
            <w:vAlign w:val="center"/>
          </w:tcPr>
          <w:p w14:paraId="5750AC3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1984</w:t>
            </w:r>
          </w:p>
        </w:tc>
        <w:tc>
          <w:tcPr>
            <w:tcW w:w="1539" w:type="dxa"/>
            <w:shd w:val="clear" w:color="000000" w:fill="FFFFFF"/>
            <w:vAlign w:val="center"/>
          </w:tcPr>
          <w:p w14:paraId="4CEB8176" w14:textId="77777777" w:rsidR="00197D5A" w:rsidRPr="000E47C0" w:rsidRDefault="00197D5A" w:rsidP="006047EC">
            <w:pPr>
              <w:widowControl/>
              <w:spacing w:before="0" w:after="0"/>
              <w:ind w:firstLine="0"/>
              <w:jc w:val="center"/>
              <w:rPr>
                <w:szCs w:val="28"/>
                <w:lang w:val="vi-VN" w:eastAsia="vi-VN"/>
              </w:rPr>
            </w:pPr>
            <w:r w:rsidRPr="000E47C0">
              <w:rPr>
                <w:szCs w:val="28"/>
                <w:lang w:eastAsia="vi-VN"/>
              </w:rPr>
              <w:t>Thạc sĩ</w:t>
            </w:r>
          </w:p>
        </w:tc>
        <w:tc>
          <w:tcPr>
            <w:tcW w:w="3246" w:type="dxa"/>
            <w:shd w:val="clear" w:color="000000" w:fill="FFFFFF"/>
            <w:vAlign w:val="center"/>
          </w:tcPr>
          <w:p w14:paraId="01D270A6" w14:textId="77777777" w:rsidR="00197D5A" w:rsidRPr="000E47C0" w:rsidRDefault="00197D5A" w:rsidP="006047EC">
            <w:pPr>
              <w:widowControl/>
              <w:spacing w:before="0" w:after="0"/>
              <w:ind w:firstLine="0"/>
              <w:rPr>
                <w:szCs w:val="28"/>
                <w:lang w:val="vi-VN" w:eastAsia="vi-VN"/>
              </w:rPr>
            </w:pPr>
            <w:r w:rsidRPr="000E47C0">
              <w:rPr>
                <w:szCs w:val="28"/>
                <w:lang w:eastAsia="vi-VN"/>
              </w:rPr>
              <w:t>Công nghệ kỹ thuật ô tô</w:t>
            </w:r>
          </w:p>
        </w:tc>
      </w:tr>
      <w:tr w:rsidR="000E47C0" w:rsidRPr="000E47C0" w14:paraId="138A63AE" w14:textId="77777777" w:rsidTr="006047EC">
        <w:trPr>
          <w:trHeight w:val="567"/>
          <w:jc w:val="center"/>
        </w:trPr>
        <w:tc>
          <w:tcPr>
            <w:tcW w:w="561" w:type="dxa"/>
            <w:noWrap/>
            <w:vAlign w:val="center"/>
          </w:tcPr>
          <w:p w14:paraId="68506D0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7</w:t>
            </w:r>
          </w:p>
        </w:tc>
        <w:tc>
          <w:tcPr>
            <w:tcW w:w="2411" w:type="dxa"/>
            <w:shd w:val="clear" w:color="000000" w:fill="FFFFFF"/>
            <w:vAlign w:val="center"/>
            <w:hideMark/>
          </w:tcPr>
          <w:p w14:paraId="707374BC"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Thái Văn Chương</w:t>
            </w:r>
          </w:p>
        </w:tc>
        <w:tc>
          <w:tcPr>
            <w:tcW w:w="1310" w:type="dxa"/>
            <w:shd w:val="clear" w:color="000000" w:fill="FFFFFF"/>
            <w:vAlign w:val="center"/>
            <w:hideMark/>
          </w:tcPr>
          <w:p w14:paraId="18523D2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1973</w:t>
            </w:r>
          </w:p>
        </w:tc>
        <w:tc>
          <w:tcPr>
            <w:tcW w:w="1539" w:type="dxa"/>
            <w:shd w:val="clear" w:color="000000" w:fill="FFFFFF"/>
            <w:vAlign w:val="center"/>
            <w:hideMark/>
          </w:tcPr>
          <w:p w14:paraId="2601719D"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2070697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38775630" w14:textId="77777777" w:rsidTr="006047EC">
        <w:trPr>
          <w:trHeight w:val="567"/>
          <w:jc w:val="center"/>
        </w:trPr>
        <w:tc>
          <w:tcPr>
            <w:tcW w:w="561" w:type="dxa"/>
            <w:shd w:val="clear" w:color="000000" w:fill="FFFFFF"/>
            <w:vAlign w:val="center"/>
          </w:tcPr>
          <w:p w14:paraId="3F1ECA33"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8</w:t>
            </w:r>
          </w:p>
        </w:tc>
        <w:tc>
          <w:tcPr>
            <w:tcW w:w="2411" w:type="dxa"/>
            <w:shd w:val="clear" w:color="000000" w:fill="FFFFFF"/>
            <w:vAlign w:val="center"/>
            <w:hideMark/>
          </w:tcPr>
          <w:p w14:paraId="1B3FE504"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Xuân Thi</w:t>
            </w:r>
          </w:p>
        </w:tc>
        <w:tc>
          <w:tcPr>
            <w:tcW w:w="1310" w:type="dxa"/>
            <w:shd w:val="clear" w:color="000000" w:fill="FFFFFF"/>
            <w:vAlign w:val="center"/>
            <w:hideMark/>
          </w:tcPr>
          <w:p w14:paraId="7D417FCC"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1978</w:t>
            </w:r>
          </w:p>
        </w:tc>
        <w:tc>
          <w:tcPr>
            <w:tcW w:w="1539" w:type="dxa"/>
            <w:shd w:val="clear" w:color="000000" w:fill="FFFFFF"/>
            <w:vAlign w:val="center"/>
            <w:hideMark/>
          </w:tcPr>
          <w:p w14:paraId="54D0C1E6"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hideMark/>
          </w:tcPr>
          <w:p w14:paraId="67AB7A15"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Cơ khí động lực</w:t>
            </w:r>
          </w:p>
        </w:tc>
      </w:tr>
      <w:tr w:rsidR="000E47C0" w:rsidRPr="000E47C0" w14:paraId="5F1EC6B2" w14:textId="77777777" w:rsidTr="006047EC">
        <w:trPr>
          <w:trHeight w:val="567"/>
          <w:jc w:val="center"/>
        </w:trPr>
        <w:tc>
          <w:tcPr>
            <w:tcW w:w="561" w:type="dxa"/>
            <w:shd w:val="clear" w:color="000000" w:fill="FFFFFF"/>
            <w:vAlign w:val="center"/>
          </w:tcPr>
          <w:p w14:paraId="5532521E" w14:textId="77777777" w:rsidR="00197D5A" w:rsidRPr="000E47C0" w:rsidRDefault="00197D5A" w:rsidP="006047EC">
            <w:pPr>
              <w:widowControl/>
              <w:spacing w:before="0" w:after="0"/>
              <w:ind w:firstLine="0"/>
              <w:jc w:val="center"/>
              <w:rPr>
                <w:szCs w:val="28"/>
                <w:lang w:eastAsia="vi-VN"/>
              </w:rPr>
            </w:pPr>
            <w:r w:rsidRPr="000E47C0">
              <w:rPr>
                <w:szCs w:val="28"/>
                <w:lang w:eastAsia="vi-VN"/>
              </w:rPr>
              <w:t>9</w:t>
            </w:r>
          </w:p>
        </w:tc>
        <w:tc>
          <w:tcPr>
            <w:tcW w:w="2411" w:type="dxa"/>
            <w:shd w:val="clear" w:color="000000" w:fill="FFFFFF"/>
            <w:vAlign w:val="center"/>
          </w:tcPr>
          <w:p w14:paraId="06852B35" w14:textId="77777777" w:rsidR="00197D5A" w:rsidRPr="000E47C0" w:rsidRDefault="00197D5A" w:rsidP="006047EC">
            <w:pPr>
              <w:widowControl/>
              <w:spacing w:before="0" w:after="0"/>
              <w:ind w:firstLine="0"/>
              <w:jc w:val="left"/>
              <w:rPr>
                <w:szCs w:val="28"/>
                <w:lang w:eastAsia="vi-VN"/>
              </w:rPr>
            </w:pPr>
            <w:r w:rsidRPr="000E47C0">
              <w:rPr>
                <w:szCs w:val="28"/>
                <w:lang w:eastAsia="vi-VN"/>
              </w:rPr>
              <w:t>Đặng Nam Giang</w:t>
            </w:r>
          </w:p>
        </w:tc>
        <w:tc>
          <w:tcPr>
            <w:tcW w:w="1310" w:type="dxa"/>
            <w:shd w:val="clear" w:color="000000" w:fill="FFFFFF"/>
            <w:vAlign w:val="center"/>
          </w:tcPr>
          <w:p w14:paraId="3DD74FB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1987</w:t>
            </w:r>
          </w:p>
        </w:tc>
        <w:tc>
          <w:tcPr>
            <w:tcW w:w="1539" w:type="dxa"/>
            <w:shd w:val="clear" w:color="000000" w:fill="FFFFFF"/>
            <w:vAlign w:val="center"/>
          </w:tcPr>
          <w:p w14:paraId="081A19EB"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6C60F834"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6060A4F0" w14:textId="77777777" w:rsidTr="006047EC">
        <w:trPr>
          <w:trHeight w:val="567"/>
          <w:jc w:val="center"/>
        </w:trPr>
        <w:tc>
          <w:tcPr>
            <w:tcW w:w="561" w:type="dxa"/>
            <w:shd w:val="clear" w:color="000000" w:fill="FFFFFF"/>
            <w:vAlign w:val="center"/>
          </w:tcPr>
          <w:p w14:paraId="3AB97268"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10</w:t>
            </w:r>
          </w:p>
        </w:tc>
        <w:tc>
          <w:tcPr>
            <w:tcW w:w="2411" w:type="dxa"/>
            <w:shd w:val="clear" w:color="000000" w:fill="FFFFFF"/>
            <w:vAlign w:val="center"/>
          </w:tcPr>
          <w:p w14:paraId="7766CE27" w14:textId="77777777" w:rsidR="00197D5A" w:rsidRPr="000E47C0" w:rsidRDefault="00197D5A" w:rsidP="006047EC">
            <w:pPr>
              <w:widowControl/>
              <w:spacing w:before="0" w:after="0"/>
              <w:ind w:firstLine="0"/>
              <w:jc w:val="left"/>
              <w:rPr>
                <w:szCs w:val="28"/>
                <w:lang w:val="vi-VN" w:eastAsia="vi-VN"/>
              </w:rPr>
            </w:pPr>
            <w:r w:rsidRPr="000E47C0">
              <w:rPr>
                <w:szCs w:val="28"/>
                <w:lang w:val="vi-VN" w:eastAsia="vi-VN"/>
              </w:rPr>
              <w:t>Nguyễn Văn Thái</w:t>
            </w:r>
          </w:p>
        </w:tc>
        <w:tc>
          <w:tcPr>
            <w:tcW w:w="1310" w:type="dxa"/>
            <w:shd w:val="clear" w:color="000000" w:fill="FFFFFF"/>
            <w:vAlign w:val="center"/>
          </w:tcPr>
          <w:p w14:paraId="3DFFAE39"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1994</w:t>
            </w:r>
          </w:p>
        </w:tc>
        <w:tc>
          <w:tcPr>
            <w:tcW w:w="1539" w:type="dxa"/>
            <w:shd w:val="clear" w:color="000000" w:fill="FFFFFF"/>
            <w:vAlign w:val="center"/>
          </w:tcPr>
          <w:p w14:paraId="14CB8485"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5EA7A48D" w14:textId="77777777" w:rsidR="00197D5A" w:rsidRPr="000E47C0" w:rsidRDefault="00197D5A" w:rsidP="006047EC">
            <w:pPr>
              <w:widowControl/>
              <w:spacing w:before="0" w:after="0"/>
              <w:ind w:firstLine="0"/>
              <w:rPr>
                <w:szCs w:val="28"/>
                <w:lang w:val="vi-VN" w:eastAsia="vi-VN"/>
              </w:rPr>
            </w:pPr>
            <w:r w:rsidRPr="000E47C0">
              <w:rPr>
                <w:szCs w:val="28"/>
                <w:lang w:val="vi-VN" w:eastAsia="vi-VN"/>
              </w:rPr>
              <w:t>Kỹ sư Công nghệ Kỹ thuật ô tô</w:t>
            </w:r>
          </w:p>
        </w:tc>
      </w:tr>
      <w:tr w:rsidR="000E47C0" w:rsidRPr="000E47C0" w14:paraId="03C57E1E" w14:textId="77777777" w:rsidTr="006047EC">
        <w:trPr>
          <w:trHeight w:val="567"/>
          <w:jc w:val="center"/>
        </w:trPr>
        <w:tc>
          <w:tcPr>
            <w:tcW w:w="561" w:type="dxa"/>
            <w:shd w:val="clear" w:color="000000" w:fill="FFFFFF"/>
            <w:vAlign w:val="center"/>
          </w:tcPr>
          <w:p w14:paraId="76A484B8" w14:textId="77777777" w:rsidR="00197D5A" w:rsidRPr="000E47C0" w:rsidRDefault="00197D5A" w:rsidP="006047EC">
            <w:pPr>
              <w:widowControl/>
              <w:spacing w:before="0" w:after="0"/>
              <w:ind w:firstLine="0"/>
              <w:jc w:val="center"/>
              <w:rPr>
                <w:szCs w:val="28"/>
                <w:lang w:eastAsia="vi-VN"/>
              </w:rPr>
            </w:pPr>
            <w:r w:rsidRPr="000E47C0">
              <w:rPr>
                <w:szCs w:val="28"/>
                <w:lang w:eastAsia="vi-VN"/>
              </w:rPr>
              <w:t>11</w:t>
            </w:r>
          </w:p>
        </w:tc>
        <w:tc>
          <w:tcPr>
            <w:tcW w:w="2411" w:type="dxa"/>
            <w:shd w:val="clear" w:color="000000" w:fill="FFFFFF"/>
            <w:vAlign w:val="center"/>
          </w:tcPr>
          <w:p w14:paraId="20847883" w14:textId="77777777" w:rsidR="00197D5A" w:rsidRPr="000E47C0" w:rsidRDefault="00197D5A" w:rsidP="006047EC">
            <w:pPr>
              <w:widowControl/>
              <w:spacing w:before="0" w:after="0"/>
              <w:ind w:firstLine="0"/>
              <w:jc w:val="left"/>
              <w:rPr>
                <w:szCs w:val="28"/>
                <w:lang w:eastAsia="vi-VN"/>
              </w:rPr>
            </w:pPr>
            <w:r w:rsidRPr="000E47C0">
              <w:rPr>
                <w:szCs w:val="28"/>
                <w:lang w:eastAsia="vi-VN"/>
              </w:rPr>
              <w:t>Nguyễn Anh Tuấn</w:t>
            </w:r>
          </w:p>
        </w:tc>
        <w:tc>
          <w:tcPr>
            <w:tcW w:w="1310" w:type="dxa"/>
            <w:shd w:val="clear" w:color="000000" w:fill="FFFFFF"/>
            <w:vAlign w:val="center"/>
          </w:tcPr>
          <w:p w14:paraId="15100233" w14:textId="77777777" w:rsidR="00197D5A" w:rsidRPr="000E47C0" w:rsidRDefault="00197D5A" w:rsidP="006047EC">
            <w:pPr>
              <w:widowControl/>
              <w:spacing w:before="0" w:after="0"/>
              <w:ind w:firstLine="0"/>
              <w:jc w:val="center"/>
              <w:rPr>
                <w:szCs w:val="28"/>
                <w:lang w:eastAsia="vi-VN"/>
              </w:rPr>
            </w:pPr>
            <w:r w:rsidRPr="000E47C0">
              <w:rPr>
                <w:szCs w:val="28"/>
                <w:lang w:eastAsia="vi-VN"/>
              </w:rPr>
              <w:t>1981</w:t>
            </w:r>
          </w:p>
        </w:tc>
        <w:tc>
          <w:tcPr>
            <w:tcW w:w="1539" w:type="dxa"/>
            <w:shd w:val="clear" w:color="000000" w:fill="FFFFFF"/>
            <w:vAlign w:val="center"/>
          </w:tcPr>
          <w:p w14:paraId="22311261" w14:textId="77777777" w:rsidR="00197D5A" w:rsidRPr="000E47C0" w:rsidRDefault="00197D5A" w:rsidP="006047EC">
            <w:pPr>
              <w:widowControl/>
              <w:spacing w:before="0" w:after="0"/>
              <w:ind w:firstLine="0"/>
              <w:jc w:val="center"/>
              <w:rPr>
                <w:szCs w:val="28"/>
                <w:lang w:val="vi-VN" w:eastAsia="vi-VN"/>
              </w:rPr>
            </w:pPr>
            <w:r w:rsidRPr="000E47C0">
              <w:rPr>
                <w:szCs w:val="28"/>
                <w:lang w:val="vi-VN" w:eastAsia="vi-VN"/>
              </w:rPr>
              <w:t>Đại học</w:t>
            </w:r>
          </w:p>
        </w:tc>
        <w:tc>
          <w:tcPr>
            <w:tcW w:w="3246" w:type="dxa"/>
            <w:shd w:val="clear" w:color="000000" w:fill="FFFFFF"/>
            <w:vAlign w:val="center"/>
          </w:tcPr>
          <w:p w14:paraId="4F9AE163" w14:textId="77777777" w:rsidR="00197D5A" w:rsidRPr="000E47C0" w:rsidRDefault="00197D5A" w:rsidP="006047EC">
            <w:pPr>
              <w:widowControl/>
              <w:spacing w:before="0" w:after="0"/>
              <w:ind w:firstLine="0"/>
              <w:rPr>
                <w:szCs w:val="28"/>
                <w:lang w:eastAsia="vi-VN"/>
              </w:rPr>
            </w:pPr>
            <w:r w:rsidRPr="000E47C0">
              <w:rPr>
                <w:szCs w:val="28"/>
                <w:lang w:eastAsia="vi-VN"/>
              </w:rPr>
              <w:t>Kỹ sư Cơ khí tàu biển</w:t>
            </w:r>
          </w:p>
        </w:tc>
      </w:tr>
    </w:tbl>
    <w:p w14:paraId="4A83EEA2" w14:textId="77777777" w:rsidR="00197D5A" w:rsidRPr="000E47C0" w:rsidRDefault="00197D5A" w:rsidP="00197D5A">
      <w:pPr>
        <w:widowControl/>
        <w:spacing w:before="0" w:after="0"/>
        <w:ind w:firstLine="0"/>
        <w:jc w:val="left"/>
        <w:rPr>
          <w:b/>
          <w:bCs/>
          <w:szCs w:val="28"/>
          <w:lang w:val="vi-VN"/>
        </w:rPr>
      </w:pPr>
      <w:r w:rsidRPr="000E47C0">
        <w:rPr>
          <w:b/>
          <w:bCs/>
          <w:szCs w:val="28"/>
          <w:lang w:val="vi-VN"/>
        </w:rPr>
        <w:br w:type="page"/>
      </w:r>
    </w:p>
    <w:p w14:paraId="42669D5C" w14:textId="77777777" w:rsidR="00197D5A" w:rsidRPr="000E47C0" w:rsidRDefault="00197D5A" w:rsidP="00197D5A">
      <w:pPr>
        <w:pageBreakBefore/>
        <w:rPr>
          <w:b/>
          <w:bCs/>
          <w:szCs w:val="28"/>
          <w:lang w:val="vi-VN"/>
        </w:rPr>
        <w:sectPr w:rsidR="00197D5A" w:rsidRPr="000E47C0" w:rsidSect="00197D5A">
          <w:pgSz w:w="11907" w:h="16840" w:code="9"/>
          <w:pgMar w:top="1134" w:right="1134" w:bottom="1134" w:left="1701" w:header="720" w:footer="720" w:gutter="0"/>
          <w:pgNumType w:start="1"/>
          <w:cols w:space="720"/>
        </w:sectPr>
      </w:pPr>
    </w:p>
    <w:p w14:paraId="75AFAA76"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II</w:t>
      </w:r>
      <w:r w:rsidRPr="000E47C0">
        <w:rPr>
          <w:b/>
          <w:bCs/>
          <w:szCs w:val="28"/>
        </w:rPr>
        <w:t>I</w:t>
      </w:r>
    </w:p>
    <w:p w14:paraId="6F2B5B1D" w14:textId="77777777" w:rsidR="0052794D" w:rsidRPr="000E47C0" w:rsidRDefault="0052794D" w:rsidP="00197D5A">
      <w:pPr>
        <w:spacing w:before="0" w:after="0"/>
        <w:ind w:firstLine="0"/>
        <w:jc w:val="center"/>
        <w:rPr>
          <w:b/>
          <w:bCs/>
          <w:szCs w:val="28"/>
        </w:rPr>
      </w:pPr>
      <w:r w:rsidRPr="000E47C0">
        <w:rPr>
          <w:b/>
          <w:bCs/>
          <w:szCs w:val="28"/>
        </w:rPr>
        <w:t xml:space="preserve">SƠ ĐỒ VỊ TRÍ, RANH GIỚI KHU ĐẤT DỰ KIẾN ĐẶT CÔNG TY TNHH ĐĂNG KIỂM CAO ĐẲNG KON TUM VÀ CHI TIẾT MẶT BẰNG TỔNG THỂ KHU VỰC XƯỞNG KIỂM ĐỊNH </w:t>
      </w:r>
    </w:p>
    <w:p w14:paraId="6D535740" w14:textId="77777777" w:rsidR="00197D5A" w:rsidRPr="000E47C0" w:rsidRDefault="00197D5A" w:rsidP="00197D5A">
      <w:pPr>
        <w:spacing w:before="0" w:after="0"/>
        <w:ind w:firstLine="0"/>
        <w:jc w:val="center"/>
        <w:rPr>
          <w:b/>
          <w:bCs/>
          <w:szCs w:val="28"/>
        </w:rPr>
      </w:pPr>
      <w:r w:rsidRPr="000E47C0">
        <w:rPr>
          <w:b/>
          <w:bCs/>
          <w:szCs w:val="28"/>
        </w:rPr>
        <w:t>CỦA TRƯỜNG CAO ĐẲNG KON TUM</w:t>
      </w:r>
    </w:p>
    <w:p w14:paraId="31472BDC" w14:textId="77777777" w:rsidR="00197D5A" w:rsidRPr="000E47C0" w:rsidRDefault="00197D5A" w:rsidP="00197D5A">
      <w:pPr>
        <w:ind w:firstLine="0"/>
        <w:rPr>
          <w:b/>
          <w:bCs/>
          <w:szCs w:val="28"/>
        </w:rPr>
      </w:pPr>
      <w:r w:rsidRPr="000E47C0">
        <w:rPr>
          <w:b/>
          <w:bCs/>
          <w:iCs/>
          <w:noProof/>
          <w:szCs w:val="28"/>
          <w:lang w:val="vi-VN" w:eastAsia="vi-VN"/>
        </w:rPr>
        <mc:AlternateContent>
          <mc:Choice Requires="wps">
            <w:drawing>
              <wp:anchor distT="0" distB="0" distL="114300" distR="114300" simplePos="0" relativeHeight="251666432" behindDoc="0" locked="0" layoutInCell="1" allowOverlap="1" wp14:anchorId="3D26F5E1" wp14:editId="1AB38F35">
                <wp:simplePos x="0" y="0"/>
                <wp:positionH relativeFrom="margin">
                  <wp:align>center</wp:align>
                </wp:positionH>
                <wp:positionV relativeFrom="paragraph">
                  <wp:posOffset>7664</wp:posOffset>
                </wp:positionV>
                <wp:extent cx="699135" cy="0"/>
                <wp:effectExtent l="0" t="0" r="0" b="0"/>
                <wp:wrapNone/>
                <wp:docPr id="1119037428" name="Straight Connector 1119037428"/>
                <wp:cNvGraphicFramePr/>
                <a:graphic xmlns:a="http://schemas.openxmlformats.org/drawingml/2006/main">
                  <a:graphicData uri="http://schemas.microsoft.com/office/word/2010/wordprocessingShape">
                    <wps:wsp>
                      <wps:cNvCnPr/>
                      <wps:spPr>
                        <a:xfrm>
                          <a:off x="0" y="0"/>
                          <a:ext cx="69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41C4FA77" id="Straight Connector 1119037428"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6pt" to="55.05pt,.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zr+/mQEAAIcDAAAOAAAAZHJzL2Uyb0RvYy54bWysU9tO3DAQfUfiHyy/d5NQFUG0WR5A5QUB KvABxhlvLHzT2Gyyf9+xdzdb0aqqKl4cX845M2dmsryarGEbwKi963izqDkDJ32v3brjL8/fv1xw FpNwvTDeQce3EPnV6vRkOYYWzvzgTQ/ISMTFdgwdH1IKbVVFOYAVceEDOHpUHq1IdMR11aMYSd2a 6qyuz6vRYx/QS4iRbm92j3xV9JUCmR6UipCY6TjllsqKZX3Na7VainaNIgxa7tMQ/5GFFdpR0Fnq RiTB3lH/JmW1RB+9SgvpbeWV0hKKB3LT1B/cPA0iQPFCxYlhLlP8PFl5v7l2j0hlGENsY3jE7GJS aPOX8mNTKdZ2LhZMiUm6PL+8bL5+40wenqojL2BMt+Aty5uOG+2yDdGKzV1MFIugBwgdjpHLLm0N ZLBxP0Ax3VOsprDLUMC1QbYR1M7+rcntI62CzBSljZlJ9d9Je2ymQRmUfyXO6BLRuzQTrXYe/xQ1 TYdU1Q5/cL3zmm2/+n5b+lDKQd0uzvaTmcfp13OhH/+f1U8AAAD//wMAUEsDBBQABgAIAAAAIQCF AIeK2AAAAAQBAAAPAAAAZHJzL2Rvd25yZXYueG1sTI/BTsMwEETvSP0Haytxo05yqFCIU1WVUNUL oim9u/HWCdjryHbS8Pe4XOA4O6uZN9VmtoZN6EPvSEC+yoAhtU71pAV8nF6fnoGFKElJ4wgFfGOA Tb14qGSp3I2OODVRsxRCoZQCuhiHkvPQdmhlWLkBKXlX562MSXrNlZe3FG4NL7Jsza3sKTV0csBd h+1XM1oB5uCns97pbRj3x3Xz+X4t3k6TEI/LefsCLOIc/57hjp/QoU5MFzeSCswISENiuhbA7mae 5cAuv5rXFf8PX/8AAAD//wMAUEsBAi0AFAAGAAgAAAAhALaDOJL+AAAA4QEAABMAAAAAAAAAAAAA AAAAAAAAAFtDb250ZW50X1R5cGVzXS54bWxQSwECLQAUAAYACAAAACEAOP0h/9YAAACUAQAACwAA AAAAAAAAAAAAAAAvAQAAX3JlbHMvLnJlbHNQSwECLQAUAAYACAAAACEAA86/v5kBAACHAwAADgAA AAAAAAAAAAAAAAAuAgAAZHJzL2Uyb0RvYy54bWxQSwECLQAUAAYACAAAACEAhQCHitgAAAAEAQAA DwAAAAAAAAAAAAAAAADzAwAAZHJzL2Rvd25yZXYueG1sUEsFBgAAAAAEAAQA8wAAAPgEAAAAAA== " strokecolor="black [3200]" strokeweight=".5pt">
                <v:stroke joinstyle="miter"/>
                <w10:wrap anchorx="margin"/>
              </v:line>
            </w:pict>
          </mc:Fallback>
        </mc:AlternateContent>
      </w:r>
      <w:r w:rsidRPr="000E47C0">
        <w:rPr>
          <w:b/>
          <w:bCs/>
          <w:szCs w:val="28"/>
        </w:rPr>
        <w:t xml:space="preserve">I. SƠ ĐỒ VỊ TRÍ, RANH GIỚI KHU ĐẤT </w:t>
      </w:r>
    </w:p>
    <w:p w14:paraId="126A6945" w14:textId="77777777" w:rsidR="00197D5A" w:rsidRPr="000E47C0" w:rsidRDefault="005639D0" w:rsidP="00CA703F">
      <w:pPr>
        <w:widowControl/>
        <w:spacing w:before="0" w:after="0"/>
        <w:ind w:firstLine="0"/>
        <w:jc w:val="left"/>
        <w:rPr>
          <w:b/>
          <w:bCs/>
          <w:szCs w:val="28"/>
        </w:rPr>
        <w:sectPr w:rsidR="00197D5A" w:rsidRPr="000E47C0" w:rsidSect="00197D5A">
          <w:pgSz w:w="11907" w:h="16840" w:code="9"/>
          <w:pgMar w:top="1134" w:right="1134" w:bottom="1134" w:left="1701" w:header="720" w:footer="720" w:gutter="0"/>
          <w:pgNumType w:start="1"/>
          <w:cols w:space="720"/>
          <w:docGrid w:linePitch="381"/>
        </w:sectPr>
      </w:pPr>
      <w:r w:rsidRPr="000E47C0">
        <w:rPr>
          <w:b/>
          <w:bCs/>
          <w:noProof/>
          <w:szCs w:val="28"/>
        </w:rPr>
        <w:drawing>
          <wp:inline distT="0" distB="0" distL="0" distR="0" wp14:anchorId="7589AF41" wp14:editId="3E1549FF">
            <wp:extent cx="5419224" cy="7702905"/>
            <wp:effectExtent l="19050" t="19050" r="10160" b="12700"/>
            <wp:docPr id="18970571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40" t="4562" r="4499" b="838"/>
                    <a:stretch>
                      <a:fillRect/>
                    </a:stretch>
                  </pic:blipFill>
                  <pic:spPr bwMode="auto">
                    <a:xfrm>
                      <a:off x="0" y="0"/>
                      <a:ext cx="5437849" cy="77293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7554772" w14:textId="77777777" w:rsidR="00197D5A" w:rsidRPr="000E47C0" w:rsidRDefault="00197D5A" w:rsidP="00197D5A">
      <w:pPr>
        <w:ind w:firstLine="0"/>
        <w:rPr>
          <w:b/>
          <w:bCs/>
          <w:szCs w:val="28"/>
        </w:rPr>
      </w:pPr>
      <w:r w:rsidRPr="000E47C0">
        <w:rPr>
          <w:b/>
          <w:bCs/>
          <w:szCs w:val="28"/>
        </w:rPr>
        <w:t>II. CHI TIẾT MẶT BẰNG TỔNG THỂ KHU VỰC XƯỞNG KIỂM ĐỊNH</w:t>
      </w:r>
    </w:p>
    <w:p w14:paraId="3DA2AFEA" w14:textId="77777777" w:rsidR="00197D5A" w:rsidRPr="000E47C0" w:rsidRDefault="00197D5A" w:rsidP="00197D5A">
      <w:pPr>
        <w:rPr>
          <w:b/>
          <w:bCs/>
          <w:szCs w:val="28"/>
        </w:rPr>
      </w:pPr>
    </w:p>
    <w:p w14:paraId="25437322" w14:textId="77777777" w:rsidR="00197D5A" w:rsidRPr="000E47C0" w:rsidRDefault="00197D5A" w:rsidP="00197D5A">
      <w:pPr>
        <w:tabs>
          <w:tab w:val="left" w:pos="7020"/>
        </w:tabs>
        <w:ind w:firstLine="0"/>
        <w:jc w:val="right"/>
        <w:rPr>
          <w:szCs w:val="28"/>
        </w:rPr>
      </w:pPr>
      <w:r w:rsidRPr="000E47C0">
        <w:rPr>
          <w:noProof/>
          <w:szCs w:val="28"/>
        </w:rPr>
        <w:drawing>
          <wp:inline distT="0" distB="0" distL="0" distR="0" wp14:anchorId="51C49F5E" wp14:editId="7F22A9EB">
            <wp:extent cx="9691136" cy="4775200"/>
            <wp:effectExtent l="0" t="0" r="5715" b="6350"/>
            <wp:docPr id="19288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29" t="17993" r="17436" b="42459"/>
                    <a:stretch/>
                  </pic:blipFill>
                  <pic:spPr bwMode="auto">
                    <a:xfrm>
                      <a:off x="0" y="0"/>
                      <a:ext cx="9724503" cy="4791641"/>
                    </a:xfrm>
                    <a:prstGeom prst="rect">
                      <a:avLst/>
                    </a:prstGeom>
                    <a:noFill/>
                    <a:ln>
                      <a:noFill/>
                    </a:ln>
                    <a:extLst>
                      <a:ext uri="{53640926-AAD7-44D8-BBD7-CCE9431645EC}">
                        <a14:shadowObscured xmlns:a14="http://schemas.microsoft.com/office/drawing/2010/main"/>
                      </a:ext>
                    </a:extLst>
                  </pic:spPr>
                </pic:pic>
              </a:graphicData>
            </a:graphic>
          </wp:inline>
        </w:drawing>
      </w:r>
    </w:p>
    <w:p w14:paraId="27A4B200" w14:textId="77777777" w:rsidR="00197D5A" w:rsidRPr="000E47C0" w:rsidRDefault="00197D5A" w:rsidP="00197D5A">
      <w:pPr>
        <w:pageBreakBefore/>
        <w:ind w:firstLine="0"/>
        <w:jc w:val="center"/>
        <w:rPr>
          <w:b/>
          <w:bCs/>
          <w:szCs w:val="28"/>
        </w:rPr>
      </w:pPr>
    </w:p>
    <w:p w14:paraId="744D6AE3" w14:textId="77777777" w:rsidR="00197D5A" w:rsidRPr="000E47C0" w:rsidRDefault="00197D5A" w:rsidP="00197D5A">
      <w:pPr>
        <w:ind w:left="720"/>
        <w:rPr>
          <w:b/>
          <w:bCs/>
          <w:szCs w:val="28"/>
        </w:rPr>
      </w:pPr>
      <w:r w:rsidRPr="000E47C0">
        <w:rPr>
          <w:b/>
          <w:bCs/>
          <w:szCs w:val="28"/>
        </w:rPr>
        <w:t>Diễn giải:</w:t>
      </w:r>
    </w:p>
    <w:p w14:paraId="590A6BD7" w14:textId="77777777" w:rsidR="00197D5A" w:rsidRPr="000E47C0" w:rsidRDefault="00197D5A" w:rsidP="00197D5A">
      <w:pPr>
        <w:ind w:firstLine="0"/>
        <w:rPr>
          <w:szCs w:val="28"/>
          <w:lang w:val="vi-VN"/>
        </w:rPr>
        <w:sectPr w:rsidR="00197D5A" w:rsidRPr="000E47C0" w:rsidSect="00197D5A">
          <w:pgSz w:w="16840" w:h="11907" w:orient="landscape" w:code="9"/>
          <w:pgMar w:top="1168" w:right="1134" w:bottom="1134" w:left="1134" w:header="720" w:footer="720" w:gutter="0"/>
          <w:cols w:space="720"/>
          <w:docGrid w:linePitch="381"/>
        </w:sectPr>
      </w:pPr>
      <w:r w:rsidRPr="000E47C0">
        <w:rPr>
          <w:noProof/>
          <w:szCs w:val="28"/>
          <w:lang w:val="vi-VN"/>
        </w:rPr>
        <w:drawing>
          <wp:inline distT="0" distB="0" distL="0" distR="0" wp14:anchorId="6FDD953A" wp14:editId="22B2D1D3">
            <wp:extent cx="9281160" cy="3746500"/>
            <wp:effectExtent l="0" t="0" r="0" b="6350"/>
            <wp:docPr id="1979951504"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1504" name="Picture 1" descr="A screenshot of a computer  Description automatically generated"/>
                    <pic:cNvPicPr/>
                  </pic:nvPicPr>
                  <pic:blipFill>
                    <a:blip r:embed="rId14"/>
                    <a:stretch>
                      <a:fillRect/>
                    </a:stretch>
                  </pic:blipFill>
                  <pic:spPr>
                    <a:xfrm>
                      <a:off x="0" y="0"/>
                      <a:ext cx="9286866" cy="3748803"/>
                    </a:xfrm>
                    <a:prstGeom prst="rect">
                      <a:avLst/>
                    </a:prstGeom>
                  </pic:spPr>
                </pic:pic>
              </a:graphicData>
            </a:graphic>
          </wp:inline>
        </w:drawing>
      </w:r>
    </w:p>
    <w:p w14:paraId="7FD80E2A" w14:textId="77777777" w:rsidR="00197D5A" w:rsidRPr="000E47C0" w:rsidRDefault="00197D5A" w:rsidP="00197D5A">
      <w:pPr>
        <w:pageBreakBefore/>
        <w:spacing w:before="0" w:after="0"/>
        <w:ind w:firstLine="0"/>
        <w:jc w:val="center"/>
        <w:rPr>
          <w:b/>
          <w:bCs/>
          <w:szCs w:val="28"/>
        </w:rPr>
      </w:pPr>
      <w:r w:rsidRPr="000E47C0">
        <w:rPr>
          <w:b/>
          <w:bCs/>
          <w:szCs w:val="28"/>
          <w:lang w:val="vi-VN"/>
        </w:rPr>
        <w:t>Phụ lục I</w:t>
      </w:r>
      <w:r w:rsidRPr="000E47C0">
        <w:rPr>
          <w:b/>
          <w:bCs/>
          <w:szCs w:val="28"/>
        </w:rPr>
        <w:t>V</w:t>
      </w:r>
    </w:p>
    <w:p w14:paraId="1EA45327" w14:textId="77777777" w:rsidR="00197D5A" w:rsidRPr="000E47C0" w:rsidRDefault="00197D5A" w:rsidP="00197D5A">
      <w:pPr>
        <w:spacing w:before="0" w:after="0"/>
        <w:ind w:firstLine="0"/>
        <w:jc w:val="center"/>
        <w:rPr>
          <w:b/>
          <w:bCs/>
          <w:iCs/>
          <w:szCs w:val="28"/>
        </w:rPr>
      </w:pPr>
      <w:r w:rsidRPr="000E47C0">
        <w:rPr>
          <w:b/>
          <w:bCs/>
          <w:iCs/>
          <w:szCs w:val="28"/>
          <w:lang w:val="vi-VN"/>
        </w:rPr>
        <w:t xml:space="preserve">DANH MỤC </w:t>
      </w:r>
      <w:r w:rsidRPr="000E47C0">
        <w:rPr>
          <w:b/>
          <w:bCs/>
          <w:iCs/>
          <w:szCs w:val="28"/>
        </w:rPr>
        <w:t xml:space="preserve">ĐẦU TƯ </w:t>
      </w:r>
      <w:r w:rsidRPr="000E47C0">
        <w:rPr>
          <w:b/>
          <w:bCs/>
          <w:iCs/>
          <w:szCs w:val="28"/>
          <w:lang w:val="vi-VN"/>
        </w:rPr>
        <w:t>THIẾT BỊ KIỂM ĐỊNH, THIẾT BỊ PHỤC VỤ KIỂM ĐỊNH</w:t>
      </w:r>
      <w:r w:rsidRPr="000E47C0">
        <w:rPr>
          <w:b/>
          <w:bCs/>
          <w:iCs/>
          <w:szCs w:val="28"/>
        </w:rPr>
        <w:t xml:space="preserve"> XE CƠ GIỚI, XE MÁY THEO QUY CHUẨN KỸ THUẬT QUỐC GIA SỐ 103:2024/BGTVT VỀ CƠ SỞ VẬT CHẤT KỸ THUẬT VÀ VỊ TRÍ CƠ SỞ ĐĂNG KIỂM XE CƠ GIỚI, CƠ SỞ KIỂM ĐỊNH KHÍ THẢI XE MÔ TÔ, XE GẮN MÁY</w:t>
      </w:r>
    </w:p>
    <w:p w14:paraId="2116B63E" w14:textId="77777777" w:rsidR="00197D5A" w:rsidRPr="000E47C0" w:rsidRDefault="00197D5A" w:rsidP="00197D5A">
      <w:pPr>
        <w:spacing w:before="0" w:after="0"/>
        <w:ind w:firstLine="0"/>
        <w:jc w:val="center"/>
        <w:rPr>
          <w:b/>
          <w:bCs/>
          <w:iCs/>
          <w:szCs w:val="28"/>
        </w:rPr>
      </w:pPr>
      <w:r w:rsidRPr="000E47C0">
        <w:rPr>
          <w:b/>
          <w:bCs/>
          <w:iCs/>
          <w:szCs w:val="28"/>
        </w:rPr>
        <w:t>CỦA TRƯỜNG CAO ĐẲNG KON TUM</w:t>
      </w:r>
    </w:p>
    <w:p w14:paraId="7F5A2F67" w14:textId="77777777" w:rsidR="00197D5A" w:rsidRPr="000E47C0" w:rsidRDefault="00197D5A" w:rsidP="00197D5A">
      <w:pPr>
        <w:ind w:firstLine="0"/>
        <w:rPr>
          <w:b/>
          <w:bCs/>
          <w:iCs/>
          <w:szCs w:val="28"/>
          <w:lang w:val="vi-VN"/>
        </w:rPr>
      </w:pPr>
      <w:r w:rsidRPr="000E47C0">
        <w:rPr>
          <w:b/>
          <w:bCs/>
          <w:iCs/>
          <w:noProof/>
          <w:szCs w:val="28"/>
          <w:lang w:val="vi-VN" w:eastAsia="vi-VN"/>
        </w:rPr>
        <mc:AlternateContent>
          <mc:Choice Requires="wps">
            <w:drawing>
              <wp:anchor distT="0" distB="0" distL="114300" distR="114300" simplePos="0" relativeHeight="251663360" behindDoc="0" locked="0" layoutInCell="1" allowOverlap="1" wp14:anchorId="412859F4" wp14:editId="440FB85D">
                <wp:simplePos x="0" y="0"/>
                <wp:positionH relativeFrom="margin">
                  <wp:align>center</wp:align>
                </wp:positionH>
                <wp:positionV relativeFrom="paragraph">
                  <wp:posOffset>17790</wp:posOffset>
                </wp:positionV>
                <wp:extent cx="826936"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3BAB783" id="Straight Connector 3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pt" to="65.1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1gd9mQEAAIcDAAAOAAAAZHJzL2Uyb0RvYy54bWysU01P4zAQvSPxHyzfadIiVWzUlANouSAW 7S4/wDjjxlrbY9mmSf/9jt02RYBWK8TF8cd7b+bNTFbXozVsCyFqdC2fz2rOwEnstNu0/On394sr zmISrhMGHbR8B5Ffr8/PVoNvYIE9mg4CIxEXm8G3vE/JN1UVZQ9WxBl6cPSoMFiR6Bg2VRfEQOrW VIu6XlYDhs4HlBAj3d7uH/m66CsFMv1QKkJipuWUWyprKOtzXqv1SjSbIHyv5SEN8YksrNCOgk5S tyIJ9hL0OymrZcCIKs0k2gqV0hKKB3Izr9+4+dULD8ULFSf6qUzx62Tlw/bGPQYqw+BjE/1jyC5G FWz+Un5sLMXaTcWCMTFJl1eL5bfLJWfy+FSdeD7EdAdoWd603GiXbYhGbO9jolgEPULocIpcdmln IION+wmK6Y5izQu7DAXcmMC2gtrZ/Znn9pFWQWaK0sZMpPrfpAM206AMyv8SJ3SJiC5NRKsdho+i pvGYqtrjj673XrPtZ+x2pQ+lHNTt4uwwmXmcXp8L/fT/rP8CAAD//wMAUEsDBBQABgAIAAAAIQDT su9D2AAAAAQBAAAPAAAAZHJzL2Rvd25yZXYueG1sTI/BasMwEETvhf6D2EJvjVwXQnEshxAopZfS OMldsTayE2llJNlx/75KLulxmGHmTbmcrGEj+tA5EvA6y4AhNU51pAXsth8v78BClKSkcYQCfjHA snp8KGWh3IU2ONZRs1RCoZAC2hj7gvPQtGhlmLkeKXlH562MSXrNlZeXVG4Nz7Nszq3sKC20ssd1 i825HqwA8+XHvV7rVRg+N/P69HPMv7ejEM9P02oBLOIU72G44id0qBLTwQ2kAjMC0pEoIE/4V/Mt y4EdbppXJf8PX/0BAAD//wMAUEsBAi0AFAAGAAgAAAAhALaDOJL+AAAA4QEAABMAAAAAAAAAAAAA AAAAAAAAAFtDb250ZW50X1R5cGVzXS54bWxQSwECLQAUAAYACAAAACEAOP0h/9YAAACUAQAACwAA AAAAAAAAAAAAAAAvAQAAX3JlbHMvLnJlbHNQSwECLQAUAAYACAAAACEAMdYHfZkBAACHAwAADgAA AAAAAAAAAAAAAAAuAgAAZHJzL2Uyb0RvYy54bWxQSwECLQAUAAYACAAAACEA07LvQ9gAAAAEAQAA DwAAAAAAAAAAAAAAAADzAwAAZHJzL2Rvd25yZXYueG1sUEsFBgAAAAAEAAQA8wAAAPgEAAAAAA== " strokecolor="black [3200]" strokeweight=".5pt">
                <v:stroke joinstyle="miter"/>
                <w10:wrap anchorx="margin"/>
              </v:line>
            </w:pict>
          </mc:Fallback>
        </mc:AlternateContent>
      </w:r>
    </w:p>
    <w:p w14:paraId="41D97C2D" w14:textId="229BBF68" w:rsidR="00197D5A" w:rsidRPr="000E47C0" w:rsidRDefault="00197D5A" w:rsidP="00197D5A">
      <w:pPr>
        <w:rPr>
          <w:b/>
          <w:bCs/>
          <w:iCs/>
          <w:szCs w:val="28"/>
          <w:lang w:val="vi-VN"/>
        </w:rPr>
      </w:pPr>
      <w:r w:rsidRPr="000E47C0">
        <w:rPr>
          <w:b/>
          <w:bCs/>
          <w:iCs/>
          <w:szCs w:val="28"/>
          <w:lang w:val="vi-VN"/>
        </w:rPr>
        <w:t>I. THIẾT BỊ 2 DÂY CHUYỀN KIỂM ĐỊNH</w:t>
      </w:r>
    </w:p>
    <w:p w14:paraId="41D97C2D" w14:textId="229BBF68" w:rsidR="00197D5A" w:rsidRPr="000E47C0" w:rsidRDefault="00197D5A" w:rsidP="00197D5A">
      <w:pPr>
        <w:rPr>
          <w:b/>
          <w:bCs/>
          <w:iCs/>
          <w:szCs w:val="28"/>
          <w:lang w:val="vi-VN"/>
        </w:rPr>
      </w:pPr>
      <w:ins w:id="1159" w:author="Nội dung bổ sung (Claude)" w:date="2026-10-21T09:21:46Z">
        <w:r w:rsidRPr="000E47C0">
          <w:rPr>
            <w:b/>
            <w:bCs/>
            <w:iCs/>
            <w:szCs w:val="28"/>
            <w:lang w:val="vi-VN"/>
          </w:rPr>
          <w:t xml:space="preserve">Ghi chú: Giai đoạn 1 đầu tư 01 bộ đối với các hạng mục 1, 4, 5, 6, 8; hạng mục 2 và 3 thay bằng 01 thiết bị kiểm tra phanh tổng hợp (loại I và loại II) có chức năng kiểm tra xe dẫn động bốn bánh toàn thời gian; giá trị thiết bị giai đoạn 1 khoảng 2.820 triệu đồng. Các thiết bị theo quy chuẩn kỹ thuật quốc gia mới (cân khối lượng, dụng cụ đo độ truyền sáng kính, bảo hộ cách điện xe điện, kiểm định khí thải xe mô tô, xe gắn máy) và chênh lệch thiết bị phanh tổng hợp tính trong khoản dự phòng 2.980 triệu đồng tại Bảng 18.</w:t>
        </w:r>
      </w:ins>
    </w:p>
    <w:tbl>
      <w:tblPr>
        <w:tblW w:w="1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9948"/>
        <w:gridCol w:w="1028"/>
        <w:gridCol w:w="1596"/>
        <w:gridCol w:w="22"/>
        <w:gridCol w:w="1669"/>
        <w:gridCol w:w="22"/>
      </w:tblGrid>
      <w:tr w:rsidR="000E47C0" w:rsidRPr="000E47C0" w14:paraId="54406F23" w14:textId="77777777" w:rsidTr="006047EC">
        <w:trPr>
          <w:gridAfter w:val="1"/>
          <w:wAfter w:w="22" w:type="dxa"/>
          <w:trHeight w:val="665"/>
          <w:tblHeader/>
          <w:jc w:val="center"/>
        </w:trPr>
        <w:tc>
          <w:tcPr>
            <w:tcW w:w="537" w:type="dxa"/>
            <w:noWrap/>
            <w:vAlign w:val="center"/>
            <w:hideMark/>
          </w:tcPr>
          <w:p w14:paraId="4F7DAAA1"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TT</w:t>
            </w:r>
          </w:p>
        </w:tc>
        <w:tc>
          <w:tcPr>
            <w:tcW w:w="9948" w:type="dxa"/>
            <w:noWrap/>
            <w:vAlign w:val="center"/>
            <w:hideMark/>
          </w:tcPr>
          <w:p w14:paraId="2307CBFD"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Tên thiết bị, thông số kỹ thuật</w:t>
            </w:r>
          </w:p>
        </w:tc>
        <w:tc>
          <w:tcPr>
            <w:tcW w:w="1028" w:type="dxa"/>
            <w:vAlign w:val="center"/>
            <w:hideMark/>
          </w:tcPr>
          <w:p w14:paraId="7D297928"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vị </w:t>
            </w:r>
            <w:r w:rsidRPr="000E47C0">
              <w:rPr>
                <w:rFonts w:asciiTheme="majorHAnsi" w:hAnsiTheme="majorHAnsi" w:cstheme="majorHAnsi"/>
                <w:b/>
                <w:bCs/>
                <w:sz w:val="24"/>
              </w:rPr>
              <w:br/>
              <w:t>(bộ)</w:t>
            </w:r>
          </w:p>
        </w:tc>
        <w:tc>
          <w:tcPr>
            <w:tcW w:w="1596" w:type="dxa"/>
            <w:vAlign w:val="center"/>
            <w:hideMark/>
          </w:tcPr>
          <w:p w14:paraId="3B19E1FA"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Đơn giá </w:t>
            </w:r>
            <w:r w:rsidRPr="000E47C0">
              <w:rPr>
                <w:rFonts w:asciiTheme="majorHAnsi" w:hAnsiTheme="majorHAnsi" w:cstheme="majorHAnsi"/>
                <w:b/>
                <w:bCs/>
                <w:sz w:val="24"/>
              </w:rPr>
              <w:br/>
              <w:t>(VND)</w:t>
            </w:r>
          </w:p>
        </w:tc>
        <w:tc>
          <w:tcPr>
            <w:tcW w:w="1691" w:type="dxa"/>
            <w:gridSpan w:val="2"/>
            <w:vAlign w:val="center"/>
            <w:hideMark/>
          </w:tcPr>
          <w:p w14:paraId="6AFF03C4" w14:textId="77777777" w:rsidR="00197D5A" w:rsidRPr="000E47C0" w:rsidRDefault="00197D5A" w:rsidP="006047EC">
            <w:pPr>
              <w:widowControl/>
              <w:spacing w:before="0" w:after="0"/>
              <w:ind w:firstLine="0"/>
              <w:jc w:val="center"/>
              <w:rPr>
                <w:rFonts w:asciiTheme="majorHAnsi" w:hAnsiTheme="majorHAnsi" w:cstheme="majorHAnsi"/>
                <w:b/>
                <w:bCs/>
                <w:sz w:val="24"/>
              </w:rPr>
            </w:pPr>
            <w:r w:rsidRPr="000E47C0">
              <w:rPr>
                <w:rFonts w:asciiTheme="majorHAnsi" w:hAnsiTheme="majorHAnsi" w:cstheme="majorHAnsi"/>
                <w:b/>
                <w:bCs/>
                <w:sz w:val="24"/>
              </w:rPr>
              <w:t xml:space="preserve"> Thành tiền</w:t>
            </w:r>
            <w:r w:rsidRPr="000E47C0">
              <w:rPr>
                <w:rFonts w:asciiTheme="majorHAnsi" w:hAnsiTheme="majorHAnsi" w:cstheme="majorHAnsi"/>
                <w:b/>
                <w:bCs/>
                <w:sz w:val="24"/>
              </w:rPr>
              <w:br/>
              <w:t xml:space="preserve">(VND) </w:t>
            </w:r>
          </w:p>
        </w:tc>
      </w:tr>
      <w:tr w:rsidR="000E47C0" w:rsidRPr="000E47C0" w14:paraId="50F4AA7D" w14:textId="77777777" w:rsidTr="006047EC">
        <w:trPr>
          <w:gridAfter w:val="1"/>
          <w:wAfter w:w="22" w:type="dxa"/>
          <w:trHeight w:val="629"/>
          <w:jc w:val="center"/>
        </w:trPr>
        <w:tc>
          <w:tcPr>
            <w:tcW w:w="537" w:type="dxa"/>
            <w:noWrap/>
            <w:vAlign w:val="center"/>
            <w:hideMark/>
          </w:tcPr>
          <w:p w14:paraId="46F47226"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9948" w:type="dxa"/>
            <w:vAlign w:val="center"/>
            <w:hideMark/>
          </w:tcPr>
          <w:p w14:paraId="2ACBECE1"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
                <w:bCs/>
                <w:sz w:val="24"/>
              </w:rPr>
              <w:t>Bộ thiết bị kiểm tra khí thải động cơ xăng và diesel.</w:t>
            </w:r>
            <w:r w:rsidRPr="000E47C0">
              <w:rPr>
                <w:rFonts w:asciiTheme="majorHAnsi" w:hAnsiTheme="majorHAnsi" w:cstheme="majorHAnsi"/>
                <w:b/>
                <w:bCs/>
                <w:sz w:val="24"/>
              </w:rPr>
              <w:br/>
            </w:r>
            <w:r w:rsidRPr="000E47C0">
              <w:rPr>
                <w:rFonts w:asciiTheme="majorHAnsi" w:hAnsiTheme="majorHAnsi" w:cstheme="majorHAnsi"/>
                <w:bCs/>
                <w:sz w:val="24"/>
              </w:rPr>
              <w:t>-1 thiết bị đo khí thải động cơ xăng MGT5 (thân máy chính, cảm biến oxy, cáp tín hiệu USB, ống lấy mẫu khí, lọc nhiên liệu và ống dẫn khí dự phòng, cáp nguồn)</w:t>
            </w:r>
          </w:p>
          <w:p w14:paraId="6C4B3BBE"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đo khí thải động cơ Diesel (thân máy chính, 2 ống lấy mẫu khí, cảm biến nhiệt độ dầu, kính chuẩn, cáp nguồn, cáp tín hiệu cổng COM)</w:t>
            </w:r>
          </w:p>
          <w:p w14:paraId="1D3FD738"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bộ thiết bị đo tốc độ vòng quay động cơ AVL (thân máy chính, cảm biến rung, cáp tín hiệu kết nối)</w:t>
            </w:r>
          </w:p>
          <w:p w14:paraId="3530481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kệ lắp đặt thiết bị</w:t>
            </w:r>
          </w:p>
          <w:p w14:paraId="184ACF3C"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8FCF6B5"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-Tài liệu HDSD</w:t>
            </w:r>
          </w:p>
        </w:tc>
        <w:tc>
          <w:tcPr>
            <w:tcW w:w="1028" w:type="dxa"/>
            <w:noWrap/>
            <w:vAlign w:val="center"/>
            <w:hideMark/>
          </w:tcPr>
          <w:p w14:paraId="6B91434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noWrap/>
            <w:vAlign w:val="center"/>
            <w:hideMark/>
          </w:tcPr>
          <w:p w14:paraId="3ECF36F0"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398.600.000</w:t>
            </w:r>
          </w:p>
        </w:tc>
        <w:tc>
          <w:tcPr>
            <w:tcW w:w="1691" w:type="dxa"/>
            <w:gridSpan w:val="2"/>
            <w:noWrap/>
            <w:vAlign w:val="center"/>
            <w:hideMark/>
          </w:tcPr>
          <w:p w14:paraId="2E7B72E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797.200.000</w:t>
            </w:r>
          </w:p>
        </w:tc>
      </w:tr>
      <w:tr w:rsidR="000E47C0" w:rsidRPr="000E47C0" w14:paraId="3678C8B8" w14:textId="77777777" w:rsidTr="006047EC">
        <w:trPr>
          <w:gridAfter w:val="1"/>
          <w:wAfter w:w="22" w:type="dxa"/>
          <w:trHeight w:val="332"/>
          <w:jc w:val="center"/>
        </w:trPr>
        <w:tc>
          <w:tcPr>
            <w:tcW w:w="537" w:type="dxa"/>
            <w:vAlign w:val="center"/>
          </w:tcPr>
          <w:p w14:paraId="553D66A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9948" w:type="dxa"/>
            <w:vAlign w:val="center"/>
          </w:tcPr>
          <w:p w14:paraId="2F992948"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13t.</w:t>
            </w:r>
          </w:p>
          <w:p w14:paraId="21D1839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7DB279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9kw/moto</w:t>
            </w:r>
          </w:p>
          <w:p w14:paraId="42F097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230292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34AA0D2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7AC8A5B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E89DE3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A1F506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6E5B7612" w14:textId="77777777" w:rsidR="00197D5A" w:rsidRPr="000E47C0" w:rsidRDefault="00197D5A" w:rsidP="006047EC">
            <w:pPr>
              <w:widowControl/>
              <w:spacing w:before="0" w:after="0"/>
              <w:ind w:firstLine="0"/>
              <w:jc w:val="left"/>
              <w:rPr>
                <w:rFonts w:asciiTheme="majorHAnsi" w:hAnsiTheme="majorHAnsi" w:cstheme="majorHAnsi"/>
                <w:b/>
                <w:sz w:val="24"/>
              </w:rPr>
            </w:pPr>
          </w:p>
        </w:tc>
        <w:tc>
          <w:tcPr>
            <w:tcW w:w="1028" w:type="dxa"/>
            <w:vAlign w:val="center"/>
          </w:tcPr>
          <w:p w14:paraId="45CD92C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7A84375A"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c>
          <w:tcPr>
            <w:tcW w:w="1691" w:type="dxa"/>
            <w:gridSpan w:val="2"/>
            <w:vAlign w:val="center"/>
          </w:tcPr>
          <w:p w14:paraId="3D4C62D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1.290.000.000</w:t>
            </w:r>
          </w:p>
        </w:tc>
      </w:tr>
      <w:tr w:rsidR="000E47C0" w:rsidRPr="000E47C0" w14:paraId="1EAE2E5E" w14:textId="77777777" w:rsidTr="006047EC">
        <w:trPr>
          <w:gridAfter w:val="1"/>
          <w:wAfter w:w="22" w:type="dxa"/>
          <w:trHeight w:val="332"/>
          <w:jc w:val="center"/>
        </w:trPr>
        <w:tc>
          <w:tcPr>
            <w:tcW w:w="537" w:type="dxa"/>
            <w:vAlign w:val="center"/>
          </w:tcPr>
          <w:p w14:paraId="52B902E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3</w:t>
            </w:r>
          </w:p>
        </w:tc>
        <w:tc>
          <w:tcPr>
            <w:tcW w:w="9948" w:type="dxa"/>
            <w:vAlign w:val="center"/>
          </w:tcPr>
          <w:p w14:paraId="1EB20DE6" w14:textId="77777777" w:rsidR="00197D5A" w:rsidRPr="000E47C0" w:rsidRDefault="00197D5A" w:rsidP="006047EC">
            <w:pPr>
              <w:widowControl/>
              <w:spacing w:before="0" w:after="0"/>
              <w:ind w:firstLine="0"/>
              <w:jc w:val="left"/>
              <w:rPr>
                <w:rFonts w:asciiTheme="majorHAnsi" w:hAnsiTheme="majorHAnsi" w:cstheme="majorHAnsi"/>
                <w:b/>
                <w:sz w:val="24"/>
              </w:rPr>
            </w:pPr>
            <w:r w:rsidRPr="000E47C0">
              <w:rPr>
                <w:rFonts w:asciiTheme="majorHAnsi" w:hAnsiTheme="majorHAnsi" w:cstheme="majorHAnsi"/>
                <w:b/>
                <w:sz w:val="24"/>
              </w:rPr>
              <w:t>Thiết bị kiểm tra phanh, tải trọng cầu đến 18t.</w:t>
            </w:r>
          </w:p>
          <w:p w14:paraId="2FCBF531"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tủ điện điều khiển thiết bị</w:t>
            </w:r>
          </w:p>
          <w:p w14:paraId="3E8A1AF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bệ rulo thử phanh, công suất 11kw/moto</w:t>
            </w:r>
          </w:p>
          <w:p w14:paraId="5339381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khung thép lắp đặt bệ rulo thử phanh (dùng khi xây dựng hố móng)</w:t>
            </w:r>
          </w:p>
          <w:p w14:paraId="552AA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bộ dụng cụ hiệu chuẩn lực phanh</w:t>
            </w:r>
          </w:p>
          <w:p w14:paraId="616958B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nắp đậy bằng thép cho hố thử phanh</w:t>
            </w:r>
          </w:p>
          <w:p w14:paraId="217DC9F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Remote điều khiển và đế sạc Pin</w:t>
            </w:r>
          </w:p>
          <w:p w14:paraId="71BAB065"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220E0974"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tc>
        <w:tc>
          <w:tcPr>
            <w:tcW w:w="1028" w:type="dxa"/>
            <w:vAlign w:val="center"/>
          </w:tcPr>
          <w:p w14:paraId="0F8D7D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tcPr>
          <w:p w14:paraId="420A355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c>
          <w:tcPr>
            <w:tcW w:w="1691" w:type="dxa"/>
            <w:gridSpan w:val="2"/>
            <w:vAlign w:val="center"/>
          </w:tcPr>
          <w:p w14:paraId="1CAC726B"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1.550.000.000</w:t>
            </w:r>
          </w:p>
        </w:tc>
      </w:tr>
      <w:tr w:rsidR="000E47C0" w:rsidRPr="000E47C0" w14:paraId="0EC39FFD" w14:textId="77777777" w:rsidTr="006047EC">
        <w:trPr>
          <w:gridAfter w:val="1"/>
          <w:wAfter w:w="22" w:type="dxa"/>
          <w:trHeight w:val="58"/>
          <w:jc w:val="center"/>
        </w:trPr>
        <w:tc>
          <w:tcPr>
            <w:tcW w:w="537" w:type="dxa"/>
            <w:noWrap/>
            <w:vAlign w:val="center"/>
            <w:hideMark/>
          </w:tcPr>
          <w:p w14:paraId="1B35882B"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4</w:t>
            </w:r>
          </w:p>
        </w:tc>
        <w:tc>
          <w:tcPr>
            <w:tcW w:w="9948" w:type="dxa"/>
            <w:vAlign w:val="center"/>
          </w:tcPr>
          <w:p w14:paraId="6FB5A00D"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Máy kiểm tra trượt ngang cho xe có tải trọng cầu đến 15t.</w:t>
            </w:r>
          </w:p>
          <w:p w14:paraId="25CA0909"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thiết bị kiểm tra trượt ngang, kết nối tín hiệu vào bệ rulo thử phanh.</w:t>
            </w:r>
          </w:p>
          <w:p w14:paraId="52C970EA" w14:textId="77777777" w:rsidR="00197D5A" w:rsidRPr="000E47C0" w:rsidRDefault="00197D5A" w:rsidP="006047EC">
            <w:pPr>
              <w:widowControl/>
              <w:spacing w:before="0" w:after="0"/>
              <w:ind w:firstLine="0"/>
              <w:jc w:val="left"/>
              <w:rPr>
                <w:rFonts w:asciiTheme="majorHAnsi" w:hAnsiTheme="majorHAnsi" w:cstheme="majorHAnsi"/>
                <w:bCs/>
                <w:sz w:val="24"/>
              </w:rPr>
            </w:pPr>
            <w:r w:rsidRPr="000E47C0">
              <w:rPr>
                <w:rFonts w:asciiTheme="majorHAnsi" w:hAnsiTheme="majorHAnsi" w:cstheme="majorHAnsi"/>
                <w:bCs/>
                <w:sz w:val="24"/>
              </w:rPr>
              <w:t>-1 khung thép lắp đặt thiết bị (dùng khi xây dựng hố móng thiết bị)</w:t>
            </w:r>
          </w:p>
          <w:p w14:paraId="14FDA84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tc>
        <w:tc>
          <w:tcPr>
            <w:tcW w:w="1028" w:type="dxa"/>
            <w:vAlign w:val="center"/>
            <w:hideMark/>
          </w:tcPr>
          <w:p w14:paraId="622CD15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hideMark/>
          </w:tcPr>
          <w:p w14:paraId="6C6860AE"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193.000.000</w:t>
            </w:r>
          </w:p>
        </w:tc>
        <w:tc>
          <w:tcPr>
            <w:tcW w:w="1691" w:type="dxa"/>
            <w:gridSpan w:val="2"/>
            <w:vAlign w:val="center"/>
            <w:hideMark/>
          </w:tcPr>
          <w:p w14:paraId="7B51DE2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386.000.000 </w:t>
            </w:r>
          </w:p>
        </w:tc>
      </w:tr>
      <w:tr w:rsidR="000E47C0" w:rsidRPr="000E47C0" w14:paraId="2D51E44E" w14:textId="77777777" w:rsidTr="006047EC">
        <w:trPr>
          <w:gridAfter w:val="1"/>
          <w:wAfter w:w="22" w:type="dxa"/>
          <w:trHeight w:val="433"/>
          <w:jc w:val="center"/>
        </w:trPr>
        <w:tc>
          <w:tcPr>
            <w:tcW w:w="537" w:type="dxa"/>
            <w:vMerge w:val="restart"/>
            <w:noWrap/>
            <w:vAlign w:val="center"/>
            <w:hideMark/>
          </w:tcPr>
          <w:p w14:paraId="01DD541A"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5</w:t>
            </w:r>
          </w:p>
        </w:tc>
        <w:tc>
          <w:tcPr>
            <w:tcW w:w="9948" w:type="dxa"/>
            <w:vAlign w:val="center"/>
            <w:hideMark/>
          </w:tcPr>
          <w:p w14:paraId="22F01CD9"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hỗ trợ kiểm tra gầm, có tải trọng cầu đến 20t.</w:t>
            </w:r>
          </w:p>
        </w:tc>
        <w:tc>
          <w:tcPr>
            <w:tcW w:w="1028" w:type="dxa"/>
            <w:vMerge w:val="restart"/>
            <w:vAlign w:val="center"/>
            <w:hideMark/>
          </w:tcPr>
          <w:p w14:paraId="708F7B8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4B832B48"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320.000.000</w:t>
            </w:r>
          </w:p>
        </w:tc>
        <w:tc>
          <w:tcPr>
            <w:tcW w:w="1691" w:type="dxa"/>
            <w:gridSpan w:val="2"/>
            <w:vMerge w:val="restart"/>
            <w:vAlign w:val="center"/>
            <w:hideMark/>
          </w:tcPr>
          <w:p w14:paraId="0220546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640.000.000</w:t>
            </w:r>
          </w:p>
        </w:tc>
      </w:tr>
      <w:tr w:rsidR="000E47C0" w:rsidRPr="000E47C0" w14:paraId="7A0EA66E" w14:textId="77777777" w:rsidTr="006047EC">
        <w:trPr>
          <w:gridAfter w:val="1"/>
          <w:wAfter w:w="22" w:type="dxa"/>
          <w:trHeight w:val="360"/>
          <w:jc w:val="center"/>
        </w:trPr>
        <w:tc>
          <w:tcPr>
            <w:tcW w:w="537" w:type="dxa"/>
            <w:vMerge/>
            <w:vAlign w:val="center"/>
            <w:hideMark/>
          </w:tcPr>
          <w:p w14:paraId="39B060B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3E7B88A0"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 xml:space="preserve">-1 Hộp điện điều khiển thiết bị. </w:t>
            </w:r>
          </w:p>
          <w:p w14:paraId="24353FCA"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-Remote điều khiển từ xa, tích hợp đèn Pin để soi sáng khi kiểm tra gầm xe, và đế sạc Pin.</w:t>
            </w:r>
          </w:p>
          <w:p w14:paraId="29DCDDCF"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-1 bơm thủy lực kèm moto điện 3 pha, công suất 2.5kw để bơm dầu thủy lực.</w:t>
            </w:r>
          </w:p>
          <w:p w14:paraId="1936153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bàn trượt, điều khiển bởi 8 xylanh thủy lực</w:t>
            </w:r>
          </w:p>
          <w:p w14:paraId="4AD959C4"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thùng dầu thủy lực loại 18L/thùng chuyên dụng cho bơm thủy lực</w:t>
            </w:r>
          </w:p>
          <w:p w14:paraId="0F558C2C"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-8 ống dẫn dầu thủy lực, chiều dài mỗi ống 5m</w:t>
            </w:r>
          </w:p>
          <w:p w14:paraId="5FEF30E6"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-2 khung thép lắp đặt thiết bị (dùng khi xây dựng hố móng thiết bị)</w:t>
            </w:r>
          </w:p>
          <w:p w14:paraId="7633DB3E" w14:textId="77777777" w:rsidR="00197D5A" w:rsidRPr="000E47C0" w:rsidRDefault="00197D5A" w:rsidP="006047EC">
            <w:pPr>
              <w:widowControl/>
              <w:spacing w:before="0" w:after="0"/>
              <w:ind w:firstLine="0"/>
              <w:jc w:val="left"/>
              <w:rPr>
                <w:rFonts w:asciiTheme="majorHAnsi" w:hAnsiTheme="majorHAnsi" w:cstheme="majorHAnsi"/>
                <w:sz w:val="24"/>
                <w:lang w:val="es-ES"/>
              </w:rPr>
            </w:pPr>
            <w:r w:rsidRPr="000E47C0">
              <w:rPr>
                <w:rFonts w:asciiTheme="majorHAnsi" w:hAnsiTheme="majorHAnsi" w:cstheme="majorHAnsi"/>
                <w:sz w:val="24"/>
                <w:lang w:val="es-ES"/>
              </w:rPr>
              <w:t>-Tài liệu HDSD</w:t>
            </w:r>
          </w:p>
          <w:p w14:paraId="3E6EC4BF"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028" w:type="dxa"/>
            <w:vMerge/>
            <w:vAlign w:val="center"/>
            <w:hideMark/>
          </w:tcPr>
          <w:p w14:paraId="3A7EAA87"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596" w:type="dxa"/>
            <w:vMerge/>
            <w:vAlign w:val="center"/>
            <w:hideMark/>
          </w:tcPr>
          <w:p w14:paraId="2860E066"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c>
          <w:tcPr>
            <w:tcW w:w="1691" w:type="dxa"/>
            <w:gridSpan w:val="2"/>
            <w:vMerge/>
            <w:vAlign w:val="center"/>
            <w:hideMark/>
          </w:tcPr>
          <w:p w14:paraId="278D7D5A" w14:textId="77777777" w:rsidR="00197D5A" w:rsidRPr="000E47C0" w:rsidRDefault="00197D5A" w:rsidP="006047EC">
            <w:pPr>
              <w:widowControl/>
              <w:spacing w:before="0" w:after="0"/>
              <w:ind w:firstLine="0"/>
              <w:jc w:val="left"/>
              <w:rPr>
                <w:rFonts w:asciiTheme="majorHAnsi" w:hAnsiTheme="majorHAnsi" w:cstheme="majorHAnsi"/>
                <w:sz w:val="24"/>
                <w:lang w:val="es-ES"/>
              </w:rPr>
            </w:pPr>
          </w:p>
        </w:tc>
      </w:tr>
      <w:tr w:rsidR="000E47C0" w:rsidRPr="000E47C0" w14:paraId="37897040" w14:textId="77777777" w:rsidTr="006047EC">
        <w:trPr>
          <w:gridAfter w:val="1"/>
          <w:wAfter w:w="22" w:type="dxa"/>
          <w:trHeight w:val="215"/>
          <w:jc w:val="center"/>
        </w:trPr>
        <w:tc>
          <w:tcPr>
            <w:tcW w:w="537" w:type="dxa"/>
            <w:vMerge w:val="restart"/>
            <w:noWrap/>
            <w:vAlign w:val="center"/>
            <w:hideMark/>
          </w:tcPr>
          <w:p w14:paraId="1F13C7C5"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6</w:t>
            </w:r>
          </w:p>
        </w:tc>
        <w:tc>
          <w:tcPr>
            <w:tcW w:w="9948" w:type="dxa"/>
            <w:vAlign w:val="center"/>
            <w:hideMark/>
          </w:tcPr>
          <w:p w14:paraId="54E38324"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 xml:space="preserve">Thiết bị kiểm tra đèn chiếu sáng phía trước. </w:t>
            </w:r>
          </w:p>
        </w:tc>
        <w:tc>
          <w:tcPr>
            <w:tcW w:w="1028" w:type="dxa"/>
            <w:vMerge w:val="restart"/>
            <w:vAlign w:val="center"/>
            <w:hideMark/>
          </w:tcPr>
          <w:p w14:paraId="372AED39"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Merge w:val="restart"/>
            <w:vAlign w:val="center"/>
            <w:hideMark/>
          </w:tcPr>
          <w:p w14:paraId="04DB61D4"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187.200.000</w:t>
            </w:r>
          </w:p>
        </w:tc>
        <w:tc>
          <w:tcPr>
            <w:tcW w:w="1691" w:type="dxa"/>
            <w:gridSpan w:val="2"/>
            <w:vMerge w:val="restart"/>
            <w:vAlign w:val="center"/>
            <w:hideMark/>
          </w:tcPr>
          <w:p w14:paraId="6F44A561"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374.400.000</w:t>
            </w:r>
          </w:p>
        </w:tc>
      </w:tr>
      <w:tr w:rsidR="000E47C0" w:rsidRPr="000E47C0" w14:paraId="51877537" w14:textId="77777777" w:rsidTr="006047EC">
        <w:trPr>
          <w:gridAfter w:val="1"/>
          <w:wAfter w:w="22" w:type="dxa"/>
          <w:trHeight w:val="205"/>
          <w:jc w:val="center"/>
        </w:trPr>
        <w:tc>
          <w:tcPr>
            <w:tcW w:w="537" w:type="dxa"/>
            <w:vMerge/>
            <w:vAlign w:val="center"/>
            <w:hideMark/>
          </w:tcPr>
          <w:p w14:paraId="2EA4246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6A14BB5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Thiết bị kiểm tra đèn kết nối tín hiệu bằng Bluetooth vào máy tính</w:t>
            </w:r>
          </w:p>
          <w:p w14:paraId="3863B61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USB Bluetooth cắm vào máy tính</w:t>
            </w:r>
          </w:p>
          <w:p w14:paraId="644EA1F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nguồn sạc cho thiết bị</w:t>
            </w:r>
          </w:p>
          <w:p w14:paraId="37A897B6"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nối dài cổng USB</w:t>
            </w:r>
          </w:p>
          <w:p w14:paraId="59D0FB2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thanh ray trượt bằng thép dài 5m/thanh (dùng khi xây dựng hố móng thiết bị)</w:t>
            </w:r>
          </w:p>
          <w:p w14:paraId="4140FA4A"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74CEB5E8"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39257AFF"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DEC49E6"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1CDBDE6A"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39F044AD"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1A42383C" w14:textId="77777777" w:rsidTr="006047EC">
        <w:trPr>
          <w:gridAfter w:val="1"/>
          <w:wAfter w:w="22" w:type="dxa"/>
          <w:trHeight w:val="215"/>
          <w:jc w:val="center"/>
        </w:trPr>
        <w:tc>
          <w:tcPr>
            <w:tcW w:w="537" w:type="dxa"/>
            <w:vMerge w:val="restart"/>
            <w:noWrap/>
            <w:vAlign w:val="center"/>
            <w:hideMark/>
          </w:tcPr>
          <w:p w14:paraId="54A8AD0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7</w:t>
            </w:r>
          </w:p>
        </w:tc>
        <w:tc>
          <w:tcPr>
            <w:tcW w:w="9948" w:type="dxa"/>
            <w:vAlign w:val="center"/>
            <w:hideMark/>
          </w:tcPr>
          <w:p w14:paraId="66039F0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Thiết bị đo độ ồn</w:t>
            </w:r>
            <w:r w:rsidRPr="000E47C0">
              <w:rPr>
                <w:rFonts w:asciiTheme="majorHAnsi" w:hAnsiTheme="majorHAnsi" w:cstheme="majorHAnsi"/>
                <w:sz w:val="24"/>
              </w:rPr>
              <w:t xml:space="preserve">. </w:t>
            </w:r>
          </w:p>
        </w:tc>
        <w:tc>
          <w:tcPr>
            <w:tcW w:w="1028" w:type="dxa"/>
            <w:vMerge w:val="restart"/>
            <w:vAlign w:val="center"/>
            <w:hideMark/>
          </w:tcPr>
          <w:p w14:paraId="33F9423D"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Merge w:val="restart"/>
            <w:vAlign w:val="center"/>
            <w:hideMark/>
          </w:tcPr>
          <w:p w14:paraId="7C6EDE72"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90.000.000</w:t>
            </w:r>
          </w:p>
        </w:tc>
        <w:tc>
          <w:tcPr>
            <w:tcW w:w="1691" w:type="dxa"/>
            <w:gridSpan w:val="2"/>
            <w:vMerge w:val="restart"/>
            <w:vAlign w:val="center"/>
            <w:hideMark/>
          </w:tcPr>
          <w:p w14:paraId="4458B5C6"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90.000.000 </w:t>
            </w:r>
          </w:p>
        </w:tc>
      </w:tr>
      <w:tr w:rsidR="000E47C0" w:rsidRPr="000E47C0" w14:paraId="1D5CF23D" w14:textId="77777777" w:rsidTr="006047EC">
        <w:trPr>
          <w:gridAfter w:val="1"/>
          <w:wAfter w:w="22" w:type="dxa"/>
          <w:trHeight w:val="205"/>
          <w:jc w:val="center"/>
        </w:trPr>
        <w:tc>
          <w:tcPr>
            <w:tcW w:w="537" w:type="dxa"/>
            <w:vMerge/>
            <w:vAlign w:val="center"/>
            <w:hideMark/>
          </w:tcPr>
          <w:p w14:paraId="79741E53"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9948" w:type="dxa"/>
            <w:vAlign w:val="center"/>
            <w:hideMark/>
          </w:tcPr>
          <w:p w14:paraId="76BC4FC2"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thân máy đo độ ồn động cơ và độ ồn còi</w:t>
            </w:r>
          </w:p>
          <w:p w14:paraId="314CBE30"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bo mạch RS232 để giải mã tín hiệu âm thanh</w:t>
            </w:r>
          </w:p>
          <w:p w14:paraId="682902E3"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-1 cáp tín hiệu để truyền tín hiệu đo từ thiết bị vào máy tính</w:t>
            </w:r>
          </w:p>
          <w:p w14:paraId="0860BB4D"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-Phần mềm điều khiển chuyên dụng Eurosystem có bản quyền</w:t>
            </w:r>
          </w:p>
          <w:p w14:paraId="01FE1D9E"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-Tài liệu HDSD</w:t>
            </w:r>
          </w:p>
          <w:p w14:paraId="0CC2E30F" w14:textId="77777777" w:rsidR="00197D5A" w:rsidRPr="000E47C0" w:rsidRDefault="00197D5A" w:rsidP="006047EC">
            <w:pPr>
              <w:widowControl/>
              <w:spacing w:before="0" w:after="0"/>
              <w:ind w:firstLine="0"/>
              <w:jc w:val="left"/>
              <w:rPr>
                <w:rFonts w:asciiTheme="majorHAnsi" w:hAnsiTheme="majorHAnsi" w:cstheme="majorHAnsi"/>
                <w:sz w:val="24"/>
              </w:rPr>
            </w:pPr>
            <w:r w:rsidRPr="000E47C0">
              <w:rPr>
                <w:rFonts w:asciiTheme="majorHAnsi" w:hAnsiTheme="majorHAnsi" w:cstheme="majorHAnsi"/>
                <w:sz w:val="24"/>
              </w:rPr>
              <w:t>(2 dây chuyền dùng chung 1 thiết bị đo độ ồn)</w:t>
            </w:r>
          </w:p>
          <w:p w14:paraId="2B8D73D2"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028" w:type="dxa"/>
            <w:vMerge/>
            <w:vAlign w:val="center"/>
            <w:hideMark/>
          </w:tcPr>
          <w:p w14:paraId="6CA100B1"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596" w:type="dxa"/>
            <w:vMerge/>
            <w:vAlign w:val="center"/>
            <w:hideMark/>
          </w:tcPr>
          <w:p w14:paraId="77A466D8" w14:textId="77777777" w:rsidR="00197D5A" w:rsidRPr="000E47C0" w:rsidRDefault="00197D5A" w:rsidP="006047EC">
            <w:pPr>
              <w:widowControl/>
              <w:spacing w:before="0" w:after="0"/>
              <w:ind w:firstLine="0"/>
              <w:jc w:val="left"/>
              <w:rPr>
                <w:rFonts w:asciiTheme="majorHAnsi" w:hAnsiTheme="majorHAnsi" w:cstheme="majorHAnsi"/>
                <w:sz w:val="24"/>
              </w:rPr>
            </w:pPr>
          </w:p>
        </w:tc>
        <w:tc>
          <w:tcPr>
            <w:tcW w:w="1691" w:type="dxa"/>
            <w:gridSpan w:val="2"/>
            <w:vMerge/>
            <w:vAlign w:val="center"/>
            <w:hideMark/>
          </w:tcPr>
          <w:p w14:paraId="790A5B49" w14:textId="77777777" w:rsidR="00197D5A" w:rsidRPr="000E47C0" w:rsidRDefault="00197D5A" w:rsidP="006047EC">
            <w:pPr>
              <w:widowControl/>
              <w:spacing w:before="0" w:after="0"/>
              <w:ind w:firstLine="0"/>
              <w:jc w:val="left"/>
              <w:rPr>
                <w:rFonts w:asciiTheme="majorHAnsi" w:hAnsiTheme="majorHAnsi" w:cstheme="majorHAnsi"/>
                <w:sz w:val="24"/>
              </w:rPr>
            </w:pPr>
          </w:p>
        </w:tc>
      </w:tr>
      <w:tr w:rsidR="000E47C0" w:rsidRPr="000E47C0" w14:paraId="0005CCEA" w14:textId="77777777" w:rsidTr="006047EC">
        <w:trPr>
          <w:gridAfter w:val="1"/>
          <w:wAfter w:w="22" w:type="dxa"/>
          <w:trHeight w:val="205"/>
          <w:jc w:val="center"/>
        </w:trPr>
        <w:tc>
          <w:tcPr>
            <w:tcW w:w="537" w:type="dxa"/>
            <w:vAlign w:val="center"/>
          </w:tcPr>
          <w:p w14:paraId="11C5C53C"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8</w:t>
            </w:r>
          </w:p>
        </w:tc>
        <w:tc>
          <w:tcPr>
            <w:tcW w:w="9948" w:type="dxa"/>
            <w:vAlign w:val="center"/>
          </w:tcPr>
          <w:p w14:paraId="6B2C55AD" w14:textId="77777777" w:rsidR="00197D5A" w:rsidRPr="000E47C0" w:rsidRDefault="00197D5A" w:rsidP="006047EC">
            <w:pPr>
              <w:autoSpaceDE w:val="0"/>
              <w:autoSpaceDN w:val="0"/>
              <w:spacing w:before="0" w:after="0"/>
              <w:ind w:firstLine="0"/>
              <w:jc w:val="left"/>
              <w:rPr>
                <w:rFonts w:asciiTheme="majorHAnsi" w:hAnsiTheme="majorHAnsi" w:cstheme="majorHAnsi"/>
                <w:b/>
                <w:sz w:val="24"/>
                <w:lang w:val="vi"/>
              </w:rPr>
            </w:pPr>
            <w:r w:rsidRPr="000E47C0">
              <w:rPr>
                <w:rFonts w:asciiTheme="majorHAnsi" w:hAnsiTheme="majorHAnsi" w:cstheme="majorHAnsi"/>
                <w:b/>
                <w:sz w:val="24"/>
                <w:lang w:val="vi"/>
              </w:rPr>
              <w:t xml:space="preserve">Kích nâng gầm xe tải </w:t>
            </w:r>
          </w:p>
          <w:p w14:paraId="1EDFC79C"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xml:space="preserve">- Kiểu loại kích nâng 2 trụ kẹp vách hầm, trọng tải 15T (8 tấn/trụ), </w:t>
            </w:r>
          </w:p>
          <w:p w14:paraId="09F96598"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Dẫn động thủy lực pmax 140 kg/cm2,</w:t>
            </w:r>
          </w:p>
          <w:p w14:paraId="3FBB3B5B"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Đường kính pit tông ben nâng: 100mm</w:t>
            </w:r>
          </w:p>
          <w:p w14:paraId="0CE0E24F" w14:textId="77777777" w:rsidR="00197D5A" w:rsidRPr="000E47C0" w:rsidRDefault="00197D5A" w:rsidP="006047EC">
            <w:pPr>
              <w:autoSpaceDE w:val="0"/>
              <w:autoSpaceDN w:val="0"/>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 Hành trình nâng: 350mm</w:t>
            </w:r>
          </w:p>
          <w:p w14:paraId="2A56B8C8" w14:textId="77777777" w:rsidR="00197D5A" w:rsidRPr="000E47C0" w:rsidRDefault="00197D5A" w:rsidP="006047EC">
            <w:pPr>
              <w:widowControl/>
              <w:spacing w:before="0" w:after="0"/>
              <w:ind w:firstLine="0"/>
              <w:jc w:val="left"/>
              <w:rPr>
                <w:rFonts w:asciiTheme="majorHAnsi" w:hAnsiTheme="majorHAnsi" w:cstheme="majorHAnsi"/>
                <w:sz w:val="24"/>
                <w:lang w:val="vi"/>
              </w:rPr>
            </w:pPr>
            <w:r w:rsidRPr="000E47C0">
              <w:rPr>
                <w:rFonts w:asciiTheme="majorHAnsi" w:hAnsiTheme="majorHAnsi" w:cstheme="majorHAnsi"/>
                <w:sz w:val="24"/>
                <w:lang w:val="vi"/>
              </w:rPr>
              <w:t>-Tốc độ nâng: 900mm/ph</w:t>
            </w:r>
          </w:p>
        </w:tc>
        <w:tc>
          <w:tcPr>
            <w:tcW w:w="1028" w:type="dxa"/>
            <w:vAlign w:val="center"/>
          </w:tcPr>
          <w:p w14:paraId="5BFBA074"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2</w:t>
            </w:r>
          </w:p>
        </w:tc>
        <w:tc>
          <w:tcPr>
            <w:tcW w:w="1596" w:type="dxa"/>
            <w:vAlign w:val="center"/>
          </w:tcPr>
          <w:p w14:paraId="5F476D2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60.000.000</w:t>
            </w:r>
          </w:p>
        </w:tc>
        <w:tc>
          <w:tcPr>
            <w:tcW w:w="1691" w:type="dxa"/>
            <w:gridSpan w:val="2"/>
            <w:vAlign w:val="center"/>
          </w:tcPr>
          <w:p w14:paraId="5232C03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120.000.000</w:t>
            </w:r>
          </w:p>
        </w:tc>
      </w:tr>
      <w:tr w:rsidR="000E47C0" w:rsidRPr="000E47C0" w14:paraId="4A16A9BC" w14:textId="77777777" w:rsidTr="006047EC">
        <w:trPr>
          <w:gridAfter w:val="1"/>
          <w:wAfter w:w="22" w:type="dxa"/>
          <w:trHeight w:val="215"/>
          <w:jc w:val="center"/>
        </w:trPr>
        <w:tc>
          <w:tcPr>
            <w:tcW w:w="537" w:type="dxa"/>
            <w:noWrap/>
            <w:vAlign w:val="center"/>
            <w:hideMark/>
          </w:tcPr>
          <w:p w14:paraId="7992DDEF"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9</w:t>
            </w:r>
          </w:p>
        </w:tc>
        <w:tc>
          <w:tcPr>
            <w:tcW w:w="9948" w:type="dxa"/>
            <w:vAlign w:val="center"/>
            <w:hideMark/>
          </w:tcPr>
          <w:p w14:paraId="12590B1F"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Chi phí vận chuyển và lắp đặt</w:t>
            </w:r>
          </w:p>
          <w:p w14:paraId="7D0C57E2" w14:textId="77777777" w:rsidR="00197D5A" w:rsidRPr="000E47C0" w:rsidRDefault="00197D5A" w:rsidP="006047EC">
            <w:pPr>
              <w:widowControl/>
              <w:spacing w:before="0" w:after="0"/>
              <w:ind w:firstLine="0"/>
              <w:jc w:val="left"/>
              <w:rPr>
                <w:rFonts w:asciiTheme="majorHAnsi" w:hAnsiTheme="majorHAnsi" w:cstheme="majorHAnsi"/>
                <w:b/>
                <w:bCs/>
                <w:sz w:val="24"/>
              </w:rPr>
            </w:pPr>
          </w:p>
        </w:tc>
        <w:tc>
          <w:tcPr>
            <w:tcW w:w="1028" w:type="dxa"/>
            <w:vAlign w:val="center"/>
            <w:hideMark/>
          </w:tcPr>
          <w:p w14:paraId="5D947F12" w14:textId="77777777" w:rsidR="00197D5A" w:rsidRPr="000E47C0" w:rsidRDefault="00197D5A" w:rsidP="006047EC">
            <w:pPr>
              <w:widowControl/>
              <w:spacing w:before="0" w:after="0"/>
              <w:ind w:firstLine="0"/>
              <w:jc w:val="center"/>
              <w:rPr>
                <w:rFonts w:asciiTheme="majorHAnsi" w:hAnsiTheme="majorHAnsi" w:cstheme="majorHAnsi"/>
                <w:sz w:val="24"/>
              </w:rPr>
            </w:pPr>
            <w:r w:rsidRPr="000E47C0">
              <w:rPr>
                <w:rFonts w:asciiTheme="majorHAnsi" w:hAnsiTheme="majorHAnsi" w:cstheme="majorHAnsi"/>
                <w:sz w:val="24"/>
              </w:rPr>
              <w:t>1</w:t>
            </w:r>
          </w:p>
        </w:tc>
        <w:tc>
          <w:tcPr>
            <w:tcW w:w="1596" w:type="dxa"/>
            <w:vAlign w:val="center"/>
            <w:hideMark/>
          </w:tcPr>
          <w:p w14:paraId="24DBCD0D"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24.000.000</w:t>
            </w:r>
          </w:p>
        </w:tc>
        <w:tc>
          <w:tcPr>
            <w:tcW w:w="1691" w:type="dxa"/>
            <w:gridSpan w:val="2"/>
            <w:vAlign w:val="center"/>
            <w:hideMark/>
          </w:tcPr>
          <w:p w14:paraId="1F563AB3" w14:textId="77777777" w:rsidR="00197D5A" w:rsidRPr="000E47C0" w:rsidRDefault="00197D5A" w:rsidP="006047EC">
            <w:pPr>
              <w:widowControl/>
              <w:spacing w:before="0" w:after="0"/>
              <w:ind w:firstLine="0"/>
              <w:jc w:val="right"/>
              <w:rPr>
                <w:rFonts w:asciiTheme="majorHAnsi" w:hAnsiTheme="majorHAnsi" w:cstheme="majorHAnsi"/>
                <w:sz w:val="24"/>
              </w:rPr>
            </w:pPr>
            <w:r w:rsidRPr="000E47C0">
              <w:rPr>
                <w:rFonts w:asciiTheme="majorHAnsi" w:hAnsiTheme="majorHAnsi" w:cstheme="majorHAnsi"/>
                <w:sz w:val="24"/>
              </w:rPr>
              <w:t xml:space="preserve"> 24.000.000 </w:t>
            </w:r>
          </w:p>
        </w:tc>
      </w:tr>
      <w:tr w:rsidR="000E47C0" w:rsidRPr="000E47C0" w14:paraId="24A60CC2" w14:textId="77777777" w:rsidTr="006047EC">
        <w:trPr>
          <w:trHeight w:val="215"/>
          <w:jc w:val="center"/>
        </w:trPr>
        <w:tc>
          <w:tcPr>
            <w:tcW w:w="13131" w:type="dxa"/>
            <w:gridSpan w:val="5"/>
            <w:noWrap/>
            <w:vAlign w:val="center"/>
            <w:hideMark/>
          </w:tcPr>
          <w:p w14:paraId="627A80CA"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lang w:val="vi"/>
              </w:rPr>
              <w:t>Tổng giá trị</w:t>
            </w:r>
            <w:r w:rsidRPr="000E47C0">
              <w:rPr>
                <w:rFonts w:asciiTheme="majorHAnsi" w:hAnsiTheme="majorHAnsi" w:cstheme="majorHAnsi"/>
                <w:b/>
                <w:bCs/>
                <w:sz w:val="24"/>
              </w:rPr>
              <w:t xml:space="preserve"> 02 </w:t>
            </w:r>
            <w:r w:rsidRPr="000E47C0">
              <w:rPr>
                <w:rFonts w:asciiTheme="majorHAnsi" w:hAnsiTheme="majorHAnsi" w:cstheme="majorHAnsi"/>
                <w:b/>
                <w:bCs/>
                <w:sz w:val="24"/>
                <w:lang w:val="vi"/>
              </w:rPr>
              <w:t>dây chuyên</w:t>
            </w:r>
            <w:r w:rsidRPr="000E47C0">
              <w:rPr>
                <w:rFonts w:asciiTheme="majorHAnsi" w:hAnsiTheme="majorHAnsi" w:cstheme="majorHAnsi"/>
                <w:b/>
                <w:bCs/>
                <w:sz w:val="24"/>
              </w:rPr>
              <w:t xml:space="preserve"> trước thuế</w:t>
            </w:r>
          </w:p>
        </w:tc>
        <w:tc>
          <w:tcPr>
            <w:tcW w:w="1691" w:type="dxa"/>
            <w:gridSpan w:val="2"/>
            <w:vAlign w:val="center"/>
            <w:hideMark/>
          </w:tcPr>
          <w:p w14:paraId="10ABAA04"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5.271.600.000 </w:t>
            </w:r>
          </w:p>
        </w:tc>
      </w:tr>
      <w:tr w:rsidR="000E47C0" w:rsidRPr="000E47C0" w14:paraId="5F9A605E" w14:textId="77777777" w:rsidTr="006047EC">
        <w:trPr>
          <w:trHeight w:val="215"/>
          <w:jc w:val="center"/>
        </w:trPr>
        <w:tc>
          <w:tcPr>
            <w:tcW w:w="13131" w:type="dxa"/>
            <w:gridSpan w:val="5"/>
            <w:noWrap/>
            <w:vAlign w:val="center"/>
            <w:hideMark/>
          </w:tcPr>
          <w:p w14:paraId="114435E3"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Thuế VAT 10%</w:t>
            </w:r>
          </w:p>
        </w:tc>
        <w:tc>
          <w:tcPr>
            <w:tcW w:w="1691" w:type="dxa"/>
            <w:gridSpan w:val="2"/>
            <w:vAlign w:val="center"/>
            <w:hideMark/>
          </w:tcPr>
          <w:p w14:paraId="00D3FCEA"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 527.160.000 </w:t>
            </w:r>
          </w:p>
        </w:tc>
      </w:tr>
      <w:tr w:rsidR="00197D5A" w:rsidRPr="000E47C0" w14:paraId="262FE539" w14:textId="77777777" w:rsidTr="006047EC">
        <w:trPr>
          <w:trHeight w:val="226"/>
          <w:jc w:val="center"/>
        </w:trPr>
        <w:tc>
          <w:tcPr>
            <w:tcW w:w="13131" w:type="dxa"/>
            <w:gridSpan w:val="5"/>
            <w:noWrap/>
            <w:vAlign w:val="center"/>
            <w:hideMark/>
          </w:tcPr>
          <w:p w14:paraId="406FDB4E" w14:textId="77777777" w:rsidR="00197D5A" w:rsidRPr="000E47C0" w:rsidRDefault="00197D5A" w:rsidP="006047EC">
            <w:pPr>
              <w:widowControl/>
              <w:spacing w:before="0" w:after="0"/>
              <w:ind w:firstLine="0"/>
              <w:jc w:val="left"/>
              <w:rPr>
                <w:rFonts w:asciiTheme="majorHAnsi" w:hAnsiTheme="majorHAnsi" w:cstheme="majorHAnsi"/>
                <w:b/>
                <w:bCs/>
                <w:sz w:val="24"/>
              </w:rPr>
            </w:pPr>
            <w:r w:rsidRPr="000E47C0">
              <w:rPr>
                <w:rFonts w:asciiTheme="majorHAnsi" w:hAnsiTheme="majorHAnsi" w:cstheme="majorHAnsi"/>
                <w:b/>
                <w:bCs/>
                <w:sz w:val="24"/>
              </w:rPr>
              <w:t>Tổng thanh toán</w:t>
            </w:r>
          </w:p>
        </w:tc>
        <w:tc>
          <w:tcPr>
            <w:tcW w:w="1691" w:type="dxa"/>
            <w:gridSpan w:val="2"/>
            <w:vAlign w:val="center"/>
            <w:hideMark/>
          </w:tcPr>
          <w:p w14:paraId="1E3D0685" w14:textId="77777777" w:rsidR="00197D5A" w:rsidRPr="000E47C0" w:rsidRDefault="00197D5A" w:rsidP="006047EC">
            <w:pPr>
              <w:widowControl/>
              <w:spacing w:before="0" w:after="0"/>
              <w:ind w:firstLine="0"/>
              <w:jc w:val="right"/>
              <w:rPr>
                <w:rFonts w:asciiTheme="majorHAnsi" w:hAnsiTheme="majorHAnsi" w:cstheme="majorHAnsi"/>
                <w:b/>
                <w:bCs/>
                <w:sz w:val="24"/>
              </w:rPr>
            </w:pPr>
            <w:r w:rsidRPr="000E47C0">
              <w:rPr>
                <w:rFonts w:asciiTheme="majorHAnsi" w:hAnsiTheme="majorHAnsi" w:cstheme="majorHAnsi"/>
                <w:b/>
                <w:bCs/>
                <w:sz w:val="24"/>
              </w:rPr>
              <w:t xml:space="preserve">5.798.760.000 </w:t>
            </w:r>
          </w:p>
        </w:tc>
      </w:tr>
    </w:tbl>
    <w:p w14:paraId="16798B6F" w14:textId="77777777" w:rsidR="00197D5A" w:rsidRPr="000E47C0" w:rsidRDefault="00197D5A" w:rsidP="00197D5A">
      <w:pPr>
        <w:widowControl/>
        <w:spacing w:before="0" w:after="0"/>
        <w:rPr>
          <w:b/>
          <w:lang w:val="vi-VN"/>
        </w:rPr>
      </w:pPr>
    </w:p>
    <w:p w14:paraId="4FE6DEFD" w14:textId="77777777" w:rsidR="00197D5A" w:rsidRPr="000E47C0" w:rsidRDefault="00197D5A" w:rsidP="00197D5A">
      <w:pPr>
        <w:widowControl/>
        <w:spacing w:before="0" w:after="0"/>
        <w:rPr>
          <w:b/>
        </w:rPr>
      </w:pPr>
    </w:p>
    <w:p w14:paraId="67057C8E" w14:textId="77777777" w:rsidR="00197D5A" w:rsidRPr="000E47C0" w:rsidRDefault="00197D5A" w:rsidP="00197D5A">
      <w:pPr>
        <w:widowControl/>
        <w:spacing w:before="0" w:after="0"/>
        <w:ind w:firstLine="0"/>
        <w:jc w:val="left"/>
        <w:sectPr w:rsidR="00197D5A" w:rsidRPr="000E47C0" w:rsidSect="00197D5A">
          <w:pgSz w:w="16840" w:h="11907" w:orient="landscape" w:code="9"/>
          <w:pgMar w:top="1168" w:right="1134" w:bottom="1134" w:left="1134" w:header="720" w:footer="720" w:gutter="0"/>
          <w:pgNumType w:start="1"/>
          <w:cols w:space="720"/>
        </w:sectPr>
      </w:pPr>
    </w:p>
    <w:p w14:paraId="58883BF6"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p>
    <w:p w14:paraId="7D71272D" w14:textId="77777777" w:rsidR="00197D5A" w:rsidRPr="000E47C0" w:rsidRDefault="00197D5A" w:rsidP="00197D5A">
      <w:pPr>
        <w:spacing w:before="0" w:after="0"/>
        <w:jc w:val="center"/>
        <w:rPr>
          <w:b/>
          <w:bCs/>
          <w:szCs w:val="28"/>
        </w:rPr>
      </w:pPr>
      <w:r w:rsidRPr="000E47C0">
        <w:rPr>
          <w:b/>
          <w:bCs/>
          <w:szCs w:val="28"/>
        </w:rPr>
        <w:t>BIỂU PHÍ KIỂM ĐỊNH AN TOÀN KỸ THUẬT VÀ BẢO VỆ MÔI TRƯỜNG XE CƠ GIỚI ĐANG LƯU HÀNH</w:t>
      </w:r>
    </w:p>
    <w:p w14:paraId="78F8EF3E" w14:textId="77777777" w:rsidR="00197D5A" w:rsidRPr="000E47C0" w:rsidRDefault="00197D5A" w:rsidP="00197D5A">
      <w:pPr>
        <w:spacing w:before="0" w:after="0"/>
        <w:jc w:val="center"/>
        <w:rPr>
          <w:b/>
          <w:bCs/>
          <w:szCs w:val="28"/>
        </w:rPr>
      </w:pPr>
      <w:r w:rsidRPr="000E47C0">
        <w:rPr>
          <w:b/>
          <w:bCs/>
          <w:szCs w:val="28"/>
        </w:rPr>
        <w:t xml:space="preserve"> THEO THÔNG TƯ SỐ 238/2016/TT-BTC (HỢP NHẤT TẠI VĂN BẢN SỐ 08/VBHN-BTC NGÀY 25 THÁNG 5 NĂM 2023) THỰC HIỆN TẠI CÔNG TY </w:t>
      </w:r>
    </w:p>
    <w:p w14:paraId="00FF0E25" w14:textId="77777777" w:rsidR="00197D5A" w:rsidRPr="000E47C0" w:rsidRDefault="00197D5A" w:rsidP="00197D5A">
      <w:pPr>
        <w:jc w:val="center"/>
        <w:rPr>
          <w:b/>
          <w:iCs/>
          <w:noProof/>
          <w:szCs w:val="28"/>
          <w:vertAlign w:val="superscript"/>
          <w:lang w:eastAsia="vi-VN"/>
        </w:rPr>
      </w:pPr>
      <w:r w:rsidRPr="000E47C0">
        <w:rPr>
          <w:b/>
          <w:iCs/>
          <w:noProof/>
          <w:szCs w:val="28"/>
          <w:vertAlign w:val="superscript"/>
          <w:lang w:val="vi-VN" w:eastAsia="vi-VN"/>
        </w:rPr>
        <mc:AlternateContent>
          <mc:Choice Requires="wps">
            <w:drawing>
              <wp:anchor distT="0" distB="0" distL="114300" distR="114300" simplePos="0" relativeHeight="251671552" behindDoc="0" locked="0" layoutInCell="1" allowOverlap="1" wp14:anchorId="2A208FA5" wp14:editId="3E3367D6">
                <wp:simplePos x="0" y="0"/>
                <wp:positionH relativeFrom="column">
                  <wp:posOffset>4010936</wp:posOffset>
                </wp:positionH>
                <wp:positionV relativeFrom="paragraph">
                  <wp:posOffset>35560</wp:posOffset>
                </wp:positionV>
                <wp:extent cx="1097280" cy="0"/>
                <wp:effectExtent l="0" t="0" r="0" b="0"/>
                <wp:wrapNone/>
                <wp:docPr id="1815240349" name="Straight Connector 38"/>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611FD7BE" id="Straight Connector 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15.8pt,2.8pt" to="402.2pt,2.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ME6mgEAAJQDAAAOAAAAZHJzL2Uyb0RvYy54bWysU02P0zAQvSPxHyzfadIeYIma7mFXywXB io8f4HXGjSXbY41Nk/57xm6bIhYJgfbi+GPem3lvJtvb2TtxAEoWQy/Xq1YKCBoHG/a9/P7t4c2N FCmrMCiHAXp5hCRvd69fbafYwQZHdAOQYJKQuin2csw5dk2T9AhepRVGCPxokLzKfKR9M5CamN27 ZtO2b5sJaYiEGlLi2/vTo9xVfmNA58/GJMjC9ZJry3Wluj6VtdltVbcnFUerz2Wo/6jCKxs46UJ1 r7ISP8g+o/JWEyY0eaXRN2iM1VA1sJp1+5uar6OKULWwOSkuNqWXo9WfDnfhkdiGKaYuxUcqKmZD vny5PjFXs46LWTBnofly3b5/t7lhT/XlrbkCI6X8AdCLsumls6HoUJ06fEyZk3HoJYQP19R1l48O SrALX8AIO5RkFV2nAu4ciYPifiqtIeR16SHz1egCM9a5Bdj+HXiOL1CoE/Mv4AVRM2PIC9jbgPSn 7Hm+lGxO8RcHTrqLBU84HGtTqjXc+qrwPKZltn49V/j1Z9r9BAAA//8DAFBLAwQUAAYACAAAACEA 0hE+4t4AAAAHAQAADwAAAGRycy9kb3ducmV2LnhtbEyOQUvDQBSE74L/YXmCN7tpraGk2ZRSEGtB ilVoj9vsM4lm34bdbZP+e59e9DQMM8x8+WKwrTijD40jBeNRAgKpdKahSsH72+PdDESImoxuHaGC CwZYFNdXuc6M6+kVz7tYCR6hkGkFdYxdJmUoa7Q6jFyHxNmH81ZHtr6Sxuuex20rJ0mSSqsb4oda d7iqsfzanayCF79er5abyydtD7bfTzb77fPwpNTtzbCcg4g4xL8y/OAzOhTMdHQnMkG0CtL7ccpV BQ8snM+S6RTE8dfLIpf/+YtvAAAA//8DAFBLAQItABQABgAIAAAAIQC2gziS/gAAAOEBAAATAAAA AAAAAAAAAAAAAAAAAABbQ29udGVudF9UeXBlc10ueG1sUEsBAi0AFAAGAAgAAAAhADj9If/WAAAA lAEAAAsAAAAAAAAAAAAAAAAALwEAAF9yZWxzLy5yZWxzUEsBAi0AFAAGAAgAAAAhAAA0wTqaAQAA lAMAAA4AAAAAAAAAAAAAAAAALgIAAGRycy9lMm9Eb2MueG1sUEsBAi0AFAAGAAgAAAAhANIRPuLe AAAABwEAAA8AAAAAAAAAAAAAAAAA9AMAAGRycy9kb3ducmV2LnhtbFBLBQYAAAAABAAEAPMAAAD/ BAAAAAA= " strokecolor="#5b9bd5 [3204]" strokeweight=".5pt">
                <v:stroke joinstyle="miter"/>
              </v:line>
            </w:pict>
          </mc:Fallback>
        </mc:AlternateContent>
      </w:r>
      <w:r w:rsidRPr="000E47C0">
        <w:rPr>
          <w:b/>
          <w:iCs/>
          <w:noProof/>
          <w:szCs w:val="28"/>
          <w:vertAlign w:val="superscript"/>
          <w:lang w:val="vi-VN" w:eastAsia="vi-VN"/>
        </w:rPr>
        <w:t xml:space="preserve"> </w:t>
      </w:r>
    </w:p>
    <w:p w14:paraId="53CE5537" w14:textId="77777777" w:rsidR="00197D5A" w:rsidRPr="000E47C0" w:rsidRDefault="00581EFD" w:rsidP="00197D5A">
      <w:pPr>
        <w:jc w:val="right"/>
        <w:rPr>
          <w:bCs/>
          <w:i/>
          <w:noProof/>
          <w:szCs w:val="28"/>
          <w:lang w:eastAsia="vi-VN"/>
        </w:rPr>
      </w:pPr>
      <w:r w:rsidRPr="000E47C0">
        <w:rPr>
          <w:bCs/>
          <w:i/>
          <w:noProof/>
          <w:szCs w:val="28"/>
          <w:lang w:eastAsia="vi-VN"/>
        </w:rPr>
        <w:t>Đơn vị tính: Ngàn đồng</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1039"/>
        <w:gridCol w:w="11583"/>
        <w:gridCol w:w="1930"/>
      </w:tblGrid>
      <w:tr w:rsidR="000E47C0" w:rsidRPr="000E47C0" w14:paraId="2D6AD64D" w14:textId="77777777" w:rsidTr="006047EC">
        <w:trPr>
          <w:tblCellSpacing w:w="0" w:type="dxa"/>
          <w:jc w:val="center"/>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A80C8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F56B6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Loại xe cơ giới</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C268937"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b/>
                <w:bCs/>
                <w:szCs w:val="28"/>
                <w:lang w:val="vi-VN" w:eastAsia="vi-VN"/>
              </w:rPr>
              <w:t>Mức giá</w:t>
            </w:r>
          </w:p>
        </w:tc>
      </w:tr>
      <w:tr w:rsidR="000E47C0" w:rsidRPr="000E47C0" w14:paraId="2607A2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AC213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w:t>
            </w:r>
          </w:p>
        </w:tc>
        <w:tc>
          <w:tcPr>
            <w:tcW w:w="3900" w:type="pct"/>
            <w:tcBorders>
              <w:top w:val="nil"/>
              <w:left w:val="nil"/>
              <w:bottom w:val="single" w:sz="8" w:space="0" w:color="auto"/>
              <w:right w:val="single" w:sz="8" w:space="0" w:color="auto"/>
            </w:tcBorders>
            <w:shd w:val="clear" w:color="auto" w:fill="FFFFFF"/>
            <w:vAlign w:val="center"/>
            <w:hideMark/>
          </w:tcPr>
          <w:p w14:paraId="4482FB4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20 tấn, xe ô tô đầu kéo có khối lượng kéo theo cho phép tham gia giao thông trên 20 tấn và các loại xe ô tô chuyên dùng</w:t>
            </w:r>
          </w:p>
        </w:tc>
        <w:tc>
          <w:tcPr>
            <w:tcW w:w="650" w:type="pct"/>
            <w:tcBorders>
              <w:top w:val="nil"/>
              <w:left w:val="nil"/>
              <w:bottom w:val="single" w:sz="8" w:space="0" w:color="auto"/>
              <w:right w:val="single" w:sz="8" w:space="0" w:color="auto"/>
            </w:tcBorders>
            <w:shd w:val="clear" w:color="auto" w:fill="FFFFFF"/>
            <w:vAlign w:val="center"/>
            <w:hideMark/>
          </w:tcPr>
          <w:p w14:paraId="6FEE5A3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570</w:t>
            </w:r>
          </w:p>
        </w:tc>
      </w:tr>
      <w:tr w:rsidR="000E47C0" w:rsidRPr="000E47C0" w14:paraId="2B65E24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FCB27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w:t>
            </w:r>
          </w:p>
        </w:tc>
        <w:tc>
          <w:tcPr>
            <w:tcW w:w="3900" w:type="pct"/>
            <w:tcBorders>
              <w:top w:val="nil"/>
              <w:left w:val="nil"/>
              <w:bottom w:val="single" w:sz="8" w:space="0" w:color="auto"/>
              <w:right w:val="single" w:sz="8" w:space="0" w:color="auto"/>
            </w:tcBorders>
            <w:shd w:val="clear" w:color="auto" w:fill="FFFFFF"/>
            <w:vAlign w:val="center"/>
            <w:hideMark/>
          </w:tcPr>
          <w:p w14:paraId="32584B77"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7 tấn đến 20 tấn, xe ô tô đầu kéo có khối lượng kéo theo cho phép tham gia giao thông đến 20 tấn và các loại máy kéo</w:t>
            </w:r>
          </w:p>
        </w:tc>
        <w:tc>
          <w:tcPr>
            <w:tcW w:w="650" w:type="pct"/>
            <w:tcBorders>
              <w:top w:val="nil"/>
              <w:left w:val="nil"/>
              <w:bottom w:val="single" w:sz="8" w:space="0" w:color="auto"/>
              <w:right w:val="single" w:sz="8" w:space="0" w:color="auto"/>
            </w:tcBorders>
            <w:shd w:val="clear" w:color="auto" w:fill="FFFFFF"/>
            <w:vAlign w:val="center"/>
            <w:hideMark/>
          </w:tcPr>
          <w:p w14:paraId="0053D6D9"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3920B97F"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A788E6"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w:t>
            </w:r>
          </w:p>
        </w:tc>
        <w:tc>
          <w:tcPr>
            <w:tcW w:w="3900" w:type="pct"/>
            <w:tcBorders>
              <w:top w:val="nil"/>
              <w:left w:val="nil"/>
              <w:bottom w:val="single" w:sz="8" w:space="0" w:color="auto"/>
              <w:right w:val="single" w:sz="8" w:space="0" w:color="auto"/>
            </w:tcBorders>
            <w:shd w:val="clear" w:color="auto" w:fill="FFFFFF"/>
            <w:vAlign w:val="center"/>
            <w:hideMark/>
          </w:tcPr>
          <w:p w14:paraId="7C3BE17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trên 2 tấn đến 7 tấn</w:t>
            </w:r>
          </w:p>
        </w:tc>
        <w:tc>
          <w:tcPr>
            <w:tcW w:w="650" w:type="pct"/>
            <w:tcBorders>
              <w:top w:val="nil"/>
              <w:left w:val="nil"/>
              <w:bottom w:val="single" w:sz="8" w:space="0" w:color="auto"/>
              <w:right w:val="single" w:sz="8" w:space="0" w:color="auto"/>
            </w:tcBorders>
            <w:shd w:val="clear" w:color="auto" w:fill="FFFFFF"/>
            <w:vAlign w:val="center"/>
            <w:hideMark/>
          </w:tcPr>
          <w:p w14:paraId="2046045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718E22EC"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7912B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4</w:t>
            </w:r>
          </w:p>
        </w:tc>
        <w:tc>
          <w:tcPr>
            <w:tcW w:w="3900" w:type="pct"/>
            <w:tcBorders>
              <w:top w:val="nil"/>
              <w:left w:val="nil"/>
              <w:bottom w:val="single" w:sz="8" w:space="0" w:color="auto"/>
              <w:right w:val="single" w:sz="8" w:space="0" w:color="auto"/>
            </w:tcBorders>
            <w:shd w:val="clear" w:color="auto" w:fill="FFFFFF"/>
            <w:vAlign w:val="center"/>
            <w:hideMark/>
          </w:tcPr>
          <w:p w14:paraId="3ACF6DD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tải có khối lượng hàng chuyên chở cho phép tham gia giao thông đến 2 tấn</w:t>
            </w:r>
          </w:p>
        </w:tc>
        <w:tc>
          <w:tcPr>
            <w:tcW w:w="650" w:type="pct"/>
            <w:tcBorders>
              <w:top w:val="nil"/>
              <w:left w:val="nil"/>
              <w:bottom w:val="single" w:sz="8" w:space="0" w:color="auto"/>
              <w:right w:val="single" w:sz="8" w:space="0" w:color="auto"/>
            </w:tcBorders>
            <w:shd w:val="clear" w:color="auto" w:fill="FFFFFF"/>
            <w:vAlign w:val="center"/>
            <w:hideMark/>
          </w:tcPr>
          <w:p w14:paraId="42B69565"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720868F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DEB2C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5</w:t>
            </w:r>
          </w:p>
        </w:tc>
        <w:tc>
          <w:tcPr>
            <w:tcW w:w="3900" w:type="pct"/>
            <w:tcBorders>
              <w:top w:val="nil"/>
              <w:left w:val="nil"/>
              <w:bottom w:val="single" w:sz="8" w:space="0" w:color="auto"/>
              <w:right w:val="single" w:sz="8" w:space="0" w:color="auto"/>
            </w:tcBorders>
            <w:shd w:val="clear" w:color="auto" w:fill="FFFFFF"/>
            <w:vAlign w:val="center"/>
            <w:hideMark/>
          </w:tcPr>
          <w:p w14:paraId="1E7CECEF"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Máy kéo, xe chở hàng bốn bánh có gắn động cơ, xe chở người bốn bánh có gắn động cơ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399A5DAC"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0494E582"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F077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6</w:t>
            </w:r>
          </w:p>
        </w:tc>
        <w:tc>
          <w:tcPr>
            <w:tcW w:w="3900" w:type="pct"/>
            <w:tcBorders>
              <w:top w:val="nil"/>
              <w:left w:val="nil"/>
              <w:bottom w:val="single" w:sz="8" w:space="0" w:color="auto"/>
              <w:right w:val="single" w:sz="8" w:space="0" w:color="auto"/>
            </w:tcBorders>
            <w:shd w:val="clear" w:color="auto" w:fill="FFFFFF"/>
            <w:vAlign w:val="center"/>
            <w:hideMark/>
          </w:tcPr>
          <w:p w14:paraId="20BE74AA"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Rơ moóc, sơ mi rơ moóc</w:t>
            </w:r>
          </w:p>
        </w:tc>
        <w:tc>
          <w:tcPr>
            <w:tcW w:w="650" w:type="pct"/>
            <w:tcBorders>
              <w:top w:val="nil"/>
              <w:left w:val="nil"/>
              <w:bottom w:val="single" w:sz="8" w:space="0" w:color="auto"/>
              <w:right w:val="single" w:sz="8" w:space="0" w:color="auto"/>
            </w:tcBorders>
            <w:shd w:val="clear" w:color="auto" w:fill="FFFFFF"/>
            <w:vAlign w:val="center"/>
            <w:hideMark/>
          </w:tcPr>
          <w:p w14:paraId="458E711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190</w:t>
            </w:r>
          </w:p>
        </w:tc>
      </w:tr>
      <w:tr w:rsidR="000E47C0" w:rsidRPr="000E47C0" w14:paraId="6A524CC9"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356C8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7</w:t>
            </w:r>
          </w:p>
        </w:tc>
        <w:tc>
          <w:tcPr>
            <w:tcW w:w="3900" w:type="pct"/>
            <w:tcBorders>
              <w:top w:val="nil"/>
              <w:left w:val="nil"/>
              <w:bottom w:val="single" w:sz="8" w:space="0" w:color="auto"/>
              <w:right w:val="single" w:sz="8" w:space="0" w:color="auto"/>
            </w:tcBorders>
            <w:shd w:val="clear" w:color="auto" w:fill="FFFFFF"/>
            <w:vAlign w:val="center"/>
            <w:hideMark/>
          </w:tcPr>
          <w:p w14:paraId="1F90D7F3"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trên 40 ghế (kể cả lái xe), xe buýt</w:t>
            </w:r>
          </w:p>
        </w:tc>
        <w:tc>
          <w:tcPr>
            <w:tcW w:w="650" w:type="pct"/>
            <w:tcBorders>
              <w:top w:val="nil"/>
              <w:left w:val="nil"/>
              <w:bottom w:val="single" w:sz="8" w:space="0" w:color="auto"/>
              <w:right w:val="single" w:sz="8" w:space="0" w:color="auto"/>
            </w:tcBorders>
            <w:shd w:val="clear" w:color="auto" w:fill="FFFFFF"/>
            <w:vAlign w:val="center"/>
            <w:hideMark/>
          </w:tcPr>
          <w:p w14:paraId="12B9508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360</w:t>
            </w:r>
          </w:p>
        </w:tc>
      </w:tr>
      <w:tr w:rsidR="000E47C0" w:rsidRPr="000E47C0" w14:paraId="7354F4E4"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58B8BF"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8</w:t>
            </w:r>
          </w:p>
        </w:tc>
        <w:tc>
          <w:tcPr>
            <w:tcW w:w="3900" w:type="pct"/>
            <w:tcBorders>
              <w:top w:val="nil"/>
              <w:left w:val="nil"/>
              <w:bottom w:val="single" w:sz="8" w:space="0" w:color="auto"/>
              <w:right w:val="single" w:sz="8" w:space="0" w:color="auto"/>
            </w:tcBorders>
            <w:shd w:val="clear" w:color="auto" w:fill="FFFFFF"/>
            <w:vAlign w:val="center"/>
            <w:hideMark/>
          </w:tcPr>
          <w:p w14:paraId="50B46FA5"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25 đến 40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352BFB50"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330</w:t>
            </w:r>
          </w:p>
        </w:tc>
      </w:tr>
      <w:tr w:rsidR="000E47C0" w:rsidRPr="000E47C0" w14:paraId="6425826A"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43BDF3"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9</w:t>
            </w:r>
          </w:p>
        </w:tc>
        <w:tc>
          <w:tcPr>
            <w:tcW w:w="3900" w:type="pct"/>
            <w:tcBorders>
              <w:top w:val="nil"/>
              <w:left w:val="nil"/>
              <w:bottom w:val="single" w:sz="8" w:space="0" w:color="auto"/>
              <w:right w:val="single" w:sz="8" w:space="0" w:color="auto"/>
            </w:tcBorders>
            <w:shd w:val="clear" w:color="auto" w:fill="FFFFFF"/>
            <w:vAlign w:val="center"/>
            <w:hideMark/>
          </w:tcPr>
          <w:p w14:paraId="4ADAD524"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từ 10 ghế đến 24 ghế (kể cả lái xe)</w:t>
            </w:r>
          </w:p>
        </w:tc>
        <w:tc>
          <w:tcPr>
            <w:tcW w:w="650" w:type="pct"/>
            <w:tcBorders>
              <w:top w:val="nil"/>
              <w:left w:val="nil"/>
              <w:bottom w:val="single" w:sz="8" w:space="0" w:color="auto"/>
              <w:right w:val="single" w:sz="8" w:space="0" w:color="auto"/>
            </w:tcBorders>
            <w:shd w:val="clear" w:color="auto" w:fill="FFFFFF"/>
            <w:vAlign w:val="center"/>
            <w:hideMark/>
          </w:tcPr>
          <w:p w14:paraId="482F92F4"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290</w:t>
            </w:r>
          </w:p>
        </w:tc>
      </w:tr>
      <w:tr w:rsidR="000E47C0" w:rsidRPr="000E47C0" w14:paraId="1A825EC0"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090C4E"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10</w:t>
            </w:r>
          </w:p>
        </w:tc>
        <w:tc>
          <w:tcPr>
            <w:tcW w:w="3900" w:type="pct"/>
            <w:tcBorders>
              <w:top w:val="nil"/>
              <w:left w:val="nil"/>
              <w:bottom w:val="single" w:sz="8" w:space="0" w:color="auto"/>
              <w:right w:val="single" w:sz="8" w:space="0" w:color="auto"/>
            </w:tcBorders>
            <w:shd w:val="clear" w:color="auto" w:fill="FFFFFF"/>
            <w:vAlign w:val="center"/>
            <w:hideMark/>
          </w:tcPr>
          <w:p w14:paraId="0C29C01D"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ô tô chở người dưới 10 chỗ ngồi, xe ô tô cứu thương</w:t>
            </w:r>
          </w:p>
        </w:tc>
        <w:tc>
          <w:tcPr>
            <w:tcW w:w="650" w:type="pct"/>
            <w:tcBorders>
              <w:top w:val="nil"/>
              <w:left w:val="nil"/>
              <w:bottom w:val="single" w:sz="8" w:space="0" w:color="auto"/>
              <w:right w:val="single" w:sz="8" w:space="0" w:color="auto"/>
            </w:tcBorders>
            <w:shd w:val="clear" w:color="auto" w:fill="FFFFFF"/>
            <w:vAlign w:val="center"/>
            <w:hideMark/>
          </w:tcPr>
          <w:p w14:paraId="38BBDFB8"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250</w:t>
            </w:r>
          </w:p>
        </w:tc>
      </w:tr>
      <w:tr w:rsidR="000E47C0" w:rsidRPr="000E47C0" w14:paraId="1B22C42E" w14:textId="77777777" w:rsidTr="006047EC">
        <w:trPr>
          <w:tblCellSpacing w:w="0" w:type="dxa"/>
          <w:jc w:val="center"/>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79BB7A"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w:t>
            </w:r>
          </w:p>
        </w:tc>
        <w:tc>
          <w:tcPr>
            <w:tcW w:w="3900" w:type="pct"/>
            <w:tcBorders>
              <w:top w:val="nil"/>
              <w:left w:val="nil"/>
              <w:bottom w:val="single" w:sz="8" w:space="0" w:color="auto"/>
              <w:right w:val="single" w:sz="8" w:space="0" w:color="auto"/>
            </w:tcBorders>
            <w:shd w:val="clear" w:color="auto" w:fill="FFFFFF"/>
            <w:vAlign w:val="center"/>
            <w:hideMark/>
          </w:tcPr>
          <w:p w14:paraId="5719F4FC" w14:textId="77777777" w:rsidR="00197D5A" w:rsidRPr="000E47C0" w:rsidRDefault="00197D5A" w:rsidP="006047EC">
            <w:pPr>
              <w:widowControl/>
              <w:spacing w:before="0" w:after="0" w:line="234" w:lineRule="atLeast"/>
              <w:ind w:firstLine="0"/>
              <w:jc w:val="left"/>
              <w:rPr>
                <w:rFonts w:asciiTheme="majorHAnsi" w:hAnsiTheme="majorHAnsi" w:cstheme="majorHAnsi"/>
                <w:szCs w:val="28"/>
                <w:lang w:val="vi-VN" w:eastAsia="vi-VN"/>
              </w:rPr>
            </w:pPr>
            <w:r w:rsidRPr="000E47C0">
              <w:rPr>
                <w:rFonts w:asciiTheme="majorHAnsi" w:hAnsiTheme="majorHAnsi" w:cstheme="majorHAnsi"/>
                <w:szCs w:val="28"/>
                <w:lang w:val="vi-VN" w:eastAsia="vi-VN"/>
              </w:rPr>
              <w:t>Xe ba bánh và các loại phương tiện vận chuyển tương tự</w:t>
            </w:r>
          </w:p>
        </w:tc>
        <w:tc>
          <w:tcPr>
            <w:tcW w:w="650" w:type="pct"/>
            <w:tcBorders>
              <w:top w:val="nil"/>
              <w:left w:val="nil"/>
              <w:bottom w:val="single" w:sz="8" w:space="0" w:color="auto"/>
              <w:right w:val="single" w:sz="8" w:space="0" w:color="auto"/>
            </w:tcBorders>
            <w:shd w:val="clear" w:color="auto" w:fill="FFFFFF"/>
            <w:vAlign w:val="center"/>
            <w:hideMark/>
          </w:tcPr>
          <w:p w14:paraId="19D85432" w14:textId="77777777" w:rsidR="00197D5A" w:rsidRPr="000E47C0" w:rsidRDefault="00197D5A" w:rsidP="006047EC">
            <w:pPr>
              <w:widowControl/>
              <w:spacing w:before="0" w:after="0" w:line="234" w:lineRule="atLeast"/>
              <w:ind w:firstLine="0"/>
              <w:jc w:val="center"/>
              <w:rPr>
                <w:rFonts w:asciiTheme="majorHAnsi" w:hAnsiTheme="majorHAnsi" w:cstheme="majorHAnsi"/>
                <w:szCs w:val="28"/>
                <w:lang w:val="vi-VN" w:eastAsia="vi-VN"/>
              </w:rPr>
            </w:pPr>
            <w:r w:rsidRPr="000E47C0">
              <w:rPr>
                <w:rFonts w:asciiTheme="majorHAnsi" w:hAnsiTheme="majorHAnsi" w:cstheme="majorHAnsi"/>
                <w:szCs w:val="28"/>
                <w:lang w:val="vi-VN" w:eastAsia="vi-VN"/>
              </w:rPr>
              <w:t>110</w:t>
            </w:r>
          </w:p>
        </w:tc>
      </w:tr>
    </w:tbl>
    <w:p w14:paraId="1FCCCD2A" w14:textId="77777777" w:rsidR="00197D5A" w:rsidRPr="000E47C0" w:rsidRDefault="00197D5A" w:rsidP="00197D5A">
      <w:pPr>
        <w:rPr>
          <w:b/>
          <w:iCs/>
          <w:szCs w:val="28"/>
          <w:lang w:val="vi-VN"/>
        </w:rPr>
      </w:pPr>
    </w:p>
    <w:p w14:paraId="0EE77D6E" w14:textId="77777777" w:rsidR="00197D5A" w:rsidRPr="000E47C0" w:rsidRDefault="00197D5A" w:rsidP="003C01AE">
      <w:pPr>
        <w:pageBreakBefore/>
        <w:spacing w:before="0" w:after="0"/>
        <w:ind w:firstLine="0"/>
        <w:jc w:val="center"/>
        <w:rPr>
          <w:b/>
          <w:bCs/>
          <w:szCs w:val="28"/>
        </w:rPr>
      </w:pPr>
      <w:r w:rsidRPr="000E47C0">
        <w:rPr>
          <w:b/>
          <w:bCs/>
          <w:szCs w:val="28"/>
          <w:lang w:val="vi-VN"/>
        </w:rPr>
        <w:t>Phụ lục V</w:t>
      </w:r>
      <w:r w:rsidRPr="000E47C0">
        <w:rPr>
          <w:b/>
          <w:bCs/>
          <w:szCs w:val="28"/>
        </w:rPr>
        <w:t>I</w:t>
      </w:r>
    </w:p>
    <w:p w14:paraId="61C3AF23" w14:textId="77777777" w:rsidR="003C01AE" w:rsidRPr="000E47C0" w:rsidRDefault="00197D5A" w:rsidP="003C01AE">
      <w:pPr>
        <w:spacing w:before="0" w:after="0"/>
        <w:ind w:firstLine="0"/>
        <w:jc w:val="center"/>
        <w:rPr>
          <w:b/>
          <w:bCs/>
          <w:iCs/>
          <w:szCs w:val="28"/>
        </w:rPr>
      </w:pPr>
      <w:r w:rsidRPr="000E47C0">
        <w:rPr>
          <w:b/>
          <w:bCs/>
          <w:iCs/>
          <w:szCs w:val="28"/>
        </w:rPr>
        <w:t xml:space="preserve">PHÂN TÍCH CHI TIẾT CÁC YẾU TỐ CẤU THÀNH, HIỆU QUẢ VỀ TÀI CHÍNH </w:t>
      </w:r>
    </w:p>
    <w:p w14:paraId="2B22CB2D" w14:textId="77777777" w:rsidR="00197D5A" w:rsidRPr="000E47C0" w:rsidRDefault="00197D5A" w:rsidP="003C01AE">
      <w:pPr>
        <w:spacing w:before="0" w:after="0"/>
        <w:ind w:firstLine="0"/>
        <w:jc w:val="center"/>
        <w:rPr>
          <w:b/>
          <w:bCs/>
          <w:iCs/>
          <w:szCs w:val="28"/>
        </w:rPr>
      </w:pPr>
      <w:r w:rsidRPr="000E47C0">
        <w:rPr>
          <w:b/>
          <w:bCs/>
          <w:iCs/>
          <w:szCs w:val="28"/>
        </w:rPr>
        <w:t>CỦA TRUNG TÂM ĐĂNG KIỂM XE CƠ GIỚI</w:t>
      </w:r>
    </w:p>
    <w:p w14:paraId="70D941AE" w14:textId="77777777" w:rsidR="00197D5A" w:rsidRPr="000E47C0" w:rsidRDefault="00197D5A" w:rsidP="00197D5A">
      <w:pPr>
        <w:ind w:firstLine="0"/>
        <w:jc w:val="center"/>
        <w:rPr>
          <w:b/>
          <w:bCs/>
          <w:iCs/>
          <w:szCs w:val="28"/>
          <w:lang w:val="vi-VN"/>
        </w:rPr>
      </w:pPr>
      <w:r w:rsidRPr="000E47C0">
        <w:rPr>
          <w:b/>
          <w:bCs/>
          <w:iCs/>
          <w:noProof/>
          <w:szCs w:val="28"/>
          <w:lang w:val="vi-VN" w:eastAsia="vi-VN"/>
        </w:rPr>
        <mc:AlternateContent>
          <mc:Choice Requires="wps">
            <w:drawing>
              <wp:anchor distT="0" distB="0" distL="114300" distR="114300" simplePos="0" relativeHeight="251664384" behindDoc="0" locked="0" layoutInCell="1" allowOverlap="1" wp14:anchorId="55234DBD" wp14:editId="466A3310">
                <wp:simplePos x="0" y="0"/>
                <wp:positionH relativeFrom="margin">
                  <wp:align>center</wp:align>
                </wp:positionH>
                <wp:positionV relativeFrom="paragraph">
                  <wp:posOffset>6985</wp:posOffset>
                </wp:positionV>
                <wp:extent cx="826936"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82693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cei="http://schemas.microsoft.com/office/word/2026/wordml/cei" xmlns:w16sdtfl="http://schemas.microsoft.com/office/word/2024/wordml/sdtformatlock">
            <w:pict>
              <v:line w14:anchorId="511A7FDA" id="Straight Connector 40"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55pt" to="65.1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XEhFsgEAAFgDAAAOAAAAZHJzL2Uyb0RvYy54bWysU8FuGyEQvVfqPyDuNY6jWunK6xxipZeq jdT0AyYs7CIBgxjqtf++A3Yct71V3QM7MMybeTOPzf0heLE3mRzGXt4sllKYqHFwcezlj+fHD3dS UIE4gMdoenk0JO+3799t5tSZFU7oB5MFg0Tq5tTLqZTUKUV6MgFogclEdlrMAQpv86iGDDOjB69W y+VazZiHlFEbIj7dnZxy2/CtNbp8s5ZMEb6XXFtpa27rS13VdgPdmCFNTp/LgH+oIoCLnPQCtYMC 4md2f0EFpzMS2rLQGBRa67RpHJjNzfIPNt8nSKZx4eZQurSJ/h+s/rp/iE+Z2zAn6ig95criYHOo f65PHFqzjpdmmUMRmg/vVutPt2sp9KtLvcWlTOWzwSCq0UvvYqUBHey/UOFcfPX1Sj2O+Oi8b6Pw Ucy9XN9+5GFpYEFYD4XNkIZeUhylAD+y0nTJDZHQu6FGVxw60oPPYg88bNbIgPMzVyuFByrsYArt q0PnCn4LreXsgKZTcHOdtBFcYYF6F5jxdbSPNaNpEjuTeutgtV5wOLbGqrrj8bWkZ6lVfVzv2b5+ ENtfAAAA//8DAFBLAwQUAAYACAAAACEA7MWcF9kAAAAEAQAADwAAAGRycy9kb3ducmV2LnhtbEyP zU7DMBCE70h9B2srcaN2GwlQiFNVrXrorQSQOG7jzQ+N11HstOHtcbnAcXZWM99k68l24kKDbx1r WC4UCOLSmZZrDe9v+4dnED4gG+wck4Zv8rDOZ3cZpsZd+ZUuRahFDGGfooYmhD6V0pcNWfQL1xNH r3KDxRDlUEsz4DWG206ulHqUFluODQ32tG2oPBej1TAet5Vq98n09ZkUcjw8HT92Va31/XzavIAI NIW/Z7jhR3TII9PJjWy86DTEISFelyBuZqJWIE6/WuaZ/A+f/wAAAP//AwBQSwECLQAUAAYACAAA ACEAtoM4kv4AAADhAQAAEwAAAAAAAAAAAAAAAAAAAAAAW0NvbnRlbnRfVHlwZXNdLnhtbFBLAQIt ABQABgAIAAAAIQA4/SH/1gAAAJQBAAALAAAAAAAAAAAAAAAAAC8BAABfcmVscy8ucmVsc1BLAQIt ABQABgAIAAAAIQA0XEhFsgEAAFgDAAAOAAAAAAAAAAAAAAAAAC4CAABkcnMvZTJvRG9jLnhtbFBL AQItABQABgAIAAAAIQDsxZwX2QAAAAQBAAAPAAAAAAAAAAAAAAAAAAwEAABkcnMvZG93bnJldi54 bWxQSwUGAAAAAAQABADzAAAAEgUAAAAA " strokecolor="windowText" strokeweight=".5pt">
                <v:stroke joinstyle="miter"/>
                <w10:wrap anchorx="margin"/>
              </v:line>
            </w:pict>
          </mc:Fallback>
        </mc:AlternateContent>
      </w:r>
    </w:p>
    <w:p w14:paraId="59B9A33A" w14:textId="77777777" w:rsidR="00197D5A" w:rsidRPr="000E47C0" w:rsidRDefault="00197D5A" w:rsidP="00197D5A">
      <w:pPr>
        <w:widowControl/>
        <w:jc w:val="left"/>
        <w:rPr>
          <w:b/>
          <w:szCs w:val="28"/>
          <w:lang w:val="vi-VN"/>
        </w:rPr>
      </w:pPr>
      <w:r w:rsidRPr="000E47C0">
        <w:rPr>
          <w:b/>
          <w:szCs w:val="28"/>
          <w:lang w:val="vi-VN"/>
        </w:rPr>
        <w:t>I. GIẢ ĐỊNH VỀ DOANH THU</w:t>
      </w:r>
    </w:p>
    <w:p w14:paraId="41B7BB04" w14:textId="77777777" w:rsidR="00197D5A" w:rsidRPr="000E47C0" w:rsidRDefault="00197D5A" w:rsidP="00197D5A">
      <w:pPr>
        <w:widowControl/>
        <w:ind w:firstLine="0"/>
        <w:jc w:val="left"/>
        <w:rPr>
          <w:szCs w:val="28"/>
          <w:lang w:val="vi-VN"/>
        </w:rPr>
      </w:pPr>
      <w:r w:rsidRPr="000E47C0">
        <w:rPr>
          <w:szCs w:val="28"/>
          <w:lang w:val="vi-VN"/>
        </w:rPr>
        <w:tab/>
        <w:t xml:space="preserve">- Doanh thu từ hoạt động của </w:t>
      </w:r>
      <w:r w:rsidRPr="000E47C0">
        <w:rPr>
          <w:szCs w:val="28"/>
        </w:rPr>
        <w:t>Công ty</w:t>
      </w:r>
      <w:r w:rsidRPr="000E47C0">
        <w:rPr>
          <w:szCs w:val="28"/>
          <w:lang w:val="vi-VN"/>
        </w:rPr>
        <w:t xml:space="preserve"> từ: </w:t>
      </w:r>
      <w:del w:id="1434" w:author="Nội dung điều chỉnh (Claude)" w:date="2026-10-21T11:02:43Z">
        <w:r w:rsidRPr="000E47C0">
          <w:rPr>
            <w:szCs w:val="28"/>
            <w:lang w:val="vi-VN"/>
          </w:rPr>
          <w:delText xml:space="preserve">Hoạt động thu phí kiểm định của 2 dây chuyền kiểm định (chưa tính doanh thu từ các hoạt động khác).</w:delText>
        </w:r>
      </w:del>
      <w:ins w:id="1435" w:author="Nội dung điều chỉnh (Claude)" w:date="2026-10-21T11:02:43Z">
        <w:r w:rsidRPr="000E47C0">
          <w:rPr>
            <w:szCs w:val="28"/>
            <w:lang w:val="vi-VN"/>
          </w:rPr>
          <w:t xml:space="preserve">Hoạt động thu phí kiểm định của 01 dây chuyền kiểm định (giai đoạn 1) và doanh thu dịch vụ bổ sung (ước tính theo Bảng 19).</w:t>
        </w:r>
      </w:ins>
    </w:p>
    <w:p w14:paraId="408E6537" w14:textId="77777777" w:rsidR="00197D5A" w:rsidRPr="000E47C0" w:rsidRDefault="00197D5A" w:rsidP="00197D5A">
      <w:pPr>
        <w:widowControl/>
        <w:ind w:firstLine="0"/>
        <w:jc w:val="left"/>
        <w:rPr>
          <w:szCs w:val="28"/>
          <w:lang w:val="vi-VN"/>
        </w:rPr>
      </w:pPr>
      <w:r w:rsidRPr="000E47C0">
        <w:rPr>
          <w:szCs w:val="28"/>
          <w:lang w:val="vi-VN"/>
        </w:rPr>
        <w:tab/>
        <w:t xml:space="preserve">- Hiệu suất hoạt động năm đầu đạt khoảng 70%, năm thứ 2 đạt 80%, từ năm thứ 3 trở đi đạt </w:t>
      </w:r>
      <w:r w:rsidRPr="000E47C0">
        <w:rPr>
          <w:szCs w:val="28"/>
        </w:rPr>
        <w:t>90</w:t>
      </w:r>
      <w:r w:rsidRPr="000E47C0">
        <w:rPr>
          <w:szCs w:val="28"/>
          <w:lang w:val="vi-VN"/>
        </w:rPr>
        <w:t>%.</w:t>
      </w:r>
    </w:p>
    <w:p w14:paraId="31CDC3E0" w14:textId="77777777" w:rsidR="00197D5A" w:rsidRPr="000E47C0" w:rsidRDefault="00197D5A" w:rsidP="00197D5A">
      <w:pPr>
        <w:widowControl/>
        <w:ind w:firstLine="0"/>
        <w:jc w:val="left"/>
        <w:rPr>
          <w:szCs w:val="28"/>
          <w:lang w:val="vi-VN"/>
        </w:rPr>
      </w:pPr>
      <w:r w:rsidRPr="000E47C0">
        <w:rPr>
          <w:szCs w:val="28"/>
          <w:lang w:val="vi-VN"/>
        </w:rPr>
        <w:tab/>
        <w:t>- Thời gian làm việc: 8 giờ/ngày. Số ngày làm việc trong tháng: 26 ngày/tháng.</w:t>
      </w:r>
    </w:p>
    <w:p w14:paraId="3DE03A7F" w14:textId="77777777" w:rsidR="00197D5A" w:rsidRPr="000E47C0" w:rsidRDefault="00197D5A" w:rsidP="00197D5A">
      <w:pPr>
        <w:widowControl/>
        <w:ind w:firstLine="0"/>
        <w:jc w:val="left"/>
        <w:rPr>
          <w:szCs w:val="28"/>
          <w:lang w:val="vi-VN"/>
        </w:rPr>
      </w:pPr>
      <w:r w:rsidRPr="000E47C0">
        <w:rPr>
          <w:szCs w:val="28"/>
          <w:lang w:val="vi-VN"/>
        </w:rPr>
        <w:tab/>
        <w:t>- Thời gian kiểm định 1 lượt xe 10 phút.</w:t>
      </w:r>
    </w:p>
    <w:p w14:paraId="5E30F6F9" w14:textId="77777777" w:rsidR="00197D5A" w:rsidRPr="000E47C0" w:rsidRDefault="00197D5A" w:rsidP="00197D5A">
      <w:pPr>
        <w:widowControl/>
        <w:ind w:firstLine="0"/>
        <w:jc w:val="left"/>
        <w:rPr>
          <w:szCs w:val="28"/>
          <w:lang w:val="vi-VN"/>
        </w:rPr>
      </w:pPr>
      <w:r w:rsidRPr="000E47C0">
        <w:rPr>
          <w:szCs w:val="28"/>
          <w:lang w:val="vi-VN"/>
        </w:rPr>
        <w:tab/>
        <w:t xml:space="preserve">- Số lượng xe kiểm định trong 1 ngày/dây chuyền là 48 xe. </w:t>
      </w:r>
    </w:p>
    <w:p w14:paraId="177F8A52" w14:textId="77777777" w:rsidR="00197D5A" w:rsidRPr="000E47C0" w:rsidRDefault="00197D5A" w:rsidP="00197D5A">
      <w:pPr>
        <w:widowControl/>
        <w:jc w:val="left"/>
        <w:rPr>
          <w:szCs w:val="28"/>
          <w:lang w:val="vi-VN"/>
        </w:rPr>
      </w:pPr>
      <w:r w:rsidRPr="000E47C0">
        <w:rPr>
          <w:szCs w:val="28"/>
          <w:lang w:val="vi-VN"/>
        </w:rPr>
        <w:t xml:space="preserve">- Số lượng xe kiểm định trong 1 năm: </w:t>
      </w:r>
      <w:del w:id="1436" w:author="Nội dung điều chỉnh (Claude)" w:date="2026-10-21T11:02:43Z">
        <w:r w:rsidRPr="000E47C0">
          <w:rPr>
            <w:szCs w:val="28"/>
            <w:lang w:val="vi-VN"/>
          </w:rPr>
          <w:delText xml:space="preserve">2 dây chuyền x 48 xe/ngày/dây chuyền x 26 ngày/tháng x 12 tháng = 29.952 xe.</w:delText>
        </w:r>
      </w:del>
      <w:ins w:id="1437" w:author="Nội dung điều chỉnh (Claude)" w:date="2026-10-21T11:02:43Z">
        <w:r w:rsidRPr="000E47C0">
          <w:rPr>
            <w:szCs w:val="28"/>
            <w:lang w:val="vi-VN"/>
          </w:rPr>
          <w:t xml:space="preserve">01 dây chuyền x 48 xe/ngày x 26 ngày/tháng x 12 tháng = 14.976 xe; từ năm thứ 6 tăng 10%/năm, không vượt công suất.</w:t>
        </w:r>
      </w:ins>
    </w:p>
    <w:p w14:paraId="12EA39CB" w14:textId="77777777" w:rsidR="00197D5A" w:rsidRPr="000E47C0" w:rsidRDefault="00197D5A" w:rsidP="00197D5A">
      <w:pPr>
        <w:widowControl/>
        <w:jc w:val="left"/>
        <w:rPr>
          <w:b/>
          <w:bCs/>
          <w:szCs w:val="28"/>
          <w:lang w:val="vi-VN"/>
        </w:rPr>
      </w:pPr>
      <w:r w:rsidRPr="000E47C0">
        <w:rPr>
          <w:b/>
          <w:bCs/>
          <w:szCs w:val="28"/>
          <w:lang w:val="vi-VN"/>
        </w:rPr>
        <w:t>1.</w:t>
      </w:r>
      <w:r w:rsidRPr="000E47C0">
        <w:rPr>
          <w:b/>
          <w:bCs/>
          <w:szCs w:val="28"/>
        </w:rPr>
        <w:t xml:space="preserve"> </w:t>
      </w:r>
      <w:r w:rsidRPr="000E47C0">
        <w:rPr>
          <w:b/>
          <w:bCs/>
          <w:szCs w:val="28"/>
          <w:lang w:val="vi-VN"/>
        </w:rPr>
        <w:t>Số lượt xe kiểm định được tính như sau:</w:t>
      </w:r>
    </w:p>
    <w:tbl>
      <w:tblPr>
        <w:tblW w:w="46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1219"/>
        <w:gridCol w:w="1219"/>
        <w:gridCol w:w="1214"/>
        <w:gridCol w:w="1214"/>
        <w:gridCol w:w="1214"/>
        <w:gridCol w:w="1214"/>
        <w:gridCol w:w="1214"/>
        <w:gridCol w:w="1214"/>
        <w:gridCol w:w="1214"/>
        <w:gridCol w:w="1213"/>
      </w:tblGrid>
      <w:tr w:rsidR="000E47C0" w:rsidRPr="000E47C0" w14:paraId="1F1C992E" w14:textId="77777777" w:rsidTr="00E02BF3">
        <w:trPr>
          <w:trHeight w:val="479"/>
          <w:jc w:val="center"/>
        </w:trPr>
        <w:tc>
          <w:tcPr>
            <w:tcW w:w="542" w:type="pct"/>
            <w:vMerge w:val="restart"/>
            <w:vAlign w:val="center"/>
            <w:hideMark/>
          </w:tcPr>
          <w:p w14:paraId="3EB7D798" w14:textId="77777777" w:rsidR="00E02BF3" w:rsidRPr="000E47C0" w:rsidRDefault="00E02BF3" w:rsidP="006047EC">
            <w:pPr>
              <w:widowControl/>
              <w:ind w:firstLine="0"/>
              <w:jc w:val="center"/>
              <w:rPr>
                <w:b/>
                <w:bCs/>
                <w:szCs w:val="28"/>
              </w:rPr>
            </w:pPr>
            <w:r w:rsidRPr="000E47C0">
              <w:rPr>
                <w:b/>
                <w:bCs/>
                <w:szCs w:val="28"/>
              </w:rPr>
              <w:t>Số lượt/ năm</w:t>
            </w:r>
          </w:p>
        </w:tc>
        <w:tc>
          <w:tcPr>
            <w:tcW w:w="447" w:type="pct"/>
            <w:vAlign w:val="center"/>
            <w:hideMark/>
          </w:tcPr>
          <w:p w14:paraId="2DD6BA90" w14:textId="77777777" w:rsidR="00E02BF3" w:rsidRPr="000E47C0" w:rsidRDefault="00E02BF3" w:rsidP="006047EC">
            <w:pPr>
              <w:widowControl/>
              <w:ind w:firstLine="0"/>
              <w:jc w:val="center"/>
              <w:rPr>
                <w:b/>
                <w:bCs/>
                <w:szCs w:val="28"/>
              </w:rPr>
            </w:pPr>
            <w:r w:rsidRPr="000E47C0">
              <w:rPr>
                <w:b/>
                <w:bCs/>
                <w:szCs w:val="28"/>
              </w:rPr>
              <w:t>Năm 1</w:t>
            </w:r>
          </w:p>
        </w:tc>
        <w:tc>
          <w:tcPr>
            <w:tcW w:w="447" w:type="pct"/>
            <w:vAlign w:val="center"/>
            <w:hideMark/>
          </w:tcPr>
          <w:p w14:paraId="21BFDFB6" w14:textId="77777777" w:rsidR="00E02BF3" w:rsidRPr="000E47C0" w:rsidRDefault="00E02BF3" w:rsidP="006047EC">
            <w:pPr>
              <w:widowControl/>
              <w:ind w:firstLine="0"/>
              <w:jc w:val="center"/>
              <w:rPr>
                <w:b/>
                <w:bCs/>
                <w:szCs w:val="28"/>
              </w:rPr>
            </w:pPr>
            <w:r w:rsidRPr="000E47C0">
              <w:rPr>
                <w:b/>
                <w:bCs/>
                <w:szCs w:val="28"/>
              </w:rPr>
              <w:t>Năm 2</w:t>
            </w:r>
          </w:p>
        </w:tc>
        <w:tc>
          <w:tcPr>
            <w:tcW w:w="445" w:type="pct"/>
            <w:vAlign w:val="center"/>
            <w:hideMark/>
          </w:tcPr>
          <w:p w14:paraId="58F601D6" w14:textId="77777777" w:rsidR="00E02BF3" w:rsidRPr="000E47C0" w:rsidRDefault="00E02BF3" w:rsidP="006047EC">
            <w:pPr>
              <w:widowControl/>
              <w:ind w:firstLine="0"/>
              <w:jc w:val="center"/>
              <w:rPr>
                <w:b/>
                <w:bCs/>
                <w:szCs w:val="28"/>
              </w:rPr>
            </w:pPr>
            <w:r w:rsidRPr="000E47C0">
              <w:rPr>
                <w:b/>
                <w:bCs/>
                <w:szCs w:val="28"/>
              </w:rPr>
              <w:t>Năm 3</w:t>
            </w:r>
          </w:p>
        </w:tc>
        <w:tc>
          <w:tcPr>
            <w:tcW w:w="445" w:type="pct"/>
            <w:vAlign w:val="center"/>
            <w:hideMark/>
          </w:tcPr>
          <w:p w14:paraId="70B15BD6" w14:textId="77777777" w:rsidR="00E02BF3" w:rsidRPr="000E47C0" w:rsidRDefault="00E02BF3" w:rsidP="006047EC">
            <w:pPr>
              <w:widowControl/>
              <w:ind w:firstLine="0"/>
              <w:jc w:val="center"/>
              <w:rPr>
                <w:b/>
                <w:bCs/>
                <w:szCs w:val="28"/>
              </w:rPr>
            </w:pPr>
            <w:r w:rsidRPr="000E47C0">
              <w:rPr>
                <w:b/>
                <w:bCs/>
                <w:szCs w:val="28"/>
              </w:rPr>
              <w:t>Năm 4</w:t>
            </w:r>
          </w:p>
        </w:tc>
        <w:tc>
          <w:tcPr>
            <w:tcW w:w="445" w:type="pct"/>
            <w:vAlign w:val="center"/>
            <w:hideMark/>
          </w:tcPr>
          <w:p w14:paraId="5F1D0C90" w14:textId="77777777" w:rsidR="00E02BF3" w:rsidRPr="000E47C0" w:rsidRDefault="00E02BF3" w:rsidP="006047EC">
            <w:pPr>
              <w:widowControl/>
              <w:ind w:firstLine="0"/>
              <w:jc w:val="center"/>
              <w:rPr>
                <w:b/>
                <w:bCs/>
                <w:szCs w:val="28"/>
              </w:rPr>
            </w:pPr>
            <w:r w:rsidRPr="000E47C0">
              <w:rPr>
                <w:b/>
                <w:bCs/>
                <w:szCs w:val="28"/>
              </w:rPr>
              <w:t>Năm 5</w:t>
            </w:r>
          </w:p>
        </w:tc>
        <w:tc>
          <w:tcPr>
            <w:tcW w:w="445" w:type="pct"/>
            <w:vAlign w:val="center"/>
            <w:hideMark/>
          </w:tcPr>
          <w:p w14:paraId="7877D8D6" w14:textId="77777777" w:rsidR="00E02BF3" w:rsidRPr="000E47C0" w:rsidRDefault="00E02BF3" w:rsidP="006047EC">
            <w:pPr>
              <w:widowControl/>
              <w:ind w:firstLine="0"/>
              <w:jc w:val="center"/>
              <w:rPr>
                <w:b/>
                <w:bCs/>
                <w:szCs w:val="28"/>
              </w:rPr>
            </w:pPr>
            <w:r w:rsidRPr="000E47C0">
              <w:rPr>
                <w:b/>
                <w:bCs/>
                <w:szCs w:val="28"/>
              </w:rPr>
              <w:t>Năm 6</w:t>
            </w:r>
          </w:p>
        </w:tc>
        <w:tc>
          <w:tcPr>
            <w:tcW w:w="445" w:type="pct"/>
            <w:vAlign w:val="center"/>
            <w:hideMark/>
          </w:tcPr>
          <w:p w14:paraId="28C6727E" w14:textId="77777777" w:rsidR="00E02BF3" w:rsidRPr="000E47C0" w:rsidRDefault="00E02BF3" w:rsidP="006047EC">
            <w:pPr>
              <w:widowControl/>
              <w:ind w:firstLine="0"/>
              <w:jc w:val="center"/>
              <w:rPr>
                <w:b/>
                <w:bCs/>
                <w:szCs w:val="28"/>
              </w:rPr>
            </w:pPr>
            <w:r w:rsidRPr="000E47C0">
              <w:rPr>
                <w:b/>
                <w:bCs/>
                <w:szCs w:val="28"/>
              </w:rPr>
              <w:t>Năm 7</w:t>
            </w:r>
          </w:p>
        </w:tc>
        <w:tc>
          <w:tcPr>
            <w:tcW w:w="445" w:type="pct"/>
            <w:vAlign w:val="center"/>
            <w:hideMark/>
          </w:tcPr>
          <w:p w14:paraId="60232337" w14:textId="77777777" w:rsidR="00E02BF3" w:rsidRPr="000E47C0" w:rsidRDefault="00E02BF3" w:rsidP="006047EC">
            <w:pPr>
              <w:widowControl/>
              <w:ind w:firstLine="0"/>
              <w:jc w:val="center"/>
              <w:rPr>
                <w:b/>
                <w:bCs/>
                <w:szCs w:val="28"/>
              </w:rPr>
            </w:pPr>
            <w:r w:rsidRPr="000E47C0">
              <w:rPr>
                <w:b/>
                <w:bCs/>
                <w:szCs w:val="28"/>
              </w:rPr>
              <w:t>Năm 8</w:t>
            </w:r>
          </w:p>
        </w:tc>
        <w:tc>
          <w:tcPr>
            <w:tcW w:w="445" w:type="pct"/>
            <w:vAlign w:val="center"/>
            <w:hideMark/>
          </w:tcPr>
          <w:p w14:paraId="3F0ACDD9" w14:textId="77777777" w:rsidR="00E02BF3" w:rsidRPr="000E47C0" w:rsidRDefault="00E02BF3" w:rsidP="006047EC">
            <w:pPr>
              <w:widowControl/>
              <w:ind w:firstLine="0"/>
              <w:jc w:val="center"/>
              <w:rPr>
                <w:b/>
                <w:bCs/>
                <w:szCs w:val="28"/>
              </w:rPr>
            </w:pPr>
            <w:r w:rsidRPr="000E47C0">
              <w:rPr>
                <w:b/>
                <w:bCs/>
                <w:szCs w:val="28"/>
              </w:rPr>
              <w:t>Năm 9</w:t>
            </w:r>
          </w:p>
        </w:tc>
        <w:tc>
          <w:tcPr>
            <w:tcW w:w="445" w:type="pct"/>
            <w:vAlign w:val="center"/>
            <w:hideMark/>
          </w:tcPr>
          <w:p w14:paraId="1C87C1A5" w14:textId="77777777" w:rsidR="00E02BF3" w:rsidRPr="000E47C0" w:rsidRDefault="00E02BF3" w:rsidP="006047EC">
            <w:pPr>
              <w:widowControl/>
              <w:ind w:firstLine="0"/>
              <w:jc w:val="center"/>
              <w:rPr>
                <w:b/>
                <w:bCs/>
                <w:szCs w:val="28"/>
              </w:rPr>
            </w:pPr>
            <w:r w:rsidRPr="000E47C0">
              <w:rPr>
                <w:b/>
                <w:bCs/>
                <w:szCs w:val="28"/>
              </w:rPr>
              <w:t>Năm 10</w:t>
            </w:r>
          </w:p>
        </w:tc>
      </w:tr>
      <w:tr w:rsidR="000E47C0" w:rsidRPr="000E47C0" w14:paraId="28A96BAC" w14:textId="77777777" w:rsidTr="00E02BF3">
        <w:trPr>
          <w:trHeight w:val="375"/>
          <w:jc w:val="center"/>
        </w:trPr>
        <w:tc>
          <w:tcPr>
            <w:tcW w:w="542" w:type="pct"/>
            <w:vMerge/>
            <w:vAlign w:val="center"/>
            <w:hideMark/>
          </w:tcPr>
          <w:p w14:paraId="272D4311" w14:textId="77777777" w:rsidR="00E02BF3" w:rsidRPr="000E47C0" w:rsidRDefault="00E02BF3" w:rsidP="006047EC">
            <w:pPr>
              <w:widowControl/>
              <w:ind w:firstLine="0"/>
              <w:jc w:val="center"/>
              <w:rPr>
                <w:b/>
                <w:bCs/>
                <w:szCs w:val="28"/>
              </w:rPr>
            </w:pPr>
          </w:p>
        </w:tc>
        <w:tc>
          <w:tcPr>
            <w:tcW w:w="447" w:type="pct"/>
            <w:vAlign w:val="center"/>
            <w:hideMark/>
          </w:tcPr>
          <w:p w14:paraId="0E72B659" w14:textId="77777777" w:rsidR="00E02BF3" w:rsidRPr="000E47C0" w:rsidRDefault="00E02BF3" w:rsidP="006047EC">
            <w:pPr>
              <w:widowControl/>
              <w:ind w:firstLine="0"/>
              <w:jc w:val="center"/>
              <w:rPr>
                <w:szCs w:val="28"/>
              </w:rPr>
            </w:pPr>
            <w:r w:rsidRPr="000E47C0">
              <w:rPr>
                <w:szCs w:val="28"/>
              </w:rPr>
              <w:t>70%</w:t>
            </w:r>
          </w:p>
        </w:tc>
        <w:tc>
          <w:tcPr>
            <w:tcW w:w="447" w:type="pct"/>
            <w:vAlign w:val="center"/>
            <w:hideMark/>
          </w:tcPr>
          <w:p w14:paraId="61CA3FA2" w14:textId="77777777" w:rsidR="00E02BF3" w:rsidRPr="000E47C0" w:rsidRDefault="00E02BF3" w:rsidP="006047EC">
            <w:pPr>
              <w:widowControl/>
              <w:ind w:firstLine="0"/>
              <w:jc w:val="center"/>
              <w:rPr>
                <w:szCs w:val="28"/>
              </w:rPr>
            </w:pPr>
            <w:r w:rsidRPr="000E47C0">
              <w:rPr>
                <w:szCs w:val="28"/>
              </w:rPr>
              <w:t>80%</w:t>
            </w:r>
          </w:p>
        </w:tc>
        <w:tc>
          <w:tcPr>
            <w:tcW w:w="445" w:type="pct"/>
            <w:noWrap/>
            <w:vAlign w:val="center"/>
            <w:hideMark/>
          </w:tcPr>
          <w:p w14:paraId="26F818B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16DA2AA3"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4AA25B1F" w14:textId="77777777" w:rsidR="00E02BF3" w:rsidRPr="000E47C0" w:rsidRDefault="00E02BF3" w:rsidP="006047EC">
            <w:pPr>
              <w:widowControl/>
              <w:ind w:firstLine="0"/>
              <w:jc w:val="center"/>
              <w:rPr>
                <w:szCs w:val="28"/>
              </w:rPr>
            </w:pPr>
            <w:r w:rsidRPr="000E47C0">
              <w:rPr>
                <w:szCs w:val="28"/>
              </w:rPr>
              <w:t>90%</w:t>
            </w:r>
          </w:p>
        </w:tc>
        <w:tc>
          <w:tcPr>
            <w:tcW w:w="445" w:type="pct"/>
            <w:noWrap/>
            <w:vAlign w:val="center"/>
            <w:hideMark/>
          </w:tcPr>
          <w:p w14:paraId="518E9F09" w14:textId="77777777" w:rsidR="00E02BF3" w:rsidRPr="000E47C0" w:rsidRDefault="00E02BF3" w:rsidP="006047EC">
            <w:pPr>
              <w:widowControl/>
              <w:ind w:firstLine="0"/>
              <w:jc w:val="center"/>
              <w:rPr>
                <w:szCs w:val="28"/>
              </w:rPr>
            </w:pPr>
            <w:del w:id="1448" w:author="Nội dung điều chỉnh (Claude)" w:date="2026-10-21T11:02:43Z">
              <w:r w:rsidRPr="000E47C0">
                <w:rPr>
                  <w:szCs w:val="28"/>
                </w:rPr>
                <w:delText>90%</w:delText>
              </w:r>
            </w:del>
            <w:ins w:id="1449" w:author="Nội dung điều chỉnh (Claude)" w:date="2026-10-21T11:02:43Z">
              <w:r w:rsidRPr="000E47C0">
                <w:rPr>
                  <w:szCs w:val="28"/>
                </w:rPr>
                <w:t xml:space="preserve">99%</w:t>
              </w:r>
            </w:ins>
          </w:p>
        </w:tc>
        <w:tc>
          <w:tcPr>
            <w:tcW w:w="445" w:type="pct"/>
            <w:noWrap/>
            <w:vAlign w:val="center"/>
            <w:hideMark/>
          </w:tcPr>
          <w:p w14:paraId="6777EFE3" w14:textId="77777777" w:rsidR="00E02BF3" w:rsidRPr="000E47C0" w:rsidRDefault="00E02BF3" w:rsidP="006047EC">
            <w:pPr>
              <w:widowControl/>
              <w:ind w:firstLine="0"/>
              <w:jc w:val="center"/>
              <w:rPr>
                <w:szCs w:val="28"/>
              </w:rPr>
            </w:pPr>
            <w:del w:id="1452" w:author="Nội dung điều chỉnh (Claude)" w:date="2026-10-21T11:02:43Z">
              <w:r w:rsidRPr="000E47C0">
                <w:rPr>
                  <w:szCs w:val="28"/>
                </w:rPr>
                <w:delText>90%</w:delText>
              </w:r>
            </w:del>
            <w:ins w:id="1453" w:author="Nội dung điều chỉnh (Claude)" w:date="2026-10-21T11:02:43Z">
              <w:r w:rsidRPr="000E47C0">
                <w:rPr>
                  <w:szCs w:val="28"/>
                </w:rPr>
                <w:t xml:space="preserve">100%</w:t>
              </w:r>
            </w:ins>
          </w:p>
        </w:tc>
        <w:tc>
          <w:tcPr>
            <w:tcW w:w="445" w:type="pct"/>
            <w:noWrap/>
            <w:vAlign w:val="center"/>
            <w:hideMark/>
          </w:tcPr>
          <w:p w14:paraId="7F3ACC93" w14:textId="77777777" w:rsidR="00E02BF3" w:rsidRPr="000E47C0" w:rsidRDefault="00E02BF3" w:rsidP="006047EC">
            <w:pPr>
              <w:widowControl/>
              <w:ind w:firstLine="0"/>
              <w:jc w:val="center"/>
              <w:rPr>
                <w:szCs w:val="28"/>
              </w:rPr>
            </w:pPr>
            <w:del w:id="1456" w:author="Nội dung điều chỉnh (Claude)" w:date="2026-10-21T11:02:43Z">
              <w:r w:rsidRPr="000E47C0">
                <w:rPr>
                  <w:szCs w:val="28"/>
                </w:rPr>
                <w:delText>90%</w:delText>
              </w:r>
            </w:del>
            <w:ins w:id="1457" w:author="Nội dung điều chỉnh (Claude)" w:date="2026-10-21T11:02:43Z">
              <w:r w:rsidRPr="000E47C0">
                <w:rPr>
                  <w:szCs w:val="28"/>
                </w:rPr>
                <w:t xml:space="preserve">100%</w:t>
              </w:r>
            </w:ins>
          </w:p>
        </w:tc>
        <w:tc>
          <w:tcPr>
            <w:tcW w:w="445" w:type="pct"/>
            <w:noWrap/>
            <w:vAlign w:val="center"/>
            <w:hideMark/>
          </w:tcPr>
          <w:p w14:paraId="0DC71FF0" w14:textId="77777777" w:rsidR="00E02BF3" w:rsidRPr="000E47C0" w:rsidRDefault="00E02BF3" w:rsidP="006047EC">
            <w:pPr>
              <w:widowControl/>
              <w:ind w:firstLine="0"/>
              <w:jc w:val="center"/>
              <w:rPr>
                <w:szCs w:val="28"/>
              </w:rPr>
            </w:pPr>
            <w:del w:id="1460" w:author="Nội dung điều chỉnh (Claude)" w:date="2026-10-21T11:02:43Z">
              <w:r w:rsidRPr="000E47C0">
                <w:rPr>
                  <w:szCs w:val="28"/>
                </w:rPr>
                <w:delText>90%</w:delText>
              </w:r>
            </w:del>
            <w:ins w:id="1461" w:author="Nội dung điều chỉnh (Claude)" w:date="2026-10-21T11:02:43Z">
              <w:r w:rsidRPr="000E47C0">
                <w:rPr>
                  <w:szCs w:val="28"/>
                </w:rPr>
                <w:t xml:space="preserve">100%</w:t>
              </w:r>
            </w:ins>
          </w:p>
        </w:tc>
        <w:tc>
          <w:tcPr>
            <w:tcW w:w="445" w:type="pct"/>
            <w:noWrap/>
            <w:vAlign w:val="center"/>
            <w:hideMark/>
          </w:tcPr>
          <w:p w14:paraId="2B20E978" w14:textId="77777777" w:rsidR="00E02BF3" w:rsidRPr="000E47C0" w:rsidRDefault="00E02BF3" w:rsidP="006047EC">
            <w:pPr>
              <w:widowControl/>
              <w:ind w:firstLine="0"/>
              <w:jc w:val="center"/>
              <w:rPr>
                <w:szCs w:val="28"/>
              </w:rPr>
            </w:pPr>
            <w:del w:id="1464" w:author="Nội dung điều chỉnh (Claude)" w:date="2026-10-21T11:02:43Z">
              <w:r w:rsidRPr="000E47C0">
                <w:rPr>
                  <w:szCs w:val="28"/>
                </w:rPr>
                <w:delText>90%</w:delText>
              </w:r>
            </w:del>
            <w:ins w:id="1465" w:author="Nội dung điều chỉnh (Claude)" w:date="2026-10-21T11:02:43Z">
              <w:r w:rsidRPr="000E47C0">
                <w:rPr>
                  <w:szCs w:val="28"/>
                </w:rPr>
                <w:t xml:space="preserve">100%</w:t>
              </w:r>
            </w:ins>
          </w:p>
        </w:tc>
      </w:tr>
      <w:tr w:rsidR="000E47C0" w:rsidRPr="000E47C0" w14:paraId="03E055FC" w14:textId="77777777" w:rsidTr="00E02BF3">
        <w:trPr>
          <w:trHeight w:val="165"/>
          <w:jc w:val="center"/>
        </w:trPr>
        <w:tc>
          <w:tcPr>
            <w:tcW w:w="542" w:type="pct"/>
            <w:tcBorders>
              <w:top w:val="single" w:sz="4" w:space="0" w:color="auto"/>
              <w:left w:val="nil"/>
              <w:bottom w:val="single" w:sz="4" w:space="0" w:color="auto"/>
              <w:right w:val="single" w:sz="4" w:space="0" w:color="auto"/>
            </w:tcBorders>
            <w:vAlign w:val="center"/>
          </w:tcPr>
          <w:p w14:paraId="06947F7A" w14:textId="77777777" w:rsidR="00E02BF3" w:rsidRPr="000E47C0" w:rsidRDefault="00E02BF3" w:rsidP="006047EC">
            <w:pPr>
              <w:widowControl/>
              <w:ind w:firstLine="0"/>
              <w:jc w:val="right"/>
              <w:rPr>
                <w:szCs w:val="28"/>
              </w:rPr>
            </w:pPr>
            <w:del w:id="1468" w:author="Nội dung điều chỉnh (Claude)" w:date="2026-10-21T11:02:43Z">
              <w:r w:rsidRPr="000E47C0">
                <w:rPr>
                  <w:b/>
                  <w:bCs/>
                  <w:szCs w:val="28"/>
                </w:rPr>
                <w:delText>29.952</w:delText>
              </w:r>
            </w:del>
            <w:ins w:id="1469" w:author="Nội dung điều chỉnh (Claude)" w:date="2026-10-21T11:02:43Z">
              <w:r w:rsidRPr="000E47C0">
                <w:rPr>
                  <w:b/>
                  <w:bCs/>
                  <w:szCs w:val="28"/>
                </w:rPr>
                <w:t xml:space="preserve">14.976</w:t>
              </w:r>
            </w:ins>
          </w:p>
        </w:tc>
        <w:tc>
          <w:tcPr>
            <w:tcW w:w="447" w:type="pct"/>
            <w:tcBorders>
              <w:top w:val="single" w:sz="4" w:space="0" w:color="auto"/>
              <w:left w:val="nil"/>
              <w:bottom w:val="single" w:sz="4" w:space="0" w:color="auto"/>
              <w:right w:val="single" w:sz="4" w:space="0" w:color="auto"/>
            </w:tcBorders>
            <w:vAlign w:val="center"/>
          </w:tcPr>
          <w:p w14:paraId="09EB2492" w14:textId="77777777" w:rsidR="00E02BF3" w:rsidRPr="000E47C0" w:rsidRDefault="00E02BF3" w:rsidP="006047EC">
            <w:pPr>
              <w:widowControl/>
              <w:ind w:firstLine="0"/>
              <w:jc w:val="right"/>
              <w:rPr>
                <w:szCs w:val="28"/>
              </w:rPr>
            </w:pPr>
            <w:del w:id="1438" w:author="Nội dung điều chỉnh (Claude)" w:date="2026-10-21T11:02:43Z">
              <w:r w:rsidRPr="000E47C0">
                <w:rPr>
                  <w:b/>
                  <w:bCs/>
                  <w:szCs w:val="28"/>
                </w:rPr>
                <w:delText>20.966</w:delText>
              </w:r>
            </w:del>
            <w:ins w:id="1439" w:author="Nội dung điều chỉnh (Claude)" w:date="2026-10-21T11:02:43Z">
              <w:r w:rsidRPr="000E47C0">
                <w:rPr>
                  <w:b/>
                  <w:bCs/>
                  <w:szCs w:val="28"/>
                </w:rPr>
                <w:t xml:space="preserve">10.483</w:t>
              </w:r>
            </w:ins>
          </w:p>
        </w:tc>
        <w:tc>
          <w:tcPr>
            <w:tcW w:w="447" w:type="pct"/>
            <w:tcBorders>
              <w:top w:val="single" w:sz="4" w:space="0" w:color="auto"/>
              <w:left w:val="nil"/>
              <w:bottom w:val="single" w:sz="4" w:space="0" w:color="auto"/>
              <w:right w:val="single" w:sz="4" w:space="0" w:color="auto"/>
            </w:tcBorders>
            <w:vAlign w:val="center"/>
          </w:tcPr>
          <w:p w14:paraId="1CE69FD3" w14:textId="77777777" w:rsidR="00E02BF3" w:rsidRPr="000E47C0" w:rsidRDefault="00E02BF3" w:rsidP="006047EC">
            <w:pPr>
              <w:widowControl/>
              <w:ind w:firstLine="0"/>
              <w:jc w:val="right"/>
              <w:rPr>
                <w:szCs w:val="28"/>
              </w:rPr>
            </w:pPr>
            <w:del w:id="1440" w:author="Nội dung điều chỉnh (Claude)" w:date="2026-10-21T11:02:43Z">
              <w:r w:rsidRPr="000E47C0">
                <w:rPr>
                  <w:b/>
                  <w:bCs/>
                  <w:szCs w:val="28"/>
                </w:rPr>
                <w:delText>23.962</w:delText>
              </w:r>
            </w:del>
            <w:ins w:id="1441" w:author="Nội dung điều chỉnh (Claude)" w:date="2026-10-21T11:02:43Z">
              <w:r w:rsidRPr="000E47C0">
                <w:rPr>
                  <w:b/>
                  <w:bCs/>
                  <w:szCs w:val="28"/>
                </w:rPr>
                <w:t xml:space="preserve">11.981</w:t>
              </w:r>
            </w:ins>
          </w:p>
        </w:tc>
        <w:tc>
          <w:tcPr>
            <w:tcW w:w="445" w:type="pct"/>
            <w:tcBorders>
              <w:top w:val="single" w:sz="4" w:space="0" w:color="auto"/>
              <w:left w:val="nil"/>
              <w:bottom w:val="single" w:sz="4" w:space="0" w:color="auto"/>
              <w:right w:val="single" w:sz="4" w:space="0" w:color="auto"/>
            </w:tcBorders>
            <w:vAlign w:val="center"/>
          </w:tcPr>
          <w:p w14:paraId="568E30A0" w14:textId="77777777" w:rsidR="00E02BF3" w:rsidRPr="000E47C0" w:rsidRDefault="00E02BF3" w:rsidP="006047EC">
            <w:pPr>
              <w:widowControl/>
              <w:ind w:firstLine="0"/>
              <w:jc w:val="right"/>
              <w:rPr>
                <w:szCs w:val="28"/>
              </w:rPr>
            </w:pPr>
            <w:del w:id="1442" w:author="Nội dung điều chỉnh (Claude)" w:date="2026-10-21T11:02:43Z">
              <w:r w:rsidRPr="000E47C0">
                <w:rPr>
                  <w:b/>
                  <w:bCs/>
                  <w:szCs w:val="28"/>
                </w:rPr>
                <w:delText>26957</w:delText>
              </w:r>
            </w:del>
            <w:ins w:id="1443" w:author="Nội dung điều chỉnh (Claude)" w:date="2026-10-21T11:02:43Z">
              <w:r w:rsidRPr="000E47C0">
                <w:rPr>
                  <w:b/>
                  <w:bCs/>
                  <w:szCs w:val="28"/>
                </w:rPr>
                <w:t xml:space="preserve">13.478</w:t>
              </w:r>
            </w:ins>
          </w:p>
        </w:tc>
        <w:tc>
          <w:tcPr>
            <w:tcW w:w="445" w:type="pct"/>
            <w:tcBorders>
              <w:top w:val="single" w:sz="4" w:space="0" w:color="auto"/>
              <w:left w:val="nil"/>
              <w:bottom w:val="single" w:sz="4" w:space="0" w:color="auto"/>
              <w:right w:val="single" w:sz="4" w:space="0" w:color="auto"/>
            </w:tcBorders>
            <w:vAlign w:val="center"/>
          </w:tcPr>
          <w:p w14:paraId="27EC5533" w14:textId="77777777" w:rsidR="00E02BF3" w:rsidRPr="000E47C0" w:rsidRDefault="00E02BF3" w:rsidP="006047EC">
            <w:pPr>
              <w:widowControl/>
              <w:ind w:firstLine="0"/>
              <w:jc w:val="right"/>
              <w:rPr>
                <w:szCs w:val="28"/>
              </w:rPr>
            </w:pPr>
            <w:del w:id="1444" w:author="Nội dung điều chỉnh (Claude)" w:date="2026-10-21T11:02:43Z">
              <w:r w:rsidRPr="000E47C0">
                <w:rPr>
                  <w:b/>
                  <w:bCs/>
                  <w:szCs w:val="28"/>
                </w:rPr>
                <w:delText>26957</w:delText>
              </w:r>
            </w:del>
            <w:ins w:id="1445" w:author="Nội dung điều chỉnh (Claude)" w:date="2026-10-21T11:02:43Z">
              <w:r w:rsidRPr="000E47C0">
                <w:rPr>
                  <w:b/>
                  <w:bCs/>
                  <w:szCs w:val="28"/>
                </w:rPr>
                <w:t xml:space="preserve">13.478</w:t>
              </w:r>
            </w:ins>
          </w:p>
        </w:tc>
        <w:tc>
          <w:tcPr>
            <w:tcW w:w="445" w:type="pct"/>
            <w:tcBorders>
              <w:top w:val="single" w:sz="4" w:space="0" w:color="auto"/>
              <w:left w:val="nil"/>
              <w:bottom w:val="single" w:sz="4" w:space="0" w:color="auto"/>
              <w:right w:val="single" w:sz="4" w:space="0" w:color="auto"/>
            </w:tcBorders>
            <w:vAlign w:val="center"/>
          </w:tcPr>
          <w:p w14:paraId="308D4EA9" w14:textId="77777777" w:rsidR="00E02BF3" w:rsidRPr="000E47C0" w:rsidRDefault="00E02BF3" w:rsidP="006047EC">
            <w:pPr>
              <w:widowControl/>
              <w:ind w:firstLine="0"/>
              <w:jc w:val="right"/>
              <w:rPr>
                <w:szCs w:val="28"/>
              </w:rPr>
            </w:pPr>
            <w:del w:id="1446" w:author="Nội dung điều chỉnh (Claude)" w:date="2026-10-21T11:02:43Z">
              <w:r w:rsidRPr="000E47C0">
                <w:rPr>
                  <w:b/>
                  <w:bCs/>
                  <w:szCs w:val="28"/>
                </w:rPr>
                <w:delText>26957</w:delText>
              </w:r>
            </w:del>
            <w:ins w:id="1447" w:author="Nội dung điều chỉnh (Claude)" w:date="2026-10-21T11:02:43Z">
              <w:r w:rsidRPr="000E47C0">
                <w:rPr>
                  <w:b/>
                  <w:bCs/>
                  <w:szCs w:val="28"/>
                </w:rPr>
                <w:t xml:space="preserve">13.478</w:t>
              </w:r>
            </w:ins>
          </w:p>
        </w:tc>
        <w:tc>
          <w:tcPr>
            <w:tcW w:w="445" w:type="pct"/>
            <w:tcBorders>
              <w:top w:val="single" w:sz="4" w:space="0" w:color="auto"/>
              <w:left w:val="nil"/>
              <w:bottom w:val="single" w:sz="4" w:space="0" w:color="auto"/>
              <w:right w:val="single" w:sz="4" w:space="0" w:color="auto"/>
            </w:tcBorders>
            <w:vAlign w:val="center"/>
          </w:tcPr>
          <w:p w14:paraId="380F67A9" w14:textId="77777777" w:rsidR="00E02BF3" w:rsidRPr="000E47C0" w:rsidRDefault="00E02BF3" w:rsidP="006047EC">
            <w:pPr>
              <w:widowControl/>
              <w:ind w:firstLine="0"/>
              <w:jc w:val="right"/>
              <w:rPr>
                <w:szCs w:val="28"/>
              </w:rPr>
            </w:pPr>
            <w:del w:id="1450" w:author="Nội dung điều chỉnh (Claude)" w:date="2026-10-21T11:02:43Z">
              <w:r w:rsidRPr="000E47C0">
                <w:rPr>
                  <w:b/>
                  <w:bCs/>
                  <w:szCs w:val="28"/>
                </w:rPr>
                <w:delText>26957</w:delText>
              </w:r>
            </w:del>
            <w:ins w:id="1451" w:author="Nội dung điều chỉnh (Claude)" w:date="2026-10-21T11:02:43Z">
              <w:r w:rsidRPr="000E47C0">
                <w:rPr>
                  <w:b/>
                  <w:bCs/>
                  <w:szCs w:val="28"/>
                </w:rPr>
                <w:t xml:space="preserve">14.826</w:t>
              </w:r>
            </w:ins>
          </w:p>
        </w:tc>
        <w:tc>
          <w:tcPr>
            <w:tcW w:w="445" w:type="pct"/>
            <w:tcBorders>
              <w:top w:val="single" w:sz="4" w:space="0" w:color="auto"/>
              <w:left w:val="nil"/>
              <w:bottom w:val="single" w:sz="4" w:space="0" w:color="auto"/>
              <w:right w:val="single" w:sz="4" w:space="0" w:color="auto"/>
            </w:tcBorders>
            <w:vAlign w:val="center"/>
          </w:tcPr>
          <w:p w14:paraId="42089610" w14:textId="77777777" w:rsidR="00E02BF3" w:rsidRPr="000E47C0" w:rsidRDefault="00E02BF3" w:rsidP="006047EC">
            <w:pPr>
              <w:widowControl/>
              <w:ind w:firstLine="0"/>
              <w:jc w:val="right"/>
              <w:rPr>
                <w:szCs w:val="28"/>
              </w:rPr>
            </w:pPr>
            <w:del w:id="1454" w:author="Nội dung điều chỉnh (Claude)" w:date="2026-10-21T11:02:43Z">
              <w:r w:rsidRPr="000E47C0">
                <w:rPr>
                  <w:b/>
                  <w:bCs/>
                  <w:szCs w:val="28"/>
                </w:rPr>
                <w:delText>26957</w:delText>
              </w:r>
            </w:del>
            <w:ins w:id="1455" w:author="Nội dung điều chỉnh (Claude)" w:date="2026-10-21T11:02:43Z">
              <w:r w:rsidRPr="000E47C0">
                <w:rPr>
                  <w:b/>
                  <w:bCs/>
                  <w:szCs w:val="28"/>
                </w:rPr>
                <w:t xml:space="preserve">14.976</w:t>
              </w:r>
            </w:ins>
          </w:p>
        </w:tc>
        <w:tc>
          <w:tcPr>
            <w:tcW w:w="445" w:type="pct"/>
            <w:tcBorders>
              <w:top w:val="single" w:sz="4" w:space="0" w:color="auto"/>
              <w:left w:val="nil"/>
              <w:bottom w:val="single" w:sz="4" w:space="0" w:color="auto"/>
              <w:right w:val="single" w:sz="4" w:space="0" w:color="auto"/>
            </w:tcBorders>
            <w:vAlign w:val="center"/>
          </w:tcPr>
          <w:p w14:paraId="5E71AB38" w14:textId="77777777" w:rsidR="00E02BF3" w:rsidRPr="000E47C0" w:rsidRDefault="00E02BF3" w:rsidP="006047EC">
            <w:pPr>
              <w:widowControl/>
              <w:ind w:firstLine="0"/>
              <w:jc w:val="right"/>
              <w:rPr>
                <w:szCs w:val="28"/>
              </w:rPr>
            </w:pPr>
            <w:del w:id="1458" w:author="Nội dung điều chỉnh (Claude)" w:date="2026-10-21T11:02:43Z">
              <w:r w:rsidRPr="000E47C0">
                <w:rPr>
                  <w:b/>
                  <w:bCs/>
                  <w:szCs w:val="28"/>
                </w:rPr>
                <w:delText>26957</w:delText>
              </w:r>
            </w:del>
            <w:ins w:id="1459" w:author="Nội dung điều chỉnh (Claude)" w:date="2026-10-21T11:02:43Z">
              <w:r w:rsidRPr="000E47C0">
                <w:rPr>
                  <w:b/>
                  <w:bCs/>
                  <w:szCs w:val="28"/>
                </w:rPr>
                <w:t xml:space="preserve">14.976</w:t>
              </w:r>
            </w:ins>
          </w:p>
        </w:tc>
        <w:tc>
          <w:tcPr>
            <w:tcW w:w="445" w:type="pct"/>
            <w:tcBorders>
              <w:top w:val="single" w:sz="4" w:space="0" w:color="auto"/>
              <w:left w:val="nil"/>
              <w:bottom w:val="single" w:sz="4" w:space="0" w:color="auto"/>
              <w:right w:val="single" w:sz="4" w:space="0" w:color="auto"/>
            </w:tcBorders>
            <w:vAlign w:val="center"/>
          </w:tcPr>
          <w:p w14:paraId="49C26127" w14:textId="77777777" w:rsidR="00E02BF3" w:rsidRPr="000E47C0" w:rsidRDefault="00E02BF3" w:rsidP="006047EC">
            <w:pPr>
              <w:widowControl/>
              <w:ind w:firstLine="0"/>
              <w:jc w:val="right"/>
              <w:rPr>
                <w:szCs w:val="28"/>
              </w:rPr>
            </w:pPr>
            <w:del w:id="1462" w:author="Nội dung điều chỉnh (Claude)" w:date="2026-10-21T11:02:43Z">
              <w:r w:rsidRPr="000E47C0">
                <w:rPr>
                  <w:b/>
                  <w:bCs/>
                  <w:szCs w:val="28"/>
                </w:rPr>
                <w:delText>26957</w:delText>
              </w:r>
            </w:del>
            <w:ins w:id="1463" w:author="Nội dung điều chỉnh (Claude)" w:date="2026-10-21T11:02:43Z">
              <w:r w:rsidRPr="000E47C0">
                <w:rPr>
                  <w:b/>
                  <w:bCs/>
                  <w:szCs w:val="28"/>
                </w:rPr>
                <w:t xml:space="preserve">14.976</w:t>
              </w:r>
            </w:ins>
          </w:p>
        </w:tc>
        <w:tc>
          <w:tcPr>
            <w:tcW w:w="445" w:type="pct"/>
            <w:tcBorders>
              <w:top w:val="single" w:sz="4" w:space="0" w:color="auto"/>
              <w:left w:val="nil"/>
              <w:bottom w:val="single" w:sz="4" w:space="0" w:color="auto"/>
              <w:right w:val="single" w:sz="4" w:space="0" w:color="auto"/>
            </w:tcBorders>
            <w:vAlign w:val="center"/>
          </w:tcPr>
          <w:p w14:paraId="4115FEE4" w14:textId="77777777" w:rsidR="00E02BF3" w:rsidRPr="000E47C0" w:rsidRDefault="00E02BF3" w:rsidP="006047EC">
            <w:pPr>
              <w:widowControl/>
              <w:ind w:firstLine="0"/>
              <w:jc w:val="right"/>
              <w:rPr>
                <w:szCs w:val="28"/>
              </w:rPr>
            </w:pPr>
            <w:del w:id="1466" w:author="Nội dung điều chỉnh (Claude)" w:date="2026-10-21T11:02:43Z">
              <w:r w:rsidRPr="000E47C0">
                <w:rPr>
                  <w:b/>
                  <w:bCs/>
                  <w:szCs w:val="28"/>
                </w:rPr>
                <w:delText>26957</w:delText>
              </w:r>
            </w:del>
            <w:ins w:id="1467" w:author="Nội dung điều chỉnh (Claude)" w:date="2026-10-21T11:02:43Z">
              <w:r w:rsidRPr="000E47C0">
                <w:rPr>
                  <w:b/>
                  <w:bCs/>
                  <w:szCs w:val="28"/>
                </w:rPr>
                <w:t xml:space="preserve">14.976</w:t>
              </w:r>
            </w:ins>
          </w:p>
        </w:tc>
      </w:tr>
    </w:tbl>
    <w:p w14:paraId="504F6044" w14:textId="77777777" w:rsidR="00197D5A" w:rsidRPr="000E47C0" w:rsidRDefault="00197D5A" w:rsidP="00197D5A">
      <w:pPr>
        <w:widowControl/>
        <w:jc w:val="left"/>
        <w:rPr>
          <w:b/>
          <w:bCs/>
          <w:szCs w:val="28"/>
        </w:rPr>
      </w:pPr>
      <w:r w:rsidRPr="000E47C0">
        <w:rPr>
          <w:b/>
          <w:bCs/>
          <w:szCs w:val="28"/>
        </w:rPr>
        <w:t>2. Ước doanh thu (Đơn vị tính: 1.000.000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1395"/>
        <w:gridCol w:w="1395"/>
        <w:gridCol w:w="1395"/>
        <w:gridCol w:w="1395"/>
        <w:gridCol w:w="1395"/>
        <w:gridCol w:w="1395"/>
        <w:gridCol w:w="1395"/>
        <w:gridCol w:w="1395"/>
        <w:gridCol w:w="1395"/>
        <w:gridCol w:w="1392"/>
      </w:tblGrid>
      <w:tr w:rsidR="000E47C0" w:rsidRPr="000E47C0" w14:paraId="70C61097" w14:textId="77777777" w:rsidTr="006047EC">
        <w:trPr>
          <w:trHeight w:val="479"/>
          <w:tblHeader/>
          <w:jc w:val="center"/>
        </w:trPr>
        <w:tc>
          <w:tcPr>
            <w:tcW w:w="211" w:type="pct"/>
            <w:vAlign w:val="center"/>
            <w:hideMark/>
          </w:tcPr>
          <w:p w14:paraId="102CE1A1" w14:textId="77777777" w:rsidR="00197D5A" w:rsidRPr="000E47C0" w:rsidRDefault="00197D5A" w:rsidP="006047EC">
            <w:pPr>
              <w:widowControl/>
              <w:ind w:firstLine="0"/>
              <w:jc w:val="center"/>
              <w:rPr>
                <w:b/>
                <w:bCs/>
                <w:szCs w:val="28"/>
              </w:rPr>
            </w:pPr>
            <w:r w:rsidRPr="000E47C0">
              <w:rPr>
                <w:b/>
                <w:bCs/>
                <w:szCs w:val="28"/>
              </w:rPr>
              <w:t>TT</w:t>
            </w:r>
          </w:p>
        </w:tc>
        <w:tc>
          <w:tcPr>
            <w:tcW w:w="479" w:type="pct"/>
            <w:vAlign w:val="center"/>
            <w:hideMark/>
          </w:tcPr>
          <w:p w14:paraId="24D8978F" w14:textId="77777777" w:rsidR="00197D5A" w:rsidRPr="000E47C0" w:rsidRDefault="00197D5A" w:rsidP="006047EC">
            <w:pPr>
              <w:widowControl/>
              <w:ind w:firstLine="0"/>
              <w:jc w:val="center"/>
              <w:rPr>
                <w:b/>
                <w:bCs/>
                <w:szCs w:val="28"/>
              </w:rPr>
            </w:pPr>
            <w:r w:rsidRPr="000E47C0">
              <w:rPr>
                <w:b/>
                <w:bCs/>
                <w:szCs w:val="28"/>
              </w:rPr>
              <w:t>Năm 1</w:t>
            </w:r>
          </w:p>
        </w:tc>
        <w:tc>
          <w:tcPr>
            <w:tcW w:w="479" w:type="pct"/>
            <w:vAlign w:val="center"/>
            <w:hideMark/>
          </w:tcPr>
          <w:p w14:paraId="243B1A06" w14:textId="77777777" w:rsidR="00197D5A" w:rsidRPr="000E47C0" w:rsidRDefault="00197D5A" w:rsidP="006047EC">
            <w:pPr>
              <w:widowControl/>
              <w:ind w:firstLine="0"/>
              <w:jc w:val="center"/>
              <w:rPr>
                <w:b/>
                <w:bCs/>
                <w:szCs w:val="28"/>
              </w:rPr>
            </w:pPr>
            <w:r w:rsidRPr="000E47C0">
              <w:rPr>
                <w:b/>
                <w:bCs/>
                <w:szCs w:val="28"/>
              </w:rPr>
              <w:t>Năm 2</w:t>
            </w:r>
          </w:p>
        </w:tc>
        <w:tc>
          <w:tcPr>
            <w:tcW w:w="479" w:type="pct"/>
            <w:vAlign w:val="center"/>
            <w:hideMark/>
          </w:tcPr>
          <w:p w14:paraId="0A622030" w14:textId="77777777" w:rsidR="00197D5A" w:rsidRPr="000E47C0" w:rsidRDefault="00197D5A" w:rsidP="006047EC">
            <w:pPr>
              <w:widowControl/>
              <w:ind w:firstLine="0"/>
              <w:jc w:val="center"/>
              <w:rPr>
                <w:b/>
                <w:bCs/>
                <w:szCs w:val="28"/>
              </w:rPr>
            </w:pPr>
            <w:r w:rsidRPr="000E47C0">
              <w:rPr>
                <w:b/>
                <w:bCs/>
                <w:szCs w:val="28"/>
              </w:rPr>
              <w:t>Năm 3</w:t>
            </w:r>
          </w:p>
        </w:tc>
        <w:tc>
          <w:tcPr>
            <w:tcW w:w="479" w:type="pct"/>
            <w:vAlign w:val="center"/>
            <w:hideMark/>
          </w:tcPr>
          <w:p w14:paraId="71799A44" w14:textId="77777777" w:rsidR="00197D5A" w:rsidRPr="000E47C0" w:rsidRDefault="00197D5A" w:rsidP="006047EC">
            <w:pPr>
              <w:widowControl/>
              <w:ind w:firstLine="0"/>
              <w:jc w:val="center"/>
              <w:rPr>
                <w:b/>
                <w:bCs/>
                <w:szCs w:val="28"/>
              </w:rPr>
            </w:pPr>
            <w:r w:rsidRPr="000E47C0">
              <w:rPr>
                <w:b/>
                <w:bCs/>
                <w:szCs w:val="28"/>
              </w:rPr>
              <w:t>Năm 4</w:t>
            </w:r>
          </w:p>
        </w:tc>
        <w:tc>
          <w:tcPr>
            <w:tcW w:w="479" w:type="pct"/>
            <w:vAlign w:val="center"/>
            <w:hideMark/>
          </w:tcPr>
          <w:p w14:paraId="612011D2" w14:textId="77777777" w:rsidR="00197D5A" w:rsidRPr="000E47C0" w:rsidRDefault="00197D5A" w:rsidP="006047EC">
            <w:pPr>
              <w:widowControl/>
              <w:ind w:firstLine="0"/>
              <w:jc w:val="center"/>
              <w:rPr>
                <w:b/>
                <w:bCs/>
                <w:szCs w:val="28"/>
              </w:rPr>
            </w:pPr>
            <w:r w:rsidRPr="000E47C0">
              <w:rPr>
                <w:b/>
                <w:bCs/>
                <w:szCs w:val="28"/>
              </w:rPr>
              <w:t>Năm 5</w:t>
            </w:r>
          </w:p>
        </w:tc>
        <w:tc>
          <w:tcPr>
            <w:tcW w:w="479" w:type="pct"/>
            <w:vAlign w:val="center"/>
            <w:hideMark/>
          </w:tcPr>
          <w:p w14:paraId="26588D84" w14:textId="77777777" w:rsidR="00197D5A" w:rsidRPr="000E47C0" w:rsidRDefault="00197D5A" w:rsidP="006047EC">
            <w:pPr>
              <w:widowControl/>
              <w:ind w:firstLine="0"/>
              <w:jc w:val="center"/>
              <w:rPr>
                <w:b/>
                <w:bCs/>
                <w:szCs w:val="28"/>
              </w:rPr>
            </w:pPr>
            <w:r w:rsidRPr="000E47C0">
              <w:rPr>
                <w:b/>
                <w:bCs/>
                <w:szCs w:val="28"/>
              </w:rPr>
              <w:t>Năm 6</w:t>
            </w:r>
          </w:p>
        </w:tc>
        <w:tc>
          <w:tcPr>
            <w:tcW w:w="479" w:type="pct"/>
            <w:vAlign w:val="center"/>
            <w:hideMark/>
          </w:tcPr>
          <w:p w14:paraId="2E39CDD5" w14:textId="77777777" w:rsidR="00197D5A" w:rsidRPr="000E47C0" w:rsidRDefault="00197D5A" w:rsidP="006047EC">
            <w:pPr>
              <w:widowControl/>
              <w:ind w:firstLine="0"/>
              <w:jc w:val="center"/>
              <w:rPr>
                <w:b/>
                <w:bCs/>
                <w:szCs w:val="28"/>
              </w:rPr>
            </w:pPr>
            <w:r w:rsidRPr="000E47C0">
              <w:rPr>
                <w:b/>
                <w:bCs/>
                <w:szCs w:val="28"/>
              </w:rPr>
              <w:t>Năm 7</w:t>
            </w:r>
          </w:p>
        </w:tc>
        <w:tc>
          <w:tcPr>
            <w:tcW w:w="479" w:type="pct"/>
            <w:vAlign w:val="center"/>
            <w:hideMark/>
          </w:tcPr>
          <w:p w14:paraId="7A9A25CA" w14:textId="77777777" w:rsidR="00197D5A" w:rsidRPr="000E47C0" w:rsidRDefault="00197D5A" w:rsidP="006047EC">
            <w:pPr>
              <w:widowControl/>
              <w:ind w:firstLine="0"/>
              <w:jc w:val="center"/>
              <w:rPr>
                <w:b/>
                <w:bCs/>
                <w:szCs w:val="28"/>
              </w:rPr>
            </w:pPr>
            <w:r w:rsidRPr="000E47C0">
              <w:rPr>
                <w:b/>
                <w:bCs/>
                <w:szCs w:val="28"/>
              </w:rPr>
              <w:t>Năm 8</w:t>
            </w:r>
          </w:p>
        </w:tc>
        <w:tc>
          <w:tcPr>
            <w:tcW w:w="479" w:type="pct"/>
            <w:vAlign w:val="center"/>
            <w:hideMark/>
          </w:tcPr>
          <w:p w14:paraId="06A8A62E" w14:textId="77777777" w:rsidR="00197D5A" w:rsidRPr="000E47C0" w:rsidRDefault="00197D5A" w:rsidP="006047EC">
            <w:pPr>
              <w:widowControl/>
              <w:ind w:firstLine="0"/>
              <w:jc w:val="center"/>
              <w:rPr>
                <w:b/>
                <w:bCs/>
                <w:szCs w:val="28"/>
              </w:rPr>
            </w:pPr>
            <w:r w:rsidRPr="000E47C0">
              <w:rPr>
                <w:b/>
                <w:bCs/>
                <w:szCs w:val="28"/>
              </w:rPr>
              <w:t>Năm 9</w:t>
            </w:r>
          </w:p>
        </w:tc>
        <w:tc>
          <w:tcPr>
            <w:tcW w:w="478" w:type="pct"/>
            <w:vAlign w:val="center"/>
            <w:hideMark/>
          </w:tcPr>
          <w:p w14:paraId="0EFBE67D" w14:textId="77777777" w:rsidR="00197D5A" w:rsidRPr="000E47C0" w:rsidRDefault="00197D5A" w:rsidP="006047EC">
            <w:pPr>
              <w:widowControl/>
              <w:ind w:firstLine="0"/>
              <w:jc w:val="center"/>
              <w:rPr>
                <w:b/>
                <w:bCs/>
                <w:szCs w:val="28"/>
              </w:rPr>
            </w:pPr>
            <w:r w:rsidRPr="000E47C0">
              <w:rPr>
                <w:b/>
                <w:bCs/>
                <w:szCs w:val="28"/>
              </w:rPr>
              <w:t>Năm 10</w:t>
            </w:r>
          </w:p>
        </w:tc>
      </w:tr>
      <w:tr w:rsidR="000E47C0" w:rsidRPr="000E47C0" w14:paraId="65335F60" w14:textId="77777777" w:rsidTr="006047EC">
        <w:trPr>
          <w:trHeight w:val="375"/>
          <w:jc w:val="center"/>
        </w:trPr>
        <w:tc>
          <w:tcPr>
            <w:tcW w:w="211" w:type="pct"/>
            <w:vAlign w:val="center"/>
            <w:hideMark/>
          </w:tcPr>
          <w:p w14:paraId="7977601F" w14:textId="77777777" w:rsidR="00197D5A" w:rsidRPr="000E47C0" w:rsidRDefault="00197D5A" w:rsidP="006047EC">
            <w:pPr>
              <w:widowControl/>
              <w:ind w:firstLine="0"/>
              <w:jc w:val="center"/>
              <w:rPr>
                <w:szCs w:val="28"/>
              </w:rPr>
            </w:pPr>
            <w:r w:rsidRPr="000E47C0">
              <w:rPr>
                <w:szCs w:val="28"/>
              </w:rPr>
              <w:t>1</w:t>
            </w:r>
          </w:p>
        </w:tc>
        <w:tc>
          <w:tcPr>
            <w:tcW w:w="479" w:type="pct"/>
            <w:tcBorders>
              <w:top w:val="single" w:sz="4" w:space="0" w:color="auto"/>
              <w:left w:val="single" w:sz="4" w:space="0" w:color="auto"/>
              <w:bottom w:val="single" w:sz="4" w:space="0" w:color="auto"/>
              <w:right w:val="single" w:sz="4" w:space="0" w:color="auto"/>
            </w:tcBorders>
            <w:vAlign w:val="center"/>
          </w:tcPr>
          <w:p w14:paraId="73AF7B6C" w14:textId="77777777" w:rsidR="00197D5A" w:rsidRPr="000E47C0" w:rsidRDefault="00197D5A" w:rsidP="006047EC">
            <w:pPr>
              <w:widowControl/>
              <w:ind w:firstLine="0"/>
              <w:jc w:val="center"/>
              <w:rPr>
                <w:szCs w:val="28"/>
              </w:rPr>
            </w:pPr>
            <w:del w:id="1470" w:author="Nội dung điều chỉnh (Claude)" w:date="2026-10-21T11:02:43Z">
              <w:r w:rsidRPr="000E47C0">
                <w:rPr>
                  <w:b/>
                  <w:bCs/>
                  <w:szCs w:val="28"/>
                </w:rPr>
                <w:delText xml:space="preserve"> 6.635 </w:delText>
              </w:r>
            </w:del>
            <w:ins w:id="1471" w:author="Nội dung điều chỉnh (Claude)" w:date="2026-10-21T11:02:43Z">
              <w:r w:rsidRPr="000E47C0">
                <w:rPr>
                  <w:b/>
                  <w:bCs/>
                  <w:szCs w:val="28"/>
                </w:rPr>
                <w:t xml:space="preserve">3.941</w:t>
              </w:r>
            </w:ins>
          </w:p>
        </w:tc>
        <w:tc>
          <w:tcPr>
            <w:tcW w:w="479" w:type="pct"/>
            <w:tcBorders>
              <w:top w:val="single" w:sz="4" w:space="0" w:color="auto"/>
              <w:left w:val="nil"/>
              <w:bottom w:val="single" w:sz="4" w:space="0" w:color="auto"/>
              <w:right w:val="single" w:sz="4" w:space="0" w:color="auto"/>
            </w:tcBorders>
            <w:vAlign w:val="center"/>
          </w:tcPr>
          <w:p w14:paraId="2E1EC94F" w14:textId="77777777" w:rsidR="00197D5A" w:rsidRPr="000E47C0" w:rsidRDefault="00197D5A" w:rsidP="006047EC">
            <w:pPr>
              <w:widowControl/>
              <w:ind w:firstLine="0"/>
              <w:jc w:val="center"/>
              <w:rPr>
                <w:szCs w:val="28"/>
              </w:rPr>
            </w:pPr>
            <w:del w:id="1472" w:author="Nội dung điều chỉnh (Claude)" w:date="2026-10-21T11:02:43Z">
              <w:r w:rsidRPr="000E47C0">
                <w:rPr>
                  <w:b/>
                  <w:bCs/>
                  <w:szCs w:val="28"/>
                </w:rPr>
                <w:delText xml:space="preserve"> 7.572 </w:delText>
              </w:r>
            </w:del>
            <w:ins w:id="1473" w:author="Nội dung điều chỉnh (Claude)" w:date="2026-10-21T11:02:43Z">
              <w:r w:rsidRPr="000E47C0">
                <w:rPr>
                  <w:b/>
                  <w:bCs/>
                  <w:szCs w:val="28"/>
                </w:rPr>
                <w:t xml:space="preserve">4.462</w:t>
              </w:r>
            </w:ins>
          </w:p>
        </w:tc>
        <w:tc>
          <w:tcPr>
            <w:tcW w:w="479" w:type="pct"/>
            <w:tcBorders>
              <w:top w:val="single" w:sz="4" w:space="0" w:color="auto"/>
              <w:left w:val="nil"/>
              <w:bottom w:val="single" w:sz="4" w:space="0" w:color="auto"/>
              <w:right w:val="single" w:sz="4" w:space="0" w:color="auto"/>
            </w:tcBorders>
            <w:vAlign w:val="center"/>
          </w:tcPr>
          <w:p w14:paraId="6E1DA4E7" w14:textId="77777777" w:rsidR="00197D5A" w:rsidRPr="000E47C0" w:rsidRDefault="00197D5A" w:rsidP="006047EC">
            <w:pPr>
              <w:widowControl/>
              <w:ind w:firstLine="0"/>
              <w:jc w:val="center"/>
              <w:rPr>
                <w:szCs w:val="28"/>
              </w:rPr>
            </w:pPr>
            <w:del w:id="1474" w:author="Nội dung điều chỉnh (Claude)" w:date="2026-10-21T11:02:43Z">
              <w:r w:rsidRPr="000E47C0">
                <w:rPr>
                  <w:b/>
                  <w:bCs/>
                  <w:szCs w:val="28"/>
                </w:rPr>
                <w:delText xml:space="preserve"> 8.518 </w:delText>
              </w:r>
            </w:del>
            <w:ins w:id="1475" w:author="Nội dung điều chỉnh (Claude)" w:date="2026-10-21T11:02:43Z">
              <w:r w:rsidRPr="000E47C0">
                <w:rPr>
                  <w:b/>
                  <w:bCs/>
                  <w:szCs w:val="28"/>
                </w:rPr>
                <w:t xml:space="preserve">5.332</w:t>
              </w:r>
            </w:ins>
          </w:p>
        </w:tc>
        <w:tc>
          <w:tcPr>
            <w:tcW w:w="479" w:type="pct"/>
            <w:tcBorders>
              <w:top w:val="single" w:sz="4" w:space="0" w:color="auto"/>
              <w:left w:val="nil"/>
              <w:bottom w:val="single" w:sz="4" w:space="0" w:color="auto"/>
              <w:right w:val="single" w:sz="4" w:space="0" w:color="auto"/>
            </w:tcBorders>
            <w:vAlign w:val="center"/>
          </w:tcPr>
          <w:p w14:paraId="024C1D85" w14:textId="77777777" w:rsidR="00197D5A" w:rsidRPr="000E47C0" w:rsidRDefault="00197D5A" w:rsidP="006047EC">
            <w:pPr>
              <w:widowControl/>
              <w:ind w:firstLine="0"/>
              <w:jc w:val="center"/>
              <w:rPr>
                <w:szCs w:val="28"/>
              </w:rPr>
            </w:pPr>
            <w:del w:id="1476" w:author="Nội dung điều chỉnh (Claude)" w:date="2026-10-21T11:02:43Z">
              <w:r w:rsidRPr="000E47C0">
                <w:rPr>
                  <w:b/>
                  <w:bCs/>
                  <w:szCs w:val="28"/>
                </w:rPr>
                <w:delText xml:space="preserve"> 8.518 </w:delText>
              </w:r>
            </w:del>
            <w:ins w:id="1477" w:author="Nội dung điều chỉnh (Claude)" w:date="2026-10-21T11:02:43Z">
              <w:r w:rsidRPr="000E47C0">
                <w:rPr>
                  <w:b/>
                  <w:bCs/>
                  <w:szCs w:val="28"/>
                </w:rPr>
                <w:t xml:space="preserve">5.382</w:t>
              </w:r>
            </w:ins>
          </w:p>
        </w:tc>
        <w:tc>
          <w:tcPr>
            <w:tcW w:w="479" w:type="pct"/>
            <w:tcBorders>
              <w:top w:val="single" w:sz="4" w:space="0" w:color="auto"/>
              <w:left w:val="nil"/>
              <w:bottom w:val="single" w:sz="4" w:space="0" w:color="auto"/>
              <w:right w:val="single" w:sz="4" w:space="0" w:color="auto"/>
            </w:tcBorders>
            <w:vAlign w:val="center"/>
          </w:tcPr>
          <w:p w14:paraId="3D152480" w14:textId="77777777" w:rsidR="00197D5A" w:rsidRPr="000E47C0" w:rsidRDefault="00197D5A" w:rsidP="006047EC">
            <w:pPr>
              <w:widowControl/>
              <w:ind w:firstLine="0"/>
              <w:jc w:val="center"/>
              <w:rPr>
                <w:szCs w:val="28"/>
              </w:rPr>
            </w:pPr>
            <w:del w:id="1478" w:author="Nội dung điều chỉnh (Claude)" w:date="2026-10-21T11:02:43Z">
              <w:r w:rsidRPr="000E47C0">
                <w:rPr>
                  <w:b/>
                  <w:bCs/>
                  <w:szCs w:val="28"/>
                </w:rPr>
                <w:delText xml:space="preserve"> 8.518 </w:delText>
              </w:r>
            </w:del>
            <w:ins w:id="1479" w:author="Nội dung điều chỉnh (Claude)" w:date="2026-10-21T11:02:43Z">
              <w:r w:rsidRPr="000E47C0">
                <w:rPr>
                  <w:b/>
                  <w:bCs/>
                  <w:szCs w:val="28"/>
                </w:rPr>
                <w:t xml:space="preserve">5.432</w:t>
              </w:r>
            </w:ins>
          </w:p>
        </w:tc>
        <w:tc>
          <w:tcPr>
            <w:tcW w:w="479" w:type="pct"/>
            <w:tcBorders>
              <w:top w:val="single" w:sz="4" w:space="0" w:color="auto"/>
              <w:left w:val="nil"/>
              <w:bottom w:val="single" w:sz="4" w:space="0" w:color="auto"/>
              <w:right w:val="single" w:sz="4" w:space="0" w:color="auto"/>
            </w:tcBorders>
            <w:vAlign w:val="center"/>
          </w:tcPr>
          <w:p w14:paraId="6F260A48" w14:textId="77777777" w:rsidR="00197D5A" w:rsidRPr="000E47C0" w:rsidRDefault="00197D5A" w:rsidP="006047EC">
            <w:pPr>
              <w:widowControl/>
              <w:ind w:firstLine="0"/>
              <w:jc w:val="center"/>
              <w:rPr>
                <w:szCs w:val="28"/>
              </w:rPr>
            </w:pPr>
            <w:del w:id="1480" w:author="Nội dung điều chỉnh (Claude)" w:date="2026-10-21T11:02:43Z">
              <w:r w:rsidRPr="000E47C0">
                <w:rPr>
                  <w:b/>
                  <w:bCs/>
                  <w:szCs w:val="28"/>
                </w:rPr>
                <w:delText xml:space="preserve"> 9.370 </w:delText>
              </w:r>
            </w:del>
            <w:ins w:id="1481" w:author="Nội dung điều chỉnh (Claude)" w:date="2026-10-21T11:02:43Z">
              <w:r w:rsidRPr="000E47C0">
                <w:rPr>
                  <w:b/>
                  <w:bCs/>
                  <w:szCs w:val="28"/>
                </w:rPr>
                <w:t xml:space="preserve">5.900</w:t>
              </w:r>
            </w:ins>
          </w:p>
        </w:tc>
        <w:tc>
          <w:tcPr>
            <w:tcW w:w="479" w:type="pct"/>
            <w:tcBorders>
              <w:top w:val="single" w:sz="4" w:space="0" w:color="auto"/>
              <w:left w:val="nil"/>
              <w:bottom w:val="single" w:sz="4" w:space="0" w:color="auto"/>
              <w:right w:val="single" w:sz="4" w:space="0" w:color="auto"/>
            </w:tcBorders>
            <w:vAlign w:val="center"/>
          </w:tcPr>
          <w:p w14:paraId="21655D73" w14:textId="77777777" w:rsidR="00197D5A" w:rsidRPr="000E47C0" w:rsidRDefault="00197D5A" w:rsidP="006047EC">
            <w:pPr>
              <w:widowControl/>
              <w:ind w:firstLine="0"/>
              <w:jc w:val="center"/>
              <w:rPr>
                <w:szCs w:val="28"/>
              </w:rPr>
            </w:pPr>
            <w:del w:id="1482" w:author="Nội dung điều chỉnh (Claude)" w:date="2026-10-21T11:02:43Z">
              <w:r w:rsidRPr="000E47C0">
                <w:rPr>
                  <w:b/>
                  <w:bCs/>
                  <w:szCs w:val="28"/>
                </w:rPr>
                <w:delText xml:space="preserve"> 9.370 </w:delText>
              </w:r>
            </w:del>
            <w:ins w:id="1483" w:author="Nội dung điều chỉnh (Claude)" w:date="2026-10-21T11:02:43Z">
              <w:r w:rsidRPr="000E47C0">
                <w:rPr>
                  <w:b/>
                  <w:bCs/>
                  <w:szCs w:val="28"/>
                </w:rPr>
                <w:t xml:space="preserve">5.952</w:t>
              </w:r>
            </w:ins>
          </w:p>
        </w:tc>
        <w:tc>
          <w:tcPr>
            <w:tcW w:w="479" w:type="pct"/>
            <w:tcBorders>
              <w:top w:val="single" w:sz="4" w:space="0" w:color="auto"/>
              <w:left w:val="nil"/>
              <w:bottom w:val="single" w:sz="4" w:space="0" w:color="auto"/>
              <w:right w:val="single" w:sz="4" w:space="0" w:color="auto"/>
            </w:tcBorders>
            <w:vAlign w:val="center"/>
          </w:tcPr>
          <w:p w14:paraId="48BED0D4" w14:textId="77777777" w:rsidR="00197D5A" w:rsidRPr="000E47C0" w:rsidRDefault="00197D5A" w:rsidP="006047EC">
            <w:pPr>
              <w:widowControl/>
              <w:ind w:firstLine="0"/>
              <w:jc w:val="center"/>
              <w:rPr>
                <w:szCs w:val="28"/>
              </w:rPr>
            </w:pPr>
            <w:del w:id="1484" w:author="Nội dung điều chỉnh (Claude)" w:date="2026-10-21T11:02:43Z">
              <w:r w:rsidRPr="000E47C0">
                <w:rPr>
                  <w:b/>
                  <w:bCs/>
                  <w:szCs w:val="28"/>
                </w:rPr>
                <w:delText xml:space="preserve"> 9.370 </w:delText>
              </w:r>
            </w:del>
            <w:ins w:id="1485" w:author="Nội dung điều chỉnh (Claude)" w:date="2026-10-21T11:02:43Z">
              <w:r w:rsidRPr="000E47C0">
                <w:rPr>
                  <w:b/>
                  <w:bCs/>
                  <w:szCs w:val="28"/>
                </w:rPr>
                <w:t xml:space="preserve">5.952</w:t>
              </w:r>
            </w:ins>
          </w:p>
        </w:tc>
        <w:tc>
          <w:tcPr>
            <w:tcW w:w="479" w:type="pct"/>
            <w:tcBorders>
              <w:top w:val="single" w:sz="4" w:space="0" w:color="auto"/>
              <w:left w:val="nil"/>
              <w:bottom w:val="single" w:sz="4" w:space="0" w:color="auto"/>
              <w:right w:val="single" w:sz="4" w:space="0" w:color="auto"/>
            </w:tcBorders>
            <w:vAlign w:val="center"/>
          </w:tcPr>
          <w:p w14:paraId="5B5E3CDD" w14:textId="77777777" w:rsidR="00197D5A" w:rsidRPr="000E47C0" w:rsidRDefault="00197D5A" w:rsidP="006047EC">
            <w:pPr>
              <w:widowControl/>
              <w:ind w:firstLine="0"/>
              <w:jc w:val="center"/>
              <w:rPr>
                <w:szCs w:val="28"/>
              </w:rPr>
            </w:pPr>
            <w:del w:id="1486" w:author="Nội dung điều chỉnh (Claude)" w:date="2026-10-21T11:02:43Z">
              <w:r w:rsidRPr="000E47C0">
                <w:rPr>
                  <w:b/>
                  <w:bCs/>
                  <w:szCs w:val="28"/>
                </w:rPr>
                <w:delText xml:space="preserve"> 9.370 </w:delText>
              </w:r>
            </w:del>
            <w:ins w:id="1487" w:author="Nội dung điều chỉnh (Claude)" w:date="2026-10-21T11:02:43Z">
              <w:r w:rsidRPr="000E47C0">
                <w:rPr>
                  <w:b/>
                  <w:bCs/>
                  <w:szCs w:val="28"/>
                </w:rPr>
                <w:t xml:space="preserve">5.952</w:t>
              </w:r>
            </w:ins>
          </w:p>
        </w:tc>
        <w:tc>
          <w:tcPr>
            <w:tcW w:w="478" w:type="pct"/>
            <w:tcBorders>
              <w:top w:val="single" w:sz="4" w:space="0" w:color="auto"/>
              <w:left w:val="nil"/>
              <w:bottom w:val="single" w:sz="4" w:space="0" w:color="auto"/>
              <w:right w:val="single" w:sz="4" w:space="0" w:color="auto"/>
            </w:tcBorders>
            <w:vAlign w:val="center"/>
          </w:tcPr>
          <w:p w14:paraId="4951E10C" w14:textId="77777777" w:rsidR="00197D5A" w:rsidRPr="000E47C0" w:rsidRDefault="00197D5A" w:rsidP="006047EC">
            <w:pPr>
              <w:widowControl/>
              <w:ind w:firstLine="0"/>
              <w:jc w:val="center"/>
              <w:rPr>
                <w:szCs w:val="28"/>
              </w:rPr>
            </w:pPr>
            <w:del w:id="1488" w:author="Nội dung điều chỉnh (Claude)" w:date="2026-10-21T11:02:43Z">
              <w:r w:rsidRPr="000E47C0">
                <w:rPr>
                  <w:b/>
                  <w:bCs/>
                  <w:szCs w:val="28"/>
                </w:rPr>
                <w:delText xml:space="preserve"> 9.370 </w:delText>
              </w:r>
            </w:del>
            <w:ins w:id="1489" w:author="Nội dung điều chỉnh (Claude)" w:date="2026-10-21T11:02:43Z">
              <w:r w:rsidRPr="000E47C0">
                <w:rPr>
                  <w:b/>
                  <w:bCs/>
                  <w:szCs w:val="28"/>
                </w:rPr>
                <w:t xml:space="preserve">5.952</w:t>
              </w:r>
            </w:ins>
          </w:p>
        </w:tc>
      </w:tr>
    </w:tbl>
    <w:p w14:paraId="7EDED3CB" w14:textId="77777777" w:rsidR="00197D5A" w:rsidRPr="000E47C0" w:rsidRDefault="00197D5A" w:rsidP="00197D5A">
      <w:pPr>
        <w:widowControl/>
        <w:jc w:val="left"/>
        <w:rPr>
          <w:b/>
          <w:bCs/>
          <w:szCs w:val="28"/>
        </w:rPr>
      </w:pPr>
      <w:r w:rsidRPr="000E47C0">
        <w:rPr>
          <w:b/>
          <w:bCs/>
          <w:szCs w:val="28"/>
        </w:rPr>
        <w:t>II. GIẢ ĐỊNH VỀ CHI PHÍ</w:t>
      </w:r>
    </w:p>
    <w:p w14:paraId="456FFE7E" w14:textId="77777777" w:rsidR="00197D5A" w:rsidRPr="000E47C0" w:rsidRDefault="00197D5A" w:rsidP="00197D5A">
      <w:pPr>
        <w:widowControl/>
        <w:jc w:val="left"/>
        <w:rPr>
          <w:b/>
          <w:bCs/>
          <w:szCs w:val="28"/>
        </w:rPr>
      </w:pPr>
      <w:r w:rsidRPr="000E47C0">
        <w:rPr>
          <w:b/>
          <w:bCs/>
          <w:szCs w:val="28"/>
        </w:rPr>
        <w:t>1. Chi phí khoán tiền lương (cho 1 năm) (Đơn vị tính: 1.000 đồng)</w:t>
      </w:r>
    </w:p>
    <w:tbl>
      <w:tblPr>
        <w:tblW w:w="5000" w:type="pct"/>
        <w:jc w:val="center"/>
        <w:tblLook w:val="04A0" w:firstRow="1" w:lastRow="0" w:firstColumn="1" w:lastColumn="0" w:noHBand="0" w:noVBand="1"/>
      </w:tblPr>
      <w:tblGrid>
        <w:gridCol w:w="633"/>
        <w:gridCol w:w="2940"/>
        <w:gridCol w:w="1067"/>
        <w:gridCol w:w="1673"/>
        <w:gridCol w:w="2019"/>
        <w:gridCol w:w="1905"/>
        <w:gridCol w:w="2280"/>
        <w:gridCol w:w="2045"/>
      </w:tblGrid>
      <w:tr w:rsidR="000E47C0" w:rsidRPr="000E47C0" w14:paraId="2F936BBA" w14:textId="77777777" w:rsidTr="006047EC">
        <w:trPr>
          <w:cantSplit/>
          <w:trHeight w:val="45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74830967"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1009" w:type="pct"/>
            <w:tcBorders>
              <w:top w:val="single" w:sz="4" w:space="0" w:color="auto"/>
              <w:left w:val="nil"/>
              <w:bottom w:val="single" w:sz="4" w:space="0" w:color="auto"/>
              <w:right w:val="single" w:sz="4" w:space="0" w:color="auto"/>
            </w:tcBorders>
            <w:vAlign w:val="center"/>
            <w:hideMark/>
          </w:tcPr>
          <w:p w14:paraId="620CA841" w14:textId="77777777" w:rsidR="00197D5A" w:rsidRPr="000E47C0" w:rsidRDefault="00197D5A" w:rsidP="006047EC">
            <w:pPr>
              <w:widowControl/>
              <w:spacing w:before="0" w:after="0"/>
              <w:ind w:firstLine="0"/>
              <w:jc w:val="center"/>
              <w:rPr>
                <w:b/>
                <w:bCs/>
                <w:szCs w:val="28"/>
              </w:rPr>
            </w:pPr>
            <w:r w:rsidRPr="000E47C0">
              <w:rPr>
                <w:b/>
                <w:bCs/>
                <w:szCs w:val="28"/>
              </w:rPr>
              <w:t>Chức danh, vị trí việc làm</w:t>
            </w:r>
          </w:p>
        </w:tc>
        <w:tc>
          <w:tcPr>
            <w:tcW w:w="366" w:type="pct"/>
            <w:tcBorders>
              <w:top w:val="single" w:sz="4" w:space="0" w:color="auto"/>
              <w:left w:val="nil"/>
              <w:bottom w:val="single" w:sz="4" w:space="0" w:color="auto"/>
              <w:right w:val="single" w:sz="4" w:space="0" w:color="auto"/>
            </w:tcBorders>
            <w:vAlign w:val="center"/>
            <w:hideMark/>
          </w:tcPr>
          <w:p w14:paraId="1A9FBEED" w14:textId="77777777" w:rsidR="00197D5A" w:rsidRPr="000E47C0" w:rsidRDefault="00197D5A" w:rsidP="006047EC">
            <w:pPr>
              <w:widowControl/>
              <w:spacing w:before="0" w:after="0"/>
              <w:ind w:firstLine="0"/>
              <w:jc w:val="center"/>
              <w:rPr>
                <w:b/>
                <w:bCs/>
                <w:szCs w:val="28"/>
              </w:rPr>
            </w:pPr>
            <w:r w:rsidRPr="000E47C0">
              <w:rPr>
                <w:b/>
                <w:bCs/>
                <w:szCs w:val="28"/>
              </w:rPr>
              <w:t>Số lượng</w:t>
            </w:r>
          </w:p>
        </w:tc>
        <w:tc>
          <w:tcPr>
            <w:tcW w:w="574" w:type="pct"/>
            <w:tcBorders>
              <w:top w:val="single" w:sz="4" w:space="0" w:color="auto"/>
              <w:left w:val="nil"/>
              <w:bottom w:val="single" w:sz="4" w:space="0" w:color="auto"/>
              <w:right w:val="single" w:sz="4" w:space="0" w:color="auto"/>
            </w:tcBorders>
            <w:vAlign w:val="center"/>
            <w:hideMark/>
          </w:tcPr>
          <w:p w14:paraId="7D6C407E" w14:textId="77777777" w:rsidR="00197D5A" w:rsidRPr="000E47C0" w:rsidRDefault="00197D5A" w:rsidP="006047EC">
            <w:pPr>
              <w:widowControl/>
              <w:spacing w:before="0" w:after="0"/>
              <w:ind w:firstLine="0"/>
              <w:jc w:val="center"/>
              <w:rPr>
                <w:b/>
                <w:bCs/>
                <w:szCs w:val="28"/>
              </w:rPr>
            </w:pPr>
            <w:r w:rsidRPr="000E47C0">
              <w:rPr>
                <w:b/>
                <w:bCs/>
                <w:szCs w:val="28"/>
              </w:rPr>
              <w:t>Mức lương khoán</w:t>
            </w:r>
          </w:p>
        </w:tc>
        <w:tc>
          <w:tcPr>
            <w:tcW w:w="693" w:type="pct"/>
            <w:tcBorders>
              <w:top w:val="single" w:sz="4" w:space="0" w:color="auto"/>
              <w:left w:val="nil"/>
              <w:bottom w:val="single" w:sz="4" w:space="0" w:color="auto"/>
              <w:right w:val="single" w:sz="4" w:space="0" w:color="auto"/>
            </w:tcBorders>
            <w:vAlign w:val="center"/>
            <w:hideMark/>
          </w:tcPr>
          <w:p w14:paraId="3CF31D08" w14:textId="77777777" w:rsidR="00197D5A" w:rsidRPr="000E47C0" w:rsidRDefault="00197D5A" w:rsidP="006047EC">
            <w:pPr>
              <w:widowControl/>
              <w:spacing w:before="0" w:after="0"/>
              <w:ind w:firstLine="0"/>
              <w:jc w:val="center"/>
              <w:rPr>
                <w:b/>
                <w:bCs/>
                <w:szCs w:val="28"/>
              </w:rPr>
            </w:pPr>
            <w:r w:rsidRPr="000E47C0">
              <w:rPr>
                <w:b/>
                <w:bCs/>
                <w:szCs w:val="28"/>
              </w:rPr>
              <w:t>Tổng lương/ tháng</w:t>
            </w:r>
          </w:p>
        </w:tc>
        <w:tc>
          <w:tcPr>
            <w:tcW w:w="654" w:type="pct"/>
            <w:tcBorders>
              <w:top w:val="single" w:sz="4" w:space="0" w:color="auto"/>
              <w:left w:val="nil"/>
              <w:bottom w:val="single" w:sz="4" w:space="0" w:color="auto"/>
              <w:right w:val="single" w:sz="4" w:space="0" w:color="auto"/>
            </w:tcBorders>
            <w:vAlign w:val="center"/>
            <w:hideMark/>
          </w:tcPr>
          <w:p w14:paraId="55AD8E1A" w14:textId="77777777" w:rsidR="00197D5A" w:rsidRPr="000E47C0" w:rsidRDefault="00197D5A" w:rsidP="006047EC">
            <w:pPr>
              <w:widowControl/>
              <w:spacing w:before="0" w:after="0"/>
              <w:ind w:firstLine="0"/>
              <w:jc w:val="center"/>
              <w:rPr>
                <w:b/>
                <w:bCs/>
                <w:szCs w:val="28"/>
              </w:rPr>
            </w:pPr>
            <w:r w:rsidRPr="000E47C0">
              <w:rPr>
                <w:b/>
                <w:bCs/>
                <w:szCs w:val="28"/>
              </w:rPr>
              <w:t>Tổng lương/ năm</w:t>
            </w:r>
          </w:p>
        </w:tc>
        <w:tc>
          <w:tcPr>
            <w:tcW w:w="783" w:type="pct"/>
            <w:tcBorders>
              <w:top w:val="single" w:sz="4" w:space="0" w:color="auto"/>
              <w:left w:val="nil"/>
              <w:bottom w:val="single" w:sz="4" w:space="0" w:color="auto"/>
              <w:right w:val="single" w:sz="4" w:space="0" w:color="auto"/>
            </w:tcBorders>
            <w:vAlign w:val="center"/>
            <w:hideMark/>
          </w:tcPr>
          <w:p w14:paraId="7E315F3F" w14:textId="77777777" w:rsidR="00197D5A" w:rsidRPr="000E47C0" w:rsidRDefault="00197D5A" w:rsidP="006047EC">
            <w:pPr>
              <w:widowControl/>
              <w:spacing w:before="0" w:after="0"/>
              <w:ind w:firstLine="0"/>
              <w:jc w:val="center"/>
              <w:rPr>
                <w:b/>
                <w:bCs/>
                <w:szCs w:val="28"/>
              </w:rPr>
            </w:pPr>
            <w:r w:rsidRPr="000E47C0">
              <w:rPr>
                <w:b/>
                <w:bCs/>
                <w:szCs w:val="28"/>
              </w:rPr>
              <w:t>Trích đóng BHYT, BHXH, BHTN, KPCĐ</w:t>
            </w:r>
          </w:p>
        </w:tc>
        <w:tc>
          <w:tcPr>
            <w:tcW w:w="702" w:type="pct"/>
            <w:tcBorders>
              <w:top w:val="single" w:sz="4" w:space="0" w:color="auto"/>
              <w:left w:val="nil"/>
              <w:bottom w:val="single" w:sz="4" w:space="0" w:color="auto"/>
              <w:right w:val="single" w:sz="4" w:space="0" w:color="auto"/>
            </w:tcBorders>
            <w:vAlign w:val="center"/>
            <w:hideMark/>
          </w:tcPr>
          <w:p w14:paraId="471FF1FE" w14:textId="77777777" w:rsidR="00197D5A" w:rsidRPr="000E47C0" w:rsidRDefault="00197D5A" w:rsidP="006047EC">
            <w:pPr>
              <w:widowControl/>
              <w:spacing w:before="0" w:after="0"/>
              <w:ind w:firstLine="0"/>
              <w:jc w:val="center"/>
              <w:rPr>
                <w:b/>
                <w:bCs/>
                <w:szCs w:val="28"/>
              </w:rPr>
            </w:pPr>
            <w:r w:rsidRPr="000E47C0">
              <w:rPr>
                <w:b/>
                <w:bCs/>
                <w:szCs w:val="28"/>
              </w:rPr>
              <w:t>Tổng chi phí tiền lương và các khoản trích theo lương</w:t>
            </w:r>
          </w:p>
        </w:tc>
      </w:tr>
      <w:tr w:rsidR="000E47C0" w:rsidRPr="000E47C0" w14:paraId="16564D9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59878DD" w14:textId="77777777" w:rsidR="00197D5A" w:rsidRPr="000E47C0" w:rsidRDefault="00197D5A" w:rsidP="006047EC">
            <w:pPr>
              <w:widowControl/>
              <w:spacing w:before="0" w:after="0"/>
              <w:ind w:firstLine="0"/>
              <w:jc w:val="center"/>
              <w:rPr>
                <w:szCs w:val="28"/>
              </w:rPr>
            </w:pPr>
            <w:r w:rsidRPr="000E47C0">
              <w:rPr>
                <w:szCs w:val="28"/>
              </w:rPr>
              <w:t>1</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19C44" w14:textId="77777777" w:rsidR="00197D5A" w:rsidRPr="000E47C0" w:rsidRDefault="00197D5A" w:rsidP="006047EC">
            <w:pPr>
              <w:widowControl/>
              <w:spacing w:before="0" w:after="0"/>
              <w:ind w:firstLine="0"/>
              <w:jc w:val="left"/>
              <w:rPr>
                <w:szCs w:val="28"/>
              </w:rPr>
            </w:pPr>
            <w:r w:rsidRPr="000E47C0">
              <w:rPr>
                <w:szCs w:val="28"/>
              </w:rPr>
              <w:t>Giám đốc</w:t>
            </w:r>
          </w:p>
        </w:tc>
        <w:tc>
          <w:tcPr>
            <w:tcW w:w="366" w:type="pct"/>
            <w:tcBorders>
              <w:top w:val="single" w:sz="4" w:space="0" w:color="auto"/>
              <w:left w:val="nil"/>
              <w:bottom w:val="single" w:sz="4" w:space="0" w:color="auto"/>
              <w:right w:val="single" w:sz="4" w:space="0" w:color="auto"/>
            </w:tcBorders>
            <w:noWrap/>
            <w:vAlign w:val="center"/>
            <w:hideMark/>
          </w:tcPr>
          <w:p w14:paraId="0CB49859"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745584A" w14:textId="77777777" w:rsidR="00197D5A" w:rsidRPr="000E47C0" w:rsidRDefault="00197D5A" w:rsidP="006047EC">
            <w:pPr>
              <w:widowControl/>
              <w:spacing w:before="0" w:after="0"/>
              <w:ind w:firstLine="0"/>
              <w:jc w:val="right"/>
              <w:rPr>
                <w:szCs w:val="28"/>
              </w:rPr>
            </w:pPr>
            <w:r w:rsidRPr="000E47C0">
              <w:rPr>
                <w:szCs w:val="28"/>
              </w:rPr>
              <w:t>25.000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A58CD14" w14:textId="77777777" w:rsidR="00197D5A" w:rsidRPr="000E47C0" w:rsidRDefault="00197D5A" w:rsidP="006047EC">
            <w:pPr>
              <w:widowControl/>
              <w:spacing w:before="0" w:after="0"/>
              <w:ind w:firstLine="0"/>
              <w:jc w:val="right"/>
              <w:rPr>
                <w:szCs w:val="28"/>
              </w:rPr>
            </w:pPr>
            <w:r w:rsidRPr="000E47C0">
              <w:rPr>
                <w:szCs w:val="28"/>
              </w:rPr>
              <w:t>25.000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0BC0229B" w14:textId="77777777" w:rsidR="00197D5A" w:rsidRPr="000E47C0" w:rsidRDefault="00197D5A" w:rsidP="006047EC">
            <w:pPr>
              <w:widowControl/>
              <w:spacing w:before="0" w:after="0"/>
              <w:ind w:firstLine="0"/>
              <w:jc w:val="right"/>
              <w:rPr>
                <w:szCs w:val="28"/>
              </w:rPr>
            </w:pPr>
            <w:r w:rsidRPr="000E47C0">
              <w:rPr>
                <w:szCs w:val="28"/>
              </w:rPr>
              <w:t>300.000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4FC3979" w14:textId="77777777" w:rsidR="00197D5A" w:rsidRPr="000E47C0" w:rsidRDefault="00197D5A" w:rsidP="006047EC">
            <w:pPr>
              <w:widowControl/>
              <w:spacing w:before="0" w:after="0"/>
              <w:ind w:firstLine="0"/>
              <w:jc w:val="right"/>
              <w:rPr>
                <w:szCs w:val="28"/>
              </w:rPr>
            </w:pPr>
            <w:r w:rsidRPr="000E47C0">
              <w:rPr>
                <w:szCs w:val="28"/>
              </w:rPr>
              <w:t>70.500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3B35B465" w14:textId="77777777" w:rsidR="00197D5A" w:rsidRPr="000E47C0" w:rsidRDefault="00197D5A" w:rsidP="006047EC">
            <w:pPr>
              <w:widowControl/>
              <w:spacing w:before="0" w:after="0"/>
              <w:ind w:firstLine="0"/>
              <w:jc w:val="right"/>
              <w:rPr>
                <w:szCs w:val="28"/>
              </w:rPr>
            </w:pPr>
            <w:r w:rsidRPr="000E47C0">
              <w:rPr>
                <w:szCs w:val="28"/>
              </w:rPr>
              <w:t>370.500</w:t>
            </w:r>
          </w:p>
        </w:tc>
      </w:tr>
      <w:tr w:rsidR="000E47C0" w:rsidRPr="000E47C0" w14:paraId="507FB169"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07EAD3CD" w14:textId="77777777" w:rsidR="00197D5A" w:rsidRPr="000E47C0" w:rsidRDefault="00197D5A" w:rsidP="006047EC">
            <w:pPr>
              <w:widowControl/>
              <w:spacing w:before="0" w:after="0"/>
              <w:ind w:firstLine="0"/>
              <w:jc w:val="center"/>
              <w:rPr>
                <w:szCs w:val="28"/>
              </w:rPr>
            </w:pPr>
            <w:r w:rsidRPr="000E47C0">
              <w:rPr>
                <w:szCs w:val="28"/>
              </w:rPr>
              <w:t>2</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56CC1951" w14:textId="77777777" w:rsidR="00197D5A" w:rsidRPr="000E47C0" w:rsidRDefault="00197D5A" w:rsidP="006047EC">
            <w:pPr>
              <w:widowControl/>
              <w:spacing w:before="0" w:after="0"/>
              <w:ind w:firstLine="0"/>
              <w:jc w:val="left"/>
              <w:rPr>
                <w:szCs w:val="28"/>
              </w:rPr>
            </w:pPr>
            <w:r w:rsidRPr="000E47C0">
              <w:rPr>
                <w:szCs w:val="28"/>
              </w:rPr>
              <w:t>Phó Giám đốc</w:t>
            </w:r>
          </w:p>
        </w:tc>
        <w:tc>
          <w:tcPr>
            <w:tcW w:w="366" w:type="pct"/>
            <w:tcBorders>
              <w:top w:val="single" w:sz="4" w:space="0" w:color="auto"/>
              <w:left w:val="nil"/>
              <w:bottom w:val="single" w:sz="4" w:space="0" w:color="auto"/>
              <w:right w:val="single" w:sz="4" w:space="0" w:color="auto"/>
            </w:tcBorders>
            <w:noWrap/>
            <w:vAlign w:val="center"/>
            <w:hideMark/>
          </w:tcPr>
          <w:p w14:paraId="6EF41AF4" w14:textId="77777777" w:rsidR="00197D5A" w:rsidRPr="000E47C0" w:rsidRDefault="00197D5A" w:rsidP="006047EC">
            <w:pPr>
              <w:widowControl/>
              <w:spacing w:before="0" w:after="0"/>
              <w:ind w:firstLine="0"/>
              <w:jc w:val="center"/>
              <w:rPr>
                <w:szCs w:val="28"/>
              </w:rPr>
            </w:pPr>
            <w:del w:id="1490" w:author="Nội dung điều chỉnh (Claude)" w:date="2026-10-21T11:02:43Z">
              <w:r w:rsidRPr="000E47C0">
                <w:rPr>
                  <w:szCs w:val="28"/>
                </w:rPr>
                <w:delText>2</w:delText>
              </w:r>
            </w:del>
            <w:ins w:id="1491" w:author="Nội dung điều chỉnh (Claude)" w:date="2026-10-21T11:02:43Z">
              <w:r w:rsidRPr="000E47C0">
                <w:rPr>
                  <w:szCs w:val="28"/>
                </w:rPr>
                <w:t xml:space="preserve">1</w:t>
              </w:r>
            </w:ins>
          </w:p>
        </w:tc>
        <w:tc>
          <w:tcPr>
            <w:tcW w:w="574" w:type="pct"/>
            <w:tcBorders>
              <w:top w:val="single" w:sz="4" w:space="0" w:color="auto"/>
              <w:left w:val="single" w:sz="4" w:space="0" w:color="auto"/>
              <w:bottom w:val="single" w:sz="4" w:space="0" w:color="auto"/>
              <w:right w:val="single" w:sz="4" w:space="0" w:color="auto"/>
            </w:tcBorders>
            <w:vAlign w:val="center"/>
            <w:hideMark/>
          </w:tcPr>
          <w:p w14:paraId="25BAFD60" w14:textId="77777777" w:rsidR="00197D5A" w:rsidRPr="000E47C0" w:rsidRDefault="00197D5A" w:rsidP="006047EC">
            <w:pPr>
              <w:widowControl/>
              <w:spacing w:before="0" w:after="0"/>
              <w:ind w:firstLine="0"/>
              <w:jc w:val="right"/>
              <w:rPr>
                <w:szCs w:val="28"/>
              </w:rPr>
            </w:pPr>
            <w:r w:rsidRPr="000E47C0">
              <w:rPr>
                <w:szCs w:val="28"/>
              </w:rPr>
              <w:t>20.000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19713BC" w14:textId="77777777" w:rsidR="00197D5A" w:rsidRPr="000E47C0" w:rsidRDefault="00197D5A" w:rsidP="006047EC">
            <w:pPr>
              <w:widowControl/>
              <w:spacing w:before="0" w:after="0"/>
              <w:ind w:firstLine="0"/>
              <w:jc w:val="right"/>
              <w:rPr>
                <w:szCs w:val="28"/>
              </w:rPr>
            </w:pPr>
            <w:del w:id="1492" w:author="Nội dung điều chỉnh (Claude)" w:date="2026-10-21T11:02:43Z">
              <w:r w:rsidRPr="000E47C0">
                <w:rPr>
                  <w:szCs w:val="28"/>
                </w:rPr>
                <w:delText>40.000</w:delText>
              </w:r>
            </w:del>
            <w:ins w:id="1493" w:author="Nội dung điều chỉnh (Claude)" w:date="2026-10-21T11:02:43Z">
              <w:r w:rsidRPr="000E47C0">
                <w:rPr>
                  <w:szCs w:val="28"/>
                </w:rPr>
                <w:t xml:space="preserve">20.000</w:t>
              </w:r>
            </w:ins>
          </w:p>
        </w:tc>
        <w:tc>
          <w:tcPr>
            <w:tcW w:w="654" w:type="pct"/>
            <w:tcBorders>
              <w:top w:val="single" w:sz="4" w:space="0" w:color="auto"/>
              <w:left w:val="single" w:sz="4" w:space="0" w:color="auto"/>
              <w:bottom w:val="single" w:sz="4" w:space="0" w:color="auto"/>
              <w:right w:val="single" w:sz="4" w:space="0" w:color="auto"/>
            </w:tcBorders>
            <w:vAlign w:val="center"/>
            <w:hideMark/>
          </w:tcPr>
          <w:p w14:paraId="6BDCCE30" w14:textId="77777777" w:rsidR="00197D5A" w:rsidRPr="000E47C0" w:rsidRDefault="00197D5A" w:rsidP="006047EC">
            <w:pPr>
              <w:widowControl/>
              <w:spacing w:before="0" w:after="0"/>
              <w:ind w:firstLine="0"/>
              <w:jc w:val="right"/>
              <w:rPr>
                <w:szCs w:val="28"/>
              </w:rPr>
            </w:pPr>
            <w:del w:id="1494" w:author="Nội dung điều chỉnh (Claude)" w:date="2026-10-21T11:02:43Z">
              <w:r w:rsidRPr="000E47C0">
                <w:rPr>
                  <w:szCs w:val="28"/>
                </w:rPr>
                <w:delText>480.000</w:delText>
              </w:r>
            </w:del>
            <w:ins w:id="1495" w:author="Nội dung điều chỉnh (Claude)" w:date="2026-10-21T11:02:43Z">
              <w:r w:rsidRPr="000E47C0">
                <w:rPr>
                  <w:szCs w:val="28"/>
                </w:rPr>
                <w:t xml:space="preserve">240.000</w:t>
              </w:r>
            </w:ins>
          </w:p>
        </w:tc>
        <w:tc>
          <w:tcPr>
            <w:tcW w:w="783" w:type="pct"/>
            <w:tcBorders>
              <w:top w:val="single" w:sz="4" w:space="0" w:color="auto"/>
              <w:left w:val="single" w:sz="4" w:space="0" w:color="auto"/>
              <w:bottom w:val="single" w:sz="4" w:space="0" w:color="auto"/>
              <w:right w:val="single" w:sz="4" w:space="0" w:color="auto"/>
            </w:tcBorders>
            <w:vAlign w:val="center"/>
            <w:hideMark/>
          </w:tcPr>
          <w:p w14:paraId="10DEFECD" w14:textId="77777777" w:rsidR="00197D5A" w:rsidRPr="000E47C0" w:rsidRDefault="00197D5A" w:rsidP="006047EC">
            <w:pPr>
              <w:widowControl/>
              <w:spacing w:before="0" w:after="0"/>
              <w:ind w:firstLine="0"/>
              <w:jc w:val="right"/>
              <w:rPr>
                <w:szCs w:val="28"/>
              </w:rPr>
            </w:pPr>
            <w:del w:id="1496" w:author="Nội dung điều chỉnh (Claude)" w:date="2026-10-21T11:02:43Z">
              <w:r w:rsidRPr="000E47C0">
                <w:rPr>
                  <w:szCs w:val="28"/>
                </w:rPr>
                <w:delText>112.800</w:delText>
              </w:r>
            </w:del>
            <w:ins w:id="1497" w:author="Nội dung điều chỉnh (Claude)" w:date="2026-10-21T11:02:43Z">
              <w:r w:rsidRPr="000E47C0">
                <w:rPr>
                  <w:szCs w:val="28"/>
                </w:rPr>
                <w:t xml:space="preserve">56.400</w:t>
              </w:r>
            </w:ins>
          </w:p>
        </w:tc>
        <w:tc>
          <w:tcPr>
            <w:tcW w:w="702" w:type="pct"/>
            <w:tcBorders>
              <w:top w:val="single" w:sz="4" w:space="0" w:color="auto"/>
              <w:left w:val="single" w:sz="4" w:space="0" w:color="auto"/>
              <w:bottom w:val="single" w:sz="4" w:space="0" w:color="auto"/>
              <w:right w:val="single" w:sz="4" w:space="0" w:color="auto"/>
            </w:tcBorders>
            <w:vAlign w:val="center"/>
            <w:hideMark/>
          </w:tcPr>
          <w:p w14:paraId="55E1BF96" w14:textId="77777777" w:rsidR="00197D5A" w:rsidRPr="000E47C0" w:rsidRDefault="00197D5A" w:rsidP="006047EC">
            <w:pPr>
              <w:widowControl/>
              <w:spacing w:before="0" w:after="0"/>
              <w:ind w:firstLine="0"/>
              <w:jc w:val="right"/>
              <w:rPr>
                <w:szCs w:val="28"/>
              </w:rPr>
            </w:pPr>
            <w:del w:id="1498" w:author="Nội dung điều chỉnh (Claude)" w:date="2026-10-21T11:02:43Z">
              <w:r w:rsidRPr="000E47C0">
                <w:rPr>
                  <w:szCs w:val="28"/>
                </w:rPr>
                <w:delText>592.800</w:delText>
              </w:r>
            </w:del>
            <w:ins w:id="1499" w:author="Nội dung điều chỉnh (Claude)" w:date="2026-10-21T11:02:43Z">
              <w:r w:rsidRPr="000E47C0">
                <w:rPr>
                  <w:szCs w:val="28"/>
                </w:rPr>
                <w:t xml:space="preserve">296.400</w:t>
              </w:r>
            </w:ins>
          </w:p>
        </w:tc>
      </w:tr>
      <w:tr w:rsidR="000E47C0" w:rsidRPr="000E47C0" w14:paraId="0DE837A0"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DC5F3C4" w14:textId="77777777" w:rsidR="00197D5A" w:rsidRPr="000E47C0" w:rsidRDefault="00197D5A" w:rsidP="006047EC">
            <w:pPr>
              <w:widowControl/>
              <w:spacing w:before="0" w:after="0"/>
              <w:ind w:firstLine="0"/>
              <w:jc w:val="center"/>
              <w:rPr>
                <w:szCs w:val="28"/>
              </w:rPr>
            </w:pPr>
            <w:r w:rsidRPr="000E47C0">
              <w:rPr>
                <w:szCs w:val="28"/>
              </w:rPr>
              <w:t>3</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3E259240" w14:textId="77777777" w:rsidR="00197D5A" w:rsidRPr="000E47C0" w:rsidRDefault="00197D5A" w:rsidP="006047EC">
            <w:pPr>
              <w:widowControl/>
              <w:spacing w:before="0" w:after="0"/>
              <w:ind w:firstLine="0"/>
              <w:jc w:val="left"/>
              <w:rPr>
                <w:szCs w:val="28"/>
              </w:rPr>
            </w:pPr>
            <w:r w:rsidRPr="000E47C0">
              <w:rPr>
                <w:szCs w:val="28"/>
              </w:rPr>
              <w:t>Trưởng bộ phận</w:t>
            </w:r>
          </w:p>
        </w:tc>
        <w:tc>
          <w:tcPr>
            <w:tcW w:w="366" w:type="pct"/>
            <w:tcBorders>
              <w:top w:val="single" w:sz="4" w:space="0" w:color="auto"/>
              <w:left w:val="nil"/>
              <w:bottom w:val="single" w:sz="4" w:space="0" w:color="auto"/>
              <w:right w:val="single" w:sz="4" w:space="0" w:color="auto"/>
            </w:tcBorders>
            <w:noWrap/>
            <w:vAlign w:val="center"/>
            <w:hideMark/>
          </w:tcPr>
          <w:p w14:paraId="4268783E" w14:textId="77777777" w:rsidR="00197D5A" w:rsidRPr="000E47C0" w:rsidRDefault="00197D5A" w:rsidP="006047EC">
            <w:pPr>
              <w:widowControl/>
              <w:spacing w:before="0" w:after="0"/>
              <w:ind w:firstLine="0"/>
              <w:jc w:val="center"/>
              <w:rPr>
                <w:szCs w:val="28"/>
              </w:rPr>
            </w:pPr>
            <w:r w:rsidRPr="000E47C0">
              <w:rPr>
                <w:szCs w:val="28"/>
              </w:rPr>
              <w:t>2</w:t>
            </w:r>
          </w:p>
        </w:tc>
        <w:tc>
          <w:tcPr>
            <w:tcW w:w="574" w:type="pct"/>
            <w:tcBorders>
              <w:top w:val="single" w:sz="4" w:space="0" w:color="auto"/>
              <w:left w:val="single" w:sz="4" w:space="0" w:color="auto"/>
              <w:bottom w:val="single" w:sz="4" w:space="0" w:color="auto"/>
              <w:right w:val="single" w:sz="4" w:space="0" w:color="auto"/>
            </w:tcBorders>
            <w:vAlign w:val="center"/>
            <w:hideMark/>
          </w:tcPr>
          <w:p w14:paraId="3CD9B7F1" w14:textId="77777777" w:rsidR="00197D5A" w:rsidRPr="000E47C0" w:rsidRDefault="00197D5A" w:rsidP="006047EC">
            <w:pPr>
              <w:widowControl/>
              <w:spacing w:before="0" w:after="0"/>
              <w:ind w:firstLine="0"/>
              <w:jc w:val="right"/>
              <w:rPr>
                <w:szCs w:val="28"/>
              </w:rPr>
            </w:pPr>
            <w:r w:rsidRPr="000E47C0">
              <w:rPr>
                <w:szCs w:val="28"/>
              </w:rPr>
              <w:t>18.000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7727517" w14:textId="77777777" w:rsidR="00197D5A" w:rsidRPr="000E47C0" w:rsidRDefault="00197D5A" w:rsidP="006047EC">
            <w:pPr>
              <w:widowControl/>
              <w:spacing w:before="0" w:after="0"/>
              <w:ind w:firstLine="0"/>
              <w:jc w:val="right"/>
              <w:rPr>
                <w:szCs w:val="28"/>
              </w:rPr>
            </w:pPr>
            <w:r w:rsidRPr="000E47C0">
              <w:rPr>
                <w:szCs w:val="28"/>
              </w:rPr>
              <w:t>36.000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4D02B358" w14:textId="77777777" w:rsidR="00197D5A" w:rsidRPr="000E47C0" w:rsidRDefault="00197D5A" w:rsidP="006047EC">
            <w:pPr>
              <w:widowControl/>
              <w:spacing w:before="0" w:after="0"/>
              <w:ind w:firstLine="0"/>
              <w:jc w:val="right"/>
              <w:rPr>
                <w:szCs w:val="28"/>
              </w:rPr>
            </w:pPr>
            <w:r w:rsidRPr="000E47C0">
              <w:rPr>
                <w:szCs w:val="28"/>
              </w:rPr>
              <w:t>432.000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7BA71573" w14:textId="77777777" w:rsidR="00197D5A" w:rsidRPr="000E47C0" w:rsidRDefault="00197D5A" w:rsidP="006047EC">
            <w:pPr>
              <w:widowControl/>
              <w:spacing w:before="0" w:after="0"/>
              <w:ind w:firstLine="0"/>
              <w:jc w:val="right"/>
              <w:rPr>
                <w:szCs w:val="28"/>
              </w:rPr>
            </w:pPr>
            <w:r w:rsidRPr="000E47C0">
              <w:rPr>
                <w:szCs w:val="28"/>
              </w:rPr>
              <w:t>101.520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3EEDEDA" w14:textId="77777777" w:rsidR="00197D5A" w:rsidRPr="000E47C0" w:rsidRDefault="00197D5A" w:rsidP="006047EC">
            <w:pPr>
              <w:widowControl/>
              <w:spacing w:before="0" w:after="0"/>
              <w:ind w:firstLine="0"/>
              <w:jc w:val="right"/>
              <w:rPr>
                <w:szCs w:val="28"/>
              </w:rPr>
            </w:pPr>
            <w:r w:rsidRPr="000E47C0">
              <w:rPr>
                <w:szCs w:val="28"/>
              </w:rPr>
              <w:t>533.520</w:t>
            </w:r>
          </w:p>
        </w:tc>
      </w:tr>
      <w:tr w:rsidR="000E47C0" w:rsidRPr="000E47C0" w14:paraId="02084017"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0AAB438" w14:textId="77777777" w:rsidR="00197D5A" w:rsidRPr="000E47C0" w:rsidRDefault="00197D5A" w:rsidP="006047EC">
            <w:pPr>
              <w:widowControl/>
              <w:spacing w:before="0" w:after="0"/>
              <w:ind w:firstLine="0"/>
              <w:jc w:val="center"/>
              <w:rPr>
                <w:szCs w:val="28"/>
              </w:rPr>
            </w:pPr>
            <w:r w:rsidRPr="000E47C0">
              <w:rPr>
                <w:szCs w:val="28"/>
              </w:rPr>
              <w:t>4</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FD07992" w14:textId="77777777" w:rsidR="00197D5A" w:rsidRPr="000E47C0" w:rsidRDefault="00197D5A" w:rsidP="006047EC">
            <w:pPr>
              <w:widowControl/>
              <w:spacing w:before="0" w:after="0"/>
              <w:ind w:firstLine="0"/>
              <w:jc w:val="left"/>
              <w:rPr>
                <w:szCs w:val="28"/>
              </w:rPr>
            </w:pPr>
            <w:r w:rsidRPr="000E47C0">
              <w:rPr>
                <w:szCs w:val="28"/>
              </w:rPr>
              <w:t>Đăng kiểm viên</w:t>
            </w:r>
          </w:p>
        </w:tc>
        <w:tc>
          <w:tcPr>
            <w:tcW w:w="366" w:type="pct"/>
            <w:tcBorders>
              <w:top w:val="single" w:sz="4" w:space="0" w:color="auto"/>
              <w:left w:val="nil"/>
              <w:bottom w:val="single" w:sz="4" w:space="0" w:color="auto"/>
              <w:right w:val="single" w:sz="4" w:space="0" w:color="auto"/>
            </w:tcBorders>
            <w:noWrap/>
            <w:vAlign w:val="center"/>
            <w:hideMark/>
          </w:tcPr>
          <w:p w14:paraId="0BD4BCD8" w14:textId="77777777" w:rsidR="00197D5A" w:rsidRPr="000E47C0" w:rsidRDefault="00197D5A" w:rsidP="006047EC">
            <w:pPr>
              <w:widowControl/>
              <w:spacing w:before="0" w:after="0"/>
              <w:ind w:firstLine="0"/>
              <w:jc w:val="center"/>
              <w:rPr>
                <w:szCs w:val="28"/>
              </w:rPr>
            </w:pPr>
            <w:del w:id="1500" w:author="Nội dung điều chỉnh (Claude)" w:date="2026-10-21T11:02:43Z">
              <w:r w:rsidRPr="000E47C0">
                <w:rPr>
                  <w:szCs w:val="28"/>
                </w:rPr>
                <w:delText>6</w:delText>
              </w:r>
            </w:del>
            <w:ins w:id="1501" w:author="Nội dung điều chỉnh (Claude)" w:date="2026-10-21T11:02:43Z">
              <w:r w:rsidRPr="000E47C0">
                <w:rPr>
                  <w:szCs w:val="28"/>
                </w:rPr>
                <w:t xml:space="preserve">3</w:t>
              </w:r>
            </w:ins>
          </w:p>
        </w:tc>
        <w:tc>
          <w:tcPr>
            <w:tcW w:w="574" w:type="pct"/>
            <w:tcBorders>
              <w:top w:val="single" w:sz="4" w:space="0" w:color="auto"/>
              <w:left w:val="single" w:sz="4" w:space="0" w:color="auto"/>
              <w:bottom w:val="single" w:sz="4" w:space="0" w:color="auto"/>
              <w:right w:val="single" w:sz="4" w:space="0" w:color="auto"/>
            </w:tcBorders>
            <w:vAlign w:val="center"/>
            <w:hideMark/>
          </w:tcPr>
          <w:p w14:paraId="7B5D6609" w14:textId="77777777" w:rsidR="00197D5A" w:rsidRPr="000E47C0" w:rsidRDefault="00197D5A" w:rsidP="006047EC">
            <w:pPr>
              <w:widowControl/>
              <w:spacing w:before="0" w:after="0"/>
              <w:ind w:firstLine="0"/>
              <w:jc w:val="right"/>
              <w:rPr>
                <w:szCs w:val="28"/>
              </w:rPr>
            </w:pPr>
            <w:r w:rsidRPr="000E47C0">
              <w:rPr>
                <w:szCs w:val="28"/>
              </w:rPr>
              <w:t>15.000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4920509E" w14:textId="77777777" w:rsidR="00197D5A" w:rsidRPr="000E47C0" w:rsidRDefault="00197D5A" w:rsidP="006047EC">
            <w:pPr>
              <w:widowControl/>
              <w:spacing w:before="0" w:after="0"/>
              <w:ind w:firstLine="0"/>
              <w:jc w:val="right"/>
              <w:rPr>
                <w:szCs w:val="28"/>
              </w:rPr>
            </w:pPr>
            <w:del w:id="1502" w:author="Nội dung điều chỉnh (Claude)" w:date="2026-10-21T11:02:43Z">
              <w:r w:rsidRPr="000E47C0">
                <w:rPr>
                  <w:szCs w:val="28"/>
                </w:rPr>
                <w:delText>90.000</w:delText>
              </w:r>
            </w:del>
            <w:ins w:id="1503" w:author="Nội dung điều chỉnh (Claude)" w:date="2026-10-21T11:02:43Z">
              <w:r w:rsidRPr="000E47C0">
                <w:rPr>
                  <w:szCs w:val="28"/>
                </w:rPr>
                <w:t xml:space="preserve">45.000</w:t>
              </w:r>
            </w:ins>
          </w:p>
        </w:tc>
        <w:tc>
          <w:tcPr>
            <w:tcW w:w="654" w:type="pct"/>
            <w:tcBorders>
              <w:top w:val="single" w:sz="4" w:space="0" w:color="auto"/>
              <w:left w:val="single" w:sz="4" w:space="0" w:color="auto"/>
              <w:bottom w:val="single" w:sz="4" w:space="0" w:color="auto"/>
              <w:right w:val="single" w:sz="4" w:space="0" w:color="auto"/>
            </w:tcBorders>
            <w:vAlign w:val="center"/>
            <w:hideMark/>
          </w:tcPr>
          <w:p w14:paraId="77C1A638" w14:textId="77777777" w:rsidR="00197D5A" w:rsidRPr="000E47C0" w:rsidRDefault="00197D5A" w:rsidP="006047EC">
            <w:pPr>
              <w:widowControl/>
              <w:spacing w:before="0" w:after="0"/>
              <w:ind w:firstLine="0"/>
              <w:jc w:val="right"/>
              <w:rPr>
                <w:szCs w:val="28"/>
              </w:rPr>
            </w:pPr>
            <w:del w:id="1504" w:author="Nội dung điều chỉnh (Claude)" w:date="2026-10-21T11:02:43Z">
              <w:r w:rsidRPr="000E47C0">
                <w:rPr>
                  <w:szCs w:val="28"/>
                </w:rPr>
                <w:delText>1.080.000</w:delText>
              </w:r>
            </w:del>
            <w:ins w:id="1505" w:author="Nội dung điều chỉnh (Claude)" w:date="2026-10-21T11:02:43Z">
              <w:r w:rsidRPr="000E47C0">
                <w:rPr>
                  <w:szCs w:val="28"/>
                </w:rPr>
                <w:t xml:space="preserve">540.000</w:t>
              </w:r>
            </w:ins>
          </w:p>
        </w:tc>
        <w:tc>
          <w:tcPr>
            <w:tcW w:w="783" w:type="pct"/>
            <w:tcBorders>
              <w:top w:val="single" w:sz="4" w:space="0" w:color="auto"/>
              <w:left w:val="single" w:sz="4" w:space="0" w:color="auto"/>
              <w:bottom w:val="single" w:sz="4" w:space="0" w:color="auto"/>
              <w:right w:val="single" w:sz="4" w:space="0" w:color="auto"/>
            </w:tcBorders>
            <w:vAlign w:val="center"/>
            <w:hideMark/>
          </w:tcPr>
          <w:p w14:paraId="5B12B6F7" w14:textId="77777777" w:rsidR="00197D5A" w:rsidRPr="000E47C0" w:rsidRDefault="00197D5A" w:rsidP="006047EC">
            <w:pPr>
              <w:widowControl/>
              <w:spacing w:before="0" w:after="0"/>
              <w:ind w:firstLine="0"/>
              <w:jc w:val="right"/>
              <w:rPr>
                <w:szCs w:val="28"/>
              </w:rPr>
            </w:pPr>
            <w:del w:id="1506" w:author="Nội dung điều chỉnh (Claude)" w:date="2026-10-21T11:02:43Z">
              <w:r w:rsidRPr="000E47C0">
                <w:rPr>
                  <w:szCs w:val="28"/>
                </w:rPr>
                <w:delText>253.800</w:delText>
              </w:r>
            </w:del>
            <w:ins w:id="1507" w:author="Nội dung điều chỉnh (Claude)" w:date="2026-10-21T11:02:43Z">
              <w:r w:rsidRPr="000E47C0">
                <w:rPr>
                  <w:szCs w:val="28"/>
                </w:rPr>
                <w:t xml:space="preserve">126.900</w:t>
              </w:r>
            </w:ins>
          </w:p>
        </w:tc>
        <w:tc>
          <w:tcPr>
            <w:tcW w:w="702" w:type="pct"/>
            <w:tcBorders>
              <w:top w:val="single" w:sz="4" w:space="0" w:color="auto"/>
              <w:left w:val="single" w:sz="4" w:space="0" w:color="auto"/>
              <w:bottom w:val="single" w:sz="4" w:space="0" w:color="auto"/>
              <w:right w:val="single" w:sz="4" w:space="0" w:color="auto"/>
            </w:tcBorders>
            <w:vAlign w:val="center"/>
            <w:hideMark/>
          </w:tcPr>
          <w:p w14:paraId="78020F0C" w14:textId="77777777" w:rsidR="00197D5A" w:rsidRPr="000E47C0" w:rsidRDefault="00197D5A" w:rsidP="006047EC">
            <w:pPr>
              <w:widowControl/>
              <w:spacing w:before="0" w:after="0"/>
              <w:ind w:firstLine="0"/>
              <w:jc w:val="right"/>
              <w:rPr>
                <w:szCs w:val="28"/>
              </w:rPr>
            </w:pPr>
            <w:del w:id="1508" w:author="Nội dung điều chỉnh (Claude)" w:date="2026-10-21T11:02:43Z">
              <w:r w:rsidRPr="000E47C0">
                <w:rPr>
                  <w:szCs w:val="28"/>
                </w:rPr>
                <w:delText>1.333.800</w:delText>
              </w:r>
            </w:del>
            <w:ins w:id="1509" w:author="Nội dung điều chỉnh (Claude)" w:date="2026-10-21T11:02:43Z">
              <w:r w:rsidRPr="000E47C0">
                <w:rPr>
                  <w:szCs w:val="28"/>
                </w:rPr>
                <w:t xml:space="preserve">666.900</w:t>
              </w:r>
            </w:ins>
          </w:p>
        </w:tc>
      </w:tr>
      <w:tr w:rsidR="000E47C0" w:rsidRPr="000E47C0" w14:paraId="4EB1B054"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8F683B" w14:textId="77777777" w:rsidR="00197D5A" w:rsidRPr="000E47C0" w:rsidRDefault="00197D5A" w:rsidP="006047EC">
            <w:pPr>
              <w:widowControl/>
              <w:spacing w:before="0" w:after="0"/>
              <w:ind w:firstLine="0"/>
              <w:jc w:val="center"/>
              <w:rPr>
                <w:szCs w:val="28"/>
              </w:rPr>
            </w:pPr>
            <w:r w:rsidRPr="000E47C0">
              <w:rPr>
                <w:szCs w:val="28"/>
              </w:rPr>
              <w:t>5</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459E69EA" w14:textId="77777777" w:rsidR="00197D5A" w:rsidRPr="000E47C0" w:rsidRDefault="00197D5A" w:rsidP="006047EC">
            <w:pPr>
              <w:widowControl/>
              <w:spacing w:before="0" w:after="0"/>
              <w:ind w:firstLine="0"/>
              <w:jc w:val="left"/>
              <w:rPr>
                <w:szCs w:val="28"/>
              </w:rPr>
            </w:pPr>
            <w:r w:rsidRPr="000E47C0">
              <w:rPr>
                <w:szCs w:val="28"/>
              </w:rPr>
              <w:t>Kế toán</w:t>
            </w:r>
          </w:p>
        </w:tc>
        <w:tc>
          <w:tcPr>
            <w:tcW w:w="366" w:type="pct"/>
            <w:tcBorders>
              <w:top w:val="single" w:sz="4" w:space="0" w:color="auto"/>
              <w:left w:val="nil"/>
              <w:bottom w:val="single" w:sz="4" w:space="0" w:color="auto"/>
              <w:right w:val="single" w:sz="4" w:space="0" w:color="auto"/>
            </w:tcBorders>
            <w:noWrap/>
            <w:vAlign w:val="center"/>
            <w:hideMark/>
          </w:tcPr>
          <w:p w14:paraId="6952159D"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0D141F8D" w14:textId="77777777" w:rsidR="00197D5A" w:rsidRPr="000E47C0" w:rsidRDefault="00197D5A" w:rsidP="006047EC">
            <w:pPr>
              <w:widowControl/>
              <w:spacing w:before="0" w:after="0"/>
              <w:ind w:firstLine="0"/>
              <w:jc w:val="right"/>
              <w:rPr>
                <w:szCs w:val="28"/>
              </w:rPr>
            </w:pPr>
            <w:r w:rsidRPr="000E47C0">
              <w:rPr>
                <w:szCs w:val="28"/>
              </w:rPr>
              <w:t>12.000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580B0CD5" w14:textId="77777777" w:rsidR="00197D5A" w:rsidRPr="000E47C0" w:rsidRDefault="00197D5A" w:rsidP="006047EC">
            <w:pPr>
              <w:widowControl/>
              <w:spacing w:before="0" w:after="0"/>
              <w:ind w:firstLine="0"/>
              <w:jc w:val="right"/>
              <w:rPr>
                <w:szCs w:val="28"/>
              </w:rPr>
            </w:pPr>
            <w:r w:rsidRPr="000E47C0">
              <w:rPr>
                <w:szCs w:val="28"/>
              </w:rPr>
              <w:t>12.000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3AF83274" w14:textId="77777777" w:rsidR="00197D5A" w:rsidRPr="000E47C0" w:rsidRDefault="00197D5A" w:rsidP="006047EC">
            <w:pPr>
              <w:widowControl/>
              <w:spacing w:before="0" w:after="0"/>
              <w:ind w:firstLine="0"/>
              <w:jc w:val="right"/>
              <w:rPr>
                <w:szCs w:val="28"/>
              </w:rPr>
            </w:pPr>
            <w:r w:rsidRPr="000E47C0">
              <w:rPr>
                <w:szCs w:val="28"/>
              </w:rPr>
              <w:t>144.000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5EB45545" w14:textId="77777777" w:rsidR="00197D5A" w:rsidRPr="000E47C0" w:rsidRDefault="00197D5A" w:rsidP="006047EC">
            <w:pPr>
              <w:widowControl/>
              <w:spacing w:before="0" w:after="0"/>
              <w:ind w:firstLine="0"/>
              <w:jc w:val="right"/>
              <w:rPr>
                <w:szCs w:val="28"/>
              </w:rPr>
            </w:pPr>
            <w:r w:rsidRPr="000E47C0">
              <w:rPr>
                <w:szCs w:val="28"/>
              </w:rPr>
              <w:t>33.840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7381CB2" w14:textId="77777777" w:rsidR="00197D5A" w:rsidRPr="000E47C0" w:rsidRDefault="00197D5A" w:rsidP="006047EC">
            <w:pPr>
              <w:widowControl/>
              <w:spacing w:before="0" w:after="0"/>
              <w:ind w:firstLine="0"/>
              <w:jc w:val="right"/>
              <w:rPr>
                <w:szCs w:val="28"/>
              </w:rPr>
            </w:pPr>
            <w:r w:rsidRPr="000E47C0">
              <w:rPr>
                <w:szCs w:val="28"/>
              </w:rPr>
              <w:t>177.840</w:t>
            </w:r>
          </w:p>
        </w:tc>
      </w:tr>
      <w:tr w:rsidR="000E47C0" w:rsidRPr="000E47C0" w14:paraId="5F859A9D"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1C6744A" w14:textId="77777777" w:rsidR="00197D5A" w:rsidRPr="000E47C0" w:rsidRDefault="00197D5A" w:rsidP="006047EC">
            <w:pPr>
              <w:widowControl/>
              <w:spacing w:before="0" w:after="0"/>
              <w:ind w:firstLine="0"/>
              <w:jc w:val="center"/>
              <w:rPr>
                <w:szCs w:val="28"/>
              </w:rPr>
            </w:pPr>
            <w:r w:rsidRPr="000E47C0">
              <w:rPr>
                <w:szCs w:val="28"/>
              </w:rPr>
              <w:t>6</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0567F255" w14:textId="77777777" w:rsidR="00197D5A" w:rsidRPr="000E47C0" w:rsidRDefault="00197D5A" w:rsidP="006047EC">
            <w:pPr>
              <w:widowControl/>
              <w:spacing w:before="0" w:after="0"/>
              <w:ind w:firstLine="0"/>
              <w:jc w:val="left"/>
              <w:rPr>
                <w:szCs w:val="28"/>
              </w:rPr>
            </w:pPr>
            <w:r w:rsidRPr="000E47C0">
              <w:rPr>
                <w:szCs w:val="28"/>
              </w:rPr>
              <w:t>Nhân viên nghiệp vụ</w:t>
            </w:r>
          </w:p>
        </w:tc>
        <w:tc>
          <w:tcPr>
            <w:tcW w:w="366" w:type="pct"/>
            <w:tcBorders>
              <w:top w:val="single" w:sz="4" w:space="0" w:color="auto"/>
              <w:left w:val="nil"/>
              <w:bottom w:val="single" w:sz="4" w:space="0" w:color="auto"/>
              <w:right w:val="single" w:sz="4" w:space="0" w:color="auto"/>
            </w:tcBorders>
            <w:noWrap/>
            <w:vAlign w:val="center"/>
            <w:hideMark/>
          </w:tcPr>
          <w:p w14:paraId="7FC86A3C"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6A08B50" w14:textId="77777777" w:rsidR="00197D5A" w:rsidRPr="000E47C0" w:rsidRDefault="00197D5A" w:rsidP="006047EC">
            <w:pPr>
              <w:widowControl/>
              <w:spacing w:before="0" w:after="0"/>
              <w:ind w:firstLine="0"/>
              <w:jc w:val="right"/>
              <w:rPr>
                <w:szCs w:val="28"/>
              </w:rPr>
            </w:pPr>
            <w:r w:rsidRPr="000E47C0">
              <w:rPr>
                <w:szCs w:val="28"/>
              </w:rPr>
              <w:t>10.000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80D5E4C" w14:textId="77777777" w:rsidR="00197D5A" w:rsidRPr="000E47C0" w:rsidRDefault="00197D5A" w:rsidP="006047EC">
            <w:pPr>
              <w:widowControl/>
              <w:spacing w:before="0" w:after="0"/>
              <w:ind w:firstLine="0"/>
              <w:jc w:val="right"/>
              <w:rPr>
                <w:szCs w:val="28"/>
              </w:rPr>
            </w:pPr>
            <w:r w:rsidRPr="000E47C0">
              <w:rPr>
                <w:szCs w:val="28"/>
              </w:rPr>
              <w:t>10.000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53E7421B" w14:textId="77777777" w:rsidR="00197D5A" w:rsidRPr="000E47C0" w:rsidRDefault="00197D5A" w:rsidP="006047EC">
            <w:pPr>
              <w:widowControl/>
              <w:spacing w:before="0" w:after="0"/>
              <w:ind w:firstLine="0"/>
              <w:jc w:val="right"/>
              <w:rPr>
                <w:szCs w:val="28"/>
              </w:rPr>
            </w:pPr>
            <w:r w:rsidRPr="000E47C0">
              <w:rPr>
                <w:szCs w:val="28"/>
              </w:rPr>
              <w:t>120.000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69DFDDFF" w14:textId="77777777" w:rsidR="00197D5A" w:rsidRPr="000E47C0" w:rsidRDefault="00197D5A" w:rsidP="006047EC">
            <w:pPr>
              <w:widowControl/>
              <w:spacing w:before="0" w:after="0"/>
              <w:ind w:firstLine="0"/>
              <w:jc w:val="right"/>
              <w:rPr>
                <w:szCs w:val="28"/>
              </w:rPr>
            </w:pPr>
            <w:r w:rsidRPr="000E47C0">
              <w:rPr>
                <w:szCs w:val="28"/>
              </w:rPr>
              <w:t>28.200</w:t>
            </w:r>
          </w:p>
        </w:tc>
        <w:tc>
          <w:tcPr>
            <w:tcW w:w="702" w:type="pct"/>
            <w:tcBorders>
              <w:top w:val="single" w:sz="4" w:space="0" w:color="auto"/>
              <w:left w:val="single" w:sz="4" w:space="0" w:color="auto"/>
              <w:bottom w:val="single" w:sz="4" w:space="0" w:color="auto"/>
              <w:right w:val="single" w:sz="4" w:space="0" w:color="auto"/>
            </w:tcBorders>
            <w:vAlign w:val="center"/>
            <w:hideMark/>
          </w:tcPr>
          <w:p w14:paraId="4C5477D2" w14:textId="77777777" w:rsidR="00197D5A" w:rsidRPr="000E47C0" w:rsidRDefault="00197D5A" w:rsidP="006047EC">
            <w:pPr>
              <w:widowControl/>
              <w:spacing w:before="0" w:after="0"/>
              <w:ind w:firstLine="0"/>
              <w:jc w:val="right"/>
              <w:rPr>
                <w:szCs w:val="28"/>
              </w:rPr>
            </w:pPr>
            <w:r w:rsidRPr="000E47C0">
              <w:rPr>
                <w:szCs w:val="28"/>
              </w:rPr>
              <w:t>148.200</w:t>
            </w:r>
          </w:p>
        </w:tc>
      </w:tr>
      <w:tr w:rsidR="000E47C0" w:rsidRPr="000E47C0" w14:paraId="16D69B5E"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23896562" w14:textId="77777777" w:rsidR="00197D5A" w:rsidRPr="000E47C0" w:rsidRDefault="00197D5A" w:rsidP="006047EC">
            <w:pPr>
              <w:widowControl/>
              <w:spacing w:before="0" w:after="0"/>
              <w:ind w:firstLine="0"/>
              <w:jc w:val="center"/>
              <w:rPr>
                <w:szCs w:val="28"/>
              </w:rPr>
            </w:pPr>
            <w:r w:rsidRPr="000E47C0">
              <w:rPr>
                <w:szCs w:val="28"/>
              </w:rPr>
              <w:t>7</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69032D1A" w14:textId="77777777" w:rsidR="00197D5A" w:rsidRPr="000E47C0" w:rsidRDefault="00197D5A" w:rsidP="006047EC">
            <w:pPr>
              <w:widowControl/>
              <w:spacing w:before="0" w:after="0"/>
              <w:ind w:firstLine="0"/>
              <w:jc w:val="left"/>
              <w:rPr>
                <w:szCs w:val="28"/>
              </w:rPr>
            </w:pPr>
            <w:r w:rsidRPr="000E47C0">
              <w:rPr>
                <w:szCs w:val="28"/>
              </w:rPr>
              <w:t xml:space="preserve">Nhân viên kỹ thuật, </w:t>
            </w:r>
            <w:r w:rsidRPr="000E47C0">
              <w:rPr>
                <w:szCs w:val="28"/>
              </w:rPr>
              <w:br/>
              <w:t>điện, nước</w:t>
            </w:r>
          </w:p>
        </w:tc>
        <w:tc>
          <w:tcPr>
            <w:tcW w:w="366" w:type="pct"/>
            <w:tcBorders>
              <w:top w:val="single" w:sz="4" w:space="0" w:color="auto"/>
              <w:left w:val="nil"/>
              <w:bottom w:val="single" w:sz="4" w:space="0" w:color="auto"/>
              <w:right w:val="single" w:sz="4" w:space="0" w:color="auto"/>
            </w:tcBorders>
            <w:noWrap/>
            <w:vAlign w:val="center"/>
            <w:hideMark/>
          </w:tcPr>
          <w:p w14:paraId="39E629BE"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DC3C0F" w14:textId="77777777" w:rsidR="00197D5A" w:rsidRPr="000E47C0" w:rsidRDefault="00197D5A" w:rsidP="006047EC">
            <w:pPr>
              <w:widowControl/>
              <w:spacing w:before="0" w:after="0"/>
              <w:ind w:firstLine="0"/>
              <w:jc w:val="right"/>
              <w:rPr>
                <w:szCs w:val="28"/>
              </w:rPr>
            </w:pPr>
            <w:r w:rsidRPr="000E47C0">
              <w:rPr>
                <w:szCs w:val="28"/>
              </w:rPr>
              <w:t>8.000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14F8E3B8" w14:textId="77777777" w:rsidR="00197D5A" w:rsidRPr="000E47C0" w:rsidRDefault="00197D5A" w:rsidP="006047EC">
            <w:pPr>
              <w:widowControl/>
              <w:spacing w:before="0" w:after="0"/>
              <w:ind w:firstLine="0"/>
              <w:jc w:val="right"/>
              <w:rPr>
                <w:szCs w:val="28"/>
              </w:rPr>
            </w:pPr>
            <w:r w:rsidRPr="000E47C0">
              <w:rPr>
                <w:szCs w:val="28"/>
              </w:rPr>
              <w:t>8.000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2B44BC46" w14:textId="77777777" w:rsidR="00197D5A" w:rsidRPr="000E47C0" w:rsidRDefault="00197D5A" w:rsidP="006047EC">
            <w:pPr>
              <w:widowControl/>
              <w:spacing w:before="0" w:after="0"/>
              <w:ind w:firstLine="0"/>
              <w:jc w:val="right"/>
              <w:rPr>
                <w:szCs w:val="28"/>
              </w:rPr>
            </w:pPr>
            <w:r w:rsidRPr="000E47C0">
              <w:rPr>
                <w:szCs w:val="28"/>
              </w:rPr>
              <w:t>96.000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06F78646" w14:textId="77777777" w:rsidR="00197D5A" w:rsidRPr="000E47C0" w:rsidRDefault="00197D5A" w:rsidP="006047EC">
            <w:pPr>
              <w:widowControl/>
              <w:spacing w:before="0" w:after="0"/>
              <w:ind w:firstLine="0"/>
              <w:jc w:val="right"/>
              <w:rPr>
                <w:szCs w:val="28"/>
              </w:rPr>
            </w:pPr>
            <w:r w:rsidRPr="000E47C0">
              <w:rPr>
                <w:szCs w:val="28"/>
              </w:rPr>
              <w:t>22.560</w:t>
            </w:r>
          </w:p>
        </w:tc>
        <w:tc>
          <w:tcPr>
            <w:tcW w:w="702" w:type="pct"/>
            <w:tcBorders>
              <w:top w:val="single" w:sz="4" w:space="0" w:color="auto"/>
              <w:left w:val="single" w:sz="4" w:space="0" w:color="auto"/>
              <w:bottom w:val="single" w:sz="4" w:space="0" w:color="auto"/>
              <w:right w:val="single" w:sz="4" w:space="0" w:color="auto"/>
            </w:tcBorders>
            <w:vAlign w:val="center"/>
            <w:hideMark/>
          </w:tcPr>
          <w:p w14:paraId="60E6F1C9" w14:textId="77777777" w:rsidR="00197D5A" w:rsidRPr="000E47C0" w:rsidRDefault="00197D5A" w:rsidP="006047EC">
            <w:pPr>
              <w:widowControl/>
              <w:spacing w:before="0" w:after="0"/>
              <w:ind w:firstLine="0"/>
              <w:jc w:val="right"/>
              <w:rPr>
                <w:szCs w:val="28"/>
              </w:rPr>
            </w:pPr>
            <w:r w:rsidRPr="000E47C0">
              <w:rPr>
                <w:szCs w:val="28"/>
              </w:rPr>
              <w:t>118.560</w:t>
            </w:r>
          </w:p>
        </w:tc>
      </w:tr>
      <w:tr w:rsidR="000E47C0" w:rsidRPr="000E47C0" w14:paraId="519CD072" w14:textId="77777777" w:rsidTr="006047EC">
        <w:trPr>
          <w:cantSplit/>
          <w:trHeight w:val="375"/>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4213157A" w14:textId="77777777" w:rsidR="00197D5A" w:rsidRPr="000E47C0" w:rsidRDefault="00197D5A" w:rsidP="006047EC">
            <w:pPr>
              <w:widowControl/>
              <w:spacing w:before="0" w:after="0"/>
              <w:ind w:firstLine="0"/>
              <w:jc w:val="center"/>
              <w:rPr>
                <w:szCs w:val="28"/>
              </w:rPr>
            </w:pPr>
            <w:r w:rsidRPr="000E47C0">
              <w:rPr>
                <w:szCs w:val="28"/>
              </w:rPr>
              <w:t>8</w:t>
            </w:r>
          </w:p>
        </w:tc>
        <w:tc>
          <w:tcPr>
            <w:tcW w:w="1009" w:type="pct"/>
            <w:tcBorders>
              <w:top w:val="single" w:sz="4" w:space="0" w:color="auto"/>
              <w:left w:val="single" w:sz="4" w:space="0" w:color="auto"/>
              <w:bottom w:val="single" w:sz="4" w:space="0" w:color="auto"/>
              <w:right w:val="single" w:sz="4" w:space="0" w:color="auto"/>
            </w:tcBorders>
            <w:noWrap/>
            <w:vAlign w:val="center"/>
            <w:hideMark/>
          </w:tcPr>
          <w:p w14:paraId="712BC93A" w14:textId="77777777" w:rsidR="00197D5A" w:rsidRPr="000E47C0" w:rsidRDefault="00197D5A" w:rsidP="006047EC">
            <w:pPr>
              <w:widowControl/>
              <w:spacing w:before="0" w:after="0"/>
              <w:ind w:firstLine="0"/>
              <w:jc w:val="left"/>
              <w:rPr>
                <w:szCs w:val="28"/>
              </w:rPr>
            </w:pPr>
            <w:r w:rsidRPr="000E47C0">
              <w:rPr>
                <w:szCs w:val="28"/>
              </w:rPr>
              <w:t>Nhân viên Bảo vệ</w:t>
            </w:r>
          </w:p>
        </w:tc>
        <w:tc>
          <w:tcPr>
            <w:tcW w:w="366" w:type="pct"/>
            <w:tcBorders>
              <w:top w:val="single" w:sz="4" w:space="0" w:color="auto"/>
              <w:left w:val="nil"/>
              <w:bottom w:val="single" w:sz="4" w:space="0" w:color="auto"/>
              <w:right w:val="single" w:sz="4" w:space="0" w:color="auto"/>
            </w:tcBorders>
            <w:noWrap/>
            <w:vAlign w:val="center"/>
            <w:hideMark/>
          </w:tcPr>
          <w:p w14:paraId="37D3A318" w14:textId="77777777" w:rsidR="00197D5A" w:rsidRPr="000E47C0" w:rsidRDefault="00197D5A" w:rsidP="006047EC">
            <w:pPr>
              <w:widowControl/>
              <w:spacing w:before="0" w:after="0"/>
              <w:ind w:firstLine="0"/>
              <w:jc w:val="center"/>
              <w:rPr>
                <w:szCs w:val="28"/>
              </w:rPr>
            </w:pPr>
            <w:r w:rsidRPr="000E47C0">
              <w:rPr>
                <w:szCs w:val="28"/>
              </w:rPr>
              <w:t>1</w:t>
            </w:r>
          </w:p>
        </w:tc>
        <w:tc>
          <w:tcPr>
            <w:tcW w:w="574" w:type="pct"/>
            <w:tcBorders>
              <w:top w:val="single" w:sz="4" w:space="0" w:color="auto"/>
              <w:left w:val="single" w:sz="4" w:space="0" w:color="auto"/>
              <w:bottom w:val="single" w:sz="4" w:space="0" w:color="auto"/>
              <w:right w:val="single" w:sz="4" w:space="0" w:color="auto"/>
            </w:tcBorders>
            <w:vAlign w:val="center"/>
            <w:hideMark/>
          </w:tcPr>
          <w:p w14:paraId="4D248E49" w14:textId="77777777" w:rsidR="00197D5A" w:rsidRPr="000E47C0" w:rsidRDefault="00197D5A" w:rsidP="006047EC">
            <w:pPr>
              <w:widowControl/>
              <w:spacing w:before="0" w:after="0"/>
              <w:ind w:firstLine="0"/>
              <w:jc w:val="right"/>
              <w:rPr>
                <w:szCs w:val="28"/>
              </w:rPr>
            </w:pPr>
            <w:r w:rsidRPr="000E47C0">
              <w:rPr>
                <w:szCs w:val="28"/>
              </w:rPr>
              <w:t>6.000</w:t>
            </w:r>
          </w:p>
        </w:tc>
        <w:tc>
          <w:tcPr>
            <w:tcW w:w="693" w:type="pct"/>
            <w:tcBorders>
              <w:top w:val="single" w:sz="4" w:space="0" w:color="auto"/>
              <w:left w:val="single" w:sz="4" w:space="0" w:color="auto"/>
              <w:bottom w:val="single" w:sz="4" w:space="0" w:color="auto"/>
              <w:right w:val="single" w:sz="4" w:space="0" w:color="auto"/>
            </w:tcBorders>
            <w:vAlign w:val="center"/>
            <w:hideMark/>
          </w:tcPr>
          <w:p w14:paraId="0E7353B3" w14:textId="77777777" w:rsidR="00197D5A" w:rsidRPr="000E47C0" w:rsidRDefault="00197D5A" w:rsidP="006047EC">
            <w:pPr>
              <w:widowControl/>
              <w:spacing w:before="0" w:after="0"/>
              <w:ind w:firstLine="0"/>
              <w:jc w:val="right"/>
              <w:rPr>
                <w:szCs w:val="28"/>
              </w:rPr>
            </w:pPr>
            <w:r w:rsidRPr="000E47C0">
              <w:rPr>
                <w:szCs w:val="28"/>
              </w:rPr>
              <w:t>6.000</w:t>
            </w:r>
          </w:p>
        </w:tc>
        <w:tc>
          <w:tcPr>
            <w:tcW w:w="654" w:type="pct"/>
            <w:tcBorders>
              <w:top w:val="single" w:sz="4" w:space="0" w:color="auto"/>
              <w:left w:val="single" w:sz="4" w:space="0" w:color="auto"/>
              <w:bottom w:val="single" w:sz="4" w:space="0" w:color="auto"/>
              <w:right w:val="single" w:sz="4" w:space="0" w:color="auto"/>
            </w:tcBorders>
            <w:vAlign w:val="center"/>
            <w:hideMark/>
          </w:tcPr>
          <w:p w14:paraId="795EB0F2" w14:textId="77777777" w:rsidR="00197D5A" w:rsidRPr="000E47C0" w:rsidRDefault="00197D5A" w:rsidP="006047EC">
            <w:pPr>
              <w:widowControl/>
              <w:spacing w:before="0" w:after="0"/>
              <w:ind w:firstLine="0"/>
              <w:jc w:val="right"/>
              <w:rPr>
                <w:szCs w:val="28"/>
              </w:rPr>
            </w:pPr>
            <w:r w:rsidRPr="000E47C0">
              <w:rPr>
                <w:szCs w:val="28"/>
              </w:rPr>
              <w:t>72.000</w:t>
            </w:r>
          </w:p>
        </w:tc>
        <w:tc>
          <w:tcPr>
            <w:tcW w:w="783" w:type="pct"/>
            <w:tcBorders>
              <w:top w:val="single" w:sz="4" w:space="0" w:color="auto"/>
              <w:left w:val="single" w:sz="4" w:space="0" w:color="auto"/>
              <w:bottom w:val="single" w:sz="4" w:space="0" w:color="auto"/>
              <w:right w:val="single" w:sz="4" w:space="0" w:color="auto"/>
            </w:tcBorders>
            <w:vAlign w:val="center"/>
            <w:hideMark/>
          </w:tcPr>
          <w:p w14:paraId="40B73996" w14:textId="77777777" w:rsidR="00197D5A" w:rsidRPr="000E47C0" w:rsidRDefault="00197D5A" w:rsidP="006047EC">
            <w:pPr>
              <w:widowControl/>
              <w:spacing w:before="0" w:after="0"/>
              <w:ind w:firstLine="0"/>
              <w:jc w:val="right"/>
              <w:rPr>
                <w:szCs w:val="28"/>
              </w:rPr>
            </w:pPr>
            <w:r w:rsidRPr="000E47C0">
              <w:rPr>
                <w:szCs w:val="28"/>
              </w:rPr>
              <w:t>16.920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0290B21" w14:textId="77777777" w:rsidR="00197D5A" w:rsidRPr="000E47C0" w:rsidRDefault="00197D5A" w:rsidP="006047EC">
            <w:pPr>
              <w:widowControl/>
              <w:spacing w:before="0" w:after="0"/>
              <w:ind w:firstLine="0"/>
              <w:jc w:val="right"/>
              <w:rPr>
                <w:szCs w:val="28"/>
              </w:rPr>
            </w:pPr>
            <w:r w:rsidRPr="000E47C0">
              <w:rPr>
                <w:szCs w:val="28"/>
              </w:rPr>
              <w:t>88.920</w:t>
            </w:r>
          </w:p>
        </w:tc>
      </w:tr>
      <w:tr w:rsidR="000E47C0" w:rsidRPr="000E47C0" w14:paraId="5E3111DE" w14:textId="77777777" w:rsidTr="006047EC">
        <w:trPr>
          <w:cantSplit/>
          <w:trHeight w:val="375"/>
          <w:jc w:val="center"/>
        </w:trPr>
        <w:tc>
          <w:tcPr>
            <w:tcW w:w="217" w:type="pct"/>
            <w:tcBorders>
              <w:top w:val="nil"/>
              <w:left w:val="single" w:sz="4" w:space="0" w:color="auto"/>
              <w:bottom w:val="single" w:sz="4" w:space="0" w:color="auto"/>
              <w:right w:val="single" w:sz="4" w:space="0" w:color="auto"/>
            </w:tcBorders>
            <w:vAlign w:val="center"/>
            <w:hideMark/>
          </w:tcPr>
          <w:p w14:paraId="07F58EFE" w14:textId="77777777" w:rsidR="00197D5A" w:rsidRPr="000E47C0" w:rsidRDefault="00197D5A" w:rsidP="006047EC">
            <w:pPr>
              <w:widowControl/>
              <w:spacing w:before="0" w:after="0"/>
              <w:ind w:firstLine="0"/>
              <w:jc w:val="center"/>
              <w:rPr>
                <w:b/>
                <w:bCs/>
                <w:szCs w:val="28"/>
              </w:rPr>
            </w:pPr>
            <w:r w:rsidRPr="000E47C0">
              <w:rPr>
                <w:b/>
                <w:bCs/>
                <w:szCs w:val="28"/>
              </w:rPr>
              <w:t> </w:t>
            </w:r>
          </w:p>
        </w:tc>
        <w:tc>
          <w:tcPr>
            <w:tcW w:w="1009" w:type="pct"/>
            <w:tcBorders>
              <w:top w:val="nil"/>
              <w:left w:val="nil"/>
              <w:bottom w:val="single" w:sz="4" w:space="0" w:color="auto"/>
              <w:right w:val="single" w:sz="4" w:space="0" w:color="auto"/>
            </w:tcBorders>
            <w:noWrap/>
            <w:vAlign w:val="center"/>
            <w:hideMark/>
          </w:tcPr>
          <w:p w14:paraId="727B5720" w14:textId="77777777" w:rsidR="00197D5A" w:rsidRPr="000E47C0" w:rsidRDefault="00197D5A" w:rsidP="006047EC">
            <w:pPr>
              <w:widowControl/>
              <w:spacing w:before="0" w:after="0"/>
              <w:ind w:firstLine="0"/>
              <w:jc w:val="center"/>
              <w:rPr>
                <w:b/>
                <w:bCs/>
                <w:szCs w:val="28"/>
              </w:rPr>
            </w:pPr>
            <w:r w:rsidRPr="000E47C0">
              <w:rPr>
                <w:b/>
                <w:bCs/>
                <w:szCs w:val="28"/>
              </w:rPr>
              <w:t>TỔNG</w:t>
            </w:r>
          </w:p>
        </w:tc>
        <w:tc>
          <w:tcPr>
            <w:tcW w:w="366" w:type="pct"/>
            <w:tcBorders>
              <w:top w:val="single" w:sz="4" w:space="0" w:color="auto"/>
              <w:left w:val="nil"/>
              <w:bottom w:val="single" w:sz="4" w:space="0" w:color="auto"/>
              <w:right w:val="single" w:sz="4" w:space="0" w:color="auto"/>
            </w:tcBorders>
            <w:shd w:val="clear" w:color="000000" w:fill="auto"/>
            <w:noWrap/>
            <w:vAlign w:val="center"/>
            <w:hideMark/>
          </w:tcPr>
          <w:p w14:paraId="00CA50F4" w14:textId="77777777" w:rsidR="00197D5A" w:rsidRPr="000E47C0" w:rsidRDefault="00197D5A" w:rsidP="006047EC">
            <w:pPr>
              <w:widowControl/>
              <w:spacing w:before="0" w:after="0"/>
              <w:ind w:firstLine="0"/>
              <w:jc w:val="center"/>
              <w:rPr>
                <w:b/>
                <w:bCs/>
                <w:szCs w:val="28"/>
              </w:rPr>
            </w:pPr>
            <w:del w:id="1510" w:author="Nội dung điều chỉnh (Claude)" w:date="2026-10-21T11:02:43Z">
              <w:r w:rsidRPr="000E47C0">
                <w:rPr>
                  <w:b/>
                  <w:bCs/>
                  <w:szCs w:val="28"/>
                </w:rPr>
                <w:delText>15</w:delText>
              </w:r>
            </w:del>
            <w:ins w:id="1511" w:author="Nội dung điều chỉnh (Claude)" w:date="2026-10-21T11:02:43Z">
              <w:r w:rsidRPr="000E47C0">
                <w:rPr>
                  <w:b/>
                  <w:bCs/>
                  <w:szCs w:val="28"/>
                </w:rPr>
                <w:t xml:space="preserve">11</w:t>
              </w:r>
            </w:ins>
          </w:p>
        </w:tc>
        <w:tc>
          <w:tcPr>
            <w:tcW w:w="57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6C904A86" w14:textId="77777777" w:rsidR="00197D5A" w:rsidRPr="000E47C0" w:rsidRDefault="00197D5A" w:rsidP="006047EC">
            <w:pPr>
              <w:widowControl/>
              <w:spacing w:before="0" w:after="0"/>
              <w:ind w:firstLine="0"/>
              <w:jc w:val="center"/>
              <w:rPr>
                <w:b/>
                <w:bCs/>
                <w:szCs w:val="28"/>
              </w:rPr>
            </w:pPr>
            <w:r w:rsidRPr="000E47C0">
              <w:rPr>
                <w:b/>
                <w:bCs/>
                <w:szCs w:val="28"/>
              </w:rPr>
              <w:t>114.000</w:t>
            </w:r>
          </w:p>
        </w:tc>
        <w:tc>
          <w:tcPr>
            <w:tcW w:w="69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7687E51F" w14:textId="77777777" w:rsidR="00197D5A" w:rsidRPr="000E47C0" w:rsidRDefault="00197D5A" w:rsidP="006047EC">
            <w:pPr>
              <w:widowControl/>
              <w:spacing w:before="0" w:after="0"/>
              <w:ind w:firstLine="0"/>
              <w:jc w:val="center"/>
              <w:rPr>
                <w:b/>
                <w:bCs/>
                <w:szCs w:val="28"/>
              </w:rPr>
            </w:pPr>
            <w:del w:id="1512" w:author="Nội dung điều chỉnh (Claude)" w:date="2026-10-21T11:02:43Z">
              <w:r w:rsidRPr="000E47C0">
                <w:rPr>
                  <w:b/>
                  <w:bCs/>
                  <w:szCs w:val="28"/>
                </w:rPr>
                <w:delText>227.000</w:delText>
              </w:r>
            </w:del>
            <w:ins w:id="1513" w:author="Nội dung điều chỉnh (Claude)" w:date="2026-10-21T11:02:43Z">
              <w:r w:rsidRPr="000E47C0">
                <w:rPr>
                  <w:b/>
                  <w:bCs/>
                  <w:szCs w:val="28"/>
                </w:rPr>
                <w:t xml:space="preserve">162.000</w:t>
              </w:r>
            </w:ins>
          </w:p>
        </w:tc>
        <w:tc>
          <w:tcPr>
            <w:tcW w:w="654"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566DD7F6" w14:textId="77777777" w:rsidR="00197D5A" w:rsidRPr="000E47C0" w:rsidRDefault="00197D5A" w:rsidP="006047EC">
            <w:pPr>
              <w:widowControl/>
              <w:spacing w:before="0" w:after="0"/>
              <w:ind w:firstLine="0"/>
              <w:jc w:val="center"/>
              <w:rPr>
                <w:b/>
                <w:bCs/>
                <w:szCs w:val="28"/>
              </w:rPr>
            </w:pPr>
            <w:del w:id="1514" w:author="Nội dung điều chỉnh (Claude)" w:date="2026-10-21T11:02:43Z">
              <w:r w:rsidRPr="000E47C0">
                <w:rPr>
                  <w:b/>
                  <w:bCs/>
                  <w:szCs w:val="28"/>
                </w:rPr>
                <w:delText>2.724.000</w:delText>
              </w:r>
            </w:del>
            <w:ins w:id="1515" w:author="Nội dung điều chỉnh (Claude)" w:date="2026-10-21T11:02:43Z">
              <w:r w:rsidRPr="000E47C0">
                <w:rPr>
                  <w:b/>
                  <w:bCs/>
                  <w:szCs w:val="28"/>
                </w:rPr>
                <w:t xml:space="preserve">1.944.000</w:t>
              </w:r>
            </w:ins>
          </w:p>
        </w:tc>
        <w:tc>
          <w:tcPr>
            <w:tcW w:w="783"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4F02E264" w14:textId="77777777" w:rsidR="00197D5A" w:rsidRPr="000E47C0" w:rsidRDefault="00197D5A" w:rsidP="006047EC">
            <w:pPr>
              <w:widowControl/>
              <w:spacing w:before="0" w:after="0"/>
              <w:ind w:firstLine="0"/>
              <w:jc w:val="center"/>
              <w:rPr>
                <w:b/>
                <w:bCs/>
                <w:szCs w:val="28"/>
              </w:rPr>
            </w:pPr>
            <w:del w:id="1516" w:author="Nội dung điều chỉnh (Claude)" w:date="2026-10-21T11:02:43Z">
              <w:r w:rsidRPr="000E47C0">
                <w:rPr>
                  <w:b/>
                  <w:bCs/>
                  <w:szCs w:val="28"/>
                </w:rPr>
                <w:delText>640.140</w:delText>
              </w:r>
            </w:del>
            <w:ins w:id="1517" w:author="Nội dung điều chỉnh (Claude)" w:date="2026-10-21T11:02:43Z">
              <w:r w:rsidRPr="000E47C0">
                <w:rPr>
                  <w:b/>
                  <w:bCs/>
                  <w:szCs w:val="28"/>
                </w:rPr>
                <w:t xml:space="preserve">456.840</w:t>
              </w:r>
            </w:ins>
          </w:p>
        </w:tc>
        <w:tc>
          <w:tcPr>
            <w:tcW w:w="702" w:type="pct"/>
            <w:tcBorders>
              <w:top w:val="single" w:sz="4" w:space="0" w:color="auto"/>
              <w:left w:val="single" w:sz="4" w:space="0" w:color="auto"/>
              <w:bottom w:val="single" w:sz="4" w:space="0" w:color="auto"/>
              <w:right w:val="single" w:sz="4" w:space="0" w:color="auto"/>
            </w:tcBorders>
            <w:shd w:val="clear" w:color="000000" w:fill="auto"/>
            <w:noWrap/>
            <w:vAlign w:val="center"/>
            <w:hideMark/>
          </w:tcPr>
          <w:p w14:paraId="3CB3F0FE" w14:textId="77777777" w:rsidR="00197D5A" w:rsidRPr="000E47C0" w:rsidRDefault="00197D5A" w:rsidP="006047EC">
            <w:pPr>
              <w:widowControl/>
              <w:spacing w:before="0" w:after="0"/>
              <w:ind w:firstLine="0"/>
              <w:jc w:val="center"/>
              <w:rPr>
                <w:b/>
                <w:bCs/>
                <w:szCs w:val="28"/>
              </w:rPr>
            </w:pPr>
            <w:del w:id="1518" w:author="Nội dung điều chỉnh (Claude)" w:date="2026-10-21T11:02:43Z">
              <w:r w:rsidRPr="000E47C0">
                <w:rPr>
                  <w:b/>
                  <w:bCs/>
                  <w:szCs w:val="28"/>
                </w:rPr>
                <w:delText>3.364.140</w:delText>
              </w:r>
            </w:del>
            <w:ins w:id="1519" w:author="Nội dung điều chỉnh (Claude)" w:date="2026-10-21T11:02:43Z">
              <w:r w:rsidRPr="000E47C0">
                <w:rPr>
                  <w:b/>
                  <w:bCs/>
                  <w:szCs w:val="28"/>
                </w:rPr>
                <w:t xml:space="preserve">2.400.840</w:t>
              </w:r>
            </w:ins>
          </w:p>
        </w:tc>
      </w:tr>
    </w:tbl>
    <w:p w14:paraId="1B876A6F"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 Giả định mức tăng lương hàng năm (khoán doanh thu):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594"/>
        <w:gridCol w:w="1602"/>
        <w:gridCol w:w="1168"/>
        <w:gridCol w:w="1168"/>
        <w:gridCol w:w="1168"/>
        <w:gridCol w:w="1168"/>
        <w:gridCol w:w="1168"/>
        <w:gridCol w:w="1168"/>
        <w:gridCol w:w="1168"/>
        <w:gridCol w:w="1156"/>
      </w:tblGrid>
      <w:tr w:rsidR="000E47C0" w:rsidRPr="000E47C0" w14:paraId="21214FDB" w14:textId="77777777" w:rsidTr="006047EC">
        <w:trPr>
          <w:trHeight w:val="479"/>
          <w:tblHeader/>
          <w:jc w:val="center"/>
        </w:trPr>
        <w:tc>
          <w:tcPr>
            <w:tcW w:w="698" w:type="pct"/>
            <w:vAlign w:val="center"/>
            <w:hideMark/>
          </w:tcPr>
          <w:p w14:paraId="350AF6AC" w14:textId="77777777" w:rsidR="00197D5A" w:rsidRPr="000E47C0" w:rsidRDefault="00197D5A" w:rsidP="006047EC">
            <w:pPr>
              <w:widowControl/>
              <w:spacing w:before="0" w:after="0"/>
              <w:ind w:firstLine="0"/>
              <w:jc w:val="center"/>
              <w:rPr>
                <w:b/>
                <w:bCs/>
                <w:szCs w:val="28"/>
              </w:rPr>
            </w:pPr>
            <w:del w:id="1558" w:author="Nội dung điều chỉnh (Claude)" w:date="2026-10-21T11:02:43Z">
              <w:r w:rsidRPr="000E47C0">
                <w:rPr>
                  <w:b/>
                  <w:bCs/>
                  <w:szCs w:val="28"/>
                </w:rPr>
                <w:delText>Nội dung</w:delText>
              </w:r>
            </w:del>
            <w:ins w:id="1559" w:author="Nội dung điều chỉnh (Claude)" w:date="2026-10-21T11:02:43Z">
              <w:r w:rsidRPr="000E47C0">
                <w:rPr>
                  <w:b/>
                  <w:bCs/>
                  <w:szCs w:val="28"/>
                </w:rPr>
                <w:t xml:space="preserve">Nội dung (quỹ lương năm 1–3 cố định; từ năm 4 theo tỷ lệ tổng doanh thu so với năm 3)</w:t>
              </w:r>
            </w:ins>
          </w:p>
        </w:tc>
        <w:tc>
          <w:tcPr>
            <w:tcW w:w="547" w:type="pct"/>
            <w:vAlign w:val="center"/>
            <w:hideMark/>
          </w:tcPr>
          <w:p w14:paraId="00A5EFDE"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550" w:type="pct"/>
            <w:vAlign w:val="center"/>
            <w:hideMark/>
          </w:tcPr>
          <w:p w14:paraId="78EFC0C8"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1" w:type="pct"/>
            <w:vAlign w:val="center"/>
            <w:hideMark/>
          </w:tcPr>
          <w:p w14:paraId="20C3AE26"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1" w:type="pct"/>
            <w:vAlign w:val="center"/>
            <w:hideMark/>
          </w:tcPr>
          <w:p w14:paraId="0DFC9FA1"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1" w:type="pct"/>
            <w:vAlign w:val="center"/>
            <w:hideMark/>
          </w:tcPr>
          <w:p w14:paraId="2F84A354"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1" w:type="pct"/>
            <w:vAlign w:val="center"/>
            <w:hideMark/>
          </w:tcPr>
          <w:p w14:paraId="0E7A9E11"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1" w:type="pct"/>
            <w:vAlign w:val="center"/>
            <w:hideMark/>
          </w:tcPr>
          <w:p w14:paraId="110EAFC5"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1" w:type="pct"/>
            <w:vAlign w:val="center"/>
            <w:hideMark/>
          </w:tcPr>
          <w:p w14:paraId="7B79D7E1"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1" w:type="pct"/>
            <w:vAlign w:val="center"/>
            <w:hideMark/>
          </w:tcPr>
          <w:p w14:paraId="0C5BBF3D"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397" w:type="pct"/>
            <w:vAlign w:val="center"/>
            <w:hideMark/>
          </w:tcPr>
          <w:p w14:paraId="36C43B3C"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4D0D870" w14:textId="77777777" w:rsidTr="006047EC">
        <w:trPr>
          <w:trHeight w:val="375"/>
          <w:jc w:val="center"/>
        </w:trPr>
        <w:tc>
          <w:tcPr>
            <w:tcW w:w="698" w:type="pct"/>
            <w:vAlign w:val="center"/>
            <w:hideMark/>
          </w:tcPr>
          <w:p w14:paraId="16013CFC" w14:textId="77777777" w:rsidR="00197D5A" w:rsidRPr="000E47C0" w:rsidRDefault="00197D5A" w:rsidP="006047EC">
            <w:pPr>
              <w:widowControl/>
              <w:spacing w:before="0" w:after="0"/>
              <w:ind w:firstLine="0"/>
              <w:jc w:val="center"/>
              <w:rPr>
                <w:b/>
                <w:bCs/>
                <w:szCs w:val="28"/>
              </w:rPr>
            </w:pPr>
            <w:r w:rsidRPr="000E47C0">
              <w:rPr>
                <w:b/>
                <w:bCs/>
                <w:szCs w:val="28"/>
              </w:rPr>
              <w:t>Hệ số tăng</w:t>
            </w:r>
          </w:p>
        </w:tc>
        <w:tc>
          <w:tcPr>
            <w:tcW w:w="547" w:type="pct"/>
            <w:vAlign w:val="center"/>
          </w:tcPr>
          <w:p w14:paraId="488D3A68" w14:textId="77777777" w:rsidR="00197D5A" w:rsidRPr="000E47C0" w:rsidRDefault="00197D5A" w:rsidP="006047EC">
            <w:pPr>
              <w:widowControl/>
              <w:spacing w:before="0" w:after="0"/>
              <w:ind w:firstLine="0"/>
              <w:jc w:val="center"/>
              <w:rPr>
                <w:szCs w:val="28"/>
              </w:rPr>
            </w:pPr>
            <w:r w:rsidRPr="000E47C0">
              <w:rPr>
                <w:szCs w:val="28"/>
              </w:rPr>
              <w:t>1,00</w:t>
            </w:r>
          </w:p>
        </w:tc>
        <w:tc>
          <w:tcPr>
            <w:tcW w:w="550" w:type="pct"/>
            <w:vAlign w:val="center"/>
          </w:tcPr>
          <w:p w14:paraId="6D067DB9" w14:textId="77777777" w:rsidR="00197D5A" w:rsidRPr="000E47C0" w:rsidRDefault="00197D5A" w:rsidP="006047EC">
            <w:pPr>
              <w:widowControl/>
              <w:spacing w:before="0" w:after="0"/>
              <w:ind w:firstLine="0"/>
              <w:jc w:val="center"/>
              <w:rPr>
                <w:szCs w:val="28"/>
              </w:rPr>
            </w:pPr>
            <w:del w:id="1522" w:author="Nội dung điều chỉnh (Claude)" w:date="2026-10-21T11:02:43Z">
              <w:r w:rsidRPr="000E47C0">
                <w:rPr>
                  <w:szCs w:val="28"/>
                </w:rPr>
                <w:delText>1,05</w:delText>
              </w:r>
            </w:del>
            <w:ins w:id="1523" w:author="Nội dung điều chỉnh (Claude)" w:date="2026-10-21T11:02:43Z">
              <w:r w:rsidRPr="000E47C0">
                <w:rPr>
                  <w:szCs w:val="28"/>
                </w:rPr>
                <w:t xml:space="preserve">1,00</w:t>
              </w:r>
            </w:ins>
          </w:p>
        </w:tc>
        <w:tc>
          <w:tcPr>
            <w:tcW w:w="401" w:type="pct"/>
            <w:vAlign w:val="center"/>
          </w:tcPr>
          <w:p w14:paraId="2D120929" w14:textId="77777777" w:rsidR="00197D5A" w:rsidRPr="000E47C0" w:rsidRDefault="00197D5A" w:rsidP="006047EC">
            <w:pPr>
              <w:widowControl/>
              <w:spacing w:before="0" w:after="0"/>
              <w:ind w:firstLine="0"/>
              <w:jc w:val="center"/>
              <w:rPr>
                <w:szCs w:val="28"/>
              </w:rPr>
            </w:pPr>
            <w:del w:id="1526" w:author="Nội dung điều chỉnh (Claude)" w:date="2026-10-21T11:02:43Z">
              <w:r w:rsidRPr="000E47C0">
                <w:rPr>
                  <w:szCs w:val="28"/>
                </w:rPr>
                <w:delText>1,10</w:delText>
              </w:r>
            </w:del>
            <w:ins w:id="1527" w:author="Nội dung điều chỉnh (Claude)" w:date="2026-10-21T11:02:43Z">
              <w:r w:rsidRPr="000E47C0">
                <w:rPr>
                  <w:szCs w:val="28"/>
                </w:rPr>
                <w:t xml:space="preserve">1,00</w:t>
              </w:r>
            </w:ins>
          </w:p>
        </w:tc>
        <w:tc>
          <w:tcPr>
            <w:tcW w:w="401" w:type="pct"/>
            <w:vAlign w:val="center"/>
          </w:tcPr>
          <w:p w14:paraId="27F6338D" w14:textId="77777777" w:rsidR="00197D5A" w:rsidRPr="000E47C0" w:rsidRDefault="00197D5A" w:rsidP="006047EC">
            <w:pPr>
              <w:widowControl/>
              <w:spacing w:before="0" w:after="0"/>
              <w:ind w:firstLine="0"/>
              <w:jc w:val="center"/>
              <w:rPr>
                <w:szCs w:val="28"/>
              </w:rPr>
            </w:pPr>
            <w:del w:id="1530" w:author="Nội dung điều chỉnh (Claude)" w:date="2026-10-21T11:02:43Z">
              <w:r w:rsidRPr="000E47C0">
                <w:rPr>
                  <w:szCs w:val="28"/>
                </w:rPr>
                <w:delText>1,15</w:delText>
              </w:r>
            </w:del>
            <w:ins w:id="1531" w:author="Nội dung điều chỉnh (Claude)" w:date="2026-10-21T11:02:43Z">
              <w:r w:rsidRPr="000E47C0">
                <w:rPr>
                  <w:szCs w:val="28"/>
                </w:rPr>
                <w:t xml:space="preserve">1,01</w:t>
              </w:r>
            </w:ins>
          </w:p>
        </w:tc>
        <w:tc>
          <w:tcPr>
            <w:tcW w:w="401" w:type="pct"/>
            <w:vAlign w:val="center"/>
          </w:tcPr>
          <w:p w14:paraId="2B2470E8" w14:textId="77777777" w:rsidR="00197D5A" w:rsidRPr="000E47C0" w:rsidRDefault="00197D5A" w:rsidP="006047EC">
            <w:pPr>
              <w:widowControl/>
              <w:spacing w:before="0" w:after="0"/>
              <w:ind w:firstLine="0"/>
              <w:jc w:val="center"/>
              <w:rPr>
                <w:szCs w:val="28"/>
              </w:rPr>
            </w:pPr>
            <w:del w:id="1534" w:author="Nội dung điều chỉnh (Claude)" w:date="2026-10-21T11:02:43Z">
              <w:r w:rsidRPr="000E47C0">
                <w:rPr>
                  <w:szCs w:val="28"/>
                </w:rPr>
                <w:delText>1,20</w:delText>
              </w:r>
            </w:del>
            <w:ins w:id="1535" w:author="Nội dung điều chỉnh (Claude)" w:date="2026-10-21T11:02:43Z">
              <w:r w:rsidRPr="000E47C0">
                <w:rPr>
                  <w:szCs w:val="28"/>
                </w:rPr>
                <w:t xml:space="preserve">1,02</w:t>
              </w:r>
            </w:ins>
          </w:p>
        </w:tc>
        <w:tc>
          <w:tcPr>
            <w:tcW w:w="401" w:type="pct"/>
            <w:vAlign w:val="center"/>
          </w:tcPr>
          <w:p w14:paraId="300C2F1A" w14:textId="77777777" w:rsidR="00197D5A" w:rsidRPr="000E47C0" w:rsidRDefault="00197D5A" w:rsidP="006047EC">
            <w:pPr>
              <w:widowControl/>
              <w:spacing w:before="0" w:after="0"/>
              <w:ind w:firstLine="0"/>
              <w:jc w:val="center"/>
              <w:rPr>
                <w:szCs w:val="28"/>
              </w:rPr>
            </w:pPr>
            <w:del w:id="1538" w:author="Nội dung điều chỉnh (Claude)" w:date="2026-10-21T11:02:43Z">
              <w:r w:rsidRPr="000E47C0">
                <w:rPr>
                  <w:szCs w:val="28"/>
                </w:rPr>
                <w:delText>1,25</w:delText>
              </w:r>
            </w:del>
            <w:ins w:id="1539" w:author="Nội dung điều chỉnh (Claude)" w:date="2026-10-21T11:02:43Z">
              <w:r w:rsidRPr="000E47C0">
                <w:rPr>
                  <w:szCs w:val="28"/>
                </w:rPr>
                <w:t xml:space="preserve">1,11</w:t>
              </w:r>
            </w:ins>
          </w:p>
        </w:tc>
        <w:tc>
          <w:tcPr>
            <w:tcW w:w="401" w:type="pct"/>
            <w:vAlign w:val="center"/>
          </w:tcPr>
          <w:p w14:paraId="5E77C279" w14:textId="77777777" w:rsidR="00197D5A" w:rsidRPr="000E47C0" w:rsidRDefault="00197D5A" w:rsidP="006047EC">
            <w:pPr>
              <w:widowControl/>
              <w:spacing w:before="0" w:after="0"/>
              <w:ind w:firstLine="0"/>
              <w:jc w:val="center"/>
              <w:rPr>
                <w:szCs w:val="28"/>
              </w:rPr>
            </w:pPr>
            <w:del w:id="1542" w:author="Nội dung điều chỉnh (Claude)" w:date="2026-10-21T11:02:43Z">
              <w:r w:rsidRPr="000E47C0">
                <w:rPr>
                  <w:szCs w:val="28"/>
                </w:rPr>
                <w:delText>1,30</w:delText>
              </w:r>
            </w:del>
            <w:ins w:id="1543" w:author="Nội dung điều chỉnh (Claude)" w:date="2026-10-21T11:02:43Z">
              <w:r w:rsidRPr="000E47C0">
                <w:rPr>
                  <w:szCs w:val="28"/>
                </w:rPr>
                <w:t xml:space="preserve">1,12</w:t>
              </w:r>
            </w:ins>
          </w:p>
        </w:tc>
        <w:tc>
          <w:tcPr>
            <w:tcW w:w="401" w:type="pct"/>
            <w:vAlign w:val="center"/>
          </w:tcPr>
          <w:p w14:paraId="336C877B" w14:textId="77777777" w:rsidR="00197D5A" w:rsidRPr="000E47C0" w:rsidRDefault="00197D5A" w:rsidP="006047EC">
            <w:pPr>
              <w:widowControl/>
              <w:spacing w:before="0" w:after="0"/>
              <w:ind w:firstLine="0"/>
              <w:jc w:val="center"/>
              <w:rPr>
                <w:szCs w:val="28"/>
              </w:rPr>
            </w:pPr>
            <w:del w:id="1546" w:author="Nội dung điều chỉnh (Claude)" w:date="2026-10-21T11:02:43Z">
              <w:r w:rsidRPr="000E47C0">
                <w:rPr>
                  <w:szCs w:val="28"/>
                </w:rPr>
                <w:delText>1,35</w:delText>
              </w:r>
            </w:del>
            <w:ins w:id="1547" w:author="Nội dung điều chỉnh (Claude)" w:date="2026-10-21T11:02:43Z">
              <w:r w:rsidRPr="000E47C0">
                <w:rPr>
                  <w:szCs w:val="28"/>
                </w:rPr>
                <w:t xml:space="preserve">1,12</w:t>
              </w:r>
            </w:ins>
          </w:p>
        </w:tc>
        <w:tc>
          <w:tcPr>
            <w:tcW w:w="401" w:type="pct"/>
            <w:vAlign w:val="center"/>
          </w:tcPr>
          <w:p w14:paraId="65964642" w14:textId="77777777" w:rsidR="00197D5A" w:rsidRPr="000E47C0" w:rsidRDefault="00197D5A" w:rsidP="006047EC">
            <w:pPr>
              <w:widowControl/>
              <w:spacing w:before="0" w:after="0"/>
              <w:ind w:firstLine="0"/>
              <w:jc w:val="center"/>
              <w:rPr>
                <w:szCs w:val="28"/>
              </w:rPr>
            </w:pPr>
            <w:del w:id="1550" w:author="Nội dung điều chỉnh (Claude)" w:date="2026-10-21T11:02:43Z">
              <w:r w:rsidRPr="000E47C0">
                <w:rPr>
                  <w:szCs w:val="28"/>
                </w:rPr>
                <w:delText>1,40</w:delText>
              </w:r>
            </w:del>
            <w:ins w:id="1551" w:author="Nội dung điều chỉnh (Claude)" w:date="2026-10-21T11:02:43Z">
              <w:r w:rsidRPr="000E47C0">
                <w:rPr>
                  <w:szCs w:val="28"/>
                </w:rPr>
                <w:t xml:space="preserve">1,12</w:t>
              </w:r>
            </w:ins>
          </w:p>
        </w:tc>
        <w:tc>
          <w:tcPr>
            <w:tcW w:w="397" w:type="pct"/>
            <w:vAlign w:val="center"/>
          </w:tcPr>
          <w:p w14:paraId="5112443E" w14:textId="77777777" w:rsidR="00197D5A" w:rsidRPr="000E47C0" w:rsidRDefault="00197D5A" w:rsidP="006047EC">
            <w:pPr>
              <w:widowControl/>
              <w:spacing w:before="0" w:after="0"/>
              <w:ind w:firstLine="0"/>
              <w:jc w:val="center"/>
              <w:rPr>
                <w:szCs w:val="28"/>
              </w:rPr>
            </w:pPr>
            <w:del w:id="1554" w:author="Nội dung điều chỉnh (Claude)" w:date="2026-10-21T11:02:43Z">
              <w:r w:rsidRPr="000E47C0">
                <w:rPr>
                  <w:szCs w:val="28"/>
                </w:rPr>
                <w:delText>1,45</w:delText>
              </w:r>
            </w:del>
            <w:ins w:id="1555" w:author="Nội dung điều chỉnh (Claude)" w:date="2026-10-21T11:02:43Z">
              <w:r w:rsidRPr="000E47C0">
                <w:rPr>
                  <w:szCs w:val="28"/>
                </w:rPr>
                <w:t xml:space="preserve">1,12</w:t>
              </w:r>
            </w:ins>
          </w:p>
        </w:tc>
      </w:tr>
      <w:tr w:rsidR="000E47C0" w:rsidRPr="000E47C0" w14:paraId="68D592D3" w14:textId="77777777" w:rsidTr="006047EC">
        <w:trPr>
          <w:trHeight w:val="825"/>
          <w:jc w:val="center"/>
        </w:trPr>
        <w:tc>
          <w:tcPr>
            <w:tcW w:w="698" w:type="pct"/>
            <w:vAlign w:val="center"/>
            <w:hideMark/>
          </w:tcPr>
          <w:p w14:paraId="1B0C1955" w14:textId="77777777" w:rsidR="00197D5A" w:rsidRPr="000E47C0" w:rsidRDefault="00197D5A" w:rsidP="006047EC">
            <w:pPr>
              <w:widowControl/>
              <w:spacing w:before="0" w:after="0"/>
              <w:ind w:firstLine="0"/>
              <w:jc w:val="center"/>
              <w:rPr>
                <w:szCs w:val="28"/>
              </w:rPr>
            </w:pPr>
            <w:r w:rsidRPr="000E47C0">
              <w:rPr>
                <w:b/>
                <w:bCs/>
                <w:szCs w:val="28"/>
              </w:rPr>
              <w:t>Tổng chi phí tiền lương và các khoản trích theo lương</w:t>
            </w:r>
          </w:p>
        </w:tc>
        <w:tc>
          <w:tcPr>
            <w:tcW w:w="547" w:type="pct"/>
            <w:tcBorders>
              <w:top w:val="single" w:sz="4" w:space="0" w:color="auto"/>
              <w:left w:val="single" w:sz="4" w:space="0" w:color="auto"/>
              <w:bottom w:val="single" w:sz="4" w:space="0" w:color="auto"/>
              <w:right w:val="single" w:sz="4" w:space="0" w:color="auto"/>
            </w:tcBorders>
            <w:vAlign w:val="center"/>
          </w:tcPr>
          <w:p w14:paraId="3A3480C9" w14:textId="77777777" w:rsidR="00197D5A" w:rsidRPr="000E47C0" w:rsidRDefault="00197D5A" w:rsidP="006047EC">
            <w:pPr>
              <w:widowControl/>
              <w:spacing w:before="0" w:after="0"/>
              <w:ind w:firstLine="0"/>
              <w:jc w:val="center"/>
              <w:rPr>
                <w:szCs w:val="28"/>
              </w:rPr>
            </w:pPr>
            <w:del w:id="1520" w:author="Nội dung điều chỉnh (Claude)" w:date="2026-10-21T11:02:43Z">
              <w:r w:rsidRPr="000E47C0">
                <w:rPr>
                  <w:szCs w:val="28"/>
                </w:rPr>
                <w:delText xml:space="preserve"> 3.364 </w:delText>
              </w:r>
            </w:del>
            <w:ins w:id="1521" w:author="Nội dung điều chỉnh (Claude)" w:date="2026-10-21T11:02:43Z">
              <w:r w:rsidRPr="000E47C0">
                <w:rPr>
                  <w:szCs w:val="28"/>
                </w:rPr>
                <w:t xml:space="preserve">2.401</w:t>
              </w:r>
            </w:ins>
          </w:p>
        </w:tc>
        <w:tc>
          <w:tcPr>
            <w:tcW w:w="550" w:type="pct"/>
            <w:tcBorders>
              <w:top w:val="single" w:sz="4" w:space="0" w:color="auto"/>
              <w:left w:val="nil"/>
              <w:bottom w:val="single" w:sz="4" w:space="0" w:color="auto"/>
              <w:right w:val="single" w:sz="4" w:space="0" w:color="auto"/>
            </w:tcBorders>
            <w:vAlign w:val="center"/>
          </w:tcPr>
          <w:p w14:paraId="0B3D6D9F" w14:textId="77777777" w:rsidR="00197D5A" w:rsidRPr="000E47C0" w:rsidRDefault="00197D5A" w:rsidP="006047EC">
            <w:pPr>
              <w:widowControl/>
              <w:spacing w:before="0" w:after="0"/>
              <w:ind w:firstLine="0"/>
              <w:jc w:val="center"/>
              <w:rPr>
                <w:szCs w:val="28"/>
              </w:rPr>
            </w:pPr>
            <w:del w:id="1524" w:author="Nội dung điều chỉnh (Claude)" w:date="2026-10-21T11:02:43Z">
              <w:r w:rsidRPr="000E47C0">
                <w:rPr>
                  <w:szCs w:val="28"/>
                </w:rPr>
                <w:delText xml:space="preserve"> 3.364 </w:delText>
              </w:r>
            </w:del>
            <w:ins w:id="1525" w:author="Nội dung điều chỉnh (Claude)" w:date="2026-10-21T11:02:43Z">
              <w:r w:rsidRPr="000E47C0">
                <w:rPr>
                  <w:szCs w:val="28"/>
                </w:rPr>
                <w:t xml:space="preserve">2.401</w:t>
              </w:r>
            </w:ins>
          </w:p>
        </w:tc>
        <w:tc>
          <w:tcPr>
            <w:tcW w:w="401" w:type="pct"/>
            <w:tcBorders>
              <w:top w:val="single" w:sz="4" w:space="0" w:color="auto"/>
              <w:left w:val="nil"/>
              <w:bottom w:val="single" w:sz="4" w:space="0" w:color="auto"/>
              <w:right w:val="single" w:sz="4" w:space="0" w:color="auto"/>
            </w:tcBorders>
            <w:vAlign w:val="center"/>
          </w:tcPr>
          <w:p w14:paraId="4EA334FE" w14:textId="77777777" w:rsidR="00197D5A" w:rsidRPr="000E47C0" w:rsidRDefault="00197D5A" w:rsidP="006047EC">
            <w:pPr>
              <w:widowControl/>
              <w:spacing w:before="0" w:after="0"/>
              <w:ind w:firstLine="0"/>
              <w:jc w:val="center"/>
              <w:rPr>
                <w:szCs w:val="28"/>
              </w:rPr>
            </w:pPr>
            <w:del w:id="1528" w:author="Nội dung điều chỉnh (Claude)" w:date="2026-10-21T11:02:43Z">
              <w:r w:rsidRPr="000E47C0">
                <w:rPr>
                  <w:szCs w:val="28"/>
                </w:rPr>
                <w:delText xml:space="preserve"> 3.532 </w:delText>
              </w:r>
            </w:del>
            <w:ins w:id="1529" w:author="Nội dung điều chỉnh (Claude)" w:date="2026-10-21T11:02:43Z">
              <w:r w:rsidRPr="000E47C0">
                <w:rPr>
                  <w:szCs w:val="28"/>
                </w:rPr>
                <w:t xml:space="preserve">2.401</w:t>
              </w:r>
            </w:ins>
          </w:p>
        </w:tc>
        <w:tc>
          <w:tcPr>
            <w:tcW w:w="401" w:type="pct"/>
            <w:tcBorders>
              <w:top w:val="single" w:sz="4" w:space="0" w:color="auto"/>
              <w:left w:val="nil"/>
              <w:bottom w:val="single" w:sz="4" w:space="0" w:color="auto"/>
              <w:right w:val="single" w:sz="4" w:space="0" w:color="auto"/>
            </w:tcBorders>
            <w:vAlign w:val="center"/>
          </w:tcPr>
          <w:p w14:paraId="6634D202" w14:textId="77777777" w:rsidR="00197D5A" w:rsidRPr="000E47C0" w:rsidRDefault="00197D5A" w:rsidP="006047EC">
            <w:pPr>
              <w:widowControl/>
              <w:spacing w:before="0" w:after="0"/>
              <w:ind w:firstLine="0"/>
              <w:jc w:val="center"/>
              <w:rPr>
                <w:szCs w:val="28"/>
              </w:rPr>
            </w:pPr>
            <w:del w:id="1532" w:author="Nội dung điều chỉnh (Claude)" w:date="2026-10-21T11:02:43Z">
              <w:r w:rsidRPr="000E47C0">
                <w:rPr>
                  <w:szCs w:val="28"/>
                </w:rPr>
                <w:delText xml:space="preserve"> 3.709 </w:delText>
              </w:r>
            </w:del>
            <w:ins w:id="1533" w:author="Nội dung điều chỉnh (Claude)" w:date="2026-10-21T11:02:43Z">
              <w:r w:rsidRPr="000E47C0">
                <w:rPr>
                  <w:szCs w:val="28"/>
                </w:rPr>
                <w:t xml:space="preserve">2.423</w:t>
              </w:r>
            </w:ins>
          </w:p>
        </w:tc>
        <w:tc>
          <w:tcPr>
            <w:tcW w:w="401" w:type="pct"/>
            <w:tcBorders>
              <w:top w:val="single" w:sz="4" w:space="0" w:color="auto"/>
              <w:left w:val="nil"/>
              <w:bottom w:val="single" w:sz="4" w:space="0" w:color="auto"/>
              <w:right w:val="single" w:sz="4" w:space="0" w:color="auto"/>
            </w:tcBorders>
            <w:vAlign w:val="center"/>
          </w:tcPr>
          <w:p w14:paraId="1369797C" w14:textId="77777777" w:rsidR="00197D5A" w:rsidRPr="000E47C0" w:rsidRDefault="00197D5A" w:rsidP="006047EC">
            <w:pPr>
              <w:widowControl/>
              <w:spacing w:before="0" w:after="0"/>
              <w:ind w:firstLine="0"/>
              <w:jc w:val="center"/>
              <w:rPr>
                <w:szCs w:val="28"/>
              </w:rPr>
            </w:pPr>
            <w:del w:id="1536" w:author="Nội dung điều chỉnh (Claude)" w:date="2026-10-21T11:02:43Z">
              <w:r w:rsidRPr="000E47C0">
                <w:rPr>
                  <w:szCs w:val="28"/>
                </w:rPr>
                <w:delText xml:space="preserve"> 3.894 </w:delText>
              </w:r>
            </w:del>
            <w:ins w:id="1537" w:author="Nội dung điều chỉnh (Claude)" w:date="2026-10-21T11:02:43Z">
              <w:r w:rsidRPr="000E47C0">
                <w:rPr>
                  <w:szCs w:val="28"/>
                </w:rPr>
                <w:t xml:space="preserve">2.446</w:t>
              </w:r>
            </w:ins>
          </w:p>
        </w:tc>
        <w:tc>
          <w:tcPr>
            <w:tcW w:w="401" w:type="pct"/>
            <w:tcBorders>
              <w:top w:val="single" w:sz="4" w:space="0" w:color="auto"/>
              <w:left w:val="nil"/>
              <w:bottom w:val="single" w:sz="4" w:space="0" w:color="auto"/>
              <w:right w:val="single" w:sz="4" w:space="0" w:color="auto"/>
            </w:tcBorders>
            <w:vAlign w:val="center"/>
          </w:tcPr>
          <w:p w14:paraId="50664CF5" w14:textId="77777777" w:rsidR="00197D5A" w:rsidRPr="000E47C0" w:rsidRDefault="00197D5A" w:rsidP="006047EC">
            <w:pPr>
              <w:widowControl/>
              <w:spacing w:before="0" w:after="0"/>
              <w:ind w:firstLine="0"/>
              <w:jc w:val="center"/>
              <w:rPr>
                <w:szCs w:val="28"/>
              </w:rPr>
            </w:pPr>
            <w:del w:id="1540" w:author="Nội dung điều chỉnh (Claude)" w:date="2026-10-21T11:02:43Z">
              <w:r w:rsidRPr="000E47C0">
                <w:rPr>
                  <w:szCs w:val="28"/>
                </w:rPr>
                <w:delText xml:space="preserve"> 3.894 </w:delText>
              </w:r>
            </w:del>
            <w:ins w:id="1541" w:author="Nội dung điều chỉnh (Claude)" w:date="2026-10-21T11:02:43Z">
              <w:r w:rsidRPr="000E47C0">
                <w:rPr>
                  <w:szCs w:val="28"/>
                </w:rPr>
                <w:t xml:space="preserve">2.657</w:t>
              </w:r>
            </w:ins>
          </w:p>
        </w:tc>
        <w:tc>
          <w:tcPr>
            <w:tcW w:w="401" w:type="pct"/>
            <w:tcBorders>
              <w:top w:val="single" w:sz="4" w:space="0" w:color="auto"/>
              <w:left w:val="nil"/>
              <w:bottom w:val="single" w:sz="4" w:space="0" w:color="auto"/>
              <w:right w:val="single" w:sz="4" w:space="0" w:color="auto"/>
            </w:tcBorders>
            <w:vAlign w:val="center"/>
          </w:tcPr>
          <w:p w14:paraId="7FA334B5" w14:textId="77777777" w:rsidR="00197D5A" w:rsidRPr="000E47C0" w:rsidRDefault="00197D5A" w:rsidP="006047EC">
            <w:pPr>
              <w:widowControl/>
              <w:spacing w:before="0" w:after="0"/>
              <w:ind w:firstLine="0"/>
              <w:jc w:val="center"/>
              <w:rPr>
                <w:szCs w:val="28"/>
              </w:rPr>
            </w:pPr>
            <w:del w:id="1544" w:author="Nội dung điều chỉnh (Claude)" w:date="2026-10-21T11:02:43Z">
              <w:r w:rsidRPr="000E47C0">
                <w:rPr>
                  <w:szCs w:val="28"/>
                </w:rPr>
                <w:delText xml:space="preserve"> 4.089 </w:delText>
              </w:r>
            </w:del>
            <w:ins w:id="1545" w:author="Nội dung điều chỉnh (Claude)" w:date="2026-10-21T11:02:43Z">
              <w:r w:rsidRPr="000E47C0">
                <w:rPr>
                  <w:szCs w:val="28"/>
                </w:rPr>
                <w:t xml:space="preserve">2.680</w:t>
              </w:r>
            </w:ins>
          </w:p>
        </w:tc>
        <w:tc>
          <w:tcPr>
            <w:tcW w:w="401" w:type="pct"/>
            <w:tcBorders>
              <w:top w:val="single" w:sz="4" w:space="0" w:color="auto"/>
              <w:left w:val="nil"/>
              <w:bottom w:val="single" w:sz="4" w:space="0" w:color="auto"/>
              <w:right w:val="single" w:sz="4" w:space="0" w:color="auto"/>
            </w:tcBorders>
            <w:vAlign w:val="center"/>
          </w:tcPr>
          <w:p w14:paraId="3329FE90" w14:textId="77777777" w:rsidR="00197D5A" w:rsidRPr="000E47C0" w:rsidRDefault="00197D5A" w:rsidP="006047EC">
            <w:pPr>
              <w:widowControl/>
              <w:spacing w:before="0" w:after="0"/>
              <w:ind w:firstLine="0"/>
              <w:jc w:val="center"/>
              <w:rPr>
                <w:szCs w:val="28"/>
              </w:rPr>
            </w:pPr>
            <w:del w:id="1548" w:author="Nội dung điều chỉnh (Claude)" w:date="2026-10-21T11:02:43Z">
              <w:r w:rsidRPr="000E47C0">
                <w:rPr>
                  <w:szCs w:val="28"/>
                </w:rPr>
                <w:delText xml:space="preserve"> 4.294 </w:delText>
              </w:r>
            </w:del>
            <w:ins w:id="1549" w:author="Nội dung điều chỉnh (Claude)" w:date="2026-10-21T11:02:43Z">
              <w:r w:rsidRPr="000E47C0">
                <w:rPr>
                  <w:szCs w:val="28"/>
                </w:rPr>
                <w:t xml:space="preserve">2.680</w:t>
              </w:r>
            </w:ins>
          </w:p>
        </w:tc>
        <w:tc>
          <w:tcPr>
            <w:tcW w:w="401" w:type="pct"/>
            <w:tcBorders>
              <w:top w:val="single" w:sz="4" w:space="0" w:color="auto"/>
              <w:left w:val="nil"/>
              <w:bottom w:val="single" w:sz="4" w:space="0" w:color="auto"/>
              <w:right w:val="single" w:sz="4" w:space="0" w:color="auto"/>
            </w:tcBorders>
            <w:vAlign w:val="center"/>
          </w:tcPr>
          <w:p w14:paraId="6D17A90F" w14:textId="77777777" w:rsidR="00197D5A" w:rsidRPr="000E47C0" w:rsidRDefault="00197D5A" w:rsidP="006047EC">
            <w:pPr>
              <w:widowControl/>
              <w:spacing w:before="0" w:after="0"/>
              <w:ind w:firstLine="0"/>
              <w:jc w:val="center"/>
              <w:rPr>
                <w:szCs w:val="28"/>
              </w:rPr>
            </w:pPr>
            <w:del w:id="1552" w:author="Nội dung điều chỉnh (Claude)" w:date="2026-10-21T11:02:43Z">
              <w:r w:rsidRPr="000E47C0">
                <w:rPr>
                  <w:szCs w:val="28"/>
                </w:rPr>
                <w:delText xml:space="preserve"> 4.508 </w:delText>
              </w:r>
            </w:del>
            <w:ins w:id="1553" w:author="Nội dung điều chỉnh (Claude)" w:date="2026-10-21T11:02:43Z">
              <w:r w:rsidRPr="000E47C0">
                <w:rPr>
                  <w:szCs w:val="28"/>
                </w:rPr>
                <w:t xml:space="preserve">2.680</w:t>
              </w:r>
            </w:ins>
          </w:p>
        </w:tc>
        <w:tc>
          <w:tcPr>
            <w:tcW w:w="397" w:type="pct"/>
            <w:tcBorders>
              <w:top w:val="single" w:sz="4" w:space="0" w:color="auto"/>
              <w:left w:val="nil"/>
              <w:bottom w:val="single" w:sz="4" w:space="0" w:color="auto"/>
              <w:right w:val="single" w:sz="4" w:space="0" w:color="auto"/>
            </w:tcBorders>
            <w:vAlign w:val="center"/>
          </w:tcPr>
          <w:p w14:paraId="3FBDA0FB" w14:textId="77777777" w:rsidR="00197D5A" w:rsidRPr="000E47C0" w:rsidRDefault="00197D5A" w:rsidP="006047EC">
            <w:pPr>
              <w:widowControl/>
              <w:spacing w:before="0" w:after="0"/>
              <w:ind w:firstLine="0"/>
              <w:jc w:val="center"/>
              <w:rPr>
                <w:szCs w:val="28"/>
              </w:rPr>
            </w:pPr>
            <w:del w:id="1556" w:author="Nội dung điều chỉnh (Claude)" w:date="2026-10-21T11:02:43Z">
              <w:r w:rsidRPr="000E47C0">
                <w:rPr>
                  <w:szCs w:val="28"/>
                </w:rPr>
                <w:delText xml:space="preserve"> 4.734 </w:delText>
              </w:r>
            </w:del>
            <w:ins w:id="1557" w:author="Nội dung điều chỉnh (Claude)" w:date="2026-10-21T11:02:43Z">
              <w:r w:rsidRPr="000E47C0">
                <w:rPr>
                  <w:szCs w:val="28"/>
                </w:rPr>
                <w:t xml:space="preserve">2.680</w:t>
              </w:r>
            </w:ins>
          </w:p>
        </w:tc>
      </w:tr>
    </w:tbl>
    <w:p w14:paraId="646E9A18"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2. Khấu hao tài sản, thiết bị</w:t>
      </w:r>
    </w:p>
    <w:p w14:paraId="021A64B6"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a) Giá trị và phương pháp khấu hao: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7"/>
        <w:gridCol w:w="1207"/>
        <w:gridCol w:w="1219"/>
        <w:gridCol w:w="1396"/>
        <w:gridCol w:w="940"/>
        <w:gridCol w:w="2274"/>
        <w:gridCol w:w="1509"/>
      </w:tblGrid>
      <w:tr w:rsidR="000E47C0" w:rsidRPr="000E47C0" w14:paraId="4F8FB24E" w14:textId="77777777" w:rsidTr="006047EC">
        <w:trPr>
          <w:trHeight w:val="227"/>
          <w:jc w:val="center"/>
        </w:trPr>
        <w:tc>
          <w:tcPr>
            <w:tcW w:w="1331" w:type="pct"/>
            <w:vAlign w:val="center"/>
            <w:hideMark/>
          </w:tcPr>
          <w:p w14:paraId="4996535D" w14:textId="77777777" w:rsidR="00197D5A" w:rsidRPr="000E47C0" w:rsidRDefault="00197D5A" w:rsidP="006047EC">
            <w:pPr>
              <w:widowControl/>
              <w:spacing w:before="0" w:after="0"/>
              <w:ind w:firstLine="0"/>
              <w:jc w:val="center"/>
              <w:rPr>
                <w:b/>
                <w:bCs/>
                <w:szCs w:val="28"/>
              </w:rPr>
            </w:pPr>
            <w:r w:rsidRPr="000E47C0">
              <w:rPr>
                <w:b/>
                <w:bCs/>
                <w:szCs w:val="28"/>
              </w:rPr>
              <w:t>Hạng mục</w:t>
            </w:r>
          </w:p>
        </w:tc>
        <w:tc>
          <w:tcPr>
            <w:tcW w:w="537" w:type="pct"/>
            <w:vAlign w:val="center"/>
          </w:tcPr>
          <w:p w14:paraId="2708E7F0" w14:textId="77777777" w:rsidR="00197D5A" w:rsidRPr="000E47C0" w:rsidRDefault="00581EFD" w:rsidP="006047EC">
            <w:pPr>
              <w:widowControl/>
              <w:spacing w:before="0" w:after="0"/>
              <w:ind w:firstLine="0"/>
              <w:jc w:val="center"/>
              <w:rPr>
                <w:b/>
                <w:bCs/>
                <w:szCs w:val="28"/>
              </w:rPr>
            </w:pPr>
            <w:r w:rsidRPr="000E47C0">
              <w:rPr>
                <w:b/>
                <w:bCs/>
                <w:szCs w:val="28"/>
              </w:rPr>
              <w:t>Đơn vị tính</w:t>
            </w:r>
          </w:p>
        </w:tc>
        <w:tc>
          <w:tcPr>
            <w:tcW w:w="541" w:type="pct"/>
            <w:vAlign w:val="center"/>
            <w:hideMark/>
          </w:tcPr>
          <w:p w14:paraId="1BB6A1CE"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602" w:type="pct"/>
            <w:vAlign w:val="center"/>
            <w:hideMark/>
          </w:tcPr>
          <w:p w14:paraId="486A177B" w14:textId="77777777" w:rsidR="00197D5A" w:rsidRPr="000E47C0" w:rsidRDefault="00197D5A" w:rsidP="006047EC">
            <w:pPr>
              <w:widowControl/>
              <w:spacing w:before="0" w:after="0"/>
              <w:ind w:firstLine="0"/>
              <w:jc w:val="center"/>
              <w:rPr>
                <w:b/>
                <w:bCs/>
                <w:szCs w:val="28"/>
              </w:rPr>
            </w:pPr>
            <w:r w:rsidRPr="000E47C0">
              <w:rPr>
                <w:b/>
                <w:bCs/>
                <w:szCs w:val="28"/>
              </w:rPr>
              <w:t>Thời gian khấu hao (năm)</w:t>
            </w:r>
          </w:p>
        </w:tc>
        <w:tc>
          <w:tcPr>
            <w:tcW w:w="377" w:type="pct"/>
            <w:vAlign w:val="center"/>
          </w:tcPr>
          <w:p w14:paraId="291393A4" w14:textId="77777777" w:rsidR="00197D5A" w:rsidRPr="000E47C0" w:rsidRDefault="00197D5A" w:rsidP="006047EC">
            <w:pPr>
              <w:widowControl/>
              <w:spacing w:before="0" w:after="0"/>
              <w:ind w:firstLine="0"/>
              <w:jc w:val="center"/>
              <w:rPr>
                <w:b/>
                <w:bCs/>
                <w:szCs w:val="28"/>
              </w:rPr>
            </w:pPr>
            <w:r w:rsidRPr="000E47C0">
              <w:rPr>
                <w:b/>
                <w:bCs/>
                <w:szCs w:val="28"/>
              </w:rPr>
              <w:t>Tỷ lệ hao mòn</w:t>
            </w:r>
          </w:p>
        </w:tc>
        <w:tc>
          <w:tcPr>
            <w:tcW w:w="841" w:type="pct"/>
            <w:vAlign w:val="center"/>
            <w:hideMark/>
          </w:tcPr>
          <w:p w14:paraId="6F13B8C4" w14:textId="77777777" w:rsidR="00197D5A" w:rsidRPr="000E47C0" w:rsidRDefault="00197D5A" w:rsidP="006047EC">
            <w:pPr>
              <w:widowControl/>
              <w:spacing w:before="0" w:after="0"/>
              <w:ind w:firstLine="0"/>
              <w:jc w:val="center"/>
              <w:rPr>
                <w:b/>
                <w:bCs/>
                <w:szCs w:val="28"/>
              </w:rPr>
            </w:pPr>
            <w:r w:rsidRPr="000E47C0">
              <w:rPr>
                <w:b/>
                <w:bCs/>
                <w:szCs w:val="28"/>
              </w:rPr>
              <w:t>Phương pháp khấu hao</w:t>
            </w:r>
          </w:p>
        </w:tc>
        <w:tc>
          <w:tcPr>
            <w:tcW w:w="771" w:type="pct"/>
            <w:vAlign w:val="center"/>
          </w:tcPr>
          <w:p w14:paraId="62A42E43" w14:textId="77777777" w:rsidR="00197D5A" w:rsidRPr="000E47C0" w:rsidRDefault="00197D5A" w:rsidP="006047EC">
            <w:pPr>
              <w:widowControl/>
              <w:spacing w:before="0" w:after="0"/>
              <w:ind w:firstLine="0"/>
              <w:jc w:val="center"/>
              <w:rPr>
                <w:b/>
                <w:bCs/>
                <w:szCs w:val="28"/>
              </w:rPr>
            </w:pPr>
            <w:r w:rsidRPr="000E47C0">
              <w:rPr>
                <w:b/>
                <w:bCs/>
                <w:szCs w:val="28"/>
              </w:rPr>
              <w:t>Ghi chú</w:t>
            </w:r>
          </w:p>
        </w:tc>
      </w:tr>
      <w:tr w:rsidR="000E47C0" w:rsidRPr="000E47C0" w14:paraId="02D69533" w14:textId="77777777" w:rsidTr="006047EC">
        <w:trPr>
          <w:trHeight w:val="227"/>
          <w:jc w:val="center"/>
        </w:trPr>
        <w:tc>
          <w:tcPr>
            <w:tcW w:w="1331" w:type="pct"/>
            <w:noWrap/>
            <w:vAlign w:val="center"/>
            <w:hideMark/>
          </w:tcPr>
          <w:p w14:paraId="56B83EBD" w14:textId="77777777" w:rsidR="00197D5A" w:rsidRPr="000E47C0" w:rsidRDefault="00197D5A" w:rsidP="006047EC">
            <w:pPr>
              <w:widowControl/>
              <w:spacing w:before="0" w:after="0"/>
              <w:ind w:firstLine="0"/>
              <w:jc w:val="left"/>
              <w:rPr>
                <w:szCs w:val="28"/>
              </w:rPr>
            </w:pPr>
            <w:r w:rsidRPr="000E47C0">
              <w:rPr>
                <w:szCs w:val="28"/>
              </w:rPr>
              <w:t>Giá trị xây dựng</w:t>
            </w:r>
          </w:p>
        </w:tc>
        <w:tc>
          <w:tcPr>
            <w:tcW w:w="537" w:type="pct"/>
            <w:vAlign w:val="center"/>
          </w:tcPr>
          <w:p w14:paraId="754BC1C8"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noWrap/>
            <w:vAlign w:val="center"/>
            <w:hideMark/>
          </w:tcPr>
          <w:p w14:paraId="76560FC9" w14:textId="77777777" w:rsidR="00197D5A" w:rsidRPr="000E47C0" w:rsidRDefault="00197D5A" w:rsidP="006047EC">
            <w:pPr>
              <w:widowControl/>
              <w:spacing w:before="0" w:after="0"/>
              <w:ind w:firstLine="0"/>
              <w:jc w:val="right"/>
              <w:rPr>
                <w:szCs w:val="28"/>
              </w:rPr>
            </w:pPr>
            <w:del w:id="1560" w:author="Nội dung điều chỉnh (Claude)" w:date="2026-10-21T11:02:43Z">
              <w:r w:rsidRPr="000E47C0">
                <w:rPr>
                  <w:szCs w:val="28"/>
                </w:rPr>
                <w:delText>15.290</w:delText>
              </w:r>
            </w:del>
            <w:ins w:id="1561" w:author="Nội dung điều chỉnh (Claude)" w:date="2026-10-21T11:02:43Z">
              <w:r w:rsidRPr="000E47C0">
                <w:rPr>
                  <w:szCs w:val="28"/>
                </w:rPr>
                <w:t xml:space="preserve">13.090</w:t>
              </w:r>
            </w:ins>
          </w:p>
        </w:tc>
        <w:tc>
          <w:tcPr>
            <w:tcW w:w="602" w:type="pct"/>
            <w:noWrap/>
            <w:vAlign w:val="center"/>
            <w:hideMark/>
          </w:tcPr>
          <w:p w14:paraId="5EA8953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vAlign w:val="center"/>
          </w:tcPr>
          <w:p w14:paraId="04716149"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0CADDC21"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04E290B8" w14:textId="77777777" w:rsidR="00197D5A" w:rsidRPr="000E47C0" w:rsidRDefault="00197D5A" w:rsidP="006047EC">
            <w:pPr>
              <w:widowControl/>
              <w:spacing w:before="0" w:after="0"/>
              <w:ind w:firstLine="0"/>
              <w:jc w:val="center"/>
              <w:rPr>
                <w:szCs w:val="28"/>
              </w:rPr>
            </w:pPr>
            <w:r w:rsidRPr="000E47C0">
              <w:rPr>
                <w:szCs w:val="28"/>
              </w:rPr>
              <w:t>Thuộc hạng mục vật kiến trúc khác</w:t>
            </w:r>
          </w:p>
        </w:tc>
      </w:tr>
      <w:tr w:rsidR="000E47C0" w:rsidRPr="000E47C0" w14:paraId="23ED91D4"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hideMark/>
          </w:tcPr>
          <w:p w14:paraId="7D267B66" w14:textId="77777777" w:rsidR="00197D5A" w:rsidRPr="000E47C0" w:rsidRDefault="00197D5A" w:rsidP="006047EC">
            <w:pPr>
              <w:widowControl/>
              <w:spacing w:before="0" w:after="0"/>
              <w:ind w:firstLine="0"/>
              <w:jc w:val="left"/>
              <w:rPr>
                <w:szCs w:val="28"/>
              </w:rPr>
            </w:pPr>
            <w:r w:rsidRPr="000E47C0">
              <w:rPr>
                <w:szCs w:val="28"/>
              </w:rPr>
              <w:t>Thiết bị kiểm định (máy móc, thiết bị chuyên dùng)</w:t>
            </w:r>
          </w:p>
        </w:tc>
        <w:tc>
          <w:tcPr>
            <w:tcW w:w="537" w:type="pct"/>
            <w:vAlign w:val="center"/>
          </w:tcPr>
          <w:p w14:paraId="4858E8E6"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15EB9F3E" w14:textId="77777777" w:rsidR="00197D5A" w:rsidRPr="000E47C0" w:rsidRDefault="00197D5A" w:rsidP="006047EC">
            <w:pPr>
              <w:widowControl/>
              <w:spacing w:before="0" w:after="0"/>
              <w:ind w:firstLine="0"/>
              <w:jc w:val="right"/>
              <w:rPr>
                <w:szCs w:val="28"/>
              </w:rPr>
            </w:pPr>
            <w:r w:rsidRPr="000E47C0">
              <w:rPr>
                <w:szCs w:val="28"/>
              </w:rPr>
              <w:t>6.765</w:t>
            </w:r>
          </w:p>
        </w:tc>
        <w:tc>
          <w:tcPr>
            <w:tcW w:w="602" w:type="pct"/>
            <w:tcBorders>
              <w:top w:val="single" w:sz="4" w:space="0" w:color="auto"/>
              <w:left w:val="nil"/>
              <w:bottom w:val="single" w:sz="4" w:space="0" w:color="auto"/>
              <w:right w:val="single" w:sz="4" w:space="0" w:color="auto"/>
            </w:tcBorders>
            <w:noWrap/>
            <w:vAlign w:val="center"/>
          </w:tcPr>
          <w:p w14:paraId="0B48BF48" w14:textId="77777777" w:rsidR="00197D5A" w:rsidRPr="000E47C0" w:rsidRDefault="00197D5A" w:rsidP="006047EC">
            <w:pPr>
              <w:widowControl/>
              <w:spacing w:before="0" w:after="0"/>
              <w:ind w:firstLine="0"/>
              <w:jc w:val="center"/>
              <w:rPr>
                <w:szCs w:val="28"/>
              </w:rPr>
            </w:pPr>
            <w:r w:rsidRPr="000E47C0">
              <w:rPr>
                <w:szCs w:val="28"/>
              </w:rPr>
              <w:t>10</w:t>
            </w:r>
          </w:p>
        </w:tc>
        <w:tc>
          <w:tcPr>
            <w:tcW w:w="377" w:type="pct"/>
            <w:tcBorders>
              <w:top w:val="single" w:sz="4" w:space="0" w:color="auto"/>
              <w:left w:val="nil"/>
              <w:bottom w:val="single" w:sz="4" w:space="0" w:color="auto"/>
              <w:right w:val="single" w:sz="4" w:space="0" w:color="auto"/>
            </w:tcBorders>
            <w:vAlign w:val="center"/>
          </w:tcPr>
          <w:p w14:paraId="00DED1A7" w14:textId="77777777" w:rsidR="00197D5A" w:rsidRPr="000E47C0" w:rsidRDefault="00197D5A" w:rsidP="006047EC">
            <w:pPr>
              <w:widowControl/>
              <w:spacing w:before="0" w:after="0"/>
              <w:ind w:firstLine="0"/>
              <w:jc w:val="center"/>
              <w:rPr>
                <w:szCs w:val="28"/>
              </w:rPr>
            </w:pPr>
            <w:r w:rsidRPr="000E47C0">
              <w:rPr>
                <w:szCs w:val="28"/>
              </w:rPr>
              <w:t>10%</w:t>
            </w:r>
          </w:p>
        </w:tc>
        <w:tc>
          <w:tcPr>
            <w:tcW w:w="841" w:type="pct"/>
            <w:noWrap/>
            <w:vAlign w:val="center"/>
            <w:hideMark/>
          </w:tcPr>
          <w:p w14:paraId="7F1D9263"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2C85CBF0" w14:textId="77777777" w:rsidR="00197D5A" w:rsidRPr="000E47C0" w:rsidRDefault="00197D5A" w:rsidP="006047EC">
            <w:pPr>
              <w:widowControl/>
              <w:spacing w:before="0" w:after="0"/>
              <w:ind w:firstLine="0"/>
              <w:jc w:val="center"/>
              <w:rPr>
                <w:szCs w:val="28"/>
              </w:rPr>
            </w:pPr>
          </w:p>
        </w:tc>
      </w:tr>
      <w:tr w:rsidR="000E47C0" w:rsidRPr="000E47C0" w14:paraId="7488CE9F" w14:textId="77777777" w:rsidTr="006047EC">
        <w:trPr>
          <w:trHeight w:val="227"/>
          <w:jc w:val="center"/>
        </w:trPr>
        <w:tc>
          <w:tcPr>
            <w:tcW w:w="1331" w:type="pct"/>
            <w:tcBorders>
              <w:top w:val="single" w:sz="4" w:space="0" w:color="auto"/>
              <w:left w:val="single" w:sz="4" w:space="0" w:color="auto"/>
              <w:bottom w:val="single" w:sz="4" w:space="0" w:color="auto"/>
              <w:right w:val="single" w:sz="4" w:space="0" w:color="auto"/>
            </w:tcBorders>
            <w:noWrap/>
            <w:vAlign w:val="center"/>
          </w:tcPr>
          <w:p w14:paraId="6C002B1C" w14:textId="77777777" w:rsidR="00197D5A" w:rsidRPr="000E47C0" w:rsidRDefault="00197D5A" w:rsidP="006047EC">
            <w:pPr>
              <w:widowControl/>
              <w:spacing w:before="0" w:after="0"/>
              <w:ind w:firstLine="0"/>
              <w:jc w:val="left"/>
              <w:rPr>
                <w:szCs w:val="28"/>
              </w:rPr>
            </w:pPr>
            <w:r w:rsidRPr="000E47C0">
              <w:rPr>
                <w:szCs w:val="28"/>
              </w:rPr>
              <w:t>Thiết bị văn phòng</w:t>
            </w:r>
          </w:p>
        </w:tc>
        <w:tc>
          <w:tcPr>
            <w:tcW w:w="537" w:type="pct"/>
            <w:vAlign w:val="center"/>
          </w:tcPr>
          <w:p w14:paraId="5D82BABF" w14:textId="77777777" w:rsidR="00197D5A" w:rsidRPr="000E47C0" w:rsidRDefault="00197D5A" w:rsidP="006047EC">
            <w:pPr>
              <w:widowControl/>
              <w:spacing w:before="0" w:after="0"/>
              <w:ind w:firstLine="0"/>
              <w:jc w:val="center"/>
              <w:rPr>
                <w:szCs w:val="28"/>
              </w:rPr>
            </w:pPr>
            <w:r w:rsidRPr="000E47C0">
              <w:rPr>
                <w:szCs w:val="28"/>
              </w:rPr>
              <w:t>Triệu đồng</w:t>
            </w:r>
          </w:p>
        </w:tc>
        <w:tc>
          <w:tcPr>
            <w:tcW w:w="541" w:type="pct"/>
            <w:tcBorders>
              <w:top w:val="single" w:sz="4" w:space="0" w:color="auto"/>
              <w:left w:val="single" w:sz="4" w:space="0" w:color="auto"/>
              <w:bottom w:val="single" w:sz="4" w:space="0" w:color="auto"/>
              <w:right w:val="single" w:sz="4" w:space="0" w:color="auto"/>
            </w:tcBorders>
            <w:noWrap/>
            <w:vAlign w:val="center"/>
          </w:tcPr>
          <w:p w14:paraId="7B4308AD" w14:textId="77777777" w:rsidR="00197D5A" w:rsidRPr="000E47C0" w:rsidRDefault="00197D5A" w:rsidP="006047EC">
            <w:pPr>
              <w:widowControl/>
              <w:spacing w:before="0" w:after="0"/>
              <w:ind w:firstLine="0"/>
              <w:jc w:val="right"/>
              <w:rPr>
                <w:szCs w:val="28"/>
              </w:rPr>
            </w:pPr>
            <w:r w:rsidRPr="000E47C0">
              <w:rPr>
                <w:szCs w:val="28"/>
              </w:rPr>
              <w:t>550</w:t>
            </w:r>
          </w:p>
        </w:tc>
        <w:tc>
          <w:tcPr>
            <w:tcW w:w="602" w:type="pct"/>
            <w:tcBorders>
              <w:top w:val="single" w:sz="4" w:space="0" w:color="auto"/>
              <w:left w:val="nil"/>
              <w:bottom w:val="single" w:sz="4" w:space="0" w:color="auto"/>
              <w:right w:val="single" w:sz="4" w:space="0" w:color="auto"/>
            </w:tcBorders>
            <w:noWrap/>
            <w:vAlign w:val="center"/>
          </w:tcPr>
          <w:p w14:paraId="55B0C623" w14:textId="77777777" w:rsidR="00197D5A" w:rsidRPr="000E47C0" w:rsidRDefault="00197D5A" w:rsidP="006047EC">
            <w:pPr>
              <w:widowControl/>
              <w:spacing w:before="0" w:after="0"/>
              <w:ind w:firstLine="0"/>
              <w:jc w:val="center"/>
              <w:rPr>
                <w:szCs w:val="28"/>
              </w:rPr>
            </w:pPr>
            <w:r w:rsidRPr="000E47C0">
              <w:rPr>
                <w:szCs w:val="28"/>
              </w:rPr>
              <w:t>8</w:t>
            </w:r>
          </w:p>
        </w:tc>
        <w:tc>
          <w:tcPr>
            <w:tcW w:w="377" w:type="pct"/>
            <w:tcBorders>
              <w:top w:val="single" w:sz="4" w:space="0" w:color="auto"/>
              <w:left w:val="nil"/>
              <w:bottom w:val="single" w:sz="4" w:space="0" w:color="auto"/>
              <w:right w:val="single" w:sz="4" w:space="0" w:color="auto"/>
            </w:tcBorders>
            <w:vAlign w:val="center"/>
          </w:tcPr>
          <w:p w14:paraId="79AE1F21" w14:textId="77777777" w:rsidR="00197D5A" w:rsidRPr="000E47C0" w:rsidRDefault="00197D5A" w:rsidP="006047EC">
            <w:pPr>
              <w:widowControl/>
              <w:spacing w:before="0" w:after="0"/>
              <w:ind w:firstLine="0"/>
              <w:jc w:val="center"/>
              <w:rPr>
                <w:szCs w:val="28"/>
              </w:rPr>
            </w:pPr>
            <w:r w:rsidRPr="000E47C0">
              <w:rPr>
                <w:szCs w:val="28"/>
              </w:rPr>
              <w:t>12,5%</w:t>
            </w:r>
          </w:p>
        </w:tc>
        <w:tc>
          <w:tcPr>
            <w:tcW w:w="841" w:type="pct"/>
            <w:noWrap/>
            <w:vAlign w:val="center"/>
          </w:tcPr>
          <w:p w14:paraId="27ED1CD7" w14:textId="77777777" w:rsidR="00197D5A" w:rsidRPr="000E47C0" w:rsidRDefault="00197D5A" w:rsidP="006047EC">
            <w:pPr>
              <w:widowControl/>
              <w:spacing w:before="0" w:after="0"/>
              <w:ind w:firstLine="0"/>
              <w:jc w:val="center"/>
              <w:rPr>
                <w:szCs w:val="28"/>
              </w:rPr>
            </w:pPr>
            <w:r w:rsidRPr="000E47C0">
              <w:rPr>
                <w:szCs w:val="28"/>
              </w:rPr>
              <w:t>Theo đường thẳng</w:t>
            </w:r>
          </w:p>
        </w:tc>
        <w:tc>
          <w:tcPr>
            <w:tcW w:w="771" w:type="pct"/>
            <w:vAlign w:val="center"/>
          </w:tcPr>
          <w:p w14:paraId="4E7834A7" w14:textId="77777777" w:rsidR="00197D5A" w:rsidRPr="000E47C0" w:rsidRDefault="00197D5A" w:rsidP="006047EC">
            <w:pPr>
              <w:widowControl/>
              <w:spacing w:before="0" w:after="0"/>
              <w:ind w:firstLine="0"/>
              <w:jc w:val="center"/>
              <w:rPr>
                <w:szCs w:val="28"/>
              </w:rPr>
            </w:pPr>
          </w:p>
        </w:tc>
      </w:tr>
    </w:tbl>
    <w:p w14:paraId="3F6B8F71" w14:textId="77777777" w:rsidR="00197D5A" w:rsidRPr="000E47C0" w:rsidRDefault="00197D5A" w:rsidP="00197D5A">
      <w:pPr>
        <w:pStyle w:val="NormalWeb"/>
        <w:spacing w:before="120" w:beforeAutospacing="0" w:after="120" w:afterAutospacing="0"/>
        <w:ind w:firstLine="562"/>
        <w:rPr>
          <w:b/>
          <w:bCs/>
          <w:sz w:val="28"/>
          <w:szCs w:val="28"/>
        </w:rPr>
      </w:pPr>
      <w:r w:rsidRPr="000E47C0">
        <w:rPr>
          <w:b/>
          <w:bCs/>
          <w:sz w:val="28"/>
          <w:szCs w:val="28"/>
        </w:rPr>
        <w:t>b) Chi phí khấu hao theo năm (Đơn vị tính: 1.000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2006"/>
        <w:gridCol w:w="1173"/>
        <w:gridCol w:w="1174"/>
        <w:gridCol w:w="1174"/>
        <w:gridCol w:w="1174"/>
        <w:gridCol w:w="1174"/>
        <w:gridCol w:w="1174"/>
        <w:gridCol w:w="1174"/>
        <w:gridCol w:w="1174"/>
        <w:gridCol w:w="1174"/>
        <w:gridCol w:w="1360"/>
      </w:tblGrid>
      <w:tr w:rsidR="000E47C0" w:rsidRPr="000E47C0" w14:paraId="28934297" w14:textId="77777777" w:rsidTr="006047EC">
        <w:trPr>
          <w:trHeight w:val="227"/>
          <w:jc w:val="center"/>
        </w:trPr>
        <w:tc>
          <w:tcPr>
            <w:tcW w:w="217" w:type="pct"/>
            <w:tcBorders>
              <w:top w:val="single" w:sz="4" w:space="0" w:color="auto"/>
              <w:left w:val="single" w:sz="4" w:space="0" w:color="auto"/>
              <w:bottom w:val="single" w:sz="4" w:space="0" w:color="auto"/>
              <w:right w:val="single" w:sz="4" w:space="0" w:color="auto"/>
            </w:tcBorders>
            <w:vAlign w:val="center"/>
            <w:hideMark/>
          </w:tcPr>
          <w:p w14:paraId="1C6AA843" w14:textId="77777777" w:rsidR="00197D5A" w:rsidRPr="000E47C0" w:rsidRDefault="00197D5A" w:rsidP="006047EC">
            <w:pPr>
              <w:widowControl/>
              <w:spacing w:before="0" w:after="0"/>
              <w:ind w:firstLine="0"/>
              <w:jc w:val="center"/>
              <w:rPr>
                <w:b/>
                <w:bCs/>
                <w:szCs w:val="28"/>
              </w:rPr>
            </w:pPr>
            <w:r w:rsidRPr="000E47C0">
              <w:rPr>
                <w:b/>
                <w:bCs/>
                <w:szCs w:val="28"/>
              </w:rPr>
              <w:t>TT</w:t>
            </w:r>
          </w:p>
        </w:tc>
        <w:tc>
          <w:tcPr>
            <w:tcW w:w="689" w:type="pct"/>
            <w:tcBorders>
              <w:top w:val="single" w:sz="4" w:space="0" w:color="auto"/>
              <w:left w:val="nil"/>
              <w:bottom w:val="single" w:sz="4" w:space="0" w:color="auto"/>
              <w:right w:val="single" w:sz="4" w:space="0" w:color="auto"/>
            </w:tcBorders>
            <w:vAlign w:val="center"/>
            <w:hideMark/>
          </w:tcPr>
          <w:p w14:paraId="42C5CD62" w14:textId="77777777" w:rsidR="00197D5A" w:rsidRPr="000E47C0" w:rsidRDefault="00197D5A" w:rsidP="006047EC">
            <w:pPr>
              <w:widowControl/>
              <w:spacing w:before="0" w:after="0"/>
              <w:ind w:firstLine="0"/>
              <w:jc w:val="center"/>
              <w:rPr>
                <w:b/>
                <w:bCs/>
                <w:szCs w:val="28"/>
              </w:rPr>
            </w:pPr>
            <w:r w:rsidRPr="000E47C0">
              <w:rPr>
                <w:b/>
                <w:bCs/>
                <w:szCs w:val="28"/>
              </w:rPr>
              <w:t>Giá trị</w:t>
            </w:r>
          </w:p>
        </w:tc>
        <w:tc>
          <w:tcPr>
            <w:tcW w:w="403" w:type="pct"/>
            <w:vAlign w:val="center"/>
            <w:hideMark/>
          </w:tcPr>
          <w:p w14:paraId="39650789" w14:textId="77777777" w:rsidR="00197D5A" w:rsidRPr="000E47C0" w:rsidRDefault="00197D5A" w:rsidP="006047EC">
            <w:pPr>
              <w:widowControl/>
              <w:spacing w:before="0" w:after="0"/>
              <w:ind w:firstLine="0"/>
              <w:jc w:val="center"/>
              <w:rPr>
                <w:b/>
                <w:bCs/>
                <w:szCs w:val="28"/>
              </w:rPr>
            </w:pPr>
            <w:r w:rsidRPr="000E47C0">
              <w:rPr>
                <w:b/>
                <w:bCs/>
                <w:szCs w:val="28"/>
              </w:rPr>
              <w:t>Năm 1</w:t>
            </w:r>
          </w:p>
        </w:tc>
        <w:tc>
          <w:tcPr>
            <w:tcW w:w="403" w:type="pct"/>
            <w:vAlign w:val="center"/>
            <w:hideMark/>
          </w:tcPr>
          <w:p w14:paraId="73DEF1ED" w14:textId="77777777" w:rsidR="00197D5A" w:rsidRPr="000E47C0" w:rsidRDefault="00197D5A" w:rsidP="006047EC">
            <w:pPr>
              <w:widowControl/>
              <w:spacing w:before="0" w:after="0"/>
              <w:ind w:firstLine="0"/>
              <w:jc w:val="center"/>
              <w:rPr>
                <w:b/>
                <w:bCs/>
                <w:szCs w:val="28"/>
              </w:rPr>
            </w:pPr>
            <w:r w:rsidRPr="000E47C0">
              <w:rPr>
                <w:b/>
                <w:bCs/>
                <w:szCs w:val="28"/>
              </w:rPr>
              <w:t>Năm 2</w:t>
            </w:r>
          </w:p>
        </w:tc>
        <w:tc>
          <w:tcPr>
            <w:tcW w:w="403" w:type="pct"/>
            <w:vAlign w:val="center"/>
            <w:hideMark/>
          </w:tcPr>
          <w:p w14:paraId="4AF40529" w14:textId="77777777" w:rsidR="00197D5A" w:rsidRPr="000E47C0" w:rsidRDefault="00197D5A" w:rsidP="006047EC">
            <w:pPr>
              <w:widowControl/>
              <w:spacing w:before="0" w:after="0"/>
              <w:ind w:firstLine="0"/>
              <w:jc w:val="center"/>
              <w:rPr>
                <w:b/>
                <w:bCs/>
                <w:szCs w:val="28"/>
              </w:rPr>
            </w:pPr>
            <w:r w:rsidRPr="000E47C0">
              <w:rPr>
                <w:b/>
                <w:bCs/>
                <w:szCs w:val="28"/>
              </w:rPr>
              <w:t>Năm 3</w:t>
            </w:r>
          </w:p>
        </w:tc>
        <w:tc>
          <w:tcPr>
            <w:tcW w:w="403" w:type="pct"/>
            <w:vAlign w:val="center"/>
            <w:hideMark/>
          </w:tcPr>
          <w:p w14:paraId="0E76DDAC" w14:textId="77777777" w:rsidR="00197D5A" w:rsidRPr="000E47C0" w:rsidRDefault="00197D5A" w:rsidP="006047EC">
            <w:pPr>
              <w:widowControl/>
              <w:spacing w:before="0" w:after="0"/>
              <w:ind w:firstLine="0"/>
              <w:jc w:val="center"/>
              <w:rPr>
                <w:b/>
                <w:bCs/>
                <w:szCs w:val="28"/>
              </w:rPr>
            </w:pPr>
            <w:r w:rsidRPr="000E47C0">
              <w:rPr>
                <w:b/>
                <w:bCs/>
                <w:szCs w:val="28"/>
              </w:rPr>
              <w:t>Năm 4</w:t>
            </w:r>
          </w:p>
        </w:tc>
        <w:tc>
          <w:tcPr>
            <w:tcW w:w="403" w:type="pct"/>
            <w:vAlign w:val="center"/>
            <w:hideMark/>
          </w:tcPr>
          <w:p w14:paraId="0122D8EB" w14:textId="77777777" w:rsidR="00197D5A" w:rsidRPr="000E47C0" w:rsidRDefault="00197D5A" w:rsidP="006047EC">
            <w:pPr>
              <w:widowControl/>
              <w:spacing w:before="0" w:after="0"/>
              <w:ind w:firstLine="0"/>
              <w:jc w:val="center"/>
              <w:rPr>
                <w:b/>
                <w:bCs/>
                <w:szCs w:val="28"/>
              </w:rPr>
            </w:pPr>
            <w:r w:rsidRPr="000E47C0">
              <w:rPr>
                <w:b/>
                <w:bCs/>
                <w:szCs w:val="28"/>
              </w:rPr>
              <w:t>Năm 5</w:t>
            </w:r>
          </w:p>
        </w:tc>
        <w:tc>
          <w:tcPr>
            <w:tcW w:w="403" w:type="pct"/>
            <w:vAlign w:val="center"/>
            <w:hideMark/>
          </w:tcPr>
          <w:p w14:paraId="30E86326" w14:textId="77777777" w:rsidR="00197D5A" w:rsidRPr="000E47C0" w:rsidRDefault="00197D5A" w:rsidP="006047EC">
            <w:pPr>
              <w:widowControl/>
              <w:spacing w:before="0" w:after="0"/>
              <w:ind w:firstLine="0"/>
              <w:jc w:val="center"/>
              <w:rPr>
                <w:b/>
                <w:bCs/>
                <w:szCs w:val="28"/>
              </w:rPr>
            </w:pPr>
            <w:r w:rsidRPr="000E47C0">
              <w:rPr>
                <w:b/>
                <w:bCs/>
                <w:szCs w:val="28"/>
              </w:rPr>
              <w:t>Năm 6</w:t>
            </w:r>
          </w:p>
        </w:tc>
        <w:tc>
          <w:tcPr>
            <w:tcW w:w="403" w:type="pct"/>
            <w:vAlign w:val="center"/>
            <w:hideMark/>
          </w:tcPr>
          <w:p w14:paraId="5E306FFC" w14:textId="77777777" w:rsidR="00197D5A" w:rsidRPr="000E47C0" w:rsidRDefault="00197D5A" w:rsidP="006047EC">
            <w:pPr>
              <w:widowControl/>
              <w:spacing w:before="0" w:after="0"/>
              <w:ind w:firstLine="0"/>
              <w:jc w:val="center"/>
              <w:rPr>
                <w:b/>
                <w:bCs/>
                <w:szCs w:val="28"/>
              </w:rPr>
            </w:pPr>
            <w:r w:rsidRPr="000E47C0">
              <w:rPr>
                <w:b/>
                <w:bCs/>
                <w:szCs w:val="28"/>
              </w:rPr>
              <w:t>Năm 7</w:t>
            </w:r>
          </w:p>
        </w:tc>
        <w:tc>
          <w:tcPr>
            <w:tcW w:w="403" w:type="pct"/>
            <w:vAlign w:val="center"/>
            <w:hideMark/>
          </w:tcPr>
          <w:p w14:paraId="03451152" w14:textId="77777777" w:rsidR="00197D5A" w:rsidRPr="000E47C0" w:rsidRDefault="00197D5A" w:rsidP="006047EC">
            <w:pPr>
              <w:widowControl/>
              <w:spacing w:before="0" w:after="0"/>
              <w:ind w:firstLine="0"/>
              <w:jc w:val="center"/>
              <w:rPr>
                <w:b/>
                <w:bCs/>
                <w:szCs w:val="28"/>
              </w:rPr>
            </w:pPr>
            <w:r w:rsidRPr="000E47C0">
              <w:rPr>
                <w:b/>
                <w:bCs/>
                <w:szCs w:val="28"/>
              </w:rPr>
              <w:t>Năm 8</w:t>
            </w:r>
          </w:p>
        </w:tc>
        <w:tc>
          <w:tcPr>
            <w:tcW w:w="403" w:type="pct"/>
            <w:vAlign w:val="center"/>
            <w:hideMark/>
          </w:tcPr>
          <w:p w14:paraId="0BB62ED7" w14:textId="77777777" w:rsidR="00197D5A" w:rsidRPr="000E47C0" w:rsidRDefault="00197D5A" w:rsidP="006047EC">
            <w:pPr>
              <w:widowControl/>
              <w:spacing w:before="0" w:after="0"/>
              <w:ind w:firstLine="0"/>
              <w:jc w:val="center"/>
              <w:rPr>
                <w:b/>
                <w:bCs/>
                <w:szCs w:val="28"/>
              </w:rPr>
            </w:pPr>
            <w:r w:rsidRPr="000E47C0">
              <w:rPr>
                <w:b/>
                <w:bCs/>
                <w:szCs w:val="28"/>
              </w:rPr>
              <w:t>Năm 9</w:t>
            </w:r>
          </w:p>
        </w:tc>
        <w:tc>
          <w:tcPr>
            <w:tcW w:w="469" w:type="pct"/>
            <w:vAlign w:val="center"/>
            <w:hideMark/>
          </w:tcPr>
          <w:p w14:paraId="672F9C7D" w14:textId="77777777" w:rsidR="00197D5A" w:rsidRPr="000E47C0" w:rsidRDefault="00197D5A" w:rsidP="006047EC">
            <w:pPr>
              <w:widowControl/>
              <w:spacing w:before="0" w:after="0"/>
              <w:ind w:firstLine="0"/>
              <w:jc w:val="center"/>
              <w:rPr>
                <w:b/>
                <w:bCs/>
                <w:szCs w:val="28"/>
              </w:rPr>
            </w:pPr>
            <w:r w:rsidRPr="000E47C0">
              <w:rPr>
                <w:b/>
                <w:bCs/>
                <w:szCs w:val="28"/>
              </w:rPr>
              <w:t>Năm 10</w:t>
            </w:r>
          </w:p>
        </w:tc>
      </w:tr>
      <w:tr w:rsidR="000E47C0" w:rsidRPr="000E47C0" w14:paraId="4841D389" w14:textId="77777777" w:rsidTr="006047EC">
        <w:trPr>
          <w:trHeight w:val="227"/>
          <w:jc w:val="center"/>
        </w:trPr>
        <w:tc>
          <w:tcPr>
            <w:tcW w:w="217" w:type="pct"/>
            <w:tcBorders>
              <w:top w:val="nil"/>
              <w:left w:val="single" w:sz="4" w:space="0" w:color="auto"/>
              <w:bottom w:val="single" w:sz="4" w:space="0" w:color="auto"/>
              <w:right w:val="single" w:sz="4" w:space="0" w:color="auto"/>
            </w:tcBorders>
            <w:vAlign w:val="center"/>
          </w:tcPr>
          <w:p w14:paraId="346E6795" w14:textId="77777777" w:rsidR="00197D5A" w:rsidRPr="000E47C0" w:rsidRDefault="00197D5A" w:rsidP="006047EC">
            <w:pPr>
              <w:widowControl/>
              <w:spacing w:before="0" w:after="0"/>
              <w:ind w:firstLine="0"/>
              <w:jc w:val="center"/>
              <w:rPr>
                <w:szCs w:val="28"/>
              </w:rPr>
            </w:pPr>
          </w:p>
        </w:tc>
        <w:tc>
          <w:tcPr>
            <w:tcW w:w="689" w:type="pct"/>
            <w:tcBorders>
              <w:top w:val="nil"/>
              <w:left w:val="nil"/>
              <w:bottom w:val="single" w:sz="4" w:space="0" w:color="auto"/>
              <w:right w:val="single" w:sz="4" w:space="0" w:color="auto"/>
            </w:tcBorders>
            <w:vAlign w:val="center"/>
          </w:tcPr>
          <w:p w14:paraId="0A8898F9" w14:textId="77777777" w:rsidR="00197D5A" w:rsidRPr="000E47C0" w:rsidRDefault="00197D5A" w:rsidP="006047EC">
            <w:pPr>
              <w:widowControl/>
              <w:spacing w:before="0" w:after="0"/>
              <w:ind w:firstLine="0"/>
              <w:jc w:val="center"/>
              <w:rPr>
                <w:szCs w:val="28"/>
              </w:rPr>
            </w:pPr>
            <w:del w:id="1562" w:author="Nội dung điều chỉnh (Claude)" w:date="2026-10-21T11:02:43Z">
              <w:r w:rsidRPr="000E47C0">
                <w:rPr>
                  <w:b/>
                  <w:bCs/>
                  <w:szCs w:val="28"/>
                </w:rPr>
                <w:delText xml:space="preserve"> 22.605.000</w:delText>
              </w:r>
            </w:del>
            <w:ins w:id="1563" w:author="Nội dung điều chỉnh (Claude)" w:date="2026-10-21T11:02:43Z">
              <w:r w:rsidRPr="000E47C0">
                <w:rPr>
                  <w:b/>
                  <w:bCs/>
                  <w:szCs w:val="28"/>
                </w:rPr>
                <w:t xml:space="preserve">20.405.000</w:t>
              </w:r>
            </w:ins>
          </w:p>
        </w:tc>
        <w:tc>
          <w:tcPr>
            <w:tcW w:w="403" w:type="pct"/>
            <w:tcBorders>
              <w:top w:val="single" w:sz="4" w:space="0" w:color="auto"/>
              <w:left w:val="single" w:sz="4" w:space="0" w:color="auto"/>
              <w:bottom w:val="single" w:sz="4" w:space="0" w:color="auto"/>
              <w:right w:val="single" w:sz="4" w:space="0" w:color="auto"/>
            </w:tcBorders>
            <w:vAlign w:val="center"/>
          </w:tcPr>
          <w:p w14:paraId="356133C4" w14:textId="77777777" w:rsidR="00197D5A" w:rsidRPr="000E47C0" w:rsidRDefault="00197D5A" w:rsidP="006047EC">
            <w:pPr>
              <w:widowControl/>
              <w:spacing w:before="0" w:after="0"/>
              <w:ind w:firstLine="0"/>
              <w:jc w:val="center"/>
              <w:rPr>
                <w:szCs w:val="28"/>
              </w:rPr>
            </w:pPr>
            <w:del w:id="1564" w:author="Nội dung điều chỉnh (Claude)" w:date="2026-10-21T11:02:43Z">
              <w:r w:rsidRPr="000E47C0">
                <w:rPr>
                  <w:szCs w:val="28"/>
                </w:rPr>
                <w:delText xml:space="preserve"> 2.274 </w:delText>
              </w:r>
            </w:del>
            <w:ins w:id="1565"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6D0BBF97" w14:textId="77777777" w:rsidR="00197D5A" w:rsidRPr="000E47C0" w:rsidRDefault="00197D5A" w:rsidP="006047EC">
            <w:pPr>
              <w:widowControl/>
              <w:spacing w:before="0" w:after="0"/>
              <w:ind w:firstLine="0"/>
              <w:jc w:val="center"/>
              <w:rPr>
                <w:szCs w:val="28"/>
              </w:rPr>
            </w:pPr>
            <w:del w:id="1566" w:author="Nội dung điều chỉnh (Claude)" w:date="2026-10-21T11:02:43Z">
              <w:r w:rsidRPr="000E47C0">
                <w:rPr>
                  <w:szCs w:val="28"/>
                </w:rPr>
                <w:delText xml:space="preserve"> 2.274 </w:delText>
              </w:r>
            </w:del>
            <w:ins w:id="1567"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76C1F871" w14:textId="77777777" w:rsidR="00197D5A" w:rsidRPr="000E47C0" w:rsidRDefault="00197D5A" w:rsidP="006047EC">
            <w:pPr>
              <w:widowControl/>
              <w:spacing w:before="0" w:after="0"/>
              <w:ind w:firstLine="0"/>
              <w:jc w:val="center"/>
              <w:rPr>
                <w:szCs w:val="28"/>
              </w:rPr>
            </w:pPr>
            <w:del w:id="1568" w:author="Nội dung điều chỉnh (Claude)" w:date="2026-10-21T11:02:43Z">
              <w:r w:rsidRPr="000E47C0">
                <w:rPr>
                  <w:szCs w:val="28"/>
                </w:rPr>
                <w:delText xml:space="preserve"> 2.274 </w:delText>
              </w:r>
            </w:del>
            <w:ins w:id="1569"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0A64F92C" w14:textId="77777777" w:rsidR="00197D5A" w:rsidRPr="000E47C0" w:rsidRDefault="00197D5A" w:rsidP="006047EC">
            <w:pPr>
              <w:widowControl/>
              <w:spacing w:before="0" w:after="0"/>
              <w:ind w:firstLine="0"/>
              <w:jc w:val="center"/>
              <w:rPr>
                <w:szCs w:val="28"/>
              </w:rPr>
            </w:pPr>
            <w:del w:id="1570" w:author="Nội dung điều chỉnh (Claude)" w:date="2026-10-21T11:02:43Z">
              <w:r w:rsidRPr="000E47C0">
                <w:rPr>
                  <w:szCs w:val="28"/>
                </w:rPr>
                <w:delText xml:space="preserve"> 2.274 </w:delText>
              </w:r>
            </w:del>
            <w:ins w:id="1571"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5EB7B2AC" w14:textId="77777777" w:rsidR="00197D5A" w:rsidRPr="000E47C0" w:rsidRDefault="00197D5A" w:rsidP="006047EC">
            <w:pPr>
              <w:widowControl/>
              <w:spacing w:before="0" w:after="0"/>
              <w:ind w:firstLine="0"/>
              <w:jc w:val="center"/>
              <w:rPr>
                <w:szCs w:val="28"/>
              </w:rPr>
            </w:pPr>
            <w:del w:id="1572" w:author="Nội dung điều chỉnh (Claude)" w:date="2026-10-21T11:02:43Z">
              <w:r w:rsidRPr="000E47C0">
                <w:rPr>
                  <w:szCs w:val="28"/>
                </w:rPr>
                <w:delText xml:space="preserve"> 2.274 </w:delText>
              </w:r>
            </w:del>
            <w:ins w:id="1573"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484E5856" w14:textId="77777777" w:rsidR="00197D5A" w:rsidRPr="000E47C0" w:rsidRDefault="00197D5A" w:rsidP="006047EC">
            <w:pPr>
              <w:widowControl/>
              <w:spacing w:before="0" w:after="0"/>
              <w:ind w:firstLine="0"/>
              <w:jc w:val="center"/>
              <w:rPr>
                <w:szCs w:val="28"/>
              </w:rPr>
            </w:pPr>
            <w:del w:id="1574" w:author="Nội dung điều chỉnh (Claude)" w:date="2026-10-21T11:02:43Z">
              <w:r w:rsidRPr="000E47C0">
                <w:rPr>
                  <w:szCs w:val="28"/>
                </w:rPr>
                <w:delText xml:space="preserve"> 2.274 </w:delText>
              </w:r>
            </w:del>
            <w:ins w:id="1575"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009FABA5" w14:textId="77777777" w:rsidR="00197D5A" w:rsidRPr="000E47C0" w:rsidRDefault="00197D5A" w:rsidP="006047EC">
            <w:pPr>
              <w:widowControl/>
              <w:spacing w:before="0" w:after="0"/>
              <w:ind w:firstLine="0"/>
              <w:jc w:val="center"/>
              <w:rPr>
                <w:szCs w:val="28"/>
              </w:rPr>
            </w:pPr>
            <w:del w:id="1576" w:author="Nội dung điều chỉnh (Claude)" w:date="2026-10-21T11:02:43Z">
              <w:r w:rsidRPr="000E47C0">
                <w:rPr>
                  <w:szCs w:val="28"/>
                </w:rPr>
                <w:delText xml:space="preserve"> 2.274 </w:delText>
              </w:r>
            </w:del>
            <w:ins w:id="1577"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08888899" w14:textId="77777777" w:rsidR="00197D5A" w:rsidRPr="000E47C0" w:rsidRDefault="00197D5A" w:rsidP="006047EC">
            <w:pPr>
              <w:widowControl/>
              <w:spacing w:before="0" w:after="0"/>
              <w:ind w:firstLine="0"/>
              <w:jc w:val="center"/>
              <w:rPr>
                <w:szCs w:val="28"/>
              </w:rPr>
            </w:pPr>
            <w:del w:id="1578" w:author="Nội dung điều chỉnh (Claude)" w:date="2026-10-21T11:02:43Z">
              <w:r w:rsidRPr="000E47C0">
                <w:rPr>
                  <w:szCs w:val="28"/>
                </w:rPr>
                <w:delText xml:space="preserve"> 2.274 </w:delText>
              </w:r>
            </w:del>
            <w:ins w:id="1579" w:author="Nội dung điều chỉnh (Claude)" w:date="2026-10-21T11:02:43Z">
              <w:r w:rsidRPr="000E47C0">
                <w:rPr>
                  <w:szCs w:val="28"/>
                </w:rPr>
                <w:t xml:space="preserve">2.054</w:t>
              </w:r>
            </w:ins>
          </w:p>
        </w:tc>
        <w:tc>
          <w:tcPr>
            <w:tcW w:w="403" w:type="pct"/>
            <w:tcBorders>
              <w:top w:val="single" w:sz="4" w:space="0" w:color="auto"/>
              <w:left w:val="nil"/>
              <w:bottom w:val="single" w:sz="4" w:space="0" w:color="auto"/>
              <w:right w:val="single" w:sz="4" w:space="0" w:color="auto"/>
            </w:tcBorders>
            <w:vAlign w:val="center"/>
          </w:tcPr>
          <w:p w14:paraId="78ED1D23" w14:textId="77777777" w:rsidR="00197D5A" w:rsidRPr="000E47C0" w:rsidRDefault="00197D5A" w:rsidP="006047EC">
            <w:pPr>
              <w:widowControl/>
              <w:spacing w:before="0" w:after="0"/>
              <w:ind w:firstLine="0"/>
              <w:jc w:val="center"/>
              <w:rPr>
                <w:szCs w:val="28"/>
              </w:rPr>
            </w:pPr>
            <w:del w:id="1580" w:author="Nội dung điều chỉnh (Claude)" w:date="2026-10-21T11:02:43Z">
              <w:r w:rsidRPr="000E47C0">
                <w:rPr>
                  <w:szCs w:val="28"/>
                </w:rPr>
                <w:delText xml:space="preserve"> 2.274 </w:delText>
              </w:r>
            </w:del>
            <w:ins w:id="1581" w:author="Nội dung điều chỉnh (Claude)" w:date="2026-10-21T11:02:43Z">
              <w:r w:rsidRPr="000E47C0">
                <w:rPr>
                  <w:szCs w:val="28"/>
                </w:rPr>
                <w:t xml:space="preserve">2.054</w:t>
              </w:r>
            </w:ins>
          </w:p>
        </w:tc>
        <w:tc>
          <w:tcPr>
            <w:tcW w:w="469" w:type="pct"/>
            <w:tcBorders>
              <w:top w:val="single" w:sz="4" w:space="0" w:color="auto"/>
              <w:left w:val="nil"/>
              <w:bottom w:val="single" w:sz="4" w:space="0" w:color="auto"/>
              <w:right w:val="single" w:sz="4" w:space="0" w:color="auto"/>
            </w:tcBorders>
            <w:vAlign w:val="center"/>
          </w:tcPr>
          <w:p w14:paraId="3B83BEF7" w14:textId="77777777" w:rsidR="00197D5A" w:rsidRPr="000E47C0" w:rsidRDefault="00197D5A" w:rsidP="006047EC">
            <w:pPr>
              <w:widowControl/>
              <w:spacing w:before="0" w:after="0"/>
              <w:ind w:firstLine="0"/>
              <w:jc w:val="center"/>
              <w:rPr>
                <w:szCs w:val="28"/>
              </w:rPr>
            </w:pPr>
            <w:del w:id="1582" w:author="Nội dung điều chỉnh (Claude)" w:date="2026-10-21T11:02:43Z">
              <w:r w:rsidRPr="000E47C0">
                <w:rPr>
                  <w:szCs w:val="28"/>
                </w:rPr>
                <w:delText xml:space="preserve"> 2.274 </w:delText>
              </w:r>
            </w:del>
            <w:ins w:id="1583" w:author="Nội dung điều chỉnh (Claude)" w:date="2026-10-21T11:02:43Z">
              <w:r w:rsidRPr="000E47C0">
                <w:rPr>
                  <w:szCs w:val="28"/>
                </w:rPr>
                <w:t xml:space="preserve">2.054</w:t>
              </w:r>
            </w:ins>
          </w:p>
        </w:tc>
      </w:tr>
    </w:tbl>
    <w:p w14:paraId="205D0564"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III. PHƯƠNG ÁN TÀI CHÍNH</w:t>
      </w:r>
    </w:p>
    <w:p w14:paraId="2BA47FE8" w14:textId="77777777" w:rsidR="00197D5A" w:rsidRPr="000E47C0" w:rsidRDefault="00581EFD" w:rsidP="00197D5A">
      <w:pPr>
        <w:pStyle w:val="NormalWeb"/>
        <w:spacing w:before="120" w:beforeAutospacing="0" w:after="120" w:afterAutospacing="0"/>
        <w:jc w:val="right"/>
        <w:rPr>
          <w:b/>
          <w:bCs/>
          <w:i/>
          <w:iCs/>
          <w:sz w:val="28"/>
          <w:szCs w:val="28"/>
        </w:rPr>
      </w:pPr>
      <w:r w:rsidRPr="000E47C0">
        <w:rPr>
          <w:i/>
          <w:iCs/>
          <w:sz w:val="28"/>
          <w:szCs w:val="28"/>
        </w:rPr>
        <w:t>Đơn vị tính: Triệu đồng</w:t>
      </w:r>
    </w:p>
    <w:tbl>
      <w:tblPr>
        <w:tblStyle w:val="TableGrid"/>
        <w:tblW w:w="14785" w:type="dxa"/>
        <w:tblLook w:val="04A0" w:firstRow="1" w:lastRow="0" w:firstColumn="1" w:lastColumn="0" w:noHBand="0" w:noVBand="1"/>
      </w:tblPr>
      <w:tblGrid>
        <w:gridCol w:w="562"/>
        <w:gridCol w:w="3189"/>
        <w:gridCol w:w="1206"/>
        <w:gridCol w:w="1092"/>
        <w:gridCol w:w="1092"/>
        <w:gridCol w:w="1092"/>
        <w:gridCol w:w="1092"/>
        <w:gridCol w:w="1092"/>
        <w:gridCol w:w="1092"/>
        <w:gridCol w:w="1092"/>
        <w:gridCol w:w="1092"/>
        <w:gridCol w:w="1092"/>
      </w:tblGrid>
      <w:tr w:rsidR="000E47C0" w:rsidRPr="000E47C0" w14:paraId="50136175" w14:textId="77777777" w:rsidTr="006047EC">
        <w:trPr>
          <w:trHeight w:val="227"/>
          <w:tblHeader/>
        </w:trPr>
        <w:tc>
          <w:tcPr>
            <w:tcW w:w="562" w:type="dxa"/>
            <w:vAlign w:val="center"/>
            <w:hideMark/>
          </w:tcPr>
          <w:p w14:paraId="60CBB20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TT</w:t>
            </w:r>
          </w:p>
        </w:tc>
        <w:tc>
          <w:tcPr>
            <w:tcW w:w="3189" w:type="dxa"/>
            <w:vAlign w:val="center"/>
            <w:hideMark/>
          </w:tcPr>
          <w:p w14:paraId="017ACDEF"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Chỉ tiêu</w:t>
            </w:r>
          </w:p>
        </w:tc>
        <w:tc>
          <w:tcPr>
            <w:tcW w:w="1206" w:type="dxa"/>
            <w:vAlign w:val="center"/>
            <w:hideMark/>
          </w:tcPr>
          <w:p w14:paraId="5F3AED3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nhất</w:t>
            </w:r>
          </w:p>
        </w:tc>
        <w:tc>
          <w:tcPr>
            <w:tcW w:w="1092" w:type="dxa"/>
            <w:vAlign w:val="center"/>
            <w:hideMark/>
          </w:tcPr>
          <w:p w14:paraId="72AA4073"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2</w:t>
            </w:r>
          </w:p>
        </w:tc>
        <w:tc>
          <w:tcPr>
            <w:tcW w:w="1092" w:type="dxa"/>
            <w:vAlign w:val="center"/>
            <w:hideMark/>
          </w:tcPr>
          <w:p w14:paraId="0877644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3</w:t>
            </w:r>
          </w:p>
        </w:tc>
        <w:tc>
          <w:tcPr>
            <w:tcW w:w="1092" w:type="dxa"/>
            <w:vAlign w:val="center"/>
            <w:hideMark/>
          </w:tcPr>
          <w:p w14:paraId="674FC6CC"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4</w:t>
            </w:r>
          </w:p>
        </w:tc>
        <w:tc>
          <w:tcPr>
            <w:tcW w:w="1092" w:type="dxa"/>
            <w:vAlign w:val="center"/>
            <w:hideMark/>
          </w:tcPr>
          <w:p w14:paraId="7A8A5E5E"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5</w:t>
            </w:r>
          </w:p>
        </w:tc>
        <w:tc>
          <w:tcPr>
            <w:tcW w:w="1092" w:type="dxa"/>
            <w:vAlign w:val="center"/>
            <w:hideMark/>
          </w:tcPr>
          <w:p w14:paraId="29532952"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6</w:t>
            </w:r>
          </w:p>
        </w:tc>
        <w:tc>
          <w:tcPr>
            <w:tcW w:w="1092" w:type="dxa"/>
            <w:vAlign w:val="center"/>
            <w:hideMark/>
          </w:tcPr>
          <w:p w14:paraId="7664FB4A"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7</w:t>
            </w:r>
          </w:p>
        </w:tc>
        <w:tc>
          <w:tcPr>
            <w:tcW w:w="1092" w:type="dxa"/>
            <w:vAlign w:val="center"/>
            <w:hideMark/>
          </w:tcPr>
          <w:p w14:paraId="1B09312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8</w:t>
            </w:r>
          </w:p>
        </w:tc>
        <w:tc>
          <w:tcPr>
            <w:tcW w:w="1092" w:type="dxa"/>
            <w:vAlign w:val="center"/>
            <w:hideMark/>
          </w:tcPr>
          <w:p w14:paraId="4AB08FBF"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9</w:t>
            </w:r>
          </w:p>
        </w:tc>
        <w:tc>
          <w:tcPr>
            <w:tcW w:w="1092" w:type="dxa"/>
            <w:vAlign w:val="center"/>
            <w:hideMark/>
          </w:tcPr>
          <w:p w14:paraId="72876AA6"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Năm thứ 10</w:t>
            </w:r>
          </w:p>
        </w:tc>
      </w:tr>
      <w:tr w:rsidR="000E47C0" w:rsidRPr="000E47C0" w14:paraId="5151BB2A" w14:textId="77777777" w:rsidTr="006047EC">
        <w:trPr>
          <w:trHeight w:val="227"/>
        </w:trPr>
        <w:tc>
          <w:tcPr>
            <w:tcW w:w="562" w:type="dxa"/>
            <w:vAlign w:val="center"/>
            <w:hideMark/>
          </w:tcPr>
          <w:p w14:paraId="128EA8C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w:t>
            </w:r>
          </w:p>
        </w:tc>
        <w:tc>
          <w:tcPr>
            <w:tcW w:w="3189" w:type="dxa"/>
            <w:vAlign w:val="center"/>
            <w:hideMark/>
          </w:tcPr>
          <w:p w14:paraId="05EDF459"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Doanh thu</w:t>
            </w:r>
          </w:p>
        </w:tc>
        <w:tc>
          <w:tcPr>
            <w:tcW w:w="1206" w:type="dxa"/>
            <w:vAlign w:val="center"/>
            <w:hideMark/>
          </w:tcPr>
          <w:p w14:paraId="14C3BF32" w14:textId="77777777" w:rsidR="00197D5A" w:rsidRPr="000E47C0" w:rsidRDefault="00197D5A" w:rsidP="006047EC">
            <w:pPr>
              <w:pStyle w:val="NormalWeb"/>
              <w:spacing w:before="0" w:beforeAutospacing="0" w:after="0" w:afterAutospacing="0"/>
              <w:ind w:firstLine="0"/>
              <w:jc w:val="center"/>
              <w:rPr>
                <w:szCs w:val="28"/>
              </w:rPr>
            </w:pPr>
            <w:del w:id="1584" w:author="Nội dung điều chỉnh (Claude)" w:date="2026-10-21T11:02:43Z">
              <w:r w:rsidRPr="000E47C0">
                <w:rPr>
                  <w:szCs w:val="28"/>
                </w:rPr>
                <w:delText>6,635</w:delText>
              </w:r>
            </w:del>
            <w:ins w:id="1585" w:author="Nội dung điều chỉnh (Claude)" w:date="2026-10-21T11:02:43Z">
              <w:r w:rsidRPr="000E47C0">
                <w:rPr>
                  <w:szCs w:val="28"/>
                </w:rPr>
                <w:t xml:space="preserve">3.941</w:t>
              </w:r>
            </w:ins>
          </w:p>
        </w:tc>
        <w:tc>
          <w:tcPr>
            <w:tcW w:w="1092" w:type="dxa"/>
            <w:vAlign w:val="center"/>
            <w:hideMark/>
          </w:tcPr>
          <w:p w14:paraId="348A91DE" w14:textId="77777777" w:rsidR="00197D5A" w:rsidRPr="000E47C0" w:rsidRDefault="00197D5A" w:rsidP="006047EC">
            <w:pPr>
              <w:pStyle w:val="NormalWeb"/>
              <w:spacing w:before="0" w:beforeAutospacing="0" w:after="0" w:afterAutospacing="0"/>
              <w:ind w:firstLine="0"/>
              <w:jc w:val="center"/>
              <w:rPr>
                <w:szCs w:val="28"/>
              </w:rPr>
            </w:pPr>
            <w:del w:id="1586" w:author="Nội dung điều chỉnh (Claude)" w:date="2026-10-21T11:02:43Z">
              <w:r w:rsidRPr="000E47C0">
                <w:rPr>
                  <w:szCs w:val="28"/>
                </w:rPr>
                <w:delText>7,572</w:delText>
              </w:r>
            </w:del>
            <w:ins w:id="1587" w:author="Nội dung điều chỉnh (Claude)" w:date="2026-10-21T11:02:43Z">
              <w:r w:rsidRPr="000E47C0">
                <w:rPr>
                  <w:szCs w:val="28"/>
                </w:rPr>
                <w:t xml:space="preserve">4.462</w:t>
              </w:r>
            </w:ins>
          </w:p>
        </w:tc>
        <w:tc>
          <w:tcPr>
            <w:tcW w:w="1092" w:type="dxa"/>
            <w:vAlign w:val="center"/>
            <w:hideMark/>
          </w:tcPr>
          <w:p w14:paraId="430ACE09" w14:textId="77777777" w:rsidR="00197D5A" w:rsidRPr="000E47C0" w:rsidRDefault="00197D5A" w:rsidP="006047EC">
            <w:pPr>
              <w:pStyle w:val="NormalWeb"/>
              <w:spacing w:before="0" w:beforeAutospacing="0" w:after="0" w:afterAutospacing="0"/>
              <w:ind w:firstLine="0"/>
              <w:jc w:val="center"/>
              <w:rPr>
                <w:szCs w:val="28"/>
              </w:rPr>
            </w:pPr>
            <w:del w:id="1588" w:author="Nội dung điều chỉnh (Claude)" w:date="2026-10-21T11:02:43Z">
              <w:r w:rsidRPr="000E47C0">
                <w:rPr>
                  <w:szCs w:val="28"/>
                </w:rPr>
                <w:delText>8,518</w:delText>
              </w:r>
            </w:del>
            <w:ins w:id="1589" w:author="Nội dung điều chỉnh (Claude)" w:date="2026-10-21T11:02:43Z">
              <w:r w:rsidRPr="000E47C0">
                <w:rPr>
                  <w:szCs w:val="28"/>
                </w:rPr>
                <w:t xml:space="preserve">5.332</w:t>
              </w:r>
            </w:ins>
          </w:p>
        </w:tc>
        <w:tc>
          <w:tcPr>
            <w:tcW w:w="1092" w:type="dxa"/>
            <w:vAlign w:val="center"/>
            <w:hideMark/>
          </w:tcPr>
          <w:p w14:paraId="108F07B0" w14:textId="77777777" w:rsidR="00197D5A" w:rsidRPr="000E47C0" w:rsidRDefault="00197D5A" w:rsidP="006047EC">
            <w:pPr>
              <w:pStyle w:val="NormalWeb"/>
              <w:spacing w:before="0" w:beforeAutospacing="0" w:after="0" w:afterAutospacing="0"/>
              <w:ind w:firstLine="0"/>
              <w:jc w:val="center"/>
              <w:rPr>
                <w:szCs w:val="28"/>
              </w:rPr>
            </w:pPr>
            <w:del w:id="1590" w:author="Nội dung điều chỉnh (Claude)" w:date="2026-10-21T11:02:43Z">
              <w:r w:rsidRPr="000E47C0">
                <w:rPr>
                  <w:szCs w:val="28"/>
                </w:rPr>
                <w:delText>8,518</w:delText>
              </w:r>
            </w:del>
            <w:ins w:id="1591" w:author="Nội dung điều chỉnh (Claude)" w:date="2026-10-21T11:02:43Z">
              <w:r w:rsidRPr="000E47C0">
                <w:rPr>
                  <w:szCs w:val="28"/>
                </w:rPr>
                <w:t xml:space="preserve">5.382</w:t>
              </w:r>
            </w:ins>
          </w:p>
        </w:tc>
        <w:tc>
          <w:tcPr>
            <w:tcW w:w="1092" w:type="dxa"/>
            <w:vAlign w:val="center"/>
            <w:hideMark/>
          </w:tcPr>
          <w:p w14:paraId="5A26AB4D" w14:textId="77777777" w:rsidR="00197D5A" w:rsidRPr="000E47C0" w:rsidRDefault="00197D5A" w:rsidP="006047EC">
            <w:pPr>
              <w:pStyle w:val="NormalWeb"/>
              <w:spacing w:before="0" w:beforeAutospacing="0" w:after="0" w:afterAutospacing="0"/>
              <w:ind w:firstLine="0"/>
              <w:jc w:val="center"/>
              <w:rPr>
                <w:szCs w:val="28"/>
              </w:rPr>
            </w:pPr>
            <w:del w:id="1592" w:author="Nội dung điều chỉnh (Claude)" w:date="2026-10-21T11:02:43Z">
              <w:r w:rsidRPr="000E47C0">
                <w:rPr>
                  <w:szCs w:val="28"/>
                </w:rPr>
                <w:delText>8,518</w:delText>
              </w:r>
            </w:del>
            <w:ins w:id="1593" w:author="Nội dung điều chỉnh (Claude)" w:date="2026-10-21T11:02:43Z">
              <w:r w:rsidRPr="000E47C0">
                <w:rPr>
                  <w:szCs w:val="28"/>
                </w:rPr>
                <w:t xml:space="preserve">5.432</w:t>
              </w:r>
            </w:ins>
          </w:p>
        </w:tc>
        <w:tc>
          <w:tcPr>
            <w:tcW w:w="1092" w:type="dxa"/>
            <w:vAlign w:val="center"/>
            <w:hideMark/>
          </w:tcPr>
          <w:p w14:paraId="188683F0" w14:textId="77777777" w:rsidR="00197D5A" w:rsidRPr="000E47C0" w:rsidRDefault="00197D5A" w:rsidP="006047EC">
            <w:pPr>
              <w:pStyle w:val="NormalWeb"/>
              <w:spacing w:before="0" w:beforeAutospacing="0" w:after="0" w:afterAutospacing="0"/>
              <w:ind w:firstLine="0"/>
              <w:jc w:val="center"/>
              <w:rPr>
                <w:szCs w:val="28"/>
              </w:rPr>
            </w:pPr>
            <w:del w:id="1594" w:author="Nội dung điều chỉnh (Claude)" w:date="2026-10-21T11:02:43Z">
              <w:r w:rsidRPr="000E47C0">
                <w:rPr>
                  <w:szCs w:val="28"/>
                </w:rPr>
                <w:delText>9,370</w:delText>
              </w:r>
            </w:del>
            <w:ins w:id="1595" w:author="Nội dung điều chỉnh (Claude)" w:date="2026-10-21T11:02:43Z">
              <w:r w:rsidRPr="000E47C0">
                <w:rPr>
                  <w:szCs w:val="28"/>
                </w:rPr>
                <w:t xml:space="preserve">5.900</w:t>
              </w:r>
            </w:ins>
          </w:p>
        </w:tc>
        <w:tc>
          <w:tcPr>
            <w:tcW w:w="1092" w:type="dxa"/>
            <w:vAlign w:val="center"/>
            <w:hideMark/>
          </w:tcPr>
          <w:p w14:paraId="7B80554B" w14:textId="77777777" w:rsidR="00197D5A" w:rsidRPr="000E47C0" w:rsidRDefault="00197D5A" w:rsidP="006047EC">
            <w:pPr>
              <w:pStyle w:val="NormalWeb"/>
              <w:spacing w:before="0" w:beforeAutospacing="0" w:after="0" w:afterAutospacing="0"/>
              <w:ind w:firstLine="0"/>
              <w:jc w:val="center"/>
              <w:rPr>
                <w:szCs w:val="28"/>
              </w:rPr>
            </w:pPr>
            <w:del w:id="1596" w:author="Nội dung điều chỉnh (Claude)" w:date="2026-10-21T11:02:43Z">
              <w:r w:rsidRPr="000E47C0">
                <w:rPr>
                  <w:szCs w:val="28"/>
                </w:rPr>
                <w:delText>10,307</w:delText>
              </w:r>
            </w:del>
            <w:ins w:id="1597" w:author="Nội dung điều chỉnh (Claude)" w:date="2026-10-21T11:02:43Z">
              <w:r w:rsidRPr="000E47C0">
                <w:rPr>
                  <w:szCs w:val="28"/>
                </w:rPr>
                <w:t xml:space="preserve">5.952</w:t>
              </w:r>
            </w:ins>
          </w:p>
        </w:tc>
        <w:tc>
          <w:tcPr>
            <w:tcW w:w="1092" w:type="dxa"/>
            <w:vAlign w:val="center"/>
            <w:hideMark/>
          </w:tcPr>
          <w:p w14:paraId="0555068D" w14:textId="77777777" w:rsidR="00197D5A" w:rsidRPr="000E47C0" w:rsidRDefault="00197D5A" w:rsidP="006047EC">
            <w:pPr>
              <w:pStyle w:val="NormalWeb"/>
              <w:spacing w:before="0" w:beforeAutospacing="0" w:after="0" w:afterAutospacing="0"/>
              <w:ind w:firstLine="0"/>
              <w:jc w:val="center"/>
              <w:rPr>
                <w:szCs w:val="28"/>
              </w:rPr>
            </w:pPr>
            <w:del w:id="1598" w:author="Nội dung điều chỉnh (Claude)" w:date="2026-10-21T11:02:43Z">
              <w:r w:rsidRPr="000E47C0">
                <w:rPr>
                  <w:szCs w:val="28"/>
                </w:rPr>
                <w:delText>11,338</w:delText>
              </w:r>
            </w:del>
            <w:ins w:id="1599" w:author="Nội dung điều chỉnh (Claude)" w:date="2026-10-21T11:02:43Z">
              <w:r w:rsidRPr="000E47C0">
                <w:rPr>
                  <w:szCs w:val="28"/>
                </w:rPr>
                <w:t xml:space="preserve">5.952</w:t>
              </w:r>
            </w:ins>
          </w:p>
        </w:tc>
        <w:tc>
          <w:tcPr>
            <w:tcW w:w="1092" w:type="dxa"/>
            <w:vAlign w:val="center"/>
            <w:hideMark/>
          </w:tcPr>
          <w:p w14:paraId="29E8FCB5" w14:textId="77777777" w:rsidR="00197D5A" w:rsidRPr="000E47C0" w:rsidRDefault="00197D5A" w:rsidP="006047EC">
            <w:pPr>
              <w:pStyle w:val="NormalWeb"/>
              <w:spacing w:before="0" w:beforeAutospacing="0" w:after="0" w:afterAutospacing="0"/>
              <w:ind w:firstLine="0"/>
              <w:jc w:val="center"/>
              <w:rPr>
                <w:szCs w:val="28"/>
              </w:rPr>
            </w:pPr>
            <w:del w:id="1600" w:author="Nội dung điều chỉnh (Claude)" w:date="2026-10-21T11:02:43Z">
              <w:r w:rsidRPr="000E47C0">
                <w:rPr>
                  <w:szCs w:val="28"/>
                </w:rPr>
                <w:delText>12,472</w:delText>
              </w:r>
            </w:del>
            <w:ins w:id="1601" w:author="Nội dung điều chỉnh (Claude)" w:date="2026-10-21T11:02:43Z">
              <w:r w:rsidRPr="000E47C0">
                <w:rPr>
                  <w:szCs w:val="28"/>
                </w:rPr>
                <w:t xml:space="preserve">5.952</w:t>
              </w:r>
            </w:ins>
          </w:p>
        </w:tc>
        <w:tc>
          <w:tcPr>
            <w:tcW w:w="1092" w:type="dxa"/>
            <w:vAlign w:val="center"/>
            <w:hideMark/>
          </w:tcPr>
          <w:p w14:paraId="6A33690B" w14:textId="77777777" w:rsidR="00197D5A" w:rsidRPr="000E47C0" w:rsidRDefault="00197D5A" w:rsidP="006047EC">
            <w:pPr>
              <w:pStyle w:val="NormalWeb"/>
              <w:spacing w:before="0" w:beforeAutospacing="0" w:after="0" w:afterAutospacing="0"/>
              <w:ind w:firstLine="0"/>
              <w:jc w:val="center"/>
              <w:rPr>
                <w:szCs w:val="28"/>
              </w:rPr>
            </w:pPr>
            <w:del w:id="1602" w:author="Nội dung điều chỉnh (Claude)" w:date="2026-10-21T11:02:43Z">
              <w:r w:rsidRPr="000E47C0">
                <w:rPr>
                  <w:szCs w:val="28"/>
                </w:rPr>
                <w:delText>13,719</w:delText>
              </w:r>
            </w:del>
            <w:ins w:id="1603" w:author="Nội dung điều chỉnh (Claude)" w:date="2026-10-21T11:02:43Z">
              <w:r w:rsidRPr="000E47C0">
                <w:rPr>
                  <w:szCs w:val="28"/>
                </w:rPr>
                <w:t xml:space="preserve">5.952</w:t>
              </w:r>
            </w:ins>
          </w:p>
        </w:tc>
      </w:tr>
      <w:tr w:rsidR="000E47C0" w:rsidRPr="000E47C0" w14:paraId="1E25A1F0" w14:textId="77777777" w:rsidTr="006047EC">
        <w:trPr>
          <w:trHeight w:val="227"/>
          <w:ins w:id="1868" w:author="Nội dung bổ sung (Claude)" w:date="2026-10-21T11:02:43Z"/>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ins w:id="1856" w:author="Nội dung bổ sung (Claude)" w:date="2026-10-21T11:02:43Z">
              <w:r w:rsidRPr="000E47C0">
                <w:rPr>
                  <w:szCs w:val="28"/>
                </w:rPr>
                <w:t xml:space="preserve">1</w:t>
              </w:r>
            </w:ins>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ins w:id="1857" w:author="Nội dung bổ sung (Claude)" w:date="2026-10-21T11:02:43Z">
              <w:r w:rsidRPr="000E47C0">
                <w:rPr>
                  <w:szCs w:val="28"/>
                </w:rPr>
                <w:t xml:space="preserve">Doanh thu kiểm định xe cơ giới</w:t>
              </w:r>
            </w:ins>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ins w:id="1858" w:author="Nội dung bổ sung (Claude)" w:date="2026-10-21T11:02:43Z">
              <w:r w:rsidRPr="000E47C0">
                <w:rPr>
                  <w:szCs w:val="28"/>
                </w:rPr>
                <w:t xml:space="preserve">3.318</w:t>
              </w:r>
            </w:ins>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ins w:id="1859" w:author="Nội dung bổ sung (Claude)" w:date="2026-10-21T11:02:43Z">
              <w:r w:rsidRPr="000E47C0">
                <w:rPr>
                  <w:szCs w:val="28"/>
                </w:rPr>
                <w:t xml:space="preserve">3.792</w:t>
              </w:r>
            </w:ins>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ins w:id="1860" w:author="Nội dung bổ sung (Claude)" w:date="2026-10-21T11:02:43Z">
              <w:r w:rsidRPr="000E47C0">
                <w:rPr>
                  <w:szCs w:val="28"/>
                </w:rPr>
                <w:t xml:space="preserve">4.266</w:t>
              </w:r>
            </w:ins>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ins w:id="1861" w:author="Nội dung bổ sung (Claude)" w:date="2026-10-21T11:02:43Z">
              <w:r w:rsidRPr="000E47C0">
                <w:rPr>
                  <w:szCs w:val="28"/>
                </w:rPr>
                <w:t xml:space="preserve">4.266</w:t>
              </w:r>
            </w:ins>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ins w:id="1862" w:author="Nội dung bổ sung (Claude)" w:date="2026-10-21T11:02:43Z">
              <w:r w:rsidRPr="000E47C0">
                <w:rPr>
                  <w:szCs w:val="28"/>
                </w:rPr>
                <w:t xml:space="preserve">4.266</w:t>
              </w:r>
            </w:ins>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ins w:id="1863" w:author="Nội dung bổ sung (Claude)" w:date="2026-10-21T11:02:43Z">
              <w:r w:rsidRPr="000E47C0">
                <w:rPr>
                  <w:szCs w:val="28"/>
                </w:rPr>
                <w:t xml:space="preserve">4.693</w:t>
              </w:r>
            </w:ins>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ins w:id="1864" w:author="Nội dung bổ sung (Claude)" w:date="2026-10-21T11:02:43Z">
              <w:r w:rsidRPr="000E47C0">
                <w:rPr>
                  <w:szCs w:val="28"/>
                </w:rPr>
                <w:t xml:space="preserve">4.740</w:t>
              </w:r>
            </w:ins>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ins w:id="1865" w:author="Nội dung bổ sung (Claude)" w:date="2026-10-21T11:02:43Z">
              <w:r w:rsidRPr="000E47C0">
                <w:rPr>
                  <w:szCs w:val="28"/>
                </w:rPr>
                <w:t xml:space="preserve">4.740</w:t>
              </w:r>
            </w:ins>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ins w:id="1866" w:author="Nội dung bổ sung (Claude)" w:date="2026-10-21T11:02:43Z">
              <w:r w:rsidRPr="000E47C0">
                <w:rPr>
                  <w:szCs w:val="28"/>
                </w:rPr>
                <w:t xml:space="preserve">4.740</w:t>
              </w:r>
            </w:ins>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ins w:id="1867" w:author="Nội dung bổ sung (Claude)" w:date="2026-10-21T11:02:43Z">
              <w:r w:rsidRPr="000E47C0">
                <w:rPr>
                  <w:szCs w:val="28"/>
                </w:rPr>
                <w:t xml:space="preserve">4.740</w:t>
              </w:r>
            </w:ins>
          </w:p>
        </w:tc>
      </w:tr>
      <w:tr w:rsidR="000E47C0" w:rsidRPr="000E47C0" w14:paraId="1E25A1F0" w14:textId="77777777" w:rsidTr="006047EC">
        <w:trPr>
          <w:trHeight w:val="227"/>
          <w:ins w:id="1881" w:author="Nội dung bổ sung (Claude)" w:date="2026-10-21T11:02:43Z"/>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ins w:id="1869" w:author="Nội dung bổ sung (Claude)" w:date="2026-10-21T11:02:43Z">
              <w:r w:rsidRPr="000E47C0">
                <w:rPr>
                  <w:szCs w:val="28"/>
                </w:rPr>
                <w:t xml:space="preserve">2</w:t>
              </w:r>
            </w:ins>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ins w:id="1870" w:author="Nội dung bổ sung (Claude)" w:date="2026-10-21T11:02:43Z">
              <w:r w:rsidRPr="000E47C0">
                <w:rPr>
                  <w:szCs w:val="28"/>
                </w:rPr>
                <w:t xml:space="preserve">Doanh thu dịch vụ bổ sung (ước tính, Bảng 19)</w:t>
              </w:r>
            </w:ins>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ins w:id="1871" w:author="Nội dung bổ sung (Claude)" w:date="2026-10-21T11:02:43Z">
              <w:r w:rsidRPr="000E47C0">
                <w:rPr>
                  <w:szCs w:val="28"/>
                </w:rPr>
                <w:t xml:space="preserve">623</w:t>
              </w:r>
            </w:ins>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ins w:id="1872" w:author="Nội dung bổ sung (Claude)" w:date="2026-10-21T11:02:43Z">
              <w:r w:rsidRPr="000E47C0">
                <w:rPr>
                  <w:szCs w:val="28"/>
                </w:rPr>
                <w:t xml:space="preserve">670</w:t>
              </w:r>
            </w:ins>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ins w:id="1873" w:author="Nội dung bổ sung (Claude)" w:date="2026-10-21T11:02:43Z">
              <w:r w:rsidRPr="000E47C0">
                <w:rPr>
                  <w:szCs w:val="28"/>
                </w:rPr>
                <w:t xml:space="preserve">1.066</w:t>
              </w:r>
            </w:ins>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ins w:id="1874" w:author="Nội dung bổ sung (Claude)" w:date="2026-10-21T11:02:43Z">
              <w:r w:rsidRPr="000E47C0">
                <w:rPr>
                  <w:szCs w:val="28"/>
                </w:rPr>
                <w:t xml:space="preserve">1.116</w:t>
              </w:r>
            </w:ins>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ins w:id="1875" w:author="Nội dung bổ sung (Claude)" w:date="2026-10-21T11:02:43Z">
              <w:r w:rsidRPr="000E47C0">
                <w:rPr>
                  <w:szCs w:val="28"/>
                </w:rPr>
                <w:t xml:space="preserve">1.166</w:t>
              </w:r>
            </w:ins>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ins w:id="1876" w:author="Nội dung bổ sung (Claude)" w:date="2026-10-21T11:02:43Z">
              <w:r w:rsidRPr="000E47C0">
                <w:rPr>
                  <w:szCs w:val="28"/>
                </w:rPr>
                <w:t xml:space="preserve">1.207</w:t>
              </w:r>
            </w:ins>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ins w:id="1877" w:author="Nội dung bổ sung (Claude)" w:date="2026-10-21T11:02:43Z">
              <w:r w:rsidRPr="000E47C0">
                <w:rPr>
                  <w:szCs w:val="28"/>
                </w:rPr>
                <w:t xml:space="preserve">1.212</w:t>
              </w:r>
            </w:ins>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ins w:id="1878" w:author="Nội dung bổ sung (Claude)" w:date="2026-10-21T11:02:43Z">
              <w:r w:rsidRPr="000E47C0">
                <w:rPr>
                  <w:szCs w:val="28"/>
                </w:rPr>
                <w:t xml:space="preserve">1.212</w:t>
              </w:r>
            </w:ins>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ins w:id="1879" w:author="Nội dung bổ sung (Claude)" w:date="2026-10-21T11:02:43Z">
              <w:r w:rsidRPr="000E47C0">
                <w:rPr>
                  <w:szCs w:val="28"/>
                </w:rPr>
                <w:t xml:space="preserve">1.212</w:t>
              </w:r>
            </w:ins>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ins w:id="1880" w:author="Nội dung bổ sung (Claude)" w:date="2026-10-21T11:02:43Z">
              <w:r w:rsidRPr="000E47C0">
                <w:rPr>
                  <w:szCs w:val="28"/>
                </w:rPr>
                <w:t xml:space="preserve">1.212</w:t>
              </w:r>
            </w:ins>
          </w:p>
        </w:tc>
      </w:tr>
      <w:tr w:rsidR="000E47C0" w:rsidRPr="000E47C0" w14:paraId="7CB1961C" w14:textId="77777777" w:rsidTr="006047EC">
        <w:trPr>
          <w:trHeight w:val="227"/>
        </w:trPr>
        <w:tc>
          <w:tcPr>
            <w:tcW w:w="562" w:type="dxa"/>
            <w:noWrap/>
            <w:vAlign w:val="center"/>
            <w:hideMark/>
          </w:tcPr>
          <w:p w14:paraId="478610E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w:t>
            </w:r>
          </w:p>
        </w:tc>
        <w:tc>
          <w:tcPr>
            <w:tcW w:w="3189" w:type="dxa"/>
            <w:vAlign w:val="center"/>
            <w:hideMark/>
          </w:tcPr>
          <w:p w14:paraId="7D423A5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Chi phí</w:t>
            </w:r>
          </w:p>
        </w:tc>
        <w:tc>
          <w:tcPr>
            <w:tcW w:w="1206" w:type="dxa"/>
            <w:noWrap/>
            <w:vAlign w:val="center"/>
            <w:hideMark/>
          </w:tcPr>
          <w:p w14:paraId="70C40034" w14:textId="2D114855" w:rsidR="00197D5A" w:rsidRPr="000E47C0" w:rsidRDefault="00197D5A" w:rsidP="006047EC">
            <w:pPr>
              <w:pStyle w:val="NormalWeb"/>
              <w:spacing w:before="0" w:beforeAutospacing="0" w:after="0" w:afterAutospacing="0"/>
              <w:ind w:firstLine="0"/>
              <w:jc w:val="center"/>
              <w:rPr>
                <w:szCs w:val="28"/>
              </w:rPr>
            </w:pPr>
            <w:del w:id="1604" w:author="Nội dung điều chỉnh (Claude)" w:date="2026-10-21T11:02:43Z">
              <w:r w:rsidRPr="000E47C0">
                <w:rPr>
                  <w:szCs w:val="28"/>
                </w:rPr>
                <w:delText>5.709</w:delText>
              </w:r>
            </w:del>
            <w:ins w:id="1605" w:author="Nội dung điều chỉnh (Claude)" w:date="2026-10-21T11:02:43Z">
              <w:r w:rsidRPr="000E47C0">
                <w:rPr>
                  <w:szCs w:val="28"/>
                </w:rPr>
                <w:t xml:space="preserve">4.512</w:t>
              </w:r>
            </w:ins>
          </w:p>
        </w:tc>
        <w:tc>
          <w:tcPr>
            <w:tcW w:w="1092" w:type="dxa"/>
            <w:noWrap/>
            <w:vAlign w:val="center"/>
            <w:hideMark/>
          </w:tcPr>
          <w:p w14:paraId="2A48AF85" w14:textId="0B10BE59" w:rsidR="00197D5A" w:rsidRPr="000E47C0" w:rsidRDefault="00197D5A" w:rsidP="006047EC">
            <w:pPr>
              <w:pStyle w:val="NormalWeb"/>
              <w:spacing w:before="0" w:beforeAutospacing="0" w:after="0" w:afterAutospacing="0"/>
              <w:ind w:firstLine="0"/>
              <w:jc w:val="center"/>
              <w:rPr>
                <w:szCs w:val="28"/>
              </w:rPr>
            </w:pPr>
            <w:del w:id="1606" w:author="Nội dung điều chỉnh (Claude)" w:date="2026-10-21T11:02:43Z">
              <w:r w:rsidRPr="000E47C0">
                <w:rPr>
                  <w:szCs w:val="28"/>
                </w:rPr>
                <w:delText>5.690</w:delText>
              </w:r>
            </w:del>
            <w:ins w:id="1607" w:author="Nội dung điều chỉnh (Claude)" w:date="2026-10-21T11:02:43Z">
              <w:r w:rsidRPr="000E47C0">
                <w:rPr>
                  <w:szCs w:val="28"/>
                </w:rPr>
                <w:t xml:space="preserve">4.497</w:t>
              </w:r>
            </w:ins>
          </w:p>
        </w:tc>
        <w:tc>
          <w:tcPr>
            <w:tcW w:w="1092" w:type="dxa"/>
            <w:noWrap/>
            <w:vAlign w:val="center"/>
            <w:hideMark/>
          </w:tcPr>
          <w:p w14:paraId="4182590F" w14:textId="1C630B2A" w:rsidR="00197D5A" w:rsidRPr="000E47C0" w:rsidRDefault="00197D5A" w:rsidP="006047EC">
            <w:pPr>
              <w:pStyle w:val="NormalWeb"/>
              <w:spacing w:before="0" w:beforeAutospacing="0" w:after="0" w:afterAutospacing="0"/>
              <w:ind w:firstLine="0"/>
              <w:jc w:val="center"/>
              <w:rPr>
                <w:szCs w:val="28"/>
              </w:rPr>
            </w:pPr>
            <w:del w:id="1608" w:author="Nội dung điều chỉnh (Claude)" w:date="2026-10-21T11:02:43Z">
              <w:r w:rsidRPr="000E47C0">
                <w:rPr>
                  <w:szCs w:val="28"/>
                </w:rPr>
                <w:delText>5.858</w:delText>
              </w:r>
            </w:del>
            <w:ins w:id="1609" w:author="Nội dung điều chỉnh (Claude)" w:date="2026-10-21T11:02:43Z">
              <w:r w:rsidRPr="000E47C0">
                <w:rPr>
                  <w:szCs w:val="28"/>
                </w:rPr>
                <w:t xml:space="preserve">4.497</w:t>
              </w:r>
            </w:ins>
          </w:p>
        </w:tc>
        <w:tc>
          <w:tcPr>
            <w:tcW w:w="1092" w:type="dxa"/>
            <w:noWrap/>
            <w:vAlign w:val="center"/>
            <w:hideMark/>
          </w:tcPr>
          <w:p w14:paraId="409F62D3" w14:textId="1EB011E4" w:rsidR="00197D5A" w:rsidRPr="000E47C0" w:rsidRDefault="00197D5A" w:rsidP="006047EC">
            <w:pPr>
              <w:pStyle w:val="NormalWeb"/>
              <w:spacing w:before="0" w:beforeAutospacing="0" w:after="0" w:afterAutospacing="0"/>
              <w:ind w:firstLine="0"/>
              <w:jc w:val="center"/>
              <w:rPr>
                <w:szCs w:val="28"/>
              </w:rPr>
            </w:pPr>
            <w:del w:id="1610" w:author="Nội dung điều chỉnh (Claude)" w:date="2026-10-21T11:02:43Z">
              <w:r w:rsidRPr="000E47C0">
                <w:rPr>
                  <w:szCs w:val="28"/>
                </w:rPr>
                <w:delText>6.013</w:delText>
              </w:r>
            </w:del>
            <w:ins w:id="1611" w:author="Nội dung điều chỉnh (Claude)" w:date="2026-10-21T11:02:43Z">
              <w:r w:rsidRPr="000E47C0">
                <w:rPr>
                  <w:szCs w:val="28"/>
                </w:rPr>
                <w:t xml:space="preserve">4.508</w:t>
              </w:r>
            </w:ins>
          </w:p>
        </w:tc>
        <w:tc>
          <w:tcPr>
            <w:tcW w:w="1092" w:type="dxa"/>
            <w:noWrap/>
            <w:vAlign w:val="center"/>
            <w:hideMark/>
          </w:tcPr>
          <w:p w14:paraId="3D9F1258" w14:textId="63AB242E" w:rsidR="00197D5A" w:rsidRPr="000E47C0" w:rsidRDefault="00197D5A" w:rsidP="006047EC">
            <w:pPr>
              <w:pStyle w:val="NormalWeb"/>
              <w:spacing w:before="0" w:beforeAutospacing="0" w:after="0" w:afterAutospacing="0"/>
              <w:ind w:firstLine="0"/>
              <w:jc w:val="center"/>
              <w:rPr>
                <w:szCs w:val="28"/>
              </w:rPr>
            </w:pPr>
            <w:del w:id="1612" w:author="Nội dung điều chỉnh (Claude)" w:date="2026-10-21T11:02:43Z">
              <w:r w:rsidRPr="000E47C0">
                <w:rPr>
                  <w:szCs w:val="28"/>
                </w:rPr>
                <w:delText>6.199</w:delText>
              </w:r>
            </w:del>
            <w:ins w:id="1613" w:author="Nội dung điều chỉnh (Claude)" w:date="2026-10-21T11:02:43Z">
              <w:r w:rsidRPr="000E47C0">
                <w:rPr>
                  <w:szCs w:val="28"/>
                </w:rPr>
                <w:t xml:space="preserve">4.530</w:t>
              </w:r>
            </w:ins>
          </w:p>
        </w:tc>
        <w:tc>
          <w:tcPr>
            <w:tcW w:w="1092" w:type="dxa"/>
            <w:noWrap/>
            <w:vAlign w:val="center"/>
            <w:hideMark/>
          </w:tcPr>
          <w:p w14:paraId="1A8F7DB5" w14:textId="3797D613" w:rsidR="00197D5A" w:rsidRPr="000E47C0" w:rsidRDefault="00197D5A" w:rsidP="006047EC">
            <w:pPr>
              <w:pStyle w:val="NormalWeb"/>
              <w:spacing w:before="0" w:beforeAutospacing="0" w:after="0" w:afterAutospacing="0"/>
              <w:ind w:firstLine="0"/>
              <w:jc w:val="center"/>
              <w:rPr>
                <w:szCs w:val="28"/>
              </w:rPr>
            </w:pPr>
            <w:del w:id="1614" w:author="Nội dung điều chỉnh (Claude)" w:date="2026-10-21T11:02:43Z">
              <w:r w:rsidRPr="000E47C0">
                <w:rPr>
                  <w:szCs w:val="28"/>
                </w:rPr>
                <w:delText>6.393</w:delText>
              </w:r>
            </w:del>
            <w:ins w:id="1615" w:author="Nội dung điều chỉnh (Claude)" w:date="2026-10-21T11:02:43Z">
              <w:r w:rsidRPr="000E47C0">
                <w:rPr>
                  <w:szCs w:val="28"/>
                </w:rPr>
                <w:t xml:space="preserve">4.741</w:t>
              </w:r>
            </w:ins>
          </w:p>
        </w:tc>
        <w:tc>
          <w:tcPr>
            <w:tcW w:w="1092" w:type="dxa"/>
            <w:noWrap/>
            <w:vAlign w:val="center"/>
            <w:hideMark/>
          </w:tcPr>
          <w:p w14:paraId="0DD64407" w14:textId="56FC56D1" w:rsidR="00197D5A" w:rsidRPr="000E47C0" w:rsidRDefault="00197D5A" w:rsidP="006047EC">
            <w:pPr>
              <w:pStyle w:val="NormalWeb"/>
              <w:spacing w:before="0" w:beforeAutospacing="0" w:after="0" w:afterAutospacing="0"/>
              <w:ind w:firstLine="0"/>
              <w:jc w:val="center"/>
              <w:rPr>
                <w:szCs w:val="28"/>
              </w:rPr>
            </w:pPr>
            <w:del w:id="1616" w:author="Nội dung điều chỉnh (Claude)" w:date="2026-10-21T11:02:43Z">
              <w:r w:rsidRPr="000E47C0">
                <w:rPr>
                  <w:szCs w:val="28"/>
                </w:rPr>
                <w:delText>6.598</w:delText>
              </w:r>
            </w:del>
            <w:ins w:id="1617" w:author="Nội dung điều chỉnh (Claude)" w:date="2026-10-21T11:02:43Z">
              <w:r w:rsidRPr="000E47C0">
                <w:rPr>
                  <w:szCs w:val="28"/>
                </w:rPr>
                <w:t xml:space="preserve">4.764</w:t>
              </w:r>
            </w:ins>
          </w:p>
        </w:tc>
        <w:tc>
          <w:tcPr>
            <w:tcW w:w="1092" w:type="dxa"/>
            <w:noWrap/>
            <w:vAlign w:val="center"/>
            <w:hideMark/>
          </w:tcPr>
          <w:p w14:paraId="6FFC67A7" w14:textId="299B6772" w:rsidR="00197D5A" w:rsidRPr="000E47C0" w:rsidRDefault="00197D5A" w:rsidP="006047EC">
            <w:pPr>
              <w:pStyle w:val="NormalWeb"/>
              <w:spacing w:before="0" w:beforeAutospacing="0" w:after="0" w:afterAutospacing="0"/>
              <w:ind w:firstLine="0"/>
              <w:jc w:val="center"/>
              <w:rPr>
                <w:szCs w:val="28"/>
              </w:rPr>
            </w:pPr>
            <w:del w:id="1618" w:author="Nội dung điều chỉnh (Claude)" w:date="2026-10-21T11:02:43Z">
              <w:r w:rsidRPr="000E47C0">
                <w:rPr>
                  <w:szCs w:val="28"/>
                </w:rPr>
                <w:delText>6.813</w:delText>
              </w:r>
            </w:del>
            <w:ins w:id="1619" w:author="Nội dung điều chỉnh (Claude)" w:date="2026-10-21T11:02:43Z">
              <w:r w:rsidRPr="000E47C0">
                <w:rPr>
                  <w:szCs w:val="28"/>
                </w:rPr>
                <w:t xml:space="preserve">4.764</w:t>
              </w:r>
            </w:ins>
          </w:p>
        </w:tc>
        <w:tc>
          <w:tcPr>
            <w:tcW w:w="1092" w:type="dxa"/>
            <w:noWrap/>
            <w:vAlign w:val="center"/>
            <w:hideMark/>
          </w:tcPr>
          <w:p w14:paraId="41216AD4" w14:textId="49DC39E2" w:rsidR="00197D5A" w:rsidRPr="000E47C0" w:rsidRDefault="00197D5A" w:rsidP="006047EC">
            <w:pPr>
              <w:pStyle w:val="NormalWeb"/>
              <w:spacing w:before="0" w:beforeAutospacing="0" w:after="0" w:afterAutospacing="0"/>
              <w:ind w:firstLine="0"/>
              <w:jc w:val="center"/>
              <w:rPr>
                <w:szCs w:val="28"/>
              </w:rPr>
            </w:pPr>
            <w:del w:id="1620" w:author="Nội dung điều chỉnh (Claude)" w:date="2026-10-21T11:02:43Z">
              <w:r w:rsidRPr="000E47C0">
                <w:rPr>
                  <w:szCs w:val="28"/>
                </w:rPr>
                <w:delText>7.038</w:delText>
              </w:r>
            </w:del>
            <w:ins w:id="1621" w:author="Nội dung điều chỉnh (Claude)" w:date="2026-10-21T11:02:43Z">
              <w:r w:rsidRPr="000E47C0">
                <w:rPr>
                  <w:szCs w:val="28"/>
                </w:rPr>
                <w:t xml:space="preserve">4.764</w:t>
              </w:r>
            </w:ins>
          </w:p>
        </w:tc>
        <w:tc>
          <w:tcPr>
            <w:tcW w:w="1092" w:type="dxa"/>
            <w:noWrap/>
            <w:vAlign w:val="center"/>
            <w:hideMark/>
          </w:tcPr>
          <w:p w14:paraId="3A0C15EA" w14:textId="20A57928" w:rsidR="00197D5A" w:rsidRPr="000E47C0" w:rsidRDefault="00197D5A" w:rsidP="006047EC">
            <w:pPr>
              <w:pStyle w:val="NormalWeb"/>
              <w:spacing w:before="0" w:beforeAutospacing="0" w:after="0" w:afterAutospacing="0"/>
              <w:ind w:firstLine="0"/>
              <w:jc w:val="center"/>
              <w:rPr>
                <w:szCs w:val="28"/>
              </w:rPr>
            </w:pPr>
            <w:del w:id="1622" w:author="Nội dung điều chỉnh (Claude)" w:date="2026-10-21T11:02:43Z">
              <w:r w:rsidRPr="000E47C0">
                <w:rPr>
                  <w:szCs w:val="28"/>
                </w:rPr>
                <w:delText>7.275</w:delText>
              </w:r>
            </w:del>
            <w:ins w:id="1623" w:author="Nội dung điều chỉnh (Claude)" w:date="2026-10-21T11:02:43Z">
              <w:r w:rsidRPr="000E47C0">
                <w:rPr>
                  <w:szCs w:val="28"/>
                </w:rPr>
                <w:t xml:space="preserve">4.764</w:t>
              </w:r>
            </w:ins>
          </w:p>
        </w:tc>
      </w:tr>
      <w:tr w:rsidR="000E47C0" w:rsidRPr="000E47C0" w14:paraId="1E25A1F0" w14:textId="77777777" w:rsidTr="006047EC">
        <w:trPr>
          <w:trHeight w:val="227"/>
        </w:trPr>
        <w:tc>
          <w:tcPr>
            <w:tcW w:w="562" w:type="dxa"/>
            <w:noWrap/>
            <w:vAlign w:val="center"/>
            <w:hideMark/>
          </w:tcPr>
          <w:p w14:paraId="43D8A3C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9103A59" w14:textId="77777777" w:rsidR="00197D5A" w:rsidRPr="000E47C0" w:rsidRDefault="00197D5A" w:rsidP="006047EC">
            <w:pPr>
              <w:pStyle w:val="NormalWeb"/>
              <w:spacing w:before="0" w:beforeAutospacing="0" w:after="0" w:afterAutospacing="0"/>
              <w:ind w:firstLine="0"/>
              <w:rPr>
                <w:szCs w:val="28"/>
              </w:rPr>
            </w:pPr>
            <w:r w:rsidRPr="000E47C0">
              <w:rPr>
                <w:szCs w:val="28"/>
              </w:rPr>
              <w:t>Chi phí tiền lương và các khoản trích theo lương</w:t>
            </w:r>
          </w:p>
        </w:tc>
        <w:tc>
          <w:tcPr>
            <w:tcW w:w="1206" w:type="dxa"/>
            <w:noWrap/>
            <w:vAlign w:val="center"/>
            <w:hideMark/>
          </w:tcPr>
          <w:p w14:paraId="2E9B4A7D" w14:textId="0725B625" w:rsidR="00197D5A" w:rsidRPr="000E47C0" w:rsidRDefault="00197D5A" w:rsidP="006047EC">
            <w:pPr>
              <w:pStyle w:val="NormalWeb"/>
              <w:spacing w:before="0" w:beforeAutospacing="0" w:after="0" w:afterAutospacing="0"/>
              <w:ind w:firstLine="0"/>
              <w:jc w:val="center"/>
              <w:rPr>
                <w:szCs w:val="28"/>
              </w:rPr>
            </w:pPr>
            <w:del w:id="1624" w:author="Nội dung điều chỉnh (Claude)" w:date="2026-10-21T11:02:43Z">
              <w:r w:rsidRPr="000E47C0">
                <w:rPr>
                  <w:szCs w:val="28"/>
                </w:rPr>
                <w:delText>3.364</w:delText>
              </w:r>
            </w:del>
            <w:ins w:id="1625" w:author="Nội dung điều chỉnh (Claude)" w:date="2026-10-21T11:02:43Z">
              <w:r w:rsidRPr="000E47C0">
                <w:rPr>
                  <w:szCs w:val="28"/>
                </w:rPr>
                <w:t xml:space="preserve">2.401</w:t>
              </w:r>
            </w:ins>
          </w:p>
        </w:tc>
        <w:tc>
          <w:tcPr>
            <w:tcW w:w="1092" w:type="dxa"/>
            <w:noWrap/>
            <w:vAlign w:val="center"/>
            <w:hideMark/>
          </w:tcPr>
          <w:p w14:paraId="1685754E" w14:textId="4CC96F46" w:rsidR="00197D5A" w:rsidRPr="000E47C0" w:rsidRDefault="00197D5A" w:rsidP="006047EC">
            <w:pPr>
              <w:pStyle w:val="NormalWeb"/>
              <w:spacing w:before="0" w:beforeAutospacing="0" w:after="0" w:afterAutospacing="0"/>
              <w:ind w:firstLine="0"/>
              <w:jc w:val="center"/>
              <w:rPr>
                <w:szCs w:val="28"/>
              </w:rPr>
            </w:pPr>
            <w:del w:id="1626" w:author="Nội dung điều chỉnh (Claude)" w:date="2026-10-21T11:02:43Z">
              <w:r w:rsidRPr="000E47C0">
                <w:rPr>
                  <w:szCs w:val="28"/>
                </w:rPr>
                <w:delText>3.364</w:delText>
              </w:r>
            </w:del>
            <w:ins w:id="1627" w:author="Nội dung điều chỉnh (Claude)" w:date="2026-10-21T11:02:43Z">
              <w:r w:rsidRPr="000E47C0">
                <w:rPr>
                  <w:szCs w:val="28"/>
                </w:rPr>
                <w:t xml:space="preserve">2.401</w:t>
              </w:r>
            </w:ins>
          </w:p>
        </w:tc>
        <w:tc>
          <w:tcPr>
            <w:tcW w:w="1092" w:type="dxa"/>
            <w:noWrap/>
            <w:vAlign w:val="center"/>
            <w:hideMark/>
          </w:tcPr>
          <w:p w14:paraId="18F1E749" w14:textId="66BEB55B" w:rsidR="00197D5A" w:rsidRPr="000E47C0" w:rsidRDefault="00197D5A" w:rsidP="006047EC">
            <w:pPr>
              <w:pStyle w:val="NormalWeb"/>
              <w:spacing w:before="0" w:beforeAutospacing="0" w:after="0" w:afterAutospacing="0"/>
              <w:ind w:firstLine="0"/>
              <w:jc w:val="center"/>
              <w:rPr>
                <w:szCs w:val="28"/>
              </w:rPr>
            </w:pPr>
            <w:del w:id="1628" w:author="Nội dung điều chỉnh (Claude)" w:date="2026-10-21T11:02:43Z">
              <w:r w:rsidRPr="000E47C0">
                <w:rPr>
                  <w:szCs w:val="28"/>
                </w:rPr>
                <w:delText>3.532</w:delText>
              </w:r>
            </w:del>
            <w:ins w:id="1629" w:author="Nội dung điều chỉnh (Claude)" w:date="2026-10-21T11:02:43Z">
              <w:r w:rsidRPr="000E47C0">
                <w:rPr>
                  <w:szCs w:val="28"/>
                </w:rPr>
                <w:t xml:space="preserve">2.401</w:t>
              </w:r>
            </w:ins>
          </w:p>
        </w:tc>
        <w:tc>
          <w:tcPr>
            <w:tcW w:w="1092" w:type="dxa"/>
            <w:noWrap/>
            <w:vAlign w:val="center"/>
            <w:hideMark/>
          </w:tcPr>
          <w:p w14:paraId="1342ACF8" w14:textId="3D405799" w:rsidR="00197D5A" w:rsidRPr="000E47C0" w:rsidRDefault="00197D5A" w:rsidP="006047EC">
            <w:pPr>
              <w:pStyle w:val="NormalWeb"/>
              <w:spacing w:before="0" w:beforeAutospacing="0" w:after="0" w:afterAutospacing="0"/>
              <w:ind w:firstLine="0"/>
              <w:jc w:val="center"/>
              <w:rPr>
                <w:szCs w:val="28"/>
              </w:rPr>
            </w:pPr>
            <w:del w:id="1630" w:author="Nội dung điều chỉnh (Claude)" w:date="2026-10-21T11:02:43Z">
              <w:r w:rsidRPr="000E47C0">
                <w:rPr>
                  <w:szCs w:val="28"/>
                </w:rPr>
                <w:delText>3.709</w:delText>
              </w:r>
            </w:del>
            <w:ins w:id="1631" w:author="Nội dung điều chỉnh (Claude)" w:date="2026-10-21T11:02:43Z">
              <w:r w:rsidRPr="000E47C0">
                <w:rPr>
                  <w:szCs w:val="28"/>
                </w:rPr>
                <w:t xml:space="preserve">2.423</w:t>
              </w:r>
            </w:ins>
          </w:p>
        </w:tc>
        <w:tc>
          <w:tcPr>
            <w:tcW w:w="1092" w:type="dxa"/>
            <w:noWrap/>
            <w:vAlign w:val="center"/>
            <w:hideMark/>
          </w:tcPr>
          <w:p w14:paraId="7FF26A93" w14:textId="686D65DE" w:rsidR="00197D5A" w:rsidRPr="000E47C0" w:rsidRDefault="00197D5A" w:rsidP="006047EC">
            <w:pPr>
              <w:pStyle w:val="NormalWeb"/>
              <w:spacing w:before="0" w:beforeAutospacing="0" w:after="0" w:afterAutospacing="0"/>
              <w:ind w:firstLine="0"/>
              <w:jc w:val="center"/>
              <w:rPr>
                <w:szCs w:val="28"/>
              </w:rPr>
            </w:pPr>
            <w:del w:id="1632" w:author="Nội dung điều chỉnh (Claude)" w:date="2026-10-21T11:02:43Z">
              <w:r w:rsidRPr="000E47C0">
                <w:rPr>
                  <w:szCs w:val="28"/>
                </w:rPr>
                <w:delText>3.894</w:delText>
              </w:r>
            </w:del>
            <w:ins w:id="1633" w:author="Nội dung điều chỉnh (Claude)" w:date="2026-10-21T11:02:43Z">
              <w:r w:rsidRPr="000E47C0">
                <w:rPr>
                  <w:szCs w:val="28"/>
                </w:rPr>
                <w:t xml:space="preserve">2.446</w:t>
              </w:r>
            </w:ins>
          </w:p>
        </w:tc>
        <w:tc>
          <w:tcPr>
            <w:tcW w:w="1092" w:type="dxa"/>
            <w:noWrap/>
            <w:vAlign w:val="center"/>
            <w:hideMark/>
          </w:tcPr>
          <w:p w14:paraId="11EF8A5B" w14:textId="47E9D4F5" w:rsidR="00197D5A" w:rsidRPr="000E47C0" w:rsidRDefault="00197D5A" w:rsidP="006047EC">
            <w:pPr>
              <w:pStyle w:val="NormalWeb"/>
              <w:spacing w:before="0" w:beforeAutospacing="0" w:after="0" w:afterAutospacing="0"/>
              <w:ind w:firstLine="0"/>
              <w:jc w:val="center"/>
              <w:rPr>
                <w:szCs w:val="28"/>
              </w:rPr>
            </w:pPr>
            <w:del w:id="1634" w:author="Nội dung điều chỉnh (Claude)" w:date="2026-10-21T11:02:43Z">
              <w:r w:rsidRPr="000E47C0">
                <w:rPr>
                  <w:szCs w:val="28"/>
                </w:rPr>
                <w:delText>4.089</w:delText>
              </w:r>
            </w:del>
            <w:ins w:id="1635" w:author="Nội dung điều chỉnh (Claude)" w:date="2026-10-21T11:02:43Z">
              <w:r w:rsidRPr="000E47C0">
                <w:rPr>
                  <w:szCs w:val="28"/>
                </w:rPr>
                <w:t xml:space="preserve">2.657</w:t>
              </w:r>
            </w:ins>
          </w:p>
        </w:tc>
        <w:tc>
          <w:tcPr>
            <w:tcW w:w="1092" w:type="dxa"/>
            <w:noWrap/>
            <w:vAlign w:val="center"/>
            <w:hideMark/>
          </w:tcPr>
          <w:p w14:paraId="2D9B8FC3" w14:textId="709B96A3" w:rsidR="00197D5A" w:rsidRPr="000E47C0" w:rsidRDefault="00197D5A" w:rsidP="006047EC">
            <w:pPr>
              <w:pStyle w:val="NormalWeb"/>
              <w:spacing w:before="0" w:beforeAutospacing="0" w:after="0" w:afterAutospacing="0"/>
              <w:ind w:firstLine="0"/>
              <w:jc w:val="center"/>
              <w:rPr>
                <w:szCs w:val="28"/>
              </w:rPr>
            </w:pPr>
            <w:del w:id="1636" w:author="Nội dung điều chỉnh (Claude)" w:date="2026-10-21T11:02:43Z">
              <w:r w:rsidRPr="000E47C0">
                <w:rPr>
                  <w:szCs w:val="28"/>
                </w:rPr>
                <w:delText>4.294</w:delText>
              </w:r>
            </w:del>
            <w:ins w:id="1637" w:author="Nội dung điều chỉnh (Claude)" w:date="2026-10-21T11:02:43Z">
              <w:r w:rsidRPr="000E47C0">
                <w:rPr>
                  <w:szCs w:val="28"/>
                </w:rPr>
                <w:t xml:space="preserve">2.680</w:t>
              </w:r>
            </w:ins>
          </w:p>
        </w:tc>
        <w:tc>
          <w:tcPr>
            <w:tcW w:w="1092" w:type="dxa"/>
            <w:noWrap/>
            <w:vAlign w:val="center"/>
            <w:hideMark/>
          </w:tcPr>
          <w:p w14:paraId="43E7095A" w14:textId="1BEEF10A" w:rsidR="00197D5A" w:rsidRPr="000E47C0" w:rsidRDefault="00197D5A" w:rsidP="006047EC">
            <w:pPr>
              <w:pStyle w:val="NormalWeb"/>
              <w:spacing w:before="0" w:beforeAutospacing="0" w:after="0" w:afterAutospacing="0"/>
              <w:ind w:firstLine="0"/>
              <w:jc w:val="center"/>
              <w:rPr>
                <w:szCs w:val="28"/>
              </w:rPr>
            </w:pPr>
            <w:del w:id="1638" w:author="Nội dung điều chỉnh (Claude)" w:date="2026-10-21T11:02:43Z">
              <w:r w:rsidRPr="000E47C0">
                <w:rPr>
                  <w:szCs w:val="28"/>
                </w:rPr>
                <w:delText>4.508</w:delText>
              </w:r>
            </w:del>
            <w:ins w:id="1639" w:author="Nội dung điều chỉnh (Claude)" w:date="2026-10-21T11:02:43Z">
              <w:r w:rsidRPr="000E47C0">
                <w:rPr>
                  <w:szCs w:val="28"/>
                </w:rPr>
                <w:t xml:space="preserve">2.680</w:t>
              </w:r>
            </w:ins>
          </w:p>
        </w:tc>
        <w:tc>
          <w:tcPr>
            <w:tcW w:w="1092" w:type="dxa"/>
            <w:noWrap/>
            <w:vAlign w:val="center"/>
            <w:hideMark/>
          </w:tcPr>
          <w:p w14:paraId="115E8F8D" w14:textId="38A1CFFE" w:rsidR="00197D5A" w:rsidRPr="000E47C0" w:rsidRDefault="00197D5A" w:rsidP="006047EC">
            <w:pPr>
              <w:pStyle w:val="NormalWeb"/>
              <w:spacing w:before="0" w:beforeAutospacing="0" w:after="0" w:afterAutospacing="0"/>
              <w:ind w:firstLine="0"/>
              <w:jc w:val="center"/>
              <w:rPr>
                <w:szCs w:val="28"/>
              </w:rPr>
            </w:pPr>
            <w:del w:id="1640" w:author="Nội dung điều chỉnh (Claude)" w:date="2026-10-21T11:02:43Z">
              <w:r w:rsidRPr="000E47C0">
                <w:rPr>
                  <w:szCs w:val="28"/>
                </w:rPr>
                <w:delText>4.734</w:delText>
              </w:r>
            </w:del>
            <w:ins w:id="1641" w:author="Nội dung điều chỉnh (Claude)" w:date="2026-10-21T11:02:43Z">
              <w:r w:rsidRPr="000E47C0">
                <w:rPr>
                  <w:szCs w:val="28"/>
                </w:rPr>
                <w:t xml:space="preserve">2.680</w:t>
              </w:r>
            </w:ins>
          </w:p>
        </w:tc>
        <w:tc>
          <w:tcPr>
            <w:tcW w:w="1092" w:type="dxa"/>
            <w:noWrap/>
            <w:vAlign w:val="center"/>
            <w:hideMark/>
          </w:tcPr>
          <w:p w14:paraId="73B5BD21" w14:textId="32B5286E" w:rsidR="00197D5A" w:rsidRPr="000E47C0" w:rsidRDefault="00197D5A" w:rsidP="006047EC">
            <w:pPr>
              <w:pStyle w:val="NormalWeb"/>
              <w:spacing w:before="0" w:beforeAutospacing="0" w:after="0" w:afterAutospacing="0"/>
              <w:ind w:firstLine="0"/>
              <w:jc w:val="center"/>
              <w:rPr>
                <w:szCs w:val="28"/>
              </w:rPr>
            </w:pPr>
            <w:del w:id="1642" w:author="Nội dung điều chỉnh (Claude)" w:date="2026-10-21T11:02:43Z">
              <w:r w:rsidRPr="000E47C0">
                <w:rPr>
                  <w:szCs w:val="28"/>
                </w:rPr>
                <w:delText>4.970</w:delText>
              </w:r>
            </w:del>
            <w:ins w:id="1643" w:author="Nội dung điều chỉnh (Claude)" w:date="2026-10-21T11:02:43Z">
              <w:r w:rsidRPr="000E47C0">
                <w:rPr>
                  <w:szCs w:val="28"/>
                </w:rPr>
                <w:t xml:space="preserve">2.680</w:t>
              </w:r>
            </w:ins>
          </w:p>
        </w:tc>
      </w:tr>
      <w:tr w:rsidR="000E47C0" w:rsidRPr="000E47C0" w14:paraId="73C1595E" w14:textId="77777777" w:rsidTr="006047EC">
        <w:trPr>
          <w:trHeight w:val="227"/>
        </w:trPr>
        <w:tc>
          <w:tcPr>
            <w:tcW w:w="562" w:type="dxa"/>
            <w:noWrap/>
            <w:vAlign w:val="center"/>
            <w:hideMark/>
          </w:tcPr>
          <w:p w14:paraId="24C22CE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4841AD60" w14:textId="77777777" w:rsidR="00197D5A" w:rsidRPr="000E47C0" w:rsidRDefault="00197D5A" w:rsidP="006047EC">
            <w:pPr>
              <w:pStyle w:val="NormalWeb"/>
              <w:spacing w:before="0" w:beforeAutospacing="0" w:after="0" w:afterAutospacing="0"/>
              <w:ind w:firstLine="0"/>
              <w:rPr>
                <w:szCs w:val="28"/>
              </w:rPr>
            </w:pPr>
            <w:r w:rsidRPr="000E47C0">
              <w:rPr>
                <w:szCs w:val="28"/>
              </w:rPr>
              <w:t>Chi phí khấu hao</w:t>
            </w:r>
          </w:p>
        </w:tc>
        <w:tc>
          <w:tcPr>
            <w:tcW w:w="1206" w:type="dxa"/>
            <w:noWrap/>
            <w:vAlign w:val="center"/>
            <w:hideMark/>
          </w:tcPr>
          <w:p w14:paraId="1AA527B3" w14:textId="6ADCBFAD" w:rsidR="00197D5A" w:rsidRPr="000E47C0" w:rsidRDefault="00197D5A" w:rsidP="006047EC">
            <w:pPr>
              <w:pStyle w:val="NormalWeb"/>
              <w:spacing w:before="0" w:beforeAutospacing="0" w:after="0" w:afterAutospacing="0"/>
              <w:ind w:firstLine="0"/>
              <w:jc w:val="center"/>
              <w:rPr>
                <w:szCs w:val="28"/>
              </w:rPr>
            </w:pPr>
            <w:del w:id="1644" w:author="Nội dung điều chỉnh (Claude)" w:date="2026-10-21T11:02:43Z">
              <w:r w:rsidRPr="000E47C0">
                <w:rPr>
                  <w:szCs w:val="28"/>
                </w:rPr>
                <w:delText>2.274</w:delText>
              </w:r>
            </w:del>
            <w:ins w:id="1645" w:author="Nội dung điều chỉnh (Claude)" w:date="2026-10-21T11:02:43Z">
              <w:r w:rsidRPr="000E47C0">
                <w:rPr>
                  <w:szCs w:val="28"/>
                </w:rPr>
                <w:t xml:space="preserve">2.054</w:t>
              </w:r>
            </w:ins>
          </w:p>
        </w:tc>
        <w:tc>
          <w:tcPr>
            <w:tcW w:w="1092" w:type="dxa"/>
            <w:noWrap/>
            <w:vAlign w:val="center"/>
            <w:hideMark/>
          </w:tcPr>
          <w:p w14:paraId="4CF0C01D" w14:textId="31B24722" w:rsidR="00197D5A" w:rsidRPr="000E47C0" w:rsidRDefault="00197D5A" w:rsidP="006047EC">
            <w:pPr>
              <w:pStyle w:val="NormalWeb"/>
              <w:spacing w:before="0" w:beforeAutospacing="0" w:after="0" w:afterAutospacing="0"/>
              <w:ind w:firstLine="0"/>
              <w:jc w:val="center"/>
              <w:rPr>
                <w:szCs w:val="28"/>
              </w:rPr>
            </w:pPr>
            <w:del w:id="1646" w:author="Nội dung điều chỉnh (Claude)" w:date="2026-10-21T11:02:43Z">
              <w:r w:rsidRPr="000E47C0">
                <w:rPr>
                  <w:szCs w:val="28"/>
                </w:rPr>
                <w:delText>2.274</w:delText>
              </w:r>
            </w:del>
            <w:ins w:id="1647" w:author="Nội dung điều chỉnh (Claude)" w:date="2026-10-21T11:02:43Z">
              <w:r w:rsidRPr="000E47C0">
                <w:rPr>
                  <w:szCs w:val="28"/>
                </w:rPr>
                <w:t xml:space="preserve">2.054</w:t>
              </w:r>
            </w:ins>
          </w:p>
        </w:tc>
        <w:tc>
          <w:tcPr>
            <w:tcW w:w="1092" w:type="dxa"/>
            <w:noWrap/>
            <w:vAlign w:val="center"/>
            <w:hideMark/>
          </w:tcPr>
          <w:p w14:paraId="4B06FA51" w14:textId="1F5FC3C9" w:rsidR="00197D5A" w:rsidRPr="000E47C0" w:rsidRDefault="00197D5A" w:rsidP="006047EC">
            <w:pPr>
              <w:pStyle w:val="NormalWeb"/>
              <w:spacing w:before="0" w:beforeAutospacing="0" w:after="0" w:afterAutospacing="0"/>
              <w:ind w:firstLine="0"/>
              <w:jc w:val="center"/>
              <w:rPr>
                <w:szCs w:val="28"/>
              </w:rPr>
            </w:pPr>
            <w:del w:id="1648" w:author="Nội dung điều chỉnh (Claude)" w:date="2026-10-21T11:02:43Z">
              <w:r w:rsidRPr="000E47C0">
                <w:rPr>
                  <w:szCs w:val="28"/>
                </w:rPr>
                <w:delText>2.274</w:delText>
              </w:r>
            </w:del>
            <w:ins w:id="1649" w:author="Nội dung điều chỉnh (Claude)" w:date="2026-10-21T11:02:43Z">
              <w:r w:rsidRPr="000E47C0">
                <w:rPr>
                  <w:szCs w:val="28"/>
                </w:rPr>
                <w:t xml:space="preserve">2.054</w:t>
              </w:r>
            </w:ins>
          </w:p>
        </w:tc>
        <w:tc>
          <w:tcPr>
            <w:tcW w:w="1092" w:type="dxa"/>
            <w:noWrap/>
            <w:vAlign w:val="center"/>
            <w:hideMark/>
          </w:tcPr>
          <w:p w14:paraId="65BDD0D6" w14:textId="37E6C718" w:rsidR="00197D5A" w:rsidRPr="000E47C0" w:rsidRDefault="00197D5A" w:rsidP="006047EC">
            <w:pPr>
              <w:pStyle w:val="NormalWeb"/>
              <w:spacing w:before="0" w:beforeAutospacing="0" w:after="0" w:afterAutospacing="0"/>
              <w:ind w:firstLine="0"/>
              <w:jc w:val="center"/>
              <w:rPr>
                <w:szCs w:val="28"/>
              </w:rPr>
            </w:pPr>
            <w:del w:id="1650" w:author="Nội dung điều chỉnh (Claude)" w:date="2026-10-21T11:02:43Z">
              <w:r w:rsidRPr="000E47C0">
                <w:rPr>
                  <w:szCs w:val="28"/>
                </w:rPr>
                <w:delText>2.274</w:delText>
              </w:r>
            </w:del>
            <w:ins w:id="1651" w:author="Nội dung điều chỉnh (Claude)" w:date="2026-10-21T11:02:43Z">
              <w:r w:rsidRPr="000E47C0">
                <w:rPr>
                  <w:szCs w:val="28"/>
                </w:rPr>
                <w:t xml:space="preserve">2.054</w:t>
              </w:r>
            </w:ins>
          </w:p>
        </w:tc>
        <w:tc>
          <w:tcPr>
            <w:tcW w:w="1092" w:type="dxa"/>
            <w:noWrap/>
            <w:vAlign w:val="center"/>
            <w:hideMark/>
          </w:tcPr>
          <w:p w14:paraId="3E0192A9" w14:textId="2B70ABBA" w:rsidR="00197D5A" w:rsidRPr="000E47C0" w:rsidRDefault="00197D5A" w:rsidP="006047EC">
            <w:pPr>
              <w:pStyle w:val="NormalWeb"/>
              <w:spacing w:before="0" w:beforeAutospacing="0" w:after="0" w:afterAutospacing="0"/>
              <w:ind w:firstLine="0"/>
              <w:jc w:val="center"/>
              <w:rPr>
                <w:szCs w:val="28"/>
              </w:rPr>
            </w:pPr>
            <w:del w:id="1652" w:author="Nội dung điều chỉnh (Claude)" w:date="2026-10-21T11:02:43Z">
              <w:r w:rsidRPr="000E47C0">
                <w:rPr>
                  <w:szCs w:val="28"/>
                </w:rPr>
                <w:delText>2.274</w:delText>
              </w:r>
            </w:del>
            <w:ins w:id="1653" w:author="Nội dung điều chỉnh (Claude)" w:date="2026-10-21T11:02:43Z">
              <w:r w:rsidRPr="000E47C0">
                <w:rPr>
                  <w:szCs w:val="28"/>
                </w:rPr>
                <w:t xml:space="preserve">2.054</w:t>
              </w:r>
            </w:ins>
          </w:p>
        </w:tc>
        <w:tc>
          <w:tcPr>
            <w:tcW w:w="1092" w:type="dxa"/>
            <w:noWrap/>
            <w:vAlign w:val="center"/>
            <w:hideMark/>
          </w:tcPr>
          <w:p w14:paraId="5D642CF8" w14:textId="1C78C767" w:rsidR="00197D5A" w:rsidRPr="000E47C0" w:rsidRDefault="00197D5A" w:rsidP="006047EC">
            <w:pPr>
              <w:pStyle w:val="NormalWeb"/>
              <w:spacing w:before="0" w:beforeAutospacing="0" w:after="0" w:afterAutospacing="0"/>
              <w:ind w:firstLine="0"/>
              <w:jc w:val="center"/>
              <w:rPr>
                <w:szCs w:val="28"/>
              </w:rPr>
            </w:pPr>
            <w:del w:id="1654" w:author="Nội dung điều chỉnh (Claude)" w:date="2026-10-21T11:02:43Z">
              <w:r w:rsidRPr="000E47C0">
                <w:rPr>
                  <w:szCs w:val="28"/>
                </w:rPr>
                <w:delText>2.274</w:delText>
              </w:r>
            </w:del>
            <w:ins w:id="1655" w:author="Nội dung điều chỉnh (Claude)" w:date="2026-10-21T11:02:43Z">
              <w:r w:rsidRPr="000E47C0">
                <w:rPr>
                  <w:szCs w:val="28"/>
                </w:rPr>
                <w:t xml:space="preserve">2.054</w:t>
              </w:r>
            </w:ins>
          </w:p>
        </w:tc>
        <w:tc>
          <w:tcPr>
            <w:tcW w:w="1092" w:type="dxa"/>
            <w:noWrap/>
            <w:vAlign w:val="center"/>
            <w:hideMark/>
          </w:tcPr>
          <w:p w14:paraId="671DFC2F" w14:textId="6086832C" w:rsidR="00197D5A" w:rsidRPr="000E47C0" w:rsidRDefault="00197D5A" w:rsidP="006047EC">
            <w:pPr>
              <w:pStyle w:val="NormalWeb"/>
              <w:spacing w:before="0" w:beforeAutospacing="0" w:after="0" w:afterAutospacing="0"/>
              <w:ind w:firstLine="0"/>
              <w:jc w:val="center"/>
              <w:rPr>
                <w:szCs w:val="28"/>
              </w:rPr>
            </w:pPr>
            <w:del w:id="1656" w:author="Nội dung điều chỉnh (Claude)" w:date="2026-10-21T11:02:43Z">
              <w:r w:rsidRPr="000E47C0">
                <w:rPr>
                  <w:szCs w:val="28"/>
                </w:rPr>
                <w:delText>2.274</w:delText>
              </w:r>
            </w:del>
            <w:ins w:id="1657" w:author="Nội dung điều chỉnh (Claude)" w:date="2026-10-21T11:02:43Z">
              <w:r w:rsidRPr="000E47C0">
                <w:rPr>
                  <w:szCs w:val="28"/>
                </w:rPr>
                <w:t xml:space="preserve">2.054</w:t>
              </w:r>
            </w:ins>
          </w:p>
        </w:tc>
        <w:tc>
          <w:tcPr>
            <w:tcW w:w="1092" w:type="dxa"/>
            <w:noWrap/>
            <w:vAlign w:val="center"/>
            <w:hideMark/>
          </w:tcPr>
          <w:p w14:paraId="04608BF7" w14:textId="23631723" w:rsidR="00197D5A" w:rsidRPr="000E47C0" w:rsidRDefault="00197D5A" w:rsidP="006047EC">
            <w:pPr>
              <w:pStyle w:val="NormalWeb"/>
              <w:spacing w:before="0" w:beforeAutospacing="0" w:after="0" w:afterAutospacing="0"/>
              <w:ind w:firstLine="0"/>
              <w:jc w:val="center"/>
              <w:rPr>
                <w:szCs w:val="28"/>
              </w:rPr>
            </w:pPr>
            <w:del w:id="1658" w:author="Nội dung điều chỉnh (Claude)" w:date="2026-10-21T11:02:43Z">
              <w:r w:rsidRPr="000E47C0">
                <w:rPr>
                  <w:szCs w:val="28"/>
                </w:rPr>
                <w:delText>2.274</w:delText>
              </w:r>
            </w:del>
            <w:ins w:id="1659" w:author="Nội dung điều chỉnh (Claude)" w:date="2026-10-21T11:02:43Z">
              <w:r w:rsidRPr="000E47C0">
                <w:rPr>
                  <w:szCs w:val="28"/>
                </w:rPr>
                <w:t xml:space="preserve">2.054</w:t>
              </w:r>
            </w:ins>
          </w:p>
        </w:tc>
        <w:tc>
          <w:tcPr>
            <w:tcW w:w="1092" w:type="dxa"/>
            <w:noWrap/>
            <w:vAlign w:val="center"/>
            <w:hideMark/>
          </w:tcPr>
          <w:p w14:paraId="06E643FF" w14:textId="2B7B5FA0" w:rsidR="00197D5A" w:rsidRPr="000E47C0" w:rsidRDefault="00197D5A" w:rsidP="006047EC">
            <w:pPr>
              <w:pStyle w:val="NormalWeb"/>
              <w:spacing w:before="0" w:beforeAutospacing="0" w:after="0" w:afterAutospacing="0"/>
              <w:ind w:firstLine="0"/>
              <w:jc w:val="center"/>
              <w:rPr>
                <w:szCs w:val="28"/>
              </w:rPr>
            </w:pPr>
            <w:del w:id="1660" w:author="Nội dung điều chỉnh (Claude)" w:date="2026-10-21T11:02:43Z">
              <w:r w:rsidRPr="000E47C0">
                <w:rPr>
                  <w:szCs w:val="28"/>
                </w:rPr>
                <w:delText>2.274</w:delText>
              </w:r>
            </w:del>
            <w:ins w:id="1661" w:author="Nội dung điều chỉnh (Claude)" w:date="2026-10-21T11:02:43Z">
              <w:r w:rsidRPr="000E47C0">
                <w:rPr>
                  <w:szCs w:val="28"/>
                </w:rPr>
                <w:t xml:space="preserve">2.054</w:t>
              </w:r>
            </w:ins>
          </w:p>
        </w:tc>
        <w:tc>
          <w:tcPr>
            <w:tcW w:w="1092" w:type="dxa"/>
            <w:noWrap/>
            <w:vAlign w:val="center"/>
            <w:hideMark/>
          </w:tcPr>
          <w:p w14:paraId="4ACB4921" w14:textId="371042A9" w:rsidR="00197D5A" w:rsidRPr="000E47C0" w:rsidRDefault="00197D5A" w:rsidP="006047EC">
            <w:pPr>
              <w:pStyle w:val="NormalWeb"/>
              <w:spacing w:before="0" w:beforeAutospacing="0" w:after="0" w:afterAutospacing="0"/>
              <w:ind w:firstLine="0"/>
              <w:jc w:val="center"/>
              <w:rPr>
                <w:szCs w:val="28"/>
              </w:rPr>
            </w:pPr>
            <w:del w:id="1662" w:author="Nội dung điều chỉnh (Claude)" w:date="2026-10-21T11:02:43Z">
              <w:r w:rsidRPr="000E47C0">
                <w:rPr>
                  <w:szCs w:val="28"/>
                </w:rPr>
                <w:delText>2.274</w:delText>
              </w:r>
            </w:del>
            <w:ins w:id="1663" w:author="Nội dung điều chỉnh (Claude)" w:date="2026-10-21T11:02:43Z">
              <w:r w:rsidRPr="000E47C0">
                <w:rPr>
                  <w:szCs w:val="28"/>
                </w:rPr>
                <w:t xml:space="preserve">2.054</w:t>
              </w:r>
            </w:ins>
          </w:p>
        </w:tc>
      </w:tr>
      <w:tr w:rsidR="000E47C0" w:rsidRPr="000E47C0" w14:paraId="129DAE28" w14:textId="77777777" w:rsidTr="006047EC">
        <w:trPr>
          <w:trHeight w:val="227"/>
        </w:trPr>
        <w:tc>
          <w:tcPr>
            <w:tcW w:w="562" w:type="dxa"/>
            <w:noWrap/>
            <w:vAlign w:val="center"/>
            <w:hideMark/>
          </w:tcPr>
          <w:p w14:paraId="5B8E57F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vAlign w:val="center"/>
            <w:hideMark/>
          </w:tcPr>
          <w:p w14:paraId="7ED0AEDC" w14:textId="77777777" w:rsidR="00197D5A" w:rsidRPr="000E47C0" w:rsidRDefault="00197D5A" w:rsidP="006047EC">
            <w:pPr>
              <w:pStyle w:val="NormalWeb"/>
              <w:spacing w:before="0" w:beforeAutospacing="0" w:after="0" w:afterAutospacing="0"/>
              <w:ind w:firstLine="0"/>
              <w:rPr>
                <w:szCs w:val="28"/>
              </w:rPr>
            </w:pPr>
            <w:r w:rsidRPr="000E47C0">
              <w:rPr>
                <w:szCs w:val="28"/>
              </w:rPr>
              <w:t>Chi đào tạo</w:t>
            </w:r>
          </w:p>
        </w:tc>
        <w:tc>
          <w:tcPr>
            <w:tcW w:w="1206" w:type="dxa"/>
            <w:noWrap/>
            <w:vAlign w:val="center"/>
            <w:hideMark/>
          </w:tcPr>
          <w:p w14:paraId="26D126DC" w14:textId="77777777" w:rsidR="00197D5A" w:rsidRPr="000E47C0" w:rsidRDefault="00197D5A" w:rsidP="006047EC">
            <w:pPr>
              <w:pStyle w:val="NormalWeb"/>
              <w:spacing w:before="0" w:beforeAutospacing="0" w:after="0" w:afterAutospacing="0"/>
              <w:ind w:firstLine="0"/>
              <w:jc w:val="center"/>
              <w:rPr>
                <w:szCs w:val="28"/>
              </w:rPr>
            </w:pPr>
            <w:del w:id="1664" w:author="Nội dung điều chỉnh (Claude)" w:date="2026-10-21T11:02:43Z">
              <w:r w:rsidRPr="000E47C0">
                <w:rPr>
                  <w:szCs w:val="28"/>
                </w:rPr>
                <w:delText>41</w:delText>
              </w:r>
            </w:del>
            <w:ins w:id="1665" w:author="Nội dung điều chỉnh (Claude)" w:date="2026-10-21T11:02:43Z">
              <w:r w:rsidRPr="000E47C0">
                <w:rPr>
                  <w:szCs w:val="28"/>
                </w:rPr>
                <w:t xml:space="preserve">27</w:t>
              </w:r>
            </w:ins>
          </w:p>
        </w:tc>
        <w:tc>
          <w:tcPr>
            <w:tcW w:w="1092" w:type="dxa"/>
            <w:noWrap/>
            <w:vAlign w:val="center"/>
            <w:hideMark/>
          </w:tcPr>
          <w:p w14:paraId="40CC7FFE" w14:textId="77777777" w:rsidR="00197D5A" w:rsidRPr="000E47C0" w:rsidRDefault="00197D5A" w:rsidP="006047EC">
            <w:pPr>
              <w:pStyle w:val="NormalWeb"/>
              <w:spacing w:before="0" w:beforeAutospacing="0" w:after="0" w:afterAutospacing="0"/>
              <w:ind w:firstLine="0"/>
              <w:jc w:val="center"/>
              <w:rPr>
                <w:szCs w:val="28"/>
              </w:rPr>
            </w:pPr>
            <w:del w:id="1666" w:author="Nội dung điều chỉnh (Claude)" w:date="2026-10-21T11:02:43Z">
              <w:r w:rsidRPr="000E47C0">
                <w:rPr>
                  <w:szCs w:val="28"/>
                </w:rPr>
                <w:delText>21</w:delText>
              </w:r>
            </w:del>
            <w:ins w:id="1667" w:author="Nội dung điều chỉnh (Claude)" w:date="2026-10-21T11:02:43Z">
              <w:r w:rsidRPr="000E47C0">
                <w:rPr>
                  <w:szCs w:val="28"/>
                </w:rPr>
                <w:t xml:space="preserve">12</w:t>
              </w:r>
            </w:ins>
          </w:p>
        </w:tc>
        <w:tc>
          <w:tcPr>
            <w:tcW w:w="1092" w:type="dxa"/>
            <w:noWrap/>
            <w:vAlign w:val="center"/>
            <w:hideMark/>
          </w:tcPr>
          <w:p w14:paraId="0057045A" w14:textId="77777777" w:rsidR="00197D5A" w:rsidRPr="000E47C0" w:rsidRDefault="00197D5A" w:rsidP="006047EC">
            <w:pPr>
              <w:pStyle w:val="NormalWeb"/>
              <w:spacing w:before="0" w:beforeAutospacing="0" w:after="0" w:afterAutospacing="0"/>
              <w:ind w:firstLine="0"/>
              <w:jc w:val="center"/>
              <w:rPr>
                <w:szCs w:val="28"/>
              </w:rPr>
            </w:pPr>
            <w:del w:id="1668" w:author="Nội dung điều chỉnh (Claude)" w:date="2026-10-21T11:02:43Z">
              <w:r w:rsidRPr="000E47C0">
                <w:rPr>
                  <w:szCs w:val="28"/>
                </w:rPr>
                <w:delText>21</w:delText>
              </w:r>
            </w:del>
            <w:ins w:id="1669" w:author="Nội dung điều chỉnh (Claude)" w:date="2026-10-21T11:02:43Z">
              <w:r w:rsidRPr="000E47C0">
                <w:rPr>
                  <w:szCs w:val="28"/>
                </w:rPr>
                <w:t xml:space="preserve">12</w:t>
              </w:r>
            </w:ins>
          </w:p>
        </w:tc>
        <w:tc>
          <w:tcPr>
            <w:tcW w:w="1092" w:type="dxa"/>
            <w:noWrap/>
            <w:vAlign w:val="center"/>
            <w:hideMark/>
          </w:tcPr>
          <w:p w14:paraId="254E925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50DC7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3258BD5"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272275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05D3B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3CC4BF1"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F8A2AEE"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3775855E" w14:textId="77777777" w:rsidTr="006047EC">
        <w:trPr>
          <w:trHeight w:val="227"/>
        </w:trPr>
        <w:tc>
          <w:tcPr>
            <w:tcW w:w="562" w:type="dxa"/>
            <w:noWrap/>
            <w:vAlign w:val="center"/>
            <w:hideMark/>
          </w:tcPr>
          <w:p w14:paraId="462EFB57"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3.1</w:t>
            </w:r>
          </w:p>
        </w:tc>
        <w:tc>
          <w:tcPr>
            <w:tcW w:w="3189" w:type="dxa"/>
            <w:vAlign w:val="center"/>
            <w:hideMark/>
          </w:tcPr>
          <w:p w14:paraId="136D0509" w14:textId="77777777" w:rsidR="00197D5A" w:rsidRPr="000E47C0" w:rsidRDefault="00197D5A" w:rsidP="006047EC">
            <w:pPr>
              <w:pStyle w:val="NormalWeb"/>
              <w:spacing w:before="0" w:beforeAutospacing="0" w:after="0" w:afterAutospacing="0"/>
              <w:ind w:firstLine="0"/>
              <w:rPr>
                <w:i/>
                <w:iCs/>
                <w:szCs w:val="28"/>
              </w:rPr>
            </w:pPr>
            <w:del w:id="1676" w:author="Nội dung điều chỉnh (Claude)" w:date="2026-10-21T11:02:43Z">
              <w:r w:rsidRPr="000E47C0">
                <w:rPr>
                  <w:i/>
                  <w:iCs/>
                  <w:szCs w:val="28"/>
                </w:rPr>
                <w:delText>Đăng kiểm viên (7 người)</w:delText>
              </w:r>
            </w:del>
            <w:ins w:id="1677" w:author="Nội dung điều chỉnh (Claude)" w:date="2026-10-21T11:02:43Z">
              <w:r w:rsidRPr="000E47C0">
                <w:rPr>
                  <w:i/>
                  <w:iCs/>
                  <w:szCs w:val="28"/>
                </w:rPr>
                <w:t xml:space="preserve">Đăng kiểm viên (4 người)</w:t>
              </w:r>
            </w:ins>
          </w:p>
        </w:tc>
        <w:tc>
          <w:tcPr>
            <w:tcW w:w="1206" w:type="dxa"/>
            <w:noWrap/>
            <w:vAlign w:val="center"/>
            <w:hideMark/>
          </w:tcPr>
          <w:p w14:paraId="5866E83C" w14:textId="77777777" w:rsidR="00197D5A" w:rsidRPr="000E47C0" w:rsidRDefault="00197D5A" w:rsidP="006047EC">
            <w:pPr>
              <w:pStyle w:val="NormalWeb"/>
              <w:spacing w:before="0" w:beforeAutospacing="0" w:after="0" w:afterAutospacing="0"/>
              <w:ind w:firstLine="0"/>
              <w:jc w:val="center"/>
              <w:rPr>
                <w:i/>
                <w:iCs/>
                <w:szCs w:val="28"/>
              </w:rPr>
            </w:pPr>
            <w:del w:id="1670" w:author="Nội dung điều chỉnh (Claude)" w:date="2026-10-21T11:02:43Z">
              <w:r w:rsidRPr="000E47C0">
                <w:rPr>
                  <w:i/>
                  <w:iCs/>
                  <w:szCs w:val="28"/>
                </w:rPr>
                <w:delText>32</w:delText>
              </w:r>
            </w:del>
            <w:ins w:id="1671" w:author="Nội dung điều chỉnh (Claude)" w:date="2026-10-21T11:02:43Z">
              <w:r w:rsidRPr="000E47C0">
                <w:rPr>
                  <w:i/>
                  <w:iCs/>
                  <w:szCs w:val="28"/>
                </w:rPr>
                <w:t xml:space="preserve">18</w:t>
              </w:r>
            </w:ins>
          </w:p>
        </w:tc>
        <w:tc>
          <w:tcPr>
            <w:tcW w:w="1092" w:type="dxa"/>
            <w:noWrap/>
            <w:vAlign w:val="center"/>
            <w:hideMark/>
          </w:tcPr>
          <w:p w14:paraId="7EE827F3" w14:textId="77777777" w:rsidR="00197D5A" w:rsidRPr="000E47C0" w:rsidRDefault="00197D5A" w:rsidP="006047EC">
            <w:pPr>
              <w:pStyle w:val="NormalWeb"/>
              <w:spacing w:before="0" w:beforeAutospacing="0" w:after="0" w:afterAutospacing="0"/>
              <w:ind w:firstLine="0"/>
              <w:jc w:val="center"/>
              <w:rPr>
                <w:i/>
                <w:iCs/>
                <w:szCs w:val="28"/>
              </w:rPr>
            </w:pPr>
            <w:del w:id="1672" w:author="Nội dung điều chỉnh (Claude)" w:date="2026-10-21T11:02:43Z">
              <w:r w:rsidRPr="000E47C0">
                <w:rPr>
                  <w:i/>
                  <w:iCs/>
                  <w:szCs w:val="28"/>
                </w:rPr>
                <w:delText>21</w:delText>
              </w:r>
            </w:del>
            <w:ins w:id="1673" w:author="Nội dung điều chỉnh (Claude)" w:date="2026-10-21T11:02:43Z">
              <w:r w:rsidRPr="000E47C0">
                <w:rPr>
                  <w:i/>
                  <w:iCs/>
                  <w:szCs w:val="28"/>
                </w:rPr>
                <w:t xml:space="preserve">12</w:t>
              </w:r>
            </w:ins>
          </w:p>
        </w:tc>
        <w:tc>
          <w:tcPr>
            <w:tcW w:w="1092" w:type="dxa"/>
            <w:noWrap/>
            <w:vAlign w:val="center"/>
            <w:hideMark/>
          </w:tcPr>
          <w:p w14:paraId="2B519388" w14:textId="77777777" w:rsidR="00197D5A" w:rsidRPr="000E47C0" w:rsidRDefault="00197D5A" w:rsidP="006047EC">
            <w:pPr>
              <w:pStyle w:val="NormalWeb"/>
              <w:spacing w:before="0" w:beforeAutospacing="0" w:after="0" w:afterAutospacing="0"/>
              <w:ind w:firstLine="0"/>
              <w:jc w:val="center"/>
              <w:rPr>
                <w:i/>
                <w:iCs/>
                <w:szCs w:val="28"/>
              </w:rPr>
            </w:pPr>
            <w:del w:id="1674" w:author="Nội dung điều chỉnh (Claude)" w:date="2026-10-21T11:02:43Z">
              <w:r w:rsidRPr="000E47C0">
                <w:rPr>
                  <w:i/>
                  <w:iCs/>
                  <w:szCs w:val="28"/>
                </w:rPr>
                <w:delText>21</w:delText>
              </w:r>
            </w:del>
            <w:ins w:id="1675" w:author="Nội dung điều chỉnh (Claude)" w:date="2026-10-21T11:02:43Z">
              <w:r w:rsidRPr="000E47C0">
                <w:rPr>
                  <w:i/>
                  <w:iCs/>
                  <w:szCs w:val="28"/>
                </w:rPr>
                <w:t xml:space="preserve">12</w:t>
              </w:r>
            </w:ins>
          </w:p>
        </w:tc>
        <w:tc>
          <w:tcPr>
            <w:tcW w:w="1092" w:type="dxa"/>
            <w:noWrap/>
            <w:vAlign w:val="center"/>
            <w:hideMark/>
          </w:tcPr>
          <w:p w14:paraId="7395A4C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4EDFD82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7C74839E"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CEA45B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281B7D3"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25760FE4"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4C696E"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046334DE" w14:textId="77777777" w:rsidTr="006047EC">
        <w:trPr>
          <w:trHeight w:val="227"/>
        </w:trPr>
        <w:tc>
          <w:tcPr>
            <w:tcW w:w="562" w:type="dxa"/>
            <w:noWrap/>
            <w:vAlign w:val="center"/>
            <w:hideMark/>
          </w:tcPr>
          <w:p w14:paraId="328A29E9"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3.2</w:t>
            </w:r>
          </w:p>
        </w:tc>
        <w:tc>
          <w:tcPr>
            <w:tcW w:w="3189" w:type="dxa"/>
            <w:vAlign w:val="center"/>
            <w:hideMark/>
          </w:tcPr>
          <w:p w14:paraId="7976A369" w14:textId="77777777" w:rsidR="00197D5A" w:rsidRPr="000E47C0" w:rsidRDefault="00197D5A" w:rsidP="006047EC">
            <w:pPr>
              <w:pStyle w:val="NormalWeb"/>
              <w:spacing w:before="0" w:beforeAutospacing="0" w:after="0" w:afterAutospacing="0"/>
              <w:ind w:firstLine="0"/>
              <w:rPr>
                <w:i/>
                <w:iCs/>
                <w:szCs w:val="28"/>
              </w:rPr>
            </w:pPr>
            <w:r w:rsidRPr="000E47C0">
              <w:rPr>
                <w:i/>
                <w:iCs/>
                <w:szCs w:val="28"/>
              </w:rPr>
              <w:t>Nhân viên nghiệp vụ (1 người)</w:t>
            </w:r>
          </w:p>
        </w:tc>
        <w:tc>
          <w:tcPr>
            <w:tcW w:w="1206" w:type="dxa"/>
            <w:noWrap/>
            <w:vAlign w:val="center"/>
            <w:hideMark/>
          </w:tcPr>
          <w:p w14:paraId="5767F631" w14:textId="77777777" w:rsidR="00197D5A" w:rsidRPr="000E47C0" w:rsidRDefault="00197D5A" w:rsidP="006047EC">
            <w:pPr>
              <w:pStyle w:val="NormalWeb"/>
              <w:spacing w:before="0" w:beforeAutospacing="0" w:after="0" w:afterAutospacing="0"/>
              <w:ind w:firstLine="0"/>
              <w:jc w:val="center"/>
              <w:rPr>
                <w:i/>
                <w:iCs/>
                <w:szCs w:val="28"/>
              </w:rPr>
            </w:pPr>
            <w:r w:rsidRPr="000E47C0">
              <w:rPr>
                <w:i/>
                <w:iCs/>
                <w:szCs w:val="28"/>
              </w:rPr>
              <w:t>9</w:t>
            </w:r>
          </w:p>
        </w:tc>
        <w:tc>
          <w:tcPr>
            <w:tcW w:w="1092" w:type="dxa"/>
            <w:noWrap/>
            <w:vAlign w:val="center"/>
            <w:hideMark/>
          </w:tcPr>
          <w:p w14:paraId="4A5CAA2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FF8EA78"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B47D5EF"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3DE7119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49A605C"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116FA475"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0304D9B9"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6C21510A" w14:textId="77777777" w:rsidR="00197D5A" w:rsidRPr="000E47C0" w:rsidRDefault="00197D5A" w:rsidP="006047EC">
            <w:pPr>
              <w:pStyle w:val="NormalWeb"/>
              <w:spacing w:before="0" w:beforeAutospacing="0" w:after="0" w:afterAutospacing="0"/>
              <w:ind w:firstLine="0"/>
              <w:jc w:val="center"/>
              <w:rPr>
                <w:i/>
                <w:iCs/>
                <w:szCs w:val="28"/>
              </w:rPr>
            </w:pPr>
          </w:p>
        </w:tc>
        <w:tc>
          <w:tcPr>
            <w:tcW w:w="1092" w:type="dxa"/>
            <w:noWrap/>
            <w:vAlign w:val="center"/>
            <w:hideMark/>
          </w:tcPr>
          <w:p w14:paraId="552EEDBC" w14:textId="77777777" w:rsidR="00197D5A" w:rsidRPr="000E47C0" w:rsidRDefault="00197D5A" w:rsidP="006047EC">
            <w:pPr>
              <w:pStyle w:val="NormalWeb"/>
              <w:spacing w:before="0" w:beforeAutospacing="0" w:after="0" w:afterAutospacing="0"/>
              <w:ind w:firstLine="0"/>
              <w:jc w:val="center"/>
              <w:rPr>
                <w:i/>
                <w:iCs/>
                <w:szCs w:val="28"/>
              </w:rPr>
            </w:pPr>
          </w:p>
        </w:tc>
      </w:tr>
      <w:tr w:rsidR="000E47C0" w:rsidRPr="000E47C0" w14:paraId="77596368" w14:textId="77777777" w:rsidTr="006047EC">
        <w:trPr>
          <w:trHeight w:val="227"/>
        </w:trPr>
        <w:tc>
          <w:tcPr>
            <w:tcW w:w="562" w:type="dxa"/>
            <w:noWrap/>
            <w:vAlign w:val="center"/>
            <w:hideMark/>
          </w:tcPr>
          <w:p w14:paraId="6CEFEDE1" w14:textId="77777777" w:rsidR="00197D5A" w:rsidRPr="000E47C0" w:rsidRDefault="00C03973" w:rsidP="006047EC">
            <w:pPr>
              <w:pStyle w:val="NormalWeb"/>
              <w:spacing w:before="0" w:beforeAutospacing="0" w:after="0" w:afterAutospacing="0"/>
              <w:ind w:firstLine="0"/>
              <w:jc w:val="center"/>
              <w:rPr>
                <w:szCs w:val="28"/>
              </w:rPr>
            </w:pPr>
            <w:r w:rsidRPr="000E47C0">
              <w:rPr>
                <w:szCs w:val="28"/>
              </w:rPr>
              <w:t>4</w:t>
            </w:r>
          </w:p>
        </w:tc>
        <w:tc>
          <w:tcPr>
            <w:tcW w:w="3189" w:type="dxa"/>
            <w:vAlign w:val="center"/>
            <w:hideMark/>
          </w:tcPr>
          <w:p w14:paraId="4B85CAA5" w14:textId="77777777" w:rsidR="00197D5A" w:rsidRPr="000E47C0" w:rsidRDefault="00197D5A" w:rsidP="006047EC">
            <w:pPr>
              <w:pStyle w:val="NormalWeb"/>
              <w:spacing w:before="0" w:beforeAutospacing="0" w:after="0" w:afterAutospacing="0"/>
              <w:ind w:firstLine="0"/>
              <w:rPr>
                <w:szCs w:val="28"/>
              </w:rPr>
            </w:pPr>
            <w:r w:rsidRPr="000E47C0">
              <w:rPr>
                <w:szCs w:val="28"/>
              </w:rPr>
              <w:t>Chi phí hoạt động ( wifi, điện, nước,…)</w:t>
            </w:r>
          </w:p>
        </w:tc>
        <w:tc>
          <w:tcPr>
            <w:tcW w:w="1206" w:type="dxa"/>
            <w:noWrap/>
            <w:vAlign w:val="center"/>
            <w:hideMark/>
          </w:tcPr>
          <w:p w14:paraId="66BC0A2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56DEA82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36E5B12B"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4CA7FA9"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0790435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47475B6"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42D4B2CA"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4DBC9E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2EDD403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c>
          <w:tcPr>
            <w:tcW w:w="1092" w:type="dxa"/>
            <w:noWrap/>
            <w:vAlign w:val="center"/>
            <w:hideMark/>
          </w:tcPr>
          <w:p w14:paraId="78F558B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30</w:t>
            </w:r>
          </w:p>
        </w:tc>
      </w:tr>
      <w:tr w:rsidR="000E47C0" w:rsidRPr="000E47C0" w14:paraId="270ADB9A" w14:textId="77777777" w:rsidTr="006047EC">
        <w:trPr>
          <w:trHeight w:val="227"/>
        </w:trPr>
        <w:tc>
          <w:tcPr>
            <w:tcW w:w="562" w:type="dxa"/>
            <w:noWrap/>
            <w:vAlign w:val="center"/>
            <w:hideMark/>
          </w:tcPr>
          <w:p w14:paraId="3B478198"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III</w:t>
            </w:r>
          </w:p>
        </w:tc>
        <w:tc>
          <w:tcPr>
            <w:tcW w:w="3189" w:type="dxa"/>
            <w:vAlign w:val="center"/>
            <w:hideMark/>
          </w:tcPr>
          <w:p w14:paraId="414384F4"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Chênh lệch thu - chi (I - II)</w:t>
            </w:r>
          </w:p>
        </w:tc>
        <w:tc>
          <w:tcPr>
            <w:tcW w:w="1206" w:type="dxa"/>
            <w:noWrap/>
            <w:vAlign w:val="center"/>
            <w:hideMark/>
          </w:tcPr>
          <w:p w14:paraId="56504B39" w14:textId="05DA1674" w:rsidR="00197D5A" w:rsidRPr="000E47C0" w:rsidRDefault="00197D5A" w:rsidP="006047EC">
            <w:pPr>
              <w:pStyle w:val="NormalWeb"/>
              <w:spacing w:before="0" w:beforeAutospacing="0" w:after="0" w:afterAutospacing="0"/>
              <w:ind w:firstLine="0"/>
              <w:jc w:val="center"/>
              <w:rPr>
                <w:szCs w:val="28"/>
              </w:rPr>
            </w:pPr>
            <w:del w:id="1678" w:author="Nội dung điều chỉnh (Claude)" w:date="2026-10-21T11:02:43Z">
              <w:r w:rsidRPr="000E47C0">
                <w:rPr>
                  <w:szCs w:val="28"/>
                </w:rPr>
                <w:delText>926</w:delText>
              </w:r>
            </w:del>
            <w:ins w:id="1679" w:author="Nội dung điều chỉnh (Claude)" w:date="2026-10-21T11:02:43Z">
              <w:r w:rsidRPr="000E47C0">
                <w:rPr>
                  <w:szCs w:val="28"/>
                </w:rPr>
                <w:t xml:space="preserve">-571</w:t>
              </w:r>
            </w:ins>
          </w:p>
        </w:tc>
        <w:tc>
          <w:tcPr>
            <w:tcW w:w="1092" w:type="dxa"/>
            <w:noWrap/>
            <w:vAlign w:val="center"/>
            <w:hideMark/>
          </w:tcPr>
          <w:p w14:paraId="6162A797" w14:textId="1A9C1771" w:rsidR="00197D5A" w:rsidRPr="000E47C0" w:rsidRDefault="00197D5A" w:rsidP="006047EC">
            <w:pPr>
              <w:pStyle w:val="NormalWeb"/>
              <w:spacing w:before="0" w:beforeAutospacing="0" w:after="0" w:afterAutospacing="0"/>
              <w:ind w:firstLine="0"/>
              <w:jc w:val="center"/>
              <w:rPr>
                <w:szCs w:val="28"/>
              </w:rPr>
            </w:pPr>
            <w:del w:id="1680" w:author="Nội dung điều chỉnh (Claude)" w:date="2026-10-21T11:02:43Z">
              <w:r w:rsidRPr="000E47C0">
                <w:rPr>
                  <w:szCs w:val="28"/>
                </w:rPr>
                <w:delText>1.882</w:delText>
              </w:r>
            </w:del>
            <w:ins w:id="1681" w:author="Nội dung điều chỉnh (Claude)" w:date="2026-10-21T11:02:43Z">
              <w:r w:rsidRPr="000E47C0">
                <w:rPr>
                  <w:szCs w:val="28"/>
                </w:rPr>
                <w:t xml:space="preserve">-36</w:t>
              </w:r>
            </w:ins>
          </w:p>
        </w:tc>
        <w:tc>
          <w:tcPr>
            <w:tcW w:w="1092" w:type="dxa"/>
            <w:noWrap/>
            <w:vAlign w:val="center"/>
            <w:hideMark/>
          </w:tcPr>
          <w:p w14:paraId="20C43C8D" w14:textId="713BFF79" w:rsidR="00197D5A" w:rsidRPr="000E47C0" w:rsidRDefault="00197D5A" w:rsidP="006047EC">
            <w:pPr>
              <w:pStyle w:val="NormalWeb"/>
              <w:spacing w:before="0" w:beforeAutospacing="0" w:after="0" w:afterAutospacing="0"/>
              <w:ind w:firstLine="0"/>
              <w:jc w:val="center"/>
              <w:rPr>
                <w:szCs w:val="28"/>
              </w:rPr>
            </w:pPr>
            <w:del w:id="1682" w:author="Nội dung điều chỉnh (Claude)" w:date="2026-10-21T11:02:43Z">
              <w:r w:rsidRPr="000E47C0">
                <w:rPr>
                  <w:szCs w:val="28"/>
                </w:rPr>
                <w:delText>2.660</w:delText>
              </w:r>
            </w:del>
            <w:ins w:id="1683" w:author="Nội dung điều chỉnh (Claude)" w:date="2026-10-21T11:02:43Z">
              <w:r w:rsidRPr="000E47C0">
                <w:rPr>
                  <w:szCs w:val="28"/>
                </w:rPr>
                <w:t xml:space="preserve">835</w:t>
              </w:r>
            </w:ins>
          </w:p>
        </w:tc>
        <w:tc>
          <w:tcPr>
            <w:tcW w:w="1092" w:type="dxa"/>
            <w:noWrap/>
            <w:vAlign w:val="center"/>
            <w:hideMark/>
          </w:tcPr>
          <w:p w14:paraId="2353A7E5" w14:textId="25C4B25B" w:rsidR="00197D5A" w:rsidRPr="000E47C0" w:rsidRDefault="00197D5A" w:rsidP="006047EC">
            <w:pPr>
              <w:pStyle w:val="NormalWeb"/>
              <w:spacing w:before="0" w:beforeAutospacing="0" w:after="0" w:afterAutospacing="0"/>
              <w:ind w:firstLine="0"/>
              <w:jc w:val="center"/>
              <w:rPr>
                <w:szCs w:val="28"/>
              </w:rPr>
            </w:pPr>
            <w:del w:id="1684" w:author="Nội dung điều chỉnh (Claude)" w:date="2026-10-21T11:02:43Z">
              <w:r w:rsidRPr="000E47C0">
                <w:rPr>
                  <w:szCs w:val="28"/>
                </w:rPr>
                <w:delText>2.505</w:delText>
              </w:r>
            </w:del>
            <w:ins w:id="1685" w:author="Nội dung điều chỉnh (Claude)" w:date="2026-10-21T11:02:43Z">
              <w:r w:rsidRPr="000E47C0">
                <w:rPr>
                  <w:szCs w:val="28"/>
                </w:rPr>
                <w:t xml:space="preserve">874</w:t>
              </w:r>
            </w:ins>
          </w:p>
        </w:tc>
        <w:tc>
          <w:tcPr>
            <w:tcW w:w="1092" w:type="dxa"/>
            <w:noWrap/>
            <w:vAlign w:val="center"/>
            <w:hideMark/>
          </w:tcPr>
          <w:p w14:paraId="5B5CB848" w14:textId="05FB0808" w:rsidR="00197D5A" w:rsidRPr="000E47C0" w:rsidRDefault="00197D5A" w:rsidP="006047EC">
            <w:pPr>
              <w:pStyle w:val="NormalWeb"/>
              <w:spacing w:before="0" w:beforeAutospacing="0" w:after="0" w:afterAutospacing="0"/>
              <w:ind w:firstLine="0"/>
              <w:jc w:val="center"/>
              <w:rPr>
                <w:szCs w:val="28"/>
              </w:rPr>
            </w:pPr>
            <w:del w:id="1686" w:author="Nội dung điều chỉnh (Claude)" w:date="2026-10-21T11:02:43Z">
              <w:r w:rsidRPr="000E47C0">
                <w:rPr>
                  <w:szCs w:val="28"/>
                </w:rPr>
                <w:delText>2.320</w:delText>
              </w:r>
            </w:del>
            <w:ins w:id="1687" w:author="Nội dung điều chỉnh (Claude)" w:date="2026-10-21T11:02:43Z">
              <w:r w:rsidRPr="000E47C0">
                <w:rPr>
                  <w:szCs w:val="28"/>
                </w:rPr>
                <w:t xml:space="preserve">902</w:t>
              </w:r>
            </w:ins>
          </w:p>
        </w:tc>
        <w:tc>
          <w:tcPr>
            <w:tcW w:w="1092" w:type="dxa"/>
            <w:noWrap/>
            <w:vAlign w:val="center"/>
            <w:hideMark/>
          </w:tcPr>
          <w:p w14:paraId="0F1695EC" w14:textId="0A6FCC83" w:rsidR="00197D5A" w:rsidRPr="000E47C0" w:rsidRDefault="00197D5A" w:rsidP="006047EC">
            <w:pPr>
              <w:pStyle w:val="NormalWeb"/>
              <w:spacing w:before="0" w:beforeAutospacing="0" w:after="0" w:afterAutospacing="0"/>
              <w:ind w:firstLine="0"/>
              <w:jc w:val="center"/>
              <w:rPr>
                <w:szCs w:val="28"/>
              </w:rPr>
            </w:pPr>
            <w:del w:id="1688" w:author="Nội dung điều chỉnh (Claude)" w:date="2026-10-21T11:02:43Z">
              <w:r w:rsidRPr="000E47C0">
                <w:rPr>
                  <w:szCs w:val="28"/>
                </w:rPr>
                <w:delText>2.977</w:delText>
              </w:r>
            </w:del>
            <w:ins w:id="1689" w:author="Nội dung điều chỉnh (Claude)" w:date="2026-10-21T11:02:43Z">
              <w:r w:rsidRPr="000E47C0">
                <w:rPr>
                  <w:szCs w:val="28"/>
                </w:rPr>
                <w:t xml:space="preserve">1.159</w:t>
              </w:r>
            </w:ins>
          </w:p>
        </w:tc>
        <w:tc>
          <w:tcPr>
            <w:tcW w:w="1092" w:type="dxa"/>
            <w:noWrap/>
            <w:vAlign w:val="center"/>
            <w:hideMark/>
          </w:tcPr>
          <w:p w14:paraId="70824A8F" w14:textId="7E057A81" w:rsidR="00197D5A" w:rsidRPr="000E47C0" w:rsidRDefault="00197D5A" w:rsidP="006047EC">
            <w:pPr>
              <w:pStyle w:val="NormalWeb"/>
              <w:spacing w:before="0" w:beforeAutospacing="0" w:after="0" w:afterAutospacing="0"/>
              <w:ind w:firstLine="0"/>
              <w:jc w:val="center"/>
              <w:rPr>
                <w:szCs w:val="28"/>
              </w:rPr>
            </w:pPr>
            <w:del w:id="1690" w:author="Nội dung điều chỉnh (Claude)" w:date="2026-10-21T11:02:43Z">
              <w:r w:rsidRPr="000E47C0">
                <w:rPr>
                  <w:szCs w:val="28"/>
                </w:rPr>
                <w:delText>3.709</w:delText>
              </w:r>
            </w:del>
            <w:ins w:id="1691" w:author="Nội dung điều chỉnh (Claude)" w:date="2026-10-21T11:02:43Z">
              <w:r w:rsidRPr="000E47C0">
                <w:rPr>
                  <w:szCs w:val="28"/>
                </w:rPr>
                <w:t xml:space="preserve">1.188</w:t>
              </w:r>
            </w:ins>
          </w:p>
        </w:tc>
        <w:tc>
          <w:tcPr>
            <w:tcW w:w="1092" w:type="dxa"/>
            <w:noWrap/>
            <w:vAlign w:val="center"/>
            <w:hideMark/>
          </w:tcPr>
          <w:p w14:paraId="51734942" w14:textId="33399A8E" w:rsidR="00197D5A" w:rsidRPr="000E47C0" w:rsidRDefault="00197D5A" w:rsidP="006047EC">
            <w:pPr>
              <w:pStyle w:val="NormalWeb"/>
              <w:spacing w:before="0" w:beforeAutospacing="0" w:after="0" w:afterAutospacing="0"/>
              <w:ind w:firstLine="0"/>
              <w:jc w:val="center"/>
              <w:rPr>
                <w:szCs w:val="28"/>
              </w:rPr>
            </w:pPr>
            <w:del w:id="1692" w:author="Nội dung điều chỉnh (Claude)" w:date="2026-10-21T11:02:43Z">
              <w:r w:rsidRPr="000E47C0">
                <w:rPr>
                  <w:szCs w:val="28"/>
                </w:rPr>
                <w:delText>4.525</w:delText>
              </w:r>
            </w:del>
            <w:ins w:id="1693" w:author="Nội dung điều chỉnh (Claude)" w:date="2026-10-21T11:02:43Z">
              <w:r w:rsidRPr="000E47C0">
                <w:rPr>
                  <w:szCs w:val="28"/>
                </w:rPr>
                <w:t xml:space="preserve">1.188</w:t>
              </w:r>
            </w:ins>
          </w:p>
        </w:tc>
        <w:tc>
          <w:tcPr>
            <w:tcW w:w="1092" w:type="dxa"/>
            <w:noWrap/>
            <w:vAlign w:val="center"/>
            <w:hideMark/>
          </w:tcPr>
          <w:p w14:paraId="4ECE45D0" w14:textId="43EAFE72" w:rsidR="00197D5A" w:rsidRPr="000E47C0" w:rsidRDefault="00197D5A" w:rsidP="006047EC">
            <w:pPr>
              <w:pStyle w:val="NormalWeb"/>
              <w:spacing w:before="0" w:beforeAutospacing="0" w:after="0" w:afterAutospacing="0"/>
              <w:ind w:firstLine="0"/>
              <w:jc w:val="center"/>
              <w:rPr>
                <w:szCs w:val="28"/>
              </w:rPr>
            </w:pPr>
            <w:del w:id="1694" w:author="Nội dung điều chỉnh (Claude)" w:date="2026-10-21T11:02:43Z">
              <w:r w:rsidRPr="000E47C0">
                <w:rPr>
                  <w:szCs w:val="28"/>
                </w:rPr>
                <w:delText>5.434</w:delText>
              </w:r>
            </w:del>
            <w:ins w:id="1695" w:author="Nội dung điều chỉnh (Claude)" w:date="2026-10-21T11:02:43Z">
              <w:r w:rsidRPr="000E47C0">
                <w:rPr>
                  <w:szCs w:val="28"/>
                </w:rPr>
                <w:t xml:space="preserve">1.188</w:t>
              </w:r>
            </w:ins>
          </w:p>
        </w:tc>
        <w:tc>
          <w:tcPr>
            <w:tcW w:w="1092" w:type="dxa"/>
            <w:noWrap/>
            <w:vAlign w:val="center"/>
            <w:hideMark/>
          </w:tcPr>
          <w:p w14:paraId="5A59186C" w14:textId="2930327C" w:rsidR="00197D5A" w:rsidRPr="000E47C0" w:rsidRDefault="00197D5A" w:rsidP="006047EC">
            <w:pPr>
              <w:pStyle w:val="NormalWeb"/>
              <w:spacing w:before="0" w:beforeAutospacing="0" w:after="0" w:afterAutospacing="0"/>
              <w:ind w:firstLine="0"/>
              <w:jc w:val="center"/>
              <w:rPr>
                <w:szCs w:val="28"/>
              </w:rPr>
            </w:pPr>
            <w:del w:id="1696" w:author="Nội dung điều chỉnh (Claude)" w:date="2026-10-21T11:02:43Z">
              <w:r w:rsidRPr="000E47C0">
                <w:rPr>
                  <w:szCs w:val="28"/>
                </w:rPr>
                <w:delText>6.444</w:delText>
              </w:r>
            </w:del>
            <w:ins w:id="1697" w:author="Nội dung điều chỉnh (Claude)" w:date="2026-10-21T11:02:43Z">
              <w:r w:rsidRPr="000E47C0">
                <w:rPr>
                  <w:szCs w:val="28"/>
                </w:rPr>
                <w:t xml:space="preserve">1.188</w:t>
              </w:r>
            </w:ins>
          </w:p>
        </w:tc>
      </w:tr>
      <w:tr w:rsidR="000E47C0" w:rsidRPr="000E47C0" w14:paraId="34A9A9B0" w14:textId="77777777" w:rsidTr="006047EC">
        <w:trPr>
          <w:trHeight w:val="227"/>
        </w:trPr>
        <w:tc>
          <w:tcPr>
            <w:tcW w:w="562" w:type="dxa"/>
            <w:noWrap/>
            <w:vAlign w:val="center"/>
            <w:hideMark/>
          </w:tcPr>
          <w:p w14:paraId="669759CA"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575C9916"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GTGT (ước tính)</w:t>
            </w:r>
          </w:p>
        </w:tc>
        <w:tc>
          <w:tcPr>
            <w:tcW w:w="1206" w:type="dxa"/>
            <w:noWrap/>
            <w:vAlign w:val="center"/>
            <w:hideMark/>
          </w:tcPr>
          <w:p w14:paraId="1669C0C1" w14:textId="77777777" w:rsidR="00197D5A" w:rsidRPr="000E47C0" w:rsidRDefault="00197D5A" w:rsidP="006047EC">
            <w:pPr>
              <w:pStyle w:val="NormalWeb"/>
              <w:spacing w:before="0" w:beforeAutospacing="0" w:after="0" w:afterAutospacing="0"/>
              <w:ind w:firstLine="0"/>
              <w:jc w:val="center"/>
              <w:rPr>
                <w:szCs w:val="28"/>
              </w:rPr>
            </w:pPr>
            <w:del w:id="1698" w:author="Nội dung điều chỉnh (Claude)" w:date="2026-10-21T11:02:43Z">
              <w:r w:rsidRPr="000E47C0">
                <w:rPr>
                  <w:szCs w:val="28"/>
                </w:rPr>
                <w:delText>332</w:delText>
              </w:r>
            </w:del>
            <w:ins w:id="1699" w:author="Nội dung điều chỉnh (Claude)" w:date="2026-10-21T11:02:43Z">
              <w:r w:rsidRPr="000E47C0">
                <w:rPr>
                  <w:szCs w:val="28"/>
                </w:rPr>
                <w:t xml:space="preserve">197</w:t>
              </w:r>
            </w:ins>
          </w:p>
        </w:tc>
        <w:tc>
          <w:tcPr>
            <w:tcW w:w="1092" w:type="dxa"/>
            <w:noWrap/>
            <w:vAlign w:val="center"/>
            <w:hideMark/>
          </w:tcPr>
          <w:p w14:paraId="721464D5" w14:textId="77777777" w:rsidR="00197D5A" w:rsidRPr="000E47C0" w:rsidRDefault="00197D5A" w:rsidP="006047EC">
            <w:pPr>
              <w:pStyle w:val="NormalWeb"/>
              <w:spacing w:before="0" w:beforeAutospacing="0" w:after="0" w:afterAutospacing="0"/>
              <w:ind w:firstLine="0"/>
              <w:jc w:val="center"/>
              <w:rPr>
                <w:szCs w:val="28"/>
              </w:rPr>
            </w:pPr>
            <w:del w:id="1700" w:author="Nội dung điều chỉnh (Claude)" w:date="2026-10-21T11:02:43Z">
              <w:r w:rsidRPr="000E47C0">
                <w:rPr>
                  <w:szCs w:val="28"/>
                </w:rPr>
                <w:delText>379</w:delText>
              </w:r>
            </w:del>
            <w:ins w:id="1701" w:author="Nội dung điều chỉnh (Claude)" w:date="2026-10-21T11:02:43Z">
              <w:r w:rsidRPr="000E47C0">
                <w:rPr>
                  <w:szCs w:val="28"/>
                </w:rPr>
                <w:t xml:space="preserve">223</w:t>
              </w:r>
            </w:ins>
          </w:p>
        </w:tc>
        <w:tc>
          <w:tcPr>
            <w:tcW w:w="1092" w:type="dxa"/>
            <w:noWrap/>
            <w:vAlign w:val="center"/>
            <w:hideMark/>
          </w:tcPr>
          <w:p w14:paraId="136D2C7A" w14:textId="77777777" w:rsidR="00197D5A" w:rsidRPr="000E47C0" w:rsidRDefault="00197D5A" w:rsidP="006047EC">
            <w:pPr>
              <w:pStyle w:val="NormalWeb"/>
              <w:spacing w:before="0" w:beforeAutospacing="0" w:after="0" w:afterAutospacing="0"/>
              <w:ind w:firstLine="0"/>
              <w:jc w:val="center"/>
              <w:rPr>
                <w:szCs w:val="28"/>
              </w:rPr>
            </w:pPr>
            <w:del w:id="1702" w:author="Nội dung điều chỉnh (Claude)" w:date="2026-10-21T11:02:43Z">
              <w:r w:rsidRPr="000E47C0">
                <w:rPr>
                  <w:szCs w:val="28"/>
                </w:rPr>
                <w:delText>426</w:delText>
              </w:r>
            </w:del>
            <w:ins w:id="1703" w:author="Nội dung điều chỉnh (Claude)" w:date="2026-10-21T11:02:43Z">
              <w:r w:rsidRPr="000E47C0">
                <w:rPr>
                  <w:szCs w:val="28"/>
                </w:rPr>
                <w:t xml:space="preserve">267</w:t>
              </w:r>
            </w:ins>
          </w:p>
        </w:tc>
        <w:tc>
          <w:tcPr>
            <w:tcW w:w="1092" w:type="dxa"/>
            <w:noWrap/>
            <w:vAlign w:val="center"/>
            <w:hideMark/>
          </w:tcPr>
          <w:p w14:paraId="5E5009C7" w14:textId="77777777" w:rsidR="00197D5A" w:rsidRPr="000E47C0" w:rsidRDefault="00197D5A" w:rsidP="006047EC">
            <w:pPr>
              <w:pStyle w:val="NormalWeb"/>
              <w:spacing w:before="0" w:beforeAutospacing="0" w:after="0" w:afterAutospacing="0"/>
              <w:ind w:firstLine="0"/>
              <w:jc w:val="center"/>
              <w:rPr>
                <w:szCs w:val="28"/>
              </w:rPr>
            </w:pPr>
            <w:del w:id="1704" w:author="Nội dung điều chỉnh (Claude)" w:date="2026-10-21T11:02:43Z">
              <w:r w:rsidRPr="000E47C0">
                <w:rPr>
                  <w:szCs w:val="28"/>
                </w:rPr>
                <w:delText>426</w:delText>
              </w:r>
            </w:del>
            <w:ins w:id="1705" w:author="Nội dung điều chỉnh (Claude)" w:date="2026-10-21T11:02:43Z">
              <w:r w:rsidRPr="000E47C0">
                <w:rPr>
                  <w:szCs w:val="28"/>
                </w:rPr>
                <w:t xml:space="preserve">269</w:t>
              </w:r>
            </w:ins>
          </w:p>
        </w:tc>
        <w:tc>
          <w:tcPr>
            <w:tcW w:w="1092" w:type="dxa"/>
            <w:noWrap/>
            <w:vAlign w:val="center"/>
            <w:hideMark/>
          </w:tcPr>
          <w:p w14:paraId="3F93FFBE" w14:textId="77777777" w:rsidR="00197D5A" w:rsidRPr="000E47C0" w:rsidRDefault="00197D5A" w:rsidP="006047EC">
            <w:pPr>
              <w:pStyle w:val="NormalWeb"/>
              <w:spacing w:before="0" w:beforeAutospacing="0" w:after="0" w:afterAutospacing="0"/>
              <w:ind w:firstLine="0"/>
              <w:jc w:val="center"/>
              <w:rPr>
                <w:szCs w:val="28"/>
              </w:rPr>
            </w:pPr>
            <w:del w:id="1706" w:author="Nội dung điều chỉnh (Claude)" w:date="2026-10-21T11:02:43Z">
              <w:r w:rsidRPr="000E47C0">
                <w:rPr>
                  <w:szCs w:val="28"/>
                </w:rPr>
                <w:delText>426</w:delText>
              </w:r>
            </w:del>
            <w:ins w:id="1707" w:author="Nội dung điều chỉnh (Claude)" w:date="2026-10-21T11:02:43Z">
              <w:r w:rsidRPr="000E47C0">
                <w:rPr>
                  <w:szCs w:val="28"/>
                </w:rPr>
                <w:t xml:space="preserve">272</w:t>
              </w:r>
            </w:ins>
          </w:p>
        </w:tc>
        <w:tc>
          <w:tcPr>
            <w:tcW w:w="1092" w:type="dxa"/>
            <w:noWrap/>
            <w:vAlign w:val="center"/>
            <w:hideMark/>
          </w:tcPr>
          <w:p w14:paraId="2BC6FDCE" w14:textId="77777777" w:rsidR="00197D5A" w:rsidRPr="000E47C0" w:rsidRDefault="00197D5A" w:rsidP="006047EC">
            <w:pPr>
              <w:pStyle w:val="NormalWeb"/>
              <w:spacing w:before="0" w:beforeAutospacing="0" w:after="0" w:afterAutospacing="0"/>
              <w:ind w:firstLine="0"/>
              <w:jc w:val="center"/>
              <w:rPr>
                <w:szCs w:val="28"/>
              </w:rPr>
            </w:pPr>
            <w:del w:id="1708" w:author="Nội dung điều chỉnh (Claude)" w:date="2026-10-21T11:02:43Z">
              <w:r w:rsidRPr="000E47C0">
                <w:rPr>
                  <w:szCs w:val="28"/>
                </w:rPr>
                <w:delText>469</w:delText>
              </w:r>
            </w:del>
            <w:ins w:id="1709" w:author="Nội dung điều chỉnh (Claude)" w:date="2026-10-21T11:02:43Z">
              <w:r w:rsidRPr="000E47C0">
                <w:rPr>
                  <w:szCs w:val="28"/>
                </w:rPr>
                <w:t xml:space="preserve">295</w:t>
              </w:r>
            </w:ins>
          </w:p>
        </w:tc>
        <w:tc>
          <w:tcPr>
            <w:tcW w:w="1092" w:type="dxa"/>
            <w:noWrap/>
            <w:vAlign w:val="center"/>
            <w:hideMark/>
          </w:tcPr>
          <w:p w14:paraId="0C03A340" w14:textId="77777777" w:rsidR="00197D5A" w:rsidRPr="000E47C0" w:rsidRDefault="00197D5A" w:rsidP="006047EC">
            <w:pPr>
              <w:pStyle w:val="NormalWeb"/>
              <w:spacing w:before="0" w:beforeAutospacing="0" w:after="0" w:afterAutospacing="0"/>
              <w:ind w:firstLine="0"/>
              <w:jc w:val="center"/>
              <w:rPr>
                <w:szCs w:val="28"/>
              </w:rPr>
            </w:pPr>
            <w:del w:id="1710" w:author="Nội dung điều chỉnh (Claude)" w:date="2026-10-21T11:02:43Z">
              <w:r w:rsidRPr="000E47C0">
                <w:rPr>
                  <w:szCs w:val="28"/>
                </w:rPr>
                <w:delText>515</w:delText>
              </w:r>
            </w:del>
            <w:ins w:id="1711" w:author="Nội dung điều chỉnh (Claude)" w:date="2026-10-21T11:02:43Z">
              <w:r w:rsidRPr="000E47C0">
                <w:rPr>
                  <w:szCs w:val="28"/>
                </w:rPr>
                <w:t xml:space="preserve">298</w:t>
              </w:r>
            </w:ins>
          </w:p>
        </w:tc>
        <w:tc>
          <w:tcPr>
            <w:tcW w:w="1092" w:type="dxa"/>
            <w:noWrap/>
            <w:vAlign w:val="center"/>
            <w:hideMark/>
          </w:tcPr>
          <w:p w14:paraId="029A98CF" w14:textId="77777777" w:rsidR="00197D5A" w:rsidRPr="000E47C0" w:rsidRDefault="00197D5A" w:rsidP="006047EC">
            <w:pPr>
              <w:pStyle w:val="NormalWeb"/>
              <w:spacing w:before="0" w:beforeAutospacing="0" w:after="0" w:afterAutospacing="0"/>
              <w:ind w:firstLine="0"/>
              <w:jc w:val="center"/>
              <w:rPr>
                <w:szCs w:val="28"/>
              </w:rPr>
            </w:pPr>
            <w:del w:id="1712" w:author="Nội dung điều chỉnh (Claude)" w:date="2026-10-21T11:02:43Z">
              <w:r w:rsidRPr="000E47C0">
                <w:rPr>
                  <w:szCs w:val="28"/>
                </w:rPr>
                <w:delText>567</w:delText>
              </w:r>
            </w:del>
            <w:ins w:id="1713" w:author="Nội dung điều chỉnh (Claude)" w:date="2026-10-21T11:02:43Z">
              <w:r w:rsidRPr="000E47C0">
                <w:rPr>
                  <w:szCs w:val="28"/>
                </w:rPr>
                <w:t xml:space="preserve">298</w:t>
              </w:r>
            </w:ins>
          </w:p>
        </w:tc>
        <w:tc>
          <w:tcPr>
            <w:tcW w:w="1092" w:type="dxa"/>
            <w:noWrap/>
            <w:vAlign w:val="center"/>
            <w:hideMark/>
          </w:tcPr>
          <w:p w14:paraId="7FE4E668" w14:textId="77777777" w:rsidR="00197D5A" w:rsidRPr="000E47C0" w:rsidRDefault="00197D5A" w:rsidP="006047EC">
            <w:pPr>
              <w:pStyle w:val="NormalWeb"/>
              <w:spacing w:before="0" w:beforeAutospacing="0" w:after="0" w:afterAutospacing="0"/>
              <w:ind w:firstLine="0"/>
              <w:jc w:val="center"/>
              <w:rPr>
                <w:szCs w:val="28"/>
              </w:rPr>
            </w:pPr>
            <w:del w:id="1714" w:author="Nội dung điều chỉnh (Claude)" w:date="2026-10-21T11:02:43Z">
              <w:r w:rsidRPr="000E47C0">
                <w:rPr>
                  <w:szCs w:val="28"/>
                </w:rPr>
                <w:delText>624</w:delText>
              </w:r>
            </w:del>
            <w:ins w:id="1715" w:author="Nội dung điều chỉnh (Claude)" w:date="2026-10-21T11:02:43Z">
              <w:r w:rsidRPr="000E47C0">
                <w:rPr>
                  <w:szCs w:val="28"/>
                </w:rPr>
                <w:t xml:space="preserve">298</w:t>
              </w:r>
            </w:ins>
          </w:p>
        </w:tc>
        <w:tc>
          <w:tcPr>
            <w:tcW w:w="1092" w:type="dxa"/>
            <w:noWrap/>
            <w:vAlign w:val="center"/>
            <w:hideMark/>
          </w:tcPr>
          <w:p w14:paraId="0B68203E" w14:textId="77777777" w:rsidR="00197D5A" w:rsidRPr="000E47C0" w:rsidRDefault="00197D5A" w:rsidP="006047EC">
            <w:pPr>
              <w:pStyle w:val="NormalWeb"/>
              <w:spacing w:before="0" w:beforeAutospacing="0" w:after="0" w:afterAutospacing="0"/>
              <w:ind w:firstLine="0"/>
              <w:jc w:val="center"/>
              <w:rPr>
                <w:szCs w:val="28"/>
              </w:rPr>
            </w:pPr>
            <w:del w:id="1716" w:author="Nội dung điều chỉnh (Claude)" w:date="2026-10-21T11:02:43Z">
              <w:r w:rsidRPr="000E47C0">
                <w:rPr>
                  <w:szCs w:val="28"/>
                </w:rPr>
                <w:delText>686</w:delText>
              </w:r>
            </w:del>
            <w:ins w:id="1717" w:author="Nội dung điều chỉnh (Claude)" w:date="2026-10-21T11:02:43Z">
              <w:r w:rsidRPr="000E47C0">
                <w:rPr>
                  <w:szCs w:val="28"/>
                </w:rPr>
                <w:t xml:space="preserve">298</w:t>
              </w:r>
            </w:ins>
          </w:p>
        </w:tc>
      </w:tr>
      <w:tr w:rsidR="000E47C0" w:rsidRPr="000E47C0" w14:paraId="6C12D6A5" w14:textId="77777777" w:rsidTr="006047EC">
        <w:trPr>
          <w:trHeight w:val="227"/>
        </w:trPr>
        <w:tc>
          <w:tcPr>
            <w:tcW w:w="562" w:type="dxa"/>
            <w:noWrap/>
            <w:vAlign w:val="center"/>
            <w:hideMark/>
          </w:tcPr>
          <w:p w14:paraId="6BDFA37F" w14:textId="77777777" w:rsidR="00197D5A" w:rsidRPr="000E47C0" w:rsidRDefault="00197D5A" w:rsidP="006047EC">
            <w:pPr>
              <w:pStyle w:val="NormalWeb"/>
              <w:spacing w:before="0" w:beforeAutospacing="0" w:after="0" w:afterAutospacing="0"/>
              <w:ind w:firstLine="0"/>
              <w:jc w:val="center"/>
              <w:rPr>
                <w:szCs w:val="28"/>
              </w:rPr>
            </w:pPr>
          </w:p>
        </w:tc>
        <w:tc>
          <w:tcPr>
            <w:tcW w:w="3189" w:type="dxa"/>
            <w:vAlign w:val="center"/>
            <w:hideMark/>
          </w:tcPr>
          <w:p w14:paraId="7D9021D0" w14:textId="77777777" w:rsidR="00197D5A" w:rsidRPr="000E47C0" w:rsidRDefault="00197D5A" w:rsidP="006047EC">
            <w:pPr>
              <w:pStyle w:val="NormalWeb"/>
              <w:spacing w:before="0" w:beforeAutospacing="0" w:after="0" w:afterAutospacing="0"/>
              <w:ind w:firstLine="0"/>
              <w:rPr>
                <w:szCs w:val="28"/>
              </w:rPr>
            </w:pPr>
            <w:r w:rsidRPr="000E47C0">
              <w:rPr>
                <w:szCs w:val="28"/>
              </w:rPr>
              <w:t>Nộp thuế TNDN</w:t>
            </w:r>
          </w:p>
        </w:tc>
        <w:tc>
          <w:tcPr>
            <w:tcW w:w="1206" w:type="dxa"/>
            <w:noWrap/>
            <w:vAlign w:val="center"/>
            <w:hideMark/>
          </w:tcPr>
          <w:p w14:paraId="1D6E314F"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7666A35"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1F054A2C"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Miễn thuế</w:t>
            </w:r>
          </w:p>
        </w:tc>
        <w:tc>
          <w:tcPr>
            <w:tcW w:w="1092" w:type="dxa"/>
            <w:noWrap/>
            <w:vAlign w:val="center"/>
            <w:hideMark/>
          </w:tcPr>
          <w:p w14:paraId="28FB4870" w14:textId="77777777" w:rsidR="00197D5A" w:rsidRPr="000E47C0" w:rsidRDefault="00197D5A" w:rsidP="006047EC">
            <w:pPr>
              <w:pStyle w:val="NormalWeb"/>
              <w:spacing w:before="0" w:beforeAutospacing="0" w:after="0" w:afterAutospacing="0"/>
              <w:ind w:firstLine="0"/>
              <w:jc w:val="center"/>
              <w:rPr>
                <w:szCs w:val="28"/>
              </w:rPr>
            </w:pPr>
            <w:del w:id="1718" w:author="Nội dung điều chỉnh (Claude)" w:date="2026-10-21T11:02:43Z">
              <w:r w:rsidRPr="000E47C0">
                <w:rPr>
                  <w:szCs w:val="28"/>
                </w:rPr>
                <w:delText>426</w:delText>
              </w:r>
            </w:del>
            <w:ins w:id="1719" w:author="Nội dung điều chỉnh (Claude)" w:date="2026-10-21T11:02:43Z">
              <w:r w:rsidRPr="000E47C0">
                <w:rPr>
                  <w:szCs w:val="28"/>
                </w:rPr>
                <w:t xml:space="preserve">29</w:t>
              </w:r>
            </w:ins>
          </w:p>
        </w:tc>
        <w:tc>
          <w:tcPr>
            <w:tcW w:w="1092" w:type="dxa"/>
            <w:noWrap/>
            <w:vAlign w:val="center"/>
            <w:hideMark/>
          </w:tcPr>
          <w:p w14:paraId="4B16AAFB" w14:textId="77777777" w:rsidR="00197D5A" w:rsidRPr="000E47C0" w:rsidRDefault="00197D5A" w:rsidP="006047EC">
            <w:pPr>
              <w:pStyle w:val="NormalWeb"/>
              <w:spacing w:before="0" w:beforeAutospacing="0" w:after="0" w:afterAutospacing="0"/>
              <w:ind w:firstLine="0"/>
              <w:jc w:val="center"/>
              <w:rPr>
                <w:szCs w:val="28"/>
              </w:rPr>
            </w:pPr>
            <w:del w:id="1720" w:author="Nội dung điều chỉnh (Claude)" w:date="2026-10-21T11:02:43Z">
              <w:r w:rsidRPr="000E47C0">
                <w:rPr>
                  <w:szCs w:val="28"/>
                </w:rPr>
                <w:delText>394</w:delText>
              </w:r>
            </w:del>
            <w:ins w:id="1721" w:author="Nội dung điều chỉnh (Claude)" w:date="2026-10-21T11:02:43Z">
              <w:r w:rsidRPr="000E47C0">
                <w:rPr>
                  <w:szCs w:val="28"/>
                </w:rPr>
                <w:t xml:space="preserve">126</w:t>
              </w:r>
            </w:ins>
          </w:p>
        </w:tc>
        <w:tc>
          <w:tcPr>
            <w:tcW w:w="1092" w:type="dxa"/>
            <w:noWrap/>
            <w:vAlign w:val="center"/>
            <w:hideMark/>
          </w:tcPr>
          <w:p w14:paraId="3FAA4529" w14:textId="77777777" w:rsidR="00197D5A" w:rsidRPr="000E47C0" w:rsidRDefault="00197D5A" w:rsidP="006047EC">
            <w:pPr>
              <w:pStyle w:val="NormalWeb"/>
              <w:spacing w:before="0" w:beforeAutospacing="0" w:after="0" w:afterAutospacing="0"/>
              <w:ind w:firstLine="0"/>
              <w:jc w:val="center"/>
              <w:rPr>
                <w:szCs w:val="28"/>
              </w:rPr>
            </w:pPr>
            <w:del w:id="1722" w:author="Nội dung điều chỉnh (Claude)" w:date="2026-10-21T11:02:43Z">
              <w:r w:rsidRPr="000E47C0">
                <w:rPr>
                  <w:szCs w:val="28"/>
                </w:rPr>
                <w:delText>506</w:delText>
              </w:r>
            </w:del>
            <w:ins w:id="1723" w:author="Nội dung điều chỉnh (Claude)" w:date="2026-10-21T11:02:43Z">
              <w:r w:rsidRPr="000E47C0">
                <w:rPr>
                  <w:szCs w:val="28"/>
                </w:rPr>
                <w:t xml:space="preserve">173</w:t>
              </w:r>
            </w:ins>
          </w:p>
        </w:tc>
        <w:tc>
          <w:tcPr>
            <w:tcW w:w="1092" w:type="dxa"/>
            <w:noWrap/>
            <w:vAlign w:val="center"/>
            <w:hideMark/>
          </w:tcPr>
          <w:p w14:paraId="022C17E8" w14:textId="77777777" w:rsidR="00197D5A" w:rsidRPr="000E47C0" w:rsidRDefault="00197D5A" w:rsidP="006047EC">
            <w:pPr>
              <w:pStyle w:val="NormalWeb"/>
              <w:spacing w:before="0" w:beforeAutospacing="0" w:after="0" w:afterAutospacing="0"/>
              <w:ind w:firstLine="0"/>
              <w:jc w:val="center"/>
              <w:rPr>
                <w:szCs w:val="28"/>
              </w:rPr>
            </w:pPr>
            <w:del w:id="1724" w:author="Nội dung điều chỉnh (Claude)" w:date="2026-10-21T11:02:43Z">
              <w:r w:rsidRPr="000E47C0">
                <w:rPr>
                  <w:szCs w:val="28"/>
                </w:rPr>
                <w:delText>631</w:delText>
              </w:r>
            </w:del>
            <w:ins w:id="1725" w:author="Nội dung điều chỉnh (Claude)" w:date="2026-10-21T11:02:43Z">
              <w:r w:rsidRPr="000E47C0">
                <w:rPr>
                  <w:szCs w:val="28"/>
                </w:rPr>
                <w:t xml:space="preserve">178</w:t>
              </w:r>
            </w:ins>
          </w:p>
        </w:tc>
        <w:tc>
          <w:tcPr>
            <w:tcW w:w="1092" w:type="dxa"/>
            <w:noWrap/>
            <w:vAlign w:val="center"/>
            <w:hideMark/>
          </w:tcPr>
          <w:p w14:paraId="709DC2DF" w14:textId="77777777" w:rsidR="00197D5A" w:rsidRPr="000E47C0" w:rsidRDefault="00197D5A" w:rsidP="006047EC">
            <w:pPr>
              <w:pStyle w:val="NormalWeb"/>
              <w:spacing w:before="0" w:beforeAutospacing="0" w:after="0" w:afterAutospacing="0"/>
              <w:ind w:firstLine="0"/>
              <w:jc w:val="center"/>
              <w:rPr>
                <w:szCs w:val="28"/>
              </w:rPr>
            </w:pPr>
            <w:del w:id="1726" w:author="Nội dung điều chỉnh (Claude)" w:date="2026-10-21T11:02:43Z">
              <w:r w:rsidRPr="000E47C0">
                <w:rPr>
                  <w:szCs w:val="28"/>
                </w:rPr>
                <w:delText>769</w:delText>
              </w:r>
            </w:del>
            <w:ins w:id="1727" w:author="Nội dung điều chỉnh (Claude)" w:date="2026-10-21T11:02:43Z">
              <w:r w:rsidRPr="000E47C0">
                <w:rPr>
                  <w:szCs w:val="28"/>
                </w:rPr>
                <w:t xml:space="preserve">178</w:t>
              </w:r>
            </w:ins>
          </w:p>
        </w:tc>
        <w:tc>
          <w:tcPr>
            <w:tcW w:w="1092" w:type="dxa"/>
            <w:noWrap/>
            <w:vAlign w:val="center"/>
            <w:hideMark/>
          </w:tcPr>
          <w:p w14:paraId="6F49C991" w14:textId="77777777" w:rsidR="00197D5A" w:rsidRPr="000E47C0" w:rsidRDefault="00197D5A" w:rsidP="006047EC">
            <w:pPr>
              <w:pStyle w:val="NormalWeb"/>
              <w:spacing w:before="0" w:beforeAutospacing="0" w:after="0" w:afterAutospacing="0"/>
              <w:ind w:firstLine="0"/>
              <w:jc w:val="center"/>
              <w:rPr>
                <w:szCs w:val="28"/>
              </w:rPr>
            </w:pPr>
            <w:del w:id="1728" w:author="Nội dung điều chỉnh (Claude)" w:date="2026-10-21T11:02:43Z">
              <w:r w:rsidRPr="000E47C0">
                <w:rPr>
                  <w:szCs w:val="28"/>
                </w:rPr>
                <w:delText>924</w:delText>
              </w:r>
            </w:del>
            <w:ins w:id="1729" w:author="Nội dung điều chỉnh (Claude)" w:date="2026-10-21T11:02:43Z">
              <w:r w:rsidRPr="000E47C0">
                <w:rPr>
                  <w:szCs w:val="28"/>
                </w:rPr>
                <w:t xml:space="preserve">178</w:t>
              </w:r>
            </w:ins>
          </w:p>
        </w:tc>
        <w:tc>
          <w:tcPr>
            <w:tcW w:w="1092" w:type="dxa"/>
            <w:noWrap/>
            <w:vAlign w:val="center"/>
            <w:hideMark/>
          </w:tcPr>
          <w:p w14:paraId="7CC6A773" w14:textId="390D7512" w:rsidR="00197D5A" w:rsidRPr="000E47C0" w:rsidRDefault="00197D5A" w:rsidP="006047EC">
            <w:pPr>
              <w:pStyle w:val="NormalWeb"/>
              <w:spacing w:before="0" w:beforeAutospacing="0" w:after="0" w:afterAutospacing="0"/>
              <w:ind w:firstLine="0"/>
              <w:jc w:val="center"/>
              <w:rPr>
                <w:szCs w:val="28"/>
              </w:rPr>
            </w:pPr>
            <w:del w:id="1730" w:author="Nội dung điều chỉnh (Claude)" w:date="2026-10-21T11:02:43Z">
              <w:r w:rsidRPr="000E47C0">
                <w:rPr>
                  <w:szCs w:val="28"/>
                </w:rPr>
                <w:delText>1.096</w:delText>
              </w:r>
            </w:del>
            <w:ins w:id="1731" w:author="Nội dung điều chỉnh (Claude)" w:date="2026-10-21T11:02:43Z">
              <w:r w:rsidRPr="000E47C0">
                <w:rPr>
                  <w:szCs w:val="28"/>
                </w:rPr>
                <w:t xml:space="preserve">178</w:t>
              </w:r>
            </w:ins>
          </w:p>
        </w:tc>
      </w:tr>
      <w:tr w:rsidR="000E47C0" w:rsidRPr="000E47C0" w14:paraId="19FC1CB9" w14:textId="77777777" w:rsidTr="006047EC">
        <w:trPr>
          <w:trHeight w:val="227"/>
        </w:trPr>
        <w:tc>
          <w:tcPr>
            <w:tcW w:w="562" w:type="dxa"/>
            <w:noWrap/>
            <w:vAlign w:val="center"/>
            <w:hideMark/>
          </w:tcPr>
          <w:p w14:paraId="29C15920"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IV</w:t>
            </w:r>
          </w:p>
        </w:tc>
        <w:tc>
          <w:tcPr>
            <w:tcW w:w="3189" w:type="dxa"/>
            <w:vAlign w:val="center"/>
            <w:hideMark/>
          </w:tcPr>
          <w:p w14:paraId="7984EABA"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Lợi nhuận sau thuế</w:t>
            </w:r>
          </w:p>
        </w:tc>
        <w:tc>
          <w:tcPr>
            <w:tcW w:w="1206" w:type="dxa"/>
            <w:noWrap/>
            <w:vAlign w:val="center"/>
            <w:hideMark/>
          </w:tcPr>
          <w:p w14:paraId="7B2DD40F" w14:textId="54510BF4" w:rsidR="00197D5A" w:rsidRPr="000E47C0" w:rsidRDefault="00197D5A" w:rsidP="006047EC">
            <w:pPr>
              <w:pStyle w:val="NormalWeb"/>
              <w:spacing w:before="0" w:beforeAutospacing="0" w:after="0" w:afterAutospacing="0"/>
              <w:ind w:firstLine="0"/>
              <w:jc w:val="center"/>
              <w:rPr>
                <w:szCs w:val="28"/>
              </w:rPr>
            </w:pPr>
            <w:del w:id="1732" w:author="Nội dung điều chỉnh (Claude)" w:date="2026-10-21T11:02:43Z">
              <w:r w:rsidRPr="000E47C0">
                <w:rPr>
                  <w:szCs w:val="28"/>
                </w:rPr>
                <w:delText>594</w:delText>
              </w:r>
            </w:del>
            <w:ins w:id="1733" w:author="Nội dung điều chỉnh (Claude)" w:date="2026-10-21T11:02:43Z">
              <w:r w:rsidRPr="000E47C0">
                <w:rPr>
                  <w:szCs w:val="28"/>
                </w:rPr>
                <w:t xml:space="preserve">-768</w:t>
              </w:r>
            </w:ins>
          </w:p>
        </w:tc>
        <w:tc>
          <w:tcPr>
            <w:tcW w:w="1092" w:type="dxa"/>
            <w:noWrap/>
            <w:vAlign w:val="center"/>
            <w:hideMark/>
          </w:tcPr>
          <w:p w14:paraId="282D3245" w14:textId="4444765E" w:rsidR="00197D5A" w:rsidRPr="000E47C0" w:rsidRDefault="00197D5A" w:rsidP="006047EC">
            <w:pPr>
              <w:pStyle w:val="NormalWeb"/>
              <w:spacing w:before="0" w:beforeAutospacing="0" w:after="0" w:afterAutospacing="0"/>
              <w:ind w:firstLine="0"/>
              <w:jc w:val="center"/>
              <w:rPr>
                <w:szCs w:val="28"/>
              </w:rPr>
            </w:pPr>
            <w:del w:id="1734" w:author="Nội dung điều chỉnh (Claude)" w:date="2026-10-21T11:02:43Z">
              <w:r w:rsidRPr="000E47C0">
                <w:rPr>
                  <w:szCs w:val="28"/>
                </w:rPr>
                <w:delText>1.504</w:delText>
              </w:r>
            </w:del>
            <w:ins w:id="1735" w:author="Nội dung điều chỉnh (Claude)" w:date="2026-10-21T11:02:43Z">
              <w:r w:rsidRPr="000E47C0">
                <w:rPr>
                  <w:szCs w:val="28"/>
                </w:rPr>
                <w:t xml:space="preserve">-259</w:t>
              </w:r>
            </w:ins>
          </w:p>
        </w:tc>
        <w:tc>
          <w:tcPr>
            <w:tcW w:w="1092" w:type="dxa"/>
            <w:noWrap/>
            <w:vAlign w:val="center"/>
            <w:hideMark/>
          </w:tcPr>
          <w:p w14:paraId="68EE4D6B" w14:textId="117DCF1D" w:rsidR="00197D5A" w:rsidRPr="000E47C0" w:rsidRDefault="00197D5A" w:rsidP="006047EC">
            <w:pPr>
              <w:pStyle w:val="NormalWeb"/>
              <w:spacing w:before="0" w:beforeAutospacing="0" w:after="0" w:afterAutospacing="0"/>
              <w:ind w:firstLine="0"/>
              <w:jc w:val="center"/>
              <w:rPr>
                <w:szCs w:val="28"/>
              </w:rPr>
            </w:pPr>
            <w:del w:id="1736" w:author="Nội dung điều chỉnh (Claude)" w:date="2026-10-21T11:02:43Z">
              <w:r w:rsidRPr="000E47C0">
                <w:rPr>
                  <w:szCs w:val="28"/>
                </w:rPr>
                <w:delText>2.234</w:delText>
              </w:r>
            </w:del>
            <w:ins w:id="1737" w:author="Nội dung điều chỉnh (Claude)" w:date="2026-10-21T11:02:43Z">
              <w:r w:rsidRPr="000E47C0">
                <w:rPr>
                  <w:szCs w:val="28"/>
                </w:rPr>
                <w:t xml:space="preserve">568</w:t>
              </w:r>
            </w:ins>
          </w:p>
        </w:tc>
        <w:tc>
          <w:tcPr>
            <w:tcW w:w="1092" w:type="dxa"/>
            <w:noWrap/>
            <w:vAlign w:val="center"/>
            <w:hideMark/>
          </w:tcPr>
          <w:p w14:paraId="191CDF3C" w14:textId="227F52A5" w:rsidR="00197D5A" w:rsidRPr="000E47C0" w:rsidRDefault="00197D5A" w:rsidP="006047EC">
            <w:pPr>
              <w:pStyle w:val="NormalWeb"/>
              <w:spacing w:before="0" w:beforeAutospacing="0" w:after="0" w:afterAutospacing="0"/>
              <w:ind w:firstLine="0"/>
              <w:jc w:val="center"/>
              <w:rPr>
                <w:szCs w:val="28"/>
              </w:rPr>
            </w:pPr>
            <w:del w:id="1738" w:author="Nội dung điều chỉnh (Claude)" w:date="2026-10-21T11:02:43Z">
              <w:r w:rsidRPr="000E47C0">
                <w:rPr>
                  <w:szCs w:val="28"/>
                </w:rPr>
                <w:delText>2.079</w:delText>
              </w:r>
            </w:del>
            <w:ins w:id="1739" w:author="Nội dung điều chỉnh (Claude)" w:date="2026-10-21T11:02:43Z">
              <w:r w:rsidRPr="000E47C0">
                <w:rPr>
                  <w:szCs w:val="28"/>
                </w:rPr>
                <w:t xml:space="preserve">576</w:t>
              </w:r>
            </w:ins>
          </w:p>
        </w:tc>
        <w:tc>
          <w:tcPr>
            <w:tcW w:w="1092" w:type="dxa"/>
            <w:noWrap/>
            <w:vAlign w:val="center"/>
            <w:hideMark/>
          </w:tcPr>
          <w:p w14:paraId="03ACC0B7" w14:textId="099245E2" w:rsidR="00197D5A" w:rsidRPr="000E47C0" w:rsidRDefault="00197D5A" w:rsidP="006047EC">
            <w:pPr>
              <w:pStyle w:val="NormalWeb"/>
              <w:spacing w:before="0" w:beforeAutospacing="0" w:after="0" w:afterAutospacing="0"/>
              <w:ind w:firstLine="0"/>
              <w:jc w:val="center"/>
              <w:rPr>
                <w:szCs w:val="28"/>
              </w:rPr>
            </w:pPr>
            <w:del w:id="1740" w:author="Nội dung điều chỉnh (Claude)" w:date="2026-10-21T11:02:43Z">
              <w:r w:rsidRPr="000E47C0">
                <w:rPr>
                  <w:szCs w:val="28"/>
                </w:rPr>
                <w:delText>1.894</w:delText>
              </w:r>
            </w:del>
            <w:ins w:id="1741" w:author="Nội dung điều chỉnh (Claude)" w:date="2026-10-21T11:02:43Z">
              <w:r w:rsidRPr="000E47C0">
                <w:rPr>
                  <w:szCs w:val="28"/>
                </w:rPr>
                <w:t xml:space="preserve">504</w:t>
              </w:r>
            </w:ins>
          </w:p>
        </w:tc>
        <w:tc>
          <w:tcPr>
            <w:tcW w:w="1092" w:type="dxa"/>
            <w:noWrap/>
            <w:vAlign w:val="center"/>
            <w:hideMark/>
          </w:tcPr>
          <w:p w14:paraId="1569DDA3" w14:textId="4B8F9C95" w:rsidR="00197D5A" w:rsidRPr="000E47C0" w:rsidRDefault="00197D5A" w:rsidP="006047EC">
            <w:pPr>
              <w:pStyle w:val="NormalWeb"/>
              <w:spacing w:before="0" w:beforeAutospacing="0" w:after="0" w:afterAutospacing="0"/>
              <w:ind w:firstLine="0"/>
              <w:jc w:val="center"/>
              <w:rPr>
                <w:szCs w:val="28"/>
              </w:rPr>
            </w:pPr>
            <w:del w:id="1742" w:author="Nội dung điều chỉnh (Claude)" w:date="2026-10-21T11:02:43Z">
              <w:r w:rsidRPr="000E47C0">
                <w:rPr>
                  <w:szCs w:val="28"/>
                </w:rPr>
                <w:delText>2.508</w:delText>
              </w:r>
            </w:del>
            <w:ins w:id="1743" w:author="Nội dung điều chỉnh (Claude)" w:date="2026-10-21T11:02:43Z">
              <w:r w:rsidRPr="000E47C0">
                <w:rPr>
                  <w:szCs w:val="28"/>
                </w:rPr>
                <w:t xml:space="preserve">691</w:t>
              </w:r>
            </w:ins>
          </w:p>
        </w:tc>
        <w:tc>
          <w:tcPr>
            <w:tcW w:w="1092" w:type="dxa"/>
            <w:noWrap/>
            <w:vAlign w:val="center"/>
            <w:hideMark/>
          </w:tcPr>
          <w:p w14:paraId="19686FB0" w14:textId="5F76E3C8" w:rsidR="00197D5A" w:rsidRPr="000E47C0" w:rsidRDefault="00197D5A" w:rsidP="006047EC">
            <w:pPr>
              <w:pStyle w:val="NormalWeb"/>
              <w:spacing w:before="0" w:beforeAutospacing="0" w:after="0" w:afterAutospacing="0"/>
              <w:ind w:firstLine="0"/>
              <w:jc w:val="center"/>
              <w:rPr>
                <w:szCs w:val="28"/>
              </w:rPr>
            </w:pPr>
            <w:del w:id="1744" w:author="Nội dung điều chỉnh (Claude)" w:date="2026-10-21T11:02:43Z">
              <w:r w:rsidRPr="000E47C0">
                <w:rPr>
                  <w:szCs w:val="28"/>
                </w:rPr>
                <w:delText>3.194</w:delText>
              </w:r>
            </w:del>
            <w:ins w:id="1745" w:author="Nội dung điều chỉnh (Claude)" w:date="2026-10-21T11:02:43Z">
              <w:r w:rsidRPr="000E47C0">
                <w:rPr>
                  <w:szCs w:val="28"/>
                </w:rPr>
                <w:t xml:space="preserve">712</w:t>
              </w:r>
            </w:ins>
          </w:p>
        </w:tc>
        <w:tc>
          <w:tcPr>
            <w:tcW w:w="1092" w:type="dxa"/>
            <w:noWrap/>
            <w:vAlign w:val="center"/>
            <w:hideMark/>
          </w:tcPr>
          <w:p w14:paraId="569172A0" w14:textId="6F0D5FD2" w:rsidR="00197D5A" w:rsidRPr="000E47C0" w:rsidRDefault="00197D5A" w:rsidP="006047EC">
            <w:pPr>
              <w:pStyle w:val="NormalWeb"/>
              <w:spacing w:before="0" w:beforeAutospacing="0" w:after="0" w:afterAutospacing="0"/>
              <w:ind w:firstLine="0"/>
              <w:jc w:val="center"/>
              <w:rPr>
                <w:szCs w:val="28"/>
              </w:rPr>
            </w:pPr>
            <w:del w:id="1746" w:author="Nội dung điều chỉnh (Claude)" w:date="2026-10-21T11:02:43Z">
              <w:r w:rsidRPr="000E47C0">
                <w:rPr>
                  <w:szCs w:val="28"/>
                </w:rPr>
                <w:delText>3.959</w:delText>
              </w:r>
            </w:del>
            <w:ins w:id="1747" w:author="Nội dung điều chỉnh (Claude)" w:date="2026-10-21T11:02:43Z">
              <w:r w:rsidRPr="000E47C0">
                <w:rPr>
                  <w:szCs w:val="28"/>
                </w:rPr>
                <w:t xml:space="preserve">712</w:t>
              </w:r>
            </w:ins>
          </w:p>
        </w:tc>
        <w:tc>
          <w:tcPr>
            <w:tcW w:w="1092" w:type="dxa"/>
            <w:noWrap/>
            <w:vAlign w:val="center"/>
            <w:hideMark/>
          </w:tcPr>
          <w:p w14:paraId="24E74D1A" w14:textId="6F21F844" w:rsidR="00197D5A" w:rsidRPr="000E47C0" w:rsidRDefault="00197D5A" w:rsidP="006047EC">
            <w:pPr>
              <w:pStyle w:val="NormalWeb"/>
              <w:spacing w:before="0" w:beforeAutospacing="0" w:after="0" w:afterAutospacing="0"/>
              <w:ind w:firstLine="0"/>
              <w:jc w:val="center"/>
              <w:rPr>
                <w:szCs w:val="28"/>
              </w:rPr>
            </w:pPr>
            <w:del w:id="1748" w:author="Nội dung điều chỉnh (Claude)" w:date="2026-10-21T11:02:43Z">
              <w:r w:rsidRPr="000E47C0">
                <w:rPr>
                  <w:szCs w:val="28"/>
                </w:rPr>
                <w:delText>4.810</w:delText>
              </w:r>
            </w:del>
            <w:ins w:id="1749" w:author="Nội dung điều chỉnh (Claude)" w:date="2026-10-21T11:02:43Z">
              <w:r w:rsidRPr="000E47C0">
                <w:rPr>
                  <w:szCs w:val="28"/>
                </w:rPr>
                <w:t xml:space="preserve">712</w:t>
              </w:r>
            </w:ins>
          </w:p>
        </w:tc>
        <w:tc>
          <w:tcPr>
            <w:tcW w:w="1092" w:type="dxa"/>
            <w:noWrap/>
            <w:vAlign w:val="center"/>
            <w:hideMark/>
          </w:tcPr>
          <w:p w14:paraId="5885A447" w14:textId="053E4803" w:rsidR="00197D5A" w:rsidRPr="000E47C0" w:rsidRDefault="00197D5A" w:rsidP="006047EC">
            <w:pPr>
              <w:pStyle w:val="NormalWeb"/>
              <w:spacing w:before="0" w:beforeAutospacing="0" w:after="0" w:afterAutospacing="0"/>
              <w:ind w:firstLine="0"/>
              <w:jc w:val="center"/>
              <w:rPr>
                <w:szCs w:val="28"/>
              </w:rPr>
            </w:pPr>
            <w:del w:id="1750" w:author="Nội dung điều chỉnh (Claude)" w:date="2026-10-21T11:02:43Z">
              <w:r w:rsidRPr="000E47C0">
                <w:rPr>
                  <w:szCs w:val="28"/>
                </w:rPr>
                <w:delText>5.758</w:delText>
              </w:r>
            </w:del>
            <w:ins w:id="1751" w:author="Nội dung điều chỉnh (Claude)" w:date="2026-10-21T11:02:43Z">
              <w:r w:rsidRPr="000E47C0">
                <w:rPr>
                  <w:szCs w:val="28"/>
                </w:rPr>
                <w:t xml:space="preserve">712</w:t>
              </w:r>
            </w:ins>
          </w:p>
        </w:tc>
      </w:tr>
      <w:tr w:rsidR="000E47C0" w:rsidRPr="000E47C0" w14:paraId="7D5385BC" w14:textId="77777777" w:rsidTr="006047EC">
        <w:trPr>
          <w:trHeight w:val="227"/>
        </w:trPr>
        <w:tc>
          <w:tcPr>
            <w:tcW w:w="562" w:type="dxa"/>
            <w:noWrap/>
            <w:vAlign w:val="center"/>
            <w:hideMark/>
          </w:tcPr>
          <w:p w14:paraId="77E6B26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vAlign w:val="center"/>
            <w:hideMark/>
          </w:tcPr>
          <w:p w14:paraId="685636E3" w14:textId="77777777" w:rsidR="00197D5A" w:rsidRPr="000E47C0" w:rsidRDefault="00197D5A" w:rsidP="006047EC">
            <w:pPr>
              <w:pStyle w:val="NormalWeb"/>
              <w:spacing w:before="0" w:beforeAutospacing="0" w:after="0" w:afterAutospacing="0"/>
              <w:ind w:firstLine="0"/>
              <w:rPr>
                <w:szCs w:val="28"/>
              </w:rPr>
            </w:pPr>
            <w:r w:rsidRPr="000E47C0">
              <w:rPr>
                <w:szCs w:val="28"/>
              </w:rPr>
              <w:t>Trích lập quỹ đầu tư phát triển và quỹ dự phòng tài chính (20%)</w:t>
            </w:r>
          </w:p>
        </w:tc>
        <w:tc>
          <w:tcPr>
            <w:tcW w:w="1206" w:type="dxa"/>
            <w:noWrap/>
            <w:vAlign w:val="center"/>
            <w:hideMark/>
          </w:tcPr>
          <w:p w14:paraId="4E8481D9" w14:textId="415D3F95" w:rsidR="00197D5A" w:rsidRPr="000E47C0" w:rsidRDefault="00197D5A" w:rsidP="006047EC">
            <w:pPr>
              <w:pStyle w:val="NormalWeb"/>
              <w:spacing w:before="0" w:beforeAutospacing="0" w:after="0" w:afterAutospacing="0"/>
              <w:ind w:firstLine="0"/>
              <w:jc w:val="center"/>
              <w:rPr>
                <w:szCs w:val="28"/>
              </w:rPr>
            </w:pPr>
            <w:del w:id="1752" w:author="Nội dung điều chỉnh (Claude)" w:date="2026-10-21T11:02:43Z">
              <w:r w:rsidRPr="000E47C0">
                <w:rPr>
                  <w:szCs w:val="28"/>
                </w:rPr>
                <w:delText>119</w:delText>
              </w:r>
            </w:del>
            <w:ins w:id="1753" w:author="Nội dung điều chỉnh (Claude)" w:date="2026-10-21T11:02:43Z">
              <w:r w:rsidRPr="000E47C0">
                <w:rPr>
                  <w:szCs w:val="28"/>
                </w:rPr>
                <w:t xml:space="preserve">-</w:t>
              </w:r>
            </w:ins>
          </w:p>
        </w:tc>
        <w:tc>
          <w:tcPr>
            <w:tcW w:w="1092" w:type="dxa"/>
            <w:noWrap/>
            <w:vAlign w:val="center"/>
            <w:hideMark/>
          </w:tcPr>
          <w:p w14:paraId="4C764470" w14:textId="315CFC37" w:rsidR="00197D5A" w:rsidRPr="000E47C0" w:rsidRDefault="00197D5A" w:rsidP="006047EC">
            <w:pPr>
              <w:pStyle w:val="NormalWeb"/>
              <w:spacing w:before="0" w:beforeAutospacing="0" w:after="0" w:afterAutospacing="0"/>
              <w:ind w:firstLine="0"/>
              <w:jc w:val="center"/>
              <w:rPr>
                <w:szCs w:val="28"/>
              </w:rPr>
            </w:pPr>
            <w:del w:id="1754" w:author="Nội dung điều chỉnh (Claude)" w:date="2026-10-21T11:02:43Z">
              <w:r w:rsidRPr="000E47C0">
                <w:rPr>
                  <w:szCs w:val="28"/>
                </w:rPr>
                <w:delText>301</w:delText>
              </w:r>
            </w:del>
            <w:ins w:id="1755" w:author="Nội dung điều chỉnh (Claude)" w:date="2026-10-21T11:02:43Z">
              <w:r w:rsidRPr="000E47C0">
                <w:rPr>
                  <w:szCs w:val="28"/>
                </w:rPr>
                <w:t xml:space="preserve">-</w:t>
              </w:r>
            </w:ins>
          </w:p>
        </w:tc>
        <w:tc>
          <w:tcPr>
            <w:tcW w:w="1092" w:type="dxa"/>
            <w:noWrap/>
            <w:vAlign w:val="center"/>
            <w:hideMark/>
          </w:tcPr>
          <w:p w14:paraId="702C5806" w14:textId="57448F96" w:rsidR="00197D5A" w:rsidRPr="000E47C0" w:rsidRDefault="00197D5A" w:rsidP="006047EC">
            <w:pPr>
              <w:pStyle w:val="NormalWeb"/>
              <w:spacing w:before="0" w:beforeAutospacing="0" w:after="0" w:afterAutospacing="0"/>
              <w:ind w:firstLine="0"/>
              <w:jc w:val="center"/>
              <w:rPr>
                <w:szCs w:val="28"/>
              </w:rPr>
            </w:pPr>
            <w:del w:id="1756" w:author="Nội dung điều chỉnh (Claude)" w:date="2026-10-21T11:02:43Z">
              <w:r w:rsidRPr="000E47C0">
                <w:rPr>
                  <w:szCs w:val="28"/>
                </w:rPr>
                <w:delText>447</w:delText>
              </w:r>
            </w:del>
            <w:ins w:id="1757" w:author="Nội dung điều chỉnh (Claude)" w:date="2026-10-21T11:02:43Z">
              <w:r w:rsidRPr="000E47C0">
                <w:rPr>
                  <w:szCs w:val="28"/>
                </w:rPr>
                <w:t xml:space="preserve">-</w:t>
              </w:r>
            </w:ins>
          </w:p>
        </w:tc>
        <w:tc>
          <w:tcPr>
            <w:tcW w:w="1092" w:type="dxa"/>
            <w:noWrap/>
            <w:vAlign w:val="center"/>
            <w:hideMark/>
          </w:tcPr>
          <w:p w14:paraId="7039C820" w14:textId="77777777" w:rsidR="00197D5A" w:rsidRPr="000E47C0" w:rsidRDefault="00197D5A" w:rsidP="006047EC">
            <w:pPr>
              <w:pStyle w:val="NormalWeb"/>
              <w:spacing w:before="0" w:beforeAutospacing="0" w:after="0" w:afterAutospacing="0"/>
              <w:ind w:firstLine="0"/>
              <w:jc w:val="center"/>
              <w:rPr>
                <w:szCs w:val="28"/>
              </w:rPr>
            </w:pPr>
            <w:del w:id="1758" w:author="Nội dung điều chỉnh (Claude)" w:date="2026-10-21T11:02:43Z">
              <w:r w:rsidRPr="000E47C0">
                <w:rPr>
                  <w:szCs w:val="28"/>
                </w:rPr>
                <w:delText>416</w:delText>
              </w:r>
            </w:del>
            <w:ins w:id="1759" w:author="Nội dung điều chỉnh (Claude)" w:date="2026-10-21T11:02:43Z">
              <w:r w:rsidRPr="000E47C0">
                <w:rPr>
                  <w:szCs w:val="28"/>
                </w:rPr>
                <w:t xml:space="preserve">23</w:t>
              </w:r>
            </w:ins>
          </w:p>
        </w:tc>
        <w:tc>
          <w:tcPr>
            <w:tcW w:w="1092" w:type="dxa"/>
            <w:noWrap/>
            <w:vAlign w:val="center"/>
            <w:hideMark/>
          </w:tcPr>
          <w:p w14:paraId="73BF6DD5" w14:textId="7C4563E0" w:rsidR="00197D5A" w:rsidRPr="000E47C0" w:rsidRDefault="00197D5A" w:rsidP="006047EC">
            <w:pPr>
              <w:pStyle w:val="NormalWeb"/>
              <w:spacing w:before="0" w:beforeAutospacing="0" w:after="0" w:afterAutospacing="0"/>
              <w:ind w:firstLine="0"/>
              <w:jc w:val="center"/>
              <w:rPr>
                <w:szCs w:val="28"/>
              </w:rPr>
            </w:pPr>
            <w:del w:id="1760" w:author="Nội dung điều chỉnh (Claude)" w:date="2026-10-21T11:02:43Z">
              <w:r w:rsidRPr="000E47C0">
                <w:rPr>
                  <w:szCs w:val="28"/>
                </w:rPr>
                <w:delText>379</w:delText>
              </w:r>
            </w:del>
            <w:ins w:id="1761" w:author="Nội dung điều chỉnh (Claude)" w:date="2026-10-21T11:02:43Z">
              <w:r w:rsidRPr="000E47C0">
                <w:rPr>
                  <w:szCs w:val="28"/>
                </w:rPr>
                <w:t xml:space="preserve">101</w:t>
              </w:r>
            </w:ins>
          </w:p>
        </w:tc>
        <w:tc>
          <w:tcPr>
            <w:tcW w:w="1092" w:type="dxa"/>
            <w:noWrap/>
            <w:vAlign w:val="center"/>
            <w:hideMark/>
          </w:tcPr>
          <w:p w14:paraId="11E5681D" w14:textId="0D158848" w:rsidR="00197D5A" w:rsidRPr="000E47C0" w:rsidRDefault="00197D5A" w:rsidP="006047EC">
            <w:pPr>
              <w:pStyle w:val="NormalWeb"/>
              <w:spacing w:before="0" w:beforeAutospacing="0" w:after="0" w:afterAutospacing="0"/>
              <w:ind w:firstLine="0"/>
              <w:jc w:val="center"/>
              <w:rPr>
                <w:szCs w:val="28"/>
              </w:rPr>
            </w:pPr>
            <w:del w:id="1762" w:author="Nội dung điều chỉnh (Claude)" w:date="2026-10-21T11:02:43Z">
              <w:r w:rsidRPr="000E47C0">
                <w:rPr>
                  <w:szCs w:val="28"/>
                </w:rPr>
                <w:delText>502</w:delText>
              </w:r>
            </w:del>
            <w:ins w:id="1763" w:author="Nội dung điều chỉnh (Claude)" w:date="2026-10-21T11:02:43Z">
              <w:r w:rsidRPr="000E47C0">
                <w:rPr>
                  <w:szCs w:val="28"/>
                </w:rPr>
                <w:t xml:space="preserve">138</w:t>
              </w:r>
            </w:ins>
          </w:p>
        </w:tc>
        <w:tc>
          <w:tcPr>
            <w:tcW w:w="1092" w:type="dxa"/>
            <w:noWrap/>
            <w:vAlign w:val="center"/>
            <w:hideMark/>
          </w:tcPr>
          <w:p w14:paraId="28D7CB05" w14:textId="0E19E808" w:rsidR="00197D5A" w:rsidRPr="000E47C0" w:rsidRDefault="00197D5A" w:rsidP="006047EC">
            <w:pPr>
              <w:pStyle w:val="NormalWeb"/>
              <w:spacing w:before="0" w:beforeAutospacing="0" w:after="0" w:afterAutospacing="0"/>
              <w:ind w:firstLine="0"/>
              <w:jc w:val="center"/>
              <w:rPr>
                <w:szCs w:val="28"/>
              </w:rPr>
            </w:pPr>
            <w:del w:id="1764" w:author="Nội dung điều chỉnh (Claude)" w:date="2026-10-21T11:02:43Z">
              <w:r w:rsidRPr="000E47C0">
                <w:rPr>
                  <w:szCs w:val="28"/>
                </w:rPr>
                <w:delText>639</w:delText>
              </w:r>
            </w:del>
            <w:ins w:id="1765" w:author="Nội dung điều chỉnh (Claude)" w:date="2026-10-21T11:02:43Z">
              <w:r w:rsidRPr="000E47C0">
                <w:rPr>
                  <w:szCs w:val="28"/>
                </w:rPr>
                <w:t xml:space="preserve">142</w:t>
              </w:r>
            </w:ins>
          </w:p>
        </w:tc>
        <w:tc>
          <w:tcPr>
            <w:tcW w:w="1092" w:type="dxa"/>
            <w:noWrap/>
            <w:vAlign w:val="center"/>
            <w:hideMark/>
          </w:tcPr>
          <w:p w14:paraId="79945847" w14:textId="12E74563" w:rsidR="00197D5A" w:rsidRPr="000E47C0" w:rsidRDefault="00197D5A" w:rsidP="006047EC">
            <w:pPr>
              <w:pStyle w:val="NormalWeb"/>
              <w:spacing w:before="0" w:beforeAutospacing="0" w:after="0" w:afterAutospacing="0"/>
              <w:ind w:firstLine="0"/>
              <w:jc w:val="center"/>
              <w:rPr>
                <w:szCs w:val="28"/>
              </w:rPr>
            </w:pPr>
            <w:del w:id="1766" w:author="Nội dung điều chỉnh (Claude)" w:date="2026-10-21T11:02:43Z">
              <w:r w:rsidRPr="000E47C0">
                <w:rPr>
                  <w:szCs w:val="28"/>
                </w:rPr>
                <w:delText>792</w:delText>
              </w:r>
            </w:del>
            <w:ins w:id="1767" w:author="Nội dung điều chỉnh (Claude)" w:date="2026-10-21T11:02:43Z">
              <w:r w:rsidRPr="000E47C0">
                <w:rPr>
                  <w:szCs w:val="28"/>
                </w:rPr>
                <w:t xml:space="preserve">142</w:t>
              </w:r>
            </w:ins>
          </w:p>
        </w:tc>
        <w:tc>
          <w:tcPr>
            <w:tcW w:w="1092" w:type="dxa"/>
            <w:noWrap/>
            <w:vAlign w:val="center"/>
            <w:hideMark/>
          </w:tcPr>
          <w:p w14:paraId="4B0B9759" w14:textId="4D5DAF92" w:rsidR="00197D5A" w:rsidRPr="000E47C0" w:rsidRDefault="00197D5A" w:rsidP="006047EC">
            <w:pPr>
              <w:pStyle w:val="NormalWeb"/>
              <w:spacing w:before="0" w:beforeAutospacing="0" w:after="0" w:afterAutospacing="0"/>
              <w:ind w:firstLine="0"/>
              <w:jc w:val="center"/>
              <w:rPr>
                <w:szCs w:val="28"/>
              </w:rPr>
            </w:pPr>
            <w:del w:id="1768" w:author="Nội dung điều chỉnh (Claude)" w:date="2026-10-21T11:02:43Z">
              <w:r w:rsidRPr="000E47C0">
                <w:rPr>
                  <w:szCs w:val="28"/>
                </w:rPr>
                <w:delText>962</w:delText>
              </w:r>
            </w:del>
            <w:ins w:id="1769" w:author="Nội dung điều chỉnh (Claude)" w:date="2026-10-21T11:02:43Z">
              <w:r w:rsidRPr="000E47C0">
                <w:rPr>
                  <w:szCs w:val="28"/>
                </w:rPr>
                <w:t xml:space="preserve">142</w:t>
              </w:r>
            </w:ins>
          </w:p>
        </w:tc>
        <w:tc>
          <w:tcPr>
            <w:tcW w:w="1092" w:type="dxa"/>
            <w:noWrap/>
            <w:vAlign w:val="center"/>
            <w:hideMark/>
          </w:tcPr>
          <w:p w14:paraId="16BA1F68" w14:textId="1E254E41" w:rsidR="00197D5A" w:rsidRPr="000E47C0" w:rsidRDefault="00197D5A" w:rsidP="006047EC">
            <w:pPr>
              <w:pStyle w:val="NormalWeb"/>
              <w:spacing w:before="0" w:beforeAutospacing="0" w:after="0" w:afterAutospacing="0"/>
              <w:ind w:firstLine="0"/>
              <w:jc w:val="center"/>
              <w:rPr>
                <w:szCs w:val="28"/>
              </w:rPr>
            </w:pPr>
            <w:del w:id="1770" w:author="Nội dung điều chỉnh (Claude)" w:date="2026-10-21T11:02:43Z">
              <w:r w:rsidRPr="000E47C0">
                <w:rPr>
                  <w:szCs w:val="28"/>
                </w:rPr>
                <w:delText>1.152</w:delText>
              </w:r>
            </w:del>
            <w:ins w:id="1771" w:author="Nội dung điều chỉnh (Claude)" w:date="2026-10-21T11:02:43Z">
              <w:r w:rsidRPr="000E47C0">
                <w:rPr>
                  <w:szCs w:val="28"/>
                </w:rPr>
                <w:t xml:space="preserve">142</w:t>
              </w:r>
            </w:ins>
          </w:p>
        </w:tc>
      </w:tr>
      <w:tr w:rsidR="000E47C0" w:rsidRPr="000E47C0" w14:paraId="6EEFE67A" w14:textId="77777777" w:rsidTr="006047EC">
        <w:trPr>
          <w:trHeight w:val="227"/>
        </w:trPr>
        <w:tc>
          <w:tcPr>
            <w:tcW w:w="562" w:type="dxa"/>
            <w:noWrap/>
            <w:vAlign w:val="center"/>
            <w:hideMark/>
          </w:tcPr>
          <w:p w14:paraId="083E7CE7"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vAlign w:val="center"/>
            <w:hideMark/>
          </w:tcPr>
          <w:p w14:paraId="604A6A48" w14:textId="77777777" w:rsidR="00197D5A" w:rsidRPr="000E47C0" w:rsidRDefault="00197D5A" w:rsidP="006047EC">
            <w:pPr>
              <w:pStyle w:val="NormalWeb"/>
              <w:spacing w:before="0" w:beforeAutospacing="0" w:after="0" w:afterAutospacing="0"/>
              <w:ind w:firstLine="0"/>
              <w:rPr>
                <w:szCs w:val="28"/>
              </w:rPr>
            </w:pPr>
            <w:r w:rsidRPr="000E47C0">
              <w:rPr>
                <w:szCs w:val="28"/>
              </w:rPr>
              <w:t>Lợi nhuận còn lại để phân phối (80%)</w:t>
            </w:r>
          </w:p>
        </w:tc>
        <w:tc>
          <w:tcPr>
            <w:tcW w:w="1206" w:type="dxa"/>
            <w:noWrap/>
            <w:vAlign w:val="center"/>
            <w:hideMark/>
          </w:tcPr>
          <w:p w14:paraId="21DC271F" w14:textId="1837E1C4" w:rsidR="00197D5A" w:rsidRPr="000E47C0" w:rsidRDefault="00197D5A" w:rsidP="006047EC">
            <w:pPr>
              <w:pStyle w:val="NormalWeb"/>
              <w:spacing w:before="0" w:beforeAutospacing="0" w:after="0" w:afterAutospacing="0"/>
              <w:ind w:firstLine="0"/>
              <w:jc w:val="center"/>
              <w:rPr>
                <w:szCs w:val="28"/>
              </w:rPr>
            </w:pPr>
            <w:del w:id="1772" w:author="Nội dung điều chỉnh (Claude)" w:date="2026-10-21T11:02:43Z">
              <w:r w:rsidRPr="000E47C0">
                <w:rPr>
                  <w:szCs w:val="28"/>
                </w:rPr>
                <w:delText>475</w:delText>
              </w:r>
            </w:del>
            <w:ins w:id="1773" w:author="Nội dung điều chỉnh (Claude)" w:date="2026-10-21T11:02:43Z">
              <w:r w:rsidRPr="000E47C0">
                <w:rPr>
                  <w:szCs w:val="28"/>
                </w:rPr>
                <w:t xml:space="preserve">-</w:t>
              </w:r>
            </w:ins>
          </w:p>
        </w:tc>
        <w:tc>
          <w:tcPr>
            <w:tcW w:w="1092" w:type="dxa"/>
            <w:noWrap/>
            <w:vAlign w:val="center"/>
            <w:hideMark/>
          </w:tcPr>
          <w:p w14:paraId="15D5975F" w14:textId="32DCE0FD" w:rsidR="00197D5A" w:rsidRPr="000E47C0" w:rsidRDefault="00197D5A" w:rsidP="006047EC">
            <w:pPr>
              <w:pStyle w:val="NormalWeb"/>
              <w:spacing w:before="0" w:beforeAutospacing="0" w:after="0" w:afterAutospacing="0"/>
              <w:ind w:firstLine="0"/>
              <w:jc w:val="center"/>
              <w:rPr>
                <w:szCs w:val="28"/>
              </w:rPr>
            </w:pPr>
            <w:del w:id="1774" w:author="Nội dung điều chỉnh (Claude)" w:date="2026-10-21T11:02:43Z">
              <w:r w:rsidRPr="000E47C0">
                <w:rPr>
                  <w:szCs w:val="28"/>
                </w:rPr>
                <w:delText>1.203</w:delText>
              </w:r>
            </w:del>
            <w:ins w:id="1775" w:author="Nội dung điều chỉnh (Claude)" w:date="2026-10-21T11:02:43Z">
              <w:r w:rsidRPr="000E47C0">
                <w:rPr>
                  <w:szCs w:val="28"/>
                </w:rPr>
                <w:t xml:space="preserve">-</w:t>
              </w:r>
            </w:ins>
          </w:p>
        </w:tc>
        <w:tc>
          <w:tcPr>
            <w:tcW w:w="1092" w:type="dxa"/>
            <w:noWrap/>
            <w:vAlign w:val="center"/>
            <w:hideMark/>
          </w:tcPr>
          <w:p w14:paraId="3E1CD973" w14:textId="5EB01A02" w:rsidR="00197D5A" w:rsidRPr="000E47C0" w:rsidRDefault="00197D5A" w:rsidP="006047EC">
            <w:pPr>
              <w:pStyle w:val="NormalWeb"/>
              <w:spacing w:before="0" w:beforeAutospacing="0" w:after="0" w:afterAutospacing="0"/>
              <w:ind w:firstLine="0"/>
              <w:jc w:val="center"/>
              <w:rPr>
                <w:szCs w:val="28"/>
              </w:rPr>
            </w:pPr>
            <w:del w:id="1776" w:author="Nội dung điều chỉnh (Claude)" w:date="2026-10-21T11:02:43Z">
              <w:r w:rsidRPr="000E47C0">
                <w:rPr>
                  <w:szCs w:val="28"/>
                </w:rPr>
                <w:delText>1.788</w:delText>
              </w:r>
            </w:del>
            <w:ins w:id="1777" w:author="Nội dung điều chỉnh (Claude)" w:date="2026-10-21T11:02:43Z">
              <w:r w:rsidRPr="000E47C0">
                <w:rPr>
                  <w:szCs w:val="28"/>
                </w:rPr>
                <w:t xml:space="preserve">-</w:t>
              </w:r>
            </w:ins>
          </w:p>
        </w:tc>
        <w:tc>
          <w:tcPr>
            <w:tcW w:w="1092" w:type="dxa"/>
            <w:noWrap/>
            <w:vAlign w:val="center"/>
            <w:hideMark/>
          </w:tcPr>
          <w:p w14:paraId="73CEE49F" w14:textId="24E29F3C" w:rsidR="00197D5A" w:rsidRPr="000E47C0" w:rsidRDefault="00197D5A" w:rsidP="006047EC">
            <w:pPr>
              <w:pStyle w:val="NormalWeb"/>
              <w:spacing w:before="0" w:beforeAutospacing="0" w:after="0" w:afterAutospacing="0"/>
              <w:ind w:firstLine="0"/>
              <w:jc w:val="center"/>
              <w:rPr>
                <w:szCs w:val="28"/>
              </w:rPr>
            </w:pPr>
            <w:del w:id="1778" w:author="Nội dung điều chỉnh (Claude)" w:date="2026-10-21T11:02:43Z">
              <w:r w:rsidRPr="000E47C0">
                <w:rPr>
                  <w:szCs w:val="28"/>
                </w:rPr>
                <w:delText>1.663</w:delText>
              </w:r>
            </w:del>
            <w:ins w:id="1779" w:author="Nội dung điều chỉnh (Claude)" w:date="2026-10-21T11:02:43Z">
              <w:r w:rsidRPr="000E47C0">
                <w:rPr>
                  <w:szCs w:val="28"/>
                </w:rPr>
                <w:t xml:space="preserve">94</w:t>
              </w:r>
            </w:ins>
          </w:p>
        </w:tc>
        <w:tc>
          <w:tcPr>
            <w:tcW w:w="1092" w:type="dxa"/>
            <w:noWrap/>
            <w:vAlign w:val="center"/>
            <w:hideMark/>
          </w:tcPr>
          <w:p w14:paraId="63258B6A" w14:textId="250398D7" w:rsidR="00197D5A" w:rsidRPr="000E47C0" w:rsidRDefault="00197D5A" w:rsidP="006047EC">
            <w:pPr>
              <w:pStyle w:val="NormalWeb"/>
              <w:spacing w:before="0" w:beforeAutospacing="0" w:after="0" w:afterAutospacing="0"/>
              <w:ind w:firstLine="0"/>
              <w:jc w:val="center"/>
              <w:rPr>
                <w:szCs w:val="28"/>
              </w:rPr>
            </w:pPr>
            <w:del w:id="1780" w:author="Nội dung điều chỉnh (Claude)" w:date="2026-10-21T11:02:43Z">
              <w:r w:rsidRPr="000E47C0">
                <w:rPr>
                  <w:szCs w:val="28"/>
                </w:rPr>
                <w:delText>1.515</w:delText>
              </w:r>
            </w:del>
            <w:ins w:id="1781" w:author="Nội dung điều chỉnh (Claude)" w:date="2026-10-21T11:02:43Z">
              <w:r w:rsidRPr="000E47C0">
                <w:rPr>
                  <w:szCs w:val="28"/>
                </w:rPr>
                <w:t xml:space="preserve">403</w:t>
              </w:r>
            </w:ins>
          </w:p>
        </w:tc>
        <w:tc>
          <w:tcPr>
            <w:tcW w:w="1092" w:type="dxa"/>
            <w:noWrap/>
            <w:vAlign w:val="center"/>
            <w:hideMark/>
          </w:tcPr>
          <w:p w14:paraId="326251D4" w14:textId="160B33FE" w:rsidR="00197D5A" w:rsidRPr="000E47C0" w:rsidRDefault="00197D5A" w:rsidP="006047EC">
            <w:pPr>
              <w:pStyle w:val="NormalWeb"/>
              <w:spacing w:before="0" w:beforeAutospacing="0" w:after="0" w:afterAutospacing="0"/>
              <w:ind w:firstLine="0"/>
              <w:jc w:val="center"/>
              <w:rPr>
                <w:szCs w:val="28"/>
              </w:rPr>
            </w:pPr>
            <w:del w:id="1782" w:author="Nội dung điều chỉnh (Claude)" w:date="2026-10-21T11:02:43Z">
              <w:r w:rsidRPr="000E47C0">
                <w:rPr>
                  <w:szCs w:val="28"/>
                </w:rPr>
                <w:delText>2.007</w:delText>
              </w:r>
            </w:del>
            <w:ins w:id="1783" w:author="Nội dung điều chỉnh (Claude)" w:date="2026-10-21T11:02:43Z">
              <w:r w:rsidRPr="000E47C0">
                <w:rPr>
                  <w:szCs w:val="28"/>
                </w:rPr>
                <w:t xml:space="preserve">553</w:t>
              </w:r>
            </w:ins>
          </w:p>
        </w:tc>
        <w:tc>
          <w:tcPr>
            <w:tcW w:w="1092" w:type="dxa"/>
            <w:noWrap/>
            <w:vAlign w:val="center"/>
            <w:hideMark/>
          </w:tcPr>
          <w:p w14:paraId="00E9F036" w14:textId="46D6607A" w:rsidR="00197D5A" w:rsidRPr="000E47C0" w:rsidRDefault="00197D5A" w:rsidP="006047EC">
            <w:pPr>
              <w:pStyle w:val="NormalWeb"/>
              <w:spacing w:before="0" w:beforeAutospacing="0" w:after="0" w:afterAutospacing="0"/>
              <w:ind w:firstLine="0"/>
              <w:jc w:val="center"/>
              <w:rPr>
                <w:szCs w:val="28"/>
              </w:rPr>
            </w:pPr>
            <w:del w:id="1784" w:author="Nội dung điều chỉnh (Claude)" w:date="2026-10-21T11:02:43Z">
              <w:r w:rsidRPr="000E47C0">
                <w:rPr>
                  <w:szCs w:val="28"/>
                </w:rPr>
                <w:delText>2.555</w:delText>
              </w:r>
            </w:del>
            <w:ins w:id="1785" w:author="Nội dung điều chỉnh (Claude)" w:date="2026-10-21T11:02:43Z">
              <w:r w:rsidRPr="000E47C0">
                <w:rPr>
                  <w:szCs w:val="28"/>
                </w:rPr>
                <w:t xml:space="preserve">570</w:t>
              </w:r>
            </w:ins>
          </w:p>
        </w:tc>
        <w:tc>
          <w:tcPr>
            <w:tcW w:w="1092" w:type="dxa"/>
            <w:noWrap/>
            <w:vAlign w:val="center"/>
            <w:hideMark/>
          </w:tcPr>
          <w:p w14:paraId="29B0F1F4" w14:textId="294013EB" w:rsidR="00197D5A" w:rsidRPr="000E47C0" w:rsidRDefault="00197D5A" w:rsidP="006047EC">
            <w:pPr>
              <w:pStyle w:val="NormalWeb"/>
              <w:spacing w:before="0" w:beforeAutospacing="0" w:after="0" w:afterAutospacing="0"/>
              <w:ind w:firstLine="0"/>
              <w:jc w:val="center"/>
              <w:rPr>
                <w:szCs w:val="28"/>
              </w:rPr>
            </w:pPr>
            <w:del w:id="1786" w:author="Nội dung điều chỉnh (Claude)" w:date="2026-10-21T11:02:43Z">
              <w:r w:rsidRPr="000E47C0">
                <w:rPr>
                  <w:szCs w:val="28"/>
                </w:rPr>
                <w:delText>3.167</w:delText>
              </w:r>
            </w:del>
            <w:ins w:id="1787" w:author="Nội dung điều chỉnh (Claude)" w:date="2026-10-21T11:02:43Z">
              <w:r w:rsidRPr="000E47C0">
                <w:rPr>
                  <w:szCs w:val="28"/>
                </w:rPr>
                <w:t xml:space="preserve">570</w:t>
              </w:r>
            </w:ins>
          </w:p>
        </w:tc>
        <w:tc>
          <w:tcPr>
            <w:tcW w:w="1092" w:type="dxa"/>
            <w:noWrap/>
            <w:vAlign w:val="center"/>
            <w:hideMark/>
          </w:tcPr>
          <w:p w14:paraId="043EE92C" w14:textId="1A48F1EB" w:rsidR="00197D5A" w:rsidRPr="000E47C0" w:rsidRDefault="00197D5A" w:rsidP="006047EC">
            <w:pPr>
              <w:pStyle w:val="NormalWeb"/>
              <w:spacing w:before="0" w:beforeAutospacing="0" w:after="0" w:afterAutospacing="0"/>
              <w:ind w:firstLine="0"/>
              <w:jc w:val="center"/>
              <w:rPr>
                <w:szCs w:val="28"/>
              </w:rPr>
            </w:pPr>
            <w:del w:id="1788" w:author="Nội dung điều chỉnh (Claude)" w:date="2026-10-21T11:02:43Z">
              <w:r w:rsidRPr="000E47C0">
                <w:rPr>
                  <w:szCs w:val="28"/>
                </w:rPr>
                <w:delText>3.848</w:delText>
              </w:r>
            </w:del>
            <w:ins w:id="1789" w:author="Nội dung điều chỉnh (Claude)" w:date="2026-10-21T11:02:43Z">
              <w:r w:rsidRPr="000E47C0">
                <w:rPr>
                  <w:szCs w:val="28"/>
                </w:rPr>
                <w:t xml:space="preserve">570</w:t>
              </w:r>
            </w:ins>
          </w:p>
        </w:tc>
        <w:tc>
          <w:tcPr>
            <w:tcW w:w="1092" w:type="dxa"/>
            <w:noWrap/>
            <w:vAlign w:val="center"/>
            <w:hideMark/>
          </w:tcPr>
          <w:p w14:paraId="7C83FF8E" w14:textId="7B758C26" w:rsidR="00197D5A" w:rsidRPr="000E47C0" w:rsidRDefault="00197D5A" w:rsidP="006047EC">
            <w:pPr>
              <w:pStyle w:val="NormalWeb"/>
              <w:spacing w:before="0" w:beforeAutospacing="0" w:after="0" w:afterAutospacing="0"/>
              <w:ind w:firstLine="0"/>
              <w:jc w:val="center"/>
              <w:rPr>
                <w:szCs w:val="28"/>
              </w:rPr>
            </w:pPr>
            <w:del w:id="1790" w:author="Nội dung điều chỉnh (Claude)" w:date="2026-10-21T11:02:43Z">
              <w:r w:rsidRPr="000E47C0">
                <w:rPr>
                  <w:szCs w:val="28"/>
                </w:rPr>
                <w:delText>4.607</w:delText>
              </w:r>
            </w:del>
            <w:ins w:id="1791" w:author="Nội dung điều chỉnh (Claude)" w:date="2026-10-21T11:02:43Z">
              <w:r w:rsidRPr="000E47C0">
                <w:rPr>
                  <w:szCs w:val="28"/>
                </w:rPr>
                <w:t xml:space="preserve">570</w:t>
              </w:r>
            </w:ins>
          </w:p>
        </w:tc>
      </w:tr>
      <w:tr w:rsidR="000E47C0" w:rsidRPr="000E47C0" w14:paraId="387FBCCA" w14:textId="77777777" w:rsidTr="006047EC">
        <w:trPr>
          <w:trHeight w:val="227"/>
        </w:trPr>
        <w:tc>
          <w:tcPr>
            <w:tcW w:w="562" w:type="dxa"/>
            <w:noWrap/>
            <w:vAlign w:val="center"/>
            <w:hideMark/>
          </w:tcPr>
          <w:p w14:paraId="0469D088"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2.1</w:t>
            </w:r>
          </w:p>
        </w:tc>
        <w:tc>
          <w:tcPr>
            <w:tcW w:w="3189" w:type="dxa"/>
            <w:vAlign w:val="center"/>
            <w:hideMark/>
          </w:tcPr>
          <w:p w14:paraId="6A71AEC5" w14:textId="77777777" w:rsidR="00197D5A" w:rsidRPr="000E47C0" w:rsidRDefault="00197D5A" w:rsidP="006047EC">
            <w:pPr>
              <w:pStyle w:val="NormalWeb"/>
              <w:spacing w:before="0" w:beforeAutospacing="0" w:after="0" w:afterAutospacing="0"/>
              <w:ind w:firstLine="0"/>
              <w:rPr>
                <w:szCs w:val="28"/>
              </w:rPr>
            </w:pPr>
            <w:r w:rsidRPr="000E47C0">
              <w:rPr>
                <w:szCs w:val="28"/>
              </w:rPr>
              <w:t>Nhà trường (51%)</w:t>
            </w:r>
          </w:p>
        </w:tc>
        <w:tc>
          <w:tcPr>
            <w:tcW w:w="1206" w:type="dxa"/>
            <w:noWrap/>
            <w:vAlign w:val="center"/>
            <w:hideMark/>
          </w:tcPr>
          <w:p w14:paraId="264AB2B4" w14:textId="56DEBE5A" w:rsidR="00197D5A" w:rsidRPr="000E47C0" w:rsidRDefault="00197D5A" w:rsidP="006047EC">
            <w:pPr>
              <w:pStyle w:val="NormalWeb"/>
              <w:spacing w:before="0" w:beforeAutospacing="0" w:after="0" w:afterAutospacing="0"/>
              <w:ind w:firstLine="0"/>
              <w:jc w:val="center"/>
              <w:rPr>
                <w:szCs w:val="28"/>
              </w:rPr>
            </w:pPr>
            <w:del w:id="1792" w:author="Nội dung điều chỉnh (Claude)" w:date="2026-10-21T11:02:43Z">
              <w:r w:rsidRPr="000E47C0">
                <w:rPr>
                  <w:szCs w:val="28"/>
                </w:rPr>
                <w:delText>242</w:delText>
              </w:r>
            </w:del>
            <w:ins w:id="1793" w:author="Nội dung điều chỉnh (Claude)" w:date="2026-10-21T11:02:43Z">
              <w:r w:rsidRPr="000E47C0">
                <w:rPr>
                  <w:szCs w:val="28"/>
                </w:rPr>
                <w:t xml:space="preserve">-</w:t>
              </w:r>
            </w:ins>
          </w:p>
        </w:tc>
        <w:tc>
          <w:tcPr>
            <w:tcW w:w="1092" w:type="dxa"/>
            <w:noWrap/>
            <w:vAlign w:val="center"/>
            <w:hideMark/>
          </w:tcPr>
          <w:p w14:paraId="1AB675E4" w14:textId="3A39776F" w:rsidR="00197D5A" w:rsidRPr="000E47C0" w:rsidRDefault="00197D5A" w:rsidP="006047EC">
            <w:pPr>
              <w:pStyle w:val="NormalWeb"/>
              <w:spacing w:before="0" w:beforeAutospacing="0" w:after="0" w:afterAutospacing="0"/>
              <w:ind w:firstLine="0"/>
              <w:jc w:val="center"/>
              <w:rPr>
                <w:szCs w:val="28"/>
              </w:rPr>
            </w:pPr>
            <w:del w:id="1794" w:author="Nội dung điều chỉnh (Claude)" w:date="2026-10-21T11:02:43Z">
              <w:r w:rsidRPr="000E47C0">
                <w:rPr>
                  <w:szCs w:val="28"/>
                </w:rPr>
                <w:delText>614</w:delText>
              </w:r>
            </w:del>
            <w:ins w:id="1795" w:author="Nội dung điều chỉnh (Claude)" w:date="2026-10-21T11:02:43Z">
              <w:r w:rsidRPr="000E47C0">
                <w:rPr>
                  <w:szCs w:val="28"/>
                </w:rPr>
                <w:t xml:space="preserve">-</w:t>
              </w:r>
            </w:ins>
          </w:p>
        </w:tc>
        <w:tc>
          <w:tcPr>
            <w:tcW w:w="1092" w:type="dxa"/>
            <w:noWrap/>
            <w:vAlign w:val="center"/>
            <w:hideMark/>
          </w:tcPr>
          <w:p w14:paraId="64D55EC7" w14:textId="49A7B703" w:rsidR="00197D5A" w:rsidRPr="000E47C0" w:rsidRDefault="00197D5A" w:rsidP="006047EC">
            <w:pPr>
              <w:pStyle w:val="NormalWeb"/>
              <w:spacing w:before="0" w:beforeAutospacing="0" w:after="0" w:afterAutospacing="0"/>
              <w:ind w:firstLine="0"/>
              <w:jc w:val="center"/>
              <w:rPr>
                <w:szCs w:val="28"/>
              </w:rPr>
            </w:pPr>
            <w:del w:id="1796" w:author="Nội dung điều chỉnh (Claude)" w:date="2026-10-21T11:02:43Z">
              <w:r w:rsidRPr="000E47C0">
                <w:rPr>
                  <w:szCs w:val="28"/>
                </w:rPr>
                <w:delText>912</w:delText>
              </w:r>
            </w:del>
            <w:ins w:id="1797" w:author="Nội dung điều chỉnh (Claude)" w:date="2026-10-21T11:02:43Z">
              <w:r w:rsidRPr="000E47C0">
                <w:rPr>
                  <w:szCs w:val="28"/>
                </w:rPr>
                <w:t xml:space="preserve">-</w:t>
              </w:r>
            </w:ins>
          </w:p>
        </w:tc>
        <w:tc>
          <w:tcPr>
            <w:tcW w:w="1092" w:type="dxa"/>
            <w:noWrap/>
            <w:vAlign w:val="center"/>
            <w:hideMark/>
          </w:tcPr>
          <w:p w14:paraId="68A1E5E9" w14:textId="4224D830" w:rsidR="00197D5A" w:rsidRPr="000E47C0" w:rsidRDefault="00197D5A" w:rsidP="006047EC">
            <w:pPr>
              <w:pStyle w:val="NormalWeb"/>
              <w:spacing w:before="0" w:beforeAutospacing="0" w:after="0" w:afterAutospacing="0"/>
              <w:ind w:firstLine="0"/>
              <w:jc w:val="center"/>
              <w:rPr>
                <w:szCs w:val="28"/>
              </w:rPr>
            </w:pPr>
            <w:del w:id="1798" w:author="Nội dung điều chỉnh (Claude)" w:date="2026-10-21T11:02:43Z">
              <w:r w:rsidRPr="000E47C0">
                <w:rPr>
                  <w:szCs w:val="28"/>
                </w:rPr>
                <w:delText>848</w:delText>
              </w:r>
            </w:del>
            <w:ins w:id="1799" w:author="Nội dung điều chỉnh (Claude)" w:date="2026-10-21T11:02:43Z">
              <w:r w:rsidRPr="000E47C0">
                <w:rPr>
                  <w:szCs w:val="28"/>
                </w:rPr>
                <w:t xml:space="preserve">48</w:t>
              </w:r>
            </w:ins>
          </w:p>
        </w:tc>
        <w:tc>
          <w:tcPr>
            <w:tcW w:w="1092" w:type="dxa"/>
            <w:noWrap/>
            <w:vAlign w:val="center"/>
            <w:hideMark/>
          </w:tcPr>
          <w:p w14:paraId="25FE11E2" w14:textId="1A868B12" w:rsidR="00197D5A" w:rsidRPr="000E47C0" w:rsidRDefault="00197D5A" w:rsidP="006047EC">
            <w:pPr>
              <w:pStyle w:val="NormalWeb"/>
              <w:spacing w:before="0" w:beforeAutospacing="0" w:after="0" w:afterAutospacing="0"/>
              <w:ind w:firstLine="0"/>
              <w:jc w:val="center"/>
              <w:rPr>
                <w:szCs w:val="28"/>
              </w:rPr>
            </w:pPr>
            <w:del w:id="1800" w:author="Nội dung điều chỉnh (Claude)" w:date="2026-10-21T11:02:43Z">
              <w:r w:rsidRPr="000E47C0">
                <w:rPr>
                  <w:szCs w:val="28"/>
                </w:rPr>
                <w:delText>773</w:delText>
              </w:r>
            </w:del>
            <w:ins w:id="1801" w:author="Nội dung điều chỉnh (Claude)" w:date="2026-10-21T11:02:43Z">
              <w:r w:rsidRPr="000E47C0">
                <w:rPr>
                  <w:szCs w:val="28"/>
                </w:rPr>
                <w:t xml:space="preserve">206</w:t>
              </w:r>
            </w:ins>
          </w:p>
        </w:tc>
        <w:tc>
          <w:tcPr>
            <w:tcW w:w="1092" w:type="dxa"/>
            <w:noWrap/>
            <w:vAlign w:val="center"/>
            <w:hideMark/>
          </w:tcPr>
          <w:p w14:paraId="1F00D6B5" w14:textId="3691FF04" w:rsidR="00197D5A" w:rsidRPr="000E47C0" w:rsidRDefault="00197D5A" w:rsidP="006047EC">
            <w:pPr>
              <w:pStyle w:val="NormalWeb"/>
              <w:spacing w:before="0" w:beforeAutospacing="0" w:after="0" w:afterAutospacing="0"/>
              <w:ind w:firstLine="0"/>
              <w:jc w:val="center"/>
              <w:rPr>
                <w:szCs w:val="28"/>
              </w:rPr>
            </w:pPr>
            <w:del w:id="1802" w:author="Nội dung điều chỉnh (Claude)" w:date="2026-10-21T11:02:43Z">
              <w:r w:rsidRPr="000E47C0">
                <w:rPr>
                  <w:szCs w:val="28"/>
                </w:rPr>
                <w:delText>1.024</w:delText>
              </w:r>
            </w:del>
            <w:ins w:id="1803" w:author="Nội dung điều chỉnh (Claude)" w:date="2026-10-21T11:02:43Z">
              <w:r w:rsidRPr="000E47C0">
                <w:rPr>
                  <w:szCs w:val="28"/>
                </w:rPr>
                <w:t xml:space="preserve">282</w:t>
              </w:r>
            </w:ins>
          </w:p>
        </w:tc>
        <w:tc>
          <w:tcPr>
            <w:tcW w:w="1092" w:type="dxa"/>
            <w:noWrap/>
            <w:vAlign w:val="center"/>
            <w:hideMark/>
          </w:tcPr>
          <w:p w14:paraId="7E399BCB" w14:textId="19F10F40" w:rsidR="00197D5A" w:rsidRPr="000E47C0" w:rsidRDefault="00197D5A" w:rsidP="006047EC">
            <w:pPr>
              <w:pStyle w:val="NormalWeb"/>
              <w:spacing w:before="0" w:beforeAutospacing="0" w:after="0" w:afterAutospacing="0"/>
              <w:ind w:firstLine="0"/>
              <w:jc w:val="center"/>
              <w:rPr>
                <w:szCs w:val="28"/>
              </w:rPr>
            </w:pPr>
            <w:del w:id="1804" w:author="Nội dung điều chỉnh (Claude)" w:date="2026-10-21T11:02:43Z">
              <w:r w:rsidRPr="000E47C0">
                <w:rPr>
                  <w:szCs w:val="28"/>
                </w:rPr>
                <w:delText>1.303</w:delText>
              </w:r>
            </w:del>
            <w:ins w:id="1805" w:author="Nội dung điều chỉnh (Claude)" w:date="2026-10-21T11:02:43Z">
              <w:r w:rsidRPr="000E47C0">
                <w:rPr>
                  <w:szCs w:val="28"/>
                </w:rPr>
                <w:t xml:space="preserve">290</w:t>
              </w:r>
            </w:ins>
          </w:p>
        </w:tc>
        <w:tc>
          <w:tcPr>
            <w:tcW w:w="1092" w:type="dxa"/>
            <w:noWrap/>
            <w:vAlign w:val="center"/>
            <w:hideMark/>
          </w:tcPr>
          <w:p w14:paraId="031AA3E0" w14:textId="4FE2D913" w:rsidR="00197D5A" w:rsidRPr="000E47C0" w:rsidRDefault="00197D5A" w:rsidP="006047EC">
            <w:pPr>
              <w:pStyle w:val="NormalWeb"/>
              <w:spacing w:before="0" w:beforeAutospacing="0" w:after="0" w:afterAutospacing="0"/>
              <w:ind w:firstLine="0"/>
              <w:jc w:val="center"/>
              <w:rPr>
                <w:szCs w:val="28"/>
              </w:rPr>
            </w:pPr>
            <w:del w:id="1806" w:author="Nội dung điều chỉnh (Claude)" w:date="2026-10-21T11:02:43Z">
              <w:r w:rsidRPr="000E47C0">
                <w:rPr>
                  <w:szCs w:val="28"/>
                </w:rPr>
                <w:delText>1.615</w:delText>
              </w:r>
            </w:del>
            <w:ins w:id="1807" w:author="Nội dung điều chỉnh (Claude)" w:date="2026-10-21T11:02:43Z">
              <w:r w:rsidRPr="000E47C0">
                <w:rPr>
                  <w:szCs w:val="28"/>
                </w:rPr>
                <w:t xml:space="preserve">290</w:t>
              </w:r>
            </w:ins>
          </w:p>
        </w:tc>
        <w:tc>
          <w:tcPr>
            <w:tcW w:w="1092" w:type="dxa"/>
            <w:noWrap/>
            <w:vAlign w:val="center"/>
            <w:hideMark/>
          </w:tcPr>
          <w:p w14:paraId="300D75DC" w14:textId="4CAE8B0A" w:rsidR="00197D5A" w:rsidRPr="000E47C0" w:rsidRDefault="00197D5A" w:rsidP="006047EC">
            <w:pPr>
              <w:pStyle w:val="NormalWeb"/>
              <w:spacing w:before="0" w:beforeAutospacing="0" w:after="0" w:afterAutospacing="0"/>
              <w:ind w:firstLine="0"/>
              <w:jc w:val="center"/>
              <w:rPr>
                <w:szCs w:val="28"/>
              </w:rPr>
            </w:pPr>
            <w:del w:id="1808" w:author="Nội dung điều chỉnh (Claude)" w:date="2026-10-21T11:02:43Z">
              <w:r w:rsidRPr="000E47C0">
                <w:rPr>
                  <w:szCs w:val="28"/>
                </w:rPr>
                <w:delText>1.962</w:delText>
              </w:r>
            </w:del>
            <w:ins w:id="1809" w:author="Nội dung điều chỉnh (Claude)" w:date="2026-10-21T11:02:43Z">
              <w:r w:rsidRPr="000E47C0">
                <w:rPr>
                  <w:szCs w:val="28"/>
                </w:rPr>
                <w:t xml:space="preserve">290</w:t>
              </w:r>
            </w:ins>
          </w:p>
        </w:tc>
        <w:tc>
          <w:tcPr>
            <w:tcW w:w="1092" w:type="dxa"/>
            <w:noWrap/>
            <w:vAlign w:val="center"/>
            <w:hideMark/>
          </w:tcPr>
          <w:p w14:paraId="0F6F3638" w14:textId="5F18D001" w:rsidR="00197D5A" w:rsidRPr="000E47C0" w:rsidRDefault="00197D5A" w:rsidP="006047EC">
            <w:pPr>
              <w:pStyle w:val="NormalWeb"/>
              <w:spacing w:before="0" w:beforeAutospacing="0" w:after="0" w:afterAutospacing="0"/>
              <w:ind w:firstLine="0"/>
              <w:jc w:val="center"/>
              <w:rPr>
                <w:szCs w:val="28"/>
              </w:rPr>
            </w:pPr>
            <w:del w:id="1810" w:author="Nội dung điều chỉnh (Claude)" w:date="2026-10-21T11:02:43Z">
              <w:r w:rsidRPr="000E47C0">
                <w:rPr>
                  <w:szCs w:val="28"/>
                </w:rPr>
                <w:delText>2.350</w:delText>
              </w:r>
            </w:del>
            <w:ins w:id="1811" w:author="Nội dung điều chỉnh (Claude)" w:date="2026-10-21T11:02:43Z">
              <w:r w:rsidRPr="000E47C0">
                <w:rPr>
                  <w:szCs w:val="28"/>
                </w:rPr>
                <w:t xml:space="preserve">290</w:t>
              </w:r>
            </w:ins>
          </w:p>
        </w:tc>
      </w:tr>
      <w:tr w:rsidR="000E47C0" w:rsidRPr="000E47C0" w14:paraId="19BFB703" w14:textId="77777777" w:rsidTr="006047EC">
        <w:trPr>
          <w:trHeight w:val="227"/>
        </w:trPr>
        <w:tc>
          <w:tcPr>
            <w:tcW w:w="562" w:type="dxa"/>
            <w:noWrap/>
            <w:vAlign w:val="center"/>
            <w:hideMark/>
          </w:tcPr>
          <w:p w14:paraId="177A5EF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2.2</w:t>
            </w:r>
          </w:p>
        </w:tc>
        <w:tc>
          <w:tcPr>
            <w:tcW w:w="3189" w:type="dxa"/>
            <w:vAlign w:val="center"/>
            <w:hideMark/>
          </w:tcPr>
          <w:p w14:paraId="4C98D096" w14:textId="77777777" w:rsidR="00197D5A" w:rsidRPr="000E47C0" w:rsidRDefault="00197D5A" w:rsidP="006047EC">
            <w:pPr>
              <w:pStyle w:val="NormalWeb"/>
              <w:spacing w:before="0" w:beforeAutospacing="0" w:after="0" w:afterAutospacing="0"/>
              <w:ind w:firstLine="0"/>
              <w:rPr>
                <w:szCs w:val="28"/>
              </w:rPr>
            </w:pPr>
            <w:r w:rsidRPr="000E47C0">
              <w:rPr>
                <w:szCs w:val="28"/>
              </w:rPr>
              <w:t>Các nhà đầu tư (49%)</w:t>
            </w:r>
          </w:p>
        </w:tc>
        <w:tc>
          <w:tcPr>
            <w:tcW w:w="1206" w:type="dxa"/>
            <w:noWrap/>
            <w:vAlign w:val="center"/>
            <w:hideMark/>
          </w:tcPr>
          <w:p w14:paraId="1D86FB90" w14:textId="55F09A3E" w:rsidR="00197D5A" w:rsidRPr="000E47C0" w:rsidRDefault="00197D5A" w:rsidP="006047EC">
            <w:pPr>
              <w:pStyle w:val="NormalWeb"/>
              <w:spacing w:before="0" w:beforeAutospacing="0" w:after="0" w:afterAutospacing="0"/>
              <w:ind w:firstLine="0"/>
              <w:jc w:val="center"/>
              <w:rPr>
                <w:szCs w:val="28"/>
              </w:rPr>
            </w:pPr>
            <w:del w:id="1812" w:author="Nội dung điều chỉnh (Claude)" w:date="2026-10-21T11:02:43Z">
              <w:r w:rsidRPr="000E47C0">
                <w:rPr>
                  <w:szCs w:val="28"/>
                </w:rPr>
                <w:delText>233</w:delText>
              </w:r>
            </w:del>
            <w:ins w:id="1813" w:author="Nội dung điều chỉnh (Claude)" w:date="2026-10-21T11:02:43Z">
              <w:r w:rsidRPr="000E47C0">
                <w:rPr>
                  <w:szCs w:val="28"/>
                </w:rPr>
                <w:t xml:space="preserve">-</w:t>
              </w:r>
            </w:ins>
          </w:p>
        </w:tc>
        <w:tc>
          <w:tcPr>
            <w:tcW w:w="1092" w:type="dxa"/>
            <w:noWrap/>
            <w:vAlign w:val="center"/>
            <w:hideMark/>
          </w:tcPr>
          <w:p w14:paraId="5E6D7A75" w14:textId="0A5A1B3D" w:rsidR="00197D5A" w:rsidRPr="000E47C0" w:rsidRDefault="00197D5A" w:rsidP="006047EC">
            <w:pPr>
              <w:pStyle w:val="NormalWeb"/>
              <w:spacing w:before="0" w:beforeAutospacing="0" w:after="0" w:afterAutospacing="0"/>
              <w:ind w:firstLine="0"/>
              <w:jc w:val="center"/>
              <w:rPr>
                <w:szCs w:val="28"/>
              </w:rPr>
            </w:pPr>
            <w:del w:id="1814" w:author="Nội dung điều chỉnh (Claude)" w:date="2026-10-21T11:02:43Z">
              <w:r w:rsidRPr="000E47C0">
                <w:rPr>
                  <w:szCs w:val="28"/>
                </w:rPr>
                <w:delText>589</w:delText>
              </w:r>
            </w:del>
            <w:ins w:id="1815" w:author="Nội dung điều chỉnh (Claude)" w:date="2026-10-21T11:02:43Z">
              <w:r w:rsidRPr="000E47C0">
                <w:rPr>
                  <w:szCs w:val="28"/>
                </w:rPr>
                <w:t xml:space="preserve">-</w:t>
              </w:r>
            </w:ins>
          </w:p>
        </w:tc>
        <w:tc>
          <w:tcPr>
            <w:tcW w:w="1092" w:type="dxa"/>
            <w:noWrap/>
            <w:vAlign w:val="center"/>
            <w:hideMark/>
          </w:tcPr>
          <w:p w14:paraId="28FFCEB8" w14:textId="3DD3970D" w:rsidR="00197D5A" w:rsidRPr="000E47C0" w:rsidRDefault="00197D5A" w:rsidP="006047EC">
            <w:pPr>
              <w:pStyle w:val="NormalWeb"/>
              <w:spacing w:before="0" w:beforeAutospacing="0" w:after="0" w:afterAutospacing="0"/>
              <w:ind w:firstLine="0"/>
              <w:jc w:val="center"/>
              <w:rPr>
                <w:szCs w:val="28"/>
              </w:rPr>
            </w:pPr>
            <w:del w:id="1816" w:author="Nội dung điều chỉnh (Claude)" w:date="2026-10-21T11:02:43Z">
              <w:r w:rsidRPr="000E47C0">
                <w:rPr>
                  <w:szCs w:val="28"/>
                </w:rPr>
                <w:delText>876</w:delText>
              </w:r>
            </w:del>
            <w:ins w:id="1817" w:author="Nội dung điều chỉnh (Claude)" w:date="2026-10-21T11:02:43Z">
              <w:r w:rsidRPr="000E47C0">
                <w:rPr>
                  <w:szCs w:val="28"/>
                </w:rPr>
                <w:t xml:space="preserve">-</w:t>
              </w:r>
            </w:ins>
          </w:p>
        </w:tc>
        <w:tc>
          <w:tcPr>
            <w:tcW w:w="1092" w:type="dxa"/>
            <w:noWrap/>
            <w:vAlign w:val="center"/>
            <w:hideMark/>
          </w:tcPr>
          <w:p w14:paraId="78AA381D" w14:textId="7956A7C9" w:rsidR="00197D5A" w:rsidRPr="000E47C0" w:rsidRDefault="00197D5A" w:rsidP="006047EC">
            <w:pPr>
              <w:pStyle w:val="NormalWeb"/>
              <w:spacing w:before="0" w:beforeAutospacing="0" w:after="0" w:afterAutospacing="0"/>
              <w:ind w:firstLine="0"/>
              <w:jc w:val="center"/>
              <w:rPr>
                <w:szCs w:val="28"/>
              </w:rPr>
            </w:pPr>
            <w:del w:id="1818" w:author="Nội dung điều chỉnh (Claude)" w:date="2026-10-21T11:02:43Z">
              <w:r w:rsidRPr="000E47C0">
                <w:rPr>
                  <w:szCs w:val="28"/>
                </w:rPr>
                <w:delText>815</w:delText>
              </w:r>
            </w:del>
            <w:ins w:id="1819" w:author="Nội dung điều chỉnh (Claude)" w:date="2026-10-21T11:02:43Z">
              <w:r w:rsidRPr="000E47C0">
                <w:rPr>
                  <w:szCs w:val="28"/>
                </w:rPr>
                <w:t xml:space="preserve">46</w:t>
              </w:r>
            </w:ins>
          </w:p>
        </w:tc>
        <w:tc>
          <w:tcPr>
            <w:tcW w:w="1092" w:type="dxa"/>
            <w:noWrap/>
            <w:vAlign w:val="center"/>
            <w:hideMark/>
          </w:tcPr>
          <w:p w14:paraId="3537B77B" w14:textId="0C6FB09A" w:rsidR="00197D5A" w:rsidRPr="000E47C0" w:rsidRDefault="00197D5A" w:rsidP="006047EC">
            <w:pPr>
              <w:pStyle w:val="NormalWeb"/>
              <w:spacing w:before="0" w:beforeAutospacing="0" w:after="0" w:afterAutospacing="0"/>
              <w:ind w:firstLine="0"/>
              <w:jc w:val="center"/>
              <w:rPr>
                <w:szCs w:val="28"/>
              </w:rPr>
            </w:pPr>
            <w:del w:id="1820" w:author="Nội dung điều chỉnh (Claude)" w:date="2026-10-21T11:02:43Z">
              <w:r w:rsidRPr="000E47C0">
                <w:rPr>
                  <w:szCs w:val="28"/>
                </w:rPr>
                <w:delText>742</w:delText>
              </w:r>
            </w:del>
            <w:ins w:id="1821" w:author="Nội dung điều chỉnh (Claude)" w:date="2026-10-21T11:02:43Z">
              <w:r w:rsidRPr="000E47C0">
                <w:rPr>
                  <w:szCs w:val="28"/>
                </w:rPr>
                <w:t xml:space="preserve">198</w:t>
              </w:r>
            </w:ins>
          </w:p>
        </w:tc>
        <w:tc>
          <w:tcPr>
            <w:tcW w:w="1092" w:type="dxa"/>
            <w:noWrap/>
            <w:vAlign w:val="center"/>
            <w:hideMark/>
          </w:tcPr>
          <w:p w14:paraId="3586C8C5" w14:textId="33D6AAAF" w:rsidR="00197D5A" w:rsidRPr="000E47C0" w:rsidRDefault="00197D5A" w:rsidP="006047EC">
            <w:pPr>
              <w:pStyle w:val="NormalWeb"/>
              <w:spacing w:before="0" w:beforeAutospacing="0" w:after="0" w:afterAutospacing="0"/>
              <w:ind w:firstLine="0"/>
              <w:jc w:val="center"/>
              <w:rPr>
                <w:szCs w:val="28"/>
              </w:rPr>
            </w:pPr>
            <w:del w:id="1822" w:author="Nội dung điều chỉnh (Claude)" w:date="2026-10-21T11:02:43Z">
              <w:r w:rsidRPr="000E47C0">
                <w:rPr>
                  <w:szCs w:val="28"/>
                </w:rPr>
                <w:delText>983</w:delText>
              </w:r>
            </w:del>
            <w:ins w:id="1823" w:author="Nội dung điều chỉnh (Claude)" w:date="2026-10-21T11:02:43Z">
              <w:r w:rsidRPr="000E47C0">
                <w:rPr>
                  <w:szCs w:val="28"/>
                </w:rPr>
                <w:t xml:space="preserve">271</w:t>
              </w:r>
            </w:ins>
          </w:p>
        </w:tc>
        <w:tc>
          <w:tcPr>
            <w:tcW w:w="1092" w:type="dxa"/>
            <w:noWrap/>
            <w:vAlign w:val="center"/>
            <w:hideMark/>
          </w:tcPr>
          <w:p w14:paraId="0ED0F44D" w14:textId="4D5ED1E4" w:rsidR="00197D5A" w:rsidRPr="000E47C0" w:rsidRDefault="00197D5A" w:rsidP="006047EC">
            <w:pPr>
              <w:pStyle w:val="NormalWeb"/>
              <w:spacing w:before="0" w:beforeAutospacing="0" w:after="0" w:afterAutospacing="0"/>
              <w:ind w:firstLine="0"/>
              <w:jc w:val="center"/>
              <w:rPr>
                <w:szCs w:val="28"/>
              </w:rPr>
            </w:pPr>
            <w:del w:id="1824" w:author="Nội dung điều chỉnh (Claude)" w:date="2026-10-21T11:02:43Z">
              <w:r w:rsidRPr="000E47C0">
                <w:rPr>
                  <w:szCs w:val="28"/>
                </w:rPr>
                <w:delText>1.252</w:delText>
              </w:r>
            </w:del>
            <w:ins w:id="1825" w:author="Nội dung điều chỉnh (Claude)" w:date="2026-10-21T11:02:43Z">
              <w:r w:rsidRPr="000E47C0">
                <w:rPr>
                  <w:szCs w:val="28"/>
                </w:rPr>
                <w:t xml:space="preserve">279</w:t>
              </w:r>
            </w:ins>
          </w:p>
        </w:tc>
        <w:tc>
          <w:tcPr>
            <w:tcW w:w="1092" w:type="dxa"/>
            <w:noWrap/>
            <w:vAlign w:val="center"/>
            <w:hideMark/>
          </w:tcPr>
          <w:p w14:paraId="0138F36F" w14:textId="49A6FB42" w:rsidR="00197D5A" w:rsidRPr="000E47C0" w:rsidRDefault="00197D5A" w:rsidP="006047EC">
            <w:pPr>
              <w:pStyle w:val="NormalWeb"/>
              <w:spacing w:before="0" w:beforeAutospacing="0" w:after="0" w:afterAutospacing="0"/>
              <w:ind w:firstLine="0"/>
              <w:jc w:val="center"/>
              <w:rPr>
                <w:szCs w:val="28"/>
              </w:rPr>
            </w:pPr>
            <w:del w:id="1826" w:author="Nội dung điều chỉnh (Claude)" w:date="2026-10-21T11:02:43Z">
              <w:r w:rsidRPr="000E47C0">
                <w:rPr>
                  <w:szCs w:val="28"/>
                </w:rPr>
                <w:delText>1.552</w:delText>
              </w:r>
            </w:del>
            <w:ins w:id="1827" w:author="Nội dung điều chỉnh (Claude)" w:date="2026-10-21T11:02:43Z">
              <w:r w:rsidRPr="000E47C0">
                <w:rPr>
                  <w:szCs w:val="28"/>
                </w:rPr>
                <w:t xml:space="preserve">279</w:t>
              </w:r>
            </w:ins>
          </w:p>
        </w:tc>
        <w:tc>
          <w:tcPr>
            <w:tcW w:w="1092" w:type="dxa"/>
            <w:noWrap/>
            <w:vAlign w:val="center"/>
            <w:hideMark/>
          </w:tcPr>
          <w:p w14:paraId="00DFAB6A" w14:textId="2601EE3E" w:rsidR="00197D5A" w:rsidRPr="000E47C0" w:rsidRDefault="00197D5A" w:rsidP="006047EC">
            <w:pPr>
              <w:pStyle w:val="NormalWeb"/>
              <w:spacing w:before="0" w:beforeAutospacing="0" w:after="0" w:afterAutospacing="0"/>
              <w:ind w:firstLine="0"/>
              <w:jc w:val="center"/>
              <w:rPr>
                <w:szCs w:val="28"/>
              </w:rPr>
            </w:pPr>
            <w:del w:id="1828" w:author="Nội dung điều chỉnh (Claude)" w:date="2026-10-21T11:02:43Z">
              <w:r w:rsidRPr="000E47C0">
                <w:rPr>
                  <w:szCs w:val="28"/>
                </w:rPr>
                <w:delText>1.886</w:delText>
              </w:r>
            </w:del>
            <w:ins w:id="1829" w:author="Nội dung điều chỉnh (Claude)" w:date="2026-10-21T11:02:43Z">
              <w:r w:rsidRPr="000E47C0">
                <w:rPr>
                  <w:szCs w:val="28"/>
                </w:rPr>
                <w:t xml:space="preserve">279</w:t>
              </w:r>
            </w:ins>
          </w:p>
        </w:tc>
        <w:tc>
          <w:tcPr>
            <w:tcW w:w="1092" w:type="dxa"/>
            <w:noWrap/>
            <w:vAlign w:val="center"/>
            <w:hideMark/>
          </w:tcPr>
          <w:p w14:paraId="1FBFBCEE" w14:textId="331D7D24" w:rsidR="00197D5A" w:rsidRPr="000E47C0" w:rsidRDefault="00197D5A" w:rsidP="006047EC">
            <w:pPr>
              <w:pStyle w:val="NormalWeb"/>
              <w:spacing w:before="0" w:beforeAutospacing="0" w:after="0" w:afterAutospacing="0"/>
              <w:ind w:firstLine="0"/>
              <w:jc w:val="center"/>
              <w:rPr>
                <w:szCs w:val="28"/>
              </w:rPr>
            </w:pPr>
            <w:del w:id="1830" w:author="Nội dung điều chỉnh (Claude)" w:date="2026-10-21T11:02:43Z">
              <w:r w:rsidRPr="000E47C0">
                <w:rPr>
                  <w:szCs w:val="28"/>
                </w:rPr>
                <w:delText>2.257</w:delText>
              </w:r>
            </w:del>
            <w:ins w:id="1831" w:author="Nội dung điều chỉnh (Claude)" w:date="2026-10-21T11:02:43Z">
              <w:r w:rsidRPr="000E47C0">
                <w:rPr>
                  <w:szCs w:val="28"/>
                </w:rPr>
                <w:t xml:space="preserve">279</w:t>
              </w:r>
            </w:ins>
          </w:p>
        </w:tc>
      </w:tr>
      <w:tr w:rsidR="000E47C0" w:rsidRPr="000E47C0" w14:paraId="1877C2DD" w14:textId="77777777" w:rsidTr="006047EC">
        <w:trPr>
          <w:trHeight w:val="227"/>
        </w:trPr>
        <w:tc>
          <w:tcPr>
            <w:tcW w:w="562" w:type="dxa"/>
            <w:noWrap/>
            <w:vAlign w:val="center"/>
            <w:hideMark/>
          </w:tcPr>
          <w:p w14:paraId="6ADCB049" w14:textId="77777777" w:rsidR="00197D5A" w:rsidRPr="000E47C0" w:rsidRDefault="00197D5A" w:rsidP="006047EC">
            <w:pPr>
              <w:pStyle w:val="NormalWeb"/>
              <w:spacing w:before="0" w:beforeAutospacing="0" w:after="0" w:afterAutospacing="0"/>
              <w:ind w:firstLine="0"/>
              <w:jc w:val="center"/>
              <w:rPr>
                <w:b/>
                <w:bCs/>
                <w:szCs w:val="28"/>
              </w:rPr>
            </w:pPr>
            <w:r w:rsidRPr="000E47C0">
              <w:rPr>
                <w:b/>
                <w:bCs/>
                <w:szCs w:val="28"/>
              </w:rPr>
              <w:t>V</w:t>
            </w:r>
          </w:p>
        </w:tc>
        <w:tc>
          <w:tcPr>
            <w:tcW w:w="3189" w:type="dxa"/>
            <w:noWrap/>
            <w:vAlign w:val="center"/>
            <w:hideMark/>
          </w:tcPr>
          <w:p w14:paraId="2F63DFF0" w14:textId="77777777" w:rsidR="00197D5A" w:rsidRPr="000E47C0" w:rsidRDefault="00197D5A" w:rsidP="006047EC">
            <w:pPr>
              <w:pStyle w:val="NormalWeb"/>
              <w:spacing w:before="0" w:beforeAutospacing="0" w:after="0" w:afterAutospacing="0"/>
              <w:ind w:firstLine="0"/>
              <w:rPr>
                <w:b/>
                <w:bCs/>
                <w:szCs w:val="28"/>
              </w:rPr>
            </w:pPr>
            <w:r w:rsidRPr="000E47C0">
              <w:rPr>
                <w:b/>
                <w:bCs/>
                <w:szCs w:val="28"/>
              </w:rPr>
              <w:t>Xác định thời gian hoàn vốn đầu tư</w:t>
            </w:r>
          </w:p>
        </w:tc>
        <w:tc>
          <w:tcPr>
            <w:tcW w:w="1206" w:type="dxa"/>
            <w:noWrap/>
            <w:vAlign w:val="center"/>
            <w:hideMark/>
          </w:tcPr>
          <w:p w14:paraId="2592BC5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09508B1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F47BE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4B42D7A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E5860C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F86CD0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1753C1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990475B"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F0E3CA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039E7A1"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437BDD69" w14:textId="77777777" w:rsidTr="006047EC">
        <w:trPr>
          <w:trHeight w:val="227"/>
        </w:trPr>
        <w:tc>
          <w:tcPr>
            <w:tcW w:w="562" w:type="dxa"/>
            <w:noWrap/>
            <w:vAlign w:val="center"/>
            <w:hideMark/>
          </w:tcPr>
          <w:p w14:paraId="457B54AD"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1</w:t>
            </w:r>
          </w:p>
        </w:tc>
        <w:tc>
          <w:tcPr>
            <w:tcW w:w="3189" w:type="dxa"/>
            <w:noWrap/>
            <w:vAlign w:val="center"/>
            <w:hideMark/>
          </w:tcPr>
          <w:p w14:paraId="276C5A20" w14:textId="77777777" w:rsidR="00197D5A" w:rsidRPr="000E47C0" w:rsidRDefault="00197D5A" w:rsidP="006047EC">
            <w:pPr>
              <w:pStyle w:val="NormalWeb"/>
              <w:spacing w:before="0" w:beforeAutospacing="0" w:after="0" w:afterAutospacing="0"/>
              <w:ind w:firstLine="0"/>
              <w:rPr>
                <w:szCs w:val="28"/>
              </w:rPr>
            </w:pPr>
            <w:r w:rsidRPr="000E47C0">
              <w:rPr>
                <w:szCs w:val="28"/>
              </w:rPr>
              <w:t>Tổng vốn đầu tư</w:t>
            </w:r>
          </w:p>
        </w:tc>
        <w:tc>
          <w:tcPr>
            <w:tcW w:w="1206" w:type="dxa"/>
            <w:noWrap/>
            <w:vAlign w:val="center"/>
            <w:hideMark/>
          </w:tcPr>
          <w:p w14:paraId="02CA38F9" w14:textId="3F56F1B8" w:rsidR="00197D5A" w:rsidRPr="000E47C0" w:rsidRDefault="00197D5A" w:rsidP="006047EC">
            <w:pPr>
              <w:pStyle w:val="NormalWeb"/>
              <w:spacing w:before="0" w:beforeAutospacing="0" w:after="0" w:afterAutospacing="0"/>
              <w:ind w:firstLine="0"/>
              <w:jc w:val="center"/>
              <w:rPr>
                <w:szCs w:val="28"/>
              </w:rPr>
            </w:pPr>
            <w:del w:id="1832" w:author="Nội dung điều chỉnh (Claude)" w:date="2026-10-21T11:02:43Z">
              <w:r w:rsidRPr="000E47C0">
                <w:rPr>
                  <w:szCs w:val="28"/>
                </w:rPr>
                <w:delText>22.688,6</w:delText>
              </w:r>
            </w:del>
            <w:ins w:id="1833" w:author="Nội dung điều chỉnh (Claude)" w:date="2026-10-21T11:02:43Z">
              <w:r w:rsidRPr="000E47C0">
                <w:rPr>
                  <w:szCs w:val="28"/>
                </w:rPr>
                <w:t xml:space="preserve">20.456,5</w:t>
              </w:r>
            </w:ins>
          </w:p>
        </w:tc>
        <w:tc>
          <w:tcPr>
            <w:tcW w:w="1092" w:type="dxa"/>
            <w:noWrap/>
            <w:vAlign w:val="center"/>
            <w:hideMark/>
          </w:tcPr>
          <w:p w14:paraId="22F8568A"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C1CBAD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5377D66"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1CD2A8F8"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8A8EFA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3FFF24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FD6DB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16812D3"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0A70BC9" w14:textId="77777777" w:rsidR="00197D5A" w:rsidRPr="000E47C0" w:rsidRDefault="00197D5A" w:rsidP="006047EC">
            <w:pPr>
              <w:pStyle w:val="NormalWeb"/>
              <w:spacing w:before="0" w:beforeAutospacing="0" w:after="0" w:afterAutospacing="0"/>
              <w:ind w:firstLine="0"/>
              <w:jc w:val="center"/>
              <w:rPr>
                <w:szCs w:val="28"/>
              </w:rPr>
            </w:pPr>
          </w:p>
        </w:tc>
      </w:tr>
      <w:tr w:rsidR="000E47C0" w:rsidRPr="000E47C0" w14:paraId="147DDB8D" w14:textId="77777777" w:rsidTr="006047EC">
        <w:trPr>
          <w:trHeight w:val="227"/>
        </w:trPr>
        <w:tc>
          <w:tcPr>
            <w:tcW w:w="562" w:type="dxa"/>
            <w:noWrap/>
            <w:vAlign w:val="center"/>
            <w:hideMark/>
          </w:tcPr>
          <w:p w14:paraId="01E9D240"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2</w:t>
            </w:r>
          </w:p>
        </w:tc>
        <w:tc>
          <w:tcPr>
            <w:tcW w:w="3189" w:type="dxa"/>
            <w:noWrap/>
            <w:vAlign w:val="center"/>
            <w:hideMark/>
          </w:tcPr>
          <w:p w14:paraId="02339135" w14:textId="77777777" w:rsidR="00197D5A" w:rsidRPr="000E47C0" w:rsidRDefault="00197D5A" w:rsidP="006047EC">
            <w:pPr>
              <w:pStyle w:val="NormalWeb"/>
              <w:spacing w:before="0" w:beforeAutospacing="0" w:after="0" w:afterAutospacing="0"/>
              <w:ind w:firstLine="0"/>
              <w:rPr>
                <w:szCs w:val="28"/>
              </w:rPr>
            </w:pPr>
            <w:r w:rsidRPr="000E47C0">
              <w:rPr>
                <w:szCs w:val="28"/>
              </w:rPr>
              <w:t>Dòng tiền</w:t>
            </w:r>
          </w:p>
        </w:tc>
        <w:tc>
          <w:tcPr>
            <w:tcW w:w="1206" w:type="dxa"/>
            <w:noWrap/>
            <w:vAlign w:val="center"/>
            <w:hideMark/>
          </w:tcPr>
          <w:p w14:paraId="0F565B53" w14:textId="649BF2E9" w:rsidR="00197D5A" w:rsidRPr="000E47C0" w:rsidRDefault="00197D5A" w:rsidP="006047EC">
            <w:pPr>
              <w:pStyle w:val="NormalWeb"/>
              <w:spacing w:before="0" w:beforeAutospacing="0" w:after="0" w:afterAutospacing="0"/>
              <w:ind w:firstLine="0"/>
              <w:jc w:val="center"/>
              <w:rPr>
                <w:szCs w:val="28"/>
              </w:rPr>
            </w:pPr>
            <w:del w:id="1834" w:author="Nội dung điều chỉnh (Claude)" w:date="2026-10-21T11:02:43Z">
              <w:r w:rsidRPr="000E47C0">
                <w:rPr>
                  <w:szCs w:val="28"/>
                </w:rPr>
                <w:delText>3.200</w:delText>
              </w:r>
            </w:del>
            <w:ins w:id="1835" w:author="Nội dung điều chỉnh (Claude)" w:date="2026-10-21T11:02:43Z">
              <w:r w:rsidRPr="000E47C0">
                <w:rPr>
                  <w:szCs w:val="28"/>
                </w:rPr>
                <w:t xml:space="preserve">1.286</w:t>
              </w:r>
            </w:ins>
          </w:p>
        </w:tc>
        <w:tc>
          <w:tcPr>
            <w:tcW w:w="1092" w:type="dxa"/>
            <w:noWrap/>
            <w:vAlign w:val="center"/>
            <w:hideMark/>
          </w:tcPr>
          <w:p w14:paraId="7EFA4B0C" w14:textId="4DC2BE71" w:rsidR="00197D5A" w:rsidRPr="000E47C0" w:rsidRDefault="00197D5A" w:rsidP="006047EC">
            <w:pPr>
              <w:pStyle w:val="NormalWeb"/>
              <w:spacing w:before="0" w:beforeAutospacing="0" w:after="0" w:afterAutospacing="0"/>
              <w:ind w:firstLine="0"/>
              <w:jc w:val="center"/>
              <w:rPr>
                <w:szCs w:val="28"/>
              </w:rPr>
            </w:pPr>
            <w:del w:id="1836" w:author="Nội dung điều chỉnh (Claude)" w:date="2026-10-21T11:02:43Z">
              <w:r w:rsidRPr="000E47C0">
                <w:rPr>
                  <w:szCs w:val="28"/>
                </w:rPr>
                <w:delText>4.156</w:delText>
              </w:r>
            </w:del>
            <w:ins w:id="1837" w:author="Nội dung điều chỉnh (Claude)" w:date="2026-10-21T11:02:43Z">
              <w:r w:rsidRPr="000E47C0">
                <w:rPr>
                  <w:szCs w:val="28"/>
                </w:rPr>
                <w:t xml:space="preserve">1.796</w:t>
              </w:r>
            </w:ins>
          </w:p>
        </w:tc>
        <w:tc>
          <w:tcPr>
            <w:tcW w:w="1092" w:type="dxa"/>
            <w:noWrap/>
            <w:vAlign w:val="center"/>
            <w:hideMark/>
          </w:tcPr>
          <w:p w14:paraId="631E0403" w14:textId="4310E12C" w:rsidR="00197D5A" w:rsidRPr="000E47C0" w:rsidRDefault="00197D5A" w:rsidP="006047EC">
            <w:pPr>
              <w:pStyle w:val="NormalWeb"/>
              <w:spacing w:before="0" w:beforeAutospacing="0" w:after="0" w:afterAutospacing="0"/>
              <w:ind w:firstLine="0"/>
              <w:jc w:val="center"/>
              <w:rPr>
                <w:szCs w:val="28"/>
              </w:rPr>
            </w:pPr>
            <w:del w:id="1838" w:author="Nội dung điều chỉnh (Claude)" w:date="2026-10-21T11:02:43Z">
              <w:r w:rsidRPr="000E47C0">
                <w:rPr>
                  <w:szCs w:val="28"/>
                </w:rPr>
                <w:delText>4.935</w:delText>
              </w:r>
            </w:del>
            <w:ins w:id="1839" w:author="Nội dung điều chỉnh (Claude)" w:date="2026-10-21T11:02:43Z">
              <w:r w:rsidRPr="000E47C0">
                <w:rPr>
                  <w:szCs w:val="28"/>
                </w:rPr>
                <w:t xml:space="preserve">2.622</w:t>
              </w:r>
            </w:ins>
          </w:p>
        </w:tc>
        <w:tc>
          <w:tcPr>
            <w:tcW w:w="1092" w:type="dxa"/>
            <w:noWrap/>
            <w:vAlign w:val="center"/>
            <w:hideMark/>
          </w:tcPr>
          <w:p w14:paraId="118CCA13" w14:textId="799B32F1" w:rsidR="00197D5A" w:rsidRPr="000E47C0" w:rsidRDefault="00197D5A" w:rsidP="006047EC">
            <w:pPr>
              <w:pStyle w:val="NormalWeb"/>
              <w:spacing w:before="0" w:beforeAutospacing="0" w:after="0" w:afterAutospacing="0"/>
              <w:ind w:firstLine="0"/>
              <w:jc w:val="center"/>
              <w:rPr>
                <w:szCs w:val="28"/>
              </w:rPr>
            </w:pPr>
            <w:del w:id="1840" w:author="Nội dung điều chỉnh (Claude)" w:date="2026-10-21T11:02:43Z">
              <w:r w:rsidRPr="000E47C0">
                <w:rPr>
                  <w:szCs w:val="28"/>
                </w:rPr>
                <w:delText>4.779</w:delText>
              </w:r>
            </w:del>
            <w:ins w:id="1841" w:author="Nội dung điều chỉnh (Claude)" w:date="2026-10-21T11:02:43Z">
              <w:r w:rsidRPr="000E47C0">
                <w:rPr>
                  <w:szCs w:val="28"/>
                </w:rPr>
                <w:t xml:space="preserve">2.630</w:t>
              </w:r>
            </w:ins>
          </w:p>
        </w:tc>
        <w:tc>
          <w:tcPr>
            <w:tcW w:w="1092" w:type="dxa"/>
            <w:noWrap/>
            <w:vAlign w:val="center"/>
            <w:hideMark/>
          </w:tcPr>
          <w:p w14:paraId="6130EC5A" w14:textId="51FE3F36" w:rsidR="00197D5A" w:rsidRPr="000E47C0" w:rsidRDefault="00197D5A" w:rsidP="006047EC">
            <w:pPr>
              <w:pStyle w:val="NormalWeb"/>
              <w:spacing w:before="0" w:beforeAutospacing="0" w:after="0" w:afterAutospacing="0"/>
              <w:ind w:firstLine="0"/>
              <w:jc w:val="center"/>
              <w:rPr>
                <w:szCs w:val="28"/>
              </w:rPr>
            </w:pPr>
            <w:del w:id="1842" w:author="Nội dung điều chỉnh (Claude)" w:date="2026-10-21T11:02:43Z">
              <w:r w:rsidRPr="000E47C0">
                <w:rPr>
                  <w:szCs w:val="28"/>
                </w:rPr>
                <w:delText>4.594</w:delText>
              </w:r>
            </w:del>
            <w:ins w:id="1843" w:author="Nội dung điều chỉnh (Claude)" w:date="2026-10-21T11:02:43Z">
              <w:r w:rsidRPr="000E47C0">
                <w:rPr>
                  <w:szCs w:val="28"/>
                </w:rPr>
                <w:t xml:space="preserve">2.558</w:t>
              </w:r>
            </w:ins>
          </w:p>
        </w:tc>
        <w:tc>
          <w:tcPr>
            <w:tcW w:w="1092" w:type="dxa"/>
            <w:noWrap/>
            <w:vAlign w:val="center"/>
            <w:hideMark/>
          </w:tcPr>
          <w:p w14:paraId="2CE83467" w14:textId="21CBD79B" w:rsidR="00197D5A" w:rsidRPr="000E47C0" w:rsidRDefault="00197D5A" w:rsidP="006047EC">
            <w:pPr>
              <w:pStyle w:val="NormalWeb"/>
              <w:spacing w:before="0" w:beforeAutospacing="0" w:after="0" w:afterAutospacing="0"/>
              <w:ind w:firstLine="0"/>
              <w:jc w:val="center"/>
              <w:rPr>
                <w:szCs w:val="28"/>
              </w:rPr>
            </w:pPr>
            <w:del w:id="1844" w:author="Nội dung điều chỉnh (Claude)" w:date="2026-10-21T11:02:43Z">
              <w:r w:rsidRPr="000E47C0">
                <w:rPr>
                  <w:szCs w:val="28"/>
                </w:rPr>
                <w:delText>5.251</w:delText>
              </w:r>
            </w:del>
            <w:ins w:id="1845" w:author="Nội dung điều chỉnh (Claude)" w:date="2026-10-21T11:02:43Z">
              <w:r w:rsidRPr="000E47C0">
                <w:rPr>
                  <w:szCs w:val="28"/>
                </w:rPr>
                <w:t xml:space="preserve">2.745</w:t>
              </w:r>
            </w:ins>
          </w:p>
        </w:tc>
        <w:tc>
          <w:tcPr>
            <w:tcW w:w="1092" w:type="dxa"/>
            <w:noWrap/>
            <w:vAlign w:val="center"/>
            <w:hideMark/>
          </w:tcPr>
          <w:p w14:paraId="632F28FC" w14:textId="241B18BF" w:rsidR="00197D5A" w:rsidRPr="000E47C0" w:rsidRDefault="00197D5A" w:rsidP="006047EC">
            <w:pPr>
              <w:pStyle w:val="NormalWeb"/>
              <w:spacing w:before="0" w:beforeAutospacing="0" w:after="0" w:afterAutospacing="0"/>
              <w:ind w:firstLine="0"/>
              <w:jc w:val="center"/>
              <w:rPr>
                <w:szCs w:val="28"/>
              </w:rPr>
            </w:pPr>
            <w:del w:id="1846" w:author="Nội dung điều chỉnh (Claude)" w:date="2026-10-21T11:02:43Z">
              <w:r w:rsidRPr="000E47C0">
                <w:rPr>
                  <w:szCs w:val="28"/>
                </w:rPr>
                <w:delText>5.984</w:delText>
              </w:r>
            </w:del>
            <w:ins w:id="1847" w:author="Nội dung điều chỉnh (Claude)" w:date="2026-10-21T11:02:43Z">
              <w:r w:rsidRPr="000E47C0">
                <w:rPr>
                  <w:szCs w:val="28"/>
                </w:rPr>
                <w:t xml:space="preserve">2.766</w:t>
              </w:r>
            </w:ins>
          </w:p>
        </w:tc>
        <w:tc>
          <w:tcPr>
            <w:tcW w:w="1092" w:type="dxa"/>
            <w:noWrap/>
            <w:vAlign w:val="center"/>
            <w:hideMark/>
          </w:tcPr>
          <w:p w14:paraId="23443606" w14:textId="3E911D25" w:rsidR="00197D5A" w:rsidRPr="000E47C0" w:rsidRDefault="00197D5A" w:rsidP="006047EC">
            <w:pPr>
              <w:pStyle w:val="NormalWeb"/>
              <w:spacing w:before="0" w:beforeAutospacing="0" w:after="0" w:afterAutospacing="0"/>
              <w:ind w:firstLine="0"/>
              <w:jc w:val="center"/>
              <w:rPr>
                <w:szCs w:val="28"/>
              </w:rPr>
            </w:pPr>
            <w:del w:id="1848" w:author="Nội dung điều chỉnh (Claude)" w:date="2026-10-21T11:02:43Z">
              <w:r w:rsidRPr="000E47C0">
                <w:rPr>
                  <w:szCs w:val="28"/>
                </w:rPr>
                <w:delText>6.800</w:delText>
              </w:r>
            </w:del>
            <w:ins w:id="1849" w:author="Nội dung điều chỉnh (Claude)" w:date="2026-10-21T11:02:43Z">
              <w:r w:rsidRPr="000E47C0">
                <w:rPr>
                  <w:szCs w:val="28"/>
                </w:rPr>
                <w:t xml:space="preserve">2.766</w:t>
              </w:r>
            </w:ins>
          </w:p>
        </w:tc>
        <w:tc>
          <w:tcPr>
            <w:tcW w:w="1092" w:type="dxa"/>
            <w:noWrap/>
            <w:vAlign w:val="center"/>
            <w:hideMark/>
          </w:tcPr>
          <w:p w14:paraId="0AD93BEE" w14:textId="6017F266" w:rsidR="00197D5A" w:rsidRPr="000E47C0" w:rsidRDefault="00197D5A" w:rsidP="006047EC">
            <w:pPr>
              <w:pStyle w:val="NormalWeb"/>
              <w:spacing w:before="0" w:beforeAutospacing="0" w:after="0" w:afterAutospacing="0"/>
              <w:ind w:firstLine="0"/>
              <w:jc w:val="center"/>
              <w:rPr>
                <w:szCs w:val="28"/>
              </w:rPr>
            </w:pPr>
            <w:del w:id="1850" w:author="Nội dung điều chỉnh (Claude)" w:date="2026-10-21T11:02:43Z">
              <w:r w:rsidRPr="000E47C0">
                <w:rPr>
                  <w:szCs w:val="28"/>
                </w:rPr>
                <w:delText>7.708</w:delText>
              </w:r>
            </w:del>
            <w:ins w:id="1851" w:author="Nội dung điều chỉnh (Claude)" w:date="2026-10-21T11:02:43Z">
              <w:r w:rsidRPr="000E47C0">
                <w:rPr>
                  <w:szCs w:val="28"/>
                </w:rPr>
                <w:t xml:space="preserve">2.766</w:t>
              </w:r>
            </w:ins>
          </w:p>
        </w:tc>
        <w:tc>
          <w:tcPr>
            <w:tcW w:w="1092" w:type="dxa"/>
            <w:noWrap/>
            <w:vAlign w:val="center"/>
            <w:hideMark/>
          </w:tcPr>
          <w:p w14:paraId="4ADCD255" w14:textId="11BB2AB8" w:rsidR="00197D5A" w:rsidRPr="000E47C0" w:rsidRDefault="00197D5A" w:rsidP="006047EC">
            <w:pPr>
              <w:pStyle w:val="NormalWeb"/>
              <w:spacing w:before="0" w:beforeAutospacing="0" w:after="0" w:afterAutospacing="0"/>
              <w:ind w:firstLine="0"/>
              <w:jc w:val="center"/>
              <w:rPr>
                <w:szCs w:val="28"/>
              </w:rPr>
            </w:pPr>
            <w:del w:id="1852" w:author="Nội dung điều chỉnh (Claude)" w:date="2026-10-21T11:02:43Z">
              <w:r w:rsidRPr="000E47C0">
                <w:rPr>
                  <w:szCs w:val="28"/>
                </w:rPr>
                <w:delText>8.719</w:delText>
              </w:r>
            </w:del>
            <w:ins w:id="1853" w:author="Nội dung điều chỉnh (Claude)" w:date="2026-10-21T11:02:43Z">
              <w:r w:rsidRPr="000E47C0">
                <w:rPr>
                  <w:szCs w:val="28"/>
                </w:rPr>
                <w:t xml:space="preserve">2.766</w:t>
              </w:r>
            </w:ins>
          </w:p>
        </w:tc>
      </w:tr>
      <w:tr w:rsidR="000E47C0" w:rsidRPr="000E47C0" w14:paraId="018AE36D" w14:textId="77777777" w:rsidTr="006047EC">
        <w:trPr>
          <w:trHeight w:val="227"/>
        </w:trPr>
        <w:tc>
          <w:tcPr>
            <w:tcW w:w="562" w:type="dxa"/>
            <w:noWrap/>
            <w:vAlign w:val="center"/>
            <w:hideMark/>
          </w:tcPr>
          <w:p w14:paraId="3B5C6D71" w14:textId="77777777" w:rsidR="00197D5A" w:rsidRPr="000E47C0" w:rsidRDefault="00197D5A" w:rsidP="006047EC">
            <w:pPr>
              <w:pStyle w:val="NormalWeb"/>
              <w:spacing w:before="0" w:beforeAutospacing="0" w:after="0" w:afterAutospacing="0"/>
              <w:ind w:firstLine="0"/>
              <w:jc w:val="center"/>
              <w:rPr>
                <w:szCs w:val="28"/>
              </w:rPr>
            </w:pPr>
            <w:r w:rsidRPr="000E47C0">
              <w:rPr>
                <w:szCs w:val="28"/>
              </w:rPr>
              <w:t>3</w:t>
            </w:r>
          </w:p>
        </w:tc>
        <w:tc>
          <w:tcPr>
            <w:tcW w:w="3189" w:type="dxa"/>
            <w:noWrap/>
            <w:vAlign w:val="center"/>
            <w:hideMark/>
          </w:tcPr>
          <w:p w14:paraId="63DF4AE3" w14:textId="77777777" w:rsidR="00197D5A" w:rsidRPr="000E47C0" w:rsidRDefault="00197D5A" w:rsidP="006047EC">
            <w:pPr>
              <w:pStyle w:val="NormalWeb"/>
              <w:spacing w:before="0" w:beforeAutospacing="0" w:after="0" w:afterAutospacing="0"/>
              <w:ind w:firstLine="0"/>
              <w:rPr>
                <w:szCs w:val="28"/>
              </w:rPr>
            </w:pPr>
            <w:r w:rsidRPr="000E47C0">
              <w:rPr>
                <w:szCs w:val="28"/>
              </w:rPr>
              <w:t>Thời gian hoàn vốn</w:t>
            </w:r>
          </w:p>
        </w:tc>
        <w:tc>
          <w:tcPr>
            <w:tcW w:w="1206" w:type="dxa"/>
            <w:noWrap/>
            <w:vAlign w:val="center"/>
            <w:hideMark/>
          </w:tcPr>
          <w:p w14:paraId="0848C135" w14:textId="05840347" w:rsidR="00197D5A" w:rsidRPr="000E47C0" w:rsidRDefault="00197D5A" w:rsidP="006047EC">
            <w:pPr>
              <w:pStyle w:val="NormalWeb"/>
              <w:spacing w:before="0" w:beforeAutospacing="0" w:after="0" w:afterAutospacing="0"/>
              <w:ind w:firstLine="0"/>
              <w:jc w:val="center"/>
              <w:rPr>
                <w:szCs w:val="28"/>
              </w:rPr>
            </w:pPr>
            <w:del w:id="1854" w:author="Nội dung điều chỉnh (Claude)" w:date="2026-10-21T11:02:43Z">
              <w:r w:rsidRPr="000E47C0">
                <w:rPr>
                  <w:szCs w:val="28"/>
                </w:rPr>
                <w:delText>5,2</w:delText>
              </w:r>
            </w:del>
            <w:ins w:id="1855" w:author="Nội dung điều chỉnh (Claude)" w:date="2026-10-21T11:02:43Z">
              <w:r w:rsidRPr="000E47C0">
                <w:rPr>
                  <w:szCs w:val="28"/>
                </w:rPr>
                <w:t xml:space="preserve">8,5</w:t>
              </w:r>
            </w:ins>
          </w:p>
        </w:tc>
        <w:tc>
          <w:tcPr>
            <w:tcW w:w="1092" w:type="dxa"/>
            <w:noWrap/>
            <w:vAlign w:val="center"/>
            <w:hideMark/>
          </w:tcPr>
          <w:p w14:paraId="6A28C074"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386C16CE"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B3AF8F"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962C8C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DBE6817"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6CAC31DD"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2501E0A0"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54131EFC" w14:textId="77777777" w:rsidR="00197D5A" w:rsidRPr="000E47C0" w:rsidRDefault="00197D5A" w:rsidP="006047EC">
            <w:pPr>
              <w:pStyle w:val="NormalWeb"/>
              <w:spacing w:before="0" w:beforeAutospacing="0" w:after="0" w:afterAutospacing="0"/>
              <w:ind w:firstLine="0"/>
              <w:jc w:val="center"/>
              <w:rPr>
                <w:szCs w:val="28"/>
              </w:rPr>
            </w:pPr>
          </w:p>
        </w:tc>
        <w:tc>
          <w:tcPr>
            <w:tcW w:w="1092" w:type="dxa"/>
            <w:noWrap/>
            <w:vAlign w:val="center"/>
            <w:hideMark/>
          </w:tcPr>
          <w:p w14:paraId="7C98809C" w14:textId="77777777" w:rsidR="00197D5A" w:rsidRPr="000E47C0" w:rsidRDefault="00197D5A" w:rsidP="006047EC">
            <w:pPr>
              <w:pStyle w:val="NormalWeb"/>
              <w:spacing w:before="0" w:beforeAutospacing="0" w:after="0" w:afterAutospacing="0"/>
              <w:ind w:firstLine="0"/>
              <w:jc w:val="center"/>
              <w:rPr>
                <w:szCs w:val="28"/>
              </w:rPr>
            </w:pPr>
          </w:p>
        </w:tc>
      </w:tr>
    </w:tbl>
    <w:p w14:paraId="48437EB9" w14:textId="77777777" w:rsidR="00197D5A" w:rsidRPr="000E47C0" w:rsidRDefault="00197D5A" w:rsidP="00197D5A">
      <w:pPr>
        <w:pStyle w:val="NormalWeb"/>
        <w:spacing w:before="120" w:beforeAutospacing="0" w:after="120" w:afterAutospacing="0"/>
        <w:rPr>
          <w:b/>
          <w:bCs/>
          <w:sz w:val="28"/>
          <w:szCs w:val="28"/>
        </w:rPr>
        <w:sectPr w:rsidR="00197D5A" w:rsidRPr="000E47C0" w:rsidSect="00197D5A">
          <w:pgSz w:w="16840" w:h="11907" w:orient="landscape" w:code="9"/>
          <w:pgMar w:top="1168" w:right="1134" w:bottom="1134" w:left="1134" w:header="720" w:footer="720" w:gutter="0"/>
          <w:pgNumType w:start="1"/>
          <w:cols w:space="720"/>
        </w:sectPr>
      </w:pPr>
    </w:p>
    <w:p w14:paraId="60616CE7" w14:textId="77777777" w:rsidR="00197D5A" w:rsidRPr="000E47C0" w:rsidRDefault="00197D5A" w:rsidP="00197D5A">
      <w:pPr>
        <w:pageBreakBefore/>
        <w:spacing w:before="0" w:after="0"/>
        <w:ind w:firstLine="0"/>
        <w:jc w:val="center"/>
        <w:rPr>
          <w:b/>
          <w:bCs/>
          <w:szCs w:val="28"/>
        </w:rPr>
      </w:pPr>
      <w:r w:rsidRPr="000E47C0">
        <w:rPr>
          <w:b/>
          <w:bCs/>
          <w:szCs w:val="28"/>
          <w:lang w:val="vi-VN"/>
        </w:rPr>
        <w:t xml:space="preserve">Phụ lục </w:t>
      </w:r>
      <w:r w:rsidRPr="000E47C0">
        <w:rPr>
          <w:b/>
          <w:bCs/>
          <w:szCs w:val="28"/>
        </w:rPr>
        <w:t>V</w:t>
      </w:r>
      <w:r w:rsidRPr="000E47C0">
        <w:rPr>
          <w:b/>
          <w:bCs/>
          <w:szCs w:val="28"/>
          <w:lang w:val="vi-VN"/>
        </w:rPr>
        <w:t>II</w:t>
      </w:r>
    </w:p>
    <w:p w14:paraId="149BBC3A" w14:textId="77777777" w:rsidR="003C01AE" w:rsidRPr="000E47C0" w:rsidRDefault="00197D5A" w:rsidP="003C01AE">
      <w:pPr>
        <w:spacing w:before="0" w:after="0"/>
        <w:ind w:firstLine="0"/>
        <w:jc w:val="center"/>
        <w:rPr>
          <w:b/>
          <w:bCs/>
          <w:szCs w:val="28"/>
        </w:rPr>
      </w:pPr>
      <w:r w:rsidRPr="000E47C0">
        <w:rPr>
          <w:b/>
          <w:bCs/>
          <w:szCs w:val="28"/>
        </w:rPr>
        <w:t xml:space="preserve">ĐÁNH GIÁ SƠ BỘ TÁC ĐỘNG MÔI TRƯỜNG CỦA ĐỀ ÁN </w:t>
      </w:r>
    </w:p>
    <w:p w14:paraId="3590BC89" w14:textId="77777777" w:rsidR="00197D5A" w:rsidRPr="000E47C0" w:rsidRDefault="00197D5A" w:rsidP="003C01AE">
      <w:pPr>
        <w:spacing w:before="0" w:after="0"/>
        <w:ind w:firstLine="0"/>
        <w:jc w:val="center"/>
        <w:rPr>
          <w:b/>
          <w:bCs/>
          <w:szCs w:val="28"/>
          <w:lang w:val="vi-VN"/>
        </w:rPr>
      </w:pPr>
      <w:r w:rsidRPr="000E47C0">
        <w:rPr>
          <w:b/>
          <w:bCs/>
          <w:noProof/>
          <w:szCs w:val="28"/>
          <w:lang w:val="vi-VN" w:eastAsia="vi-VN"/>
        </w:rPr>
        <mc:AlternateContent>
          <mc:Choice Requires="wps">
            <w:drawing>
              <wp:anchor distT="0" distB="0" distL="114300" distR="114300" simplePos="0" relativeHeight="251669504" behindDoc="0" locked="0" layoutInCell="1" allowOverlap="1" wp14:anchorId="7335B9C3" wp14:editId="6F245C95">
                <wp:simplePos x="0" y="0"/>
                <wp:positionH relativeFrom="margin">
                  <wp:align>center</wp:align>
                </wp:positionH>
                <wp:positionV relativeFrom="paragraph">
                  <wp:posOffset>3275</wp:posOffset>
                </wp:positionV>
                <wp:extent cx="747395" cy="0"/>
                <wp:effectExtent l="0" t="0" r="0" b="0"/>
                <wp:wrapNone/>
                <wp:docPr id="518024159" name="Straight Connector 518024159"/>
                <wp:cNvGraphicFramePr/>
                <a:graphic xmlns:a="http://schemas.openxmlformats.org/drawingml/2006/main">
                  <a:graphicData uri="http://schemas.microsoft.com/office/word/2010/wordprocessingShape">
                    <wps:wsp>
                      <wps:cNvCnPr/>
                      <wps:spPr>
                        <a:xfrm>
                          <a:off x="0" y="0"/>
                          <a:ext cx="747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xmlns:w16sdtfl="http://schemas.microsoft.com/office/word/2024/wordml/sdtformatlock">
            <w:pict>
              <v:line w14:anchorId="0AA52C8A" id="Straight Connector 518024159"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25pt" to="58.8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RK4VmQEAAIcDAAAOAAAAZHJzL2Uyb0RvYy54bWysU9uO0zAQfUfiHyy/06TLZSFqug+7ghcE KxY+wOuMGwvbY41Nk/49Y7dNESCEEC+OL+ecmTMz2dzM3ok9ULIYerletVJA0DjYsOvll89vn72W ImUVBuUwQC8PkOTN9umTzRQ7uMIR3QAkWCSkboq9HHOOXdMkPYJXaYURAj8aJK8yH2nXDKQmVveu uWrbV82ENERCDSnx7d3xUW6rvjGg80djEmThesm55bpSXR/L2mw3qtuRiqPVpzTUP2ThlQ0cdJG6 U1mJb2R/kfJWEyY0eaXRN2iM1VA9sJt1+5Obh1FFqF64OCkuZUr/T1Z/2N+Ge+IyTDF1Kd5TcTEb 8uXL+Ym5FuuwFAvmLDRfXr+4fv7mpRT6/NRceJFSfgfoRdn00tlQbKhO7d+nzLEYeobw4RK57vLB QQG78AmMsAPHWld2HQq4dST2its5fF2X9rFWRRaKsc4tpPbPpBO20KAOyt8SF3SNiCEvRG8D0u+i 5vmcqjniz66PXovtRxwOtQ+1HNzt6uw0mWWcfjxX+uX/2X4HAAD//wMAUEsDBBQABgAIAAAAIQA5 tWef2AAAAAIBAAAPAAAAZHJzL2Rvd25yZXYueG1sTI/BasMwEETvhf6D2EJvjZxAk+BaDiFQSi+l cZK7Ym1kt9LKSLLj/n3lU3IcZph5U2xGa9iAPrSOBMxnGTCk2qmWtIDj4f1lDSxESUoaRyjgDwNs yseHQubKXWmPQxU1SyUUcimgibHLOQ91g1aGmeuQkndx3sqYpNdceXlN5dbwRZYtuZUtpYVGdrhr sP6teivAfPrhpHd6G/qP/bL6+b4svg6DEM9P4/YNWMQx3sIw4Sd0KBPT2fWkAjMC0pEo4BXY5M1X K2DnSfKy4Pfo5T8AAAD//wMAUEsBAi0AFAAGAAgAAAAhALaDOJL+AAAA4QEAABMAAAAAAAAAAAAA AAAAAAAAAFtDb250ZW50X1R5cGVzXS54bWxQSwECLQAUAAYACAAAACEAOP0h/9YAAACUAQAACwAA AAAAAAAAAAAAAAAvAQAAX3JlbHMvLnJlbHNQSwECLQAUAAYACAAAACEAQUSuFZkBAACHAwAADgAA AAAAAAAAAAAAAAAuAgAAZHJzL2Uyb0RvYy54bWxQSwECLQAUAAYACAAAACEAObVnn9gAAAACAQAA DwAAAAAAAAAAAAAAAADzAwAAZHJzL2Rvd25yZXYueG1sUEsFBgAAAAAEAAQA8wAAAPgEAAAAAA== " strokecolor="black [3200]" strokeweight=".5pt">
                <v:stroke joinstyle="miter"/>
                <w10:wrap anchorx="margin"/>
              </v:line>
            </w:pict>
          </mc:Fallback>
        </mc:AlternateContent>
      </w:r>
    </w:p>
    <w:p w14:paraId="0C9DA7D8" w14:textId="77777777" w:rsidR="00197D5A" w:rsidRPr="000E47C0" w:rsidRDefault="00197D5A" w:rsidP="00197D5A">
      <w:pPr>
        <w:pStyle w:val="NormalWeb"/>
        <w:spacing w:before="120" w:beforeAutospacing="0" w:after="120" w:afterAutospacing="0"/>
        <w:rPr>
          <w:b/>
          <w:bCs/>
          <w:sz w:val="28"/>
          <w:szCs w:val="28"/>
        </w:rPr>
      </w:pPr>
      <w:r w:rsidRPr="000E47C0">
        <w:rPr>
          <w:b/>
          <w:bCs/>
          <w:sz w:val="28"/>
          <w:szCs w:val="28"/>
        </w:rPr>
        <w:t>I. CĂN CỨ PHÁP LÝ VỀ MÔI TRƯỜNG</w:t>
      </w:r>
    </w:p>
    <w:p w14:paraId="173CB54E"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rPr>
        <w:t xml:space="preserve">Luật Bảo vệ môi trường ngày 17 tháng 11 năm 2020</w:t>
      </w:r>
      <w:del w:id="1001" w:author="Nội dung điều chỉnh (Claude)" w:date="2026-10-21T09:23:41Z">
        <w:r w:rsidRPr="000E47C0">
          <w:rPr>
            <w:color w:val="auto"/>
            <w:shd w:val="clear" w:color="auto" w:fill="FFFFFF"/>
          </w:rPr>
          <w:delText xml:space="preserve"> đã được sửa đổi, bổ sung một số điều theo Luật số 11/2022/QH15</w:delText>
        </w:r>
      </w:del>
      <w:ins w:id="1002" w:author="Nội dung điều chỉnh (Claude)" w:date="2026-10-21T09:23:41Z">
        <w:r w:rsidRPr="000E47C0">
          <w:rPr>
            <w:color w:val="auto"/>
            <w:shd w:val="clear" w:color="auto" w:fill="FFFFFF"/>
          </w:rPr>
          <w:t xml:space="preserve"> (đã được sửa đổi, bổ sung)</w:t>
        </w:r>
      </w:ins>
      <w:r w:rsidRPr="000E47C0">
        <w:rPr>
          <w:color w:val="auto"/>
          <w:shd w:val="clear" w:color="auto" w:fill="FFFFFF"/>
        </w:rPr>
        <w:t xml:space="preserve">;</w:t>
      </w:r>
    </w:p>
    <w:p w14:paraId="0F042EC8"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E836009" w14:textId="77777777" w:rsidR="00197D5A" w:rsidRPr="000E47C0" w:rsidRDefault="00197D5A" w:rsidP="00197D5A">
      <w:pPr>
        <w:pStyle w:val="ListParagraph"/>
        <w:numPr>
          <w:ilvl w:val="0"/>
          <w:numId w:val="21"/>
        </w:numPr>
        <w:rPr>
          <w:color w:val="auto"/>
          <w:shd w:val="clear" w:color="auto" w:fill="FFFFFF"/>
          <w:lang w:val="nl-NL"/>
        </w:rPr>
      </w:pPr>
      <w:r w:rsidRPr="000E47C0">
        <w:rPr>
          <w:color w:val="auto"/>
          <w:shd w:val="clear" w:color="auto" w:fill="FFFFFF"/>
          <w:lang w:val="nl-NL"/>
        </w:rPr>
        <w:t>Thông tư số 02/2022/TT-BTNMT ngày 10 tháng 01 năm 2022 của Bộ trưởng Bộ Tài nguyên và Môi trường (nay là Bộ Nông nghiệp và Môi trường) quy định chi tiết thi hành một số điều của Luật Bảo vệ môi trường;</w:t>
      </w:r>
    </w:p>
    <w:p w14:paraId="010807A6"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05:2023:BTNMT </w:t>
      </w:r>
      <w:r w:rsidRPr="000E47C0">
        <w:rPr>
          <w:color w:val="auto"/>
          <w:shd w:val="clear" w:color="auto" w:fill="FFFFFF"/>
        </w:rPr>
        <w:t>- Quy chuẩn kỹ thuật quốc gia về chất lượng không khí;</w:t>
      </w:r>
    </w:p>
    <w:p w14:paraId="2C1A1EA2"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26:2025/BNNMT </w:t>
      </w:r>
      <w:r w:rsidRPr="000E47C0">
        <w:rPr>
          <w:color w:val="auto"/>
          <w:shd w:val="clear" w:color="auto" w:fill="FFFFFF"/>
        </w:rPr>
        <w:t xml:space="preserve">- Quy chuẩn kỹ thuật quốc gia </w:t>
      </w:r>
      <w:r w:rsidRPr="000E47C0">
        <w:rPr>
          <w:color w:val="auto"/>
          <w:shd w:val="clear" w:color="auto" w:fill="FFFFFF"/>
          <w:lang w:val="nl-NL"/>
        </w:rPr>
        <w:t>về tiếng ồn;</w:t>
      </w:r>
    </w:p>
    <w:p w14:paraId="0115F098"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14:2025/BTNMT - </w:t>
      </w:r>
      <w:r w:rsidRPr="000E47C0">
        <w:rPr>
          <w:color w:val="auto"/>
          <w:shd w:val="clear" w:color="auto" w:fill="FFFFFF"/>
        </w:rPr>
        <w:t xml:space="preserve">Quy chuẩn kỹ thuật quốc gia </w:t>
      </w:r>
      <w:r w:rsidRPr="000E47C0">
        <w:rPr>
          <w:color w:val="auto"/>
          <w:shd w:val="clear" w:color="auto" w:fill="FFFFFF"/>
          <w:lang w:val="nl-NL"/>
        </w:rPr>
        <w:t>về nước thải sinh hoạt và nước thải đô thị, khu dân cư tập trung;</w:t>
      </w:r>
    </w:p>
    <w:p w14:paraId="41BB97A0" w14:textId="77777777" w:rsidR="00197D5A" w:rsidRPr="000E47C0" w:rsidRDefault="00197D5A" w:rsidP="00197D5A">
      <w:pPr>
        <w:pStyle w:val="ListParagraph"/>
        <w:rPr>
          <w:color w:val="auto"/>
          <w:shd w:val="clear" w:color="auto" w:fill="FFFFFF"/>
          <w:lang w:val="nl-NL"/>
        </w:rPr>
      </w:pPr>
      <w:r w:rsidRPr="000E47C0">
        <w:rPr>
          <w:color w:val="auto"/>
          <w:shd w:val="clear" w:color="auto" w:fill="FFFFFF"/>
          <w:lang w:val="nl-NL"/>
        </w:rPr>
        <w:t xml:space="preserve">Quy chuẩn Việt Nam số 19:2024/BTNMT - </w:t>
      </w:r>
      <w:r w:rsidRPr="000E47C0">
        <w:rPr>
          <w:color w:val="auto"/>
          <w:shd w:val="clear" w:color="auto" w:fill="FFFFFF"/>
        </w:rPr>
        <w:t xml:space="preserve">Quy chuẩn kỹ thuật quốc gia </w:t>
      </w:r>
      <w:r w:rsidRPr="000E47C0">
        <w:rPr>
          <w:color w:val="auto"/>
          <w:shd w:val="clear" w:color="auto" w:fill="FFFFFF"/>
          <w:lang w:val="nl-NL"/>
        </w:rPr>
        <w:t>về khí thải công nghiệp.</w:t>
      </w:r>
    </w:p>
    <w:p w14:paraId="54B4B140" w14:textId="77777777" w:rsidR="00197D5A" w:rsidRPr="000E47C0" w:rsidRDefault="00197D5A" w:rsidP="00197D5A">
      <w:pPr>
        <w:rPr>
          <w:b/>
          <w:bCs/>
          <w:shd w:val="clear" w:color="auto" w:fill="FFFFFF"/>
          <w:lang w:val="nl-NL"/>
        </w:rPr>
      </w:pPr>
      <w:r w:rsidRPr="000E47C0">
        <w:rPr>
          <w:b/>
          <w:bCs/>
          <w:shd w:val="clear" w:color="auto" w:fill="FFFFFF"/>
          <w:lang w:val="nl-NL"/>
        </w:rPr>
        <w:t>II. NHẬN DẠNG, DỰ TÁC ĐỘNG MÔI TRƯỜNG CHÍNH CỦA DỰ ÁN ĐẦU TƯ ĐỐI VỚI MÔI TRƯỜNG TRÊN CƠ SỞ QUY MÔ, CÔNG NGHỆ SẢN XUẤT VÀ ĐỊA ĐIỂM THỰC HIỆN ĐỀ ÁN</w:t>
      </w:r>
    </w:p>
    <w:p w14:paraId="3300C2F6" w14:textId="77777777" w:rsidR="00197D5A" w:rsidRPr="000E47C0" w:rsidRDefault="00197D5A" w:rsidP="00197D5A">
      <w:pPr>
        <w:rPr>
          <w:b/>
          <w:bCs/>
          <w:shd w:val="clear" w:color="auto" w:fill="FFFFFF"/>
          <w:lang w:val="nl-NL"/>
        </w:rPr>
      </w:pPr>
      <w:r w:rsidRPr="000E47C0">
        <w:rPr>
          <w:b/>
          <w:bCs/>
          <w:shd w:val="clear" w:color="auto" w:fill="FFFFFF"/>
          <w:lang w:val="nl-NL"/>
        </w:rPr>
        <w:t>1. Nhận dạng, dự báo tác động trong các giai đoạn triển khai</w:t>
      </w:r>
    </w:p>
    <w:p w14:paraId="3F44219F"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Giai đoạn này chủ yếu thực hiện các nhiệm vụ khảo sát, đo đạc; lập hồ sơ dự án; thực hiện các thủ tục hành chính; ... Giai đoạn này hầu như không phát sinh tác động đáng kể đến môi trường.</w:t>
      </w:r>
    </w:p>
    <w:p w14:paraId="33CAAAD4" w14:textId="77777777" w:rsidR="00197D5A" w:rsidRPr="000E47C0" w:rsidRDefault="00197D5A" w:rsidP="00197D5A">
      <w:pPr>
        <w:rPr>
          <w:shd w:val="clear" w:color="auto" w:fill="FFFFFF"/>
          <w:lang w:val="nl-NL"/>
        </w:rPr>
      </w:pPr>
      <w:r w:rsidRPr="000E47C0">
        <w:rPr>
          <w:shd w:val="clear" w:color="auto" w:fill="FFFFFF"/>
          <w:lang w:val="nl-NL"/>
        </w:rPr>
        <w:t>b) Trong giai đoạn thi công xây dựng cơ bản:</w:t>
      </w:r>
    </w:p>
    <w:p w14:paraId="0108473C" w14:textId="77777777" w:rsidR="00197D5A" w:rsidRPr="000E47C0" w:rsidRDefault="00197D5A" w:rsidP="00197D5A">
      <w:pPr>
        <w:rPr>
          <w:shd w:val="clear" w:color="auto" w:fill="FFFFFF"/>
          <w:lang w:val="nl-NL"/>
        </w:rPr>
      </w:pPr>
      <w:r w:rsidRPr="000E47C0">
        <w:rPr>
          <w:shd w:val="clear" w:color="auto" w:fill="FFFFFF"/>
          <w:lang w:val="nl-NL"/>
        </w:rPr>
        <w:t>- Trong giai đoạn thi công xây dựng cơ bản sẽ xảy ra hiện tượng ô nhiễm không khí cục bộ khu vực công trường là chủ yếu với tác nhân chính là bụi lơ lửng, bụi nặng, COx, NOx sẽ ảnh hưởng trực tiếp đến người lao động tham gia vào làm việc; đồng thời có thể gây ô nhiễm đến môi trường không khí chung của toàn khu vực thi công. Tùy theo từng điều kiện và thời điểm cụ thể về thời tiết, khí hậu, số lượng phương tiện thi công cơ giới, chế độ hoạt động, năng lượng hoạt động mà sẽ có những tác động ảnh hưởng ở mức độ khác nhau đến môi trường không khí chung khu vực dự án và do đó cần có những biện pháp giảm thiểu phù hợp và khả thi.</w:t>
      </w:r>
    </w:p>
    <w:p w14:paraId="35A16F76" w14:textId="77777777" w:rsidR="00197D5A" w:rsidRPr="000E47C0" w:rsidRDefault="00197D5A" w:rsidP="00197D5A">
      <w:pPr>
        <w:rPr>
          <w:shd w:val="clear" w:color="auto" w:fill="FFFFFF"/>
          <w:lang w:val="nl-NL"/>
        </w:rPr>
      </w:pPr>
      <w:r w:rsidRPr="000E47C0">
        <w:rPr>
          <w:shd w:val="clear" w:color="auto" w:fill="FFFFFF"/>
          <w:lang w:val="nl-NL"/>
        </w:rPr>
        <w:t xml:space="preserve">- Nguồn gây ra ô nhiễm: </w:t>
      </w:r>
    </w:p>
    <w:p w14:paraId="0D3DD139" w14:textId="77777777" w:rsidR="00197D5A" w:rsidRPr="000E47C0" w:rsidRDefault="00197D5A" w:rsidP="00197D5A">
      <w:pPr>
        <w:rPr>
          <w:shd w:val="clear" w:color="auto" w:fill="FFFFFF"/>
          <w:lang w:val="nl-NL"/>
        </w:rPr>
      </w:pPr>
      <w:r w:rsidRPr="000E47C0">
        <w:rPr>
          <w:shd w:val="clear" w:color="auto" w:fill="FFFFFF"/>
          <w:lang w:val="nl-NL"/>
        </w:rPr>
        <w:t>+ Chất thải rắn: Đất, cát, vật liệu xây dựng dư thừa; bao bì, phế liệu xây dựng; rác thải sinh hoạt của công nhân.</w:t>
      </w:r>
    </w:p>
    <w:p w14:paraId="17901E00" w14:textId="77777777" w:rsidR="00197D5A" w:rsidRPr="000E47C0" w:rsidRDefault="00197D5A" w:rsidP="00197D5A">
      <w:pPr>
        <w:rPr>
          <w:shd w:val="clear" w:color="auto" w:fill="FFFFFF"/>
          <w:lang w:val="nl-NL"/>
        </w:rPr>
      </w:pPr>
      <w:r w:rsidRPr="000E47C0">
        <w:rPr>
          <w:shd w:val="clear" w:color="auto" w:fill="FFFFFF"/>
          <w:lang w:val="nl-NL"/>
        </w:rPr>
        <w:t>+ Nước thải: Nước thải sinh hoạt; nước rửa vật liệu, vệ sinh công trường; nước mưa chảy tràn.</w:t>
      </w:r>
    </w:p>
    <w:p w14:paraId="0EDB9283" w14:textId="77777777" w:rsidR="00197D5A" w:rsidRPr="000E47C0" w:rsidRDefault="00197D5A" w:rsidP="00197D5A">
      <w:pPr>
        <w:rPr>
          <w:shd w:val="clear" w:color="auto" w:fill="FFFFFF"/>
          <w:lang w:val="nl-NL"/>
        </w:rPr>
      </w:pPr>
      <w:r w:rsidRPr="000E47C0">
        <w:rPr>
          <w:shd w:val="clear" w:color="auto" w:fill="FFFFFF"/>
          <w:lang w:val="nl-NL"/>
        </w:rPr>
        <w:t>+ Khí thải, bụi: Bụi từ hoạt động đào đắp, vận chuyển vật liệu; khí thải từ máy móc, phương tiện thi công.</w:t>
      </w:r>
    </w:p>
    <w:p w14:paraId="18905B06" w14:textId="77777777" w:rsidR="00197D5A" w:rsidRPr="000E47C0" w:rsidRDefault="00197D5A" w:rsidP="00197D5A">
      <w:pPr>
        <w:rPr>
          <w:shd w:val="clear" w:color="auto" w:fill="FFFFFF"/>
          <w:lang w:val="nl-NL"/>
        </w:rPr>
      </w:pPr>
      <w:r w:rsidRPr="000E47C0">
        <w:rPr>
          <w:shd w:val="clear" w:color="auto" w:fill="FFFFFF"/>
          <w:lang w:val="nl-NL"/>
        </w:rPr>
        <w:t>+ Tiếng ồn, độ rung: Máy móc thi công; phương tiện vận chuyển vật liệu.</w:t>
      </w:r>
    </w:p>
    <w:p w14:paraId="7500A7D4" w14:textId="77777777" w:rsidR="00197D5A" w:rsidRPr="000E47C0" w:rsidRDefault="00197D5A" w:rsidP="00197D5A">
      <w:pPr>
        <w:rPr>
          <w:shd w:val="clear" w:color="auto" w:fill="FFFFFF"/>
          <w:lang w:val="nl-NL"/>
        </w:rPr>
      </w:pPr>
      <w:r w:rsidRPr="000E47C0">
        <w:rPr>
          <w:shd w:val="clear" w:color="auto" w:fill="FFFFFF"/>
          <w:lang w:val="nl-NL"/>
        </w:rPr>
        <w:t>c) Trong giai đoạn vận hành, hoạt động:</w:t>
      </w:r>
    </w:p>
    <w:p w14:paraId="35336820" w14:textId="77777777" w:rsidR="00197D5A" w:rsidRPr="000E47C0" w:rsidRDefault="00197D5A" w:rsidP="00197D5A">
      <w:pPr>
        <w:rPr>
          <w:shd w:val="clear" w:color="auto" w:fill="FFFFFF"/>
          <w:lang w:val="nl-NL"/>
        </w:rPr>
      </w:pPr>
      <w:r w:rsidRPr="000E47C0">
        <w:rPr>
          <w:shd w:val="clear" w:color="auto" w:fill="FFFFFF"/>
          <w:lang w:val="nl-NL"/>
        </w:rPr>
        <w:t xml:space="preserve">Nguồn tác động chủ yếu gồm: Nước thải sinh hoạt của cán bộ, người lao động; chất thải rắn sinh hoạt; chất thải nguy hại phát sinh từ hoạt động bảo dưỡng thiết bị (nếu có); khí thải từ phương tiện ra vào khu vực đăng kiểm; tiếng ồn từ hoạt động của phương tiện. </w:t>
      </w:r>
    </w:p>
    <w:p w14:paraId="102E7410" w14:textId="77777777" w:rsidR="00197D5A" w:rsidRPr="000E47C0" w:rsidRDefault="00197D5A" w:rsidP="00197D5A">
      <w:pPr>
        <w:rPr>
          <w:shd w:val="clear" w:color="auto" w:fill="FFFFFF"/>
          <w:lang w:val="nl-NL"/>
        </w:rPr>
      </w:pPr>
      <w:r w:rsidRPr="000E47C0">
        <w:rPr>
          <w:i/>
          <w:iCs/>
          <w:shd w:val="clear" w:color="auto" w:fill="FFFFFF"/>
          <w:lang w:val="nl-NL"/>
        </w:rPr>
        <w:t>Tuy nhiên,</w:t>
      </w:r>
      <w:r w:rsidRPr="000E47C0">
        <w:rPr>
          <w:shd w:val="clear" w:color="auto" w:fill="FFFFFF"/>
          <w:lang w:val="nl-NL"/>
        </w:rPr>
        <w:t xml:space="preserve"> hoạt động đăng kiểm xe cơ giới không thuộc loại hình sản xuất có nguy cơ gây ô nhiễm môi trường cao.</w:t>
      </w:r>
    </w:p>
    <w:p w14:paraId="61273485" w14:textId="77777777" w:rsidR="00197D5A" w:rsidRPr="000E47C0" w:rsidRDefault="00197D5A" w:rsidP="00197D5A">
      <w:pPr>
        <w:rPr>
          <w:b/>
          <w:bCs/>
          <w:shd w:val="clear" w:color="auto" w:fill="FFFFFF"/>
          <w:lang w:val="nl-NL"/>
        </w:rPr>
      </w:pPr>
      <w:r w:rsidRPr="000E47C0">
        <w:rPr>
          <w:b/>
          <w:bCs/>
          <w:shd w:val="clear" w:color="auto" w:fill="FFFFFF"/>
          <w:lang w:val="nl-NL"/>
        </w:rPr>
        <w:t>2. Đánh giá mức độ ảnh hưởng:</w:t>
      </w:r>
    </w:p>
    <w:p w14:paraId="3816C0B0" w14:textId="77777777" w:rsidR="00197D5A" w:rsidRPr="000E47C0" w:rsidRDefault="00197D5A" w:rsidP="00197D5A">
      <w:pPr>
        <w:rPr>
          <w:shd w:val="clear" w:color="auto" w:fill="FFFFFF"/>
          <w:lang w:val="nl-NL"/>
        </w:rPr>
      </w:pPr>
      <w:r w:rsidRPr="000E47C0">
        <w:rPr>
          <w:shd w:val="clear" w:color="auto" w:fill="FFFFFF"/>
          <w:lang w:val="nl-NL"/>
        </w:rPr>
        <w:t>a) Đối với môi trường không khí: Tác động ở mức thấp đến trung bình, mang tính cục bộ và chủ yếu trong giai đoạn thi công.</w:t>
      </w:r>
    </w:p>
    <w:p w14:paraId="5BEAE8C4" w14:textId="77777777" w:rsidR="00197D5A" w:rsidRPr="000E47C0" w:rsidRDefault="00197D5A" w:rsidP="00197D5A">
      <w:pPr>
        <w:rPr>
          <w:shd w:val="clear" w:color="auto" w:fill="FFFFFF"/>
          <w:lang w:val="nl-NL"/>
        </w:rPr>
      </w:pPr>
      <w:r w:rsidRPr="000E47C0">
        <w:rPr>
          <w:shd w:val="clear" w:color="auto" w:fill="FFFFFF"/>
          <w:lang w:val="nl-NL"/>
        </w:rPr>
        <w:t>b) Đối với môi trường nước: Tác động không lớn, có thể kiểm soát bằng hệ thống thu gom và xử lý nước thải theo quy định.</w:t>
      </w:r>
    </w:p>
    <w:p w14:paraId="5DF09652" w14:textId="77777777" w:rsidR="00197D5A" w:rsidRPr="000E47C0" w:rsidRDefault="00197D5A" w:rsidP="00197D5A">
      <w:pPr>
        <w:rPr>
          <w:shd w:val="clear" w:color="auto" w:fill="FFFFFF"/>
          <w:lang w:val="nl-NL"/>
        </w:rPr>
      </w:pPr>
      <w:r w:rsidRPr="000E47C0">
        <w:rPr>
          <w:shd w:val="clear" w:color="auto" w:fill="FFFFFF"/>
          <w:lang w:val="nl-NL"/>
        </w:rPr>
        <w:t>c) Đối với giao thông: Việc gia tăng lưu lượng phương tiện ra vào đơn vị có thể gây áp lực cục bộ vào một số thời điểm nhưng không đáng kể.</w:t>
      </w:r>
    </w:p>
    <w:p w14:paraId="71C3AFF0" w14:textId="77777777" w:rsidR="00197D5A" w:rsidRPr="000E47C0" w:rsidRDefault="00197D5A" w:rsidP="00197D5A">
      <w:pPr>
        <w:rPr>
          <w:shd w:val="clear" w:color="auto" w:fill="FFFFFF"/>
          <w:lang w:val="nl-NL"/>
        </w:rPr>
      </w:pPr>
      <w:r w:rsidRPr="000E47C0">
        <w:rPr>
          <w:shd w:val="clear" w:color="auto" w:fill="FFFFFF"/>
          <w:lang w:val="nl-NL"/>
        </w:rPr>
        <w:t>đ) Đối với cộng đồng dân cư: Cơ bản không phát sinh tác động tiêu cực đáng kể đến khu dân cư xung quanh nếu thực hiện đầy đủ các biện pháp bảo vệ môi trường.</w:t>
      </w:r>
    </w:p>
    <w:p w14:paraId="7B417675" w14:textId="77777777" w:rsidR="00197D5A" w:rsidRPr="000E47C0" w:rsidRDefault="00197D5A" w:rsidP="00197D5A">
      <w:pPr>
        <w:rPr>
          <w:b/>
          <w:bCs/>
          <w:shd w:val="clear" w:color="auto" w:fill="FFFFFF"/>
          <w:lang w:val="nl-NL"/>
        </w:rPr>
      </w:pPr>
      <w:r w:rsidRPr="000E47C0">
        <w:rPr>
          <w:b/>
          <w:bCs/>
          <w:shd w:val="clear" w:color="auto" w:fill="FFFFFF"/>
          <w:lang w:val="nl-NL"/>
        </w:rPr>
        <w:t>3. Các giải pháp bảo vệ môi trường</w:t>
      </w:r>
    </w:p>
    <w:p w14:paraId="196A527A" w14:textId="77777777" w:rsidR="00197D5A" w:rsidRPr="000E47C0" w:rsidRDefault="00197D5A" w:rsidP="00197D5A">
      <w:pPr>
        <w:rPr>
          <w:shd w:val="clear" w:color="auto" w:fill="FFFFFF"/>
          <w:lang w:val="nl-NL"/>
        </w:rPr>
      </w:pPr>
      <w:r w:rsidRPr="000E47C0">
        <w:rPr>
          <w:shd w:val="clear" w:color="auto" w:fill="FFFFFF"/>
          <w:lang w:val="nl-NL"/>
        </w:rPr>
        <w:t>a) Trong giai đoạn chuẩn bị đầu tư: Thực hiện ký kết hợp đồng bải đỗ vật liệu, phế liệu thi công theo quy định của UBND tỉnh Quảng Ngãi trong giai đoạn lập Dự án.</w:t>
      </w:r>
    </w:p>
    <w:p w14:paraId="1EEAE26C" w14:textId="77777777" w:rsidR="00197D5A" w:rsidRPr="000E47C0" w:rsidRDefault="00197D5A" w:rsidP="00197D5A">
      <w:pPr>
        <w:rPr>
          <w:shd w:val="clear" w:color="auto" w:fill="FFFFFF"/>
          <w:lang w:val="nl-NL"/>
        </w:rPr>
      </w:pPr>
      <w:r w:rsidRPr="000E47C0">
        <w:rPr>
          <w:shd w:val="clear" w:color="auto" w:fill="FFFFFF"/>
          <w:lang w:val="nl-NL"/>
        </w:rPr>
        <w:t>b) Đối với giai đoạn thi công: Che chắn khu vực thi công; tưới nước giảm bụi; thu gom và vận chuyển chất thải xây dựng theo quy định; hạn chế thi công vào ban đêm; trang bị bảo hộ lao động cho công nhân.</w:t>
      </w:r>
    </w:p>
    <w:p w14:paraId="33FD0361" w14:textId="77777777" w:rsidR="00197D5A" w:rsidRPr="000E47C0" w:rsidRDefault="00197D5A" w:rsidP="00197D5A">
      <w:pPr>
        <w:rPr>
          <w:shd w:val="clear" w:color="auto" w:fill="FFFFFF"/>
          <w:lang w:val="nl-NL"/>
        </w:rPr>
      </w:pPr>
      <w:r w:rsidRPr="000E47C0">
        <w:rPr>
          <w:shd w:val="clear" w:color="auto" w:fill="FFFFFF"/>
          <w:lang w:val="nl-NL"/>
        </w:rPr>
        <w:t>b) Đối với giai đoạn vận hành: Xây dựng hệ thống thu gom nước thải sinh hoạt; ký kết hợp đồng thu gom, phân loại chất thải rắn, xử lý chất thải; thu gom riêng chất thải nguy hại (nếu phát sinh), trồng cây xanh tạo cảnh quan, thực hiện quan trắc môi trường theo quy định.</w:t>
      </w:r>
    </w:p>
    <w:p w14:paraId="0C777848" w14:textId="77777777" w:rsidR="00197D5A" w:rsidRPr="000E47C0" w:rsidRDefault="00197D5A" w:rsidP="00197D5A">
      <w:pPr>
        <w:rPr>
          <w:b/>
          <w:bCs/>
          <w:i/>
          <w:iCs/>
          <w:shd w:val="clear" w:color="auto" w:fill="FFFFFF"/>
          <w:lang w:val="nl-NL"/>
        </w:rPr>
      </w:pPr>
      <w:r w:rsidRPr="000E47C0">
        <w:rPr>
          <w:b/>
          <w:bCs/>
          <w:i/>
          <w:iCs/>
          <w:shd w:val="clear" w:color="auto" w:fill="FFFFFF"/>
          <w:lang w:val="nl-NL"/>
        </w:rPr>
        <w:t>Qua đánh giá sơ bộ, Đề án có mức độ tác động đến môi trường không lớn, các tác động phát sinh chủ yếu mang tính cục bộ và hoàn toàn có thể kiểm soát bằng các giải pháp kỹ thuật và quản lý phù hợp. Đề án cơ bản đáp ứng yêu cầu về bảo vệ môi trường và đủ điều kiện tiếp tục nghiên cứu, triển khai các thủ tục đầu tư theo quy định của pháp luật.</w:t>
      </w:r>
    </w:p>
    <w:p w14:paraId="5E4E260A" w14:textId="77777777" w:rsidR="00197D5A" w:rsidRPr="000E47C0" w:rsidRDefault="00197D5A" w:rsidP="00197D5A">
      <w:pPr>
        <w:pStyle w:val="NormalWeb"/>
        <w:spacing w:before="120" w:beforeAutospacing="0" w:after="120" w:afterAutospacing="0"/>
        <w:jc w:val="center"/>
        <w:rPr>
          <w:b/>
          <w:bCs/>
          <w:sz w:val="28"/>
          <w:szCs w:val="28"/>
        </w:rPr>
      </w:pPr>
      <w:r w:rsidRPr="000E47C0">
        <w:rPr>
          <w:b/>
          <w:bCs/>
          <w:sz w:val="28"/>
          <w:szCs w:val="28"/>
        </w:rPr>
        <w:t>__________________________________</w:t>
      </w:r>
    </w:p>
    <w:p w14:paraId="77163D33" w14:textId="77777777" w:rsidR="006267BA" w:rsidRPr="000E47C0" w:rsidRDefault="006267BA" w:rsidP="00197D5A"/>
    <w:sectPr w:rsidR="006267BA" w:rsidRPr="000E47C0" w:rsidSect="00372744">
      <w:head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B8FF0" w14:textId="77777777" w:rsidR="00D7250C" w:rsidRDefault="00D7250C">
      <w:r>
        <w:separator/>
      </w:r>
    </w:p>
  </w:endnote>
  <w:endnote w:type="continuationSeparator" w:id="0">
    <w:p w14:paraId="58306307" w14:textId="77777777" w:rsidR="00D7250C" w:rsidRDefault="00D72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71770" w14:textId="77777777" w:rsidR="00D7250C" w:rsidRDefault="00D7250C">
      <w:r>
        <w:separator/>
      </w:r>
    </w:p>
  </w:footnote>
  <w:footnote w:type="continuationSeparator" w:id="0">
    <w:p w14:paraId="215C031C" w14:textId="77777777" w:rsidR="00D7250C" w:rsidRDefault="00D7250C">
      <w:r>
        <w:continuationSeparator/>
      </w:r>
    </w:p>
  </w:footnote>
  <w:footnote w:id="1">
    <w:p w14:paraId="6B897033"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12A24CCA" w14:textId="77777777" w:rsidR="00197D5A" w:rsidRPr="0019186A" w:rsidRDefault="00197D5A" w:rsidP="00197D5A">
      <w:pPr>
        <w:pStyle w:val="FootnoteText"/>
        <w:rPr>
          <w:lang w:val="nl-NL"/>
        </w:rPr>
      </w:pPr>
      <w:r w:rsidRPr="0019186A">
        <w:rPr>
          <w:rStyle w:val="FootnoteReference"/>
          <w:color w:val="000000" w:themeColor="text1"/>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7768A963" w14:textId="77777777" w:rsidR="00197D5A" w:rsidRDefault="00197D5A" w:rsidP="00197D5A">
      <w:pPr>
        <w:pStyle w:val="FootnoteText"/>
      </w:pPr>
      <w:r>
        <w:rPr>
          <w:rStyle w:val="FootnoteReference"/>
        </w:rPr>
        <w:footnoteRef/>
      </w:r>
      <w:r>
        <w:t xml:space="preserve"> Quyết định số 287/QĐ-UBND ngày 29/4/2026 của UBND tỉnh Quảng Ngãi phê duyệt </w:t>
      </w:r>
      <w:r w:rsidRPr="006532B9">
        <w:t>Đề án sắp xếp tổ chức bên trong thuộc Trường Cao đẳng Kon Tum</w:t>
      </w:r>
      <w:r>
        <w:t>.</w:t>
      </w:r>
    </w:p>
  </w:footnote>
  <w:footnote w:id="4">
    <w:p w14:paraId="05372A2A" w14:textId="775FD2E3"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30592FA7" w14:textId="77777777" w:rsidR="00197D5A" w:rsidRPr="000532B2" w:rsidRDefault="00197D5A" w:rsidP="00197D5A">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6885DB74" w14:textId="77777777" w:rsidR="00B92936" w:rsidRDefault="00B92936" w:rsidP="00B92936">
      <w:pPr>
        <w:pStyle w:val="FootnoteText"/>
      </w:pPr>
      <w:r>
        <w:rPr>
          <w:rStyle w:val="FootnoteReference"/>
        </w:rPr>
        <w:footnoteRef/>
      </w:r>
      <w:r>
        <w:t xml:space="preserve"> </w:t>
      </w:r>
      <w:hyperlink r:id="rId1" w:history="1">
        <w:r w:rsidRPr="00C97E80">
          <w:rPr>
            <w:rStyle w:val="Hyperlink"/>
          </w:rPr>
          <w:t>https://www.tvu.edu.vn/co-cau-to-chuc/</w:t>
        </w:r>
      </w:hyperlink>
    </w:p>
  </w:footnote>
  <w:footnote w:id="7">
    <w:p w14:paraId="7240DD69" w14:textId="77777777" w:rsidR="00B92936" w:rsidRDefault="00B92936" w:rsidP="00B92936">
      <w:pPr>
        <w:pStyle w:val="FootnoteText"/>
      </w:pPr>
      <w:r>
        <w:rPr>
          <w:rStyle w:val="FootnoteReference"/>
        </w:rPr>
        <w:footnoteRef/>
      </w:r>
      <w:r>
        <w:t xml:space="preserve"> </w:t>
      </w:r>
      <w:hyperlink r:id="rId2" w:history="1">
        <w:r w:rsidRPr="006975A4">
          <w:rPr>
            <w:rStyle w:val="Hyperlink"/>
          </w:rPr>
          <w:t>https://cvct3.edu.vn/trung-tam-dang-kiem-xe-co-gioi-50-08d/</w:t>
        </w:r>
      </w:hyperlink>
      <w:r>
        <w:t xml:space="preserve"> </w:t>
      </w:r>
    </w:p>
  </w:footnote>
  <w:footnote w:id="8">
    <w:p w14:paraId="3D7AF10B" w14:textId="77777777" w:rsidR="00197D5A" w:rsidRPr="000532B2" w:rsidRDefault="00197D5A" w:rsidP="00197D5A">
      <w:pPr>
        <w:pStyle w:val="FootnoteText"/>
        <w:rPr>
          <w:sz w:val="16"/>
          <w:szCs w:val="16"/>
          <w:lang w:val="nl-NL"/>
        </w:rPr>
      </w:pPr>
      <w:r w:rsidRPr="000532B2">
        <w:rPr>
          <w:sz w:val="16"/>
          <w:szCs w:val="16"/>
          <w:vertAlign w:val="superscript"/>
          <w:lang w:val="nl-NL"/>
        </w:rPr>
        <w:t>[</w:t>
      </w:r>
      <w:r w:rsidRPr="008E7BE1">
        <w:rPr>
          <w:rStyle w:val="FootnoteReference"/>
          <w:sz w:val="16"/>
          <w:szCs w:val="16"/>
        </w:rPr>
        <w:footnoteRef/>
      </w:r>
      <w:r w:rsidRPr="000532B2">
        <w:rPr>
          <w:sz w:val="16"/>
          <w:szCs w:val="16"/>
          <w:vertAlign w:val="superscript"/>
          <w:lang w:val="nl-NL"/>
        </w:rPr>
        <w:t>]</w:t>
      </w:r>
      <w:r w:rsidRPr="000532B2">
        <w:rPr>
          <w:sz w:val="16"/>
          <w:szCs w:val="16"/>
          <w:lang w:val="nl-NL"/>
        </w:rPr>
        <w:t xml:space="preserve"> Nguồn: Phòng Cảnh sát Giao thông, Công an tỉnh </w:t>
      </w:r>
      <w:r>
        <w:rPr>
          <w:sz w:val="16"/>
          <w:szCs w:val="16"/>
          <w:lang w:val="nl-NL"/>
        </w:rPr>
        <w:t>Quảng Ngãi</w:t>
      </w:r>
      <w:r w:rsidRPr="000532B2">
        <w:rPr>
          <w:sz w:val="16"/>
          <w:szCs w:val="16"/>
          <w:lang w:val="nl-NL"/>
        </w:rPr>
        <w:t xml:space="preserve">, tháng </w:t>
      </w:r>
      <w:r>
        <w:rPr>
          <w:sz w:val="16"/>
          <w:szCs w:val="16"/>
          <w:lang w:val="nl-NL"/>
        </w:rPr>
        <w:t>3</w:t>
      </w:r>
      <w:r w:rsidRPr="000532B2">
        <w:rPr>
          <w:sz w:val="16"/>
          <w:szCs w:val="16"/>
          <w:lang w:val="nl-NL"/>
        </w:rPr>
        <w:t>/2026.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C3E4F00" w14:textId="77777777" w:rsidR="00197D5A" w:rsidRDefault="00197D5A">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6D698C76" w14:textId="77777777" w:rsidR="00197D5A" w:rsidRDefault="00197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302920"/>
      <w:docPartObj>
        <w:docPartGallery w:val="Page Numbers (Top of Page)"/>
        <w:docPartUnique/>
      </w:docPartObj>
    </w:sdtPr>
    <w:sdtEndPr>
      <w:rPr>
        <w:noProof/>
      </w:rPr>
    </w:sdtEndPr>
    <w:sdtContent>
      <w:p w14:paraId="4AB7CB4E" w14:textId="77777777" w:rsidR="00197D5A" w:rsidRDefault="00197D5A" w:rsidP="00A43FF4">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221"/>
      <w:docPartObj>
        <w:docPartGallery w:val="Page Numbers (Top of Page)"/>
        <w:docPartUnique/>
      </w:docPartObj>
    </w:sdtPr>
    <w:sdtEndPr>
      <w:rPr>
        <w:noProof/>
        <w:color w:val="000000" w:themeColor="text1"/>
      </w:rPr>
    </w:sdtEndPr>
    <w:sdtContent>
      <w:p w14:paraId="66AD0045" w14:textId="77777777" w:rsidR="00197D5A" w:rsidRPr="00982CEF" w:rsidRDefault="00197D5A"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Pr="00E63FF6">
          <w:rPr>
            <w:noProof/>
            <w:color w:val="000000" w:themeColor="text1"/>
            <w:sz w:val="28"/>
            <w:szCs w:val="28"/>
          </w:rPr>
          <w:t>21</w:t>
        </w:r>
        <w:r w:rsidRPr="00E63FF6">
          <w:rPr>
            <w:noProof/>
            <w:color w:val="000000" w:themeColor="text1"/>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F3F9" w14:textId="77777777" w:rsidR="00502C48" w:rsidRDefault="00502C48" w:rsidP="00502C48">
    <w:pPr>
      <w:pStyle w:val="Header"/>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C7C8FD7" w14:textId="77777777" w:rsidR="00A128BD" w:rsidRPr="00982CEF" w:rsidRDefault="00A128BD"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9D11D4" w:rsidRPr="00E63FF6">
          <w:rPr>
            <w:noProof/>
            <w:color w:val="000000" w:themeColor="text1"/>
            <w:sz w:val="28"/>
            <w:szCs w:val="28"/>
          </w:rPr>
          <w:t>21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A681D"/>
    <w:multiLevelType w:val="hybridMultilevel"/>
    <w:tmpl w:val="CB040508"/>
    <w:lvl w:ilvl="0" w:tplc="C7464E90">
      <w:start w:val="1"/>
      <w:numFmt w:val="decimal"/>
      <w:pStyle w:val="ListParagraph"/>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9"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556140">
    <w:abstractNumId w:val="11"/>
  </w:num>
  <w:num w:numId="2" w16cid:durableId="1649214036">
    <w:abstractNumId w:val="15"/>
  </w:num>
  <w:num w:numId="3" w16cid:durableId="1762990896">
    <w:abstractNumId w:val="0"/>
  </w:num>
  <w:num w:numId="4" w16cid:durableId="1444691412">
    <w:abstractNumId w:val="3"/>
  </w:num>
  <w:num w:numId="5" w16cid:durableId="2069452154">
    <w:abstractNumId w:val="5"/>
  </w:num>
  <w:num w:numId="6" w16cid:durableId="29693974">
    <w:abstractNumId w:val="16"/>
  </w:num>
  <w:num w:numId="7" w16cid:durableId="1418359415">
    <w:abstractNumId w:val="1"/>
  </w:num>
  <w:num w:numId="8" w16cid:durableId="1330869143">
    <w:abstractNumId w:val="9"/>
  </w:num>
  <w:num w:numId="9" w16cid:durableId="1202743528">
    <w:abstractNumId w:val="6"/>
  </w:num>
  <w:num w:numId="10" w16cid:durableId="335112221">
    <w:abstractNumId w:val="10"/>
  </w:num>
  <w:num w:numId="11" w16cid:durableId="2115905167">
    <w:abstractNumId w:val="12"/>
  </w:num>
  <w:num w:numId="12" w16cid:durableId="74909042">
    <w:abstractNumId w:val="14"/>
  </w:num>
  <w:num w:numId="13" w16cid:durableId="1488520343">
    <w:abstractNumId w:val="17"/>
  </w:num>
  <w:num w:numId="14" w16cid:durableId="82192053">
    <w:abstractNumId w:val="2"/>
  </w:num>
  <w:num w:numId="15" w16cid:durableId="201555907">
    <w:abstractNumId w:val="8"/>
  </w:num>
  <w:num w:numId="16" w16cid:durableId="1874997575">
    <w:abstractNumId w:val="4"/>
  </w:num>
  <w:num w:numId="17" w16cid:durableId="1648166869">
    <w:abstractNumId w:val="4"/>
  </w:num>
  <w:num w:numId="18" w16cid:durableId="1103497947">
    <w:abstractNumId w:val="4"/>
  </w:num>
  <w:num w:numId="19" w16cid:durableId="870411433">
    <w:abstractNumId w:val="7"/>
  </w:num>
  <w:num w:numId="20" w16cid:durableId="1300572509">
    <w:abstractNumId w:val="13"/>
  </w:num>
  <w:num w:numId="21" w16cid:durableId="436494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10FAE"/>
    <w:rsid w:val="000112F0"/>
    <w:rsid w:val="00013079"/>
    <w:rsid w:val="00013C72"/>
    <w:rsid w:val="0001432A"/>
    <w:rsid w:val="0001620F"/>
    <w:rsid w:val="0002047E"/>
    <w:rsid w:val="000204C8"/>
    <w:rsid w:val="00022CA7"/>
    <w:rsid w:val="0002326B"/>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FCC"/>
    <w:rsid w:val="000900A3"/>
    <w:rsid w:val="0009036A"/>
    <w:rsid w:val="000905DB"/>
    <w:rsid w:val="00090B42"/>
    <w:rsid w:val="00090D0B"/>
    <w:rsid w:val="0009128B"/>
    <w:rsid w:val="00092251"/>
    <w:rsid w:val="0009272D"/>
    <w:rsid w:val="0009317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749"/>
    <w:rsid w:val="001637DE"/>
    <w:rsid w:val="00164680"/>
    <w:rsid w:val="00164746"/>
    <w:rsid w:val="0016513C"/>
    <w:rsid w:val="00165ACD"/>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DE8"/>
    <w:rsid w:val="00177F62"/>
    <w:rsid w:val="001809C8"/>
    <w:rsid w:val="001813F2"/>
    <w:rsid w:val="00182B00"/>
    <w:rsid w:val="00183F11"/>
    <w:rsid w:val="0018542A"/>
    <w:rsid w:val="00186119"/>
    <w:rsid w:val="001862B3"/>
    <w:rsid w:val="001877A0"/>
    <w:rsid w:val="00187DB4"/>
    <w:rsid w:val="00191C55"/>
    <w:rsid w:val="0019200E"/>
    <w:rsid w:val="0019229F"/>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6E83"/>
    <w:rsid w:val="001B76E1"/>
    <w:rsid w:val="001B775F"/>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305D"/>
    <w:rsid w:val="002236EA"/>
    <w:rsid w:val="00224D9C"/>
    <w:rsid w:val="00225A41"/>
    <w:rsid w:val="00225B45"/>
    <w:rsid w:val="00225B57"/>
    <w:rsid w:val="00226423"/>
    <w:rsid w:val="00226976"/>
    <w:rsid w:val="00226D8A"/>
    <w:rsid w:val="0022785B"/>
    <w:rsid w:val="002278C2"/>
    <w:rsid w:val="002300AB"/>
    <w:rsid w:val="00230FDE"/>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6F7"/>
    <w:rsid w:val="002F7ECB"/>
    <w:rsid w:val="00300AAF"/>
    <w:rsid w:val="00304D60"/>
    <w:rsid w:val="00305B9E"/>
    <w:rsid w:val="00306CCA"/>
    <w:rsid w:val="0030722B"/>
    <w:rsid w:val="003076BE"/>
    <w:rsid w:val="003110C9"/>
    <w:rsid w:val="00311A01"/>
    <w:rsid w:val="00311DA4"/>
    <w:rsid w:val="00315D3C"/>
    <w:rsid w:val="00315E3A"/>
    <w:rsid w:val="0031698F"/>
    <w:rsid w:val="00316D0F"/>
    <w:rsid w:val="003205B3"/>
    <w:rsid w:val="00320FAF"/>
    <w:rsid w:val="003216B1"/>
    <w:rsid w:val="00321BAE"/>
    <w:rsid w:val="00323F5D"/>
    <w:rsid w:val="00324BD6"/>
    <w:rsid w:val="00325191"/>
    <w:rsid w:val="00327A25"/>
    <w:rsid w:val="00327FE8"/>
    <w:rsid w:val="00330F7B"/>
    <w:rsid w:val="00331127"/>
    <w:rsid w:val="00332047"/>
    <w:rsid w:val="003320FF"/>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B0F"/>
    <w:rsid w:val="00345F63"/>
    <w:rsid w:val="00346C3C"/>
    <w:rsid w:val="003501C7"/>
    <w:rsid w:val="003503EF"/>
    <w:rsid w:val="0035094B"/>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372"/>
    <w:rsid w:val="003701EF"/>
    <w:rsid w:val="00370CCC"/>
    <w:rsid w:val="00370F95"/>
    <w:rsid w:val="00372055"/>
    <w:rsid w:val="00372734"/>
    <w:rsid w:val="00372744"/>
    <w:rsid w:val="003733FB"/>
    <w:rsid w:val="00373A35"/>
    <w:rsid w:val="00373A72"/>
    <w:rsid w:val="00373C6F"/>
    <w:rsid w:val="0037570B"/>
    <w:rsid w:val="0037641C"/>
    <w:rsid w:val="003766AB"/>
    <w:rsid w:val="00380991"/>
    <w:rsid w:val="00381011"/>
    <w:rsid w:val="0038243C"/>
    <w:rsid w:val="003826AC"/>
    <w:rsid w:val="00382B5F"/>
    <w:rsid w:val="00382DEF"/>
    <w:rsid w:val="00383232"/>
    <w:rsid w:val="00383BD4"/>
    <w:rsid w:val="00383CE5"/>
    <w:rsid w:val="00384201"/>
    <w:rsid w:val="0038543D"/>
    <w:rsid w:val="00385E47"/>
    <w:rsid w:val="00387B83"/>
    <w:rsid w:val="00390696"/>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5BDA"/>
    <w:rsid w:val="003A7988"/>
    <w:rsid w:val="003A7EFA"/>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33A3"/>
    <w:rsid w:val="003D40D1"/>
    <w:rsid w:val="003D49E2"/>
    <w:rsid w:val="003D6455"/>
    <w:rsid w:val="003D7169"/>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DD9"/>
    <w:rsid w:val="004F2F68"/>
    <w:rsid w:val="004F35F5"/>
    <w:rsid w:val="004F362D"/>
    <w:rsid w:val="004F4BD1"/>
    <w:rsid w:val="004F5560"/>
    <w:rsid w:val="004F5F91"/>
    <w:rsid w:val="004F6334"/>
    <w:rsid w:val="004F6F1B"/>
    <w:rsid w:val="004F7D6F"/>
    <w:rsid w:val="004F7EB7"/>
    <w:rsid w:val="004F7FD5"/>
    <w:rsid w:val="00500FB1"/>
    <w:rsid w:val="00502C48"/>
    <w:rsid w:val="005058E6"/>
    <w:rsid w:val="00505E82"/>
    <w:rsid w:val="00507B60"/>
    <w:rsid w:val="00507D0D"/>
    <w:rsid w:val="00510EF2"/>
    <w:rsid w:val="00510F9A"/>
    <w:rsid w:val="00512F4C"/>
    <w:rsid w:val="005135D5"/>
    <w:rsid w:val="0051362F"/>
    <w:rsid w:val="0051584D"/>
    <w:rsid w:val="00517C75"/>
    <w:rsid w:val="005205E0"/>
    <w:rsid w:val="00520C30"/>
    <w:rsid w:val="00520C7D"/>
    <w:rsid w:val="00522CE1"/>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702B7"/>
    <w:rsid w:val="00572B6D"/>
    <w:rsid w:val="0057348A"/>
    <w:rsid w:val="005742F3"/>
    <w:rsid w:val="00574308"/>
    <w:rsid w:val="00574523"/>
    <w:rsid w:val="005745CC"/>
    <w:rsid w:val="005753DE"/>
    <w:rsid w:val="0057555F"/>
    <w:rsid w:val="00576A73"/>
    <w:rsid w:val="00576C63"/>
    <w:rsid w:val="00576DAF"/>
    <w:rsid w:val="00576EBE"/>
    <w:rsid w:val="005778F3"/>
    <w:rsid w:val="005801B7"/>
    <w:rsid w:val="00580756"/>
    <w:rsid w:val="00580B0C"/>
    <w:rsid w:val="00581446"/>
    <w:rsid w:val="00581699"/>
    <w:rsid w:val="00581EFD"/>
    <w:rsid w:val="00582679"/>
    <w:rsid w:val="00583C1D"/>
    <w:rsid w:val="00584853"/>
    <w:rsid w:val="00587683"/>
    <w:rsid w:val="00587C89"/>
    <w:rsid w:val="00587F4B"/>
    <w:rsid w:val="00590549"/>
    <w:rsid w:val="00590EFC"/>
    <w:rsid w:val="005915D4"/>
    <w:rsid w:val="00591D52"/>
    <w:rsid w:val="00592E2B"/>
    <w:rsid w:val="00595330"/>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1C6"/>
    <w:rsid w:val="005B0A5E"/>
    <w:rsid w:val="005B0BAE"/>
    <w:rsid w:val="005B1FAF"/>
    <w:rsid w:val="005B3B9E"/>
    <w:rsid w:val="005B3EE2"/>
    <w:rsid w:val="005B4971"/>
    <w:rsid w:val="005B4999"/>
    <w:rsid w:val="005B4A4A"/>
    <w:rsid w:val="005B5990"/>
    <w:rsid w:val="005B620D"/>
    <w:rsid w:val="005B77C1"/>
    <w:rsid w:val="005B7BC0"/>
    <w:rsid w:val="005C135A"/>
    <w:rsid w:val="005C1B42"/>
    <w:rsid w:val="005C1C6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A1A"/>
    <w:rsid w:val="006071C3"/>
    <w:rsid w:val="006076C2"/>
    <w:rsid w:val="00607C2E"/>
    <w:rsid w:val="00607E1D"/>
    <w:rsid w:val="0061045A"/>
    <w:rsid w:val="006106E0"/>
    <w:rsid w:val="006112A8"/>
    <w:rsid w:val="006112FB"/>
    <w:rsid w:val="00611B78"/>
    <w:rsid w:val="00612765"/>
    <w:rsid w:val="00612849"/>
    <w:rsid w:val="0061286A"/>
    <w:rsid w:val="00613BB6"/>
    <w:rsid w:val="00613C67"/>
    <w:rsid w:val="006143B5"/>
    <w:rsid w:val="006158F8"/>
    <w:rsid w:val="00615EB1"/>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772C"/>
    <w:rsid w:val="00647A94"/>
    <w:rsid w:val="00650567"/>
    <w:rsid w:val="00650937"/>
    <w:rsid w:val="00650E89"/>
    <w:rsid w:val="0065138D"/>
    <w:rsid w:val="00651973"/>
    <w:rsid w:val="00652BBC"/>
    <w:rsid w:val="00652FDD"/>
    <w:rsid w:val="006532B9"/>
    <w:rsid w:val="00653A0A"/>
    <w:rsid w:val="00653B7F"/>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AF7"/>
    <w:rsid w:val="00682468"/>
    <w:rsid w:val="0068263E"/>
    <w:rsid w:val="00682B9E"/>
    <w:rsid w:val="00683402"/>
    <w:rsid w:val="00683E52"/>
    <w:rsid w:val="00684063"/>
    <w:rsid w:val="00685325"/>
    <w:rsid w:val="00685C35"/>
    <w:rsid w:val="00686D94"/>
    <w:rsid w:val="0068715F"/>
    <w:rsid w:val="00687EA9"/>
    <w:rsid w:val="00687EF2"/>
    <w:rsid w:val="0069216C"/>
    <w:rsid w:val="006937F7"/>
    <w:rsid w:val="00693AB0"/>
    <w:rsid w:val="00694B0D"/>
    <w:rsid w:val="00694B69"/>
    <w:rsid w:val="006953D4"/>
    <w:rsid w:val="0069554A"/>
    <w:rsid w:val="0069566E"/>
    <w:rsid w:val="006962FA"/>
    <w:rsid w:val="0069634B"/>
    <w:rsid w:val="00696BE7"/>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E0"/>
    <w:rsid w:val="006E5D49"/>
    <w:rsid w:val="006E6E2D"/>
    <w:rsid w:val="006E6FD2"/>
    <w:rsid w:val="006F028E"/>
    <w:rsid w:val="006F05BD"/>
    <w:rsid w:val="006F0D48"/>
    <w:rsid w:val="006F1A9B"/>
    <w:rsid w:val="006F1C36"/>
    <w:rsid w:val="006F2030"/>
    <w:rsid w:val="006F4483"/>
    <w:rsid w:val="006F4ACF"/>
    <w:rsid w:val="006F4C8F"/>
    <w:rsid w:val="006F51F2"/>
    <w:rsid w:val="006F58CA"/>
    <w:rsid w:val="006F5C0E"/>
    <w:rsid w:val="006F7992"/>
    <w:rsid w:val="00700429"/>
    <w:rsid w:val="00700858"/>
    <w:rsid w:val="00700AC0"/>
    <w:rsid w:val="007030D4"/>
    <w:rsid w:val="0070443A"/>
    <w:rsid w:val="007061A3"/>
    <w:rsid w:val="007061B2"/>
    <w:rsid w:val="00706235"/>
    <w:rsid w:val="00706914"/>
    <w:rsid w:val="007072E1"/>
    <w:rsid w:val="0070757C"/>
    <w:rsid w:val="00710050"/>
    <w:rsid w:val="00710C2B"/>
    <w:rsid w:val="007110DA"/>
    <w:rsid w:val="0071194E"/>
    <w:rsid w:val="00712442"/>
    <w:rsid w:val="00714C9F"/>
    <w:rsid w:val="00715514"/>
    <w:rsid w:val="00717A14"/>
    <w:rsid w:val="00717D7E"/>
    <w:rsid w:val="00720755"/>
    <w:rsid w:val="00720911"/>
    <w:rsid w:val="0072169A"/>
    <w:rsid w:val="00721DF3"/>
    <w:rsid w:val="007226A1"/>
    <w:rsid w:val="0072305C"/>
    <w:rsid w:val="0072381D"/>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C8A"/>
    <w:rsid w:val="00755F14"/>
    <w:rsid w:val="0075698A"/>
    <w:rsid w:val="0075736F"/>
    <w:rsid w:val="00760088"/>
    <w:rsid w:val="00761953"/>
    <w:rsid w:val="00762694"/>
    <w:rsid w:val="00763BD4"/>
    <w:rsid w:val="007648F2"/>
    <w:rsid w:val="00765B25"/>
    <w:rsid w:val="007677D3"/>
    <w:rsid w:val="007678EF"/>
    <w:rsid w:val="00767A4C"/>
    <w:rsid w:val="00771384"/>
    <w:rsid w:val="00772EB8"/>
    <w:rsid w:val="00773954"/>
    <w:rsid w:val="00774696"/>
    <w:rsid w:val="0077507B"/>
    <w:rsid w:val="00777A0C"/>
    <w:rsid w:val="00777AD2"/>
    <w:rsid w:val="007801E6"/>
    <w:rsid w:val="00781BB8"/>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DB"/>
    <w:rsid w:val="00792B2B"/>
    <w:rsid w:val="0079394C"/>
    <w:rsid w:val="00794331"/>
    <w:rsid w:val="00794EA4"/>
    <w:rsid w:val="00794EC2"/>
    <w:rsid w:val="00795111"/>
    <w:rsid w:val="00796C7C"/>
    <w:rsid w:val="007A0317"/>
    <w:rsid w:val="007A190A"/>
    <w:rsid w:val="007A1BD4"/>
    <w:rsid w:val="007A202F"/>
    <w:rsid w:val="007A23DA"/>
    <w:rsid w:val="007A248B"/>
    <w:rsid w:val="007A26A5"/>
    <w:rsid w:val="007A28C2"/>
    <w:rsid w:val="007A2C3C"/>
    <w:rsid w:val="007A537E"/>
    <w:rsid w:val="007A59BA"/>
    <w:rsid w:val="007A68E1"/>
    <w:rsid w:val="007A6F68"/>
    <w:rsid w:val="007A7033"/>
    <w:rsid w:val="007A71B6"/>
    <w:rsid w:val="007B09F9"/>
    <w:rsid w:val="007B26EB"/>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A2A"/>
    <w:rsid w:val="007D2BC0"/>
    <w:rsid w:val="007D2FE7"/>
    <w:rsid w:val="007D3352"/>
    <w:rsid w:val="007D3AED"/>
    <w:rsid w:val="007D7066"/>
    <w:rsid w:val="007D73B1"/>
    <w:rsid w:val="007D7C0D"/>
    <w:rsid w:val="007E0295"/>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75"/>
    <w:rsid w:val="008B27B5"/>
    <w:rsid w:val="008B2B2C"/>
    <w:rsid w:val="008B2F0D"/>
    <w:rsid w:val="008B3FD8"/>
    <w:rsid w:val="008B472B"/>
    <w:rsid w:val="008B4B20"/>
    <w:rsid w:val="008B627E"/>
    <w:rsid w:val="008B639E"/>
    <w:rsid w:val="008B694F"/>
    <w:rsid w:val="008B78DF"/>
    <w:rsid w:val="008B7B96"/>
    <w:rsid w:val="008C05C3"/>
    <w:rsid w:val="008C1B31"/>
    <w:rsid w:val="008C2233"/>
    <w:rsid w:val="008C2A88"/>
    <w:rsid w:val="008C3200"/>
    <w:rsid w:val="008C3FF1"/>
    <w:rsid w:val="008C4A35"/>
    <w:rsid w:val="008C4B3E"/>
    <w:rsid w:val="008C5A3C"/>
    <w:rsid w:val="008C615B"/>
    <w:rsid w:val="008C6A81"/>
    <w:rsid w:val="008C75C1"/>
    <w:rsid w:val="008D014D"/>
    <w:rsid w:val="008D0A87"/>
    <w:rsid w:val="008D36AE"/>
    <w:rsid w:val="008D39FA"/>
    <w:rsid w:val="008D4BCF"/>
    <w:rsid w:val="008D5718"/>
    <w:rsid w:val="008D5FD1"/>
    <w:rsid w:val="008E0623"/>
    <w:rsid w:val="008E080B"/>
    <w:rsid w:val="008E0812"/>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E2D"/>
    <w:rsid w:val="008F6371"/>
    <w:rsid w:val="008F774D"/>
    <w:rsid w:val="008F78D0"/>
    <w:rsid w:val="008F7936"/>
    <w:rsid w:val="008F7E8A"/>
    <w:rsid w:val="00900A6B"/>
    <w:rsid w:val="00901970"/>
    <w:rsid w:val="00901AD7"/>
    <w:rsid w:val="00901BC4"/>
    <w:rsid w:val="00901EA1"/>
    <w:rsid w:val="009029DD"/>
    <w:rsid w:val="009037B8"/>
    <w:rsid w:val="009042A9"/>
    <w:rsid w:val="00904689"/>
    <w:rsid w:val="00904878"/>
    <w:rsid w:val="00905A02"/>
    <w:rsid w:val="009062CF"/>
    <w:rsid w:val="0090716E"/>
    <w:rsid w:val="00907770"/>
    <w:rsid w:val="00911244"/>
    <w:rsid w:val="0091282B"/>
    <w:rsid w:val="00913D5E"/>
    <w:rsid w:val="009157DF"/>
    <w:rsid w:val="009158BA"/>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6997"/>
    <w:rsid w:val="009A72B7"/>
    <w:rsid w:val="009B106C"/>
    <w:rsid w:val="009B1833"/>
    <w:rsid w:val="009B224D"/>
    <w:rsid w:val="009B259D"/>
    <w:rsid w:val="009B46B6"/>
    <w:rsid w:val="009B49F9"/>
    <w:rsid w:val="009B4E7B"/>
    <w:rsid w:val="009B55C3"/>
    <w:rsid w:val="009B5940"/>
    <w:rsid w:val="009B5C07"/>
    <w:rsid w:val="009B6D45"/>
    <w:rsid w:val="009B7121"/>
    <w:rsid w:val="009B7256"/>
    <w:rsid w:val="009C0073"/>
    <w:rsid w:val="009C0D1D"/>
    <w:rsid w:val="009C1AE6"/>
    <w:rsid w:val="009C2789"/>
    <w:rsid w:val="009C36C6"/>
    <w:rsid w:val="009C389A"/>
    <w:rsid w:val="009C3A77"/>
    <w:rsid w:val="009C50F3"/>
    <w:rsid w:val="009C7E50"/>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BBA"/>
    <w:rsid w:val="00A20BCA"/>
    <w:rsid w:val="00A21A28"/>
    <w:rsid w:val="00A21E36"/>
    <w:rsid w:val="00A23682"/>
    <w:rsid w:val="00A23D6E"/>
    <w:rsid w:val="00A248D7"/>
    <w:rsid w:val="00A2539E"/>
    <w:rsid w:val="00A2577B"/>
    <w:rsid w:val="00A26FF2"/>
    <w:rsid w:val="00A2797D"/>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4095"/>
    <w:rsid w:val="00A54709"/>
    <w:rsid w:val="00A54CCD"/>
    <w:rsid w:val="00A553E1"/>
    <w:rsid w:val="00A5735C"/>
    <w:rsid w:val="00A60050"/>
    <w:rsid w:val="00A601A4"/>
    <w:rsid w:val="00A603CB"/>
    <w:rsid w:val="00A613CE"/>
    <w:rsid w:val="00A617AA"/>
    <w:rsid w:val="00A617B8"/>
    <w:rsid w:val="00A61F1B"/>
    <w:rsid w:val="00A62A47"/>
    <w:rsid w:val="00A636F3"/>
    <w:rsid w:val="00A63C0B"/>
    <w:rsid w:val="00A647A9"/>
    <w:rsid w:val="00A64B70"/>
    <w:rsid w:val="00A65AD7"/>
    <w:rsid w:val="00A67029"/>
    <w:rsid w:val="00A7308C"/>
    <w:rsid w:val="00A733EC"/>
    <w:rsid w:val="00A736D6"/>
    <w:rsid w:val="00A73E21"/>
    <w:rsid w:val="00A744EB"/>
    <w:rsid w:val="00A74CE0"/>
    <w:rsid w:val="00A75D58"/>
    <w:rsid w:val="00A769B1"/>
    <w:rsid w:val="00A76CCF"/>
    <w:rsid w:val="00A76FE9"/>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D0F"/>
    <w:rsid w:val="00A920C1"/>
    <w:rsid w:val="00A922D4"/>
    <w:rsid w:val="00A9235C"/>
    <w:rsid w:val="00A9247C"/>
    <w:rsid w:val="00A9317F"/>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B0585"/>
    <w:rsid w:val="00AB0E7C"/>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AE5"/>
    <w:rsid w:val="00AC469F"/>
    <w:rsid w:val="00AC5C20"/>
    <w:rsid w:val="00AC6029"/>
    <w:rsid w:val="00AC7A3F"/>
    <w:rsid w:val="00AD0BCA"/>
    <w:rsid w:val="00AD1A09"/>
    <w:rsid w:val="00AD265A"/>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79FE"/>
    <w:rsid w:val="00AF09FF"/>
    <w:rsid w:val="00AF0BA6"/>
    <w:rsid w:val="00AF0C0A"/>
    <w:rsid w:val="00AF0E0F"/>
    <w:rsid w:val="00AF23F3"/>
    <w:rsid w:val="00AF25CF"/>
    <w:rsid w:val="00AF3766"/>
    <w:rsid w:val="00AF3C96"/>
    <w:rsid w:val="00AF3FAB"/>
    <w:rsid w:val="00AF4557"/>
    <w:rsid w:val="00AF4620"/>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207"/>
    <w:rsid w:val="00B37116"/>
    <w:rsid w:val="00B37C2E"/>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90ADC"/>
    <w:rsid w:val="00B91F06"/>
    <w:rsid w:val="00B91FD7"/>
    <w:rsid w:val="00B92936"/>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8C6"/>
    <w:rsid w:val="00BB7EA8"/>
    <w:rsid w:val="00BC02F2"/>
    <w:rsid w:val="00BC0A96"/>
    <w:rsid w:val="00BC2415"/>
    <w:rsid w:val="00BC3CFC"/>
    <w:rsid w:val="00BC4820"/>
    <w:rsid w:val="00BC64DA"/>
    <w:rsid w:val="00BC65B3"/>
    <w:rsid w:val="00BC72D9"/>
    <w:rsid w:val="00BC73B4"/>
    <w:rsid w:val="00BC7412"/>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1DF"/>
    <w:rsid w:val="00BE6CDE"/>
    <w:rsid w:val="00BE6DBE"/>
    <w:rsid w:val="00BE6E6F"/>
    <w:rsid w:val="00BE76B1"/>
    <w:rsid w:val="00BF0A1F"/>
    <w:rsid w:val="00BF0FEB"/>
    <w:rsid w:val="00BF0FFC"/>
    <w:rsid w:val="00BF1182"/>
    <w:rsid w:val="00BF2952"/>
    <w:rsid w:val="00BF3A41"/>
    <w:rsid w:val="00BF49A9"/>
    <w:rsid w:val="00BF503F"/>
    <w:rsid w:val="00BF54A4"/>
    <w:rsid w:val="00BF5D37"/>
    <w:rsid w:val="00BF611F"/>
    <w:rsid w:val="00C0150D"/>
    <w:rsid w:val="00C03973"/>
    <w:rsid w:val="00C05040"/>
    <w:rsid w:val="00C06477"/>
    <w:rsid w:val="00C067D9"/>
    <w:rsid w:val="00C068A5"/>
    <w:rsid w:val="00C06A39"/>
    <w:rsid w:val="00C06EC1"/>
    <w:rsid w:val="00C07A38"/>
    <w:rsid w:val="00C07FC2"/>
    <w:rsid w:val="00C1015D"/>
    <w:rsid w:val="00C12595"/>
    <w:rsid w:val="00C12E33"/>
    <w:rsid w:val="00C1489C"/>
    <w:rsid w:val="00C14DF3"/>
    <w:rsid w:val="00C15DD3"/>
    <w:rsid w:val="00C16F1A"/>
    <w:rsid w:val="00C171B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41"/>
    <w:rsid w:val="00C4407B"/>
    <w:rsid w:val="00C450BB"/>
    <w:rsid w:val="00C458D2"/>
    <w:rsid w:val="00C45B1D"/>
    <w:rsid w:val="00C45E88"/>
    <w:rsid w:val="00C52808"/>
    <w:rsid w:val="00C529B2"/>
    <w:rsid w:val="00C52D5C"/>
    <w:rsid w:val="00C53C15"/>
    <w:rsid w:val="00C53C98"/>
    <w:rsid w:val="00C53FFA"/>
    <w:rsid w:val="00C540DD"/>
    <w:rsid w:val="00C55D31"/>
    <w:rsid w:val="00C56411"/>
    <w:rsid w:val="00C604E0"/>
    <w:rsid w:val="00C60BE7"/>
    <w:rsid w:val="00C62569"/>
    <w:rsid w:val="00C626D0"/>
    <w:rsid w:val="00C64F86"/>
    <w:rsid w:val="00C65402"/>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0C"/>
    <w:rsid w:val="00D725F3"/>
    <w:rsid w:val="00D72C1B"/>
    <w:rsid w:val="00D72EF6"/>
    <w:rsid w:val="00D7478F"/>
    <w:rsid w:val="00D75C2F"/>
    <w:rsid w:val="00D76EB8"/>
    <w:rsid w:val="00D774EB"/>
    <w:rsid w:val="00D7772C"/>
    <w:rsid w:val="00D7785A"/>
    <w:rsid w:val="00D80A91"/>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15CF"/>
    <w:rsid w:val="00DD1967"/>
    <w:rsid w:val="00DD2CEF"/>
    <w:rsid w:val="00DD2DDB"/>
    <w:rsid w:val="00DD3312"/>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54C5"/>
    <w:rsid w:val="00E357FF"/>
    <w:rsid w:val="00E35835"/>
    <w:rsid w:val="00E358D0"/>
    <w:rsid w:val="00E35CDF"/>
    <w:rsid w:val="00E35E9F"/>
    <w:rsid w:val="00E3691D"/>
    <w:rsid w:val="00E36E01"/>
    <w:rsid w:val="00E41516"/>
    <w:rsid w:val="00E4154C"/>
    <w:rsid w:val="00E41FD5"/>
    <w:rsid w:val="00E420DA"/>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10A2"/>
    <w:rsid w:val="00E611BF"/>
    <w:rsid w:val="00E6195B"/>
    <w:rsid w:val="00E63435"/>
    <w:rsid w:val="00E63FF6"/>
    <w:rsid w:val="00E64272"/>
    <w:rsid w:val="00E66003"/>
    <w:rsid w:val="00E666A3"/>
    <w:rsid w:val="00E67B42"/>
    <w:rsid w:val="00E67BBB"/>
    <w:rsid w:val="00E67BED"/>
    <w:rsid w:val="00E70991"/>
    <w:rsid w:val="00E70B01"/>
    <w:rsid w:val="00E70B50"/>
    <w:rsid w:val="00E70C54"/>
    <w:rsid w:val="00E70CC3"/>
    <w:rsid w:val="00E711CE"/>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3468"/>
    <w:rsid w:val="00EE3A2C"/>
    <w:rsid w:val="00EE4521"/>
    <w:rsid w:val="00EE45FD"/>
    <w:rsid w:val="00EE4933"/>
    <w:rsid w:val="00EE5049"/>
    <w:rsid w:val="00EE51EC"/>
    <w:rsid w:val="00EE5837"/>
    <w:rsid w:val="00EE63F6"/>
    <w:rsid w:val="00EE6595"/>
    <w:rsid w:val="00EE69D2"/>
    <w:rsid w:val="00EF1828"/>
    <w:rsid w:val="00EF2648"/>
    <w:rsid w:val="00EF32AF"/>
    <w:rsid w:val="00EF45DE"/>
    <w:rsid w:val="00EF5DEE"/>
    <w:rsid w:val="00EF68D5"/>
    <w:rsid w:val="00EF6910"/>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17C3"/>
    <w:rsid w:val="00F31876"/>
    <w:rsid w:val="00F32F3C"/>
    <w:rsid w:val="00F34791"/>
    <w:rsid w:val="00F347C3"/>
    <w:rsid w:val="00F3495D"/>
    <w:rsid w:val="00F35369"/>
    <w:rsid w:val="00F358DC"/>
    <w:rsid w:val="00F36DD1"/>
    <w:rsid w:val="00F37186"/>
    <w:rsid w:val="00F37398"/>
    <w:rsid w:val="00F4060A"/>
    <w:rsid w:val="00F409D5"/>
    <w:rsid w:val="00F41F35"/>
    <w:rsid w:val="00F43320"/>
    <w:rsid w:val="00F44020"/>
    <w:rsid w:val="00F44C72"/>
    <w:rsid w:val="00F45C3F"/>
    <w:rsid w:val="00F45DDE"/>
    <w:rsid w:val="00F46137"/>
    <w:rsid w:val="00F463A3"/>
    <w:rsid w:val="00F46D75"/>
    <w:rsid w:val="00F46E00"/>
    <w:rsid w:val="00F46ED1"/>
    <w:rsid w:val="00F47095"/>
    <w:rsid w:val="00F507EF"/>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D23"/>
    <w:rsid w:val="00F92E5F"/>
    <w:rsid w:val="00F9371F"/>
    <w:rsid w:val="00F949AA"/>
    <w:rsid w:val="00F94FE9"/>
    <w:rsid w:val="00F95726"/>
    <w:rsid w:val="00F959B4"/>
    <w:rsid w:val="00F95F7B"/>
    <w:rsid w:val="00F96722"/>
    <w:rsid w:val="00FA011A"/>
    <w:rsid w:val="00FA0958"/>
    <w:rsid w:val="00FA09F5"/>
    <w:rsid w:val="00FA198A"/>
    <w:rsid w:val="00FA211F"/>
    <w:rsid w:val="00FA29BE"/>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31C0"/>
    <w:rsid w:val="00FB397D"/>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6246"/>
    <w:rsid w:val="00FD6267"/>
    <w:rsid w:val="00FD6556"/>
    <w:rsid w:val="00FD67EC"/>
    <w:rsid w:val="00FD6914"/>
    <w:rsid w:val="00FD6F73"/>
    <w:rsid w:val="00FD7A77"/>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A946"/>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6DF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numPr>
        <w:numId w:val="16"/>
      </w:numPr>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s://cvct3.edu.vn/trung-tam-dang-kiem-xe-co-gioi-50-08d/" TargetMode="External"/><Relationship Id="rId1" Type="http://schemas.openxmlformats.org/officeDocument/2006/relationships/hyperlink" Target="https://www.tvu.edu.vn/co-cau-to-ch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718653-88C2-4878-95B6-1ACC807F8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76</Pages>
  <Words>19483</Words>
  <Characters>111056</Characters>
  <Application>Microsoft Office Word</Application>
  <DocSecurity>0</DocSecurity>
  <Lines>925</Lines>
  <Paragraphs>260</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Đề án Phục</vt:lpstr>
      <vt:lpstr>I. SỰ CẦN THIẾT</vt:lpstr>
      <vt:lpstr>II. CƠ SỞ XÂY DỰNG ĐỀ ÁN</vt:lpstr>
      <vt:lpstr>III. CĂN CỨ THỰC TIỄN CỦA TRƯỜNG CAO ĐẲNG KON TUM</vt:lpstr>
      <vt:lpstr>    1. Tổ chức bộ máy</vt:lpstr>
      <vt:lpstr>    2. Chức năng, nhiệm vụ, đối tượng và các hoạt động phụ trợ, hỗ trợ trực tiếp cho</vt:lpstr>
      <vt:lpstr>    3. Cơ sở vật chất, trang thiết bị</vt:lpstr>
      <vt:lpstr>    4. Ngành, nghề đào tạo</vt:lpstr>
      <vt:lpstr>    5. Kết quả thực hiện nhiệm vụ của đơn vị trong 3 năm gần nhất và kế hoạch phát t</vt:lpstr>
      <vt:lpstr>    6. Đánh giá chung</vt:lpstr>
      <vt:lpstr>IV. THỰC TRẠNG CÁC ĐƠN VỊ ĐĂNG KIỂM XE CƠ GIỚI CỦA TỈNH QUẢNG NGÃI</vt:lpstr>
      <vt:lpstr>    1. Thực trạng các đơn vị đăng kiểm XCG trên địa bàn tỉnh </vt:lpstr>
      <vt:lpstr>    2. Về quy mô phương tiện XCG và nhu cầu đăng kiểm khu vực phía Tây tỉnh Quảng Ng</vt:lpstr>
      <vt:lpstr/>
      <vt:lpstr>I. MỤC TIÊU, QUAN ĐIỂM XÂY DỰNG ĐỀ ÁN</vt:lpstr>
      <vt:lpstr>    1. Mục tiêu chung</vt:lpstr>
      <vt:lpstr>    2. Mục tiêu cụ thể</vt:lpstr>
      <vt:lpstr>II. THÔNG TIN CHUNG VỀ DOANH NGHIỆP VÀ CƠ SỞ ĐĂNG KIỂM</vt:lpstr>
      <vt:lpstr>III. CƠ CẤU VỐN ĐIỀU LỆ, THÀNH VIÊN GÓP VỐN</vt:lpstr>
      <vt:lpstr>    1. Cơ cấu vốn điều lệ, thành viên góp vốn</vt:lpstr>
      <vt:lpstr>    2. Căn cứ pháp lý góp vốn</vt:lpstr>
      <vt:lpstr>IV. VỊ TRÍ, CHỨC NĂNG, NHIỆM VỤ, QUYỀN HẠN, TỔ CHỨC, NHÂN SỰ VÀ MỐI QUAN HỆ CÔNG</vt:lpstr>
      <vt:lpstr>    1. Vị trí, chức năng</vt:lpstr>
      <vt:lpstr>    2. Nhiệm vụ, quyền hạn</vt:lpstr>
      <vt:lpstr>    3. Mô hình quản trị, tổ chức, nhân sự Công ty</vt:lpstr>
      <vt:lpstr>    4. Hội đồng thành viên</vt:lpstr>
      <vt:lpstr>    5. Người đại diện phần vốn Nhà nước tại doanh nghiệp</vt:lpstr>
      <vt:lpstr>    6. Mối quan hệ công tác</vt:lpstr>
      <vt:lpstr>V. ĐỊA ĐIỂM ĐẦU TƯ, VIỆC QUẢN LÝ, SỬ DỤNG TÀI SẢN CÔNG LÀ ĐẤT VÀO MỤC ĐÍCH KINH </vt:lpstr>
      <vt:lpstr>    1. Thực trạng quản lý, sử dụng tài sản công tại đơn vị theo các nhóm tài sản</vt:lpstr>
      <vt:lpstr>    2. Về địa điểm đầu tư, sử dụng tài sản đất vào mục đích kinh doanh, liên doanh, </vt:lpstr>
      <vt:lpstr>    3. Tính giá trị tài sản sử dụng vào mục đích kinh doanh </vt:lpstr>
      <vt:lpstr>    4. Quản lý tài sản công khi giao cho doanh nghiệp </vt:lpstr>
      <vt:lpstr>VI. NHU CẦU ĐẦU TƯ CƠ SỞ VẬT CHẤT, PHƯƠNG TIỆN, THIẾT BỊ</vt:lpstr>
      <vt:lpstr>    1. Đầu tư cơ sở vật chất</vt:lpstr>
      <vt:lpstr>    2. Về phương tiện, trang thiết bị </vt:lpstr>
      <vt:lpstr>VII. CƠ CHẾ HOẠT ĐỘNG, QUẢN LÝ TÀI CHÍNH</vt:lpstr>
      <vt:lpstr>    1. Cơ chế hoạt động</vt:lpstr>
      <vt:lpstr>    2. Cơ chế tài chính</vt:lpstr>
      <vt:lpstr>I. LỘ TRÌNH, CÁC BƯỚC THỰC HIỆN ĐỀ ÁN</vt:lpstr>
      <vt:lpstr>II. KINH PHÍ ĐẦU TƯ</vt:lpstr>
      <vt:lpstr>I. HIỆU QUẢ KINH TẾ</vt:lpstr>
      <vt:lpstr>    1. Về kinh tế</vt:lpstr>
      <vt:lpstr>    2. Hiệu quả về tài chính (ước tính)</vt:lpstr>
      <vt:lpstr>    3. Đánh giá sơ bộ hiệu quả của phương án kinh doanh</vt:lpstr>
      <vt:lpstr>II. HIỆU QUẢ XÃ HỘI, TÁC ĐỘNG MÔI TRƯỜNG VÀ TÍNH BỀN VỮNG CỦA ĐỀ ÁN</vt:lpstr>
      <vt:lpstr>    1. Hiệu quả xã hội</vt:lpstr>
      <vt:lpstr>    2. Tính bền vững của Đề án</vt:lpstr>
      <vt:lpstr>    3. Đánh giá sơ bộ tác động môi trường theo quy định pháp luật về bảo vệ môi trườ</vt:lpstr>
      <vt:lpstr>III. QUẢN TRỊ RỦI RO CỦA ĐỀ ÁN</vt:lpstr>
      <vt:lpstr>    1. Cấp độ rủi ro</vt:lpstr>
    </vt:vector>
  </TitlesOfParts>
  <Company>CDKT</Company>
  <LinksUpToDate>false</LinksUpToDate>
  <CharactersWithSpaces>130279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46</cp:revision>
  <dcterms:created xsi:type="dcterms:W3CDTF">2026-08-24T14:49:00Z</dcterms:created>
  <dcterms:modified xsi:type="dcterms:W3CDTF">2026-09-20T04:16:00Z</dcterms:modified>
</cp:coreProperties>
</file>