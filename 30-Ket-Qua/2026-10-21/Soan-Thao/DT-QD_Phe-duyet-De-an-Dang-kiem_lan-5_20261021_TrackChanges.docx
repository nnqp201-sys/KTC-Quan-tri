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ayout w:type="fixed"/>
        <w:tblLook w:val="0000" w:firstRow="0" w:lastRow="0" w:firstColumn="0" w:lastColumn="0" w:noHBand="0" w:noVBand="0"/>
      </w:tblPr>
      <w:tblGrid>
        <w:gridCol w:w="3227"/>
        <w:gridCol w:w="5812"/>
      </w:tblGrid>
      <w:tr w:rsidR="00276175" w:rsidRPr="00276175" w14:paraId="38B35AAC" w14:textId="77777777" w:rsidTr="002F10BC">
        <w:tc>
          <w:tcPr>
            <w:tcW w:w="3227" w:type="dxa"/>
          </w:tcPr>
          <w:p w14:paraId="3149351F" w14:textId="77777777" w:rsidR="00415B4B" w:rsidRPr="00276175" w:rsidRDefault="00415B4B" w:rsidP="00415B4B">
            <w:pPr>
              <w:jc w:val="center"/>
              <w:rPr>
                <w:b/>
                <w:snapToGrid w:val="0"/>
                <w:sz w:val="26"/>
                <w:szCs w:val="20"/>
                <w:lang w:val="fi-FI"/>
              </w:rPr>
            </w:pPr>
            <w:r w:rsidRPr="00276175">
              <w:rPr>
                <w:b/>
                <w:snapToGrid w:val="0"/>
                <w:sz w:val="26"/>
                <w:szCs w:val="20"/>
                <w:lang w:val="fi-FI"/>
              </w:rPr>
              <w:t>ỦY BAN NHÂN DÂN</w:t>
            </w:r>
          </w:p>
          <w:p w14:paraId="6087B9A8" w14:textId="00A3E9B0" w:rsidR="00415B4B" w:rsidRPr="00276175" w:rsidRDefault="00C26777" w:rsidP="00415B4B">
            <w:pPr>
              <w:jc w:val="center"/>
              <w:rPr>
                <w:rFonts w:ascii=".VnTime" w:hAnsi=".VnTime"/>
                <w:snapToGrid w:val="0"/>
                <w:sz w:val="28"/>
                <w:szCs w:val="20"/>
                <w:lang w:val="fi-FI"/>
              </w:rPr>
            </w:pPr>
            <w:r w:rsidRPr="00276175">
              <w:rPr>
                <w:noProof/>
              </w:rPr>
              <mc:AlternateContent>
                <mc:Choice Requires="wps">
                  <w:drawing>
                    <wp:anchor distT="4294967295" distB="4294967295" distL="114300" distR="114300" simplePos="0" relativeHeight="251654656" behindDoc="0" locked="0" layoutInCell="1" allowOverlap="1" wp14:anchorId="1944AC26" wp14:editId="1DF5FAD1">
                      <wp:simplePos x="0" y="0"/>
                      <wp:positionH relativeFrom="column">
                        <wp:posOffset>615315</wp:posOffset>
                      </wp:positionH>
                      <wp:positionV relativeFrom="paragraph">
                        <wp:posOffset>204469</wp:posOffset>
                      </wp:positionV>
                      <wp:extent cx="657225" cy="0"/>
                      <wp:effectExtent l="0" t="0" r="0" b="0"/>
                      <wp:wrapNone/>
                      <wp:docPr id="1766678392"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57225" cy="0"/>
                              </a:xfrm>
                              <a:prstGeom prst="line">
                                <a:avLst/>
                              </a:prstGeom>
                              <a:noFill/>
                              <a:ln w="9525" cap="flat" cmpd="sng" algn="ctr">
                                <a:solidFill>
                                  <a:sysClr val="windowText" lastClr="000000"/>
                                </a:solidFill>
                                <a:prstDash val="solid"/>
                              </a:ln>
                              <a:effectLst/>
                            </wps:spPr>
                            <wps:bodyPr/>
                          </wps:wsp>
                        </a:graphicData>
                      </a:graphic>
                      <wp14:sizeRelH relativeFrom="margin">
                        <wp14:pctWidth>0</wp14:pctWidth>
                      </wp14:sizeRelH>
                      <wp14:sizeRelV relativeFrom="page">
                        <wp14:pctHeight>0</wp14:pctHeight>
                      </wp14:sizeRelV>
                    </wp:anchor>
                  </w:drawing>
                </mc:Choice>
                <mc:Fallback xmlns:w16cei="http://schemas.microsoft.com/office/word/2026/wordml/cei">
                  <w:pict>
                    <v:line w14:anchorId="44800D29" id="Straight Connector 13" o:spid="_x0000_s1026" style="position:absolute;z-index:2516546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48.45pt,16.1pt" to="100.2pt,16.1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R9EbmswEAAF0DAAAOAAAAZHJzL2Uyb0RvYy54bWysU01v2zAMvQ/YfxB0b5wGSLcZcXpo0F2K rUC7H8DKki1UEgVRi51/P0r5WLvdhvkgiCL59Pj0vLmdvRN7nchi6OT1YimFDgp7G4ZO/ni+v/os BWUIPTgMupMHTfJ2+/HDZoqtXuGIrtdJMEigdoqdHHOObdOQGrUHWmDUgZMGk4fMYRqaPsHE6N41 q+Xyppkw9TGh0kR8ujsm5bbiG6NV/m4M6SxcJ5lbrmuq60tZm+0G2iFBHK060YB/YOHBBr70ArWD DOJnsn9BeasSEpq8UOgbNMYqXWfgaa6Xf0zzNELUdRYWh+JFJvp/sOrb/i48pkJdzeEpPqB6JRal mSK1l2QJKB7LZpN8KWfuYq5CHi5C6jkLxYc360+r1VoKdU410J77YqL8VaMXZdNJZ0MZEVrYP1Au N0N7LinHAe+tc/WZXBBTJ7+sKzKwWYyDzJf42HeSwiAFuIFdqHKqiITO9qW74NCB7lwSe2AjsH96 nJ6ZrRQOKHOCR6hfMQQzeNda6OyAxmNzTZ3KXCjQuvrsxP63VGX3gv3hMZ315Des6Ce/FZO8jXn/ 9q/Y/gIAAP//AwBQSwMEFAAGAAgAAAAhAL8q8xjbAAAACAEAAA8AAABkcnMvZG93bnJldi54bWxM j81OwzAQhO9IvIO1SNzopqFUNMSpED93KEFqb268JBHxOsRuGt6eRT3AcXdG38zk68l1aqQhtJ41 zGcJKOLK25ZrDeXb89UtqBANW9N5Jg3fFGBdnJ/lJrP+yK80bmKtBMIhMxqaGPsMMVQNORNmvicW 7cMPzkQ5hxrtYI4Cdx2mSbJEZ1qWhMb09NBQ9bk5OA3XX7sXLLnapjg+3rw/zct+gaXWlxfT/R2o SFP8M8NvfakOhXTa+wPboDoNq+VKnMJKU1CiS9oC1P70wCLH/wOKHwAAAP//AwBQSwECLQAUAAYA CAAAACEAtoM4kv4AAADhAQAAEwAAAAAAAAAAAAAAAAAAAAAAW0NvbnRlbnRfVHlwZXNdLnhtbFBL AQItABQABgAIAAAAIQA4/SH/1gAAAJQBAAALAAAAAAAAAAAAAAAAAC8BAABfcmVscy8ucmVsc1BL AQItABQABgAIAAAAIQCR9EbmswEAAF0DAAAOAAAAAAAAAAAAAAAAAC4CAABkcnMvZTJvRG9jLnht bFBLAQItABQABgAIAAAAIQC/KvMY2wAAAAgBAAAPAAAAAAAAAAAAAAAAAA0EAABkcnMvZG93bnJl di54bWxQSwUGAAAAAAQABADzAAAAFQUAAAAA " strokecolor="windowText">
                      <o:lock v:ext="edit" shapetype="f"/>
                    </v:line>
                  </w:pict>
                </mc:Fallback>
              </mc:AlternateContent>
            </w:r>
            <w:r w:rsidRPr="00276175">
              <w:rPr>
                <w:b/>
                <w:snapToGrid w:val="0"/>
                <w:sz w:val="26"/>
                <w:szCs w:val="20"/>
                <w:lang w:val="fi-FI"/>
              </w:rPr>
              <w:t>TỈNH QUẢNG NGÃI</w:t>
            </w:r>
          </w:p>
        </w:tc>
        <w:tc>
          <w:tcPr>
            <w:tcW w:w="5812" w:type="dxa"/>
          </w:tcPr>
          <w:p w14:paraId="51EA423D" w14:textId="77777777" w:rsidR="00415B4B" w:rsidRPr="00276175" w:rsidRDefault="00415B4B" w:rsidP="00415B4B">
            <w:pPr>
              <w:jc w:val="center"/>
              <w:rPr>
                <w:b/>
                <w:snapToGrid w:val="0"/>
                <w:sz w:val="26"/>
                <w:szCs w:val="20"/>
                <w:lang w:val="fi-FI"/>
              </w:rPr>
            </w:pPr>
            <w:r w:rsidRPr="00276175">
              <w:rPr>
                <w:b/>
                <w:snapToGrid w:val="0"/>
                <w:sz w:val="26"/>
                <w:szCs w:val="20"/>
                <w:lang w:val="fi-FI"/>
              </w:rPr>
              <w:t>CỘNG HÒA XÃ HỘI CHỦ NGHĨA VIỆT NAM</w:t>
            </w:r>
          </w:p>
          <w:p w14:paraId="22FC00B1" w14:textId="28176615" w:rsidR="00415B4B" w:rsidRPr="00276175" w:rsidRDefault="00C26777" w:rsidP="00415B4B">
            <w:pPr>
              <w:jc w:val="center"/>
              <w:rPr>
                <w:snapToGrid w:val="0"/>
                <w:sz w:val="28"/>
                <w:szCs w:val="28"/>
                <w:lang w:val="fi-FI"/>
              </w:rPr>
            </w:pPr>
            <w:r w:rsidRPr="00276175">
              <w:rPr>
                <w:noProof/>
              </w:rPr>
              <mc:AlternateContent>
                <mc:Choice Requires="wps">
                  <w:drawing>
                    <wp:anchor distT="4294967295" distB="4294967295" distL="114300" distR="114300" simplePos="0" relativeHeight="251655680" behindDoc="0" locked="0" layoutInCell="1" allowOverlap="1" wp14:anchorId="7A8CF9EE" wp14:editId="7E23378F">
                      <wp:simplePos x="0" y="0"/>
                      <wp:positionH relativeFrom="column">
                        <wp:posOffset>688340</wp:posOffset>
                      </wp:positionH>
                      <wp:positionV relativeFrom="paragraph">
                        <wp:posOffset>204469</wp:posOffset>
                      </wp:positionV>
                      <wp:extent cx="2124075" cy="0"/>
                      <wp:effectExtent l="0" t="0" r="0" b="0"/>
                      <wp:wrapNone/>
                      <wp:docPr id="1609272166"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24075" cy="0"/>
                              </a:xfrm>
                              <a:prstGeom prst="line">
                                <a:avLst/>
                              </a:prstGeom>
                              <a:noFill/>
                              <a:ln w="9525" cap="flat" cmpd="sng" algn="ctr">
                                <a:solidFill>
                                  <a:sysClr val="windowText" lastClr="000000"/>
                                </a:solidFill>
                                <a:prstDash val="solid"/>
                              </a:ln>
                              <a:effectLst/>
                            </wps:spPr>
                            <wps:bodyPr/>
                          </wps:wsp>
                        </a:graphicData>
                      </a:graphic>
                      <wp14:sizeRelH relativeFrom="margin">
                        <wp14:pctWidth>0</wp14:pctWidth>
                      </wp14:sizeRelH>
                      <wp14:sizeRelV relativeFrom="page">
                        <wp14:pctHeight>0</wp14:pctHeight>
                      </wp14:sizeRelV>
                    </wp:anchor>
                  </w:drawing>
                </mc:Choice>
                <mc:Fallback xmlns:w16cei="http://schemas.microsoft.com/office/word/2026/wordml/cei">
                  <w:pict>
                    <v:line w14:anchorId="2625515B" id="Straight Connector 11" o:spid="_x0000_s1026" style="position:absolute;z-index:2516556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54.2pt,16.1pt" to="221.45pt,16.1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p1YYtAEAAF4DAAAOAAAAZHJzL2Uyb0RvYy54bWysU8tu2zAQvBfoPxC815SFpg/Bcg4x0kvQ BkjyARuKlIjwBS5ryX/fJf1o2t6K6EAsubvD2eFoc704y/YqoQm+5+tVw5nyMgzGjz1/erz98IUz zOAHsMGrnh8U8uvt+3ebOXaqDVOwg0qMQDx2c+z5lHPshEA5KQe4ClF5SuqQHGTaplEMCWZCd1a0 TfNJzCENMQWpEOl0d0zybcXXWsn8Q2tUmdmeE7dc11TX57KK7Qa6MUGcjDzRgP9g4cB4uvQCtYMM 7Gcy/0A5I1PAoPNKBieC1kaqOgNNs27+muZhgqjqLCQOxotM+Haw8vv+xt+nQl0u/iHeBfmCJIqY I3aXZNlgPJYtOrlSTtzZUoU8XIRUS2aSDtt1+7H5fMWZPOcEdOfGmDB/U8GxEvTcGl9mhA72d5jL 1dCdS8qxD7fG2vpO1rO551+v2oIM5BZtIVPo4tBz9CNnYEeyocypImKwZijdBQcPeGMT2wM5gQw0 hPmR6HJmATMlaIb6FUcQgz9aC50d4HRsrqlTmfUFWlWjndj/1qpEz2E43KezoPSIFf1kuOKS13uK X/8W218AAAD//wMAUEsDBBQABgAIAAAAIQC0dB3c2wAAAAkBAAAPAAAAZHJzL2Rvd25yZXYueG1s TI9NT8MwDIbvSPyHyEjcmLtQ0NY1nRAfdxhFglvWmraicUqTdeXfY8QBjq/96vHjfDu7Xk00hs6z geUiAUVc+brjxkD5/HCxAhWi5dr2nsnAFwXYFqcnuc1qf+QnmnaxUQLhkFkDbYxDhhiqlpwNCz8Q y+7dj85GiWOD9WiPAnc96iS5Rmc7lgutHei2pepjd3AGLj/fHrHk6lXjdHf1cr8shxRLY87P5psN qEhz/CvDj76oQyFOe3/gOqhecrJKpSowrUFJIU31GtT+d4BFjv8/KL4BAAD//wMAUEsBAi0AFAAG AAgAAAAhALaDOJL+AAAA4QEAABMAAAAAAAAAAAAAAAAAAAAAAFtDb250ZW50X1R5cGVzXS54bWxQ SwECLQAUAAYACAAAACEAOP0h/9YAAACUAQAACwAAAAAAAAAAAAAAAAAvAQAAX3JlbHMvLnJlbHNQ SwECLQAUAAYACAAAACEAvqdWGLQBAABeAwAADgAAAAAAAAAAAAAAAAAuAgAAZHJzL2Uyb0RvYy54 bWxQSwECLQAUAAYACAAAACEAtHQd3NsAAAAJAQAADwAAAAAAAAAAAAAAAAAOBAAAZHJzL2Rvd25y ZXYueG1sUEsFBgAAAAAEAAQA8wAAABYFAAAAAA== " strokecolor="windowText">
                      <o:lock v:ext="edit" shapetype="f"/>
                    </v:line>
                  </w:pict>
                </mc:Fallback>
              </mc:AlternateContent>
            </w:r>
            <w:r w:rsidRPr="00276175">
              <w:rPr>
                <w:b/>
                <w:snapToGrid w:val="0"/>
                <w:sz w:val="28"/>
                <w:szCs w:val="28"/>
                <w:lang w:val="fi-FI"/>
              </w:rPr>
              <w:t>Độc lập - Tự do - Hạnh phúc</w:t>
            </w:r>
          </w:p>
        </w:tc>
      </w:tr>
      <w:tr w:rsidR="00415B4B" w:rsidRPr="00276175" w14:paraId="11B35D81" w14:textId="77777777" w:rsidTr="002F10BC">
        <w:tc>
          <w:tcPr>
            <w:tcW w:w="3227" w:type="dxa"/>
          </w:tcPr>
          <w:p w14:paraId="53AA4031" w14:textId="7656AAAB" w:rsidR="00415B4B" w:rsidRPr="00276175" w:rsidRDefault="0052241F" w:rsidP="00415B4B">
            <w:pPr>
              <w:spacing w:before="80" w:after="40"/>
              <w:jc w:val="center"/>
              <w:rPr>
                <w:snapToGrid w:val="0"/>
                <w:sz w:val="28"/>
                <w:szCs w:val="20"/>
                <w:lang w:val="fi-FI"/>
              </w:rPr>
            </w:pPr>
            <w:r>
              <w:rPr>
                <w:noProof/>
                <w:sz w:val="26"/>
                <w:szCs w:val="20"/>
                <w:lang w:val="fi-FI"/>
              </w:rPr>
              <mc:AlternateContent>
                <mc:Choice Requires="wps">
                  <w:drawing>
                    <wp:anchor distT="0" distB="0" distL="114300" distR="114300" simplePos="0" relativeHeight="251659264" behindDoc="0" locked="0" layoutInCell="1" allowOverlap="1" wp14:anchorId="75DE6791" wp14:editId="5D460410">
                      <wp:simplePos x="0" y="0"/>
                      <wp:positionH relativeFrom="column">
                        <wp:posOffset>402499</wp:posOffset>
                      </wp:positionH>
                      <wp:positionV relativeFrom="paragraph">
                        <wp:posOffset>268061</wp:posOffset>
                      </wp:positionV>
                      <wp:extent cx="1039586" cy="348343"/>
                      <wp:effectExtent l="0" t="0" r="27305" b="13970"/>
                      <wp:wrapNone/>
                      <wp:docPr id="1235598187" name="Rectangle 1"/>
                      <wp:cNvGraphicFramePr/>
                      <a:graphic xmlns:a="http://schemas.openxmlformats.org/drawingml/2006/main">
                        <a:graphicData uri="http://schemas.microsoft.com/office/word/2010/wordprocessingShape">
                          <wps:wsp>
                            <wps:cNvSpPr/>
                            <wps:spPr>
                              <a:xfrm>
                                <a:off x="0" y="0"/>
                                <a:ext cx="1039586" cy="348343"/>
                              </a:xfrm>
                              <a:prstGeom prst="rect">
                                <a:avLst/>
                              </a:prstGeom>
                            </wps:spPr>
                            <wps:style>
                              <a:lnRef idx="2">
                                <a:schemeClr val="accent6"/>
                              </a:lnRef>
                              <a:fillRef idx="1">
                                <a:schemeClr val="lt1"/>
                              </a:fillRef>
                              <a:effectRef idx="0">
                                <a:schemeClr val="accent6"/>
                              </a:effectRef>
                              <a:fontRef idx="minor">
                                <a:schemeClr val="dk1"/>
                              </a:fontRef>
                            </wps:style>
                            <wps:txbx>
                              <w:txbxContent>
                                <w:p w14:paraId="1E8B3391" w14:textId="279E2CC9" w:rsidR="0052241F" w:rsidRPr="0052241F" w:rsidRDefault="0052241F" w:rsidP="0052241F">
                                  <w:pPr>
                                    <w:jc w:val="center"/>
                                    <w:rPr>
                                      <w:b/>
                                      <w:bCs/>
                                      <w:color w:val="FF0000"/>
                                    </w:rPr>
                                  </w:pPr>
                                  <w:r w:rsidRPr="0052241F">
                                    <w:rPr>
                                      <w:b/>
                                      <w:bCs/>
                                      <w:color w:val="FF0000"/>
                                    </w:rPr>
                                    <w:t>DỰ THẢO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5DE6791" id="Rectangle 1" o:spid="_x0000_s1026" style="position:absolute;left:0;text-align:left;margin-left:31.7pt;margin-top:21.1pt;width:81.85pt;height:27.4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" fillcolor="white [3201]" strokecolor="#70ad47 [3209]" strokeweight="1pt">
                      <v:textbox>
                        <w:txbxContent>
                          <w:p w14:paraId="1E8B3391" w14:textId="279E2CC9" w:rsidR="0052241F" w:rsidRPr="0052241F" w:rsidRDefault="0052241F" w:rsidP="0052241F">
                            <w:pPr>
                              <w:jc w:val="center"/>
                              <w:rPr>
                                <w:b/>
                                <w:bCs/>
                                <w:color w:val="FF0000"/>
                              </w:rPr>
                            </w:pPr>
                            <w:r w:rsidRPr="0052241F">
                              <w:rPr>
                                <w:b/>
                                <w:bCs/>
                                <w:color w:val="FF0000"/>
                              </w:rPr>
                              <w:t>DỰ THẢO</w:t>
                            </w:r>
                          </w:p>
                        </w:txbxContent>
                      </v:textbox>
                    </v:rect>
                  </w:pict>
                </mc:Fallback>
              </mc:AlternateContent>
            </w:r>
            <w:r w:rsidR="00C26777" w:rsidRPr="00276175">
              <w:rPr>
                <w:snapToGrid w:val="0"/>
                <w:sz w:val="26"/>
                <w:szCs w:val="20"/>
                <w:lang w:val="fi-FI"/>
              </w:rPr>
              <w:t>Số:          /QĐ-UBND</w:t>
            </w:r>
          </w:p>
        </w:tc>
        <w:tc>
          <w:tcPr>
            <w:tcW w:w="5812" w:type="dxa"/>
          </w:tcPr>
          <w:p w14:paraId="456D6B1F" w14:textId="77777777" w:rsidR="00415B4B" w:rsidRPr="00276175" w:rsidRDefault="00415B4B" w:rsidP="00415B4B">
            <w:pPr>
              <w:spacing w:before="80" w:after="40"/>
              <w:jc w:val="center"/>
              <w:rPr>
                <w:snapToGrid w:val="0"/>
                <w:sz w:val="28"/>
                <w:szCs w:val="28"/>
                <w:lang w:val="fi-FI"/>
              </w:rPr>
            </w:pPr>
            <w:r w:rsidRPr="00276175">
              <w:rPr>
                <w:i/>
                <w:snapToGrid w:val="0"/>
                <w:sz w:val="28"/>
                <w:szCs w:val="28"/>
                <w:lang w:val="fi-FI"/>
              </w:rPr>
              <w:t>Quảng Ngãi, ngày      tháng     năm 2026</w:t>
            </w:r>
          </w:p>
        </w:tc>
      </w:tr>
    </w:tbl>
    <w:p w14:paraId="2916DE27" w14:textId="77777777" w:rsidR="00433CBD" w:rsidRPr="00276175" w:rsidRDefault="00433CBD" w:rsidP="00615FE7">
      <w:pPr>
        <w:spacing w:before="120"/>
        <w:rPr>
          <w:b/>
          <w:sz w:val="20"/>
          <w:szCs w:val="20"/>
          <w:lang w:val="de-DE"/>
        </w:rPr>
      </w:pPr>
    </w:p>
    <w:p w14:paraId="6D555229" w14:textId="77777777" w:rsidR="004714C8" w:rsidRPr="00276175" w:rsidRDefault="00AC4898" w:rsidP="00415B4B">
      <w:pPr>
        <w:widowControl w:val="0"/>
        <w:jc w:val="center"/>
        <w:rPr>
          <w:b/>
          <w:sz w:val="28"/>
          <w:szCs w:val="28"/>
          <w:lang w:val="de-DE"/>
        </w:rPr>
      </w:pPr>
      <w:r w:rsidRPr="00276175">
        <w:rPr>
          <w:b/>
          <w:sz w:val="28"/>
          <w:szCs w:val="28"/>
          <w:lang w:val="de-DE"/>
        </w:rPr>
        <w:t>QUYẾT ĐỊNH</w:t>
      </w:r>
    </w:p>
    <w:p w14:paraId="42F18996" w14:textId="403F0FA0" w:rsidR="00C91BA2" w:rsidRPr="00276175" w:rsidRDefault="00415B4B" w:rsidP="00C91BA2">
      <w:pPr>
        <w:widowControl w:val="0"/>
        <w:jc w:val="center"/>
        <w:rPr>
          <w:b/>
          <w:sz w:val="28"/>
          <w:szCs w:val="28"/>
          <w:lang w:val="de-DE"/>
        </w:rPr>
      </w:pPr>
      <w:r w:rsidRPr="00276175">
        <w:rPr>
          <w:b/>
          <w:sz w:val="28"/>
          <w:szCs w:val="28"/>
          <w:lang w:val="de-DE"/>
        </w:rPr>
        <w:t xml:space="preserve">phê duyệt Đề án thành lập Trung tâm Đăng kiểm xe cơ giới </w:t>
      </w:r>
    </w:p>
    <w:p w14:paraId="1F49E0CE" w14:textId="4738185B" w:rsidR="001C06D3" w:rsidRPr="00276175" w:rsidRDefault="00C91BA2" w:rsidP="00C91BA2">
      <w:pPr>
        <w:widowControl w:val="0"/>
        <w:jc w:val="center"/>
        <w:rPr>
          <w:b/>
          <w:sz w:val="28"/>
          <w:szCs w:val="28"/>
          <w:lang w:val="de-DE"/>
        </w:rPr>
      </w:pPr>
      <w:r w:rsidRPr="00276175">
        <w:rPr>
          <w:b/>
          <w:sz w:val="28"/>
          <w:szCs w:val="28"/>
          <w:lang w:val="de-DE"/>
        </w:rPr>
        <w:t>trực thuộc Trường Cao đẳng Kon Tum</w:t>
      </w:r>
    </w:p>
    <w:p w14:paraId="45FF13E6" w14:textId="5593B9C0" w:rsidR="00A66330" w:rsidRPr="00276175" w:rsidRDefault="003917EC" w:rsidP="001C06D3">
      <w:pPr>
        <w:widowControl w:val="0"/>
        <w:jc w:val="center"/>
        <w:rPr>
          <w:b/>
          <w:sz w:val="6"/>
          <w:szCs w:val="28"/>
          <w:lang w:val="de-DE"/>
        </w:rPr>
      </w:pPr>
      <w:r w:rsidRPr="00276175">
        <w:rPr>
          <w:noProof/>
          <w:sz w:val="26"/>
          <w:szCs w:val="26"/>
          <w:lang w:val="vi-VN" w:eastAsia="vi-VN"/>
        </w:rPr>
        <mc:AlternateContent>
          <mc:Choice Requires="wps">
            <w:drawing>
              <wp:anchor distT="0" distB="0" distL="114300" distR="114300" simplePos="0" relativeHeight="251653632" behindDoc="0" locked="0" layoutInCell="1" allowOverlap="1" wp14:anchorId="45F9AC82" wp14:editId="620210A4">
                <wp:simplePos x="0" y="0"/>
                <wp:positionH relativeFrom="margin">
                  <wp:align>center</wp:align>
                </wp:positionH>
                <wp:positionV relativeFrom="paragraph">
                  <wp:posOffset>35560</wp:posOffset>
                </wp:positionV>
                <wp:extent cx="1013460" cy="0"/>
                <wp:effectExtent l="0" t="0" r="0" b="0"/>
                <wp:wrapNone/>
                <wp:docPr id="1169675194"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134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type w14:anchorId="5F35DE5C" id="_x0000_t32" coordsize="21600,21600" o:spt="32" o:oned="t" path="m,l21600,21600e" filled="f">
                <v:path arrowok="t" fillok="f" o:connecttype="none"/>
                <o:lock v:ext="edit" shapetype="t"/>
              </v:shapetype>
              <v:shape id="AutoShape 4" o:spid="_x0000_s1026" type="#_x0000_t32" style="position:absolute;margin-left:0;margin-top:2.8pt;width:79.8pt;height:0;z-index:2516536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qyGCauAEAAFYDAAAOAAAAZHJzL2Uyb0RvYy54bWysU8Fu2zAMvQ/YPwi6L7aztdiMOD2k6y7d FqDdBzCSbAuTRYFU4uTvJ6lJVmy3YT4IlEg+Pj7Sq7vj5MTBEFv0nWwWtRTGK9TWD5388fzw7qMU HMFrcOhNJ0+G5d367ZvVHFqzxBGdNiQSiOd2Dp0cYwxtVbEazQS8wGB8cvZIE8R0paHSBHNCn1y1 rOvbakbSgVAZ5vR6/+KU64Lf90bF733PJgrXycQtlpPKuctntV5BOxCE0aozDfgHFhNYn4peoe4h gtiT/QtqsoqQsY8LhVOFfW+VKT2kbpr6j26eRgim9JLE4XCVif8frPp22PgtZerq6J/CI6qfLDxu RvCDKQSeTyENrslSVXPg9pqSLxy2JHbzV9QpBvYRiwrHnqYMmfoTxyL26Sq2OUah0mNTN+8/3KaZ qIuvgvaSGIjjF4OTyEYnORLYYYwb9D6NFKkpZeDwyDHTgvaSkKt6fLDOlck6L+ZOfrpZ3pQERmd1 duYwpmG3cSQOkHejfKXH5HkdRrj3uoCNBvTnsx3Buhc7FXf+LE1WI68etzvUpy1dJEvDKyzPi5a3 4/W9ZP/+Hda/AAAA//8DAFBLAwQUAAYACAAAACEAN79tb9kAAAAEAQAADwAAAGRycy9kb3ducmV2 LnhtbEyPQUvDQBCF74L/YRnBi9hNCyk2ZlOK4MGjbaHXaXZM0mZnQ3bTxP56p1709h5veO+bfD25 Vl2oD41nA/NZAoq49LbhysB+9/78AipEZIutZzLwTQHWxf1djpn1I3/SZRsrJSUcMjRQx9hlWoey Jodh5jtiyb587zCK7Sttexyl3LV6kSRL7bBhWaixo7eayvN2cAYoDOk82axctf+4jk+HxfU0djtj Hh+mzSuoSFP8O4YbvqBDIUxHP7ANqjUgj0QD6RLULUxXIo6/Xhe5/g9f/AAAAP//AwBQSwECLQAU AAYACAAAACEAtoM4kv4AAADhAQAAEwAAAAAAAAAAAAAAAAAAAAAAW0NvbnRlbnRfVHlwZXNdLnht bFBLAQItABQABgAIAAAAIQA4/SH/1gAAAJQBAAALAAAAAAAAAAAAAAAAAC8BAABfcmVscy8ucmVs c1BLAQItABQABgAIAAAAIQBqyGCauAEAAFYDAAAOAAAAAAAAAAAAAAAAAC4CAABkcnMvZTJvRG9j LnhtbFBLAQItABQABgAIAAAAIQA3v21v2QAAAAQBAAAPAAAAAAAAAAAAAAAAABIEAABkcnMvZG93 bnJldi54bWxQSwUGAAAAAAQABADzAAAAGAUAAAAA ">
                <w10:wrap anchorx="margin"/>
              </v:shape>
            </w:pict>
          </mc:Fallback>
        </mc:AlternateContent>
      </w:r>
    </w:p>
    <w:p w14:paraId="65AB376B" w14:textId="77777777" w:rsidR="00090A2F" w:rsidRPr="00276175" w:rsidRDefault="00090A2F" w:rsidP="00A66330">
      <w:pPr>
        <w:spacing w:before="120" w:after="120" w:line="360" w:lineRule="auto"/>
        <w:ind w:firstLine="709"/>
        <w:jc w:val="center"/>
        <w:rPr>
          <w:b/>
          <w:sz w:val="2"/>
          <w:szCs w:val="28"/>
          <w:lang w:val="de-DE"/>
        </w:rPr>
      </w:pPr>
    </w:p>
    <w:p w14:paraId="7479EE0B" w14:textId="77777777" w:rsidR="00620A15" w:rsidRPr="00276175" w:rsidRDefault="00810327" w:rsidP="00E0425C">
      <w:pPr>
        <w:spacing w:before="120" w:after="120" w:line="360" w:lineRule="auto"/>
        <w:jc w:val="center"/>
        <w:rPr>
          <w:b/>
          <w:sz w:val="28"/>
          <w:szCs w:val="28"/>
          <w:lang w:val="de-DE"/>
        </w:rPr>
      </w:pPr>
      <w:r w:rsidRPr="00276175">
        <w:rPr>
          <w:b/>
          <w:sz w:val="28"/>
          <w:szCs w:val="28"/>
          <w:lang w:val="de-DE"/>
        </w:rPr>
        <w:t>UỶ BAN NHÂN DÂN TỈNH QUẢNG NGÃI</w:t>
      </w:r>
    </w:p>
    <w:p w14:paraId="04AE049A" w14:textId="77777777" w:rsidR="00620A15" w:rsidRPr="00276175" w:rsidRDefault="00415B4B" w:rsidP="00A24D01">
      <w:pPr>
        <w:spacing w:before="120" w:after="120"/>
        <w:ind w:firstLine="720"/>
        <w:jc w:val="both"/>
        <w:rPr>
          <w:i/>
          <w:sz w:val="28"/>
          <w:szCs w:val="28"/>
          <w:lang w:val="de-DE"/>
        </w:rPr>
      </w:pPr>
      <w:r w:rsidRPr="00276175">
        <w:rPr>
          <w:i/>
          <w:sz w:val="28"/>
          <w:szCs w:val="28"/>
          <w:lang w:val="de-DE"/>
        </w:rPr>
        <w:t>Căn cứ Luật Tổ chức chính quyền địa phương ngày 16/6/2025;</w:t>
      </w:r>
    </w:p>
    <w:p w14:paraId="22F32AF0" w14:textId="77777777" w:rsidR="00620A15" w:rsidRPr="00276175" w:rsidRDefault="00415B4B" w:rsidP="00A24D01">
      <w:pPr>
        <w:spacing w:before="120" w:after="120"/>
        <w:ind w:firstLine="720"/>
        <w:jc w:val="both"/>
        <w:rPr>
          <w:i/>
          <w:spacing w:val="-6"/>
          <w:sz w:val="28"/>
          <w:szCs w:val="28"/>
          <w:lang w:val="de-DE"/>
        </w:rPr>
      </w:pPr>
      <w:r w:rsidRPr="00276175">
        <w:rPr>
          <w:i/>
          <w:spacing w:val="-6"/>
          <w:sz w:val="28"/>
          <w:szCs w:val="28"/>
          <w:lang w:val="de-DE"/>
        </w:rPr>
        <w:t>Căn cứ Luật Trật tự, an toàn giao thông đường bộ ngày 27 tháng 6 năm 2024;</w:t>
      </w:r>
    </w:p>
    <w:p w14:paraId="21471F35" w14:textId="77777777" w:rsidR="001C06D3" w:rsidRPr="00276175" w:rsidRDefault="001C06D3" w:rsidP="001C06D3">
      <w:pPr>
        <w:spacing w:before="120" w:after="120"/>
        <w:ind w:firstLine="720"/>
        <w:jc w:val="both"/>
        <w:rPr>
          <w:i/>
          <w:sz w:val="28"/>
          <w:szCs w:val="28"/>
          <w:lang w:val="de-DE"/>
        </w:rPr>
      </w:pPr>
      <w:r w:rsidRPr="00276175">
        <w:rPr>
          <w:i/>
          <w:sz w:val="28"/>
          <w:szCs w:val="28"/>
          <w:lang w:val="de-DE"/>
        </w:rPr>
        <w:t>Căn cứ Luật Giáo dục nghề nghiệp ngày 10 tháng 12 năm 2025;</w:t>
      </w:r>
    </w:p>
    <w:p w14:paraId="408507E0" w14:textId="426DF1E2" w:rsidR="001C06D3" w:rsidRPr="00276175" w:rsidRDefault="00B466B8" w:rsidP="001C06D3">
      <w:pPr>
        <w:spacing w:before="120" w:after="120"/>
        <w:ind w:firstLine="720"/>
        <w:jc w:val="both"/>
        <w:rPr>
          <w:i/>
          <w:sz w:val="28"/>
          <w:szCs w:val="28"/>
          <w:lang w:val="de-DE"/>
        </w:rPr>
      </w:pPr>
      <w:r w:rsidRPr="00276175">
        <w:rPr>
          <w:i/>
          <w:sz w:val="28"/>
          <w:szCs w:val="28"/>
          <w:lang w:val="de-DE"/>
        </w:rPr>
        <w:t xml:space="preserve">Căn cứ Luật Doanh nghiệp ngày 17 tháng 6 năm 2020</w:t>
      </w:r>
      <w:del w:id="1015" w:author="Nội dung bỏ (Claude)" w:date="2026-10-21T09:21:33Z">
        <w:r w:rsidRPr="00276175">
          <w:rPr>
            <w:i/>
            <w:sz w:val="28"/>
            <w:szCs w:val="28"/>
            <w:lang w:val="de-DE"/>
          </w:rPr>
          <w:delText xml:space="preserve"> (hợp nhất tại Văn bản hợp nhất số 67/VBHN-VPQH ngày 15 tháng 8 năm 2025)</w:delText>
        </w:r>
      </w:del>
      <w:r w:rsidRPr="00276175">
        <w:rPr>
          <w:i/>
          <w:sz w:val="28"/>
          <w:szCs w:val="28"/>
          <w:lang w:val="de-DE"/>
        </w:rPr>
        <w:t xml:space="preserve">;</w:t>
      </w:r>
    </w:p>
    <w:p w14:paraId="4A8BEB20" w14:textId="77777777" w:rsidR="001C06D3" w:rsidRPr="00276175" w:rsidRDefault="001C06D3" w:rsidP="001C06D3">
      <w:pPr>
        <w:spacing w:before="120" w:after="120"/>
        <w:ind w:firstLine="720"/>
        <w:jc w:val="both"/>
        <w:rPr>
          <w:i/>
          <w:sz w:val="28"/>
          <w:szCs w:val="28"/>
          <w:lang w:val="de-DE"/>
        </w:rPr>
      </w:pPr>
      <w:r w:rsidRPr="00276175">
        <w:rPr>
          <w:i/>
          <w:sz w:val="28"/>
          <w:szCs w:val="28"/>
          <w:lang w:val="de-DE"/>
        </w:rPr>
        <w:t>Căn cứ Luật Quản lý và đầu tư vốn nhà nước tại doanh nghiệp ngày 14 tháng 6 năm 2025;</w:t>
      </w:r>
    </w:p>
    <w:p w14:paraId="74C800CA" w14:textId="1FA00514" w:rsidR="001C06D3" w:rsidRPr="00276175" w:rsidRDefault="00B466B8" w:rsidP="001C06D3">
      <w:pPr>
        <w:spacing w:before="120" w:after="120"/>
        <w:ind w:firstLine="720"/>
        <w:jc w:val="both"/>
        <w:rPr>
          <w:i/>
          <w:sz w:val="28"/>
          <w:szCs w:val="28"/>
          <w:lang w:val="de-DE"/>
        </w:rPr>
      </w:pPr>
      <w:r w:rsidRPr="00276175">
        <w:rPr>
          <w:i/>
          <w:sz w:val="28"/>
          <w:szCs w:val="28"/>
          <w:lang w:val="de-DE"/>
        </w:rPr>
        <w:t xml:space="preserve">Căn cứ Luật Quản lý, sử dụng tài sản công ngày 21 tháng 6 năm 2017</w:t>
      </w:r>
      <w:del w:id="1020" w:author="Nội dung bỏ (Claude)" w:date="2026-10-21T09:21:33Z">
        <w:r w:rsidRPr="00276175">
          <w:rPr>
            <w:i/>
            <w:sz w:val="28"/>
            <w:szCs w:val="28"/>
            <w:lang w:val="de-DE"/>
          </w:rPr>
          <w:delText xml:space="preserve"> (hợp nhất tại Văn bản hợp nhất số 97/VBHN-VPQH ngày 22 tháng 8 năm 2025)</w:delText>
        </w:r>
      </w:del>
      <w:r w:rsidRPr="00276175">
        <w:rPr>
          <w:i/>
          <w:sz w:val="28"/>
          <w:szCs w:val="28"/>
          <w:lang w:val="de-DE"/>
        </w:rPr>
        <w:t xml:space="preserve">;</w:t>
      </w:r>
    </w:p>
    <w:p w14:paraId="37D3413D" w14:textId="3DAFFD5E" w:rsidR="001C06D3" w:rsidRPr="00276175" w:rsidRDefault="001C06D3" w:rsidP="001C06D3">
      <w:pPr>
        <w:spacing w:before="120" w:after="120"/>
        <w:ind w:firstLine="720"/>
        <w:jc w:val="both"/>
        <w:rPr>
          <w:i/>
          <w:sz w:val="28"/>
          <w:szCs w:val="28"/>
          <w:lang w:val="de-DE"/>
        </w:rPr>
      </w:pPr>
      <w:r w:rsidRPr="00276175">
        <w:rPr>
          <w:i/>
          <w:sz w:val="28"/>
          <w:szCs w:val="28"/>
          <w:lang w:val="de-DE"/>
        </w:rPr>
        <w:t xml:space="preserve">Căn cứ Luật Đất đai ngày 18 tháng 01 năm 2024</w:t>
      </w:r>
      <w:del w:id="1021" w:author="Nội dung bỏ (Claude)" w:date="2026-10-21T09:21:33Z">
        <w:r w:rsidRPr="00276175">
          <w:rPr>
            <w:i/>
            <w:sz w:val="28"/>
            <w:szCs w:val="28"/>
            <w:lang w:val="de-DE"/>
          </w:rPr>
          <w:delText xml:space="preserve"> (hợp nhất tại Văn bản hợp nhất số 44/VBHN-VPQH ngày 16 tháng 3 năm 2026)</w:delText>
        </w:r>
      </w:del>
      <w:r w:rsidRPr="00276175">
        <w:rPr>
          <w:i/>
          <w:sz w:val="28"/>
          <w:szCs w:val="28"/>
          <w:lang w:val="de-DE"/>
        </w:rPr>
        <w:t xml:space="preserve">;</w:t>
      </w:r>
    </w:p>
    <w:p w14:paraId="2F3E5E9D" w14:textId="355D3C61" w:rsidR="001C06D3" w:rsidRPr="00276175" w:rsidRDefault="001C06D3" w:rsidP="001C06D3">
      <w:pPr>
        <w:spacing w:before="120" w:after="120"/>
        <w:ind w:firstLine="720"/>
        <w:jc w:val="both"/>
        <w:rPr>
          <w:i/>
          <w:sz w:val="28"/>
          <w:szCs w:val="28"/>
          <w:lang w:val="de-DE"/>
        </w:rPr>
      </w:pPr>
      <w:r w:rsidRPr="00276175">
        <w:rPr>
          <w:i/>
          <w:sz w:val="28"/>
          <w:szCs w:val="28"/>
          <w:lang w:val="de-DE"/>
        </w:rPr>
        <w:t xml:space="preserve">Căn cứ Luật Kế toán ngày 20 tháng 11 năm 2015</w:t>
      </w:r>
      <w:del w:id="1022" w:author="Nội dung bỏ (Claude)" w:date="2026-10-21T09:21:33Z">
        <w:r w:rsidRPr="00276175">
          <w:rPr>
            <w:i/>
            <w:sz w:val="28"/>
            <w:szCs w:val="28"/>
            <w:lang w:val="de-DE"/>
          </w:rPr>
          <w:delText xml:space="preserve"> (hợp nhất tại Văn bản hợp nhất số 41/VBHN-VPQH ngày 16 tháng 3 năm 2026)</w:delText>
        </w:r>
      </w:del>
      <w:r w:rsidRPr="00276175">
        <w:rPr>
          <w:i/>
          <w:sz w:val="28"/>
          <w:szCs w:val="28"/>
          <w:lang w:val="de-DE"/>
        </w:rPr>
        <w:t xml:space="preserve">;</w:t>
      </w:r>
    </w:p>
    <w:p w14:paraId="06BDF0BB" w14:textId="77777777" w:rsidR="00620A15" w:rsidRPr="00276175" w:rsidRDefault="00415B4B" w:rsidP="00A24D01">
      <w:pPr>
        <w:spacing w:before="120" w:after="120"/>
        <w:ind w:firstLine="720"/>
        <w:jc w:val="both"/>
        <w:rPr>
          <w:i/>
          <w:sz w:val="28"/>
          <w:szCs w:val="28"/>
          <w:lang w:val="de-DE"/>
        </w:rPr>
      </w:pPr>
      <w:r w:rsidRPr="00276175">
        <w:rPr>
          <w:i/>
          <w:sz w:val="28"/>
          <w:szCs w:val="28"/>
          <w:lang w:val="de-DE"/>
        </w:rPr>
        <w:t>Căn cứ Nghị định số 89/2026/NĐ-CP ngày 30 tháng 3 năm 2026 của Chính phủ quy định về điều kiện kinh doanh dịch vụ kiểm định xe cơ giới; tổ chức, hoạt động của cơ sở đăng kiểm; niên hạn sử dụng của xe cơ giới;</w:t>
      </w:r>
    </w:p>
    <w:p w14:paraId="3FC8D81A" w14:textId="77777777" w:rsidR="00415B4B" w:rsidRPr="00276175" w:rsidRDefault="00415B4B" w:rsidP="00A24D01">
      <w:pPr>
        <w:spacing w:before="120" w:after="120"/>
        <w:ind w:firstLine="720"/>
        <w:jc w:val="both"/>
        <w:rPr>
          <w:i/>
          <w:sz w:val="28"/>
          <w:szCs w:val="28"/>
          <w:lang w:val="de-DE"/>
        </w:rPr>
      </w:pPr>
      <w:r w:rsidRPr="00276175">
        <w:rPr>
          <w:i/>
          <w:sz w:val="28"/>
          <w:szCs w:val="28"/>
          <w:lang w:val="de-DE"/>
        </w:rPr>
        <w:t xml:space="preserve">Căn cứ Nghị định số 186/2025/NĐ-CP ngày 01 tháng 7 năm 2025 của Chính phủ quy định chi tiết một số điều </w:t>
      </w:r>
      <w:del w:id="1001" w:author="Nội dung điều chỉnh (Claude)" w:date="2026-10-21T09:23:41Z">
        <w:r w:rsidRPr="00276175">
          <w:rPr>
            <w:i/>
            <w:sz w:val="28"/>
            <w:szCs w:val="28"/>
            <w:lang w:val="de-DE"/>
          </w:rPr>
          <w:delText xml:space="preserve">của Luật Quản lý, sử dụng tài sản công</w:delText>
        </w:r>
      </w:del>
      <w:ins w:id="1002" w:author="Nội dung điều chỉnh (Claude)" w:date="2026-10-21T09:23:41Z">
        <w:r w:rsidRPr="00276175">
          <w:rPr>
            <w:i/>
            <w:sz w:val="28"/>
            <w:szCs w:val="28"/>
            <w:lang w:val="de-DE"/>
          </w:rPr>
          <w:t xml:space="preserve">của Luật Quản lý, sử dụng tài sản công;</w:t>
        </w:r>
      </w:ins>
    </w:p>
    <w:p w14:paraId="74B01B4F" w14:textId="77777777" w:rsidR="0021093C" w:rsidRPr="00276175" w:rsidRDefault="00E66C04">
      <w:pPr>
        <w:spacing w:before="120" w:after="120"/>
        <w:ind w:firstLine="720"/>
        <w:jc w:val="both"/>
        <w:rPr>
          <w:i/>
          <w:sz w:val="28"/>
          <w:szCs w:val="28"/>
          <w:lang w:val="de-DE"/>
        </w:rPr>
      </w:pPr>
      <w:r w:rsidRPr="00276175">
        <w:rPr>
          <w:i/>
          <w:sz w:val="28"/>
          <w:szCs w:val="28"/>
          <w:lang w:val="de-DE"/>
        </w:rPr>
        <w:t>Căn cứ Nghị định số 299/2026/NĐ-CP ngày 28 tháng 7 năm 2026 của Chính phủ quy định tổ chức đơn vị sự nghiệp công lập;</w:t>
      </w:r>
    </w:p>
    <w:p w14:paraId="74B01B4F" w14:textId="77777777" w:rsidR="0021093C" w:rsidRPr="00276175" w:rsidRDefault="00E66C04">
      <w:pPr>
        <w:spacing w:before="120" w:after="120"/>
        <w:ind w:firstLine="720"/>
        <w:jc w:val="both"/>
        <w:rPr>
          <w:i/>
          <w:sz w:val="28"/>
          <w:szCs w:val="28"/>
          <w:lang w:val="de-DE"/>
        </w:rPr>
      </w:pPr>
      <w:ins w:id="1024" w:author="Nội dung bổ sung (Claude)" w:date="2026-10-21T09:21:33Z">
        <w:r w:rsidRPr="00276175">
          <w:rPr>
            <w:i/>
            <w:sz w:val="28"/>
            <w:szCs w:val="28"/>
            <w:lang w:val="de-DE"/>
          </w:rPr>
          <w:t xml:space="preserve">Căn cứ Nghị định số 334/2026/NĐ-CP ngày 20 tháng 8 năm 2026 của Chính phủ quy định về tự chủ của cơ sở giáo dục đại học, cơ sở giáo dục nghề nghiệp; cơ chế tài chính đối với giáo dục đại học và giáo dục nghề nghiệp; chương trình trọng điểm quốc gia đào tạo tiến sĩ toàn thời gian;</w:t>
        </w:r>
      </w:ins>
    </w:p>
    <w:p w14:paraId="231488C2" w14:textId="77777777" w:rsidR="0021093C" w:rsidRPr="00276175" w:rsidRDefault="00E66C04">
      <w:pPr>
        <w:spacing w:before="120" w:after="120"/>
        <w:ind w:firstLine="720"/>
        <w:jc w:val="both"/>
        <w:rPr>
          <w:i/>
          <w:sz w:val="28"/>
          <w:szCs w:val="28"/>
          <w:lang w:val="de-DE"/>
        </w:rPr>
      </w:pPr>
      <w:r w:rsidRPr="00276175">
        <w:rPr>
          <w:i/>
          <w:sz w:val="28"/>
          <w:szCs w:val="28"/>
          <w:lang w:val="de-DE"/>
        </w:rPr>
        <w:t>Căn cứ Nghị định số 181/2026/NĐ-CP ngày 21 tháng 5 năm 2026 của Chính phủ về quản lý người giữ chức danh, chức vụ và người đại diện phần vốn nhà nước tại doanh nghiệp;</w:t>
      </w:r>
    </w:p>
    <w:p w14:paraId="171730B2" w14:textId="2008D8D8" w:rsidR="00415B4B" w:rsidRPr="00276175" w:rsidRDefault="00415B4B" w:rsidP="00A24D01">
      <w:pPr>
        <w:spacing w:before="120" w:after="120"/>
        <w:ind w:firstLine="720"/>
        <w:jc w:val="both"/>
        <w:rPr>
          <w:i/>
          <w:sz w:val="28"/>
          <w:szCs w:val="28"/>
          <w:lang w:val="de-DE"/>
        </w:rPr>
      </w:pPr>
      <w:r w:rsidRPr="00276175">
        <w:rPr>
          <w:i/>
          <w:sz w:val="28"/>
          <w:szCs w:val="28"/>
          <w:lang w:val="de-DE"/>
        </w:rPr>
        <w:t xml:space="preserve">Căn cứ Thông tư số 46/2024/TT-BGTVT ngày 15 tháng 11 năm 2024 của Bộ trưởng Bộ Giao thông vận tải quy định trình tự, thủ tục cấp mới, cấp lại, tạm đình chỉ hoạt động, thu hồi giấy chứng nhận đủ điều kiện hoạt động kiểm định xe cơ giới của cơ sở đăng kiểm xe cơ giới, cơ sở kiểm định khí thải xe mô tô, xe gắn máy; Thông tư số 24/2026/TT-BXD ngày 20 tháng 5 năm 2026 của Bộ trưởng Bộ Xây dựng sửa đổi, bổ sung một số điều của các Thông tư để phân cấp, cắt giảm, </w:t>
      </w:r>
      <w:r w:rsidRPr="00276175">
        <w:rPr>
          <w:i/>
          <w:sz w:val="28"/>
          <w:szCs w:val="28"/>
          <w:lang w:val="de-DE"/>
        </w:rPr>
        <w:lastRenderedPageBreak/>
        <w:t xml:space="preserve">đơn giản hóa thủ tục hành chính trong lĩnh vực đăng kiểm, đường bộ, đường sắt, </w:t>
      </w:r>
      <w:del w:id="1025" w:author="Nội dung điều chỉnh (Claude)" w:date="2026-10-21T09:21:33Z">
        <w:r w:rsidRPr="00276175">
          <w:rPr>
            <w:i/>
            <w:sz w:val="28"/>
            <w:szCs w:val="28"/>
            <w:lang w:val="de-DE"/>
          </w:rPr>
          <w:lastRenderedPageBreak/>
          <w:delText xml:space="preserve">quy hoạch đô thị và nông thôn thuộc phạm vi quản lý của Bộ Xây dựng;</w:delText>
        </w:r>
      </w:del>
      <w:ins w:id="1026" w:author="Nội dung điều chỉnh (Claude)" w:date="2026-10-21T09:21:33Z">
        <w:r w:rsidRPr="00276175">
          <w:rPr>
            <w:i/>
            <w:sz w:val="28"/>
            <w:szCs w:val="28"/>
            <w:lang w:val="de-DE"/>
          </w:rPr>
          <w:lastRenderedPageBreak/>
          <w:t xml:space="preserve">quy hoạch đô thị và nông thôn thuộc phạm vi quản lý của Bộ Xây dựng; Thông tư số 45/2026/TT-BXD ngày 30 tháng 6 năm 2026 của Bộ trưởng Bộ Xây dựng sửa đổi, bổ sung một số điều của các Thông tư trong lĩnh vực đăng kiểm phương tiện giao thông đường bộ;</w:t>
        </w:r>
      </w:ins>
    </w:p>
    <w:p w14:paraId="5F2273CF" w14:textId="101F68B1" w:rsidR="003F31D9" w:rsidRPr="00276175" w:rsidRDefault="00415B4B" w:rsidP="00A24D01">
      <w:pPr>
        <w:spacing w:before="120" w:after="120"/>
        <w:ind w:firstLine="720"/>
        <w:jc w:val="both"/>
        <w:rPr>
          <w:i/>
          <w:sz w:val="28"/>
          <w:szCs w:val="28"/>
          <w:lang w:val="de-DE"/>
        </w:rPr>
      </w:pPr>
      <w:r w:rsidRPr="00276175">
        <w:rPr>
          <w:i/>
          <w:sz w:val="28"/>
          <w:szCs w:val="28"/>
          <w:lang w:val="de-DE"/>
        </w:rPr>
        <w:t xml:space="preserve">Theo đề nghị của Hiệu trưởng Trường Cao đẳng Kon Tum tại Tờ trình số     .../TTr-CĐKT ngày    tháng     năm 2026, </w:t>
      </w:r>
      <w:del w:id="1029" w:author="Nội dung điều chỉnh (Claude)" w:date="2026-10-21T09:21:33Z">
        <w:r w:rsidRPr="00276175">
          <w:rPr>
            <w:i/>
            <w:sz w:val="28"/>
            <w:szCs w:val="28"/>
            <w:lang w:val="de-DE"/>
          </w:rPr>
          <w:delText xml:space="preserve">đề xuất của Giám đốc Sở ..... tại Văn bản số ...</w:delText>
        </w:r>
      </w:del>
      <w:ins w:id="1030" w:author="Nội dung điều chỉnh (Claude)" w:date="2026-10-21T09:21:33Z">
        <w:r w:rsidRPr="00276175">
          <w:rPr>
            <w:i/>
            <w:sz w:val="28"/>
            <w:szCs w:val="28"/>
            <w:lang w:val="de-DE"/>
          </w:rPr>
          <w:t xml:space="preserve">đề xuất của Giám đốc Sở Tài chính tại Văn bản số ...</w:t>
        </w:r>
      </w:ins>
      <w:r w:rsidRPr="00276175">
        <w:rPr>
          <w:i/>
          <w:sz w:val="28"/>
          <w:szCs w:val="28"/>
          <w:lang w:val="de-DE"/>
        </w:rPr>
        <w:t xml:space="preserve"> ngày    tháng     năm 2026 và ý kiến của thành viên Ủy ban nhân dân tỉnh.</w:t>
      </w:r>
    </w:p>
    <w:p w14:paraId="47C1C642" w14:textId="77777777" w:rsidR="00090E44" w:rsidRPr="00276175" w:rsidRDefault="00090E44" w:rsidP="00090A2F">
      <w:pPr>
        <w:spacing w:before="80" w:after="80" w:line="312" w:lineRule="auto"/>
        <w:ind w:firstLine="720"/>
        <w:jc w:val="both"/>
        <w:rPr>
          <w:sz w:val="14"/>
          <w:szCs w:val="28"/>
          <w:lang w:val="de-DE"/>
        </w:rPr>
      </w:pPr>
    </w:p>
    <w:p w14:paraId="6FDFA7B1" w14:textId="77777777" w:rsidR="004714C8" w:rsidRPr="00276175" w:rsidRDefault="004714C8" w:rsidP="00090A2F">
      <w:pPr>
        <w:spacing w:before="80" w:after="80" w:line="312" w:lineRule="auto"/>
        <w:jc w:val="center"/>
        <w:rPr>
          <w:b/>
          <w:sz w:val="28"/>
          <w:szCs w:val="28"/>
          <w:lang w:val="de-DE"/>
        </w:rPr>
      </w:pPr>
      <w:r w:rsidRPr="00276175">
        <w:rPr>
          <w:b/>
          <w:sz w:val="28"/>
          <w:szCs w:val="28"/>
          <w:lang w:val="de-DE"/>
        </w:rPr>
        <w:t>QUYẾT ĐỊNH:</w:t>
      </w:r>
    </w:p>
    <w:p w14:paraId="723129B5" w14:textId="77777777" w:rsidR="00615FE7" w:rsidRPr="00276175" w:rsidRDefault="00615FE7" w:rsidP="00A24D01">
      <w:pPr>
        <w:spacing w:before="120" w:after="120"/>
        <w:rPr>
          <w:b/>
          <w:sz w:val="8"/>
          <w:szCs w:val="28"/>
          <w:lang w:val="de-DE"/>
        </w:rPr>
      </w:pPr>
    </w:p>
    <w:p w14:paraId="19AE3F61" w14:textId="39A324C3" w:rsidR="00A24D01" w:rsidRPr="00276175" w:rsidRDefault="004714C8" w:rsidP="00A24D01">
      <w:pPr>
        <w:widowControl w:val="0"/>
        <w:spacing w:before="120" w:after="120"/>
        <w:ind w:firstLine="720"/>
        <w:jc w:val="both"/>
        <w:rPr>
          <w:sz w:val="28"/>
          <w:szCs w:val="28"/>
          <w:lang w:val="de-DE"/>
        </w:rPr>
      </w:pPr>
      <w:r w:rsidRPr="00276175">
        <w:rPr>
          <w:b/>
          <w:bCs/>
          <w:sz w:val="28"/>
          <w:szCs w:val="28"/>
          <w:lang w:val="de-DE"/>
        </w:rPr>
        <w:t>Điều 1.</w:t>
      </w:r>
      <w:r w:rsidRPr="00276175">
        <w:rPr>
          <w:sz w:val="28"/>
          <w:szCs w:val="28"/>
          <w:lang w:val="de-DE"/>
        </w:rPr>
        <w:t xml:space="preserve"> Phê duyệt Đề án thành lập Trung tâm Đăng kiểm xe cơ giới trực thuộc Trường Cao đẳng Kon Tum, với một số nội dung chủ yếu như sau:</w:t>
      </w:r>
    </w:p>
    <w:p w14:paraId="7648CDAE" w14:textId="77777777" w:rsidR="00A24D01" w:rsidRPr="00276175" w:rsidRDefault="00A24D01" w:rsidP="00A24D01">
      <w:pPr>
        <w:widowControl w:val="0"/>
        <w:spacing w:before="120" w:after="120"/>
        <w:ind w:firstLine="720"/>
        <w:jc w:val="both"/>
        <w:rPr>
          <w:b/>
          <w:bCs/>
          <w:sz w:val="28"/>
          <w:szCs w:val="28"/>
          <w:lang w:val="de-DE"/>
        </w:rPr>
      </w:pPr>
      <w:r w:rsidRPr="00276175">
        <w:rPr>
          <w:b/>
          <w:bCs/>
          <w:sz w:val="28"/>
          <w:szCs w:val="28"/>
          <w:lang w:val="de-DE"/>
        </w:rPr>
        <w:t>1. Mục tiêu của Đề án</w:t>
      </w:r>
    </w:p>
    <w:p w14:paraId="6451A21E" w14:textId="2DE378CD" w:rsidR="00B67EA7" w:rsidRPr="00276175" w:rsidRDefault="00B67EA7" w:rsidP="00B67EA7">
      <w:pPr>
        <w:spacing w:before="120" w:after="120"/>
        <w:ind w:firstLine="720"/>
        <w:jc w:val="both"/>
        <w:rPr>
          <w:sz w:val="28"/>
          <w:szCs w:val="28"/>
          <w:lang w:val="de-DE"/>
        </w:rPr>
      </w:pPr>
      <w:r w:rsidRPr="00276175">
        <w:rPr>
          <w:b/>
          <w:bCs/>
          <w:sz w:val="28"/>
          <w:szCs w:val="28"/>
          <w:lang w:val="de-DE"/>
        </w:rPr>
        <w:t>a) Mục tiêu chung:</w:t>
      </w:r>
      <w:r w:rsidRPr="00276175">
        <w:rPr>
          <w:sz w:val="28"/>
          <w:szCs w:val="28"/>
          <w:lang w:val="de-DE"/>
        </w:rPr>
        <w:t xml:space="preserve"> Thành lập, đưa vào hoạt động Công ty TNHH Đăng kiểm Cao đẳng Kon Tum, là doanh nghiệp được thành lập theo loại hình công ty trách nhiệm hữu hạn hai thành viên trở lên theo Luật Doanh nghiệp; trong đó Trường Cao đẳng Kon Tum </w:t>
      </w:r>
      <w:del w:id="1001" w:author="Nội dung điều chỉnh (Claude)" w:date="2026-10-21T09:21:33Z">
        <w:r w:rsidRPr="00276175">
          <w:rPr>
            <w:sz w:val="28"/>
            <w:szCs w:val="28"/>
            <w:lang w:val="de-DE"/>
          </w:rPr>
          <w:delText xml:space="preserve">tham gia góp vốn bằng tài sản được cơ quan có thẩm quyền cho phép sử dụng để góp vốn theo quy định của pháp luật</w:delText>
        </w:r>
      </w:del>
      <w:ins w:id="1002" w:author="Nội dung điều chỉnh (Claude)" w:date="2026-10-21T09:21:33Z">
        <w:r w:rsidRPr="00276175">
          <w:rPr>
            <w:sz w:val="28"/>
            <w:szCs w:val="28"/>
            <w:lang w:val="de-DE"/>
          </w:rPr>
          <w:t xml:space="preserve">tham gia góp vốn bằng tiền theo quy định của pháp luật (không góp vốn bằng quyền sử dụng đất)</w:t>
        </w:r>
      </w:ins>
      <w:r w:rsidRPr="00276175">
        <w:rPr>
          <w:sz w:val="28"/>
          <w:szCs w:val="28"/>
          <w:lang w:val="de-DE"/>
        </w:rPr>
        <w:t xml:space="preserve">. Công ty đầu tư, quản trị và điều hành hoạt động Trung tâm Đăng kiểm xe cơ giới nhằm khai thác, sử dụng có hiệu quả nguồn nhân lực, cơ sở vật chất hiện có của nhà trường gắn với hoạt động dịch vụ theo hướng xã hội hóa để tạo nguồn thu sự nghiệp cho nhà trường, hướng đến tự chủ tài chính trong hoạt động của Trường; huy động các nguồn lực tài chính trong xã hội, giảm đầu tư công đối với lĩnh vực đăng kiểm XCG tại địa phương; đáp ứng nhu cầu đăng kiểm rất lớn cho chủ phương tiện trên địa bàn phía Tây tỉnh Quảng Ngãi; góp phần giảm thiểu tình trạng người dân, chủ phương tiện phải đưa xe đi đăng kiểm tại các địa phương lân cận.</w:t>
      </w:r>
    </w:p>
    <w:p w14:paraId="2AC557C1" w14:textId="52F0763D" w:rsidR="00B67EA7" w:rsidRPr="00276175" w:rsidRDefault="00B67EA7" w:rsidP="00B67EA7">
      <w:pPr>
        <w:spacing w:before="120" w:after="120"/>
        <w:ind w:firstLine="720"/>
        <w:jc w:val="both"/>
        <w:rPr>
          <w:sz w:val="28"/>
          <w:szCs w:val="28"/>
          <w:lang w:val="de-DE"/>
        </w:rPr>
      </w:pPr>
      <w:r w:rsidRPr="00276175">
        <w:rPr>
          <w:b/>
          <w:bCs/>
          <w:sz w:val="28"/>
          <w:szCs w:val="28"/>
          <w:lang w:val="de-DE"/>
        </w:rPr>
        <w:t>b) Mục tiêu cụ thể:</w:t>
      </w:r>
      <w:r w:rsidRPr="00276175">
        <w:rPr>
          <w:sz w:val="28"/>
          <w:szCs w:val="28"/>
          <w:lang w:val="de-DE"/>
        </w:rPr>
        <w:t xml:space="preserve"> Thành lập và đưa Công ty TNHH Đăng kiểm Cao đẳng Kon Tum và đơn vị trực thuộc là Trung tâm Đăng kiểm xe cơ giới đi vào hoạt động </w:t>
      </w:r>
      <w:del w:id="1013" w:author="Nội dung điều chỉnh (Claude)" w:date="2026-10-21T09:21:33Z">
        <w:r w:rsidRPr="00276175">
          <w:rPr>
            <w:sz w:val="28"/>
            <w:szCs w:val="28"/>
            <w:lang w:val="de-DE"/>
          </w:rPr>
          <w:delText xml:space="preserve">từ ngày Quý IV/2027</w:delText>
        </w:r>
      </w:del>
      <w:ins w:id="1014" w:author="Nội dung điều chỉnh (Claude)" w:date="2026-10-21T09:21:33Z">
        <w:r w:rsidRPr="00276175">
          <w:rPr>
            <w:sz w:val="28"/>
            <w:szCs w:val="28"/>
            <w:lang w:val="de-DE"/>
          </w:rPr>
          <w:t xml:space="preserve">từ Quý III năm 2028</w:t>
        </w:r>
      </w:ins>
      <w:r w:rsidRPr="00276175">
        <w:rPr>
          <w:sz w:val="28"/>
          <w:szCs w:val="28"/>
          <w:lang w:val="de-DE"/>
        </w:rPr>
        <w:t xml:space="preserve">, trong đó tập trung vào các nhiệm vụ chính:</w:t>
      </w:r>
    </w:p>
    <w:p w14:paraId="6FC44E71" w14:textId="77777777" w:rsidR="00B67EA7" w:rsidRPr="00276175" w:rsidRDefault="00B67EA7" w:rsidP="00B67EA7">
      <w:pPr>
        <w:spacing w:before="120" w:after="120"/>
        <w:ind w:firstLine="720"/>
        <w:jc w:val="both"/>
        <w:rPr>
          <w:sz w:val="28"/>
          <w:szCs w:val="28"/>
          <w:lang w:val="de-DE"/>
        </w:rPr>
      </w:pPr>
      <w:r w:rsidRPr="00276175">
        <w:rPr>
          <w:sz w:val="28"/>
          <w:szCs w:val="28"/>
          <w:lang w:val="de-DE"/>
        </w:rPr>
        <w:t>- Về pháp lý: Bảo đảm chủ trương, đường lối của Đảng, chính sách, pháp luật của Nhà nước các quy định pháp luật về giáo dục nghề nghiệp, đơn vị sự nghiệp công lập, đầu tư, tài chính công, tài sản công, doanh nghiệp và đăng kiểm; không phát sinh xung đột pháp lý làm cơ sở để UBND tỉnh có đủ căn cứ để phê duyệt chủ trương.</w:t>
      </w:r>
    </w:p>
    <w:p w14:paraId="59024241" w14:textId="77777777" w:rsidR="00B67EA7" w:rsidRPr="00276175" w:rsidRDefault="00B67EA7" w:rsidP="00B67EA7">
      <w:pPr>
        <w:spacing w:before="120" w:after="120"/>
        <w:ind w:firstLine="720"/>
        <w:jc w:val="both"/>
        <w:rPr>
          <w:sz w:val="28"/>
          <w:szCs w:val="28"/>
          <w:lang w:val="de-DE"/>
        </w:rPr>
      </w:pPr>
      <w:r w:rsidRPr="00276175">
        <w:rPr>
          <w:sz w:val="28"/>
          <w:szCs w:val="28"/>
          <w:lang w:val="de-DE"/>
        </w:rPr>
        <w:t xml:space="preserve">- Về thể chế: Hoàn thành các thủ tục thành lập Công ty, lập Dự án đầu tư, ban hành Điều lệ, </w:t>
      </w:r>
      <w:del w:id="1027" w:author="Nội dung điều chỉnh (Claude)" w:date="2026-10-21T09:21:33Z">
        <w:r w:rsidRPr="00276175">
          <w:rPr>
            <w:sz w:val="28"/>
            <w:szCs w:val="28"/>
            <w:lang w:val="de-DE"/>
          </w:rPr>
          <w:delText xml:space="preserve">Quy chế nội bộ Công ty trong Quý II 2027</w:delText>
        </w:r>
      </w:del>
      <w:ins w:id="1028" w:author="Nội dung điều chỉnh (Claude)" w:date="2026-10-21T09:21:33Z">
        <w:r w:rsidRPr="00276175">
          <w:rPr>
            <w:sz w:val="28"/>
            <w:szCs w:val="28"/>
            <w:lang w:val="de-DE"/>
          </w:rPr>
          <w:t xml:space="preserve">Quy chế nội bộ Công ty trong năm 2027</w:t>
        </w:r>
      </w:ins>
      <w:r w:rsidRPr="00276175">
        <w:rPr>
          <w:sz w:val="28"/>
          <w:szCs w:val="28"/>
          <w:lang w:val="de-DE"/>
        </w:rPr>
        <w:t xml:space="preserve">.</w:t>
      </w:r>
    </w:p>
    <w:p w14:paraId="46B4A588" w14:textId="77777777" w:rsidR="00B67EA7" w:rsidRPr="00276175" w:rsidRDefault="00B67EA7" w:rsidP="00B67EA7">
      <w:pPr>
        <w:spacing w:before="120" w:after="120"/>
        <w:ind w:firstLine="720"/>
        <w:jc w:val="both"/>
        <w:rPr>
          <w:sz w:val="28"/>
          <w:szCs w:val="28"/>
          <w:lang w:val="de-DE"/>
        </w:rPr>
      </w:pPr>
      <w:r w:rsidRPr="00276175">
        <w:rPr>
          <w:sz w:val="28"/>
          <w:szCs w:val="28"/>
          <w:lang w:val="de-DE"/>
        </w:rPr>
        <w:t xml:space="preserve">- Về đầu tư: Chuẩn bị đầy đủ các điều kiện về cơ sở vật chất hiện có của Trường; tổ chức huy động, thu hút nhà đầu tư tham gia đầu tư xây dựng cơ sở vật chất, </w:t>
      </w:r>
      <w:del w:id="1005" w:author="Nội dung điều chỉnh (Claude)" w:date="2026-10-21T09:21:33Z">
        <w:r w:rsidRPr="00276175">
          <w:rPr>
            <w:sz w:val="28"/>
            <w:szCs w:val="28"/>
            <w:lang w:val="de-DE"/>
          </w:rPr>
          <w:delText xml:space="preserve">lắp đặt 2 dây chuyền kiểm định trong Quý III năm 2027. Công ty có quy mô hoạt động ban đầu gồm 2 chuyền kiểm định, trung bình thực hiện kiểm định tối đa khoảng 96 lượt phương tiện xe cơ giới mỗi ngày, hoạt động 26 ngày/tháng, mỗi năm ước đạt khoảng 29.952 lượt phương tiện.</w:delText>
        </w:r>
      </w:del>
      <w:ins w:id="1006" w:author="Nội dung điều chỉnh (Claude)" w:date="2026-10-21T09:21:33Z">
        <w:r w:rsidRPr="00276175">
          <w:rPr>
            <w:sz w:val="28"/>
            <w:szCs w:val="28"/>
            <w:lang w:val="de-DE"/>
          </w:rPr>
          <w:t xml:space="preserve">lắp đặt 01 dây chuyền kiểm định tổng hợp (loại I và loại II, có thiết bị kiểm tra phanh tổng hợp kiểm tra được xe dẫn động bốn bánh toàn thời gian) trong giai đoạn 1, kiểm định được xe con, xe bán tải (pickup), xe tải van, xe điện, xe tải, xe khách; quy mô hoạt động ban đầu tối đa khoảng 48 lượt phương tiện mỗi ngày, hoạt động 26 ngày/tháng, mỗi năm ước đạt khoảng 14.976 lượt phương tiện. Mặt bằng, nhà xưởng được thiết kế cho 02 dây chuyền; dây chuyền thứ hai chỉ đầu tư khi lưu lượng thực tế của dây chuyền giai đoạn 1 vượt ngưỡng 15.000 lượt/năm.</w:t>
        </w:r>
      </w:ins>
    </w:p>
    <w:p w14:paraId="1B3F3E28" w14:textId="5EF4CB05" w:rsidR="00B67EA7" w:rsidRPr="00276175" w:rsidRDefault="00B67EA7" w:rsidP="00B67EA7">
      <w:pPr>
        <w:spacing w:before="120" w:after="120"/>
        <w:ind w:firstLine="720"/>
        <w:jc w:val="both"/>
        <w:rPr>
          <w:sz w:val="28"/>
          <w:szCs w:val="28"/>
          <w:lang w:val="de-DE"/>
        </w:rPr>
      </w:pPr>
      <w:r w:rsidRPr="00276175">
        <w:rPr>
          <w:sz w:val="28"/>
          <w:szCs w:val="28"/>
          <w:lang w:val="de-DE"/>
        </w:rPr>
        <w:t xml:space="preserve">- Về tài chính: </w:t>
      </w:r>
      <w:r w:rsidR="00392802" w:rsidRPr="00276175">
        <w:rPr>
          <w:sz w:val="28"/>
          <w:szCs w:val="28"/>
          <w:lang w:val="de-DE"/>
        </w:rPr>
        <w:t xml:space="preserve">Tăng cường công tác quản lý tài chính Công ty, </w:t>
      </w:r>
      <w:del w:id="1007" w:author="Nội dung điều chỉnh (Claude)" w:date="2026-10-21T09:21:33Z">
        <w:r w:rsidR="00392802" w:rsidRPr="00276175">
          <w:rPr>
            <w:sz w:val="28"/>
            <w:szCs w:val="28"/>
            <w:lang w:val="de-DE"/>
          </w:rPr>
          <w:delText xml:space="preserve">bảo đảm doanh thu năm thứ nhất đạt trên 6.635 triệu đồng, doanh thu tăng dần qua các năm, lãi tăng ổn định, thời gian hoàn vốn đầu tư dự kiến khoảng 5,2 năm</w:delText>
        </w:r>
      </w:del>
      <w:ins w:id="1008" w:author="Nội dung điều chỉnh (Claude)" w:date="2026-10-21T09:21:33Z">
        <w:r w:rsidR="00392802" w:rsidRPr="00276175">
          <w:rPr>
            <w:sz w:val="28"/>
            <w:szCs w:val="28"/>
            <w:lang w:val="de-DE"/>
          </w:rPr>
          <w:t xml:space="preserve">bảo đảm doanh thu, lợi nhuận và thời gian hoàn vốn theo phương án tài chính tính lại cho phương án phân kỳ đầu tư [số liệu do Phòng Tổng hợp - Hành chính và Quản trị chốt]</w:t>
        </w:r>
      </w:ins>
      <w:r w:rsidRPr="00276175">
        <w:rPr>
          <w:sz w:val="28"/>
          <w:szCs w:val="28"/>
          <w:lang w:val="de-DE"/>
        </w:rPr>
        <w:t>.</w:t>
      </w:r>
    </w:p>
    <w:p w14:paraId="64403FA6" w14:textId="77777777" w:rsidR="00B67EA7" w:rsidRPr="00276175" w:rsidRDefault="00B67EA7" w:rsidP="00B67EA7">
      <w:pPr>
        <w:spacing w:before="120" w:after="120"/>
        <w:ind w:firstLine="720"/>
        <w:jc w:val="both"/>
        <w:rPr>
          <w:sz w:val="28"/>
          <w:szCs w:val="28"/>
          <w:lang w:val="de-DE"/>
        </w:rPr>
      </w:pPr>
      <w:r w:rsidRPr="00276175">
        <w:rPr>
          <w:sz w:val="28"/>
          <w:szCs w:val="28"/>
          <w:lang w:val="de-DE"/>
        </w:rPr>
        <w:t>- Về tài sản công: Phần vốn, tài sản công của nhà nước được bảo toàn, không để mất đất, mất tài sản và được khai thác có hiệu quả.</w:t>
      </w:r>
    </w:p>
    <w:p w14:paraId="0FD6A936" w14:textId="77777777" w:rsidR="00B67EA7" w:rsidRPr="00276175" w:rsidRDefault="00B67EA7" w:rsidP="00B67EA7">
      <w:pPr>
        <w:spacing w:before="120" w:after="120"/>
        <w:ind w:firstLine="720"/>
        <w:jc w:val="both"/>
        <w:rPr>
          <w:sz w:val="28"/>
          <w:szCs w:val="28"/>
          <w:lang w:val="de-DE"/>
        </w:rPr>
      </w:pPr>
      <w:r w:rsidRPr="00276175">
        <w:rPr>
          <w:sz w:val="28"/>
          <w:szCs w:val="28"/>
          <w:lang w:val="de-DE"/>
        </w:rPr>
        <w:t xml:space="preserve">- Về nhân lực: Đào tạo, bồi dưỡng và phát triển đội ngũ ĐKV, nhân viên phục vụ đối với viên chức hiện có của Trường, tổ chức tuyển dụng bổ sung (hoặc hợp đồng) đội ngũ ĐKV, nhân viên nhằm đáp ứng tiêu chuẩn đơn vị đăng kiểm XCG theo quy định hiện hành. </w:t>
      </w:r>
    </w:p>
    <w:p w14:paraId="3926314B" w14:textId="77777777" w:rsidR="00B67EA7" w:rsidRPr="00276175" w:rsidRDefault="00B67EA7" w:rsidP="00B67EA7">
      <w:pPr>
        <w:spacing w:before="120" w:after="120"/>
        <w:ind w:firstLine="720"/>
        <w:jc w:val="both"/>
        <w:rPr>
          <w:sz w:val="28"/>
          <w:szCs w:val="28"/>
          <w:lang w:val="de-DE"/>
        </w:rPr>
      </w:pPr>
      <w:r w:rsidRPr="00276175">
        <w:rPr>
          <w:sz w:val="28"/>
          <w:szCs w:val="28"/>
          <w:lang w:val="de-DE"/>
        </w:rPr>
        <w:t>- Về quản trị: Phân định rõ quyền, trách nhiệm và cơ chế kiểm soát gắn với giải trình của nhà trường, Hội đồng thành viên, Giám đốc, Kiểm soát viên ngay từ khi thành lập và đi vào hoạt động.</w:t>
      </w:r>
    </w:p>
    <w:p w14:paraId="093DD853" w14:textId="77777777" w:rsidR="00B67EA7" w:rsidRPr="00276175" w:rsidRDefault="00B67EA7" w:rsidP="00B67EA7">
      <w:pPr>
        <w:spacing w:before="120" w:after="120"/>
        <w:ind w:firstLine="720"/>
        <w:jc w:val="both"/>
        <w:rPr>
          <w:sz w:val="28"/>
          <w:szCs w:val="28"/>
          <w:lang w:val="de-DE"/>
        </w:rPr>
      </w:pPr>
      <w:r w:rsidRPr="00276175">
        <w:rPr>
          <w:sz w:val="28"/>
          <w:szCs w:val="28"/>
          <w:lang w:val="de-DE"/>
        </w:rPr>
        <w:t>- Về rủi ro: Giảm thiểu rủi ro, không để xảy ra rủi ro pháp lý hoặc tài chính mức "rất cao" trong 3 năm đầu vận hành.</w:t>
      </w:r>
    </w:p>
    <w:p w14:paraId="24A0A5F8" w14:textId="77777777" w:rsidR="00B67EA7" w:rsidRPr="00276175" w:rsidRDefault="00B67EA7" w:rsidP="00B67EA7">
      <w:pPr>
        <w:spacing w:before="120" w:after="120"/>
        <w:ind w:firstLine="720"/>
        <w:jc w:val="both"/>
        <w:rPr>
          <w:sz w:val="28"/>
          <w:szCs w:val="28"/>
          <w:lang w:val="de-DE"/>
        </w:rPr>
      </w:pPr>
      <w:r w:rsidRPr="00276175">
        <w:rPr>
          <w:sz w:val="28"/>
          <w:szCs w:val="28"/>
          <w:lang w:val="de-DE"/>
        </w:rPr>
        <w:t>- Về mở rộng và phát triển: Quản lý, duy trì hoạt động, vận hành khai thác tiềm năng nhằm bảo đảm hoạt động đăng kiểm được thường xuyên, liên tục đáp ứng nhu cầu đăng kiểm trên địa bàn tỉnh. Cung cấp chất lượng dịch vụ tốt nhất, bảo đảm theo tiến độ, yêu cầu và sự hài lòng khách hàng tạo sự cạnh tranh lành mạnh với các cơ sở đăng kiểm trên địa bàn tỉnh và các tỉnh lân cận.</w:t>
      </w:r>
    </w:p>
    <w:p w14:paraId="56A1806C" w14:textId="0E65C799" w:rsidR="00A24D01" w:rsidRPr="00276175" w:rsidRDefault="00A24D01" w:rsidP="00A24D01">
      <w:pPr>
        <w:spacing w:before="120" w:after="120"/>
        <w:ind w:firstLine="720"/>
        <w:jc w:val="both"/>
        <w:rPr>
          <w:b/>
          <w:bCs/>
          <w:sz w:val="28"/>
          <w:szCs w:val="28"/>
        </w:rPr>
      </w:pPr>
      <w:r w:rsidRPr="00276175">
        <w:rPr>
          <w:b/>
          <w:bCs/>
          <w:sz w:val="28"/>
          <w:szCs w:val="28"/>
        </w:rPr>
        <w:t>2. Thông tin chung về doanh nghiệp</w:t>
      </w:r>
    </w:p>
    <w:p w14:paraId="434444EE" w14:textId="77777777" w:rsidR="00E47490" w:rsidRPr="00276175" w:rsidRDefault="00E47490" w:rsidP="00E47490">
      <w:pPr>
        <w:spacing w:before="120" w:after="120"/>
        <w:ind w:firstLine="720"/>
        <w:jc w:val="both"/>
        <w:rPr>
          <w:bCs/>
          <w:sz w:val="28"/>
          <w:lang w:val="nl-BE"/>
        </w:rPr>
      </w:pPr>
      <w:r w:rsidRPr="00276175">
        <w:rPr>
          <w:bCs/>
          <w:sz w:val="28"/>
          <w:lang w:val="nl-BE"/>
        </w:rPr>
        <w:t xml:space="preserve">a) Tên đầy đủ: </w:t>
      </w:r>
    </w:p>
    <w:p w14:paraId="2D153D06" w14:textId="77777777" w:rsidR="00E47490" w:rsidRPr="00276175" w:rsidRDefault="00E47490" w:rsidP="00E47490">
      <w:pPr>
        <w:spacing w:before="120" w:after="120"/>
        <w:ind w:firstLine="720"/>
        <w:jc w:val="both"/>
        <w:rPr>
          <w:b/>
          <w:bCs/>
          <w:sz w:val="28"/>
          <w:lang w:val="nl-BE"/>
        </w:rPr>
      </w:pPr>
      <w:r w:rsidRPr="00276175">
        <w:rPr>
          <w:bCs/>
          <w:sz w:val="28"/>
          <w:lang w:val="nl-BE"/>
        </w:rPr>
        <w:t xml:space="preserve">Tên công ty quản trị, điều hành: </w:t>
      </w:r>
      <w:r w:rsidRPr="00276175">
        <w:rPr>
          <w:b/>
          <w:bCs/>
          <w:sz w:val="28"/>
          <w:lang w:val="nl-BE"/>
        </w:rPr>
        <w:t>Công ty TNHH Đăng kiểm Cao đẳng Kon Tum</w:t>
      </w:r>
    </w:p>
    <w:p w14:paraId="22D2CB80" w14:textId="77777777" w:rsidR="00E47490" w:rsidRPr="00276175" w:rsidRDefault="00E47490" w:rsidP="00E47490">
      <w:pPr>
        <w:spacing w:before="120" w:after="120"/>
        <w:ind w:firstLine="720"/>
        <w:jc w:val="both"/>
        <w:rPr>
          <w:bCs/>
          <w:sz w:val="28"/>
          <w:lang w:val="nl-BE"/>
        </w:rPr>
      </w:pPr>
      <w:r w:rsidRPr="00276175">
        <w:rPr>
          <w:bCs/>
          <w:sz w:val="28"/>
          <w:lang w:val="nl-BE"/>
        </w:rPr>
        <w:t xml:space="preserve">Tên cơ sở đăng kiểm: </w:t>
      </w:r>
      <w:r w:rsidRPr="00276175">
        <w:rPr>
          <w:b/>
          <w:bCs/>
          <w:sz w:val="28"/>
          <w:lang w:val="nl-BE"/>
        </w:rPr>
        <w:t>Trung tâm Đăng kiểm xe cơ giới</w:t>
      </w:r>
      <w:r w:rsidRPr="00276175">
        <w:rPr>
          <w:bCs/>
          <w:sz w:val="28"/>
          <w:lang w:val="nl-BE"/>
        </w:rPr>
        <w:t xml:space="preserve"> </w:t>
      </w:r>
    </w:p>
    <w:p w14:paraId="0BD5A972" w14:textId="77777777" w:rsidR="00E47490" w:rsidRPr="00276175" w:rsidRDefault="00E47490" w:rsidP="00E47490">
      <w:pPr>
        <w:spacing w:before="120" w:after="120"/>
        <w:ind w:firstLine="720"/>
        <w:jc w:val="both"/>
        <w:rPr>
          <w:bCs/>
          <w:sz w:val="28"/>
          <w:lang w:val="nl-BE"/>
        </w:rPr>
      </w:pPr>
      <w:r w:rsidRPr="00276175">
        <w:rPr>
          <w:bCs/>
          <w:sz w:val="28"/>
          <w:lang w:val="nl-BE"/>
        </w:rPr>
        <w:t>Mã cơ sở đăng kiểm XCG (gắn với tên cơ sở đăng kiểm): Do cơ quan quản lý nhà nước lĩnh vực quy định.</w:t>
      </w:r>
    </w:p>
    <w:p w14:paraId="1ED239E1" w14:textId="77777777" w:rsidR="00E47490" w:rsidRPr="00276175" w:rsidRDefault="00E47490" w:rsidP="00E47490">
      <w:pPr>
        <w:spacing w:before="120" w:after="120"/>
        <w:ind w:firstLine="720"/>
        <w:jc w:val="both"/>
        <w:rPr>
          <w:bCs/>
          <w:sz w:val="28"/>
          <w:lang w:val="nl-BE"/>
        </w:rPr>
      </w:pPr>
      <w:r w:rsidRPr="00276175">
        <w:rPr>
          <w:bCs/>
          <w:sz w:val="28"/>
          <w:lang w:val="nl-BE"/>
        </w:rPr>
        <w:t xml:space="preserve">b) Loại hình: </w:t>
      </w:r>
    </w:p>
    <w:p w14:paraId="020340D0" w14:textId="4FE2C3BC" w:rsidR="00E47490" w:rsidRPr="00276175" w:rsidRDefault="00E47490" w:rsidP="00E47490">
      <w:pPr>
        <w:spacing w:before="120" w:after="120"/>
        <w:ind w:firstLine="720"/>
        <w:jc w:val="both"/>
        <w:rPr>
          <w:bCs/>
          <w:sz w:val="28"/>
          <w:lang w:val="nl-BE"/>
        </w:rPr>
      </w:pPr>
      <w:r w:rsidRPr="00276175">
        <w:rPr>
          <w:bCs/>
          <w:sz w:val="28"/>
          <w:lang w:val="nl-BE"/>
        </w:rPr>
        <w:t xml:space="preserve">Công ty quản trị, điều hành: Công ty trách nhiệm hữu hạn hai thành viên trở lên theo Luật Doanh nghiệp ngày 17 tháng 6 năm 2020</w:t>
      </w:r>
      <w:del w:id="1016" w:author="Nội dung bỏ (Claude)" w:date="2026-10-21T09:21:33Z">
        <w:r w:rsidRPr="00276175">
          <w:rPr>
            <w:bCs/>
            <w:sz w:val="28"/>
            <w:lang w:val="nl-BE"/>
          </w:rPr>
          <w:delText xml:space="preserve"> (hợp nhất tại Văn bản hợp nhất số 67/VBHN-VPQH ngày 15 tháng 8 năm 2025)</w:delText>
        </w:r>
      </w:del>
      <w:r w:rsidRPr="00276175">
        <w:rPr>
          <w:bCs/>
          <w:sz w:val="28"/>
          <w:lang w:val="nl-BE"/>
        </w:rPr>
        <w:t xml:space="preserve">.</w:t>
      </w:r>
    </w:p>
    <w:p w14:paraId="51DA1765" w14:textId="77777777" w:rsidR="00E47490" w:rsidRPr="00276175" w:rsidRDefault="00E47490" w:rsidP="00E47490">
      <w:pPr>
        <w:spacing w:before="120" w:after="120"/>
        <w:ind w:firstLine="720"/>
        <w:jc w:val="both"/>
        <w:rPr>
          <w:bCs/>
          <w:sz w:val="28"/>
          <w:lang w:val="nl-BE"/>
        </w:rPr>
      </w:pPr>
      <w:r w:rsidRPr="00276175">
        <w:rPr>
          <w:bCs/>
          <w:sz w:val="28"/>
          <w:lang w:val="nl-BE"/>
        </w:rPr>
        <w:t>Cơ sở đăng kiểm: Hoạt động theo mô hình doanh nghiệp.</w:t>
      </w:r>
    </w:p>
    <w:p w14:paraId="36C06180" w14:textId="05C0E856" w:rsidR="00E47490" w:rsidRPr="00276175" w:rsidRDefault="00E47490" w:rsidP="00E47490">
      <w:pPr>
        <w:spacing w:before="120" w:after="120"/>
        <w:ind w:firstLine="720"/>
        <w:jc w:val="both"/>
        <w:rPr>
          <w:bCs/>
          <w:sz w:val="28"/>
          <w:lang w:val="nl-BE"/>
        </w:rPr>
      </w:pPr>
      <w:r w:rsidRPr="00276175">
        <w:rPr>
          <w:bCs/>
          <w:sz w:val="28"/>
          <w:lang w:val="nl-BE"/>
        </w:rPr>
        <w:t xml:space="preserve">c) Vốn điều lệ: </w:t>
      </w:r>
      <w:r w:rsidR="0094547D" w:rsidRPr="00276175">
        <w:rPr>
          <w:bCs/>
          <w:sz w:val="28"/>
          <w:lang w:val="nl-BE"/>
        </w:rPr>
        <w:t>22.688,60 triệu đồng (bằng chữ: Hai mươi hai tỷ, sáu trăm tám mươi tám triệu, sáu trăm nghìn đồng)</w:t>
      </w:r>
    </w:p>
    <w:p w14:paraId="0D6933E2" w14:textId="2B509E62" w:rsidR="00E47490" w:rsidRPr="00276175" w:rsidRDefault="00E47490" w:rsidP="00E47490">
      <w:pPr>
        <w:spacing w:before="120" w:after="120"/>
        <w:ind w:firstLine="720"/>
        <w:jc w:val="both"/>
        <w:rPr>
          <w:bCs/>
          <w:sz w:val="28"/>
          <w:lang w:val="nl-BE"/>
        </w:rPr>
      </w:pPr>
      <w:r w:rsidRPr="00276175">
        <w:rPr>
          <w:bCs/>
          <w:sz w:val="28"/>
          <w:lang w:val="nl-BE"/>
        </w:rPr>
        <w:t xml:space="preserve">d) </w:t>
      </w:r>
      <w:r w:rsidR="00184AAD" w:rsidRPr="00184AAD">
        <w:rPr>
          <w:bCs/>
          <w:sz w:val="28"/>
          <w:lang w:val="nl-BE"/>
        </w:rPr>
        <w:t>Trụ sở, địa điểm: Tiểu khu A, Khoa Kinh tế - Nông Lâm và Khu thực nghiệm, Trường Cao đẳng Kon Tum; địa chỉ: Đường Võ Nguyên Giáp, Tổ 10, phường Đăk Cấm, tỉnh Quảng Ngãi (cách ngã tư Trung Tín về phía Đông khoảng 500m).</w:t>
      </w:r>
    </w:p>
    <w:p w14:paraId="17F82A6A" w14:textId="77777777" w:rsidR="00E47490" w:rsidRPr="00276175" w:rsidRDefault="00E47490" w:rsidP="00E47490">
      <w:pPr>
        <w:spacing w:before="120" w:after="120"/>
        <w:ind w:firstLine="720"/>
        <w:jc w:val="both"/>
        <w:rPr>
          <w:bCs/>
          <w:sz w:val="28"/>
          <w:lang w:val="nl-BE"/>
        </w:rPr>
      </w:pPr>
      <w:r w:rsidRPr="00276175">
        <w:rPr>
          <w:bCs/>
          <w:sz w:val="28"/>
          <w:lang w:val="nl-BE"/>
        </w:rPr>
        <w:t xml:space="preserve">Diện tích sử dụng: </w:t>
      </w:r>
      <w:bookmarkStart w:id="0" w:name="_Hlk50126409"/>
      <w:r w:rsidRPr="00276175">
        <w:rPr>
          <w:bCs/>
          <w:sz w:val="28"/>
          <w:lang w:val="nl-BE"/>
        </w:rPr>
        <w:t>8.500m</w:t>
      </w:r>
      <w:r w:rsidRPr="00276175">
        <w:rPr>
          <w:bCs/>
          <w:sz w:val="28"/>
          <w:vertAlign w:val="superscript"/>
          <w:lang w:val="nl-BE"/>
        </w:rPr>
        <w:t>2</w:t>
      </w:r>
      <w:bookmarkEnd w:id="0"/>
      <w:r w:rsidRPr="00276175">
        <w:rPr>
          <w:bCs/>
          <w:sz w:val="28"/>
          <w:lang w:val="nl-BE"/>
        </w:rPr>
        <w:t>. Hiện trạng khu đất: Đất trống, khu đất này đã được Tỉnh giao cho Trường quản lý, sử dụng từ năm 1999.</w:t>
      </w:r>
    </w:p>
    <w:p w14:paraId="267FD8A9" w14:textId="7DF1DBA6" w:rsidR="00E47490" w:rsidRPr="00276175" w:rsidRDefault="00E47490" w:rsidP="00E47490">
      <w:pPr>
        <w:spacing w:before="120" w:after="120"/>
        <w:ind w:firstLine="720"/>
        <w:jc w:val="both"/>
        <w:rPr>
          <w:bCs/>
          <w:i/>
          <w:iCs/>
          <w:sz w:val="28"/>
          <w:lang w:val="nl-BE"/>
        </w:rPr>
      </w:pPr>
      <w:r w:rsidRPr="00276175">
        <w:rPr>
          <w:bCs/>
          <w:sz w:val="28"/>
          <w:lang w:val="nl-BE"/>
        </w:rPr>
        <w:t>đ) Thành viên góp vốn chi phối: Trường Cao đẳng Kon Tum</w:t>
      </w:r>
      <w:r w:rsidRPr="00276175">
        <w:rPr>
          <w:bCs/>
          <w:i/>
          <w:iCs/>
          <w:sz w:val="28"/>
          <w:lang w:val="nl-BE"/>
        </w:rPr>
        <w:t xml:space="preserve"> (với tư cách thành viên góp vốn chi phối 51%)</w:t>
      </w:r>
    </w:p>
    <w:p w14:paraId="11A78F0F" w14:textId="77777777" w:rsidR="00E47490" w:rsidRPr="00276175" w:rsidRDefault="00E47490" w:rsidP="00E47490">
      <w:pPr>
        <w:spacing w:before="120" w:after="120"/>
        <w:ind w:firstLine="720"/>
        <w:jc w:val="both"/>
        <w:rPr>
          <w:bCs/>
          <w:i/>
          <w:iCs/>
          <w:sz w:val="28"/>
          <w:lang w:val="nl-BE"/>
        </w:rPr>
      </w:pPr>
      <w:r w:rsidRPr="00276175">
        <w:rPr>
          <w:bCs/>
          <w:sz w:val="28"/>
          <w:lang w:val="nl-BE"/>
        </w:rPr>
        <w:t>e) Cơ quan đại diện chủ sở hữu vốn nhà nước: UBND tỉnh Quảng Ngãi.</w:t>
      </w:r>
    </w:p>
    <w:p w14:paraId="07AC3081" w14:textId="77777777" w:rsidR="009861A7" w:rsidRPr="00276175" w:rsidRDefault="009861A7" w:rsidP="009861A7">
      <w:pPr>
        <w:spacing w:before="120" w:after="120"/>
        <w:ind w:firstLine="720"/>
        <w:jc w:val="both"/>
        <w:rPr>
          <w:b/>
          <w:bCs/>
          <w:sz w:val="28"/>
          <w:szCs w:val="28"/>
        </w:rPr>
      </w:pPr>
      <w:r w:rsidRPr="00276175">
        <w:rPr>
          <w:b/>
          <w:bCs/>
          <w:sz w:val="28"/>
          <w:szCs w:val="28"/>
        </w:rPr>
        <w:t>3. Cơ cấu vốn điều lệ và thành viên góp vốn</w:t>
      </w:r>
    </w:p>
    <w:tbl>
      <w:tblPr>
        <w:tblStyle w:val="TableGrid11"/>
        <w:tblW w:w="8784" w:type="dxa"/>
        <w:jc w:val="center"/>
        <w:tblLook w:val="04A0" w:firstRow="1" w:lastRow="0" w:firstColumn="1" w:lastColumn="0" w:noHBand="0" w:noVBand="1"/>
      </w:tblPr>
      <w:tblGrid>
        <w:gridCol w:w="590"/>
        <w:gridCol w:w="2844"/>
        <w:gridCol w:w="1518"/>
        <w:gridCol w:w="2136"/>
        <w:gridCol w:w="1696"/>
      </w:tblGrid>
      <w:tr w:rsidR="00276175" w:rsidRPr="00276175" w14:paraId="29D88950" w14:textId="77777777" w:rsidTr="00D421A3">
        <w:trPr>
          <w:jc w:val="center"/>
        </w:trPr>
        <w:tc>
          <w:tcPr>
            <w:tcW w:w="590" w:type="dxa"/>
            <w:vAlign w:val="center"/>
          </w:tcPr>
          <w:p w14:paraId="73CD74F7" w14:textId="77777777" w:rsidR="009861A7" w:rsidRPr="00276175" w:rsidRDefault="009861A7" w:rsidP="009861A7">
            <w:pPr>
              <w:widowControl w:val="0"/>
              <w:jc w:val="center"/>
              <w:rPr>
                <w:b/>
                <w:bCs/>
                <w:sz w:val="28"/>
                <w:szCs w:val="28"/>
              </w:rPr>
            </w:pPr>
            <w:r w:rsidRPr="00276175">
              <w:rPr>
                <w:b/>
                <w:bCs/>
                <w:sz w:val="28"/>
                <w:szCs w:val="28"/>
              </w:rPr>
              <w:t>TT</w:t>
            </w:r>
          </w:p>
        </w:tc>
        <w:tc>
          <w:tcPr>
            <w:tcW w:w="2844" w:type="dxa"/>
            <w:vAlign w:val="center"/>
          </w:tcPr>
          <w:p w14:paraId="2C0D1919" w14:textId="77777777" w:rsidR="009861A7" w:rsidRPr="00276175" w:rsidRDefault="009861A7" w:rsidP="009861A7">
            <w:pPr>
              <w:widowControl w:val="0"/>
              <w:jc w:val="center"/>
              <w:rPr>
                <w:b/>
                <w:bCs/>
                <w:sz w:val="28"/>
                <w:szCs w:val="28"/>
              </w:rPr>
            </w:pPr>
            <w:r w:rsidRPr="00276175">
              <w:rPr>
                <w:b/>
                <w:bCs/>
                <w:sz w:val="28"/>
                <w:szCs w:val="28"/>
              </w:rPr>
              <w:t>Thành viên góp vốn</w:t>
            </w:r>
          </w:p>
        </w:tc>
        <w:tc>
          <w:tcPr>
            <w:tcW w:w="1518" w:type="dxa"/>
            <w:vAlign w:val="center"/>
          </w:tcPr>
          <w:p w14:paraId="0D88A72E" w14:textId="77777777" w:rsidR="009861A7" w:rsidRPr="00276175" w:rsidRDefault="009861A7" w:rsidP="009861A7">
            <w:pPr>
              <w:widowControl w:val="0"/>
              <w:jc w:val="center"/>
              <w:rPr>
                <w:b/>
                <w:bCs/>
                <w:sz w:val="28"/>
                <w:szCs w:val="28"/>
              </w:rPr>
            </w:pPr>
            <w:r w:rsidRPr="00276175">
              <w:rPr>
                <w:b/>
                <w:bCs/>
                <w:sz w:val="28"/>
                <w:szCs w:val="28"/>
              </w:rPr>
              <w:t>Hình thức góp</w:t>
            </w:r>
          </w:p>
        </w:tc>
        <w:tc>
          <w:tcPr>
            <w:tcW w:w="2136" w:type="dxa"/>
            <w:vAlign w:val="center"/>
          </w:tcPr>
          <w:p w14:paraId="4E82540C" w14:textId="77777777" w:rsidR="009861A7" w:rsidRPr="00276175" w:rsidRDefault="009861A7" w:rsidP="009861A7">
            <w:pPr>
              <w:widowControl w:val="0"/>
              <w:jc w:val="center"/>
              <w:rPr>
                <w:b/>
                <w:bCs/>
                <w:sz w:val="28"/>
                <w:szCs w:val="28"/>
              </w:rPr>
            </w:pPr>
            <w:r w:rsidRPr="00276175">
              <w:rPr>
                <w:b/>
                <w:bCs/>
                <w:sz w:val="28"/>
                <w:szCs w:val="28"/>
              </w:rPr>
              <w:t xml:space="preserve">Giá trị </w:t>
            </w:r>
          </w:p>
          <w:p w14:paraId="78DF1D02" w14:textId="77777777" w:rsidR="009861A7" w:rsidRPr="00276175" w:rsidRDefault="009861A7" w:rsidP="009861A7">
            <w:pPr>
              <w:widowControl w:val="0"/>
              <w:jc w:val="center"/>
              <w:rPr>
                <w:sz w:val="28"/>
                <w:szCs w:val="28"/>
              </w:rPr>
            </w:pPr>
            <w:r w:rsidRPr="00276175">
              <w:rPr>
                <w:sz w:val="28"/>
                <w:szCs w:val="28"/>
              </w:rPr>
              <w:t>(triệu đồng)</w:t>
            </w:r>
          </w:p>
        </w:tc>
        <w:tc>
          <w:tcPr>
            <w:tcW w:w="1696" w:type="dxa"/>
            <w:vAlign w:val="center"/>
          </w:tcPr>
          <w:p w14:paraId="2268CEF6" w14:textId="77777777" w:rsidR="009861A7" w:rsidRPr="00276175" w:rsidRDefault="009861A7" w:rsidP="009861A7">
            <w:pPr>
              <w:widowControl w:val="0"/>
              <w:jc w:val="center"/>
              <w:rPr>
                <w:b/>
                <w:bCs/>
                <w:sz w:val="28"/>
                <w:szCs w:val="28"/>
              </w:rPr>
            </w:pPr>
            <w:r w:rsidRPr="00276175">
              <w:rPr>
                <w:b/>
                <w:bCs/>
                <w:sz w:val="28"/>
                <w:szCs w:val="28"/>
              </w:rPr>
              <w:t xml:space="preserve">Tỷ lệ </w:t>
            </w:r>
            <w:r w:rsidRPr="00276175">
              <w:rPr>
                <w:sz w:val="28"/>
                <w:szCs w:val="28"/>
              </w:rPr>
              <w:t>(%)</w:t>
            </w:r>
          </w:p>
        </w:tc>
      </w:tr>
      <w:tr w:rsidR="00276175" w:rsidRPr="00276175" w14:paraId="50522A97" w14:textId="77777777" w:rsidTr="00D421A3">
        <w:trPr>
          <w:jc w:val="center"/>
        </w:trPr>
        <w:tc>
          <w:tcPr>
            <w:tcW w:w="590" w:type="dxa"/>
            <w:vAlign w:val="center"/>
          </w:tcPr>
          <w:p w14:paraId="731882A6" w14:textId="77777777" w:rsidR="00C35F66" w:rsidRPr="00276175" w:rsidRDefault="00C35F66" w:rsidP="00C35F66">
            <w:pPr>
              <w:widowControl w:val="0"/>
              <w:jc w:val="center"/>
              <w:rPr>
                <w:b/>
                <w:bCs/>
                <w:sz w:val="28"/>
                <w:szCs w:val="28"/>
              </w:rPr>
            </w:pPr>
            <w:r w:rsidRPr="00276175">
              <w:rPr>
                <w:b/>
                <w:bCs/>
                <w:sz w:val="28"/>
                <w:szCs w:val="28"/>
              </w:rPr>
              <w:t>1</w:t>
            </w:r>
          </w:p>
        </w:tc>
        <w:tc>
          <w:tcPr>
            <w:tcW w:w="2844" w:type="dxa"/>
            <w:vAlign w:val="center"/>
          </w:tcPr>
          <w:p w14:paraId="0E590A2D" w14:textId="77777777" w:rsidR="00C35F66" w:rsidRPr="00276175" w:rsidRDefault="00C35F66" w:rsidP="00C35F66">
            <w:pPr>
              <w:widowControl w:val="0"/>
              <w:rPr>
                <w:b/>
                <w:bCs/>
                <w:sz w:val="28"/>
                <w:szCs w:val="28"/>
              </w:rPr>
            </w:pPr>
            <w:r w:rsidRPr="00276175">
              <w:rPr>
                <w:b/>
                <w:bCs/>
                <w:sz w:val="28"/>
                <w:szCs w:val="28"/>
              </w:rPr>
              <w:t>Trường Cao đẳng Kon Tum (đại diện vốn nhà nước)</w:t>
            </w:r>
          </w:p>
        </w:tc>
        <w:tc>
          <w:tcPr>
            <w:tcW w:w="1518" w:type="dxa"/>
            <w:vAlign w:val="center"/>
          </w:tcPr>
          <w:p w14:paraId="08E81B2C" w14:textId="77777777" w:rsidR="00C35F66" w:rsidRPr="00276175" w:rsidRDefault="00C35F66" w:rsidP="00C35F66">
            <w:pPr>
              <w:widowControl w:val="0"/>
              <w:jc w:val="center"/>
              <w:rPr>
                <w:b/>
                <w:bCs/>
                <w:sz w:val="28"/>
                <w:szCs w:val="28"/>
              </w:rPr>
            </w:pPr>
          </w:p>
        </w:tc>
        <w:tc>
          <w:tcPr>
            <w:tcW w:w="2136" w:type="dxa"/>
            <w:vAlign w:val="center"/>
          </w:tcPr>
          <w:p w14:paraId="4B670AA6" w14:textId="299581A4" w:rsidR="00C35F66" w:rsidRPr="00276175" w:rsidRDefault="00C35F66" w:rsidP="00C35F66">
            <w:pPr>
              <w:widowControl w:val="0"/>
              <w:jc w:val="center"/>
              <w:rPr>
                <w:b/>
                <w:bCs/>
                <w:sz w:val="28"/>
                <w:szCs w:val="28"/>
              </w:rPr>
            </w:pPr>
            <w:r w:rsidRPr="00276175">
              <w:rPr>
                <w:b/>
                <w:bCs/>
                <w:sz w:val="28"/>
                <w:szCs w:val="28"/>
              </w:rPr>
              <w:t>11.571,19</w:t>
            </w:r>
          </w:p>
        </w:tc>
        <w:tc>
          <w:tcPr>
            <w:tcW w:w="1696" w:type="dxa"/>
            <w:vAlign w:val="center"/>
          </w:tcPr>
          <w:p w14:paraId="4B106DD4" w14:textId="484CA188" w:rsidR="00C35F66" w:rsidRPr="00276175" w:rsidRDefault="00C35F66" w:rsidP="00C35F66">
            <w:pPr>
              <w:widowControl w:val="0"/>
              <w:jc w:val="center"/>
              <w:rPr>
                <w:b/>
                <w:bCs/>
                <w:sz w:val="28"/>
                <w:szCs w:val="28"/>
              </w:rPr>
            </w:pPr>
            <w:r w:rsidRPr="00276175">
              <w:rPr>
                <w:b/>
                <w:bCs/>
                <w:sz w:val="28"/>
                <w:szCs w:val="28"/>
              </w:rPr>
              <w:t>51,00%</w:t>
            </w:r>
          </w:p>
        </w:tc>
      </w:tr>
      <w:tr w:rsidR="00276175" w:rsidRPr="00276175" w14:paraId="5ACF3C95" w14:textId="77777777" w:rsidTr="00D421A3">
        <w:trPr>
          <w:jc w:val="center"/>
        </w:trPr>
        <w:tc>
          <w:tcPr>
            <w:tcW w:w="590" w:type="dxa"/>
            <w:vAlign w:val="center"/>
          </w:tcPr>
          <w:p w14:paraId="6A94C7FB" w14:textId="0F8C55D4" w:rsidR="00C35F66" w:rsidRPr="00276175" w:rsidRDefault="00C35F66" w:rsidP="00C35F66">
            <w:pPr>
              <w:widowControl w:val="0"/>
              <w:jc w:val="center"/>
              <w:rPr>
                <w:sz w:val="28"/>
                <w:szCs w:val="28"/>
              </w:rPr>
            </w:pPr>
            <w:r w:rsidRPr="00276175">
              <w:rPr>
                <w:sz w:val="28"/>
                <w:szCs w:val="28"/>
              </w:rPr>
              <w:t>1.1</w:t>
            </w:r>
          </w:p>
        </w:tc>
        <w:tc>
          <w:tcPr>
            <w:tcW w:w="2844" w:type="dxa"/>
            <w:vAlign w:val="center"/>
          </w:tcPr>
          <w:p w14:paraId="68C8CAF0" w14:textId="77777777" w:rsidR="00C35F66" w:rsidRPr="00276175" w:rsidRDefault="00C35F66" w:rsidP="00C35F66">
            <w:pPr>
              <w:widowControl w:val="0"/>
              <w:jc w:val="both"/>
              <w:rPr>
                <w:sz w:val="28"/>
                <w:szCs w:val="28"/>
              </w:rPr>
            </w:pPr>
            <w:del w:id="1011" w:author="Nội dung điều chỉnh (Claude)" w:date="2026-10-21T09:21:33Z">
              <w:r w:rsidRPr="00276175">
                <w:rPr>
                  <w:sz w:val="28"/>
                  <w:szCs w:val="28"/>
                </w:rPr>
                <w:delText>Tiền từ Quỹ phát triển hoạt động sự nghiệp của Trường, vốn vay các tổ chức tín dụng và các nguồn vốn hợp pháp khác của Trường</w:delText>
              </w:r>
            </w:del>
            <w:ins w:id="1012" w:author="Nội dung điều chỉnh (Claude)" w:date="2026-10-21T09:21:33Z">
              <w:r w:rsidRPr="00276175">
                <w:rPr>
                  <w:sz w:val="28"/>
                  <w:szCs w:val="28"/>
                </w:rPr>
                <w:t xml:space="preserve">Tiền từ nguồn thu hoạt động sự nghiệp và các nguồn tài chính hợp pháp khác của Trường; vốn vay chỉ sử dụng khi được cơ quan có thẩm quyền hướng dẫn, chấp thuận</w:t>
              </w:r>
            </w:ins>
          </w:p>
        </w:tc>
        <w:tc>
          <w:tcPr>
            <w:tcW w:w="1518" w:type="dxa"/>
            <w:vAlign w:val="center"/>
          </w:tcPr>
          <w:p w14:paraId="16782D8D" w14:textId="77777777" w:rsidR="00C35F66" w:rsidRPr="00276175" w:rsidRDefault="00C35F66" w:rsidP="00C35F66">
            <w:pPr>
              <w:jc w:val="center"/>
              <w:rPr>
                <w:sz w:val="28"/>
                <w:szCs w:val="28"/>
              </w:rPr>
            </w:pPr>
            <w:r w:rsidRPr="00276175">
              <w:rPr>
                <w:sz w:val="28"/>
                <w:szCs w:val="28"/>
              </w:rPr>
              <w:t xml:space="preserve">Tiền mặt/ Tiền gửi </w:t>
            </w:r>
          </w:p>
          <w:p w14:paraId="7A1E4275" w14:textId="1B78398A" w:rsidR="00C35F66" w:rsidRPr="00276175" w:rsidRDefault="00C35F66" w:rsidP="00C35F66">
            <w:pPr>
              <w:widowControl w:val="0"/>
              <w:jc w:val="center"/>
              <w:rPr>
                <w:sz w:val="28"/>
                <w:szCs w:val="28"/>
              </w:rPr>
            </w:pPr>
            <w:r w:rsidRPr="00276175">
              <w:rPr>
                <w:sz w:val="28"/>
                <w:szCs w:val="28"/>
              </w:rPr>
              <w:t>ngân hàng</w:t>
            </w:r>
          </w:p>
        </w:tc>
        <w:tc>
          <w:tcPr>
            <w:tcW w:w="2136" w:type="dxa"/>
            <w:vAlign w:val="center"/>
          </w:tcPr>
          <w:p w14:paraId="75E88A92" w14:textId="3EDDAD28" w:rsidR="00C35F66" w:rsidRPr="00276175" w:rsidRDefault="00C35F66" w:rsidP="00C35F66">
            <w:pPr>
              <w:widowControl w:val="0"/>
              <w:jc w:val="center"/>
              <w:rPr>
                <w:sz w:val="28"/>
                <w:szCs w:val="28"/>
              </w:rPr>
            </w:pPr>
            <w:r w:rsidRPr="00276175">
              <w:rPr>
                <w:sz w:val="28"/>
                <w:szCs w:val="28"/>
              </w:rPr>
              <w:t>11.571,19</w:t>
            </w:r>
          </w:p>
        </w:tc>
        <w:tc>
          <w:tcPr>
            <w:tcW w:w="1696" w:type="dxa"/>
            <w:vAlign w:val="center"/>
          </w:tcPr>
          <w:p w14:paraId="7518FDD8" w14:textId="543C8185" w:rsidR="00C35F66" w:rsidRPr="00276175" w:rsidRDefault="00C35F66" w:rsidP="00C35F66">
            <w:pPr>
              <w:widowControl w:val="0"/>
              <w:jc w:val="center"/>
              <w:rPr>
                <w:sz w:val="28"/>
                <w:szCs w:val="28"/>
              </w:rPr>
            </w:pPr>
            <w:r w:rsidRPr="00276175">
              <w:rPr>
                <w:sz w:val="28"/>
                <w:szCs w:val="28"/>
              </w:rPr>
              <w:t>51,00%</w:t>
            </w:r>
          </w:p>
        </w:tc>
      </w:tr>
      <w:tr w:rsidR="00276175" w:rsidRPr="00276175" w14:paraId="610FF416" w14:textId="77777777" w:rsidTr="00D421A3">
        <w:trPr>
          <w:jc w:val="center"/>
        </w:trPr>
        <w:tc>
          <w:tcPr>
            <w:tcW w:w="590" w:type="dxa"/>
            <w:vAlign w:val="center"/>
          </w:tcPr>
          <w:p w14:paraId="5B53F65F" w14:textId="77777777" w:rsidR="00C35F66" w:rsidRPr="00276175" w:rsidRDefault="00C35F66" w:rsidP="00C35F66">
            <w:pPr>
              <w:widowControl w:val="0"/>
              <w:jc w:val="center"/>
              <w:rPr>
                <w:b/>
                <w:bCs/>
                <w:sz w:val="28"/>
                <w:szCs w:val="28"/>
              </w:rPr>
            </w:pPr>
            <w:r w:rsidRPr="00276175">
              <w:rPr>
                <w:b/>
                <w:bCs/>
                <w:sz w:val="28"/>
                <w:szCs w:val="28"/>
              </w:rPr>
              <w:t>2</w:t>
            </w:r>
          </w:p>
        </w:tc>
        <w:tc>
          <w:tcPr>
            <w:tcW w:w="2844" w:type="dxa"/>
            <w:vAlign w:val="center"/>
          </w:tcPr>
          <w:p w14:paraId="3F1F76F9" w14:textId="77777777" w:rsidR="00C35F66" w:rsidRPr="00276175" w:rsidRDefault="00C35F66" w:rsidP="00C35F66">
            <w:pPr>
              <w:widowControl w:val="0"/>
              <w:rPr>
                <w:b/>
                <w:bCs/>
                <w:sz w:val="28"/>
                <w:szCs w:val="28"/>
              </w:rPr>
            </w:pPr>
            <w:r w:rsidRPr="00276175">
              <w:rPr>
                <w:b/>
                <w:bCs/>
                <w:sz w:val="28"/>
                <w:szCs w:val="28"/>
              </w:rPr>
              <w:t xml:space="preserve">Nhà đầu tư chiến lược </w:t>
            </w:r>
            <w:r w:rsidRPr="00276175">
              <w:rPr>
                <w:sz w:val="28"/>
                <w:szCs w:val="28"/>
              </w:rPr>
              <w:t>(được lựa chọn công khai, minh bạch theo quy định)</w:t>
            </w:r>
          </w:p>
        </w:tc>
        <w:tc>
          <w:tcPr>
            <w:tcW w:w="1518" w:type="dxa"/>
            <w:vAlign w:val="center"/>
          </w:tcPr>
          <w:p w14:paraId="5BCAD755" w14:textId="77777777" w:rsidR="00C35F66" w:rsidRPr="00276175" w:rsidRDefault="00C35F66" w:rsidP="00C35F66">
            <w:pPr>
              <w:jc w:val="center"/>
              <w:rPr>
                <w:sz w:val="28"/>
                <w:szCs w:val="28"/>
              </w:rPr>
            </w:pPr>
            <w:r w:rsidRPr="00276175">
              <w:rPr>
                <w:sz w:val="28"/>
                <w:szCs w:val="28"/>
              </w:rPr>
              <w:t xml:space="preserve">Tiền mặt/ Tiền gửi </w:t>
            </w:r>
          </w:p>
          <w:p w14:paraId="35240DD7" w14:textId="0FB3BB50" w:rsidR="00C35F66" w:rsidRPr="00276175" w:rsidRDefault="00C35F66" w:rsidP="00C35F66">
            <w:pPr>
              <w:widowControl w:val="0"/>
              <w:jc w:val="center"/>
              <w:rPr>
                <w:sz w:val="28"/>
                <w:szCs w:val="28"/>
              </w:rPr>
            </w:pPr>
            <w:r w:rsidRPr="00276175">
              <w:rPr>
                <w:sz w:val="28"/>
                <w:szCs w:val="28"/>
              </w:rPr>
              <w:t>ngân hàng</w:t>
            </w:r>
          </w:p>
        </w:tc>
        <w:tc>
          <w:tcPr>
            <w:tcW w:w="2136" w:type="dxa"/>
            <w:vAlign w:val="center"/>
          </w:tcPr>
          <w:p w14:paraId="4333D3B6" w14:textId="3041AED3" w:rsidR="00C35F66" w:rsidRPr="00276175" w:rsidRDefault="00C35F66" w:rsidP="00C35F66">
            <w:pPr>
              <w:widowControl w:val="0"/>
              <w:jc w:val="center"/>
              <w:rPr>
                <w:b/>
                <w:bCs/>
                <w:sz w:val="28"/>
                <w:szCs w:val="28"/>
              </w:rPr>
            </w:pPr>
            <w:r w:rsidRPr="00276175">
              <w:rPr>
                <w:b/>
                <w:bCs/>
                <w:sz w:val="28"/>
                <w:szCs w:val="28"/>
              </w:rPr>
              <w:t>11.117,41</w:t>
            </w:r>
          </w:p>
        </w:tc>
        <w:tc>
          <w:tcPr>
            <w:tcW w:w="1696" w:type="dxa"/>
            <w:vAlign w:val="center"/>
          </w:tcPr>
          <w:p w14:paraId="364DC875" w14:textId="42A11D2D" w:rsidR="00C35F66" w:rsidRPr="00276175" w:rsidRDefault="00C35F66" w:rsidP="00C35F66">
            <w:pPr>
              <w:widowControl w:val="0"/>
              <w:jc w:val="center"/>
              <w:rPr>
                <w:b/>
                <w:bCs/>
                <w:sz w:val="28"/>
                <w:szCs w:val="28"/>
              </w:rPr>
            </w:pPr>
            <w:r w:rsidRPr="00276175">
              <w:rPr>
                <w:b/>
                <w:bCs/>
                <w:sz w:val="28"/>
                <w:szCs w:val="28"/>
              </w:rPr>
              <w:t>49,00%</w:t>
            </w:r>
          </w:p>
        </w:tc>
      </w:tr>
      <w:tr w:rsidR="00276175" w:rsidRPr="00276175" w14:paraId="63709CF7" w14:textId="77777777" w:rsidTr="00D421A3">
        <w:trPr>
          <w:trHeight w:val="433"/>
          <w:jc w:val="center"/>
        </w:trPr>
        <w:tc>
          <w:tcPr>
            <w:tcW w:w="590" w:type="dxa"/>
            <w:vAlign w:val="center"/>
          </w:tcPr>
          <w:p w14:paraId="3C13EA0D" w14:textId="77777777" w:rsidR="00C35F66" w:rsidRPr="00276175" w:rsidRDefault="00C35F66" w:rsidP="00C35F66">
            <w:pPr>
              <w:widowControl w:val="0"/>
              <w:jc w:val="center"/>
              <w:rPr>
                <w:sz w:val="28"/>
                <w:szCs w:val="28"/>
              </w:rPr>
            </w:pPr>
          </w:p>
        </w:tc>
        <w:tc>
          <w:tcPr>
            <w:tcW w:w="2844" w:type="dxa"/>
            <w:vAlign w:val="center"/>
          </w:tcPr>
          <w:p w14:paraId="6306CA70" w14:textId="77777777" w:rsidR="00C35F66" w:rsidRPr="00276175" w:rsidRDefault="00C35F66" w:rsidP="00C35F66">
            <w:pPr>
              <w:widowControl w:val="0"/>
              <w:jc w:val="center"/>
              <w:rPr>
                <w:b/>
                <w:bCs/>
                <w:sz w:val="28"/>
                <w:szCs w:val="28"/>
              </w:rPr>
            </w:pPr>
            <w:r w:rsidRPr="00276175">
              <w:rPr>
                <w:b/>
                <w:bCs/>
                <w:sz w:val="28"/>
                <w:szCs w:val="28"/>
              </w:rPr>
              <w:t>TỔNG VỐN ĐIỀU LỆ</w:t>
            </w:r>
          </w:p>
        </w:tc>
        <w:tc>
          <w:tcPr>
            <w:tcW w:w="1518" w:type="dxa"/>
            <w:vAlign w:val="center"/>
          </w:tcPr>
          <w:p w14:paraId="1691231A" w14:textId="77777777" w:rsidR="00C35F66" w:rsidRPr="00276175" w:rsidRDefault="00C35F66" w:rsidP="00C35F66">
            <w:pPr>
              <w:widowControl w:val="0"/>
              <w:jc w:val="center"/>
              <w:rPr>
                <w:b/>
                <w:bCs/>
                <w:sz w:val="28"/>
                <w:szCs w:val="28"/>
              </w:rPr>
            </w:pPr>
          </w:p>
        </w:tc>
        <w:tc>
          <w:tcPr>
            <w:tcW w:w="2136" w:type="dxa"/>
            <w:vAlign w:val="center"/>
          </w:tcPr>
          <w:p w14:paraId="58FC4BF3" w14:textId="39E91F8A" w:rsidR="00C35F66" w:rsidRPr="00276175" w:rsidRDefault="00C35F66" w:rsidP="00C35F66">
            <w:pPr>
              <w:widowControl w:val="0"/>
              <w:jc w:val="center"/>
              <w:rPr>
                <w:b/>
                <w:bCs/>
                <w:sz w:val="28"/>
                <w:szCs w:val="28"/>
              </w:rPr>
            </w:pPr>
            <w:r w:rsidRPr="00276175">
              <w:rPr>
                <w:b/>
                <w:bCs/>
                <w:sz w:val="28"/>
                <w:szCs w:val="28"/>
              </w:rPr>
              <w:t>22.688,60</w:t>
            </w:r>
          </w:p>
        </w:tc>
        <w:tc>
          <w:tcPr>
            <w:tcW w:w="1696" w:type="dxa"/>
            <w:vAlign w:val="center"/>
          </w:tcPr>
          <w:p w14:paraId="61FA8942" w14:textId="2422F1F8" w:rsidR="00C35F66" w:rsidRPr="00276175" w:rsidRDefault="00C35F66" w:rsidP="00C35F66">
            <w:pPr>
              <w:widowControl w:val="0"/>
              <w:jc w:val="center"/>
              <w:rPr>
                <w:b/>
                <w:bCs/>
                <w:sz w:val="28"/>
                <w:szCs w:val="28"/>
              </w:rPr>
            </w:pPr>
            <w:r w:rsidRPr="00276175">
              <w:rPr>
                <w:b/>
                <w:bCs/>
                <w:sz w:val="28"/>
                <w:szCs w:val="28"/>
              </w:rPr>
              <w:t>100%</w:t>
            </w:r>
          </w:p>
        </w:tc>
      </w:tr>
    </w:tbl>
    <w:p w14:paraId="6BF607AB" w14:textId="77777777" w:rsidR="00AC55B0" w:rsidRPr="00276175" w:rsidRDefault="00AC55B0" w:rsidP="00BA4FE0">
      <w:pPr>
        <w:spacing w:before="120" w:after="120"/>
        <w:ind w:firstLine="720"/>
        <w:jc w:val="both"/>
        <w:rPr>
          <w:b/>
          <w:bCs/>
          <w:sz w:val="28"/>
          <w:szCs w:val="28"/>
        </w:rPr>
      </w:pPr>
      <w:r w:rsidRPr="00276175">
        <w:rPr>
          <w:b/>
          <w:bCs/>
          <w:sz w:val="28"/>
          <w:szCs w:val="28"/>
        </w:rPr>
        <w:t>4. Vị trí, chức năng, nhiệm vụ, quyền hạn, tổ chức, bộ máy và mối quan hệ công tác của Công ty</w:t>
      </w:r>
    </w:p>
    <w:p w14:paraId="58912374" w14:textId="77777777" w:rsidR="00AC55B0" w:rsidRPr="00276175" w:rsidRDefault="00AC55B0" w:rsidP="00AC55B0">
      <w:pPr>
        <w:widowControl w:val="0"/>
        <w:spacing w:before="120" w:after="120"/>
        <w:ind w:firstLine="720"/>
        <w:jc w:val="both"/>
        <w:outlineLvl w:val="1"/>
        <w:rPr>
          <w:b/>
          <w:i/>
          <w:iCs/>
          <w:sz w:val="28"/>
          <w:szCs w:val="26"/>
        </w:rPr>
      </w:pPr>
      <w:bookmarkStart w:id="1" w:name="_Toc230272865"/>
      <w:r w:rsidRPr="00276175">
        <w:rPr>
          <w:b/>
          <w:i/>
          <w:iCs/>
          <w:sz w:val="28"/>
          <w:szCs w:val="26"/>
        </w:rPr>
        <w:t>4.1. Vị trí, chức năng</w:t>
      </w:r>
      <w:bookmarkEnd w:id="1"/>
      <w:r w:rsidRPr="00276175">
        <w:rPr>
          <w:b/>
          <w:i/>
          <w:iCs/>
          <w:sz w:val="28"/>
          <w:szCs w:val="26"/>
        </w:rPr>
        <w:t>:</w:t>
      </w:r>
    </w:p>
    <w:p w14:paraId="1F9C6879" w14:textId="77777777" w:rsidR="004F38DD" w:rsidRPr="00276175" w:rsidRDefault="00AC55B0" w:rsidP="00AC55B0">
      <w:pPr>
        <w:widowControl w:val="0"/>
        <w:spacing w:before="120" w:after="120"/>
        <w:ind w:firstLine="720"/>
        <w:jc w:val="both"/>
        <w:rPr>
          <w:sz w:val="28"/>
        </w:rPr>
      </w:pPr>
      <w:r w:rsidRPr="00276175">
        <w:rPr>
          <w:sz w:val="28"/>
        </w:rPr>
        <w:t xml:space="preserve">a) Công ty TNHH Đăng kiểm Cao đẳng Kon Tum: Là doanh nghiệp được thành lập theo loại hình công ty trách nhiệm hữu hạn hai thành viên trở lên theo Luật Doanh nghiệp ngày 17 tháng 6 năm 2020</w:t>
      </w:r>
      <w:del w:id="1017" w:author="Nội dung bỏ (Claude)" w:date="2026-10-21T09:21:33Z">
        <w:r w:rsidRPr="00276175">
          <w:rPr>
            <w:sz w:val="28"/>
          </w:rPr>
          <w:delText xml:space="preserve"> (hợp nhất tại Văn bản hợp nhất số 67/VBHN-VPQH ngày 15 tháng 8 năm 2025)</w:delText>
        </w:r>
      </w:del>
      <w:r w:rsidRPr="00276175">
        <w:rPr>
          <w:sz w:val="28"/>
        </w:rPr>
        <w:t xml:space="preserve">; trong đó Trường Cao đẳng Kon Tum </w:t>
      </w:r>
      <w:del w:id="1003" w:author="Nội dung điều chỉnh (Claude)" w:date="2026-10-21T09:21:33Z">
        <w:r w:rsidRPr="00276175">
          <w:rPr>
            <w:sz w:val="28"/>
          </w:rPr>
          <w:delText xml:space="preserve">tham gia góp vốn bằng tài sản được cơ quan có thẩm quyền cho phép sử dụng để góp vốn theo quy định của pháp luật</w:delText>
        </w:r>
      </w:del>
      <w:ins w:id="1004" w:author="Nội dung điều chỉnh (Claude)" w:date="2026-10-21T09:21:33Z">
        <w:r w:rsidRPr="00276175">
          <w:rPr>
            <w:sz w:val="28"/>
          </w:rPr>
          <w:t xml:space="preserve">tham gia góp vốn bằng tiền theo quy định của pháp luật (không góp vốn bằng quyền sử dụng đất)</w:t>
        </w:r>
      </w:ins>
      <w:r w:rsidRPr="00276175">
        <w:rPr>
          <w:sz w:val="28"/>
        </w:rPr>
        <w:t xml:space="preserve">. Công ty là pháp nhân độc lập, tự chủ trong hoạt động sản xuất, kinh doanh và chịu trách nhiệm trước pháp luật về toàn bộ hoạt động của mình.</w:t>
      </w:r>
    </w:p>
    <w:p w14:paraId="43DD2943" w14:textId="106F79B2" w:rsidR="00AC55B0" w:rsidRPr="00276175" w:rsidRDefault="00AC55B0" w:rsidP="00AC55B0">
      <w:pPr>
        <w:widowControl w:val="0"/>
        <w:spacing w:before="120" w:after="120"/>
        <w:ind w:firstLine="720"/>
        <w:jc w:val="both"/>
        <w:rPr>
          <w:sz w:val="28"/>
        </w:rPr>
      </w:pPr>
      <w:r w:rsidRPr="00276175">
        <w:rPr>
          <w:sz w:val="28"/>
        </w:rPr>
        <w:t>b) Trung tâm Đăng kiểm xe cơ giới: Là đơn vị tổ chức hoạt động đăng kiểm do Công ty TNHH Đăng kiểm Cao đẳng Kon Tum đầu tư, quản lý và vận hành theo quy định của pháp luật chuyên ngành về đăng kiểm xe cơ giới.</w:t>
      </w:r>
    </w:p>
    <w:p w14:paraId="59531700" w14:textId="6EFFF8FD" w:rsidR="00E47490" w:rsidRPr="00276175" w:rsidRDefault="00AC55B0" w:rsidP="00E47490">
      <w:pPr>
        <w:widowControl w:val="0"/>
        <w:spacing w:before="120" w:after="120"/>
        <w:ind w:firstLine="720"/>
        <w:jc w:val="both"/>
        <w:rPr>
          <w:sz w:val="28"/>
        </w:rPr>
      </w:pPr>
      <w:r w:rsidRPr="00276175">
        <w:rPr>
          <w:sz w:val="28"/>
        </w:rPr>
        <w:t>c) Công ty TNHH Đăng kiểm Cao đẳng Kon Tum chịu sự quản lý trực tiếp của Hội đồng thành viên</w:t>
      </w:r>
      <w:r w:rsidR="006375DD" w:rsidRPr="00276175">
        <w:rPr>
          <w:sz w:val="28"/>
        </w:rPr>
        <w:t>;</w:t>
      </w:r>
      <w:r w:rsidRPr="00276175">
        <w:rPr>
          <w:sz w:val="28"/>
        </w:rPr>
        <w:t xml:space="preserve"> người đại diện phần vốn nhà nước, Kiểm soát viên</w:t>
      </w:r>
      <w:r w:rsidR="00E24B2B" w:rsidRPr="00276175">
        <w:rPr>
          <w:sz w:val="28"/>
        </w:rPr>
        <w:t xml:space="preserve"> thực hiện theo chức năng, nhiệm vụ</w:t>
      </w:r>
      <w:r w:rsidRPr="00276175">
        <w:rPr>
          <w:sz w:val="28"/>
        </w:rPr>
        <w:t xml:space="preserve"> theo Điều lệ và quy chế Công ty; chịu sự kiểm tra, thanh tra về chuyên môn, nghiệp vụ của Sở Xây dựng, Cục Đăng kiểm Việt Nam và các cơ quan có liên quan đến lĩnh vực hoạt động của Công ty.</w:t>
      </w:r>
    </w:p>
    <w:p w14:paraId="1684DAB7" w14:textId="308175DD" w:rsidR="00AC55B0" w:rsidRPr="00276175" w:rsidRDefault="00E47490" w:rsidP="00E47490">
      <w:pPr>
        <w:widowControl w:val="0"/>
        <w:spacing w:before="120" w:after="120"/>
        <w:ind w:firstLine="720"/>
        <w:jc w:val="both"/>
        <w:rPr>
          <w:sz w:val="28"/>
        </w:rPr>
      </w:pPr>
      <w:r w:rsidRPr="00276175">
        <w:rPr>
          <w:sz w:val="28"/>
        </w:rPr>
        <w:t>d) Công ty được phép sử dụng con dấu riêng, hạch toán độc lập và được mở tài khoản giao dịch tại ngân hàng theo quy định của pháp luật; Trung tâm được phép sử dụng con dấu riêng, hạch toán phụ thuộc Công ty và được mở tài khoản giao dịch tại ngân hàng theo quy định của pháp luật</w:t>
      </w:r>
      <w:r w:rsidR="003675EF" w:rsidRPr="00276175">
        <w:rPr>
          <w:sz w:val="28"/>
        </w:rPr>
        <w:t xml:space="preserve"> và </w:t>
      </w:r>
      <w:r w:rsidR="00CD756A" w:rsidRPr="00276175">
        <w:rPr>
          <w:sz w:val="28"/>
        </w:rPr>
        <w:t xml:space="preserve">thực hiện theo đúng </w:t>
      </w:r>
      <w:r w:rsidR="00FD0BFA" w:rsidRPr="00276175">
        <w:rPr>
          <w:sz w:val="28"/>
        </w:rPr>
        <w:t>Điều lệ, quyết định của Công ty</w:t>
      </w:r>
      <w:r w:rsidR="001956D9" w:rsidRPr="00276175">
        <w:rPr>
          <w:sz w:val="28"/>
        </w:rPr>
        <w:t xml:space="preserve"> và </w:t>
      </w:r>
      <w:r w:rsidR="00C017AC" w:rsidRPr="00276175">
        <w:rPr>
          <w:sz w:val="28"/>
        </w:rPr>
        <w:t>pháp luật hiện hành</w:t>
      </w:r>
      <w:r w:rsidR="00E43A07" w:rsidRPr="00276175">
        <w:rPr>
          <w:sz w:val="28"/>
        </w:rPr>
        <w:t xml:space="preserve"> (sau khi hoàn tất thủ tục đăng ký/ủy quyền theo thẩm quyền)</w:t>
      </w:r>
      <w:r w:rsidRPr="00276175">
        <w:rPr>
          <w:sz w:val="28"/>
        </w:rPr>
        <w:t>.</w:t>
      </w:r>
    </w:p>
    <w:p w14:paraId="01C75D20" w14:textId="77777777" w:rsidR="00AC55B0" w:rsidRPr="00276175" w:rsidRDefault="00AC55B0" w:rsidP="00AC55B0">
      <w:pPr>
        <w:widowControl w:val="0"/>
        <w:spacing w:before="120" w:after="120"/>
        <w:ind w:firstLine="720"/>
        <w:jc w:val="both"/>
        <w:outlineLvl w:val="1"/>
        <w:rPr>
          <w:b/>
          <w:i/>
          <w:iCs/>
          <w:sz w:val="28"/>
          <w:szCs w:val="26"/>
        </w:rPr>
      </w:pPr>
      <w:bookmarkStart w:id="2" w:name="_Toc230272866"/>
      <w:r w:rsidRPr="00276175">
        <w:rPr>
          <w:b/>
          <w:i/>
          <w:iCs/>
          <w:sz w:val="28"/>
          <w:szCs w:val="26"/>
        </w:rPr>
        <w:t>4.2. Nhiệm vụ, quyền hạn</w:t>
      </w:r>
      <w:bookmarkEnd w:id="2"/>
      <w:r w:rsidRPr="00276175">
        <w:rPr>
          <w:b/>
          <w:i/>
          <w:iCs/>
          <w:sz w:val="28"/>
          <w:szCs w:val="26"/>
        </w:rPr>
        <w:t>:</w:t>
      </w:r>
    </w:p>
    <w:p w14:paraId="30DFED14" w14:textId="77777777" w:rsidR="00E47490" w:rsidRPr="00276175" w:rsidRDefault="00E47490" w:rsidP="00E47490">
      <w:pPr>
        <w:widowControl w:val="0"/>
        <w:spacing w:before="120" w:after="120"/>
        <w:ind w:firstLine="720"/>
        <w:jc w:val="both"/>
        <w:rPr>
          <w:sz w:val="28"/>
          <w:lang w:val="nl-BE"/>
        </w:rPr>
      </w:pPr>
      <w:r w:rsidRPr="00276175">
        <w:rPr>
          <w:b/>
          <w:bCs/>
          <w:i/>
          <w:iCs/>
          <w:sz w:val="28"/>
          <w:lang w:val="nl-BE"/>
        </w:rPr>
        <w:t>a) Đối với Công ty</w:t>
      </w:r>
    </w:p>
    <w:p w14:paraId="1996EAEA" w14:textId="77777777" w:rsidR="00E47490" w:rsidRPr="00276175" w:rsidRDefault="00E47490" w:rsidP="00E47490">
      <w:pPr>
        <w:widowControl w:val="0"/>
        <w:spacing w:before="120" w:after="120"/>
        <w:ind w:firstLine="720"/>
        <w:jc w:val="both"/>
        <w:rPr>
          <w:sz w:val="28"/>
          <w:lang w:val="nl-BE"/>
        </w:rPr>
      </w:pPr>
      <w:r w:rsidRPr="00276175">
        <w:rPr>
          <w:sz w:val="28"/>
          <w:lang w:val="nl-BE"/>
        </w:rPr>
        <w:t>- Thực hiện nhiệm vụ, quyền hạn chung đối với doanh nghiệp theo quy định của pháp luật;</w:t>
      </w:r>
    </w:p>
    <w:p w14:paraId="4DBED3E5" w14:textId="77777777" w:rsidR="00E47490" w:rsidRPr="00276175" w:rsidRDefault="00E47490" w:rsidP="00E47490">
      <w:pPr>
        <w:widowControl w:val="0"/>
        <w:spacing w:before="120" w:after="120"/>
        <w:ind w:firstLine="720"/>
        <w:jc w:val="both"/>
        <w:rPr>
          <w:sz w:val="28"/>
          <w:lang w:val="nl-BE"/>
        </w:rPr>
      </w:pPr>
      <w:r w:rsidRPr="00276175">
        <w:rPr>
          <w:sz w:val="28"/>
          <w:lang w:val="nl-BE"/>
        </w:rPr>
        <w:t xml:space="preserve">- Tổ chức thu phí, lệ phí và dịch vụ theo quy định của pháp luật; </w:t>
      </w:r>
    </w:p>
    <w:p w14:paraId="2CD3DD92" w14:textId="77777777" w:rsidR="00E47490" w:rsidRPr="00276175" w:rsidRDefault="00E47490" w:rsidP="00E47490">
      <w:pPr>
        <w:widowControl w:val="0"/>
        <w:spacing w:before="120" w:after="120"/>
        <w:ind w:firstLine="720"/>
        <w:jc w:val="both"/>
        <w:rPr>
          <w:sz w:val="28"/>
          <w:lang w:val="nl-BE"/>
        </w:rPr>
      </w:pPr>
      <w:r w:rsidRPr="00276175">
        <w:rPr>
          <w:sz w:val="28"/>
          <w:lang w:val="nl-BE"/>
        </w:rPr>
        <w:t xml:space="preserve">- </w:t>
      </w:r>
      <w:del w:id="1009" w:author="Nội dung điều chỉnh (Claude)" w:date="2026-10-21T09:21:33Z">
        <w:r w:rsidRPr="00276175">
          <w:rPr>
            <w:sz w:val="28"/>
            <w:lang w:val="nl-BE"/>
          </w:rPr>
          <w:delText xml:space="preserve">Xây dựng hệ thống quản lý chất lượng theo tiêu chuẩn ISO-9001 có liên quan đến nhiệm vụ của Công ty</w:delText>
        </w:r>
      </w:del>
      <w:ins w:id="1010" w:author="Nội dung điều chỉnh (Claude)" w:date="2026-10-21T09:21:33Z">
        <w:r w:rsidRPr="00276175">
          <w:rPr>
            <w:sz w:val="28"/>
            <w:lang w:val="nl-BE"/>
          </w:rPr>
          <w:t xml:space="preserve">Xây dựng, áp dụng hệ thống quản lý chất lượng theo nguyên tắc của TCVN ISO/IEC 17020:2012; cơ sở đăng kiểm được tổ chức đánh giá sự phù hợp được chỉ định đánh giá, chứng nhận phù hợp quy chuẩn kỹ thuật quốc gia về cơ sở đăng kiểm trước khi đưa vào hoạt động</w:t>
        </w:r>
      </w:ins>
      <w:r w:rsidRPr="00276175">
        <w:rPr>
          <w:sz w:val="28"/>
          <w:lang w:val="nl-BE"/>
        </w:rPr>
        <w:t xml:space="preserve">;</w:t>
      </w:r>
    </w:p>
    <w:p w14:paraId="56E7FAA9" w14:textId="77777777" w:rsidR="00E47490" w:rsidRPr="00276175" w:rsidRDefault="00E47490" w:rsidP="00E47490">
      <w:pPr>
        <w:widowControl w:val="0"/>
        <w:spacing w:before="120" w:after="120"/>
        <w:ind w:firstLine="720"/>
        <w:jc w:val="both"/>
        <w:rPr>
          <w:sz w:val="28"/>
          <w:lang w:val="nl-BE"/>
        </w:rPr>
      </w:pPr>
      <w:r w:rsidRPr="00276175">
        <w:rPr>
          <w:sz w:val="28"/>
          <w:lang w:val="nl-BE"/>
        </w:rPr>
        <w:t>- Thực hiện chế độ thông tin, báo cáo về Trường Cao đẳng Kon Tum, Hội đồng thành viên, Kiểm soát viên, Sở Xây dựng, Cục Đăng kiểm Việt Nam, UBND tỉnh và các cơ quan có thẩm quyền theo quy định;</w:t>
      </w:r>
    </w:p>
    <w:p w14:paraId="1C881052" w14:textId="77777777" w:rsidR="00E47490" w:rsidRPr="00276175" w:rsidRDefault="00E47490" w:rsidP="00E47490">
      <w:pPr>
        <w:widowControl w:val="0"/>
        <w:spacing w:before="120" w:after="120"/>
        <w:ind w:firstLine="720"/>
        <w:jc w:val="both"/>
        <w:rPr>
          <w:sz w:val="28"/>
          <w:lang w:val="nl-BE"/>
        </w:rPr>
      </w:pPr>
      <w:r w:rsidRPr="00276175">
        <w:rPr>
          <w:sz w:val="28"/>
          <w:lang w:val="nl-BE"/>
        </w:rPr>
        <w:t xml:space="preserve">- Thực hiện các nhiệm vụ khác do Hiệu trưởng Trường Cao đẳng Kon Tum và các cơ quan có thẩm quyền giao. </w:t>
      </w:r>
    </w:p>
    <w:p w14:paraId="2AE6D4FC" w14:textId="77777777" w:rsidR="00E47490" w:rsidRPr="00276175" w:rsidRDefault="00E47490" w:rsidP="00E47490">
      <w:pPr>
        <w:widowControl w:val="0"/>
        <w:spacing w:before="120" w:after="120"/>
        <w:ind w:firstLine="720"/>
        <w:jc w:val="both"/>
        <w:rPr>
          <w:sz w:val="28"/>
          <w:lang w:val="nl-BE"/>
        </w:rPr>
      </w:pPr>
      <w:r w:rsidRPr="00276175">
        <w:rPr>
          <w:b/>
          <w:bCs/>
          <w:i/>
          <w:iCs/>
          <w:sz w:val="28"/>
          <w:lang w:val="nl-BE"/>
        </w:rPr>
        <w:t>b) Đối với Trung tâm:</w:t>
      </w:r>
      <w:r w:rsidRPr="00276175">
        <w:rPr>
          <w:sz w:val="28"/>
          <w:lang w:val="nl-BE"/>
        </w:rPr>
        <w:t xml:space="preserve"> </w:t>
      </w:r>
    </w:p>
    <w:p w14:paraId="74858E0D" w14:textId="77777777" w:rsidR="00E47490" w:rsidRPr="00276175" w:rsidRDefault="00E47490" w:rsidP="00E47490">
      <w:pPr>
        <w:widowControl w:val="0"/>
        <w:spacing w:before="120" w:after="120"/>
        <w:ind w:firstLine="720"/>
        <w:jc w:val="both"/>
        <w:rPr>
          <w:sz w:val="28"/>
          <w:lang w:val="nl-BE"/>
        </w:rPr>
      </w:pPr>
      <w:r w:rsidRPr="00276175">
        <w:rPr>
          <w:sz w:val="28"/>
          <w:lang w:val="nl-BE"/>
        </w:rPr>
        <w:t>Thực hiện các nhiệm vụ, quyền hạn đối với cơ sở đăng kiểm theo quy định tại Điều 11 Nghị định số 89/2026/NĐ-CP, cụ thể:</w:t>
      </w:r>
    </w:p>
    <w:p w14:paraId="42A78601" w14:textId="77777777" w:rsidR="00E47490" w:rsidRPr="00276175" w:rsidRDefault="00E47490" w:rsidP="00E47490">
      <w:pPr>
        <w:widowControl w:val="0"/>
        <w:spacing w:before="120" w:after="120"/>
        <w:ind w:firstLine="720"/>
        <w:jc w:val="both"/>
        <w:rPr>
          <w:sz w:val="28"/>
          <w:lang w:val="nl-BE"/>
        </w:rPr>
      </w:pPr>
      <w:r w:rsidRPr="00276175">
        <w:rPr>
          <w:sz w:val="28"/>
          <w:lang w:val="nl-BE"/>
        </w:rPr>
        <w:t>- Thực hiện kiểm định và cấp giấy chứng nhận kiểm định cho XCG, xe máy chuyên dùng; kiểm định khí thải và cấp giấy chứng nhận kiểm định khí thải cho xe mô tô, xe gắn máy; chứng nhận cải tạo và cấp giấy chứng nhận cải tạo cho xe cơ giới cải tạo, xe máy chuyên dùng cải tạo theo đúng quy định của pháp luật liên quan đến công tác kiểm định, chứng nhận cải tạo;</w:t>
      </w:r>
    </w:p>
    <w:p w14:paraId="2FCCA2D1" w14:textId="77777777" w:rsidR="00E47490" w:rsidRPr="00276175" w:rsidRDefault="00E47490" w:rsidP="00E47490">
      <w:pPr>
        <w:widowControl w:val="0"/>
        <w:spacing w:before="120" w:after="120"/>
        <w:ind w:firstLine="720"/>
        <w:jc w:val="both"/>
        <w:rPr>
          <w:sz w:val="28"/>
          <w:lang w:val="nl-BE"/>
        </w:rPr>
      </w:pPr>
      <w:r w:rsidRPr="00276175">
        <w:rPr>
          <w:sz w:val="28"/>
          <w:lang w:val="nl-BE"/>
        </w:rPr>
        <w:t>- Phân công đăng kiểm viên thực hiện việc kiểm định, chứng nhận cải tạo, kiểm định khí thải xe mô tô, xe gắn máy phù hợp với chứng chỉ chuyên môn của KĐV. Lập sổ phân công nhiệm vụ theo quy định;</w:t>
      </w:r>
    </w:p>
    <w:p w14:paraId="588EE638" w14:textId="77777777" w:rsidR="00E47490" w:rsidRPr="00276175" w:rsidRDefault="00E47490" w:rsidP="00E47490">
      <w:pPr>
        <w:widowControl w:val="0"/>
        <w:spacing w:before="120" w:after="120"/>
        <w:ind w:firstLine="720"/>
        <w:jc w:val="both"/>
        <w:rPr>
          <w:sz w:val="28"/>
          <w:lang w:val="nl-BE"/>
        </w:rPr>
      </w:pPr>
      <w:r w:rsidRPr="00276175">
        <w:rPr>
          <w:sz w:val="28"/>
          <w:lang w:val="nl-BE"/>
        </w:rPr>
        <w:t>- Bảo đảm các thiết bị, dụng cụ kiểm tra phải đáp ứng yêu cầu kỹ thuật theo Quy chuẩn kỹ thuật quốc gia về cơ sở đăng kiểm. Trường hợp các thiết bị, dụng cụ kiểm tra là phương tiện đo thì phải được kiểm định, hiệu chuẩn, thử nghiệm theo quy định của pháp luật về đo lường. Bố trí thiết bị, dụng cụ kiểm tra của cơ sở đăng kiểm tại xưởng kiểm định hoặc bên ngoài xưởng kiểm định phù hợp với các trường hợp kiểm định;</w:t>
      </w:r>
    </w:p>
    <w:p w14:paraId="7D22D851" w14:textId="77777777" w:rsidR="00E47490" w:rsidRPr="00276175" w:rsidRDefault="00E47490" w:rsidP="00E47490">
      <w:pPr>
        <w:widowControl w:val="0"/>
        <w:spacing w:before="120" w:after="120"/>
        <w:ind w:firstLine="720"/>
        <w:jc w:val="both"/>
        <w:rPr>
          <w:sz w:val="28"/>
          <w:lang w:val="nl-BE"/>
        </w:rPr>
      </w:pPr>
      <w:r w:rsidRPr="00276175">
        <w:rPr>
          <w:sz w:val="28"/>
          <w:lang w:val="nl-BE"/>
        </w:rPr>
        <w:t>- Khi có sự cố hư hỏng hoặc thay đổi lãnh đạo cơ sở đăng kiểm, lãnh đạo bộ phận kiểm định, ĐKV, thiết bị, dụng cụ kiểm tra, Công ty chủ động khắc phục sự cố bảo đảm thiết bị, dụng cụ kiểm tra đáp ứng quy định, đồng thời thông báo bằng bản giấy hoặc dữ liệu điện tử cho UBND tỉnh để theo dõi, quản lý theo quy định;</w:t>
      </w:r>
    </w:p>
    <w:p w14:paraId="3CD1A3CC" w14:textId="77777777" w:rsidR="00E47490" w:rsidRPr="00276175" w:rsidRDefault="00E47490" w:rsidP="00E47490">
      <w:pPr>
        <w:widowControl w:val="0"/>
        <w:spacing w:before="120" w:after="120"/>
        <w:ind w:firstLine="720"/>
        <w:jc w:val="both"/>
        <w:rPr>
          <w:sz w:val="28"/>
          <w:lang w:val="nl-BE"/>
        </w:rPr>
      </w:pPr>
      <w:r w:rsidRPr="00276175">
        <w:rPr>
          <w:sz w:val="28"/>
          <w:lang w:val="nl-BE"/>
        </w:rPr>
        <w:t>- Thu hồi giấy chứng nhận kiểm định, tem kiểm định đã cấp sai quy định;</w:t>
      </w:r>
    </w:p>
    <w:p w14:paraId="51859310" w14:textId="77777777" w:rsidR="00E47490" w:rsidRPr="00276175" w:rsidRDefault="00E47490" w:rsidP="00E47490">
      <w:pPr>
        <w:widowControl w:val="0"/>
        <w:spacing w:before="120" w:after="120"/>
        <w:ind w:firstLine="720"/>
        <w:jc w:val="both"/>
        <w:rPr>
          <w:sz w:val="28"/>
          <w:lang w:val="nl-BE"/>
        </w:rPr>
      </w:pPr>
      <w:r w:rsidRPr="00276175">
        <w:rPr>
          <w:sz w:val="28"/>
          <w:lang w:val="nl-BE"/>
        </w:rPr>
        <w:t>- Từ chối kiểm định đối với các trường hợp quy định của pháp luật;</w:t>
      </w:r>
    </w:p>
    <w:p w14:paraId="0C67B15F" w14:textId="77777777" w:rsidR="00E47490" w:rsidRPr="00276175" w:rsidRDefault="00E47490" w:rsidP="00E47490">
      <w:pPr>
        <w:widowControl w:val="0"/>
        <w:spacing w:before="120" w:after="120"/>
        <w:ind w:firstLine="720"/>
        <w:jc w:val="both"/>
        <w:rPr>
          <w:sz w:val="28"/>
          <w:lang w:val="nl-BE"/>
        </w:rPr>
      </w:pPr>
      <w:r w:rsidRPr="00276175">
        <w:rPr>
          <w:sz w:val="28"/>
          <w:lang w:val="nl-BE"/>
        </w:rPr>
        <w:t>- Ngừng hoạt động kiểm định, chứng nhận cải tạo khi có quyết định tạm đình chỉ hoặc thu hồi giấy chứng nhận đủ điều kiện hoạt động kiểm định xe cơ giới, giấy chứng nhận đủ điều kiện hoạt động kiểm định khí thải xe mô tô, xe gắn máy của cơ quan có thẩm quyền;</w:t>
      </w:r>
    </w:p>
    <w:p w14:paraId="010C33DA" w14:textId="77777777" w:rsidR="00E47490" w:rsidRPr="00276175" w:rsidRDefault="00E47490" w:rsidP="00E47490">
      <w:pPr>
        <w:widowControl w:val="0"/>
        <w:spacing w:before="120" w:after="120"/>
        <w:ind w:firstLine="720"/>
        <w:jc w:val="both"/>
        <w:rPr>
          <w:sz w:val="28"/>
          <w:lang w:val="nl-BE"/>
        </w:rPr>
      </w:pPr>
      <w:r w:rsidRPr="00276175">
        <w:rPr>
          <w:sz w:val="28"/>
          <w:lang w:val="nl-BE"/>
        </w:rPr>
        <w:t>- Thực hiện các hoạt động dịch vụ kỹ thuật liên quan đến XCG, xe máy chuyên dùng và khí thải xe mô tô, xe gắn máy theo quy định;</w:t>
      </w:r>
    </w:p>
    <w:p w14:paraId="4C2DD75C" w14:textId="77777777" w:rsidR="00E47490" w:rsidRPr="00276175" w:rsidRDefault="00E47490" w:rsidP="00E47490">
      <w:pPr>
        <w:widowControl w:val="0"/>
        <w:spacing w:before="120" w:after="120"/>
        <w:ind w:firstLine="720"/>
        <w:jc w:val="both"/>
        <w:rPr>
          <w:sz w:val="28"/>
          <w:lang w:val="nl-BE"/>
        </w:rPr>
      </w:pPr>
      <w:r w:rsidRPr="00276175">
        <w:rPr>
          <w:sz w:val="28"/>
          <w:lang w:val="nl-BE"/>
        </w:rPr>
        <w:t>- Thực hiện các chương trình, kế hoạch tập huấn, thực tập, đánh giá, thực hiện các công việc chuyên môn theo quy định của cơ quan có thẩm quyền;</w:t>
      </w:r>
    </w:p>
    <w:p w14:paraId="15ABC1DD" w14:textId="77777777" w:rsidR="00E47490" w:rsidRPr="00276175" w:rsidRDefault="00E47490" w:rsidP="00E47490">
      <w:pPr>
        <w:widowControl w:val="0"/>
        <w:spacing w:before="120" w:after="120"/>
        <w:ind w:firstLine="720"/>
        <w:jc w:val="both"/>
        <w:rPr>
          <w:sz w:val="28"/>
          <w:lang w:val="nl-BE"/>
        </w:rPr>
      </w:pPr>
      <w:r w:rsidRPr="00276175">
        <w:rPr>
          <w:sz w:val="28"/>
          <w:lang w:val="nl-BE"/>
        </w:rPr>
        <w:t>- Duy trì bộ phận giải quyết các công việc liên quan đến hồ sơ về kiểm định, chứng nhận cải tạo trong thời gian cơ sở đăng kiểm tạm ngừng, tạm đình chỉ hoạt động kiểm định, trừ trường hợp bất khả kháng theo quy định của pháp luật.</w:t>
      </w:r>
    </w:p>
    <w:p w14:paraId="6125853F" w14:textId="77777777" w:rsidR="00BA4FE0" w:rsidRPr="00276175" w:rsidRDefault="00BA4FE0" w:rsidP="00BA4FE0">
      <w:pPr>
        <w:spacing w:before="120" w:after="120"/>
        <w:ind w:firstLine="720"/>
        <w:jc w:val="both"/>
        <w:rPr>
          <w:b/>
          <w:bCs/>
          <w:sz w:val="28"/>
          <w:szCs w:val="28"/>
        </w:rPr>
      </w:pPr>
      <w:r w:rsidRPr="00276175">
        <w:rPr>
          <w:b/>
          <w:bCs/>
          <w:sz w:val="28"/>
          <w:szCs w:val="28"/>
        </w:rPr>
        <w:t>5. Mô hình quản trị, tổ chức, nhân sự Công ty</w:t>
      </w:r>
    </w:p>
    <w:p w14:paraId="7775B101" w14:textId="531A6C7B" w:rsidR="00BA4FE0" w:rsidRPr="00276175" w:rsidRDefault="00BA4FE0" w:rsidP="00BA4FE0">
      <w:pPr>
        <w:spacing w:before="120" w:after="120"/>
        <w:ind w:firstLine="720"/>
        <w:jc w:val="both"/>
        <w:rPr>
          <w:sz w:val="28"/>
          <w:szCs w:val="28"/>
        </w:rPr>
      </w:pPr>
      <w:r w:rsidRPr="00276175">
        <w:rPr>
          <w:b/>
          <w:bCs/>
          <w:sz w:val="28"/>
          <w:szCs w:val="28"/>
        </w:rPr>
        <w:t>5.1.</w:t>
      </w:r>
      <w:r w:rsidRPr="00276175">
        <w:rPr>
          <w:sz w:val="28"/>
          <w:szCs w:val="28"/>
        </w:rPr>
        <w:t xml:space="preserve"> </w:t>
      </w:r>
      <w:r w:rsidRPr="00276175">
        <w:rPr>
          <w:b/>
          <w:bCs/>
          <w:sz w:val="28"/>
          <w:szCs w:val="28"/>
        </w:rPr>
        <w:t xml:space="preserve">Mô hình quản trị: </w:t>
      </w:r>
      <w:r w:rsidRPr="00276175">
        <w:rPr>
          <w:sz w:val="28"/>
          <w:szCs w:val="28"/>
        </w:rPr>
        <w:t xml:space="preserve">Doanh nghiệp được tổ chức theo mô hình bốn tầng quản trị, phân định rõ quyền hạn, trách nhiệm và cơ chế phối hợp giữa các cấp theo Luật Doanh nghiệp ngày 17 tháng 6 năm 2020</w:t>
      </w:r>
      <w:del w:id="1018" w:author="Nội dung bỏ (Claude)" w:date="2026-10-21T09:21:33Z">
        <w:r w:rsidRPr="00276175">
          <w:rPr>
            <w:sz w:val="28"/>
            <w:szCs w:val="28"/>
          </w:rPr>
          <w:delText xml:space="preserve"> (hợp nhất tại Văn bản hợp nhất số 67/VBHN-VPQH ngày 15 tháng 8 năm 2025)</w:delText>
        </w:r>
      </w:del>
      <w:r w:rsidRPr="00276175">
        <w:rPr>
          <w:sz w:val="28"/>
          <w:szCs w:val="28"/>
        </w:rPr>
        <w:t xml:space="preserve">, gồm: Hội đồng thành viên, Giám đốc, Kiểm soát viên, Người đại diện theo pháp luật, các bộ phận tác nghiệp.</w:t>
      </w:r>
    </w:p>
    <w:p w14:paraId="79145B83" w14:textId="77777777" w:rsidR="00BA4FE0" w:rsidRPr="00276175" w:rsidRDefault="00BA4FE0" w:rsidP="00BA4FE0">
      <w:pPr>
        <w:spacing w:before="120" w:after="120"/>
        <w:ind w:firstLine="720"/>
        <w:jc w:val="both"/>
        <w:rPr>
          <w:b/>
          <w:bCs/>
          <w:sz w:val="28"/>
          <w:szCs w:val="28"/>
        </w:rPr>
      </w:pPr>
      <w:r w:rsidRPr="00276175">
        <w:rPr>
          <w:b/>
          <w:bCs/>
          <w:sz w:val="28"/>
          <w:szCs w:val="28"/>
        </w:rPr>
        <w:t>5.2. Cơ cấu tổ chức</w:t>
      </w:r>
    </w:p>
    <w:p w14:paraId="1D079D03" w14:textId="62CA91DB" w:rsidR="00BA4FE0" w:rsidRPr="00276175" w:rsidRDefault="00BA4FE0" w:rsidP="00BA4FE0">
      <w:pPr>
        <w:widowControl w:val="0"/>
        <w:spacing w:before="120" w:after="120"/>
        <w:ind w:firstLine="720"/>
        <w:jc w:val="both"/>
        <w:rPr>
          <w:iCs/>
          <w:sz w:val="28"/>
        </w:rPr>
      </w:pPr>
      <w:r w:rsidRPr="00276175">
        <w:rPr>
          <w:iCs/>
          <w:sz w:val="28"/>
        </w:rPr>
        <w:t>a) Hội đồng thành viên Công ty;</w:t>
      </w:r>
    </w:p>
    <w:p w14:paraId="481F4FA2" w14:textId="77777777" w:rsidR="00BA4FE0" w:rsidRPr="00276175" w:rsidRDefault="00BA4FE0" w:rsidP="00BA4FE0">
      <w:pPr>
        <w:widowControl w:val="0"/>
        <w:spacing w:before="120" w:after="120"/>
        <w:ind w:firstLine="720"/>
        <w:jc w:val="both"/>
        <w:rPr>
          <w:iCs/>
          <w:sz w:val="28"/>
        </w:rPr>
      </w:pPr>
      <w:r w:rsidRPr="00276175">
        <w:rPr>
          <w:iCs/>
          <w:sz w:val="28"/>
        </w:rPr>
        <w:t>b) Kiểm soát viên;</w:t>
      </w:r>
    </w:p>
    <w:p w14:paraId="743EE7FE" w14:textId="4FAC56E1" w:rsidR="00BA4FE0" w:rsidRPr="00276175" w:rsidRDefault="004554A1" w:rsidP="00BA4FE0">
      <w:pPr>
        <w:widowControl w:val="0"/>
        <w:spacing w:before="120" w:after="120"/>
        <w:ind w:firstLine="720"/>
        <w:jc w:val="both"/>
        <w:rPr>
          <w:sz w:val="28"/>
        </w:rPr>
      </w:pPr>
      <w:r w:rsidRPr="00276175">
        <w:rPr>
          <w:sz w:val="28"/>
        </w:rPr>
        <w:t>c</w:t>
      </w:r>
      <w:r w:rsidR="00BA4FE0" w:rsidRPr="00276175">
        <w:rPr>
          <w:sz w:val="28"/>
        </w:rPr>
        <w:t>) Giám đốc, các Phó Giám đốc;</w:t>
      </w:r>
    </w:p>
    <w:p w14:paraId="2C56FBED" w14:textId="5B01D42D" w:rsidR="00BA4FE0" w:rsidRPr="00276175" w:rsidRDefault="004554A1" w:rsidP="00BA4FE0">
      <w:pPr>
        <w:widowControl w:val="0"/>
        <w:spacing w:before="120" w:after="120"/>
        <w:ind w:firstLine="720"/>
        <w:jc w:val="both"/>
        <w:rPr>
          <w:sz w:val="28"/>
        </w:rPr>
      </w:pPr>
      <w:r w:rsidRPr="00276175">
        <w:rPr>
          <w:sz w:val="28"/>
        </w:rPr>
        <w:t>d</w:t>
      </w:r>
      <w:r w:rsidR="00BA4FE0" w:rsidRPr="00276175">
        <w:rPr>
          <w:sz w:val="28"/>
        </w:rPr>
        <w:t>) Bộ phận Văn phòng;</w:t>
      </w:r>
    </w:p>
    <w:p w14:paraId="200B884B" w14:textId="6A2CB8DE" w:rsidR="00BA4FE0" w:rsidRPr="00276175" w:rsidRDefault="004554A1" w:rsidP="00BA4FE0">
      <w:pPr>
        <w:widowControl w:val="0"/>
        <w:spacing w:before="120" w:after="120"/>
        <w:ind w:firstLine="720"/>
        <w:jc w:val="both"/>
        <w:rPr>
          <w:sz w:val="28"/>
        </w:rPr>
      </w:pPr>
      <w:r w:rsidRPr="00276175">
        <w:rPr>
          <w:sz w:val="28"/>
        </w:rPr>
        <w:t>đ</w:t>
      </w:r>
      <w:r w:rsidR="00BA4FE0" w:rsidRPr="00276175">
        <w:rPr>
          <w:sz w:val="28"/>
        </w:rPr>
        <w:t>) Bộ phận Kiểm định.</w:t>
      </w:r>
    </w:p>
    <w:p w14:paraId="75786CE0" w14:textId="77777777" w:rsidR="00BA4FE0" w:rsidRPr="00276175" w:rsidRDefault="00BA4FE0" w:rsidP="00BA4FE0">
      <w:pPr>
        <w:spacing w:before="120" w:after="120"/>
        <w:ind w:firstLine="720"/>
        <w:jc w:val="both"/>
        <w:rPr>
          <w:b/>
          <w:bCs/>
          <w:sz w:val="28"/>
          <w:szCs w:val="28"/>
        </w:rPr>
      </w:pPr>
      <w:r w:rsidRPr="00276175">
        <w:rPr>
          <w:b/>
          <w:bCs/>
          <w:sz w:val="28"/>
          <w:szCs w:val="28"/>
        </w:rPr>
        <w:t>5.3. Nhân sự, số người làm việc Công ty</w:t>
      </w:r>
    </w:p>
    <w:p w14:paraId="27F5C018" w14:textId="77777777" w:rsidR="00BA4FE0" w:rsidRPr="00276175" w:rsidRDefault="00BA4FE0" w:rsidP="00BA4FE0">
      <w:pPr>
        <w:widowControl w:val="0"/>
        <w:spacing w:before="120" w:after="120"/>
        <w:ind w:firstLine="720"/>
        <w:jc w:val="both"/>
        <w:rPr>
          <w:sz w:val="28"/>
        </w:rPr>
      </w:pPr>
      <w:r w:rsidRPr="00276175">
        <w:rPr>
          <w:sz w:val="28"/>
        </w:rPr>
        <w:t>a) Về nhân sự, số người làm việc: Tối thiểu 15 người, trong đó:</w:t>
      </w:r>
    </w:p>
    <w:p w14:paraId="19D70FCB" w14:textId="5FA3A16B" w:rsidR="00BA4FE0" w:rsidRPr="00276175" w:rsidRDefault="00BA4FE0" w:rsidP="00BA4FE0">
      <w:pPr>
        <w:widowControl w:val="0"/>
        <w:spacing w:before="120" w:after="120"/>
        <w:ind w:firstLine="720"/>
        <w:jc w:val="both"/>
        <w:rPr>
          <w:sz w:val="28"/>
        </w:rPr>
      </w:pPr>
      <w:r w:rsidRPr="00276175">
        <w:rPr>
          <w:sz w:val="28"/>
        </w:rPr>
        <w:t xml:space="preserve">- Số lượng người làm việc có nguồn gốc từ viên chức của Trường được cử làm người đại diện phần vốn nhà nước, người quản lý doanh nghiệp hoặc Kiểm soát viên theo quy định tại Nghị định số 181/2026/NĐ-CP: Không quá </w:t>
      </w:r>
      <w:r w:rsidRPr="00276175">
        <w:rPr>
          <w:b/>
          <w:bCs/>
          <w:sz w:val="28"/>
        </w:rPr>
        <w:t>2</w:t>
      </w:r>
      <w:r w:rsidRPr="00276175">
        <w:rPr>
          <w:sz w:val="28"/>
        </w:rPr>
        <w:t xml:space="preserve"> người (</w:t>
      </w:r>
      <w:r w:rsidR="00DA29FF" w:rsidRPr="00276175">
        <w:rPr>
          <w:sz w:val="28"/>
        </w:rPr>
        <w:t>gồm Lãnh đạo Công ty và Kiểm soát viên, không đồng thời là cán bộ, công chức, viên chức; chỉ bố trí sau quyết định của cấp có thẩm quyền và hoàn tất chuyển đổi/chấm dứt chế độ viên chức, lao động, lương, bảo hiểm</w:t>
      </w:r>
      <w:r w:rsidRPr="00276175">
        <w:rPr>
          <w:sz w:val="28"/>
        </w:rPr>
        <w:t>).</w:t>
      </w:r>
    </w:p>
    <w:p w14:paraId="6A85A5A0" w14:textId="77777777" w:rsidR="00BA4FE0" w:rsidRPr="00276175" w:rsidRDefault="00BA4FE0" w:rsidP="00BA4FE0">
      <w:pPr>
        <w:widowControl w:val="0"/>
        <w:spacing w:before="120" w:after="120"/>
        <w:ind w:firstLine="720"/>
        <w:jc w:val="both"/>
        <w:rPr>
          <w:sz w:val="28"/>
        </w:rPr>
      </w:pPr>
      <w:r w:rsidRPr="00276175">
        <w:rPr>
          <w:sz w:val="28"/>
        </w:rPr>
        <w:t>- Số lượng người làm việc theo chế độ hợp đồng: Từ 13 người trở lên.</w:t>
      </w:r>
    </w:p>
    <w:p w14:paraId="242FE4E3" w14:textId="77777777" w:rsidR="00BA4FE0" w:rsidRPr="00276175" w:rsidRDefault="00BA4FE0" w:rsidP="00BA4FE0">
      <w:pPr>
        <w:spacing w:before="120" w:after="120"/>
        <w:ind w:firstLine="720"/>
        <w:jc w:val="both"/>
        <w:rPr>
          <w:sz w:val="28"/>
          <w:szCs w:val="28"/>
        </w:rPr>
      </w:pPr>
      <w:r w:rsidRPr="00276175">
        <w:rPr>
          <w:sz w:val="28"/>
          <w:szCs w:val="28"/>
        </w:rPr>
        <w:t>b) Về danh mục vị trí việc làm của Công ty: Chi tiết trong Đề án.</w:t>
      </w:r>
    </w:p>
    <w:p w14:paraId="4485FAF5" w14:textId="77777777" w:rsidR="00BA4FE0" w:rsidRPr="00276175" w:rsidRDefault="00BA4FE0" w:rsidP="00BA4FE0">
      <w:pPr>
        <w:spacing w:before="120" w:after="120"/>
        <w:ind w:firstLine="720"/>
        <w:jc w:val="both"/>
        <w:rPr>
          <w:b/>
          <w:bCs/>
          <w:sz w:val="28"/>
          <w:szCs w:val="28"/>
        </w:rPr>
      </w:pPr>
      <w:r w:rsidRPr="00276175">
        <w:rPr>
          <w:b/>
          <w:bCs/>
          <w:sz w:val="28"/>
          <w:szCs w:val="28"/>
        </w:rPr>
        <w:t>6. Cơ chế hoạt động, quản lý tài chính</w:t>
      </w:r>
    </w:p>
    <w:p w14:paraId="62F96ED4" w14:textId="77777777" w:rsidR="00BA4FE0" w:rsidRPr="00276175" w:rsidRDefault="00BA4FE0" w:rsidP="00BA4FE0">
      <w:pPr>
        <w:spacing w:before="120" w:after="120"/>
        <w:ind w:firstLine="720"/>
        <w:jc w:val="both"/>
        <w:rPr>
          <w:b/>
          <w:sz w:val="28"/>
          <w:szCs w:val="26"/>
        </w:rPr>
      </w:pPr>
      <w:bookmarkStart w:id="3" w:name="_Toc234249802"/>
      <w:r w:rsidRPr="00276175">
        <w:rPr>
          <w:b/>
          <w:sz w:val="28"/>
          <w:szCs w:val="26"/>
        </w:rPr>
        <w:t>6.1. Cơ chế hoạt động</w:t>
      </w:r>
      <w:bookmarkEnd w:id="3"/>
    </w:p>
    <w:p w14:paraId="161DB574" w14:textId="77777777" w:rsidR="00BA4FE0" w:rsidRPr="00276175" w:rsidRDefault="00BA4FE0" w:rsidP="00BA4FE0">
      <w:pPr>
        <w:widowControl w:val="0"/>
        <w:spacing w:before="120" w:after="120"/>
        <w:ind w:firstLine="720"/>
        <w:jc w:val="both"/>
        <w:rPr>
          <w:sz w:val="28"/>
        </w:rPr>
      </w:pPr>
      <w:r w:rsidRPr="00276175">
        <w:rPr>
          <w:sz w:val="28"/>
        </w:rPr>
        <w:t>a) Công ty được tổ chức và làm việc theo chế độ Giám đốc; chức năng, nhiệm vụ, quyền hạn của các Bộ phận thuộc Công ty do Giám đốc Công ty quy định trên cơ sở chức năng, nhiệm vụ, quyền hạn của Công ty đã được Hội đồng thành viên công ty thông qua. Mối quan hệ công tác giữa các Bộ phận thuộc Công ty do Giám đốc Công ty quy định.</w:t>
      </w:r>
    </w:p>
    <w:p w14:paraId="0CC6CEFA" w14:textId="77777777" w:rsidR="00BA4FE0" w:rsidRPr="00276175" w:rsidRDefault="00BA4FE0" w:rsidP="00BA4FE0">
      <w:pPr>
        <w:widowControl w:val="0"/>
        <w:spacing w:before="120" w:after="120"/>
        <w:ind w:firstLine="720"/>
        <w:jc w:val="both"/>
        <w:rPr>
          <w:sz w:val="28"/>
        </w:rPr>
      </w:pPr>
      <w:r w:rsidRPr="00276175">
        <w:rPr>
          <w:sz w:val="28"/>
        </w:rPr>
        <w:t>b) Các vị trí, chức danh lãnh đạo các Bộ phận thuộc Công ty được bổ nhiệm, miễn nhiệm theo các quy định của pháp luật và theo Quy chế Công ty.</w:t>
      </w:r>
    </w:p>
    <w:p w14:paraId="41FF0A43" w14:textId="77777777" w:rsidR="00BA4FE0" w:rsidRPr="00276175" w:rsidRDefault="00BA4FE0" w:rsidP="00BA4FE0">
      <w:pPr>
        <w:spacing w:before="120" w:after="120"/>
        <w:ind w:firstLine="720"/>
        <w:jc w:val="both"/>
        <w:rPr>
          <w:b/>
          <w:sz w:val="28"/>
          <w:szCs w:val="26"/>
        </w:rPr>
      </w:pPr>
      <w:bookmarkStart w:id="4" w:name="_Toc234249803"/>
      <w:r w:rsidRPr="00276175">
        <w:rPr>
          <w:b/>
          <w:sz w:val="28"/>
          <w:szCs w:val="26"/>
        </w:rPr>
        <w:t>6.2. Cơ chế tài chính</w:t>
      </w:r>
      <w:bookmarkEnd w:id="4"/>
    </w:p>
    <w:p w14:paraId="7A4CEB9E" w14:textId="77777777" w:rsidR="00F425F8" w:rsidRPr="00276175" w:rsidRDefault="00F425F8" w:rsidP="00F425F8">
      <w:pPr>
        <w:spacing w:before="120" w:after="120"/>
        <w:ind w:firstLine="720"/>
        <w:jc w:val="both"/>
        <w:rPr>
          <w:sz w:val="28"/>
        </w:rPr>
      </w:pPr>
      <w:r w:rsidRPr="00276175">
        <w:rPr>
          <w:sz w:val="28"/>
        </w:rPr>
        <w:t xml:space="preserve">a) Công ty thực hiện chế độ kế toán doanh nghiệp theo Luật Kế toán ngày 20 tháng 11 năm 2015</w:t>
      </w:r>
      <w:del w:id="1023" w:author="Nội dung bỏ (Claude)" w:date="2026-10-21T09:21:33Z">
        <w:r w:rsidRPr="00276175">
          <w:rPr>
            <w:sz w:val="28"/>
          </w:rPr>
          <w:delText xml:space="preserve"> (hợp nhất tại Văn bản hợp nhất số 41/VBHN-VPQH ngày 16 tháng 3 năm 2026)</w:delText>
        </w:r>
      </w:del>
      <w:r w:rsidRPr="00276175">
        <w:rPr>
          <w:sz w:val="28"/>
        </w:rPr>
        <w:t xml:space="preserve"> và chế độ kế toán doanh nghiệp hiện hành; tự chủ, tự chịu trách nhiệm về tài chính theo Luật Doanh nghiệp ngày 17 tháng 6 năm 2020</w:t>
      </w:r>
      <w:del w:id="1019" w:author="Nội dung bỏ (Claude)" w:date="2026-10-21T09:21:33Z">
        <w:r w:rsidRPr="00276175">
          <w:rPr>
            <w:sz w:val="28"/>
          </w:rPr>
          <w:delText xml:space="preserve"> (hợp nhất tại Văn bản hợp nhất số 67/VBHN-VPQH ngày 15 tháng 8 năm 2025)</w:delText>
        </w:r>
      </w:del>
      <w:r w:rsidRPr="00276175">
        <w:rPr>
          <w:sz w:val="28"/>
        </w:rPr>
        <w:t xml:space="preserve">; thực hiện đầy đủ nghĩa vụ thuế (thuế giá trị gia tăng, thuế thu nhập doanh nghiệp và các nghĩa vụ khác) theo pháp luật về thuế áp dụng cho doanh nghiệp.</w:t>
      </w:r>
    </w:p>
    <w:p w14:paraId="73F7F4C5" w14:textId="77777777" w:rsidR="00F425F8" w:rsidRPr="00276175" w:rsidRDefault="00F425F8" w:rsidP="00F425F8">
      <w:pPr>
        <w:spacing w:before="120" w:after="120"/>
        <w:ind w:firstLine="720"/>
        <w:jc w:val="both"/>
        <w:rPr>
          <w:sz w:val="28"/>
        </w:rPr>
      </w:pPr>
      <w:r w:rsidRPr="00276175">
        <w:rPr>
          <w:sz w:val="28"/>
        </w:rPr>
        <w:t>b) Quản lý dòng tiền và tách bạch tài sản: Tách bạch hoàn toàn giữa dòng tiền của Trường (ĐVSNCL) và dòng tiền của doanh nghiệp. Mọi giao dịch tài chính giữa hai bên phải được xác lập bằng hợp đồng có căn cứ pháp lý rõ ràng, phản ánh đúng giá trị giao dịch theo nguyên tắc thị trường. Dòng tiền của doanh nghiệp và Công ty hạch toán độc lập, minh bạch theo quy định kế toán doanh nghiệp.</w:t>
      </w:r>
    </w:p>
    <w:p w14:paraId="0A762AD2" w14:textId="77777777" w:rsidR="00F425F8" w:rsidRPr="00276175" w:rsidRDefault="00F425F8" w:rsidP="00F425F8">
      <w:pPr>
        <w:spacing w:before="120" w:after="120"/>
        <w:ind w:firstLine="720"/>
        <w:jc w:val="both"/>
        <w:rPr>
          <w:sz w:val="28"/>
        </w:rPr>
      </w:pPr>
      <w:r w:rsidRPr="00276175">
        <w:rPr>
          <w:sz w:val="28"/>
        </w:rPr>
        <w:t>b) Cơ chế thu phí kiểm định: Doanh nghiệp thu phí dịch vụ kiểm định an toàn kỹ thuật và bảo vệ môi trường XCG theo quy định hiện hành.</w:t>
      </w:r>
    </w:p>
    <w:p w14:paraId="1B877C9E" w14:textId="77777777" w:rsidR="00F425F8" w:rsidRPr="00276175" w:rsidRDefault="00F425F8" w:rsidP="00F425F8">
      <w:pPr>
        <w:spacing w:before="120" w:after="120"/>
        <w:ind w:firstLine="720"/>
        <w:jc w:val="both"/>
        <w:rPr>
          <w:sz w:val="28"/>
        </w:rPr>
      </w:pPr>
      <w:r w:rsidRPr="00276175">
        <w:rPr>
          <w:sz w:val="28"/>
        </w:rPr>
        <w:t>d) Phân phối lợi nhuận sau thuế (tương ứng tỷ lệ vốn góp): Lợi nhuận sau thuế được phân phối theo đúng tỷ lệ vốn góp thực tế của các thành viên sau khi trích lập các quỹ theo quy định của pháp luật về doanh nghiệp và Điều lệ Công ty.</w:t>
      </w:r>
    </w:p>
    <w:p w14:paraId="4039A3C9" w14:textId="29577746" w:rsidR="00A24D01" w:rsidRPr="00276175" w:rsidRDefault="00252C9F" w:rsidP="00F425F8">
      <w:pPr>
        <w:spacing w:before="120" w:after="120"/>
        <w:ind w:firstLine="720"/>
        <w:jc w:val="both"/>
        <w:rPr>
          <w:b/>
          <w:bCs/>
          <w:sz w:val="28"/>
          <w:szCs w:val="28"/>
        </w:rPr>
      </w:pPr>
      <w:r w:rsidRPr="00276175">
        <w:rPr>
          <w:b/>
          <w:bCs/>
          <w:sz w:val="28"/>
          <w:szCs w:val="28"/>
        </w:rPr>
        <w:t>7. Kinh phí thực hiện Đề án:</w:t>
      </w:r>
    </w:p>
    <w:p w14:paraId="7E4D3E2B" w14:textId="1A0CB6B5" w:rsidR="00A24D01" w:rsidRPr="00276175" w:rsidRDefault="0000558E" w:rsidP="00A24D01">
      <w:pPr>
        <w:spacing w:before="120" w:after="120"/>
        <w:ind w:firstLine="720"/>
        <w:jc w:val="both"/>
        <w:rPr>
          <w:sz w:val="28"/>
          <w:szCs w:val="28"/>
        </w:rPr>
      </w:pPr>
      <w:r w:rsidRPr="00276175">
        <w:rPr>
          <w:sz w:val="28"/>
          <w:szCs w:val="28"/>
        </w:rPr>
        <w:t>Tổng nhu cầu kinh phí thực hiện Đề án là 22.688,6 triệu đồng (bằng chữ: Hai mươi hai tỷ, sáu trăm tám mươi tám triệu, sáu trăm ngàn đồng)</w:t>
      </w:r>
      <w:r w:rsidR="00A24D01" w:rsidRPr="00276175">
        <w:rPr>
          <w:sz w:val="28"/>
          <w:szCs w:val="28"/>
        </w:rPr>
        <w:t>, trong đó cơ cấu vốn đầu tư như sau:</w:t>
      </w:r>
    </w:p>
    <w:p w14:paraId="7456E3E4" w14:textId="77777777" w:rsidR="00A24D01" w:rsidRPr="00276175" w:rsidRDefault="00A24D01" w:rsidP="00A24D01">
      <w:pPr>
        <w:jc w:val="right"/>
        <w:rPr>
          <w:i/>
          <w:iCs/>
          <w:sz w:val="28"/>
          <w:szCs w:val="28"/>
        </w:rPr>
      </w:pPr>
      <w:r w:rsidRPr="00276175">
        <w:rPr>
          <w:i/>
          <w:iCs/>
          <w:sz w:val="28"/>
          <w:szCs w:val="28"/>
        </w:rPr>
        <w:t>ĐVT: triệu đồng</w:t>
      </w:r>
    </w:p>
    <w:tbl>
      <w:tblPr>
        <w:tblStyle w:val="TableGrid"/>
        <w:tblW w:w="8821" w:type="dxa"/>
        <w:jc w:val="center"/>
        <w:tblLook w:val="04A0" w:firstRow="1" w:lastRow="0" w:firstColumn="1" w:lastColumn="0" w:noHBand="0" w:noVBand="1"/>
      </w:tblPr>
      <w:tblGrid>
        <w:gridCol w:w="704"/>
        <w:gridCol w:w="6237"/>
        <w:gridCol w:w="1880"/>
      </w:tblGrid>
      <w:tr w:rsidR="00276175" w:rsidRPr="00276175" w14:paraId="1CF846B4" w14:textId="77777777" w:rsidTr="005510C9">
        <w:trPr>
          <w:trHeight w:val="454"/>
          <w:tblHeader/>
          <w:jc w:val="center"/>
        </w:trPr>
        <w:tc>
          <w:tcPr>
            <w:tcW w:w="704" w:type="dxa"/>
            <w:vAlign w:val="center"/>
          </w:tcPr>
          <w:p w14:paraId="6EBFDA17" w14:textId="77777777" w:rsidR="00184C08" w:rsidRPr="00276175" w:rsidRDefault="00184C08" w:rsidP="00184C08">
            <w:pPr>
              <w:widowControl w:val="0"/>
              <w:jc w:val="center"/>
              <w:rPr>
                <w:b/>
                <w:bCs/>
                <w:iCs/>
                <w:sz w:val="28"/>
                <w:szCs w:val="20"/>
                <w:lang w:val="vi-VN" w:eastAsia="vi-VN"/>
              </w:rPr>
            </w:pPr>
            <w:r w:rsidRPr="00276175">
              <w:rPr>
                <w:b/>
                <w:bCs/>
                <w:iCs/>
                <w:sz w:val="28"/>
                <w:szCs w:val="20"/>
                <w:lang w:val="vi-VN" w:eastAsia="vi-VN"/>
              </w:rPr>
              <w:t>TT</w:t>
            </w:r>
          </w:p>
        </w:tc>
        <w:tc>
          <w:tcPr>
            <w:tcW w:w="6237" w:type="dxa"/>
            <w:vAlign w:val="center"/>
          </w:tcPr>
          <w:p w14:paraId="511E9246" w14:textId="77777777" w:rsidR="00184C08" w:rsidRPr="00276175" w:rsidRDefault="00184C08" w:rsidP="00184C08">
            <w:pPr>
              <w:widowControl w:val="0"/>
              <w:jc w:val="center"/>
              <w:rPr>
                <w:b/>
                <w:bCs/>
                <w:iCs/>
                <w:sz w:val="28"/>
                <w:szCs w:val="20"/>
                <w:lang w:val="vi-VN" w:eastAsia="vi-VN"/>
              </w:rPr>
            </w:pPr>
            <w:r w:rsidRPr="00276175">
              <w:rPr>
                <w:b/>
                <w:bCs/>
                <w:iCs/>
                <w:sz w:val="28"/>
                <w:szCs w:val="20"/>
                <w:lang w:val="vi-VN" w:eastAsia="vi-VN"/>
              </w:rPr>
              <w:t>Nội dung, hạng mục</w:t>
            </w:r>
          </w:p>
        </w:tc>
        <w:tc>
          <w:tcPr>
            <w:tcW w:w="1880" w:type="dxa"/>
            <w:vAlign w:val="center"/>
          </w:tcPr>
          <w:p w14:paraId="1CDE7341" w14:textId="77777777" w:rsidR="00184C08" w:rsidRPr="00276175" w:rsidRDefault="00184C08" w:rsidP="00184C08">
            <w:pPr>
              <w:widowControl w:val="0"/>
              <w:jc w:val="center"/>
              <w:rPr>
                <w:b/>
                <w:bCs/>
                <w:iCs/>
                <w:sz w:val="28"/>
                <w:szCs w:val="20"/>
                <w:lang w:eastAsia="vi-VN"/>
              </w:rPr>
            </w:pPr>
            <w:r w:rsidRPr="00276175">
              <w:rPr>
                <w:b/>
                <w:bCs/>
                <w:iCs/>
                <w:sz w:val="28"/>
                <w:szCs w:val="20"/>
                <w:lang w:val="vi-VN" w:eastAsia="vi-VN"/>
              </w:rPr>
              <w:t>Mức</w:t>
            </w:r>
            <w:r w:rsidRPr="00276175">
              <w:rPr>
                <w:b/>
                <w:bCs/>
                <w:iCs/>
                <w:sz w:val="28"/>
                <w:szCs w:val="20"/>
                <w:lang w:eastAsia="vi-VN"/>
              </w:rPr>
              <w:t xml:space="preserve"> </w:t>
            </w:r>
            <w:r w:rsidRPr="00276175">
              <w:rPr>
                <w:b/>
                <w:bCs/>
                <w:iCs/>
                <w:sz w:val="28"/>
                <w:szCs w:val="20"/>
                <w:lang w:val="vi-VN" w:eastAsia="vi-VN"/>
              </w:rPr>
              <w:t>đầu tư</w:t>
            </w:r>
          </w:p>
        </w:tc>
      </w:tr>
      <w:tr w:rsidR="00276175" w:rsidRPr="00276175" w14:paraId="686F676D" w14:textId="77777777" w:rsidTr="005510C9">
        <w:trPr>
          <w:trHeight w:val="454"/>
          <w:jc w:val="center"/>
        </w:trPr>
        <w:tc>
          <w:tcPr>
            <w:tcW w:w="704" w:type="dxa"/>
            <w:vAlign w:val="center"/>
          </w:tcPr>
          <w:p w14:paraId="7BBD22CE" w14:textId="77777777" w:rsidR="00184C08" w:rsidRPr="00276175" w:rsidRDefault="00184C08" w:rsidP="00184C08">
            <w:pPr>
              <w:widowControl w:val="0"/>
              <w:jc w:val="center"/>
              <w:rPr>
                <w:b/>
                <w:bCs/>
                <w:iCs/>
                <w:sz w:val="28"/>
                <w:szCs w:val="20"/>
                <w:lang w:eastAsia="vi-VN"/>
              </w:rPr>
            </w:pPr>
            <w:r w:rsidRPr="00276175">
              <w:rPr>
                <w:b/>
                <w:bCs/>
                <w:iCs/>
                <w:sz w:val="28"/>
                <w:szCs w:val="20"/>
                <w:lang w:val="vi-VN" w:eastAsia="vi-VN"/>
              </w:rPr>
              <w:t>I</w:t>
            </w:r>
          </w:p>
        </w:tc>
        <w:tc>
          <w:tcPr>
            <w:tcW w:w="6237" w:type="dxa"/>
            <w:vAlign w:val="center"/>
          </w:tcPr>
          <w:p w14:paraId="21ED3A9D" w14:textId="77777777" w:rsidR="00184C08" w:rsidRPr="00276175" w:rsidRDefault="00184C08" w:rsidP="00184C08">
            <w:pPr>
              <w:widowControl w:val="0"/>
              <w:jc w:val="both"/>
              <w:rPr>
                <w:b/>
                <w:bCs/>
                <w:iCs/>
                <w:sz w:val="28"/>
                <w:szCs w:val="20"/>
                <w:lang w:val="vi-VN" w:eastAsia="vi-VN"/>
              </w:rPr>
            </w:pPr>
            <w:r w:rsidRPr="00276175">
              <w:rPr>
                <w:b/>
                <w:bCs/>
                <w:iCs/>
                <w:sz w:val="28"/>
                <w:szCs w:val="20"/>
                <w:lang w:val="vi-VN" w:eastAsia="vi-VN"/>
              </w:rPr>
              <w:t>Đầu tư CSVC và mua sắm thiết bị</w:t>
            </w:r>
          </w:p>
        </w:tc>
        <w:tc>
          <w:tcPr>
            <w:tcW w:w="1880" w:type="dxa"/>
            <w:vAlign w:val="center"/>
          </w:tcPr>
          <w:p w14:paraId="24EE6397" w14:textId="77777777" w:rsidR="00184C08" w:rsidRPr="00276175" w:rsidRDefault="00184C08" w:rsidP="00184C08">
            <w:pPr>
              <w:widowControl w:val="0"/>
              <w:jc w:val="right"/>
              <w:rPr>
                <w:b/>
                <w:bCs/>
                <w:iCs/>
                <w:sz w:val="28"/>
                <w:szCs w:val="20"/>
                <w:lang w:val="vi-VN" w:eastAsia="vi-VN"/>
              </w:rPr>
            </w:pPr>
            <w:r w:rsidRPr="00276175">
              <w:rPr>
                <w:b/>
                <w:bCs/>
                <w:iCs/>
                <w:sz w:val="28"/>
                <w:szCs w:val="20"/>
                <w:lang w:val="vi-VN" w:eastAsia="vi-VN"/>
              </w:rPr>
              <w:t>22.605</w:t>
            </w:r>
          </w:p>
        </w:tc>
      </w:tr>
      <w:tr w:rsidR="00276175" w:rsidRPr="00276175" w14:paraId="6D3B7D77" w14:textId="77777777" w:rsidTr="005510C9">
        <w:trPr>
          <w:trHeight w:val="454"/>
          <w:jc w:val="center"/>
        </w:trPr>
        <w:tc>
          <w:tcPr>
            <w:tcW w:w="704" w:type="dxa"/>
            <w:vAlign w:val="center"/>
          </w:tcPr>
          <w:p w14:paraId="14DFBD0E" w14:textId="77777777" w:rsidR="00184C08" w:rsidRPr="00276175" w:rsidRDefault="00184C08" w:rsidP="00184C08">
            <w:pPr>
              <w:widowControl w:val="0"/>
              <w:jc w:val="center"/>
              <w:rPr>
                <w:b/>
                <w:bCs/>
                <w:iCs/>
                <w:sz w:val="28"/>
                <w:szCs w:val="20"/>
                <w:lang w:val="vi-VN" w:eastAsia="vi-VN"/>
              </w:rPr>
            </w:pPr>
            <w:r w:rsidRPr="00276175">
              <w:rPr>
                <w:b/>
                <w:bCs/>
                <w:iCs/>
                <w:sz w:val="28"/>
                <w:szCs w:val="20"/>
                <w:lang w:val="vi-VN" w:eastAsia="vi-VN"/>
              </w:rPr>
              <w:t>1</w:t>
            </w:r>
          </w:p>
        </w:tc>
        <w:tc>
          <w:tcPr>
            <w:tcW w:w="6237" w:type="dxa"/>
            <w:vAlign w:val="center"/>
          </w:tcPr>
          <w:p w14:paraId="6664909C" w14:textId="77777777" w:rsidR="00184C08" w:rsidRPr="00276175" w:rsidRDefault="00184C08" w:rsidP="00184C08">
            <w:pPr>
              <w:widowControl w:val="0"/>
              <w:jc w:val="both"/>
              <w:rPr>
                <w:b/>
                <w:bCs/>
                <w:iCs/>
                <w:sz w:val="28"/>
                <w:szCs w:val="20"/>
                <w:lang w:val="vi-VN" w:eastAsia="vi-VN"/>
              </w:rPr>
            </w:pPr>
            <w:r w:rsidRPr="00276175">
              <w:rPr>
                <w:b/>
                <w:bCs/>
                <w:iCs/>
                <w:sz w:val="28"/>
                <w:szCs w:val="20"/>
                <w:lang w:val="vi-VN" w:eastAsia="vi-VN"/>
              </w:rPr>
              <w:t>Chi đầu tư xây dựng cơ bản</w:t>
            </w:r>
          </w:p>
        </w:tc>
        <w:tc>
          <w:tcPr>
            <w:tcW w:w="1880" w:type="dxa"/>
            <w:vAlign w:val="center"/>
          </w:tcPr>
          <w:p w14:paraId="3B0C984C" w14:textId="77777777" w:rsidR="00184C08" w:rsidRPr="00276175" w:rsidRDefault="00184C08" w:rsidP="00184C08">
            <w:pPr>
              <w:widowControl w:val="0"/>
              <w:jc w:val="right"/>
              <w:rPr>
                <w:b/>
                <w:bCs/>
                <w:iCs/>
                <w:sz w:val="28"/>
                <w:szCs w:val="20"/>
                <w:lang w:val="vi-VN" w:eastAsia="vi-VN"/>
              </w:rPr>
            </w:pPr>
            <w:r w:rsidRPr="00276175">
              <w:rPr>
                <w:b/>
                <w:bCs/>
                <w:iCs/>
                <w:sz w:val="28"/>
                <w:szCs w:val="20"/>
                <w:lang w:val="vi-VN" w:eastAsia="vi-VN"/>
              </w:rPr>
              <w:t>13.900</w:t>
            </w:r>
          </w:p>
        </w:tc>
      </w:tr>
      <w:tr w:rsidR="00276175" w:rsidRPr="00276175" w14:paraId="1D80E4F6" w14:textId="77777777" w:rsidTr="005510C9">
        <w:trPr>
          <w:trHeight w:val="454"/>
          <w:jc w:val="center"/>
        </w:trPr>
        <w:tc>
          <w:tcPr>
            <w:tcW w:w="704" w:type="dxa"/>
            <w:vAlign w:val="center"/>
          </w:tcPr>
          <w:p w14:paraId="1E49209D" w14:textId="77777777" w:rsidR="00184C08" w:rsidRPr="00276175" w:rsidRDefault="00184C08" w:rsidP="00184C08">
            <w:pPr>
              <w:widowControl w:val="0"/>
              <w:jc w:val="center"/>
              <w:rPr>
                <w:i/>
                <w:sz w:val="28"/>
                <w:szCs w:val="20"/>
                <w:lang w:val="vi-VN" w:eastAsia="vi-VN"/>
              </w:rPr>
            </w:pPr>
            <w:r w:rsidRPr="00276175">
              <w:rPr>
                <w:i/>
                <w:sz w:val="28"/>
                <w:szCs w:val="20"/>
                <w:lang w:val="vi-VN" w:eastAsia="vi-VN"/>
              </w:rPr>
              <w:t>1.1</w:t>
            </w:r>
          </w:p>
        </w:tc>
        <w:tc>
          <w:tcPr>
            <w:tcW w:w="6237" w:type="dxa"/>
            <w:vAlign w:val="center"/>
          </w:tcPr>
          <w:p w14:paraId="7674ED8A" w14:textId="77777777" w:rsidR="00184C08" w:rsidRPr="00276175" w:rsidRDefault="00184C08" w:rsidP="00184C08">
            <w:pPr>
              <w:widowControl w:val="0"/>
              <w:jc w:val="both"/>
              <w:rPr>
                <w:i/>
                <w:sz w:val="28"/>
                <w:szCs w:val="20"/>
                <w:lang w:val="vi-VN" w:eastAsia="vi-VN"/>
              </w:rPr>
            </w:pPr>
            <w:r w:rsidRPr="00276175">
              <w:rPr>
                <w:i/>
                <w:sz w:val="28"/>
                <w:szCs w:val="20"/>
                <w:lang w:val="vi-VN" w:eastAsia="vi-VN"/>
              </w:rPr>
              <w:t>Nhà xưởng kiểm định 700 m</w:t>
            </w:r>
            <w:r w:rsidRPr="00276175">
              <w:rPr>
                <w:i/>
                <w:sz w:val="28"/>
                <w:szCs w:val="20"/>
                <w:vertAlign w:val="superscript"/>
                <w:lang w:val="vi-VN" w:eastAsia="vi-VN"/>
              </w:rPr>
              <w:t>2</w:t>
            </w:r>
          </w:p>
        </w:tc>
        <w:tc>
          <w:tcPr>
            <w:tcW w:w="1880" w:type="dxa"/>
            <w:vAlign w:val="center"/>
          </w:tcPr>
          <w:p w14:paraId="7EC9C469" w14:textId="77777777" w:rsidR="00184C08" w:rsidRPr="00276175" w:rsidRDefault="00184C08" w:rsidP="00184C08">
            <w:pPr>
              <w:widowControl w:val="0"/>
              <w:jc w:val="right"/>
              <w:rPr>
                <w:i/>
                <w:sz w:val="28"/>
                <w:szCs w:val="20"/>
                <w:lang w:val="vi-VN" w:eastAsia="vi-VN"/>
              </w:rPr>
            </w:pPr>
            <w:r w:rsidRPr="00276175">
              <w:rPr>
                <w:i/>
                <w:sz w:val="28"/>
                <w:szCs w:val="20"/>
                <w:lang w:val="vi-VN" w:eastAsia="vi-VN"/>
              </w:rPr>
              <w:t>5.600</w:t>
            </w:r>
          </w:p>
        </w:tc>
      </w:tr>
      <w:tr w:rsidR="00276175" w:rsidRPr="00276175" w14:paraId="3ABE8637" w14:textId="77777777" w:rsidTr="005510C9">
        <w:trPr>
          <w:trHeight w:val="454"/>
          <w:jc w:val="center"/>
        </w:trPr>
        <w:tc>
          <w:tcPr>
            <w:tcW w:w="704" w:type="dxa"/>
            <w:vAlign w:val="center"/>
          </w:tcPr>
          <w:p w14:paraId="74DC6BBC" w14:textId="77777777" w:rsidR="00184C08" w:rsidRPr="00276175" w:rsidRDefault="00184C08" w:rsidP="00184C08">
            <w:pPr>
              <w:widowControl w:val="0"/>
              <w:jc w:val="center"/>
              <w:rPr>
                <w:i/>
                <w:sz w:val="28"/>
                <w:szCs w:val="20"/>
                <w:lang w:val="vi-VN" w:eastAsia="vi-VN"/>
              </w:rPr>
            </w:pPr>
            <w:r w:rsidRPr="00276175">
              <w:rPr>
                <w:i/>
                <w:sz w:val="28"/>
                <w:szCs w:val="20"/>
                <w:lang w:val="vi-VN" w:eastAsia="vi-VN"/>
              </w:rPr>
              <w:t>1.2</w:t>
            </w:r>
          </w:p>
        </w:tc>
        <w:tc>
          <w:tcPr>
            <w:tcW w:w="6237" w:type="dxa"/>
            <w:vAlign w:val="center"/>
          </w:tcPr>
          <w:p w14:paraId="471DF83E" w14:textId="77777777" w:rsidR="00184C08" w:rsidRPr="00276175" w:rsidRDefault="00184C08" w:rsidP="00184C08">
            <w:pPr>
              <w:widowControl w:val="0"/>
              <w:jc w:val="both"/>
              <w:rPr>
                <w:i/>
                <w:sz w:val="28"/>
                <w:szCs w:val="20"/>
                <w:lang w:val="vi-VN" w:eastAsia="vi-VN"/>
              </w:rPr>
            </w:pPr>
            <w:r w:rsidRPr="00276175">
              <w:rPr>
                <w:i/>
                <w:sz w:val="28"/>
                <w:szCs w:val="20"/>
                <w:lang w:val="vi-VN" w:eastAsia="vi-VN"/>
              </w:rPr>
              <w:t xml:space="preserve">Nhà làm việc Bộ phận Văn phòng </w:t>
            </w:r>
            <w:r w:rsidRPr="00276175">
              <w:rPr>
                <w:iCs/>
                <w:sz w:val="28"/>
                <w:szCs w:val="20"/>
                <w:lang w:val="vi-VN" w:eastAsia="vi-VN"/>
              </w:rPr>
              <w:t>250 m</w:t>
            </w:r>
            <w:r w:rsidRPr="00276175">
              <w:rPr>
                <w:iCs/>
                <w:sz w:val="28"/>
                <w:szCs w:val="20"/>
                <w:vertAlign w:val="superscript"/>
                <w:lang w:val="vi-VN" w:eastAsia="vi-VN"/>
              </w:rPr>
              <w:t>2</w:t>
            </w:r>
          </w:p>
        </w:tc>
        <w:tc>
          <w:tcPr>
            <w:tcW w:w="1880" w:type="dxa"/>
            <w:vAlign w:val="center"/>
          </w:tcPr>
          <w:p w14:paraId="63C9408E" w14:textId="77777777" w:rsidR="00184C08" w:rsidRPr="00276175" w:rsidRDefault="00184C08" w:rsidP="00184C08">
            <w:pPr>
              <w:widowControl w:val="0"/>
              <w:jc w:val="right"/>
              <w:rPr>
                <w:i/>
                <w:sz w:val="28"/>
                <w:szCs w:val="20"/>
                <w:lang w:val="vi-VN" w:eastAsia="vi-VN"/>
              </w:rPr>
            </w:pPr>
            <w:r w:rsidRPr="00276175">
              <w:rPr>
                <w:i/>
                <w:sz w:val="28"/>
                <w:szCs w:val="20"/>
                <w:lang w:val="vi-VN" w:eastAsia="vi-VN"/>
              </w:rPr>
              <w:t>2.500</w:t>
            </w:r>
          </w:p>
        </w:tc>
      </w:tr>
      <w:tr w:rsidR="00276175" w:rsidRPr="00276175" w14:paraId="0191C5DE" w14:textId="77777777" w:rsidTr="005510C9">
        <w:trPr>
          <w:trHeight w:val="454"/>
          <w:jc w:val="center"/>
        </w:trPr>
        <w:tc>
          <w:tcPr>
            <w:tcW w:w="704" w:type="dxa"/>
            <w:vAlign w:val="center"/>
          </w:tcPr>
          <w:p w14:paraId="3A2FC4C5" w14:textId="77777777" w:rsidR="00184C08" w:rsidRPr="00276175" w:rsidRDefault="00184C08" w:rsidP="00184C08">
            <w:pPr>
              <w:widowControl w:val="0"/>
              <w:jc w:val="center"/>
              <w:rPr>
                <w:i/>
                <w:sz w:val="28"/>
                <w:szCs w:val="20"/>
                <w:lang w:val="vi-VN" w:eastAsia="vi-VN"/>
              </w:rPr>
            </w:pPr>
            <w:r w:rsidRPr="00276175">
              <w:rPr>
                <w:i/>
                <w:sz w:val="28"/>
                <w:szCs w:val="20"/>
                <w:lang w:val="vi-VN" w:eastAsia="vi-VN"/>
              </w:rPr>
              <w:t>1.3</w:t>
            </w:r>
          </w:p>
        </w:tc>
        <w:tc>
          <w:tcPr>
            <w:tcW w:w="6237" w:type="dxa"/>
            <w:vAlign w:val="center"/>
          </w:tcPr>
          <w:p w14:paraId="559C9CC5" w14:textId="77777777" w:rsidR="00184C08" w:rsidRPr="00276175" w:rsidRDefault="00184C08" w:rsidP="00184C08">
            <w:pPr>
              <w:widowControl w:val="0"/>
              <w:jc w:val="both"/>
              <w:rPr>
                <w:i/>
                <w:sz w:val="28"/>
                <w:szCs w:val="20"/>
                <w:lang w:val="vi-VN" w:eastAsia="vi-VN"/>
              </w:rPr>
            </w:pPr>
            <w:r w:rsidRPr="00276175">
              <w:rPr>
                <w:i/>
                <w:sz w:val="28"/>
                <w:szCs w:val="20"/>
                <w:lang w:val="vi-VN" w:eastAsia="vi-VN"/>
              </w:rPr>
              <w:t>Đầu tư hệ thống phòng cháy chữa cháy</w:t>
            </w:r>
          </w:p>
        </w:tc>
        <w:tc>
          <w:tcPr>
            <w:tcW w:w="1880" w:type="dxa"/>
            <w:vAlign w:val="center"/>
          </w:tcPr>
          <w:p w14:paraId="74371E49" w14:textId="77777777" w:rsidR="00184C08" w:rsidRPr="00276175" w:rsidRDefault="00184C08" w:rsidP="00184C08">
            <w:pPr>
              <w:widowControl w:val="0"/>
              <w:jc w:val="right"/>
              <w:rPr>
                <w:i/>
                <w:sz w:val="28"/>
                <w:szCs w:val="20"/>
                <w:lang w:val="vi-VN" w:eastAsia="vi-VN"/>
              </w:rPr>
            </w:pPr>
            <w:r w:rsidRPr="00276175">
              <w:rPr>
                <w:i/>
                <w:sz w:val="28"/>
                <w:szCs w:val="20"/>
                <w:lang w:val="vi-VN" w:eastAsia="vi-VN"/>
              </w:rPr>
              <w:t>1.000</w:t>
            </w:r>
          </w:p>
        </w:tc>
      </w:tr>
      <w:tr w:rsidR="00276175" w:rsidRPr="00276175" w14:paraId="565C2D54" w14:textId="77777777" w:rsidTr="005510C9">
        <w:trPr>
          <w:trHeight w:val="454"/>
          <w:jc w:val="center"/>
        </w:trPr>
        <w:tc>
          <w:tcPr>
            <w:tcW w:w="704" w:type="dxa"/>
            <w:vAlign w:val="center"/>
          </w:tcPr>
          <w:p w14:paraId="50608620" w14:textId="77777777" w:rsidR="00184C08" w:rsidRPr="00276175" w:rsidRDefault="00184C08" w:rsidP="00184C08">
            <w:pPr>
              <w:widowControl w:val="0"/>
              <w:jc w:val="center"/>
              <w:rPr>
                <w:i/>
                <w:sz w:val="28"/>
                <w:szCs w:val="20"/>
                <w:lang w:val="vi-VN" w:eastAsia="vi-VN"/>
              </w:rPr>
            </w:pPr>
            <w:r w:rsidRPr="00276175">
              <w:rPr>
                <w:i/>
                <w:sz w:val="28"/>
                <w:szCs w:val="20"/>
                <w:lang w:val="vi-VN" w:eastAsia="vi-VN"/>
              </w:rPr>
              <w:t>1.4</w:t>
            </w:r>
          </w:p>
        </w:tc>
        <w:tc>
          <w:tcPr>
            <w:tcW w:w="6237" w:type="dxa"/>
            <w:vAlign w:val="center"/>
          </w:tcPr>
          <w:p w14:paraId="22066779" w14:textId="77777777" w:rsidR="00184C08" w:rsidRPr="00276175" w:rsidRDefault="00184C08" w:rsidP="00184C08">
            <w:pPr>
              <w:widowControl w:val="0"/>
              <w:jc w:val="both"/>
              <w:rPr>
                <w:i/>
                <w:sz w:val="28"/>
                <w:szCs w:val="20"/>
                <w:lang w:val="vi-VN" w:eastAsia="vi-VN"/>
              </w:rPr>
            </w:pPr>
            <w:r w:rsidRPr="00276175">
              <w:rPr>
                <w:i/>
                <w:sz w:val="28"/>
                <w:szCs w:val="20"/>
                <w:lang w:val="vi-VN" w:eastAsia="vi-VN"/>
              </w:rPr>
              <w:t>Hệ thống đường nội bộ (rộng 6m x dài 120m) 720</w:t>
            </w:r>
            <w:r w:rsidRPr="00276175">
              <w:rPr>
                <w:iCs/>
                <w:sz w:val="28"/>
                <w:szCs w:val="20"/>
                <w:lang w:val="vi-VN" w:eastAsia="vi-VN"/>
              </w:rPr>
              <w:t>m</w:t>
            </w:r>
            <w:r w:rsidRPr="00276175">
              <w:rPr>
                <w:iCs/>
                <w:sz w:val="28"/>
                <w:szCs w:val="20"/>
                <w:vertAlign w:val="superscript"/>
                <w:lang w:val="vi-VN" w:eastAsia="vi-VN"/>
              </w:rPr>
              <w:t>2</w:t>
            </w:r>
          </w:p>
        </w:tc>
        <w:tc>
          <w:tcPr>
            <w:tcW w:w="1880" w:type="dxa"/>
            <w:vAlign w:val="center"/>
          </w:tcPr>
          <w:p w14:paraId="6ABC56D6" w14:textId="77777777" w:rsidR="00184C08" w:rsidRPr="00276175" w:rsidRDefault="00184C08" w:rsidP="00184C08">
            <w:pPr>
              <w:widowControl w:val="0"/>
              <w:jc w:val="right"/>
              <w:rPr>
                <w:i/>
                <w:sz w:val="28"/>
                <w:szCs w:val="20"/>
                <w:lang w:val="vi-VN" w:eastAsia="vi-VN"/>
              </w:rPr>
            </w:pPr>
            <w:r w:rsidRPr="00276175">
              <w:rPr>
                <w:i/>
                <w:sz w:val="28"/>
                <w:szCs w:val="20"/>
                <w:lang w:val="vi-VN" w:eastAsia="vi-VN"/>
              </w:rPr>
              <w:t>800</w:t>
            </w:r>
          </w:p>
        </w:tc>
      </w:tr>
      <w:tr w:rsidR="00276175" w:rsidRPr="00276175" w14:paraId="76D744CA" w14:textId="77777777" w:rsidTr="005510C9">
        <w:trPr>
          <w:trHeight w:val="454"/>
          <w:jc w:val="center"/>
        </w:trPr>
        <w:tc>
          <w:tcPr>
            <w:tcW w:w="704" w:type="dxa"/>
            <w:vAlign w:val="center"/>
          </w:tcPr>
          <w:p w14:paraId="2943C456" w14:textId="77777777" w:rsidR="00184C08" w:rsidRPr="00276175" w:rsidRDefault="00184C08" w:rsidP="00184C08">
            <w:pPr>
              <w:widowControl w:val="0"/>
              <w:jc w:val="center"/>
              <w:rPr>
                <w:i/>
                <w:sz w:val="28"/>
                <w:szCs w:val="20"/>
                <w:lang w:val="vi-VN" w:eastAsia="vi-VN"/>
              </w:rPr>
            </w:pPr>
            <w:r w:rsidRPr="00276175">
              <w:rPr>
                <w:i/>
                <w:sz w:val="28"/>
                <w:szCs w:val="20"/>
                <w:lang w:val="vi-VN" w:eastAsia="vi-VN"/>
              </w:rPr>
              <w:t>1.5</w:t>
            </w:r>
          </w:p>
        </w:tc>
        <w:tc>
          <w:tcPr>
            <w:tcW w:w="6237" w:type="dxa"/>
            <w:vAlign w:val="center"/>
          </w:tcPr>
          <w:p w14:paraId="27CFE266" w14:textId="77777777" w:rsidR="00184C08" w:rsidRPr="00276175" w:rsidRDefault="00184C08" w:rsidP="00184C08">
            <w:pPr>
              <w:widowControl w:val="0"/>
              <w:jc w:val="both"/>
              <w:rPr>
                <w:i/>
                <w:sz w:val="28"/>
                <w:szCs w:val="20"/>
                <w:lang w:val="vi-VN" w:eastAsia="vi-VN"/>
              </w:rPr>
            </w:pPr>
            <w:r w:rsidRPr="00276175">
              <w:rPr>
                <w:i/>
                <w:sz w:val="28"/>
                <w:szCs w:val="20"/>
                <w:lang w:val="vi-VN" w:eastAsia="vi-VN"/>
              </w:rPr>
              <w:t xml:space="preserve">Bãi đỗ xe bê tông 4.000 </w:t>
            </w:r>
            <w:r w:rsidRPr="00276175">
              <w:rPr>
                <w:iCs/>
                <w:sz w:val="28"/>
                <w:szCs w:val="20"/>
                <w:lang w:val="vi-VN" w:eastAsia="vi-VN"/>
              </w:rPr>
              <w:t>m</w:t>
            </w:r>
            <w:r w:rsidRPr="00276175">
              <w:rPr>
                <w:iCs/>
                <w:sz w:val="28"/>
                <w:szCs w:val="20"/>
                <w:vertAlign w:val="superscript"/>
                <w:lang w:val="vi-VN" w:eastAsia="vi-VN"/>
              </w:rPr>
              <w:t>2</w:t>
            </w:r>
          </w:p>
        </w:tc>
        <w:tc>
          <w:tcPr>
            <w:tcW w:w="1880" w:type="dxa"/>
            <w:vAlign w:val="center"/>
          </w:tcPr>
          <w:p w14:paraId="6D2D1DA5" w14:textId="77777777" w:rsidR="00184C08" w:rsidRPr="00276175" w:rsidRDefault="00184C08" w:rsidP="00184C08">
            <w:pPr>
              <w:widowControl w:val="0"/>
              <w:jc w:val="right"/>
              <w:rPr>
                <w:i/>
                <w:sz w:val="28"/>
                <w:szCs w:val="20"/>
                <w:lang w:val="vi-VN" w:eastAsia="vi-VN"/>
              </w:rPr>
            </w:pPr>
            <w:r w:rsidRPr="00276175">
              <w:rPr>
                <w:i/>
                <w:sz w:val="28"/>
                <w:szCs w:val="20"/>
                <w:lang w:val="vi-VN" w:eastAsia="vi-VN"/>
              </w:rPr>
              <w:t>4.000</w:t>
            </w:r>
          </w:p>
        </w:tc>
      </w:tr>
      <w:tr w:rsidR="00276175" w:rsidRPr="00276175" w14:paraId="349B3F1E" w14:textId="77777777" w:rsidTr="005510C9">
        <w:trPr>
          <w:trHeight w:val="454"/>
          <w:jc w:val="center"/>
        </w:trPr>
        <w:tc>
          <w:tcPr>
            <w:tcW w:w="704" w:type="dxa"/>
            <w:vAlign w:val="center"/>
          </w:tcPr>
          <w:p w14:paraId="3B76F158" w14:textId="77777777" w:rsidR="00184C08" w:rsidRPr="00276175" w:rsidRDefault="00184C08" w:rsidP="00184C08">
            <w:pPr>
              <w:widowControl w:val="0"/>
              <w:jc w:val="center"/>
              <w:rPr>
                <w:b/>
                <w:bCs/>
                <w:iCs/>
                <w:sz w:val="28"/>
                <w:szCs w:val="20"/>
                <w:lang w:val="vi-VN" w:eastAsia="vi-VN"/>
              </w:rPr>
            </w:pPr>
            <w:r w:rsidRPr="00276175">
              <w:rPr>
                <w:b/>
                <w:bCs/>
                <w:iCs/>
                <w:sz w:val="28"/>
                <w:szCs w:val="20"/>
                <w:lang w:val="vi-VN" w:eastAsia="vi-VN"/>
              </w:rPr>
              <w:t>2</w:t>
            </w:r>
          </w:p>
        </w:tc>
        <w:tc>
          <w:tcPr>
            <w:tcW w:w="6237" w:type="dxa"/>
            <w:vAlign w:val="center"/>
          </w:tcPr>
          <w:p w14:paraId="5D158F77" w14:textId="77777777" w:rsidR="00184C08" w:rsidRPr="00276175" w:rsidRDefault="00184C08" w:rsidP="00184C08">
            <w:pPr>
              <w:widowControl w:val="0"/>
              <w:jc w:val="both"/>
              <w:rPr>
                <w:b/>
                <w:bCs/>
                <w:iCs/>
                <w:sz w:val="28"/>
                <w:szCs w:val="20"/>
                <w:lang w:val="vi-VN" w:eastAsia="vi-VN"/>
              </w:rPr>
            </w:pPr>
            <w:r w:rsidRPr="00276175">
              <w:rPr>
                <w:b/>
                <w:bCs/>
                <w:iCs/>
                <w:sz w:val="28"/>
                <w:szCs w:val="20"/>
                <w:lang w:val="vi-VN" w:eastAsia="vi-VN"/>
              </w:rPr>
              <w:t>Chi đầu tư trang thiết bị kiểm định, hạ tầng kỹ thuật</w:t>
            </w:r>
          </w:p>
        </w:tc>
        <w:tc>
          <w:tcPr>
            <w:tcW w:w="1880" w:type="dxa"/>
            <w:vAlign w:val="center"/>
          </w:tcPr>
          <w:p w14:paraId="1F2DA18C" w14:textId="77777777" w:rsidR="00184C08" w:rsidRPr="00276175" w:rsidRDefault="00184C08" w:rsidP="00184C08">
            <w:pPr>
              <w:widowControl w:val="0"/>
              <w:jc w:val="right"/>
              <w:rPr>
                <w:b/>
                <w:bCs/>
                <w:iCs/>
                <w:sz w:val="28"/>
                <w:szCs w:val="20"/>
                <w:lang w:val="vi-VN" w:eastAsia="vi-VN"/>
              </w:rPr>
            </w:pPr>
            <w:r w:rsidRPr="00276175">
              <w:rPr>
                <w:b/>
                <w:bCs/>
                <w:iCs/>
                <w:sz w:val="28"/>
                <w:szCs w:val="20"/>
                <w:lang w:val="vi-VN" w:eastAsia="vi-VN"/>
              </w:rPr>
              <w:t>6.650</w:t>
            </w:r>
          </w:p>
        </w:tc>
      </w:tr>
      <w:tr w:rsidR="00276175" w:rsidRPr="00276175" w14:paraId="7D106352" w14:textId="77777777" w:rsidTr="005510C9">
        <w:trPr>
          <w:trHeight w:val="454"/>
          <w:jc w:val="center"/>
        </w:trPr>
        <w:tc>
          <w:tcPr>
            <w:tcW w:w="704" w:type="dxa"/>
            <w:vAlign w:val="center"/>
          </w:tcPr>
          <w:p w14:paraId="42D131C6" w14:textId="77777777" w:rsidR="00184C08" w:rsidRPr="00276175" w:rsidRDefault="00184C08" w:rsidP="00184C08">
            <w:pPr>
              <w:widowControl w:val="0"/>
              <w:jc w:val="center"/>
              <w:rPr>
                <w:i/>
                <w:sz w:val="28"/>
                <w:szCs w:val="20"/>
                <w:lang w:val="vi-VN" w:eastAsia="vi-VN"/>
              </w:rPr>
            </w:pPr>
            <w:r w:rsidRPr="00276175">
              <w:rPr>
                <w:i/>
                <w:sz w:val="28"/>
                <w:szCs w:val="20"/>
                <w:lang w:val="vi-VN" w:eastAsia="vi-VN"/>
              </w:rPr>
              <w:t>2.1</w:t>
            </w:r>
          </w:p>
        </w:tc>
        <w:tc>
          <w:tcPr>
            <w:tcW w:w="6237" w:type="dxa"/>
            <w:vAlign w:val="center"/>
          </w:tcPr>
          <w:p w14:paraId="6E6F4488" w14:textId="77777777" w:rsidR="00184C08" w:rsidRPr="00276175" w:rsidRDefault="00184C08" w:rsidP="00184C08">
            <w:pPr>
              <w:widowControl w:val="0"/>
              <w:jc w:val="both"/>
              <w:rPr>
                <w:i/>
                <w:sz w:val="28"/>
                <w:szCs w:val="20"/>
                <w:lang w:val="vi-VN" w:eastAsia="vi-VN"/>
              </w:rPr>
            </w:pPr>
            <w:del w:id="1031" w:author="Nội dung điều chỉnh (Claude)" w:date="2026-10-21T09:21:33Z">
              <w:r w:rsidRPr="00276175">
                <w:rPr>
                  <w:i/>
                  <w:sz w:val="28"/>
                  <w:szCs w:val="20"/>
                  <w:lang w:val="vi-VN" w:eastAsia="vi-VN"/>
                </w:rPr>
                <w:delText>Thiết bị thuộc 2 dây chuyền kiểm định loại II</w:delText>
              </w:r>
            </w:del>
            <w:ins w:id="1032" w:author="Nội dung điều chỉnh (Claude)" w:date="2026-10-21T09:21:33Z">
              <w:r w:rsidRPr="00276175">
                <w:rPr>
                  <w:i/>
                  <w:sz w:val="28"/>
                  <w:szCs w:val="20"/>
                  <w:lang w:val="vi-VN" w:eastAsia="vi-VN"/>
                </w:rPr>
                <w:t xml:space="preserve">Thiết bị 01 dây chuyền kiểm định tổng hợp loại I và loại II (giai đoạn 1)</w:t>
              </w:r>
            </w:ins>
          </w:p>
        </w:tc>
        <w:tc>
          <w:tcPr>
            <w:tcW w:w="1880" w:type="dxa"/>
            <w:vAlign w:val="center"/>
          </w:tcPr>
          <w:p w14:paraId="3DA4F9D0" w14:textId="77777777" w:rsidR="00184C08" w:rsidRPr="00276175" w:rsidRDefault="00184C08" w:rsidP="00184C08">
            <w:pPr>
              <w:widowControl w:val="0"/>
              <w:jc w:val="right"/>
              <w:rPr>
                <w:i/>
                <w:sz w:val="28"/>
                <w:szCs w:val="20"/>
                <w:lang w:val="vi-VN" w:eastAsia="vi-VN"/>
              </w:rPr>
            </w:pPr>
            <w:del w:id="1033" w:author="Nội dung điều chỉnh (Claude)" w:date="2026-10-21T09:21:33Z">
              <w:r w:rsidRPr="00276175">
                <w:rPr>
                  <w:i/>
                  <w:sz w:val="28"/>
                  <w:szCs w:val="20"/>
                  <w:lang w:val="vi-VN" w:eastAsia="vi-VN"/>
                </w:rPr>
                <w:delText>5.800</w:delText>
              </w:r>
            </w:del>
            <w:ins w:id="1034" w:author="Nội dung điều chỉnh (Claude)" w:date="2026-10-21T09:21:33Z">
              <w:r w:rsidRPr="00276175">
                <w:rPr>
                  <w:i/>
                  <w:sz w:val="28"/>
                  <w:szCs w:val="20"/>
                  <w:lang w:val="vi-VN" w:eastAsia="vi-VN"/>
                </w:rPr>
                <w:t xml:space="preserve">2.820</w:t>
              </w:r>
            </w:ins>
          </w:p>
        </w:tc>
      </w:tr>
      <w:tr w:rsidR="00276175" w:rsidRPr="00276175" w14:paraId="677443C9" w14:textId="77777777" w:rsidTr="005510C9">
        <w:trPr>
          <w:trHeight w:val="454"/>
          <w:jc w:val="center"/>
        </w:trPr>
        <w:tc>
          <w:tcPr>
            <w:tcW w:w="704" w:type="dxa"/>
            <w:vAlign w:val="center"/>
          </w:tcPr>
          <w:p w14:paraId="78BF3AEB" w14:textId="77777777" w:rsidR="00184C08" w:rsidRPr="00276175" w:rsidRDefault="00184C08" w:rsidP="00184C08">
            <w:pPr>
              <w:widowControl w:val="0"/>
              <w:jc w:val="center"/>
              <w:rPr>
                <w:i/>
                <w:sz w:val="28"/>
                <w:szCs w:val="20"/>
                <w:lang w:val="vi-VN" w:eastAsia="vi-VN"/>
              </w:rPr>
            </w:pPr>
            <w:r w:rsidRPr="00276175">
              <w:rPr>
                <w:i/>
                <w:sz w:val="28"/>
                <w:szCs w:val="20"/>
                <w:lang w:val="vi-VN" w:eastAsia="vi-VN"/>
              </w:rPr>
              <w:t>2.2</w:t>
            </w:r>
          </w:p>
        </w:tc>
        <w:tc>
          <w:tcPr>
            <w:tcW w:w="6237" w:type="dxa"/>
            <w:vAlign w:val="center"/>
          </w:tcPr>
          <w:p w14:paraId="5B444C92" w14:textId="77777777" w:rsidR="00184C08" w:rsidRPr="00276175" w:rsidRDefault="00184C08" w:rsidP="00184C08">
            <w:pPr>
              <w:widowControl w:val="0"/>
              <w:jc w:val="both"/>
              <w:rPr>
                <w:i/>
                <w:sz w:val="28"/>
                <w:szCs w:val="20"/>
                <w:lang w:val="vi-VN" w:eastAsia="vi-VN"/>
              </w:rPr>
            </w:pPr>
            <w:r w:rsidRPr="00276175">
              <w:rPr>
                <w:i/>
                <w:sz w:val="28"/>
                <w:szCs w:val="20"/>
                <w:lang w:val="vi-VN" w:eastAsia="vi-VN"/>
              </w:rPr>
              <w:t>Thiết bị phụ trợ kèm theo dây chuyền kiểm định</w:t>
            </w:r>
          </w:p>
        </w:tc>
        <w:tc>
          <w:tcPr>
            <w:tcW w:w="1880" w:type="dxa"/>
            <w:vAlign w:val="center"/>
          </w:tcPr>
          <w:p w14:paraId="663A58F9" w14:textId="77777777" w:rsidR="00184C08" w:rsidRPr="00276175" w:rsidRDefault="00184C08" w:rsidP="00184C08">
            <w:pPr>
              <w:widowControl w:val="0"/>
              <w:jc w:val="right"/>
              <w:rPr>
                <w:i/>
                <w:sz w:val="28"/>
                <w:szCs w:val="20"/>
                <w:lang w:val="vi-VN" w:eastAsia="vi-VN"/>
              </w:rPr>
            </w:pPr>
            <w:r w:rsidRPr="00276175">
              <w:rPr>
                <w:i/>
                <w:sz w:val="28"/>
                <w:szCs w:val="20"/>
                <w:lang w:val="vi-VN" w:eastAsia="vi-VN"/>
              </w:rPr>
              <w:t>350</w:t>
            </w:r>
          </w:p>
        </w:tc>
      </w:tr>
      <w:tr w:rsidR="00276175" w:rsidRPr="00276175" w14:paraId="7248F0C2" w14:textId="77777777" w:rsidTr="005510C9">
        <w:trPr>
          <w:trHeight w:val="454"/>
          <w:jc w:val="center"/>
        </w:trPr>
        <w:tc>
          <w:tcPr>
            <w:tcW w:w="704" w:type="dxa"/>
            <w:vAlign w:val="center"/>
          </w:tcPr>
          <w:p w14:paraId="72597578" w14:textId="77777777" w:rsidR="00184C08" w:rsidRPr="00276175" w:rsidRDefault="00184C08" w:rsidP="00184C08">
            <w:pPr>
              <w:widowControl w:val="0"/>
              <w:jc w:val="center"/>
              <w:rPr>
                <w:i/>
                <w:sz w:val="28"/>
                <w:szCs w:val="20"/>
                <w:lang w:val="vi-VN" w:eastAsia="vi-VN"/>
              </w:rPr>
            </w:pPr>
            <w:r w:rsidRPr="00276175">
              <w:rPr>
                <w:i/>
                <w:sz w:val="28"/>
                <w:szCs w:val="20"/>
                <w:lang w:val="vi-VN" w:eastAsia="vi-VN"/>
              </w:rPr>
              <w:t>2.3</w:t>
            </w:r>
          </w:p>
        </w:tc>
        <w:tc>
          <w:tcPr>
            <w:tcW w:w="6237" w:type="dxa"/>
            <w:vAlign w:val="center"/>
          </w:tcPr>
          <w:p w14:paraId="6CFC7BAB" w14:textId="77777777" w:rsidR="00184C08" w:rsidRPr="00276175" w:rsidRDefault="00184C08" w:rsidP="00184C08">
            <w:pPr>
              <w:widowControl w:val="0"/>
              <w:jc w:val="both"/>
              <w:rPr>
                <w:i/>
                <w:sz w:val="28"/>
                <w:szCs w:val="20"/>
                <w:lang w:val="vi-VN" w:eastAsia="vi-VN"/>
              </w:rPr>
            </w:pPr>
            <w:r w:rsidRPr="00276175">
              <w:rPr>
                <w:i/>
                <w:sz w:val="28"/>
                <w:szCs w:val="20"/>
                <w:lang w:val="vi-VN" w:eastAsia="vi-VN"/>
              </w:rPr>
              <w:t>Thiết bị văn phòng</w:t>
            </w:r>
          </w:p>
        </w:tc>
        <w:tc>
          <w:tcPr>
            <w:tcW w:w="1880" w:type="dxa"/>
            <w:vAlign w:val="center"/>
          </w:tcPr>
          <w:p w14:paraId="2D2151B9" w14:textId="77777777" w:rsidR="00184C08" w:rsidRPr="00276175" w:rsidRDefault="00184C08" w:rsidP="00184C08">
            <w:pPr>
              <w:widowControl w:val="0"/>
              <w:jc w:val="right"/>
              <w:rPr>
                <w:i/>
                <w:sz w:val="28"/>
                <w:szCs w:val="20"/>
                <w:lang w:val="vi-VN" w:eastAsia="vi-VN"/>
              </w:rPr>
            </w:pPr>
            <w:r w:rsidRPr="00276175">
              <w:rPr>
                <w:i/>
                <w:sz w:val="28"/>
                <w:szCs w:val="20"/>
                <w:lang w:val="vi-VN" w:eastAsia="vi-VN"/>
              </w:rPr>
              <w:t>500</w:t>
            </w:r>
          </w:p>
        </w:tc>
      </w:tr>
      <w:tr w:rsidR="00276175" w:rsidRPr="00276175" w14:paraId="7248F0C2" w14:textId="77777777" w:rsidTr="005510C9">
        <w:trPr>
          <w:trHeight w:val="454"/>
          <w:jc w:val="center"/>
          <w:ins w:id="1038" w:author="Nội dung bổ sung (Claude)" w:date="2026-10-21T09:21:33Z"/>
        </w:trPr>
        <w:tc>
          <w:tcPr>
            <w:tcW w:w="704" w:type="dxa"/>
            <w:vAlign w:val="center"/>
          </w:tcPr>
          <w:p w14:paraId="72597578" w14:textId="77777777" w:rsidR="00184C08" w:rsidRPr="00276175" w:rsidRDefault="00184C08" w:rsidP="00184C08">
            <w:pPr>
              <w:widowControl w:val="0"/>
              <w:jc w:val="center"/>
              <w:rPr>
                <w:i/>
                <w:sz w:val="28"/>
                <w:szCs w:val="20"/>
                <w:lang w:val="vi-VN" w:eastAsia="vi-VN"/>
              </w:rPr>
            </w:pPr>
            <w:ins w:id="1035" w:author="Nội dung bổ sung (Claude)" w:date="2026-10-21T09:21:33Z">
              <w:r w:rsidRPr="00276175">
                <w:rPr>
                  <w:i/>
                  <w:sz w:val="28"/>
                  <w:szCs w:val="20"/>
                  <w:lang w:val="vi-VN" w:eastAsia="vi-VN"/>
                </w:rPr>
                <w:t xml:space="preserve">2.4</w:t>
              </w:r>
            </w:ins>
          </w:p>
        </w:tc>
        <w:tc>
          <w:tcPr>
            <w:tcW w:w="6237" w:type="dxa"/>
            <w:vAlign w:val="center"/>
          </w:tcPr>
          <w:p w14:paraId="6CFC7BAB" w14:textId="77777777" w:rsidR="00184C08" w:rsidRPr="00276175" w:rsidRDefault="00184C08" w:rsidP="00184C08">
            <w:pPr>
              <w:widowControl w:val="0"/>
              <w:jc w:val="both"/>
              <w:rPr>
                <w:i/>
                <w:sz w:val="28"/>
                <w:szCs w:val="20"/>
                <w:lang w:val="vi-VN" w:eastAsia="vi-VN"/>
              </w:rPr>
            </w:pPr>
            <w:ins w:id="1036" w:author="Nội dung bổ sung (Claude)" w:date="2026-10-21T09:21:33Z">
              <w:r w:rsidRPr="00276175">
                <w:rPr>
                  <w:i/>
                  <w:sz w:val="28"/>
                  <w:szCs w:val="20"/>
                  <w:lang w:val="vi-VN" w:eastAsia="vi-VN"/>
                </w:rPr>
                <w:t xml:space="preserve">Dự phòng đầu tư chuẩn hóa theo quy chuẩn kỹ thuật quốc gia mới về cơ sở đăng kiểm (thiết bị cân kiểm tra khối lượng xe; chênh lệch thiết bị kiểm tra phanh tổng hợp có chức năng kiểm tra xe dẫn động bốn bánh toàn thời gian; dụng cụ đo độ truyền sáng kính chắn gió; trang bị bảo vệ cách điện khi kiểm tra xe điện; thiết bị và camera kiểm định khí thải xe mô tô, xe gắn máy; hố móng cân; hệ thống quản lý chất lượng và chứng nhận phù hợp quy chuẩn)</w:t>
              </w:r>
            </w:ins>
          </w:p>
        </w:tc>
        <w:tc>
          <w:tcPr>
            <w:tcW w:w="1880" w:type="dxa"/>
            <w:vAlign w:val="center"/>
          </w:tcPr>
          <w:p w14:paraId="2D2151B9" w14:textId="77777777" w:rsidR="00184C08" w:rsidRPr="00276175" w:rsidRDefault="00184C08" w:rsidP="00184C08">
            <w:pPr>
              <w:widowControl w:val="0"/>
              <w:jc w:val="right"/>
              <w:rPr>
                <w:i/>
                <w:sz w:val="28"/>
                <w:szCs w:val="20"/>
                <w:lang w:val="vi-VN" w:eastAsia="vi-VN"/>
              </w:rPr>
            </w:pPr>
            <w:ins w:id="1037" w:author="Nội dung bổ sung (Claude)" w:date="2026-10-21T09:21:33Z">
              <w:r w:rsidRPr="00276175">
                <w:rPr>
                  <w:i/>
                  <w:sz w:val="28"/>
                  <w:szCs w:val="20"/>
                  <w:lang w:val="vi-VN" w:eastAsia="vi-VN"/>
                </w:rPr>
                <w:t xml:space="preserve">2.980</w:t>
              </w:r>
            </w:ins>
          </w:p>
        </w:tc>
      </w:tr>
      <w:tr w:rsidR="00276175" w:rsidRPr="00276175" w14:paraId="08D640E0" w14:textId="77777777" w:rsidTr="005510C9">
        <w:trPr>
          <w:trHeight w:val="1036"/>
          <w:jc w:val="center"/>
        </w:trPr>
        <w:tc>
          <w:tcPr>
            <w:tcW w:w="704" w:type="dxa"/>
            <w:vAlign w:val="center"/>
          </w:tcPr>
          <w:p w14:paraId="73493869" w14:textId="77777777" w:rsidR="00184C08" w:rsidRPr="00276175" w:rsidRDefault="00184C08" w:rsidP="00184C08">
            <w:pPr>
              <w:widowControl w:val="0"/>
              <w:jc w:val="center"/>
              <w:rPr>
                <w:b/>
                <w:bCs/>
                <w:i/>
                <w:sz w:val="28"/>
                <w:szCs w:val="20"/>
                <w:lang w:val="vi-VN" w:eastAsia="vi-VN"/>
              </w:rPr>
            </w:pPr>
            <w:r w:rsidRPr="00276175">
              <w:rPr>
                <w:b/>
                <w:bCs/>
                <w:iCs/>
                <w:sz w:val="28"/>
                <w:szCs w:val="20"/>
                <w:lang w:val="vi-VN" w:eastAsia="vi-VN"/>
              </w:rPr>
              <w:t>3</w:t>
            </w:r>
          </w:p>
        </w:tc>
        <w:tc>
          <w:tcPr>
            <w:tcW w:w="6237" w:type="dxa"/>
            <w:vAlign w:val="center"/>
          </w:tcPr>
          <w:p w14:paraId="5B0610C0" w14:textId="77777777" w:rsidR="00184C08" w:rsidRPr="00276175" w:rsidRDefault="00184C08" w:rsidP="00184C08">
            <w:pPr>
              <w:widowControl w:val="0"/>
              <w:jc w:val="both"/>
              <w:rPr>
                <w:b/>
                <w:bCs/>
                <w:i/>
                <w:sz w:val="28"/>
                <w:szCs w:val="20"/>
                <w:lang w:val="vi-VN" w:eastAsia="vi-VN"/>
              </w:rPr>
            </w:pPr>
            <w:r w:rsidRPr="00276175">
              <w:rPr>
                <w:b/>
                <w:bCs/>
                <w:iCs/>
                <w:sz w:val="28"/>
                <w:szCs w:val="20"/>
                <w:lang w:val="vi-VN" w:eastAsia="vi-VN"/>
              </w:rPr>
              <w:t xml:space="preserve">Chi phí khác </w:t>
            </w:r>
            <w:r w:rsidRPr="00276175">
              <w:rPr>
                <w:iCs/>
                <w:sz w:val="28"/>
                <w:szCs w:val="20"/>
                <w:lang w:val="vi-VN" w:eastAsia="vi-VN"/>
              </w:rPr>
              <w:t>(chi phí quản lý, chi phí tư vấn, chi phí dự phòng và chi phí khác, bằng 10% tổng chi phí xây dựng cơ bản và chi phí đầu tư trang thiết bị)</w:t>
            </w:r>
          </w:p>
        </w:tc>
        <w:tc>
          <w:tcPr>
            <w:tcW w:w="1880" w:type="dxa"/>
            <w:vAlign w:val="center"/>
          </w:tcPr>
          <w:p w14:paraId="12BD724A" w14:textId="77777777" w:rsidR="00184C08" w:rsidRPr="00276175" w:rsidRDefault="00184C08" w:rsidP="00184C08">
            <w:pPr>
              <w:widowControl w:val="0"/>
              <w:jc w:val="right"/>
              <w:rPr>
                <w:b/>
                <w:bCs/>
                <w:iCs/>
                <w:sz w:val="28"/>
                <w:szCs w:val="20"/>
                <w:lang w:val="vi-VN" w:eastAsia="vi-VN"/>
              </w:rPr>
            </w:pPr>
            <w:r w:rsidRPr="00276175">
              <w:rPr>
                <w:b/>
                <w:bCs/>
                <w:iCs/>
                <w:sz w:val="28"/>
                <w:szCs w:val="20"/>
                <w:lang w:val="vi-VN" w:eastAsia="vi-VN"/>
              </w:rPr>
              <w:t>2.055</w:t>
            </w:r>
          </w:p>
        </w:tc>
      </w:tr>
      <w:tr w:rsidR="00276175" w:rsidRPr="00276175" w14:paraId="32B2906E" w14:textId="77777777" w:rsidTr="005510C9">
        <w:trPr>
          <w:trHeight w:val="454"/>
          <w:jc w:val="center"/>
        </w:trPr>
        <w:tc>
          <w:tcPr>
            <w:tcW w:w="704" w:type="dxa"/>
            <w:vAlign w:val="center"/>
          </w:tcPr>
          <w:p w14:paraId="1E838980" w14:textId="77777777" w:rsidR="00184C08" w:rsidRPr="00276175" w:rsidRDefault="00184C08" w:rsidP="00184C08">
            <w:pPr>
              <w:widowControl w:val="0"/>
              <w:jc w:val="center"/>
              <w:rPr>
                <w:b/>
                <w:bCs/>
                <w:iCs/>
                <w:sz w:val="28"/>
                <w:szCs w:val="20"/>
                <w:lang w:eastAsia="vi-VN"/>
              </w:rPr>
            </w:pPr>
            <w:r w:rsidRPr="00276175">
              <w:rPr>
                <w:b/>
                <w:bCs/>
                <w:iCs/>
                <w:sz w:val="28"/>
                <w:szCs w:val="20"/>
                <w:lang w:val="vi-VN" w:eastAsia="vi-VN"/>
              </w:rPr>
              <w:t>II</w:t>
            </w:r>
          </w:p>
        </w:tc>
        <w:tc>
          <w:tcPr>
            <w:tcW w:w="6237" w:type="dxa"/>
            <w:vAlign w:val="center"/>
          </w:tcPr>
          <w:p w14:paraId="373EA8DA" w14:textId="77777777" w:rsidR="00184C08" w:rsidRPr="00276175" w:rsidRDefault="00184C08" w:rsidP="00184C08">
            <w:pPr>
              <w:widowControl w:val="0"/>
              <w:jc w:val="both"/>
              <w:rPr>
                <w:b/>
                <w:bCs/>
                <w:iCs/>
                <w:sz w:val="28"/>
                <w:szCs w:val="20"/>
                <w:lang w:val="vi-VN" w:eastAsia="vi-VN"/>
              </w:rPr>
            </w:pPr>
            <w:r w:rsidRPr="00276175">
              <w:rPr>
                <w:b/>
                <w:bCs/>
                <w:iCs/>
                <w:sz w:val="28"/>
                <w:szCs w:val="20"/>
                <w:lang w:val="vi-VN" w:eastAsia="vi-VN"/>
              </w:rPr>
              <w:t>CHI PHÍ ĐÀO TẠO, BỒI DƯỠNG</w:t>
            </w:r>
          </w:p>
        </w:tc>
        <w:tc>
          <w:tcPr>
            <w:tcW w:w="1880" w:type="dxa"/>
            <w:vAlign w:val="center"/>
          </w:tcPr>
          <w:p w14:paraId="79E07341" w14:textId="77777777" w:rsidR="00184C08" w:rsidRPr="00276175" w:rsidRDefault="00184C08" w:rsidP="00184C08">
            <w:pPr>
              <w:widowControl w:val="0"/>
              <w:jc w:val="right"/>
              <w:rPr>
                <w:b/>
                <w:bCs/>
                <w:iCs/>
                <w:sz w:val="28"/>
                <w:szCs w:val="20"/>
                <w:lang w:val="vi-VN" w:eastAsia="vi-VN"/>
              </w:rPr>
            </w:pPr>
            <w:r w:rsidRPr="00276175">
              <w:rPr>
                <w:b/>
                <w:bCs/>
                <w:iCs/>
                <w:sz w:val="28"/>
                <w:szCs w:val="20"/>
                <w:lang w:val="vi-VN" w:eastAsia="vi-VN"/>
              </w:rPr>
              <w:t>83,6</w:t>
            </w:r>
          </w:p>
        </w:tc>
      </w:tr>
      <w:tr w:rsidR="00276175" w:rsidRPr="00276175" w14:paraId="206497BB" w14:textId="77777777" w:rsidTr="005510C9">
        <w:trPr>
          <w:trHeight w:val="491"/>
          <w:jc w:val="center"/>
        </w:trPr>
        <w:tc>
          <w:tcPr>
            <w:tcW w:w="704" w:type="dxa"/>
            <w:vAlign w:val="center"/>
          </w:tcPr>
          <w:p w14:paraId="075BA3B5" w14:textId="77777777" w:rsidR="00184C08" w:rsidRPr="00276175" w:rsidRDefault="00184C08" w:rsidP="00184C08">
            <w:pPr>
              <w:widowControl w:val="0"/>
              <w:jc w:val="center"/>
              <w:rPr>
                <w:iCs/>
                <w:sz w:val="28"/>
                <w:szCs w:val="20"/>
                <w:lang w:val="vi-VN" w:eastAsia="vi-VN"/>
              </w:rPr>
            </w:pPr>
            <w:r w:rsidRPr="00276175">
              <w:rPr>
                <w:iCs/>
                <w:sz w:val="28"/>
                <w:szCs w:val="20"/>
                <w:lang w:val="vi-VN" w:eastAsia="vi-VN"/>
              </w:rPr>
              <w:t>1</w:t>
            </w:r>
          </w:p>
        </w:tc>
        <w:tc>
          <w:tcPr>
            <w:tcW w:w="6237" w:type="dxa"/>
            <w:vAlign w:val="center"/>
          </w:tcPr>
          <w:p w14:paraId="61A3FEC4" w14:textId="77777777" w:rsidR="00184C08" w:rsidRPr="00276175" w:rsidRDefault="00184C08" w:rsidP="00184C08">
            <w:pPr>
              <w:widowControl w:val="0"/>
              <w:jc w:val="both"/>
              <w:rPr>
                <w:iCs/>
                <w:sz w:val="28"/>
                <w:szCs w:val="20"/>
                <w:lang w:val="vi-VN" w:eastAsia="vi-VN"/>
              </w:rPr>
            </w:pPr>
            <w:r w:rsidRPr="00276175">
              <w:rPr>
                <w:iCs/>
                <w:sz w:val="28"/>
                <w:szCs w:val="20"/>
                <w:lang w:val="vi-VN" w:eastAsia="vi-VN"/>
              </w:rPr>
              <w:t>ĐKV: 7 người: (10,7 triệu/người x 7 người) gồm: Học phí 5 triệu/người + tiền công tác phí, ăn ở, đi lại: 5,7 triệu/người.</w:t>
            </w:r>
          </w:p>
        </w:tc>
        <w:tc>
          <w:tcPr>
            <w:tcW w:w="1880" w:type="dxa"/>
            <w:vAlign w:val="center"/>
          </w:tcPr>
          <w:p w14:paraId="6B717EE4" w14:textId="77777777" w:rsidR="00184C08" w:rsidRPr="00276175" w:rsidRDefault="00184C08" w:rsidP="00184C08">
            <w:pPr>
              <w:widowControl w:val="0"/>
              <w:jc w:val="right"/>
              <w:rPr>
                <w:iCs/>
                <w:sz w:val="28"/>
                <w:szCs w:val="20"/>
                <w:lang w:val="vi-VN" w:eastAsia="vi-VN"/>
              </w:rPr>
            </w:pPr>
            <w:r w:rsidRPr="00276175">
              <w:rPr>
                <w:iCs/>
                <w:sz w:val="28"/>
                <w:szCs w:val="20"/>
                <w:lang w:val="vi-VN" w:eastAsia="vi-VN"/>
              </w:rPr>
              <w:t>74,9</w:t>
            </w:r>
          </w:p>
          <w:p w14:paraId="7C1DDAEC" w14:textId="77777777" w:rsidR="00184C08" w:rsidRPr="00276175" w:rsidRDefault="00184C08" w:rsidP="00184C08">
            <w:pPr>
              <w:widowControl w:val="0"/>
              <w:spacing w:before="60" w:after="60" w:line="264" w:lineRule="auto"/>
              <w:ind w:firstLine="709"/>
              <w:jc w:val="both"/>
              <w:rPr>
                <w:sz w:val="28"/>
                <w:szCs w:val="20"/>
                <w:lang w:val="vi-VN" w:eastAsia="vi-VN"/>
              </w:rPr>
            </w:pPr>
          </w:p>
        </w:tc>
      </w:tr>
      <w:tr w:rsidR="00276175" w:rsidRPr="00276175" w14:paraId="32FB3037" w14:textId="77777777" w:rsidTr="005510C9">
        <w:trPr>
          <w:trHeight w:val="96"/>
          <w:jc w:val="center"/>
        </w:trPr>
        <w:tc>
          <w:tcPr>
            <w:tcW w:w="704" w:type="dxa"/>
            <w:vAlign w:val="center"/>
          </w:tcPr>
          <w:p w14:paraId="4E1DAE7C" w14:textId="77777777" w:rsidR="00184C08" w:rsidRPr="00276175" w:rsidRDefault="00184C08" w:rsidP="00184C08">
            <w:pPr>
              <w:widowControl w:val="0"/>
              <w:jc w:val="center"/>
              <w:rPr>
                <w:iCs/>
                <w:sz w:val="28"/>
                <w:szCs w:val="20"/>
                <w:lang w:val="vi-VN" w:eastAsia="vi-VN"/>
              </w:rPr>
            </w:pPr>
            <w:r w:rsidRPr="00276175">
              <w:rPr>
                <w:iCs/>
                <w:sz w:val="28"/>
                <w:szCs w:val="20"/>
                <w:lang w:val="vi-VN" w:eastAsia="vi-VN"/>
              </w:rPr>
              <w:t>2</w:t>
            </w:r>
          </w:p>
        </w:tc>
        <w:tc>
          <w:tcPr>
            <w:tcW w:w="6237" w:type="dxa"/>
            <w:vAlign w:val="center"/>
          </w:tcPr>
          <w:p w14:paraId="63BBA4CF" w14:textId="77777777" w:rsidR="00184C08" w:rsidRPr="00276175" w:rsidRDefault="00184C08" w:rsidP="00184C08">
            <w:pPr>
              <w:widowControl w:val="0"/>
              <w:jc w:val="both"/>
              <w:rPr>
                <w:iCs/>
                <w:sz w:val="28"/>
                <w:szCs w:val="20"/>
                <w:lang w:val="vi-VN" w:eastAsia="vi-VN"/>
              </w:rPr>
            </w:pPr>
            <w:r w:rsidRPr="00276175">
              <w:rPr>
                <w:iCs/>
                <w:sz w:val="28"/>
                <w:szCs w:val="20"/>
                <w:lang w:val="vi-VN" w:eastAsia="vi-VN"/>
              </w:rPr>
              <w:t>Nhân viên nghiệp vụ: 1 người (8,7 triệu/người x 1 người)</w:t>
            </w:r>
          </w:p>
        </w:tc>
        <w:tc>
          <w:tcPr>
            <w:tcW w:w="1880" w:type="dxa"/>
            <w:vAlign w:val="center"/>
          </w:tcPr>
          <w:p w14:paraId="30AE8A44" w14:textId="77777777" w:rsidR="00184C08" w:rsidRPr="00276175" w:rsidRDefault="00184C08" w:rsidP="00184C08">
            <w:pPr>
              <w:widowControl w:val="0"/>
              <w:jc w:val="right"/>
              <w:rPr>
                <w:iCs/>
                <w:sz w:val="28"/>
                <w:szCs w:val="20"/>
                <w:lang w:val="vi-VN" w:eastAsia="vi-VN"/>
              </w:rPr>
            </w:pPr>
            <w:r w:rsidRPr="00276175">
              <w:rPr>
                <w:iCs/>
                <w:sz w:val="28"/>
                <w:szCs w:val="20"/>
                <w:lang w:val="vi-VN" w:eastAsia="vi-VN"/>
              </w:rPr>
              <w:t>8,7</w:t>
            </w:r>
          </w:p>
        </w:tc>
      </w:tr>
      <w:tr w:rsidR="00276175" w:rsidRPr="00276175" w14:paraId="6C0E0C40" w14:textId="77777777" w:rsidTr="005510C9">
        <w:trPr>
          <w:trHeight w:val="571"/>
          <w:jc w:val="center"/>
        </w:trPr>
        <w:tc>
          <w:tcPr>
            <w:tcW w:w="6941" w:type="dxa"/>
            <w:gridSpan w:val="2"/>
            <w:vAlign w:val="center"/>
          </w:tcPr>
          <w:p w14:paraId="69757BD4" w14:textId="77777777" w:rsidR="00184C08" w:rsidRPr="00276175" w:rsidRDefault="00184C08" w:rsidP="00184C08">
            <w:pPr>
              <w:widowControl w:val="0"/>
              <w:jc w:val="center"/>
              <w:rPr>
                <w:b/>
                <w:bCs/>
                <w:iCs/>
                <w:sz w:val="28"/>
                <w:szCs w:val="20"/>
                <w:lang w:val="vi-VN" w:eastAsia="vi-VN"/>
              </w:rPr>
            </w:pPr>
            <w:r w:rsidRPr="00276175">
              <w:rPr>
                <w:b/>
                <w:bCs/>
                <w:iCs/>
                <w:sz w:val="28"/>
                <w:szCs w:val="20"/>
                <w:lang w:val="vi-VN" w:eastAsia="vi-VN"/>
              </w:rPr>
              <w:t>TỔNG CỘNG (I+II)</w:t>
            </w:r>
          </w:p>
        </w:tc>
        <w:tc>
          <w:tcPr>
            <w:tcW w:w="1880" w:type="dxa"/>
            <w:vAlign w:val="center"/>
          </w:tcPr>
          <w:p w14:paraId="5B1C69A7" w14:textId="77777777" w:rsidR="00184C08" w:rsidRPr="00276175" w:rsidRDefault="00184C08" w:rsidP="00184C08">
            <w:pPr>
              <w:widowControl w:val="0"/>
              <w:jc w:val="right"/>
              <w:rPr>
                <w:b/>
                <w:bCs/>
                <w:iCs/>
                <w:sz w:val="28"/>
                <w:szCs w:val="20"/>
                <w:lang w:val="vi-VN" w:eastAsia="vi-VN"/>
              </w:rPr>
            </w:pPr>
            <w:r w:rsidRPr="00276175">
              <w:rPr>
                <w:b/>
                <w:bCs/>
                <w:iCs/>
                <w:sz w:val="28"/>
                <w:szCs w:val="20"/>
                <w:lang w:val="vi-VN" w:eastAsia="vi-VN"/>
              </w:rPr>
              <w:t>22.688,6</w:t>
            </w:r>
          </w:p>
        </w:tc>
      </w:tr>
    </w:tbl>
    <w:p w14:paraId="20A10233" w14:textId="0BA86434" w:rsidR="00A24D01" w:rsidRPr="00276175" w:rsidRDefault="00A24D01" w:rsidP="00A24D01">
      <w:pPr>
        <w:widowControl w:val="0"/>
        <w:spacing w:before="120" w:after="120"/>
        <w:ind w:firstLine="720"/>
        <w:jc w:val="both"/>
        <w:rPr>
          <w:sz w:val="28"/>
          <w:szCs w:val="28"/>
        </w:rPr>
      </w:pPr>
      <w:r w:rsidRPr="00276175">
        <w:rPr>
          <w:b/>
          <w:bCs/>
          <w:sz w:val="28"/>
          <w:szCs w:val="28"/>
        </w:rPr>
        <w:t xml:space="preserve">Điều 2. </w:t>
      </w:r>
      <w:r w:rsidRPr="00276175">
        <w:rPr>
          <w:sz w:val="28"/>
          <w:szCs w:val="28"/>
        </w:rPr>
        <w:t>Tổ chức thực hiện:</w:t>
      </w:r>
    </w:p>
    <w:p w14:paraId="39C524A3" w14:textId="54B00153" w:rsidR="00A24D01" w:rsidRPr="00276175" w:rsidRDefault="00A24D01" w:rsidP="00A24D01">
      <w:pPr>
        <w:widowControl w:val="0"/>
        <w:spacing w:before="120" w:after="120"/>
        <w:ind w:firstLine="720"/>
        <w:jc w:val="both"/>
        <w:rPr>
          <w:sz w:val="28"/>
          <w:szCs w:val="28"/>
        </w:rPr>
      </w:pPr>
      <w:r w:rsidRPr="00276175">
        <w:rPr>
          <w:b/>
          <w:bCs/>
          <w:sz w:val="28"/>
          <w:szCs w:val="28"/>
        </w:rPr>
        <w:t>1. Thời gian thực hiện:</w:t>
      </w:r>
      <w:r w:rsidRPr="00276175">
        <w:rPr>
          <w:sz w:val="28"/>
          <w:szCs w:val="28"/>
        </w:rPr>
        <w:t xml:space="preserve"> Hoàn thành, thành lập, </w:t>
      </w:r>
      <w:del w:id="1039" w:author="Nội dung điều chỉnh (Claude)" w:date="2026-10-21T09:21:33Z">
        <w:r w:rsidRPr="00276175">
          <w:rPr>
            <w:sz w:val="28"/>
            <w:szCs w:val="28"/>
          </w:rPr>
          <w:delText xml:space="preserve">đưa vào hoạt động Công ty TNHH Đăng kiểm Cao đẳng Kon Tum trực thuộc Trường Cao đẳng Kon Tum từ Quý IV năm 2027</w:delText>
        </w:r>
      </w:del>
      <w:ins w:id="1040" w:author="Nội dung điều chỉnh (Claude)" w:date="2026-10-21T09:21:33Z">
        <w:r w:rsidRPr="00276175">
          <w:rPr>
            <w:sz w:val="28"/>
            <w:szCs w:val="28"/>
          </w:rPr>
          <w:t xml:space="preserve">đưa vào hoạt động Công ty TNHH Đăng kiểm Cao đẳng Kon Tum và Trung tâm Đăng kiểm xe cơ giới từ Quý III năm 2028; giai đoạn 1 đầu tư 01 dây chuyền kiểm định tổng hợp, dây chuyền thứ hai đầu tư khi lưu lượng thực tế vượt ngưỡng 15.000 lượt/năm</w:t>
        </w:r>
      </w:ins>
      <w:r w:rsidRPr="00276175">
        <w:rPr>
          <w:sz w:val="28"/>
          <w:szCs w:val="28"/>
        </w:rPr>
        <w:t xml:space="preserve">.</w:t>
      </w:r>
    </w:p>
    <w:p w14:paraId="5B1B4DDD" w14:textId="77777777" w:rsidR="00A24D01" w:rsidRPr="00276175" w:rsidRDefault="00A24D01" w:rsidP="00A24D01">
      <w:pPr>
        <w:widowControl w:val="0"/>
        <w:spacing w:before="120" w:after="120"/>
        <w:ind w:firstLine="720"/>
        <w:jc w:val="both"/>
        <w:rPr>
          <w:b/>
          <w:bCs/>
          <w:sz w:val="28"/>
          <w:szCs w:val="28"/>
        </w:rPr>
      </w:pPr>
      <w:r w:rsidRPr="00276175">
        <w:rPr>
          <w:b/>
          <w:bCs/>
          <w:sz w:val="28"/>
          <w:szCs w:val="28"/>
        </w:rPr>
        <w:t>2. Trách nhiệm tổ chức thực hiện</w:t>
      </w:r>
    </w:p>
    <w:p w14:paraId="41871085" w14:textId="2D6DE487" w:rsidR="00A24D01" w:rsidRPr="00276175" w:rsidRDefault="00A24D01" w:rsidP="00A24D01">
      <w:pPr>
        <w:widowControl w:val="0"/>
        <w:spacing w:before="120" w:after="120"/>
        <w:ind w:firstLine="720"/>
        <w:jc w:val="both"/>
        <w:rPr>
          <w:sz w:val="28"/>
          <w:szCs w:val="28"/>
        </w:rPr>
      </w:pPr>
      <w:r w:rsidRPr="00276175">
        <w:rPr>
          <w:sz w:val="28"/>
          <w:szCs w:val="28"/>
        </w:rPr>
        <w:t>2.1. Hiệu trưởng Trường Cao đẳng Kon Tum: chủ trì, chịu trách nhiệm quản lý và triển khai toàn diện các nội dung của Đề án; xây dựng kế hoạch chi tiết triển khai thực hiện Đề án; chịu trách nhiệm về tính chính xác, hiệu quả trong việc thực hiện các nhiệm vụ, giải pháp thể hiện trong Đề án.</w:t>
      </w:r>
    </w:p>
    <w:p w14:paraId="41871085" w14:textId="2D6DE487" w:rsidR="00A24D01" w:rsidRPr="00276175" w:rsidRDefault="00A24D01" w:rsidP="00A24D01">
      <w:pPr>
        <w:widowControl w:val="0"/>
        <w:spacing w:before="120" w:after="120"/>
        <w:ind w:firstLine="720"/>
        <w:jc w:val="both"/>
        <w:rPr>
          <w:sz w:val="28"/>
          <w:szCs w:val="28"/>
        </w:rPr>
      </w:pPr>
      <w:ins w:id="1043" w:author="Nội dung bổ sung (Claude)" w:date="2026-10-21T09:21:33Z">
        <w:r w:rsidRPr="00276175">
          <w:rPr>
            <w:sz w:val="28"/>
            <w:szCs w:val="28"/>
          </w:rPr>
          <w:t xml:space="preserve">Hiệu trưởng phê duyệt Đề án sử dụng tài sản công vào mục đích liên doanh, liên kết theo điểm a khoản 7 Điều 7 Nghị định số 334/2026/NĐ-CP và khoản 2 Điều 14 Quy định ban hành kèm theo Quyết định số 46/2025/QĐ-CTUBND ngày 02 tháng 12 năm 2025 của Chủ tịch Ủy ban nhân dân tỉnh, báo cáo Ủy ban nhân dân tỉnh; báo cáo Ủy ban nhân dân tỉnh cho ý kiến về chủ trương phương án vay vốn, huy động vốn (nếu có) trước khi thực hiện.</w:t>
        </w:r>
      </w:ins>
    </w:p>
    <w:p w14:paraId="4B6E99C1" w14:textId="19571335" w:rsidR="00A24D01" w:rsidRPr="00276175" w:rsidRDefault="00A24D01" w:rsidP="00A24D01">
      <w:pPr>
        <w:widowControl w:val="0"/>
        <w:spacing w:before="120" w:after="120"/>
        <w:ind w:firstLine="720"/>
        <w:jc w:val="both"/>
        <w:rPr>
          <w:sz w:val="28"/>
        </w:rPr>
      </w:pPr>
      <w:r w:rsidRPr="00276175">
        <w:rPr>
          <w:sz w:val="28"/>
        </w:rPr>
        <w:t>2.2. Thủ trường các sở, ban, ngành, đơn vị thuộc Ủy ban nhân dân tỉnh:</w:t>
      </w:r>
    </w:p>
    <w:p w14:paraId="2D783630" w14:textId="21F5730B" w:rsidR="00A24D01" w:rsidRPr="00276175" w:rsidRDefault="00A24D01" w:rsidP="00E47490">
      <w:pPr>
        <w:widowControl w:val="0"/>
        <w:spacing w:before="120" w:after="120"/>
        <w:ind w:firstLine="720"/>
        <w:jc w:val="both"/>
        <w:rPr>
          <w:sz w:val="28"/>
        </w:rPr>
      </w:pPr>
      <w:r w:rsidRPr="00276175">
        <w:rPr>
          <w:sz w:val="28"/>
        </w:rPr>
        <w:t>a) Sở Xây dựng: Hướng dẫn quy trình, thủ tục và các yêu cầu kỹ thuật chuyên môn liên quan đến đầu tư và hoạt động của Công ty, Trung tâm theo quy định của ngành; hướng dẫn thực hiện các thủ tục có liên quan đến quy hoạch đô thi, đầu tư, xây dựng, chấp thuận vị trí nút giao thông đường bộ Công ty vào đường Võ Nguyên Giáp theo quy định.</w:t>
      </w:r>
    </w:p>
    <w:p w14:paraId="5CC77F21" w14:textId="5451BB50" w:rsidR="00A24D01" w:rsidRPr="00276175" w:rsidRDefault="00A24D01" w:rsidP="00E47490">
      <w:pPr>
        <w:widowControl w:val="0"/>
        <w:spacing w:before="120" w:after="120"/>
        <w:ind w:firstLine="720"/>
        <w:jc w:val="both"/>
        <w:rPr>
          <w:sz w:val="28"/>
        </w:rPr>
      </w:pPr>
      <w:r w:rsidRPr="00276175">
        <w:rPr>
          <w:sz w:val="28"/>
        </w:rPr>
        <w:t xml:space="preserve">b) Sở Tài chính: Tổ chức thẩm định cơ chế tài chính, vốn góp thành lập doanh nghiệp theo quy định hiện hành; hướng dẫn thẩm định giá trị tài sản, phương án xử lý tài chính, tài sản của nhà nước khi góp vốn thành lập doanh nghiệp theo quy định; </w:t>
      </w:r>
      <w:del w:id="1041" w:author="Nội dung điều chỉnh (Claude)" w:date="2026-10-21T09:21:33Z">
        <w:r w:rsidRPr="00276175">
          <w:rPr>
            <w:sz w:val="28"/>
          </w:rPr>
          <w:delText xml:space="preserve">thủ tục đăng ký doanh nghiệp; quy trình lựa chọn nhà đầu tư.</w:delText>
        </w:r>
      </w:del>
      <w:ins w:id="1042" w:author="Nội dung điều chỉnh (Claude)" w:date="2026-10-21T09:21:33Z">
        <w:r w:rsidRPr="00276175">
          <w:rPr>
            <w:sz w:val="28"/>
          </w:rPr>
          <w:t xml:space="preserve">thủ tục đăng ký doanh nghiệp; quy trình lựa chọn nhà đầu tư; tham mưu Ủy ban nhân dân tỉnh xin ý kiến hướng dẫn của Bộ Tài chính về cơ chế góp vốn, quản lý phần vốn của Trường tại Công ty và việc sử dụng vốn vay để góp vốn.</w:t>
        </w:r>
      </w:ins>
    </w:p>
    <w:p w14:paraId="615DEAAD" w14:textId="12C480B8" w:rsidR="00E47490" w:rsidRPr="00276175" w:rsidRDefault="00E47490" w:rsidP="00E47490">
      <w:pPr>
        <w:widowControl w:val="0"/>
        <w:spacing w:before="120" w:after="120"/>
        <w:ind w:firstLine="720"/>
        <w:jc w:val="both"/>
        <w:rPr>
          <w:sz w:val="28"/>
        </w:rPr>
      </w:pPr>
      <w:r w:rsidRPr="00276175">
        <w:rPr>
          <w:sz w:val="28"/>
        </w:rPr>
        <w:t>c)  Sở Nông nghiệp và Môi trường: Hướng dẫn nhà trường thực hiện các thủ tục về đất đai, môi trường có liên quan đến Dự án theo đúng quy định.</w:t>
      </w:r>
    </w:p>
    <w:p w14:paraId="6B00D439" w14:textId="5A8AFDEC" w:rsidR="00E47490" w:rsidRPr="00276175" w:rsidRDefault="00E47490" w:rsidP="00E47490">
      <w:pPr>
        <w:widowControl w:val="0"/>
        <w:spacing w:before="120" w:after="120"/>
        <w:ind w:firstLine="720"/>
        <w:jc w:val="both"/>
        <w:rPr>
          <w:sz w:val="28"/>
        </w:rPr>
      </w:pPr>
      <w:r w:rsidRPr="00276175">
        <w:rPr>
          <w:sz w:val="28"/>
        </w:rPr>
        <w:t xml:space="preserve">d)  UBND phường Đăk Cấm: Hướng dẫn, hỗ trợ nhà trường thực hiện các nhiệm vụ có liên quan đến quy hoạch, thủ tục pháp lý liên quan đến sử dụng đất tại vị trí dự kiến đặt Công ty, trích lục địa chính, ranh giới để bảo đảm thuận lợi trong quá trình triển khai Đề án. </w:t>
      </w:r>
    </w:p>
    <w:p w14:paraId="19DA85B2" w14:textId="78FD442F" w:rsidR="00E47490" w:rsidRPr="00276175" w:rsidRDefault="00E47490" w:rsidP="00E47490">
      <w:pPr>
        <w:widowControl w:val="0"/>
        <w:spacing w:before="120" w:after="120"/>
        <w:ind w:firstLine="720"/>
        <w:jc w:val="both"/>
        <w:rPr>
          <w:sz w:val="28"/>
        </w:rPr>
      </w:pPr>
      <w:r w:rsidRPr="00276175">
        <w:rPr>
          <w:sz w:val="28"/>
        </w:rPr>
        <w:t>đ) Thuế tỉnh Quảng Ngãi: Hướng dẫn nhà trường, Công ty thực hiện các thủ tục có liên quan đến các nghĩa vụ thuế, phí và các ưu đãi theo quy định.</w:t>
      </w:r>
    </w:p>
    <w:p w14:paraId="10418D60" w14:textId="099E04C9" w:rsidR="00A24D01" w:rsidRPr="00276175" w:rsidRDefault="00E47490" w:rsidP="00E47490">
      <w:pPr>
        <w:widowControl w:val="0"/>
        <w:spacing w:before="120" w:after="120"/>
        <w:ind w:firstLine="720"/>
        <w:jc w:val="both"/>
        <w:rPr>
          <w:sz w:val="28"/>
        </w:rPr>
      </w:pPr>
      <w:r w:rsidRPr="00276175">
        <w:rPr>
          <w:sz w:val="28"/>
        </w:rPr>
        <w:t xml:space="preserve">e) Sở Nội vụ: </w:t>
      </w:r>
      <w:r w:rsidR="00F117EE" w:rsidRPr="00276175">
        <w:rPr>
          <w:sz w:val="28"/>
        </w:rPr>
        <w:t>Hướng dẫn, phối hợp với nhà trường trong công tác bổ nhiệm Hội đồng thành viên, kiểm soát viên và các chức danh khác theo quy định của pháp luật và theo phân cấp quản lý cán bộ.</w:t>
      </w:r>
    </w:p>
    <w:p w14:paraId="77A78379" w14:textId="1A26532E" w:rsidR="00415B4B" w:rsidRPr="00276175" w:rsidRDefault="00415B4B" w:rsidP="00A24D01">
      <w:pPr>
        <w:widowControl w:val="0"/>
        <w:pBdr>
          <w:top w:val="dotted" w:sz="4" w:space="0" w:color="FFFFFF"/>
          <w:left w:val="dotted" w:sz="4" w:space="0" w:color="FFFFFF"/>
          <w:bottom w:val="dotted" w:sz="4" w:space="10" w:color="FFFFFF"/>
          <w:right w:val="dotted" w:sz="4" w:space="0" w:color="FFFFFF"/>
        </w:pBdr>
        <w:spacing w:before="120" w:after="120"/>
        <w:ind w:firstLine="720"/>
        <w:jc w:val="both"/>
        <w:rPr>
          <w:i/>
          <w:iCs/>
          <w:snapToGrid w:val="0"/>
          <w:spacing w:val="-4"/>
          <w:sz w:val="28"/>
          <w:szCs w:val="28"/>
          <w:lang w:val="fi-FI"/>
        </w:rPr>
      </w:pPr>
      <w:r w:rsidRPr="00276175">
        <w:rPr>
          <w:b/>
          <w:snapToGrid w:val="0"/>
          <w:sz w:val="28"/>
          <w:szCs w:val="28"/>
          <w:lang w:val="fi-FI"/>
        </w:rPr>
        <w:t xml:space="preserve">Điều 3. </w:t>
      </w:r>
      <w:r w:rsidRPr="00276175">
        <w:rPr>
          <w:snapToGrid w:val="0"/>
          <w:sz w:val="28"/>
          <w:szCs w:val="28"/>
          <w:lang w:val="fi-FI"/>
        </w:rPr>
        <w:t>Quyết định này có hiệu lực thi hành kể từ ngày ký ban hành.</w:t>
      </w:r>
      <w:bookmarkStart w:id="5" w:name="dieu_2"/>
    </w:p>
    <w:p w14:paraId="706BAFCA" w14:textId="0A4FA2F2" w:rsidR="00415B4B" w:rsidRPr="00276175" w:rsidRDefault="00415B4B" w:rsidP="00A24D01">
      <w:pPr>
        <w:widowControl w:val="0"/>
        <w:pBdr>
          <w:top w:val="dotted" w:sz="4" w:space="0" w:color="FFFFFF"/>
          <w:left w:val="dotted" w:sz="4" w:space="0" w:color="FFFFFF"/>
          <w:bottom w:val="dotted" w:sz="4" w:space="10" w:color="FFFFFF"/>
          <w:right w:val="dotted" w:sz="4" w:space="0" w:color="FFFFFF"/>
        </w:pBdr>
        <w:spacing w:before="120" w:after="120"/>
        <w:ind w:firstLine="720"/>
        <w:jc w:val="both"/>
        <w:rPr>
          <w:i/>
          <w:iCs/>
          <w:snapToGrid w:val="0"/>
          <w:spacing w:val="-4"/>
          <w:sz w:val="28"/>
          <w:szCs w:val="28"/>
          <w:lang w:val="fi-FI"/>
        </w:rPr>
      </w:pPr>
      <w:r w:rsidRPr="00276175">
        <w:rPr>
          <w:b/>
          <w:snapToGrid w:val="0"/>
          <w:sz w:val="28"/>
          <w:szCs w:val="28"/>
          <w:lang w:val="fi-FI"/>
        </w:rPr>
        <w:t>Điều 4.</w:t>
      </w:r>
      <w:bookmarkEnd w:id="5"/>
      <w:r w:rsidRPr="00276175">
        <w:rPr>
          <w:b/>
          <w:bCs/>
          <w:snapToGrid w:val="0"/>
          <w:sz w:val="28"/>
          <w:szCs w:val="28"/>
          <w:lang w:val="fi-FI"/>
        </w:rPr>
        <w:t xml:space="preserve"> </w:t>
      </w:r>
      <w:bookmarkStart w:id="6" w:name="dieu_2_name"/>
      <w:r w:rsidRPr="00276175">
        <w:rPr>
          <w:snapToGrid w:val="0"/>
          <w:sz w:val="28"/>
          <w:szCs w:val="28"/>
          <w:lang w:val="fi-FI"/>
        </w:rPr>
        <w:t>Chánh Văn phòng Ủy ban nhân dân tỉnh; Giám đốc các Sở: Tài chính, Nội vụ, Xây dựng, Nông nghiệp và Môi trường, Giáo dục và Đào tạo; Hiệu trưởng Trường Cao đẳng Kon Tum; Thủ trưởng các sở, ban, ngành cấp tỉnh có liên quan chịu trách nhiệm thi hành Quyết định này</w:t>
      </w:r>
      <w:bookmarkEnd w:id="6"/>
      <w:r w:rsidRPr="00276175">
        <w:rPr>
          <w:snapToGrid w:val="0"/>
          <w:sz w:val="28"/>
          <w:szCs w:val="28"/>
          <w:lang w:val="fi-FI"/>
        </w:rPr>
        <w:t>./.</w:t>
      </w:r>
    </w:p>
    <w:tbl>
      <w:tblPr>
        <w:tblW w:w="0" w:type="auto"/>
        <w:tblLook w:val="01E0" w:firstRow="1" w:lastRow="1" w:firstColumn="1" w:lastColumn="1" w:noHBand="0" w:noVBand="0"/>
      </w:tblPr>
      <w:tblGrid>
        <w:gridCol w:w="4068"/>
        <w:gridCol w:w="5004"/>
      </w:tblGrid>
      <w:tr w:rsidR="00415B4B" w:rsidRPr="00276175" w14:paraId="292183BC" w14:textId="77777777" w:rsidTr="009D03A2">
        <w:tc>
          <w:tcPr>
            <w:tcW w:w="4068" w:type="dxa"/>
          </w:tcPr>
          <w:p w14:paraId="6E43DBE1" w14:textId="6025CC6D" w:rsidR="00415B4B" w:rsidRPr="00276175" w:rsidRDefault="00415B4B" w:rsidP="00415B4B">
            <w:pPr>
              <w:rPr>
                <w:snapToGrid w:val="0"/>
                <w:sz w:val="22"/>
                <w:szCs w:val="22"/>
                <w:lang w:val="fi-FI"/>
              </w:rPr>
            </w:pPr>
            <w:r w:rsidRPr="00276175">
              <w:rPr>
                <w:b/>
                <w:i/>
                <w:snapToGrid w:val="0"/>
                <w:sz w:val="24"/>
                <w:szCs w:val="16"/>
                <w:lang w:val="fi-FI"/>
              </w:rPr>
              <w:t>Nơi nhậ</w:t>
            </w:r>
            <w:r w:rsidRPr="00276175">
              <w:rPr>
                <w:b/>
                <w:bCs/>
                <w:i/>
                <w:iCs/>
                <w:snapToGrid w:val="0"/>
                <w:sz w:val="24"/>
                <w:szCs w:val="16"/>
                <w:lang w:val="fi-FI"/>
              </w:rPr>
              <w:t>n:</w:t>
            </w:r>
          </w:p>
          <w:p w14:paraId="6E43DBE1" w14:textId="6025CC6D" w:rsidR="00415B4B" w:rsidRPr="00276175" w:rsidRDefault="00415B4B" w:rsidP="00415B4B">
            <w:pPr>
              <w:rPr>
                <w:snapToGrid w:val="0"/>
                <w:sz w:val="22"/>
                <w:szCs w:val="22"/>
                <w:lang w:val="fi-FI"/>
              </w:rPr>
            </w:pPr>
            <w:r w:rsidRPr="00276175">
              <w:rPr>
                <w:snapToGrid w:val="0"/>
                <w:sz w:val="22"/>
                <w:szCs w:val="22"/>
                <w:lang w:val="fi-FI"/>
              </w:rPr>
              <w:t>- Như Điều 4;</w:t>
            </w:r>
          </w:p>
          <w:p w14:paraId="3C573E8D" w14:textId="77777777" w:rsidR="00415B4B" w:rsidRPr="00276175" w:rsidRDefault="00415B4B" w:rsidP="00415B4B">
            <w:pPr>
              <w:rPr>
                <w:snapToGrid w:val="0"/>
                <w:sz w:val="22"/>
                <w:szCs w:val="22"/>
                <w:lang w:val="fi-FI"/>
              </w:rPr>
            </w:pPr>
            <w:r w:rsidRPr="00276175">
              <w:rPr>
                <w:snapToGrid w:val="0"/>
                <w:sz w:val="22"/>
                <w:szCs w:val="22"/>
                <w:lang w:val="fi-FI"/>
              </w:rPr>
              <w:t>- Thường trực Tỉnh ủy;</w:t>
            </w:r>
          </w:p>
          <w:p w14:paraId="7A076BC7" w14:textId="77777777" w:rsidR="00415B4B" w:rsidRPr="00276175" w:rsidRDefault="00415B4B" w:rsidP="00415B4B">
            <w:pPr>
              <w:rPr>
                <w:snapToGrid w:val="0"/>
                <w:sz w:val="22"/>
                <w:szCs w:val="22"/>
                <w:lang w:val="fi-FI"/>
              </w:rPr>
            </w:pPr>
            <w:r w:rsidRPr="00276175">
              <w:rPr>
                <w:snapToGrid w:val="0"/>
                <w:sz w:val="22"/>
                <w:szCs w:val="22"/>
                <w:lang w:val="fi-FI"/>
              </w:rPr>
              <w:t>- Thường trực HĐND tỉnh;</w:t>
            </w:r>
          </w:p>
          <w:p w14:paraId="038445ED" w14:textId="01524073" w:rsidR="00741FF6" w:rsidRPr="00276175" w:rsidRDefault="00741FF6" w:rsidP="00415B4B">
            <w:pPr>
              <w:rPr>
                <w:snapToGrid w:val="0"/>
                <w:sz w:val="22"/>
                <w:szCs w:val="22"/>
                <w:lang w:val="fi-FI"/>
              </w:rPr>
            </w:pPr>
            <w:r w:rsidRPr="00276175">
              <w:rPr>
                <w:snapToGrid w:val="0"/>
                <w:sz w:val="22"/>
                <w:szCs w:val="22"/>
                <w:lang w:val="fi-FI"/>
              </w:rPr>
              <w:t>- Bộ Xây dựng;</w:t>
            </w:r>
          </w:p>
          <w:p w14:paraId="09BEB937" w14:textId="77777777" w:rsidR="00AF6B8D" w:rsidRPr="00276175" w:rsidRDefault="00AF6B8D" w:rsidP="00415B4B">
            <w:pPr>
              <w:rPr>
                <w:snapToGrid w:val="0"/>
                <w:sz w:val="22"/>
                <w:szCs w:val="22"/>
                <w:lang w:val="fi-FI"/>
              </w:rPr>
            </w:pPr>
            <w:r w:rsidRPr="00276175">
              <w:rPr>
                <w:snapToGrid w:val="0"/>
                <w:sz w:val="22"/>
                <w:szCs w:val="22"/>
                <w:lang w:val="fi-FI"/>
              </w:rPr>
              <w:t>- Cục Đăng kiểm Việt Nam;</w:t>
            </w:r>
          </w:p>
          <w:p w14:paraId="74D439A3" w14:textId="77777777" w:rsidR="00415B4B" w:rsidRPr="00276175" w:rsidRDefault="00415B4B" w:rsidP="00415B4B">
            <w:pPr>
              <w:rPr>
                <w:snapToGrid w:val="0"/>
                <w:sz w:val="22"/>
                <w:szCs w:val="22"/>
                <w:lang w:val="fi-FI"/>
              </w:rPr>
            </w:pPr>
            <w:r w:rsidRPr="00276175">
              <w:rPr>
                <w:snapToGrid w:val="0"/>
                <w:sz w:val="22"/>
                <w:szCs w:val="22"/>
                <w:lang w:val="fi-FI"/>
              </w:rPr>
              <w:t>- Đảng ủy UBND tỉnh;</w:t>
            </w:r>
          </w:p>
          <w:p w14:paraId="0CB40712" w14:textId="77777777" w:rsidR="00415B4B" w:rsidRPr="00276175" w:rsidRDefault="00415B4B" w:rsidP="00415B4B">
            <w:pPr>
              <w:rPr>
                <w:snapToGrid w:val="0"/>
                <w:sz w:val="22"/>
                <w:szCs w:val="22"/>
                <w:lang w:val="fi-FI"/>
              </w:rPr>
            </w:pPr>
            <w:r w:rsidRPr="00276175">
              <w:rPr>
                <w:snapToGrid w:val="0"/>
                <w:sz w:val="22"/>
                <w:szCs w:val="22"/>
                <w:lang w:val="fi-FI"/>
              </w:rPr>
              <w:t>- CT, PCT UBND tỉnh;</w:t>
            </w:r>
          </w:p>
          <w:p w14:paraId="718003E5" w14:textId="77777777" w:rsidR="00415B4B" w:rsidRPr="00276175" w:rsidRDefault="00415B4B" w:rsidP="00415B4B">
            <w:pPr>
              <w:rPr>
                <w:snapToGrid w:val="0"/>
                <w:sz w:val="22"/>
                <w:szCs w:val="22"/>
                <w:lang w:val="fi-FI"/>
              </w:rPr>
            </w:pPr>
            <w:r w:rsidRPr="00276175">
              <w:rPr>
                <w:snapToGrid w:val="0"/>
                <w:sz w:val="22"/>
                <w:szCs w:val="22"/>
                <w:lang w:val="fi-FI"/>
              </w:rPr>
              <w:t>- VP UBND tỉnh: ......;</w:t>
            </w:r>
          </w:p>
          <w:p w14:paraId="57225789" w14:textId="77777777" w:rsidR="00415B4B" w:rsidRPr="00276175" w:rsidRDefault="00415B4B" w:rsidP="00415B4B">
            <w:pPr>
              <w:rPr>
                <w:snapToGrid w:val="0"/>
                <w:sz w:val="22"/>
                <w:szCs w:val="22"/>
                <w:lang w:val="fi-FI"/>
              </w:rPr>
            </w:pPr>
            <w:r w:rsidRPr="00276175">
              <w:rPr>
                <w:snapToGrid w:val="0"/>
                <w:sz w:val="22"/>
                <w:szCs w:val="22"/>
                <w:lang w:val="fi-FI"/>
              </w:rPr>
              <w:t>- Lưu: VT, NC</w:t>
            </w:r>
            <w:r w:rsidRPr="00276175">
              <w:rPr>
                <w:snapToGrid w:val="0"/>
                <w:sz w:val="22"/>
                <w:szCs w:val="22"/>
                <w:vertAlign w:val="subscript"/>
                <w:lang w:val="fi-FI"/>
              </w:rPr>
              <w:t>.......</w:t>
            </w:r>
            <w:r w:rsidRPr="00276175">
              <w:rPr>
                <w:snapToGrid w:val="0"/>
                <w:sz w:val="22"/>
                <w:szCs w:val="22"/>
                <w:lang w:val="fi-FI"/>
              </w:rPr>
              <w:t>.</w:t>
            </w:r>
          </w:p>
        </w:tc>
        <w:tc>
          <w:tcPr>
            <w:tcW w:w="5004" w:type="dxa"/>
          </w:tcPr>
          <w:p w14:paraId="5B84F99C" w14:textId="77777777" w:rsidR="00415B4B" w:rsidRPr="00276175" w:rsidRDefault="00415B4B" w:rsidP="00415B4B">
            <w:pPr>
              <w:jc w:val="center"/>
              <w:rPr>
                <w:b/>
                <w:snapToGrid w:val="0"/>
                <w:sz w:val="28"/>
                <w:szCs w:val="28"/>
                <w:lang w:val="eu-ES"/>
              </w:rPr>
            </w:pPr>
            <w:r w:rsidRPr="00276175">
              <w:rPr>
                <w:b/>
                <w:bCs/>
                <w:snapToGrid w:val="0"/>
                <w:sz w:val="28"/>
                <w:szCs w:val="28"/>
                <w:lang w:val="fi-FI"/>
              </w:rPr>
              <w:t>TM. ỦY BAN NHÂN DÂN</w:t>
            </w:r>
            <w:r w:rsidRPr="00276175">
              <w:rPr>
                <w:b/>
                <w:bCs/>
                <w:snapToGrid w:val="0"/>
                <w:sz w:val="28"/>
                <w:szCs w:val="28"/>
                <w:lang w:val="fi-FI"/>
              </w:rPr>
              <w:br/>
            </w:r>
            <w:r w:rsidRPr="00276175">
              <w:rPr>
                <w:b/>
                <w:snapToGrid w:val="0"/>
                <w:sz w:val="28"/>
                <w:szCs w:val="28"/>
                <w:lang w:val="eu-ES"/>
              </w:rPr>
              <w:t>CHỦ TỊCH</w:t>
            </w:r>
          </w:p>
          <w:p w14:paraId="1768C385" w14:textId="77777777" w:rsidR="00415B4B" w:rsidRPr="00276175" w:rsidRDefault="00415B4B" w:rsidP="00415B4B">
            <w:pPr>
              <w:spacing w:before="40" w:after="40"/>
              <w:jc w:val="center"/>
              <w:rPr>
                <w:b/>
                <w:bCs/>
                <w:snapToGrid w:val="0"/>
                <w:sz w:val="28"/>
                <w:szCs w:val="28"/>
                <w:lang w:val="fi-FI"/>
              </w:rPr>
            </w:pPr>
          </w:p>
        </w:tc>
      </w:tr>
    </w:tbl>
    <w:p w14:paraId="6519F079" w14:textId="644E0A19" w:rsidR="007B3DE3" w:rsidRPr="00276175" w:rsidRDefault="007B3DE3" w:rsidP="007B3DE3">
      <w:pPr>
        <w:spacing w:line="276" w:lineRule="auto"/>
        <w:jc w:val="center"/>
        <w:rPr>
          <w:b/>
          <w:bCs/>
          <w:sz w:val="22"/>
          <w:szCs w:val="22"/>
          <w:lang w:val="fi-FI"/>
        </w:rPr>
      </w:pPr>
    </w:p>
    <w:sectPr w:rsidR="007B3DE3" w:rsidRPr="00276175" w:rsidSect="009D03A2">
      <w:headerReference w:type="default" r:id="rId8"/>
      <w:pgSz w:w="11907" w:h="16840" w:code="9"/>
      <w:pgMar w:top="1134" w:right="1134" w:bottom="1134" w:left="1701"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B94ADF" w14:textId="77777777" w:rsidR="00762AF1" w:rsidRDefault="00762AF1">
      <w:r>
        <w:separator/>
      </w:r>
    </w:p>
  </w:endnote>
  <w:endnote w:type="continuationSeparator" w:id="0">
    <w:p w14:paraId="613AC407" w14:textId="77777777" w:rsidR="00762AF1" w:rsidRDefault="00762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A3"/>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A3"/>
    <w:family w:val="swiss"/>
    <w:pitch w:val="variable"/>
    <w:sig w:usb0="E4002EFF" w:usb1="C2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DD62A" w14:textId="77777777" w:rsidR="00762AF1" w:rsidRDefault="00762AF1">
      <w:r>
        <w:separator/>
      </w:r>
    </w:p>
  </w:footnote>
  <w:footnote w:type="continuationSeparator" w:id="0">
    <w:p w14:paraId="7101CB93" w14:textId="77777777" w:rsidR="00762AF1" w:rsidRDefault="00762A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D71D1" w14:textId="77777777" w:rsidR="00A11798" w:rsidRPr="002C3F3D" w:rsidRDefault="00A11798" w:rsidP="002C3F3D">
    <w:pPr>
      <w:pStyle w:val="Header"/>
      <w:jc w:val="center"/>
      <w:rPr>
        <w:sz w:val="28"/>
        <w:szCs w:val="28"/>
      </w:rPr>
    </w:pPr>
    <w:r w:rsidRPr="002C3F3D">
      <w:rPr>
        <w:sz w:val="28"/>
        <w:szCs w:val="28"/>
      </w:rPr>
      <w:fldChar w:fldCharType="begin"/>
    </w:r>
    <w:r w:rsidRPr="002C3F3D">
      <w:rPr>
        <w:sz w:val="28"/>
        <w:szCs w:val="28"/>
      </w:rPr>
      <w:instrText xml:space="preserve"> PAGE   \* MERGEFORMAT </w:instrText>
    </w:r>
    <w:r w:rsidRPr="002C3F3D">
      <w:rPr>
        <w:sz w:val="28"/>
        <w:szCs w:val="28"/>
      </w:rPr>
      <w:fldChar w:fldCharType="separate"/>
    </w:r>
    <w:r w:rsidR="00550EB2">
      <w:rPr>
        <w:noProof/>
        <w:sz w:val="28"/>
        <w:szCs w:val="28"/>
      </w:rPr>
      <w:t>7</w:t>
    </w:r>
    <w:r w:rsidRPr="002C3F3D">
      <w:rPr>
        <w:noProof/>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07AF7"/>
    <w:multiLevelType w:val="hybridMultilevel"/>
    <w:tmpl w:val="78BADCD4"/>
    <w:lvl w:ilvl="0" w:tplc="F08CCC0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507C7DFD"/>
    <w:multiLevelType w:val="hybridMultilevel"/>
    <w:tmpl w:val="BF46874A"/>
    <w:lvl w:ilvl="0" w:tplc="365E1C7A">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 w15:restartNumberingAfterBreak="0">
    <w:nsid w:val="6FDB70C7"/>
    <w:multiLevelType w:val="hybridMultilevel"/>
    <w:tmpl w:val="CC42B06C"/>
    <w:lvl w:ilvl="0" w:tplc="88DA8AA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709F472C"/>
    <w:multiLevelType w:val="hybridMultilevel"/>
    <w:tmpl w:val="39B05DB6"/>
    <w:lvl w:ilvl="0" w:tplc="FFFFFFFF">
      <w:start w:val="1"/>
      <w:numFmt w:val="bullet"/>
      <w:pStyle w:val="vc"/>
      <w:lvlText w:val=""/>
      <w:lvlJc w:val="left"/>
      <w:pPr>
        <w:tabs>
          <w:tab w:val="num" w:pos="720"/>
        </w:tabs>
        <w:ind w:left="720" w:hanging="360"/>
      </w:pPr>
      <w:rPr>
        <w:rFonts w:ascii="Wingdings" w:hAnsi="Wingdings" w:hint="default"/>
        <w:sz w:val="16"/>
      </w:rPr>
    </w:lvl>
    <w:lvl w:ilvl="1" w:tplc="04090005">
      <w:start w:val="1"/>
      <w:numFmt w:val="bullet"/>
      <w:lvlText w:val=""/>
      <w:lvlJc w:val="left"/>
      <w:pPr>
        <w:tabs>
          <w:tab w:val="num" w:pos="1440"/>
        </w:tabs>
        <w:ind w:left="1440" w:hanging="360"/>
      </w:pPr>
      <w:rPr>
        <w:rFonts w:ascii="Wingdings" w:hAnsi="Wingdings"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73FB25E5"/>
    <w:multiLevelType w:val="hybridMultilevel"/>
    <w:tmpl w:val="5582BF3A"/>
    <w:lvl w:ilvl="0" w:tplc="599E55F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864322624">
    <w:abstractNumId w:val="3"/>
  </w:num>
  <w:num w:numId="2" w16cid:durableId="1162622974">
    <w:abstractNumId w:val="0"/>
  </w:num>
  <w:num w:numId="3" w16cid:durableId="1210148733">
    <w:abstractNumId w:val="4"/>
  </w:num>
  <w:num w:numId="4" w16cid:durableId="1632125418">
    <w:abstractNumId w:val="1"/>
  </w:num>
  <w:num w:numId="5" w16cid:durableId="20162232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7"/>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362B"/>
    <w:rsid w:val="00000A76"/>
    <w:rsid w:val="000029A6"/>
    <w:rsid w:val="0000330E"/>
    <w:rsid w:val="000039D3"/>
    <w:rsid w:val="00003F33"/>
    <w:rsid w:val="00004D41"/>
    <w:rsid w:val="0000558E"/>
    <w:rsid w:val="00006AC3"/>
    <w:rsid w:val="00010340"/>
    <w:rsid w:val="000104F2"/>
    <w:rsid w:val="00010520"/>
    <w:rsid w:val="00010F23"/>
    <w:rsid w:val="00013779"/>
    <w:rsid w:val="00013A91"/>
    <w:rsid w:val="000143C2"/>
    <w:rsid w:val="000148DA"/>
    <w:rsid w:val="00014967"/>
    <w:rsid w:val="00014C77"/>
    <w:rsid w:val="000165B9"/>
    <w:rsid w:val="000204A4"/>
    <w:rsid w:val="00021463"/>
    <w:rsid w:val="00021537"/>
    <w:rsid w:val="00022380"/>
    <w:rsid w:val="00023DD3"/>
    <w:rsid w:val="00033BA8"/>
    <w:rsid w:val="000344C3"/>
    <w:rsid w:val="00034BE5"/>
    <w:rsid w:val="0003521F"/>
    <w:rsid w:val="00036040"/>
    <w:rsid w:val="000375F1"/>
    <w:rsid w:val="0003791E"/>
    <w:rsid w:val="00040D5A"/>
    <w:rsid w:val="00041BC8"/>
    <w:rsid w:val="00042BCD"/>
    <w:rsid w:val="00047C6D"/>
    <w:rsid w:val="000512BD"/>
    <w:rsid w:val="00052573"/>
    <w:rsid w:val="00052C75"/>
    <w:rsid w:val="000538D1"/>
    <w:rsid w:val="00054E16"/>
    <w:rsid w:val="00056CE5"/>
    <w:rsid w:val="0005756E"/>
    <w:rsid w:val="000576D8"/>
    <w:rsid w:val="00057EE5"/>
    <w:rsid w:val="00061C93"/>
    <w:rsid w:val="000620DB"/>
    <w:rsid w:val="00062172"/>
    <w:rsid w:val="0006278F"/>
    <w:rsid w:val="000637A7"/>
    <w:rsid w:val="00064458"/>
    <w:rsid w:val="00064DF0"/>
    <w:rsid w:val="00065906"/>
    <w:rsid w:val="00065FB2"/>
    <w:rsid w:val="000667C0"/>
    <w:rsid w:val="00066897"/>
    <w:rsid w:val="00066A57"/>
    <w:rsid w:val="00066A67"/>
    <w:rsid w:val="000701DC"/>
    <w:rsid w:val="00070D34"/>
    <w:rsid w:val="00071E7A"/>
    <w:rsid w:val="000722CD"/>
    <w:rsid w:val="000731D7"/>
    <w:rsid w:val="00075D37"/>
    <w:rsid w:val="00076357"/>
    <w:rsid w:val="00076409"/>
    <w:rsid w:val="00081146"/>
    <w:rsid w:val="000837FD"/>
    <w:rsid w:val="00083D76"/>
    <w:rsid w:val="000847CC"/>
    <w:rsid w:val="0008491B"/>
    <w:rsid w:val="00084F58"/>
    <w:rsid w:val="00086A59"/>
    <w:rsid w:val="0008713F"/>
    <w:rsid w:val="00087F24"/>
    <w:rsid w:val="00090151"/>
    <w:rsid w:val="00090816"/>
    <w:rsid w:val="00090A2F"/>
    <w:rsid w:val="00090D89"/>
    <w:rsid w:val="00090E44"/>
    <w:rsid w:val="000932C2"/>
    <w:rsid w:val="00094ECC"/>
    <w:rsid w:val="00095A50"/>
    <w:rsid w:val="0009610C"/>
    <w:rsid w:val="000966B5"/>
    <w:rsid w:val="000969CA"/>
    <w:rsid w:val="000A2BDE"/>
    <w:rsid w:val="000A4DAD"/>
    <w:rsid w:val="000A4EFC"/>
    <w:rsid w:val="000A56EB"/>
    <w:rsid w:val="000A589B"/>
    <w:rsid w:val="000A6FBB"/>
    <w:rsid w:val="000A7445"/>
    <w:rsid w:val="000B1CB3"/>
    <w:rsid w:val="000B3A16"/>
    <w:rsid w:val="000B3AB2"/>
    <w:rsid w:val="000B50B0"/>
    <w:rsid w:val="000B6402"/>
    <w:rsid w:val="000B6DB0"/>
    <w:rsid w:val="000B7348"/>
    <w:rsid w:val="000B77D2"/>
    <w:rsid w:val="000C00BD"/>
    <w:rsid w:val="000C4331"/>
    <w:rsid w:val="000C4812"/>
    <w:rsid w:val="000C4C73"/>
    <w:rsid w:val="000C571A"/>
    <w:rsid w:val="000C6952"/>
    <w:rsid w:val="000C71D5"/>
    <w:rsid w:val="000C75C0"/>
    <w:rsid w:val="000D03E7"/>
    <w:rsid w:val="000D1456"/>
    <w:rsid w:val="000D2234"/>
    <w:rsid w:val="000D25B3"/>
    <w:rsid w:val="000D294A"/>
    <w:rsid w:val="000D2DCC"/>
    <w:rsid w:val="000D2F32"/>
    <w:rsid w:val="000D41EC"/>
    <w:rsid w:val="000D4675"/>
    <w:rsid w:val="000D4D31"/>
    <w:rsid w:val="000D4E67"/>
    <w:rsid w:val="000D5F7A"/>
    <w:rsid w:val="000D6409"/>
    <w:rsid w:val="000D7DF4"/>
    <w:rsid w:val="000E0590"/>
    <w:rsid w:val="000E0AB6"/>
    <w:rsid w:val="000E1D44"/>
    <w:rsid w:val="000E3BA9"/>
    <w:rsid w:val="000E473B"/>
    <w:rsid w:val="000E4822"/>
    <w:rsid w:val="000E5F49"/>
    <w:rsid w:val="000E6508"/>
    <w:rsid w:val="000E6A03"/>
    <w:rsid w:val="000F0807"/>
    <w:rsid w:val="000F178D"/>
    <w:rsid w:val="000F2BD0"/>
    <w:rsid w:val="000F5A92"/>
    <w:rsid w:val="000F75A5"/>
    <w:rsid w:val="00101A92"/>
    <w:rsid w:val="00105494"/>
    <w:rsid w:val="001057FD"/>
    <w:rsid w:val="001062CB"/>
    <w:rsid w:val="001069D8"/>
    <w:rsid w:val="00106C8B"/>
    <w:rsid w:val="00107EC8"/>
    <w:rsid w:val="001101A4"/>
    <w:rsid w:val="0011132C"/>
    <w:rsid w:val="0011168F"/>
    <w:rsid w:val="00112E85"/>
    <w:rsid w:val="00113219"/>
    <w:rsid w:val="00113716"/>
    <w:rsid w:val="0011385F"/>
    <w:rsid w:val="00113BD4"/>
    <w:rsid w:val="001141C0"/>
    <w:rsid w:val="00117F17"/>
    <w:rsid w:val="00122650"/>
    <w:rsid w:val="00124330"/>
    <w:rsid w:val="00124C3E"/>
    <w:rsid w:val="00124E6D"/>
    <w:rsid w:val="0012534C"/>
    <w:rsid w:val="00125621"/>
    <w:rsid w:val="00125CEC"/>
    <w:rsid w:val="00126071"/>
    <w:rsid w:val="00131196"/>
    <w:rsid w:val="0013138C"/>
    <w:rsid w:val="00134A4F"/>
    <w:rsid w:val="00134F8A"/>
    <w:rsid w:val="00135D08"/>
    <w:rsid w:val="00136861"/>
    <w:rsid w:val="00136872"/>
    <w:rsid w:val="00136B4B"/>
    <w:rsid w:val="00137BAF"/>
    <w:rsid w:val="00140654"/>
    <w:rsid w:val="00140DDA"/>
    <w:rsid w:val="00141CAA"/>
    <w:rsid w:val="00141D25"/>
    <w:rsid w:val="00143145"/>
    <w:rsid w:val="001451CE"/>
    <w:rsid w:val="00146EB7"/>
    <w:rsid w:val="00153596"/>
    <w:rsid w:val="001553E8"/>
    <w:rsid w:val="00156839"/>
    <w:rsid w:val="0015720A"/>
    <w:rsid w:val="001601A3"/>
    <w:rsid w:val="001617CD"/>
    <w:rsid w:val="00163E93"/>
    <w:rsid w:val="00164F07"/>
    <w:rsid w:val="00165FB8"/>
    <w:rsid w:val="00166A36"/>
    <w:rsid w:val="00166EA2"/>
    <w:rsid w:val="00166EFE"/>
    <w:rsid w:val="001676B8"/>
    <w:rsid w:val="001679E4"/>
    <w:rsid w:val="00167E87"/>
    <w:rsid w:val="001704A2"/>
    <w:rsid w:val="00171EF0"/>
    <w:rsid w:val="00172422"/>
    <w:rsid w:val="00173B6F"/>
    <w:rsid w:val="00173E4D"/>
    <w:rsid w:val="00174472"/>
    <w:rsid w:val="00174A9C"/>
    <w:rsid w:val="00175021"/>
    <w:rsid w:val="001755CD"/>
    <w:rsid w:val="00176226"/>
    <w:rsid w:val="001769E0"/>
    <w:rsid w:val="00176AF7"/>
    <w:rsid w:val="001804FF"/>
    <w:rsid w:val="001808C5"/>
    <w:rsid w:val="00181323"/>
    <w:rsid w:val="00182377"/>
    <w:rsid w:val="00184AAD"/>
    <w:rsid w:val="00184C08"/>
    <w:rsid w:val="00185850"/>
    <w:rsid w:val="0018599C"/>
    <w:rsid w:val="0019117C"/>
    <w:rsid w:val="001912FE"/>
    <w:rsid w:val="00192B2D"/>
    <w:rsid w:val="00194644"/>
    <w:rsid w:val="00194E14"/>
    <w:rsid w:val="0019544F"/>
    <w:rsid w:val="001956D9"/>
    <w:rsid w:val="00197ABE"/>
    <w:rsid w:val="00197F3D"/>
    <w:rsid w:val="001A0974"/>
    <w:rsid w:val="001A1245"/>
    <w:rsid w:val="001A1475"/>
    <w:rsid w:val="001A2208"/>
    <w:rsid w:val="001A238C"/>
    <w:rsid w:val="001A393B"/>
    <w:rsid w:val="001A4112"/>
    <w:rsid w:val="001A44E7"/>
    <w:rsid w:val="001A4CE3"/>
    <w:rsid w:val="001A655C"/>
    <w:rsid w:val="001A7786"/>
    <w:rsid w:val="001B2BA2"/>
    <w:rsid w:val="001B3202"/>
    <w:rsid w:val="001B35DF"/>
    <w:rsid w:val="001B4681"/>
    <w:rsid w:val="001B6384"/>
    <w:rsid w:val="001B6559"/>
    <w:rsid w:val="001B6942"/>
    <w:rsid w:val="001B75FA"/>
    <w:rsid w:val="001B7C83"/>
    <w:rsid w:val="001C0263"/>
    <w:rsid w:val="001C03A5"/>
    <w:rsid w:val="001C06D3"/>
    <w:rsid w:val="001C20F9"/>
    <w:rsid w:val="001C34E7"/>
    <w:rsid w:val="001C3726"/>
    <w:rsid w:val="001C401F"/>
    <w:rsid w:val="001C43E1"/>
    <w:rsid w:val="001C46ED"/>
    <w:rsid w:val="001C54A5"/>
    <w:rsid w:val="001C571B"/>
    <w:rsid w:val="001C60AC"/>
    <w:rsid w:val="001C69EC"/>
    <w:rsid w:val="001C7D08"/>
    <w:rsid w:val="001D0125"/>
    <w:rsid w:val="001D3E60"/>
    <w:rsid w:val="001D4979"/>
    <w:rsid w:val="001D5796"/>
    <w:rsid w:val="001D7124"/>
    <w:rsid w:val="001D7714"/>
    <w:rsid w:val="001D7C5B"/>
    <w:rsid w:val="001E03EB"/>
    <w:rsid w:val="001E25EF"/>
    <w:rsid w:val="001E36AB"/>
    <w:rsid w:val="001E4503"/>
    <w:rsid w:val="001E4975"/>
    <w:rsid w:val="001E6503"/>
    <w:rsid w:val="001E78B9"/>
    <w:rsid w:val="001F0FB7"/>
    <w:rsid w:val="001F3BC6"/>
    <w:rsid w:val="001F3FF4"/>
    <w:rsid w:val="001F4643"/>
    <w:rsid w:val="001F62E5"/>
    <w:rsid w:val="001F69B0"/>
    <w:rsid w:val="001F7D2F"/>
    <w:rsid w:val="0020139B"/>
    <w:rsid w:val="00201445"/>
    <w:rsid w:val="00201622"/>
    <w:rsid w:val="00201BE7"/>
    <w:rsid w:val="00204091"/>
    <w:rsid w:val="00207C94"/>
    <w:rsid w:val="0021093C"/>
    <w:rsid w:val="00211116"/>
    <w:rsid w:val="00211EAF"/>
    <w:rsid w:val="002128F8"/>
    <w:rsid w:val="00212D21"/>
    <w:rsid w:val="0021356C"/>
    <w:rsid w:val="002135EE"/>
    <w:rsid w:val="00215DE9"/>
    <w:rsid w:val="00216EE2"/>
    <w:rsid w:val="00217AF3"/>
    <w:rsid w:val="00217F31"/>
    <w:rsid w:val="002207EA"/>
    <w:rsid w:val="0022108E"/>
    <w:rsid w:val="00222044"/>
    <w:rsid w:val="00223408"/>
    <w:rsid w:val="00223C91"/>
    <w:rsid w:val="00224454"/>
    <w:rsid w:val="00224A1F"/>
    <w:rsid w:val="0022615A"/>
    <w:rsid w:val="0022633D"/>
    <w:rsid w:val="00226355"/>
    <w:rsid w:val="00226F1C"/>
    <w:rsid w:val="00226F5D"/>
    <w:rsid w:val="002302CF"/>
    <w:rsid w:val="00231263"/>
    <w:rsid w:val="0023193F"/>
    <w:rsid w:val="00231B45"/>
    <w:rsid w:val="00232E98"/>
    <w:rsid w:val="00232F50"/>
    <w:rsid w:val="0023390A"/>
    <w:rsid w:val="00234520"/>
    <w:rsid w:val="002347DE"/>
    <w:rsid w:val="00235F54"/>
    <w:rsid w:val="00240A24"/>
    <w:rsid w:val="00240F94"/>
    <w:rsid w:val="00241217"/>
    <w:rsid w:val="00243CB6"/>
    <w:rsid w:val="002441C8"/>
    <w:rsid w:val="00244FC3"/>
    <w:rsid w:val="00245AE4"/>
    <w:rsid w:val="00251862"/>
    <w:rsid w:val="00252C9F"/>
    <w:rsid w:val="002541CD"/>
    <w:rsid w:val="002553DB"/>
    <w:rsid w:val="00255FD3"/>
    <w:rsid w:val="00261986"/>
    <w:rsid w:val="00261CAF"/>
    <w:rsid w:val="00262D75"/>
    <w:rsid w:val="00264601"/>
    <w:rsid w:val="0026510F"/>
    <w:rsid w:val="00265D5C"/>
    <w:rsid w:val="00266EDE"/>
    <w:rsid w:val="0026764D"/>
    <w:rsid w:val="0027118B"/>
    <w:rsid w:val="00271ECA"/>
    <w:rsid w:val="00275BA2"/>
    <w:rsid w:val="00276175"/>
    <w:rsid w:val="0027745F"/>
    <w:rsid w:val="002818DE"/>
    <w:rsid w:val="00282012"/>
    <w:rsid w:val="00282844"/>
    <w:rsid w:val="002844E4"/>
    <w:rsid w:val="00284539"/>
    <w:rsid w:val="00286261"/>
    <w:rsid w:val="00290D57"/>
    <w:rsid w:val="00290E7B"/>
    <w:rsid w:val="00291197"/>
    <w:rsid w:val="002923F0"/>
    <w:rsid w:val="0029484C"/>
    <w:rsid w:val="00295470"/>
    <w:rsid w:val="00295ABF"/>
    <w:rsid w:val="00295CED"/>
    <w:rsid w:val="002978C4"/>
    <w:rsid w:val="00297B0E"/>
    <w:rsid w:val="002A0721"/>
    <w:rsid w:val="002A183D"/>
    <w:rsid w:val="002A27BC"/>
    <w:rsid w:val="002A2B38"/>
    <w:rsid w:val="002A58E5"/>
    <w:rsid w:val="002A675F"/>
    <w:rsid w:val="002A7B4A"/>
    <w:rsid w:val="002A7FB3"/>
    <w:rsid w:val="002B0529"/>
    <w:rsid w:val="002B07B5"/>
    <w:rsid w:val="002B37D4"/>
    <w:rsid w:val="002B4AC1"/>
    <w:rsid w:val="002B53FC"/>
    <w:rsid w:val="002B5D0A"/>
    <w:rsid w:val="002B6108"/>
    <w:rsid w:val="002B6DA4"/>
    <w:rsid w:val="002B760F"/>
    <w:rsid w:val="002B7DFB"/>
    <w:rsid w:val="002C0793"/>
    <w:rsid w:val="002C136A"/>
    <w:rsid w:val="002C1B01"/>
    <w:rsid w:val="002C3C06"/>
    <w:rsid w:val="002C3F3D"/>
    <w:rsid w:val="002C5ABB"/>
    <w:rsid w:val="002D0096"/>
    <w:rsid w:val="002D4BF6"/>
    <w:rsid w:val="002D6491"/>
    <w:rsid w:val="002E362B"/>
    <w:rsid w:val="002E3B9E"/>
    <w:rsid w:val="002E418D"/>
    <w:rsid w:val="002E581E"/>
    <w:rsid w:val="002E5E0C"/>
    <w:rsid w:val="002E68FC"/>
    <w:rsid w:val="002F0424"/>
    <w:rsid w:val="002F0CEE"/>
    <w:rsid w:val="002F10BC"/>
    <w:rsid w:val="002F37BA"/>
    <w:rsid w:val="002F4975"/>
    <w:rsid w:val="00300AC8"/>
    <w:rsid w:val="003010B7"/>
    <w:rsid w:val="00301D1A"/>
    <w:rsid w:val="00302DFC"/>
    <w:rsid w:val="00303840"/>
    <w:rsid w:val="003056E2"/>
    <w:rsid w:val="00306381"/>
    <w:rsid w:val="00310413"/>
    <w:rsid w:val="00313735"/>
    <w:rsid w:val="003157E5"/>
    <w:rsid w:val="00315C77"/>
    <w:rsid w:val="00315FBE"/>
    <w:rsid w:val="0031650C"/>
    <w:rsid w:val="0031762F"/>
    <w:rsid w:val="00322043"/>
    <w:rsid w:val="00322053"/>
    <w:rsid w:val="00322715"/>
    <w:rsid w:val="003229B0"/>
    <w:rsid w:val="00323EE1"/>
    <w:rsid w:val="003249A9"/>
    <w:rsid w:val="00325DAE"/>
    <w:rsid w:val="00325DF5"/>
    <w:rsid w:val="00325E88"/>
    <w:rsid w:val="00327108"/>
    <w:rsid w:val="003310E1"/>
    <w:rsid w:val="003329CC"/>
    <w:rsid w:val="00333D46"/>
    <w:rsid w:val="0033529A"/>
    <w:rsid w:val="00336079"/>
    <w:rsid w:val="0034184A"/>
    <w:rsid w:val="00341F83"/>
    <w:rsid w:val="003440B8"/>
    <w:rsid w:val="00344F9A"/>
    <w:rsid w:val="003457E7"/>
    <w:rsid w:val="00345D5D"/>
    <w:rsid w:val="00346BFD"/>
    <w:rsid w:val="003470B6"/>
    <w:rsid w:val="00347128"/>
    <w:rsid w:val="00347F5B"/>
    <w:rsid w:val="00351EAA"/>
    <w:rsid w:val="00352850"/>
    <w:rsid w:val="00353F4E"/>
    <w:rsid w:val="00355F9B"/>
    <w:rsid w:val="0035627C"/>
    <w:rsid w:val="0035660A"/>
    <w:rsid w:val="0035680E"/>
    <w:rsid w:val="00360AA7"/>
    <w:rsid w:val="00362ACA"/>
    <w:rsid w:val="003636EF"/>
    <w:rsid w:val="00363822"/>
    <w:rsid w:val="00365036"/>
    <w:rsid w:val="00365B0A"/>
    <w:rsid w:val="003675EF"/>
    <w:rsid w:val="0036760A"/>
    <w:rsid w:val="00367E61"/>
    <w:rsid w:val="00375580"/>
    <w:rsid w:val="00375C99"/>
    <w:rsid w:val="00376A75"/>
    <w:rsid w:val="00376D40"/>
    <w:rsid w:val="0038099D"/>
    <w:rsid w:val="0038714E"/>
    <w:rsid w:val="0039134D"/>
    <w:rsid w:val="003917EC"/>
    <w:rsid w:val="00392325"/>
    <w:rsid w:val="00392802"/>
    <w:rsid w:val="00394D11"/>
    <w:rsid w:val="00395DB7"/>
    <w:rsid w:val="003960EC"/>
    <w:rsid w:val="0039745F"/>
    <w:rsid w:val="003A1158"/>
    <w:rsid w:val="003A19AC"/>
    <w:rsid w:val="003A2976"/>
    <w:rsid w:val="003A3959"/>
    <w:rsid w:val="003A4E61"/>
    <w:rsid w:val="003A632A"/>
    <w:rsid w:val="003A673E"/>
    <w:rsid w:val="003A7279"/>
    <w:rsid w:val="003A73EF"/>
    <w:rsid w:val="003A7A5E"/>
    <w:rsid w:val="003B0329"/>
    <w:rsid w:val="003B46EB"/>
    <w:rsid w:val="003B61F1"/>
    <w:rsid w:val="003B761A"/>
    <w:rsid w:val="003C04C9"/>
    <w:rsid w:val="003C077A"/>
    <w:rsid w:val="003C1A67"/>
    <w:rsid w:val="003C1E10"/>
    <w:rsid w:val="003C2B5D"/>
    <w:rsid w:val="003C3BD8"/>
    <w:rsid w:val="003C46EF"/>
    <w:rsid w:val="003C4E3E"/>
    <w:rsid w:val="003C5C9A"/>
    <w:rsid w:val="003D27CA"/>
    <w:rsid w:val="003D334C"/>
    <w:rsid w:val="003D39AE"/>
    <w:rsid w:val="003D4656"/>
    <w:rsid w:val="003D6F09"/>
    <w:rsid w:val="003E02CD"/>
    <w:rsid w:val="003E0867"/>
    <w:rsid w:val="003E2474"/>
    <w:rsid w:val="003E2FE9"/>
    <w:rsid w:val="003E4AE6"/>
    <w:rsid w:val="003F1A2B"/>
    <w:rsid w:val="003F31D9"/>
    <w:rsid w:val="003F3E0C"/>
    <w:rsid w:val="003F6762"/>
    <w:rsid w:val="00400215"/>
    <w:rsid w:val="0040059C"/>
    <w:rsid w:val="0040060E"/>
    <w:rsid w:val="00404182"/>
    <w:rsid w:val="00404865"/>
    <w:rsid w:val="00404D75"/>
    <w:rsid w:val="004078F5"/>
    <w:rsid w:val="0041092E"/>
    <w:rsid w:val="004124F2"/>
    <w:rsid w:val="00413096"/>
    <w:rsid w:val="0041346D"/>
    <w:rsid w:val="00415B4B"/>
    <w:rsid w:val="00416A4E"/>
    <w:rsid w:val="0041747C"/>
    <w:rsid w:val="0041753B"/>
    <w:rsid w:val="00420386"/>
    <w:rsid w:val="00421579"/>
    <w:rsid w:val="00421A13"/>
    <w:rsid w:val="00422A22"/>
    <w:rsid w:val="00422B83"/>
    <w:rsid w:val="00422EEF"/>
    <w:rsid w:val="0042360B"/>
    <w:rsid w:val="00423755"/>
    <w:rsid w:val="00424BDB"/>
    <w:rsid w:val="00424FB8"/>
    <w:rsid w:val="00425528"/>
    <w:rsid w:val="00427ED6"/>
    <w:rsid w:val="00430048"/>
    <w:rsid w:val="0043108E"/>
    <w:rsid w:val="0043256C"/>
    <w:rsid w:val="00432CF6"/>
    <w:rsid w:val="00433CBD"/>
    <w:rsid w:val="00434A1E"/>
    <w:rsid w:val="004373C6"/>
    <w:rsid w:val="00437997"/>
    <w:rsid w:val="00442670"/>
    <w:rsid w:val="004440A0"/>
    <w:rsid w:val="00447AB2"/>
    <w:rsid w:val="00447CBE"/>
    <w:rsid w:val="00450199"/>
    <w:rsid w:val="0045116A"/>
    <w:rsid w:val="0045184D"/>
    <w:rsid w:val="00452BED"/>
    <w:rsid w:val="004540BF"/>
    <w:rsid w:val="00454B02"/>
    <w:rsid w:val="00454E00"/>
    <w:rsid w:val="004554A1"/>
    <w:rsid w:val="0045659B"/>
    <w:rsid w:val="00461276"/>
    <w:rsid w:val="004612F4"/>
    <w:rsid w:val="0046192D"/>
    <w:rsid w:val="00461C48"/>
    <w:rsid w:val="00463044"/>
    <w:rsid w:val="00463CE2"/>
    <w:rsid w:val="0046459E"/>
    <w:rsid w:val="0046505E"/>
    <w:rsid w:val="004668CE"/>
    <w:rsid w:val="00467B16"/>
    <w:rsid w:val="00467B48"/>
    <w:rsid w:val="004714C8"/>
    <w:rsid w:val="004724F3"/>
    <w:rsid w:val="0047357A"/>
    <w:rsid w:val="00473CB1"/>
    <w:rsid w:val="0047413C"/>
    <w:rsid w:val="00475B31"/>
    <w:rsid w:val="00475B97"/>
    <w:rsid w:val="00476317"/>
    <w:rsid w:val="004767A2"/>
    <w:rsid w:val="00477C3B"/>
    <w:rsid w:val="004815FA"/>
    <w:rsid w:val="004824FD"/>
    <w:rsid w:val="00482D76"/>
    <w:rsid w:val="00482F0B"/>
    <w:rsid w:val="004837BC"/>
    <w:rsid w:val="004839B8"/>
    <w:rsid w:val="00484442"/>
    <w:rsid w:val="00484D1F"/>
    <w:rsid w:val="00484DBA"/>
    <w:rsid w:val="004854D1"/>
    <w:rsid w:val="00485B26"/>
    <w:rsid w:val="00485C48"/>
    <w:rsid w:val="0048730B"/>
    <w:rsid w:val="004874B2"/>
    <w:rsid w:val="00487683"/>
    <w:rsid w:val="004902E7"/>
    <w:rsid w:val="00490A5F"/>
    <w:rsid w:val="00491EF1"/>
    <w:rsid w:val="00492226"/>
    <w:rsid w:val="0049268E"/>
    <w:rsid w:val="004928CC"/>
    <w:rsid w:val="00492954"/>
    <w:rsid w:val="00492FA2"/>
    <w:rsid w:val="00493DC5"/>
    <w:rsid w:val="00496012"/>
    <w:rsid w:val="004A09F5"/>
    <w:rsid w:val="004A0F82"/>
    <w:rsid w:val="004A2A13"/>
    <w:rsid w:val="004A33BB"/>
    <w:rsid w:val="004A37CD"/>
    <w:rsid w:val="004A3E10"/>
    <w:rsid w:val="004A410D"/>
    <w:rsid w:val="004A77C5"/>
    <w:rsid w:val="004B2B60"/>
    <w:rsid w:val="004B5C14"/>
    <w:rsid w:val="004B7706"/>
    <w:rsid w:val="004C0831"/>
    <w:rsid w:val="004C0D87"/>
    <w:rsid w:val="004C1F2A"/>
    <w:rsid w:val="004C35E9"/>
    <w:rsid w:val="004C52A7"/>
    <w:rsid w:val="004D0DC2"/>
    <w:rsid w:val="004D668B"/>
    <w:rsid w:val="004E0668"/>
    <w:rsid w:val="004E2B77"/>
    <w:rsid w:val="004E32BD"/>
    <w:rsid w:val="004E4832"/>
    <w:rsid w:val="004E6BB4"/>
    <w:rsid w:val="004E7615"/>
    <w:rsid w:val="004E7C12"/>
    <w:rsid w:val="004F066B"/>
    <w:rsid w:val="004F0E6D"/>
    <w:rsid w:val="004F38DD"/>
    <w:rsid w:val="004F5BDB"/>
    <w:rsid w:val="004F6371"/>
    <w:rsid w:val="004F72E3"/>
    <w:rsid w:val="00502F1D"/>
    <w:rsid w:val="00503E70"/>
    <w:rsid w:val="00505126"/>
    <w:rsid w:val="005067DD"/>
    <w:rsid w:val="00507A9E"/>
    <w:rsid w:val="00510A72"/>
    <w:rsid w:val="00511A29"/>
    <w:rsid w:val="00512550"/>
    <w:rsid w:val="005135FA"/>
    <w:rsid w:val="005138CF"/>
    <w:rsid w:val="00514E5E"/>
    <w:rsid w:val="0051596D"/>
    <w:rsid w:val="00515E64"/>
    <w:rsid w:val="00516B4E"/>
    <w:rsid w:val="005174A5"/>
    <w:rsid w:val="005208F7"/>
    <w:rsid w:val="00520BE6"/>
    <w:rsid w:val="00521042"/>
    <w:rsid w:val="0052241F"/>
    <w:rsid w:val="005228DB"/>
    <w:rsid w:val="00523142"/>
    <w:rsid w:val="00524377"/>
    <w:rsid w:val="005258CA"/>
    <w:rsid w:val="00526B32"/>
    <w:rsid w:val="00527995"/>
    <w:rsid w:val="005311F2"/>
    <w:rsid w:val="00533CEB"/>
    <w:rsid w:val="005346C8"/>
    <w:rsid w:val="00535084"/>
    <w:rsid w:val="00536E25"/>
    <w:rsid w:val="005424DF"/>
    <w:rsid w:val="005425C6"/>
    <w:rsid w:val="00544006"/>
    <w:rsid w:val="00545DD3"/>
    <w:rsid w:val="005474C1"/>
    <w:rsid w:val="00547F0F"/>
    <w:rsid w:val="00550EB2"/>
    <w:rsid w:val="00551518"/>
    <w:rsid w:val="00551DD2"/>
    <w:rsid w:val="005525BD"/>
    <w:rsid w:val="00552783"/>
    <w:rsid w:val="00554A02"/>
    <w:rsid w:val="00555272"/>
    <w:rsid w:val="005566AC"/>
    <w:rsid w:val="0055734B"/>
    <w:rsid w:val="00557698"/>
    <w:rsid w:val="005620E5"/>
    <w:rsid w:val="00566106"/>
    <w:rsid w:val="00566CB0"/>
    <w:rsid w:val="00566CF6"/>
    <w:rsid w:val="00571BE0"/>
    <w:rsid w:val="005722FD"/>
    <w:rsid w:val="00572A03"/>
    <w:rsid w:val="00572BDB"/>
    <w:rsid w:val="00572E2B"/>
    <w:rsid w:val="00574807"/>
    <w:rsid w:val="005751DF"/>
    <w:rsid w:val="00575B8E"/>
    <w:rsid w:val="00575BE0"/>
    <w:rsid w:val="00576669"/>
    <w:rsid w:val="005768D7"/>
    <w:rsid w:val="00576D4E"/>
    <w:rsid w:val="0058116B"/>
    <w:rsid w:val="00581408"/>
    <w:rsid w:val="00582206"/>
    <w:rsid w:val="00582C30"/>
    <w:rsid w:val="00584B6B"/>
    <w:rsid w:val="00584CE4"/>
    <w:rsid w:val="005871CE"/>
    <w:rsid w:val="0058728D"/>
    <w:rsid w:val="00587BE1"/>
    <w:rsid w:val="00590051"/>
    <w:rsid w:val="0059076E"/>
    <w:rsid w:val="0059273E"/>
    <w:rsid w:val="00593C70"/>
    <w:rsid w:val="0059618E"/>
    <w:rsid w:val="00597C11"/>
    <w:rsid w:val="005A2017"/>
    <w:rsid w:val="005A2329"/>
    <w:rsid w:val="005A2B25"/>
    <w:rsid w:val="005A3EE5"/>
    <w:rsid w:val="005A716D"/>
    <w:rsid w:val="005A74C7"/>
    <w:rsid w:val="005A7C43"/>
    <w:rsid w:val="005B185D"/>
    <w:rsid w:val="005B1AA6"/>
    <w:rsid w:val="005B2A84"/>
    <w:rsid w:val="005B5FF5"/>
    <w:rsid w:val="005B6A0E"/>
    <w:rsid w:val="005B79F7"/>
    <w:rsid w:val="005B7BAE"/>
    <w:rsid w:val="005C0459"/>
    <w:rsid w:val="005C241E"/>
    <w:rsid w:val="005C268A"/>
    <w:rsid w:val="005C2A69"/>
    <w:rsid w:val="005C30C6"/>
    <w:rsid w:val="005C3E33"/>
    <w:rsid w:val="005C45BC"/>
    <w:rsid w:val="005C50D2"/>
    <w:rsid w:val="005C51DF"/>
    <w:rsid w:val="005C5EF1"/>
    <w:rsid w:val="005C695D"/>
    <w:rsid w:val="005C747B"/>
    <w:rsid w:val="005D0F94"/>
    <w:rsid w:val="005D125E"/>
    <w:rsid w:val="005D1EFA"/>
    <w:rsid w:val="005D280C"/>
    <w:rsid w:val="005D4B80"/>
    <w:rsid w:val="005D73DE"/>
    <w:rsid w:val="005D7952"/>
    <w:rsid w:val="005E0174"/>
    <w:rsid w:val="005E0F5D"/>
    <w:rsid w:val="005E27AC"/>
    <w:rsid w:val="005E2DE4"/>
    <w:rsid w:val="005E2EBB"/>
    <w:rsid w:val="005E321E"/>
    <w:rsid w:val="005E3490"/>
    <w:rsid w:val="005E34C2"/>
    <w:rsid w:val="005E40B5"/>
    <w:rsid w:val="005E4BE5"/>
    <w:rsid w:val="005E760C"/>
    <w:rsid w:val="005F0578"/>
    <w:rsid w:val="005F157A"/>
    <w:rsid w:val="005F29E4"/>
    <w:rsid w:val="005F346A"/>
    <w:rsid w:val="005F6242"/>
    <w:rsid w:val="005F71FA"/>
    <w:rsid w:val="005F7856"/>
    <w:rsid w:val="0060022C"/>
    <w:rsid w:val="00602810"/>
    <w:rsid w:val="00604B7A"/>
    <w:rsid w:val="00606F04"/>
    <w:rsid w:val="0060723A"/>
    <w:rsid w:val="0061008B"/>
    <w:rsid w:val="00611677"/>
    <w:rsid w:val="00614156"/>
    <w:rsid w:val="00615FE7"/>
    <w:rsid w:val="006164E3"/>
    <w:rsid w:val="00617FA8"/>
    <w:rsid w:val="00620A15"/>
    <w:rsid w:val="00621D6E"/>
    <w:rsid w:val="00622E94"/>
    <w:rsid w:val="00624CB3"/>
    <w:rsid w:val="00625073"/>
    <w:rsid w:val="00625D1B"/>
    <w:rsid w:val="0063020C"/>
    <w:rsid w:val="006304D8"/>
    <w:rsid w:val="00630CE6"/>
    <w:rsid w:val="00631CF1"/>
    <w:rsid w:val="00631DB3"/>
    <w:rsid w:val="006321BC"/>
    <w:rsid w:val="00632CE9"/>
    <w:rsid w:val="00634523"/>
    <w:rsid w:val="00635D48"/>
    <w:rsid w:val="00636100"/>
    <w:rsid w:val="00637297"/>
    <w:rsid w:val="006375DD"/>
    <w:rsid w:val="00637872"/>
    <w:rsid w:val="00640363"/>
    <w:rsid w:val="00642B5A"/>
    <w:rsid w:val="00643359"/>
    <w:rsid w:val="00646DB9"/>
    <w:rsid w:val="00646FA2"/>
    <w:rsid w:val="00647EE8"/>
    <w:rsid w:val="00647F9F"/>
    <w:rsid w:val="00650090"/>
    <w:rsid w:val="00654888"/>
    <w:rsid w:val="00654FB1"/>
    <w:rsid w:val="0065583A"/>
    <w:rsid w:val="00656419"/>
    <w:rsid w:val="00661B49"/>
    <w:rsid w:val="0066370C"/>
    <w:rsid w:val="006653B2"/>
    <w:rsid w:val="00667164"/>
    <w:rsid w:val="00667B7A"/>
    <w:rsid w:val="00667C47"/>
    <w:rsid w:val="00671FE7"/>
    <w:rsid w:val="00672841"/>
    <w:rsid w:val="00672DB4"/>
    <w:rsid w:val="00672F98"/>
    <w:rsid w:val="00673DE6"/>
    <w:rsid w:val="006740D2"/>
    <w:rsid w:val="00674C1B"/>
    <w:rsid w:val="006751C2"/>
    <w:rsid w:val="0067700F"/>
    <w:rsid w:val="0068024C"/>
    <w:rsid w:val="0068026E"/>
    <w:rsid w:val="00681820"/>
    <w:rsid w:val="00681CE4"/>
    <w:rsid w:val="006822E8"/>
    <w:rsid w:val="006851EB"/>
    <w:rsid w:val="00685D8C"/>
    <w:rsid w:val="00687BD3"/>
    <w:rsid w:val="006901B4"/>
    <w:rsid w:val="00692318"/>
    <w:rsid w:val="006946D2"/>
    <w:rsid w:val="0069560D"/>
    <w:rsid w:val="0069588E"/>
    <w:rsid w:val="006972B9"/>
    <w:rsid w:val="006A0728"/>
    <w:rsid w:val="006A174F"/>
    <w:rsid w:val="006A200B"/>
    <w:rsid w:val="006A2305"/>
    <w:rsid w:val="006A2606"/>
    <w:rsid w:val="006A6E13"/>
    <w:rsid w:val="006A7A3E"/>
    <w:rsid w:val="006A7E55"/>
    <w:rsid w:val="006B053C"/>
    <w:rsid w:val="006B225F"/>
    <w:rsid w:val="006B3027"/>
    <w:rsid w:val="006B535E"/>
    <w:rsid w:val="006B55D7"/>
    <w:rsid w:val="006B6640"/>
    <w:rsid w:val="006B7419"/>
    <w:rsid w:val="006B7538"/>
    <w:rsid w:val="006C2371"/>
    <w:rsid w:val="006C3D68"/>
    <w:rsid w:val="006D0D65"/>
    <w:rsid w:val="006D35ED"/>
    <w:rsid w:val="006D4B44"/>
    <w:rsid w:val="006D587E"/>
    <w:rsid w:val="006E04D7"/>
    <w:rsid w:val="006E19B5"/>
    <w:rsid w:val="006E297C"/>
    <w:rsid w:val="006E302D"/>
    <w:rsid w:val="006E3A2C"/>
    <w:rsid w:val="006E4746"/>
    <w:rsid w:val="006E48F1"/>
    <w:rsid w:val="006E4DB0"/>
    <w:rsid w:val="006E54EF"/>
    <w:rsid w:val="006E62B1"/>
    <w:rsid w:val="006E6F29"/>
    <w:rsid w:val="006F1D41"/>
    <w:rsid w:val="006F1EF0"/>
    <w:rsid w:val="006F22F3"/>
    <w:rsid w:val="006F3C9B"/>
    <w:rsid w:val="006F4C9B"/>
    <w:rsid w:val="006F50D5"/>
    <w:rsid w:val="006F5242"/>
    <w:rsid w:val="006F5AB9"/>
    <w:rsid w:val="006F7C4C"/>
    <w:rsid w:val="00702BE7"/>
    <w:rsid w:val="007035FF"/>
    <w:rsid w:val="00706368"/>
    <w:rsid w:val="007069DE"/>
    <w:rsid w:val="00706A61"/>
    <w:rsid w:val="0071210F"/>
    <w:rsid w:val="007136D1"/>
    <w:rsid w:val="007146DA"/>
    <w:rsid w:val="00715AFE"/>
    <w:rsid w:val="007165D0"/>
    <w:rsid w:val="00716854"/>
    <w:rsid w:val="00716966"/>
    <w:rsid w:val="00716D8D"/>
    <w:rsid w:val="00717251"/>
    <w:rsid w:val="0072180A"/>
    <w:rsid w:val="00722E90"/>
    <w:rsid w:val="007231B4"/>
    <w:rsid w:val="00723CC5"/>
    <w:rsid w:val="007254C8"/>
    <w:rsid w:val="007274D2"/>
    <w:rsid w:val="007306D1"/>
    <w:rsid w:val="00730D63"/>
    <w:rsid w:val="00731009"/>
    <w:rsid w:val="007322C3"/>
    <w:rsid w:val="007324F3"/>
    <w:rsid w:val="007327CF"/>
    <w:rsid w:val="0073393F"/>
    <w:rsid w:val="00733ABC"/>
    <w:rsid w:val="00735497"/>
    <w:rsid w:val="00735C49"/>
    <w:rsid w:val="00735D82"/>
    <w:rsid w:val="00736CD2"/>
    <w:rsid w:val="00736CFB"/>
    <w:rsid w:val="007372A5"/>
    <w:rsid w:val="007379B6"/>
    <w:rsid w:val="00737A2C"/>
    <w:rsid w:val="00740298"/>
    <w:rsid w:val="00741A39"/>
    <w:rsid w:val="00741FF6"/>
    <w:rsid w:val="0074244D"/>
    <w:rsid w:val="00742EEB"/>
    <w:rsid w:val="0074576B"/>
    <w:rsid w:val="00745DAD"/>
    <w:rsid w:val="007466D4"/>
    <w:rsid w:val="00746808"/>
    <w:rsid w:val="0074719C"/>
    <w:rsid w:val="00747343"/>
    <w:rsid w:val="007479ED"/>
    <w:rsid w:val="007507B7"/>
    <w:rsid w:val="00750E8B"/>
    <w:rsid w:val="00750F8C"/>
    <w:rsid w:val="00753527"/>
    <w:rsid w:val="007540A0"/>
    <w:rsid w:val="00755B8D"/>
    <w:rsid w:val="00755E70"/>
    <w:rsid w:val="00756935"/>
    <w:rsid w:val="00757F2A"/>
    <w:rsid w:val="00761563"/>
    <w:rsid w:val="0076211E"/>
    <w:rsid w:val="00762AF1"/>
    <w:rsid w:val="0076479C"/>
    <w:rsid w:val="007671C8"/>
    <w:rsid w:val="00767789"/>
    <w:rsid w:val="00767FC1"/>
    <w:rsid w:val="00770070"/>
    <w:rsid w:val="00770FD4"/>
    <w:rsid w:val="0077372A"/>
    <w:rsid w:val="00774C3C"/>
    <w:rsid w:val="00775A90"/>
    <w:rsid w:val="00777859"/>
    <w:rsid w:val="00780566"/>
    <w:rsid w:val="007816FA"/>
    <w:rsid w:val="00781C5F"/>
    <w:rsid w:val="00781F6A"/>
    <w:rsid w:val="00782122"/>
    <w:rsid w:val="00783885"/>
    <w:rsid w:val="00783D00"/>
    <w:rsid w:val="007851E5"/>
    <w:rsid w:val="00785771"/>
    <w:rsid w:val="00787A5E"/>
    <w:rsid w:val="00787C6F"/>
    <w:rsid w:val="0079036B"/>
    <w:rsid w:val="00790C9C"/>
    <w:rsid w:val="00790EB2"/>
    <w:rsid w:val="00792103"/>
    <w:rsid w:val="00793465"/>
    <w:rsid w:val="007955DE"/>
    <w:rsid w:val="007A00EB"/>
    <w:rsid w:val="007A05DB"/>
    <w:rsid w:val="007A08A3"/>
    <w:rsid w:val="007A08AF"/>
    <w:rsid w:val="007A09BE"/>
    <w:rsid w:val="007A1ED6"/>
    <w:rsid w:val="007A3B8C"/>
    <w:rsid w:val="007A4A45"/>
    <w:rsid w:val="007A50CB"/>
    <w:rsid w:val="007A56BE"/>
    <w:rsid w:val="007A60F8"/>
    <w:rsid w:val="007A6379"/>
    <w:rsid w:val="007A63E0"/>
    <w:rsid w:val="007A706E"/>
    <w:rsid w:val="007A7926"/>
    <w:rsid w:val="007B0313"/>
    <w:rsid w:val="007B0752"/>
    <w:rsid w:val="007B0AEA"/>
    <w:rsid w:val="007B323D"/>
    <w:rsid w:val="007B398B"/>
    <w:rsid w:val="007B3DE3"/>
    <w:rsid w:val="007B3DF9"/>
    <w:rsid w:val="007B4342"/>
    <w:rsid w:val="007B5B76"/>
    <w:rsid w:val="007B6210"/>
    <w:rsid w:val="007C0BD0"/>
    <w:rsid w:val="007C142F"/>
    <w:rsid w:val="007C3231"/>
    <w:rsid w:val="007C3F17"/>
    <w:rsid w:val="007C5F98"/>
    <w:rsid w:val="007C601A"/>
    <w:rsid w:val="007D18C3"/>
    <w:rsid w:val="007D1DD7"/>
    <w:rsid w:val="007D2A11"/>
    <w:rsid w:val="007D30AD"/>
    <w:rsid w:val="007D59E4"/>
    <w:rsid w:val="007D7167"/>
    <w:rsid w:val="007E16A7"/>
    <w:rsid w:val="007E2455"/>
    <w:rsid w:val="007E28F0"/>
    <w:rsid w:val="007E3C93"/>
    <w:rsid w:val="007E506C"/>
    <w:rsid w:val="007E53F0"/>
    <w:rsid w:val="007E5EC6"/>
    <w:rsid w:val="007E606F"/>
    <w:rsid w:val="007E644A"/>
    <w:rsid w:val="007E66E7"/>
    <w:rsid w:val="007E6C32"/>
    <w:rsid w:val="007E7839"/>
    <w:rsid w:val="007E78E9"/>
    <w:rsid w:val="007E7DF1"/>
    <w:rsid w:val="007F0A07"/>
    <w:rsid w:val="00800481"/>
    <w:rsid w:val="00801BFB"/>
    <w:rsid w:val="008032DD"/>
    <w:rsid w:val="00803A65"/>
    <w:rsid w:val="008065F2"/>
    <w:rsid w:val="00806FD6"/>
    <w:rsid w:val="00807687"/>
    <w:rsid w:val="00810327"/>
    <w:rsid w:val="00810D1B"/>
    <w:rsid w:val="00812D2F"/>
    <w:rsid w:val="00813CCA"/>
    <w:rsid w:val="008143D6"/>
    <w:rsid w:val="00815483"/>
    <w:rsid w:val="00815918"/>
    <w:rsid w:val="00815BAF"/>
    <w:rsid w:val="008170D9"/>
    <w:rsid w:val="00817CFD"/>
    <w:rsid w:val="00817FDF"/>
    <w:rsid w:val="0082037D"/>
    <w:rsid w:val="0082078C"/>
    <w:rsid w:val="0082079F"/>
    <w:rsid w:val="008212D5"/>
    <w:rsid w:val="0082221B"/>
    <w:rsid w:val="008224D8"/>
    <w:rsid w:val="008225EF"/>
    <w:rsid w:val="00826024"/>
    <w:rsid w:val="0082685B"/>
    <w:rsid w:val="00826F8A"/>
    <w:rsid w:val="008272EA"/>
    <w:rsid w:val="00830172"/>
    <w:rsid w:val="0083043A"/>
    <w:rsid w:val="008307A9"/>
    <w:rsid w:val="0083151A"/>
    <w:rsid w:val="00831C73"/>
    <w:rsid w:val="00832AA5"/>
    <w:rsid w:val="008339CC"/>
    <w:rsid w:val="00833BB1"/>
    <w:rsid w:val="00833EAB"/>
    <w:rsid w:val="008350F1"/>
    <w:rsid w:val="008352DF"/>
    <w:rsid w:val="00835F57"/>
    <w:rsid w:val="0083667D"/>
    <w:rsid w:val="008376C2"/>
    <w:rsid w:val="00837C2E"/>
    <w:rsid w:val="0084262F"/>
    <w:rsid w:val="00842AC1"/>
    <w:rsid w:val="008442D1"/>
    <w:rsid w:val="008452D7"/>
    <w:rsid w:val="00845FFE"/>
    <w:rsid w:val="008502F5"/>
    <w:rsid w:val="008505BE"/>
    <w:rsid w:val="008506C2"/>
    <w:rsid w:val="00850ACB"/>
    <w:rsid w:val="0085189D"/>
    <w:rsid w:val="00852648"/>
    <w:rsid w:val="00852869"/>
    <w:rsid w:val="00855F82"/>
    <w:rsid w:val="00856C5E"/>
    <w:rsid w:val="00860F76"/>
    <w:rsid w:val="00862028"/>
    <w:rsid w:val="00862062"/>
    <w:rsid w:val="008638AE"/>
    <w:rsid w:val="00864B15"/>
    <w:rsid w:val="00865F7C"/>
    <w:rsid w:val="008700A3"/>
    <w:rsid w:val="008719C3"/>
    <w:rsid w:val="00871E86"/>
    <w:rsid w:val="008729B9"/>
    <w:rsid w:val="00875DD4"/>
    <w:rsid w:val="008764BC"/>
    <w:rsid w:val="00876A16"/>
    <w:rsid w:val="00877430"/>
    <w:rsid w:val="008801D0"/>
    <w:rsid w:val="008829B0"/>
    <w:rsid w:val="008836F7"/>
    <w:rsid w:val="008857D1"/>
    <w:rsid w:val="00886EAF"/>
    <w:rsid w:val="008873D6"/>
    <w:rsid w:val="00887520"/>
    <w:rsid w:val="008878A1"/>
    <w:rsid w:val="008900A3"/>
    <w:rsid w:val="0089071B"/>
    <w:rsid w:val="00890822"/>
    <w:rsid w:val="00890AF9"/>
    <w:rsid w:val="00891837"/>
    <w:rsid w:val="00896FEB"/>
    <w:rsid w:val="00897461"/>
    <w:rsid w:val="008A2CB7"/>
    <w:rsid w:val="008A4980"/>
    <w:rsid w:val="008A52D4"/>
    <w:rsid w:val="008A5F6C"/>
    <w:rsid w:val="008A6B95"/>
    <w:rsid w:val="008A6EF9"/>
    <w:rsid w:val="008B0DFA"/>
    <w:rsid w:val="008B0E3B"/>
    <w:rsid w:val="008B208F"/>
    <w:rsid w:val="008B223B"/>
    <w:rsid w:val="008B40AB"/>
    <w:rsid w:val="008B4295"/>
    <w:rsid w:val="008B64E6"/>
    <w:rsid w:val="008B67FD"/>
    <w:rsid w:val="008C0CF8"/>
    <w:rsid w:val="008C2A0A"/>
    <w:rsid w:val="008C34E5"/>
    <w:rsid w:val="008C39F6"/>
    <w:rsid w:val="008C3FD6"/>
    <w:rsid w:val="008C452A"/>
    <w:rsid w:val="008C678F"/>
    <w:rsid w:val="008C6811"/>
    <w:rsid w:val="008C6BA8"/>
    <w:rsid w:val="008C756D"/>
    <w:rsid w:val="008D0336"/>
    <w:rsid w:val="008D115A"/>
    <w:rsid w:val="008D1A53"/>
    <w:rsid w:val="008D3180"/>
    <w:rsid w:val="008D3386"/>
    <w:rsid w:val="008D39F3"/>
    <w:rsid w:val="008D41F5"/>
    <w:rsid w:val="008D49FC"/>
    <w:rsid w:val="008D5081"/>
    <w:rsid w:val="008D612E"/>
    <w:rsid w:val="008D6DF8"/>
    <w:rsid w:val="008D7525"/>
    <w:rsid w:val="008D7A73"/>
    <w:rsid w:val="008E235E"/>
    <w:rsid w:val="008E4926"/>
    <w:rsid w:val="008E5389"/>
    <w:rsid w:val="008E630A"/>
    <w:rsid w:val="008F161A"/>
    <w:rsid w:val="008F4F76"/>
    <w:rsid w:val="008F605B"/>
    <w:rsid w:val="008F61DC"/>
    <w:rsid w:val="008F61E3"/>
    <w:rsid w:val="008F66BB"/>
    <w:rsid w:val="008F6A78"/>
    <w:rsid w:val="008F6BF0"/>
    <w:rsid w:val="008F7E0C"/>
    <w:rsid w:val="0090002D"/>
    <w:rsid w:val="009017DE"/>
    <w:rsid w:val="00905A2C"/>
    <w:rsid w:val="0090750F"/>
    <w:rsid w:val="00907578"/>
    <w:rsid w:val="00907685"/>
    <w:rsid w:val="00907EF3"/>
    <w:rsid w:val="00911407"/>
    <w:rsid w:val="009136D4"/>
    <w:rsid w:val="00915CA5"/>
    <w:rsid w:val="009166A4"/>
    <w:rsid w:val="0091765C"/>
    <w:rsid w:val="00917A91"/>
    <w:rsid w:val="009203D1"/>
    <w:rsid w:val="009208D9"/>
    <w:rsid w:val="00920910"/>
    <w:rsid w:val="00920923"/>
    <w:rsid w:val="009224F3"/>
    <w:rsid w:val="00922C32"/>
    <w:rsid w:val="00922CA5"/>
    <w:rsid w:val="009236B9"/>
    <w:rsid w:val="00923D03"/>
    <w:rsid w:val="00925471"/>
    <w:rsid w:val="00925F5D"/>
    <w:rsid w:val="00925F91"/>
    <w:rsid w:val="009304E6"/>
    <w:rsid w:val="00933FC4"/>
    <w:rsid w:val="009368BA"/>
    <w:rsid w:val="00940583"/>
    <w:rsid w:val="009408B1"/>
    <w:rsid w:val="0094182F"/>
    <w:rsid w:val="009448D2"/>
    <w:rsid w:val="0094525A"/>
    <w:rsid w:val="009453D1"/>
    <w:rsid w:val="0094547D"/>
    <w:rsid w:val="00946D20"/>
    <w:rsid w:val="0095144A"/>
    <w:rsid w:val="009535E9"/>
    <w:rsid w:val="00955990"/>
    <w:rsid w:val="0095722F"/>
    <w:rsid w:val="0095749B"/>
    <w:rsid w:val="0096058B"/>
    <w:rsid w:val="00961173"/>
    <w:rsid w:val="009618A7"/>
    <w:rsid w:val="009624E6"/>
    <w:rsid w:val="009629FB"/>
    <w:rsid w:val="00964E6F"/>
    <w:rsid w:val="00965C45"/>
    <w:rsid w:val="00966177"/>
    <w:rsid w:val="009665F3"/>
    <w:rsid w:val="0097017D"/>
    <w:rsid w:val="00970B09"/>
    <w:rsid w:val="00971D6C"/>
    <w:rsid w:val="00971E7B"/>
    <w:rsid w:val="009735A7"/>
    <w:rsid w:val="009738AA"/>
    <w:rsid w:val="00973F49"/>
    <w:rsid w:val="00974329"/>
    <w:rsid w:val="009750E5"/>
    <w:rsid w:val="00977B6B"/>
    <w:rsid w:val="009808C7"/>
    <w:rsid w:val="00982034"/>
    <w:rsid w:val="009823D5"/>
    <w:rsid w:val="00982DA0"/>
    <w:rsid w:val="00982F8F"/>
    <w:rsid w:val="00983204"/>
    <w:rsid w:val="009836C6"/>
    <w:rsid w:val="00984032"/>
    <w:rsid w:val="009842B8"/>
    <w:rsid w:val="00984786"/>
    <w:rsid w:val="0098487B"/>
    <w:rsid w:val="00985BF3"/>
    <w:rsid w:val="009861A7"/>
    <w:rsid w:val="00986410"/>
    <w:rsid w:val="00987EE3"/>
    <w:rsid w:val="00990292"/>
    <w:rsid w:val="009919D8"/>
    <w:rsid w:val="009919DE"/>
    <w:rsid w:val="009925B6"/>
    <w:rsid w:val="00992643"/>
    <w:rsid w:val="009946A3"/>
    <w:rsid w:val="00994F10"/>
    <w:rsid w:val="00996C9F"/>
    <w:rsid w:val="00996E7E"/>
    <w:rsid w:val="00997AA8"/>
    <w:rsid w:val="009A2C0B"/>
    <w:rsid w:val="009A3A84"/>
    <w:rsid w:val="009A3E88"/>
    <w:rsid w:val="009A5C90"/>
    <w:rsid w:val="009A6596"/>
    <w:rsid w:val="009A6C80"/>
    <w:rsid w:val="009B0AD1"/>
    <w:rsid w:val="009B160A"/>
    <w:rsid w:val="009B1FB4"/>
    <w:rsid w:val="009B2712"/>
    <w:rsid w:val="009B2D4A"/>
    <w:rsid w:val="009B38DB"/>
    <w:rsid w:val="009B3B65"/>
    <w:rsid w:val="009B60E5"/>
    <w:rsid w:val="009B7C42"/>
    <w:rsid w:val="009C1D59"/>
    <w:rsid w:val="009C4CE8"/>
    <w:rsid w:val="009C5F4B"/>
    <w:rsid w:val="009C672D"/>
    <w:rsid w:val="009C6F43"/>
    <w:rsid w:val="009C772B"/>
    <w:rsid w:val="009C7A02"/>
    <w:rsid w:val="009C7CFB"/>
    <w:rsid w:val="009D03A2"/>
    <w:rsid w:val="009D0AC3"/>
    <w:rsid w:val="009D0C42"/>
    <w:rsid w:val="009D1C57"/>
    <w:rsid w:val="009D2B6D"/>
    <w:rsid w:val="009D34A1"/>
    <w:rsid w:val="009D4105"/>
    <w:rsid w:val="009D54D0"/>
    <w:rsid w:val="009D62C1"/>
    <w:rsid w:val="009D78DF"/>
    <w:rsid w:val="009E25D5"/>
    <w:rsid w:val="009E365D"/>
    <w:rsid w:val="009E3B57"/>
    <w:rsid w:val="009E3E99"/>
    <w:rsid w:val="009E4E7E"/>
    <w:rsid w:val="009E5267"/>
    <w:rsid w:val="009E57EE"/>
    <w:rsid w:val="009E5C11"/>
    <w:rsid w:val="009E60CD"/>
    <w:rsid w:val="009E65A2"/>
    <w:rsid w:val="009E7093"/>
    <w:rsid w:val="009E7F08"/>
    <w:rsid w:val="009E7F69"/>
    <w:rsid w:val="009F0787"/>
    <w:rsid w:val="009F1F3D"/>
    <w:rsid w:val="009F25B0"/>
    <w:rsid w:val="009F3A48"/>
    <w:rsid w:val="009F3CF0"/>
    <w:rsid w:val="009F50E6"/>
    <w:rsid w:val="009F51E6"/>
    <w:rsid w:val="009F5A11"/>
    <w:rsid w:val="009F5B7B"/>
    <w:rsid w:val="009F6857"/>
    <w:rsid w:val="009F787D"/>
    <w:rsid w:val="00A01EB9"/>
    <w:rsid w:val="00A01FB9"/>
    <w:rsid w:val="00A02775"/>
    <w:rsid w:val="00A0303A"/>
    <w:rsid w:val="00A036AF"/>
    <w:rsid w:val="00A04F0C"/>
    <w:rsid w:val="00A0538C"/>
    <w:rsid w:val="00A058AA"/>
    <w:rsid w:val="00A05BF7"/>
    <w:rsid w:val="00A06308"/>
    <w:rsid w:val="00A06F59"/>
    <w:rsid w:val="00A074D5"/>
    <w:rsid w:val="00A11798"/>
    <w:rsid w:val="00A11860"/>
    <w:rsid w:val="00A1354C"/>
    <w:rsid w:val="00A14156"/>
    <w:rsid w:val="00A1441D"/>
    <w:rsid w:val="00A14A2C"/>
    <w:rsid w:val="00A1636A"/>
    <w:rsid w:val="00A2072D"/>
    <w:rsid w:val="00A2087B"/>
    <w:rsid w:val="00A218D7"/>
    <w:rsid w:val="00A23763"/>
    <w:rsid w:val="00A23804"/>
    <w:rsid w:val="00A24D01"/>
    <w:rsid w:val="00A26026"/>
    <w:rsid w:val="00A26CDA"/>
    <w:rsid w:val="00A27895"/>
    <w:rsid w:val="00A3070D"/>
    <w:rsid w:val="00A30EEF"/>
    <w:rsid w:val="00A31D01"/>
    <w:rsid w:val="00A344F9"/>
    <w:rsid w:val="00A35031"/>
    <w:rsid w:val="00A362C4"/>
    <w:rsid w:val="00A379D2"/>
    <w:rsid w:val="00A37E9D"/>
    <w:rsid w:val="00A43BB2"/>
    <w:rsid w:val="00A43E29"/>
    <w:rsid w:val="00A44A65"/>
    <w:rsid w:val="00A4607C"/>
    <w:rsid w:val="00A47B5B"/>
    <w:rsid w:val="00A503C3"/>
    <w:rsid w:val="00A503CD"/>
    <w:rsid w:val="00A555B8"/>
    <w:rsid w:val="00A5620B"/>
    <w:rsid w:val="00A572D3"/>
    <w:rsid w:val="00A61BB7"/>
    <w:rsid w:val="00A64159"/>
    <w:rsid w:val="00A64C8F"/>
    <w:rsid w:val="00A659F6"/>
    <w:rsid w:val="00A66330"/>
    <w:rsid w:val="00A70CC2"/>
    <w:rsid w:val="00A71372"/>
    <w:rsid w:val="00A713F0"/>
    <w:rsid w:val="00A723D3"/>
    <w:rsid w:val="00A7456F"/>
    <w:rsid w:val="00A75E1B"/>
    <w:rsid w:val="00A82D2B"/>
    <w:rsid w:val="00A853E6"/>
    <w:rsid w:val="00A863B7"/>
    <w:rsid w:val="00A874A8"/>
    <w:rsid w:val="00A90F6A"/>
    <w:rsid w:val="00A91039"/>
    <w:rsid w:val="00A91772"/>
    <w:rsid w:val="00A91C66"/>
    <w:rsid w:val="00A93DFB"/>
    <w:rsid w:val="00A94857"/>
    <w:rsid w:val="00A94EAD"/>
    <w:rsid w:val="00A95ACE"/>
    <w:rsid w:val="00A96270"/>
    <w:rsid w:val="00A96915"/>
    <w:rsid w:val="00A97D52"/>
    <w:rsid w:val="00AA2498"/>
    <w:rsid w:val="00AA3202"/>
    <w:rsid w:val="00AA3484"/>
    <w:rsid w:val="00AA34C8"/>
    <w:rsid w:val="00AA3AAC"/>
    <w:rsid w:val="00AA4020"/>
    <w:rsid w:val="00AA4922"/>
    <w:rsid w:val="00AA4BD9"/>
    <w:rsid w:val="00AA4D5F"/>
    <w:rsid w:val="00AA53E9"/>
    <w:rsid w:val="00AA5C1C"/>
    <w:rsid w:val="00AB1DF1"/>
    <w:rsid w:val="00AB3FB7"/>
    <w:rsid w:val="00AB4E9E"/>
    <w:rsid w:val="00AB5E94"/>
    <w:rsid w:val="00AB7722"/>
    <w:rsid w:val="00AB796B"/>
    <w:rsid w:val="00AC0D39"/>
    <w:rsid w:val="00AC32FA"/>
    <w:rsid w:val="00AC4898"/>
    <w:rsid w:val="00AC4920"/>
    <w:rsid w:val="00AC55B0"/>
    <w:rsid w:val="00AC7BC2"/>
    <w:rsid w:val="00AD1051"/>
    <w:rsid w:val="00AD1D8C"/>
    <w:rsid w:val="00AD216F"/>
    <w:rsid w:val="00AD26D4"/>
    <w:rsid w:val="00AD28C8"/>
    <w:rsid w:val="00AD3938"/>
    <w:rsid w:val="00AD54DA"/>
    <w:rsid w:val="00AD77F7"/>
    <w:rsid w:val="00AD7ED6"/>
    <w:rsid w:val="00AE06B3"/>
    <w:rsid w:val="00AE0D16"/>
    <w:rsid w:val="00AE4525"/>
    <w:rsid w:val="00AE6F55"/>
    <w:rsid w:val="00AF0B95"/>
    <w:rsid w:val="00AF181C"/>
    <w:rsid w:val="00AF251B"/>
    <w:rsid w:val="00AF2D7D"/>
    <w:rsid w:val="00AF3115"/>
    <w:rsid w:val="00AF315A"/>
    <w:rsid w:val="00AF3833"/>
    <w:rsid w:val="00AF49D5"/>
    <w:rsid w:val="00AF4C7C"/>
    <w:rsid w:val="00AF6B8D"/>
    <w:rsid w:val="00B00FE0"/>
    <w:rsid w:val="00B026DF"/>
    <w:rsid w:val="00B05EB4"/>
    <w:rsid w:val="00B065A2"/>
    <w:rsid w:val="00B0767C"/>
    <w:rsid w:val="00B07A15"/>
    <w:rsid w:val="00B10167"/>
    <w:rsid w:val="00B104A9"/>
    <w:rsid w:val="00B10628"/>
    <w:rsid w:val="00B1192C"/>
    <w:rsid w:val="00B119F1"/>
    <w:rsid w:val="00B1259E"/>
    <w:rsid w:val="00B126D5"/>
    <w:rsid w:val="00B13846"/>
    <w:rsid w:val="00B152AF"/>
    <w:rsid w:val="00B15760"/>
    <w:rsid w:val="00B15A02"/>
    <w:rsid w:val="00B15F4F"/>
    <w:rsid w:val="00B16A00"/>
    <w:rsid w:val="00B16BA9"/>
    <w:rsid w:val="00B17F39"/>
    <w:rsid w:val="00B208F9"/>
    <w:rsid w:val="00B20932"/>
    <w:rsid w:val="00B2223A"/>
    <w:rsid w:val="00B23CAE"/>
    <w:rsid w:val="00B26488"/>
    <w:rsid w:val="00B26B0B"/>
    <w:rsid w:val="00B270BD"/>
    <w:rsid w:val="00B3023F"/>
    <w:rsid w:val="00B30D87"/>
    <w:rsid w:val="00B327B6"/>
    <w:rsid w:val="00B32BA9"/>
    <w:rsid w:val="00B33131"/>
    <w:rsid w:val="00B34DB4"/>
    <w:rsid w:val="00B34E29"/>
    <w:rsid w:val="00B35F3F"/>
    <w:rsid w:val="00B370C9"/>
    <w:rsid w:val="00B37B74"/>
    <w:rsid w:val="00B44190"/>
    <w:rsid w:val="00B4548D"/>
    <w:rsid w:val="00B466B8"/>
    <w:rsid w:val="00B46F17"/>
    <w:rsid w:val="00B4734A"/>
    <w:rsid w:val="00B53B91"/>
    <w:rsid w:val="00B5411B"/>
    <w:rsid w:val="00B5463B"/>
    <w:rsid w:val="00B548E1"/>
    <w:rsid w:val="00B5591B"/>
    <w:rsid w:val="00B55E85"/>
    <w:rsid w:val="00B568D6"/>
    <w:rsid w:val="00B56AF6"/>
    <w:rsid w:val="00B5734B"/>
    <w:rsid w:val="00B6016D"/>
    <w:rsid w:val="00B60AC8"/>
    <w:rsid w:val="00B61F29"/>
    <w:rsid w:val="00B63757"/>
    <w:rsid w:val="00B64C7C"/>
    <w:rsid w:val="00B6530A"/>
    <w:rsid w:val="00B66B9D"/>
    <w:rsid w:val="00B67EA7"/>
    <w:rsid w:val="00B707EE"/>
    <w:rsid w:val="00B70F58"/>
    <w:rsid w:val="00B7102E"/>
    <w:rsid w:val="00B71367"/>
    <w:rsid w:val="00B71477"/>
    <w:rsid w:val="00B72907"/>
    <w:rsid w:val="00B759D4"/>
    <w:rsid w:val="00B76BD1"/>
    <w:rsid w:val="00B77A6C"/>
    <w:rsid w:val="00B814D9"/>
    <w:rsid w:val="00B81984"/>
    <w:rsid w:val="00B82346"/>
    <w:rsid w:val="00B843C7"/>
    <w:rsid w:val="00B861E3"/>
    <w:rsid w:val="00B864EA"/>
    <w:rsid w:val="00B86554"/>
    <w:rsid w:val="00B86BEE"/>
    <w:rsid w:val="00B86F0C"/>
    <w:rsid w:val="00B87571"/>
    <w:rsid w:val="00B907EA"/>
    <w:rsid w:val="00B90F16"/>
    <w:rsid w:val="00B933A5"/>
    <w:rsid w:val="00B936E6"/>
    <w:rsid w:val="00B93C9B"/>
    <w:rsid w:val="00B94C41"/>
    <w:rsid w:val="00B95143"/>
    <w:rsid w:val="00B96753"/>
    <w:rsid w:val="00B9688D"/>
    <w:rsid w:val="00B96C8A"/>
    <w:rsid w:val="00B97234"/>
    <w:rsid w:val="00B9782A"/>
    <w:rsid w:val="00BA0143"/>
    <w:rsid w:val="00BA1BA8"/>
    <w:rsid w:val="00BA1F8A"/>
    <w:rsid w:val="00BA25EF"/>
    <w:rsid w:val="00BA3C7C"/>
    <w:rsid w:val="00BA3F2A"/>
    <w:rsid w:val="00BA483F"/>
    <w:rsid w:val="00BA4FE0"/>
    <w:rsid w:val="00BA52B1"/>
    <w:rsid w:val="00BA70D8"/>
    <w:rsid w:val="00BA7388"/>
    <w:rsid w:val="00BB00CD"/>
    <w:rsid w:val="00BB0D03"/>
    <w:rsid w:val="00BB239A"/>
    <w:rsid w:val="00BB2BBF"/>
    <w:rsid w:val="00BB2CF2"/>
    <w:rsid w:val="00BB4228"/>
    <w:rsid w:val="00BB569F"/>
    <w:rsid w:val="00BB69A9"/>
    <w:rsid w:val="00BB6ECA"/>
    <w:rsid w:val="00BB70B3"/>
    <w:rsid w:val="00BB75AF"/>
    <w:rsid w:val="00BB760A"/>
    <w:rsid w:val="00BB7F71"/>
    <w:rsid w:val="00BC0909"/>
    <w:rsid w:val="00BC0DB5"/>
    <w:rsid w:val="00BC121F"/>
    <w:rsid w:val="00BC1F1B"/>
    <w:rsid w:val="00BC27BA"/>
    <w:rsid w:val="00BC292B"/>
    <w:rsid w:val="00BC29B3"/>
    <w:rsid w:val="00BC3185"/>
    <w:rsid w:val="00BC3E85"/>
    <w:rsid w:val="00BC7E0A"/>
    <w:rsid w:val="00BD0A8E"/>
    <w:rsid w:val="00BD136C"/>
    <w:rsid w:val="00BD1DEF"/>
    <w:rsid w:val="00BD2206"/>
    <w:rsid w:val="00BD28E7"/>
    <w:rsid w:val="00BD2D10"/>
    <w:rsid w:val="00BD320B"/>
    <w:rsid w:val="00BD3348"/>
    <w:rsid w:val="00BD3B26"/>
    <w:rsid w:val="00BD4197"/>
    <w:rsid w:val="00BD463D"/>
    <w:rsid w:val="00BD5C92"/>
    <w:rsid w:val="00BD5D7B"/>
    <w:rsid w:val="00BD64A8"/>
    <w:rsid w:val="00BE2A3B"/>
    <w:rsid w:val="00BE50AF"/>
    <w:rsid w:val="00BE52F6"/>
    <w:rsid w:val="00BF1005"/>
    <w:rsid w:val="00BF344D"/>
    <w:rsid w:val="00BF3848"/>
    <w:rsid w:val="00BF38E5"/>
    <w:rsid w:val="00BF4777"/>
    <w:rsid w:val="00BF5AB6"/>
    <w:rsid w:val="00BF62EB"/>
    <w:rsid w:val="00BF71F2"/>
    <w:rsid w:val="00BF752B"/>
    <w:rsid w:val="00C00BB3"/>
    <w:rsid w:val="00C017AC"/>
    <w:rsid w:val="00C02C7C"/>
    <w:rsid w:val="00C0362F"/>
    <w:rsid w:val="00C04A51"/>
    <w:rsid w:val="00C06079"/>
    <w:rsid w:val="00C0621F"/>
    <w:rsid w:val="00C10F94"/>
    <w:rsid w:val="00C11403"/>
    <w:rsid w:val="00C1218F"/>
    <w:rsid w:val="00C1268E"/>
    <w:rsid w:val="00C132BB"/>
    <w:rsid w:val="00C16D58"/>
    <w:rsid w:val="00C17875"/>
    <w:rsid w:val="00C218D8"/>
    <w:rsid w:val="00C21BB2"/>
    <w:rsid w:val="00C21CCC"/>
    <w:rsid w:val="00C2207C"/>
    <w:rsid w:val="00C22E78"/>
    <w:rsid w:val="00C23561"/>
    <w:rsid w:val="00C24A3D"/>
    <w:rsid w:val="00C264E3"/>
    <w:rsid w:val="00C26777"/>
    <w:rsid w:val="00C26936"/>
    <w:rsid w:val="00C26E9A"/>
    <w:rsid w:val="00C30D8A"/>
    <w:rsid w:val="00C3229A"/>
    <w:rsid w:val="00C3402A"/>
    <w:rsid w:val="00C34D8C"/>
    <w:rsid w:val="00C35F66"/>
    <w:rsid w:val="00C3698F"/>
    <w:rsid w:val="00C404AA"/>
    <w:rsid w:val="00C41CFC"/>
    <w:rsid w:val="00C42B9E"/>
    <w:rsid w:val="00C44560"/>
    <w:rsid w:val="00C4546F"/>
    <w:rsid w:val="00C454A0"/>
    <w:rsid w:val="00C45720"/>
    <w:rsid w:val="00C45F00"/>
    <w:rsid w:val="00C46A80"/>
    <w:rsid w:val="00C51FF8"/>
    <w:rsid w:val="00C53C2D"/>
    <w:rsid w:val="00C54965"/>
    <w:rsid w:val="00C5666B"/>
    <w:rsid w:val="00C57255"/>
    <w:rsid w:val="00C577AB"/>
    <w:rsid w:val="00C60535"/>
    <w:rsid w:val="00C61DB1"/>
    <w:rsid w:val="00C62FA4"/>
    <w:rsid w:val="00C62FB4"/>
    <w:rsid w:val="00C6516C"/>
    <w:rsid w:val="00C671D7"/>
    <w:rsid w:val="00C70A0E"/>
    <w:rsid w:val="00C73797"/>
    <w:rsid w:val="00C74C00"/>
    <w:rsid w:val="00C81875"/>
    <w:rsid w:val="00C81CE3"/>
    <w:rsid w:val="00C8324B"/>
    <w:rsid w:val="00C855C8"/>
    <w:rsid w:val="00C85B30"/>
    <w:rsid w:val="00C8653C"/>
    <w:rsid w:val="00C86E95"/>
    <w:rsid w:val="00C87715"/>
    <w:rsid w:val="00C87D7B"/>
    <w:rsid w:val="00C90885"/>
    <w:rsid w:val="00C90A75"/>
    <w:rsid w:val="00C91950"/>
    <w:rsid w:val="00C91BA2"/>
    <w:rsid w:val="00C92039"/>
    <w:rsid w:val="00C93DCA"/>
    <w:rsid w:val="00C94CAF"/>
    <w:rsid w:val="00C96E51"/>
    <w:rsid w:val="00CA0819"/>
    <w:rsid w:val="00CA568B"/>
    <w:rsid w:val="00CA5CB1"/>
    <w:rsid w:val="00CB3603"/>
    <w:rsid w:val="00CB44D2"/>
    <w:rsid w:val="00CB4C53"/>
    <w:rsid w:val="00CB511E"/>
    <w:rsid w:val="00CB77A8"/>
    <w:rsid w:val="00CC2017"/>
    <w:rsid w:val="00CC24C2"/>
    <w:rsid w:val="00CC2508"/>
    <w:rsid w:val="00CC369C"/>
    <w:rsid w:val="00CC3829"/>
    <w:rsid w:val="00CC3F2F"/>
    <w:rsid w:val="00CC4354"/>
    <w:rsid w:val="00CC4A45"/>
    <w:rsid w:val="00CC5090"/>
    <w:rsid w:val="00CC53D0"/>
    <w:rsid w:val="00CC56F4"/>
    <w:rsid w:val="00CC603A"/>
    <w:rsid w:val="00CC76DD"/>
    <w:rsid w:val="00CD1D06"/>
    <w:rsid w:val="00CD3243"/>
    <w:rsid w:val="00CD4F84"/>
    <w:rsid w:val="00CD528B"/>
    <w:rsid w:val="00CD732F"/>
    <w:rsid w:val="00CD734C"/>
    <w:rsid w:val="00CD756A"/>
    <w:rsid w:val="00CD7D2D"/>
    <w:rsid w:val="00CE01C2"/>
    <w:rsid w:val="00CE0A1F"/>
    <w:rsid w:val="00CE1D16"/>
    <w:rsid w:val="00CE2D88"/>
    <w:rsid w:val="00CE326E"/>
    <w:rsid w:val="00CE3A7D"/>
    <w:rsid w:val="00CE3CAF"/>
    <w:rsid w:val="00CE4237"/>
    <w:rsid w:val="00CE47CD"/>
    <w:rsid w:val="00CE5B98"/>
    <w:rsid w:val="00CE60B9"/>
    <w:rsid w:val="00CE7393"/>
    <w:rsid w:val="00CE7A15"/>
    <w:rsid w:val="00CE7DF3"/>
    <w:rsid w:val="00CF0175"/>
    <w:rsid w:val="00CF3A14"/>
    <w:rsid w:val="00CF3B52"/>
    <w:rsid w:val="00CF4680"/>
    <w:rsid w:val="00CF6520"/>
    <w:rsid w:val="00D009C2"/>
    <w:rsid w:val="00D01D89"/>
    <w:rsid w:val="00D0270C"/>
    <w:rsid w:val="00D030F8"/>
    <w:rsid w:val="00D035DC"/>
    <w:rsid w:val="00D04760"/>
    <w:rsid w:val="00D05E46"/>
    <w:rsid w:val="00D05FEE"/>
    <w:rsid w:val="00D10616"/>
    <w:rsid w:val="00D120EE"/>
    <w:rsid w:val="00D12183"/>
    <w:rsid w:val="00D13650"/>
    <w:rsid w:val="00D149C0"/>
    <w:rsid w:val="00D14BFC"/>
    <w:rsid w:val="00D14CE9"/>
    <w:rsid w:val="00D158B9"/>
    <w:rsid w:val="00D15E4A"/>
    <w:rsid w:val="00D16D2E"/>
    <w:rsid w:val="00D20786"/>
    <w:rsid w:val="00D20939"/>
    <w:rsid w:val="00D2363C"/>
    <w:rsid w:val="00D244A5"/>
    <w:rsid w:val="00D251C4"/>
    <w:rsid w:val="00D25D0C"/>
    <w:rsid w:val="00D2741C"/>
    <w:rsid w:val="00D3408C"/>
    <w:rsid w:val="00D35A3F"/>
    <w:rsid w:val="00D368C7"/>
    <w:rsid w:val="00D37DA3"/>
    <w:rsid w:val="00D4192F"/>
    <w:rsid w:val="00D41CFF"/>
    <w:rsid w:val="00D421A3"/>
    <w:rsid w:val="00D43A2F"/>
    <w:rsid w:val="00D43AC8"/>
    <w:rsid w:val="00D4497F"/>
    <w:rsid w:val="00D466C0"/>
    <w:rsid w:val="00D46D40"/>
    <w:rsid w:val="00D50AE5"/>
    <w:rsid w:val="00D516CB"/>
    <w:rsid w:val="00D52202"/>
    <w:rsid w:val="00D53962"/>
    <w:rsid w:val="00D53AAB"/>
    <w:rsid w:val="00D551C5"/>
    <w:rsid w:val="00D55CA6"/>
    <w:rsid w:val="00D5635B"/>
    <w:rsid w:val="00D56B81"/>
    <w:rsid w:val="00D5749D"/>
    <w:rsid w:val="00D57BD8"/>
    <w:rsid w:val="00D6068D"/>
    <w:rsid w:val="00D60801"/>
    <w:rsid w:val="00D619A8"/>
    <w:rsid w:val="00D62EB4"/>
    <w:rsid w:val="00D63C0E"/>
    <w:rsid w:val="00D64D63"/>
    <w:rsid w:val="00D65335"/>
    <w:rsid w:val="00D661A6"/>
    <w:rsid w:val="00D677AD"/>
    <w:rsid w:val="00D70524"/>
    <w:rsid w:val="00D70A59"/>
    <w:rsid w:val="00D71F37"/>
    <w:rsid w:val="00D7218D"/>
    <w:rsid w:val="00D72801"/>
    <w:rsid w:val="00D731D0"/>
    <w:rsid w:val="00D734F3"/>
    <w:rsid w:val="00D74805"/>
    <w:rsid w:val="00D74B4B"/>
    <w:rsid w:val="00D74DAB"/>
    <w:rsid w:val="00D75403"/>
    <w:rsid w:val="00D7566C"/>
    <w:rsid w:val="00D7601F"/>
    <w:rsid w:val="00D760AD"/>
    <w:rsid w:val="00D77F46"/>
    <w:rsid w:val="00D81DC1"/>
    <w:rsid w:val="00D826AA"/>
    <w:rsid w:val="00D8465A"/>
    <w:rsid w:val="00D85463"/>
    <w:rsid w:val="00D858FD"/>
    <w:rsid w:val="00D85C4C"/>
    <w:rsid w:val="00D872EB"/>
    <w:rsid w:val="00D95782"/>
    <w:rsid w:val="00D961EB"/>
    <w:rsid w:val="00DA06EF"/>
    <w:rsid w:val="00DA248A"/>
    <w:rsid w:val="00DA29FF"/>
    <w:rsid w:val="00DA2ABF"/>
    <w:rsid w:val="00DA6AD3"/>
    <w:rsid w:val="00DB05CC"/>
    <w:rsid w:val="00DB0EB0"/>
    <w:rsid w:val="00DB20E7"/>
    <w:rsid w:val="00DB2FDC"/>
    <w:rsid w:val="00DB33F0"/>
    <w:rsid w:val="00DB57C7"/>
    <w:rsid w:val="00DB7E83"/>
    <w:rsid w:val="00DB7F3E"/>
    <w:rsid w:val="00DC0230"/>
    <w:rsid w:val="00DC265C"/>
    <w:rsid w:val="00DC36AC"/>
    <w:rsid w:val="00DC5001"/>
    <w:rsid w:val="00DC66DA"/>
    <w:rsid w:val="00DC761D"/>
    <w:rsid w:val="00DC77C8"/>
    <w:rsid w:val="00DD1955"/>
    <w:rsid w:val="00DD1EBF"/>
    <w:rsid w:val="00DD2816"/>
    <w:rsid w:val="00DD337A"/>
    <w:rsid w:val="00DD3C52"/>
    <w:rsid w:val="00DD4EFE"/>
    <w:rsid w:val="00DD5035"/>
    <w:rsid w:val="00DD5159"/>
    <w:rsid w:val="00DD522D"/>
    <w:rsid w:val="00DD5715"/>
    <w:rsid w:val="00DD58B5"/>
    <w:rsid w:val="00DE0051"/>
    <w:rsid w:val="00DE054B"/>
    <w:rsid w:val="00DE0ED4"/>
    <w:rsid w:val="00DE1D8C"/>
    <w:rsid w:val="00DE1E01"/>
    <w:rsid w:val="00DE2360"/>
    <w:rsid w:val="00DE23F7"/>
    <w:rsid w:val="00DE249F"/>
    <w:rsid w:val="00DE30C5"/>
    <w:rsid w:val="00DE3F13"/>
    <w:rsid w:val="00DE415A"/>
    <w:rsid w:val="00DE4FD0"/>
    <w:rsid w:val="00DE634F"/>
    <w:rsid w:val="00DE793E"/>
    <w:rsid w:val="00DE7BF7"/>
    <w:rsid w:val="00DF14D0"/>
    <w:rsid w:val="00DF2716"/>
    <w:rsid w:val="00DF3826"/>
    <w:rsid w:val="00DF4814"/>
    <w:rsid w:val="00DF558A"/>
    <w:rsid w:val="00DF5CD9"/>
    <w:rsid w:val="00DF60AC"/>
    <w:rsid w:val="00DF628F"/>
    <w:rsid w:val="00DF731E"/>
    <w:rsid w:val="00DF7B88"/>
    <w:rsid w:val="00E00D55"/>
    <w:rsid w:val="00E01710"/>
    <w:rsid w:val="00E03C9B"/>
    <w:rsid w:val="00E0425C"/>
    <w:rsid w:val="00E046BF"/>
    <w:rsid w:val="00E0480C"/>
    <w:rsid w:val="00E04967"/>
    <w:rsid w:val="00E04CAF"/>
    <w:rsid w:val="00E04D9A"/>
    <w:rsid w:val="00E11B2B"/>
    <w:rsid w:val="00E1221D"/>
    <w:rsid w:val="00E12295"/>
    <w:rsid w:val="00E130F5"/>
    <w:rsid w:val="00E13811"/>
    <w:rsid w:val="00E13945"/>
    <w:rsid w:val="00E13D58"/>
    <w:rsid w:val="00E15A2E"/>
    <w:rsid w:val="00E16C04"/>
    <w:rsid w:val="00E207C6"/>
    <w:rsid w:val="00E21A98"/>
    <w:rsid w:val="00E24153"/>
    <w:rsid w:val="00E24B2B"/>
    <w:rsid w:val="00E24DEF"/>
    <w:rsid w:val="00E2510C"/>
    <w:rsid w:val="00E25805"/>
    <w:rsid w:val="00E2584E"/>
    <w:rsid w:val="00E25906"/>
    <w:rsid w:val="00E307E7"/>
    <w:rsid w:val="00E30B24"/>
    <w:rsid w:val="00E30D9B"/>
    <w:rsid w:val="00E313F6"/>
    <w:rsid w:val="00E336A3"/>
    <w:rsid w:val="00E33773"/>
    <w:rsid w:val="00E337D5"/>
    <w:rsid w:val="00E35107"/>
    <w:rsid w:val="00E36266"/>
    <w:rsid w:val="00E36EE8"/>
    <w:rsid w:val="00E40768"/>
    <w:rsid w:val="00E40B1E"/>
    <w:rsid w:val="00E4125A"/>
    <w:rsid w:val="00E41FC1"/>
    <w:rsid w:val="00E43A07"/>
    <w:rsid w:val="00E43D29"/>
    <w:rsid w:val="00E45729"/>
    <w:rsid w:val="00E47490"/>
    <w:rsid w:val="00E5018A"/>
    <w:rsid w:val="00E503D2"/>
    <w:rsid w:val="00E50433"/>
    <w:rsid w:val="00E50F80"/>
    <w:rsid w:val="00E518D5"/>
    <w:rsid w:val="00E53823"/>
    <w:rsid w:val="00E53CAB"/>
    <w:rsid w:val="00E551C3"/>
    <w:rsid w:val="00E57AA1"/>
    <w:rsid w:val="00E57B60"/>
    <w:rsid w:val="00E57E05"/>
    <w:rsid w:val="00E61288"/>
    <w:rsid w:val="00E6176A"/>
    <w:rsid w:val="00E61F01"/>
    <w:rsid w:val="00E627E0"/>
    <w:rsid w:val="00E65156"/>
    <w:rsid w:val="00E66C04"/>
    <w:rsid w:val="00E70083"/>
    <w:rsid w:val="00E706FD"/>
    <w:rsid w:val="00E70D9B"/>
    <w:rsid w:val="00E7121D"/>
    <w:rsid w:val="00E71684"/>
    <w:rsid w:val="00E72405"/>
    <w:rsid w:val="00E72AF7"/>
    <w:rsid w:val="00E7557A"/>
    <w:rsid w:val="00E75C19"/>
    <w:rsid w:val="00E76174"/>
    <w:rsid w:val="00E76D64"/>
    <w:rsid w:val="00E81B62"/>
    <w:rsid w:val="00E8275B"/>
    <w:rsid w:val="00E93256"/>
    <w:rsid w:val="00E9330A"/>
    <w:rsid w:val="00E945BB"/>
    <w:rsid w:val="00E94F9C"/>
    <w:rsid w:val="00E95B4A"/>
    <w:rsid w:val="00E95B4B"/>
    <w:rsid w:val="00E96424"/>
    <w:rsid w:val="00E96A3C"/>
    <w:rsid w:val="00E97248"/>
    <w:rsid w:val="00E97357"/>
    <w:rsid w:val="00E97E06"/>
    <w:rsid w:val="00EA2484"/>
    <w:rsid w:val="00EA3473"/>
    <w:rsid w:val="00EA352C"/>
    <w:rsid w:val="00EA7084"/>
    <w:rsid w:val="00EB01F9"/>
    <w:rsid w:val="00EB10DE"/>
    <w:rsid w:val="00EB1140"/>
    <w:rsid w:val="00EB433F"/>
    <w:rsid w:val="00EB4DD5"/>
    <w:rsid w:val="00EB505F"/>
    <w:rsid w:val="00EB54B7"/>
    <w:rsid w:val="00EB5B0F"/>
    <w:rsid w:val="00EB6128"/>
    <w:rsid w:val="00EB7958"/>
    <w:rsid w:val="00EC2208"/>
    <w:rsid w:val="00EC4FA2"/>
    <w:rsid w:val="00ED06AE"/>
    <w:rsid w:val="00ED10D5"/>
    <w:rsid w:val="00ED2595"/>
    <w:rsid w:val="00ED35AF"/>
    <w:rsid w:val="00ED3BA0"/>
    <w:rsid w:val="00ED4C6D"/>
    <w:rsid w:val="00ED5334"/>
    <w:rsid w:val="00ED5ABA"/>
    <w:rsid w:val="00ED7DDA"/>
    <w:rsid w:val="00EE232A"/>
    <w:rsid w:val="00EE39ED"/>
    <w:rsid w:val="00EE41D6"/>
    <w:rsid w:val="00EE5D2F"/>
    <w:rsid w:val="00EE62E6"/>
    <w:rsid w:val="00EF32CA"/>
    <w:rsid w:val="00EF70B0"/>
    <w:rsid w:val="00EF76AA"/>
    <w:rsid w:val="00EF7A79"/>
    <w:rsid w:val="00F000F4"/>
    <w:rsid w:val="00F0019A"/>
    <w:rsid w:val="00F014F3"/>
    <w:rsid w:val="00F02DD7"/>
    <w:rsid w:val="00F02EF3"/>
    <w:rsid w:val="00F037F6"/>
    <w:rsid w:val="00F04043"/>
    <w:rsid w:val="00F04375"/>
    <w:rsid w:val="00F04D64"/>
    <w:rsid w:val="00F05ADF"/>
    <w:rsid w:val="00F069A4"/>
    <w:rsid w:val="00F06CCF"/>
    <w:rsid w:val="00F073A7"/>
    <w:rsid w:val="00F07BB6"/>
    <w:rsid w:val="00F07C31"/>
    <w:rsid w:val="00F10A88"/>
    <w:rsid w:val="00F115D0"/>
    <w:rsid w:val="00F117EE"/>
    <w:rsid w:val="00F12751"/>
    <w:rsid w:val="00F13849"/>
    <w:rsid w:val="00F162B6"/>
    <w:rsid w:val="00F16680"/>
    <w:rsid w:val="00F17BE2"/>
    <w:rsid w:val="00F21AF3"/>
    <w:rsid w:val="00F23097"/>
    <w:rsid w:val="00F25518"/>
    <w:rsid w:val="00F26327"/>
    <w:rsid w:val="00F26D5B"/>
    <w:rsid w:val="00F31707"/>
    <w:rsid w:val="00F3269E"/>
    <w:rsid w:val="00F33D88"/>
    <w:rsid w:val="00F3479D"/>
    <w:rsid w:val="00F35BE5"/>
    <w:rsid w:val="00F363F5"/>
    <w:rsid w:val="00F36434"/>
    <w:rsid w:val="00F36689"/>
    <w:rsid w:val="00F40265"/>
    <w:rsid w:val="00F410BE"/>
    <w:rsid w:val="00F419CE"/>
    <w:rsid w:val="00F41CE4"/>
    <w:rsid w:val="00F425F8"/>
    <w:rsid w:val="00F42687"/>
    <w:rsid w:val="00F44416"/>
    <w:rsid w:val="00F446EA"/>
    <w:rsid w:val="00F457B7"/>
    <w:rsid w:val="00F47368"/>
    <w:rsid w:val="00F503CB"/>
    <w:rsid w:val="00F51B83"/>
    <w:rsid w:val="00F526CB"/>
    <w:rsid w:val="00F52E11"/>
    <w:rsid w:val="00F534C9"/>
    <w:rsid w:val="00F5369C"/>
    <w:rsid w:val="00F536B2"/>
    <w:rsid w:val="00F54952"/>
    <w:rsid w:val="00F55140"/>
    <w:rsid w:val="00F5542B"/>
    <w:rsid w:val="00F56567"/>
    <w:rsid w:val="00F62267"/>
    <w:rsid w:val="00F6282D"/>
    <w:rsid w:val="00F63E71"/>
    <w:rsid w:val="00F64789"/>
    <w:rsid w:val="00F65B70"/>
    <w:rsid w:val="00F70204"/>
    <w:rsid w:val="00F70F97"/>
    <w:rsid w:val="00F7130F"/>
    <w:rsid w:val="00F71BF9"/>
    <w:rsid w:val="00F741FF"/>
    <w:rsid w:val="00F774FD"/>
    <w:rsid w:val="00F80517"/>
    <w:rsid w:val="00F81931"/>
    <w:rsid w:val="00F83654"/>
    <w:rsid w:val="00F85B9A"/>
    <w:rsid w:val="00F906A6"/>
    <w:rsid w:val="00F90D25"/>
    <w:rsid w:val="00F9134B"/>
    <w:rsid w:val="00F915FB"/>
    <w:rsid w:val="00F91B4F"/>
    <w:rsid w:val="00F92BCF"/>
    <w:rsid w:val="00F92BE4"/>
    <w:rsid w:val="00F931AE"/>
    <w:rsid w:val="00F94FDA"/>
    <w:rsid w:val="00F9565D"/>
    <w:rsid w:val="00F957DD"/>
    <w:rsid w:val="00F96222"/>
    <w:rsid w:val="00F97E3B"/>
    <w:rsid w:val="00FA0436"/>
    <w:rsid w:val="00FA2E2D"/>
    <w:rsid w:val="00FA3278"/>
    <w:rsid w:val="00FA4EBB"/>
    <w:rsid w:val="00FA77C6"/>
    <w:rsid w:val="00FB14D6"/>
    <w:rsid w:val="00FB1750"/>
    <w:rsid w:val="00FB277B"/>
    <w:rsid w:val="00FB293A"/>
    <w:rsid w:val="00FB2F2D"/>
    <w:rsid w:val="00FB31ED"/>
    <w:rsid w:val="00FB3994"/>
    <w:rsid w:val="00FB4497"/>
    <w:rsid w:val="00FC163F"/>
    <w:rsid w:val="00FC225F"/>
    <w:rsid w:val="00FC5729"/>
    <w:rsid w:val="00FC7718"/>
    <w:rsid w:val="00FD0BFA"/>
    <w:rsid w:val="00FD1648"/>
    <w:rsid w:val="00FD21B8"/>
    <w:rsid w:val="00FD258B"/>
    <w:rsid w:val="00FD2A48"/>
    <w:rsid w:val="00FD4204"/>
    <w:rsid w:val="00FD4440"/>
    <w:rsid w:val="00FD45B1"/>
    <w:rsid w:val="00FD4C12"/>
    <w:rsid w:val="00FD5697"/>
    <w:rsid w:val="00FD5754"/>
    <w:rsid w:val="00FD6310"/>
    <w:rsid w:val="00FD6A7A"/>
    <w:rsid w:val="00FD6BAA"/>
    <w:rsid w:val="00FD74B0"/>
    <w:rsid w:val="00FD758A"/>
    <w:rsid w:val="00FE0348"/>
    <w:rsid w:val="00FE069A"/>
    <w:rsid w:val="00FE22F1"/>
    <w:rsid w:val="00FE493B"/>
    <w:rsid w:val="00FE6520"/>
    <w:rsid w:val="00FE6F9C"/>
    <w:rsid w:val="00FE70F8"/>
    <w:rsid w:val="00FE75AE"/>
    <w:rsid w:val="00FF0AC4"/>
    <w:rsid w:val="00FF111C"/>
    <w:rsid w:val="00FF15DD"/>
    <w:rsid w:val="00FF4FD5"/>
    <w:rsid w:val="00FF52BA"/>
    <w:rsid w:val="00FF59BE"/>
    <w:rsid w:val="00FF5B08"/>
    <w:rsid w:val="00FF631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24643D3"/>
  <w15:chartTrackingRefBased/>
  <w15:docId w15:val="{E772B7F9-74C3-4D8C-8497-F0D0C3DD62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qFormat="1"/>
    <w:lsdException w:name="header" w:uiPriority="99"/>
    <w:lsdException w:name="footer" w:uiPriority="99"/>
    <w:lsdException w:name="caption" w:semiHidden="1" w:unhideWhenUsed="1" w:qFormat="1"/>
    <w:lsdException w:name="footnote reference" w:uiPriority="99"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1">
    <w:name w:val="heading 1"/>
    <w:basedOn w:val="Normal"/>
    <w:next w:val="Normal"/>
    <w:link w:val="Heading1Char"/>
    <w:uiPriority w:val="9"/>
    <w:qFormat/>
    <w:rsid w:val="003C077A"/>
    <w:pPr>
      <w:keepNext/>
      <w:spacing w:before="240" w:after="60"/>
      <w:outlineLvl w:val="0"/>
    </w:pPr>
    <w:rPr>
      <w:rFonts w:ascii="Cambria" w:hAnsi="Cambria"/>
      <w:b/>
      <w:bCs/>
      <w:kern w:val="32"/>
      <w:sz w:val="32"/>
      <w:szCs w:val="32"/>
    </w:rPr>
  </w:style>
  <w:style w:type="paragraph" w:styleId="Heading2">
    <w:name w:val="heading 2"/>
    <w:basedOn w:val="Normal"/>
    <w:next w:val="Normal"/>
    <w:qFormat/>
    <w:rsid w:val="006E4746"/>
    <w:pPr>
      <w:keepNext/>
      <w:ind w:right="-144"/>
      <w:jc w:val="center"/>
      <w:outlineLvl w:val="1"/>
    </w:pPr>
    <w:rPr>
      <w:i/>
      <w:iCs/>
      <w:sz w:val="28"/>
      <w:lang w:val="nl-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BF4777"/>
    <w:pPr>
      <w:tabs>
        <w:tab w:val="center" w:pos="4320"/>
        <w:tab w:val="right" w:pos="8640"/>
      </w:tabs>
    </w:pPr>
    <w:rPr>
      <w:lang w:val="x-none" w:eastAsia="x-none"/>
    </w:rPr>
  </w:style>
  <w:style w:type="character" w:styleId="PageNumber">
    <w:name w:val="page number"/>
    <w:basedOn w:val="DefaultParagraphFont"/>
    <w:rsid w:val="00BF4777"/>
  </w:style>
  <w:style w:type="paragraph" w:styleId="PlainText">
    <w:name w:val="Plain Text"/>
    <w:basedOn w:val="Normal"/>
    <w:link w:val="PlainTextChar"/>
    <w:rsid w:val="004714C8"/>
    <w:rPr>
      <w:rFonts w:ascii="Courier New" w:hAnsi="Courier New"/>
      <w:color w:val="0000FF"/>
      <w:sz w:val="20"/>
      <w:szCs w:val="20"/>
    </w:rPr>
  </w:style>
  <w:style w:type="character" w:customStyle="1" w:styleId="PlainTextChar">
    <w:name w:val="Plain Text Char"/>
    <w:link w:val="PlainText"/>
    <w:rsid w:val="004714C8"/>
    <w:rPr>
      <w:rFonts w:ascii="Courier New" w:hAnsi="Courier New"/>
      <w:color w:val="0000FF"/>
      <w:lang w:val="en-US" w:eastAsia="en-US" w:bidi="ar-SA"/>
    </w:rPr>
  </w:style>
  <w:style w:type="paragraph" w:styleId="BalloonText">
    <w:name w:val="Balloon Text"/>
    <w:basedOn w:val="Normal"/>
    <w:semiHidden/>
    <w:rsid w:val="001A2208"/>
    <w:rPr>
      <w:rFonts w:ascii="Tahoma" w:hAnsi="Tahoma" w:cs="Tahoma"/>
      <w:sz w:val="16"/>
      <w:szCs w:val="16"/>
    </w:rPr>
  </w:style>
  <w:style w:type="paragraph" w:customStyle="1" w:styleId="Char">
    <w:name w:val="Char"/>
    <w:basedOn w:val="Normal"/>
    <w:rsid w:val="00CB4C53"/>
    <w:pPr>
      <w:widowControl w:val="0"/>
      <w:jc w:val="both"/>
    </w:pPr>
    <w:rPr>
      <w:rFonts w:eastAsia="SimSun"/>
      <w:kern w:val="2"/>
      <w:lang w:eastAsia="zh-CN"/>
    </w:rPr>
  </w:style>
  <w:style w:type="paragraph" w:styleId="BodyTextIndent">
    <w:name w:val="Body Text Indent"/>
    <w:basedOn w:val="Normal"/>
    <w:rsid w:val="00FF4FD5"/>
    <w:pPr>
      <w:ind w:firstLine="600"/>
      <w:jc w:val="both"/>
    </w:pPr>
    <w:rPr>
      <w:color w:val="0000FF"/>
      <w:sz w:val="28"/>
      <w:szCs w:val="28"/>
      <w:lang w:val="vi-VN"/>
    </w:rPr>
  </w:style>
  <w:style w:type="paragraph" w:styleId="BodyTextIndent2">
    <w:name w:val="Body Text Indent 2"/>
    <w:basedOn w:val="Normal"/>
    <w:rsid w:val="00A659F6"/>
    <w:pPr>
      <w:spacing w:after="120" w:line="480" w:lineRule="auto"/>
      <w:ind w:left="360"/>
    </w:pPr>
  </w:style>
  <w:style w:type="paragraph" w:styleId="BodyText2">
    <w:name w:val="Body Text 2"/>
    <w:basedOn w:val="Normal"/>
    <w:link w:val="BodyText2Char"/>
    <w:rsid w:val="009808C7"/>
    <w:pPr>
      <w:spacing w:after="120" w:line="480" w:lineRule="auto"/>
    </w:pPr>
  </w:style>
  <w:style w:type="paragraph" w:styleId="BodyText">
    <w:name w:val="Body Text"/>
    <w:basedOn w:val="Normal"/>
    <w:rsid w:val="000F178D"/>
    <w:pPr>
      <w:spacing w:after="120"/>
    </w:pPr>
  </w:style>
  <w:style w:type="paragraph" w:customStyle="1" w:styleId="vc">
    <w:name w:val="vc"/>
    <w:basedOn w:val="Normal"/>
    <w:rsid w:val="00FA3278"/>
    <w:pPr>
      <w:numPr>
        <w:numId w:val="1"/>
      </w:numPr>
      <w:tabs>
        <w:tab w:val="left" w:leader="dot" w:pos="8760"/>
      </w:tabs>
      <w:spacing w:before="120" w:line="360" w:lineRule="auto"/>
      <w:jc w:val="both"/>
    </w:pPr>
  </w:style>
  <w:style w:type="character" w:styleId="CommentReference">
    <w:name w:val="annotation reference"/>
    <w:rsid w:val="00014967"/>
    <w:rPr>
      <w:sz w:val="16"/>
      <w:szCs w:val="16"/>
    </w:rPr>
  </w:style>
  <w:style w:type="paragraph" w:styleId="CommentText">
    <w:name w:val="annotation text"/>
    <w:basedOn w:val="Normal"/>
    <w:link w:val="CommentTextChar"/>
    <w:rsid w:val="00014967"/>
    <w:rPr>
      <w:sz w:val="20"/>
      <w:szCs w:val="20"/>
    </w:rPr>
  </w:style>
  <w:style w:type="character" w:customStyle="1" w:styleId="CommentTextChar">
    <w:name w:val="Comment Text Char"/>
    <w:basedOn w:val="DefaultParagraphFont"/>
    <w:link w:val="CommentText"/>
    <w:rsid w:val="00014967"/>
  </w:style>
  <w:style w:type="paragraph" w:styleId="CommentSubject">
    <w:name w:val="annotation subject"/>
    <w:basedOn w:val="CommentText"/>
    <w:next w:val="CommentText"/>
    <w:link w:val="CommentSubjectChar"/>
    <w:rsid w:val="00014967"/>
    <w:rPr>
      <w:b/>
      <w:bCs/>
      <w:lang w:val="x-none" w:eastAsia="x-none"/>
    </w:rPr>
  </w:style>
  <w:style w:type="character" w:customStyle="1" w:styleId="CommentSubjectChar">
    <w:name w:val="Comment Subject Char"/>
    <w:link w:val="CommentSubject"/>
    <w:rsid w:val="00014967"/>
    <w:rPr>
      <w:b/>
      <w:bCs/>
    </w:rPr>
  </w:style>
  <w:style w:type="paragraph" w:styleId="Header">
    <w:name w:val="header"/>
    <w:basedOn w:val="Normal"/>
    <w:link w:val="HeaderChar"/>
    <w:uiPriority w:val="99"/>
    <w:rsid w:val="00DE4FD0"/>
    <w:pPr>
      <w:tabs>
        <w:tab w:val="center" w:pos="4680"/>
        <w:tab w:val="right" w:pos="9360"/>
      </w:tabs>
    </w:pPr>
    <w:rPr>
      <w:lang w:val="x-none" w:eastAsia="x-none"/>
    </w:rPr>
  </w:style>
  <w:style w:type="character" w:customStyle="1" w:styleId="HeaderChar">
    <w:name w:val="Header Char"/>
    <w:link w:val="Header"/>
    <w:uiPriority w:val="99"/>
    <w:rsid w:val="00DE4FD0"/>
    <w:rPr>
      <w:sz w:val="24"/>
      <w:szCs w:val="24"/>
    </w:rPr>
  </w:style>
  <w:style w:type="character" w:customStyle="1" w:styleId="FooterChar">
    <w:name w:val="Footer Char"/>
    <w:link w:val="Footer"/>
    <w:uiPriority w:val="99"/>
    <w:rsid w:val="00DE4FD0"/>
    <w:rPr>
      <w:sz w:val="24"/>
      <w:szCs w:val="24"/>
    </w:rPr>
  </w:style>
  <w:style w:type="character" w:customStyle="1" w:styleId="Heading1Char">
    <w:name w:val="Heading 1 Char"/>
    <w:link w:val="Heading1"/>
    <w:uiPriority w:val="9"/>
    <w:rsid w:val="003C077A"/>
    <w:rPr>
      <w:rFonts w:ascii="Cambria" w:eastAsia="Times New Roman" w:hAnsi="Cambria" w:cs="Times New Roman"/>
      <w:b/>
      <w:bCs/>
      <w:kern w:val="32"/>
      <w:sz w:val="32"/>
      <w:szCs w:val="32"/>
    </w:rPr>
  </w:style>
  <w:style w:type="paragraph" w:styleId="NormalWeb">
    <w:name w:val="Normal (Web)"/>
    <w:basedOn w:val="Normal"/>
    <w:uiPriority w:val="99"/>
    <w:unhideWhenUsed/>
    <w:rsid w:val="008170D9"/>
    <w:pPr>
      <w:spacing w:before="100" w:beforeAutospacing="1" w:after="100" w:afterAutospacing="1"/>
    </w:pPr>
  </w:style>
  <w:style w:type="table" w:styleId="TableGrid">
    <w:name w:val="Table Grid"/>
    <w:basedOn w:val="TableNormal"/>
    <w:uiPriority w:val="59"/>
    <w:rsid w:val="00124E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nbnnidung2">
    <w:name w:val="Văn bản nội dung (2)_"/>
    <w:link w:val="Vnbnnidung21"/>
    <w:rsid w:val="001553E8"/>
    <w:rPr>
      <w:shd w:val="clear" w:color="auto" w:fill="FFFFFF"/>
    </w:rPr>
  </w:style>
  <w:style w:type="paragraph" w:customStyle="1" w:styleId="Vnbnnidung21">
    <w:name w:val="Văn bản nội dung (2)1"/>
    <w:basedOn w:val="Normal"/>
    <w:link w:val="Vnbnnidung2"/>
    <w:rsid w:val="001553E8"/>
    <w:pPr>
      <w:widowControl w:val="0"/>
      <w:shd w:val="clear" w:color="auto" w:fill="FFFFFF"/>
      <w:spacing w:before="360" w:line="317" w:lineRule="exact"/>
      <w:jc w:val="both"/>
    </w:pPr>
    <w:rPr>
      <w:sz w:val="20"/>
      <w:szCs w:val="20"/>
    </w:rPr>
  </w:style>
  <w:style w:type="character" w:styleId="Emphasis">
    <w:name w:val="Emphasis"/>
    <w:qFormat/>
    <w:rsid w:val="00B5734B"/>
    <w:rPr>
      <w:i/>
      <w:iCs/>
    </w:rPr>
  </w:style>
  <w:style w:type="character" w:styleId="Strong">
    <w:name w:val="Strong"/>
    <w:qFormat/>
    <w:rsid w:val="00B5734B"/>
    <w:rPr>
      <w:b/>
      <w:bCs/>
    </w:rPr>
  </w:style>
  <w:style w:type="character" w:customStyle="1" w:styleId="BodyText2Char">
    <w:name w:val="Body Text 2 Char"/>
    <w:link w:val="BodyText2"/>
    <w:rsid w:val="008C2A0A"/>
    <w:rPr>
      <w:sz w:val="24"/>
      <w:szCs w:val="24"/>
      <w:lang w:val="en-US" w:eastAsia="en-US"/>
    </w:rPr>
  </w:style>
  <w:style w:type="character" w:styleId="Hyperlink">
    <w:name w:val="Hyperlink"/>
    <w:uiPriority w:val="99"/>
    <w:rsid w:val="00E33773"/>
    <w:rPr>
      <w:color w:val="0563C1"/>
      <w:u w:val="single"/>
    </w:rPr>
  </w:style>
  <w:style w:type="paragraph" w:customStyle="1" w:styleId="McC2">
    <w:name w:val="Mục C2"/>
    <w:basedOn w:val="Heading2"/>
    <w:link w:val="McC2Char"/>
    <w:qFormat/>
    <w:rsid w:val="00E33773"/>
    <w:pPr>
      <w:widowControl w:val="0"/>
      <w:spacing w:before="60" w:after="60" w:line="288" w:lineRule="auto"/>
      <w:ind w:right="0" w:firstLine="709"/>
      <w:contextualSpacing/>
      <w:jc w:val="both"/>
    </w:pPr>
    <w:rPr>
      <w:b/>
      <w:bCs/>
      <w:i w:val="0"/>
      <w:color w:val="000099"/>
      <w:szCs w:val="28"/>
    </w:rPr>
  </w:style>
  <w:style w:type="character" w:customStyle="1" w:styleId="McC2Char">
    <w:name w:val="Mục C2 Char"/>
    <w:link w:val="McC2"/>
    <w:rsid w:val="00E33773"/>
    <w:rPr>
      <w:b/>
      <w:bCs/>
      <w:iCs/>
      <w:color w:val="000099"/>
      <w:sz w:val="28"/>
      <w:szCs w:val="28"/>
      <w:lang w:val="nl-NL"/>
    </w:rPr>
  </w:style>
  <w:style w:type="paragraph" w:styleId="IntenseQuote">
    <w:name w:val="Intense Quote"/>
    <w:aliases w:val="Bảng"/>
    <w:basedOn w:val="Normal"/>
    <w:next w:val="Normal"/>
    <w:link w:val="IntenseQuoteChar"/>
    <w:uiPriority w:val="30"/>
    <w:qFormat/>
    <w:rsid w:val="00E33773"/>
    <w:pPr>
      <w:widowControl w:val="0"/>
      <w:jc w:val="both"/>
    </w:pPr>
    <w:rPr>
      <w:iCs/>
      <w:sz w:val="28"/>
    </w:rPr>
  </w:style>
  <w:style w:type="character" w:customStyle="1" w:styleId="IntenseQuoteChar">
    <w:name w:val="Intense Quote Char"/>
    <w:aliases w:val="Bảng Char"/>
    <w:link w:val="IntenseQuote"/>
    <w:uiPriority w:val="30"/>
    <w:rsid w:val="00E33773"/>
    <w:rPr>
      <w:iCs/>
      <w:sz w:val="28"/>
      <w:szCs w:val="24"/>
    </w:rPr>
  </w:style>
  <w:style w:type="paragraph" w:customStyle="1" w:styleId="S">
    <w:name w:val="Sơ đồ"/>
    <w:basedOn w:val="Normal"/>
    <w:link w:val="SChar"/>
    <w:qFormat/>
    <w:rsid w:val="00E33773"/>
    <w:pPr>
      <w:widowControl w:val="0"/>
      <w:spacing w:after="120"/>
      <w:jc w:val="center"/>
    </w:pPr>
    <w:rPr>
      <w:i/>
      <w:color w:val="538135"/>
      <w:sz w:val="28"/>
      <w:lang w:val="nl-BE"/>
    </w:rPr>
  </w:style>
  <w:style w:type="paragraph" w:customStyle="1" w:styleId="tnbng">
    <w:name w:val="tên bảng"/>
    <w:basedOn w:val="S"/>
    <w:link w:val="tnbngChar"/>
    <w:qFormat/>
    <w:rsid w:val="00E33773"/>
    <w:rPr>
      <w:color w:val="2F5496"/>
    </w:rPr>
  </w:style>
  <w:style w:type="character" w:customStyle="1" w:styleId="SChar">
    <w:name w:val="Sơ đồ Char"/>
    <w:link w:val="S"/>
    <w:rsid w:val="00E33773"/>
    <w:rPr>
      <w:i/>
      <w:color w:val="538135"/>
      <w:sz w:val="28"/>
      <w:szCs w:val="24"/>
      <w:lang w:val="nl-BE"/>
    </w:rPr>
  </w:style>
  <w:style w:type="character" w:customStyle="1" w:styleId="tnbngChar">
    <w:name w:val="tên bảng Char"/>
    <w:link w:val="tnbng"/>
    <w:rsid w:val="00E33773"/>
    <w:rPr>
      <w:i/>
      <w:color w:val="2F5496"/>
      <w:sz w:val="28"/>
      <w:szCs w:val="24"/>
      <w:lang w:val="nl-BE"/>
    </w:rPr>
  </w:style>
  <w:style w:type="table" w:customStyle="1" w:styleId="TableGrid1">
    <w:name w:val="Table Grid1"/>
    <w:basedOn w:val="TableNormal"/>
    <w:next w:val="TableGrid"/>
    <w:uiPriority w:val="59"/>
    <w:rsid w:val="007B3DE3"/>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aliases w:val="Footnote Text Char Tegn Char,Footnote Text Char Char Char Char Char,Footnote Text Char Char Char Char Char Char Ch Char,Footnote Text Char Char Char Char Char Char Ch Char Char,Footnote Text Char Char Char Char Char Char Ch,fn,single space"/>
    <w:basedOn w:val="Normal"/>
    <w:link w:val="FootnoteTextChar"/>
    <w:uiPriority w:val="99"/>
    <w:unhideWhenUsed/>
    <w:qFormat/>
    <w:rsid w:val="007B3DE3"/>
    <w:rPr>
      <w:sz w:val="20"/>
      <w:szCs w:val="20"/>
    </w:rPr>
  </w:style>
  <w:style w:type="character" w:customStyle="1" w:styleId="FootnoteTextChar">
    <w:name w:val="Footnote Text Char"/>
    <w:aliases w:val="Footnote Text Char Tegn Char Char,Footnote Text Char Char Char Char Char Char,Footnote Text Char Char Char Char Char Char Ch Char Char1,Footnote Text Char Char Char Char Char Char Ch Char Char Char,fn Char,single space Char"/>
    <w:link w:val="FootnoteText"/>
    <w:uiPriority w:val="99"/>
    <w:qFormat/>
    <w:rsid w:val="007B3DE3"/>
    <w:rPr>
      <w:lang w:val="en-US" w:eastAsia="en-US"/>
    </w:rPr>
  </w:style>
  <w:style w:type="character" w:styleId="FootnoteReference">
    <w:name w:val="footnote reference"/>
    <w:aliases w:val="Footnote,Footnote text,ftref,BearingPoint,16 Point,Superscript 6 Point,fr,Ref,de nota al pie,Footnote Text1,f,Footnote + Arial,10 pt,Black,Footnote Text11,BVI fnr,(NECG) Footnote Reference, BVI fnr,footnote ref,R,Footnote text + 13 pt"/>
    <w:link w:val="ftrefCharCharChar1Char"/>
    <w:uiPriority w:val="99"/>
    <w:qFormat/>
    <w:rsid w:val="007B3DE3"/>
    <w:rPr>
      <w:vertAlign w:val="superscript"/>
    </w:rPr>
  </w:style>
  <w:style w:type="paragraph" w:customStyle="1" w:styleId="ftrefCharCharChar1Char">
    <w:name w:val="ftref Char Char Char1 Char"/>
    <w:aliases w:val="(NECG) Footnote Reference Char Char Char1 Char,Fußnotenzeichen DISS Char Char Char1 Char,16 Point Char Char Char1 Char,Superscript 6 Point Char Char Char Char,fr Char Char Char Char,Footnote Char Char Char Char,Footnote te"/>
    <w:basedOn w:val="Normal"/>
    <w:link w:val="FootnoteReference"/>
    <w:uiPriority w:val="99"/>
    <w:qFormat/>
    <w:rsid w:val="007B3DE3"/>
    <w:pPr>
      <w:spacing w:after="160" w:line="240" w:lineRule="exact"/>
    </w:pPr>
    <w:rPr>
      <w:sz w:val="20"/>
      <w:szCs w:val="20"/>
      <w:vertAlign w:val="superscript"/>
      <w:lang w:val="vi-VN" w:eastAsia="vi-VN"/>
    </w:rPr>
  </w:style>
  <w:style w:type="table" w:customStyle="1" w:styleId="TableGrid11">
    <w:name w:val="Table Grid11"/>
    <w:basedOn w:val="TableNormal"/>
    <w:next w:val="TableGrid"/>
    <w:uiPriority w:val="59"/>
    <w:rsid w:val="009861A7"/>
    <w:rPr>
      <w:rFonts w:eastAsia="Calibri"/>
      <w:sz w:val="28"/>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033434">
      <w:bodyDiv w:val="1"/>
      <w:marLeft w:val="0"/>
      <w:marRight w:val="0"/>
      <w:marTop w:val="0"/>
      <w:marBottom w:val="0"/>
      <w:divBdr>
        <w:top w:val="none" w:sz="0" w:space="0" w:color="auto"/>
        <w:left w:val="none" w:sz="0" w:space="0" w:color="auto"/>
        <w:bottom w:val="none" w:sz="0" w:space="0" w:color="auto"/>
        <w:right w:val="none" w:sz="0" w:space="0" w:color="auto"/>
      </w:divBdr>
    </w:div>
    <w:div w:id="742221981">
      <w:bodyDiv w:val="1"/>
      <w:marLeft w:val="0"/>
      <w:marRight w:val="0"/>
      <w:marTop w:val="0"/>
      <w:marBottom w:val="0"/>
      <w:divBdr>
        <w:top w:val="none" w:sz="0" w:space="0" w:color="auto"/>
        <w:left w:val="none" w:sz="0" w:space="0" w:color="auto"/>
        <w:bottom w:val="none" w:sz="0" w:space="0" w:color="auto"/>
        <w:right w:val="none" w:sz="0" w:space="0" w:color="auto"/>
      </w:divBdr>
    </w:div>
    <w:div w:id="1076437874">
      <w:bodyDiv w:val="1"/>
      <w:marLeft w:val="0"/>
      <w:marRight w:val="0"/>
      <w:marTop w:val="0"/>
      <w:marBottom w:val="0"/>
      <w:divBdr>
        <w:top w:val="none" w:sz="0" w:space="0" w:color="auto"/>
        <w:left w:val="none" w:sz="0" w:space="0" w:color="auto"/>
        <w:bottom w:val="none" w:sz="0" w:space="0" w:color="auto"/>
        <w:right w:val="none" w:sz="0" w:space="0" w:color="auto"/>
      </w:divBdr>
    </w:div>
    <w:div w:id="1119105887">
      <w:bodyDiv w:val="1"/>
      <w:marLeft w:val="0"/>
      <w:marRight w:val="0"/>
      <w:marTop w:val="0"/>
      <w:marBottom w:val="0"/>
      <w:divBdr>
        <w:top w:val="none" w:sz="0" w:space="0" w:color="auto"/>
        <w:left w:val="none" w:sz="0" w:space="0" w:color="auto"/>
        <w:bottom w:val="none" w:sz="0" w:space="0" w:color="auto"/>
        <w:right w:val="none" w:sz="0" w:space="0" w:color="auto"/>
      </w:divBdr>
    </w:div>
    <w:div w:id="1745686194">
      <w:bodyDiv w:val="1"/>
      <w:marLeft w:val="0"/>
      <w:marRight w:val="0"/>
      <w:marTop w:val="0"/>
      <w:marBottom w:val="0"/>
      <w:divBdr>
        <w:top w:val="none" w:sz="0" w:space="0" w:color="auto"/>
        <w:left w:val="none" w:sz="0" w:space="0" w:color="auto"/>
        <w:bottom w:val="none" w:sz="0" w:space="0" w:color="auto"/>
        <w:right w:val="none" w:sz="0" w:space="0" w:color="auto"/>
      </w:divBdr>
    </w:div>
    <w:div w:id="1869680486">
      <w:bodyDiv w:val="1"/>
      <w:marLeft w:val="0"/>
      <w:marRight w:val="0"/>
      <w:marTop w:val="0"/>
      <w:marBottom w:val="0"/>
      <w:divBdr>
        <w:top w:val="none" w:sz="0" w:space="0" w:color="auto"/>
        <w:left w:val="none" w:sz="0" w:space="0" w:color="auto"/>
        <w:bottom w:val="none" w:sz="0" w:space="0" w:color="auto"/>
        <w:right w:val="none" w:sz="0" w:space="0" w:color="auto"/>
      </w:divBdr>
    </w:div>
    <w:div w:id="19250209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3B9D80-1B10-4498-AA7E-3E79AE43EA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9</Pages>
  <Words>2875</Words>
  <Characters>16391</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QUY ĐỊNH TẠM THỜI</vt:lpstr>
    </vt:vector>
  </TitlesOfParts>
  <Company>Microsoft Corporation</Company>
  <LinksUpToDate>false</LinksUpToDate>
  <CharactersWithSpaces>19228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QUY ĐỊNH TẠM THỜI</dc:title>
  <dc:subject/>
  <dc:creator>Thanh An</dc:creator>
  <cp:keywords/>
  <cp:lastModifiedBy>Nguyễn Ngọc Quang Phục</cp:lastModifiedBy>
  <cp:revision>57</cp:revision>
  <cp:lastPrinted>2020-06-25T01:51:00Z</cp:lastPrinted>
  <dcterms:created xsi:type="dcterms:W3CDTF">2026-05-22T07:36:00Z</dcterms:created>
  <dcterms:modified xsi:type="dcterms:W3CDTF">2026-08-25T09:03:00Z</dcterms:modified>
</cp:coreProperties>
</file>