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A0" w:firstRow="1" w:lastRow="0" w:firstColumn="1" w:lastColumn="0" w:noHBand="0" w:noVBand="0"/>
      </w:tblPr>
      <w:tblGrid>
        <w:gridCol w:w="4395"/>
        <w:gridCol w:w="5670"/>
      </w:tblGrid>
      <w:tr w:rsidR="003764DC" w:rsidRPr="003764DC" w14:paraId="14B2B553" w14:textId="77777777" w:rsidTr="00860EFD">
        <w:trPr>
          <w:trHeight w:val="894"/>
          <w:jc w:val="center"/>
        </w:trPr>
        <w:tc>
          <w:tcPr>
            <w:tcW w:w="4395" w:type="dxa"/>
          </w:tcPr>
          <w:p w14:paraId="70BA9DD3" w14:textId="77777777" w:rsidR="00837ACF" w:rsidRPr="003764DC" w:rsidRDefault="00837ACF" w:rsidP="00837ACF">
            <w:pPr>
              <w:widowControl w:val="0"/>
              <w:jc w:val="center"/>
              <w:rPr>
                <w:iCs/>
                <w:sz w:val="26"/>
                <w:szCs w:val="26"/>
              </w:rPr>
            </w:pPr>
            <w:r w:rsidRPr="003764DC">
              <w:rPr>
                <w:iCs/>
                <w:sz w:val="26"/>
                <w:szCs w:val="26"/>
              </w:rPr>
              <w:t>UBND TỈNH QUẢNG NGÃI</w:t>
            </w:r>
          </w:p>
          <w:p w14:paraId="42459652" w14:textId="77777777" w:rsidR="00837ACF" w:rsidRPr="003764DC" w:rsidRDefault="00837ACF" w:rsidP="00837ACF">
            <w:pPr>
              <w:widowControl w:val="0"/>
              <w:ind w:left="-100" w:right="-111"/>
              <w:jc w:val="center"/>
              <w:rPr>
                <w:iCs/>
                <w:szCs w:val="24"/>
              </w:rPr>
            </w:pPr>
            <w:r w:rsidRPr="003764DC">
              <w:rPr>
                <w:iCs/>
                <w:noProof/>
                <w:szCs w:val="24"/>
                <w:lang w:val="vi-VN" w:eastAsia="vi-VN"/>
              </w:rPr>
              <mc:AlternateContent>
                <mc:Choice Requires="wps">
                  <w:drawing>
                    <wp:anchor distT="0" distB="0" distL="114300" distR="114300" simplePos="0" relativeHeight="251661312" behindDoc="0" locked="0" layoutInCell="1" allowOverlap="1" wp14:anchorId="78908A56" wp14:editId="5C17EC4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3764DC">
              <w:rPr>
                <w:b/>
                <w:bCs/>
                <w:iCs/>
              </w:rPr>
              <w:t>TRƯỜNG CAO ĐẲNG KON TUM</w:t>
            </w:r>
          </w:p>
        </w:tc>
        <w:tc>
          <w:tcPr>
            <w:tcW w:w="5670" w:type="dxa"/>
          </w:tcPr>
          <w:p w14:paraId="02A4AC92" w14:textId="77777777" w:rsidR="00837ACF" w:rsidRPr="003764DC" w:rsidRDefault="00837ACF" w:rsidP="00837ACF">
            <w:pPr>
              <w:widowControl w:val="0"/>
              <w:jc w:val="center"/>
              <w:rPr>
                <w:b/>
                <w:iCs/>
                <w:sz w:val="26"/>
                <w:szCs w:val="26"/>
              </w:rPr>
            </w:pPr>
            <w:del w:id="1001" w:author="Nội dung điều chỉnh (Claude)" w:date="2026-10-21T09:21:32Z">
              <w:r w:rsidRPr="003764DC">
                <w:rPr>
                  <w:b/>
                  <w:iCs/>
                  <w:sz w:val="26"/>
                  <w:szCs w:val="26"/>
                </w:rPr>
                <w:delText xml:space="preserve">CỘNG HOÀ</w:delText>
              </w:r>
            </w:del>
            <w:ins w:id="1002" w:author="Nội dung điều chỉnh (Claude)" w:date="2026-10-21T09:21:32Z">
              <w:r w:rsidRPr="003764DC">
                <w:rPr>
                  <w:b/>
                  <w:iCs/>
                  <w:sz w:val="26"/>
                  <w:szCs w:val="26"/>
                </w:rPr>
                <w:t xml:space="preserve">CỘNG HÒA</w:t>
              </w:r>
            </w:ins>
            <w:r w:rsidRPr="003764DC">
              <w:rPr>
                <w:b/>
                <w:iCs/>
                <w:sz w:val="26"/>
                <w:szCs w:val="26"/>
              </w:rPr>
              <w:t xml:space="preserve"> XÃ HỘI CHỦ NGHĨA VIỆT NAM</w:t>
            </w:r>
          </w:p>
          <w:p w14:paraId="027D1C48" w14:textId="77777777" w:rsidR="00837ACF" w:rsidRPr="003764DC" w:rsidRDefault="00837ACF" w:rsidP="00837ACF">
            <w:pPr>
              <w:widowControl w:val="0"/>
              <w:jc w:val="center"/>
              <w:rPr>
                <w:iCs/>
                <w:szCs w:val="24"/>
              </w:rPr>
            </w:pPr>
            <w:r w:rsidRPr="003764DC">
              <w:rPr>
                <w:iCs/>
                <w:noProof/>
                <w:szCs w:val="24"/>
                <w:lang w:val="vi-VN" w:eastAsia="vi-VN"/>
              </w:rPr>
              <mc:AlternateContent>
                <mc:Choice Requires="wps">
                  <w:drawing>
                    <wp:anchor distT="0" distB="0" distL="114300" distR="114300" simplePos="0" relativeHeight="251662336" behindDoc="0" locked="0" layoutInCell="1" allowOverlap="1" wp14:anchorId="1CCFE39E" wp14:editId="6E5BE1FD">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3764DC">
              <w:rPr>
                <w:b/>
                <w:iCs/>
                <w:szCs w:val="24"/>
              </w:rPr>
              <w:t>Độc lập - Tự do - Hạnh phúc</w:t>
            </w:r>
          </w:p>
        </w:tc>
      </w:tr>
      <w:tr w:rsidR="00837ACF" w:rsidRPr="003764DC" w14:paraId="74C4BF2E" w14:textId="77777777" w:rsidTr="00860EFD">
        <w:trPr>
          <w:trHeight w:val="232"/>
          <w:jc w:val="center"/>
        </w:trPr>
        <w:tc>
          <w:tcPr>
            <w:tcW w:w="4395" w:type="dxa"/>
          </w:tcPr>
          <w:p w14:paraId="26E30059" w14:textId="66D7404B" w:rsidR="00837ACF" w:rsidRPr="003764DC" w:rsidRDefault="00837ACF" w:rsidP="00837ACF">
            <w:pPr>
              <w:widowControl w:val="0"/>
              <w:jc w:val="center"/>
              <w:rPr>
                <w:iCs/>
                <w:sz w:val="26"/>
                <w:szCs w:val="26"/>
                <w:u w:val="single"/>
              </w:rPr>
            </w:pPr>
            <w:r w:rsidRPr="003764DC">
              <w:rPr>
                <w:iCs/>
                <w:sz w:val="26"/>
                <w:szCs w:val="26"/>
              </w:rPr>
              <w:t xml:space="preserve">Số:  </w:t>
            </w:r>
            <w:del w:id="1003" w:author="Nội dung điều chỉnh (Claude)" w:date="2026-10-21T09:21:32Z">
              <w:r w:rsidR="0016459B">
                <w:rPr>
                  <w:iCs/>
                  <w:sz w:val="26"/>
                  <w:szCs w:val="26"/>
                </w:rPr>
                <w:delText>22</w:delText>
              </w:r>
            </w:del>
            <w:ins w:id="1004" w:author="Nội dung điều chỉnh (Claude)" w:date="2026-10-21T09:21:32Z">
              <w:r w:rsidR="0016459B">
                <w:rPr>
                  <w:iCs/>
                  <w:sz w:val="26"/>
                  <w:szCs w:val="26"/>
                </w:rPr>
                <w:t xml:space="preserve">    </w:t>
              </w:r>
            </w:ins>
            <w:r w:rsidRPr="003764DC">
              <w:rPr>
                <w:iCs/>
                <w:sz w:val="26"/>
                <w:szCs w:val="26"/>
              </w:rPr>
              <w:t>/TTr-CĐKT</w:t>
            </w:r>
          </w:p>
        </w:tc>
        <w:tc>
          <w:tcPr>
            <w:tcW w:w="5670" w:type="dxa"/>
          </w:tcPr>
          <w:p w14:paraId="6D912852" w14:textId="4FA46DEE" w:rsidR="00837ACF" w:rsidRPr="003764DC" w:rsidRDefault="00837ACF" w:rsidP="00837ACF">
            <w:pPr>
              <w:widowControl w:val="0"/>
              <w:jc w:val="center"/>
              <w:rPr>
                <w:iCs/>
                <w:szCs w:val="24"/>
              </w:rPr>
            </w:pPr>
            <w:r w:rsidRPr="003764DC">
              <w:rPr>
                <w:i/>
                <w:iCs/>
                <w:szCs w:val="24"/>
                <w:lang w:val="nl-NL"/>
              </w:rPr>
              <w:t xml:space="preserve">Quảng Ngãi, </w:t>
            </w:r>
            <w:del w:id="1005" w:author="Nội dung điều chỉnh (Claude)" w:date="2026-10-21T09:21:32Z">
              <w:r w:rsidRPr="003764DC">
                <w:rPr>
                  <w:i/>
                  <w:iCs/>
                  <w:szCs w:val="24"/>
                  <w:lang w:val="nl-NL"/>
                </w:rPr>
                <w:delText xml:space="preserve">ngày</w:delText>
              </w:r>
            </w:del>
            <w:del w:id="1006" w:author="Nội dung điều chỉnh (Claude)" w:date="2026-10-21T09:21:32Z">
              <w:r w:rsidR="00F51817" w:rsidRPr="003764DC">
                <w:rPr>
                  <w:i/>
                  <w:iCs/>
                  <w:szCs w:val="24"/>
                  <w:lang w:val="nl-NL"/>
                </w:rPr>
                <w:delText xml:space="preserve"> 25 </w:delText>
              </w:r>
            </w:del>
            <w:del w:id="1007" w:author="Nội dung điều chỉnh (Claude)" w:date="2026-10-21T09:21:32Z">
              <w:r w:rsidRPr="003764DC">
                <w:rPr>
                  <w:i/>
                  <w:iCs/>
                  <w:szCs w:val="24"/>
                  <w:lang w:val="nl-NL"/>
                </w:rPr>
                <w:delText>tháng</w:delText>
              </w:r>
            </w:del>
            <w:del w:id="1008" w:author="Nội dung điều chỉnh (Claude)" w:date="2026-10-21T09:21:32Z">
              <w:r w:rsidR="00F51817" w:rsidRPr="003764DC">
                <w:rPr>
                  <w:i/>
                  <w:iCs/>
                  <w:szCs w:val="24"/>
                  <w:lang w:val="nl-NL"/>
                </w:rPr>
                <w:delText xml:space="preserve"> 8 </w:delText>
              </w:r>
            </w:del>
            <w:del w:id="1009" w:author="Nội dung điều chỉnh (Claude)" w:date="2026-10-21T09:21:32Z">
              <w:r w:rsidRPr="003764DC">
                <w:rPr>
                  <w:i/>
                  <w:iCs/>
                  <w:szCs w:val="24"/>
                  <w:lang w:val="nl-NL"/>
                </w:rPr>
                <w:delText>năm 2026</w:delText>
              </w:r>
            </w:del>
            <w:ins w:id="1010" w:author="Nội dung điều chỉnh (Claude)" w:date="2026-10-21T09:21:32Z">
              <w:r w:rsidRPr="003764DC">
                <w:rPr>
                  <w:i/>
                  <w:iCs/>
                  <w:szCs w:val="24"/>
                  <w:lang w:val="nl-NL"/>
                </w:rPr>
                <w:t xml:space="preserve">ngày      tháng      năm 2026</w:t>
              </w:r>
            </w:ins>
          </w:p>
        </w:tc>
      </w:tr>
    </w:tbl>
    <w:p w14:paraId="3AE74F68" w14:textId="6819EF5F" w:rsidR="00837ACF" w:rsidRPr="003764DC" w:rsidRDefault="00837ACF" w:rsidP="00837ACF">
      <w:pPr>
        <w:widowControl w:val="0"/>
        <w:jc w:val="both"/>
        <w:rPr>
          <w:b/>
          <w:iCs/>
        </w:rPr>
      </w:pPr>
    </w:p>
    <w:p w14:paraId="56DE20D2" w14:textId="77777777" w:rsidR="00B210DE" w:rsidRPr="003764DC" w:rsidRDefault="00B210DE" w:rsidP="00837ACF">
      <w:pPr>
        <w:widowControl w:val="0"/>
        <w:jc w:val="center"/>
        <w:rPr>
          <w:b/>
          <w:bCs/>
          <w:szCs w:val="24"/>
        </w:rPr>
      </w:pPr>
    </w:p>
    <w:p w14:paraId="229E028A" w14:textId="77777777" w:rsidR="00837ACF" w:rsidRPr="003764DC" w:rsidRDefault="00837ACF" w:rsidP="00097B1B">
      <w:pPr>
        <w:widowControl w:val="0"/>
        <w:jc w:val="center"/>
        <w:rPr>
          <w:b/>
          <w:bCs/>
          <w:szCs w:val="24"/>
        </w:rPr>
      </w:pPr>
      <w:r w:rsidRPr="003764DC">
        <w:rPr>
          <w:b/>
          <w:bCs/>
          <w:szCs w:val="24"/>
        </w:rPr>
        <w:t>TỜ TRÌNH</w:t>
      </w:r>
    </w:p>
    <w:p w14:paraId="22D43157" w14:textId="77777777" w:rsidR="00624C53" w:rsidRPr="003764DC" w:rsidRDefault="003A2674" w:rsidP="00B24E8E">
      <w:pPr>
        <w:widowControl w:val="0"/>
        <w:jc w:val="center"/>
        <w:rPr>
          <w:b/>
          <w:bCs/>
          <w:szCs w:val="24"/>
        </w:rPr>
      </w:pPr>
      <w:r w:rsidRPr="003764DC">
        <w:rPr>
          <w:b/>
          <w:bCs/>
          <w:szCs w:val="24"/>
        </w:rPr>
        <w:t xml:space="preserve">đề nghị phê duyệt Đề án </w:t>
      </w:r>
      <w:bookmarkStart w:id="0" w:name="_Hlk72819948"/>
      <w:bookmarkStart w:id="1" w:name="_Hlk79650130"/>
      <w:r w:rsidRPr="003764DC">
        <w:rPr>
          <w:b/>
          <w:bCs/>
          <w:szCs w:val="24"/>
        </w:rPr>
        <w:t xml:space="preserve">thành lập Trung tâm Đăng kiểm xe cơ giới </w:t>
      </w:r>
    </w:p>
    <w:p w14:paraId="41759BD7" w14:textId="77777777" w:rsidR="00B24E8E" w:rsidRPr="003764DC" w:rsidRDefault="00B24E8E" w:rsidP="00B24E8E">
      <w:pPr>
        <w:widowControl w:val="0"/>
        <w:jc w:val="center"/>
        <w:rPr>
          <w:b/>
          <w:bCs/>
          <w:szCs w:val="24"/>
        </w:rPr>
      </w:pPr>
      <w:r w:rsidRPr="003764DC">
        <w:rPr>
          <w:b/>
          <w:bCs/>
          <w:szCs w:val="24"/>
        </w:rPr>
        <w:t>trực thuộc Trường Cao đẳng Kon Tum</w:t>
      </w:r>
    </w:p>
    <w:p w14:paraId="57E85AA6" w14:textId="77777777" w:rsidR="003579B7" w:rsidRPr="003764DC" w:rsidRDefault="003E4049" w:rsidP="00B24E8E">
      <w:pPr>
        <w:widowControl w:val="0"/>
        <w:jc w:val="center"/>
        <w:rPr>
          <w:b/>
          <w:bCs/>
        </w:rPr>
      </w:pPr>
      <w:r w:rsidRPr="003764DC">
        <w:rPr>
          <w:noProof/>
        </w:rPr>
        <mc:AlternateContent>
          <mc:Choice Requires="wps">
            <w:drawing>
              <wp:anchor distT="4294967295" distB="4294967295" distL="114300" distR="114300" simplePos="0" relativeHeight="251658240" behindDoc="0" locked="0" layoutInCell="1" allowOverlap="1" wp14:anchorId="69809E38" wp14:editId="0642A948">
                <wp:simplePos x="0" y="0"/>
                <wp:positionH relativeFrom="margin">
                  <wp:align>center</wp:align>
                </wp:positionH>
                <wp:positionV relativeFrom="paragraph">
                  <wp:posOffset>66419</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8CA2DB7"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5.25pt" to="65.25pt,5.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5l3IvwEAAHQDAAAOAAAAZHJzL2Uyb0RvYy54bWysU01vGyEQvVfqf0Dc43UcxbVWXucQK71E baSkP2DCwi4qMIihXvvfd8Afddtb1T2ggWHevDe8XT/svRM7nchi6OTtbC6FDgp7G4ZOfnt7ullJ QRlCDw6D7uRBk3zYfPywnmKrFzii63USDBKonWInx5xj2zSkRu2BZhh14KTB5CHzNg1Nn2BidO+a xXy+bCZMfUyoNBGfbo9Juan4xmiVvxpDOgvXSeaW65rq+l7WZrOGdkgQR6tONOAfWHiwgZteoLaQ QfxI9i8ob1VCQpNnCn2DxlilqwZWczv/Q83rCFFXLTwcipcx0f+DVV92j+ElFepqH17jM6rvxENp pkjtJVk2FI/X9ib5cp25i30d5OEySL3PQvHharFafrqXQp1TDbTnupgof9boRQk66WwoEqGF3TPl 0hna85VyHPDJOlefyQUxdXJ5d88PqYDNYhxkDn3sO0lhkALcwC5UOVVEQmf7Ul1w6ECPLokdsBHY Pz1Ob8xWCgeUOcES6lcMwQx+Ky10tkDjsbimjr7xNrN5nfWs+LrahdJRV/udRP2aYInesT+8pPOY +Wlr05MNi3eu9xxf/yybnwAAAP//AwBQSwMEFAAGAAgAAAAhAOYIvQjZAAAABgEAAA8AAABkcnMv ZG93bnJldi54bWxMj81OwzAQhO9IvIO1lbhRu0RQFOJUqKgHbiUtEsdtvPmBeB3FThveHkcc4LY7 s5r9JttMthNnGnzrWMNqqUAQl860XGs4Hna3jyB8QDbYOSYN3+Rhk19fZZgad+E3OhehFjGEfYoa mhD6VEpfNmTRL11PHL3KDRZDXIdamgEvMdx28k6pB2mx5fihwZ62DZVfxWg1jPttpdpdMn1+JIUc X9f795eq1vpmMT0/gQg0hb9jmPEjOuSR6eRGNl50GmKREFV1D2J2k3k4/Qoyz+R//PwHAAD//wMA UEsBAi0AFAAGAAgAAAAhALaDOJL+AAAA4QEAABMAAAAAAAAAAAAAAAAAAAAAAFtDb250ZW50X1R5 cGVzXS54bWxQSwECLQAUAAYACAAAACEAOP0h/9YAAACUAQAACwAAAAAAAAAAAAAAAAAvAQAAX3Jl bHMvLnJlbHNQSwECLQAUAAYACAAAACEA6eZdyL8BAAB0AwAADgAAAAAAAAAAAAAAAAAuAgAAZHJz L2Uyb0RvYy54bWxQSwECLQAUAAYACAAAACEA5gi9CNkAAAAGAQAADwAAAAAAAAAAAAAAAAAZBAAA ZHJzL2Rvd25yZXYueG1sUEsFBgAAAAAEAAQA8wAAAB8FAAAAAA== " strokecolor="windowText" strokeweight=".5pt">
                <v:stroke joinstyle="miter"/>
                <o:lock v:ext="edit" shapetype="f"/>
                <w10:wrap anchorx="margin"/>
              </v:line>
            </w:pict>
          </mc:Fallback>
        </mc:AlternateContent>
      </w:r>
    </w:p>
    <w:bookmarkEnd w:id="0"/>
    <w:bookmarkEnd w:id="1"/>
    <w:p w14:paraId="4A4E9611" w14:textId="6861800D" w:rsidR="003579B7" w:rsidRPr="003764DC" w:rsidRDefault="003579B7" w:rsidP="00DB1CC3">
      <w:pPr>
        <w:spacing w:before="240" w:after="240"/>
        <w:jc w:val="center"/>
        <w:rPr>
          <w:spacing w:val="-2"/>
          <w:lang w:val="nl-NL"/>
        </w:rPr>
      </w:pPr>
      <w:del w:id="1011" w:author="Nội dung điều chỉnh (Claude)" w:date="2026-10-21T09:21:32Z">
        <w:r w:rsidRPr="003764DC">
          <w:rPr>
            <w:spacing w:val="-2"/>
            <w:lang w:eastAsia="vi-VN"/>
          </w:rPr>
          <w:delText xml:space="preserve">Kính gửi: </w:delText>
        </w:r>
      </w:del>
      <w:del w:id="1012" w:author="Nội dung điều chỉnh (Claude)" w:date="2026-10-21T09:21:32Z">
        <w:r w:rsidR="008A36BB" w:rsidRPr="003764DC">
          <w:rPr>
            <w:spacing w:val="-2"/>
            <w:lang w:val="nl-NL"/>
          </w:rPr>
          <w:delText>Uỷ ban nhân dân tỉnh</w:delText>
        </w:r>
      </w:del>
      <w:del w:id="1013" w:author="Nội dung điều chỉnh (Claude)" w:date="2026-10-21T09:21:32Z">
        <w:r w:rsidR="00DB1CC3" w:rsidRPr="003764DC">
          <w:rPr>
            <w:spacing w:val="-2"/>
            <w:lang w:val="nl-NL"/>
          </w:rPr>
          <w:delText>.</w:delText>
        </w:r>
      </w:del>
      <w:ins w:id="1014" w:author="Nội dung điều chỉnh (Claude)" w:date="2026-10-21T09:21:32Z">
        <w:r w:rsidRPr="003764DC">
          <w:rPr>
            <w:spacing w:val="-2"/>
            <w:lang w:eastAsia="vi-VN"/>
          </w:rPr>
          <w:t xml:space="preserve">Kính gửi: Ủy ban nhân dân tỉnh (qua Sở Tài chính).</w:t>
        </w:r>
      </w:ins>
    </w:p>
    <w:p w14:paraId="7B9D78E6" w14:textId="2B55BC8A" w:rsidR="009D0FE7" w:rsidRPr="003764DC" w:rsidRDefault="00C10741" w:rsidP="009B46E6">
      <w:pPr>
        <w:spacing w:before="120" w:after="120" w:line="252" w:lineRule="auto"/>
        <w:ind w:firstLine="720"/>
        <w:jc w:val="both"/>
        <w:rPr>
          <w:i/>
          <w:iCs/>
        </w:rPr>
      </w:pPr>
      <w:r w:rsidRPr="003764DC">
        <w:rPr>
          <w:i/>
          <w:iCs/>
        </w:rPr>
        <w:t>Căn cứ 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r w:rsidR="009D0FE7" w:rsidRPr="003764DC">
        <w:rPr>
          <w:i/>
          <w:iCs/>
        </w:rPr>
        <w:t>;</w:t>
      </w:r>
    </w:p>
    <w:p w14:paraId="6334130D" w14:textId="77777777" w:rsidR="00DA3FD8" w:rsidRPr="003764DC" w:rsidRDefault="00DA3FD8" w:rsidP="009B46E6">
      <w:pPr>
        <w:widowControl w:val="0"/>
        <w:spacing w:before="120" w:after="120" w:line="252" w:lineRule="auto"/>
        <w:ind w:firstLine="720"/>
        <w:jc w:val="both"/>
        <w:rPr>
          <w:i/>
          <w:iCs/>
        </w:rPr>
      </w:pPr>
      <w:r w:rsidRPr="003764DC">
        <w:rPr>
          <w:i/>
          <w:iCs/>
        </w:rPr>
        <w:t>Căn cứ Luật Trật tự, an toàn giao thông đường bộ ngày 27 tháng 6 năm 2024;</w:t>
      </w:r>
    </w:p>
    <w:p w14:paraId="5FCBD188" w14:textId="77777777" w:rsidR="00DA3FD8" w:rsidRPr="003764DC" w:rsidRDefault="00DA3FD8" w:rsidP="009B46E6">
      <w:pPr>
        <w:widowControl w:val="0"/>
        <w:spacing w:before="120" w:after="120" w:line="252" w:lineRule="auto"/>
        <w:ind w:firstLine="720"/>
        <w:jc w:val="both"/>
        <w:rPr>
          <w:i/>
          <w:iCs/>
        </w:rPr>
      </w:pPr>
      <w:r w:rsidRPr="003764DC">
        <w:rPr>
          <w:i/>
          <w:iCs/>
        </w:rPr>
        <w:t>Căn cứ Luật Giáo dục nghề nghiệp ngày 10 tháng 12 năm 2025;</w:t>
      </w:r>
    </w:p>
    <w:p w14:paraId="29323941" w14:textId="77777777" w:rsidR="00B24E8E" w:rsidRPr="003764DC" w:rsidRDefault="00B24E8E" w:rsidP="009B46E6">
      <w:pPr>
        <w:widowControl w:val="0"/>
        <w:spacing w:before="120" w:after="120" w:line="252" w:lineRule="auto"/>
        <w:ind w:firstLine="720"/>
        <w:jc w:val="both"/>
        <w:rPr>
          <w:i/>
          <w:iCs/>
        </w:rPr>
      </w:pPr>
      <w:r w:rsidRPr="003764DC">
        <w:rPr>
          <w:i/>
          <w:iCs/>
        </w:rPr>
        <w:t xml:space="preserve">Căn cứ Luật Doanh nghiệp ngày 17 tháng 6 năm 2020</w:t>
      </w:r>
      <w:del w:id="1029" w:author="Nội dung bỏ (Claude)" w:date="2026-10-21T09:21:32Z">
        <w:r w:rsidRPr="003764DC">
          <w:rPr>
            <w:i/>
            <w:iCs/>
          </w:rPr>
          <w:delText xml:space="preserve"> (hợp nhất tại Văn bản hợp nhất số 67/VBHN-VPQH ngày 15 tháng 8 năm 2025)</w:delText>
        </w:r>
      </w:del>
      <w:r w:rsidRPr="003764DC">
        <w:rPr>
          <w:i/>
          <w:iCs/>
        </w:rPr>
        <w:t xml:space="preserve">;</w:t>
      </w:r>
    </w:p>
    <w:p w14:paraId="06CB4D35" w14:textId="77777777" w:rsidR="00B24E8E" w:rsidRPr="003764DC" w:rsidRDefault="00B24E8E" w:rsidP="009B46E6">
      <w:pPr>
        <w:widowControl w:val="0"/>
        <w:spacing w:before="120" w:after="120" w:line="252" w:lineRule="auto"/>
        <w:ind w:firstLine="720"/>
        <w:jc w:val="both"/>
        <w:rPr>
          <w:i/>
          <w:iCs/>
        </w:rPr>
      </w:pPr>
      <w:r w:rsidRPr="003764DC">
        <w:rPr>
          <w:i/>
          <w:iCs/>
        </w:rPr>
        <w:t>Căn cứ Luật Quản lý và đầu tư vốn nhà nước tại doanh nghiệp ngày 14 tháng 6 năm 2025;</w:t>
      </w:r>
    </w:p>
    <w:p w14:paraId="405D8E85" w14:textId="77777777" w:rsidR="00DA3FD8" w:rsidRPr="003764DC" w:rsidRDefault="00093558" w:rsidP="009B46E6">
      <w:pPr>
        <w:widowControl w:val="0"/>
        <w:spacing w:before="120" w:after="120" w:line="252" w:lineRule="auto"/>
        <w:ind w:firstLine="720"/>
        <w:jc w:val="both"/>
        <w:rPr>
          <w:i/>
          <w:iCs/>
        </w:rPr>
      </w:pPr>
      <w:r w:rsidRPr="003764DC">
        <w:rPr>
          <w:i/>
          <w:iCs/>
        </w:rPr>
        <w:t xml:space="preserve">Căn cứ Luật Quản lý, sử dụng tài sản công ngày 21 tháng 6 năm 2017</w:t>
      </w:r>
      <w:del w:id="1034" w:author="Nội dung bỏ (Claude)" w:date="2026-10-21T09:21:32Z">
        <w:r w:rsidRPr="003764DC">
          <w:rPr>
            <w:i/>
            <w:iCs/>
          </w:rPr>
          <w:delText xml:space="preserve"> (hợp nhất tại Văn bản hợp nhất số 97/VBHN-VPQH ngày 22 tháng 8 năm 2025)</w:delText>
        </w:r>
      </w:del>
      <w:r w:rsidRPr="003764DC">
        <w:rPr>
          <w:i/>
          <w:iCs/>
        </w:rPr>
        <w:t xml:space="preserve">;</w:t>
      </w:r>
    </w:p>
    <w:p w14:paraId="60315ADB" w14:textId="77777777" w:rsidR="00DA3FD8" w:rsidRPr="003764DC" w:rsidRDefault="00DA3FD8" w:rsidP="009B46E6">
      <w:pPr>
        <w:widowControl w:val="0"/>
        <w:spacing w:before="120" w:after="120" w:line="252" w:lineRule="auto"/>
        <w:ind w:firstLine="720"/>
        <w:jc w:val="both"/>
        <w:rPr>
          <w:i/>
          <w:iCs/>
        </w:rPr>
      </w:pPr>
      <w:r w:rsidRPr="003764DC">
        <w:rPr>
          <w:i/>
          <w:iCs/>
        </w:rPr>
        <w:t xml:space="preserve">Căn cứ Luật Đất đai ngày 18 tháng 01 năm 2024</w:t>
      </w:r>
      <w:del w:id="1035" w:author="Nội dung bỏ (Claude)" w:date="2026-10-21T09:21:32Z">
        <w:r w:rsidRPr="003764DC">
          <w:rPr>
            <w:i/>
            <w:iCs/>
          </w:rPr>
          <w:delText xml:space="preserve"> (hợp nhất tại Văn bản hợp nhất số 44/VBHN-VPQH ngày 16 tháng 3 năm 2026)</w:delText>
        </w:r>
      </w:del>
      <w:r w:rsidRPr="003764DC">
        <w:rPr>
          <w:i/>
          <w:iCs/>
        </w:rPr>
        <w:t xml:space="preserve">;</w:t>
      </w:r>
    </w:p>
    <w:p w14:paraId="60777BE4" w14:textId="77777777" w:rsidR="00B24E8E" w:rsidRPr="003764DC" w:rsidRDefault="00B24E8E" w:rsidP="009B46E6">
      <w:pPr>
        <w:widowControl w:val="0"/>
        <w:spacing w:before="120" w:after="120" w:line="252" w:lineRule="auto"/>
        <w:ind w:firstLine="720"/>
        <w:jc w:val="both"/>
        <w:rPr>
          <w:i/>
          <w:iCs/>
        </w:rPr>
      </w:pPr>
      <w:r w:rsidRPr="003764DC">
        <w:rPr>
          <w:i/>
          <w:iCs/>
        </w:rPr>
        <w:t xml:space="preserve">Căn cứ Luật Kế toán ngày 20 tháng 11 năm 2015</w:t>
      </w:r>
      <w:del w:id="1036" w:author="Nội dung bỏ (Claude)" w:date="2026-10-21T09:21:32Z">
        <w:r w:rsidRPr="003764DC">
          <w:rPr>
            <w:i/>
            <w:iCs/>
          </w:rPr>
          <w:delText xml:space="preserve"> (hợp nhất tại Văn bản hợp nhất số 41/VBHN-VPQH ngày 16 tháng 3 năm 2026)</w:delText>
        </w:r>
      </w:del>
      <w:r w:rsidRPr="003764DC">
        <w:rPr>
          <w:i/>
          <w:iCs/>
        </w:rPr>
        <w:t xml:space="preserve">;</w:t>
      </w:r>
    </w:p>
    <w:p w14:paraId="62D8CF17" w14:textId="77777777" w:rsidR="00DA3FD8" w:rsidRPr="003764DC" w:rsidRDefault="00DA3FD8" w:rsidP="009B46E6">
      <w:pPr>
        <w:widowControl w:val="0"/>
        <w:spacing w:before="120" w:after="120" w:line="252" w:lineRule="auto"/>
        <w:ind w:firstLine="720"/>
        <w:jc w:val="both"/>
        <w:rPr>
          <w:i/>
          <w:iCs/>
        </w:rPr>
      </w:pPr>
      <w:r w:rsidRPr="003764DC">
        <w:rPr>
          <w:i/>
          <w:iCs/>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28D8976" w14:textId="77777777" w:rsidR="00DA3FD8" w:rsidRPr="003764DC" w:rsidRDefault="00CA1CCA" w:rsidP="009B46E6">
      <w:pPr>
        <w:widowControl w:val="0"/>
        <w:spacing w:before="120" w:after="120" w:line="252" w:lineRule="auto"/>
        <w:ind w:firstLine="720"/>
        <w:jc w:val="both"/>
        <w:rPr>
          <w:i/>
          <w:iCs/>
        </w:rPr>
      </w:pPr>
      <w:r w:rsidRPr="003764DC">
        <w:rPr>
          <w:i/>
          <w:iCs/>
        </w:rPr>
        <w:t>Căn cứ 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7ADF411D" w14:textId="77777777" w:rsidR="00317A92" w:rsidRPr="003764DC" w:rsidRDefault="000665B2" w:rsidP="009B46E6">
      <w:pPr>
        <w:widowControl w:val="0"/>
        <w:spacing w:before="120" w:after="120" w:line="252" w:lineRule="auto"/>
        <w:ind w:firstLine="720"/>
        <w:jc w:val="both"/>
        <w:rPr>
          <w:i/>
          <w:iCs/>
        </w:rPr>
      </w:pPr>
      <w:r w:rsidRPr="003764DC">
        <w:rPr>
          <w:i/>
          <w:iCs/>
        </w:rPr>
        <w:t>Căn cứ Nghị định số 299/2026/NĐ-CP ngày 28 tháng 7 năm 2026 của Chính phủ quy định tổ chức đơn vị sự nghiệp công lập;</w:t>
      </w:r>
    </w:p>
    <w:p w14:paraId="7ADF411D" w14:textId="77777777" w:rsidR="00317A92" w:rsidRPr="003764DC" w:rsidRDefault="000665B2" w:rsidP="009B46E6">
      <w:pPr>
        <w:widowControl w:val="0"/>
        <w:spacing w:before="120" w:after="120" w:line="252" w:lineRule="auto"/>
        <w:ind w:firstLine="720"/>
        <w:jc w:val="both"/>
        <w:rPr>
          <w:i/>
          <w:iCs/>
        </w:rPr>
      </w:pPr>
      <w:ins w:id="1038" w:author="Nội dung bổ sung (Claude)" w:date="2026-10-21T09:21:32Z">
        <w:r w:rsidRPr="003764DC">
          <w:rPr>
            <w:i/>
            <w:iCs/>
          </w:rPr>
          <w:t xml:space="preserve">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ins>
    </w:p>
    <w:p w14:paraId="61D20027" w14:textId="77777777" w:rsidR="00317A92" w:rsidRPr="003764DC" w:rsidRDefault="000665B2" w:rsidP="009B46E6">
      <w:pPr>
        <w:widowControl w:val="0"/>
        <w:spacing w:before="120" w:after="120" w:line="252" w:lineRule="auto"/>
        <w:ind w:firstLine="720"/>
        <w:jc w:val="both"/>
        <w:rPr>
          <w:i/>
          <w:iCs/>
        </w:rPr>
      </w:pPr>
      <w:r w:rsidRPr="003764DC">
        <w:rPr>
          <w:i/>
          <w:iCs/>
        </w:rPr>
        <w:lastRenderedPageBreak/>
        <w:t>Căn cứ Nghị định số 181/2026/NĐ-CP ngày 21 tháng 5 năm 2026 của Chính phủ về quản lý người giữ chức danh, chức vụ và người đại diện phần vốn nhà nước tại doanh nghiệp;</w:t>
      </w:r>
    </w:p>
    <w:p w14:paraId="505CB381" w14:textId="0C665D07" w:rsidR="00DA3FD8" w:rsidRDefault="00CA1CCA" w:rsidP="009B46E6">
      <w:pPr>
        <w:widowControl w:val="0"/>
        <w:spacing w:before="120" w:after="120" w:line="252" w:lineRule="auto"/>
        <w:ind w:firstLine="720"/>
        <w:jc w:val="both"/>
        <w:rPr>
          <w:i/>
          <w:iCs/>
        </w:rPr>
      </w:pPr>
      <w:r w:rsidRPr="003764DC">
        <w:rPr>
          <w:i/>
          <w:iCs/>
        </w:rPr>
        <w:t>Căn cứ Nghị định số 186/2025/NĐ-CP ngày 01 tháng 7 năm 2025 của Chính phủ quy định chi tiết một số điều của Luật Quản lý, sử dụng tài sản công;</w:t>
      </w:r>
      <w:r w:rsidR="001D7B01" w:rsidRPr="003764DC">
        <w:rPr>
          <w:i/>
          <w:iCs/>
        </w:rPr>
        <w:t xml:space="preserve"> </w:t>
      </w:r>
      <w:r w:rsidRPr="003764DC">
        <w:rPr>
          <w:i/>
          <w:iCs/>
        </w:rPr>
        <w:t>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6E47B33" w14:textId="16C53CDF" w:rsidR="006212B5" w:rsidRPr="003764DC" w:rsidRDefault="006212B5" w:rsidP="009B46E6">
      <w:pPr>
        <w:widowControl w:val="0"/>
        <w:spacing w:before="120" w:after="120" w:line="252" w:lineRule="auto"/>
        <w:ind w:firstLine="720"/>
        <w:jc w:val="both"/>
        <w:rPr>
          <w:i/>
          <w:iCs/>
        </w:rPr>
      </w:pPr>
      <w:r>
        <w:rPr>
          <w:i/>
          <w:iCs/>
        </w:rPr>
        <w:t>Căn cứ</w:t>
      </w:r>
      <w:r w:rsidRPr="006212B5">
        <w:rPr>
          <w:i/>
          <w:iCs/>
        </w:rPr>
        <w:t xml:space="preserve"> Thông tư số 120/2025/TT-BTC ngày 18 tháng 12 năm 2025 của Bộ trưởng Bộ Tài chính hướng dẫn một số điều của Nghị định số 186/2025/NĐ-CP ngày 01 tháng 7 năm 2025 của Chính phủ quy định chi tiết một số điều của Luật Quản lý, sử dụng tài sản công</w:t>
      </w:r>
      <w:r>
        <w:rPr>
          <w:i/>
          <w:iCs/>
        </w:rPr>
        <w:t>;</w:t>
      </w:r>
    </w:p>
    <w:p w14:paraId="0F5F45D1" w14:textId="77777777" w:rsidR="00DA3FD8" w:rsidRPr="003764DC" w:rsidRDefault="00097B1B" w:rsidP="009B46E6">
      <w:pPr>
        <w:widowControl w:val="0"/>
        <w:spacing w:before="120" w:after="120" w:line="252" w:lineRule="auto"/>
        <w:ind w:firstLine="720"/>
        <w:jc w:val="both"/>
        <w:rPr>
          <w:i/>
          <w:iCs/>
        </w:rPr>
      </w:pPr>
      <w:r w:rsidRPr="003764DC">
        <w:rPr>
          <w:i/>
          <w:iCs/>
        </w:rPr>
        <w:t>Căn cứ Thông tư số 45/2024/TT-BGTVT ngày 15 tháng 11 năm 2024 của Bộ trưởng Bộ Giao thông vận tải quy định về cấp mới, cấp lại, tạm đình chỉ, thu hồi chứng chỉ ĐKV phương tiện giao thông đường bộ;</w:t>
      </w:r>
    </w:p>
    <w:p w14:paraId="55061042"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40/2025/TT-BXD ngày 28 tháng 11 năm 2025 của Bộ trưởng Bộ Xây dựng quy định cơ chế, chính sách quản lý giá dịch vụ kiểm định, miễn kiểm định lần đầu cho xe cơ giới, xe máy chuyên dùng;</w:t>
      </w:r>
    </w:p>
    <w:p w14:paraId="64AA89B1" w14:textId="77777777" w:rsidR="00022DE3" w:rsidRPr="003764DC" w:rsidRDefault="00143EFB" w:rsidP="009B46E6">
      <w:pPr>
        <w:widowControl w:val="0"/>
        <w:spacing w:before="120" w:after="120" w:line="252" w:lineRule="auto"/>
        <w:ind w:firstLine="720"/>
        <w:jc w:val="both"/>
        <w:rPr>
          <w:i/>
          <w:iCs/>
        </w:rPr>
      </w:pPr>
      <w:r w:rsidRPr="003764DC">
        <w:rPr>
          <w:i/>
          <w:iCs/>
        </w:rPr>
        <w:t xml:space="preserve">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XCG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w:t>
      </w:r>
      <w:del w:id="1039" w:author="Nội dung điều chỉnh (Claude)" w:date="2026-10-21T09:21:32Z">
        <w:r w:rsidRPr="003764DC">
          <w:rPr>
            <w:i/>
            <w:iCs/>
          </w:rPr>
          <w:delText xml:space="preserve">quy hoạch đô thị và nông thôn thuộc phạm vi quản lý của Bộ Xây dựng;</w:delText>
        </w:r>
      </w:del>
      <w:ins w:id="1040" w:author="Nội dung điều chỉnh (Claude)" w:date="2026-10-21T09:21:32Z">
        <w:r w:rsidRPr="003764DC">
          <w:rPr>
            <w:i/>
            <w:iCs/>
          </w:rPr>
          <w:t xml:space="preserve">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ins>
    </w:p>
    <w:p w14:paraId="7D7143B5" w14:textId="77777777" w:rsidR="00DA3FD8" w:rsidRPr="003764DC" w:rsidRDefault="00022DE3" w:rsidP="009B46E6">
      <w:pPr>
        <w:widowControl w:val="0"/>
        <w:spacing w:before="120" w:after="120" w:line="252" w:lineRule="auto"/>
        <w:ind w:firstLine="720"/>
        <w:jc w:val="both"/>
        <w:rPr>
          <w:i/>
          <w:iCs/>
        </w:rPr>
      </w:pPr>
      <w:r w:rsidRPr="003764DC">
        <w:rPr>
          <w:i/>
          <w:iCs/>
        </w:rPr>
        <w:t>Căn cứ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7D3F72FB"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062B0DAF"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238/2016/TT-BTC ngày 11 tháng 11 năm 2016 của Bộ trưởng Bộ Tài chính quy định về giá dịch vụ kiểm định an toàn kỹ thuật và bảo vệ môi trường đối với xe cơ giới, thiết bị và xe máy chuyên dùng đang lưu hành; đánh giá, hiệu chuẩn thiết bị kiểm tra xe cơ giới (hợp nhất tại Văn bản hợp nhất số 08/VBHN-BTC ngày 25 tháng 5 năm 2023);</w:t>
      </w:r>
    </w:p>
    <w:p w14:paraId="3CB8A7D9"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130C0F4B" w14:textId="77777777" w:rsidR="00DA3FD8" w:rsidRPr="003764DC" w:rsidRDefault="0045143D" w:rsidP="009B46E6">
      <w:pPr>
        <w:widowControl w:val="0"/>
        <w:spacing w:before="120" w:after="120" w:line="252" w:lineRule="auto"/>
        <w:ind w:firstLine="720"/>
        <w:jc w:val="both"/>
        <w:rPr>
          <w:i/>
          <w:iCs/>
        </w:rPr>
      </w:pPr>
      <w:r w:rsidRPr="003764DC">
        <w:rPr>
          <w:i/>
          <w:iCs/>
        </w:rPr>
        <w:t>Căn cứ 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Cao đẳng Cộng đồng Kon Tum; Quyết định số 635/QĐ-LĐTBXH ngày 16 tháng 5 năm 2023 của Bộ trưởng Bộ Lao động - Thương binh và Xã hội đổi tên Trường Cao đẳng Cộng đồng Kon Tum thành Trường Cao đẳng Kon Tum;</w:t>
      </w:r>
    </w:p>
    <w:p w14:paraId="50B37375" w14:textId="77777777" w:rsidR="0058756F" w:rsidRPr="003764DC" w:rsidRDefault="0058756F" w:rsidP="009B46E6">
      <w:pPr>
        <w:widowControl w:val="0"/>
        <w:spacing w:before="120" w:after="120" w:line="252" w:lineRule="auto"/>
        <w:ind w:firstLine="720"/>
        <w:jc w:val="both"/>
        <w:rPr>
          <w:i/>
          <w:iCs/>
        </w:rPr>
      </w:pPr>
      <w:r w:rsidRPr="003764DC">
        <w:rPr>
          <w:i/>
          <w:iCs/>
        </w:rPr>
        <w:t>Căn cứ Quyết định số 46/2025/QĐ-CTUBND ngày 02 tháng 12 năm 2025 của Chủ tịch UBND tỉnh Quảng Ngãi ban hành Quy định về phân cấp thẩm quyền quyết định việc quản lý, sử dụng tài sản công thuộc phạm vi quản lý của tỉnh Quảng Ngãi;</w:t>
      </w:r>
    </w:p>
    <w:p w14:paraId="0F6126B9" w14:textId="77777777" w:rsidR="00DA3FD8" w:rsidRPr="003764DC" w:rsidRDefault="0045143D" w:rsidP="009B46E6">
      <w:pPr>
        <w:widowControl w:val="0"/>
        <w:spacing w:before="120" w:after="120" w:line="252" w:lineRule="auto"/>
        <w:ind w:firstLine="720"/>
        <w:jc w:val="both"/>
        <w:rPr>
          <w:i/>
          <w:iCs/>
        </w:rPr>
      </w:pPr>
      <w:r w:rsidRPr="003764DC">
        <w:rPr>
          <w:i/>
          <w:iCs/>
        </w:rPr>
        <w:t xml:space="preserve">Căn cứ Quyết định số 339/QĐ-UBND ngày 26 tháng 6 năm 2023 của UBND tỉnh Kon Tum tổ chức lại Trường Cao đẳng Cộng đồng Kon Tum, trực thuộc UBND tỉnh Kon Tum; Quyết định số 543/QĐ-UBND ngày 30 tháng 6 năm 2025 của UBND tỉnh Quảng Ngãi chuyển và đổi tên các đơn vị thuộc UBND tỉnh Kon Tum về thuộc UBND tỉnh Quảng Ngãi; Quyết định số 287/QĐ-UBND ngày 29 tháng 4 năm 2026 của UBND tỉnh Quảng Ngãi phê duyệt Đề án sắp xếp tổ chức bên trong thuộc Trường Cao đẳng Kon Tum; </w:t>
      </w:r>
    </w:p>
    <w:p w14:paraId="1D174B2B" w14:textId="77777777" w:rsidR="00DA3FD8" w:rsidRPr="003764DC" w:rsidRDefault="0045143D" w:rsidP="009B46E6">
      <w:pPr>
        <w:widowControl w:val="0"/>
        <w:spacing w:before="120" w:after="120" w:line="252" w:lineRule="auto"/>
        <w:ind w:firstLine="720"/>
        <w:jc w:val="both"/>
        <w:rPr>
          <w:i/>
          <w:iCs/>
        </w:rPr>
      </w:pPr>
      <w:r w:rsidRPr="003764DC">
        <w:rPr>
          <w:i/>
          <w:iCs/>
        </w:rPr>
        <w:t>Căn cứ Quyết định số 30/QĐ-UBND ngày 19 tháng 01 năm 2026 của UBND tỉnh Quảng Ngãi ban hành nhiệm vụ, giải pháp chủ yếu thực hiện Kế hoạch phát triển kinh tế - xã hội năm 2026;</w:t>
      </w:r>
    </w:p>
    <w:p w14:paraId="1D174B2B" w14:textId="77777777" w:rsidR="00DA3FD8" w:rsidRPr="003764DC" w:rsidRDefault="0045143D" w:rsidP="009B46E6">
      <w:pPr>
        <w:widowControl w:val="0"/>
        <w:spacing w:before="120" w:after="120" w:line="252" w:lineRule="auto"/>
        <w:ind w:firstLine="720"/>
        <w:jc w:val="both"/>
        <w:rPr>
          <w:i/>
          <w:iCs/>
        </w:rPr>
      </w:pPr>
      <w:ins w:id="1041" w:author="Nội dung bổ sung (Claude)" w:date="2026-10-21T09:21:32Z">
        <w:r w:rsidRPr="003764DC">
          <w:rPr>
            <w:i/>
            <w:iCs/>
          </w:rPr>
          <w:t xml:space="preserve">Căn cứ Công văn số 10316/UBND-NC ngày 05 tháng 10 năm 2026 của Ủy ban nhân dân tỉnh về Đề án thành lập Trung tâm Đăng kiểm xe cơ giới trực thuộc Trường Cao đẳng Kon Tum;</w:t>
        </w:r>
      </w:ins>
    </w:p>
    <w:p w14:paraId="21AB80CC" w14:textId="44EE56D9" w:rsidR="00D0675C" w:rsidRPr="003764DC" w:rsidRDefault="0045143D" w:rsidP="009B46E6">
      <w:pPr>
        <w:widowControl w:val="0"/>
        <w:spacing w:before="120" w:after="120" w:line="252" w:lineRule="auto"/>
        <w:ind w:firstLine="720"/>
        <w:jc w:val="both"/>
        <w:rPr>
          <w:i/>
          <w:iCs/>
          <w:lang w:val="nl-NL"/>
        </w:rPr>
      </w:pPr>
      <w:r w:rsidRPr="003764DC">
        <w:rPr>
          <w:i/>
          <w:iCs/>
        </w:rPr>
        <w:t>Căn cứ ý kiến tham gia góp ý của các sở, ngành, địa phương về Dự thảo Đề án</w:t>
      </w:r>
      <w:r w:rsidR="009237B9" w:rsidRPr="003764DC">
        <w:rPr>
          <w:i/>
          <w:iCs/>
        </w:rPr>
        <w:t>, Báo cáo tổng h</w:t>
      </w:r>
      <w:r w:rsidR="00AA2BAD" w:rsidRPr="003764DC">
        <w:rPr>
          <w:i/>
          <w:iCs/>
        </w:rPr>
        <w:t xml:space="preserve">ợp </w:t>
      </w:r>
      <w:r w:rsidR="00AB73DC" w:rsidRPr="003764DC">
        <w:rPr>
          <w:i/>
          <w:iCs/>
        </w:rPr>
        <w:t>tiếp thu, giải trình qua các đợt lấy ý kiến đối với dự thảo Đề án thành lập Trung tâm Đăng kiểm xe cơ giới trực thuộc Trường Cao đẳng Kon Tum và hồ sơ trình UBND tỉnh phê duyệt Đề án ngày 25 tháng 8 năm 2026 của Trường Cao đẳng Kon Tum.</w:t>
      </w:r>
    </w:p>
    <w:p w14:paraId="4B78D339" w14:textId="77777777" w:rsidR="00D0675C" w:rsidRPr="003764DC" w:rsidRDefault="00D0675C" w:rsidP="009B46E6">
      <w:pPr>
        <w:spacing w:before="120" w:after="120" w:line="252" w:lineRule="auto"/>
        <w:ind w:firstLine="720"/>
        <w:jc w:val="both"/>
        <w:rPr>
          <w:lang w:val="de-DE" w:eastAsia="vi-VN"/>
        </w:rPr>
      </w:pPr>
      <w:r w:rsidRPr="003764DC">
        <w:rPr>
          <w:lang w:val="vi-VN" w:eastAsia="vi-VN"/>
        </w:rPr>
        <w:t xml:space="preserve">Trường Cao đẳng </w:t>
      </w:r>
      <w:r w:rsidRPr="003764DC">
        <w:rPr>
          <w:bCs/>
          <w:spacing w:val="-4"/>
          <w:lang w:val="vi-VN" w:eastAsia="vi-VN"/>
        </w:rPr>
        <w:t>Kon</w:t>
      </w:r>
      <w:r w:rsidRPr="003764DC">
        <w:rPr>
          <w:lang w:val="vi-VN" w:eastAsia="vi-VN"/>
        </w:rPr>
        <w:t xml:space="preserve"> Tum </w:t>
      </w:r>
      <w:r w:rsidRPr="003764DC">
        <w:rPr>
          <w:lang w:eastAsia="vi-VN"/>
        </w:rPr>
        <w:t xml:space="preserve">kính </w:t>
      </w:r>
      <w:r w:rsidRPr="003764DC">
        <w:rPr>
          <w:lang w:val="vi-VN" w:eastAsia="vi-VN"/>
        </w:rPr>
        <w:t xml:space="preserve">trình </w:t>
      </w:r>
      <w:r w:rsidRPr="003764DC">
        <w:rPr>
          <w:lang w:eastAsia="vi-VN"/>
        </w:rPr>
        <w:t xml:space="preserve">Ủy ban nhân dân tỉnh </w:t>
      </w:r>
      <w:r w:rsidRPr="003764DC">
        <w:rPr>
          <w:lang w:val="vi-VN" w:eastAsia="vi-VN"/>
        </w:rPr>
        <w:t xml:space="preserve">xem xét phê duyệt Đề án </w:t>
      </w:r>
      <w:r w:rsidRPr="003764DC">
        <w:rPr>
          <w:lang w:eastAsia="vi-VN"/>
        </w:rPr>
        <w:t xml:space="preserve">thành lập </w:t>
      </w:r>
      <w:r w:rsidRPr="003764DC">
        <w:rPr>
          <w:lang w:val="vi-VN" w:eastAsia="vi-VN"/>
        </w:rPr>
        <w:t>Trung tâm Đăng kiểm xe cơ giới</w:t>
      </w:r>
      <w:r w:rsidRPr="003764DC">
        <w:rPr>
          <w:lang w:eastAsia="vi-VN"/>
        </w:rPr>
        <w:t xml:space="preserve"> </w:t>
      </w:r>
      <w:r w:rsidRPr="003764DC">
        <w:rPr>
          <w:lang w:val="vi-VN" w:eastAsia="vi-VN"/>
        </w:rPr>
        <w:t>trực thuộc Trường Cao đẳng Kon Tum</w:t>
      </w:r>
      <w:r w:rsidRPr="003764DC">
        <w:rPr>
          <w:lang w:eastAsia="vi-VN"/>
        </w:rPr>
        <w:t xml:space="preserve"> </w:t>
      </w:r>
      <w:r w:rsidRPr="003764DC">
        <w:rPr>
          <w:i/>
          <w:lang w:val="vi-VN" w:eastAsia="vi-VN"/>
        </w:rPr>
        <w:t>(sau đây gọi tắt là Đề án)</w:t>
      </w:r>
      <w:r w:rsidRPr="003764DC">
        <w:rPr>
          <w:lang w:val="de-DE" w:eastAsia="vi-VN"/>
        </w:rPr>
        <w:t>, cụ thể như sau:</w:t>
      </w:r>
      <w:bookmarkStart w:id="2" w:name="_Toc221453366"/>
    </w:p>
    <w:bookmarkEnd w:id="2"/>
    <w:p w14:paraId="754C05A0" w14:textId="77777777" w:rsidR="000966CA" w:rsidRPr="003764DC" w:rsidRDefault="000966CA" w:rsidP="009B46E6">
      <w:pPr>
        <w:spacing w:before="120" w:after="120" w:line="252" w:lineRule="auto"/>
        <w:ind w:firstLine="720"/>
        <w:jc w:val="both"/>
        <w:rPr>
          <w:b/>
          <w:bCs/>
        </w:rPr>
      </w:pPr>
      <w:r w:rsidRPr="003764DC">
        <w:rPr>
          <w:b/>
          <w:bCs/>
        </w:rPr>
        <w:t>I. SỰ CẦN THIẾT XÂY DỰNG ĐỀ ÁN</w:t>
      </w:r>
    </w:p>
    <w:p w14:paraId="0080B5C1" w14:textId="236565C1" w:rsidR="00FF49EC" w:rsidRPr="003764DC" w:rsidRDefault="00FF49EC" w:rsidP="009B46E6">
      <w:pPr>
        <w:widowControl w:val="0"/>
        <w:spacing w:before="120" w:after="120" w:line="252" w:lineRule="auto"/>
        <w:ind w:firstLine="720"/>
        <w:jc w:val="both"/>
        <w:rPr>
          <w:lang w:val="de-DE"/>
        </w:rPr>
      </w:pPr>
      <w:r w:rsidRPr="003764DC">
        <w:rPr>
          <w:szCs w:val="24"/>
          <w:lang w:val="nl-BE"/>
        </w:rPr>
        <w:t>Trường</w:t>
      </w:r>
      <w:r w:rsidRPr="003764DC">
        <w:rPr>
          <w:lang w:val="de-DE"/>
        </w:rPr>
        <w:t xml:space="preserve"> Cao đẳng Kon Tum (sau đây gọi là Trường/nhà trường) được thành lập và chính thức đi vào hoạt động từ ngày 01 tháng 01 năm 2018 trên cơ sở sáp </w:t>
      </w:r>
      <w:r w:rsidRPr="003764DC">
        <w:rPr>
          <w:iCs/>
          <w:lang w:val="nl-BE"/>
        </w:rPr>
        <w:t>nhập</w:t>
      </w:r>
      <w:r w:rsidRPr="003764DC">
        <w:rPr>
          <w:lang w:val="de-DE"/>
        </w:rPr>
        <w:t xml:space="preserve"> các trường: Trường Cao đẳng Kinh tế - Kỹ thuật Kon Tum, Trường Cao đẳng Sư phạm Kon Tum, Trường Trung cấp Y tế Kon Tum và Trường Trung cấp Nghề Kon Tum</w:t>
      </w:r>
      <w:r w:rsidRPr="003764DC">
        <w:rPr>
          <w:vertAlign w:val="superscript"/>
          <w:lang w:val="de-DE"/>
        </w:rPr>
        <w:footnoteReference w:id="1"/>
      </w:r>
      <w:r w:rsidRPr="003764DC">
        <w:rPr>
          <w:lang w:val="de-DE"/>
        </w:rPr>
        <w:t xml:space="preserve">; ngày 26 tháng 6 năm 2023, </w:t>
      </w:r>
      <w:r w:rsidRPr="003764DC">
        <w:rPr>
          <w:spacing w:val="-4"/>
          <w:lang w:val="nl-BE"/>
        </w:rPr>
        <w:t>Trường được tổ chức lại theo Quyết định số 339/QĐ-UBND của UBND tỉnh Kon Tum (cũ)</w:t>
      </w:r>
      <w:r w:rsidRPr="003764DC">
        <w:rPr>
          <w:spacing w:val="-4"/>
          <w:vertAlign w:val="superscript"/>
          <w:lang w:val="nl-NL"/>
        </w:rPr>
        <w:footnoteReference w:id="2"/>
      </w:r>
      <w:r w:rsidRPr="003764DC">
        <w:rPr>
          <w:spacing w:val="-4"/>
          <w:lang w:val="nl-BE"/>
        </w:rPr>
        <w:t xml:space="preserve"> và được chuyển về thuộc UBND tỉnh Quảng Ngãi (mới) từ ngày 01 tháng 7 năm 2025; đến ngày 29 tháng 4 năm 2026, Trường được UBND tỉnh Quảng Ngãi phê duyệt Đề án sắp xếp tổ chức bên trong thuộc Trường Cao đẳng Kon Tum</w:t>
      </w:r>
      <w:r w:rsidRPr="003764DC">
        <w:rPr>
          <w:spacing w:val="-4"/>
          <w:vertAlign w:val="superscript"/>
          <w:lang w:val="nl-BE"/>
        </w:rPr>
        <w:footnoteReference w:id="3"/>
      </w:r>
      <w:r w:rsidRPr="003764DC">
        <w:rPr>
          <w:spacing w:val="-4"/>
          <w:lang w:val="nl-BE"/>
        </w:rPr>
        <w:t xml:space="preserve">. </w:t>
      </w:r>
      <w:r w:rsidRPr="003764DC">
        <w:rPr>
          <w:lang w:val="de-DE"/>
        </w:rPr>
        <w:t>Trường là đơn vị sự nghiệp công lập trực thuộc và chịu sự lãnh đạo, quản lý toàn diện, trực tiếp của UBND tỉnh Quảng Ngãi; chịu sự quản lý nhà nước về chuyên môn, nghiệp vụ của Bộ Giáo dục và Đào tạo. Trường hoạt động theo cơ chế tự chủ một phần chi thường xuyên theo quy định của pháp luật.</w:t>
      </w:r>
    </w:p>
    <w:p w14:paraId="64C94C82" w14:textId="77777777" w:rsidR="00FF49EC" w:rsidRPr="003764DC" w:rsidRDefault="00FF49EC" w:rsidP="009B46E6">
      <w:pPr>
        <w:widowControl w:val="0"/>
        <w:spacing w:before="120" w:after="120" w:line="252" w:lineRule="auto"/>
        <w:ind w:firstLine="720"/>
        <w:jc w:val="both"/>
        <w:rPr>
          <w:spacing w:val="-4"/>
          <w:lang w:val="de-DE"/>
        </w:rPr>
      </w:pPr>
      <w:r w:rsidRPr="003764DC">
        <w:rPr>
          <w:spacing w:val="-4"/>
          <w:lang w:val="de-DE"/>
        </w:rPr>
        <w:t>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w:t>
      </w:r>
    </w:p>
    <w:p w14:paraId="1988F531" w14:textId="77777777" w:rsidR="00FF49EC" w:rsidRPr="003764DC" w:rsidRDefault="0058756F" w:rsidP="009B46E6">
      <w:pPr>
        <w:widowControl w:val="0"/>
        <w:spacing w:before="120" w:after="120" w:line="252" w:lineRule="auto"/>
        <w:ind w:firstLine="720"/>
        <w:jc w:val="both"/>
        <w:rPr>
          <w:szCs w:val="24"/>
          <w:lang w:val="nl-NL"/>
        </w:rPr>
      </w:pPr>
      <w:r w:rsidRPr="003764DC">
        <w:rPr>
          <w:szCs w:val="24"/>
          <w:lang w:val="nl-NL"/>
        </w:rPr>
        <w:t>Tốc độ tăng trưởng kinh tế - xã hội của tỉnh những năm gần đây có chiều hướng phát triển nhanh, mức độ đầu tư phương tiện XCG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36330F33" w14:textId="77777777" w:rsidR="00CD3B32" w:rsidRPr="003764DC" w:rsidRDefault="00CD3B32" w:rsidP="009B46E6">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lang w:val="de-DE"/>
        </w:rPr>
      </w:pPr>
      <w:r w:rsidRPr="003764DC">
        <w:rPr>
          <w:szCs w:val="24"/>
          <w:lang w:val="nl-BE"/>
        </w:rPr>
        <w:t xml:space="preserve">Trước yêu cầu cấp bách của Đảng, Nhà nước nói chung và của Tỉnh ủy, UBND tỉnh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3764DC">
        <w:rPr>
          <w:b/>
          <w:bCs/>
          <w:i/>
          <w:iCs/>
          <w:szCs w:val="24"/>
          <w:lang w:val="nl-BE"/>
        </w:rPr>
        <w:t>phương án thành lập các trung tâm dịch vụ trực thuộc trường hoạt động theo mô hình doanh nghiệp</w:t>
      </w:r>
      <w:r w:rsidRPr="003764DC">
        <w:rPr>
          <w:szCs w:val="24"/>
          <w:lang w:val="nl-BE"/>
        </w:rPr>
        <w:t xml:space="preserve"> để đáp ứng yêu cầu nhiệm vụ trong tình hình mới và khai thác có hiệu quả cơ sở vật chất, số lao động hiện có của Trường</w:t>
      </w:r>
      <w:r w:rsidRPr="003764DC">
        <w:rPr>
          <w:szCs w:val="24"/>
          <w:vertAlign w:val="superscript"/>
          <w:lang w:val="nl-BE"/>
        </w:rPr>
        <w:footnoteReference w:id="4"/>
      </w:r>
      <w:r w:rsidRPr="003764DC">
        <w:rPr>
          <w:szCs w:val="24"/>
          <w:lang w:val="nl-BE"/>
        </w:rPr>
        <w:t xml:space="preserve">. Tiếp theo đó, </w:t>
      </w:r>
      <w:bookmarkStart w:id="3" w:name="_Hlk52955599"/>
      <w:r w:rsidRPr="003764DC">
        <w:rPr>
          <w:szCs w:val="24"/>
          <w:lang w:val="nl-BE"/>
        </w:rPr>
        <w:t xml:space="preserve">tại buổi làm việc với Trường và các sở, ban, ngành có liên quan ngày 27 tháng 5 năm 2020, đồng chí Phó Bí thư Tỉnh ủy, Chủ tịch UBND tỉnh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3764DC">
        <w:rPr>
          <w:bCs/>
          <w:i/>
          <w:szCs w:val="24"/>
          <w:lang w:val="nl-BE"/>
        </w:rPr>
        <w:t>dịch vụ xã hội hoá Đăng kiểm xe cơ giới</w:t>
      </w:r>
      <w:bookmarkEnd w:id="3"/>
      <w:r w:rsidRPr="003764DC">
        <w:rPr>
          <w:szCs w:val="24"/>
          <w:vertAlign w:val="superscript"/>
          <w:lang w:val="nl-BE"/>
        </w:rPr>
        <w:footnoteReference w:id="5"/>
      </w:r>
      <w:r w:rsidRPr="003764DC">
        <w:rPr>
          <w:b/>
          <w:i/>
          <w:szCs w:val="24"/>
          <w:lang w:val="nl-BE"/>
        </w:rPr>
        <w:t xml:space="preserve">. </w:t>
      </w:r>
      <w:r w:rsidRPr="003764DC">
        <w:rPr>
          <w:b/>
          <w:iCs/>
          <w:szCs w:val="24"/>
          <w:lang w:val="nl-BE"/>
        </w:rPr>
        <w:t xml:space="preserve">Từ đó đến nay, </w:t>
      </w:r>
      <w:r w:rsidRPr="003764DC">
        <w:rPr>
          <w:bCs/>
          <w:iCs/>
          <w:szCs w:val="24"/>
          <w:lang w:val="nl-BE"/>
        </w:rPr>
        <w:t xml:space="preserve">nhà trường đã chủ động, tích cực chuẩn bị các điều kiện, xây dựng Đề án trình cấp có thẩm quyền thẩm định, phê duyệt. Tuy nhiên, UBND tỉnh Kon Tum (cũ) chưa xem xét, thông qua do chưa hoàn thành công tác xã hội hoá Trung tâm Đăng kiểm 8201S (trực thuộc Sở Xây dựng). Ngày 19 tháng 01 năm 2026, UBND tỉnh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3764DC">
        <w:rPr>
          <w:bCs/>
          <w:lang w:val="de-DE"/>
        </w:rPr>
        <w:t xml:space="preserve">Đề án thành lập Trung tâm Đăng kiểm xe cơ giới trực thuộc Trường </w:t>
      </w:r>
      <w:r w:rsidRPr="003764DC">
        <w:rPr>
          <w:bCs/>
          <w:i/>
          <w:iCs/>
          <w:lang w:val="de-DE"/>
        </w:rPr>
        <w:t>(hoàn thành trong Quý II năm 2026, gia hạn hoàn thành trong tháng 8/2026 theo Văn bản số 6767/UBND-NC ngày 10 tháng 7 năm 2026).</w:t>
      </w:r>
    </w:p>
    <w:p w14:paraId="5FDAEC6B" w14:textId="77777777" w:rsidR="0058756F" w:rsidRPr="003764DC" w:rsidRDefault="0058756F" w:rsidP="009B46E6">
      <w:pPr>
        <w:widowControl w:val="0"/>
        <w:spacing w:before="120" w:after="120" w:line="252" w:lineRule="auto"/>
        <w:ind w:firstLine="720"/>
        <w:jc w:val="both"/>
        <w:rPr>
          <w:b/>
          <w:bCs/>
          <w:i/>
          <w:iCs/>
          <w:szCs w:val="24"/>
          <w:lang w:val="nl-NL"/>
        </w:rPr>
      </w:pPr>
      <w:r w:rsidRPr="003764DC">
        <w:rPr>
          <w:i/>
          <w:iCs/>
          <w:szCs w:val="24"/>
          <w:lang w:val="nl-NL"/>
        </w:rPr>
        <w:t xml:space="preserve">Xuất phát từ những yêu cầu và thực trạng trên, Trường Cao đẳng Kon Tum xây dựng Đề án thành lập </w:t>
      </w:r>
      <w:r w:rsidRPr="003764DC">
        <w:rPr>
          <w:b/>
          <w:bCs/>
          <w:i/>
          <w:iCs/>
          <w:szCs w:val="24"/>
          <w:lang w:val="nl-NL"/>
        </w:rPr>
        <w:t>Trung tâm Đăng kiểm xe cơ giới</w:t>
      </w:r>
      <w:r w:rsidRPr="003764DC">
        <w:rPr>
          <w:i/>
          <w:iCs/>
          <w:szCs w:val="24"/>
          <w:lang w:val="nl-NL"/>
        </w:rPr>
        <w:t xml:space="preserve"> (sau đây gọi tắt là Trung tâm), Trung tâm này do </w:t>
      </w:r>
      <w:r w:rsidRPr="003764DC">
        <w:rPr>
          <w:b/>
          <w:bCs/>
          <w:i/>
          <w:iCs/>
          <w:szCs w:val="24"/>
          <w:lang w:val="nl-NL"/>
        </w:rPr>
        <w:t xml:space="preserve">Công ty Trách nhiệm hữu hạn (TNHH) Đăng kiểm Cao đẳng Kon Tum </w:t>
      </w:r>
      <w:r w:rsidRPr="003764DC">
        <w:rPr>
          <w:i/>
          <w:iCs/>
          <w:szCs w:val="24"/>
          <w:lang w:val="nl-NL"/>
        </w:rPr>
        <w:t xml:space="preserve">(sau đây gọi tắt là Công ty) trực thuộc Trường Cao đẳng Kon Tum quản trị và điều hành, hoạt động theo mô hình doanh nghiệp có vốn góp của Nhà nước (Trường Cao đẳng Kon Tum) nhằm </w:t>
      </w:r>
      <w:bookmarkStart w:id="4" w:name="_Hlk49847639"/>
      <w:r w:rsidRPr="003764DC">
        <w:rPr>
          <w:i/>
          <w:iCs/>
          <w:szCs w:val="24"/>
          <w:lang w:val="nl-NL"/>
        </w:rPr>
        <w:t>khai thác, sử dụng có hiệu quả nguồn nhân lực, cơ sở vật chất, tài sản công hiện có của nhà trường, gắn với hoạt động dịch vụ theo hướng xã hội hóa để tạo nguồn thu sự nghiệp cho nhà trường</w:t>
      </w:r>
      <w:bookmarkEnd w:id="4"/>
      <w:r w:rsidRPr="003764DC">
        <w:rPr>
          <w:i/>
          <w:iCs/>
          <w:szCs w:val="24"/>
          <w:lang w:val="nl-NL"/>
        </w:rPr>
        <w:t>; đồng thời huy động tiềm năng, nguồn vốn của xã hội đầu tư cho hoạt động kiểm định, khai thác có hiệu quả tài sản công nhằm đáp ứng nhu cầu kiểm định XCG của xã hội, không sử dụng ngân sách nhà nước (NSNN) chi cho đầu tư; tạo điều kiện thuận lợi tối đa cho chủ phương tiện, tạo ra tính cạnh tranh lành mạnh để phát triển lĩnh vực kiểm định XCG trên địa bàn tỉnh.</w:t>
      </w:r>
    </w:p>
    <w:p w14:paraId="6CACBD5A" w14:textId="77777777" w:rsidR="00AD70D9" w:rsidRPr="003764DC" w:rsidRDefault="00AD70D9" w:rsidP="009B46E6">
      <w:pPr>
        <w:spacing w:before="120" w:after="120" w:line="252" w:lineRule="auto"/>
        <w:ind w:firstLine="720"/>
        <w:jc w:val="both"/>
        <w:rPr>
          <w:b/>
          <w:bCs/>
        </w:rPr>
      </w:pPr>
      <w:r w:rsidRPr="003764DC">
        <w:rPr>
          <w:b/>
          <w:bCs/>
        </w:rPr>
        <w:t>II. QUÁ TRÌNH XÂY DỰNG ĐỀ ÁN</w:t>
      </w:r>
    </w:p>
    <w:p w14:paraId="39E928E5" w14:textId="77777777" w:rsidR="001C7F11" w:rsidRPr="003764DC" w:rsidRDefault="001C7F11" w:rsidP="009B46E6">
      <w:pPr>
        <w:spacing w:before="120" w:after="120" w:line="252" w:lineRule="auto"/>
        <w:ind w:firstLine="720"/>
        <w:jc w:val="both"/>
        <w:rPr>
          <w:bCs/>
          <w:lang w:val="de-DE" w:eastAsia="vi-VN"/>
        </w:rPr>
      </w:pPr>
      <w:r w:rsidRPr="003764DC">
        <w:t>Thực hiện Quyết định số 30/QĐ-UBND ngày 19/01/2026 của Ủy ban nhân dân tỉnh Quảng Ngãi về nhiệm vụ, giải pháp chủ yếu thực hiện Kế hoạch phát triển kinh tế - xã hội năm 2026 của tỉnh Quảng Ngãi; trong đó tại Phụ lục 02 ban hành kèm theo Quyết định này có nhiệm vụ, giải pháp số 54, giao cho Trường Cao đẳng Kon Tum chủ trì, phối hợp với các cơ quan, đơn vị có liên quan tham mưu xây dựng</w:t>
      </w:r>
      <w:r w:rsidRPr="003764DC">
        <w:rPr>
          <w:bCs/>
          <w:lang w:val="de-DE" w:eastAsia="vi-VN"/>
        </w:rPr>
        <w:t xml:space="preserve"> Đề án thành lập Trung tâm Đăng kiểm xe cơ giới trực thuộc Trường Cao đẳng Kon Tum (sau đây gọi chung là Đề án)</w:t>
      </w:r>
      <w:r w:rsidRPr="003764DC">
        <w:t xml:space="preserve">, </w:t>
      </w:r>
      <w:r w:rsidRPr="003764DC">
        <w:rPr>
          <w:i/>
          <w:iCs/>
        </w:rPr>
        <w:t>hoàn thành trong Quý II năm 2026 (được UBND tỉnh gia hạn thời gian hoàn thành trong tháng 8 năm 2026</w:t>
      </w:r>
      <w:r w:rsidRPr="003764DC">
        <w:rPr>
          <w:rStyle w:val="FootnoteReference"/>
          <w:i/>
          <w:iCs/>
        </w:rPr>
        <w:footnoteReference w:id="6"/>
      </w:r>
      <w:r w:rsidRPr="003764DC">
        <w:rPr>
          <w:i/>
          <w:iCs/>
        </w:rPr>
        <w:t>)..</w:t>
      </w:r>
    </w:p>
    <w:p w14:paraId="40D2B521" w14:textId="77777777" w:rsidR="00AD70D9" w:rsidRPr="003764DC" w:rsidRDefault="001C7F11" w:rsidP="009B46E6">
      <w:pPr>
        <w:widowControl w:val="0"/>
        <w:spacing w:before="120" w:after="120" w:line="252" w:lineRule="auto"/>
        <w:ind w:firstLine="720"/>
        <w:jc w:val="both"/>
        <w:rPr>
          <w:b/>
          <w:bCs/>
        </w:rPr>
      </w:pPr>
      <w:r w:rsidRPr="003764DC">
        <w:rPr>
          <w:lang w:eastAsia="vi-VN"/>
        </w:rPr>
        <w:t xml:space="preserve">Trong quá trình xây dựng Đề án, nhà trường đã triển khai xây dựng, lấy ý kiến nội bộ và đã 4 lần tổ chức lấy ý kiến các sở, ngành, đơn vị, địa phương đối với Dự thảo Đề án và hồ sơ có liên quan để trình </w:t>
      </w:r>
      <w:r w:rsidRPr="003764DC">
        <w:rPr>
          <w:lang w:val="de-DE" w:eastAsia="vi-VN"/>
        </w:rPr>
        <w:t>UBND tỉnh phê duyệt</w:t>
      </w:r>
      <w:r w:rsidRPr="003764DC">
        <w:rPr>
          <w:lang w:eastAsia="vi-VN"/>
        </w:rPr>
        <w:t>. T</w:t>
      </w:r>
      <w:r w:rsidRPr="003764DC">
        <w:rPr>
          <w:lang w:val="de-DE" w:eastAsia="vi-VN"/>
        </w:rPr>
        <w:t>rên cơ sở ý kiến góp ý của sở, ngành, đơn vị, địa phương, nhà trường đã có Báo cáo tiếp thu và giải trình ý kiến và chỉnh sửa, hoàn thiện Đề án và hồ sơ có liên quan trình UBND tỉnh phê duyệt.</w:t>
      </w:r>
    </w:p>
    <w:p w14:paraId="40D2B521" w14:textId="77777777" w:rsidR="00AD70D9" w:rsidRPr="003764DC" w:rsidRDefault="001C7F11" w:rsidP="009B46E6">
      <w:pPr>
        <w:widowControl w:val="0"/>
        <w:spacing w:before="120" w:after="120" w:line="252" w:lineRule="auto"/>
        <w:ind w:firstLine="720"/>
        <w:jc w:val="both"/>
        <w:rPr>
          <w:b/>
          <w:bCs/>
        </w:rPr>
      </w:pPr>
      <w:ins w:id="1042" w:author="Nội dung bổ sung (Claude)" w:date="2026-10-21T09:21:32Z">
        <w:r w:rsidRPr="003764DC">
          <w:rPr>
            <w:lang w:eastAsia="vi-VN"/>
          </w:rPr>
          <w:t xml:space="preserve">Ngày 25 tháng 8 năm 2026, nhà trường đã trình Ủy ban nhân dân tỉnh tại Tờ trình số 22/TTr-CĐKT. Trên cơ sở Công văn số 8766/STC-HCSN ngày 24 tháng 9 năm 2026 của Sở Tài chính và Công văn số 10316/UBND-NC ngày 05 tháng 10 năm 2026 của Ủy ban nhân dân tỉnh, nhà trường đã tiếp thu, giải trình ý kiến của các sở, ngành tại Báo cáo số      /BC-CĐKT ngày      tháng      năm 2026; chỉnh lý Đề án (lần 6), theo đó: Bổ sung căn cứ pháp lý; không sử dụng Quỹ phát triển hoạt động sự nghiệp để góp vốn; phân kỳ đầu tư, giai đoạn 1 đầu tư 01 dây chuyền kiểm định tổng hợp; cập nhật yêu cầu của quy chuẩn kỹ thuật quốc gia mới về cơ sở đăng kiểm vào khoản dự phòng; bổ sung các bước vận hành thử, đánh giá sự phù hợp vào lộ trình thực hiện.</w:t>
        </w:r>
      </w:ins>
    </w:p>
    <w:p w14:paraId="6E7B87F4" w14:textId="77777777" w:rsidR="00AD70D9" w:rsidRPr="003764DC" w:rsidRDefault="00157263" w:rsidP="009B46E6">
      <w:pPr>
        <w:spacing w:before="120" w:after="120" w:line="252" w:lineRule="auto"/>
        <w:ind w:firstLine="720"/>
        <w:jc w:val="both"/>
        <w:rPr>
          <w:b/>
          <w:bCs/>
        </w:rPr>
      </w:pPr>
      <w:r w:rsidRPr="003764DC">
        <w:rPr>
          <w:b/>
          <w:bCs/>
        </w:rPr>
        <w:t>III. NỘI DUNG CƠ BẢN CỦA ĐỀ ÁN</w:t>
      </w:r>
    </w:p>
    <w:p w14:paraId="141B9B19" w14:textId="77777777" w:rsidR="00157263" w:rsidRPr="003764DC" w:rsidRDefault="00157263" w:rsidP="009B46E6">
      <w:pPr>
        <w:widowControl w:val="0"/>
        <w:spacing w:before="120" w:after="120" w:line="252" w:lineRule="auto"/>
        <w:ind w:firstLine="720"/>
        <w:jc w:val="both"/>
        <w:rPr>
          <w:b/>
          <w:bCs/>
          <w:lang w:val="nl-NL"/>
        </w:rPr>
      </w:pPr>
      <w:r w:rsidRPr="003764DC">
        <w:rPr>
          <w:b/>
          <w:bCs/>
          <w:lang w:val="nl-NL"/>
        </w:rPr>
        <w:t>1. Mục tiêu của Đề án</w:t>
      </w:r>
    </w:p>
    <w:p w14:paraId="0219C083" w14:textId="77777777" w:rsidR="008324C0" w:rsidRPr="003764DC" w:rsidRDefault="00157263" w:rsidP="009B46E6">
      <w:pPr>
        <w:spacing w:before="120" w:after="120" w:line="252" w:lineRule="auto"/>
        <w:ind w:firstLine="720"/>
        <w:jc w:val="both"/>
        <w:rPr>
          <w:bCs/>
          <w:lang w:val="nl-BE"/>
        </w:rPr>
      </w:pPr>
      <w:r w:rsidRPr="003764DC">
        <w:rPr>
          <w:b/>
          <w:bCs/>
          <w:lang w:val="nl-NL"/>
        </w:rPr>
        <w:t>a) Mục tiêu chung:</w:t>
      </w:r>
      <w:r w:rsidRPr="003764DC">
        <w:rPr>
          <w:lang w:val="nl-NL"/>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del w:id="1015" w:author="Nội dung điều chỉnh (Claude)" w:date="2026-10-21T09:21:32Z">
        <w:r w:rsidRPr="003764DC">
          <w:rPr>
            <w:lang w:val="nl-NL"/>
          </w:rPr>
          <w:delText xml:space="preserve">tham gia góp vốn bằng tài sản được cơ quan có thẩm quyền cho phép sử dụng để góp vốn theo quy định của pháp luật</w:delText>
        </w:r>
      </w:del>
      <w:ins w:id="1016" w:author="Nội dung điều chỉnh (Claude)" w:date="2026-10-21T09:21:32Z">
        <w:r w:rsidRPr="003764DC">
          <w:rPr>
            <w:lang w:val="nl-NL"/>
          </w:rPr>
          <w:t xml:space="preserve">tham gia góp vốn bằng tiền theo quy định của pháp luật (không góp vốn bằng quyền sử dụng đất)</w:t>
        </w:r>
      </w:ins>
      <w:r w:rsidRPr="003764DC">
        <w:rPr>
          <w:lang w:val="nl-NL"/>
        </w:rPr>
        <w:t xml:space="preserve">. Công ty đầu tư, quản trị và điều hành hoạt động Trung tâm Đăng kiểm xe cơ giới nhằm k</w:t>
      </w:r>
      <w:r w:rsidRPr="003764DC">
        <w:rPr>
          <w:bCs/>
          <w:lang w:val="nl-BE"/>
        </w:rPr>
        <w:t>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30FB1E6F" w14:textId="77777777" w:rsidR="00157263" w:rsidRPr="003764DC" w:rsidRDefault="00157263" w:rsidP="009B46E6">
      <w:pPr>
        <w:spacing w:before="120" w:after="120" w:line="252" w:lineRule="auto"/>
        <w:ind w:firstLine="720"/>
        <w:jc w:val="both"/>
        <w:rPr>
          <w:lang w:val="nl-NL"/>
        </w:rPr>
      </w:pPr>
      <w:r w:rsidRPr="003764DC">
        <w:rPr>
          <w:b/>
          <w:bCs/>
          <w:lang w:val="nl-NL"/>
        </w:rPr>
        <w:t>b) Mục tiêu cụ thể:</w:t>
      </w:r>
      <w:r w:rsidRPr="003764DC">
        <w:rPr>
          <w:lang w:val="nl-NL"/>
        </w:rPr>
        <w:t xml:space="preserve"> Thành lập và đưa Công ty TNHH Đăng kiểm Cao đẳng Kon Tum và đơn vị trực thuộc là Trung tâm Đăng kiểm xe cơ giới đi vào hoạt động </w:t>
      </w:r>
      <w:del w:id="1027" w:author="Nội dung điều chỉnh (Claude)" w:date="2026-10-21T09:21:32Z">
        <w:r w:rsidRPr="003764DC">
          <w:rPr>
            <w:lang w:val="nl-NL"/>
          </w:rPr>
          <w:delText xml:space="preserve">từ ngày Quý IV/2027</w:delText>
        </w:r>
      </w:del>
      <w:ins w:id="1028" w:author="Nội dung điều chỉnh (Claude)" w:date="2026-10-21T09:21:32Z">
        <w:r w:rsidRPr="003764DC">
          <w:rPr>
            <w:lang w:val="nl-NL"/>
          </w:rPr>
          <w:t xml:space="preserve">từ Quý III năm 2028</w:t>
        </w:r>
      </w:ins>
      <w:r w:rsidRPr="003764DC">
        <w:rPr>
          <w:lang w:val="nl-NL"/>
        </w:rPr>
        <w:t xml:space="preserve">, trong đó tập trung vào các nhiệm vụ chính:</w:t>
      </w:r>
    </w:p>
    <w:p w14:paraId="2CCB4EB0" w14:textId="77777777" w:rsidR="00852B7C" w:rsidRPr="003764DC" w:rsidRDefault="007833A7" w:rsidP="009B46E6">
      <w:pPr>
        <w:spacing w:before="120" w:after="120" w:line="252" w:lineRule="auto"/>
        <w:ind w:firstLine="720"/>
        <w:jc w:val="both"/>
        <w:rPr>
          <w:lang w:val="nl-NL"/>
        </w:rPr>
      </w:pPr>
      <w:r w:rsidRPr="003764DC">
        <w:rPr>
          <w:lang w:val="nl-NL"/>
        </w:rPr>
        <w:t>-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0E966F90" w14:textId="77777777" w:rsidR="00852B7C" w:rsidRPr="003764DC" w:rsidRDefault="007833A7" w:rsidP="009B46E6">
      <w:pPr>
        <w:spacing w:before="120" w:after="120" w:line="252" w:lineRule="auto"/>
        <w:ind w:firstLine="720"/>
        <w:jc w:val="both"/>
        <w:rPr>
          <w:lang w:val="nl-NL"/>
        </w:rPr>
      </w:pPr>
      <w:r w:rsidRPr="003764DC">
        <w:rPr>
          <w:lang w:val="nl-NL"/>
        </w:rPr>
        <w:t>- Về thể chế: Hoàn thành các thủ tục thành lập Công ty, lập Dự án đầu tư, ban hành Điều lệ, Quy chế nội bộ Công ty.</w:t>
      </w:r>
    </w:p>
    <w:p w14:paraId="3C428E93" w14:textId="77777777" w:rsidR="00852B7C" w:rsidRPr="003764DC" w:rsidRDefault="007833A7" w:rsidP="009B46E6">
      <w:pPr>
        <w:spacing w:before="120" w:after="120" w:line="252" w:lineRule="auto"/>
        <w:ind w:firstLine="720"/>
        <w:jc w:val="both"/>
        <w:rPr>
          <w:lang w:val="nl-NL"/>
        </w:rPr>
      </w:pPr>
      <w:r w:rsidRPr="003764DC">
        <w:rPr>
          <w:lang w:val="nl-NL"/>
        </w:rPr>
        <w:t xml:space="preserve">- Về đầu tư: Chuẩn bị đầy đủ các điều kiện về cơ sở vật chất hiện có của Trường; tổ chức huy động, thu hút nhà đầu tư tham gia đầu tư xây dựng cơ sở vật chất, </w:t>
      </w:r>
      <w:del w:id="1019" w:author="Nội dung điều chỉnh (Claude)" w:date="2026-10-21T09:21:32Z">
        <w:r w:rsidRPr="003764DC">
          <w:rPr>
            <w:lang w:val="nl-NL"/>
          </w:rPr>
          <w:delText xml:space="preserve">lắp đặt 2 dây chuyền kiểm định trong Quý III năm 2027. Công ty có quy mô hoạt động ban đầu gồm 2 chuyền kiểm định, trung bình thực hiện kiểm định tối đa khoảng 96 lượt phương tiện xe cơ giới mỗi ngày, hoạt động 26 ngày/tháng, mỗi năm ước đạt khoảng 29.952 lượt phương tiện.</w:delText>
        </w:r>
      </w:del>
      <w:ins w:id="1020" w:author="Nội dung điều chỉnh (Claude)" w:date="2026-10-21T09:21:32Z">
        <w:r w:rsidRPr="003764DC">
          <w:rPr>
            <w:lang w:val="nl-NL"/>
          </w:rPr>
          <w:t xml:space="preserve">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vượt ngưỡng 15.000 lượt/năm.</w:t>
        </w:r>
      </w:ins>
    </w:p>
    <w:p w14:paraId="60647E22" w14:textId="2CD1A177" w:rsidR="00852B7C" w:rsidRPr="003764DC" w:rsidRDefault="007833A7" w:rsidP="009B46E6">
      <w:pPr>
        <w:spacing w:before="120" w:after="120" w:line="252" w:lineRule="auto"/>
        <w:ind w:firstLine="720"/>
        <w:jc w:val="both"/>
        <w:rPr>
          <w:lang w:val="nl-NL"/>
        </w:rPr>
      </w:pPr>
      <w:r w:rsidRPr="003764DC">
        <w:rPr>
          <w:lang w:val="nl-NL"/>
        </w:rPr>
        <w:t xml:space="preserve">- Về tài chính: </w:t>
      </w:r>
      <w:r w:rsidR="00B0004C" w:rsidRPr="003764DC">
        <w:rPr>
          <w:lang w:val="nl-NL"/>
        </w:rPr>
        <w:t xml:space="preserve">Tăng cường công tác quản lý tài chính Công ty, </w:t>
      </w:r>
      <w:del w:id="1021" w:author="Nội dung điều chỉnh (Claude)" w:date="2026-10-21T09:21:32Z">
        <w:r w:rsidR="00B0004C" w:rsidRPr="003764DC">
          <w:rPr>
            <w:lang w:val="nl-NL"/>
          </w:rPr>
          <w:delText xml:space="preserve">bảo đảm doanh thu năm thứ nhất đạt trên 6.635 triệu đồng, doanh thu tăng dần qua các năm, lãi tăng ổn định, thời gian hoàn vốn đầu tư dự kiến khoảng 5,2 năm</w:delText>
        </w:r>
      </w:del>
      <w:ins w:id="1022" w:author="Nội dung điều chỉnh (Claude)" w:date="2026-10-21T09:21:32Z">
        <w:r w:rsidR="00B0004C" w:rsidRPr="003764DC">
          <w:rPr>
            <w:lang w:val="nl-NL"/>
          </w:rPr>
          <w:t xml:space="preserve">bảo đảm doanh thu, lợi nhuận và thời gian hoàn vốn theo phương án tài chính tính lại cho phương án phân kỳ đầu tư [số liệu do Phòng Tổng hợp - Hành chính và Quản trị chốt]</w:t>
        </w:r>
      </w:ins>
      <w:r w:rsidR="00B0004C" w:rsidRPr="003764DC">
        <w:rPr>
          <w:lang w:val="nl-NL"/>
        </w:rPr>
        <w:t xml:space="preserve">.</w:t>
      </w:r>
    </w:p>
    <w:p w14:paraId="0A47CB4D" w14:textId="77777777" w:rsidR="00852B7C" w:rsidRPr="003764DC" w:rsidRDefault="007833A7" w:rsidP="009B46E6">
      <w:pPr>
        <w:spacing w:before="120" w:after="120" w:line="252" w:lineRule="auto"/>
        <w:ind w:firstLine="720"/>
        <w:jc w:val="both"/>
        <w:rPr>
          <w:lang w:val="nl-NL"/>
        </w:rPr>
      </w:pPr>
      <w:r w:rsidRPr="003764DC">
        <w:rPr>
          <w:lang w:val="nl-NL"/>
        </w:rPr>
        <w:t>- Về tài sản công: Phần vốn, tài sản công của nhà nước được bảo toàn, không để mất đất, mất tài sản và được khai thác có hiệu quả.</w:t>
      </w:r>
    </w:p>
    <w:p w14:paraId="7F4F007E" w14:textId="77777777" w:rsidR="00852B7C" w:rsidRPr="003764DC" w:rsidRDefault="007833A7" w:rsidP="009B46E6">
      <w:pPr>
        <w:spacing w:before="120" w:after="120" w:line="252" w:lineRule="auto"/>
        <w:ind w:firstLine="720"/>
        <w:jc w:val="both"/>
        <w:rPr>
          <w:lang w:val="nl-NL"/>
        </w:rPr>
      </w:pPr>
      <w:r w:rsidRPr="003764DC">
        <w:rPr>
          <w:lang w:val="nl-NL"/>
        </w:rPr>
        <w:t xml:space="preserve">- Về nhân lực: 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14D2D278" w14:textId="77777777" w:rsidR="00852B7C" w:rsidRPr="003764DC" w:rsidRDefault="007833A7" w:rsidP="009B46E6">
      <w:pPr>
        <w:spacing w:before="120" w:after="120" w:line="252" w:lineRule="auto"/>
        <w:ind w:firstLine="720"/>
        <w:jc w:val="both"/>
        <w:rPr>
          <w:lang w:val="nl-NL"/>
        </w:rPr>
      </w:pPr>
      <w:r w:rsidRPr="003764DC">
        <w:rPr>
          <w:lang w:val="nl-NL"/>
        </w:rPr>
        <w:t>- Về quản trị: Phân định rõ quyền, trách nhiệm và cơ chế kiểm soát gắn với giải trình của nhà trường, Hội đồng thành viên, Giám đốc, Kiểm soát viên ngay từ khi thành lập và đi vào hoạt động.</w:t>
      </w:r>
    </w:p>
    <w:p w14:paraId="76E10042" w14:textId="77777777" w:rsidR="00852B7C" w:rsidRPr="003764DC" w:rsidRDefault="007833A7" w:rsidP="009B46E6">
      <w:pPr>
        <w:spacing w:before="120" w:after="120" w:line="252" w:lineRule="auto"/>
        <w:ind w:firstLine="720"/>
        <w:jc w:val="both"/>
        <w:rPr>
          <w:lang w:val="nl-NL"/>
        </w:rPr>
      </w:pPr>
      <w:r w:rsidRPr="003764DC">
        <w:rPr>
          <w:lang w:val="nl-NL"/>
        </w:rPr>
        <w:t>- Về rủi ro: Giảm thiểu rủi ro, không để xảy ra rủi ro pháp lý hoặc tài chính mức "rất cao" trong 3 năm đầu vận hành.</w:t>
      </w:r>
    </w:p>
    <w:p w14:paraId="30D3ECCC" w14:textId="77777777" w:rsidR="00157263" w:rsidRPr="003764DC" w:rsidRDefault="007833A7" w:rsidP="009B46E6">
      <w:pPr>
        <w:spacing w:before="120" w:after="120" w:line="252" w:lineRule="auto"/>
        <w:ind w:firstLine="720"/>
        <w:jc w:val="both"/>
        <w:rPr>
          <w:lang w:val="nl-NL"/>
        </w:rPr>
      </w:pPr>
      <w:r w:rsidRPr="003764DC">
        <w:rPr>
          <w:lang w:val="nl-NL"/>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4D301BA9" w14:textId="5DE0FB5C" w:rsidR="00157263" w:rsidRPr="003764DC" w:rsidRDefault="00157263" w:rsidP="009B46E6">
      <w:pPr>
        <w:spacing w:before="120" w:after="120" w:line="252" w:lineRule="auto"/>
        <w:ind w:firstLine="720"/>
        <w:jc w:val="both"/>
        <w:rPr>
          <w:b/>
          <w:bCs/>
          <w:lang w:val="nl-NL"/>
        </w:rPr>
      </w:pPr>
      <w:r w:rsidRPr="003764DC">
        <w:rPr>
          <w:b/>
          <w:bCs/>
          <w:lang w:val="nl-NL"/>
        </w:rPr>
        <w:t xml:space="preserve">2. Thông tin chung về doanh nghiệp dự kiến và cơ sở đăng kiểm </w:t>
      </w:r>
    </w:p>
    <w:p w14:paraId="49A1FC29" w14:textId="77777777" w:rsidR="00931E71" w:rsidRPr="003764DC" w:rsidRDefault="00B56907" w:rsidP="009B46E6">
      <w:pPr>
        <w:widowControl w:val="0"/>
        <w:spacing w:before="120" w:after="120" w:line="252" w:lineRule="auto"/>
        <w:ind w:firstLine="720"/>
        <w:jc w:val="both"/>
        <w:rPr>
          <w:bCs/>
          <w:szCs w:val="24"/>
          <w:lang w:val="nl-BE"/>
        </w:rPr>
      </w:pPr>
      <w:r w:rsidRPr="003764DC">
        <w:rPr>
          <w:bCs/>
          <w:szCs w:val="24"/>
          <w:lang w:val="nl-BE"/>
        </w:rPr>
        <w:t xml:space="preserve">a) Tên đầy đủ: </w:t>
      </w:r>
    </w:p>
    <w:p w14:paraId="66537B99" w14:textId="77777777" w:rsidR="00931E71" w:rsidRPr="003764DC" w:rsidRDefault="00931E71" w:rsidP="009B46E6">
      <w:pPr>
        <w:widowControl w:val="0"/>
        <w:spacing w:before="120" w:after="120" w:line="252" w:lineRule="auto"/>
        <w:ind w:firstLine="720"/>
        <w:jc w:val="both"/>
        <w:rPr>
          <w:b/>
          <w:szCs w:val="24"/>
          <w:lang w:val="nl-BE"/>
        </w:rPr>
      </w:pPr>
      <w:r w:rsidRPr="003764DC">
        <w:rPr>
          <w:bCs/>
          <w:szCs w:val="24"/>
          <w:lang w:val="nl-BE"/>
        </w:rPr>
        <w:t xml:space="preserve">Tên công ty quản trị, điều hành: </w:t>
      </w:r>
      <w:r w:rsidRPr="003764DC">
        <w:rPr>
          <w:b/>
          <w:szCs w:val="24"/>
          <w:lang w:val="nl-BE"/>
        </w:rPr>
        <w:t>Công ty TNHH Đăng kiểm Cao đẳng Kon Tum</w:t>
      </w:r>
    </w:p>
    <w:p w14:paraId="2BB97A18"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 xml:space="preserve">Tên cơ sở đăng kiểm: </w:t>
      </w:r>
      <w:r w:rsidRPr="003764DC">
        <w:rPr>
          <w:b/>
          <w:szCs w:val="24"/>
          <w:lang w:val="nl-BE"/>
        </w:rPr>
        <w:t>Trung tâm Đăng kiểm xe cơ giới</w:t>
      </w:r>
      <w:r w:rsidRPr="003764DC">
        <w:rPr>
          <w:bCs/>
          <w:szCs w:val="24"/>
          <w:lang w:val="nl-BE"/>
        </w:rPr>
        <w:t xml:space="preserve"> </w:t>
      </w:r>
    </w:p>
    <w:p w14:paraId="058DB893"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Mã cơ sở đăng kiểm XCG (gắn với tên cơ sở đăng kiểm): Do cơ quan quản lý nhà nước lĩnh vực quy định.</w:t>
      </w:r>
    </w:p>
    <w:p w14:paraId="28EE8851" w14:textId="77777777" w:rsidR="00180910"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b) Loại hình: </w:t>
      </w:r>
    </w:p>
    <w:p w14:paraId="61F045A5"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 xml:space="preserve">Công ty quản trị, điều hành: </w:t>
      </w:r>
      <w:r w:rsidRPr="003764DC">
        <w:rPr>
          <w:lang w:val="nl-BE"/>
        </w:rPr>
        <w:t xml:space="preserve">Công ty trách nhiệm hữu hạn hai thành viên trở lên theo Luật Doanh nghiệp ngày 17 tháng 6 năm 2020</w:t>
      </w:r>
      <w:del w:id="1030" w:author="Nội dung bỏ (Claude)" w:date="2026-10-21T09:21:32Z">
        <w:r w:rsidRPr="003764DC">
          <w:rPr>
            <w:lang w:val="nl-BE"/>
          </w:rPr>
          <w:delText xml:space="preserve"> (hợp nhất tại Văn bản hợp nhất số 67/VBHN-VPQH ngày 15 tháng 8 năm 2025)</w:delText>
        </w:r>
      </w:del>
      <w:r w:rsidRPr="003764DC">
        <w:rPr>
          <w:lang w:val="nl-BE"/>
        </w:rPr>
        <w:t xml:space="preserve">.</w:t>
      </w:r>
    </w:p>
    <w:p w14:paraId="59ACA9F3"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Cơ sở đăng kiểm: Hoạt động theo mô hình doanh nghiệp.</w:t>
      </w:r>
    </w:p>
    <w:p w14:paraId="5000B567" w14:textId="59A4C41C"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c) Vốn điều lệ: </w:t>
      </w:r>
      <w:r w:rsidR="006A0210" w:rsidRPr="003764DC">
        <w:rPr>
          <w:bCs/>
          <w:szCs w:val="24"/>
          <w:lang w:val="nl-BE"/>
        </w:rPr>
        <w:t xml:space="preserve">22.688,60 triệu đồng </w:t>
      </w:r>
      <w:r w:rsidR="006A0210" w:rsidRPr="003764DC">
        <w:rPr>
          <w:bCs/>
          <w:i/>
          <w:iCs/>
          <w:szCs w:val="24"/>
          <w:lang w:val="nl-BE"/>
        </w:rPr>
        <w:t>(bằng chữ: Hai mươi hai tỷ, sáu trăm tám mươi tám triệu, sáu trăm nghìn đồng)</w:t>
      </w:r>
    </w:p>
    <w:p w14:paraId="463C205C" w14:textId="0FA15113"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 Trụ sở, địa điểm: </w:t>
      </w:r>
      <w:r w:rsidR="007E0AC5">
        <w:rPr>
          <w:bCs/>
          <w:szCs w:val="24"/>
          <w:lang w:val="nl-BE"/>
        </w:rPr>
        <w:t xml:space="preserve">Tiểu khu A, </w:t>
      </w:r>
      <w:r w:rsidR="007E0AC5" w:rsidRPr="007E0AC5">
        <w:rPr>
          <w:bCs/>
          <w:szCs w:val="24"/>
          <w:lang w:val="nl-BE"/>
        </w:rPr>
        <w:t>Khoa Kinh tế - Nông Lâm và Khu thực nghiệm</w:t>
      </w:r>
      <w:r w:rsidR="007E0AC5">
        <w:rPr>
          <w:bCs/>
          <w:szCs w:val="24"/>
          <w:lang w:val="nl-BE"/>
        </w:rPr>
        <w:t xml:space="preserve">, Trường Cao </w:t>
      </w:r>
      <w:r w:rsidR="00CA5140">
        <w:rPr>
          <w:bCs/>
          <w:szCs w:val="24"/>
          <w:lang w:val="nl-BE"/>
        </w:rPr>
        <w:t xml:space="preserve">đẳng Kon Tum; địa chỉ: </w:t>
      </w:r>
      <w:r w:rsidRPr="003764DC">
        <w:rPr>
          <w:bCs/>
          <w:szCs w:val="24"/>
          <w:lang w:val="nl-BE"/>
        </w:rPr>
        <w:t xml:space="preserve">Đường </w:t>
      </w:r>
      <w:bookmarkStart w:id="5" w:name="_Hlk50126379"/>
      <w:r w:rsidRPr="003764DC">
        <w:rPr>
          <w:bCs/>
          <w:szCs w:val="24"/>
          <w:lang w:val="nl-BE"/>
        </w:rPr>
        <w:t xml:space="preserve">Võ Nguyên Giáp, Tổ 10, phường Đăk Cấm, tỉnh </w:t>
      </w:r>
      <w:bookmarkEnd w:id="5"/>
      <w:r w:rsidRPr="003764DC">
        <w:rPr>
          <w:bCs/>
          <w:szCs w:val="24"/>
          <w:lang w:val="nl-BE"/>
        </w:rPr>
        <w:t>Quảng Ngãi (cách ngã tư Trung Tín về phía Đông khoảng 500m).</w:t>
      </w:r>
    </w:p>
    <w:p w14:paraId="0BB25180" w14:textId="77777777"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Diện tích sử dụng: </w:t>
      </w:r>
      <w:bookmarkStart w:id="6" w:name="_Hlk50126409"/>
      <w:r w:rsidRPr="003764DC">
        <w:rPr>
          <w:bCs/>
          <w:szCs w:val="24"/>
          <w:lang w:val="nl-BE"/>
        </w:rPr>
        <w:t>8.500m</w:t>
      </w:r>
      <w:r w:rsidRPr="003764DC">
        <w:rPr>
          <w:bCs/>
          <w:szCs w:val="24"/>
          <w:vertAlign w:val="superscript"/>
          <w:lang w:val="nl-BE"/>
        </w:rPr>
        <w:t>2</w:t>
      </w:r>
      <w:bookmarkEnd w:id="6"/>
      <w:r w:rsidRPr="003764DC">
        <w:rPr>
          <w:bCs/>
          <w:szCs w:val="24"/>
          <w:lang w:val="nl-BE"/>
        </w:rPr>
        <w:t>. Hiện trạng khu đất: Đất trống, khu đất này đã được Tỉnh giao cho Trường quản lý, sử dụng từ năm 1999.</w:t>
      </w:r>
    </w:p>
    <w:p w14:paraId="52ED5A70" w14:textId="77777777" w:rsidR="00852B7C" w:rsidRPr="003764DC" w:rsidRDefault="00852B7C" w:rsidP="009B46E6">
      <w:pPr>
        <w:widowControl w:val="0"/>
        <w:spacing w:before="120" w:after="120" w:line="252" w:lineRule="auto"/>
        <w:ind w:firstLine="720"/>
        <w:jc w:val="both"/>
        <w:rPr>
          <w:bCs/>
          <w:i/>
          <w:iCs/>
          <w:szCs w:val="24"/>
          <w:lang w:val="nl-BE"/>
        </w:rPr>
      </w:pPr>
      <w:r w:rsidRPr="003764DC">
        <w:rPr>
          <w:bCs/>
          <w:szCs w:val="24"/>
          <w:lang w:val="nl-BE"/>
        </w:rPr>
        <w:t>đ) Thành viên góp vốn chi phối: Trường Cao đẳng Kon Tum</w:t>
      </w:r>
      <w:r w:rsidRPr="003764DC">
        <w:rPr>
          <w:bCs/>
          <w:i/>
          <w:iCs/>
          <w:szCs w:val="24"/>
          <w:lang w:val="nl-BE"/>
        </w:rPr>
        <w:t xml:space="preserve"> (với tư cách thành viên góp vốn chi phối 51%)</w:t>
      </w:r>
    </w:p>
    <w:p w14:paraId="76B36AB4" w14:textId="77777777" w:rsidR="00852B7C" w:rsidRPr="003764DC" w:rsidRDefault="00852B7C" w:rsidP="009B46E6">
      <w:pPr>
        <w:widowControl w:val="0"/>
        <w:spacing w:before="120" w:after="120" w:line="252" w:lineRule="auto"/>
        <w:ind w:firstLine="720"/>
        <w:jc w:val="both"/>
        <w:rPr>
          <w:bCs/>
          <w:i/>
          <w:iCs/>
          <w:szCs w:val="24"/>
          <w:lang w:val="nl-BE"/>
        </w:rPr>
      </w:pPr>
      <w:r w:rsidRPr="003764DC">
        <w:rPr>
          <w:bCs/>
          <w:szCs w:val="24"/>
          <w:lang w:val="nl-BE"/>
        </w:rPr>
        <w:t>e) Cơ quan đại diện chủ sở hữu vốn nhà nước: UBND tỉnh Quảng Ngãi.</w:t>
      </w:r>
    </w:p>
    <w:p w14:paraId="5C116A6F" w14:textId="77777777" w:rsidR="00852B7C" w:rsidRPr="003764DC" w:rsidRDefault="00852B7C" w:rsidP="009B46E6">
      <w:pPr>
        <w:spacing w:before="120" w:after="120" w:line="252" w:lineRule="auto"/>
        <w:ind w:firstLine="720"/>
        <w:jc w:val="both"/>
        <w:rPr>
          <w:b/>
          <w:bCs/>
          <w:lang w:val="nl-NL"/>
        </w:rPr>
      </w:pPr>
      <w:r w:rsidRPr="003764DC">
        <w:rPr>
          <w:b/>
          <w:bCs/>
          <w:lang w:val="nl-NL"/>
        </w:rPr>
        <w:t>3. Cơ cấu vốn điều lệ và thành viên góp vốn</w:t>
      </w:r>
    </w:p>
    <w:tbl>
      <w:tblPr>
        <w:tblStyle w:val="TableGrid1"/>
        <w:tblW w:w="8784" w:type="dxa"/>
        <w:jc w:val="center"/>
        <w:tblLook w:val="04A0" w:firstRow="1" w:lastRow="0" w:firstColumn="1" w:lastColumn="0" w:noHBand="0" w:noVBand="1"/>
      </w:tblPr>
      <w:tblGrid>
        <w:gridCol w:w="590"/>
        <w:gridCol w:w="3554"/>
        <w:gridCol w:w="1808"/>
        <w:gridCol w:w="1698"/>
        <w:gridCol w:w="1134"/>
      </w:tblGrid>
      <w:tr w:rsidR="003764DC" w:rsidRPr="003764DC" w14:paraId="41A9E9AA" w14:textId="77777777" w:rsidTr="001D6CE2">
        <w:trPr>
          <w:jc w:val="center"/>
        </w:trPr>
        <w:tc>
          <w:tcPr>
            <w:tcW w:w="590" w:type="dxa"/>
            <w:vAlign w:val="center"/>
          </w:tcPr>
          <w:p w14:paraId="232D05A8" w14:textId="77777777" w:rsidR="00852B7C" w:rsidRPr="003764DC" w:rsidRDefault="00852B7C" w:rsidP="00852B7C">
            <w:pPr>
              <w:widowControl w:val="0"/>
              <w:jc w:val="center"/>
              <w:rPr>
                <w:rFonts w:eastAsia="Calibri"/>
                <w:b/>
                <w:bCs/>
              </w:rPr>
            </w:pPr>
            <w:r w:rsidRPr="003764DC">
              <w:rPr>
                <w:rFonts w:eastAsia="Calibri"/>
                <w:b/>
                <w:bCs/>
              </w:rPr>
              <w:t>TT</w:t>
            </w:r>
          </w:p>
        </w:tc>
        <w:tc>
          <w:tcPr>
            <w:tcW w:w="3554" w:type="dxa"/>
            <w:vAlign w:val="center"/>
          </w:tcPr>
          <w:p w14:paraId="113ED600" w14:textId="77777777" w:rsidR="00852B7C" w:rsidRPr="003764DC" w:rsidRDefault="00852B7C" w:rsidP="00852B7C">
            <w:pPr>
              <w:widowControl w:val="0"/>
              <w:jc w:val="center"/>
              <w:rPr>
                <w:rFonts w:eastAsia="Calibri"/>
                <w:b/>
                <w:bCs/>
              </w:rPr>
            </w:pPr>
            <w:r w:rsidRPr="003764DC">
              <w:rPr>
                <w:rFonts w:eastAsia="Calibri"/>
                <w:b/>
                <w:bCs/>
              </w:rPr>
              <w:t>Thành viên góp vốn</w:t>
            </w:r>
          </w:p>
        </w:tc>
        <w:tc>
          <w:tcPr>
            <w:tcW w:w="1808" w:type="dxa"/>
            <w:vAlign w:val="center"/>
          </w:tcPr>
          <w:p w14:paraId="32A47AEB" w14:textId="77777777" w:rsidR="00852B7C" w:rsidRPr="003764DC" w:rsidRDefault="00852B7C" w:rsidP="00852B7C">
            <w:pPr>
              <w:widowControl w:val="0"/>
              <w:jc w:val="center"/>
              <w:rPr>
                <w:rFonts w:eastAsia="Calibri"/>
                <w:b/>
                <w:bCs/>
              </w:rPr>
            </w:pPr>
            <w:r w:rsidRPr="003764DC">
              <w:rPr>
                <w:rFonts w:eastAsia="Calibri"/>
                <w:b/>
                <w:bCs/>
              </w:rPr>
              <w:t>Hình thức góp</w:t>
            </w:r>
          </w:p>
        </w:tc>
        <w:tc>
          <w:tcPr>
            <w:tcW w:w="1698" w:type="dxa"/>
            <w:vAlign w:val="center"/>
          </w:tcPr>
          <w:p w14:paraId="6B0C56B2" w14:textId="77777777" w:rsidR="00852B7C" w:rsidRPr="003764DC" w:rsidRDefault="00852B7C" w:rsidP="00852B7C">
            <w:pPr>
              <w:widowControl w:val="0"/>
              <w:jc w:val="center"/>
              <w:rPr>
                <w:rFonts w:eastAsia="Calibri"/>
                <w:b/>
                <w:bCs/>
              </w:rPr>
            </w:pPr>
            <w:r w:rsidRPr="003764DC">
              <w:rPr>
                <w:rFonts w:eastAsia="Calibri"/>
                <w:b/>
                <w:bCs/>
              </w:rPr>
              <w:t xml:space="preserve">Giá trị </w:t>
            </w:r>
          </w:p>
          <w:p w14:paraId="5366D5E3" w14:textId="77777777" w:rsidR="00852B7C" w:rsidRPr="003764DC" w:rsidRDefault="00852B7C" w:rsidP="00852B7C">
            <w:pPr>
              <w:widowControl w:val="0"/>
              <w:jc w:val="center"/>
              <w:rPr>
                <w:rFonts w:eastAsia="Calibri"/>
              </w:rPr>
            </w:pPr>
            <w:r w:rsidRPr="003764DC">
              <w:rPr>
                <w:rFonts w:eastAsia="Calibri"/>
              </w:rPr>
              <w:t>(triệu đồng)</w:t>
            </w:r>
          </w:p>
        </w:tc>
        <w:tc>
          <w:tcPr>
            <w:tcW w:w="1134" w:type="dxa"/>
            <w:vAlign w:val="center"/>
          </w:tcPr>
          <w:p w14:paraId="2B283C9C" w14:textId="77777777" w:rsidR="00852B7C" w:rsidRPr="003764DC" w:rsidRDefault="00852B7C" w:rsidP="00852B7C">
            <w:pPr>
              <w:widowControl w:val="0"/>
              <w:jc w:val="center"/>
              <w:rPr>
                <w:rFonts w:eastAsia="Calibri"/>
                <w:b/>
                <w:bCs/>
              </w:rPr>
            </w:pPr>
            <w:r w:rsidRPr="003764DC">
              <w:rPr>
                <w:rFonts w:eastAsia="Calibri"/>
                <w:b/>
                <w:bCs/>
              </w:rPr>
              <w:t xml:space="preserve">Tỷ lệ </w:t>
            </w:r>
            <w:r w:rsidRPr="003764DC">
              <w:rPr>
                <w:rFonts w:eastAsia="Calibri"/>
              </w:rPr>
              <w:t>(%)</w:t>
            </w:r>
          </w:p>
        </w:tc>
      </w:tr>
      <w:tr w:rsidR="003764DC" w:rsidRPr="003764DC" w14:paraId="54DB6955" w14:textId="77777777" w:rsidTr="001D6CE2">
        <w:trPr>
          <w:jc w:val="center"/>
        </w:trPr>
        <w:tc>
          <w:tcPr>
            <w:tcW w:w="590" w:type="dxa"/>
            <w:vAlign w:val="center"/>
          </w:tcPr>
          <w:p w14:paraId="2E75F30E" w14:textId="77777777" w:rsidR="00F408E0" w:rsidRPr="003764DC" w:rsidRDefault="00F408E0" w:rsidP="00F408E0">
            <w:pPr>
              <w:widowControl w:val="0"/>
              <w:jc w:val="center"/>
              <w:rPr>
                <w:rFonts w:eastAsia="Calibri"/>
                <w:b/>
                <w:bCs/>
              </w:rPr>
            </w:pPr>
            <w:r w:rsidRPr="003764DC">
              <w:rPr>
                <w:rFonts w:eastAsia="Calibri"/>
                <w:b/>
                <w:bCs/>
              </w:rPr>
              <w:t>1</w:t>
            </w:r>
          </w:p>
        </w:tc>
        <w:tc>
          <w:tcPr>
            <w:tcW w:w="3554" w:type="dxa"/>
            <w:vAlign w:val="center"/>
          </w:tcPr>
          <w:p w14:paraId="7DFA20D2" w14:textId="77777777" w:rsidR="00F408E0" w:rsidRPr="003764DC" w:rsidRDefault="00F408E0" w:rsidP="00F408E0">
            <w:pPr>
              <w:widowControl w:val="0"/>
              <w:rPr>
                <w:rFonts w:eastAsia="Calibri"/>
                <w:b/>
                <w:bCs/>
              </w:rPr>
            </w:pPr>
            <w:r w:rsidRPr="003764DC">
              <w:rPr>
                <w:rFonts w:eastAsia="Calibri"/>
                <w:b/>
                <w:bCs/>
              </w:rPr>
              <w:t>Trường Cao đẳng Kon Tum (đại diện vốn nhà nước)</w:t>
            </w:r>
          </w:p>
        </w:tc>
        <w:tc>
          <w:tcPr>
            <w:tcW w:w="1808" w:type="dxa"/>
            <w:vAlign w:val="center"/>
          </w:tcPr>
          <w:p w14:paraId="7FCA1617" w14:textId="77777777" w:rsidR="00F408E0" w:rsidRPr="003764DC" w:rsidRDefault="00F408E0" w:rsidP="00F408E0">
            <w:pPr>
              <w:widowControl w:val="0"/>
              <w:jc w:val="center"/>
              <w:rPr>
                <w:rFonts w:eastAsia="Calibri"/>
                <w:b/>
                <w:bCs/>
              </w:rPr>
            </w:pPr>
          </w:p>
        </w:tc>
        <w:tc>
          <w:tcPr>
            <w:tcW w:w="1698" w:type="dxa"/>
            <w:vAlign w:val="center"/>
          </w:tcPr>
          <w:p w14:paraId="06BE6FAA" w14:textId="3AF98379" w:rsidR="00F408E0" w:rsidRPr="003764DC" w:rsidRDefault="00F408E0" w:rsidP="00F408E0">
            <w:pPr>
              <w:widowControl w:val="0"/>
              <w:jc w:val="center"/>
              <w:rPr>
                <w:rFonts w:eastAsia="Calibri"/>
                <w:b/>
                <w:bCs/>
              </w:rPr>
            </w:pPr>
            <w:r w:rsidRPr="003764DC">
              <w:rPr>
                <w:b/>
                <w:bCs/>
              </w:rPr>
              <w:t>11.571,19</w:t>
            </w:r>
          </w:p>
        </w:tc>
        <w:tc>
          <w:tcPr>
            <w:tcW w:w="1134" w:type="dxa"/>
            <w:vAlign w:val="center"/>
          </w:tcPr>
          <w:p w14:paraId="52CE713F" w14:textId="4F926AAD" w:rsidR="00F408E0" w:rsidRPr="003764DC" w:rsidRDefault="00F408E0" w:rsidP="00F408E0">
            <w:pPr>
              <w:widowControl w:val="0"/>
              <w:jc w:val="center"/>
              <w:rPr>
                <w:rFonts w:eastAsia="Calibri"/>
                <w:b/>
                <w:bCs/>
              </w:rPr>
            </w:pPr>
            <w:r w:rsidRPr="003764DC">
              <w:rPr>
                <w:b/>
                <w:bCs/>
              </w:rPr>
              <w:t>51,00%</w:t>
            </w:r>
          </w:p>
        </w:tc>
      </w:tr>
      <w:tr w:rsidR="003764DC" w:rsidRPr="003764DC" w14:paraId="193DE5E5" w14:textId="77777777" w:rsidTr="001D6CE2">
        <w:trPr>
          <w:jc w:val="center"/>
        </w:trPr>
        <w:tc>
          <w:tcPr>
            <w:tcW w:w="590" w:type="dxa"/>
            <w:vAlign w:val="center"/>
          </w:tcPr>
          <w:p w14:paraId="07A0B4FE" w14:textId="41E2531A" w:rsidR="00F408E0" w:rsidRPr="003764DC" w:rsidRDefault="00F408E0" w:rsidP="00F408E0">
            <w:pPr>
              <w:widowControl w:val="0"/>
              <w:jc w:val="center"/>
              <w:rPr>
                <w:rFonts w:eastAsia="Calibri"/>
              </w:rPr>
            </w:pPr>
            <w:r w:rsidRPr="003764DC">
              <w:rPr>
                <w:rFonts w:eastAsia="Calibri"/>
              </w:rPr>
              <w:t>1.</w:t>
            </w:r>
            <w:r w:rsidR="001A565F" w:rsidRPr="003764DC">
              <w:rPr>
                <w:rFonts w:eastAsia="Calibri"/>
              </w:rPr>
              <w:t>1</w:t>
            </w:r>
          </w:p>
        </w:tc>
        <w:tc>
          <w:tcPr>
            <w:tcW w:w="3554" w:type="dxa"/>
            <w:vAlign w:val="center"/>
          </w:tcPr>
          <w:p w14:paraId="3B4C25F4" w14:textId="77777777" w:rsidR="00F408E0" w:rsidRPr="003764DC" w:rsidRDefault="00F408E0" w:rsidP="00F408E0">
            <w:pPr>
              <w:widowControl w:val="0"/>
              <w:jc w:val="both"/>
              <w:rPr>
                <w:rFonts w:eastAsia="Calibri"/>
              </w:rPr>
            </w:pPr>
            <w:del w:id="1025" w:author="Nội dung điều chỉnh (Claude)" w:date="2026-10-21T09:21:32Z">
              <w:r w:rsidRPr="003764DC">
                <w:rPr>
                  <w:rFonts w:eastAsia="Calibri"/>
                </w:rPr>
                <w:delText>Tiền từ Quỹ phát triển hoạt động sự nghiệp của Trường, vốn vay các tổ chức tín dụng và các nguồn vốn hợp pháp khác của Trường</w:delText>
              </w:r>
            </w:del>
            <w:ins w:id="1026" w:author="Nội dung điều chỉnh (Claude)" w:date="2026-10-21T09:21:32Z">
              <w:r w:rsidRPr="003764DC">
                <w:rPr>
                  <w:rFonts w:eastAsia="Calibri"/>
                </w:rPr>
                <w:t xml:space="preserve">Tiền từ nguồn thu hoạt động sự nghiệp và các nguồn tài chính hợp pháp khác của Trường; vốn vay chỉ sử dụng khi được cơ quan có thẩm quyền hướng dẫn, chấp thuận</w:t>
              </w:r>
            </w:ins>
          </w:p>
        </w:tc>
        <w:tc>
          <w:tcPr>
            <w:tcW w:w="1808" w:type="dxa"/>
            <w:vAlign w:val="center"/>
          </w:tcPr>
          <w:p w14:paraId="7358C586" w14:textId="77777777" w:rsidR="00F408E0" w:rsidRPr="003764DC" w:rsidRDefault="00F408E0" w:rsidP="00F408E0">
            <w:pPr>
              <w:jc w:val="center"/>
            </w:pPr>
            <w:r w:rsidRPr="003764DC">
              <w:t xml:space="preserve">Tiền mặt/ Tiền gửi </w:t>
            </w:r>
          </w:p>
          <w:p w14:paraId="2F9E9540"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71D07D8E" w14:textId="6433FE73" w:rsidR="00F408E0" w:rsidRPr="003764DC" w:rsidRDefault="00F408E0" w:rsidP="00F408E0">
            <w:pPr>
              <w:widowControl w:val="0"/>
              <w:jc w:val="center"/>
              <w:rPr>
                <w:rFonts w:eastAsia="Calibri"/>
              </w:rPr>
            </w:pPr>
            <w:r w:rsidRPr="003764DC">
              <w:t>11.571,19</w:t>
            </w:r>
          </w:p>
        </w:tc>
        <w:tc>
          <w:tcPr>
            <w:tcW w:w="1134" w:type="dxa"/>
            <w:vAlign w:val="center"/>
          </w:tcPr>
          <w:p w14:paraId="666DB176" w14:textId="0000F19F" w:rsidR="00F408E0" w:rsidRPr="003764DC" w:rsidRDefault="00F408E0" w:rsidP="00F408E0">
            <w:pPr>
              <w:widowControl w:val="0"/>
              <w:jc w:val="center"/>
              <w:rPr>
                <w:rFonts w:eastAsia="Calibri"/>
              </w:rPr>
            </w:pPr>
            <w:r w:rsidRPr="003764DC">
              <w:t>51,00%</w:t>
            </w:r>
          </w:p>
        </w:tc>
      </w:tr>
      <w:tr w:rsidR="003764DC" w:rsidRPr="003764DC" w14:paraId="34504F04" w14:textId="77777777" w:rsidTr="001D6CE2">
        <w:trPr>
          <w:jc w:val="center"/>
        </w:trPr>
        <w:tc>
          <w:tcPr>
            <w:tcW w:w="590" w:type="dxa"/>
            <w:vAlign w:val="center"/>
          </w:tcPr>
          <w:p w14:paraId="76A9367D" w14:textId="77777777" w:rsidR="00F408E0" w:rsidRPr="003764DC" w:rsidRDefault="00F408E0" w:rsidP="00F408E0">
            <w:pPr>
              <w:widowControl w:val="0"/>
              <w:jc w:val="center"/>
              <w:rPr>
                <w:rFonts w:eastAsia="Calibri"/>
                <w:b/>
                <w:bCs/>
              </w:rPr>
            </w:pPr>
            <w:r w:rsidRPr="003764DC">
              <w:rPr>
                <w:rFonts w:eastAsia="Calibri"/>
                <w:b/>
                <w:bCs/>
              </w:rPr>
              <w:t>2</w:t>
            </w:r>
          </w:p>
        </w:tc>
        <w:tc>
          <w:tcPr>
            <w:tcW w:w="3554" w:type="dxa"/>
            <w:vAlign w:val="center"/>
          </w:tcPr>
          <w:p w14:paraId="549C515F" w14:textId="77777777" w:rsidR="00F408E0" w:rsidRPr="003764DC" w:rsidRDefault="00F408E0" w:rsidP="00F408E0">
            <w:pPr>
              <w:widowControl w:val="0"/>
              <w:rPr>
                <w:rFonts w:eastAsia="Calibri"/>
                <w:b/>
                <w:bCs/>
              </w:rPr>
            </w:pPr>
            <w:r w:rsidRPr="003764DC">
              <w:rPr>
                <w:rFonts w:eastAsia="Calibri"/>
                <w:b/>
                <w:bCs/>
              </w:rPr>
              <w:t xml:space="preserve">Nhà đầu tư chiến lược </w:t>
            </w:r>
            <w:r w:rsidRPr="003764DC">
              <w:rPr>
                <w:rFonts w:eastAsia="Calibri"/>
              </w:rPr>
              <w:t>(được lựa chọn công khai, minh bạch theo quy định)</w:t>
            </w:r>
          </w:p>
        </w:tc>
        <w:tc>
          <w:tcPr>
            <w:tcW w:w="1808" w:type="dxa"/>
            <w:vAlign w:val="center"/>
          </w:tcPr>
          <w:p w14:paraId="0BEA7C03" w14:textId="77777777" w:rsidR="00F408E0" w:rsidRPr="003764DC" w:rsidRDefault="00F408E0" w:rsidP="00F408E0">
            <w:pPr>
              <w:jc w:val="center"/>
            </w:pPr>
            <w:r w:rsidRPr="003764DC">
              <w:t xml:space="preserve">Tiền mặt/ Tiền gửi </w:t>
            </w:r>
          </w:p>
          <w:p w14:paraId="3DA4320B"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5F209740" w14:textId="671A624B" w:rsidR="00F408E0" w:rsidRPr="003764DC" w:rsidRDefault="00F408E0" w:rsidP="00F408E0">
            <w:pPr>
              <w:widowControl w:val="0"/>
              <w:jc w:val="center"/>
              <w:rPr>
                <w:rFonts w:eastAsia="Calibri"/>
                <w:b/>
                <w:bCs/>
              </w:rPr>
            </w:pPr>
            <w:r w:rsidRPr="003764DC">
              <w:rPr>
                <w:b/>
                <w:bCs/>
              </w:rPr>
              <w:t>11.117,41</w:t>
            </w:r>
          </w:p>
        </w:tc>
        <w:tc>
          <w:tcPr>
            <w:tcW w:w="1134" w:type="dxa"/>
            <w:vAlign w:val="center"/>
          </w:tcPr>
          <w:p w14:paraId="0057687E" w14:textId="16E035E7" w:rsidR="00F408E0" w:rsidRPr="003764DC" w:rsidRDefault="00F408E0" w:rsidP="00F408E0">
            <w:pPr>
              <w:widowControl w:val="0"/>
              <w:jc w:val="center"/>
              <w:rPr>
                <w:rFonts w:eastAsia="Calibri"/>
                <w:b/>
                <w:bCs/>
              </w:rPr>
            </w:pPr>
            <w:r w:rsidRPr="003764DC">
              <w:rPr>
                <w:b/>
                <w:bCs/>
              </w:rPr>
              <w:t>49,00%</w:t>
            </w:r>
          </w:p>
        </w:tc>
      </w:tr>
      <w:tr w:rsidR="003764DC" w:rsidRPr="003764DC" w14:paraId="24EB0CFF" w14:textId="77777777" w:rsidTr="001D6CE2">
        <w:trPr>
          <w:trHeight w:val="433"/>
          <w:jc w:val="center"/>
        </w:trPr>
        <w:tc>
          <w:tcPr>
            <w:tcW w:w="590" w:type="dxa"/>
            <w:vAlign w:val="center"/>
          </w:tcPr>
          <w:p w14:paraId="07F40A80" w14:textId="77777777" w:rsidR="00F408E0" w:rsidRPr="003764DC" w:rsidRDefault="00F408E0" w:rsidP="00F408E0">
            <w:pPr>
              <w:widowControl w:val="0"/>
              <w:jc w:val="center"/>
              <w:rPr>
                <w:rFonts w:eastAsia="Calibri"/>
              </w:rPr>
            </w:pPr>
          </w:p>
        </w:tc>
        <w:tc>
          <w:tcPr>
            <w:tcW w:w="3554" w:type="dxa"/>
            <w:vAlign w:val="center"/>
          </w:tcPr>
          <w:p w14:paraId="38437B49" w14:textId="77777777" w:rsidR="00F408E0" w:rsidRPr="003764DC" w:rsidRDefault="00F408E0" w:rsidP="00F408E0">
            <w:pPr>
              <w:widowControl w:val="0"/>
              <w:jc w:val="center"/>
              <w:rPr>
                <w:rFonts w:eastAsia="Calibri"/>
                <w:b/>
                <w:bCs/>
              </w:rPr>
            </w:pPr>
            <w:r w:rsidRPr="003764DC">
              <w:rPr>
                <w:rFonts w:eastAsia="Calibri"/>
                <w:b/>
                <w:bCs/>
              </w:rPr>
              <w:t>TỔNG VỐN ĐIỀU LỆ</w:t>
            </w:r>
          </w:p>
        </w:tc>
        <w:tc>
          <w:tcPr>
            <w:tcW w:w="1808" w:type="dxa"/>
            <w:vAlign w:val="center"/>
          </w:tcPr>
          <w:p w14:paraId="0FDD6E7F" w14:textId="77777777" w:rsidR="00F408E0" w:rsidRPr="003764DC" w:rsidRDefault="00F408E0" w:rsidP="00F408E0">
            <w:pPr>
              <w:widowControl w:val="0"/>
              <w:jc w:val="center"/>
              <w:rPr>
                <w:rFonts w:eastAsia="Calibri"/>
                <w:b/>
                <w:bCs/>
              </w:rPr>
            </w:pPr>
          </w:p>
        </w:tc>
        <w:tc>
          <w:tcPr>
            <w:tcW w:w="1698" w:type="dxa"/>
            <w:vAlign w:val="center"/>
          </w:tcPr>
          <w:p w14:paraId="3CE4C2D9" w14:textId="0A6E7381" w:rsidR="00F408E0" w:rsidRPr="003764DC" w:rsidRDefault="00F408E0" w:rsidP="00F408E0">
            <w:pPr>
              <w:widowControl w:val="0"/>
              <w:jc w:val="center"/>
              <w:rPr>
                <w:rFonts w:eastAsia="Calibri"/>
                <w:b/>
                <w:bCs/>
              </w:rPr>
            </w:pPr>
            <w:r w:rsidRPr="003764DC">
              <w:rPr>
                <w:b/>
                <w:bCs/>
              </w:rPr>
              <w:t>22.688,60</w:t>
            </w:r>
          </w:p>
        </w:tc>
        <w:tc>
          <w:tcPr>
            <w:tcW w:w="1134" w:type="dxa"/>
            <w:vAlign w:val="center"/>
          </w:tcPr>
          <w:p w14:paraId="2F13C7F7" w14:textId="3F58509B" w:rsidR="00F408E0" w:rsidRPr="003764DC" w:rsidRDefault="00F408E0" w:rsidP="00F408E0">
            <w:pPr>
              <w:widowControl w:val="0"/>
              <w:jc w:val="center"/>
              <w:rPr>
                <w:rFonts w:eastAsia="Calibri"/>
                <w:b/>
                <w:bCs/>
              </w:rPr>
            </w:pPr>
            <w:r w:rsidRPr="003764DC">
              <w:rPr>
                <w:b/>
                <w:bCs/>
              </w:rPr>
              <w:t>100%</w:t>
            </w:r>
          </w:p>
        </w:tc>
      </w:tr>
    </w:tbl>
    <w:p w14:paraId="685E6A4D" w14:textId="77777777" w:rsidR="00B56907" w:rsidRPr="003764DC" w:rsidRDefault="006B6DD9" w:rsidP="009B46E6">
      <w:pPr>
        <w:spacing w:before="120" w:after="120" w:line="252" w:lineRule="auto"/>
        <w:jc w:val="both"/>
        <w:rPr>
          <w:b/>
          <w:bCs/>
          <w:lang w:val="nl-NL"/>
        </w:rPr>
      </w:pPr>
      <w:r w:rsidRPr="003764DC">
        <w:rPr>
          <w:b/>
          <w:bCs/>
          <w:lang w:val="nl-NL"/>
        </w:rPr>
        <w:tab/>
        <w:t>4. Vị trí, chức năng, nhiệm vụ, quyền hạn, tổ chức, bộ máy và mối quan hệ công tác của Công ty</w:t>
      </w:r>
    </w:p>
    <w:p w14:paraId="0920F9BF" w14:textId="77777777" w:rsidR="00B56907" w:rsidRPr="003764DC" w:rsidRDefault="006B6DD9" w:rsidP="009B46E6">
      <w:pPr>
        <w:widowControl w:val="0"/>
        <w:spacing w:before="120" w:after="120" w:line="252" w:lineRule="auto"/>
        <w:ind w:firstLine="720"/>
        <w:jc w:val="both"/>
        <w:outlineLvl w:val="1"/>
        <w:rPr>
          <w:b/>
          <w:i/>
          <w:iCs/>
          <w:szCs w:val="26"/>
          <w:lang w:val="nl-BE"/>
        </w:rPr>
      </w:pPr>
      <w:bookmarkStart w:id="7" w:name="_Toc230272865"/>
      <w:r w:rsidRPr="003764DC">
        <w:rPr>
          <w:b/>
          <w:i/>
          <w:iCs/>
          <w:szCs w:val="26"/>
          <w:lang w:val="nl-BE"/>
        </w:rPr>
        <w:t>4.1. Vị trí, chức năng</w:t>
      </w:r>
      <w:bookmarkEnd w:id="7"/>
      <w:r w:rsidRPr="003764DC">
        <w:rPr>
          <w:b/>
          <w:i/>
          <w:iCs/>
          <w:szCs w:val="26"/>
          <w:lang w:val="nl-BE"/>
        </w:rPr>
        <w:t>:</w:t>
      </w:r>
    </w:p>
    <w:p w14:paraId="5119CBD5" w14:textId="77777777" w:rsidR="001D6CE2" w:rsidRPr="003764DC" w:rsidRDefault="0014064D" w:rsidP="009B46E6">
      <w:pPr>
        <w:widowControl w:val="0"/>
        <w:spacing w:before="120" w:after="120" w:line="252" w:lineRule="auto"/>
        <w:ind w:firstLine="720"/>
        <w:jc w:val="both"/>
        <w:rPr>
          <w:szCs w:val="24"/>
          <w:lang w:val="nl-BE"/>
        </w:rPr>
      </w:pPr>
      <w:bookmarkStart w:id="8" w:name="_Toc230272866"/>
      <w:r w:rsidRPr="003764DC">
        <w:rPr>
          <w:szCs w:val="24"/>
          <w:lang w:val="nl-BE"/>
        </w:rPr>
        <w:t xml:space="preserve">a) Công ty TNHH Đăng kiểm Cao đẳng Kon Tum: Là doanh nghiệp được thành lập theo loại hình công ty trách nhiệm hữu hạn hai thành viên trở lên theo Luật Doanh nghiệp ngày 17 tháng 6 năm 2020</w:t>
      </w:r>
      <w:del w:id="1031" w:author="Nội dung bỏ (Claude)" w:date="2026-10-21T09:21:32Z">
        <w:r w:rsidRPr="003764DC">
          <w:rPr>
            <w:szCs w:val="24"/>
            <w:lang w:val="nl-BE"/>
          </w:rPr>
          <w:delText xml:space="preserve"> (hợp nhất tại Văn bản hợp nhất số 67/VBHN-VPQH ngày 15 tháng 8 năm 2025)</w:delText>
        </w:r>
      </w:del>
      <w:r w:rsidRPr="003764DC">
        <w:rPr>
          <w:szCs w:val="24"/>
          <w:lang w:val="nl-BE"/>
        </w:rPr>
        <w:t xml:space="preserve">; trong đó Trường Cao đẳng Kon Tum </w:t>
      </w:r>
      <w:del w:id="1017" w:author="Nội dung điều chỉnh (Claude)" w:date="2026-10-21T09:21:32Z">
        <w:r w:rsidRPr="003764DC">
          <w:rPr>
            <w:szCs w:val="24"/>
            <w:lang w:val="nl-BE"/>
          </w:rPr>
          <w:delText xml:space="preserve">tham gia góp vốn bằng tài sản được cơ quan có thẩm quyền cho phép sử dụng để góp vốn theo quy định của pháp luật</w:delText>
        </w:r>
      </w:del>
      <w:ins w:id="1018" w:author="Nội dung điều chỉnh (Claude)" w:date="2026-10-21T09:21:32Z">
        <w:r w:rsidRPr="003764DC">
          <w:rPr>
            <w:szCs w:val="24"/>
            <w:lang w:val="nl-BE"/>
          </w:rPr>
          <w:t xml:space="preserve">tham gia góp vốn bằng tiền theo quy định của pháp luật (không góp vốn bằng quyền sử dụng đất)</w:t>
        </w:r>
      </w:ins>
      <w:r w:rsidRPr="003764DC">
        <w:rPr>
          <w:szCs w:val="24"/>
          <w:lang w:val="nl-BE"/>
        </w:rPr>
        <w:t xml:space="preserve">. Công ty là pháp nhân độc lập, tự chủ trong hoạt động sản xuất, kinh doanh và chịu trách nhiệm trước pháp luật về toàn bộ hoạt động của mình.</w:t>
      </w:r>
    </w:p>
    <w:p w14:paraId="65AD941A"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b) Trung tâm Đăng kiểm xe cơ giới:</w:t>
      </w:r>
      <w:r w:rsidRPr="003764DC">
        <w:rPr>
          <w:b/>
          <w:bCs/>
          <w:szCs w:val="24"/>
          <w:lang w:val="nl-BE"/>
        </w:rPr>
        <w:t xml:space="preserve"> </w:t>
      </w:r>
      <w:r w:rsidRPr="003764DC">
        <w:rPr>
          <w:szCs w:val="24"/>
          <w:lang w:val="nl-BE"/>
        </w:rPr>
        <w:t xml:space="preserve">Là đơn vị tổ chức hoạt động đăng kiểm do Công ty TNHH Đăng kiểm Cao đẳng Kon Tum đầu tư, quản lý và vận hành theo quy định của pháp luật chuyên ngành về đăng kiểm xe cơ giới. </w:t>
      </w:r>
    </w:p>
    <w:p w14:paraId="4F178E99"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611990B7" w14:textId="77777777" w:rsidR="003F72C2" w:rsidRPr="003764DC" w:rsidRDefault="0014064D" w:rsidP="009B46E6">
      <w:pPr>
        <w:widowControl w:val="0"/>
        <w:spacing w:before="120" w:after="120" w:line="252" w:lineRule="auto"/>
        <w:ind w:firstLine="720"/>
        <w:jc w:val="both"/>
      </w:pPr>
      <w:r w:rsidRPr="003764DC">
        <w:rPr>
          <w:szCs w:val="24"/>
          <w:lang w:val="nl-BE"/>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F72C2" w:rsidRPr="003764DC">
        <w:rPr>
          <w:szCs w:val="24"/>
          <w:lang w:val="nl-BE"/>
        </w:rPr>
        <w:t xml:space="preserve"> </w:t>
      </w:r>
      <w:r w:rsidR="003F72C2" w:rsidRPr="003764DC">
        <w:t>và thực hiện theo đúng Điều lệ, quyết định của Công ty và pháp luật hiện hành (sau khi hoàn tất thủ tục đăng ký/ủy quyền theo thẩm quyền).</w:t>
      </w:r>
    </w:p>
    <w:p w14:paraId="3736FBAE" w14:textId="77777777" w:rsidR="00B56907" w:rsidRPr="003764DC" w:rsidRDefault="006B6DD9" w:rsidP="009B46E6">
      <w:pPr>
        <w:widowControl w:val="0"/>
        <w:spacing w:before="120" w:after="120" w:line="252" w:lineRule="auto"/>
        <w:ind w:firstLine="720"/>
        <w:jc w:val="both"/>
        <w:outlineLvl w:val="1"/>
        <w:rPr>
          <w:b/>
          <w:i/>
          <w:iCs/>
          <w:szCs w:val="26"/>
          <w:lang w:val="nl-BE"/>
        </w:rPr>
      </w:pPr>
      <w:r w:rsidRPr="003764DC">
        <w:rPr>
          <w:b/>
          <w:i/>
          <w:iCs/>
          <w:szCs w:val="26"/>
          <w:lang w:val="nl-BE"/>
        </w:rPr>
        <w:t>4.2. Nhiệm vụ, quyền hạn</w:t>
      </w:r>
      <w:bookmarkEnd w:id="8"/>
      <w:r w:rsidRPr="003764DC">
        <w:rPr>
          <w:b/>
          <w:i/>
          <w:iCs/>
          <w:szCs w:val="26"/>
          <w:lang w:val="nl-BE"/>
        </w:rPr>
        <w:t>:</w:t>
      </w:r>
    </w:p>
    <w:p w14:paraId="536222A5"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a) Đối với Công ty</w:t>
      </w:r>
    </w:p>
    <w:p w14:paraId="76D7E50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nhiệm vụ, quyền hạn chung đối với doanh nghiệp theo quy định của pháp luật;</w:t>
      </w:r>
    </w:p>
    <w:p w14:paraId="5379927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Tổ chức thu phí, lệ phí và dịch vụ theo quy định của pháp luật; </w:t>
      </w:r>
    </w:p>
    <w:p w14:paraId="79F481C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w:t>
      </w:r>
      <w:del w:id="1023" w:author="Nội dung điều chỉnh (Claude)" w:date="2026-10-21T09:21:32Z">
        <w:r w:rsidRPr="003764DC">
          <w:rPr>
            <w:szCs w:val="24"/>
            <w:lang w:val="nl-BE"/>
          </w:rPr>
          <w:delText xml:space="preserve">Xây dựng hệ thống quản lý chất lượng theo tiêu chuẩn ISO-9001 có liên quan đến nhiệm vụ của Công ty</w:delText>
        </w:r>
      </w:del>
      <w:ins w:id="1024" w:author="Nội dung điều chỉnh (Claude)" w:date="2026-10-21T09:21:32Z">
        <w:r w:rsidRPr="003764DC">
          <w:rPr>
            <w:szCs w:val="24"/>
            <w:lang w:val="nl-BE"/>
          </w:rPr>
          <w:t xml:space="preserve">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ins>
      <w:r w:rsidRPr="003764DC">
        <w:rPr>
          <w:szCs w:val="24"/>
          <w:lang w:val="nl-BE"/>
        </w:rPr>
        <w:t xml:space="preserve">;</w:t>
      </w:r>
    </w:p>
    <w:p w14:paraId="342358A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4B0CE2B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Thực hiện các nhiệm vụ khác do Hiệu trưởng Trường Cao đẳng Kon Tum và các cơ quan có thẩm quyền giao. </w:t>
      </w:r>
    </w:p>
    <w:p w14:paraId="4861B34F"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b) Đối với Trung tâm:</w:t>
      </w:r>
      <w:r w:rsidRPr="003764DC">
        <w:rPr>
          <w:szCs w:val="24"/>
          <w:lang w:val="nl-BE"/>
        </w:rPr>
        <w:t xml:space="preserve"> </w:t>
      </w:r>
    </w:p>
    <w:p w14:paraId="6728C61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Thực hiện các nhiệm vụ, quyền hạn đối với cơ sở đăng kiểm theo quy định tại Điều 11 Nghị định số 89/2026/NĐ-CP, cụ thể:</w:t>
      </w:r>
    </w:p>
    <w:p w14:paraId="2243A1B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179FC904"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7EF68A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68DE1F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6C21EB9C"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Thu hồi giấy chứng nhận kiểm định, tem kiểm định đã cấp sai quy định;</w:t>
      </w:r>
    </w:p>
    <w:p w14:paraId="6C58B2AF"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Từ chối kiểm định đối với các trường hợp quy định của pháp luật;</w:t>
      </w:r>
    </w:p>
    <w:p w14:paraId="21CBDCE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4E5A6F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các hoạt động dịch vụ kỹ thuật liên quan đến XCG, xe máy chuyên dùng và khí thải xe mô tô, xe gắn máy theo quy định;</w:t>
      </w:r>
    </w:p>
    <w:p w14:paraId="1942210D"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các chương trình, kế hoạch tập huấn, thực tập, đánh giá, thực hiện các công việc chuyên môn theo quy định của cơ quan có thẩm quyền;</w:t>
      </w:r>
    </w:p>
    <w:p w14:paraId="18FABDBA"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64D3F6A" w14:textId="77777777" w:rsidR="006B6DD9" w:rsidRPr="003764DC" w:rsidRDefault="006B6DD9" w:rsidP="009B46E6">
      <w:pPr>
        <w:spacing w:before="120" w:after="120" w:line="252" w:lineRule="auto"/>
        <w:ind w:firstLine="720"/>
        <w:jc w:val="both"/>
        <w:rPr>
          <w:b/>
          <w:bCs/>
        </w:rPr>
      </w:pPr>
      <w:r w:rsidRPr="003764DC">
        <w:rPr>
          <w:b/>
          <w:bCs/>
        </w:rPr>
        <w:t>5. Mô hình quản trị, tổ chức, nhân sự Công ty</w:t>
      </w:r>
    </w:p>
    <w:p w14:paraId="3C86C436" w14:textId="77777777" w:rsidR="006B6DD9" w:rsidRPr="003764DC" w:rsidRDefault="009116EC" w:rsidP="009B46E6">
      <w:pPr>
        <w:spacing w:before="120" w:after="120" w:line="252" w:lineRule="auto"/>
        <w:ind w:firstLine="720"/>
        <w:jc w:val="both"/>
      </w:pPr>
      <w:r w:rsidRPr="003764DC">
        <w:rPr>
          <w:b/>
          <w:bCs/>
        </w:rPr>
        <w:t>5.1.</w:t>
      </w:r>
      <w:r w:rsidRPr="003764DC">
        <w:t xml:space="preserve"> </w:t>
      </w:r>
      <w:r w:rsidRPr="003764DC">
        <w:rPr>
          <w:b/>
          <w:bCs/>
        </w:rPr>
        <w:t xml:space="preserve">Mô hình quản trị: </w:t>
      </w:r>
      <w:r w:rsidRPr="003764DC">
        <w:t xml:space="preserve">Doanh nghiệp được tổ chức theo mô hình bốn tầng quản trị, phân định rõ quyền hạn, trách nhiệm và cơ chế phối hợp giữa các cấp theo Luật Doanh nghiệp ngày 17 tháng 6 năm 2020</w:t>
      </w:r>
      <w:del w:id="1032" w:author="Nội dung bỏ (Claude)" w:date="2026-10-21T09:21:32Z">
        <w:r w:rsidRPr="003764DC">
          <w:delText xml:space="preserve"> (hợp nhất tại Văn bản hợp nhất số 67/VBHN-VPQH ngày 15 tháng 8 năm 2025)</w:delText>
        </w:r>
      </w:del>
      <w:r w:rsidRPr="003764DC">
        <w:t xml:space="preserve">, gồm: Hội đồng thành viên, Giám đốc, Kiểm soát viên, Người đại diện theo pháp luật, các bộ phận tác nghiệp.</w:t>
      </w:r>
    </w:p>
    <w:p w14:paraId="19222B61" w14:textId="77777777" w:rsidR="00157263" w:rsidRPr="003764DC" w:rsidRDefault="009116EC" w:rsidP="009B46E6">
      <w:pPr>
        <w:spacing w:before="120" w:after="120" w:line="252" w:lineRule="auto"/>
        <w:ind w:firstLine="720"/>
        <w:jc w:val="both"/>
        <w:rPr>
          <w:b/>
          <w:bCs/>
        </w:rPr>
      </w:pPr>
      <w:r w:rsidRPr="003764DC">
        <w:rPr>
          <w:b/>
          <w:bCs/>
        </w:rPr>
        <w:t>5.2. Cơ cấu tổ chức</w:t>
      </w:r>
    </w:p>
    <w:p w14:paraId="4EE6E0F5" w14:textId="77777777" w:rsidR="00F43833" w:rsidRPr="003764DC" w:rsidRDefault="00F43833" w:rsidP="009B46E6">
      <w:pPr>
        <w:widowControl w:val="0"/>
        <w:spacing w:before="120" w:after="120" w:line="252" w:lineRule="auto"/>
        <w:ind w:firstLine="720"/>
        <w:jc w:val="both"/>
        <w:rPr>
          <w:iCs/>
          <w:szCs w:val="24"/>
          <w:lang w:val="nl-BE"/>
        </w:rPr>
      </w:pPr>
      <w:r w:rsidRPr="003764DC">
        <w:rPr>
          <w:iCs/>
          <w:szCs w:val="24"/>
          <w:lang w:val="nl-BE"/>
        </w:rPr>
        <w:t>a) Hội đồng thành viên Công ty;</w:t>
      </w:r>
    </w:p>
    <w:p w14:paraId="0A51041A" w14:textId="77777777" w:rsidR="009116EC" w:rsidRPr="003764DC" w:rsidRDefault="009116EC" w:rsidP="009B46E6">
      <w:pPr>
        <w:widowControl w:val="0"/>
        <w:spacing w:before="120" w:after="120" w:line="252" w:lineRule="auto"/>
        <w:ind w:firstLine="720"/>
        <w:jc w:val="both"/>
        <w:rPr>
          <w:iCs/>
          <w:szCs w:val="24"/>
          <w:lang w:val="nl-BE"/>
        </w:rPr>
      </w:pPr>
      <w:r w:rsidRPr="003764DC">
        <w:rPr>
          <w:iCs/>
          <w:szCs w:val="24"/>
          <w:lang w:val="nl-BE"/>
        </w:rPr>
        <w:t>b) Kiểm soát viên;</w:t>
      </w:r>
    </w:p>
    <w:p w14:paraId="61171EE7" w14:textId="03D48A83" w:rsidR="00F43833" w:rsidRPr="003764DC" w:rsidRDefault="00BB1E61" w:rsidP="009B46E6">
      <w:pPr>
        <w:widowControl w:val="0"/>
        <w:spacing w:before="120" w:after="120" w:line="252" w:lineRule="auto"/>
        <w:ind w:firstLine="720"/>
        <w:jc w:val="both"/>
        <w:rPr>
          <w:szCs w:val="24"/>
          <w:lang w:val="nl-BE"/>
        </w:rPr>
      </w:pPr>
      <w:r>
        <w:rPr>
          <w:szCs w:val="24"/>
          <w:lang w:val="nl-BE"/>
        </w:rPr>
        <w:t>c</w:t>
      </w:r>
      <w:r w:rsidR="00F43833" w:rsidRPr="003764DC">
        <w:rPr>
          <w:szCs w:val="24"/>
          <w:lang w:val="nl-BE"/>
        </w:rPr>
        <w:t>) Giám đốc, các Phó Giám đốc;</w:t>
      </w:r>
    </w:p>
    <w:p w14:paraId="4F096C5E" w14:textId="253FAC90" w:rsidR="00F43833" w:rsidRPr="003764DC" w:rsidRDefault="00BB1E61" w:rsidP="009B46E6">
      <w:pPr>
        <w:widowControl w:val="0"/>
        <w:spacing w:before="120" w:after="120" w:line="252" w:lineRule="auto"/>
        <w:ind w:firstLine="720"/>
        <w:jc w:val="both"/>
        <w:rPr>
          <w:szCs w:val="24"/>
          <w:lang w:val="nl-BE"/>
        </w:rPr>
      </w:pPr>
      <w:r>
        <w:rPr>
          <w:szCs w:val="24"/>
          <w:lang w:val="nl-BE"/>
        </w:rPr>
        <w:t>d</w:t>
      </w:r>
      <w:r w:rsidR="00F43833" w:rsidRPr="003764DC">
        <w:rPr>
          <w:szCs w:val="24"/>
          <w:lang w:val="nl-BE"/>
        </w:rPr>
        <w:t>) Bộ phận Văn phòng;</w:t>
      </w:r>
    </w:p>
    <w:p w14:paraId="378F33EE" w14:textId="7B257FDA" w:rsidR="00F43833" w:rsidRPr="003764DC" w:rsidRDefault="00BB1E61" w:rsidP="009B46E6">
      <w:pPr>
        <w:widowControl w:val="0"/>
        <w:spacing w:before="120" w:after="120" w:line="252" w:lineRule="auto"/>
        <w:ind w:firstLine="720"/>
        <w:jc w:val="both"/>
        <w:rPr>
          <w:szCs w:val="24"/>
          <w:lang w:val="nl-BE"/>
        </w:rPr>
      </w:pPr>
      <w:r>
        <w:rPr>
          <w:szCs w:val="24"/>
          <w:lang w:val="nl-BE"/>
        </w:rPr>
        <w:t>đ</w:t>
      </w:r>
      <w:r w:rsidR="00F43833" w:rsidRPr="003764DC">
        <w:rPr>
          <w:szCs w:val="24"/>
          <w:lang w:val="nl-BE"/>
        </w:rPr>
        <w:t>) Bộ phận Kiểm định.</w:t>
      </w:r>
    </w:p>
    <w:p w14:paraId="0BC80CE1" w14:textId="766481DD" w:rsidR="00F43833" w:rsidRPr="003764DC" w:rsidRDefault="00491B01" w:rsidP="009B46E6">
      <w:pPr>
        <w:spacing w:before="120" w:after="120" w:line="252" w:lineRule="auto"/>
        <w:ind w:firstLine="720"/>
        <w:jc w:val="both"/>
        <w:rPr>
          <w:b/>
          <w:bCs/>
        </w:rPr>
      </w:pPr>
      <w:r w:rsidRPr="003764DC">
        <w:rPr>
          <w:b/>
          <w:bCs/>
        </w:rPr>
        <w:t>5.3. Nhân sự, số người làm việc Công ty</w:t>
      </w:r>
    </w:p>
    <w:p w14:paraId="14A2B7EE" w14:textId="77777777" w:rsidR="00F43833" w:rsidRPr="003764DC" w:rsidRDefault="004F3618" w:rsidP="009B46E6">
      <w:pPr>
        <w:widowControl w:val="0"/>
        <w:spacing w:before="120" w:after="120" w:line="252" w:lineRule="auto"/>
        <w:ind w:firstLine="720"/>
        <w:jc w:val="both"/>
        <w:rPr>
          <w:szCs w:val="24"/>
          <w:lang w:val="nl-BE"/>
        </w:rPr>
      </w:pPr>
      <w:r w:rsidRPr="003764DC">
        <w:rPr>
          <w:szCs w:val="24"/>
          <w:lang w:val="nl-BE"/>
        </w:rPr>
        <w:t>a) Về nhân sự, số người làm việc: Tối thiểu 15 người, trong đó:</w:t>
      </w:r>
    </w:p>
    <w:p w14:paraId="012F3C84" w14:textId="6C495A53" w:rsidR="003155E1" w:rsidRPr="003764DC" w:rsidRDefault="00CB22B6" w:rsidP="009B46E6">
      <w:pPr>
        <w:widowControl w:val="0"/>
        <w:spacing w:before="120" w:after="120" w:line="252" w:lineRule="auto"/>
        <w:ind w:firstLine="720"/>
        <w:jc w:val="both"/>
      </w:pPr>
      <w:r w:rsidRPr="003764DC">
        <w:rPr>
          <w:szCs w:val="24"/>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3764DC">
        <w:rPr>
          <w:b/>
          <w:bCs/>
          <w:szCs w:val="24"/>
          <w:lang w:val="nl-BE"/>
        </w:rPr>
        <w:t>2</w:t>
      </w:r>
      <w:r w:rsidRPr="003764DC">
        <w:rPr>
          <w:szCs w:val="24"/>
          <w:lang w:val="nl-BE"/>
        </w:rPr>
        <w:t xml:space="preserve"> người </w:t>
      </w:r>
      <w:r w:rsidR="003155E1" w:rsidRPr="003764DC">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0BA3305E" w14:textId="77777777" w:rsidR="00CB22B6" w:rsidRPr="003764DC" w:rsidRDefault="00CB22B6" w:rsidP="009B46E6">
      <w:pPr>
        <w:widowControl w:val="0"/>
        <w:spacing w:before="120" w:after="120" w:line="252" w:lineRule="auto"/>
        <w:ind w:firstLine="720"/>
        <w:jc w:val="both"/>
        <w:rPr>
          <w:szCs w:val="24"/>
          <w:lang w:val="nl-BE"/>
        </w:rPr>
      </w:pPr>
      <w:r w:rsidRPr="003764DC">
        <w:rPr>
          <w:szCs w:val="24"/>
          <w:lang w:val="nl-BE"/>
        </w:rPr>
        <w:t>- Số lượng người làm việc theo chế độ hợp đồng: Từ 13 người trở lên.</w:t>
      </w:r>
    </w:p>
    <w:p w14:paraId="0E832E50" w14:textId="77777777" w:rsidR="00F43833" w:rsidRPr="003764DC" w:rsidRDefault="004F3618" w:rsidP="009B46E6">
      <w:pPr>
        <w:spacing w:before="120" w:after="120" w:line="252" w:lineRule="auto"/>
        <w:ind w:firstLine="720"/>
        <w:jc w:val="both"/>
      </w:pPr>
      <w:r w:rsidRPr="003764DC">
        <w:t>b) Về danh mục vị trí việc làm của Công ty: Chi tiết trong Đề án.</w:t>
      </w:r>
    </w:p>
    <w:p w14:paraId="59947453" w14:textId="77777777" w:rsidR="00491B01" w:rsidRPr="003764DC" w:rsidRDefault="00491B01" w:rsidP="009B46E6">
      <w:pPr>
        <w:spacing w:before="120" w:after="120" w:line="252" w:lineRule="auto"/>
        <w:ind w:firstLine="720"/>
        <w:jc w:val="both"/>
        <w:rPr>
          <w:b/>
          <w:bCs/>
        </w:rPr>
      </w:pPr>
      <w:r w:rsidRPr="003764DC">
        <w:rPr>
          <w:b/>
          <w:bCs/>
        </w:rPr>
        <w:t>6. Cơ chế hoạt động, quản lý tài chính</w:t>
      </w:r>
    </w:p>
    <w:p w14:paraId="2F3F7603" w14:textId="77777777" w:rsidR="00491B01" w:rsidRPr="003764DC" w:rsidRDefault="00491B01" w:rsidP="009B46E6">
      <w:pPr>
        <w:spacing w:before="120" w:after="120" w:line="252" w:lineRule="auto"/>
        <w:ind w:firstLine="720"/>
        <w:jc w:val="both"/>
        <w:rPr>
          <w:b/>
          <w:szCs w:val="26"/>
          <w:lang w:val="nl-NL"/>
        </w:rPr>
      </w:pPr>
      <w:bookmarkStart w:id="9" w:name="_Toc234249802"/>
      <w:r w:rsidRPr="003764DC">
        <w:rPr>
          <w:b/>
          <w:szCs w:val="26"/>
          <w:lang w:val="nl-NL"/>
        </w:rPr>
        <w:t>6.1. Cơ chế hoạt động</w:t>
      </w:r>
      <w:bookmarkEnd w:id="9"/>
    </w:p>
    <w:p w14:paraId="309F0D1C"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60C6B19A"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Các vị trí, chức danh lãnh đạo các Bộ phận thuộc Công ty được bổ nhiệm, miễn nhiệm theo các quy định của pháp luật và theo Quy chế Công ty.</w:t>
      </w:r>
    </w:p>
    <w:p w14:paraId="41985742" w14:textId="77777777" w:rsidR="00491B01" w:rsidRPr="003764DC" w:rsidRDefault="00491B01" w:rsidP="009B46E6">
      <w:pPr>
        <w:spacing w:before="120" w:after="120" w:line="252" w:lineRule="auto"/>
        <w:ind w:firstLine="720"/>
        <w:jc w:val="both"/>
        <w:rPr>
          <w:b/>
          <w:szCs w:val="26"/>
          <w:lang w:val="nl-NL"/>
        </w:rPr>
      </w:pPr>
      <w:bookmarkStart w:id="10" w:name="_Toc234249803"/>
      <w:r w:rsidRPr="003764DC">
        <w:rPr>
          <w:b/>
          <w:szCs w:val="26"/>
          <w:lang w:val="nl-NL"/>
        </w:rPr>
        <w:t>6.2. Cơ chế tài chính</w:t>
      </w:r>
      <w:bookmarkEnd w:id="10"/>
    </w:p>
    <w:p w14:paraId="0C58518D"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 xml:space="preserve">a) Công ty thực hiện chế độ kế toán doanh nghiệp theo Luật Kế toán ngày 20 tháng 11 năm 2015</w:t>
      </w:r>
      <w:del w:id="1037" w:author="Nội dung bỏ (Claude)" w:date="2026-10-21T09:21:32Z">
        <w:r w:rsidRPr="003764DC">
          <w:rPr>
            <w:szCs w:val="24"/>
            <w:lang w:val="nl-NL"/>
          </w:rPr>
          <w:delText xml:space="preserve"> (hợp nhất tại Văn bản hợp nhất số 41/VBHN-VPQH ngày 16 tháng 3 năm 2026)</w:delText>
        </w:r>
      </w:del>
      <w:r w:rsidRPr="003764DC">
        <w:rPr>
          <w:szCs w:val="24"/>
          <w:lang w:val="nl-NL"/>
        </w:rPr>
        <w:t xml:space="preserve"> và chế độ kế toán doanh nghiệp hiện hành; tự chủ, tự chịu trách nhiệm về tài chính theo Luật Doanh nghiệp ngày 17 tháng 6 năm 2020</w:t>
      </w:r>
      <w:del w:id="1033" w:author="Nội dung bỏ (Claude)" w:date="2026-10-21T09:21:32Z">
        <w:r w:rsidRPr="003764DC">
          <w:rPr>
            <w:szCs w:val="24"/>
            <w:lang w:val="nl-NL"/>
          </w:rPr>
          <w:delText xml:space="preserve"> (hợp nhất tại Văn bản hợp nhất số 67/VBHN-VPQH ngày 15 tháng 8 năm 2025)</w:delText>
        </w:r>
      </w:del>
      <w:r w:rsidRPr="003764DC">
        <w:rPr>
          <w:szCs w:val="24"/>
          <w:lang w:val="nl-NL"/>
        </w:rPr>
        <w:t xml:space="preserve">; thực hiện đầy đủ nghĩa vụ thuế (thuế giá trị gia tăng, thuế thu nhập doanh nghiệp và các nghĩa vụ khác) theo pháp luật về thuế áp dụng cho doanh nghiệp.</w:t>
      </w:r>
    </w:p>
    <w:p w14:paraId="333D4825"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Quản lý dòng tiền và tách bạch tài sản: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51057694"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Cơ chế thu phí kiểm định: Doanh nghiệp thu phí dịch vụ kiểm định an toàn kỹ thuật và bảo vệ môi trường XCG theo quy định hiện hành.</w:t>
      </w:r>
    </w:p>
    <w:p w14:paraId="59A2DC03"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57DF4D88" w14:textId="77777777" w:rsidR="004F3618" w:rsidRPr="003764DC" w:rsidRDefault="00CB22B6" w:rsidP="009B46E6">
      <w:pPr>
        <w:spacing w:before="120" w:after="120" w:line="252" w:lineRule="auto"/>
        <w:ind w:firstLine="720"/>
        <w:jc w:val="both"/>
        <w:rPr>
          <w:b/>
          <w:bCs/>
        </w:rPr>
      </w:pPr>
      <w:r w:rsidRPr="003764DC">
        <w:rPr>
          <w:b/>
          <w:bCs/>
        </w:rPr>
        <w:t>7. Nhu cầu kinh phí thực hiện Đề án:</w:t>
      </w:r>
    </w:p>
    <w:p w14:paraId="2CAE5092" w14:textId="2F258A1C" w:rsidR="00943F3A" w:rsidRPr="003764DC" w:rsidRDefault="00DB2207" w:rsidP="009B46E6">
      <w:pPr>
        <w:spacing w:before="120" w:after="120" w:line="252" w:lineRule="auto"/>
        <w:ind w:firstLine="720"/>
        <w:jc w:val="both"/>
        <w:rPr>
          <w:lang w:val="nl-NL"/>
        </w:rPr>
      </w:pPr>
      <w:r w:rsidRPr="003764DC">
        <w:rPr>
          <w:lang w:val="nl-NL"/>
        </w:rPr>
        <w:t xml:space="preserve">Tổng nhu cầu kinh phí thực hiện Đề án là </w:t>
      </w:r>
      <w:r w:rsidRPr="003764DC">
        <w:rPr>
          <w:b/>
          <w:bCs/>
          <w:iCs/>
          <w:lang w:val="nl-NL"/>
        </w:rPr>
        <w:t xml:space="preserve">22.688,6 </w:t>
      </w:r>
      <w:r w:rsidRPr="003764DC">
        <w:rPr>
          <w:lang w:val="nl-NL"/>
        </w:rPr>
        <w:t xml:space="preserve">triệu đồng </w:t>
      </w:r>
      <w:r w:rsidRPr="003764DC">
        <w:rPr>
          <w:i/>
          <w:iCs/>
          <w:lang w:val="nl-NL"/>
        </w:rPr>
        <w:t>(bằng chữ: Hai mươi hai tỷ, sáu trăm tám mươi tám triệu, sáu trăm ngàn đồng)</w:t>
      </w:r>
      <w:r w:rsidR="00943F3A" w:rsidRPr="003764DC">
        <w:rPr>
          <w:lang w:val="nl-NL"/>
        </w:rPr>
        <w:t>, trong đó cơ cấu vốn đầu tư như sau:</w:t>
      </w:r>
    </w:p>
    <w:p w14:paraId="3655B5AD" w14:textId="77777777" w:rsidR="00943F3A" w:rsidRPr="003764DC" w:rsidRDefault="00943F3A" w:rsidP="00943F3A">
      <w:pPr>
        <w:jc w:val="right"/>
        <w:rPr>
          <w:rFonts w:asciiTheme="majorHAnsi" w:hAnsiTheme="majorHAnsi" w:cstheme="majorHAnsi"/>
          <w:i/>
          <w:iCs/>
        </w:rPr>
      </w:pPr>
      <w:r w:rsidRPr="003764DC">
        <w:rPr>
          <w:rFonts w:asciiTheme="majorHAnsi" w:hAnsiTheme="majorHAnsi" w:cstheme="majorHAnsi"/>
          <w:i/>
          <w:iCs/>
        </w:rPr>
        <w:t>ĐVT: triệu đồng</w:t>
      </w:r>
    </w:p>
    <w:tbl>
      <w:tblPr>
        <w:tblStyle w:val="TableGrid"/>
        <w:tblW w:w="8821" w:type="dxa"/>
        <w:jc w:val="center"/>
        <w:tblLook w:val="04A0" w:firstRow="1" w:lastRow="0" w:firstColumn="1" w:lastColumn="0" w:noHBand="0" w:noVBand="1"/>
      </w:tblPr>
      <w:tblGrid>
        <w:gridCol w:w="704"/>
        <w:gridCol w:w="6237"/>
        <w:gridCol w:w="1880"/>
      </w:tblGrid>
      <w:tr w:rsidR="003764DC" w:rsidRPr="003764DC" w14:paraId="518E95CA" w14:textId="77777777" w:rsidTr="005510C9">
        <w:trPr>
          <w:trHeight w:val="454"/>
          <w:tblHeader/>
          <w:jc w:val="center"/>
        </w:trPr>
        <w:tc>
          <w:tcPr>
            <w:tcW w:w="704" w:type="dxa"/>
            <w:vAlign w:val="center"/>
          </w:tcPr>
          <w:p w14:paraId="09B2F6BE" w14:textId="77777777" w:rsidR="002E09CF" w:rsidRPr="003764DC" w:rsidRDefault="002E09CF" w:rsidP="005510C9">
            <w:pPr>
              <w:jc w:val="center"/>
              <w:rPr>
                <w:b/>
                <w:bCs/>
                <w:iCs/>
                <w:szCs w:val="20"/>
                <w:lang w:val="vi-VN" w:eastAsia="vi-VN"/>
              </w:rPr>
            </w:pPr>
            <w:r w:rsidRPr="003764DC">
              <w:rPr>
                <w:b/>
                <w:bCs/>
                <w:iCs/>
                <w:szCs w:val="20"/>
                <w:lang w:val="vi-VN" w:eastAsia="vi-VN"/>
              </w:rPr>
              <w:t>TT</w:t>
            </w:r>
          </w:p>
        </w:tc>
        <w:tc>
          <w:tcPr>
            <w:tcW w:w="6237" w:type="dxa"/>
            <w:vAlign w:val="center"/>
          </w:tcPr>
          <w:p w14:paraId="31B09C09" w14:textId="77777777" w:rsidR="002E09CF" w:rsidRPr="003764DC" w:rsidRDefault="002E09CF" w:rsidP="005510C9">
            <w:pPr>
              <w:jc w:val="center"/>
              <w:rPr>
                <w:b/>
                <w:bCs/>
                <w:iCs/>
                <w:szCs w:val="20"/>
                <w:lang w:val="vi-VN" w:eastAsia="vi-VN"/>
              </w:rPr>
            </w:pPr>
            <w:r w:rsidRPr="003764DC">
              <w:rPr>
                <w:b/>
                <w:bCs/>
                <w:iCs/>
                <w:szCs w:val="20"/>
                <w:lang w:val="vi-VN" w:eastAsia="vi-VN"/>
              </w:rPr>
              <w:t>Nội dung, hạng mục</w:t>
            </w:r>
          </w:p>
        </w:tc>
        <w:tc>
          <w:tcPr>
            <w:tcW w:w="1880" w:type="dxa"/>
            <w:vAlign w:val="center"/>
          </w:tcPr>
          <w:p w14:paraId="5F5EC3E8" w14:textId="77777777" w:rsidR="002E09CF" w:rsidRPr="003764DC" w:rsidRDefault="002E09CF" w:rsidP="005510C9">
            <w:pPr>
              <w:jc w:val="center"/>
              <w:rPr>
                <w:b/>
                <w:bCs/>
                <w:iCs/>
                <w:szCs w:val="20"/>
                <w:lang w:eastAsia="vi-VN"/>
              </w:rPr>
            </w:pPr>
            <w:r w:rsidRPr="003764DC">
              <w:rPr>
                <w:b/>
                <w:bCs/>
                <w:iCs/>
                <w:szCs w:val="20"/>
                <w:lang w:val="vi-VN" w:eastAsia="vi-VN"/>
              </w:rPr>
              <w:t>Mức</w:t>
            </w:r>
            <w:r w:rsidRPr="003764DC">
              <w:rPr>
                <w:b/>
                <w:bCs/>
                <w:iCs/>
                <w:szCs w:val="20"/>
                <w:lang w:eastAsia="vi-VN"/>
              </w:rPr>
              <w:t xml:space="preserve"> </w:t>
            </w:r>
            <w:r w:rsidRPr="003764DC">
              <w:rPr>
                <w:b/>
                <w:bCs/>
                <w:iCs/>
                <w:szCs w:val="20"/>
                <w:lang w:val="vi-VN" w:eastAsia="vi-VN"/>
              </w:rPr>
              <w:t>đầu tư</w:t>
            </w:r>
          </w:p>
        </w:tc>
      </w:tr>
      <w:tr w:rsidR="003764DC" w:rsidRPr="003764DC" w14:paraId="6C1032E3" w14:textId="77777777" w:rsidTr="005510C9">
        <w:trPr>
          <w:trHeight w:val="454"/>
          <w:jc w:val="center"/>
        </w:trPr>
        <w:tc>
          <w:tcPr>
            <w:tcW w:w="704" w:type="dxa"/>
            <w:vAlign w:val="center"/>
          </w:tcPr>
          <w:p w14:paraId="66153F8C" w14:textId="77777777" w:rsidR="002E09CF" w:rsidRPr="003764DC" w:rsidRDefault="002E09CF" w:rsidP="005510C9">
            <w:pPr>
              <w:jc w:val="center"/>
              <w:rPr>
                <w:b/>
                <w:bCs/>
                <w:iCs/>
                <w:szCs w:val="20"/>
                <w:lang w:eastAsia="vi-VN"/>
              </w:rPr>
            </w:pPr>
            <w:r w:rsidRPr="003764DC">
              <w:rPr>
                <w:b/>
                <w:bCs/>
                <w:iCs/>
                <w:szCs w:val="20"/>
                <w:lang w:val="vi-VN" w:eastAsia="vi-VN"/>
              </w:rPr>
              <w:t>I</w:t>
            </w:r>
          </w:p>
        </w:tc>
        <w:tc>
          <w:tcPr>
            <w:tcW w:w="6237" w:type="dxa"/>
            <w:vAlign w:val="center"/>
          </w:tcPr>
          <w:p w14:paraId="5833BD8B" w14:textId="77777777" w:rsidR="002E09CF" w:rsidRPr="003764DC" w:rsidRDefault="002E09CF" w:rsidP="005510C9">
            <w:pPr>
              <w:rPr>
                <w:b/>
                <w:bCs/>
                <w:iCs/>
                <w:szCs w:val="20"/>
                <w:lang w:val="vi-VN" w:eastAsia="vi-VN"/>
              </w:rPr>
            </w:pPr>
            <w:r w:rsidRPr="003764DC">
              <w:rPr>
                <w:b/>
                <w:bCs/>
                <w:iCs/>
                <w:szCs w:val="20"/>
                <w:lang w:val="vi-VN" w:eastAsia="vi-VN"/>
              </w:rPr>
              <w:t>Đầu tư CSVC và mua sắm thiết bị</w:t>
            </w:r>
          </w:p>
        </w:tc>
        <w:tc>
          <w:tcPr>
            <w:tcW w:w="1880" w:type="dxa"/>
            <w:vAlign w:val="center"/>
          </w:tcPr>
          <w:p w14:paraId="53FB559C" w14:textId="77777777" w:rsidR="002E09CF" w:rsidRPr="003764DC" w:rsidRDefault="002E09CF" w:rsidP="005510C9">
            <w:pPr>
              <w:jc w:val="right"/>
              <w:rPr>
                <w:b/>
                <w:bCs/>
                <w:iCs/>
                <w:szCs w:val="20"/>
                <w:lang w:val="vi-VN" w:eastAsia="vi-VN"/>
              </w:rPr>
            </w:pPr>
            <w:r w:rsidRPr="003764DC">
              <w:rPr>
                <w:b/>
                <w:bCs/>
                <w:iCs/>
                <w:szCs w:val="20"/>
                <w:lang w:val="vi-VN" w:eastAsia="vi-VN"/>
              </w:rPr>
              <w:t>22.605</w:t>
            </w:r>
          </w:p>
        </w:tc>
      </w:tr>
      <w:tr w:rsidR="003764DC" w:rsidRPr="003764DC" w14:paraId="3EFFC88E" w14:textId="77777777" w:rsidTr="005510C9">
        <w:trPr>
          <w:trHeight w:val="454"/>
          <w:jc w:val="center"/>
        </w:trPr>
        <w:tc>
          <w:tcPr>
            <w:tcW w:w="704" w:type="dxa"/>
            <w:vAlign w:val="center"/>
          </w:tcPr>
          <w:p w14:paraId="447D19E9" w14:textId="77777777" w:rsidR="002E09CF" w:rsidRPr="003764DC" w:rsidRDefault="002E09CF" w:rsidP="005510C9">
            <w:pPr>
              <w:jc w:val="center"/>
              <w:rPr>
                <w:b/>
                <w:bCs/>
                <w:iCs/>
                <w:szCs w:val="20"/>
                <w:lang w:val="vi-VN" w:eastAsia="vi-VN"/>
              </w:rPr>
            </w:pPr>
            <w:r w:rsidRPr="003764DC">
              <w:rPr>
                <w:b/>
                <w:bCs/>
                <w:iCs/>
                <w:szCs w:val="20"/>
                <w:lang w:val="vi-VN" w:eastAsia="vi-VN"/>
              </w:rPr>
              <w:t>1</w:t>
            </w:r>
          </w:p>
        </w:tc>
        <w:tc>
          <w:tcPr>
            <w:tcW w:w="6237" w:type="dxa"/>
            <w:vAlign w:val="center"/>
          </w:tcPr>
          <w:p w14:paraId="0E57EBC5" w14:textId="77777777" w:rsidR="002E09CF" w:rsidRPr="003764DC" w:rsidRDefault="002E09CF" w:rsidP="005510C9">
            <w:pPr>
              <w:rPr>
                <w:b/>
                <w:bCs/>
                <w:iCs/>
                <w:szCs w:val="20"/>
                <w:lang w:val="vi-VN" w:eastAsia="vi-VN"/>
              </w:rPr>
            </w:pPr>
            <w:r w:rsidRPr="003764DC">
              <w:rPr>
                <w:b/>
                <w:bCs/>
                <w:iCs/>
                <w:szCs w:val="20"/>
                <w:lang w:val="vi-VN" w:eastAsia="vi-VN"/>
              </w:rPr>
              <w:t>Chi đầu tư xây dựng cơ bản</w:t>
            </w:r>
          </w:p>
        </w:tc>
        <w:tc>
          <w:tcPr>
            <w:tcW w:w="1880" w:type="dxa"/>
            <w:vAlign w:val="center"/>
          </w:tcPr>
          <w:p w14:paraId="5DFC9C29" w14:textId="77777777" w:rsidR="002E09CF" w:rsidRPr="003764DC" w:rsidRDefault="002E09CF" w:rsidP="005510C9">
            <w:pPr>
              <w:jc w:val="right"/>
              <w:rPr>
                <w:b/>
                <w:bCs/>
                <w:iCs/>
                <w:szCs w:val="20"/>
                <w:lang w:val="vi-VN" w:eastAsia="vi-VN"/>
              </w:rPr>
            </w:pPr>
            <w:r w:rsidRPr="003764DC">
              <w:rPr>
                <w:b/>
                <w:bCs/>
                <w:iCs/>
                <w:szCs w:val="20"/>
                <w:lang w:val="vi-VN" w:eastAsia="vi-VN"/>
              </w:rPr>
              <w:t>13.900</w:t>
            </w:r>
          </w:p>
        </w:tc>
      </w:tr>
      <w:tr w:rsidR="003764DC" w:rsidRPr="003764DC" w14:paraId="10520AEB" w14:textId="77777777" w:rsidTr="005510C9">
        <w:trPr>
          <w:trHeight w:val="454"/>
          <w:jc w:val="center"/>
        </w:trPr>
        <w:tc>
          <w:tcPr>
            <w:tcW w:w="704" w:type="dxa"/>
            <w:vAlign w:val="center"/>
          </w:tcPr>
          <w:p w14:paraId="75BDCC7E" w14:textId="77777777" w:rsidR="002E09CF" w:rsidRPr="003764DC" w:rsidRDefault="002E09CF" w:rsidP="005510C9">
            <w:pPr>
              <w:jc w:val="center"/>
              <w:rPr>
                <w:i/>
                <w:szCs w:val="20"/>
                <w:lang w:val="vi-VN" w:eastAsia="vi-VN"/>
              </w:rPr>
            </w:pPr>
            <w:r w:rsidRPr="003764DC">
              <w:rPr>
                <w:i/>
                <w:szCs w:val="20"/>
                <w:lang w:val="vi-VN" w:eastAsia="vi-VN"/>
              </w:rPr>
              <w:t>1.1</w:t>
            </w:r>
          </w:p>
        </w:tc>
        <w:tc>
          <w:tcPr>
            <w:tcW w:w="6237" w:type="dxa"/>
            <w:vAlign w:val="center"/>
          </w:tcPr>
          <w:p w14:paraId="0D5B06F8" w14:textId="77777777" w:rsidR="002E09CF" w:rsidRPr="003764DC" w:rsidRDefault="002E09CF" w:rsidP="005510C9">
            <w:pPr>
              <w:rPr>
                <w:i/>
                <w:szCs w:val="20"/>
                <w:lang w:val="vi-VN" w:eastAsia="vi-VN"/>
              </w:rPr>
            </w:pPr>
            <w:r w:rsidRPr="003764DC">
              <w:rPr>
                <w:i/>
                <w:szCs w:val="20"/>
                <w:lang w:val="vi-VN" w:eastAsia="vi-VN"/>
              </w:rPr>
              <w:t>Nhà xưởng kiểm định 700 m</w:t>
            </w:r>
            <w:r w:rsidRPr="003764DC">
              <w:rPr>
                <w:i/>
                <w:szCs w:val="20"/>
                <w:vertAlign w:val="superscript"/>
                <w:lang w:val="vi-VN" w:eastAsia="vi-VN"/>
              </w:rPr>
              <w:t>2</w:t>
            </w:r>
          </w:p>
        </w:tc>
        <w:tc>
          <w:tcPr>
            <w:tcW w:w="1880" w:type="dxa"/>
            <w:vAlign w:val="center"/>
          </w:tcPr>
          <w:p w14:paraId="7827220B" w14:textId="77777777" w:rsidR="002E09CF" w:rsidRPr="003764DC" w:rsidRDefault="002E09CF" w:rsidP="005510C9">
            <w:pPr>
              <w:jc w:val="right"/>
              <w:rPr>
                <w:i/>
                <w:szCs w:val="20"/>
                <w:lang w:val="vi-VN" w:eastAsia="vi-VN"/>
              </w:rPr>
            </w:pPr>
            <w:r w:rsidRPr="003764DC">
              <w:rPr>
                <w:i/>
                <w:szCs w:val="20"/>
                <w:lang w:val="vi-VN" w:eastAsia="vi-VN"/>
              </w:rPr>
              <w:t>5.600</w:t>
            </w:r>
          </w:p>
        </w:tc>
      </w:tr>
      <w:tr w:rsidR="003764DC" w:rsidRPr="003764DC" w14:paraId="13ABEB96" w14:textId="77777777" w:rsidTr="005510C9">
        <w:trPr>
          <w:trHeight w:val="454"/>
          <w:jc w:val="center"/>
        </w:trPr>
        <w:tc>
          <w:tcPr>
            <w:tcW w:w="704" w:type="dxa"/>
            <w:vAlign w:val="center"/>
          </w:tcPr>
          <w:p w14:paraId="367983DB" w14:textId="77777777" w:rsidR="002E09CF" w:rsidRPr="003764DC" w:rsidRDefault="002E09CF" w:rsidP="005510C9">
            <w:pPr>
              <w:jc w:val="center"/>
              <w:rPr>
                <w:i/>
                <w:szCs w:val="20"/>
                <w:lang w:val="vi-VN" w:eastAsia="vi-VN"/>
              </w:rPr>
            </w:pPr>
            <w:r w:rsidRPr="003764DC">
              <w:rPr>
                <w:i/>
                <w:szCs w:val="20"/>
                <w:lang w:val="vi-VN" w:eastAsia="vi-VN"/>
              </w:rPr>
              <w:t>1.2</w:t>
            </w:r>
          </w:p>
        </w:tc>
        <w:tc>
          <w:tcPr>
            <w:tcW w:w="6237" w:type="dxa"/>
            <w:vAlign w:val="center"/>
          </w:tcPr>
          <w:p w14:paraId="6EC44205" w14:textId="77777777" w:rsidR="002E09CF" w:rsidRPr="003764DC" w:rsidRDefault="002E09CF" w:rsidP="005510C9">
            <w:pPr>
              <w:rPr>
                <w:i/>
                <w:szCs w:val="20"/>
                <w:lang w:val="vi-VN" w:eastAsia="vi-VN"/>
              </w:rPr>
            </w:pPr>
            <w:r w:rsidRPr="003764DC">
              <w:rPr>
                <w:i/>
                <w:szCs w:val="20"/>
                <w:lang w:val="vi-VN" w:eastAsia="vi-VN"/>
              </w:rPr>
              <w:t xml:space="preserve">Nhà làm việc Bộ phận Văn phòng </w:t>
            </w:r>
            <w:r w:rsidRPr="003764DC">
              <w:rPr>
                <w:iCs/>
                <w:szCs w:val="20"/>
                <w:lang w:val="vi-VN" w:eastAsia="vi-VN"/>
              </w:rPr>
              <w:t>250 m</w:t>
            </w:r>
            <w:r w:rsidRPr="003764DC">
              <w:rPr>
                <w:iCs/>
                <w:szCs w:val="20"/>
                <w:vertAlign w:val="superscript"/>
                <w:lang w:val="vi-VN" w:eastAsia="vi-VN"/>
              </w:rPr>
              <w:t>2</w:t>
            </w:r>
          </w:p>
        </w:tc>
        <w:tc>
          <w:tcPr>
            <w:tcW w:w="1880" w:type="dxa"/>
            <w:vAlign w:val="center"/>
          </w:tcPr>
          <w:p w14:paraId="7A25B55F" w14:textId="77777777" w:rsidR="002E09CF" w:rsidRPr="003764DC" w:rsidRDefault="002E09CF" w:rsidP="005510C9">
            <w:pPr>
              <w:jc w:val="right"/>
              <w:rPr>
                <w:i/>
                <w:szCs w:val="20"/>
                <w:lang w:val="vi-VN" w:eastAsia="vi-VN"/>
              </w:rPr>
            </w:pPr>
            <w:r w:rsidRPr="003764DC">
              <w:rPr>
                <w:i/>
                <w:szCs w:val="20"/>
                <w:lang w:val="vi-VN" w:eastAsia="vi-VN"/>
              </w:rPr>
              <w:t>2.500</w:t>
            </w:r>
          </w:p>
        </w:tc>
      </w:tr>
      <w:tr w:rsidR="003764DC" w:rsidRPr="003764DC" w14:paraId="5C73CB01" w14:textId="77777777" w:rsidTr="005510C9">
        <w:trPr>
          <w:trHeight w:val="454"/>
          <w:jc w:val="center"/>
        </w:trPr>
        <w:tc>
          <w:tcPr>
            <w:tcW w:w="704" w:type="dxa"/>
            <w:vAlign w:val="center"/>
          </w:tcPr>
          <w:p w14:paraId="45798686" w14:textId="77777777" w:rsidR="002E09CF" w:rsidRPr="003764DC" w:rsidRDefault="002E09CF" w:rsidP="005510C9">
            <w:pPr>
              <w:jc w:val="center"/>
              <w:rPr>
                <w:i/>
                <w:szCs w:val="20"/>
                <w:lang w:val="vi-VN" w:eastAsia="vi-VN"/>
              </w:rPr>
            </w:pPr>
            <w:r w:rsidRPr="003764DC">
              <w:rPr>
                <w:i/>
                <w:szCs w:val="20"/>
                <w:lang w:val="vi-VN" w:eastAsia="vi-VN"/>
              </w:rPr>
              <w:t>1.3</w:t>
            </w:r>
          </w:p>
        </w:tc>
        <w:tc>
          <w:tcPr>
            <w:tcW w:w="6237" w:type="dxa"/>
            <w:vAlign w:val="center"/>
          </w:tcPr>
          <w:p w14:paraId="622AA2E3" w14:textId="77777777" w:rsidR="002E09CF" w:rsidRPr="003764DC" w:rsidRDefault="002E09CF" w:rsidP="005510C9">
            <w:pPr>
              <w:rPr>
                <w:i/>
                <w:szCs w:val="20"/>
                <w:lang w:val="vi-VN" w:eastAsia="vi-VN"/>
              </w:rPr>
            </w:pPr>
            <w:r w:rsidRPr="003764DC">
              <w:rPr>
                <w:i/>
                <w:szCs w:val="20"/>
                <w:lang w:val="vi-VN" w:eastAsia="vi-VN"/>
              </w:rPr>
              <w:t>Đầu tư hệ thống phòng cháy chữa cháy</w:t>
            </w:r>
          </w:p>
        </w:tc>
        <w:tc>
          <w:tcPr>
            <w:tcW w:w="1880" w:type="dxa"/>
            <w:vAlign w:val="center"/>
          </w:tcPr>
          <w:p w14:paraId="18B7C100" w14:textId="77777777" w:rsidR="002E09CF" w:rsidRPr="003764DC" w:rsidRDefault="002E09CF" w:rsidP="005510C9">
            <w:pPr>
              <w:jc w:val="right"/>
              <w:rPr>
                <w:i/>
                <w:szCs w:val="20"/>
                <w:lang w:val="vi-VN" w:eastAsia="vi-VN"/>
              </w:rPr>
            </w:pPr>
            <w:r w:rsidRPr="003764DC">
              <w:rPr>
                <w:i/>
                <w:szCs w:val="20"/>
                <w:lang w:val="vi-VN" w:eastAsia="vi-VN"/>
              </w:rPr>
              <w:t>1.000</w:t>
            </w:r>
          </w:p>
        </w:tc>
      </w:tr>
      <w:tr w:rsidR="003764DC" w:rsidRPr="003764DC" w14:paraId="0C252E5E" w14:textId="77777777" w:rsidTr="005510C9">
        <w:trPr>
          <w:trHeight w:val="454"/>
          <w:jc w:val="center"/>
        </w:trPr>
        <w:tc>
          <w:tcPr>
            <w:tcW w:w="704" w:type="dxa"/>
            <w:vAlign w:val="center"/>
          </w:tcPr>
          <w:p w14:paraId="613FD36E" w14:textId="77777777" w:rsidR="002E09CF" w:rsidRPr="003764DC" w:rsidRDefault="002E09CF" w:rsidP="005510C9">
            <w:pPr>
              <w:jc w:val="center"/>
              <w:rPr>
                <w:i/>
                <w:szCs w:val="20"/>
                <w:lang w:val="vi-VN" w:eastAsia="vi-VN"/>
              </w:rPr>
            </w:pPr>
            <w:r w:rsidRPr="003764DC">
              <w:rPr>
                <w:i/>
                <w:szCs w:val="20"/>
                <w:lang w:val="vi-VN" w:eastAsia="vi-VN"/>
              </w:rPr>
              <w:t>1.4</w:t>
            </w:r>
          </w:p>
        </w:tc>
        <w:tc>
          <w:tcPr>
            <w:tcW w:w="6237" w:type="dxa"/>
            <w:vAlign w:val="center"/>
          </w:tcPr>
          <w:p w14:paraId="689F1CA4" w14:textId="77777777" w:rsidR="002E09CF" w:rsidRPr="003764DC" w:rsidRDefault="002E09CF" w:rsidP="005510C9">
            <w:pPr>
              <w:rPr>
                <w:i/>
                <w:szCs w:val="20"/>
                <w:lang w:val="vi-VN" w:eastAsia="vi-VN"/>
              </w:rPr>
            </w:pPr>
            <w:r w:rsidRPr="003764DC">
              <w:rPr>
                <w:i/>
                <w:szCs w:val="20"/>
                <w:lang w:val="vi-VN" w:eastAsia="vi-VN"/>
              </w:rPr>
              <w:t>Hệ thống đường nội bộ (rộng 6m x dài 120m) 720</w:t>
            </w:r>
            <w:r w:rsidRPr="003764DC">
              <w:rPr>
                <w:iCs/>
                <w:szCs w:val="20"/>
                <w:lang w:val="vi-VN" w:eastAsia="vi-VN"/>
              </w:rPr>
              <w:t>m</w:t>
            </w:r>
            <w:r w:rsidRPr="003764DC">
              <w:rPr>
                <w:iCs/>
                <w:szCs w:val="20"/>
                <w:vertAlign w:val="superscript"/>
                <w:lang w:val="vi-VN" w:eastAsia="vi-VN"/>
              </w:rPr>
              <w:t>2</w:t>
            </w:r>
          </w:p>
        </w:tc>
        <w:tc>
          <w:tcPr>
            <w:tcW w:w="1880" w:type="dxa"/>
            <w:vAlign w:val="center"/>
          </w:tcPr>
          <w:p w14:paraId="3B1ABF2E" w14:textId="77777777" w:rsidR="002E09CF" w:rsidRPr="003764DC" w:rsidRDefault="002E09CF" w:rsidP="005510C9">
            <w:pPr>
              <w:jc w:val="right"/>
              <w:rPr>
                <w:i/>
                <w:szCs w:val="20"/>
                <w:lang w:val="vi-VN" w:eastAsia="vi-VN"/>
              </w:rPr>
            </w:pPr>
            <w:r w:rsidRPr="003764DC">
              <w:rPr>
                <w:i/>
                <w:szCs w:val="20"/>
                <w:lang w:val="vi-VN" w:eastAsia="vi-VN"/>
              </w:rPr>
              <w:t>800</w:t>
            </w:r>
          </w:p>
        </w:tc>
      </w:tr>
      <w:tr w:rsidR="003764DC" w:rsidRPr="003764DC" w14:paraId="18B449E9" w14:textId="77777777" w:rsidTr="005510C9">
        <w:trPr>
          <w:trHeight w:val="454"/>
          <w:jc w:val="center"/>
        </w:trPr>
        <w:tc>
          <w:tcPr>
            <w:tcW w:w="704" w:type="dxa"/>
            <w:vAlign w:val="center"/>
          </w:tcPr>
          <w:p w14:paraId="097079C9" w14:textId="77777777" w:rsidR="002E09CF" w:rsidRPr="003764DC" w:rsidRDefault="002E09CF" w:rsidP="005510C9">
            <w:pPr>
              <w:jc w:val="center"/>
              <w:rPr>
                <w:i/>
                <w:szCs w:val="20"/>
                <w:lang w:val="vi-VN" w:eastAsia="vi-VN"/>
              </w:rPr>
            </w:pPr>
            <w:r w:rsidRPr="003764DC">
              <w:rPr>
                <w:i/>
                <w:szCs w:val="20"/>
                <w:lang w:val="vi-VN" w:eastAsia="vi-VN"/>
              </w:rPr>
              <w:t>1.5</w:t>
            </w:r>
          </w:p>
        </w:tc>
        <w:tc>
          <w:tcPr>
            <w:tcW w:w="6237" w:type="dxa"/>
            <w:vAlign w:val="center"/>
          </w:tcPr>
          <w:p w14:paraId="3AFCB8E3" w14:textId="77777777" w:rsidR="002E09CF" w:rsidRPr="003764DC" w:rsidRDefault="002E09CF" w:rsidP="005510C9">
            <w:pPr>
              <w:rPr>
                <w:i/>
                <w:szCs w:val="20"/>
                <w:lang w:val="vi-VN" w:eastAsia="vi-VN"/>
              </w:rPr>
            </w:pPr>
            <w:r w:rsidRPr="003764DC">
              <w:rPr>
                <w:i/>
                <w:szCs w:val="20"/>
                <w:lang w:val="vi-VN" w:eastAsia="vi-VN"/>
              </w:rPr>
              <w:t xml:space="preserve">Bãi đỗ xe bê tông 4.000 </w:t>
            </w:r>
            <w:r w:rsidRPr="003764DC">
              <w:rPr>
                <w:iCs/>
                <w:szCs w:val="20"/>
                <w:lang w:val="vi-VN" w:eastAsia="vi-VN"/>
              </w:rPr>
              <w:t>m</w:t>
            </w:r>
            <w:r w:rsidRPr="003764DC">
              <w:rPr>
                <w:iCs/>
                <w:szCs w:val="20"/>
                <w:vertAlign w:val="superscript"/>
                <w:lang w:val="vi-VN" w:eastAsia="vi-VN"/>
              </w:rPr>
              <w:t>2</w:t>
            </w:r>
          </w:p>
        </w:tc>
        <w:tc>
          <w:tcPr>
            <w:tcW w:w="1880" w:type="dxa"/>
            <w:vAlign w:val="center"/>
          </w:tcPr>
          <w:p w14:paraId="0C4D9E08" w14:textId="77777777" w:rsidR="002E09CF" w:rsidRPr="003764DC" w:rsidRDefault="002E09CF" w:rsidP="005510C9">
            <w:pPr>
              <w:jc w:val="right"/>
              <w:rPr>
                <w:i/>
                <w:szCs w:val="20"/>
                <w:lang w:val="vi-VN" w:eastAsia="vi-VN"/>
              </w:rPr>
            </w:pPr>
            <w:r w:rsidRPr="003764DC">
              <w:rPr>
                <w:i/>
                <w:szCs w:val="20"/>
                <w:lang w:val="vi-VN" w:eastAsia="vi-VN"/>
              </w:rPr>
              <w:t>4.000</w:t>
            </w:r>
          </w:p>
        </w:tc>
      </w:tr>
      <w:tr w:rsidR="003764DC" w:rsidRPr="003764DC" w14:paraId="68C65587" w14:textId="77777777" w:rsidTr="005510C9">
        <w:trPr>
          <w:trHeight w:val="454"/>
          <w:jc w:val="center"/>
        </w:trPr>
        <w:tc>
          <w:tcPr>
            <w:tcW w:w="704" w:type="dxa"/>
            <w:vAlign w:val="center"/>
          </w:tcPr>
          <w:p w14:paraId="5784418A" w14:textId="77777777" w:rsidR="002E09CF" w:rsidRPr="003764DC" w:rsidRDefault="002E09CF" w:rsidP="005510C9">
            <w:pPr>
              <w:jc w:val="center"/>
              <w:rPr>
                <w:b/>
                <w:bCs/>
                <w:iCs/>
                <w:szCs w:val="20"/>
                <w:lang w:val="vi-VN" w:eastAsia="vi-VN"/>
              </w:rPr>
            </w:pPr>
            <w:r w:rsidRPr="003764DC">
              <w:rPr>
                <w:b/>
                <w:bCs/>
                <w:iCs/>
                <w:szCs w:val="20"/>
                <w:lang w:val="vi-VN" w:eastAsia="vi-VN"/>
              </w:rPr>
              <w:t>2</w:t>
            </w:r>
          </w:p>
        </w:tc>
        <w:tc>
          <w:tcPr>
            <w:tcW w:w="6237" w:type="dxa"/>
            <w:vAlign w:val="center"/>
          </w:tcPr>
          <w:p w14:paraId="07D3396E" w14:textId="77777777" w:rsidR="002E09CF" w:rsidRPr="003764DC" w:rsidRDefault="002E09CF" w:rsidP="005510C9">
            <w:pPr>
              <w:rPr>
                <w:b/>
                <w:bCs/>
                <w:iCs/>
                <w:szCs w:val="20"/>
                <w:lang w:val="vi-VN" w:eastAsia="vi-VN"/>
              </w:rPr>
            </w:pPr>
            <w:r w:rsidRPr="003764DC">
              <w:rPr>
                <w:b/>
                <w:bCs/>
                <w:iCs/>
                <w:szCs w:val="20"/>
                <w:lang w:val="vi-VN" w:eastAsia="vi-VN"/>
              </w:rPr>
              <w:t>Chi đầu tư trang thiết bị kiểm định, hạ tầng kỹ thuật</w:t>
            </w:r>
          </w:p>
        </w:tc>
        <w:tc>
          <w:tcPr>
            <w:tcW w:w="1880" w:type="dxa"/>
            <w:vAlign w:val="center"/>
          </w:tcPr>
          <w:p w14:paraId="4D4EF2D3" w14:textId="77777777" w:rsidR="002E09CF" w:rsidRPr="003764DC" w:rsidRDefault="002E09CF" w:rsidP="005510C9">
            <w:pPr>
              <w:jc w:val="right"/>
              <w:rPr>
                <w:b/>
                <w:bCs/>
                <w:iCs/>
                <w:szCs w:val="20"/>
                <w:lang w:val="vi-VN" w:eastAsia="vi-VN"/>
              </w:rPr>
            </w:pPr>
            <w:r w:rsidRPr="003764DC">
              <w:rPr>
                <w:b/>
                <w:bCs/>
                <w:iCs/>
                <w:szCs w:val="20"/>
                <w:lang w:val="vi-VN" w:eastAsia="vi-VN"/>
              </w:rPr>
              <w:t>6.650</w:t>
            </w:r>
          </w:p>
        </w:tc>
      </w:tr>
      <w:tr w:rsidR="003764DC" w:rsidRPr="003764DC" w14:paraId="5FF9DECD" w14:textId="77777777" w:rsidTr="005510C9">
        <w:trPr>
          <w:trHeight w:val="454"/>
          <w:jc w:val="center"/>
        </w:trPr>
        <w:tc>
          <w:tcPr>
            <w:tcW w:w="704" w:type="dxa"/>
            <w:vAlign w:val="center"/>
          </w:tcPr>
          <w:p w14:paraId="1BCC03D2" w14:textId="77777777" w:rsidR="002E09CF" w:rsidRPr="003764DC" w:rsidRDefault="002E09CF" w:rsidP="005510C9">
            <w:pPr>
              <w:jc w:val="center"/>
              <w:rPr>
                <w:i/>
                <w:szCs w:val="20"/>
                <w:lang w:val="vi-VN" w:eastAsia="vi-VN"/>
              </w:rPr>
            </w:pPr>
            <w:r w:rsidRPr="003764DC">
              <w:rPr>
                <w:i/>
                <w:szCs w:val="20"/>
                <w:lang w:val="vi-VN" w:eastAsia="vi-VN"/>
              </w:rPr>
              <w:t>2.1</w:t>
            </w:r>
          </w:p>
        </w:tc>
        <w:tc>
          <w:tcPr>
            <w:tcW w:w="6237" w:type="dxa"/>
            <w:vAlign w:val="center"/>
          </w:tcPr>
          <w:p w14:paraId="7CBB58B7" w14:textId="77777777" w:rsidR="002E09CF" w:rsidRPr="003764DC" w:rsidRDefault="002E09CF" w:rsidP="005510C9">
            <w:pPr>
              <w:rPr>
                <w:i/>
                <w:szCs w:val="20"/>
                <w:lang w:val="vi-VN" w:eastAsia="vi-VN"/>
              </w:rPr>
            </w:pPr>
            <w:del w:id="1043" w:author="Nội dung điều chỉnh (Claude)" w:date="2026-10-21T09:21:32Z">
              <w:r w:rsidRPr="003764DC">
                <w:rPr>
                  <w:i/>
                  <w:szCs w:val="20"/>
                  <w:lang w:val="vi-VN" w:eastAsia="vi-VN"/>
                </w:rPr>
                <w:delText>Thiết bị thuộc 2 dây chuyền kiểm định loại II</w:delText>
              </w:r>
            </w:del>
            <w:ins w:id="1044" w:author="Nội dung điều chỉnh (Claude)" w:date="2026-10-21T09:21:32Z">
              <w:r w:rsidRPr="003764DC">
                <w:rPr>
                  <w:i/>
                  <w:szCs w:val="20"/>
                  <w:lang w:val="vi-VN" w:eastAsia="vi-VN"/>
                </w:rPr>
                <w:t xml:space="preserve">Thiết bị 01 dây chuyền kiểm định tổng hợp loại I và loại II (giai đoạn 1)</w:t>
              </w:r>
            </w:ins>
          </w:p>
        </w:tc>
        <w:tc>
          <w:tcPr>
            <w:tcW w:w="1880" w:type="dxa"/>
            <w:vAlign w:val="center"/>
          </w:tcPr>
          <w:p w14:paraId="3A4764FC" w14:textId="77777777" w:rsidR="002E09CF" w:rsidRPr="003764DC" w:rsidRDefault="002E09CF" w:rsidP="005510C9">
            <w:pPr>
              <w:jc w:val="right"/>
              <w:rPr>
                <w:i/>
                <w:szCs w:val="20"/>
                <w:lang w:val="vi-VN" w:eastAsia="vi-VN"/>
              </w:rPr>
            </w:pPr>
            <w:del w:id="1045" w:author="Nội dung điều chỉnh (Claude)" w:date="2026-10-21T09:21:32Z">
              <w:r w:rsidRPr="003764DC">
                <w:rPr>
                  <w:i/>
                  <w:szCs w:val="20"/>
                  <w:lang w:val="vi-VN" w:eastAsia="vi-VN"/>
                </w:rPr>
                <w:delText>5.800</w:delText>
              </w:r>
            </w:del>
            <w:ins w:id="1046" w:author="Nội dung điều chỉnh (Claude)" w:date="2026-10-21T09:21:32Z">
              <w:r w:rsidRPr="003764DC">
                <w:rPr>
                  <w:i/>
                  <w:szCs w:val="20"/>
                  <w:lang w:val="vi-VN" w:eastAsia="vi-VN"/>
                </w:rPr>
                <w:t xml:space="preserve">2.820</w:t>
              </w:r>
            </w:ins>
          </w:p>
        </w:tc>
      </w:tr>
      <w:tr w:rsidR="003764DC" w:rsidRPr="003764DC" w14:paraId="45909203" w14:textId="77777777" w:rsidTr="005510C9">
        <w:trPr>
          <w:trHeight w:val="454"/>
          <w:jc w:val="center"/>
        </w:trPr>
        <w:tc>
          <w:tcPr>
            <w:tcW w:w="704" w:type="dxa"/>
            <w:vAlign w:val="center"/>
          </w:tcPr>
          <w:p w14:paraId="0FE554B6" w14:textId="77777777" w:rsidR="002E09CF" w:rsidRPr="003764DC" w:rsidRDefault="002E09CF" w:rsidP="005510C9">
            <w:pPr>
              <w:jc w:val="center"/>
              <w:rPr>
                <w:i/>
                <w:szCs w:val="20"/>
                <w:lang w:val="vi-VN" w:eastAsia="vi-VN"/>
              </w:rPr>
            </w:pPr>
            <w:r w:rsidRPr="003764DC">
              <w:rPr>
                <w:i/>
                <w:szCs w:val="20"/>
                <w:lang w:val="vi-VN" w:eastAsia="vi-VN"/>
              </w:rPr>
              <w:t>2.2</w:t>
            </w:r>
          </w:p>
        </w:tc>
        <w:tc>
          <w:tcPr>
            <w:tcW w:w="6237" w:type="dxa"/>
            <w:vAlign w:val="center"/>
          </w:tcPr>
          <w:p w14:paraId="6BEF95B8" w14:textId="77777777" w:rsidR="002E09CF" w:rsidRPr="003764DC" w:rsidRDefault="002E09CF" w:rsidP="005510C9">
            <w:pPr>
              <w:rPr>
                <w:i/>
                <w:szCs w:val="20"/>
                <w:lang w:val="vi-VN" w:eastAsia="vi-VN"/>
              </w:rPr>
            </w:pPr>
            <w:r w:rsidRPr="003764DC">
              <w:rPr>
                <w:i/>
                <w:szCs w:val="20"/>
                <w:lang w:val="vi-VN" w:eastAsia="vi-VN"/>
              </w:rPr>
              <w:t>Thiết bị phụ trợ kèm theo dây chuyền kiểm định</w:t>
            </w:r>
          </w:p>
        </w:tc>
        <w:tc>
          <w:tcPr>
            <w:tcW w:w="1880" w:type="dxa"/>
            <w:vAlign w:val="center"/>
          </w:tcPr>
          <w:p w14:paraId="614F983F" w14:textId="77777777" w:rsidR="002E09CF" w:rsidRPr="003764DC" w:rsidRDefault="002E09CF" w:rsidP="005510C9">
            <w:pPr>
              <w:jc w:val="right"/>
              <w:rPr>
                <w:i/>
                <w:szCs w:val="20"/>
                <w:lang w:val="vi-VN" w:eastAsia="vi-VN"/>
              </w:rPr>
            </w:pPr>
            <w:r w:rsidRPr="003764DC">
              <w:rPr>
                <w:i/>
                <w:szCs w:val="20"/>
                <w:lang w:val="vi-VN" w:eastAsia="vi-VN"/>
              </w:rPr>
              <w:t>350</w:t>
            </w:r>
          </w:p>
        </w:tc>
      </w:tr>
      <w:tr w:rsidR="003764DC" w:rsidRPr="003764DC" w14:paraId="7C537DD2" w14:textId="77777777" w:rsidTr="005510C9">
        <w:trPr>
          <w:trHeight w:val="454"/>
          <w:jc w:val="center"/>
        </w:trPr>
        <w:tc>
          <w:tcPr>
            <w:tcW w:w="704" w:type="dxa"/>
            <w:vAlign w:val="center"/>
          </w:tcPr>
          <w:p w14:paraId="563E50DC" w14:textId="77777777" w:rsidR="002E09CF" w:rsidRPr="003764DC" w:rsidRDefault="002E09CF" w:rsidP="005510C9">
            <w:pPr>
              <w:jc w:val="center"/>
              <w:rPr>
                <w:i/>
                <w:szCs w:val="20"/>
                <w:lang w:val="vi-VN" w:eastAsia="vi-VN"/>
              </w:rPr>
            </w:pPr>
            <w:r w:rsidRPr="003764DC">
              <w:rPr>
                <w:i/>
                <w:szCs w:val="20"/>
                <w:lang w:val="vi-VN" w:eastAsia="vi-VN"/>
              </w:rPr>
              <w:t>2.3</w:t>
            </w:r>
          </w:p>
        </w:tc>
        <w:tc>
          <w:tcPr>
            <w:tcW w:w="6237" w:type="dxa"/>
            <w:vAlign w:val="center"/>
          </w:tcPr>
          <w:p w14:paraId="2FB0E49C" w14:textId="77777777" w:rsidR="002E09CF" w:rsidRPr="003764DC" w:rsidRDefault="002E09CF" w:rsidP="005510C9">
            <w:pPr>
              <w:rPr>
                <w:i/>
                <w:szCs w:val="20"/>
                <w:lang w:val="vi-VN" w:eastAsia="vi-VN"/>
              </w:rPr>
            </w:pPr>
            <w:r w:rsidRPr="003764DC">
              <w:rPr>
                <w:i/>
                <w:szCs w:val="20"/>
                <w:lang w:val="vi-VN" w:eastAsia="vi-VN"/>
              </w:rPr>
              <w:t>Thiết bị văn phòng</w:t>
            </w:r>
          </w:p>
        </w:tc>
        <w:tc>
          <w:tcPr>
            <w:tcW w:w="1880" w:type="dxa"/>
            <w:vAlign w:val="center"/>
          </w:tcPr>
          <w:p w14:paraId="303F0299" w14:textId="77777777" w:rsidR="002E09CF" w:rsidRPr="003764DC" w:rsidRDefault="002E09CF" w:rsidP="005510C9">
            <w:pPr>
              <w:jc w:val="right"/>
              <w:rPr>
                <w:i/>
                <w:szCs w:val="20"/>
                <w:lang w:val="vi-VN" w:eastAsia="vi-VN"/>
              </w:rPr>
            </w:pPr>
            <w:r w:rsidRPr="003764DC">
              <w:rPr>
                <w:i/>
                <w:szCs w:val="20"/>
                <w:lang w:val="vi-VN" w:eastAsia="vi-VN"/>
              </w:rPr>
              <w:t>500</w:t>
            </w:r>
          </w:p>
        </w:tc>
      </w:tr>
      <w:tr w:rsidR="003764DC" w:rsidRPr="003764DC" w14:paraId="7C537DD2" w14:textId="77777777" w:rsidTr="005510C9">
        <w:trPr>
          <w:trHeight w:val="454"/>
          <w:jc w:val="center"/>
          <w:ins w:id="1050" w:author="Nội dung bổ sung (Claude)" w:date="2026-10-21T09:21:32Z"/>
        </w:trPr>
        <w:tc>
          <w:tcPr>
            <w:tcW w:w="704" w:type="dxa"/>
            <w:vAlign w:val="center"/>
          </w:tcPr>
          <w:p w14:paraId="563E50DC" w14:textId="77777777" w:rsidR="002E09CF" w:rsidRPr="003764DC" w:rsidRDefault="002E09CF" w:rsidP="005510C9">
            <w:pPr>
              <w:jc w:val="center"/>
              <w:rPr>
                <w:i/>
                <w:szCs w:val="20"/>
                <w:lang w:val="vi-VN" w:eastAsia="vi-VN"/>
              </w:rPr>
            </w:pPr>
            <w:ins w:id="1047" w:author="Nội dung bổ sung (Claude)" w:date="2026-10-21T09:21:32Z">
              <w:r w:rsidRPr="003764DC">
                <w:rPr>
                  <w:i/>
                  <w:szCs w:val="20"/>
                  <w:lang w:val="vi-VN" w:eastAsia="vi-VN"/>
                </w:rPr>
                <w:t xml:space="preserve">2.4</w:t>
              </w:r>
            </w:ins>
          </w:p>
        </w:tc>
        <w:tc>
          <w:tcPr>
            <w:tcW w:w="6237" w:type="dxa"/>
            <w:vAlign w:val="center"/>
          </w:tcPr>
          <w:p w14:paraId="2FB0E49C" w14:textId="77777777" w:rsidR="002E09CF" w:rsidRPr="003764DC" w:rsidRDefault="002E09CF" w:rsidP="005510C9">
            <w:pPr>
              <w:rPr>
                <w:i/>
                <w:szCs w:val="20"/>
                <w:lang w:val="vi-VN" w:eastAsia="vi-VN"/>
              </w:rPr>
            </w:pPr>
            <w:ins w:id="1048" w:author="Nội dung bổ sung (Claude)" w:date="2026-10-21T09:21:32Z">
              <w:r w:rsidRPr="003764DC">
                <w:rPr>
                  <w:i/>
                  <w:szCs w:val="20"/>
                  <w:lang w:val="vi-VN" w:eastAsia="vi-VN"/>
                </w:rPr>
                <w:t xml:space="preserve">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ins>
          </w:p>
        </w:tc>
        <w:tc>
          <w:tcPr>
            <w:tcW w:w="1880" w:type="dxa"/>
            <w:vAlign w:val="center"/>
          </w:tcPr>
          <w:p w14:paraId="303F0299" w14:textId="77777777" w:rsidR="002E09CF" w:rsidRPr="003764DC" w:rsidRDefault="002E09CF" w:rsidP="005510C9">
            <w:pPr>
              <w:jc w:val="right"/>
              <w:rPr>
                <w:i/>
                <w:szCs w:val="20"/>
                <w:lang w:val="vi-VN" w:eastAsia="vi-VN"/>
              </w:rPr>
            </w:pPr>
            <w:ins w:id="1049" w:author="Nội dung bổ sung (Claude)" w:date="2026-10-21T09:21:32Z">
              <w:r w:rsidRPr="003764DC">
                <w:rPr>
                  <w:i/>
                  <w:szCs w:val="20"/>
                  <w:lang w:val="vi-VN" w:eastAsia="vi-VN"/>
                </w:rPr>
                <w:t xml:space="preserve">2.980</w:t>
              </w:r>
            </w:ins>
          </w:p>
        </w:tc>
      </w:tr>
      <w:tr w:rsidR="003764DC" w:rsidRPr="003764DC" w14:paraId="5B77DDF0" w14:textId="77777777" w:rsidTr="005510C9">
        <w:trPr>
          <w:trHeight w:val="1036"/>
          <w:jc w:val="center"/>
        </w:trPr>
        <w:tc>
          <w:tcPr>
            <w:tcW w:w="704" w:type="dxa"/>
            <w:vAlign w:val="center"/>
          </w:tcPr>
          <w:p w14:paraId="2A0EE41E" w14:textId="77777777" w:rsidR="002E09CF" w:rsidRPr="003764DC" w:rsidRDefault="002E09CF" w:rsidP="005510C9">
            <w:pPr>
              <w:jc w:val="center"/>
              <w:rPr>
                <w:b/>
                <w:bCs/>
                <w:i/>
                <w:szCs w:val="20"/>
                <w:lang w:val="vi-VN" w:eastAsia="vi-VN"/>
              </w:rPr>
            </w:pPr>
            <w:r w:rsidRPr="003764DC">
              <w:rPr>
                <w:b/>
                <w:bCs/>
                <w:iCs/>
                <w:szCs w:val="20"/>
                <w:lang w:val="vi-VN" w:eastAsia="vi-VN"/>
              </w:rPr>
              <w:t>3</w:t>
            </w:r>
          </w:p>
        </w:tc>
        <w:tc>
          <w:tcPr>
            <w:tcW w:w="6237" w:type="dxa"/>
            <w:vAlign w:val="center"/>
          </w:tcPr>
          <w:p w14:paraId="18520C12" w14:textId="77777777" w:rsidR="002E09CF" w:rsidRPr="003764DC" w:rsidRDefault="002E09CF" w:rsidP="005510C9">
            <w:pPr>
              <w:rPr>
                <w:b/>
                <w:bCs/>
                <w:i/>
                <w:szCs w:val="20"/>
                <w:lang w:val="vi-VN" w:eastAsia="vi-VN"/>
              </w:rPr>
            </w:pPr>
            <w:r w:rsidRPr="003764DC">
              <w:rPr>
                <w:b/>
                <w:bCs/>
                <w:iCs/>
                <w:szCs w:val="20"/>
                <w:lang w:val="vi-VN" w:eastAsia="vi-VN"/>
              </w:rPr>
              <w:t xml:space="preserve">Chi phí khác </w:t>
            </w:r>
            <w:r w:rsidRPr="003764DC">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EA5D8B8" w14:textId="77777777" w:rsidR="002E09CF" w:rsidRPr="003764DC" w:rsidRDefault="002E09CF" w:rsidP="005510C9">
            <w:pPr>
              <w:jc w:val="right"/>
              <w:rPr>
                <w:b/>
                <w:bCs/>
                <w:iCs/>
                <w:szCs w:val="20"/>
                <w:lang w:val="vi-VN" w:eastAsia="vi-VN"/>
              </w:rPr>
            </w:pPr>
            <w:r w:rsidRPr="003764DC">
              <w:rPr>
                <w:b/>
                <w:bCs/>
                <w:iCs/>
                <w:szCs w:val="20"/>
                <w:lang w:val="vi-VN" w:eastAsia="vi-VN"/>
              </w:rPr>
              <w:t>2.055</w:t>
            </w:r>
          </w:p>
        </w:tc>
      </w:tr>
      <w:tr w:rsidR="003764DC" w:rsidRPr="003764DC" w14:paraId="0B0CB383" w14:textId="77777777" w:rsidTr="005510C9">
        <w:trPr>
          <w:trHeight w:val="454"/>
          <w:jc w:val="center"/>
        </w:trPr>
        <w:tc>
          <w:tcPr>
            <w:tcW w:w="704" w:type="dxa"/>
            <w:vAlign w:val="center"/>
          </w:tcPr>
          <w:p w14:paraId="208A2AE3" w14:textId="77777777" w:rsidR="002E09CF" w:rsidRPr="003764DC" w:rsidRDefault="002E09CF" w:rsidP="005510C9">
            <w:pPr>
              <w:jc w:val="center"/>
              <w:rPr>
                <w:b/>
                <w:bCs/>
                <w:iCs/>
                <w:szCs w:val="20"/>
                <w:lang w:eastAsia="vi-VN"/>
              </w:rPr>
            </w:pPr>
            <w:r w:rsidRPr="003764DC">
              <w:rPr>
                <w:b/>
                <w:bCs/>
                <w:iCs/>
                <w:szCs w:val="20"/>
                <w:lang w:val="vi-VN" w:eastAsia="vi-VN"/>
              </w:rPr>
              <w:t>II</w:t>
            </w:r>
          </w:p>
        </w:tc>
        <w:tc>
          <w:tcPr>
            <w:tcW w:w="6237" w:type="dxa"/>
            <w:vAlign w:val="center"/>
          </w:tcPr>
          <w:p w14:paraId="6F9C131D" w14:textId="77777777" w:rsidR="002E09CF" w:rsidRPr="003764DC" w:rsidRDefault="002E09CF" w:rsidP="005510C9">
            <w:pPr>
              <w:rPr>
                <w:b/>
                <w:bCs/>
                <w:iCs/>
                <w:szCs w:val="20"/>
                <w:lang w:val="vi-VN" w:eastAsia="vi-VN"/>
              </w:rPr>
            </w:pPr>
            <w:r w:rsidRPr="003764DC">
              <w:rPr>
                <w:b/>
                <w:bCs/>
                <w:iCs/>
                <w:szCs w:val="20"/>
                <w:lang w:val="vi-VN" w:eastAsia="vi-VN"/>
              </w:rPr>
              <w:t>CHI PHÍ ĐÀO TẠO, BỒI DƯỠNG</w:t>
            </w:r>
          </w:p>
        </w:tc>
        <w:tc>
          <w:tcPr>
            <w:tcW w:w="1880" w:type="dxa"/>
            <w:vAlign w:val="center"/>
          </w:tcPr>
          <w:p w14:paraId="519638C5" w14:textId="77777777" w:rsidR="002E09CF" w:rsidRPr="003764DC" w:rsidRDefault="002E09CF" w:rsidP="005510C9">
            <w:pPr>
              <w:jc w:val="right"/>
              <w:rPr>
                <w:b/>
                <w:bCs/>
                <w:iCs/>
                <w:szCs w:val="20"/>
                <w:lang w:val="vi-VN" w:eastAsia="vi-VN"/>
              </w:rPr>
            </w:pPr>
            <w:r w:rsidRPr="003764DC">
              <w:rPr>
                <w:b/>
                <w:bCs/>
                <w:iCs/>
                <w:szCs w:val="20"/>
                <w:lang w:val="vi-VN" w:eastAsia="vi-VN"/>
              </w:rPr>
              <w:t>83,6</w:t>
            </w:r>
          </w:p>
        </w:tc>
      </w:tr>
      <w:tr w:rsidR="003764DC" w:rsidRPr="003764DC" w14:paraId="4C74555D" w14:textId="77777777" w:rsidTr="005510C9">
        <w:trPr>
          <w:trHeight w:val="491"/>
          <w:jc w:val="center"/>
        </w:trPr>
        <w:tc>
          <w:tcPr>
            <w:tcW w:w="704" w:type="dxa"/>
            <w:vAlign w:val="center"/>
          </w:tcPr>
          <w:p w14:paraId="014F692F" w14:textId="77777777" w:rsidR="002E09CF" w:rsidRPr="003764DC" w:rsidRDefault="002E09CF" w:rsidP="005510C9">
            <w:pPr>
              <w:jc w:val="center"/>
              <w:rPr>
                <w:iCs/>
                <w:szCs w:val="20"/>
                <w:lang w:val="vi-VN" w:eastAsia="vi-VN"/>
              </w:rPr>
            </w:pPr>
            <w:r w:rsidRPr="003764DC">
              <w:rPr>
                <w:iCs/>
                <w:szCs w:val="20"/>
                <w:lang w:val="vi-VN" w:eastAsia="vi-VN"/>
              </w:rPr>
              <w:t>1</w:t>
            </w:r>
          </w:p>
        </w:tc>
        <w:tc>
          <w:tcPr>
            <w:tcW w:w="6237" w:type="dxa"/>
            <w:vAlign w:val="center"/>
          </w:tcPr>
          <w:p w14:paraId="5E82D337" w14:textId="77777777" w:rsidR="002E09CF" w:rsidRPr="003764DC" w:rsidRDefault="002E09CF" w:rsidP="005510C9">
            <w:pPr>
              <w:rPr>
                <w:iCs/>
                <w:szCs w:val="20"/>
                <w:lang w:val="vi-VN" w:eastAsia="vi-VN"/>
              </w:rPr>
            </w:pPr>
            <w:r w:rsidRPr="003764DC">
              <w:rPr>
                <w:iCs/>
                <w:szCs w:val="20"/>
                <w:lang w:val="vi-VN" w:eastAsia="vi-VN"/>
              </w:rPr>
              <w:t>ĐKV: 7 người: (10,7 triệu/người x 7 người) gồm: Học phí 5 triệu/người + tiền công tác phí, ăn ở, đi lại: 5,7 triệu/người.</w:t>
            </w:r>
          </w:p>
        </w:tc>
        <w:tc>
          <w:tcPr>
            <w:tcW w:w="1880" w:type="dxa"/>
            <w:vAlign w:val="center"/>
          </w:tcPr>
          <w:p w14:paraId="5BEDC616" w14:textId="77777777" w:rsidR="002E09CF" w:rsidRPr="003764DC" w:rsidRDefault="002E09CF" w:rsidP="005510C9">
            <w:pPr>
              <w:jc w:val="right"/>
              <w:rPr>
                <w:iCs/>
                <w:szCs w:val="20"/>
                <w:lang w:val="vi-VN" w:eastAsia="vi-VN"/>
              </w:rPr>
            </w:pPr>
            <w:r w:rsidRPr="003764DC">
              <w:rPr>
                <w:iCs/>
                <w:szCs w:val="20"/>
                <w:lang w:val="vi-VN" w:eastAsia="vi-VN"/>
              </w:rPr>
              <w:t>74,9</w:t>
            </w:r>
          </w:p>
          <w:p w14:paraId="4BD52EE1" w14:textId="77777777" w:rsidR="002E09CF" w:rsidRPr="003764DC" w:rsidRDefault="002E09CF" w:rsidP="005510C9">
            <w:pPr>
              <w:spacing w:before="60" w:after="60" w:line="264" w:lineRule="auto"/>
              <w:ind w:firstLine="709"/>
              <w:rPr>
                <w:szCs w:val="20"/>
                <w:lang w:val="vi-VN" w:eastAsia="vi-VN"/>
              </w:rPr>
            </w:pPr>
          </w:p>
        </w:tc>
      </w:tr>
      <w:tr w:rsidR="003764DC" w:rsidRPr="003764DC" w14:paraId="342A166C" w14:textId="77777777" w:rsidTr="005510C9">
        <w:trPr>
          <w:trHeight w:val="96"/>
          <w:jc w:val="center"/>
        </w:trPr>
        <w:tc>
          <w:tcPr>
            <w:tcW w:w="704" w:type="dxa"/>
            <w:vAlign w:val="center"/>
          </w:tcPr>
          <w:p w14:paraId="25FBB2A5" w14:textId="77777777" w:rsidR="002E09CF" w:rsidRPr="003764DC" w:rsidRDefault="002E09CF" w:rsidP="005510C9">
            <w:pPr>
              <w:jc w:val="center"/>
              <w:rPr>
                <w:iCs/>
                <w:szCs w:val="20"/>
                <w:lang w:val="vi-VN" w:eastAsia="vi-VN"/>
              </w:rPr>
            </w:pPr>
            <w:r w:rsidRPr="003764DC">
              <w:rPr>
                <w:iCs/>
                <w:szCs w:val="20"/>
                <w:lang w:val="vi-VN" w:eastAsia="vi-VN"/>
              </w:rPr>
              <w:t>2</w:t>
            </w:r>
          </w:p>
        </w:tc>
        <w:tc>
          <w:tcPr>
            <w:tcW w:w="6237" w:type="dxa"/>
            <w:vAlign w:val="center"/>
          </w:tcPr>
          <w:p w14:paraId="44011FF6" w14:textId="77777777" w:rsidR="002E09CF" w:rsidRPr="003764DC" w:rsidRDefault="002E09CF" w:rsidP="005510C9">
            <w:pPr>
              <w:rPr>
                <w:iCs/>
                <w:szCs w:val="20"/>
                <w:lang w:val="vi-VN" w:eastAsia="vi-VN"/>
              </w:rPr>
            </w:pPr>
            <w:r w:rsidRPr="003764DC">
              <w:rPr>
                <w:iCs/>
                <w:szCs w:val="20"/>
                <w:lang w:val="vi-VN" w:eastAsia="vi-VN"/>
              </w:rPr>
              <w:t>Nhân viên nghiệp vụ: 1 người (8,7 triệu/người x 1 người)</w:t>
            </w:r>
          </w:p>
        </w:tc>
        <w:tc>
          <w:tcPr>
            <w:tcW w:w="1880" w:type="dxa"/>
            <w:vAlign w:val="center"/>
          </w:tcPr>
          <w:p w14:paraId="7A33E6CC" w14:textId="77777777" w:rsidR="002E09CF" w:rsidRPr="003764DC" w:rsidRDefault="002E09CF" w:rsidP="005510C9">
            <w:pPr>
              <w:jc w:val="right"/>
              <w:rPr>
                <w:iCs/>
                <w:szCs w:val="20"/>
                <w:lang w:val="vi-VN" w:eastAsia="vi-VN"/>
              </w:rPr>
            </w:pPr>
            <w:r w:rsidRPr="003764DC">
              <w:rPr>
                <w:iCs/>
                <w:szCs w:val="20"/>
                <w:lang w:val="vi-VN" w:eastAsia="vi-VN"/>
              </w:rPr>
              <w:t>8,7</w:t>
            </w:r>
          </w:p>
        </w:tc>
      </w:tr>
      <w:tr w:rsidR="003764DC" w:rsidRPr="003764DC" w14:paraId="611B6C49" w14:textId="77777777" w:rsidTr="005510C9">
        <w:trPr>
          <w:trHeight w:val="571"/>
          <w:jc w:val="center"/>
        </w:trPr>
        <w:tc>
          <w:tcPr>
            <w:tcW w:w="6941" w:type="dxa"/>
            <w:gridSpan w:val="2"/>
            <w:vAlign w:val="center"/>
          </w:tcPr>
          <w:p w14:paraId="4DAAFFE1" w14:textId="77777777" w:rsidR="002E09CF" w:rsidRPr="003764DC" w:rsidRDefault="002E09CF" w:rsidP="005510C9">
            <w:pPr>
              <w:jc w:val="center"/>
              <w:rPr>
                <w:b/>
                <w:bCs/>
                <w:iCs/>
                <w:szCs w:val="20"/>
                <w:lang w:val="vi-VN" w:eastAsia="vi-VN"/>
              </w:rPr>
            </w:pPr>
            <w:r w:rsidRPr="003764DC">
              <w:rPr>
                <w:b/>
                <w:bCs/>
                <w:iCs/>
                <w:szCs w:val="20"/>
                <w:lang w:val="vi-VN" w:eastAsia="vi-VN"/>
              </w:rPr>
              <w:t>TỔNG CỘNG (I+II)</w:t>
            </w:r>
          </w:p>
        </w:tc>
        <w:tc>
          <w:tcPr>
            <w:tcW w:w="1880" w:type="dxa"/>
            <w:vAlign w:val="center"/>
          </w:tcPr>
          <w:p w14:paraId="342741FE" w14:textId="77777777" w:rsidR="002E09CF" w:rsidRPr="003764DC" w:rsidRDefault="002E09CF" w:rsidP="005510C9">
            <w:pPr>
              <w:jc w:val="right"/>
              <w:rPr>
                <w:b/>
                <w:bCs/>
                <w:iCs/>
                <w:szCs w:val="20"/>
                <w:lang w:val="vi-VN" w:eastAsia="vi-VN"/>
              </w:rPr>
            </w:pPr>
            <w:r w:rsidRPr="003764DC">
              <w:rPr>
                <w:b/>
                <w:bCs/>
                <w:iCs/>
                <w:szCs w:val="20"/>
                <w:lang w:val="vi-VN" w:eastAsia="vi-VN"/>
              </w:rPr>
              <w:t>22.688,6</w:t>
            </w:r>
          </w:p>
        </w:tc>
      </w:tr>
    </w:tbl>
    <w:p w14:paraId="5DB269BC" w14:textId="77777777" w:rsidR="008347A7" w:rsidRPr="003764DC" w:rsidRDefault="008347A7" w:rsidP="00F9277B">
      <w:pPr>
        <w:widowControl w:val="0"/>
        <w:spacing w:line="264" w:lineRule="auto"/>
        <w:ind w:firstLine="720"/>
        <w:jc w:val="both"/>
        <w:rPr>
          <w:b/>
          <w:bCs/>
          <w:lang w:val="nl-NL"/>
        </w:rPr>
      </w:pPr>
      <w:r w:rsidRPr="003764DC">
        <w:rPr>
          <w:b/>
          <w:bCs/>
          <w:lang w:val="nl-NL"/>
        </w:rPr>
        <w:t>8. Lộ trình, các bước thực hiện Đề án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366"/>
        <w:gridCol w:w="1384"/>
        <w:gridCol w:w="1378"/>
        <w:gridCol w:w="1348"/>
      </w:tblGrid>
      <w:tr w:rsidR="003764DC" w:rsidRPr="003764DC" w14:paraId="21D1BD7E" w14:textId="77777777" w:rsidTr="006D13CA">
        <w:trPr>
          <w:tblHeader/>
        </w:trPr>
        <w:tc>
          <w:tcPr>
            <w:tcW w:w="591" w:type="dxa"/>
            <w:vAlign w:val="center"/>
          </w:tcPr>
          <w:p w14:paraId="208F3255" w14:textId="77777777" w:rsidR="00AA2CBE" w:rsidRPr="003764DC" w:rsidRDefault="00AA2CBE" w:rsidP="00AA2CBE">
            <w:pPr>
              <w:jc w:val="center"/>
              <w:rPr>
                <w:lang w:val="vi-VN" w:eastAsia="vi-VN"/>
              </w:rPr>
            </w:pPr>
            <w:r w:rsidRPr="003764DC">
              <w:rPr>
                <w:b/>
                <w:bCs/>
                <w:lang w:val="vi-VN" w:eastAsia="vi-VN"/>
              </w:rPr>
              <w:t>TT</w:t>
            </w:r>
          </w:p>
        </w:tc>
        <w:tc>
          <w:tcPr>
            <w:tcW w:w="4366" w:type="dxa"/>
            <w:vAlign w:val="center"/>
          </w:tcPr>
          <w:p w14:paraId="308AA2F9" w14:textId="77777777" w:rsidR="00AA2CBE" w:rsidRPr="003764DC" w:rsidRDefault="00AA2CBE" w:rsidP="00AA2CBE">
            <w:pPr>
              <w:jc w:val="center"/>
              <w:rPr>
                <w:lang w:val="vi-VN" w:eastAsia="vi-VN"/>
              </w:rPr>
            </w:pPr>
            <w:r w:rsidRPr="003764DC">
              <w:rPr>
                <w:b/>
                <w:bCs/>
                <w:lang w:val="vi-VN" w:eastAsia="vi-VN"/>
              </w:rPr>
              <w:t>Nội dung</w:t>
            </w:r>
          </w:p>
        </w:tc>
        <w:tc>
          <w:tcPr>
            <w:tcW w:w="1384" w:type="dxa"/>
          </w:tcPr>
          <w:p w14:paraId="519AF7DB" w14:textId="77777777" w:rsidR="00AA2CBE" w:rsidRPr="003764DC" w:rsidRDefault="00AA2CBE" w:rsidP="00AA2CBE">
            <w:pPr>
              <w:jc w:val="center"/>
              <w:rPr>
                <w:b/>
                <w:bCs/>
                <w:lang w:eastAsia="vi-VN"/>
              </w:rPr>
            </w:pPr>
            <w:r w:rsidRPr="003764DC">
              <w:rPr>
                <w:b/>
                <w:bCs/>
                <w:lang w:eastAsia="vi-VN"/>
              </w:rPr>
              <w:t>Đơn vị chủ trì thực hiện</w:t>
            </w:r>
          </w:p>
        </w:tc>
        <w:tc>
          <w:tcPr>
            <w:tcW w:w="1378" w:type="dxa"/>
            <w:vAlign w:val="center"/>
          </w:tcPr>
          <w:p w14:paraId="41237EC0" w14:textId="77777777" w:rsidR="00AA2CBE" w:rsidRPr="003764DC" w:rsidRDefault="00AA2CBE" w:rsidP="00AA2CBE">
            <w:pPr>
              <w:jc w:val="center"/>
              <w:rPr>
                <w:b/>
                <w:bCs/>
                <w:lang w:eastAsia="vi-VN"/>
              </w:rPr>
            </w:pPr>
            <w:r w:rsidRPr="003764DC">
              <w:rPr>
                <w:b/>
                <w:bCs/>
                <w:lang w:eastAsia="vi-VN"/>
              </w:rPr>
              <w:t>Đơn vị phê duyệt</w:t>
            </w:r>
          </w:p>
        </w:tc>
        <w:tc>
          <w:tcPr>
            <w:tcW w:w="1348" w:type="dxa"/>
            <w:vAlign w:val="center"/>
          </w:tcPr>
          <w:p w14:paraId="09C25EB3" w14:textId="77777777" w:rsidR="00AA2CBE" w:rsidRPr="003764DC" w:rsidRDefault="00AA2CBE" w:rsidP="00AA2CBE">
            <w:pPr>
              <w:jc w:val="center"/>
              <w:rPr>
                <w:b/>
                <w:bCs/>
                <w:lang w:eastAsia="vi-VN"/>
              </w:rPr>
            </w:pPr>
            <w:r w:rsidRPr="003764DC">
              <w:rPr>
                <w:b/>
                <w:bCs/>
                <w:lang w:val="vi-VN" w:eastAsia="vi-VN"/>
              </w:rPr>
              <w:t xml:space="preserve">Thời gian </w:t>
            </w:r>
          </w:p>
          <w:p w14:paraId="00B7AF6E" w14:textId="77777777" w:rsidR="00AA2CBE" w:rsidRPr="003764DC" w:rsidRDefault="00AA2CBE" w:rsidP="00AA2CBE">
            <w:pPr>
              <w:jc w:val="center"/>
              <w:rPr>
                <w:lang w:val="vi-VN" w:eastAsia="vi-VN"/>
              </w:rPr>
            </w:pPr>
            <w:r w:rsidRPr="003764DC">
              <w:rPr>
                <w:b/>
                <w:bCs/>
                <w:lang w:val="vi-VN" w:eastAsia="vi-VN"/>
              </w:rPr>
              <w:t>dự kiến</w:t>
            </w:r>
          </w:p>
        </w:tc>
      </w:tr>
      <w:tr w:rsidR="003764DC" w:rsidRPr="003764DC" w14:paraId="69919E21" w14:textId="77777777" w:rsidTr="006D13CA">
        <w:tc>
          <w:tcPr>
            <w:tcW w:w="591" w:type="dxa"/>
            <w:vAlign w:val="center"/>
          </w:tcPr>
          <w:p w14:paraId="065F5CE6" w14:textId="77777777" w:rsidR="00AA2CBE" w:rsidRPr="003764DC" w:rsidRDefault="00AA2CBE" w:rsidP="00AA2CBE">
            <w:pPr>
              <w:jc w:val="center"/>
              <w:rPr>
                <w:b/>
                <w:bCs/>
                <w:lang w:eastAsia="vi-VN"/>
              </w:rPr>
            </w:pPr>
            <w:r w:rsidRPr="003764DC">
              <w:rPr>
                <w:b/>
                <w:bCs/>
                <w:lang w:eastAsia="vi-VN"/>
              </w:rPr>
              <w:t>1</w:t>
            </w:r>
          </w:p>
        </w:tc>
        <w:tc>
          <w:tcPr>
            <w:tcW w:w="4366" w:type="dxa"/>
            <w:vAlign w:val="center"/>
          </w:tcPr>
          <w:p w14:paraId="137BA588" w14:textId="77777777" w:rsidR="00AA2CBE" w:rsidRPr="003764DC" w:rsidRDefault="00AA2CBE" w:rsidP="00AA2CBE">
            <w:pPr>
              <w:jc w:val="both"/>
              <w:rPr>
                <w:b/>
                <w:bCs/>
                <w:lang w:val="vi-VN" w:eastAsia="vi-VN"/>
              </w:rPr>
            </w:pPr>
            <w:r w:rsidRPr="003764DC">
              <w:rPr>
                <w:b/>
                <w:bCs/>
                <w:lang w:val="vi-VN" w:eastAsia="vi-VN"/>
              </w:rPr>
              <w:t>Giai đoạn 1. Chấp thuận chủ trương</w:t>
            </w:r>
          </w:p>
        </w:tc>
        <w:tc>
          <w:tcPr>
            <w:tcW w:w="1384" w:type="dxa"/>
          </w:tcPr>
          <w:p w14:paraId="098A168F" w14:textId="77777777" w:rsidR="00AA2CBE" w:rsidRPr="003764DC" w:rsidRDefault="00AA2CBE" w:rsidP="00AA2CBE">
            <w:pPr>
              <w:jc w:val="center"/>
              <w:rPr>
                <w:b/>
                <w:bCs/>
                <w:lang w:eastAsia="vi-VN"/>
              </w:rPr>
            </w:pPr>
          </w:p>
        </w:tc>
        <w:tc>
          <w:tcPr>
            <w:tcW w:w="1378" w:type="dxa"/>
            <w:vAlign w:val="center"/>
          </w:tcPr>
          <w:p w14:paraId="11901400" w14:textId="77777777" w:rsidR="00AA2CBE" w:rsidRPr="003764DC" w:rsidRDefault="00AA2CBE" w:rsidP="00AA2CBE">
            <w:pPr>
              <w:jc w:val="center"/>
              <w:rPr>
                <w:b/>
                <w:bCs/>
                <w:lang w:val="vi-VN" w:eastAsia="vi-VN"/>
              </w:rPr>
            </w:pPr>
          </w:p>
        </w:tc>
        <w:tc>
          <w:tcPr>
            <w:tcW w:w="1348" w:type="dxa"/>
            <w:vAlign w:val="center"/>
          </w:tcPr>
          <w:p w14:paraId="5F5C0DFD" w14:textId="77777777" w:rsidR="00AA2CBE" w:rsidRPr="003764DC" w:rsidRDefault="00AA2CBE" w:rsidP="00AA2CBE">
            <w:pPr>
              <w:jc w:val="center"/>
              <w:rPr>
                <w:b/>
                <w:bCs/>
                <w:lang w:val="vi-VN" w:eastAsia="vi-VN"/>
              </w:rPr>
            </w:pPr>
          </w:p>
        </w:tc>
      </w:tr>
      <w:tr w:rsidR="003764DC" w:rsidRPr="003764DC" w14:paraId="54F3BD42" w14:textId="77777777" w:rsidTr="006D13CA">
        <w:trPr>
          <w:trHeight w:val="1939"/>
        </w:trPr>
        <w:tc>
          <w:tcPr>
            <w:tcW w:w="591" w:type="dxa"/>
            <w:vAlign w:val="center"/>
          </w:tcPr>
          <w:p w14:paraId="126C39D9" w14:textId="77777777" w:rsidR="00AA2CBE" w:rsidRPr="003764DC" w:rsidRDefault="00AA2CBE" w:rsidP="00AA2CBE">
            <w:pPr>
              <w:jc w:val="center"/>
              <w:rPr>
                <w:lang w:val="vi-VN" w:eastAsia="vi-VN"/>
              </w:rPr>
            </w:pPr>
            <w:r w:rsidRPr="003764DC">
              <w:rPr>
                <w:lang w:eastAsia="vi-VN"/>
              </w:rPr>
              <w:t>1.</w:t>
            </w:r>
            <w:r w:rsidRPr="003764DC">
              <w:rPr>
                <w:lang w:val="vi-VN" w:eastAsia="vi-VN"/>
              </w:rPr>
              <w:t>1</w:t>
            </w:r>
          </w:p>
        </w:tc>
        <w:tc>
          <w:tcPr>
            <w:tcW w:w="4366" w:type="dxa"/>
            <w:vAlign w:val="center"/>
          </w:tcPr>
          <w:p w14:paraId="5CF3F5D9" w14:textId="77777777" w:rsidR="00AA2CBE" w:rsidRPr="003764DC" w:rsidRDefault="00AA2CBE" w:rsidP="00AA2CBE">
            <w:pPr>
              <w:jc w:val="both"/>
              <w:rPr>
                <w:lang w:eastAsia="vi-VN"/>
              </w:rPr>
            </w:pPr>
            <w:r w:rsidRPr="003764DC">
              <w:rPr>
                <w:lang w:val="vi-VN" w:eastAsia="vi-VN"/>
              </w:rPr>
              <w:t xml:space="preserve">Hoàn thiện Đề án, lấy ý kiến các </w:t>
            </w:r>
            <w:r w:rsidRPr="003764DC">
              <w:rPr>
                <w:lang w:eastAsia="vi-VN"/>
              </w:rPr>
              <w:t>s</w:t>
            </w:r>
            <w:r w:rsidRPr="003764DC">
              <w:rPr>
                <w:lang w:val="vi-VN" w:eastAsia="vi-VN"/>
              </w:rPr>
              <w:t>ở</w:t>
            </w:r>
            <w:r w:rsidRPr="003764DC">
              <w:rPr>
                <w:lang w:eastAsia="vi-VN"/>
              </w:rPr>
              <w:t>,</w:t>
            </w:r>
            <w:r w:rsidRPr="003764DC">
              <w:rPr>
                <w:lang w:val="vi-VN" w:eastAsia="vi-VN"/>
              </w:rPr>
              <w:t xml:space="preserve"> ngành</w:t>
            </w:r>
            <w:r w:rsidRPr="003764DC">
              <w:rPr>
                <w:lang w:eastAsia="vi-VN"/>
              </w:rPr>
              <w:t>, đơn vị, địa phương</w:t>
            </w:r>
            <w:r w:rsidRPr="003764DC">
              <w:rPr>
                <w:lang w:val="vi-VN" w:eastAsia="vi-VN"/>
              </w:rPr>
              <w:t>; trình UBND tỉnh Quảng Ngãi phê duyệt</w:t>
            </w:r>
            <w:r w:rsidRPr="003764DC">
              <w:rPr>
                <w:lang w:eastAsia="vi-VN"/>
              </w:rPr>
              <w:t xml:space="preserve">: Đề án, </w:t>
            </w:r>
            <w:del w:id="1051" w:author="Nội dung điều chỉnh (Claude)" w:date="2026-10-21T09:21:32Z">
              <w:r w:rsidRPr="003764DC">
                <w:rPr>
                  <w:lang w:eastAsia="vi-VN"/>
                </w:rPr>
                <w:delText xml:space="preserve">c</w:delText>
              </w:r>
            </w:del>
            <w:del w:id="1052" w:author="Nội dung điều chỉnh (Claude)" w:date="2026-10-21T09:21:32Z">
              <w:r w:rsidRPr="003764DC">
                <w:rPr>
                  <w:lang w:val="vi-VN" w:eastAsia="vi-VN"/>
                </w:rPr>
                <w:delText>hấp thuận chủ trương thành lập doanh nghiệp</w:delText>
              </w:r>
            </w:del>
            <w:del w:id="1053" w:author="Nội dung điều chỉnh (Claude)" w:date="2026-10-21T09:21:32Z">
              <w:r w:rsidRPr="003764DC">
                <w:rPr>
                  <w:lang w:eastAsia="vi-VN"/>
                </w:rPr>
                <w:delText>, xã hội hoá</w:delText>
              </w:r>
            </w:del>
            <w:ins w:id="1054" w:author="Nội dung điều chỉnh (Claude)" w:date="2026-10-21T09:21:32Z">
              <w:r w:rsidRPr="003764DC">
                <w:rPr>
                  <w:lang w:eastAsia="vi-VN"/>
                </w:rPr>
                <w:t xml:space="preserve">chấp thuận chủ trương thành lập doanh nghiệp, xã hội hoá (trình lại qua Sở Tài chính theo Công văn số 10316/UBND-NC; xin ý kiến hướng dẫn của Bộ Tài chính, Bộ Nội vụ)</w:t>
              </w:r>
            </w:ins>
          </w:p>
        </w:tc>
        <w:tc>
          <w:tcPr>
            <w:tcW w:w="1384" w:type="dxa"/>
            <w:vAlign w:val="center"/>
          </w:tcPr>
          <w:p w14:paraId="162B72A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1BD95A70" w14:textId="77777777" w:rsidR="00AA2CBE" w:rsidRPr="003764DC" w:rsidRDefault="00AA2CBE" w:rsidP="00AA2CBE">
            <w:pPr>
              <w:jc w:val="center"/>
              <w:rPr>
                <w:lang w:eastAsia="vi-VN"/>
              </w:rPr>
            </w:pPr>
            <w:r w:rsidRPr="003764DC">
              <w:rPr>
                <w:lang w:eastAsia="vi-VN"/>
              </w:rPr>
              <w:t>UBND tỉnh</w:t>
            </w:r>
          </w:p>
        </w:tc>
        <w:tc>
          <w:tcPr>
            <w:tcW w:w="1348" w:type="dxa"/>
            <w:vAlign w:val="center"/>
          </w:tcPr>
          <w:p w14:paraId="7C6F4D41" w14:textId="77777777" w:rsidR="00AA2CBE" w:rsidRPr="003764DC" w:rsidRDefault="00AA2CBE" w:rsidP="00AA2CBE">
            <w:pPr>
              <w:jc w:val="center"/>
              <w:rPr>
                <w:lang w:val="vi-VN" w:eastAsia="vi-VN"/>
              </w:rPr>
            </w:pPr>
            <w:del w:id="1055" w:author="Nội dung điều chỉnh (Claude)" w:date="2026-10-21T09:21:32Z">
              <w:r w:rsidRPr="003764DC">
                <w:rPr>
                  <w:lang w:eastAsia="vi-VN"/>
                </w:rPr>
                <w:delText xml:space="preserve">Trong tháng 8 năm </w:delText>
              </w:r>
            </w:del>
            <w:del w:id="1056" w:author="Nội dung điều chỉnh (Claude)" w:date="2026-10-21T09:21:32Z">
              <w:r w:rsidRPr="003764DC">
                <w:rPr>
                  <w:lang w:val="vi-VN" w:eastAsia="vi-VN"/>
                </w:rPr>
                <w:delText>2026</w:delText>
              </w:r>
            </w:del>
            <w:ins w:id="1057" w:author="Nội dung điều chỉnh (Claude)" w:date="2026-10-21T09:21:32Z">
              <w:r w:rsidRPr="003764DC">
                <w:rPr>
                  <w:lang w:eastAsia="vi-VN"/>
                </w:rPr>
                <w:t xml:space="preserve">Quý IV năm 2026 – Quý I năm 2027</w:t>
              </w:r>
            </w:ins>
          </w:p>
        </w:tc>
      </w:tr>
      <w:tr w:rsidR="003764DC" w:rsidRPr="003764DC" w14:paraId="1263ECBD" w14:textId="77777777" w:rsidTr="006D13CA">
        <w:tc>
          <w:tcPr>
            <w:tcW w:w="591" w:type="dxa"/>
            <w:vAlign w:val="center"/>
          </w:tcPr>
          <w:p w14:paraId="25B0768D" w14:textId="77777777" w:rsidR="00AA2CBE" w:rsidRPr="003764DC" w:rsidRDefault="00AA2CBE" w:rsidP="00AA2CBE">
            <w:pPr>
              <w:jc w:val="center"/>
              <w:rPr>
                <w:b/>
                <w:bCs/>
                <w:lang w:eastAsia="vi-VN"/>
              </w:rPr>
            </w:pPr>
            <w:r w:rsidRPr="003764DC">
              <w:rPr>
                <w:b/>
                <w:bCs/>
                <w:lang w:eastAsia="vi-VN"/>
              </w:rPr>
              <w:t>2</w:t>
            </w:r>
          </w:p>
        </w:tc>
        <w:tc>
          <w:tcPr>
            <w:tcW w:w="4366" w:type="dxa"/>
            <w:vAlign w:val="center"/>
          </w:tcPr>
          <w:p w14:paraId="7DC0D670" w14:textId="77777777" w:rsidR="00AA2CBE" w:rsidRPr="003764DC" w:rsidRDefault="00AA2CBE" w:rsidP="00AA2CBE">
            <w:pPr>
              <w:jc w:val="both"/>
              <w:rPr>
                <w:b/>
                <w:bCs/>
                <w:lang w:val="vi-VN" w:eastAsia="vi-VN"/>
              </w:rPr>
            </w:pPr>
            <w:r w:rsidRPr="003764DC">
              <w:rPr>
                <w:b/>
                <w:bCs/>
                <w:lang w:val="vi-VN" w:eastAsia="vi-VN"/>
              </w:rPr>
              <w:t>Giai đoạn 2. Hoàn thiện phương án sử dụng tài sản công</w:t>
            </w:r>
          </w:p>
        </w:tc>
        <w:tc>
          <w:tcPr>
            <w:tcW w:w="1384" w:type="dxa"/>
            <w:vAlign w:val="center"/>
          </w:tcPr>
          <w:p w14:paraId="69EF7102" w14:textId="77777777" w:rsidR="00AA2CBE" w:rsidRPr="003764DC" w:rsidRDefault="00AA2CBE" w:rsidP="00AA2CBE">
            <w:pPr>
              <w:jc w:val="center"/>
              <w:rPr>
                <w:b/>
                <w:bCs/>
                <w:lang w:eastAsia="vi-VN"/>
              </w:rPr>
            </w:pPr>
          </w:p>
        </w:tc>
        <w:tc>
          <w:tcPr>
            <w:tcW w:w="1378" w:type="dxa"/>
            <w:vAlign w:val="center"/>
          </w:tcPr>
          <w:p w14:paraId="21CF5057" w14:textId="77777777" w:rsidR="00AA2CBE" w:rsidRPr="003764DC" w:rsidRDefault="00AA2CBE" w:rsidP="00AA2CBE">
            <w:pPr>
              <w:jc w:val="center"/>
              <w:rPr>
                <w:b/>
                <w:bCs/>
                <w:lang w:eastAsia="vi-VN"/>
              </w:rPr>
            </w:pPr>
          </w:p>
        </w:tc>
        <w:tc>
          <w:tcPr>
            <w:tcW w:w="1348" w:type="dxa"/>
            <w:vAlign w:val="center"/>
          </w:tcPr>
          <w:p w14:paraId="2949E1B0" w14:textId="77777777" w:rsidR="00AA2CBE" w:rsidRPr="003764DC" w:rsidRDefault="00AA2CBE" w:rsidP="00AA2CBE">
            <w:pPr>
              <w:jc w:val="center"/>
              <w:rPr>
                <w:lang w:eastAsia="vi-VN"/>
              </w:rPr>
            </w:pPr>
            <w:r w:rsidRPr="003764DC">
              <w:rPr>
                <w:lang w:eastAsia="vi-VN"/>
              </w:rPr>
              <w:t>Sau khi hoàn thiện Giai đoạn 1</w:t>
            </w:r>
          </w:p>
        </w:tc>
      </w:tr>
      <w:tr w:rsidR="003764DC" w:rsidRPr="003764DC" w14:paraId="0C9E3CFC" w14:textId="77777777" w:rsidTr="006D13CA">
        <w:tc>
          <w:tcPr>
            <w:tcW w:w="591" w:type="dxa"/>
            <w:vAlign w:val="center"/>
          </w:tcPr>
          <w:p w14:paraId="1E7DD34C" w14:textId="77777777" w:rsidR="00AA2CBE" w:rsidRPr="003764DC" w:rsidRDefault="00AA2CBE" w:rsidP="00AA2CBE">
            <w:pPr>
              <w:jc w:val="center"/>
              <w:rPr>
                <w:lang w:eastAsia="vi-VN"/>
              </w:rPr>
            </w:pPr>
            <w:r w:rsidRPr="003764DC">
              <w:rPr>
                <w:lang w:eastAsia="vi-VN"/>
              </w:rPr>
              <w:t>2.1</w:t>
            </w:r>
          </w:p>
        </w:tc>
        <w:tc>
          <w:tcPr>
            <w:tcW w:w="4366" w:type="dxa"/>
            <w:vAlign w:val="center"/>
          </w:tcPr>
          <w:p w14:paraId="5C1FCCC5" w14:textId="77777777" w:rsidR="00AA2CBE" w:rsidRPr="003764DC" w:rsidRDefault="00AA2CBE" w:rsidP="00AA2CBE">
            <w:pPr>
              <w:jc w:val="both"/>
              <w:rPr>
                <w:lang w:val="vi-VN" w:eastAsia="vi-VN"/>
              </w:rPr>
            </w:pPr>
            <w:r w:rsidRPr="003764DC">
              <w:rPr>
                <w:lang w:val="vi-VN" w:eastAsia="vi-VN"/>
              </w:rPr>
              <w:t>Rà soát hiện trạng đất, tài sản.</w:t>
            </w:r>
            <w:del w:id="1058" w:author="Nội dung điều chỉnh (Claude)" w:date="2026-10-21T09:21:32Z">
              <w:r w:rsidRPr="003764DC">
                <w:rPr>
                  <w:lang w:eastAsia="vi-VN"/>
                </w:rPr>
                <w:delText xml:space="preserve"> </w:delText>
              </w:r>
            </w:del>
            <w:del w:id="1059" w:author="Nội dung điều chỉnh (Claude)" w:date="2026-10-21T09:21:32Z">
              <w:r w:rsidRPr="003764DC">
                <w:rPr>
                  <w:lang w:val="vi-VN" w:eastAsia="vi-VN"/>
                </w:rPr>
                <w:delText>Xác định tài sản dự kiến góp vốn.</w:delText>
              </w:r>
            </w:del>
          </w:p>
        </w:tc>
        <w:tc>
          <w:tcPr>
            <w:tcW w:w="1384" w:type="dxa"/>
            <w:vAlign w:val="center"/>
          </w:tcPr>
          <w:p w14:paraId="4AFF8A5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486A1CB8"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restart"/>
            <w:vAlign w:val="center"/>
          </w:tcPr>
          <w:p w14:paraId="29DC89C6" w14:textId="77777777" w:rsidR="00AA2CBE" w:rsidRPr="003764DC" w:rsidRDefault="00AA2CBE" w:rsidP="00AA2CBE">
            <w:pPr>
              <w:jc w:val="center"/>
              <w:rPr>
                <w:lang w:eastAsia="vi-VN"/>
              </w:rPr>
            </w:pPr>
            <w:del w:id="1060" w:author="Nội dung điều chỉnh (Claude)" w:date="2026-10-21T09:21:32Z">
              <w:r w:rsidRPr="003764DC">
                <w:rPr>
                  <w:lang w:eastAsia="vi-VN"/>
                </w:rPr>
                <w:delText>Từ Quý IV năm 2026</w:delText>
              </w:r>
            </w:del>
            <w:ins w:id="1061" w:author="Nội dung điều chỉnh (Claude)" w:date="2026-10-21T09:21:32Z">
              <w:r w:rsidRPr="003764DC">
                <w:rPr>
                  <w:lang w:eastAsia="vi-VN"/>
                </w:rPr>
                <w:t xml:space="preserve">Quý I năm 2027</w:t>
              </w:r>
            </w:ins>
          </w:p>
        </w:tc>
      </w:tr>
      <w:tr w:rsidR="003764DC" w:rsidRPr="003764DC" w14:paraId="2D00BB8C" w14:textId="77777777" w:rsidTr="006D13CA">
        <w:tc>
          <w:tcPr>
            <w:tcW w:w="591" w:type="dxa"/>
            <w:vAlign w:val="center"/>
          </w:tcPr>
          <w:p w14:paraId="383AD0B7" w14:textId="381AB7B4" w:rsidR="00AA2CBE" w:rsidRPr="003764DC" w:rsidRDefault="00AA2CBE" w:rsidP="00AA2CBE">
            <w:pPr>
              <w:jc w:val="center"/>
              <w:rPr>
                <w:lang w:eastAsia="vi-VN"/>
              </w:rPr>
            </w:pPr>
            <w:r w:rsidRPr="003764DC">
              <w:rPr>
                <w:lang w:eastAsia="vi-VN"/>
              </w:rPr>
              <w:t>2.</w:t>
            </w:r>
            <w:r w:rsidR="00AB436D" w:rsidRPr="003764DC">
              <w:rPr>
                <w:lang w:eastAsia="vi-VN"/>
              </w:rPr>
              <w:t>2</w:t>
            </w:r>
          </w:p>
        </w:tc>
        <w:tc>
          <w:tcPr>
            <w:tcW w:w="4366" w:type="dxa"/>
            <w:vAlign w:val="center"/>
          </w:tcPr>
          <w:p w14:paraId="4365D785" w14:textId="77777777" w:rsidR="00AA2CBE" w:rsidRPr="003764DC" w:rsidRDefault="00AA2CBE" w:rsidP="00AA2CBE">
            <w:pPr>
              <w:jc w:val="both"/>
              <w:rPr>
                <w:lang w:eastAsia="vi-VN"/>
              </w:rPr>
            </w:pPr>
            <w:r w:rsidRPr="003764DC">
              <w:rPr>
                <w:lang w:eastAsia="vi-VN"/>
              </w:rPr>
              <w:t xml:space="preserve">Lập, thẩm định và phê duyệt Đề án sử dụng tài sản công vào mục đích kinh doanh, liên doanh, liên kết </w:t>
            </w:r>
          </w:p>
        </w:tc>
        <w:tc>
          <w:tcPr>
            <w:tcW w:w="1384" w:type="dxa"/>
            <w:vAlign w:val="center"/>
          </w:tcPr>
          <w:p w14:paraId="3509D765"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5598FB82"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ign w:val="center"/>
          </w:tcPr>
          <w:p w14:paraId="68F57E72" w14:textId="77777777" w:rsidR="00AA2CBE" w:rsidRPr="003764DC" w:rsidRDefault="00AA2CBE" w:rsidP="00AA2CBE">
            <w:pPr>
              <w:jc w:val="center"/>
              <w:rPr>
                <w:lang w:eastAsia="vi-VN"/>
              </w:rPr>
            </w:pPr>
          </w:p>
        </w:tc>
      </w:tr>
      <w:tr w:rsidR="003764DC" w:rsidRPr="003764DC" w14:paraId="2D00BB8C" w14:textId="77777777" w:rsidTr="006D13CA">
        <w:trPr>
          <w:ins w:id="1067" w:author="Nội dung bổ sung (Claude)" w:date="2026-10-21T09:21:32Z"/>
        </w:trPr>
        <w:tc>
          <w:tcPr>
            <w:tcW w:w="591" w:type="dxa"/>
            <w:vAlign w:val="center"/>
          </w:tcPr>
          <w:p w14:paraId="383AD0B7" w14:textId="381AB7B4" w:rsidR="00AA2CBE" w:rsidRPr="003764DC" w:rsidRDefault="00AA2CBE" w:rsidP="00AA2CBE">
            <w:pPr>
              <w:jc w:val="center"/>
              <w:rPr>
                <w:lang w:eastAsia="vi-VN"/>
              </w:rPr>
            </w:pPr>
            <w:ins w:id="1062" w:author="Nội dung bổ sung (Claude)" w:date="2026-10-21T09:21:32Z">
              <w:r w:rsidRPr="003764DC">
                <w:rPr>
                  <w:lang w:eastAsia="vi-VN"/>
                </w:rPr>
                <w:t xml:space="preserve">2.3</w:t>
              </w:r>
            </w:ins>
          </w:p>
        </w:tc>
        <w:tc>
          <w:tcPr>
            <w:tcW w:w="4366" w:type="dxa"/>
            <w:vAlign w:val="center"/>
          </w:tcPr>
          <w:p w14:paraId="4365D785" w14:textId="77777777" w:rsidR="00AA2CBE" w:rsidRPr="003764DC" w:rsidRDefault="00AA2CBE" w:rsidP="00AA2CBE">
            <w:pPr>
              <w:jc w:val="both"/>
              <w:rPr>
                <w:lang w:eastAsia="vi-VN"/>
              </w:rPr>
            </w:pPr>
            <w:ins w:id="1063" w:author="Nội dung bổ sung (Claude)" w:date="2026-10-21T09:21:32Z">
              <w:r w:rsidRPr="003764DC">
                <w:rPr>
                  <w:lang w:eastAsia="vi-VN"/>
                </w:rPr>
                <w:t xml:space="preserve">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ins>
          </w:p>
        </w:tc>
        <w:tc>
          <w:tcPr>
            <w:tcW w:w="1384" w:type="dxa"/>
            <w:vAlign w:val="center"/>
          </w:tcPr>
          <w:p w14:paraId="3509D765" w14:textId="77777777" w:rsidR="00AA2CBE" w:rsidRPr="003764DC" w:rsidRDefault="00AA2CBE" w:rsidP="00AA2CBE">
            <w:pPr>
              <w:jc w:val="center"/>
              <w:rPr>
                <w:lang w:eastAsia="vi-VN"/>
              </w:rPr>
            </w:pPr>
            <w:ins w:id="1064" w:author="Nội dung bổ sung (Claude)" w:date="2026-10-21T09:21:32Z">
              <w:r w:rsidRPr="003764DC">
                <w:rPr>
                  <w:lang w:eastAsia="vi-VN"/>
                </w:rPr>
                <w:t xml:space="preserve">Trường Cao đẳng Kon Tum</w:t>
              </w:r>
            </w:ins>
          </w:p>
        </w:tc>
        <w:tc>
          <w:tcPr>
            <w:tcW w:w="1378" w:type="dxa"/>
            <w:vAlign w:val="center"/>
          </w:tcPr>
          <w:p w14:paraId="5598FB82" w14:textId="77777777" w:rsidR="00AA2CBE" w:rsidRPr="003764DC" w:rsidRDefault="00AA2CBE" w:rsidP="00AA2CBE">
            <w:pPr>
              <w:jc w:val="center"/>
              <w:rPr>
                <w:lang w:eastAsia="vi-VN"/>
              </w:rPr>
            </w:pPr>
            <w:ins w:id="1065" w:author="Nội dung bổ sung (Claude)" w:date="2026-10-21T09:21:32Z">
              <w:r w:rsidRPr="003764DC">
                <w:rPr>
                  <w:lang w:eastAsia="vi-VN"/>
                </w:rPr>
                <w:t xml:space="preserve">UBND tỉnh</w:t>
              </w:r>
            </w:ins>
          </w:p>
        </w:tc>
        <w:tc>
          <w:tcPr>
            <w:tcW w:w="1348" w:type="dxa"/>
            <w:vMerge/>
            <w:vAlign w:val="center"/>
          </w:tcPr>
          <w:p w14:paraId="68F57E72" w14:textId="77777777" w:rsidR="00AA2CBE" w:rsidRPr="003764DC" w:rsidRDefault="00AA2CBE" w:rsidP="00AA2CBE">
            <w:pPr>
              <w:jc w:val="center"/>
              <w:rPr>
                <w:lang w:eastAsia="vi-VN"/>
              </w:rPr>
            </w:pPr>
            <w:ins w:id="1066" w:author="Nội dung bổ sung (Claude)" w:date="2026-10-21T09:21:32Z">
              <w:r>
                <w:t xml:space="preserve">Quý I năm 2027</w:t>
              </w:r>
            </w:ins>
          </w:p>
        </w:tc>
      </w:tr>
      <w:tr w:rsidR="003764DC" w:rsidRPr="003764DC" w14:paraId="7DBD9890" w14:textId="77777777" w:rsidTr="006D13CA">
        <w:tc>
          <w:tcPr>
            <w:tcW w:w="591" w:type="dxa"/>
            <w:vAlign w:val="center"/>
          </w:tcPr>
          <w:p w14:paraId="1027C56D" w14:textId="77777777" w:rsidR="00AA2CBE" w:rsidRPr="003764DC" w:rsidRDefault="00AA2CBE" w:rsidP="00AA2CBE">
            <w:pPr>
              <w:jc w:val="center"/>
              <w:rPr>
                <w:b/>
                <w:bCs/>
                <w:lang w:eastAsia="vi-VN"/>
              </w:rPr>
            </w:pPr>
            <w:r w:rsidRPr="003764DC">
              <w:rPr>
                <w:b/>
                <w:bCs/>
                <w:lang w:eastAsia="vi-VN"/>
              </w:rPr>
              <w:t>3</w:t>
            </w:r>
          </w:p>
        </w:tc>
        <w:tc>
          <w:tcPr>
            <w:tcW w:w="4366" w:type="dxa"/>
            <w:vAlign w:val="center"/>
          </w:tcPr>
          <w:p w14:paraId="60CD98B9" w14:textId="77777777" w:rsidR="00AA2CBE" w:rsidRPr="003764DC" w:rsidRDefault="00AA2CBE" w:rsidP="00AA2CBE">
            <w:pPr>
              <w:jc w:val="both"/>
              <w:rPr>
                <w:b/>
                <w:bCs/>
                <w:lang w:eastAsia="vi-VN"/>
              </w:rPr>
            </w:pPr>
            <w:r w:rsidRPr="003764DC">
              <w:rPr>
                <w:b/>
                <w:bCs/>
                <w:lang w:eastAsia="vi-VN"/>
              </w:rPr>
              <w:t>Giai đoạn 3. Lựa chọn nhà đầu tư</w:t>
            </w:r>
          </w:p>
        </w:tc>
        <w:tc>
          <w:tcPr>
            <w:tcW w:w="1384" w:type="dxa"/>
            <w:vAlign w:val="center"/>
          </w:tcPr>
          <w:p w14:paraId="4A68DEE7" w14:textId="77777777" w:rsidR="00AA2CBE" w:rsidRPr="003764DC" w:rsidRDefault="00AA2CBE" w:rsidP="00AA2CBE">
            <w:pPr>
              <w:jc w:val="center"/>
              <w:rPr>
                <w:b/>
                <w:bCs/>
                <w:lang w:eastAsia="vi-VN"/>
              </w:rPr>
            </w:pPr>
          </w:p>
        </w:tc>
        <w:tc>
          <w:tcPr>
            <w:tcW w:w="1378" w:type="dxa"/>
            <w:vAlign w:val="center"/>
          </w:tcPr>
          <w:p w14:paraId="343C1AC3" w14:textId="77777777" w:rsidR="00AA2CBE" w:rsidRPr="003764DC" w:rsidRDefault="00AA2CBE" w:rsidP="00AA2CBE">
            <w:pPr>
              <w:jc w:val="center"/>
              <w:rPr>
                <w:b/>
                <w:bCs/>
                <w:lang w:eastAsia="vi-VN"/>
              </w:rPr>
            </w:pPr>
          </w:p>
        </w:tc>
        <w:tc>
          <w:tcPr>
            <w:tcW w:w="1348" w:type="dxa"/>
            <w:vAlign w:val="center"/>
          </w:tcPr>
          <w:p w14:paraId="00DB7253" w14:textId="77777777" w:rsidR="00AA2CBE" w:rsidRPr="003764DC" w:rsidRDefault="00AA2CBE" w:rsidP="00AA2CBE">
            <w:pPr>
              <w:jc w:val="center"/>
              <w:rPr>
                <w:b/>
                <w:bCs/>
                <w:lang w:eastAsia="vi-VN"/>
              </w:rPr>
            </w:pPr>
          </w:p>
        </w:tc>
      </w:tr>
      <w:tr w:rsidR="003764DC" w:rsidRPr="003764DC" w14:paraId="08F1228D" w14:textId="77777777" w:rsidTr="006D13CA">
        <w:tc>
          <w:tcPr>
            <w:tcW w:w="591" w:type="dxa"/>
            <w:vAlign w:val="center"/>
          </w:tcPr>
          <w:p w14:paraId="6D92D847" w14:textId="77777777" w:rsidR="00AA2CBE" w:rsidRPr="003764DC" w:rsidRDefault="00AA2CBE" w:rsidP="00AA2CBE">
            <w:pPr>
              <w:jc w:val="center"/>
              <w:rPr>
                <w:lang w:eastAsia="vi-VN"/>
              </w:rPr>
            </w:pPr>
            <w:r w:rsidRPr="003764DC">
              <w:rPr>
                <w:lang w:eastAsia="vi-VN"/>
              </w:rPr>
              <w:t>3.1</w:t>
            </w:r>
          </w:p>
        </w:tc>
        <w:tc>
          <w:tcPr>
            <w:tcW w:w="4366" w:type="dxa"/>
            <w:vAlign w:val="center"/>
          </w:tcPr>
          <w:p w14:paraId="35800CDC" w14:textId="77777777" w:rsidR="00AA2CBE" w:rsidRPr="003764DC" w:rsidRDefault="00AA2CBE" w:rsidP="00AA2CBE">
            <w:pPr>
              <w:jc w:val="both"/>
              <w:rPr>
                <w:lang w:eastAsia="vi-VN"/>
              </w:rPr>
            </w:pPr>
            <w:r w:rsidRPr="003764DC">
              <w:rPr>
                <w:lang w:eastAsia="vi-VN"/>
              </w:rPr>
              <w:t>Ban hành tiêu chí lựa chọn; Thông báo công khai lựa chọn; đàm phán, thống nhất tỷ lệ góp vốn; thống nhất Điều lệ Công ty; thống nhất phương án quản trị.</w:t>
            </w:r>
          </w:p>
        </w:tc>
        <w:tc>
          <w:tcPr>
            <w:tcW w:w="1384" w:type="dxa"/>
            <w:vAlign w:val="center"/>
          </w:tcPr>
          <w:p w14:paraId="0C7A318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46CA1D0C" w14:textId="77777777" w:rsidR="00AA2CBE" w:rsidRPr="003764DC" w:rsidRDefault="00AA2CBE" w:rsidP="00AA2CBE">
            <w:pPr>
              <w:jc w:val="center"/>
              <w:rPr>
                <w:lang w:eastAsia="vi-VN"/>
              </w:rPr>
            </w:pPr>
            <w:r w:rsidRPr="003764DC">
              <w:rPr>
                <w:lang w:eastAsia="vi-VN"/>
              </w:rPr>
              <w:t>Trường Cao đẳng Kon Tum</w:t>
            </w:r>
          </w:p>
        </w:tc>
        <w:tc>
          <w:tcPr>
            <w:tcW w:w="1348" w:type="dxa"/>
            <w:vAlign w:val="center"/>
          </w:tcPr>
          <w:p w14:paraId="52C92083" w14:textId="77777777" w:rsidR="00AA2CBE" w:rsidRPr="003764DC" w:rsidRDefault="00AA2CBE" w:rsidP="00AA2CBE">
            <w:pPr>
              <w:jc w:val="center"/>
              <w:rPr>
                <w:lang w:eastAsia="vi-VN"/>
              </w:rPr>
            </w:pPr>
            <w:del w:id="1068" w:author="Nội dung điều chỉnh (Claude)" w:date="2026-10-21T09:21:32Z">
              <w:r w:rsidRPr="003764DC">
                <w:rPr>
                  <w:lang w:eastAsia="vi-VN"/>
                </w:rPr>
                <w:delText>Từ Quý IV năm 2026</w:delText>
              </w:r>
            </w:del>
            <w:ins w:id="1069" w:author="Nội dung điều chỉnh (Claude)" w:date="2026-10-21T09:21:32Z">
              <w:r w:rsidRPr="003764DC">
                <w:rPr>
                  <w:lang w:eastAsia="vi-VN"/>
                </w:rPr>
                <w:t xml:space="preserve">Quý II năm 2027</w:t>
              </w:r>
            </w:ins>
          </w:p>
        </w:tc>
      </w:tr>
      <w:tr w:rsidR="003764DC" w:rsidRPr="003764DC" w14:paraId="068164AA" w14:textId="77777777" w:rsidTr="006D13CA">
        <w:tc>
          <w:tcPr>
            <w:tcW w:w="591" w:type="dxa"/>
            <w:vAlign w:val="center"/>
          </w:tcPr>
          <w:p w14:paraId="25C73059" w14:textId="77777777" w:rsidR="00AA2CBE" w:rsidRPr="003764DC" w:rsidRDefault="00AA2CBE" w:rsidP="00AA2CBE">
            <w:pPr>
              <w:jc w:val="center"/>
              <w:rPr>
                <w:b/>
                <w:bCs/>
                <w:lang w:eastAsia="vi-VN"/>
              </w:rPr>
            </w:pPr>
            <w:r w:rsidRPr="003764DC">
              <w:rPr>
                <w:b/>
                <w:bCs/>
                <w:lang w:eastAsia="vi-VN"/>
              </w:rPr>
              <w:t>4</w:t>
            </w:r>
          </w:p>
        </w:tc>
        <w:tc>
          <w:tcPr>
            <w:tcW w:w="4366" w:type="dxa"/>
            <w:vAlign w:val="center"/>
          </w:tcPr>
          <w:p w14:paraId="659697DA" w14:textId="77777777" w:rsidR="00AA2CBE" w:rsidRPr="003764DC" w:rsidRDefault="00AA2CBE" w:rsidP="00AA2CBE">
            <w:pPr>
              <w:jc w:val="both"/>
              <w:rPr>
                <w:b/>
                <w:bCs/>
                <w:lang w:eastAsia="vi-VN"/>
              </w:rPr>
            </w:pPr>
            <w:r w:rsidRPr="003764DC">
              <w:rPr>
                <w:b/>
                <w:bCs/>
                <w:lang w:eastAsia="vi-VN"/>
              </w:rPr>
              <w:t>Giai đoạn 4. Thành lập Công ty TNHH Đăng kiểm Cao đẳng Kon Tum</w:t>
            </w:r>
          </w:p>
        </w:tc>
        <w:tc>
          <w:tcPr>
            <w:tcW w:w="1384" w:type="dxa"/>
            <w:vAlign w:val="center"/>
          </w:tcPr>
          <w:p w14:paraId="5D4C7803" w14:textId="77777777" w:rsidR="00AA2CBE" w:rsidRPr="003764DC" w:rsidRDefault="00AA2CBE" w:rsidP="00AA2CBE">
            <w:pPr>
              <w:jc w:val="center"/>
              <w:rPr>
                <w:b/>
                <w:bCs/>
                <w:lang w:eastAsia="vi-VN"/>
              </w:rPr>
            </w:pPr>
          </w:p>
        </w:tc>
        <w:tc>
          <w:tcPr>
            <w:tcW w:w="1378" w:type="dxa"/>
            <w:vAlign w:val="center"/>
          </w:tcPr>
          <w:p w14:paraId="59A4E18E" w14:textId="77777777" w:rsidR="00AA2CBE" w:rsidRPr="003764DC" w:rsidRDefault="00AA2CBE" w:rsidP="00AA2CBE">
            <w:pPr>
              <w:jc w:val="center"/>
              <w:rPr>
                <w:b/>
                <w:bCs/>
                <w:lang w:eastAsia="vi-VN"/>
              </w:rPr>
            </w:pPr>
          </w:p>
        </w:tc>
        <w:tc>
          <w:tcPr>
            <w:tcW w:w="1348" w:type="dxa"/>
            <w:vAlign w:val="center"/>
          </w:tcPr>
          <w:p w14:paraId="256DF5F4" w14:textId="77777777" w:rsidR="00AA2CBE" w:rsidRPr="003764DC" w:rsidRDefault="00AA2CBE" w:rsidP="00AA2CBE">
            <w:pPr>
              <w:jc w:val="center"/>
              <w:rPr>
                <w:b/>
                <w:bCs/>
                <w:lang w:eastAsia="vi-VN"/>
              </w:rPr>
            </w:pPr>
          </w:p>
        </w:tc>
      </w:tr>
      <w:tr w:rsidR="003764DC" w:rsidRPr="003764DC" w14:paraId="361E1E22" w14:textId="77777777" w:rsidTr="006D13CA">
        <w:tc>
          <w:tcPr>
            <w:tcW w:w="591" w:type="dxa"/>
            <w:vAlign w:val="center"/>
          </w:tcPr>
          <w:p w14:paraId="2CFF8B20" w14:textId="77777777" w:rsidR="00AA2CBE" w:rsidRPr="003764DC" w:rsidRDefault="00AA2CBE" w:rsidP="00AA2CBE">
            <w:pPr>
              <w:jc w:val="center"/>
              <w:rPr>
                <w:lang w:eastAsia="vi-VN"/>
              </w:rPr>
            </w:pPr>
            <w:r w:rsidRPr="003764DC">
              <w:rPr>
                <w:lang w:eastAsia="vi-VN"/>
              </w:rPr>
              <w:t>4.1</w:t>
            </w:r>
          </w:p>
        </w:tc>
        <w:tc>
          <w:tcPr>
            <w:tcW w:w="4366" w:type="dxa"/>
            <w:vAlign w:val="center"/>
          </w:tcPr>
          <w:p w14:paraId="62891B65" w14:textId="77777777" w:rsidR="00AA2CBE" w:rsidRPr="003764DC" w:rsidRDefault="00AA2CBE" w:rsidP="00AA2CBE">
            <w:pPr>
              <w:jc w:val="both"/>
              <w:rPr>
                <w:lang w:eastAsia="vi-VN"/>
              </w:rPr>
            </w:pPr>
            <w:r w:rsidRPr="003764DC">
              <w:rPr>
                <w:lang w:eastAsia="vi-VN"/>
              </w:rPr>
              <w:t>Chuẩn bị, hoàn thiện hồ sơ đăng ký doanh nghiệp, gồm:</w:t>
            </w:r>
          </w:p>
          <w:p w14:paraId="40ECEA8D" w14:textId="77777777" w:rsidR="00AA2CBE" w:rsidRPr="003764DC" w:rsidRDefault="00AA2CBE" w:rsidP="00AA2CBE">
            <w:pPr>
              <w:jc w:val="both"/>
              <w:rPr>
                <w:lang w:eastAsia="vi-VN"/>
              </w:rPr>
            </w:pPr>
            <w:r w:rsidRPr="003764DC">
              <w:rPr>
                <w:lang w:eastAsia="vi-VN"/>
              </w:rPr>
              <w:t>- Điều lệ Công ty;</w:t>
            </w:r>
          </w:p>
          <w:p w14:paraId="5BEEFC89" w14:textId="77777777" w:rsidR="00AA2CBE" w:rsidRPr="003764DC" w:rsidRDefault="00AA2CBE" w:rsidP="00AA2CBE">
            <w:pPr>
              <w:jc w:val="both"/>
              <w:rPr>
                <w:lang w:eastAsia="vi-VN"/>
              </w:rPr>
            </w:pPr>
            <w:r w:rsidRPr="003764DC">
              <w:rPr>
                <w:lang w:eastAsia="vi-VN"/>
              </w:rPr>
              <w:t>- Cam kết, góp vốn;</w:t>
            </w:r>
          </w:p>
          <w:p w14:paraId="7A5B0163" w14:textId="77777777" w:rsidR="00AA2CBE" w:rsidRPr="003764DC" w:rsidRDefault="00AA2CBE" w:rsidP="00AA2CBE">
            <w:pPr>
              <w:jc w:val="both"/>
              <w:rPr>
                <w:lang w:eastAsia="vi-VN"/>
              </w:rPr>
            </w:pPr>
            <w:r w:rsidRPr="003764DC">
              <w:rPr>
                <w:lang w:eastAsia="vi-VN"/>
              </w:rPr>
              <w:t>- Bầu Hội đồng thành viên;</w:t>
            </w:r>
          </w:p>
          <w:p w14:paraId="10512934" w14:textId="77777777" w:rsidR="00AA2CBE" w:rsidRPr="003764DC" w:rsidRDefault="00AA2CBE" w:rsidP="00AA2CBE">
            <w:pPr>
              <w:jc w:val="both"/>
              <w:rPr>
                <w:lang w:eastAsia="vi-VN"/>
              </w:rPr>
            </w:pPr>
            <w:r w:rsidRPr="003764DC">
              <w:rPr>
                <w:lang w:eastAsia="vi-VN"/>
              </w:rPr>
              <w:t>- Bổ nhiệm Chủ tịch Hội đồng thành viên; Ban Giám đốc; Kiểm soát viên.</w:t>
            </w:r>
          </w:p>
        </w:tc>
        <w:tc>
          <w:tcPr>
            <w:tcW w:w="1384" w:type="dxa"/>
            <w:vAlign w:val="center"/>
          </w:tcPr>
          <w:p w14:paraId="14A67BA5"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51E234EB" w14:textId="77777777" w:rsidR="00AA2CBE" w:rsidRPr="003764DC" w:rsidRDefault="00AA2CBE" w:rsidP="00AA2CBE">
            <w:pPr>
              <w:jc w:val="center"/>
              <w:rPr>
                <w:lang w:eastAsia="vi-VN"/>
              </w:rPr>
            </w:pPr>
          </w:p>
        </w:tc>
        <w:tc>
          <w:tcPr>
            <w:tcW w:w="1348" w:type="dxa"/>
            <w:vMerge w:val="restart"/>
            <w:vAlign w:val="center"/>
          </w:tcPr>
          <w:p w14:paraId="6E14FC40" w14:textId="77777777" w:rsidR="00AA2CBE" w:rsidRPr="003764DC" w:rsidRDefault="00AA2CBE" w:rsidP="00AA2CBE">
            <w:pPr>
              <w:jc w:val="center"/>
              <w:rPr>
                <w:lang w:eastAsia="vi-VN"/>
              </w:rPr>
            </w:pPr>
            <w:del w:id="1070" w:author="Nội dung điều chỉnh (Claude)" w:date="2026-10-21T09:21:32Z">
              <w:r w:rsidRPr="003764DC">
                <w:rPr>
                  <w:lang w:eastAsia="vi-VN"/>
                </w:rPr>
                <w:delText>Từ Quý I năm 2027</w:delText>
              </w:r>
            </w:del>
            <w:ins w:id="1071" w:author="Nội dung điều chỉnh (Claude)" w:date="2026-10-21T09:21:32Z">
              <w:r w:rsidRPr="003764DC">
                <w:rPr>
                  <w:lang w:eastAsia="vi-VN"/>
                </w:rPr>
                <w:t xml:space="preserve">Quý II năm 2027</w:t>
              </w:r>
            </w:ins>
          </w:p>
        </w:tc>
      </w:tr>
      <w:tr w:rsidR="003764DC" w:rsidRPr="003764DC" w14:paraId="2A15739C" w14:textId="77777777" w:rsidTr="006D13CA">
        <w:tc>
          <w:tcPr>
            <w:tcW w:w="591" w:type="dxa"/>
            <w:vAlign w:val="center"/>
          </w:tcPr>
          <w:p w14:paraId="3C76D3FF" w14:textId="77777777" w:rsidR="00AA2CBE" w:rsidRPr="003764DC" w:rsidRDefault="00AA2CBE" w:rsidP="00AA2CBE">
            <w:pPr>
              <w:jc w:val="center"/>
              <w:rPr>
                <w:lang w:eastAsia="vi-VN"/>
              </w:rPr>
            </w:pPr>
            <w:r w:rsidRPr="003764DC">
              <w:rPr>
                <w:lang w:eastAsia="vi-VN"/>
              </w:rPr>
              <w:t>4.2</w:t>
            </w:r>
          </w:p>
        </w:tc>
        <w:tc>
          <w:tcPr>
            <w:tcW w:w="4366" w:type="dxa"/>
            <w:vAlign w:val="center"/>
          </w:tcPr>
          <w:p w14:paraId="35AFA8B7" w14:textId="77777777" w:rsidR="00AA2CBE" w:rsidRPr="003764DC" w:rsidRDefault="00AA2CBE" w:rsidP="00AA2CBE">
            <w:pPr>
              <w:jc w:val="both"/>
              <w:rPr>
                <w:lang w:eastAsia="vi-VN"/>
              </w:rPr>
            </w:pPr>
            <w:r w:rsidRPr="003764DC">
              <w:rPr>
                <w:lang w:eastAsia="vi-VN"/>
              </w:rPr>
              <w:t>Đăng ký doanh nghiệp</w:t>
            </w:r>
          </w:p>
        </w:tc>
        <w:tc>
          <w:tcPr>
            <w:tcW w:w="1384" w:type="dxa"/>
            <w:vAlign w:val="center"/>
          </w:tcPr>
          <w:p w14:paraId="2EE84E79"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21173134" w14:textId="77777777" w:rsidR="00AA2CBE" w:rsidRPr="003764DC" w:rsidRDefault="00AA2CBE" w:rsidP="00AA2CBE">
            <w:pPr>
              <w:jc w:val="center"/>
              <w:rPr>
                <w:lang w:eastAsia="vi-VN"/>
              </w:rPr>
            </w:pPr>
            <w:r w:rsidRPr="003764DC">
              <w:rPr>
                <w:lang w:eastAsia="vi-VN"/>
              </w:rPr>
              <w:t>Sở Tài chính</w:t>
            </w:r>
          </w:p>
        </w:tc>
        <w:tc>
          <w:tcPr>
            <w:tcW w:w="1348" w:type="dxa"/>
            <w:vMerge/>
            <w:vAlign w:val="center"/>
          </w:tcPr>
          <w:p w14:paraId="11C7690B" w14:textId="77777777" w:rsidR="00AA2CBE" w:rsidRPr="003764DC" w:rsidRDefault="00AA2CBE" w:rsidP="00AA2CBE">
            <w:pPr>
              <w:jc w:val="center"/>
              <w:rPr>
                <w:lang w:eastAsia="vi-VN"/>
              </w:rPr>
            </w:pPr>
          </w:p>
        </w:tc>
      </w:tr>
      <w:tr w:rsidR="003764DC" w:rsidRPr="003764DC" w14:paraId="2C4033D6" w14:textId="77777777" w:rsidTr="006D13CA">
        <w:tc>
          <w:tcPr>
            <w:tcW w:w="591" w:type="dxa"/>
            <w:vAlign w:val="center"/>
          </w:tcPr>
          <w:p w14:paraId="1400EC62" w14:textId="77777777" w:rsidR="00AA2CBE" w:rsidRPr="003764DC" w:rsidRDefault="00AA2CBE" w:rsidP="00AA2CBE">
            <w:pPr>
              <w:jc w:val="center"/>
              <w:rPr>
                <w:lang w:eastAsia="vi-VN"/>
              </w:rPr>
            </w:pPr>
            <w:del w:id="1072" w:author="Nội dung điều chỉnh (Claude)" w:date="2026-10-21T09:21:32Z">
              <w:r w:rsidRPr="003764DC">
                <w:rPr>
                  <w:lang w:eastAsia="vi-VN"/>
                </w:rPr>
                <w:delText>4.2</w:delText>
              </w:r>
            </w:del>
            <w:ins w:id="1073" w:author="Nội dung điều chỉnh (Claude)" w:date="2026-10-21T09:21:32Z">
              <w:r w:rsidRPr="003764DC">
                <w:rPr>
                  <w:lang w:eastAsia="vi-VN"/>
                </w:rPr>
                <w:t xml:space="preserve">4.3</w:t>
              </w:r>
            </w:ins>
          </w:p>
        </w:tc>
        <w:tc>
          <w:tcPr>
            <w:tcW w:w="4366" w:type="dxa"/>
            <w:vAlign w:val="center"/>
          </w:tcPr>
          <w:p w14:paraId="027934BC" w14:textId="77777777" w:rsidR="00AA2CBE" w:rsidRPr="003764DC" w:rsidRDefault="00AA2CBE" w:rsidP="00AA2CBE">
            <w:pPr>
              <w:jc w:val="both"/>
              <w:rPr>
                <w:lang w:eastAsia="vi-VN"/>
              </w:rPr>
            </w:pPr>
            <w:r w:rsidRPr="003764DC">
              <w:rPr>
                <w:lang w:eastAsia="vi-VN"/>
              </w:rPr>
              <w:t>Đăng ký con dấu, thuế</w:t>
            </w:r>
          </w:p>
        </w:tc>
        <w:tc>
          <w:tcPr>
            <w:tcW w:w="1384" w:type="dxa"/>
            <w:vAlign w:val="center"/>
          </w:tcPr>
          <w:p w14:paraId="7EE8CE8F"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444941FB" w14:textId="77777777" w:rsidR="00AA2CBE" w:rsidRPr="003764DC" w:rsidRDefault="00AA2CBE" w:rsidP="00AA2CBE">
            <w:pPr>
              <w:jc w:val="center"/>
              <w:rPr>
                <w:lang w:eastAsia="vi-VN"/>
              </w:rPr>
            </w:pPr>
            <w:r w:rsidRPr="003764DC">
              <w:rPr>
                <w:lang w:eastAsia="vi-VN"/>
              </w:rPr>
              <w:t>Các cơ quan có thẩm quyền</w:t>
            </w:r>
          </w:p>
        </w:tc>
        <w:tc>
          <w:tcPr>
            <w:tcW w:w="1348" w:type="dxa"/>
            <w:vMerge/>
            <w:vAlign w:val="center"/>
          </w:tcPr>
          <w:p w14:paraId="497518AB" w14:textId="77777777" w:rsidR="00AA2CBE" w:rsidRPr="003764DC" w:rsidRDefault="00AA2CBE" w:rsidP="00AA2CBE">
            <w:pPr>
              <w:jc w:val="center"/>
              <w:rPr>
                <w:lang w:eastAsia="vi-VN"/>
              </w:rPr>
            </w:pPr>
          </w:p>
        </w:tc>
      </w:tr>
      <w:tr w:rsidR="003764DC" w:rsidRPr="003764DC" w14:paraId="28848D22" w14:textId="77777777" w:rsidTr="006D13CA">
        <w:tc>
          <w:tcPr>
            <w:tcW w:w="591" w:type="dxa"/>
            <w:vAlign w:val="center"/>
          </w:tcPr>
          <w:p w14:paraId="361158CF" w14:textId="77777777" w:rsidR="00AA2CBE" w:rsidRPr="003764DC" w:rsidRDefault="00AA2CBE" w:rsidP="00AA2CBE">
            <w:pPr>
              <w:jc w:val="center"/>
              <w:rPr>
                <w:b/>
                <w:bCs/>
                <w:lang w:eastAsia="vi-VN"/>
              </w:rPr>
            </w:pPr>
            <w:r w:rsidRPr="003764DC">
              <w:rPr>
                <w:b/>
                <w:bCs/>
                <w:lang w:eastAsia="vi-VN"/>
              </w:rPr>
              <w:t>5</w:t>
            </w:r>
          </w:p>
        </w:tc>
        <w:tc>
          <w:tcPr>
            <w:tcW w:w="4366" w:type="dxa"/>
            <w:vAlign w:val="center"/>
          </w:tcPr>
          <w:p w14:paraId="5288BC4A" w14:textId="77777777" w:rsidR="00AA2CBE" w:rsidRPr="003764DC" w:rsidRDefault="00AA2CBE" w:rsidP="00AA2CBE">
            <w:pPr>
              <w:jc w:val="both"/>
              <w:rPr>
                <w:b/>
                <w:bCs/>
                <w:lang w:eastAsia="vi-VN"/>
              </w:rPr>
            </w:pPr>
            <w:r w:rsidRPr="003764DC">
              <w:rPr>
                <w:b/>
                <w:bCs/>
                <w:szCs w:val="24"/>
              </w:rPr>
              <w:t>Giai đoạn 5. Hoàn tất góp vốn</w:t>
            </w:r>
          </w:p>
        </w:tc>
        <w:tc>
          <w:tcPr>
            <w:tcW w:w="1384" w:type="dxa"/>
            <w:vAlign w:val="center"/>
          </w:tcPr>
          <w:p w14:paraId="62AC3A79" w14:textId="77777777" w:rsidR="00AA2CBE" w:rsidRPr="003764DC" w:rsidRDefault="00AA2CBE" w:rsidP="00AA2CBE">
            <w:pPr>
              <w:jc w:val="center"/>
              <w:rPr>
                <w:b/>
                <w:bCs/>
                <w:lang w:eastAsia="vi-VN"/>
              </w:rPr>
            </w:pPr>
          </w:p>
        </w:tc>
        <w:tc>
          <w:tcPr>
            <w:tcW w:w="1378" w:type="dxa"/>
            <w:vAlign w:val="center"/>
          </w:tcPr>
          <w:p w14:paraId="044C1AC3" w14:textId="77777777" w:rsidR="00AA2CBE" w:rsidRPr="003764DC" w:rsidRDefault="00AA2CBE" w:rsidP="00AA2CBE">
            <w:pPr>
              <w:jc w:val="center"/>
              <w:rPr>
                <w:b/>
                <w:bCs/>
                <w:lang w:eastAsia="vi-VN"/>
              </w:rPr>
            </w:pPr>
          </w:p>
        </w:tc>
        <w:tc>
          <w:tcPr>
            <w:tcW w:w="1348" w:type="dxa"/>
            <w:vAlign w:val="center"/>
          </w:tcPr>
          <w:p w14:paraId="76AB6668" w14:textId="77777777" w:rsidR="00AA2CBE" w:rsidRPr="003764DC" w:rsidRDefault="00AA2CBE" w:rsidP="00AA2CBE">
            <w:pPr>
              <w:jc w:val="center"/>
              <w:rPr>
                <w:b/>
                <w:bCs/>
                <w:lang w:eastAsia="vi-VN"/>
              </w:rPr>
            </w:pPr>
          </w:p>
        </w:tc>
      </w:tr>
      <w:tr w:rsidR="003764DC" w:rsidRPr="003764DC" w14:paraId="1F11E0BD" w14:textId="77777777" w:rsidTr="006D13CA">
        <w:tc>
          <w:tcPr>
            <w:tcW w:w="591" w:type="dxa"/>
            <w:vAlign w:val="center"/>
          </w:tcPr>
          <w:p w14:paraId="002713D1" w14:textId="77777777" w:rsidR="00AA2CBE" w:rsidRPr="003764DC" w:rsidRDefault="00AA2CBE" w:rsidP="00AA2CBE">
            <w:pPr>
              <w:jc w:val="center"/>
              <w:rPr>
                <w:lang w:eastAsia="vi-VN"/>
              </w:rPr>
            </w:pPr>
            <w:r w:rsidRPr="003764DC">
              <w:rPr>
                <w:lang w:eastAsia="vi-VN"/>
              </w:rPr>
              <w:t>5.1</w:t>
            </w:r>
          </w:p>
        </w:tc>
        <w:tc>
          <w:tcPr>
            <w:tcW w:w="4366" w:type="dxa"/>
            <w:vAlign w:val="center"/>
          </w:tcPr>
          <w:p w14:paraId="762FF0D2" w14:textId="77777777" w:rsidR="00AA2CBE" w:rsidRPr="003764DC" w:rsidRDefault="00AA2CBE" w:rsidP="00AA2CBE">
            <w:pPr>
              <w:jc w:val="both"/>
              <w:rPr>
                <w:szCs w:val="24"/>
              </w:rPr>
            </w:pPr>
            <w:r w:rsidRPr="003764DC">
              <w:rPr>
                <w:szCs w:val="24"/>
              </w:rPr>
              <w:t>Sau khi doanh nghiệp được thành lập, thực hiện các thủ tục:</w:t>
            </w:r>
          </w:p>
          <w:p w14:paraId="28369576" w14:textId="77777777" w:rsidR="00AA2CBE" w:rsidRPr="003764DC" w:rsidRDefault="00AA2CBE" w:rsidP="00AA2CBE">
            <w:pPr>
              <w:jc w:val="both"/>
              <w:rPr>
                <w:szCs w:val="24"/>
              </w:rPr>
            </w:pPr>
            <w:r w:rsidRPr="003764DC">
              <w:rPr>
                <w:szCs w:val="24"/>
              </w:rPr>
              <w:t>- Chuyển giao tài sản;</w:t>
            </w:r>
          </w:p>
          <w:p w14:paraId="5110AAC1" w14:textId="77777777" w:rsidR="00AA2CBE" w:rsidRPr="003764DC" w:rsidRDefault="00AA2CBE" w:rsidP="00AA2CBE">
            <w:pPr>
              <w:jc w:val="both"/>
              <w:rPr>
                <w:szCs w:val="24"/>
              </w:rPr>
            </w:pPr>
            <w:r w:rsidRPr="003764DC">
              <w:rPr>
                <w:szCs w:val="24"/>
              </w:rPr>
              <w:t>- Lập biên bản bàn giao;</w:t>
            </w:r>
          </w:p>
          <w:p w14:paraId="0773949E" w14:textId="77777777" w:rsidR="00AA2CBE" w:rsidRPr="003764DC" w:rsidRDefault="00AA2CBE" w:rsidP="00AA2CBE">
            <w:pPr>
              <w:jc w:val="both"/>
              <w:rPr>
                <w:szCs w:val="24"/>
              </w:rPr>
            </w:pPr>
            <w:r w:rsidRPr="003764DC">
              <w:rPr>
                <w:szCs w:val="24"/>
              </w:rPr>
              <w:t>- Ghi nhận vốn góp;</w:t>
            </w:r>
          </w:p>
          <w:p w14:paraId="78193774" w14:textId="77777777" w:rsidR="00AA2CBE" w:rsidRPr="003764DC" w:rsidRDefault="00AA2CBE" w:rsidP="00AA2CBE">
            <w:pPr>
              <w:jc w:val="both"/>
              <w:rPr>
                <w:szCs w:val="24"/>
              </w:rPr>
            </w:pPr>
            <w:r w:rsidRPr="003764DC">
              <w:rPr>
                <w:szCs w:val="24"/>
              </w:rPr>
              <w:t>- Cấp giấy chứng nhận phần vốn góp theo quy định của Luật Doanh nghiệp.</w:t>
            </w:r>
          </w:p>
        </w:tc>
        <w:tc>
          <w:tcPr>
            <w:tcW w:w="1384" w:type="dxa"/>
            <w:vAlign w:val="center"/>
          </w:tcPr>
          <w:p w14:paraId="7A7156F9" w14:textId="77777777" w:rsidR="00AA2CBE" w:rsidRPr="003764DC" w:rsidRDefault="00AA2CBE" w:rsidP="00AA2CBE">
            <w:pPr>
              <w:jc w:val="center"/>
              <w:rPr>
                <w:lang w:eastAsia="vi-VN"/>
              </w:rPr>
            </w:pPr>
            <w:r w:rsidRPr="003764DC">
              <w:rPr>
                <w:lang w:eastAsia="vi-VN"/>
              </w:rPr>
              <w:t xml:space="preserve">Trường Cao đẳng Kon Tum; Công ty các tổ chức, đơn vị, cá nhân </w:t>
            </w:r>
          </w:p>
        </w:tc>
        <w:tc>
          <w:tcPr>
            <w:tcW w:w="1378" w:type="dxa"/>
            <w:vAlign w:val="center"/>
          </w:tcPr>
          <w:p w14:paraId="692275C8" w14:textId="77777777" w:rsidR="00AA2CBE" w:rsidRPr="003764DC" w:rsidRDefault="00AA2CBE" w:rsidP="00AA2CBE">
            <w:pPr>
              <w:jc w:val="center"/>
              <w:rPr>
                <w:lang w:eastAsia="vi-VN"/>
              </w:rPr>
            </w:pPr>
          </w:p>
        </w:tc>
        <w:tc>
          <w:tcPr>
            <w:tcW w:w="1348" w:type="dxa"/>
            <w:vAlign w:val="center"/>
          </w:tcPr>
          <w:p w14:paraId="6A0D6613" w14:textId="77777777" w:rsidR="00AA2CBE" w:rsidRPr="003764DC" w:rsidRDefault="00AA2CBE" w:rsidP="00AA2CBE">
            <w:pPr>
              <w:jc w:val="center"/>
              <w:rPr>
                <w:lang w:eastAsia="vi-VN"/>
              </w:rPr>
            </w:pPr>
            <w:del w:id="1074" w:author="Nội dung điều chỉnh (Claude)" w:date="2026-10-21T09:21:32Z">
              <w:r w:rsidRPr="003764DC">
                <w:rPr>
                  <w:lang w:eastAsia="vi-VN"/>
                </w:rPr>
                <w:delText>Từ Quý II năm 2027</w:delText>
              </w:r>
            </w:del>
            <w:ins w:id="1075" w:author="Nội dung điều chỉnh (Claude)" w:date="2026-10-21T09:21:32Z">
              <w:r w:rsidRPr="003764DC">
                <w:rPr>
                  <w:lang w:eastAsia="vi-VN"/>
                </w:rPr>
                <w:t xml:space="preserve">Quý III năm 2027</w:t>
              </w:r>
            </w:ins>
          </w:p>
        </w:tc>
      </w:tr>
      <w:tr w:rsidR="003764DC" w:rsidRPr="003764DC" w14:paraId="777BBCD3" w14:textId="77777777" w:rsidTr="006D13CA">
        <w:tc>
          <w:tcPr>
            <w:tcW w:w="591" w:type="dxa"/>
            <w:vAlign w:val="center"/>
          </w:tcPr>
          <w:p w14:paraId="0BE7737A" w14:textId="77777777" w:rsidR="00AA2CBE" w:rsidRPr="003764DC" w:rsidRDefault="00AA2CBE" w:rsidP="00AA2CBE">
            <w:pPr>
              <w:jc w:val="center"/>
              <w:rPr>
                <w:b/>
                <w:bCs/>
                <w:lang w:eastAsia="vi-VN"/>
              </w:rPr>
            </w:pPr>
            <w:r w:rsidRPr="003764DC">
              <w:rPr>
                <w:b/>
                <w:bCs/>
                <w:lang w:eastAsia="vi-VN"/>
              </w:rPr>
              <w:t>6</w:t>
            </w:r>
          </w:p>
        </w:tc>
        <w:tc>
          <w:tcPr>
            <w:tcW w:w="4366" w:type="dxa"/>
            <w:vAlign w:val="center"/>
          </w:tcPr>
          <w:p w14:paraId="4945C75E" w14:textId="77777777" w:rsidR="00AA2CBE" w:rsidRPr="003764DC" w:rsidRDefault="00AA2CBE" w:rsidP="00AA2CBE">
            <w:pPr>
              <w:jc w:val="both"/>
              <w:rPr>
                <w:b/>
                <w:bCs/>
                <w:szCs w:val="24"/>
              </w:rPr>
            </w:pPr>
            <w:r w:rsidRPr="003764DC">
              <w:rPr>
                <w:b/>
                <w:bCs/>
                <w:szCs w:val="24"/>
              </w:rPr>
              <w:t>Giai đoạn 6. Đầu tư xây dựng Trung tâm Đăng kiểm</w:t>
            </w:r>
          </w:p>
        </w:tc>
        <w:tc>
          <w:tcPr>
            <w:tcW w:w="1384" w:type="dxa"/>
            <w:vAlign w:val="center"/>
          </w:tcPr>
          <w:p w14:paraId="14FE35E5" w14:textId="77777777" w:rsidR="00AA2CBE" w:rsidRPr="003764DC" w:rsidRDefault="00AA2CBE" w:rsidP="00AA2CBE">
            <w:pPr>
              <w:jc w:val="center"/>
              <w:rPr>
                <w:b/>
                <w:bCs/>
                <w:lang w:eastAsia="vi-VN"/>
              </w:rPr>
            </w:pPr>
          </w:p>
        </w:tc>
        <w:tc>
          <w:tcPr>
            <w:tcW w:w="1378" w:type="dxa"/>
            <w:vAlign w:val="center"/>
          </w:tcPr>
          <w:p w14:paraId="77665660" w14:textId="77777777" w:rsidR="00AA2CBE" w:rsidRPr="003764DC" w:rsidRDefault="00AA2CBE" w:rsidP="00AA2CBE">
            <w:pPr>
              <w:jc w:val="center"/>
              <w:rPr>
                <w:b/>
                <w:bCs/>
                <w:lang w:eastAsia="vi-VN"/>
              </w:rPr>
            </w:pPr>
          </w:p>
        </w:tc>
        <w:tc>
          <w:tcPr>
            <w:tcW w:w="1348" w:type="dxa"/>
            <w:vAlign w:val="center"/>
          </w:tcPr>
          <w:p w14:paraId="2C0C85F4" w14:textId="77777777" w:rsidR="00AA2CBE" w:rsidRPr="003764DC" w:rsidRDefault="00AA2CBE" w:rsidP="00AA2CBE">
            <w:pPr>
              <w:jc w:val="center"/>
              <w:rPr>
                <w:b/>
                <w:bCs/>
                <w:lang w:eastAsia="vi-VN"/>
              </w:rPr>
            </w:pPr>
          </w:p>
        </w:tc>
      </w:tr>
      <w:tr w:rsidR="003764DC" w:rsidRPr="003764DC" w14:paraId="7198CA09" w14:textId="77777777" w:rsidTr="006D13CA">
        <w:tc>
          <w:tcPr>
            <w:tcW w:w="591" w:type="dxa"/>
            <w:vAlign w:val="center"/>
          </w:tcPr>
          <w:p w14:paraId="6107ED07" w14:textId="77777777" w:rsidR="00AA2CBE" w:rsidRPr="003764DC" w:rsidRDefault="00AA2CBE" w:rsidP="00AA2CBE">
            <w:pPr>
              <w:jc w:val="center"/>
              <w:rPr>
                <w:lang w:eastAsia="vi-VN"/>
              </w:rPr>
            </w:pPr>
            <w:r w:rsidRPr="003764DC">
              <w:rPr>
                <w:lang w:eastAsia="vi-VN"/>
              </w:rPr>
              <w:t>6.1</w:t>
            </w:r>
          </w:p>
        </w:tc>
        <w:tc>
          <w:tcPr>
            <w:tcW w:w="4366" w:type="dxa"/>
            <w:vAlign w:val="center"/>
          </w:tcPr>
          <w:p w14:paraId="081D017C" w14:textId="77777777" w:rsidR="00AA2CBE" w:rsidRPr="003764DC" w:rsidRDefault="00AA2CBE" w:rsidP="00AA2CBE">
            <w:pPr>
              <w:jc w:val="both"/>
              <w:rPr>
                <w:szCs w:val="24"/>
              </w:rPr>
            </w:pPr>
            <w:r w:rsidRPr="003764DC">
              <w:rPr>
                <w:szCs w:val="24"/>
              </w:rPr>
              <w:t xml:space="preserve">Lập Dự án đầu tư, Ban quản lý dự án đầu tư, </w:t>
            </w:r>
            <w:del w:id="1076" w:author="Nội dung điều chỉnh (Claude)" w:date="2026-10-21T09:21:32Z">
              <w:r w:rsidRPr="003764DC">
                <w:rPr>
                  <w:szCs w:val="24"/>
                </w:rPr>
                <w:delText xml:space="preserve">xin cấp phép xây dựng (nếu có)</w:delText>
              </w:r>
            </w:del>
            <w:ins w:id="1077" w:author="Nội dung điều chỉnh (Claude)" w:date="2026-10-21T09:21:32Z">
              <w:r w:rsidRPr="003764DC">
                <w:rPr>
                  <w:szCs w:val="24"/>
                </w:rPr>
                <w:t xml:space="preserve">xin cấp phép xây dựng (nếu có); lập hồ sơ thủ tục môi trường; xác định việc điều chỉnh quy hoạch cục bộ (nếu có)</w:t>
              </w:r>
            </w:ins>
          </w:p>
        </w:tc>
        <w:tc>
          <w:tcPr>
            <w:tcW w:w="1384" w:type="dxa"/>
            <w:vAlign w:val="center"/>
          </w:tcPr>
          <w:p w14:paraId="5BCEA0A7"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0F5FFC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restart"/>
            <w:vAlign w:val="center"/>
          </w:tcPr>
          <w:p w14:paraId="18618E32" w14:textId="77777777" w:rsidR="00AA2CBE" w:rsidRPr="003764DC" w:rsidRDefault="00AA2CBE" w:rsidP="00AA2CBE">
            <w:pPr>
              <w:jc w:val="center"/>
              <w:rPr>
                <w:lang w:eastAsia="vi-VN"/>
              </w:rPr>
            </w:pPr>
            <w:del w:id="1078" w:author="Nội dung điều chỉnh (Claude)" w:date="2026-10-21T09:21:32Z">
              <w:r w:rsidRPr="003764DC">
                <w:rPr>
                  <w:lang w:eastAsia="vi-VN"/>
                </w:rPr>
                <w:delText>Từ Quý II năm 2027</w:delText>
              </w:r>
            </w:del>
            <w:ins w:id="1079" w:author="Nội dung điều chỉnh (Claude)" w:date="2026-10-21T09:21:32Z">
              <w:r w:rsidRPr="003764DC">
                <w:rPr>
                  <w:lang w:eastAsia="vi-VN"/>
                </w:rPr>
                <w:t xml:space="preserve">Quý III năm 2027</w:t>
              </w:r>
            </w:ins>
          </w:p>
        </w:tc>
      </w:tr>
      <w:tr w:rsidR="003764DC" w:rsidRPr="003764DC" w14:paraId="3E017AF1" w14:textId="77777777" w:rsidTr="006D13CA">
        <w:tc>
          <w:tcPr>
            <w:tcW w:w="591" w:type="dxa"/>
            <w:vAlign w:val="center"/>
          </w:tcPr>
          <w:p w14:paraId="0D8BAC1D" w14:textId="77777777" w:rsidR="00AA2CBE" w:rsidRPr="003764DC" w:rsidRDefault="00AA2CBE" w:rsidP="00AA2CBE">
            <w:pPr>
              <w:jc w:val="center"/>
              <w:rPr>
                <w:lang w:eastAsia="vi-VN"/>
              </w:rPr>
            </w:pPr>
            <w:r w:rsidRPr="003764DC">
              <w:rPr>
                <w:lang w:eastAsia="vi-VN"/>
              </w:rPr>
              <w:t>6.2</w:t>
            </w:r>
          </w:p>
        </w:tc>
        <w:tc>
          <w:tcPr>
            <w:tcW w:w="4366" w:type="dxa"/>
            <w:vAlign w:val="center"/>
          </w:tcPr>
          <w:p w14:paraId="42569D4A" w14:textId="77777777" w:rsidR="00AA2CBE" w:rsidRPr="003764DC" w:rsidRDefault="00AA2CBE" w:rsidP="00AA2CBE">
            <w:pPr>
              <w:jc w:val="both"/>
              <w:rPr>
                <w:szCs w:val="24"/>
              </w:rPr>
            </w:pPr>
            <w:del w:id="1080" w:author="Nội dung điều chỉnh (Claude)" w:date="2026-10-21T09:21:32Z">
              <w:r w:rsidRPr="003764DC">
                <w:rPr>
                  <w:szCs w:val="24"/>
                </w:rPr>
                <w:delText>Đầu tư nhà xưởng; dây chuyền; thiết bị; hoàn thành hạ tầng.</w:delText>
              </w:r>
            </w:del>
            <w:ins w:id="1081" w:author="Nội dung điều chỉnh (Claude)" w:date="2026-10-21T09:21:32Z">
              <w:r w:rsidRPr="003764DC">
                <w:rPr>
                  <w:szCs w:val="24"/>
                </w:rPr>
                <w:t xml:space="preserve">Lựa chọn nhà thầu theo pháp luật về đấu thầu; đầu tư nhà xưởng, hạ tầng cho 02 dây chuyền; lắp đặt 01 dây chuyền kiểm định tổng hợp (giai đoạn 1) theo quy chuẩn kỹ thuật quốc gia có hiệu lực tại thời điểm đầu tư.</w:t>
              </w:r>
            </w:ins>
          </w:p>
        </w:tc>
        <w:tc>
          <w:tcPr>
            <w:tcW w:w="1384" w:type="dxa"/>
            <w:vAlign w:val="center"/>
          </w:tcPr>
          <w:p w14:paraId="0FDD0809"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D8A072E"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ign w:val="center"/>
          </w:tcPr>
          <w:p w14:paraId="2342353F" w14:textId="77777777" w:rsidR="00AA2CBE" w:rsidRPr="003764DC" w:rsidRDefault="00AA2CBE" w:rsidP="00AA2CBE">
            <w:pPr>
              <w:jc w:val="center"/>
              <w:rPr>
                <w:lang w:eastAsia="vi-VN"/>
              </w:rPr>
            </w:pPr>
          </w:p>
        </w:tc>
      </w:tr>
      <w:tr w:rsidR="003764DC" w:rsidRPr="003764DC" w14:paraId="18FAAAD0" w14:textId="77777777" w:rsidTr="006D13CA">
        <w:tc>
          <w:tcPr>
            <w:tcW w:w="591" w:type="dxa"/>
            <w:vAlign w:val="center"/>
          </w:tcPr>
          <w:p w14:paraId="59D64D36" w14:textId="77777777" w:rsidR="00AA2CBE" w:rsidRPr="003764DC" w:rsidRDefault="00AA2CBE" w:rsidP="00AA2CBE">
            <w:pPr>
              <w:jc w:val="center"/>
              <w:rPr>
                <w:b/>
                <w:bCs/>
                <w:lang w:eastAsia="vi-VN"/>
              </w:rPr>
            </w:pPr>
            <w:r w:rsidRPr="003764DC">
              <w:rPr>
                <w:b/>
                <w:bCs/>
                <w:lang w:eastAsia="vi-VN"/>
              </w:rPr>
              <w:t>7</w:t>
            </w:r>
          </w:p>
        </w:tc>
        <w:tc>
          <w:tcPr>
            <w:tcW w:w="4366" w:type="dxa"/>
            <w:vAlign w:val="center"/>
          </w:tcPr>
          <w:p w14:paraId="0D5CEC68" w14:textId="77777777" w:rsidR="00AA2CBE" w:rsidRPr="003764DC" w:rsidRDefault="00AA2CBE" w:rsidP="00AA2CBE">
            <w:pPr>
              <w:jc w:val="both"/>
              <w:rPr>
                <w:b/>
                <w:bCs/>
                <w:lang w:eastAsia="vi-VN"/>
              </w:rPr>
            </w:pPr>
            <w:r w:rsidRPr="003764DC">
              <w:rPr>
                <w:b/>
                <w:bCs/>
                <w:lang w:eastAsia="vi-VN"/>
              </w:rPr>
              <w:t>Giai đoạn 7. Thực hiện thủ tục cấp phép đủ điều kiện hoạt động đăng kiểm theo quy định</w:t>
            </w:r>
          </w:p>
        </w:tc>
        <w:tc>
          <w:tcPr>
            <w:tcW w:w="1384" w:type="dxa"/>
            <w:vAlign w:val="center"/>
          </w:tcPr>
          <w:p w14:paraId="40E618D0" w14:textId="77777777" w:rsidR="00AA2CBE" w:rsidRPr="003764DC" w:rsidRDefault="00AA2CBE" w:rsidP="00AA2CBE">
            <w:pPr>
              <w:jc w:val="center"/>
              <w:rPr>
                <w:b/>
                <w:bCs/>
                <w:lang w:eastAsia="vi-VN"/>
              </w:rPr>
            </w:pPr>
          </w:p>
        </w:tc>
        <w:tc>
          <w:tcPr>
            <w:tcW w:w="1378" w:type="dxa"/>
            <w:vAlign w:val="center"/>
          </w:tcPr>
          <w:p w14:paraId="5652C4E5" w14:textId="77777777" w:rsidR="00AA2CBE" w:rsidRPr="003764DC" w:rsidRDefault="00AA2CBE" w:rsidP="00AA2CBE">
            <w:pPr>
              <w:jc w:val="center"/>
              <w:rPr>
                <w:lang w:eastAsia="vi-VN"/>
              </w:rPr>
            </w:pPr>
          </w:p>
        </w:tc>
        <w:tc>
          <w:tcPr>
            <w:tcW w:w="1348" w:type="dxa"/>
            <w:vAlign w:val="center"/>
          </w:tcPr>
          <w:p w14:paraId="40585D28" w14:textId="77777777" w:rsidR="00AA2CBE" w:rsidRPr="003764DC" w:rsidRDefault="00AA2CBE" w:rsidP="00AA2CBE">
            <w:pPr>
              <w:jc w:val="center"/>
              <w:rPr>
                <w:b/>
                <w:bCs/>
                <w:lang w:eastAsia="vi-VN"/>
              </w:rPr>
            </w:pPr>
          </w:p>
        </w:tc>
      </w:tr>
      <w:tr w:rsidR="003764DC" w:rsidRPr="003764DC" w14:paraId="616E0648" w14:textId="77777777" w:rsidTr="006D13CA">
        <w:tc>
          <w:tcPr>
            <w:tcW w:w="591" w:type="dxa"/>
            <w:vAlign w:val="center"/>
          </w:tcPr>
          <w:p w14:paraId="6377BAE3" w14:textId="77777777" w:rsidR="00AA2CBE" w:rsidRPr="003764DC" w:rsidRDefault="00AA2CBE" w:rsidP="00AA2CBE">
            <w:pPr>
              <w:jc w:val="center"/>
              <w:rPr>
                <w:lang w:eastAsia="vi-VN"/>
              </w:rPr>
            </w:pPr>
            <w:r w:rsidRPr="003764DC">
              <w:rPr>
                <w:lang w:eastAsia="vi-VN"/>
              </w:rPr>
              <w:t>7.1</w:t>
            </w:r>
          </w:p>
        </w:tc>
        <w:tc>
          <w:tcPr>
            <w:tcW w:w="4366" w:type="dxa"/>
            <w:vAlign w:val="center"/>
          </w:tcPr>
          <w:p w14:paraId="034981B1" w14:textId="77777777" w:rsidR="00AA2CBE" w:rsidRPr="003764DC" w:rsidRDefault="00AA2CBE" w:rsidP="00AA2CBE">
            <w:pPr>
              <w:jc w:val="both"/>
              <w:rPr>
                <w:lang w:eastAsia="vi-VN"/>
              </w:rPr>
            </w:pPr>
            <w:r w:rsidRPr="003764DC">
              <w:rPr>
                <w:lang w:eastAsia="vi-VN"/>
              </w:rPr>
              <w:t xml:space="preserve">Công ty chuẩn bị hồ sơ theo quy định chuyên ngành, bao gồm: Cơ sở vật chất; dây chuyền kiểm định; thiết bị; đăng kiểm viên; </w:t>
            </w:r>
            <w:del w:id="1082" w:author="Nội dung điều chỉnh (Claude)" w:date="2026-10-21T09:21:32Z">
              <w:r w:rsidRPr="003764DC">
                <w:rPr>
                  <w:lang w:eastAsia="vi-VN"/>
                </w:rPr>
                <w:delText xml:space="preserve">hệ thống quản lý chất lượng;</w:delText>
              </w:r>
            </w:del>
            <w:ins w:id="1083" w:author="Nội dung điều chỉnh (Claude)" w:date="2026-10-21T09:21:32Z">
              <w:r w:rsidRPr="003764DC">
                <w:rPr>
                  <w:lang w:eastAsia="vi-VN"/>
                </w:rPr>
                <w:t xml:space="preserve">hệ thống quản lý chất lượng theo nguyên tắc TCVN ISO/IEC 17020:2012; kết quả đánh giá sự phù hợp quy chuẩn;</w:t>
              </w:r>
            </w:ins>
            <w:r w:rsidRPr="003764DC">
              <w:rPr>
                <w:lang w:eastAsia="vi-VN"/>
              </w:rPr>
              <w:t xml:space="preserve"> các điều kiện khác theo quy định hiện hành.</w:t>
            </w:r>
          </w:p>
        </w:tc>
        <w:tc>
          <w:tcPr>
            <w:tcW w:w="1384" w:type="dxa"/>
            <w:vAlign w:val="center"/>
          </w:tcPr>
          <w:p w14:paraId="36011401"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626946C0" w14:textId="77777777" w:rsidR="00AA2CBE" w:rsidRPr="003764DC" w:rsidRDefault="00AA2CBE" w:rsidP="00AA2CBE">
            <w:pPr>
              <w:jc w:val="center"/>
              <w:rPr>
                <w:lang w:eastAsia="vi-VN"/>
              </w:rPr>
            </w:pPr>
            <w:r w:rsidRPr="003764DC">
              <w:rPr>
                <w:lang w:eastAsia="vi-VN"/>
              </w:rPr>
              <w:t>Cục Đăng kiểm Việt Nam</w:t>
            </w:r>
          </w:p>
        </w:tc>
        <w:tc>
          <w:tcPr>
            <w:tcW w:w="1348" w:type="dxa"/>
            <w:vAlign w:val="center"/>
          </w:tcPr>
          <w:p w14:paraId="7BCC232A" w14:textId="77777777" w:rsidR="00AA2CBE" w:rsidRPr="003764DC" w:rsidRDefault="00AA2CBE" w:rsidP="00AA2CBE">
            <w:pPr>
              <w:jc w:val="center"/>
              <w:rPr>
                <w:lang w:eastAsia="vi-VN"/>
              </w:rPr>
            </w:pPr>
            <w:del w:id="1084" w:author="Nội dung điều chỉnh (Claude)" w:date="2026-10-21T09:21:32Z">
              <w:r w:rsidRPr="003764DC">
                <w:rPr>
                  <w:lang w:eastAsia="vi-VN"/>
                </w:rPr>
                <w:delText>Từ Quý III năm 2027</w:delText>
              </w:r>
            </w:del>
            <w:ins w:id="1085" w:author="Nội dung điều chỉnh (Claude)" w:date="2026-10-21T09:21:32Z">
              <w:r w:rsidRPr="003764DC">
                <w:rPr>
                  <w:lang w:eastAsia="vi-VN"/>
                </w:rPr>
                <w:t xml:space="preserve">Quý II năm 2028</w:t>
              </w:r>
            </w:ins>
          </w:p>
        </w:tc>
      </w:tr>
      <w:tr w:rsidR="003764DC" w:rsidRPr="003764DC" w14:paraId="616E0648" w14:textId="77777777" w:rsidTr="006D13CA">
        <w:trPr>
          <w:ins w:id="1091" w:author="Nội dung bổ sung (Claude)" w:date="2026-10-21T09:21:32Z"/>
        </w:trPr>
        <w:tc>
          <w:tcPr>
            <w:tcW w:w="591" w:type="dxa"/>
            <w:vAlign w:val="center"/>
          </w:tcPr>
          <w:p w14:paraId="6377BAE3" w14:textId="77777777" w:rsidR="00AA2CBE" w:rsidRPr="003764DC" w:rsidRDefault="00AA2CBE" w:rsidP="00AA2CBE">
            <w:pPr>
              <w:jc w:val="center"/>
              <w:rPr>
                <w:lang w:eastAsia="vi-VN"/>
              </w:rPr>
            </w:pPr>
            <w:ins w:id="1086" w:author="Nội dung bổ sung (Claude)" w:date="2026-10-21T09:21:32Z">
              <w:r w:rsidRPr="003764DC">
                <w:rPr>
                  <w:lang w:eastAsia="vi-VN"/>
                </w:rPr>
                <w:t xml:space="preserve">7.2</w:t>
              </w:r>
            </w:ins>
          </w:p>
        </w:tc>
        <w:tc>
          <w:tcPr>
            <w:tcW w:w="4366" w:type="dxa"/>
            <w:vAlign w:val="center"/>
          </w:tcPr>
          <w:p w14:paraId="034981B1" w14:textId="77777777" w:rsidR="00AA2CBE" w:rsidRPr="003764DC" w:rsidRDefault="00AA2CBE" w:rsidP="00AA2CBE">
            <w:pPr>
              <w:jc w:val="both"/>
              <w:rPr>
                <w:lang w:eastAsia="vi-VN"/>
              </w:rPr>
            </w:pPr>
            <w:ins w:id="1087" w:author="Nội dung bổ sung (Claude)" w:date="2026-10-21T09:21:32Z">
              <w:r w:rsidRPr="003764DC">
                <w:rPr>
                  <w:lang w:eastAsia="vi-VN"/>
                </w:rPr>
                <w:t xml:space="preserve">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ins>
          </w:p>
        </w:tc>
        <w:tc>
          <w:tcPr>
            <w:tcW w:w="1384" w:type="dxa"/>
            <w:vAlign w:val="center"/>
          </w:tcPr>
          <w:p w14:paraId="36011401" w14:textId="77777777" w:rsidR="00AA2CBE" w:rsidRPr="003764DC" w:rsidRDefault="00AA2CBE" w:rsidP="00AA2CBE">
            <w:pPr>
              <w:jc w:val="center"/>
              <w:rPr>
                <w:lang w:eastAsia="vi-VN"/>
              </w:rPr>
            </w:pPr>
            <w:ins w:id="1088" w:author="Nội dung bổ sung (Claude)" w:date="2026-10-21T09:21:32Z">
              <w:r w:rsidRPr="003764DC">
                <w:rPr>
                  <w:lang w:eastAsia="vi-VN"/>
                </w:rPr>
                <w:t xml:space="preserve">Công ty</w:t>
              </w:r>
            </w:ins>
          </w:p>
        </w:tc>
        <w:tc>
          <w:tcPr>
            <w:tcW w:w="1378" w:type="dxa"/>
            <w:vAlign w:val="center"/>
          </w:tcPr>
          <w:p w14:paraId="626946C0" w14:textId="77777777" w:rsidR="00AA2CBE" w:rsidRPr="003764DC" w:rsidRDefault="00AA2CBE" w:rsidP="00AA2CBE">
            <w:pPr>
              <w:jc w:val="center"/>
              <w:rPr>
                <w:lang w:eastAsia="vi-VN"/>
              </w:rPr>
            </w:pPr>
            <w:ins w:id="1089" w:author="Nội dung bổ sung (Claude)" w:date="2026-10-21T09:21:32Z">
              <w:r w:rsidRPr="003764DC">
                <w:rPr>
                  <w:lang w:eastAsia="vi-VN"/>
                </w:rPr>
                <w:t xml:space="preserve">Sở Xây dựng; Cục Đăng kiểm Việt Nam</w:t>
              </w:r>
            </w:ins>
          </w:p>
        </w:tc>
        <w:tc>
          <w:tcPr>
            <w:tcW w:w="1348" w:type="dxa"/>
            <w:vAlign w:val="center"/>
          </w:tcPr>
          <w:p w14:paraId="7BCC232A" w14:textId="77777777" w:rsidR="00AA2CBE" w:rsidRPr="003764DC" w:rsidRDefault="00AA2CBE" w:rsidP="00AA2CBE">
            <w:pPr>
              <w:jc w:val="center"/>
              <w:rPr>
                <w:lang w:eastAsia="vi-VN"/>
              </w:rPr>
            </w:pPr>
            <w:ins w:id="1090" w:author="Nội dung bổ sung (Claude)" w:date="2026-10-21T09:21:32Z">
              <w:r w:rsidRPr="003764DC">
                <w:rPr>
                  <w:lang w:eastAsia="vi-VN"/>
                </w:rPr>
                <w:t xml:space="preserve">Quý II năm 2028</w:t>
              </w:r>
            </w:ins>
          </w:p>
        </w:tc>
      </w:tr>
      <w:tr w:rsidR="003764DC" w:rsidRPr="003764DC" w14:paraId="76CDF375" w14:textId="77777777" w:rsidTr="006D13CA">
        <w:tc>
          <w:tcPr>
            <w:tcW w:w="591" w:type="dxa"/>
            <w:vAlign w:val="center"/>
          </w:tcPr>
          <w:p w14:paraId="54F3D418" w14:textId="77777777" w:rsidR="00AA2CBE" w:rsidRPr="003764DC" w:rsidRDefault="00AA2CBE" w:rsidP="00AA2CBE">
            <w:pPr>
              <w:jc w:val="center"/>
              <w:rPr>
                <w:b/>
                <w:bCs/>
                <w:lang w:eastAsia="vi-VN"/>
              </w:rPr>
            </w:pPr>
            <w:r w:rsidRPr="003764DC">
              <w:rPr>
                <w:b/>
                <w:bCs/>
                <w:lang w:eastAsia="vi-VN"/>
              </w:rPr>
              <w:t>8</w:t>
            </w:r>
          </w:p>
        </w:tc>
        <w:tc>
          <w:tcPr>
            <w:tcW w:w="4366" w:type="dxa"/>
            <w:vAlign w:val="center"/>
          </w:tcPr>
          <w:p w14:paraId="291C71B0" w14:textId="77777777" w:rsidR="00AA2CBE" w:rsidRPr="003764DC" w:rsidRDefault="00AA2CBE" w:rsidP="00AA2CBE">
            <w:pPr>
              <w:jc w:val="both"/>
              <w:rPr>
                <w:b/>
                <w:bCs/>
                <w:lang w:eastAsia="vi-VN"/>
              </w:rPr>
            </w:pPr>
            <w:r w:rsidRPr="003764DC">
              <w:rPr>
                <w:b/>
                <w:bCs/>
                <w:lang w:eastAsia="vi-VN"/>
              </w:rPr>
              <w:t>Giai đoạn 8. Thành lập và đưa Trung tâm vào hoạt động</w:t>
            </w:r>
          </w:p>
        </w:tc>
        <w:tc>
          <w:tcPr>
            <w:tcW w:w="1384" w:type="dxa"/>
            <w:vAlign w:val="center"/>
          </w:tcPr>
          <w:p w14:paraId="43424607" w14:textId="77777777" w:rsidR="00AA2CBE" w:rsidRPr="003764DC" w:rsidRDefault="00AA2CBE" w:rsidP="00AA2CBE">
            <w:pPr>
              <w:jc w:val="center"/>
              <w:rPr>
                <w:b/>
                <w:bCs/>
                <w:lang w:eastAsia="vi-VN"/>
              </w:rPr>
            </w:pPr>
          </w:p>
        </w:tc>
        <w:tc>
          <w:tcPr>
            <w:tcW w:w="1378" w:type="dxa"/>
            <w:vAlign w:val="center"/>
          </w:tcPr>
          <w:p w14:paraId="60855342" w14:textId="77777777" w:rsidR="00AA2CBE" w:rsidRPr="003764DC" w:rsidRDefault="00AA2CBE" w:rsidP="00AA2CBE">
            <w:pPr>
              <w:jc w:val="center"/>
              <w:rPr>
                <w:b/>
                <w:bCs/>
                <w:lang w:eastAsia="vi-VN"/>
              </w:rPr>
            </w:pPr>
          </w:p>
        </w:tc>
        <w:tc>
          <w:tcPr>
            <w:tcW w:w="1348" w:type="dxa"/>
            <w:vAlign w:val="center"/>
          </w:tcPr>
          <w:p w14:paraId="75D7E736" w14:textId="77777777" w:rsidR="00AA2CBE" w:rsidRPr="003764DC" w:rsidRDefault="00AA2CBE" w:rsidP="00AA2CBE">
            <w:pPr>
              <w:jc w:val="center"/>
              <w:rPr>
                <w:b/>
                <w:bCs/>
                <w:lang w:val="vi-VN" w:eastAsia="vi-VN"/>
              </w:rPr>
            </w:pPr>
          </w:p>
        </w:tc>
      </w:tr>
      <w:tr w:rsidR="003764DC" w:rsidRPr="003764DC" w14:paraId="47FDEA81" w14:textId="77777777" w:rsidTr="006D13CA">
        <w:tc>
          <w:tcPr>
            <w:tcW w:w="591" w:type="dxa"/>
            <w:vAlign w:val="center"/>
          </w:tcPr>
          <w:p w14:paraId="5601BE9F" w14:textId="77777777" w:rsidR="00AA2CBE" w:rsidRPr="003764DC" w:rsidRDefault="00AA2CBE" w:rsidP="00AA2CBE">
            <w:pPr>
              <w:jc w:val="center"/>
              <w:rPr>
                <w:lang w:eastAsia="vi-VN"/>
              </w:rPr>
            </w:pPr>
            <w:r w:rsidRPr="003764DC">
              <w:rPr>
                <w:lang w:eastAsia="vi-VN"/>
              </w:rPr>
              <w:t>8.1</w:t>
            </w:r>
          </w:p>
        </w:tc>
        <w:tc>
          <w:tcPr>
            <w:tcW w:w="4366" w:type="dxa"/>
            <w:vAlign w:val="center"/>
          </w:tcPr>
          <w:p w14:paraId="1BFAC1FD" w14:textId="77777777" w:rsidR="00AA2CBE" w:rsidRPr="003764DC" w:rsidRDefault="00AA2CBE" w:rsidP="00AA2CBE">
            <w:pPr>
              <w:jc w:val="both"/>
              <w:rPr>
                <w:lang w:eastAsia="vi-VN"/>
              </w:rPr>
            </w:pPr>
            <w:r w:rsidRPr="003764DC">
              <w:rPr>
                <w:lang w:eastAsia="vi-VN"/>
              </w:rPr>
              <w:t>Hội đồng thành viên Công ty ban hành: Quyết định thành lập Trung tâm; Quy chế tổ chức và hoạt động;</w:t>
            </w:r>
          </w:p>
          <w:p w14:paraId="7DF0D3C8" w14:textId="77777777" w:rsidR="00AA2CBE" w:rsidRPr="003764DC" w:rsidRDefault="00AA2CBE" w:rsidP="00AA2CBE">
            <w:pPr>
              <w:jc w:val="both"/>
              <w:rPr>
                <w:lang w:eastAsia="vi-VN"/>
              </w:rPr>
            </w:pPr>
            <w:r w:rsidRPr="003764DC">
              <w:rPr>
                <w:lang w:eastAsia="vi-VN"/>
              </w:rPr>
              <w:t>bổ nhiệm Giám đốc Trung tâm; Quy chế, quy trình nội bộ.</w:t>
            </w:r>
          </w:p>
        </w:tc>
        <w:tc>
          <w:tcPr>
            <w:tcW w:w="1384" w:type="dxa"/>
            <w:vAlign w:val="center"/>
          </w:tcPr>
          <w:p w14:paraId="1AF9ADCC"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778D349C" w14:textId="77777777" w:rsidR="00AA2CBE" w:rsidRPr="003764DC" w:rsidRDefault="00AA2CBE" w:rsidP="00AA2CBE">
            <w:pPr>
              <w:jc w:val="center"/>
              <w:rPr>
                <w:lang w:eastAsia="vi-VN"/>
              </w:rPr>
            </w:pPr>
          </w:p>
        </w:tc>
        <w:tc>
          <w:tcPr>
            <w:tcW w:w="1348" w:type="dxa"/>
            <w:vAlign w:val="center"/>
          </w:tcPr>
          <w:p w14:paraId="7F284C24" w14:textId="77777777" w:rsidR="00AA2CBE" w:rsidRPr="003764DC" w:rsidRDefault="00AA2CBE" w:rsidP="00AA2CBE">
            <w:pPr>
              <w:jc w:val="center"/>
              <w:rPr>
                <w:lang w:val="vi-VN" w:eastAsia="vi-VN"/>
              </w:rPr>
            </w:pPr>
            <w:del w:id="1092" w:author="Nội dung điều chỉnh (Claude)" w:date="2026-10-21T09:21:32Z">
              <w:r w:rsidRPr="003764DC">
                <w:rPr>
                  <w:lang w:eastAsia="vi-VN"/>
                </w:rPr>
                <w:delText>Từ Quý IV năm 2027</w:delText>
              </w:r>
            </w:del>
            <w:ins w:id="1093" w:author="Nội dung điều chỉnh (Claude)" w:date="2026-10-21T09:21:32Z">
              <w:r w:rsidRPr="003764DC">
                <w:rPr>
                  <w:lang w:eastAsia="vi-VN"/>
                </w:rPr>
                <w:t xml:space="preserve">Quý III năm 2028</w:t>
              </w:r>
            </w:ins>
          </w:p>
        </w:tc>
      </w:tr>
      <w:tr w:rsidR="003764DC" w:rsidRPr="003764DC" w14:paraId="456E5CA2" w14:textId="77777777" w:rsidTr="006D13CA">
        <w:tc>
          <w:tcPr>
            <w:tcW w:w="591" w:type="dxa"/>
            <w:vAlign w:val="center"/>
          </w:tcPr>
          <w:p w14:paraId="731A2037" w14:textId="77777777" w:rsidR="00AA2CBE" w:rsidRPr="003764DC" w:rsidRDefault="00AA2CBE" w:rsidP="00AA2CBE">
            <w:pPr>
              <w:jc w:val="center"/>
              <w:rPr>
                <w:b/>
                <w:bCs/>
                <w:lang w:eastAsia="vi-VN"/>
              </w:rPr>
            </w:pPr>
            <w:r w:rsidRPr="003764DC">
              <w:rPr>
                <w:b/>
                <w:bCs/>
                <w:lang w:eastAsia="vi-VN"/>
              </w:rPr>
              <w:t>9</w:t>
            </w:r>
          </w:p>
        </w:tc>
        <w:tc>
          <w:tcPr>
            <w:tcW w:w="4366" w:type="dxa"/>
            <w:vAlign w:val="center"/>
          </w:tcPr>
          <w:p w14:paraId="4C52D784" w14:textId="77777777" w:rsidR="00AA2CBE" w:rsidRPr="003764DC" w:rsidRDefault="00AA2CBE" w:rsidP="00AA2CBE">
            <w:pPr>
              <w:jc w:val="both"/>
              <w:rPr>
                <w:b/>
                <w:bCs/>
                <w:lang w:eastAsia="vi-VN"/>
              </w:rPr>
            </w:pPr>
            <w:r w:rsidRPr="003764DC">
              <w:rPr>
                <w:b/>
                <w:bCs/>
                <w:lang w:eastAsia="vi-VN"/>
              </w:rPr>
              <w:t>Giai đoạn 9. Vận hành, giám sát và đánh giá</w:t>
            </w:r>
          </w:p>
        </w:tc>
        <w:tc>
          <w:tcPr>
            <w:tcW w:w="1384" w:type="dxa"/>
            <w:vAlign w:val="center"/>
          </w:tcPr>
          <w:p w14:paraId="2122AE68" w14:textId="77777777" w:rsidR="00AA2CBE" w:rsidRPr="003764DC" w:rsidRDefault="00AA2CBE" w:rsidP="00AA2CBE">
            <w:pPr>
              <w:jc w:val="center"/>
              <w:rPr>
                <w:lang w:eastAsia="vi-VN"/>
              </w:rPr>
            </w:pPr>
            <w:r w:rsidRPr="003764DC">
              <w:rPr>
                <w:lang w:eastAsia="vi-VN"/>
              </w:rPr>
              <w:t>Công ty, Trung tâm, Trường</w:t>
            </w:r>
          </w:p>
        </w:tc>
        <w:tc>
          <w:tcPr>
            <w:tcW w:w="1378" w:type="dxa"/>
            <w:vAlign w:val="center"/>
          </w:tcPr>
          <w:p w14:paraId="4A89A240" w14:textId="77777777" w:rsidR="00AA2CBE" w:rsidRPr="003764DC" w:rsidRDefault="00AA2CBE" w:rsidP="00AA2CBE">
            <w:pPr>
              <w:jc w:val="center"/>
              <w:rPr>
                <w:b/>
                <w:bCs/>
                <w:lang w:eastAsia="vi-VN"/>
              </w:rPr>
            </w:pPr>
          </w:p>
        </w:tc>
        <w:tc>
          <w:tcPr>
            <w:tcW w:w="1348" w:type="dxa"/>
            <w:vAlign w:val="center"/>
          </w:tcPr>
          <w:p w14:paraId="1D223C41" w14:textId="77777777" w:rsidR="00AA2CBE" w:rsidRPr="003764DC" w:rsidRDefault="00AA2CBE" w:rsidP="00AA2CBE">
            <w:pPr>
              <w:jc w:val="center"/>
              <w:rPr>
                <w:b/>
                <w:bCs/>
                <w:lang w:val="vi-VN" w:eastAsia="vi-VN"/>
              </w:rPr>
            </w:pPr>
            <w:del w:id="1094" w:author="Nội dung điều chỉnh (Claude)" w:date="2026-10-21T09:21:32Z">
              <w:r w:rsidRPr="003764DC">
                <w:rPr>
                  <w:lang w:eastAsia="vi-VN"/>
                </w:rPr>
                <w:delText>Từ Quý IV năm 2027</w:delText>
              </w:r>
            </w:del>
            <w:ins w:id="1095" w:author="Nội dung điều chỉnh (Claude)" w:date="2026-10-21T09:21:32Z">
              <w:r w:rsidRPr="003764DC">
                <w:rPr>
                  <w:lang w:eastAsia="vi-VN"/>
                </w:rPr>
                <w:t xml:space="preserve">Từ Quý III năm 2028</w:t>
              </w:r>
            </w:ins>
          </w:p>
        </w:tc>
      </w:tr>
      <w:tr w:rsidR="003764DC" w:rsidRPr="003764DC" w14:paraId="456E5CA2" w14:textId="77777777" w:rsidTr="006D13CA">
        <w:trPr>
          <w:ins w:id="1101" w:author="Nội dung bổ sung (Claude)" w:date="2026-10-21T09:21:32Z"/>
        </w:trPr>
        <w:tc>
          <w:tcPr>
            <w:tcW w:w="591" w:type="dxa"/>
            <w:vAlign w:val="center"/>
          </w:tcPr>
          <w:p w14:paraId="731A2037" w14:textId="77777777" w:rsidR="00AA2CBE" w:rsidRPr="003764DC" w:rsidRDefault="00AA2CBE" w:rsidP="00AA2CBE">
            <w:pPr>
              <w:jc w:val="center"/>
              <w:rPr>
                <w:b/>
                <w:bCs/>
                <w:lang w:eastAsia="vi-VN"/>
              </w:rPr>
            </w:pPr>
            <w:ins w:id="1096" w:author="Nội dung bổ sung (Claude)" w:date="2026-10-21T09:21:32Z">
              <w:r w:rsidRPr="003764DC">
                <w:rPr>
                  <w:b/>
                  <w:bCs/>
                  <w:lang w:eastAsia="vi-VN"/>
                </w:rPr>
                <w:t xml:space="preserve">10</w:t>
              </w:r>
            </w:ins>
          </w:p>
        </w:tc>
        <w:tc>
          <w:tcPr>
            <w:tcW w:w="4366" w:type="dxa"/>
            <w:vAlign w:val="center"/>
          </w:tcPr>
          <w:p w14:paraId="4C52D784" w14:textId="77777777" w:rsidR="00AA2CBE" w:rsidRPr="003764DC" w:rsidRDefault="00AA2CBE" w:rsidP="00AA2CBE">
            <w:pPr>
              <w:jc w:val="both"/>
              <w:rPr>
                <w:b/>
                <w:bCs/>
                <w:lang w:eastAsia="vi-VN"/>
              </w:rPr>
            </w:pPr>
            <w:ins w:id="1097" w:author="Nội dung bổ sung (Claude)" w:date="2026-10-21T09:21:32Z">
              <w:r w:rsidRPr="003764DC">
                <w:rPr>
                  <w:b/>
                  <w:bCs/>
                  <w:lang w:eastAsia="vi-VN"/>
                </w:rPr>
                <w:t xml:space="preserve">Giai đoạn 10. Đầu tư dây chuyền kiểm định thứ hai khi lưu lượng thực tế của dây chuyền giai đoạn 1 vượt ngưỡng 15.000 lượt/năm</w:t>
              </w:r>
            </w:ins>
          </w:p>
        </w:tc>
        <w:tc>
          <w:tcPr>
            <w:tcW w:w="1384" w:type="dxa"/>
            <w:vAlign w:val="center"/>
          </w:tcPr>
          <w:p w14:paraId="2122AE68" w14:textId="77777777" w:rsidR="00AA2CBE" w:rsidRPr="003764DC" w:rsidRDefault="00AA2CBE" w:rsidP="00AA2CBE">
            <w:pPr>
              <w:jc w:val="center"/>
              <w:rPr>
                <w:lang w:eastAsia="vi-VN"/>
              </w:rPr>
            </w:pPr>
            <w:ins w:id="1098" w:author="Nội dung bổ sung (Claude)" w:date="2026-10-21T09:21:32Z">
              <w:r w:rsidRPr="003764DC">
                <w:rPr>
                  <w:lang w:eastAsia="vi-VN"/>
                </w:rPr>
                <w:t xml:space="preserve">Công ty</w:t>
              </w:r>
            </w:ins>
          </w:p>
        </w:tc>
        <w:tc>
          <w:tcPr>
            <w:tcW w:w="1378" w:type="dxa"/>
            <w:vAlign w:val="center"/>
          </w:tcPr>
          <w:p w14:paraId="4A89A240" w14:textId="77777777" w:rsidR="00AA2CBE" w:rsidRPr="003764DC" w:rsidRDefault="00AA2CBE" w:rsidP="00AA2CBE">
            <w:pPr>
              <w:jc w:val="center"/>
              <w:rPr>
                <w:b/>
                <w:bCs/>
                <w:lang w:eastAsia="vi-VN"/>
              </w:rPr>
            </w:pPr>
            <w:ins w:id="1099" w:author="Nội dung bổ sung (Claude)" w:date="2026-10-21T09:21:32Z">
              <w:r>
                <w:t xml:space="preserve">Hội đồng thành viên Công ty</w:t>
              </w:r>
            </w:ins>
          </w:p>
        </w:tc>
        <w:tc>
          <w:tcPr>
            <w:tcW w:w="1348" w:type="dxa"/>
            <w:vAlign w:val="center"/>
          </w:tcPr>
          <w:p w14:paraId="1D223C41" w14:textId="77777777" w:rsidR="00AA2CBE" w:rsidRPr="003764DC" w:rsidRDefault="00AA2CBE" w:rsidP="00AA2CBE">
            <w:pPr>
              <w:jc w:val="center"/>
              <w:rPr>
                <w:b/>
                <w:bCs/>
                <w:lang w:val="vi-VN" w:eastAsia="vi-VN"/>
              </w:rPr>
            </w:pPr>
            <w:ins w:id="1100" w:author="Nội dung bổ sung (Claude)" w:date="2026-10-21T09:21:32Z">
              <w:r w:rsidRPr="003764DC">
                <w:rPr>
                  <w:lang w:eastAsia="vi-VN"/>
                </w:rPr>
                <w:t xml:space="preserve">Theo nhu cầu thực tế</w:t>
              </w:r>
            </w:ins>
          </w:p>
        </w:tc>
      </w:tr>
    </w:tbl>
    <w:p w14:paraId="35E49695" w14:textId="77777777" w:rsidR="00EC04DB" w:rsidRPr="003764DC" w:rsidRDefault="00EC04DB" w:rsidP="009B46E6">
      <w:pPr>
        <w:widowControl w:val="0"/>
        <w:spacing w:before="120" w:after="120" w:line="252" w:lineRule="auto"/>
        <w:ind w:firstLine="720"/>
        <w:jc w:val="both"/>
        <w:rPr>
          <w:b/>
          <w:bCs/>
          <w:lang w:val="pt-BR"/>
        </w:rPr>
      </w:pPr>
      <w:r w:rsidRPr="003764DC">
        <w:rPr>
          <w:b/>
          <w:bCs/>
          <w:lang w:val="nl-NL"/>
        </w:rPr>
        <w:t xml:space="preserve">IV. </w:t>
      </w:r>
      <w:r w:rsidRPr="003764DC">
        <w:rPr>
          <w:b/>
          <w:bCs/>
          <w:lang w:val="pt-BR"/>
        </w:rPr>
        <w:t>NHỮNG VẤN ĐỀ CÒN CÓ Ý KIẾN KHÁC NHAU VÀ NHỮNG VẤN ĐỀ KHÁC CÓ LIÊN QUAN</w:t>
      </w:r>
    </w:p>
    <w:p w14:paraId="1D71A2E7" w14:textId="58C1D966" w:rsidR="00943F3A" w:rsidRDefault="00BE454A" w:rsidP="009B46E6">
      <w:pPr>
        <w:widowControl w:val="0"/>
        <w:spacing w:before="120" w:after="120" w:line="252" w:lineRule="auto"/>
        <w:ind w:firstLine="720"/>
        <w:jc w:val="both"/>
      </w:pPr>
      <w:r w:rsidRPr="00470E7C">
        <w:rPr>
          <w:b/>
          <w:bCs/>
        </w:rPr>
        <w:t>1.</w:t>
      </w:r>
      <w:r>
        <w:t xml:space="preserve"> Ý kiến của Sở Nông nghiệp và Môi trường tại Văn bản số </w:t>
      </w:r>
      <w:r w:rsidRPr="00BE454A">
        <w:t>10002/SNNMT-TCCB ngày 22/8/2026</w:t>
      </w:r>
      <w:r w:rsidR="00EC5745">
        <w:rPr>
          <w:rStyle w:val="FootnoteReference"/>
        </w:rPr>
        <w:footnoteReference w:id="7"/>
      </w:r>
      <w:r>
        <w:t xml:space="preserve"> </w:t>
      </w:r>
      <w:r w:rsidR="005E1CA7">
        <w:t>có nêu: “</w:t>
      </w:r>
      <w:r w:rsidR="005E1CA7" w:rsidRPr="00CB2C97">
        <w:t xml:space="preserve">Sở Nông nghiệp và Môi trường </w:t>
      </w:r>
      <w:r w:rsidR="005E1CA7">
        <w:t xml:space="preserve">đề nghị </w:t>
      </w:r>
      <w:r w:rsidR="005E1CA7" w:rsidRPr="003E7CA3">
        <w:t xml:space="preserve">Trường Cao đẳng </w:t>
      </w:r>
      <w:r w:rsidR="005E1CA7" w:rsidRPr="0047103F">
        <w:t>Kon Tum</w:t>
      </w:r>
      <w:r w:rsidR="005E1CA7" w:rsidRPr="00840F72">
        <w:t xml:space="preserve"> </w:t>
      </w:r>
      <w:r w:rsidR="005E1CA7">
        <w:t xml:space="preserve">xem xét lại việc </w:t>
      </w:r>
      <w:r w:rsidR="005E1CA7" w:rsidRPr="00470E7C">
        <w:rPr>
          <w:b/>
          <w:bCs/>
        </w:rPr>
        <w:t>thành lập đơn vị sự nghiệp</w:t>
      </w:r>
      <w:r w:rsidR="005E1CA7" w:rsidRPr="00840F72">
        <w:t xml:space="preserve"> như đề xuất mô hình doanh nghiệp. </w:t>
      </w:r>
      <w:r w:rsidR="005E1CA7" w:rsidRPr="003E7CA3">
        <w:t xml:space="preserve">Trường Cao đẳng </w:t>
      </w:r>
      <w:r w:rsidR="005E1CA7" w:rsidRPr="0047103F">
        <w:t xml:space="preserve">Kon Tum nếu được Nhà nước giao đất không thu tiền sử dụng đất không có quyền chuyển đổi, chuyển nhượng, tặng cho, cho thuê quyền sử dụng đất, thế chấp, </w:t>
      </w:r>
      <w:r w:rsidR="005E1CA7" w:rsidRPr="0047103F">
        <w:rPr>
          <w:b/>
          <w:bCs/>
        </w:rPr>
        <w:t>góp vốn bằng quyền sử dụng đất</w:t>
      </w:r>
      <w:r w:rsidR="005E1CA7">
        <w:rPr>
          <w:rStyle w:val="FootnoteReference"/>
          <w:b/>
          <w:bCs/>
        </w:rPr>
        <w:footnoteReference w:id="8"/>
      </w:r>
      <w:r w:rsidR="005E1CA7">
        <w:t>”.</w:t>
      </w:r>
    </w:p>
    <w:p w14:paraId="4BF96A90" w14:textId="04AA0FB0" w:rsidR="00470E7C" w:rsidRPr="00470E7C" w:rsidRDefault="005E1CA7" w:rsidP="009B46E6">
      <w:pPr>
        <w:widowControl w:val="0"/>
        <w:spacing w:before="120" w:after="120" w:line="252" w:lineRule="auto"/>
        <w:ind w:firstLine="720"/>
        <w:jc w:val="both"/>
        <w:rPr>
          <w:szCs w:val="22"/>
        </w:rPr>
      </w:pPr>
      <w:r w:rsidRPr="00470E7C">
        <w:rPr>
          <w:b/>
          <w:bCs/>
        </w:rPr>
        <w:t xml:space="preserve">2. </w:t>
      </w:r>
      <w:r w:rsidR="00470E7C" w:rsidRPr="00470E7C">
        <w:rPr>
          <w:b/>
          <w:bCs/>
        </w:rPr>
        <w:t>Quan điểm, ý kiến của nhà trường:</w:t>
      </w:r>
      <w:r w:rsidR="00470E7C">
        <w:t xml:space="preserve"> </w:t>
      </w:r>
      <w:r w:rsidR="00470E7C" w:rsidRPr="00470E7C">
        <w:rPr>
          <w:bCs/>
          <w:szCs w:val="22"/>
        </w:rPr>
        <w:t>Nhà trường bảo lưu ý kiến này,</w:t>
      </w:r>
      <w:r w:rsidR="00470E7C" w:rsidRPr="00470E7C">
        <w:rPr>
          <w:b/>
          <w:szCs w:val="22"/>
        </w:rPr>
        <w:t xml:space="preserve"> </w:t>
      </w:r>
      <w:r w:rsidR="00470E7C" w:rsidRPr="00470E7C">
        <w:rPr>
          <w:szCs w:val="22"/>
        </w:rPr>
        <w:t>Đề án không đề xuất thành lập đơn vị sự nghiệp công lập mà theo mô hình doanh nghiệp. Phương án đang nghiên cứu và đề xuất là thành lập Công ty trách nhiệm hữu hạn hai thành viên trở lên, trong đó phía Nhà nước (Trường) dự kiến nắm giữ 51% vốn điều lệ, đối tác góp tối đa 49%; quan hệ Trung tâm - Công ty - Trường đã được Đề án tự xác định tại Mục IV.1 Phần II (Công ty là pháp nhân độc lập; Trung tâm là đơn vị do Công ty đầu tư, quản lý, vận hành).</w:t>
      </w:r>
    </w:p>
    <w:p w14:paraId="4E799CCE" w14:textId="6B6FA061" w:rsidR="00AF67F5" w:rsidRDefault="00FF6F56" w:rsidP="009B46E6">
      <w:pPr>
        <w:widowControl w:val="0"/>
        <w:spacing w:before="120" w:after="120" w:line="252" w:lineRule="auto"/>
        <w:ind w:firstLine="720"/>
        <w:jc w:val="both"/>
      </w:pPr>
      <w:r>
        <w:rPr>
          <w:b/>
          <w:bCs/>
        </w:rPr>
        <w:t xml:space="preserve">* </w:t>
      </w:r>
      <w:r w:rsidR="00470E7C" w:rsidRPr="00FF6F56">
        <w:rPr>
          <w:b/>
          <w:bCs/>
        </w:rPr>
        <w:t xml:space="preserve">Lý do: </w:t>
      </w:r>
      <w:r w:rsidRPr="00FF6F56">
        <w:t>Tại các lần dự thảo (1 và 2), nhà trường đã đề xuất mô hình đơn vị này là đơn vị sự nghiệp công lập</w:t>
      </w:r>
      <w:r>
        <w:t xml:space="preserve">, </w:t>
      </w:r>
      <w:r w:rsidR="00AF67F5">
        <w:t xml:space="preserve">tuy nhiên, </w:t>
      </w:r>
      <w:r w:rsidR="00605A21">
        <w:t>s</w:t>
      </w:r>
      <w:r w:rsidR="00AF67F5">
        <w:t>au khi nghiên cứu 2 mô hình (mô hình đơn vị sự nghiệp công lập và mô hình doanh nghiệp), nhà trường nhận thấy cả hai phương án đều có cơ sở pháp lý để triển khai</w:t>
      </w:r>
      <w:r w:rsidR="00605A21">
        <w:t>, nhưng mô hình doanh nghiệp sẽ có những thuận lợi nhất định</w:t>
      </w:r>
      <w:r w:rsidR="009B46E6">
        <w:t xml:space="preserve"> </w:t>
      </w:r>
      <w:r w:rsidR="00AF67F5">
        <w:t>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cụ thể:</w:t>
      </w:r>
    </w:p>
    <w:p w14:paraId="2A816324" w14:textId="77777777" w:rsidR="00AF67F5" w:rsidRDefault="00AF67F5" w:rsidP="009B46E6">
      <w:pPr>
        <w:widowControl w:val="0"/>
        <w:spacing w:before="120" w:after="120" w:line="252" w:lineRule="auto"/>
        <w:ind w:firstLine="720"/>
        <w:jc w:val="both"/>
      </w:pPr>
      <w:r>
        <w:t>- Thành lập doanh nghiệp nhằm huy động tối đa nguồn lực của xã hội để đầu tư thành lập đơn vị, giảm bớt phụ thuộc ngân sách nhà nước đầu tư vào lĩnh vực dịch vụ, chia sẻ với nhà nước về lợi ích và rủi ro; trong khi đó, với mô hình đơn vị sự nghiệp công lập thì khả năng thu hút đầu tư có thể không cao.</w:t>
      </w:r>
    </w:p>
    <w:p w14:paraId="40C52535" w14:textId="77777777" w:rsidR="00AF67F5" w:rsidRDefault="00AF67F5" w:rsidP="009B46E6">
      <w:pPr>
        <w:widowControl w:val="0"/>
        <w:spacing w:before="120" w:after="120" w:line="252" w:lineRule="auto"/>
        <w:ind w:firstLine="720"/>
        <w:jc w:val="both"/>
      </w:pPr>
      <w:r>
        <w:t>- Với mô hình doanh nghiệp hoạt động trong lĩnh vực đăng kiểm, lĩnh vực này có tính đặc thù trong đầu tư cơ sở vật chất, thiết bị để phát triển.</w:t>
      </w:r>
    </w:p>
    <w:p w14:paraId="663146E1" w14:textId="77777777" w:rsidR="00AF67F5" w:rsidRDefault="00AF67F5" w:rsidP="009B46E6">
      <w:pPr>
        <w:widowControl w:val="0"/>
        <w:spacing w:before="120" w:after="120" w:line="252" w:lineRule="auto"/>
        <w:ind w:firstLine="720"/>
        <w:jc w:val="both"/>
      </w:pPr>
      <w:r>
        <w:t>- Tăng khả năng bảo toàn vốn nhà nước và cơ chế kiểm soát, tách bạch các hoạt động của Trường và doanh nghiệp.</w:t>
      </w:r>
    </w:p>
    <w:p w14:paraId="2ABB2DF2" w14:textId="1A8CF8F9" w:rsidR="009B46E6" w:rsidRPr="009B46E6" w:rsidRDefault="00AF67F5" w:rsidP="009B46E6">
      <w:pPr>
        <w:widowControl w:val="0"/>
        <w:spacing w:before="120" w:after="120" w:line="252" w:lineRule="auto"/>
        <w:ind w:firstLine="720"/>
        <w:jc w:val="both"/>
        <w:rPr>
          <w:b/>
          <w:bCs/>
          <w:i/>
          <w:iCs/>
        </w:rPr>
      </w:pPr>
      <w:r w:rsidRPr="009B46E6">
        <w:t>Việc đề xuất mô hình doanh nghiệp không nhằm thay thế vai trò quản lý nhà nước hoặc chức năng của Trường; doanh nghiệp được đề xuất là công cụ tổ chức để huy động nguồn lực xã hội đầu tư, quản trị và vận hành hoạt động đăng kiểm theo cơ chế doanh nghiệp, trong khi Nhà trường thực hiện quyền, trách nhiệm của thành viên góp vốn theo quy định của pháp luật và không làm thay đổi mục tiêu, nhiệm vụ của UBND tỉnh giao tại Quyết định số 30/QĐ-UBND ngày 19/01/2026</w:t>
      </w:r>
      <w:r w:rsidR="009B46E6">
        <w:t xml:space="preserve">; </w:t>
      </w:r>
      <w:r w:rsidR="009B46E6" w:rsidRPr="009B46E6">
        <w:rPr>
          <w:b/>
          <w:bCs/>
          <w:i/>
          <w:iCs/>
        </w:rPr>
        <w:t xml:space="preserve">do đó, nhà trường kính đề nghị UBND tỉnh xem xét, quyết định. </w:t>
      </w:r>
    </w:p>
    <w:p w14:paraId="2ABB2DF2" w14:textId="1A8CF8F9" w:rsidR="009B46E6" w:rsidRPr="009B46E6" w:rsidRDefault="00AF67F5" w:rsidP="009B46E6">
      <w:pPr>
        <w:widowControl w:val="0"/>
        <w:spacing w:before="120" w:after="120" w:line="252" w:lineRule="auto"/>
        <w:ind w:firstLine="720"/>
        <w:jc w:val="both"/>
        <w:rPr>
          <w:b/>
          <w:bCs/>
          <w:i/>
          <w:iCs/>
        </w:rPr>
      </w:pPr>
      <w:ins w:id="1102" w:author="Nội dung bổ sung (Claude)" w:date="2026-10-21T09:21:32Z">
        <w:r w:rsidRPr="009B46E6">
          <w:t xml:space="preserve">3. Về cơ chế quản lý phần vốn của Trường tại Công ty và việc sử dụng vốn vay để góp vốn: Theo ý kiến của Sở Tư pháp (Công văn số 2533/STP-XD&amp;TCTHPL ngày 09 tháng 9 năm 2026) và Sở Tài chính (Công văn số 8766/STC-HCSN ngày 24 tháng 9 năm 2026), pháp luật hiện hành chưa có hướng dẫn chi tiết về trình tự, thẩm quyền đơn vị sự nghiệp công lập góp vốn bằng tiền thành lập pháp nhân mới, chủ thể quản lý phần vốn góp và việc sử dụng vốn vay để góp vốn. Nhà trường kính đề nghị Ủy ban nhân dân tỉnh xin ý kiến hướng dẫn của Bộ Tài chính, Bộ Nội vụ (dự thảo văn bản kèm theo) làm cơ sở xem xét, phê duyệt Đề án.</w:t>
        </w:r>
      </w:ins>
    </w:p>
    <w:p w14:paraId="2B834A6A" w14:textId="77777777" w:rsidR="00900520" w:rsidRPr="003764DC" w:rsidRDefault="00900520" w:rsidP="009B46E6">
      <w:pPr>
        <w:widowControl w:val="0"/>
        <w:spacing w:before="120" w:after="120" w:line="252" w:lineRule="auto"/>
        <w:ind w:firstLine="720"/>
        <w:jc w:val="both"/>
        <w:rPr>
          <w:b/>
          <w:bCs/>
        </w:rPr>
      </w:pPr>
      <w:r w:rsidRPr="003764DC">
        <w:rPr>
          <w:b/>
          <w:bCs/>
        </w:rPr>
        <w:t>V. TỔ CHỨC THỰC HIỆN</w:t>
      </w:r>
    </w:p>
    <w:p w14:paraId="66CA9DD2" w14:textId="77777777" w:rsidR="00900520" w:rsidRPr="003764DC" w:rsidRDefault="00900520" w:rsidP="009B46E6">
      <w:pPr>
        <w:widowControl w:val="0"/>
        <w:spacing w:before="120" w:after="120" w:line="252" w:lineRule="auto"/>
        <w:ind w:firstLine="720"/>
        <w:jc w:val="both"/>
      </w:pPr>
      <w:r w:rsidRPr="003764DC">
        <w:rPr>
          <w:b/>
          <w:bCs/>
        </w:rPr>
        <w:t>1. Trường Cao đẳng Kon Tum:</w:t>
      </w:r>
      <w:r w:rsidRPr="003764DC">
        <w:t xml:space="preserve"> Là đơn vị chủ trì,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06156EEA" w14:textId="77777777"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2. Sở Xây dựng</w:t>
      </w:r>
    </w:p>
    <w:p w14:paraId="26E04306" w14:textId="77777777"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a) Hướng dẫn quy trình, thủ tục và các yêu cầu kỹ thuật chuyên môn liên quan đến đầu tư và hoạt động của Công ty, Trung tâm theo quy định của ngành.</w:t>
      </w:r>
    </w:p>
    <w:p w14:paraId="00831465" w14:textId="411B7B9F"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 xml:space="preserve">b) Hướng dẫn nhà trường thực hiện các thủ tục có liên quan đến </w:t>
      </w:r>
      <w:r w:rsidR="001D7B01" w:rsidRPr="003764DC">
        <w:rPr>
          <w:szCs w:val="24"/>
          <w:lang w:val="nl-BE"/>
        </w:rPr>
        <w:t>quy hoạch đô thị</w:t>
      </w:r>
      <w:r w:rsidRPr="003764DC">
        <w:rPr>
          <w:szCs w:val="24"/>
          <w:lang w:val="nl-BE"/>
        </w:rPr>
        <w:t>, đầu tư, xây dựng, chấp thuận vị trí nút giao thông đường bộ Công ty vào đường Võ Nguyên Giáp theo quy định.</w:t>
      </w:r>
    </w:p>
    <w:p w14:paraId="32AF80DA" w14:textId="4DACFD6D"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3. Sở Tài chính</w:t>
      </w:r>
    </w:p>
    <w:p w14:paraId="3B20573F"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a) Tổ chức thẩm định cơ chế tài chính, vốn góp thành lập doanh nghiệp theo quy định hiện hành.</w:t>
      </w:r>
    </w:p>
    <w:p w14:paraId="39A598FB"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39A598FB" w14:textId="77777777" w:rsidR="006F6939" w:rsidRPr="003764DC" w:rsidRDefault="006F6939" w:rsidP="009B46E6">
      <w:pPr>
        <w:widowControl w:val="0"/>
        <w:spacing w:before="120" w:after="120" w:line="252" w:lineRule="auto"/>
        <w:ind w:firstLine="720"/>
        <w:jc w:val="both"/>
        <w:rPr>
          <w:szCs w:val="24"/>
          <w:lang w:val="nl-BE"/>
        </w:rPr>
      </w:pPr>
      <w:ins w:id="1103" w:author="Nội dung bổ sung (Claude)" w:date="2026-10-21T09:21:32Z">
        <w:r w:rsidRPr="003764DC">
          <w:rPr>
            <w:szCs w:val="24"/>
            <w:lang w:val="nl-BE"/>
          </w:rPr>
          <w:t xml:space="preserve">c) Tham mưu Ủy ban nhân dân tỉnh xin ý kiến hướng dẫn của Bộ Tài chính về cơ chế góp vốn, quản lý phần vốn của Trường tại Công ty và việc sử dụng vốn vay để góp vốn.</w:t>
        </w:r>
      </w:ins>
    </w:p>
    <w:p w14:paraId="32CB3773" w14:textId="0028AC80" w:rsidR="00216749" w:rsidRPr="003764DC" w:rsidRDefault="00216749" w:rsidP="009B46E6">
      <w:pPr>
        <w:widowControl w:val="0"/>
        <w:spacing w:before="120" w:after="120" w:line="252" w:lineRule="auto"/>
        <w:ind w:firstLine="720"/>
        <w:jc w:val="both"/>
        <w:rPr>
          <w:szCs w:val="24"/>
          <w:lang w:val="nl-BE"/>
        </w:rPr>
      </w:pPr>
      <w:r w:rsidRPr="003764DC">
        <w:rPr>
          <w:b/>
          <w:bCs/>
          <w:szCs w:val="24"/>
        </w:rPr>
        <w:t>4</w:t>
      </w:r>
      <w:r w:rsidRPr="003764DC">
        <w:rPr>
          <w:b/>
          <w:bCs/>
          <w:szCs w:val="24"/>
          <w:lang w:val="nl-BE"/>
        </w:rPr>
        <w:t xml:space="preserve">. Sở Nông nghiệp và Môi trường: </w:t>
      </w:r>
      <w:r w:rsidR="00091D31" w:rsidRPr="003764DC">
        <w:rPr>
          <w:szCs w:val="24"/>
          <w:lang w:val="nl-BE"/>
        </w:rPr>
        <w:t>Hướng dẫn nhà trường thực hiện các thủ tục về đất đai, môi trường có liên quan đến Dự án theo đúng quy định.</w:t>
      </w:r>
    </w:p>
    <w:p w14:paraId="391B012F" w14:textId="49F8FCD4"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5. UBND phường Đăk Cấm: </w:t>
      </w:r>
      <w:r w:rsidR="00C56829" w:rsidRPr="003764DC">
        <w:rPr>
          <w:szCs w:val="24"/>
          <w:lang w:val="nl-BE"/>
        </w:rPr>
        <w:t>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w:t>
      </w:r>
      <w:r w:rsidRPr="003764DC">
        <w:rPr>
          <w:szCs w:val="24"/>
          <w:lang w:val="nl-BE"/>
        </w:rPr>
        <w:t xml:space="preserve"> </w:t>
      </w:r>
    </w:p>
    <w:p w14:paraId="5C0929B6" w14:textId="77777777"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6. Thuế tỉnh Quảng Ngãi: </w:t>
      </w:r>
      <w:r w:rsidRPr="003764DC">
        <w:rPr>
          <w:szCs w:val="24"/>
          <w:lang w:val="nl-BE"/>
        </w:rPr>
        <w:t>Hướng dẫn nhà trường, Công ty thực hiện các thủ tục có liên quan đến các nghĩa vụ thuế, phí và các ưu đãi theo quy định.</w:t>
      </w:r>
    </w:p>
    <w:p w14:paraId="66920973" w14:textId="6CB24EEF"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7. Sở Nội vụ: </w:t>
      </w:r>
      <w:r w:rsidR="006B262C" w:rsidRPr="003764DC">
        <w:rPr>
          <w:szCs w:val="24"/>
          <w:lang w:val="nl-BE"/>
        </w:rPr>
        <w:t>Hướng dẫn, phối hợp với nhà trường trong công tác bổ nhiệm Hội đồng thành viên, kiểm soát viên và các chức danh khác theo quy định của pháp luật và theo phân cấp quản lý cán bộ.</w:t>
      </w:r>
    </w:p>
    <w:p w14:paraId="0B8174EB" w14:textId="77777777" w:rsidR="00EC04DB" w:rsidRPr="003764DC" w:rsidRDefault="00EC04DB" w:rsidP="009B46E6">
      <w:pPr>
        <w:widowControl w:val="0"/>
        <w:spacing w:before="120" w:after="120" w:line="252" w:lineRule="auto"/>
        <w:ind w:firstLine="720"/>
        <w:jc w:val="both"/>
        <w:rPr>
          <w:b/>
          <w:bCs/>
        </w:rPr>
      </w:pPr>
      <w:r w:rsidRPr="003764DC">
        <w:rPr>
          <w:b/>
          <w:bCs/>
        </w:rPr>
        <w:t>VI. HỒ SƠ TRÌNH KÈM THEO</w:t>
      </w:r>
    </w:p>
    <w:p w14:paraId="006F23AE" w14:textId="6C6E8065" w:rsidR="00EC04DB" w:rsidRPr="003764DC" w:rsidRDefault="00EC04DB" w:rsidP="009B46E6">
      <w:pPr>
        <w:widowControl w:val="0"/>
        <w:spacing w:before="120" w:after="120" w:line="252" w:lineRule="auto"/>
        <w:ind w:firstLine="720"/>
        <w:jc w:val="both"/>
      </w:pPr>
      <w:r w:rsidRPr="003764DC">
        <w:t xml:space="preserve">1. </w:t>
      </w:r>
      <w:del w:id="1104" w:author="Nội dung điều chỉnh (Claude)" w:date="2026-10-21T09:21:32Z">
        <w:r w:rsidRPr="001E7AC1">
          <w:delText>Đề án số</w:delText>
        </w:r>
      </w:del>
      <w:del w:id="1105" w:author="Nội dung điều chỉnh (Claude)" w:date="2026-10-21T09:21:32Z">
        <w:r w:rsidR="002615C4" w:rsidRPr="001E7AC1">
          <w:delText xml:space="preserve"> 08</w:delText>
        </w:r>
      </w:del>
      <w:del w:id="1106" w:author="Nội dung điều chỉnh (Claude)" w:date="2026-10-21T09:21:32Z">
        <w:r w:rsidRPr="001E7AC1">
          <w:delText>/ĐA-CĐKT ngày</w:delText>
        </w:r>
      </w:del>
      <w:del w:id="1107" w:author="Nội dung điều chỉnh (Claude)" w:date="2026-10-21T09:21:32Z">
        <w:r w:rsidR="001E7AC1" w:rsidRPr="001E7AC1">
          <w:delText xml:space="preserve"> 25 </w:delText>
        </w:r>
      </w:del>
      <w:del w:id="1108" w:author="Nội dung điều chỉnh (Claude)" w:date="2026-10-21T09:21:32Z">
        <w:r w:rsidRPr="001E7AC1">
          <w:delText>tháng</w:delText>
        </w:r>
      </w:del>
      <w:del w:id="1109" w:author="Nội dung điều chỉnh (Claude)" w:date="2026-10-21T09:21:32Z">
        <w:r w:rsidR="001E7AC1" w:rsidRPr="001E7AC1">
          <w:delText xml:space="preserve"> 8 </w:delText>
        </w:r>
      </w:del>
      <w:del w:id="1110" w:author="Nội dung điều chỉnh (Claude)" w:date="2026-10-21T09:21:32Z">
        <w:r w:rsidRPr="001E7AC1">
          <w:delText>năm 2026 của Trường</w:delText>
        </w:r>
      </w:del>
      <w:ins w:id="1111" w:author="Nội dung điều chỉnh (Claude)" w:date="2026-10-21T09:21:32Z">
        <w:r w:rsidRPr="001E7AC1">
          <w:t xml:space="preserve">Đề án số      /ĐA-CĐKT ngày      tháng      năm 2026 (lần 6) của Trường</w:t>
        </w:r>
      </w:ins>
      <w:r w:rsidRPr="003764DC">
        <w:t xml:space="preserve"> thành lập Trung tâm Đăng kiểm xe cơ giới trực thuộc Trường Cao đẳng Kon Tum.</w:t>
      </w:r>
    </w:p>
    <w:p w14:paraId="42B8888D" w14:textId="77777777" w:rsidR="000A4DA8" w:rsidRPr="003764DC" w:rsidRDefault="000A4DA8" w:rsidP="009B46E6">
      <w:pPr>
        <w:widowControl w:val="0"/>
        <w:spacing w:before="120" w:after="120" w:line="252" w:lineRule="auto"/>
        <w:ind w:firstLine="720"/>
        <w:jc w:val="both"/>
      </w:pPr>
      <w:r w:rsidRPr="003764DC">
        <w:t>2. Dự thảo Quyết định của UBND tỉnh Quảng Ngãi phê duyệt Đề án thành lập Trung tâm Đăng kiểm xe cơ giới trực thuộc Trường Cao đẳng Kon Tum.</w:t>
      </w:r>
    </w:p>
    <w:p w14:paraId="19AC31AD" w14:textId="4F062988" w:rsidR="008916D5" w:rsidRPr="003764DC" w:rsidRDefault="009B46E6" w:rsidP="009B46E6">
      <w:pPr>
        <w:widowControl w:val="0"/>
        <w:spacing w:before="120" w:after="120" w:line="252" w:lineRule="auto"/>
        <w:ind w:firstLine="720"/>
        <w:jc w:val="both"/>
      </w:pPr>
      <w:r>
        <w:t>3</w:t>
      </w:r>
      <w:r w:rsidR="008916D5" w:rsidRPr="003764DC">
        <w:t>. Báo cáo số</w:t>
      </w:r>
      <w:r w:rsidR="00BB1E61">
        <w:t xml:space="preserve"> 384</w:t>
      </w:r>
      <w:r w:rsidR="008916D5" w:rsidRPr="003764DC">
        <w:t>/BC-CĐKT ngày</w:t>
      </w:r>
      <w:r w:rsidR="00BB1E61">
        <w:t xml:space="preserve"> 25 </w:t>
      </w:r>
      <w:r w:rsidR="008916D5" w:rsidRPr="003764DC">
        <w:t>tháng</w:t>
      </w:r>
      <w:r w:rsidR="00BB1E61">
        <w:t xml:space="preserve"> 8 </w:t>
      </w:r>
      <w:r w:rsidR="008916D5" w:rsidRPr="003764DC">
        <w:t xml:space="preserve">năm 2026 của Trường Cao đẳng Kon Tum </w:t>
      </w:r>
      <w:r w:rsidR="007F260B" w:rsidRPr="003764DC">
        <w:t>tổng hợp tiếp thu, giải trình qua các đợt lấy ý kiến đối với dự thảo Đề án thành lập Trung tâm Đăng kiểm xe cơ giới trực thuộc Trường Cao đẳng Kon Tum và hồ sơ trình UBND tỉnh phê duyệt Đề án</w:t>
      </w:r>
      <w:r>
        <w:t xml:space="preserve"> </w:t>
      </w:r>
      <w:r w:rsidRPr="009B46E6">
        <w:rPr>
          <w:i/>
          <w:iCs/>
        </w:rPr>
        <w:t>(kèm các báo cáo tiếp thu, giải trình, các ý kiến của các sở, ngành, đơn vị, địa phương có liên quan)</w:t>
      </w:r>
      <w:r w:rsidR="008916D5" w:rsidRPr="009B46E6">
        <w:rPr>
          <w:i/>
          <w:iCs/>
        </w:rPr>
        <w:t>.</w:t>
      </w:r>
    </w:p>
    <w:p w14:paraId="19AC31AD" w14:textId="4F062988" w:rsidR="008916D5" w:rsidRPr="003764DC" w:rsidRDefault="009B46E6" w:rsidP="009B46E6">
      <w:pPr>
        <w:widowControl w:val="0"/>
        <w:spacing w:before="120" w:after="120" w:line="252" w:lineRule="auto"/>
        <w:ind w:firstLine="720"/>
        <w:jc w:val="both"/>
      </w:pPr>
      <w:ins w:id="1112" w:author="Nội dung bổ sung (Claude)" w:date="2026-10-21T09:21:32Z">
        <w:r>
          <w:t xml:space="preserve">4. Báo cáo số      /BC-CĐKT ngày      tháng      năm 2026 của Trường Cao đẳng Kon Tum tiếp thu, giải trình ý kiến của các sở, ngành về Đề án theo Công văn số 10316/UBND-NC ngày 05 tháng 10 năm 2026 của Ủy ban nhân dân tỉnh.</w:t>
        </w:r>
      </w:ins>
    </w:p>
    <w:p w14:paraId="7DFA69A6" w14:textId="1335A75E" w:rsidR="004B0DC5" w:rsidRPr="003764DC" w:rsidRDefault="00D0675C" w:rsidP="009B46E6">
      <w:pPr>
        <w:widowControl w:val="0"/>
        <w:spacing w:before="120" w:after="120"/>
        <w:ind w:firstLine="720"/>
        <w:jc w:val="both"/>
        <w:rPr>
          <w:shd w:val="clear" w:color="auto" w:fill="FFFFFF"/>
          <w:lang w:eastAsia="vi-VN"/>
        </w:rPr>
      </w:pPr>
      <w:r w:rsidRPr="003764DC">
        <w:rPr>
          <w:shd w:val="clear" w:color="auto" w:fill="FFFFFF"/>
          <w:lang w:val="vi-VN" w:eastAsia="vi-VN"/>
        </w:rPr>
        <w:t xml:space="preserve">Trên đây là Tờ trình </w:t>
      </w:r>
      <w:r w:rsidRPr="003764DC">
        <w:rPr>
          <w:lang w:val="vi-VN" w:eastAsia="vi-VN"/>
        </w:rPr>
        <w:t xml:space="preserve">đề nghị </w:t>
      </w:r>
      <w:r w:rsidRPr="003764DC">
        <w:rPr>
          <w:lang w:eastAsia="vi-VN"/>
        </w:rPr>
        <w:t xml:space="preserve">phê duyệt </w:t>
      </w:r>
      <w:r w:rsidRPr="003764DC">
        <w:rPr>
          <w:lang w:val="vi-VN" w:eastAsia="vi-VN"/>
        </w:rPr>
        <w:t>Đề án thành lập Trung tâm Đăng kiểm xe cơ giới trực thuộc Trường Cao đẳng Kon Tum</w:t>
      </w:r>
      <w:r w:rsidRPr="003764DC">
        <w:t xml:space="preserve">; </w:t>
      </w:r>
      <w:r w:rsidRPr="003764DC">
        <w:rPr>
          <w:shd w:val="clear" w:color="auto" w:fill="FFFFFF"/>
          <w:lang w:val="vi-VN" w:eastAsia="vi-VN"/>
        </w:rPr>
        <w:t xml:space="preserve">nhà trường </w:t>
      </w:r>
      <w:r w:rsidRPr="003764DC">
        <w:rPr>
          <w:lang w:val="nl-NL"/>
        </w:rPr>
        <w:t>kính đề nghị UBND tỉnh Quảng Ngãi xem xét, phê duyệt</w:t>
      </w:r>
      <w:r w:rsidRPr="003764DC">
        <w:rPr>
          <w:shd w:val="clear" w:color="auto" w:fill="FFFFFF"/>
          <w:lang w:val="vi-VN" w:eastAsia="vi-VN"/>
        </w:rPr>
        <w:t>./.</w:t>
      </w:r>
    </w:p>
    <w:p w14:paraId="0AB4012A" w14:textId="77777777" w:rsidR="00B5758B" w:rsidRPr="003764DC" w:rsidRDefault="00B5758B" w:rsidP="001E2C57">
      <w:pPr>
        <w:widowControl w:val="0"/>
        <w:spacing w:before="120" w:after="120"/>
        <w:ind w:firstLine="720"/>
        <w:jc w:val="both"/>
        <w:rPr>
          <w:sz w:val="16"/>
          <w:szCs w:val="16"/>
          <w:shd w:val="clear" w:color="auto" w:fill="FFFFFF"/>
          <w:lang w:eastAsia="vi-VN"/>
        </w:rPr>
      </w:pP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3764DC" w14:paraId="20D3EF30" w14:textId="77777777">
        <w:trPr>
          <w:trHeight w:val="652"/>
          <w:jc w:val="center"/>
        </w:trPr>
        <w:tc>
          <w:tcPr>
            <w:tcW w:w="4253" w:type="dxa"/>
          </w:tcPr>
          <w:p w14:paraId="369D657A" w14:textId="77777777" w:rsidR="00D000FD" w:rsidRPr="003764DC" w:rsidRDefault="00D000FD">
            <w:pPr>
              <w:ind w:hanging="108"/>
              <w:rPr>
                <w:b/>
                <w:i/>
                <w:sz w:val="24"/>
                <w:szCs w:val="26"/>
                <w:lang w:val="da-DK"/>
              </w:rPr>
            </w:pPr>
            <w:r w:rsidRPr="003764DC">
              <w:rPr>
                <w:b/>
                <w:i/>
                <w:sz w:val="24"/>
                <w:szCs w:val="26"/>
                <w:lang w:val="da-DK"/>
              </w:rPr>
              <w:t>Nơi nhận:</w:t>
            </w:r>
          </w:p>
          <w:p w14:paraId="4F4ABC28" w14:textId="77777777" w:rsidR="00D000FD" w:rsidRPr="003764DC" w:rsidRDefault="00D000FD">
            <w:pPr>
              <w:ind w:hanging="108"/>
              <w:rPr>
                <w:sz w:val="22"/>
                <w:szCs w:val="22"/>
                <w:lang w:val="da-DK"/>
              </w:rPr>
            </w:pPr>
            <w:r w:rsidRPr="003764DC">
              <w:rPr>
                <w:sz w:val="22"/>
                <w:szCs w:val="22"/>
                <w:lang w:val="da-DK"/>
              </w:rPr>
              <w:t>- Như trên;</w:t>
            </w:r>
          </w:p>
          <w:p w14:paraId="784BDB41" w14:textId="13E669B0" w:rsidR="00A50565" w:rsidRPr="003764DC" w:rsidRDefault="00A50565">
            <w:pPr>
              <w:ind w:hanging="108"/>
              <w:rPr>
                <w:sz w:val="22"/>
                <w:szCs w:val="22"/>
                <w:lang w:val="da-DK"/>
              </w:rPr>
            </w:pPr>
            <w:r w:rsidRPr="003764DC">
              <w:rPr>
                <w:sz w:val="22"/>
                <w:szCs w:val="22"/>
                <w:lang w:val="da-DK"/>
              </w:rPr>
              <w:t>- Sở Nội vụ;</w:t>
            </w:r>
          </w:p>
          <w:p w14:paraId="5715519C" w14:textId="005493DC" w:rsidR="00A50565" w:rsidRPr="003764DC" w:rsidRDefault="00A50565">
            <w:pPr>
              <w:ind w:hanging="108"/>
              <w:rPr>
                <w:sz w:val="22"/>
                <w:szCs w:val="22"/>
                <w:lang w:val="da-DK"/>
              </w:rPr>
            </w:pPr>
            <w:r w:rsidRPr="003764DC">
              <w:rPr>
                <w:sz w:val="22"/>
                <w:szCs w:val="22"/>
                <w:lang w:val="da-DK"/>
              </w:rPr>
              <w:t>- Sở Tài chính;</w:t>
            </w:r>
          </w:p>
          <w:p w14:paraId="01212546" w14:textId="77777777" w:rsidR="003D4B89" w:rsidRPr="003764DC" w:rsidRDefault="003D4B89" w:rsidP="003D4B89">
            <w:pPr>
              <w:ind w:hanging="108"/>
              <w:rPr>
                <w:sz w:val="22"/>
                <w:szCs w:val="22"/>
                <w:lang w:val="da-DK"/>
              </w:rPr>
            </w:pPr>
            <w:r w:rsidRPr="003764DC">
              <w:rPr>
                <w:sz w:val="22"/>
                <w:szCs w:val="22"/>
                <w:lang w:val="da-DK"/>
              </w:rPr>
              <w:t>- Sở Xây dựng;</w:t>
            </w:r>
          </w:p>
          <w:p w14:paraId="6F9FA0A1" w14:textId="77777777" w:rsidR="003D4B89" w:rsidRPr="003764DC" w:rsidRDefault="003D4B89" w:rsidP="003D4B89">
            <w:pPr>
              <w:ind w:hanging="108"/>
              <w:rPr>
                <w:sz w:val="22"/>
                <w:szCs w:val="22"/>
                <w:lang w:val="da-DK"/>
              </w:rPr>
            </w:pPr>
            <w:r w:rsidRPr="003764DC">
              <w:rPr>
                <w:sz w:val="22"/>
                <w:szCs w:val="22"/>
                <w:lang w:val="da-DK"/>
              </w:rPr>
              <w:t>- Sở Nông nghiệp và Môi trường;</w:t>
            </w:r>
          </w:p>
          <w:p w14:paraId="59E23527" w14:textId="77777777" w:rsidR="003D4B89" w:rsidRPr="003764DC" w:rsidRDefault="003D4B89" w:rsidP="003D4B89">
            <w:pPr>
              <w:ind w:hanging="108"/>
              <w:rPr>
                <w:sz w:val="22"/>
                <w:szCs w:val="22"/>
                <w:lang w:val="da-DK"/>
              </w:rPr>
            </w:pPr>
            <w:r w:rsidRPr="003764DC">
              <w:rPr>
                <w:sz w:val="22"/>
                <w:szCs w:val="22"/>
                <w:lang w:val="da-DK"/>
              </w:rPr>
              <w:t>- Sở Giáo dục và Đào tạo;</w:t>
            </w:r>
          </w:p>
          <w:p w14:paraId="561DF780" w14:textId="77777777" w:rsidR="003D4B89" w:rsidRPr="003764DC" w:rsidRDefault="003D4B89" w:rsidP="003D4B89">
            <w:pPr>
              <w:ind w:hanging="108"/>
              <w:rPr>
                <w:sz w:val="22"/>
                <w:szCs w:val="22"/>
                <w:lang w:val="da-DK"/>
              </w:rPr>
            </w:pPr>
            <w:r w:rsidRPr="003764DC">
              <w:rPr>
                <w:sz w:val="22"/>
                <w:szCs w:val="22"/>
                <w:lang w:val="da-DK"/>
              </w:rPr>
              <w:t>- Thuế tỉnh Quảng Ngãi;</w:t>
            </w:r>
          </w:p>
          <w:p w14:paraId="56ACDDA3" w14:textId="77777777" w:rsidR="003D4B89" w:rsidRPr="003764DC" w:rsidRDefault="003D4B89" w:rsidP="003D4B89">
            <w:pPr>
              <w:ind w:hanging="108"/>
              <w:rPr>
                <w:sz w:val="22"/>
                <w:szCs w:val="22"/>
                <w:lang w:val="da-DK"/>
              </w:rPr>
            </w:pPr>
            <w:r w:rsidRPr="003764DC">
              <w:rPr>
                <w:sz w:val="22"/>
                <w:szCs w:val="22"/>
                <w:lang w:val="da-DK"/>
              </w:rPr>
              <w:t>- UBND phường Đăk Cấm;</w:t>
            </w:r>
          </w:p>
          <w:p w14:paraId="40BFA4E2" w14:textId="77777777" w:rsidR="00D000FD" w:rsidRPr="003764DC" w:rsidRDefault="00D000FD">
            <w:pPr>
              <w:ind w:hanging="108"/>
              <w:rPr>
                <w:sz w:val="22"/>
                <w:szCs w:val="22"/>
                <w:lang w:val="es-ES_tradnl"/>
              </w:rPr>
            </w:pPr>
            <w:r w:rsidRPr="003764DC">
              <w:rPr>
                <w:sz w:val="22"/>
                <w:szCs w:val="22"/>
                <w:lang w:val="es-ES_tradnl"/>
              </w:rPr>
              <w:t>- Lãnh đạo Trường;</w:t>
            </w:r>
          </w:p>
          <w:p w14:paraId="132556CF" w14:textId="77777777" w:rsidR="00D000FD" w:rsidRPr="003764DC" w:rsidRDefault="00D000FD">
            <w:pPr>
              <w:ind w:hanging="108"/>
              <w:rPr>
                <w:sz w:val="22"/>
                <w:szCs w:val="22"/>
                <w:lang w:val="es-ES_tradnl"/>
              </w:rPr>
            </w:pPr>
            <w:r w:rsidRPr="003764DC">
              <w:rPr>
                <w:sz w:val="22"/>
                <w:szCs w:val="22"/>
                <w:lang w:val="es-ES_tradnl"/>
              </w:rPr>
              <w:t>- Công đoàn Trường;</w:t>
            </w:r>
          </w:p>
          <w:p w14:paraId="1A7FFB79" w14:textId="77777777" w:rsidR="00D000FD" w:rsidRPr="003764DC" w:rsidRDefault="00D000FD">
            <w:pPr>
              <w:ind w:hanging="108"/>
              <w:rPr>
                <w:sz w:val="22"/>
                <w:szCs w:val="22"/>
                <w:lang w:val="es-ES_tradnl"/>
              </w:rPr>
            </w:pPr>
            <w:r w:rsidRPr="003764DC">
              <w:rPr>
                <w:sz w:val="22"/>
                <w:szCs w:val="22"/>
                <w:lang w:val="es-ES_tradnl"/>
              </w:rPr>
              <w:t>- Các đơn vị thuộc Trường;</w:t>
            </w:r>
          </w:p>
          <w:p w14:paraId="3ADF143E" w14:textId="77777777" w:rsidR="00D000FD" w:rsidRPr="003764DC" w:rsidRDefault="00D000FD">
            <w:pPr>
              <w:ind w:hanging="108"/>
              <w:rPr>
                <w:sz w:val="24"/>
                <w:szCs w:val="26"/>
              </w:rPr>
            </w:pPr>
            <w:r w:rsidRPr="003764DC">
              <w:rPr>
                <w:sz w:val="22"/>
                <w:szCs w:val="22"/>
              </w:rPr>
              <w:t>- Lưu: VT, THHCQT.</w:t>
            </w:r>
          </w:p>
        </w:tc>
        <w:tc>
          <w:tcPr>
            <w:tcW w:w="4819" w:type="dxa"/>
          </w:tcPr>
          <w:p w14:paraId="1B186CB6" w14:textId="77777777" w:rsidR="00D000FD" w:rsidRPr="003764DC" w:rsidRDefault="00D000FD">
            <w:pPr>
              <w:jc w:val="center"/>
              <w:rPr>
                <w:b/>
              </w:rPr>
            </w:pPr>
            <w:r w:rsidRPr="003764DC">
              <w:rPr>
                <w:b/>
              </w:rPr>
              <w:t>HIỆU TRƯỞNG</w:t>
            </w:r>
          </w:p>
          <w:p w14:paraId="130F41F6" w14:textId="77777777" w:rsidR="00D000FD" w:rsidRPr="003764DC" w:rsidRDefault="00D000FD">
            <w:pPr>
              <w:jc w:val="center"/>
              <w:rPr>
                <w:b/>
              </w:rPr>
            </w:pPr>
          </w:p>
          <w:p w14:paraId="4B62248D" w14:textId="77777777" w:rsidR="00D000FD" w:rsidRPr="003764DC" w:rsidRDefault="00D000FD">
            <w:pPr>
              <w:jc w:val="center"/>
              <w:rPr>
                <w:b/>
              </w:rPr>
            </w:pPr>
          </w:p>
          <w:p w14:paraId="0F21192E" w14:textId="77777777" w:rsidR="00D000FD" w:rsidRPr="003764DC" w:rsidRDefault="00D000FD">
            <w:pPr>
              <w:jc w:val="center"/>
              <w:rPr>
                <w:b/>
              </w:rPr>
            </w:pPr>
          </w:p>
          <w:p w14:paraId="03CFB908" w14:textId="77777777" w:rsidR="005C3A45" w:rsidRPr="003764DC" w:rsidRDefault="005C3A45" w:rsidP="0004491F">
            <w:pPr>
              <w:jc w:val="center"/>
              <w:rPr>
                <w:b/>
              </w:rPr>
            </w:pPr>
          </w:p>
          <w:p w14:paraId="52FA07AD" w14:textId="77777777" w:rsidR="0004491F" w:rsidRPr="003764DC" w:rsidRDefault="0004491F" w:rsidP="0004491F">
            <w:pPr>
              <w:jc w:val="center"/>
              <w:rPr>
                <w:b/>
              </w:rPr>
            </w:pPr>
          </w:p>
          <w:p w14:paraId="5D055249" w14:textId="77777777" w:rsidR="0004491F" w:rsidRPr="003764DC" w:rsidRDefault="0004491F" w:rsidP="0004491F">
            <w:pPr>
              <w:jc w:val="center"/>
              <w:rPr>
                <w:b/>
              </w:rPr>
            </w:pPr>
          </w:p>
          <w:p w14:paraId="30329D93" w14:textId="77777777" w:rsidR="00103679" w:rsidRPr="003764DC" w:rsidRDefault="00007213">
            <w:pPr>
              <w:jc w:val="center"/>
              <w:rPr>
                <w:b/>
              </w:rPr>
            </w:pPr>
            <w:r w:rsidRPr="003764DC">
              <w:rPr>
                <w:b/>
              </w:rPr>
              <w:t>Lê Trí Khải</w:t>
            </w:r>
          </w:p>
        </w:tc>
      </w:tr>
    </w:tbl>
    <w:p w14:paraId="7D8BD5A8" w14:textId="77777777" w:rsidR="00116C6A" w:rsidRPr="003764DC" w:rsidRDefault="00116C6A" w:rsidP="004D58F8">
      <w:pPr>
        <w:spacing w:before="60" w:after="60"/>
        <w:jc w:val="center"/>
        <w:rPr>
          <w:b/>
          <w:sz w:val="2"/>
          <w:szCs w:val="2"/>
        </w:rPr>
      </w:pPr>
    </w:p>
    <w:sectPr w:rsidR="00116C6A" w:rsidRPr="003764DC" w:rsidSect="00837ACF">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A2BFF" w14:textId="77777777" w:rsidR="00243A16" w:rsidRDefault="00243A16">
      <w:r>
        <w:separator/>
      </w:r>
    </w:p>
  </w:endnote>
  <w:endnote w:type="continuationSeparator" w:id="0">
    <w:p w14:paraId="0A72476F" w14:textId="77777777" w:rsidR="00243A16" w:rsidRDefault="00243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BE1B4" w14:textId="77777777" w:rsidR="00243A16" w:rsidRDefault="00243A16">
      <w:r>
        <w:separator/>
      </w:r>
    </w:p>
  </w:footnote>
  <w:footnote w:type="continuationSeparator" w:id="0">
    <w:p w14:paraId="745E3319" w14:textId="77777777" w:rsidR="00243A16" w:rsidRDefault="00243A16">
      <w:r>
        <w:continuationSeparator/>
      </w:r>
    </w:p>
  </w:footnote>
  <w:footnote w:id="1">
    <w:p w14:paraId="07DE754B" w14:textId="77777777" w:rsidR="00FF49EC" w:rsidRPr="0019186A" w:rsidRDefault="00FF49EC" w:rsidP="00FF49EC">
      <w:pPr>
        <w:pStyle w:val="FootnoteText"/>
        <w:rPr>
          <w:lang w:val="nl-NL"/>
        </w:rPr>
      </w:pPr>
      <w:r w:rsidRPr="00FF49EC">
        <w:rPr>
          <w:rStyle w:val="FootnoteReference"/>
          <w:color w:val="000000"/>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7C466F65" w14:textId="77777777" w:rsidR="00FF49EC" w:rsidRPr="0019186A" w:rsidRDefault="00FF49EC" w:rsidP="00FF49EC">
      <w:pPr>
        <w:pStyle w:val="FootnoteText"/>
        <w:rPr>
          <w:lang w:val="nl-NL"/>
        </w:rPr>
      </w:pPr>
      <w:r w:rsidRPr="00FF49EC">
        <w:rPr>
          <w:rStyle w:val="FootnoteReference"/>
          <w:color w:val="000000"/>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352C7BE4" w14:textId="77777777" w:rsidR="00FF49EC" w:rsidRPr="00871C56" w:rsidRDefault="00FF49EC" w:rsidP="00FF49EC">
      <w:pPr>
        <w:pStyle w:val="FootnoteText"/>
        <w:rPr>
          <w:sz w:val="16"/>
          <w:szCs w:val="16"/>
        </w:rPr>
      </w:pPr>
      <w:r w:rsidRPr="00871C56">
        <w:rPr>
          <w:rStyle w:val="FootnoteReference"/>
          <w:sz w:val="16"/>
          <w:szCs w:val="16"/>
        </w:rPr>
        <w:footnoteRef/>
      </w:r>
      <w:r w:rsidRPr="00871C56">
        <w:rPr>
          <w:sz w:val="16"/>
          <w:szCs w:val="16"/>
        </w:rPr>
        <w:t xml:space="preserve"> Quyết định số 287/QĐ-UBND ngày 29/4/2026 của UBND tỉnh Quảng Ngãi phê duyệt Đề án sắp xếp tổ chức bên trong thuộc Trường Cao đẳng Kon Tum.</w:t>
      </w:r>
    </w:p>
  </w:footnote>
  <w:footnote w:id="4">
    <w:p w14:paraId="06999999"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của đồng chí Nguyễn Văn Hùng,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4DA625CC"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7A04EB2E" w14:textId="1152F0AE" w:rsidR="004F5F49" w:rsidRDefault="004F5F49" w:rsidP="004F5F49">
      <w:pPr>
        <w:pStyle w:val="FootnoteText"/>
      </w:pPr>
      <w:r>
        <w:rPr>
          <w:rStyle w:val="FootnoteReference"/>
        </w:rPr>
        <w:footnoteRef/>
      </w:r>
      <w:r w:rsidRPr="00236960">
        <w:rPr>
          <w:sz w:val="16"/>
          <w:szCs w:val="16"/>
        </w:rPr>
        <w:t xml:space="preserve"> Tại Vă</w:t>
      </w:r>
      <w:r w:rsidRPr="002A1516">
        <w:rPr>
          <w:sz w:val="16"/>
          <w:szCs w:val="16"/>
        </w:rPr>
        <w:t xml:space="preserve">n bản số 6767/UBND-NC ngày </w:t>
      </w:r>
      <w:r w:rsidR="00055A2F">
        <w:rPr>
          <w:sz w:val="16"/>
          <w:szCs w:val="16"/>
        </w:rPr>
        <w:t>10</w:t>
      </w:r>
      <w:r w:rsidRPr="002A1516">
        <w:rPr>
          <w:sz w:val="16"/>
          <w:szCs w:val="16"/>
        </w:rPr>
        <w:t>/7/2026 của UBND tỉnh Quảng Ngãi</w:t>
      </w:r>
    </w:p>
  </w:footnote>
  <w:footnote w:id="7">
    <w:p w14:paraId="789E0431" w14:textId="1ACE639C" w:rsidR="00EC5745" w:rsidRDefault="00EC5745" w:rsidP="00EC5745">
      <w:pPr>
        <w:pStyle w:val="FootnoteText"/>
        <w:jc w:val="both"/>
      </w:pPr>
      <w:r>
        <w:rPr>
          <w:rStyle w:val="FootnoteReference"/>
        </w:rPr>
        <w:footnoteRef/>
      </w:r>
      <w:r>
        <w:t xml:space="preserve"> </w:t>
      </w:r>
      <w:r w:rsidRPr="00EC5745">
        <w:t xml:space="preserve"> </w:t>
      </w:r>
      <w:r>
        <w:t>T</w:t>
      </w:r>
      <w:r w:rsidRPr="00EC5745">
        <w:t>ham gia góp ý dự thảo Đề án thành lập Công ty TNHH Đăng kiểm Cao đẳng Kon Tum trực thuộc Trường Cao đẳng Kon Tum (lần 4) và dự thảo Tờ trình của Trường, Quyết định của UBND tỉnh phê duyệt Đề án (lần 3)</w:t>
      </w:r>
    </w:p>
  </w:footnote>
  <w:footnote w:id="8">
    <w:p w14:paraId="30DD971A" w14:textId="77777777" w:rsidR="005E1CA7" w:rsidRPr="00B17BB7" w:rsidRDefault="005E1CA7" w:rsidP="005E1CA7">
      <w:pPr>
        <w:pStyle w:val="FootnoteText"/>
        <w:rPr>
          <w:i/>
          <w:iCs/>
        </w:rPr>
      </w:pPr>
      <w:r>
        <w:rPr>
          <w:rStyle w:val="FootnoteReference"/>
        </w:rPr>
        <w:footnoteRef/>
      </w:r>
      <w:r>
        <w:t xml:space="preserve"> Quy định tại Khoản 2, Điều 32, Luật đất đai 2024: </w:t>
      </w:r>
      <w:r w:rsidRPr="00B17BB7">
        <w:rPr>
          <w:i/>
          <w:iCs/>
        </w:rPr>
        <w:t>“Tổ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8F53" w14:textId="77777777"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16E13"/>
    <w:rsid w:val="00022DE3"/>
    <w:rsid w:val="00024C3B"/>
    <w:rsid w:val="00040C01"/>
    <w:rsid w:val="0004491F"/>
    <w:rsid w:val="00055A2F"/>
    <w:rsid w:val="000656EC"/>
    <w:rsid w:val="000665B2"/>
    <w:rsid w:val="00075BBD"/>
    <w:rsid w:val="00091D31"/>
    <w:rsid w:val="00093558"/>
    <w:rsid w:val="00095152"/>
    <w:rsid w:val="000962FF"/>
    <w:rsid w:val="000966CA"/>
    <w:rsid w:val="00097B1B"/>
    <w:rsid w:val="000A13E4"/>
    <w:rsid w:val="000A1973"/>
    <w:rsid w:val="000A4DA8"/>
    <w:rsid w:val="000B3C22"/>
    <w:rsid w:val="000B4614"/>
    <w:rsid w:val="000B71E3"/>
    <w:rsid w:val="000C3912"/>
    <w:rsid w:val="000E5DA3"/>
    <w:rsid w:val="00103118"/>
    <w:rsid w:val="00103679"/>
    <w:rsid w:val="001046BF"/>
    <w:rsid w:val="00107761"/>
    <w:rsid w:val="00115F77"/>
    <w:rsid w:val="00116C6A"/>
    <w:rsid w:val="00121F73"/>
    <w:rsid w:val="0012553D"/>
    <w:rsid w:val="0014064D"/>
    <w:rsid w:val="0014357E"/>
    <w:rsid w:val="00143EFB"/>
    <w:rsid w:val="00152DC5"/>
    <w:rsid w:val="00157263"/>
    <w:rsid w:val="001607FE"/>
    <w:rsid w:val="0016459B"/>
    <w:rsid w:val="001662DA"/>
    <w:rsid w:val="00174336"/>
    <w:rsid w:val="00176650"/>
    <w:rsid w:val="00180910"/>
    <w:rsid w:val="001857F1"/>
    <w:rsid w:val="00192727"/>
    <w:rsid w:val="00197F76"/>
    <w:rsid w:val="001A565F"/>
    <w:rsid w:val="001B6CCB"/>
    <w:rsid w:val="001C7F11"/>
    <w:rsid w:val="001D6CE2"/>
    <w:rsid w:val="001D7184"/>
    <w:rsid w:val="001D7B01"/>
    <w:rsid w:val="001E1B50"/>
    <w:rsid w:val="001E2BED"/>
    <w:rsid w:val="001E2C57"/>
    <w:rsid w:val="001E60A1"/>
    <w:rsid w:val="001E7AC1"/>
    <w:rsid w:val="001F777C"/>
    <w:rsid w:val="0020086C"/>
    <w:rsid w:val="002119FA"/>
    <w:rsid w:val="00216749"/>
    <w:rsid w:val="0023671F"/>
    <w:rsid w:val="002413B5"/>
    <w:rsid w:val="00243A16"/>
    <w:rsid w:val="0025543B"/>
    <w:rsid w:val="002615C4"/>
    <w:rsid w:val="00270376"/>
    <w:rsid w:val="0029012A"/>
    <w:rsid w:val="0029083D"/>
    <w:rsid w:val="002A1039"/>
    <w:rsid w:val="002A158B"/>
    <w:rsid w:val="002B10D7"/>
    <w:rsid w:val="002B134A"/>
    <w:rsid w:val="002C0032"/>
    <w:rsid w:val="002E09CF"/>
    <w:rsid w:val="002E2A67"/>
    <w:rsid w:val="002E64AC"/>
    <w:rsid w:val="002E76F2"/>
    <w:rsid w:val="002F3BEA"/>
    <w:rsid w:val="002F4AB7"/>
    <w:rsid w:val="003155E1"/>
    <w:rsid w:val="00317A92"/>
    <w:rsid w:val="003219B4"/>
    <w:rsid w:val="00324CC0"/>
    <w:rsid w:val="00326503"/>
    <w:rsid w:val="00330BC4"/>
    <w:rsid w:val="00331627"/>
    <w:rsid w:val="00356EDA"/>
    <w:rsid w:val="00357734"/>
    <w:rsid w:val="003579B7"/>
    <w:rsid w:val="0037404C"/>
    <w:rsid w:val="003764DC"/>
    <w:rsid w:val="00377F70"/>
    <w:rsid w:val="003843A5"/>
    <w:rsid w:val="00390BF5"/>
    <w:rsid w:val="00390EDC"/>
    <w:rsid w:val="00395D1D"/>
    <w:rsid w:val="003A19DE"/>
    <w:rsid w:val="003A2674"/>
    <w:rsid w:val="003A44C6"/>
    <w:rsid w:val="003A591B"/>
    <w:rsid w:val="003B6466"/>
    <w:rsid w:val="003C6AE5"/>
    <w:rsid w:val="003C6CEE"/>
    <w:rsid w:val="003D4B89"/>
    <w:rsid w:val="003E4049"/>
    <w:rsid w:val="003E52E6"/>
    <w:rsid w:val="003E5F66"/>
    <w:rsid w:val="003F04F0"/>
    <w:rsid w:val="003F06EB"/>
    <w:rsid w:val="003F20C9"/>
    <w:rsid w:val="003F5CA2"/>
    <w:rsid w:val="003F72C2"/>
    <w:rsid w:val="00404091"/>
    <w:rsid w:val="00406450"/>
    <w:rsid w:val="00420FE8"/>
    <w:rsid w:val="00430C43"/>
    <w:rsid w:val="0045143D"/>
    <w:rsid w:val="00461E55"/>
    <w:rsid w:val="00465C0A"/>
    <w:rsid w:val="00470E7C"/>
    <w:rsid w:val="00474A6C"/>
    <w:rsid w:val="00483D35"/>
    <w:rsid w:val="00486EFD"/>
    <w:rsid w:val="00491B01"/>
    <w:rsid w:val="004B0DC5"/>
    <w:rsid w:val="004B0F1B"/>
    <w:rsid w:val="004B48CA"/>
    <w:rsid w:val="004B666B"/>
    <w:rsid w:val="004B738D"/>
    <w:rsid w:val="004C45CB"/>
    <w:rsid w:val="004C5DFE"/>
    <w:rsid w:val="004C7182"/>
    <w:rsid w:val="004D58F8"/>
    <w:rsid w:val="004E3D7A"/>
    <w:rsid w:val="004F3618"/>
    <w:rsid w:val="004F5F49"/>
    <w:rsid w:val="005000F0"/>
    <w:rsid w:val="00506814"/>
    <w:rsid w:val="00530438"/>
    <w:rsid w:val="00532342"/>
    <w:rsid w:val="00535D3E"/>
    <w:rsid w:val="00543567"/>
    <w:rsid w:val="005579E6"/>
    <w:rsid w:val="00561865"/>
    <w:rsid w:val="00562D9C"/>
    <w:rsid w:val="00567E3D"/>
    <w:rsid w:val="00585885"/>
    <w:rsid w:val="0058756F"/>
    <w:rsid w:val="00597878"/>
    <w:rsid w:val="005A30F2"/>
    <w:rsid w:val="005A68E7"/>
    <w:rsid w:val="005B0164"/>
    <w:rsid w:val="005B2885"/>
    <w:rsid w:val="005C3A45"/>
    <w:rsid w:val="005D4E1D"/>
    <w:rsid w:val="005D64A0"/>
    <w:rsid w:val="005E1CA7"/>
    <w:rsid w:val="005E217E"/>
    <w:rsid w:val="005E2DAE"/>
    <w:rsid w:val="005E43AE"/>
    <w:rsid w:val="00605A21"/>
    <w:rsid w:val="006212B5"/>
    <w:rsid w:val="00621D60"/>
    <w:rsid w:val="00624C53"/>
    <w:rsid w:val="00625DAD"/>
    <w:rsid w:val="00643838"/>
    <w:rsid w:val="0065432C"/>
    <w:rsid w:val="00657574"/>
    <w:rsid w:val="00666E45"/>
    <w:rsid w:val="006711F6"/>
    <w:rsid w:val="006738DB"/>
    <w:rsid w:val="0067509F"/>
    <w:rsid w:val="00685484"/>
    <w:rsid w:val="00690DD0"/>
    <w:rsid w:val="00693152"/>
    <w:rsid w:val="006A0210"/>
    <w:rsid w:val="006B262C"/>
    <w:rsid w:val="006B6DD9"/>
    <w:rsid w:val="006C5F79"/>
    <w:rsid w:val="006D0638"/>
    <w:rsid w:val="006D13CA"/>
    <w:rsid w:val="006E0F8F"/>
    <w:rsid w:val="006E3C3E"/>
    <w:rsid w:val="006E4457"/>
    <w:rsid w:val="006F1C66"/>
    <w:rsid w:val="006F6939"/>
    <w:rsid w:val="0070524F"/>
    <w:rsid w:val="00715EE2"/>
    <w:rsid w:val="00720DDE"/>
    <w:rsid w:val="00726D7A"/>
    <w:rsid w:val="00731FF0"/>
    <w:rsid w:val="00732449"/>
    <w:rsid w:val="007337C6"/>
    <w:rsid w:val="00733F4B"/>
    <w:rsid w:val="00735182"/>
    <w:rsid w:val="00766CCC"/>
    <w:rsid w:val="00775839"/>
    <w:rsid w:val="007833A7"/>
    <w:rsid w:val="00784F9D"/>
    <w:rsid w:val="00790E83"/>
    <w:rsid w:val="007A2B60"/>
    <w:rsid w:val="007A7C5B"/>
    <w:rsid w:val="007B7EC6"/>
    <w:rsid w:val="007E0AC5"/>
    <w:rsid w:val="007E1609"/>
    <w:rsid w:val="007E762A"/>
    <w:rsid w:val="007E7E1C"/>
    <w:rsid w:val="007F1FE5"/>
    <w:rsid w:val="007F260B"/>
    <w:rsid w:val="007F5E74"/>
    <w:rsid w:val="007F6D04"/>
    <w:rsid w:val="00804B34"/>
    <w:rsid w:val="00807800"/>
    <w:rsid w:val="008203BC"/>
    <w:rsid w:val="008324C0"/>
    <w:rsid w:val="008347A7"/>
    <w:rsid w:val="00837ACF"/>
    <w:rsid w:val="00852B7C"/>
    <w:rsid w:val="0087190D"/>
    <w:rsid w:val="00871C56"/>
    <w:rsid w:val="008744F8"/>
    <w:rsid w:val="008803AD"/>
    <w:rsid w:val="00890AF9"/>
    <w:rsid w:val="008916D5"/>
    <w:rsid w:val="008A2C8E"/>
    <w:rsid w:val="008A36BB"/>
    <w:rsid w:val="008A4AE3"/>
    <w:rsid w:val="008B1409"/>
    <w:rsid w:val="008C3A40"/>
    <w:rsid w:val="008D1409"/>
    <w:rsid w:val="008D3B4C"/>
    <w:rsid w:val="008E1277"/>
    <w:rsid w:val="008E2406"/>
    <w:rsid w:val="008F11DA"/>
    <w:rsid w:val="008F29BA"/>
    <w:rsid w:val="008F5C00"/>
    <w:rsid w:val="00900520"/>
    <w:rsid w:val="009116EC"/>
    <w:rsid w:val="00915A10"/>
    <w:rsid w:val="009201E7"/>
    <w:rsid w:val="009210F0"/>
    <w:rsid w:val="00922131"/>
    <w:rsid w:val="009237B9"/>
    <w:rsid w:val="00925EA7"/>
    <w:rsid w:val="00930240"/>
    <w:rsid w:val="00931E71"/>
    <w:rsid w:val="009425DA"/>
    <w:rsid w:val="00943F3A"/>
    <w:rsid w:val="0095223E"/>
    <w:rsid w:val="00956C32"/>
    <w:rsid w:val="0095715A"/>
    <w:rsid w:val="00961889"/>
    <w:rsid w:val="00987E00"/>
    <w:rsid w:val="009960CD"/>
    <w:rsid w:val="009B46E6"/>
    <w:rsid w:val="009C005C"/>
    <w:rsid w:val="009D0FE7"/>
    <w:rsid w:val="009D60CC"/>
    <w:rsid w:val="009F42C2"/>
    <w:rsid w:val="00A042E2"/>
    <w:rsid w:val="00A07DC4"/>
    <w:rsid w:val="00A10769"/>
    <w:rsid w:val="00A10B87"/>
    <w:rsid w:val="00A15623"/>
    <w:rsid w:val="00A259A2"/>
    <w:rsid w:val="00A270C9"/>
    <w:rsid w:val="00A359AF"/>
    <w:rsid w:val="00A50565"/>
    <w:rsid w:val="00A65FA9"/>
    <w:rsid w:val="00A66D58"/>
    <w:rsid w:val="00A74081"/>
    <w:rsid w:val="00A81BCD"/>
    <w:rsid w:val="00A902B6"/>
    <w:rsid w:val="00A92B15"/>
    <w:rsid w:val="00A93B55"/>
    <w:rsid w:val="00A96230"/>
    <w:rsid w:val="00A96DB3"/>
    <w:rsid w:val="00AA2BAD"/>
    <w:rsid w:val="00AA2CBE"/>
    <w:rsid w:val="00AA4454"/>
    <w:rsid w:val="00AA609A"/>
    <w:rsid w:val="00AB436D"/>
    <w:rsid w:val="00AB472D"/>
    <w:rsid w:val="00AB7201"/>
    <w:rsid w:val="00AB73DC"/>
    <w:rsid w:val="00AC7643"/>
    <w:rsid w:val="00AD70D9"/>
    <w:rsid w:val="00AF67F5"/>
    <w:rsid w:val="00B0004C"/>
    <w:rsid w:val="00B1154F"/>
    <w:rsid w:val="00B11F79"/>
    <w:rsid w:val="00B14AB4"/>
    <w:rsid w:val="00B16D09"/>
    <w:rsid w:val="00B1792F"/>
    <w:rsid w:val="00B210DE"/>
    <w:rsid w:val="00B24E8E"/>
    <w:rsid w:val="00B3629E"/>
    <w:rsid w:val="00B4368E"/>
    <w:rsid w:val="00B43A58"/>
    <w:rsid w:val="00B44190"/>
    <w:rsid w:val="00B46A93"/>
    <w:rsid w:val="00B54281"/>
    <w:rsid w:val="00B5617A"/>
    <w:rsid w:val="00B56907"/>
    <w:rsid w:val="00B5758B"/>
    <w:rsid w:val="00B613B8"/>
    <w:rsid w:val="00B645A3"/>
    <w:rsid w:val="00B661BF"/>
    <w:rsid w:val="00B75C4F"/>
    <w:rsid w:val="00B75CAE"/>
    <w:rsid w:val="00B84289"/>
    <w:rsid w:val="00B94E20"/>
    <w:rsid w:val="00BB1099"/>
    <w:rsid w:val="00BB1E61"/>
    <w:rsid w:val="00BB2BBF"/>
    <w:rsid w:val="00BC4527"/>
    <w:rsid w:val="00BC5DD4"/>
    <w:rsid w:val="00BE3440"/>
    <w:rsid w:val="00BE3A41"/>
    <w:rsid w:val="00BE454A"/>
    <w:rsid w:val="00BE52D2"/>
    <w:rsid w:val="00C0695D"/>
    <w:rsid w:val="00C074B0"/>
    <w:rsid w:val="00C10741"/>
    <w:rsid w:val="00C17959"/>
    <w:rsid w:val="00C4214F"/>
    <w:rsid w:val="00C45A6D"/>
    <w:rsid w:val="00C45F27"/>
    <w:rsid w:val="00C53539"/>
    <w:rsid w:val="00C56829"/>
    <w:rsid w:val="00C700FA"/>
    <w:rsid w:val="00C70D6C"/>
    <w:rsid w:val="00C727E9"/>
    <w:rsid w:val="00C8181A"/>
    <w:rsid w:val="00C84CEA"/>
    <w:rsid w:val="00C8726B"/>
    <w:rsid w:val="00C878FE"/>
    <w:rsid w:val="00C97A2D"/>
    <w:rsid w:val="00CA1CCA"/>
    <w:rsid w:val="00CA29B5"/>
    <w:rsid w:val="00CA3F76"/>
    <w:rsid w:val="00CA5140"/>
    <w:rsid w:val="00CB22B6"/>
    <w:rsid w:val="00CB35C9"/>
    <w:rsid w:val="00CB3754"/>
    <w:rsid w:val="00CB3922"/>
    <w:rsid w:val="00CC5D84"/>
    <w:rsid w:val="00CD136D"/>
    <w:rsid w:val="00CD3B32"/>
    <w:rsid w:val="00CE055D"/>
    <w:rsid w:val="00CE3074"/>
    <w:rsid w:val="00CF202A"/>
    <w:rsid w:val="00CF2F0C"/>
    <w:rsid w:val="00CF3559"/>
    <w:rsid w:val="00CF6C37"/>
    <w:rsid w:val="00D000FD"/>
    <w:rsid w:val="00D0675C"/>
    <w:rsid w:val="00D12DCC"/>
    <w:rsid w:val="00D17329"/>
    <w:rsid w:val="00D37D9C"/>
    <w:rsid w:val="00D540D0"/>
    <w:rsid w:val="00D56C16"/>
    <w:rsid w:val="00D77813"/>
    <w:rsid w:val="00DA3FD8"/>
    <w:rsid w:val="00DA4CC4"/>
    <w:rsid w:val="00DB1CC3"/>
    <w:rsid w:val="00DB2207"/>
    <w:rsid w:val="00DB5D74"/>
    <w:rsid w:val="00DB71E2"/>
    <w:rsid w:val="00DC5EF2"/>
    <w:rsid w:val="00DD3C88"/>
    <w:rsid w:val="00DD77AF"/>
    <w:rsid w:val="00DE7F18"/>
    <w:rsid w:val="00DF097B"/>
    <w:rsid w:val="00DF39EA"/>
    <w:rsid w:val="00DF3C6C"/>
    <w:rsid w:val="00DF5FD5"/>
    <w:rsid w:val="00E02131"/>
    <w:rsid w:val="00E11CF4"/>
    <w:rsid w:val="00E11F81"/>
    <w:rsid w:val="00E12B46"/>
    <w:rsid w:val="00E1707A"/>
    <w:rsid w:val="00E17B42"/>
    <w:rsid w:val="00E21F38"/>
    <w:rsid w:val="00E30605"/>
    <w:rsid w:val="00E6215F"/>
    <w:rsid w:val="00E83EB8"/>
    <w:rsid w:val="00E906C7"/>
    <w:rsid w:val="00E937C3"/>
    <w:rsid w:val="00E956A6"/>
    <w:rsid w:val="00EA323F"/>
    <w:rsid w:val="00EB0BB1"/>
    <w:rsid w:val="00EC04DB"/>
    <w:rsid w:val="00EC3AE7"/>
    <w:rsid w:val="00EC5745"/>
    <w:rsid w:val="00EF460D"/>
    <w:rsid w:val="00F337E2"/>
    <w:rsid w:val="00F408E0"/>
    <w:rsid w:val="00F4123D"/>
    <w:rsid w:val="00F43833"/>
    <w:rsid w:val="00F4437A"/>
    <w:rsid w:val="00F46F0F"/>
    <w:rsid w:val="00F51817"/>
    <w:rsid w:val="00F526CB"/>
    <w:rsid w:val="00F6118B"/>
    <w:rsid w:val="00F67FB9"/>
    <w:rsid w:val="00F7220C"/>
    <w:rsid w:val="00F774FD"/>
    <w:rsid w:val="00F8206A"/>
    <w:rsid w:val="00F9277B"/>
    <w:rsid w:val="00FB005B"/>
    <w:rsid w:val="00FB3F31"/>
    <w:rsid w:val="00FC39B6"/>
    <w:rsid w:val="00FF219F"/>
    <w:rsid w:val="00FF49EC"/>
    <w:rsid w:val="00FF5A71"/>
    <w:rsid w:val="00FF6F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EB7E"/>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 w:type="table" w:customStyle="1" w:styleId="TableGrid1">
    <w:name w:val="Table Grid1"/>
    <w:basedOn w:val="TableNormal"/>
    <w:next w:val="TableGrid"/>
    <w:uiPriority w:val="59"/>
    <w:rsid w:val="00852B7C"/>
    <w:rPr>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17</Pages>
  <Words>5418</Words>
  <Characters>30888</Characters>
  <Application>Microsoft Office Word</Application>
  <DocSecurity>0</DocSecurity>
  <Lines>257</Lines>
  <Paragraphs>72</Paragraphs>
  <ScaleCrop>false</ScaleCrop>
  <HeadingPairs>
    <vt:vector size="6" baseType="variant">
      <vt:variant>
        <vt:lpstr>Title</vt:lpstr>
      </vt:variant>
      <vt:variant>
        <vt:i4>1</vt:i4>
      </vt:variant>
      <vt:variant>
        <vt:lpstr>Headings</vt:lpstr>
      </vt:variant>
      <vt:variant>
        <vt:i4>2</vt:i4>
      </vt:variant>
      <vt:variant>
        <vt:lpstr>Tiêu đề</vt:lpstr>
      </vt:variant>
      <vt:variant>
        <vt:i4>1</vt:i4>
      </vt:variant>
    </vt:vector>
  </HeadingPairs>
  <TitlesOfParts>
    <vt:vector size="4" baseType="lpstr">
      <vt:lpstr/>
      <vt:lpstr>    4.1. Vị trí, chức năng:</vt:lpstr>
      <vt:lpstr>    4.2. Nhiệm vụ, quyền hạn:</vt:lpstr>
      <vt:lpstr/>
    </vt:vector>
  </TitlesOfParts>
  <Company>Microsoft</Company>
  <LinksUpToDate>false</LinksUpToDate>
  <CharactersWithSpaces>36234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61</cp:revision>
  <cp:lastPrinted>2025-06-02T02:27:00Z</cp:lastPrinted>
  <dcterms:created xsi:type="dcterms:W3CDTF">2026-08-24T16:15:00Z</dcterms:created>
  <dcterms:modified xsi:type="dcterms:W3CDTF">2026-09-20T04:15:00Z</dcterms:modified>
</cp:coreProperties>
</file>